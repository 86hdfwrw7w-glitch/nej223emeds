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24C17" w14:textId="77777777" w:rsidR="008F32A1" w:rsidRPr="003779E3" w:rsidRDefault="008F32A1" w:rsidP="008F32A1">
      <w:pPr>
        <w:spacing w:after="0" w:line="240" w:lineRule="auto"/>
        <w:jc w:val="right"/>
        <w:rPr>
          <w:rFonts w:ascii="Georgia" w:hAnsi="Georgia" w:cs="Times New Roman"/>
          <w:sz w:val="21"/>
          <w:szCs w:val="21"/>
          <w:lang w:val="en-US"/>
        </w:rPr>
      </w:pPr>
      <w:r w:rsidRPr="003779E3">
        <w:rPr>
          <w:rFonts w:ascii="Georgia" w:hAnsi="Georgia" w:cs="Times New Roman"/>
          <w:sz w:val="21"/>
          <w:szCs w:val="21"/>
          <w:lang w:val="en-US"/>
        </w:rPr>
        <w:t xml:space="preserve">Fabian </w:t>
      </w:r>
      <w:proofErr w:type="spellStart"/>
      <w:r w:rsidRPr="003779E3">
        <w:rPr>
          <w:rFonts w:ascii="Georgia" w:hAnsi="Georgia" w:cs="Times New Roman"/>
          <w:sz w:val="21"/>
          <w:szCs w:val="21"/>
          <w:lang w:val="en-US"/>
        </w:rPr>
        <w:t>G</w:t>
      </w:r>
      <w:r>
        <w:rPr>
          <w:rFonts w:ascii="Georgia" w:hAnsi="Georgia" w:cs="Times New Roman"/>
          <w:sz w:val="21"/>
          <w:szCs w:val="21"/>
          <w:lang w:val="en-US"/>
        </w:rPr>
        <w:t>othe</w:t>
      </w:r>
      <w:proofErr w:type="spellEnd"/>
    </w:p>
    <w:p w14:paraId="090DFEFA" w14:textId="77777777" w:rsidR="008F32A1" w:rsidRPr="003779E3" w:rsidRDefault="008F32A1" w:rsidP="008F32A1">
      <w:pPr>
        <w:spacing w:after="0" w:line="240" w:lineRule="auto"/>
        <w:jc w:val="right"/>
        <w:rPr>
          <w:rFonts w:ascii="Georgia" w:hAnsi="Georgia" w:cs="Times New Roman"/>
          <w:sz w:val="21"/>
          <w:szCs w:val="21"/>
          <w:lang w:val="en-US"/>
        </w:rPr>
      </w:pPr>
      <w:proofErr w:type="spellStart"/>
      <w:r w:rsidRPr="003779E3">
        <w:rPr>
          <w:rFonts w:ascii="Georgia" w:hAnsi="Georgia" w:cs="Times New Roman"/>
          <w:sz w:val="21"/>
          <w:szCs w:val="21"/>
          <w:lang w:val="en-US"/>
        </w:rPr>
        <w:t>Luisenring</w:t>
      </w:r>
      <w:proofErr w:type="spellEnd"/>
      <w:r w:rsidRPr="003779E3">
        <w:rPr>
          <w:rFonts w:ascii="Georgia" w:hAnsi="Georgia" w:cs="Times New Roman"/>
          <w:sz w:val="21"/>
          <w:szCs w:val="21"/>
          <w:lang w:val="en-US"/>
        </w:rPr>
        <w:t xml:space="preserve"> 42</w:t>
      </w:r>
    </w:p>
    <w:p w14:paraId="78FB7085" w14:textId="77777777" w:rsidR="008F32A1" w:rsidRPr="003779E3" w:rsidRDefault="008F32A1" w:rsidP="008F32A1">
      <w:pPr>
        <w:spacing w:after="0" w:line="240" w:lineRule="auto"/>
        <w:jc w:val="right"/>
        <w:rPr>
          <w:rFonts w:ascii="Georgia" w:hAnsi="Georgia" w:cs="Times New Roman"/>
          <w:sz w:val="21"/>
          <w:szCs w:val="21"/>
          <w:lang w:val="en-US"/>
        </w:rPr>
      </w:pPr>
      <w:r w:rsidRPr="003779E3">
        <w:rPr>
          <w:rFonts w:ascii="Georgia" w:hAnsi="Georgia" w:cs="Times New Roman"/>
          <w:sz w:val="21"/>
          <w:szCs w:val="21"/>
          <w:lang w:val="en-US"/>
        </w:rPr>
        <w:t>68159 Mannheim</w:t>
      </w:r>
    </w:p>
    <w:p w14:paraId="611884E4" w14:textId="77777777" w:rsidR="008F32A1" w:rsidRPr="003779E3" w:rsidRDefault="008F32A1" w:rsidP="008F32A1">
      <w:pPr>
        <w:spacing w:after="0" w:line="240" w:lineRule="auto"/>
        <w:jc w:val="right"/>
        <w:rPr>
          <w:rFonts w:ascii="Georgia" w:hAnsi="Georgia" w:cs="Times New Roman"/>
          <w:sz w:val="21"/>
          <w:szCs w:val="21"/>
          <w:lang w:val="en-US"/>
        </w:rPr>
      </w:pPr>
      <w:r w:rsidRPr="003779E3">
        <w:rPr>
          <w:rFonts w:ascii="Georgia" w:hAnsi="Georgia" w:cs="Georgia"/>
          <w:color w:val="000000"/>
          <w:sz w:val="21"/>
          <w:szCs w:val="21"/>
          <w:lang w:val="en-US"/>
        </w:rPr>
        <w:t>fabiangothe@gmail.com</w:t>
      </w:r>
    </w:p>
    <w:p w14:paraId="04AF124C" w14:textId="77777777" w:rsidR="008F32A1" w:rsidRPr="008F32A1" w:rsidRDefault="008F32A1" w:rsidP="008F32A1">
      <w:pPr>
        <w:spacing w:after="0"/>
        <w:jc w:val="right"/>
        <w:rPr>
          <w:rFonts w:ascii="Georgia" w:hAnsi="Georgia" w:cs="Georgia"/>
          <w:color w:val="000000"/>
          <w:sz w:val="21"/>
          <w:szCs w:val="21"/>
        </w:rPr>
      </w:pPr>
      <w:r w:rsidRPr="008F32A1">
        <w:rPr>
          <w:rFonts w:ascii="Georgia" w:hAnsi="Georgia" w:cs="Georgia"/>
          <w:color w:val="000000"/>
          <w:sz w:val="21"/>
          <w:szCs w:val="21"/>
        </w:rPr>
        <w:t>+49 157 726 2789 0</w:t>
      </w:r>
    </w:p>
    <w:p w14:paraId="4FFA7063" w14:textId="3BE5AAD0" w:rsidR="00F74175" w:rsidRPr="00D30CEA" w:rsidRDefault="00F74175" w:rsidP="00F74175">
      <w:pPr>
        <w:spacing w:after="0"/>
        <w:rPr>
          <w:rFonts w:ascii="Georgia" w:hAnsi="Georgia" w:cs="Georgia"/>
          <w:color w:val="000000"/>
          <w:sz w:val="21"/>
          <w:szCs w:val="21"/>
        </w:rPr>
      </w:pPr>
      <w:r w:rsidRPr="00D30CEA">
        <w:rPr>
          <w:rFonts w:ascii="Georgia" w:hAnsi="Georgia" w:cs="Georgia"/>
          <w:color w:val="000000"/>
          <w:sz w:val="21"/>
          <w:szCs w:val="21"/>
        </w:rPr>
        <w:t>GmbH</w:t>
      </w:r>
    </w:p>
    <w:p w14:paraId="096C8AF5" w14:textId="7173272A" w:rsidR="00647413" w:rsidRPr="00D75367" w:rsidRDefault="00937017" w:rsidP="00F74175">
      <w:pPr>
        <w:spacing w:after="0"/>
        <w:rPr>
          <w:rFonts w:ascii="Georgia" w:hAnsi="Georgia"/>
          <w:sz w:val="21"/>
          <w:szCs w:val="21"/>
        </w:rPr>
      </w:pPr>
      <w:r>
        <w:rPr>
          <w:rFonts w:ascii="Georgia" w:hAnsi="Georgia"/>
          <w:sz w:val="21"/>
          <w:szCs w:val="21"/>
        </w:rPr>
        <w:t>Straße</w:t>
      </w:r>
      <w:r w:rsidR="003D5D1E" w:rsidRPr="00D30CEA">
        <w:rPr>
          <w:rFonts w:ascii="Georgia" w:hAnsi="Georgia"/>
          <w:sz w:val="21"/>
          <w:szCs w:val="21"/>
        </w:rPr>
        <w:t xml:space="preserve"> </w:t>
      </w:r>
      <w:proofErr w:type="spellStart"/>
      <w:r>
        <w:rPr>
          <w:rFonts w:ascii="Georgia" w:hAnsi="Georgia"/>
          <w:sz w:val="21"/>
          <w:szCs w:val="21"/>
        </w:rPr>
        <w:t>Nr</w:t>
      </w:r>
      <w:proofErr w:type="spellEnd"/>
      <w:r w:rsidR="00F74175" w:rsidRPr="00D30CEA">
        <w:rPr>
          <w:rFonts w:ascii="Georgia" w:hAnsi="Georgia"/>
          <w:sz w:val="21"/>
          <w:szCs w:val="21"/>
        </w:rPr>
        <w:br/>
      </w:r>
      <w:r>
        <w:rPr>
          <w:rFonts w:ascii="Georgia" w:hAnsi="Georgia"/>
          <w:sz w:val="21"/>
          <w:szCs w:val="21"/>
        </w:rPr>
        <w:t>PLZ</w:t>
      </w:r>
      <w:r w:rsidR="00F74175" w:rsidRPr="00D30CEA">
        <w:rPr>
          <w:rFonts w:ascii="Georgia" w:hAnsi="Georgia"/>
          <w:sz w:val="21"/>
          <w:szCs w:val="21"/>
        </w:rPr>
        <w:t xml:space="preserve"> </w:t>
      </w:r>
      <w:r w:rsidR="003D5D1E" w:rsidRPr="00D30CEA">
        <w:rPr>
          <w:rFonts w:ascii="Georgia" w:hAnsi="Georgia"/>
          <w:sz w:val="21"/>
          <w:szCs w:val="21"/>
        </w:rPr>
        <w:t>Frankfurt am Main</w:t>
      </w:r>
      <w:r w:rsidR="00F74175" w:rsidRPr="00D30CEA">
        <w:rPr>
          <w:rFonts w:ascii="Georgia" w:hAnsi="Georgia"/>
          <w:sz w:val="21"/>
          <w:szCs w:val="21"/>
        </w:rPr>
        <w:t xml:space="preserve"> </w:t>
      </w:r>
    </w:p>
    <w:p w14:paraId="0731715D" w14:textId="00C1D44A" w:rsidR="001E0088" w:rsidRPr="008F32A1" w:rsidRDefault="008F32A1" w:rsidP="00D75367">
      <w:pPr>
        <w:spacing w:after="0"/>
        <w:jc w:val="right"/>
        <w:rPr>
          <w:rFonts w:ascii="Georgia" w:hAnsi="Georgia" w:cs="Times New Roman"/>
          <w:sz w:val="21"/>
          <w:szCs w:val="21"/>
        </w:rPr>
      </w:pPr>
      <w:r w:rsidRPr="00937017">
        <w:rPr>
          <w:rFonts w:ascii="Georgia" w:hAnsi="Georgia" w:cs="Times New Roman"/>
          <w:sz w:val="21"/>
          <w:szCs w:val="21"/>
        </w:rPr>
        <w:t>Mannheim, 17.01.2022</w:t>
      </w:r>
    </w:p>
    <w:p w14:paraId="670DB82B" w14:textId="77777777" w:rsidR="00D75367" w:rsidRPr="008F32A1" w:rsidRDefault="00D75367" w:rsidP="00D75367">
      <w:pPr>
        <w:spacing w:after="0"/>
        <w:jc w:val="right"/>
        <w:rPr>
          <w:rFonts w:ascii="Georgia" w:hAnsi="Georgia" w:cs="Times New Roman"/>
          <w:sz w:val="21"/>
          <w:szCs w:val="21"/>
        </w:rPr>
      </w:pPr>
    </w:p>
    <w:p w14:paraId="0098600D" w14:textId="46997472"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Bereich </w:t>
      </w:r>
      <w:r w:rsidR="00937017">
        <w:rPr>
          <w:rFonts w:ascii="Georgia" w:hAnsi="Georgia" w:cs="Times New Roman"/>
          <w:b/>
          <w:sz w:val="21"/>
          <w:szCs w:val="21"/>
        </w:rPr>
        <w:t>…………</w:t>
      </w: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55AD5CFA" w14:textId="58D64F9B" w:rsidR="008F32A1" w:rsidRDefault="008F32A1" w:rsidP="008F32A1">
      <w:pPr>
        <w:spacing w:after="0"/>
        <w:jc w:val="both"/>
        <w:rPr>
          <w:rFonts w:ascii="Georgia" w:hAnsi="Georgia" w:cs="Times New Roman"/>
          <w:sz w:val="21"/>
          <w:szCs w:val="21"/>
        </w:rPr>
      </w:pPr>
      <w:r>
        <w:rPr>
          <w:rFonts w:ascii="Georgia" w:hAnsi="Georgia" w:cs="Times New Roman"/>
          <w:sz w:val="21"/>
          <w:szCs w:val="21"/>
        </w:rPr>
        <w:t xml:space="preserve">durch mein großes Interesse an Finanzprodukten sowie finanzwirtschaftlichen Zusammenhängen festigt sich schon seit meiner Schulzeit der Wunsch, im Bereich Global </w:t>
      </w:r>
      <w:proofErr w:type="spellStart"/>
      <w:r>
        <w:rPr>
          <w:rFonts w:ascii="Georgia" w:hAnsi="Georgia" w:cs="Times New Roman"/>
          <w:sz w:val="21"/>
          <w:szCs w:val="21"/>
        </w:rPr>
        <w:t>Markets</w:t>
      </w:r>
      <w:proofErr w:type="spellEnd"/>
      <w:r>
        <w:rPr>
          <w:rFonts w:ascii="Georgia" w:hAnsi="Georgia" w:cs="Times New Roman"/>
          <w:sz w:val="21"/>
          <w:szCs w:val="21"/>
        </w:rPr>
        <w:t xml:space="preserve"> zu arbeiten.</w:t>
      </w:r>
      <w:r w:rsidR="008B1FFB">
        <w:rPr>
          <w:rFonts w:ascii="Georgia" w:hAnsi="Georgia" w:cs="Times New Roman"/>
          <w:sz w:val="21"/>
          <w:szCs w:val="21"/>
        </w:rPr>
        <w:t xml:space="preserve"> </w:t>
      </w:r>
      <w:r>
        <w:rPr>
          <w:rFonts w:ascii="Georgia" w:hAnsi="Georgia" w:cs="Times New Roman"/>
          <w:sz w:val="21"/>
          <w:szCs w:val="21"/>
        </w:rPr>
        <w:t xml:space="preserve">An der bedeutsamen Aufgabe, Kunden den Kauf und Verkauf von Finanzprodukten sowie </w:t>
      </w:r>
      <w:ins w:id="0" w:author="David Döbele" w:date="2022-01-18T20:41:00Z">
        <w:r w:rsidR="00D03FB4">
          <w:rPr>
            <w:rFonts w:ascii="Georgia" w:hAnsi="Georgia" w:cs="Times New Roman"/>
            <w:sz w:val="21"/>
            <w:szCs w:val="21"/>
          </w:rPr>
          <w:t xml:space="preserve">ein optimales </w:t>
        </w:r>
      </w:ins>
      <w:del w:id="1" w:author="David Döbele" w:date="2022-01-18T20:40:00Z">
        <w:r w:rsidDel="00D03FB4">
          <w:rPr>
            <w:rFonts w:ascii="Georgia" w:hAnsi="Georgia" w:cs="Times New Roman"/>
            <w:sz w:val="21"/>
            <w:szCs w:val="21"/>
          </w:rPr>
          <w:delText xml:space="preserve">das </w:delText>
        </w:r>
      </w:del>
      <w:r>
        <w:rPr>
          <w:rFonts w:ascii="Georgia" w:hAnsi="Georgia" w:cs="Times New Roman"/>
          <w:sz w:val="21"/>
          <w:szCs w:val="21"/>
        </w:rPr>
        <w:t>Risikomanagement zu ermöglichen, fasziniert mich das sich ständig verändernde Umfeld. Mich reizt die einmalige steile Lernkurve, die aus der stimulierenden Tätigkeit in einem hoch motivierten Team resultiert. Auch durch mein mathematisches Studium konnte ich erfahren, dass eine intensive und fordernde Arbeitsumgebung, in der man sich schnell in komplexe Strukturen einarbeiten und diese analysieren muss, das Richtige für mich ist. Genau das sehe ich bei der HSBC gegeben, weshalb ich Ihr Team gerne nach meinem sechsten Semester ab dem 20. Juli für einen Zeitraum von drei Monaten als Praktikant unterstützen würde.</w:t>
      </w:r>
    </w:p>
    <w:p w14:paraId="7C92E2F7" w14:textId="77777777" w:rsidR="00D75367" w:rsidRDefault="00D75367" w:rsidP="00E65B09">
      <w:pPr>
        <w:spacing w:after="0"/>
        <w:jc w:val="both"/>
        <w:rPr>
          <w:rFonts w:ascii="Georgia" w:hAnsi="Georgia" w:cs="Times New Roman"/>
          <w:sz w:val="21"/>
          <w:szCs w:val="21"/>
        </w:rPr>
      </w:pPr>
    </w:p>
    <w:p w14:paraId="5AA9CD51" w14:textId="1BF91D25" w:rsidR="008F32A1" w:rsidRPr="00E65B09" w:rsidRDefault="008F32A1" w:rsidP="008F32A1">
      <w:pPr>
        <w:spacing w:after="0"/>
        <w:jc w:val="both"/>
        <w:rPr>
          <w:rFonts w:ascii="Georgia" w:hAnsi="Georgia" w:cs="Times New Roman"/>
          <w:sz w:val="21"/>
          <w:szCs w:val="21"/>
        </w:rPr>
      </w:pPr>
      <w:r>
        <w:rPr>
          <w:rFonts w:ascii="Georgia" w:hAnsi="Georgia" w:cs="Times New Roman"/>
          <w:sz w:val="21"/>
          <w:szCs w:val="21"/>
        </w:rPr>
        <w:t xml:space="preserve">Derzeit befinde ich in meinem fünften Semester des Bachelors Wirtschaftsmathematik an der Universität Mannheim. Seit meinem ersten Semester engagiere ich mich in der </w:t>
      </w:r>
      <w:proofErr w:type="spellStart"/>
      <w:r>
        <w:rPr>
          <w:rFonts w:ascii="Georgia" w:hAnsi="Georgia" w:cs="Times New Roman"/>
          <w:sz w:val="21"/>
          <w:szCs w:val="21"/>
        </w:rPr>
        <w:t>Students</w:t>
      </w:r>
      <w:proofErr w:type="spellEnd"/>
      <w:r>
        <w:rPr>
          <w:rFonts w:ascii="Georgia" w:hAnsi="Georgia" w:cs="Times New Roman"/>
          <w:sz w:val="21"/>
          <w:szCs w:val="21"/>
        </w:rPr>
        <w:t xml:space="preserve">‘ </w:t>
      </w:r>
      <w:proofErr w:type="spellStart"/>
      <w:r>
        <w:rPr>
          <w:rFonts w:ascii="Georgia" w:hAnsi="Georgia" w:cs="Times New Roman"/>
          <w:sz w:val="21"/>
          <w:szCs w:val="21"/>
        </w:rPr>
        <w:t>Association</w:t>
      </w:r>
      <w:proofErr w:type="spellEnd"/>
      <w:r>
        <w:rPr>
          <w:rFonts w:ascii="Georgia" w:hAnsi="Georgia" w:cs="Times New Roman"/>
          <w:sz w:val="21"/>
          <w:szCs w:val="21"/>
        </w:rPr>
        <w:t xml:space="preserve"> </w:t>
      </w:r>
      <w:proofErr w:type="spellStart"/>
      <w:r>
        <w:rPr>
          <w:rFonts w:ascii="Georgia" w:hAnsi="Georgia" w:cs="Times New Roman"/>
          <w:sz w:val="21"/>
          <w:szCs w:val="21"/>
        </w:rPr>
        <w:t>for</w:t>
      </w:r>
      <w:proofErr w:type="spellEnd"/>
      <w:r>
        <w:rPr>
          <w:rFonts w:ascii="Georgia" w:hAnsi="Georgia" w:cs="Times New Roman"/>
          <w:sz w:val="21"/>
          <w:szCs w:val="21"/>
        </w:rPr>
        <w:t xml:space="preserve"> Data Analytics </w:t>
      </w:r>
      <w:proofErr w:type="spellStart"/>
      <w:r>
        <w:rPr>
          <w:rFonts w:ascii="Georgia" w:hAnsi="Georgia" w:cs="Times New Roman"/>
          <w:sz w:val="21"/>
          <w:szCs w:val="21"/>
        </w:rPr>
        <w:t>and</w:t>
      </w:r>
      <w:proofErr w:type="spellEnd"/>
      <w:r>
        <w:rPr>
          <w:rFonts w:ascii="Georgia" w:hAnsi="Georgia" w:cs="Times New Roman"/>
          <w:sz w:val="21"/>
          <w:szCs w:val="21"/>
        </w:rPr>
        <w:t xml:space="preserve"> </w:t>
      </w:r>
      <w:proofErr w:type="spellStart"/>
      <w:r>
        <w:rPr>
          <w:rFonts w:ascii="Georgia" w:hAnsi="Georgia" w:cs="Times New Roman"/>
          <w:sz w:val="21"/>
          <w:szCs w:val="21"/>
        </w:rPr>
        <w:t>Statistics</w:t>
      </w:r>
      <w:proofErr w:type="spellEnd"/>
      <w:r>
        <w:rPr>
          <w:rFonts w:ascii="Georgia" w:hAnsi="Georgia" w:cs="Times New Roman"/>
          <w:sz w:val="21"/>
          <w:szCs w:val="21"/>
        </w:rPr>
        <w:t xml:space="preserve">, in der ich in den Erweiterten Vorstand gewählt wurde und somit </w:t>
      </w:r>
      <w:r w:rsidR="009105BC">
        <w:rPr>
          <w:rFonts w:ascii="Georgia" w:hAnsi="Georgia" w:cs="Times New Roman"/>
          <w:sz w:val="21"/>
          <w:szCs w:val="21"/>
        </w:rPr>
        <w:t xml:space="preserve">ergebnisorientierte </w:t>
      </w:r>
      <w:r>
        <w:rPr>
          <w:rFonts w:ascii="Georgia" w:hAnsi="Georgia" w:cs="Times New Roman"/>
          <w:sz w:val="21"/>
          <w:szCs w:val="21"/>
        </w:rPr>
        <w:t xml:space="preserve">Verantwortung für das Mitgliedermanagement sowie die Organisation von Events übernommen habe. Trotz der Pandemie konnten wir mit meinem Team so die Zahl der aktiven Mitglieder sowie den Zusammenhalt insgesamt deutlich stärken. Besonders relevant </w:t>
      </w:r>
      <w:ins w:id="2" w:author="David Döbele" w:date="2022-01-18T20:41:00Z">
        <w:r w:rsidR="00D03FB4">
          <w:rPr>
            <w:rFonts w:ascii="Georgia" w:hAnsi="Georgia" w:cs="Times New Roman"/>
            <w:sz w:val="21"/>
            <w:szCs w:val="21"/>
          </w:rPr>
          <w:t xml:space="preserve">für das Praktikum </w:t>
        </w:r>
      </w:ins>
      <w:r>
        <w:rPr>
          <w:rFonts w:ascii="Georgia" w:hAnsi="Georgia" w:cs="Times New Roman"/>
          <w:sz w:val="21"/>
          <w:szCs w:val="21"/>
        </w:rPr>
        <w:t xml:space="preserve">sind meine quantitativen und analytischen Fähigkeiten, die ich bei mehreren problemlösungsorientierten Data-Science-Projekten, bei denen ich auch eine Führungsrolle übernahm und wir erfolgreich Lösungen präsentieren konnten, unter Beweis gestellt habe In meiner Freizeit spiele ich Violine sowie </w:t>
      </w:r>
      <w:proofErr w:type="spellStart"/>
      <w:r>
        <w:rPr>
          <w:rFonts w:ascii="Georgia" w:hAnsi="Georgia" w:cs="Times New Roman"/>
          <w:sz w:val="21"/>
          <w:szCs w:val="21"/>
        </w:rPr>
        <w:t>Chromonika</w:t>
      </w:r>
      <w:proofErr w:type="spellEnd"/>
      <w:r>
        <w:rPr>
          <w:rFonts w:ascii="Georgia" w:hAnsi="Georgia" w:cs="Times New Roman"/>
          <w:sz w:val="21"/>
          <w:szCs w:val="21"/>
        </w:rPr>
        <w:t>, mit der ich durch Disziplin und Selbstmotivation allein sowie zusammen in Ensembles und Orchestern hervorragende Ergebnisse bei diversen Wettbewerben erreichen konnte. Hierdurch konnte ich eine ausgesprochen gute Kommunikations- und Teamfähigkeiten entwickeln. In meinem Auslandssemester letzten Jahres an der CUHK in Hongkong, bei dessen Planung in Pandemiezeiten ich meine Organisationsfähigkeiten unter Beweis gestellt habe, konnte ich mein Wissen über Finanzmärkte in einer äußerst kompetitiven Situation erweitern. Das</w:t>
      </w:r>
      <w:r w:rsidR="00A846AE">
        <w:rPr>
          <w:rFonts w:ascii="Georgia" w:hAnsi="Georgia" w:cs="Times New Roman"/>
          <w:sz w:val="21"/>
          <w:szCs w:val="21"/>
        </w:rPr>
        <w:t>s</w:t>
      </w:r>
      <w:r>
        <w:rPr>
          <w:rFonts w:ascii="Georgia" w:hAnsi="Georgia" w:cs="Times New Roman"/>
          <w:sz w:val="21"/>
          <w:szCs w:val="21"/>
        </w:rPr>
        <w:t xml:space="preserve"> dieser Bereich genau </w:t>
      </w:r>
      <w:r w:rsidR="00954B93">
        <w:rPr>
          <w:rFonts w:ascii="Georgia" w:hAnsi="Georgia" w:cs="Times New Roman"/>
          <w:sz w:val="21"/>
          <w:szCs w:val="21"/>
        </w:rPr>
        <w:t xml:space="preserve">das </w:t>
      </w:r>
      <w:r>
        <w:rPr>
          <w:rFonts w:ascii="Georgia" w:hAnsi="Georgia" w:cs="Times New Roman"/>
          <w:sz w:val="21"/>
          <w:szCs w:val="21"/>
        </w:rPr>
        <w:t xml:space="preserve">Richtige für mich ist, </w:t>
      </w:r>
      <w:r w:rsidR="00A846AE">
        <w:rPr>
          <w:rFonts w:ascii="Georgia" w:hAnsi="Georgia" w:cs="Times New Roman"/>
          <w:sz w:val="21"/>
          <w:szCs w:val="21"/>
        </w:rPr>
        <w:t>hat mir</w:t>
      </w:r>
      <w:r>
        <w:rPr>
          <w:rFonts w:ascii="Georgia" w:hAnsi="Georgia" w:cs="Times New Roman"/>
          <w:sz w:val="21"/>
          <w:szCs w:val="21"/>
        </w:rPr>
        <w:t xml:space="preserve"> </w:t>
      </w:r>
      <w:r w:rsidR="00A846AE">
        <w:rPr>
          <w:rFonts w:ascii="Georgia" w:hAnsi="Georgia" w:cs="Times New Roman"/>
          <w:sz w:val="21"/>
          <w:szCs w:val="21"/>
        </w:rPr>
        <w:t>auch ein</w:t>
      </w:r>
      <w:r>
        <w:rPr>
          <w:rFonts w:ascii="Georgia" w:hAnsi="Georgia" w:cs="Times New Roman"/>
          <w:sz w:val="21"/>
          <w:szCs w:val="21"/>
        </w:rPr>
        <w:t xml:space="preserve"> Praktikum im Investment Research bei der </w:t>
      </w:r>
      <w:r w:rsidRPr="00945410">
        <w:rPr>
          <w:rFonts w:ascii="Georgia" w:hAnsi="Georgia" w:cs="Times New Roman"/>
          <w:sz w:val="21"/>
          <w:szCs w:val="21"/>
        </w:rPr>
        <w:t>FERI Trust GmbH</w:t>
      </w:r>
      <w:r>
        <w:rPr>
          <w:rFonts w:ascii="Georgia" w:hAnsi="Georgia" w:cs="Times New Roman"/>
          <w:sz w:val="21"/>
          <w:szCs w:val="21"/>
        </w:rPr>
        <w:t>, wo ich unter anderem Analysen und Statistiken erstellt habe</w:t>
      </w:r>
      <w:r w:rsidR="00A846AE">
        <w:rPr>
          <w:rFonts w:ascii="Georgia" w:hAnsi="Georgia" w:cs="Times New Roman"/>
          <w:sz w:val="21"/>
          <w:szCs w:val="21"/>
        </w:rPr>
        <w:t>, deutlich gemacht</w:t>
      </w:r>
      <w:r>
        <w:rPr>
          <w:rFonts w:ascii="Georgia" w:hAnsi="Georgia" w:cs="Times New Roman"/>
          <w:sz w:val="21"/>
          <w:szCs w:val="21"/>
        </w:rPr>
        <w:t>. Diese analytischen Fähigkeiten würde ich äußerst gerne im Rahmen eines Praktikums in Ihrem Team unter Beweis stellen.</w:t>
      </w:r>
    </w:p>
    <w:p w14:paraId="2C090CDF" w14:textId="723F9A8E" w:rsidR="00E65B09" w:rsidRPr="00E65B09" w:rsidRDefault="00E65B09" w:rsidP="00E65B09">
      <w:pPr>
        <w:spacing w:after="0"/>
        <w:jc w:val="both"/>
        <w:rPr>
          <w:rFonts w:ascii="Georgia" w:hAnsi="Georgia" w:cs="Times New Roman"/>
          <w:sz w:val="21"/>
          <w:szCs w:val="21"/>
        </w:rPr>
      </w:pPr>
    </w:p>
    <w:p w14:paraId="19160B60" w14:textId="6E3D1D05"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DBF1E90" w14:textId="602DAA8A"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4C4E718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865D3A7"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575B3C9"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F7F2B9E"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0D1927BC" w14:textId="366D7854" w:rsidR="00E65B09" w:rsidRPr="00E65B09" w:rsidRDefault="00E65B09" w:rsidP="00E65B09">
      <w:pPr>
        <w:spacing w:after="0"/>
        <w:jc w:val="both"/>
        <w:rPr>
          <w:rFonts w:ascii="Georgia" w:hAnsi="Georgia" w:cs="Times New Roman"/>
          <w:sz w:val="21"/>
          <w:szCs w:val="21"/>
        </w:rPr>
      </w:pPr>
    </w:p>
    <w:p w14:paraId="08420BF3" w14:textId="0438E45A" w:rsidR="008F32A1" w:rsidRPr="00E65B09" w:rsidRDefault="008F32A1" w:rsidP="008F32A1">
      <w:pPr>
        <w:spacing w:after="0"/>
        <w:jc w:val="both"/>
        <w:rPr>
          <w:rFonts w:ascii="Georgia" w:hAnsi="Georgia" w:cs="Times New Roman"/>
          <w:sz w:val="21"/>
          <w:szCs w:val="21"/>
        </w:rPr>
      </w:pPr>
      <w:r>
        <w:rPr>
          <w:rFonts w:ascii="Georgia" w:hAnsi="Georgia" w:cs="Times New Roman"/>
          <w:sz w:val="21"/>
          <w:szCs w:val="21"/>
        </w:rPr>
        <w:t xml:space="preserve">Von dem Global </w:t>
      </w:r>
      <w:proofErr w:type="spellStart"/>
      <w:r>
        <w:rPr>
          <w:rFonts w:ascii="Georgia" w:hAnsi="Georgia" w:cs="Times New Roman"/>
          <w:sz w:val="21"/>
          <w:szCs w:val="21"/>
        </w:rPr>
        <w:t>Markets</w:t>
      </w:r>
      <w:proofErr w:type="spellEnd"/>
      <w:r>
        <w:rPr>
          <w:rFonts w:ascii="Georgia" w:hAnsi="Georgia" w:cs="Times New Roman"/>
          <w:sz w:val="21"/>
          <w:szCs w:val="21"/>
        </w:rPr>
        <w:t xml:space="preserve"> Praktikum erhoffe ich mir eine steile Lernkurve und ein spannendes Arbeitsumfeld, in dem ich die Möglichkeit habe, Verantwortung zu übernehmen.</w:t>
      </w:r>
      <w:ins w:id="3" w:author="David Döbele" w:date="2022-01-18T20:42:00Z">
        <w:r w:rsidR="00D03FB4">
          <w:rPr>
            <w:rFonts w:ascii="Georgia" w:hAnsi="Georgia" w:cs="Times New Roman"/>
            <w:sz w:val="21"/>
            <w:szCs w:val="21"/>
          </w:rPr>
          <w:t xml:space="preserve"> </w:t>
        </w:r>
      </w:ins>
      <w:proofErr w:type="gramStart"/>
      <w:r>
        <w:rPr>
          <w:rFonts w:ascii="Georgia" w:hAnsi="Georgia" w:cs="Times New Roman"/>
          <w:sz w:val="21"/>
          <w:szCs w:val="21"/>
        </w:rPr>
        <w:t>Ich</w:t>
      </w:r>
      <w:proofErr w:type="gramEnd"/>
      <w:r>
        <w:rPr>
          <w:rFonts w:ascii="Georgia" w:hAnsi="Georgia" w:cs="Times New Roman"/>
          <w:sz w:val="21"/>
          <w:szCs w:val="21"/>
        </w:rPr>
        <w:t xml:space="preserve"> bin mir sicher, dass ich durch mein ausgesprochen hohes Interesse an den Kapitalmärkten, meine analytischen Fähigkeiten und meine hohe Einsatzbereitschaft eine Bereicherung für die HSBC sein werde und würde mich sehr darüber freuen, Sie in einem persönlichen Gespräch von mir und meinen Kompetenzen überzeugen zu dürfen.</w:t>
      </w:r>
    </w:p>
    <w:p w14:paraId="68D12225" w14:textId="77777777" w:rsidR="008F32A1" w:rsidRPr="00E65B09" w:rsidRDefault="008F32A1" w:rsidP="008F32A1">
      <w:pPr>
        <w:spacing w:after="0"/>
        <w:jc w:val="both"/>
        <w:rPr>
          <w:rFonts w:ascii="Georgia" w:hAnsi="Georgia" w:cs="Times New Roman"/>
          <w:sz w:val="21"/>
          <w:szCs w:val="21"/>
        </w:rPr>
      </w:pPr>
    </w:p>
    <w:p w14:paraId="3A17E079" w14:textId="77777777" w:rsidR="008F32A1" w:rsidRPr="002627D2" w:rsidRDefault="008F32A1" w:rsidP="008F32A1">
      <w:pPr>
        <w:spacing w:after="0"/>
        <w:jc w:val="both"/>
        <w:rPr>
          <w:rFonts w:ascii="Georgia" w:hAnsi="Georgia" w:cs="Times New Roman"/>
          <w:sz w:val="21"/>
          <w:szCs w:val="21"/>
        </w:rPr>
      </w:pPr>
      <w:r>
        <w:rPr>
          <w:rFonts w:ascii="Georgia" w:hAnsi="Georgia" w:cs="Times New Roman"/>
          <w:sz w:val="21"/>
          <w:szCs w:val="21"/>
        </w:rPr>
        <w:t>Mit freundlichen Grüßen</w:t>
      </w:r>
    </w:p>
    <w:p w14:paraId="410B6589" w14:textId="77777777" w:rsidR="008F32A1" w:rsidRPr="00D30CEA" w:rsidRDefault="008F32A1" w:rsidP="008F32A1">
      <w:pPr>
        <w:spacing w:after="0"/>
        <w:jc w:val="both"/>
        <w:rPr>
          <w:rFonts w:ascii="Georgia" w:hAnsi="Georgia" w:cs="Times New Roman"/>
          <w:sz w:val="21"/>
          <w:szCs w:val="21"/>
        </w:rPr>
      </w:pPr>
      <w:r>
        <w:rPr>
          <w:rFonts w:ascii="Georgia" w:hAnsi="Georgia" w:cs="Times New Roman"/>
          <w:sz w:val="21"/>
          <w:szCs w:val="21"/>
        </w:rPr>
        <w:t>Fabian Gothe</w:t>
      </w:r>
    </w:p>
    <w:p w14:paraId="3BDB02BA" w14:textId="6E48A805" w:rsidR="00BB3512" w:rsidRPr="00D30CEA" w:rsidRDefault="00BB3512" w:rsidP="008F32A1">
      <w:pPr>
        <w:spacing w:after="0"/>
        <w:jc w:val="both"/>
        <w:rPr>
          <w:rFonts w:ascii="Georgia" w:hAnsi="Georgia" w:cs="Times New Roman"/>
          <w:sz w:val="21"/>
          <w:szCs w:val="21"/>
        </w:rPr>
      </w:pPr>
    </w:p>
    <w:sectPr w:rsidR="00BB3512" w:rsidRPr="00D30CEA"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0076"/>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0556"/>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4088"/>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1FFB"/>
    <w:rsid w:val="008B402E"/>
    <w:rsid w:val="008C27C1"/>
    <w:rsid w:val="008D6664"/>
    <w:rsid w:val="008D7CDB"/>
    <w:rsid w:val="008E100E"/>
    <w:rsid w:val="008E4BA9"/>
    <w:rsid w:val="008E7A27"/>
    <w:rsid w:val="008E7D17"/>
    <w:rsid w:val="008F32A1"/>
    <w:rsid w:val="009105BC"/>
    <w:rsid w:val="00937017"/>
    <w:rsid w:val="00954B93"/>
    <w:rsid w:val="00991E04"/>
    <w:rsid w:val="0099776A"/>
    <w:rsid w:val="009A256E"/>
    <w:rsid w:val="009D07DC"/>
    <w:rsid w:val="009D3BBF"/>
    <w:rsid w:val="009F46A7"/>
    <w:rsid w:val="00A1282E"/>
    <w:rsid w:val="00A14247"/>
    <w:rsid w:val="00A40D57"/>
    <w:rsid w:val="00A44493"/>
    <w:rsid w:val="00A53760"/>
    <w:rsid w:val="00A62F41"/>
    <w:rsid w:val="00A846AE"/>
    <w:rsid w:val="00AA2791"/>
    <w:rsid w:val="00AA4C7C"/>
    <w:rsid w:val="00AB4CD0"/>
    <w:rsid w:val="00AC61EE"/>
    <w:rsid w:val="00AC66C4"/>
    <w:rsid w:val="00AC7086"/>
    <w:rsid w:val="00AE26F5"/>
    <w:rsid w:val="00AE3A33"/>
    <w:rsid w:val="00B135CE"/>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03FB4"/>
    <w:rsid w:val="00D30CEA"/>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20350"/>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D03F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475</Words>
  <Characters>2994</Characters>
  <Application>Microsoft Office Word</Application>
  <DocSecurity>0</DocSecurity>
  <Lines>24</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26</cp:revision>
  <dcterms:created xsi:type="dcterms:W3CDTF">2022-01-18T17:13:00Z</dcterms:created>
  <dcterms:modified xsi:type="dcterms:W3CDTF">2022-01-18T19:42:00Z</dcterms:modified>
</cp:coreProperties>
</file>