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52"/>
        <w:gridCol w:w="284"/>
        <w:gridCol w:w="567"/>
        <w:gridCol w:w="283"/>
        <w:gridCol w:w="142"/>
        <w:gridCol w:w="1276"/>
        <w:gridCol w:w="142"/>
        <w:gridCol w:w="283"/>
        <w:gridCol w:w="1559"/>
        <w:tblGridChange w:id="0">
          <w:tblGrid>
            <w:gridCol w:w="1418"/>
            <w:gridCol w:w="4252"/>
            <w:gridCol w:w="284"/>
            <w:gridCol w:w="567"/>
            <w:gridCol w:w="283"/>
            <w:gridCol w:w="142"/>
            <w:gridCol w:w="1276"/>
            <w:gridCol w:w="142"/>
            <w:gridCol w:w="1842"/>
          </w:tblGrid>
        </w:tblGridChange>
      </w:tblGrid>
      <w:tr w:rsidR="00E55D90" w:rsidRPr="00955839" w14:paraId="705AD1A9" w14:textId="77777777" w:rsidTr="00F9512C">
        <w:trPr>
          <w:trHeight w:val="227"/>
        </w:trPr>
        <w:tc>
          <w:tcPr>
            <w:tcW w:w="10206" w:type="dxa"/>
            <w:gridSpan w:val="10"/>
            <w:vAlign w:val="bottom"/>
          </w:tcPr>
          <w:p w14:paraId="1A7590D5" w14:textId="77777777" w:rsidR="008F70FB" w:rsidRPr="00955839" w:rsidRDefault="008F70FB" w:rsidP="00F9512C">
            <w:pPr>
              <w:pStyle w:val="Titel"/>
              <w:rPr>
                <w:rFonts w:ascii="Times New Roman" w:hAnsi="Times New Roman" w:cs="Times New Roman"/>
                <w:sz w:val="32"/>
                <w:szCs w:val="32"/>
                <w:lang w:val="de-DE"/>
              </w:rPr>
            </w:pPr>
            <w:r w:rsidRPr="00955839">
              <w:rPr>
                <w:rFonts w:ascii="Times New Roman" w:hAnsi="Times New Roman" w:cs="Times New Roman"/>
                <w:sz w:val="32"/>
                <w:szCs w:val="32"/>
                <w:lang w:val="de-DE"/>
              </w:rPr>
              <w:t>Jonah Eisenblätter</w:t>
            </w:r>
          </w:p>
          <w:p w14:paraId="2B41E890" w14:textId="6E2AAD3F" w:rsidR="008F70FB" w:rsidRPr="00955839" w:rsidRDefault="00816634" w:rsidP="00F9512C">
            <w:pPr>
              <w:pStyle w:val="berschrift1"/>
              <w:spacing w:before="19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Moselstraße 2</w:t>
            </w:r>
            <w:r w:rsidR="008F70FB" w:rsidRPr="0095583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="006059C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68167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Mannheim</w:t>
            </w:r>
            <w:r w:rsidR="008F70FB" w:rsidRPr="0095583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Deutschland</w:t>
            </w:r>
          </w:p>
          <w:p w14:paraId="0A6218B7" w14:textId="47A0886C" w:rsidR="00F44F5F" w:rsidRPr="00955839" w:rsidRDefault="00000000" w:rsidP="00F9512C">
            <w:pPr>
              <w:spacing w:before="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hyperlink r:id="rId8" w:history="1">
              <w:r w:rsidR="008F70FB" w:rsidRPr="00816634">
                <w:rPr>
                  <w:rFonts w:ascii="Times New Roman" w:eastAsia="Trebuchet MS" w:hAnsi="Times New Roman" w:cs="Times New Roman"/>
                  <w:sz w:val="20"/>
                  <w:szCs w:val="20"/>
                </w:rPr>
                <w:t>jonah.eisenblaetter@gmail.com</w:t>
              </w:r>
            </w:hyperlink>
            <w:r w:rsidR="008F70FB" w:rsidRPr="00816634">
              <w:rPr>
                <w:rFonts w:ascii="Times New Roman" w:eastAsia="Trebuchet MS" w:hAnsi="Times New Roman" w:cs="Times New Roman"/>
                <w:sz w:val="20"/>
                <w:szCs w:val="20"/>
              </w:rPr>
              <w:t xml:space="preserve"> |</w:t>
            </w:r>
            <w:r w:rsidR="008F70FB" w:rsidRPr="00816634">
              <w:rPr>
                <w:rFonts w:ascii="Times New Roman" w:hAnsi="Times New Roman" w:cs="Times New Roman"/>
                <w:sz w:val="20"/>
                <w:szCs w:val="20"/>
              </w:rPr>
              <w:t xml:space="preserve"> +49 1632926849</w:t>
            </w:r>
          </w:p>
        </w:tc>
      </w:tr>
      <w:tr w:rsidR="002508C2" w:rsidRPr="00955839" w14:paraId="58483E92" w14:textId="77777777" w:rsidTr="00F86D42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72A2E89" w14:textId="52E8C64A" w:rsidR="002508C2" w:rsidRPr="00955839" w:rsidRDefault="008F70FB" w:rsidP="00EC6A4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955839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955839" w14:paraId="5A9E7B16" w14:textId="77777777" w:rsidTr="00F86D42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66954A18" w14:textId="77777777" w:rsidR="00D1492F" w:rsidRPr="00955839" w:rsidRDefault="000D1DAF" w:rsidP="00EC6A4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sz w:val="21"/>
                <w:szCs w:val="21"/>
              </w:rPr>
              <w:t>Universität Mannheim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08485982" w14:textId="47B38D81" w:rsidR="00D1492F" w:rsidRPr="00955839" w:rsidRDefault="000D1DAF" w:rsidP="00EC6A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Mannheim</w:t>
            </w:r>
            <w:r w:rsidR="008F70FB"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D1492F" w:rsidRPr="00955839" w14:paraId="743E66CB" w14:textId="77777777" w:rsidTr="0011549D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3-02-21T19:43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2" w:author="David Döbele" w:date="2023-02-21T19:43:00Z">
            <w:trPr>
              <w:trHeight w:val="20"/>
            </w:trPr>
          </w:trPrChange>
        </w:trPr>
        <w:tc>
          <w:tcPr>
            <w:tcW w:w="8647" w:type="dxa"/>
            <w:gridSpan w:val="9"/>
            <w:tcPrChange w:id="3" w:author="David Döbele" w:date="2023-02-21T19:43:00Z">
              <w:tcPr>
                <w:tcW w:w="8222" w:type="dxa"/>
                <w:gridSpan w:val="7"/>
              </w:tcPr>
            </w:tcPrChange>
          </w:tcPr>
          <w:p w14:paraId="0CE4D0F0" w14:textId="2B74B901" w:rsidR="00D1492F" w:rsidRPr="00955839" w:rsidRDefault="00D1492F" w:rsidP="00EC6A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0D1DAF"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  <w:r w:rsidR="00B17D95"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del w:id="4" w:author="David Döbele" w:date="2023-02-21T19:43:00Z">
              <w:r w:rsidR="00426D7E" w:rsidRPr="00955839" w:rsidDel="0011549D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delText xml:space="preserve">aktueller </w:delText>
              </w:r>
            </w:del>
            <w:ins w:id="5" w:author="David Döbele" w:date="2023-02-21T19:44:00Z">
              <w:r w:rsidR="0011549D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>aktueller</w:t>
              </w:r>
            </w:ins>
            <w:ins w:id="6" w:author="David Döbele" w:date="2023-02-21T19:43:00Z">
              <w:r w:rsidR="0011549D" w:rsidRPr="00955839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 xml:space="preserve"> </w:t>
              </w:r>
            </w:ins>
            <w:r w:rsidR="008F70FB"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Notens</w:t>
            </w:r>
            <w:r w:rsidR="00B17D95"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chnitt: 1,</w:t>
            </w:r>
            <w:r w:rsidR="000D1DAF"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9</w:t>
            </w:r>
            <w:del w:id="7" w:author="David Döbele" w:date="2023-02-21T19:44:00Z">
              <w:r w:rsidR="00093734" w:rsidRPr="00955839" w:rsidDel="0011549D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delText>,</w:delText>
              </w:r>
              <w:r w:rsidR="008F70FB" w:rsidRPr="00955839" w:rsidDel="0011549D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delText xml:space="preserve"> vorläufiges Ergebnis laut ToR: 2,0</w:delText>
              </w:r>
            </w:del>
            <w:ins w:id="8" w:author="David Döbele" w:date="2023-02-21T19:44:00Z">
              <w:r w:rsidR="0011549D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>6)</w:t>
              </w:r>
            </w:ins>
            <w:del w:id="9" w:author="David Döbele" w:date="2023-02-21T19:44:00Z">
              <w:r w:rsidR="008F70FB" w:rsidRPr="00955839" w:rsidDel="0011549D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delText>)</w:delText>
              </w:r>
            </w:del>
          </w:p>
        </w:tc>
        <w:tc>
          <w:tcPr>
            <w:tcW w:w="1559" w:type="dxa"/>
            <w:tcPrChange w:id="10" w:author="David Döbele" w:date="2023-02-21T19:43:00Z">
              <w:tcPr>
                <w:tcW w:w="1984" w:type="dxa"/>
                <w:gridSpan w:val="2"/>
              </w:tcPr>
            </w:tcPrChange>
          </w:tcPr>
          <w:p w14:paraId="413047C7" w14:textId="27F5B542" w:rsidR="00D1492F" w:rsidRPr="00955839" w:rsidRDefault="00D1492F" w:rsidP="00EC6A4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0D1DAF" w:rsidRPr="0095583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C68BA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="00D5280E" w:rsidRPr="00955839">
              <w:rPr>
                <w:rFonts w:ascii="Times New Roman" w:hAnsi="Times New Roman" w:cs="Times New Roman"/>
                <w:sz w:val="20"/>
                <w:szCs w:val="20"/>
              </w:rPr>
              <w:t>eute</w:t>
            </w:r>
          </w:p>
        </w:tc>
      </w:tr>
      <w:tr w:rsidR="00D5280E" w:rsidRPr="00955839" w14:paraId="4EB43DE0" w14:textId="77777777" w:rsidTr="00FE0496">
        <w:trPr>
          <w:trHeight w:val="340"/>
        </w:trPr>
        <w:tc>
          <w:tcPr>
            <w:tcW w:w="6946" w:type="dxa"/>
            <w:gridSpan w:val="6"/>
            <w:vAlign w:val="bottom"/>
          </w:tcPr>
          <w:p w14:paraId="6281D30F" w14:textId="77777777" w:rsidR="00D1492F" w:rsidRPr="00955839" w:rsidRDefault="000D1DAF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sz w:val="21"/>
                <w:szCs w:val="21"/>
              </w:rPr>
              <w:t>Waseda University</w:t>
            </w:r>
          </w:p>
        </w:tc>
        <w:tc>
          <w:tcPr>
            <w:tcW w:w="3260" w:type="dxa"/>
            <w:gridSpan w:val="4"/>
            <w:vAlign w:val="bottom"/>
          </w:tcPr>
          <w:p w14:paraId="298AD904" w14:textId="301252B2" w:rsidR="00D1492F" w:rsidRPr="00955839" w:rsidRDefault="000D1DAF" w:rsidP="00EC6A4D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Tokio</w:t>
            </w:r>
            <w:r w:rsidR="0091331D"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 w:rsidR="008F70FB"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JP</w:t>
            </w:r>
          </w:p>
        </w:tc>
      </w:tr>
      <w:tr w:rsidR="00D5280E" w:rsidRPr="00955839" w14:paraId="078EB109" w14:textId="77777777" w:rsidTr="00F86D42">
        <w:trPr>
          <w:trHeight w:val="57"/>
        </w:trPr>
        <w:tc>
          <w:tcPr>
            <w:tcW w:w="6946" w:type="dxa"/>
            <w:gridSpan w:val="6"/>
          </w:tcPr>
          <w:p w14:paraId="73B6A8E4" w14:textId="0BC58C14" w:rsidR="00D1492F" w:rsidRPr="00321B0F" w:rsidRDefault="0091331D" w:rsidP="00EC6A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321B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Auslandssemester</w:t>
            </w:r>
            <w:proofErr w:type="spellEnd"/>
            <w:r w:rsidR="008F70FB" w:rsidRPr="00321B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an der School of Commerce</w:t>
            </w:r>
          </w:p>
        </w:tc>
        <w:tc>
          <w:tcPr>
            <w:tcW w:w="3260" w:type="dxa"/>
            <w:gridSpan w:val="4"/>
          </w:tcPr>
          <w:p w14:paraId="417A2FF5" w14:textId="7E9F84DA" w:rsidR="00D1492F" w:rsidRPr="00955839" w:rsidRDefault="00426D7E" w:rsidP="00EC6A4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0D1DAF" w:rsidRPr="00955839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8E7DDE">
              <w:rPr>
                <w:rFonts w:ascii="Times New Roman" w:hAnsi="Times New Roman" w:cs="Times New Roman"/>
                <w:sz w:val="20"/>
                <w:szCs w:val="20"/>
              </w:rPr>
              <w:t>02/2023</w:t>
            </w:r>
          </w:p>
        </w:tc>
      </w:tr>
      <w:tr w:rsidR="008F70FB" w:rsidRPr="00A71BB1" w14:paraId="5A5A7639" w14:textId="77777777" w:rsidTr="00F86D42">
        <w:trPr>
          <w:trHeight w:val="57"/>
        </w:trPr>
        <w:tc>
          <w:tcPr>
            <w:tcW w:w="10206" w:type="dxa"/>
            <w:gridSpan w:val="10"/>
          </w:tcPr>
          <w:p w14:paraId="082A5062" w14:textId="26472CEE" w:rsidR="008F70FB" w:rsidRPr="00955839" w:rsidRDefault="008C49F2" w:rsidP="00EC6A4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72C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Relevante</w:t>
            </w:r>
            <w:proofErr w:type="spellEnd"/>
            <w:r w:rsidRPr="009558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Module</w:t>
            </w:r>
            <w:r w:rsidR="008F70FB" w:rsidRPr="009558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r w:rsidR="00C72C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International Strategies and Organization</w:t>
            </w:r>
            <w:r w:rsidR="008F70FB" w:rsidRPr="009558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Advanced Course on Entrepreneurship</w:t>
            </w:r>
          </w:p>
        </w:tc>
      </w:tr>
      <w:tr w:rsidR="00AE4ED3" w:rsidRPr="00955839" w14:paraId="17DA4382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5B765281" w14:textId="77777777" w:rsidR="00AE4ED3" w:rsidRPr="00955839" w:rsidRDefault="000D1DAF" w:rsidP="00EC6A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5839">
              <w:rPr>
                <w:rFonts w:ascii="Times New Roman" w:hAnsi="Times New Roman" w:cs="Times New Roman"/>
                <w:b/>
                <w:sz w:val="21"/>
                <w:szCs w:val="21"/>
              </w:rPr>
              <w:t>Integrierte Gesamtschule Osnabrück</w:t>
            </w:r>
          </w:p>
        </w:tc>
        <w:tc>
          <w:tcPr>
            <w:tcW w:w="4536" w:type="dxa"/>
            <w:gridSpan w:val="8"/>
            <w:vAlign w:val="bottom"/>
          </w:tcPr>
          <w:p w14:paraId="65480AFC" w14:textId="67359D84" w:rsidR="00AE4ED3" w:rsidRPr="00955839" w:rsidRDefault="000D1DAF" w:rsidP="00EC6A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Osnabrück</w:t>
            </w:r>
            <w:r w:rsidR="008F70FB"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AE4ED3" w:rsidRPr="00955839" w14:paraId="66F40BAF" w14:textId="77777777" w:rsidTr="00FE0496">
        <w:trPr>
          <w:trHeight w:val="57"/>
        </w:trPr>
        <w:tc>
          <w:tcPr>
            <w:tcW w:w="5670" w:type="dxa"/>
            <w:gridSpan w:val="2"/>
          </w:tcPr>
          <w:p w14:paraId="2B5CA386" w14:textId="6EBD7453" w:rsidR="00AE4ED3" w:rsidRPr="00F86D42" w:rsidRDefault="00AE4ED3" w:rsidP="00EC6A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Allgemeine Hochschulreife (Note</w:t>
            </w:r>
            <w:r w:rsid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nschnitt</w:t>
            </w:r>
            <w:r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: 1,</w:t>
            </w:r>
            <w:r w:rsidR="000D1DAF"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5</w:t>
            </w:r>
            <w:r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8"/>
          </w:tcPr>
          <w:p w14:paraId="1BFA2898" w14:textId="77777777" w:rsidR="00AE4ED3" w:rsidRPr="00955839" w:rsidRDefault="000D1DAF" w:rsidP="00EC6A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Abschluss</w:t>
            </w:r>
            <w:r w:rsidR="00AE4ED3"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 0</w:t>
            </w: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AE4ED3" w:rsidRPr="00955839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AE4ED3" w:rsidRPr="00955839" w14:paraId="1787F169" w14:textId="77777777" w:rsidTr="00FE0496">
        <w:trPr>
          <w:trHeight w:val="57"/>
        </w:trPr>
        <w:tc>
          <w:tcPr>
            <w:tcW w:w="10206" w:type="dxa"/>
            <w:gridSpan w:val="10"/>
          </w:tcPr>
          <w:p w14:paraId="7F37B782" w14:textId="317F4D09" w:rsidR="00AE4ED3" w:rsidRPr="00955839" w:rsidRDefault="000D1DAF" w:rsidP="00EC6A4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Absolviert als Zweitbester des Jahr</w:t>
            </w:r>
            <w:r w:rsidR="00277E39">
              <w:rPr>
                <w:rFonts w:ascii="Times New Roman" w:hAnsi="Times New Roman" w:cs="Times New Roman"/>
                <w:sz w:val="20"/>
                <w:szCs w:val="20"/>
              </w:rPr>
              <w:t>gangs</w:t>
            </w:r>
            <w:r w:rsidR="00AE4ED3"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77AD6" w:rsidRPr="00955839">
              <w:rPr>
                <w:rFonts w:ascii="Times New Roman" w:hAnsi="Times New Roman" w:cs="Times New Roman"/>
                <w:sz w:val="20"/>
                <w:szCs w:val="20"/>
              </w:rPr>
              <w:t>(Top 1%)</w:t>
            </w:r>
          </w:p>
        </w:tc>
      </w:tr>
      <w:tr w:rsidR="00E55D90" w:rsidRPr="00955839" w14:paraId="56288891" w14:textId="77777777" w:rsidTr="00F86D42">
        <w:trPr>
          <w:trHeight w:val="39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5545144C" w14:textId="3DCE2DC7" w:rsidR="00E55D90" w:rsidRPr="00955839" w:rsidRDefault="008F70FB" w:rsidP="00EC6A4D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955839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955839" w14:paraId="79345E1B" w14:textId="77777777" w:rsidTr="00F86D42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6C0BFE29" w14:textId="4728F196" w:rsidR="00E55D90" w:rsidRPr="00955839" w:rsidRDefault="000A5E3D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sz w:val="21"/>
                <w:szCs w:val="21"/>
              </w:rPr>
              <w:t>William Blair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232262C8" w14:textId="79736819" w:rsidR="00E55D90" w:rsidRPr="00955839" w:rsidRDefault="000A5E3D" w:rsidP="00EC6A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</w:t>
            </w:r>
            <w:r w:rsidR="00691554"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am Main</w:t>
            </w:r>
            <w:r w:rsidR="008F70FB" w:rsidRPr="009558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E55D90" w:rsidRPr="00955839" w14:paraId="106D2AE5" w14:textId="77777777" w:rsidTr="00F86D42">
        <w:trPr>
          <w:trHeight w:val="20"/>
        </w:trPr>
        <w:tc>
          <w:tcPr>
            <w:tcW w:w="5954" w:type="dxa"/>
            <w:gridSpan w:val="3"/>
          </w:tcPr>
          <w:p w14:paraId="690B2EA3" w14:textId="3DE617F2" w:rsidR="00E55D90" w:rsidRPr="00955839" w:rsidRDefault="00E55D90" w:rsidP="00EC6A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F86D4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im </w:t>
            </w:r>
            <w:r w:rsidR="000A5E3D" w:rsidRPr="00F86D4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Investment Banking</w:t>
            </w:r>
            <w:r w:rsidR="008C49F2" w:rsidRPr="00F86D4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(M&amp;A)</w:t>
            </w:r>
          </w:p>
        </w:tc>
        <w:tc>
          <w:tcPr>
            <w:tcW w:w="4252" w:type="dxa"/>
            <w:gridSpan w:val="7"/>
          </w:tcPr>
          <w:p w14:paraId="6D0914BB" w14:textId="171E28A8" w:rsidR="00E55D90" w:rsidRPr="00955839" w:rsidRDefault="000D1DAF" w:rsidP="00EC6A4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691554" w:rsidRPr="0095583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E55D90" w:rsidRPr="00955839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="00E55D90"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691554" w:rsidRPr="0095583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E55D90" w:rsidRPr="00955839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E55D90" w:rsidRPr="00955839" w14:paraId="5ADBB9CE" w14:textId="77777777" w:rsidTr="00F86D42">
        <w:trPr>
          <w:trHeight w:val="20"/>
        </w:trPr>
        <w:tc>
          <w:tcPr>
            <w:tcW w:w="10206" w:type="dxa"/>
            <w:gridSpan w:val="10"/>
          </w:tcPr>
          <w:p w14:paraId="3F77AD12" w14:textId="088773C6" w:rsidR="008C49F2" w:rsidRPr="00955839" w:rsidRDefault="008C49F2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Unterstützung von primär zwei Projekten, darunter der Verkauf eines Service &amp; Industrials Unternehmen</w:t>
            </w:r>
            <w:r w:rsidR="00C835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mit einem Umsatz von ~250 Mio. EUR und eines Consumer Unternehmens, sowie verschiedene Aufgaben für mehrere Projekte</w:t>
            </w:r>
          </w:p>
          <w:p w14:paraId="6D37587D" w14:textId="24DC576D" w:rsidR="008C49F2" w:rsidRPr="00955839" w:rsidRDefault="008C49F2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Erstellung mehrerer Multiples Analysen (CCA und CTA) mit einer Liste von durchschnittlich </w:t>
            </w:r>
            <w:r w:rsidR="00C835EA" w:rsidRPr="00C835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50</w:t>
            </w:r>
            <w:r w:rsidR="00C835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</w:t>
            </w:r>
            <w:r w:rsidR="00C835EA" w:rsidRPr="00C835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80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Unternehmen unter der Verwendung verschiedener Datenbanken wie S&amp;P Capital IQ, </w:t>
            </w:r>
            <w:proofErr w:type="spellStart"/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Mergermarket</w:t>
            </w:r>
            <w:proofErr w:type="spellEnd"/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proofErr w:type="spellStart"/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PitchBook</w:t>
            </w:r>
            <w:proofErr w:type="spellEnd"/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Gain.pro</w:t>
            </w:r>
          </w:p>
          <w:p w14:paraId="7F4AA227" w14:textId="7BBB2CA1" w:rsidR="008C49F2" w:rsidRPr="00955839" w:rsidRDefault="008C49F2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Gestaltung verschiedener PowerPoint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Slides</w:t>
            </w:r>
            <w:proofErr w:type="spellEnd"/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für Marketingmaterialien wie Teaser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CIPs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proofErr w:type="spellStart"/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Fireside</w:t>
            </w:r>
            <w:proofErr w:type="spellEnd"/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Chat Decks und Management 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Präsentationen </w:t>
            </w:r>
            <w:r w:rsidR="00044F0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sowie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für 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die 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Kreierung 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von ~20 Unternehmensprofilen</w:t>
            </w:r>
          </w:p>
          <w:p w14:paraId="6D3B9DFD" w14:textId="6188A0AF" w:rsidR="008C49F2" w:rsidRPr="00955839" w:rsidRDefault="008C49F2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Teilnahme an verschiedenen Gesprächen mit dem Managementteam des Kunden 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inklusive der Verfassung 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und Konsolidierung 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der 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Gesprächsnotizen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zur späteren Umsetzung der Kommentare und Anforderungen</w:t>
            </w:r>
          </w:p>
          <w:p w14:paraId="542F706F" w14:textId="1CBF581D" w:rsidR="00F86D42" w:rsidRDefault="008C49F2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Verwaltung des </w:t>
            </w:r>
            <w:r w:rsidR="00F86D4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Protokolls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der Anrufliste für die Kontaktaufnahme mit potenziellen Käufern und Kreditgebern</w:t>
            </w:r>
          </w:p>
          <w:p w14:paraId="46523583" w14:textId="4CCB160F" w:rsidR="00416727" w:rsidRPr="00955839" w:rsidRDefault="00BC68BA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Schwärzung</w:t>
            </w:r>
            <w:r w:rsidR="008C49F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955839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mehrerer</w:t>
            </w:r>
            <w:r w:rsidR="008C49F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Datenräume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 Kundendokumente</w:t>
            </w:r>
            <w:del w:id="11" w:author="David Döbele" w:date="2023-02-21T19:49:00Z">
              <w:r w:rsidDel="0011549D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delText>n</w:delText>
              </w:r>
            </w:del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14759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mit Hinblick auf </w:t>
            </w:r>
            <w:r w:rsidR="008C49F2"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GDPR, Bewertungen und Strategien</w:t>
            </w:r>
          </w:p>
        </w:tc>
      </w:tr>
      <w:tr w:rsidR="00AE4ED3" w:rsidRPr="00955839" w14:paraId="4AE8E2A7" w14:textId="77777777" w:rsidTr="008F70FB">
        <w:trPr>
          <w:trHeight w:val="340"/>
        </w:trPr>
        <w:tc>
          <w:tcPr>
            <w:tcW w:w="8222" w:type="dxa"/>
            <w:gridSpan w:val="7"/>
            <w:vAlign w:val="bottom"/>
          </w:tcPr>
          <w:p w14:paraId="3A73FE29" w14:textId="63C8EC87" w:rsidR="00AE4ED3" w:rsidRPr="00955839" w:rsidRDefault="000A5E3D" w:rsidP="00EC6A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5583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EY-Parthenon</w:t>
            </w:r>
          </w:p>
        </w:tc>
        <w:tc>
          <w:tcPr>
            <w:tcW w:w="1984" w:type="dxa"/>
            <w:gridSpan w:val="3"/>
            <w:vAlign w:val="bottom"/>
          </w:tcPr>
          <w:p w14:paraId="0EEA3B12" w14:textId="43048325" w:rsidR="00AE4ED3" w:rsidRPr="00955839" w:rsidRDefault="000A5E3D" w:rsidP="00EC6A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Eschborn</w:t>
            </w:r>
            <w:r w:rsidR="008F70FB" w:rsidRPr="0095583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 DE</w:t>
            </w:r>
          </w:p>
        </w:tc>
      </w:tr>
      <w:tr w:rsidR="000A5E3D" w:rsidRPr="00955839" w14:paraId="4DB18995" w14:textId="77777777" w:rsidTr="008F70FB">
        <w:trPr>
          <w:trHeight w:val="57"/>
        </w:trPr>
        <w:tc>
          <w:tcPr>
            <w:tcW w:w="8222" w:type="dxa"/>
            <w:gridSpan w:val="7"/>
          </w:tcPr>
          <w:p w14:paraId="634BF496" w14:textId="56A8ECA0" w:rsidR="000A5E3D" w:rsidRPr="00955839" w:rsidRDefault="000A5E3D" w:rsidP="00EC6A4D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  <w:lang w:val="en-US"/>
              </w:rPr>
            </w:pPr>
            <w:r w:rsidRPr="00F86D4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</w:t>
            </w:r>
            <w:r w:rsidR="00293922" w:rsidRPr="00F86D4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 der</w:t>
            </w:r>
            <w:r w:rsidRPr="00F86D4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Turnaround and </w:t>
            </w:r>
            <w:proofErr w:type="spellStart"/>
            <w:r w:rsidRPr="00F86D4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Restructuring</w:t>
            </w:r>
            <w:proofErr w:type="spellEnd"/>
            <w:r w:rsidRPr="00F86D4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86D4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1984" w:type="dxa"/>
            <w:gridSpan w:val="3"/>
          </w:tcPr>
          <w:p w14:paraId="73F3091D" w14:textId="786B7600" w:rsidR="000A5E3D" w:rsidRPr="00955839" w:rsidRDefault="000A5E3D" w:rsidP="00EC6A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01/2022 – 03/2022</w:t>
            </w:r>
          </w:p>
        </w:tc>
      </w:tr>
      <w:tr w:rsidR="000A5E3D" w:rsidRPr="00955839" w14:paraId="6835777F" w14:textId="77777777" w:rsidTr="00FE0496">
        <w:trPr>
          <w:trHeight w:val="57"/>
        </w:trPr>
        <w:tc>
          <w:tcPr>
            <w:tcW w:w="10206" w:type="dxa"/>
            <w:gridSpan w:val="10"/>
          </w:tcPr>
          <w:p w14:paraId="43564925" w14:textId="3924A771" w:rsidR="000A5E3D" w:rsidRPr="00955839" w:rsidRDefault="000A5E3D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Konsolidierung der Rohdaten des Klienten in Excel, um eine Grundlage für anschließende Analysen zu schaffen</w:t>
            </w:r>
          </w:p>
          <w:p w14:paraId="6040DE71" w14:textId="77777777" w:rsidR="000A5E3D" w:rsidRPr="00955839" w:rsidRDefault="000A5E3D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Analyse der GuV und FTE-Daten auf relevante Kostenstellen und -entwicklungen, inklusive Benchmarking mit einer auf APQC-basierten Datenbank, um vorherige Analysen zu vertiefen und auffällige Abweichungen zu identifizieren</w:t>
            </w:r>
          </w:p>
          <w:p w14:paraId="62837338" w14:textId="2D385628" w:rsidR="000A5E3D" w:rsidRPr="00955839" w:rsidRDefault="000A5E3D" w:rsidP="00EC6A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Visualisierung der Erkenntnisse, mittels Think </w:t>
            </w:r>
            <w:proofErr w:type="spellStart"/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Cell</w:t>
            </w:r>
            <w:proofErr w:type="spellEnd"/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in PowerPoint, zur Schaffung einer Diskussionsgrundlage für den Austausch mit den </w:t>
            </w:r>
            <w:r w:rsidR="00C835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jeweils</w:t>
            </w: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zuständigen Verantwortlichen der Funktionsbereiche</w:t>
            </w: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tbl>
            <w:tblPr>
              <w:tblStyle w:val="Tabellenraster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362"/>
              <w:gridCol w:w="1844"/>
            </w:tblGrid>
            <w:tr w:rsidR="000A5E3D" w:rsidRPr="00955839" w14:paraId="46AC8D1B" w14:textId="77777777" w:rsidTr="008F70FB">
              <w:trPr>
                <w:trHeight w:val="340"/>
              </w:trPr>
              <w:tc>
                <w:tcPr>
                  <w:tcW w:w="8362" w:type="dxa"/>
                  <w:vAlign w:val="bottom"/>
                </w:tcPr>
                <w:p w14:paraId="67E809C0" w14:textId="450232DB" w:rsidR="000A5E3D" w:rsidRPr="00955839" w:rsidRDefault="000A5E3D" w:rsidP="00EC6A4D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</w:pPr>
                  <w:r w:rsidRPr="00955839">
                    <w:rPr>
                      <w:rFonts w:ascii="Times New Roman" w:hAnsi="Times New Roman" w:cs="Times New Roman"/>
                      <w:b/>
                      <w:i w:val="0"/>
                      <w:iCs w:val="0"/>
                      <w:sz w:val="21"/>
                      <w:szCs w:val="21"/>
                    </w:rPr>
                    <w:t>Ernst &amp; Young</w:t>
                  </w:r>
                </w:p>
              </w:tc>
              <w:tc>
                <w:tcPr>
                  <w:tcW w:w="1844" w:type="dxa"/>
                  <w:vAlign w:val="bottom"/>
                </w:tcPr>
                <w:p w14:paraId="4BCB05DB" w14:textId="3A1921D8" w:rsidR="000A5E3D" w:rsidRPr="00955839" w:rsidRDefault="000A5E3D" w:rsidP="00EC6A4D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b/>
                      <w:bCs/>
                      <w:i w:val="0"/>
                      <w:sz w:val="20"/>
                      <w:szCs w:val="20"/>
                    </w:rPr>
                  </w:pPr>
                  <w:r w:rsidRPr="00955839">
                    <w:rPr>
                      <w:rFonts w:ascii="Times New Roman" w:hAnsi="Times New Roman" w:cs="Times New Roman"/>
                      <w:b/>
                      <w:bCs/>
                      <w:i w:val="0"/>
                      <w:sz w:val="20"/>
                      <w:szCs w:val="20"/>
                    </w:rPr>
                    <w:t>Dortmund</w:t>
                  </w:r>
                  <w:r w:rsidR="008F70FB" w:rsidRPr="00955839">
                    <w:rPr>
                      <w:rFonts w:ascii="Times New Roman" w:hAnsi="Times New Roman" w:cs="Times New Roman"/>
                      <w:b/>
                      <w:bCs/>
                      <w:i w:val="0"/>
                      <w:sz w:val="20"/>
                      <w:szCs w:val="20"/>
                    </w:rPr>
                    <w:t>, DE</w:t>
                  </w:r>
                </w:p>
              </w:tc>
            </w:tr>
            <w:tr w:rsidR="000A5E3D" w:rsidRPr="00955839" w14:paraId="284736D0" w14:textId="77777777" w:rsidTr="008F70FB">
              <w:tc>
                <w:tcPr>
                  <w:tcW w:w="8362" w:type="dxa"/>
                </w:tcPr>
                <w:p w14:paraId="64AE29E3" w14:textId="2A4C4908" w:rsidR="000A5E3D" w:rsidRPr="00F86D42" w:rsidRDefault="000A5E3D" w:rsidP="00EC6A4D">
                  <w:pPr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</w:pPr>
                  <w:r w:rsidRPr="00F86D42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>Werkstudent im Executive Management (die ersten zwei Monate Vollzeit, anschließend 15h die Woche)</w:t>
                  </w:r>
                </w:p>
              </w:tc>
              <w:tc>
                <w:tcPr>
                  <w:tcW w:w="1844" w:type="dxa"/>
                </w:tcPr>
                <w:p w14:paraId="0889C495" w14:textId="03AB0001" w:rsidR="000A5E3D" w:rsidRPr="00955839" w:rsidRDefault="000A5E3D" w:rsidP="00EC6A4D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</w:pP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07/2021 – 12/2021</w:t>
                  </w:r>
                </w:p>
              </w:tc>
            </w:tr>
            <w:tr w:rsidR="000A5E3D" w:rsidRPr="00955839" w14:paraId="1221577E" w14:textId="77777777" w:rsidTr="00A439FD">
              <w:tc>
                <w:tcPr>
                  <w:tcW w:w="10206" w:type="dxa"/>
                  <w:gridSpan w:val="2"/>
                </w:tcPr>
                <w:p w14:paraId="213FBE9E" w14:textId="56AC1EF0" w:rsidR="000A5E3D" w:rsidRPr="00955839" w:rsidRDefault="000A5E3D" w:rsidP="00EC6A4D">
                  <w:pPr>
                    <w:pStyle w:val="Bullets"/>
                    <w:numPr>
                      <w:ilvl w:val="0"/>
                      <w:numId w:val="27"/>
                    </w:numP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</w:pP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Entwicklung eines virtuellen Strategievermittlungsformat</w:t>
                  </w:r>
                  <w:r w:rsidR="00C835EA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s</w:t>
                  </w: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="00C835EA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sowie</w:t>
                  </w: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 xml:space="preserve"> Koordinierung des indischen Entwicklungsteams, </w:t>
                  </w:r>
                  <w:r w:rsidR="00C835EA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inklusive</w:t>
                  </w: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 xml:space="preserve"> anschließende Aufbereitung der jeweiligen Partizipationsraten, der Länder, mittels</w:t>
                  </w:r>
                  <w:r w:rsidR="00293922"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 xml:space="preserve"> Excel und</w:t>
                  </w: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 xml:space="preserve"> Power BI</w:t>
                  </w:r>
                </w:p>
                <w:p w14:paraId="2580817A" w14:textId="7FA04D79" w:rsidR="000A5E3D" w:rsidRPr="00955839" w:rsidRDefault="000A5E3D" w:rsidP="00EC6A4D">
                  <w:pPr>
                    <w:pStyle w:val="Bullets"/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</w:pP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Selbstständige Erstellung eines Praktikumsprogramm</w:t>
                  </w:r>
                  <w:r w:rsidR="00C835EA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s</w:t>
                  </w: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 xml:space="preserve"> zur potenziellen Steigerung der Bewerberzahlen</w:t>
                  </w:r>
                </w:p>
                <w:p w14:paraId="7CE5CC94" w14:textId="37DAF995" w:rsidR="000A5E3D" w:rsidRPr="00955839" w:rsidRDefault="000A5E3D" w:rsidP="00EC6A4D">
                  <w:pPr>
                    <w:pStyle w:val="Bullets"/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</w:pPr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Aufnahme in das Praktikantenförderprogramm „</w:t>
                  </w:r>
                  <w:proofErr w:type="spellStart"/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Xperience</w:t>
                  </w:r>
                  <w:proofErr w:type="spellEnd"/>
                  <w:r w:rsidRPr="0095583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  <w:t>“ für Praktikanten mit herausragenden Leistungen</w:t>
                  </w:r>
                </w:p>
                <w:tbl>
                  <w:tblPr>
                    <w:tblStyle w:val="Tabellenraster"/>
                    <w:tblW w:w="1020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5"/>
                    <w:gridCol w:w="1701"/>
                  </w:tblGrid>
                  <w:tr w:rsidR="000A5E3D" w:rsidRPr="00955839" w14:paraId="4C217DA0" w14:textId="77777777" w:rsidTr="008F70FB">
                    <w:trPr>
                      <w:trHeight w:val="340"/>
                    </w:trPr>
                    <w:tc>
                      <w:tcPr>
                        <w:tcW w:w="8505" w:type="dxa"/>
                        <w:vAlign w:val="bottom"/>
                      </w:tcPr>
                      <w:p w14:paraId="7ACE4F91" w14:textId="77777777" w:rsidR="000A5E3D" w:rsidRPr="00955839" w:rsidRDefault="000A5E3D" w:rsidP="00EC6A4D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</w:pPr>
                        <w:r w:rsidRPr="00955839">
                          <w:rPr>
                            <w:rFonts w:ascii="Times New Roman" w:hAnsi="Times New Roman" w:cs="Times New Roman"/>
                            <w:b/>
                            <w:i w:val="0"/>
                            <w:iCs w:val="0"/>
                            <w:sz w:val="21"/>
                            <w:szCs w:val="21"/>
                            <w:lang w:val="en-US"/>
                          </w:rPr>
                          <w:t>VELA DARE Consulting</w:t>
                        </w:r>
                      </w:p>
                    </w:tc>
                    <w:tc>
                      <w:tcPr>
                        <w:tcW w:w="1701" w:type="dxa"/>
                        <w:vAlign w:val="bottom"/>
                      </w:tcPr>
                      <w:p w14:paraId="57CF70A6" w14:textId="38CD0A9B" w:rsidR="000A5E3D" w:rsidRPr="00955839" w:rsidRDefault="000A5E3D" w:rsidP="00EC6A4D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sz w:val="20"/>
                            <w:szCs w:val="20"/>
                          </w:rPr>
                        </w:pPr>
                        <w:r w:rsidRPr="00955839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sz w:val="20"/>
                            <w:szCs w:val="20"/>
                          </w:rPr>
                          <w:t>Osnabrück</w:t>
                        </w:r>
                        <w:r w:rsidR="008F70FB" w:rsidRPr="00955839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sz w:val="20"/>
                            <w:szCs w:val="20"/>
                          </w:rPr>
                          <w:t>, DE</w:t>
                        </w:r>
                      </w:p>
                    </w:tc>
                  </w:tr>
                  <w:tr w:rsidR="000A5E3D" w:rsidRPr="00955839" w14:paraId="7FC1AB0A" w14:textId="77777777" w:rsidTr="00A439FD">
                    <w:tc>
                      <w:tcPr>
                        <w:tcW w:w="8505" w:type="dxa"/>
                      </w:tcPr>
                      <w:p w14:paraId="3BDD3D7D" w14:textId="6772F2F3" w:rsidR="000A5E3D" w:rsidRPr="00F86D42" w:rsidRDefault="000A5E3D" w:rsidP="00EC6A4D">
                        <w:pPr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F86D42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</w:rPr>
                          <w:t xml:space="preserve">Praktikant in der </w:t>
                        </w:r>
                        <w:r w:rsidR="00BC68BA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</w:rPr>
                          <w:t>Strategieberatung</w:t>
                        </w:r>
                        <w:r w:rsidRPr="00F86D42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</w:rPr>
                          <w:t xml:space="preserve"> (freiwillig während der Sommerferien)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318CC080" w14:textId="77777777" w:rsidR="000A5E3D" w:rsidRPr="00955839" w:rsidRDefault="000A5E3D" w:rsidP="00EC6A4D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</w:pPr>
                        <w:r w:rsidRPr="00955839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07/2019 – 08/2019</w:t>
                        </w:r>
                      </w:p>
                    </w:tc>
                  </w:tr>
                  <w:tr w:rsidR="000A5E3D" w:rsidRPr="00955839" w14:paraId="74405901" w14:textId="77777777" w:rsidTr="00A439FD">
                    <w:tc>
                      <w:tcPr>
                        <w:tcW w:w="10206" w:type="dxa"/>
                        <w:gridSpan w:val="2"/>
                      </w:tcPr>
                      <w:p w14:paraId="43CB95D8" w14:textId="341439BC" w:rsidR="000A5E3D" w:rsidRPr="00955839" w:rsidRDefault="000A5E3D" w:rsidP="00EC6A4D">
                        <w:pPr>
                          <w:pStyle w:val="Bullets"/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</w:pPr>
                        <w:r w:rsidRPr="00955839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Einpflegung und Auswertung von Jahresabschlüssen</w:t>
                        </w:r>
                        <w:r w:rsidR="00044F07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 xml:space="preserve"> und </w:t>
                        </w:r>
                        <w:r w:rsidRPr="00955839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Erstellung von Konzepten für einen Klienten zur Implementierung</w:t>
                        </w:r>
                        <w:r w:rsidR="00044F07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 xml:space="preserve"> des</w:t>
                        </w:r>
                        <w:r w:rsidRPr="00955839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 xml:space="preserve"> Kaizen Verfahren</w:t>
                        </w:r>
                        <w:r w:rsidR="00044F07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s</w:t>
                        </w:r>
                      </w:p>
                    </w:tc>
                  </w:tr>
                </w:tbl>
                <w:p w14:paraId="63A37DE3" w14:textId="77777777" w:rsidR="000A5E3D" w:rsidRPr="00955839" w:rsidRDefault="000A5E3D" w:rsidP="00EC6A4D">
                  <w:pPr>
                    <w:pStyle w:val="Bullets"/>
                    <w:numPr>
                      <w:ilvl w:val="0"/>
                      <w:numId w:val="0"/>
                    </w:numPr>
                    <w:ind w:left="720"/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</w:tr>
          </w:tbl>
          <w:p w14:paraId="24263113" w14:textId="77777777" w:rsidR="000A5E3D" w:rsidRPr="00955839" w:rsidRDefault="000A5E3D" w:rsidP="00EC6A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0A5E3D" w:rsidRPr="00955839" w14:paraId="7DFC0DFE" w14:textId="77777777" w:rsidTr="00F86D42">
        <w:trPr>
          <w:trHeight w:val="39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0BEF7F87" w14:textId="201DBC0F" w:rsidR="000A5E3D" w:rsidRPr="00955839" w:rsidRDefault="008F70FB" w:rsidP="00EC6A4D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955839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293922" w:rsidRPr="00955839" w14:paraId="4B68A18A" w14:textId="77777777" w:rsidTr="00F86D42">
        <w:trPr>
          <w:trHeight w:val="340"/>
        </w:trPr>
        <w:tc>
          <w:tcPr>
            <w:tcW w:w="8222" w:type="dxa"/>
            <w:gridSpan w:val="7"/>
            <w:tcBorders>
              <w:top w:val="single" w:sz="4" w:space="0" w:color="auto"/>
            </w:tcBorders>
            <w:vAlign w:val="bottom"/>
          </w:tcPr>
          <w:p w14:paraId="49B1D311" w14:textId="23D3471A" w:rsidR="00293922" w:rsidRPr="00955839" w:rsidRDefault="00293922" w:rsidP="00EC6A4D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i w:val="0"/>
                <w:iCs/>
                <w:smallCaps w:val="0"/>
                <w:color w:val="000000"/>
                <w:sz w:val="21"/>
                <w:szCs w:val="21"/>
              </w:rPr>
              <w:t>Arbeit</w:t>
            </w:r>
            <w:r w:rsidR="00C835EA">
              <w:rPr>
                <w:rFonts w:ascii="Times New Roman" w:hAnsi="Times New Roman" w:cs="Times New Roman"/>
                <w:b/>
                <w:i w:val="0"/>
                <w:iCs/>
                <w:smallCaps w:val="0"/>
                <w:color w:val="000000"/>
                <w:sz w:val="21"/>
                <w:szCs w:val="21"/>
              </w:rPr>
              <w:t>s</w:t>
            </w:r>
            <w:r w:rsidRPr="00955839">
              <w:rPr>
                <w:rFonts w:ascii="Times New Roman" w:hAnsi="Times New Roman" w:cs="Times New Roman"/>
                <w:b/>
                <w:i w:val="0"/>
                <w:iCs/>
                <w:smallCaps w:val="0"/>
                <w:color w:val="000000"/>
                <w:sz w:val="21"/>
                <w:szCs w:val="21"/>
              </w:rPr>
              <w:t>kreis Börse</w:t>
            </w:r>
            <w:r w:rsidRPr="00955839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GB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bottom"/>
          </w:tcPr>
          <w:p w14:paraId="45FB0E83" w14:textId="5028F3BC" w:rsidR="00293922" w:rsidRPr="00955839" w:rsidRDefault="00293922" w:rsidP="00EC6A4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Mannheim, DE</w:t>
            </w:r>
          </w:p>
        </w:tc>
      </w:tr>
      <w:tr w:rsidR="00293922" w:rsidRPr="00955839" w14:paraId="4B975E58" w14:textId="77777777" w:rsidTr="00FE0496">
        <w:trPr>
          <w:trHeight w:val="193"/>
        </w:trPr>
        <w:tc>
          <w:tcPr>
            <w:tcW w:w="6804" w:type="dxa"/>
            <w:gridSpan w:val="5"/>
          </w:tcPr>
          <w:p w14:paraId="0809FED5" w14:textId="40264CFC" w:rsidR="00293922" w:rsidRPr="00955839" w:rsidRDefault="00293922" w:rsidP="00EC6A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Mitglied einer Initiative, die sich auf die Karriereentwicklung spezialisiert hat</w:t>
            </w:r>
          </w:p>
        </w:tc>
        <w:tc>
          <w:tcPr>
            <w:tcW w:w="3402" w:type="dxa"/>
            <w:gridSpan w:val="5"/>
          </w:tcPr>
          <w:p w14:paraId="0281E0BD" w14:textId="66692D08" w:rsidR="00293922" w:rsidRPr="00955839" w:rsidRDefault="00293922" w:rsidP="00EC6A4D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06/2021 – </w:t>
            </w:r>
            <w:proofErr w:type="spellStart"/>
            <w:r w:rsidR="00BC68B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</w:t>
            </w:r>
            <w:r w:rsidRPr="0095583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eute</w:t>
            </w:r>
            <w:proofErr w:type="spellEnd"/>
          </w:p>
        </w:tc>
      </w:tr>
      <w:tr w:rsidR="00293922" w:rsidRPr="00955839" w14:paraId="0C9DA7BB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090B2BD8" w14:textId="556700CD" w:rsidR="00293922" w:rsidRPr="00955839" w:rsidRDefault="00044F07" w:rsidP="00EC6A4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Beratung</w:t>
            </w:r>
            <w:r w:rsidR="00293922"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 von drei Personen zu der beruflichen Entwicklung auf der Grundlage meiner früheren Erfahrungen</w:t>
            </w:r>
          </w:p>
        </w:tc>
      </w:tr>
      <w:tr w:rsidR="00293922" w:rsidRPr="00955839" w14:paraId="614A3762" w14:textId="77777777" w:rsidTr="008F70FB">
        <w:trPr>
          <w:trHeight w:val="340"/>
        </w:trPr>
        <w:tc>
          <w:tcPr>
            <w:tcW w:w="5954" w:type="dxa"/>
            <w:gridSpan w:val="3"/>
            <w:vAlign w:val="bottom"/>
          </w:tcPr>
          <w:p w14:paraId="1738757F" w14:textId="1A3A18BA" w:rsidR="00293922" w:rsidRPr="00955839" w:rsidRDefault="00293922" w:rsidP="00EC6A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55839">
              <w:rPr>
                <w:rFonts w:ascii="Times New Roman" w:hAnsi="Times New Roman" w:cs="Times New Roman"/>
                <w:b/>
                <w:i w:val="0"/>
                <w:sz w:val="21"/>
                <w:szCs w:val="21"/>
              </w:rPr>
              <w:t xml:space="preserve">AIESEC Mannheim </w:t>
            </w:r>
          </w:p>
        </w:tc>
        <w:tc>
          <w:tcPr>
            <w:tcW w:w="4252" w:type="dxa"/>
            <w:gridSpan w:val="7"/>
            <w:vAlign w:val="bottom"/>
          </w:tcPr>
          <w:p w14:paraId="6C004454" w14:textId="66344C04" w:rsidR="00293922" w:rsidRPr="00955839" w:rsidRDefault="00293922" w:rsidP="00EC6A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Mannheim</w:t>
            </w:r>
            <w:r w:rsidRPr="00955839"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  <w:t>, DE</w:t>
            </w:r>
          </w:p>
        </w:tc>
      </w:tr>
      <w:tr w:rsidR="00293922" w:rsidRPr="00955839" w14:paraId="180606C6" w14:textId="77777777" w:rsidTr="00FE0496">
        <w:trPr>
          <w:trHeight w:val="20"/>
        </w:trPr>
        <w:tc>
          <w:tcPr>
            <w:tcW w:w="8364" w:type="dxa"/>
            <w:gridSpan w:val="8"/>
          </w:tcPr>
          <w:p w14:paraId="773BA7F4" w14:textId="7ECDCFAE" w:rsidR="00293922" w:rsidRPr="00F86D42" w:rsidRDefault="00293922" w:rsidP="00EC6A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Aktives Mitglied im Team „</w:t>
            </w:r>
            <w:proofErr w:type="spellStart"/>
            <w:r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Outgoing</w:t>
            </w:r>
            <w:proofErr w:type="spellEnd"/>
            <w:r w:rsidRPr="009558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Global Talent“</w:t>
            </w:r>
          </w:p>
        </w:tc>
        <w:tc>
          <w:tcPr>
            <w:tcW w:w="1842" w:type="dxa"/>
            <w:gridSpan w:val="2"/>
          </w:tcPr>
          <w:p w14:paraId="46A7376C" w14:textId="36A52C9A" w:rsidR="00293922" w:rsidRPr="00955839" w:rsidRDefault="00293922" w:rsidP="00EC6A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09/2021 – 12/2021</w:t>
            </w:r>
          </w:p>
        </w:tc>
      </w:tr>
      <w:tr w:rsidR="00293922" w:rsidRPr="00955839" w14:paraId="0EA3AADC" w14:textId="77777777" w:rsidTr="00FE0496">
        <w:trPr>
          <w:trHeight w:val="20"/>
        </w:trPr>
        <w:tc>
          <w:tcPr>
            <w:tcW w:w="10206" w:type="dxa"/>
            <w:gridSpan w:val="10"/>
          </w:tcPr>
          <w:p w14:paraId="3A3E99EB" w14:textId="3D780970" w:rsidR="00293922" w:rsidRPr="00955839" w:rsidRDefault="00293922" w:rsidP="00EC6A4D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Beratung und Betreuung von meist englischsprachigen Interessenten für mögliche Auslandspraktika</w:t>
            </w:r>
          </w:p>
        </w:tc>
      </w:tr>
      <w:tr w:rsidR="000A5E3D" w:rsidRPr="00955839" w14:paraId="00728D6B" w14:textId="77777777" w:rsidTr="00F86D42">
        <w:trPr>
          <w:trHeight w:val="39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82938BE" w14:textId="1B8E63A5" w:rsidR="000A5E3D" w:rsidRPr="00955839" w:rsidRDefault="008F70FB" w:rsidP="00EC6A4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55839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0A5E3D" w:rsidRPr="00955839" w14:paraId="0DE725B2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45A804C8" w14:textId="77777777" w:rsidR="000A5E3D" w:rsidRPr="00955839" w:rsidRDefault="000A5E3D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</w:tcPr>
          <w:p w14:paraId="59CC4E5D" w14:textId="410EE308" w:rsidR="000A5E3D" w:rsidRPr="00955839" w:rsidRDefault="000A5E3D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95583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(Muttersprache)</w:t>
            </w:r>
            <w:r w:rsidRPr="009558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95583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277E3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</w:t>
            </w:r>
            <w:r w:rsidRPr="0095583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erhandlungssicher)</w:t>
            </w:r>
          </w:p>
        </w:tc>
      </w:tr>
      <w:tr w:rsidR="000A5E3D" w:rsidRPr="00955839" w14:paraId="486B3A4D" w14:textId="77777777" w:rsidTr="003619F2">
        <w:trPr>
          <w:trHeight w:val="340"/>
        </w:trPr>
        <w:tc>
          <w:tcPr>
            <w:tcW w:w="1418" w:type="dxa"/>
            <w:vAlign w:val="bottom"/>
          </w:tcPr>
          <w:p w14:paraId="779DE452" w14:textId="77777777" w:rsidR="000A5E3D" w:rsidRPr="00955839" w:rsidRDefault="000A5E3D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vAlign w:val="bottom"/>
          </w:tcPr>
          <w:p w14:paraId="7F4D02A4" w14:textId="77777777" w:rsidR="000A5E3D" w:rsidRPr="00955839" w:rsidRDefault="000A5E3D" w:rsidP="00EC6A4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95583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9558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Power BI </w:t>
            </w:r>
            <w:r w:rsidRPr="0095583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(Grundlagen)</w:t>
            </w:r>
          </w:p>
        </w:tc>
      </w:tr>
      <w:tr w:rsidR="000A5E3D" w:rsidRPr="00955839" w14:paraId="25A6F5AE" w14:textId="77777777" w:rsidTr="003619F2">
        <w:trPr>
          <w:trHeight w:val="340"/>
        </w:trPr>
        <w:tc>
          <w:tcPr>
            <w:tcW w:w="1418" w:type="dxa"/>
            <w:vAlign w:val="bottom"/>
          </w:tcPr>
          <w:p w14:paraId="54A86507" w14:textId="77777777" w:rsidR="000A5E3D" w:rsidRPr="00955839" w:rsidRDefault="000A5E3D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9"/>
            <w:vAlign w:val="bottom"/>
          </w:tcPr>
          <w:p w14:paraId="5B389B34" w14:textId="1F060349" w:rsidR="000A5E3D" w:rsidRPr="00955839" w:rsidRDefault="000A5E3D" w:rsidP="00EC6A4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558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Kochen</w:t>
            </w:r>
            <w:ins w:id="12" w:author="David Döbele" w:date="2023-02-21T19:51:00Z">
              <w:r w:rsidR="0011549D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t xml:space="preserve"> </w:t>
              </w:r>
              <w:r w:rsidR="0011549D" w:rsidRPr="0011549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rPrChange w:id="13" w:author="David Döbele" w:date="2023-02-21T19:52:00Z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rPrChange>
                </w:rPr>
                <w:t>(italienisch)</w:t>
              </w:r>
            </w:ins>
            <w:r w:rsidRPr="0011549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rPrChange w:id="14" w:author="David Döbele" w:date="2023-02-21T19:52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</w:rPr>
                </w:rPrChange>
              </w:rPr>
              <w:t>,</w:t>
            </w:r>
            <w:r w:rsidRPr="009558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C72C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Golf</w:t>
            </w:r>
            <w:r w:rsidRPr="009558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del w:id="15" w:author="David Döbele" w:date="2023-02-21T19:50:00Z">
              <w:r w:rsidRPr="00955839" w:rsidDel="0011549D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delText>Filme</w:delText>
              </w:r>
            </w:del>
            <w:ins w:id="16" w:author="David Döbele" w:date="2023-02-21T19:50:00Z">
              <w:r w:rsidR="0011549D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t xml:space="preserve">Filmkritik und -literatur zu aktuellen und historischen </w:t>
              </w:r>
            </w:ins>
            <w:ins w:id="17" w:author="David Döbele" w:date="2023-02-21T19:51:00Z">
              <w:r w:rsidR="0011549D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t>Hollywood-Formaten</w:t>
              </w:r>
            </w:ins>
          </w:p>
        </w:tc>
      </w:tr>
      <w:tr w:rsidR="000A5E3D" w:rsidRPr="00955839" w14:paraId="5A86BADB" w14:textId="77777777" w:rsidTr="003619F2">
        <w:trPr>
          <w:trHeight w:val="420"/>
        </w:trPr>
        <w:tc>
          <w:tcPr>
            <w:tcW w:w="10206" w:type="dxa"/>
            <w:gridSpan w:val="10"/>
            <w:vAlign w:val="bottom"/>
          </w:tcPr>
          <w:p w14:paraId="61179877" w14:textId="77777777" w:rsidR="00F06002" w:rsidRDefault="00F06002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762DA4" w14:textId="2537D0DB" w:rsidR="00F06002" w:rsidRDefault="00F06002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223908" w14:textId="77777777" w:rsidR="00F06002" w:rsidRDefault="00F06002" w:rsidP="00EC6A4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2BDB3F" w14:textId="76789C9A" w:rsidR="000A5E3D" w:rsidRPr="003619F2" w:rsidRDefault="00765813" w:rsidP="003619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Mannheim</w:t>
            </w:r>
            <w:r w:rsidR="000A5E3D" w:rsidRPr="0095583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91551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0A5E3D" w:rsidRPr="0095583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02</w:t>
            </w:r>
            <w:r w:rsidR="000A5E3D" w:rsidRPr="00955839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6379CA8A" w14:textId="525BF6C9" w:rsidR="00F86D42" w:rsidRDefault="00F86D42" w:rsidP="00F86D42">
      <w:pPr>
        <w:spacing w:line="240" w:lineRule="auto"/>
        <w:rPr>
          <w:sz w:val="18"/>
        </w:rPr>
      </w:pPr>
    </w:p>
    <w:sectPr w:rsidR="00F86D42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4A837" w14:textId="77777777" w:rsidR="00F6735B" w:rsidRDefault="00F6735B" w:rsidP="00BE053D">
      <w:pPr>
        <w:spacing w:after="0" w:line="240" w:lineRule="auto"/>
      </w:pPr>
      <w:r>
        <w:separator/>
      </w:r>
    </w:p>
  </w:endnote>
  <w:endnote w:type="continuationSeparator" w:id="0">
    <w:p w14:paraId="1F87428C" w14:textId="77777777" w:rsidR="00F6735B" w:rsidRDefault="00F6735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6F7A9497" w14:textId="77777777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CA36030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05120" w14:textId="77777777" w:rsidR="00F6735B" w:rsidRDefault="00F6735B" w:rsidP="00BE053D">
      <w:pPr>
        <w:spacing w:after="0" w:line="240" w:lineRule="auto"/>
      </w:pPr>
      <w:r>
        <w:separator/>
      </w:r>
    </w:p>
  </w:footnote>
  <w:footnote w:type="continuationSeparator" w:id="0">
    <w:p w14:paraId="6564F5D1" w14:textId="77777777" w:rsidR="00F6735B" w:rsidRDefault="00F6735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B04265"/>
    <w:multiLevelType w:val="hybridMultilevel"/>
    <w:tmpl w:val="E2AEB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281916">
    <w:abstractNumId w:val="14"/>
  </w:num>
  <w:num w:numId="2" w16cid:durableId="2058551934">
    <w:abstractNumId w:val="17"/>
  </w:num>
  <w:num w:numId="3" w16cid:durableId="1823111504">
    <w:abstractNumId w:val="20"/>
  </w:num>
  <w:num w:numId="4" w16cid:durableId="1318606910">
    <w:abstractNumId w:val="0"/>
  </w:num>
  <w:num w:numId="5" w16cid:durableId="34626899">
    <w:abstractNumId w:val="1"/>
  </w:num>
  <w:num w:numId="6" w16cid:durableId="1593397634">
    <w:abstractNumId w:val="2"/>
  </w:num>
  <w:num w:numId="7" w16cid:durableId="2073846235">
    <w:abstractNumId w:val="13"/>
  </w:num>
  <w:num w:numId="8" w16cid:durableId="1201239809">
    <w:abstractNumId w:val="23"/>
  </w:num>
  <w:num w:numId="9" w16cid:durableId="1130902238">
    <w:abstractNumId w:val="12"/>
  </w:num>
  <w:num w:numId="10" w16cid:durableId="1994945181">
    <w:abstractNumId w:val="24"/>
  </w:num>
  <w:num w:numId="11" w16cid:durableId="151605520">
    <w:abstractNumId w:val="5"/>
  </w:num>
  <w:num w:numId="12" w16cid:durableId="1295525487">
    <w:abstractNumId w:val="6"/>
  </w:num>
  <w:num w:numId="13" w16cid:durableId="822116158">
    <w:abstractNumId w:val="8"/>
  </w:num>
  <w:num w:numId="14" w16cid:durableId="877623500">
    <w:abstractNumId w:val="9"/>
  </w:num>
  <w:num w:numId="15" w16cid:durableId="2041272897">
    <w:abstractNumId w:val="22"/>
  </w:num>
  <w:num w:numId="16" w16cid:durableId="1079060711">
    <w:abstractNumId w:val="4"/>
  </w:num>
  <w:num w:numId="17" w16cid:durableId="856385221">
    <w:abstractNumId w:val="16"/>
  </w:num>
  <w:num w:numId="18" w16cid:durableId="860094468">
    <w:abstractNumId w:val="3"/>
  </w:num>
  <w:num w:numId="19" w16cid:durableId="2133594762">
    <w:abstractNumId w:val="19"/>
  </w:num>
  <w:num w:numId="20" w16cid:durableId="884878847">
    <w:abstractNumId w:val="10"/>
  </w:num>
  <w:num w:numId="21" w16cid:durableId="1649045532">
    <w:abstractNumId w:val="11"/>
  </w:num>
  <w:num w:numId="22" w16cid:durableId="1559706091">
    <w:abstractNumId w:val="15"/>
  </w:num>
  <w:num w:numId="23" w16cid:durableId="1500270821">
    <w:abstractNumId w:val="7"/>
  </w:num>
  <w:num w:numId="24" w16cid:durableId="1881702009">
    <w:abstractNumId w:val="21"/>
  </w:num>
  <w:num w:numId="25" w16cid:durableId="1432041670">
    <w:abstractNumId w:val="26"/>
  </w:num>
  <w:num w:numId="26" w16cid:durableId="13268311">
    <w:abstractNumId w:val="18"/>
  </w:num>
  <w:num w:numId="27" w16cid:durableId="1795363554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4F07"/>
    <w:rsid w:val="00061D33"/>
    <w:rsid w:val="00064643"/>
    <w:rsid w:val="00087747"/>
    <w:rsid w:val="00093734"/>
    <w:rsid w:val="000A1FDA"/>
    <w:rsid w:val="000A5E3D"/>
    <w:rsid w:val="000B122C"/>
    <w:rsid w:val="000B63E2"/>
    <w:rsid w:val="000B6548"/>
    <w:rsid w:val="000D1DAF"/>
    <w:rsid w:val="000D671A"/>
    <w:rsid w:val="00103EC5"/>
    <w:rsid w:val="0011549D"/>
    <w:rsid w:val="00116C6E"/>
    <w:rsid w:val="00125CA6"/>
    <w:rsid w:val="00147592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3F9D"/>
    <w:rsid w:val="001D4DCD"/>
    <w:rsid w:val="001F4175"/>
    <w:rsid w:val="00223A4D"/>
    <w:rsid w:val="00232CB5"/>
    <w:rsid w:val="00234A7E"/>
    <w:rsid w:val="0024373D"/>
    <w:rsid w:val="002508C2"/>
    <w:rsid w:val="00267252"/>
    <w:rsid w:val="00277E39"/>
    <w:rsid w:val="00282DB0"/>
    <w:rsid w:val="00293922"/>
    <w:rsid w:val="002B08CE"/>
    <w:rsid w:val="002B2091"/>
    <w:rsid w:val="002B7F7D"/>
    <w:rsid w:val="002C6972"/>
    <w:rsid w:val="002D2B32"/>
    <w:rsid w:val="002D2B38"/>
    <w:rsid w:val="002D4516"/>
    <w:rsid w:val="002F324B"/>
    <w:rsid w:val="002F35B3"/>
    <w:rsid w:val="002F46AD"/>
    <w:rsid w:val="003101F0"/>
    <w:rsid w:val="00314B7A"/>
    <w:rsid w:val="00321B0F"/>
    <w:rsid w:val="00324163"/>
    <w:rsid w:val="00324BC5"/>
    <w:rsid w:val="00340BAB"/>
    <w:rsid w:val="003418E0"/>
    <w:rsid w:val="00341B68"/>
    <w:rsid w:val="003427E9"/>
    <w:rsid w:val="00347F8D"/>
    <w:rsid w:val="003619F2"/>
    <w:rsid w:val="00372F7B"/>
    <w:rsid w:val="003733E5"/>
    <w:rsid w:val="00377AD6"/>
    <w:rsid w:val="00390EA6"/>
    <w:rsid w:val="003C665F"/>
    <w:rsid w:val="003E27C3"/>
    <w:rsid w:val="003F3E3F"/>
    <w:rsid w:val="00402FD9"/>
    <w:rsid w:val="004067B8"/>
    <w:rsid w:val="004154BE"/>
    <w:rsid w:val="00416727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2477"/>
    <w:rsid w:val="004A54BA"/>
    <w:rsid w:val="004B6A5E"/>
    <w:rsid w:val="004F52DE"/>
    <w:rsid w:val="005007BD"/>
    <w:rsid w:val="00507EA7"/>
    <w:rsid w:val="00526089"/>
    <w:rsid w:val="00527A28"/>
    <w:rsid w:val="00527DCA"/>
    <w:rsid w:val="005716D4"/>
    <w:rsid w:val="00571B60"/>
    <w:rsid w:val="00572876"/>
    <w:rsid w:val="00585A4D"/>
    <w:rsid w:val="00585B26"/>
    <w:rsid w:val="005A36D5"/>
    <w:rsid w:val="005C076C"/>
    <w:rsid w:val="005D6329"/>
    <w:rsid w:val="005E57F6"/>
    <w:rsid w:val="006058D8"/>
    <w:rsid w:val="006059C4"/>
    <w:rsid w:val="00610200"/>
    <w:rsid w:val="00623699"/>
    <w:rsid w:val="006271C9"/>
    <w:rsid w:val="00632D5A"/>
    <w:rsid w:val="00635515"/>
    <w:rsid w:val="006546FD"/>
    <w:rsid w:val="00657FB0"/>
    <w:rsid w:val="00665BF3"/>
    <w:rsid w:val="006732D6"/>
    <w:rsid w:val="00691554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5980"/>
    <w:rsid w:val="00711CEF"/>
    <w:rsid w:val="00720320"/>
    <w:rsid w:val="00723643"/>
    <w:rsid w:val="00725D3C"/>
    <w:rsid w:val="00725E7C"/>
    <w:rsid w:val="00733DA1"/>
    <w:rsid w:val="00737822"/>
    <w:rsid w:val="0074111D"/>
    <w:rsid w:val="00753D4A"/>
    <w:rsid w:val="00756912"/>
    <w:rsid w:val="00761609"/>
    <w:rsid w:val="00763DCE"/>
    <w:rsid w:val="00764717"/>
    <w:rsid w:val="00765813"/>
    <w:rsid w:val="00776C46"/>
    <w:rsid w:val="0078260B"/>
    <w:rsid w:val="007838D1"/>
    <w:rsid w:val="00785254"/>
    <w:rsid w:val="00785853"/>
    <w:rsid w:val="0079177F"/>
    <w:rsid w:val="007966F0"/>
    <w:rsid w:val="00797BFC"/>
    <w:rsid w:val="007A720F"/>
    <w:rsid w:val="007C6A3C"/>
    <w:rsid w:val="007D4BEE"/>
    <w:rsid w:val="007D5BE9"/>
    <w:rsid w:val="008050E4"/>
    <w:rsid w:val="00816634"/>
    <w:rsid w:val="0082257D"/>
    <w:rsid w:val="00826B4E"/>
    <w:rsid w:val="00853438"/>
    <w:rsid w:val="00866846"/>
    <w:rsid w:val="00875DA9"/>
    <w:rsid w:val="00895E38"/>
    <w:rsid w:val="00897F34"/>
    <w:rsid w:val="008A782B"/>
    <w:rsid w:val="008B0FC0"/>
    <w:rsid w:val="008C429A"/>
    <w:rsid w:val="008C49F2"/>
    <w:rsid w:val="008D0605"/>
    <w:rsid w:val="008E1F3D"/>
    <w:rsid w:val="008E7DDE"/>
    <w:rsid w:val="008F70FB"/>
    <w:rsid w:val="009053D7"/>
    <w:rsid w:val="0091331D"/>
    <w:rsid w:val="0091551E"/>
    <w:rsid w:val="009308BA"/>
    <w:rsid w:val="0093223C"/>
    <w:rsid w:val="00941A87"/>
    <w:rsid w:val="009501C2"/>
    <w:rsid w:val="00955839"/>
    <w:rsid w:val="009668B9"/>
    <w:rsid w:val="00976577"/>
    <w:rsid w:val="00992748"/>
    <w:rsid w:val="00996356"/>
    <w:rsid w:val="00997D9A"/>
    <w:rsid w:val="009A2A38"/>
    <w:rsid w:val="009D7C49"/>
    <w:rsid w:val="009E31D9"/>
    <w:rsid w:val="009E7297"/>
    <w:rsid w:val="009F07E3"/>
    <w:rsid w:val="00A0257D"/>
    <w:rsid w:val="00A07782"/>
    <w:rsid w:val="00A12EDC"/>
    <w:rsid w:val="00A26D0D"/>
    <w:rsid w:val="00A33BDE"/>
    <w:rsid w:val="00A34885"/>
    <w:rsid w:val="00A34E59"/>
    <w:rsid w:val="00A43BC1"/>
    <w:rsid w:val="00A71BB1"/>
    <w:rsid w:val="00A74225"/>
    <w:rsid w:val="00A936D5"/>
    <w:rsid w:val="00A97DCB"/>
    <w:rsid w:val="00AA1EB0"/>
    <w:rsid w:val="00AA2DA3"/>
    <w:rsid w:val="00AA3E94"/>
    <w:rsid w:val="00AA5A9C"/>
    <w:rsid w:val="00AB016A"/>
    <w:rsid w:val="00AB2A5A"/>
    <w:rsid w:val="00AD28F8"/>
    <w:rsid w:val="00AE4ED3"/>
    <w:rsid w:val="00AF50F9"/>
    <w:rsid w:val="00B0230B"/>
    <w:rsid w:val="00B078A2"/>
    <w:rsid w:val="00B17D95"/>
    <w:rsid w:val="00B219F6"/>
    <w:rsid w:val="00B23509"/>
    <w:rsid w:val="00B359DB"/>
    <w:rsid w:val="00B3632B"/>
    <w:rsid w:val="00B409D8"/>
    <w:rsid w:val="00B430B8"/>
    <w:rsid w:val="00B5178D"/>
    <w:rsid w:val="00B67F1F"/>
    <w:rsid w:val="00B701D7"/>
    <w:rsid w:val="00B90595"/>
    <w:rsid w:val="00BA215A"/>
    <w:rsid w:val="00BB5F09"/>
    <w:rsid w:val="00BC0D9F"/>
    <w:rsid w:val="00BC68BA"/>
    <w:rsid w:val="00BD60B4"/>
    <w:rsid w:val="00BE053D"/>
    <w:rsid w:val="00BF1A7A"/>
    <w:rsid w:val="00BF1FA3"/>
    <w:rsid w:val="00C00974"/>
    <w:rsid w:val="00C018E4"/>
    <w:rsid w:val="00C050F4"/>
    <w:rsid w:val="00C066FA"/>
    <w:rsid w:val="00C25387"/>
    <w:rsid w:val="00C54BE3"/>
    <w:rsid w:val="00C57F80"/>
    <w:rsid w:val="00C72CCD"/>
    <w:rsid w:val="00C768ED"/>
    <w:rsid w:val="00C82A8F"/>
    <w:rsid w:val="00C835EA"/>
    <w:rsid w:val="00C916C2"/>
    <w:rsid w:val="00CB3EE9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5BDF"/>
    <w:rsid w:val="00D17B69"/>
    <w:rsid w:val="00D20D98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937C2"/>
    <w:rsid w:val="00DA69DF"/>
    <w:rsid w:val="00DB33F8"/>
    <w:rsid w:val="00DC21C5"/>
    <w:rsid w:val="00DD38E2"/>
    <w:rsid w:val="00E00140"/>
    <w:rsid w:val="00E13110"/>
    <w:rsid w:val="00E24DF1"/>
    <w:rsid w:val="00E40B9A"/>
    <w:rsid w:val="00E431ED"/>
    <w:rsid w:val="00E55D90"/>
    <w:rsid w:val="00E56DF1"/>
    <w:rsid w:val="00E64FF5"/>
    <w:rsid w:val="00E907EC"/>
    <w:rsid w:val="00EA5421"/>
    <w:rsid w:val="00EB34FC"/>
    <w:rsid w:val="00EB5816"/>
    <w:rsid w:val="00EC6A4D"/>
    <w:rsid w:val="00ED0EA9"/>
    <w:rsid w:val="00EE6919"/>
    <w:rsid w:val="00EF77DF"/>
    <w:rsid w:val="00F06002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6735B"/>
    <w:rsid w:val="00F74D19"/>
    <w:rsid w:val="00F80053"/>
    <w:rsid w:val="00F86D42"/>
    <w:rsid w:val="00F9512C"/>
    <w:rsid w:val="00FA02C7"/>
    <w:rsid w:val="00FA4186"/>
    <w:rsid w:val="00FA7B28"/>
    <w:rsid w:val="00FC0531"/>
    <w:rsid w:val="00FC13F0"/>
    <w:rsid w:val="00FD0FB7"/>
    <w:rsid w:val="00FD5ED2"/>
    <w:rsid w:val="00FE0496"/>
    <w:rsid w:val="00FE79A2"/>
    <w:rsid w:val="00FF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84CA5D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0D1DAF"/>
    <w:pPr>
      <w:widowControl w:val="0"/>
      <w:autoSpaceDE w:val="0"/>
      <w:autoSpaceDN w:val="0"/>
      <w:spacing w:before="14" w:after="0" w:line="240" w:lineRule="auto"/>
      <w:jc w:val="center"/>
      <w:outlineLvl w:val="0"/>
    </w:pPr>
    <w:rPr>
      <w:rFonts w:ascii="Trebuchet MS" w:eastAsia="Trebuchet MS" w:hAnsi="Trebuchet MS" w:cs="Trebuchet MS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D1DAF"/>
    <w:rPr>
      <w:rFonts w:ascii="Trebuchet MS" w:eastAsia="Trebuchet MS" w:hAnsi="Trebuchet MS" w:cs="Trebuchet MS"/>
      <w:lang w:val="en-US"/>
    </w:rPr>
  </w:style>
  <w:style w:type="paragraph" w:styleId="Titel">
    <w:name w:val="Title"/>
    <w:basedOn w:val="Standard"/>
    <w:link w:val="TitelZchn"/>
    <w:uiPriority w:val="10"/>
    <w:qFormat/>
    <w:rsid w:val="000D1DAF"/>
    <w:pPr>
      <w:widowControl w:val="0"/>
      <w:autoSpaceDE w:val="0"/>
      <w:autoSpaceDN w:val="0"/>
      <w:spacing w:before="90" w:after="0" w:line="240" w:lineRule="auto"/>
      <w:jc w:val="center"/>
    </w:pPr>
    <w:rPr>
      <w:rFonts w:ascii="Trebuchet MS" w:eastAsia="Trebuchet MS" w:hAnsi="Trebuchet MS" w:cs="Trebuchet MS"/>
      <w:b/>
      <w:bCs/>
      <w:sz w:val="28"/>
      <w:szCs w:val="28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0D1DAF"/>
    <w:rPr>
      <w:rFonts w:ascii="Trebuchet MS" w:eastAsia="Trebuchet MS" w:hAnsi="Trebuchet MS" w:cs="Trebuchet MS"/>
      <w:b/>
      <w:bCs/>
      <w:sz w:val="28"/>
      <w:szCs w:val="28"/>
      <w:lang w:val="en-US"/>
    </w:rPr>
  </w:style>
  <w:style w:type="paragraph" w:styleId="berarbeitung">
    <w:name w:val="Revision"/>
    <w:hidden/>
    <w:uiPriority w:val="99"/>
    <w:semiHidden/>
    <w:rsid w:val="00EC6A4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0600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F0600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F0600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0600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0600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7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nah.eisenblaette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2743A12-B134-4ECE-8D5B-608B27FFB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3531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14</cp:revision>
  <cp:lastPrinted>2022-02-27T17:05:00Z</cp:lastPrinted>
  <dcterms:created xsi:type="dcterms:W3CDTF">2022-11-28T21:32:00Z</dcterms:created>
  <dcterms:modified xsi:type="dcterms:W3CDTF">2023-02-21T18:52:00Z</dcterms:modified>
</cp:coreProperties>
</file>