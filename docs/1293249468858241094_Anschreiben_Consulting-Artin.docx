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D698978" w:rsidR="006D2592"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sz w:val="21"/>
          <w:szCs w:val="21"/>
        </w:rPr>
        <w:t xml:space="preserve">Artin </w:t>
      </w:r>
      <w:proofErr w:type="spellStart"/>
      <w:r w:rsidRPr="00361BC6">
        <w:rPr>
          <w:rFonts w:ascii="Times New Roman" w:hAnsi="Times New Roman" w:cs="Times New Roman"/>
          <w:sz w:val="21"/>
          <w:szCs w:val="21"/>
        </w:rPr>
        <w:t>Nahreyni</w:t>
      </w:r>
      <w:proofErr w:type="spellEnd"/>
    </w:p>
    <w:p w14:paraId="2458A2A0" w14:textId="1A26A6BD" w:rsidR="00857C6F" w:rsidRPr="00361BC6" w:rsidRDefault="00D47246" w:rsidP="006A7895">
      <w:pPr>
        <w:spacing w:after="0" w:line="240" w:lineRule="auto"/>
        <w:jc w:val="right"/>
        <w:rPr>
          <w:rFonts w:ascii="Times New Roman" w:hAnsi="Times New Roman" w:cs="Times New Roman"/>
          <w:sz w:val="21"/>
          <w:szCs w:val="21"/>
        </w:rPr>
      </w:pPr>
      <w:proofErr w:type="spellStart"/>
      <w:r w:rsidRPr="00361BC6">
        <w:rPr>
          <w:rFonts w:ascii="Times New Roman" w:hAnsi="Times New Roman" w:cs="Times New Roman"/>
          <w:sz w:val="21"/>
          <w:szCs w:val="21"/>
        </w:rPr>
        <w:t>Luckemeyerstraße</w:t>
      </w:r>
      <w:proofErr w:type="spellEnd"/>
      <w:r w:rsidRPr="00361BC6">
        <w:rPr>
          <w:rFonts w:ascii="Times New Roman" w:hAnsi="Times New Roman" w:cs="Times New Roman"/>
          <w:sz w:val="21"/>
          <w:szCs w:val="21"/>
        </w:rPr>
        <w:t xml:space="preserve"> 60</w:t>
      </w:r>
    </w:p>
    <w:p w14:paraId="451AEE20" w14:textId="6F7CB176" w:rsidR="00857C6F"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sz w:val="21"/>
          <w:szCs w:val="21"/>
        </w:rPr>
        <w:t>40629 Düsseldorf</w:t>
      </w:r>
    </w:p>
    <w:p w14:paraId="12BA391A" w14:textId="03774652" w:rsidR="006A7895" w:rsidRPr="00361BC6" w:rsidRDefault="00D47246" w:rsidP="006A7895">
      <w:pPr>
        <w:spacing w:after="0" w:line="240" w:lineRule="auto"/>
        <w:jc w:val="right"/>
        <w:rPr>
          <w:rFonts w:ascii="Times New Roman" w:hAnsi="Times New Roman" w:cs="Times New Roman"/>
          <w:sz w:val="21"/>
          <w:szCs w:val="21"/>
        </w:rPr>
      </w:pPr>
      <w:r w:rsidRPr="00361BC6">
        <w:rPr>
          <w:rFonts w:ascii="Times New Roman" w:hAnsi="Times New Roman" w:cs="Times New Roman"/>
          <w:color w:val="000000"/>
          <w:sz w:val="21"/>
          <w:szCs w:val="21"/>
        </w:rPr>
        <w:t>artinnahreyni@gmail.com</w:t>
      </w:r>
    </w:p>
    <w:p w14:paraId="170FE07D" w14:textId="247AE068" w:rsidR="00F270C0" w:rsidRPr="00361BC6" w:rsidRDefault="006D2592" w:rsidP="0050468D">
      <w:pPr>
        <w:spacing w:after="0"/>
        <w:jc w:val="right"/>
        <w:rPr>
          <w:rFonts w:ascii="Times New Roman" w:hAnsi="Times New Roman" w:cs="Times New Roman"/>
          <w:color w:val="000000"/>
          <w:sz w:val="21"/>
          <w:szCs w:val="21"/>
        </w:rPr>
      </w:pPr>
      <w:r w:rsidRPr="00361BC6">
        <w:rPr>
          <w:rFonts w:ascii="Times New Roman" w:hAnsi="Times New Roman" w:cs="Times New Roman"/>
          <w:color w:val="000000"/>
          <w:sz w:val="21"/>
          <w:szCs w:val="21"/>
        </w:rPr>
        <w:t>+</w:t>
      </w:r>
      <w:r w:rsidR="00857C6F" w:rsidRPr="00361BC6">
        <w:rPr>
          <w:rFonts w:ascii="Times New Roman" w:hAnsi="Times New Roman" w:cs="Times New Roman"/>
          <w:color w:val="000000"/>
          <w:sz w:val="21"/>
          <w:szCs w:val="21"/>
        </w:rPr>
        <w:t xml:space="preserve">49 </w:t>
      </w:r>
      <w:r w:rsidR="00D47246" w:rsidRPr="00361BC6">
        <w:rPr>
          <w:rFonts w:ascii="Times New Roman" w:hAnsi="Times New Roman" w:cs="Times New Roman"/>
          <w:color w:val="000000"/>
          <w:sz w:val="21"/>
          <w:szCs w:val="21"/>
        </w:rPr>
        <w:t>157 77927322</w:t>
      </w:r>
    </w:p>
    <w:p w14:paraId="4FFA7063" w14:textId="67B49DA0" w:rsidR="00F74175" w:rsidRPr="00361BC6" w:rsidRDefault="003D5D1E" w:rsidP="00F74175">
      <w:pPr>
        <w:spacing w:after="0"/>
        <w:rPr>
          <w:rFonts w:ascii="Times New Roman" w:hAnsi="Times New Roman" w:cs="Times New Roman"/>
          <w:color w:val="000000"/>
          <w:sz w:val="21"/>
          <w:szCs w:val="21"/>
        </w:rPr>
      </w:pPr>
      <w:r w:rsidRPr="00361BC6">
        <w:rPr>
          <w:rFonts w:ascii="Times New Roman" w:hAnsi="Times New Roman" w:cs="Times New Roman"/>
          <w:color w:val="000000"/>
          <w:sz w:val="21"/>
          <w:szCs w:val="21"/>
        </w:rPr>
        <w:t>Corporate Finance Beratung</w:t>
      </w:r>
      <w:r w:rsidR="00F74175" w:rsidRPr="00361BC6">
        <w:rPr>
          <w:rFonts w:ascii="Times New Roman" w:hAnsi="Times New Roman" w:cs="Times New Roman"/>
          <w:color w:val="000000"/>
          <w:sz w:val="21"/>
          <w:szCs w:val="21"/>
        </w:rPr>
        <w:t xml:space="preserve"> GmbH</w:t>
      </w:r>
    </w:p>
    <w:p w14:paraId="13A9EA62" w14:textId="6AB01509" w:rsidR="00471A2E" w:rsidRPr="00361BC6" w:rsidRDefault="00471A2E" w:rsidP="00F74175">
      <w:pPr>
        <w:spacing w:after="0"/>
        <w:rPr>
          <w:rFonts w:ascii="Times New Roman" w:hAnsi="Times New Roman" w:cs="Times New Roman"/>
          <w:sz w:val="21"/>
          <w:szCs w:val="21"/>
        </w:rPr>
      </w:pPr>
      <w:r w:rsidRPr="00361BC6">
        <w:rPr>
          <w:rFonts w:ascii="Times New Roman" w:hAnsi="Times New Roman" w:cs="Times New Roman"/>
          <w:sz w:val="21"/>
          <w:szCs w:val="21"/>
        </w:rPr>
        <w:t>Frau XXX</w:t>
      </w:r>
    </w:p>
    <w:p w14:paraId="7AF46EAD" w14:textId="0CA3DBF9" w:rsidR="00471A2E" w:rsidRPr="00361BC6" w:rsidRDefault="00471A2E" w:rsidP="00F74175">
      <w:pPr>
        <w:spacing w:after="0"/>
        <w:rPr>
          <w:rFonts w:ascii="Times New Roman" w:hAnsi="Times New Roman" w:cs="Times New Roman"/>
          <w:sz w:val="21"/>
          <w:szCs w:val="21"/>
        </w:rPr>
      </w:pPr>
      <w:r w:rsidRPr="00361BC6">
        <w:rPr>
          <w:rFonts w:ascii="Times New Roman" w:hAnsi="Times New Roman" w:cs="Times New Roman"/>
          <w:sz w:val="21"/>
          <w:szCs w:val="21"/>
        </w:rPr>
        <w:t>XXX</w:t>
      </w:r>
    </w:p>
    <w:p w14:paraId="6A013FD1" w14:textId="1CF8E65B" w:rsidR="00F74175" w:rsidRPr="00361BC6" w:rsidRDefault="003D5D1E" w:rsidP="00F74175">
      <w:pPr>
        <w:spacing w:after="0"/>
        <w:rPr>
          <w:rFonts w:ascii="Times New Roman" w:hAnsi="Times New Roman" w:cs="Times New Roman"/>
          <w:sz w:val="21"/>
          <w:szCs w:val="21"/>
        </w:rPr>
      </w:pPr>
      <w:r w:rsidRPr="00361BC6">
        <w:rPr>
          <w:rFonts w:ascii="Times New Roman" w:hAnsi="Times New Roman" w:cs="Times New Roman"/>
          <w:sz w:val="21"/>
          <w:szCs w:val="21"/>
        </w:rPr>
        <w:t>Musterstraße 99</w:t>
      </w:r>
      <w:r w:rsidR="00F74175" w:rsidRPr="00361BC6">
        <w:rPr>
          <w:rFonts w:ascii="Times New Roman" w:hAnsi="Times New Roman" w:cs="Times New Roman"/>
          <w:sz w:val="21"/>
          <w:szCs w:val="21"/>
        </w:rPr>
        <w:br/>
      </w:r>
      <w:r w:rsidRPr="00361BC6">
        <w:rPr>
          <w:rFonts w:ascii="Times New Roman" w:hAnsi="Times New Roman" w:cs="Times New Roman"/>
          <w:sz w:val="21"/>
          <w:szCs w:val="21"/>
        </w:rPr>
        <w:t>55005</w:t>
      </w:r>
      <w:r w:rsidR="00F74175" w:rsidRPr="00361BC6">
        <w:rPr>
          <w:rFonts w:ascii="Times New Roman" w:hAnsi="Times New Roman" w:cs="Times New Roman"/>
          <w:sz w:val="21"/>
          <w:szCs w:val="21"/>
        </w:rPr>
        <w:t xml:space="preserve"> </w:t>
      </w:r>
      <w:r w:rsidRPr="00361BC6">
        <w:rPr>
          <w:rFonts w:ascii="Times New Roman" w:hAnsi="Times New Roman" w:cs="Times New Roman"/>
          <w:sz w:val="21"/>
          <w:szCs w:val="21"/>
        </w:rPr>
        <w:t>Frankfurt am Main</w:t>
      </w:r>
      <w:r w:rsidR="00F74175" w:rsidRPr="00361BC6">
        <w:rPr>
          <w:rFonts w:ascii="Times New Roman" w:hAnsi="Times New Roman" w:cs="Times New Roman"/>
          <w:sz w:val="21"/>
          <w:szCs w:val="21"/>
        </w:rPr>
        <w:t xml:space="preserve"> </w:t>
      </w:r>
    </w:p>
    <w:p w14:paraId="096C8AF5" w14:textId="77777777" w:rsidR="00647413" w:rsidRPr="00361BC6" w:rsidRDefault="00647413" w:rsidP="00F74175">
      <w:pPr>
        <w:spacing w:after="0"/>
        <w:rPr>
          <w:rFonts w:ascii="Times New Roman" w:hAnsi="Times New Roman" w:cs="Times New Roman"/>
          <w:color w:val="000000"/>
          <w:sz w:val="21"/>
          <w:szCs w:val="21"/>
        </w:rPr>
      </w:pPr>
    </w:p>
    <w:p w14:paraId="0731715D" w14:textId="716C23B7" w:rsidR="001E0088" w:rsidRPr="00361BC6" w:rsidRDefault="00D47246" w:rsidP="0050468D">
      <w:pPr>
        <w:spacing w:after="0"/>
        <w:jc w:val="right"/>
        <w:rPr>
          <w:rFonts w:ascii="Times New Roman" w:hAnsi="Times New Roman" w:cs="Times New Roman"/>
          <w:sz w:val="21"/>
          <w:szCs w:val="21"/>
        </w:rPr>
      </w:pPr>
      <w:r w:rsidRPr="00361BC6">
        <w:rPr>
          <w:rFonts w:ascii="Times New Roman" w:hAnsi="Times New Roman" w:cs="Times New Roman"/>
          <w:sz w:val="21"/>
          <w:szCs w:val="21"/>
        </w:rPr>
        <w:t>Düsseldorf</w:t>
      </w:r>
      <w:r w:rsidR="002D594E" w:rsidRPr="00361BC6">
        <w:rPr>
          <w:rFonts w:ascii="Times New Roman" w:hAnsi="Times New Roman" w:cs="Times New Roman"/>
          <w:sz w:val="21"/>
          <w:szCs w:val="21"/>
        </w:rPr>
        <w:t xml:space="preserve">, </w:t>
      </w:r>
      <w:r w:rsidR="00432448" w:rsidRPr="00361BC6">
        <w:rPr>
          <w:rFonts w:ascii="Times New Roman" w:hAnsi="Times New Roman" w:cs="Times New Roman"/>
          <w:sz w:val="21"/>
          <w:szCs w:val="21"/>
          <w:highlight w:val="yellow"/>
        </w:rPr>
        <w:t>XX</w:t>
      </w:r>
      <w:r w:rsidR="002D594E" w:rsidRPr="00361BC6">
        <w:rPr>
          <w:rFonts w:ascii="Times New Roman" w:hAnsi="Times New Roman" w:cs="Times New Roman"/>
          <w:sz w:val="21"/>
          <w:szCs w:val="21"/>
        </w:rPr>
        <w:t>.</w:t>
      </w:r>
      <w:r w:rsidR="00006DED" w:rsidRPr="00361BC6">
        <w:rPr>
          <w:rFonts w:ascii="Times New Roman" w:hAnsi="Times New Roman" w:cs="Times New Roman"/>
          <w:sz w:val="21"/>
          <w:szCs w:val="21"/>
        </w:rPr>
        <w:t>10</w:t>
      </w:r>
      <w:r w:rsidR="006A7895" w:rsidRPr="00361BC6">
        <w:rPr>
          <w:rFonts w:ascii="Times New Roman" w:hAnsi="Times New Roman" w:cs="Times New Roman"/>
          <w:sz w:val="21"/>
          <w:szCs w:val="21"/>
        </w:rPr>
        <w:t>.</w:t>
      </w:r>
      <w:r w:rsidR="003D5D1E" w:rsidRPr="00361BC6">
        <w:rPr>
          <w:rFonts w:ascii="Times New Roman" w:hAnsi="Times New Roman" w:cs="Times New Roman"/>
          <w:sz w:val="21"/>
          <w:szCs w:val="21"/>
        </w:rPr>
        <w:t>20</w:t>
      </w:r>
      <w:r w:rsidRPr="00361BC6">
        <w:rPr>
          <w:rFonts w:ascii="Times New Roman" w:hAnsi="Times New Roman" w:cs="Times New Roman"/>
          <w:sz w:val="21"/>
          <w:szCs w:val="21"/>
        </w:rPr>
        <w:t>24</w:t>
      </w:r>
    </w:p>
    <w:p w14:paraId="4D0B9B4B" w14:textId="77777777" w:rsidR="002A5D18" w:rsidRPr="002A5D18" w:rsidRDefault="002A5D18" w:rsidP="002A5D18">
      <w:pPr>
        <w:spacing w:after="0" w:line="256" w:lineRule="auto"/>
        <w:rPr>
          <w:rFonts w:ascii="Times New Roman" w:eastAsia="Calibri" w:hAnsi="Times New Roman" w:cs="Times New Roman"/>
          <w:b/>
          <w:sz w:val="21"/>
          <w:szCs w:val="21"/>
        </w:rPr>
      </w:pPr>
      <w:r w:rsidRPr="002A5D18">
        <w:rPr>
          <w:rFonts w:ascii="Times New Roman" w:eastAsia="Calibri" w:hAnsi="Times New Roman" w:cs="Times New Roman"/>
          <w:b/>
          <w:sz w:val="21"/>
          <w:szCs w:val="21"/>
        </w:rPr>
        <w:t xml:space="preserve">Bewerbung als Praktikant in der </w:t>
      </w:r>
      <w:r w:rsidRPr="002A5D18">
        <w:rPr>
          <w:rFonts w:ascii="Times New Roman" w:eastAsia="Calibri" w:hAnsi="Times New Roman" w:cs="Times New Roman"/>
          <w:b/>
          <w:sz w:val="21"/>
          <w:szCs w:val="21"/>
          <w:highlight w:val="yellow"/>
        </w:rPr>
        <w:t>Strategieberatung</w:t>
      </w:r>
    </w:p>
    <w:p w14:paraId="51515F1E" w14:textId="77777777" w:rsidR="002A5D18" w:rsidRPr="002A5D18" w:rsidRDefault="002A5D18" w:rsidP="002A5D18">
      <w:pPr>
        <w:spacing w:after="0" w:line="256" w:lineRule="auto"/>
        <w:rPr>
          <w:rFonts w:ascii="Times New Roman" w:eastAsia="Calibri" w:hAnsi="Times New Roman" w:cs="Times New Roman"/>
          <w:b/>
          <w:sz w:val="21"/>
          <w:szCs w:val="21"/>
        </w:rPr>
      </w:pPr>
    </w:p>
    <w:p w14:paraId="39BAD7B1"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Sehr geehrte Damen und Herren,</w:t>
      </w:r>
    </w:p>
    <w:p w14:paraId="4FF17A51"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7DEE472B" w14:textId="7B93C21A"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 xml:space="preserve">die Tätigkeit als Unternehmensberater verbinde ich mit spannenden, abwechslungsreichen und vor allem komplexen Aufgaben. Besonders fasziniert mich, wie Berater als externe Spezialisten durch strukturiertes und analytisches Arbeiten in kürzester Zeit in verschiedene Branchen und Unternehmen eintauchen und so individuelle Lösungen erarbeiten. Als Physikstudent erkenne ich hier deutliche Parallelen zur wissenschaftlichen Arbeitsweise. Auch ich möchte als MINT-Absolvent eines Tages als Strategieberater aktiv zum wirtschaftlichen Wachstum und nachhaltigen Unternehmenserfolg beitragen. Deshalb bewerbe ich mich </w:t>
      </w:r>
      <w:ins w:id="0" w:author="David Döbele" w:date="2024-10-08T18:30:00Z" w16du:dateUtc="2024-10-08T16:30:00Z">
        <w:r w:rsidR="00900A5D">
          <w:rPr>
            <w:rFonts w:ascii="Times New Roman" w:eastAsia="Calibri" w:hAnsi="Times New Roman" w:cs="Times New Roman"/>
            <w:sz w:val="21"/>
            <w:szCs w:val="21"/>
          </w:rPr>
          <w:t xml:space="preserve">im Anschluss an mein anstehendes Praktikum bei d-fine </w:t>
        </w:r>
      </w:ins>
      <w:r w:rsidRPr="002A5D18">
        <w:rPr>
          <w:rFonts w:ascii="Times New Roman" w:eastAsia="Calibri" w:hAnsi="Times New Roman" w:cs="Times New Roman"/>
          <w:sz w:val="21"/>
          <w:szCs w:val="21"/>
        </w:rPr>
        <w:t xml:space="preserve">für ein zwölfwöchiges Praktikum als Berater ab </w:t>
      </w:r>
      <w:r w:rsidRPr="002A5D18">
        <w:rPr>
          <w:rFonts w:ascii="Times New Roman" w:eastAsia="Calibri" w:hAnsi="Times New Roman" w:cs="Times New Roman"/>
          <w:sz w:val="21"/>
          <w:szCs w:val="21"/>
          <w:highlight w:val="yellow"/>
        </w:rPr>
        <w:t xml:space="preserve">April 2025 im </w:t>
      </w:r>
      <w:proofErr w:type="gramStart"/>
      <w:r w:rsidR="00361BC6">
        <w:rPr>
          <w:rFonts w:ascii="Times New Roman" w:eastAsia="Calibri" w:hAnsi="Times New Roman" w:cs="Times New Roman"/>
          <w:sz w:val="21"/>
          <w:szCs w:val="21"/>
          <w:highlight w:val="yellow"/>
        </w:rPr>
        <w:t xml:space="preserve">XXX </w:t>
      </w:r>
      <w:r w:rsidRPr="002A5D18">
        <w:rPr>
          <w:rFonts w:ascii="Times New Roman" w:eastAsia="Calibri" w:hAnsi="Times New Roman" w:cs="Times New Roman"/>
          <w:sz w:val="21"/>
          <w:szCs w:val="21"/>
          <w:highlight w:val="yellow"/>
        </w:rPr>
        <w:t>Büro</w:t>
      </w:r>
      <w:proofErr w:type="gramEnd"/>
      <w:r w:rsidRPr="002A5D18">
        <w:rPr>
          <w:rFonts w:ascii="Times New Roman" w:eastAsia="Calibri" w:hAnsi="Times New Roman" w:cs="Times New Roman"/>
          <w:sz w:val="21"/>
          <w:szCs w:val="21"/>
          <w:highlight w:val="yellow"/>
        </w:rPr>
        <w:t>.</w:t>
      </w:r>
    </w:p>
    <w:p w14:paraId="392D4358"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187D513A" w14:textId="38970D13"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 xml:space="preserve">Seit meiner Kindheit strebe ich nach neuem Wissen und Herausforderungen. Schon im Gymnasium habe ich mich naturwissenschaftlich orientiert und an MINT-Arbeitsgemeinschaften teilgenommen. Die strukturierte Herangehensweise an Probleme hat mich dazu bewogen, nach meinem Abitur mit Schwerpunkt Physik und Mathematik ein Physikstudium aufzunehmen. Hier entdeckte ich die vielfältigen Anwendungsmöglichkeiten der Physik, etwa in der Medizin, </w:t>
      </w:r>
      <w:r w:rsidR="00C105DA">
        <w:rPr>
          <w:rFonts w:ascii="Times New Roman" w:eastAsia="Calibri" w:hAnsi="Times New Roman" w:cs="Times New Roman"/>
          <w:sz w:val="21"/>
          <w:szCs w:val="21"/>
        </w:rPr>
        <w:t>Biologie</w:t>
      </w:r>
      <w:r w:rsidRPr="002A5D18">
        <w:rPr>
          <w:rFonts w:ascii="Times New Roman" w:eastAsia="Calibri" w:hAnsi="Times New Roman" w:cs="Times New Roman"/>
          <w:sz w:val="21"/>
          <w:szCs w:val="21"/>
        </w:rPr>
        <w:t xml:space="preserve"> und </w:t>
      </w:r>
      <w:r w:rsidR="00ED1CAE">
        <w:rPr>
          <w:rFonts w:ascii="Times New Roman" w:eastAsia="Calibri" w:hAnsi="Times New Roman" w:cs="Times New Roman"/>
          <w:sz w:val="21"/>
          <w:szCs w:val="21"/>
        </w:rPr>
        <w:t>auch</w:t>
      </w:r>
      <w:r w:rsidRPr="002A5D18">
        <w:rPr>
          <w:rFonts w:ascii="Times New Roman" w:eastAsia="Calibri" w:hAnsi="Times New Roman" w:cs="Times New Roman"/>
          <w:sz w:val="21"/>
          <w:szCs w:val="21"/>
        </w:rPr>
        <w:t xml:space="preserve"> in der Wirtschaft. Zur persönlichen Weiterentwicklung habe ich ein Auslandssemester an der Universität Sevilla absolviert und Spanisch bis auf B1-Niveau gelernt, indem ich meine Module auf Spanisch belegt habe.</w:t>
      </w:r>
      <w:r w:rsidRPr="002A5D18">
        <w:rPr>
          <w:rFonts w:ascii="Times New Roman" w:eastAsia="Calibri" w:hAnsi="Times New Roman" w:cs="Times New Roman"/>
        </w:rPr>
        <w:t xml:space="preserve"> </w:t>
      </w:r>
      <w:r w:rsidRPr="002A5D18">
        <w:rPr>
          <w:rFonts w:ascii="Times New Roman" w:eastAsia="Calibri" w:hAnsi="Times New Roman" w:cs="Times New Roman"/>
          <w:sz w:val="21"/>
          <w:szCs w:val="21"/>
        </w:rPr>
        <w:t>Aufgrund der intensiven Anwesenheitspflichten und Laborpraktika während meines Studiums, auch in den Semesterferien, war es mir zunächst nicht möglich, praktische Erfahrungen in Form von externen Praktika zu sammeln. Gegen Ende meines Studiums ergab sich jedoch die Gelegenheit, eine Werkstudierendenstelle im Finance-Bereich bei BCG anzunehmen, die sich gut mit meinem Studium vereinbaren ließ. Dort konnte ich erste Einblicke in die Beratungsbranche gewinnen und mein wirtschaftliches Wissen sowie meine Kenntnisse in PowerPoint und Excel weiter vertiefen. Nach meinem Bachelorabschluss im Dezember 2024 werde ich von Januar bis März 2025 ein Beratungspraktikum bei d-fine absolvieren, um meine Fähigkeiten in konkreten Projekten weiter zu</w:t>
      </w:r>
      <w:r w:rsidR="00C4476F">
        <w:rPr>
          <w:rFonts w:ascii="Times New Roman" w:eastAsia="Calibri" w:hAnsi="Times New Roman" w:cs="Times New Roman"/>
          <w:sz w:val="21"/>
          <w:szCs w:val="21"/>
        </w:rPr>
        <w:t xml:space="preserve"> vertiefen</w:t>
      </w:r>
      <w:r w:rsidRPr="002A5D18">
        <w:rPr>
          <w:rFonts w:ascii="Times New Roman" w:eastAsia="Calibri" w:hAnsi="Times New Roman" w:cs="Times New Roman"/>
          <w:sz w:val="21"/>
          <w:szCs w:val="21"/>
        </w:rPr>
        <w:t>. Danach freue ich mich darauf, ab April 2025 in Ihrem Hause weitere praktische Erfahrungen in der Strategieberatung zu sammeln, bevor ich meinen Master anfange.</w:t>
      </w:r>
    </w:p>
    <w:p w14:paraId="1AA1D1C6"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4CF95925"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highlight w:val="yellow"/>
        </w:rPr>
        <w:t>Dritter Absatz</w:t>
      </w:r>
    </w:p>
    <w:p w14:paraId="14DDAD78"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x</w:t>
      </w:r>
    </w:p>
    <w:p w14:paraId="1754A3F2" w14:textId="77777777"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x</w:t>
      </w:r>
    </w:p>
    <w:p w14:paraId="25223C1B"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2D688C56" w14:textId="77777777" w:rsidR="002A5D18" w:rsidRPr="002A5D18" w:rsidRDefault="002A5D18" w:rsidP="002A5D18">
      <w:pPr>
        <w:spacing w:after="0" w:line="256" w:lineRule="auto"/>
        <w:jc w:val="both"/>
        <w:rPr>
          <w:rFonts w:ascii="Times New Roman" w:eastAsia="Calibri" w:hAnsi="Times New Roman" w:cs="Times New Roman"/>
          <w:sz w:val="21"/>
          <w:szCs w:val="21"/>
        </w:rPr>
      </w:pPr>
    </w:p>
    <w:p w14:paraId="1EDC7F62" w14:textId="146684A4" w:rsidR="002A5D18" w:rsidRPr="002A5D18" w:rsidRDefault="002A5D18" w:rsidP="002A5D18">
      <w:pPr>
        <w:spacing w:after="0" w:line="256" w:lineRule="auto"/>
        <w:jc w:val="both"/>
        <w:rPr>
          <w:rFonts w:ascii="Times New Roman" w:eastAsia="Calibri" w:hAnsi="Times New Roman" w:cs="Times New Roman"/>
          <w:sz w:val="21"/>
          <w:szCs w:val="21"/>
        </w:rPr>
      </w:pPr>
      <w:r w:rsidRPr="002A5D18">
        <w:rPr>
          <w:rFonts w:ascii="Times New Roman" w:eastAsia="Calibri" w:hAnsi="Times New Roman" w:cs="Times New Roman"/>
          <w:sz w:val="21"/>
          <w:szCs w:val="21"/>
        </w:rPr>
        <w:t xml:space="preserve">Durch das Praktikum </w:t>
      </w:r>
      <w:del w:id="1" w:author="David Döbele" w:date="2024-10-08T18:30:00Z" w16du:dateUtc="2024-10-08T16:30:00Z">
        <w:r w:rsidRPr="002A5D18" w:rsidDel="00900A5D">
          <w:rPr>
            <w:rFonts w:ascii="Times New Roman" w:eastAsia="Calibri" w:hAnsi="Times New Roman" w:cs="Times New Roman"/>
            <w:sz w:val="21"/>
            <w:szCs w:val="21"/>
          </w:rPr>
          <w:delText>im Bereich</w:delText>
        </w:r>
      </w:del>
      <w:ins w:id="2" w:author="David Döbele" w:date="2024-10-08T18:30:00Z" w16du:dateUtc="2024-10-08T16:30:00Z">
        <w:r w:rsidR="00900A5D">
          <w:rPr>
            <w:rFonts w:ascii="Times New Roman" w:eastAsia="Calibri" w:hAnsi="Times New Roman" w:cs="Times New Roman"/>
            <w:sz w:val="21"/>
            <w:szCs w:val="21"/>
          </w:rPr>
          <w:t>in der</w:t>
        </w:r>
      </w:ins>
      <w:r w:rsidRPr="002A5D18">
        <w:rPr>
          <w:rFonts w:ascii="Times New Roman" w:eastAsia="Calibri" w:hAnsi="Times New Roman" w:cs="Times New Roman"/>
          <w:sz w:val="21"/>
          <w:szCs w:val="21"/>
        </w:rPr>
        <w:t xml:space="preserve"> Beratung erwarte ich, eine intensive Lernkurve zu erleben und die Gelegenheit zu erhalten, meine eigenen Ideen sowie meine bisherigen Erfahrungen gewinnbringend bei Ihnen einzubringen. Ich bin überzeugt, dass ich durch mein ausgeprägtes Interesse an der Beratertätigkeit, meine hohe Einsatzbereitschaft und meine starken analytischen Fähigkeiten einen wertvollen Beitrag für XXX leisten kann. Über die Möglichkeit, Sie auch in einem persönlichen Gespräch von mir zu überzeugen, würde ich mich sehr freuen.</w:t>
      </w:r>
    </w:p>
    <w:p w14:paraId="45FE8DDF" w14:textId="77777777" w:rsidR="008A1223" w:rsidRPr="00361BC6" w:rsidRDefault="008A1223" w:rsidP="000B4CD7">
      <w:pPr>
        <w:spacing w:after="0"/>
        <w:jc w:val="both"/>
        <w:rPr>
          <w:rFonts w:ascii="Times New Roman" w:hAnsi="Times New Roman" w:cs="Times New Roman"/>
          <w:sz w:val="21"/>
          <w:szCs w:val="21"/>
        </w:rPr>
      </w:pPr>
    </w:p>
    <w:p w14:paraId="57BA5EED" w14:textId="109BD9C8" w:rsidR="000B4CD7" w:rsidRPr="00361BC6" w:rsidRDefault="000B4CD7" w:rsidP="000B4CD7">
      <w:pPr>
        <w:spacing w:after="0"/>
        <w:jc w:val="both"/>
        <w:rPr>
          <w:rFonts w:ascii="Times New Roman" w:hAnsi="Times New Roman" w:cs="Times New Roman"/>
          <w:sz w:val="21"/>
          <w:szCs w:val="21"/>
        </w:rPr>
      </w:pPr>
      <w:r w:rsidRPr="00361BC6">
        <w:rPr>
          <w:rFonts w:ascii="Times New Roman" w:hAnsi="Times New Roman" w:cs="Times New Roman"/>
          <w:sz w:val="21"/>
          <w:szCs w:val="21"/>
        </w:rPr>
        <w:t>Mit freundlichen Grüßen</w:t>
      </w:r>
    </w:p>
    <w:p w14:paraId="7453C92E" w14:textId="77777777" w:rsidR="008D5AB0" w:rsidRPr="00361BC6" w:rsidRDefault="008D5AB0" w:rsidP="000B4CD7">
      <w:pPr>
        <w:spacing w:after="0"/>
        <w:jc w:val="both"/>
        <w:rPr>
          <w:rFonts w:ascii="Times New Roman" w:hAnsi="Times New Roman" w:cs="Times New Roman"/>
          <w:sz w:val="21"/>
          <w:szCs w:val="21"/>
        </w:rPr>
      </w:pPr>
    </w:p>
    <w:p w14:paraId="0A6A4A9F" w14:textId="3680BC9E" w:rsidR="008D5AB0" w:rsidRPr="00361BC6" w:rsidRDefault="00AB2EA2" w:rsidP="000B4CD7">
      <w:pPr>
        <w:spacing w:after="0"/>
        <w:jc w:val="both"/>
        <w:rPr>
          <w:rFonts w:ascii="Times New Roman" w:hAnsi="Times New Roman" w:cs="Times New Roman"/>
          <w:sz w:val="21"/>
          <w:szCs w:val="21"/>
        </w:rPr>
      </w:pPr>
      <w:r w:rsidRPr="00361BC6">
        <w:rPr>
          <w:rFonts w:ascii="Times New Roman" w:eastAsia="Calibri" w:hAnsi="Times New Roman" w:cs="Times New Roman"/>
          <w:noProof/>
          <w:sz w:val="18"/>
          <w:szCs w:val="18"/>
          <w:lang w:eastAsia="de-DE"/>
        </w:rPr>
        <w:drawing>
          <wp:inline distT="0" distB="0" distL="0" distR="0" wp14:anchorId="03D0CA8D" wp14:editId="7BF72BD5">
            <wp:extent cx="809486" cy="518160"/>
            <wp:effectExtent l="0" t="0" r="0" b="0"/>
            <wp:docPr id="107231221" name="Picture 1" descr="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221" name="Picture 1" descr="A close-up of a signature"/>
                    <pic:cNvPicPr/>
                  </pic:nvPicPr>
                  <pic:blipFill rotWithShape="1">
                    <a:blip r:embed="rId5" cstate="print">
                      <a:extLst>
                        <a:ext uri="{28A0092B-C50C-407E-A947-70E740481C1C}">
                          <a14:useLocalDpi xmlns:a14="http://schemas.microsoft.com/office/drawing/2010/main" val="0"/>
                        </a:ext>
                      </a:extLst>
                    </a:blip>
                    <a:srcRect l="12084" t="25617" r="30182" b="13127"/>
                    <a:stretch/>
                  </pic:blipFill>
                  <pic:spPr bwMode="auto">
                    <a:xfrm>
                      <a:off x="0" y="0"/>
                      <a:ext cx="824302" cy="527644"/>
                    </a:xfrm>
                    <a:prstGeom prst="rect">
                      <a:avLst/>
                    </a:prstGeom>
                    <a:ln>
                      <a:noFill/>
                    </a:ln>
                    <a:extLst>
                      <a:ext uri="{53640926-AAD7-44D8-BBD7-CCE9431645EC}">
                        <a14:shadowObscured xmlns:a14="http://schemas.microsoft.com/office/drawing/2010/main"/>
                      </a:ext>
                    </a:extLst>
                  </pic:spPr>
                </pic:pic>
              </a:graphicData>
            </a:graphic>
          </wp:inline>
        </w:drawing>
      </w:r>
    </w:p>
    <w:p w14:paraId="6D750300" w14:textId="6A895117" w:rsidR="008D5AB0" w:rsidRPr="00361BC6" w:rsidRDefault="00EB64B2" w:rsidP="00657ADF">
      <w:pPr>
        <w:spacing w:after="0"/>
        <w:jc w:val="both"/>
        <w:rPr>
          <w:rFonts w:ascii="Times New Roman" w:hAnsi="Times New Roman" w:cs="Times New Roman"/>
          <w:sz w:val="21"/>
          <w:szCs w:val="21"/>
        </w:rPr>
      </w:pPr>
      <w:r w:rsidRPr="00361BC6">
        <w:rPr>
          <w:rFonts w:ascii="Times New Roman" w:hAnsi="Times New Roman" w:cs="Times New Roman"/>
          <w:sz w:val="21"/>
          <w:szCs w:val="21"/>
        </w:rPr>
        <w:t xml:space="preserve">Für meine berufliche Zukunft nach dem Studium strebe ich eine Position an, die durch spannende, abwechslungsreiche und komplexe Aufgaben geprägt ist. Besonders wichtig ist mir ein diverses und </w:t>
      </w:r>
      <w:r w:rsidRPr="00361BC6">
        <w:rPr>
          <w:rFonts w:ascii="Times New Roman" w:hAnsi="Times New Roman" w:cs="Times New Roman"/>
          <w:sz w:val="21"/>
          <w:szCs w:val="21"/>
        </w:rPr>
        <w:lastRenderedPageBreak/>
        <w:t>internationales Umfeld, in dem ich durch meine analytischen Fähigkeiten und strukturiertes Vorgehen zum nachhaltigen Erfolg von Unternehmen beitragen kann. Mein Ziel ist es, einen positiven Beitrag zur Volkswirtschaft zu leisten und das Wachstum von Unternehmen langfristig zu fördern. All das finde ich in der Rolle eines Strategieberaters wieder. Um die komplexen Strukturen und Dynamiken in der Wirtschaft und in Unternehmen zu verstehen, halte ich es für essenziell, sich zunächst mit fundamentalen Fragen der Menschheit auseinanderzusetzen. Als Physikstudent kurz vor dem Bachelorabschluss sehe ich mich nun bereit, den nächsten Schritt zu gehen und Sie im Rahmen eines zwölfwöchigen Praktikums ab April 2025 im [xxx] Office zu unterstützen.</w:t>
      </w:r>
    </w:p>
    <w:p w14:paraId="626D56AF" w14:textId="77777777" w:rsidR="008D5AB0" w:rsidRPr="00361BC6" w:rsidRDefault="008D5AB0" w:rsidP="00657ADF">
      <w:pPr>
        <w:spacing w:after="0"/>
        <w:jc w:val="both"/>
        <w:rPr>
          <w:rFonts w:ascii="Times New Roman" w:hAnsi="Times New Roman" w:cs="Times New Roman"/>
          <w:sz w:val="21"/>
          <w:szCs w:val="21"/>
        </w:rPr>
      </w:pPr>
    </w:p>
    <w:p w14:paraId="3C69E597" w14:textId="77777777" w:rsidR="00193315" w:rsidRPr="00361BC6" w:rsidRDefault="00193315" w:rsidP="00657ADF">
      <w:pPr>
        <w:spacing w:after="0"/>
        <w:jc w:val="both"/>
        <w:rPr>
          <w:rFonts w:ascii="Times New Roman" w:hAnsi="Times New Roman" w:cs="Times New Roman"/>
          <w:sz w:val="21"/>
          <w:szCs w:val="21"/>
        </w:rPr>
      </w:pPr>
    </w:p>
    <w:p w14:paraId="343433A3" w14:textId="77777777" w:rsidR="00193315" w:rsidRPr="00361BC6" w:rsidRDefault="00193315" w:rsidP="00657ADF">
      <w:pPr>
        <w:spacing w:after="0"/>
        <w:jc w:val="both"/>
        <w:rPr>
          <w:rFonts w:ascii="Times New Roman" w:hAnsi="Times New Roman" w:cs="Times New Roman"/>
          <w:sz w:val="21"/>
          <w:szCs w:val="21"/>
        </w:rPr>
      </w:pPr>
    </w:p>
    <w:p w14:paraId="1362254A" w14:textId="77777777" w:rsidR="00193315" w:rsidRPr="00361BC6" w:rsidRDefault="00193315" w:rsidP="00657ADF">
      <w:pPr>
        <w:spacing w:after="0"/>
        <w:jc w:val="both"/>
        <w:rPr>
          <w:rFonts w:ascii="Times New Roman" w:hAnsi="Times New Roman" w:cs="Times New Roman"/>
          <w:sz w:val="21"/>
          <w:szCs w:val="21"/>
        </w:rPr>
      </w:pPr>
    </w:p>
    <w:p w14:paraId="41A83AC7" w14:textId="77777777" w:rsidR="00193315" w:rsidRPr="00361BC6" w:rsidRDefault="00193315" w:rsidP="00657ADF">
      <w:pPr>
        <w:spacing w:after="0"/>
        <w:jc w:val="both"/>
        <w:rPr>
          <w:rFonts w:ascii="Times New Roman" w:hAnsi="Times New Roman" w:cs="Times New Roman"/>
          <w:sz w:val="21"/>
          <w:szCs w:val="21"/>
        </w:rPr>
      </w:pPr>
    </w:p>
    <w:p w14:paraId="541EDA3D" w14:textId="77777777" w:rsidR="00193315" w:rsidRPr="00361BC6" w:rsidRDefault="00193315" w:rsidP="00657ADF">
      <w:pPr>
        <w:spacing w:after="0"/>
        <w:jc w:val="both"/>
        <w:rPr>
          <w:rFonts w:ascii="Times New Roman" w:hAnsi="Times New Roman" w:cs="Times New Roman"/>
          <w:sz w:val="21"/>
          <w:szCs w:val="21"/>
        </w:rPr>
      </w:pPr>
    </w:p>
    <w:p w14:paraId="31A6A21E" w14:textId="77777777" w:rsidR="00193315" w:rsidRPr="00361BC6" w:rsidRDefault="00193315" w:rsidP="00657ADF">
      <w:pPr>
        <w:spacing w:after="0"/>
        <w:jc w:val="both"/>
        <w:rPr>
          <w:rFonts w:ascii="Times New Roman" w:hAnsi="Times New Roman" w:cs="Times New Roman"/>
          <w:sz w:val="21"/>
          <w:szCs w:val="21"/>
        </w:rPr>
      </w:pPr>
    </w:p>
    <w:p w14:paraId="61AD9D13" w14:textId="77777777" w:rsidR="00193315" w:rsidRPr="00361BC6" w:rsidRDefault="00193315" w:rsidP="00657ADF">
      <w:pPr>
        <w:spacing w:after="0"/>
        <w:jc w:val="both"/>
        <w:rPr>
          <w:rFonts w:ascii="Times New Roman" w:hAnsi="Times New Roman" w:cs="Times New Roman"/>
          <w:sz w:val="21"/>
          <w:szCs w:val="21"/>
        </w:rPr>
      </w:pPr>
    </w:p>
    <w:p w14:paraId="07BF7A10" w14:textId="4FC20CAE" w:rsidR="000B4CD7" w:rsidRPr="002C6CD8" w:rsidRDefault="00006DED" w:rsidP="00657ADF">
      <w:pPr>
        <w:spacing w:after="0"/>
        <w:jc w:val="both"/>
        <w:rPr>
          <w:rFonts w:ascii="Times New Roman" w:hAnsi="Times New Roman" w:cs="Times New Roman"/>
          <w:sz w:val="21"/>
          <w:szCs w:val="21"/>
        </w:rPr>
      </w:pPr>
      <w:r w:rsidRPr="002C6CD8">
        <w:rPr>
          <w:rFonts w:ascii="Times New Roman" w:hAnsi="Times New Roman" w:cs="Times New Roman"/>
          <w:sz w:val="21"/>
          <w:szCs w:val="21"/>
        </w:rPr>
        <w:t>3te Absätze:</w:t>
      </w:r>
    </w:p>
    <w:p w14:paraId="6F9D194B" w14:textId="77777777" w:rsidR="00006DED" w:rsidRPr="002C6CD8" w:rsidRDefault="00006DED" w:rsidP="00657ADF">
      <w:pPr>
        <w:spacing w:after="0"/>
        <w:jc w:val="both"/>
        <w:rPr>
          <w:rFonts w:ascii="Times New Roman" w:hAnsi="Times New Roman" w:cs="Times New Roman"/>
          <w:sz w:val="21"/>
          <w:szCs w:val="21"/>
        </w:rPr>
      </w:pPr>
    </w:p>
    <w:p w14:paraId="7EAA3005" w14:textId="77777777" w:rsidR="009A166A" w:rsidRPr="002C6CD8" w:rsidRDefault="009A166A" w:rsidP="00657ADF">
      <w:pPr>
        <w:spacing w:after="0"/>
        <w:jc w:val="both"/>
        <w:rPr>
          <w:rFonts w:ascii="Times New Roman" w:hAnsi="Times New Roman" w:cs="Times New Roman"/>
          <w:sz w:val="21"/>
          <w:szCs w:val="21"/>
        </w:rPr>
      </w:pPr>
    </w:p>
    <w:p w14:paraId="184235F8" w14:textId="77777777" w:rsidR="0064529B" w:rsidRPr="002C6CD8" w:rsidRDefault="0064529B" w:rsidP="0064529B">
      <w:pPr>
        <w:spacing w:after="0"/>
        <w:jc w:val="both"/>
        <w:rPr>
          <w:rFonts w:ascii="Times New Roman" w:hAnsi="Times New Roman" w:cs="Times New Roman"/>
          <w:sz w:val="21"/>
          <w:szCs w:val="21"/>
        </w:rPr>
      </w:pPr>
      <w:r w:rsidRPr="002C6CD8">
        <w:rPr>
          <w:rFonts w:ascii="Times New Roman" w:hAnsi="Times New Roman" w:cs="Times New Roman"/>
          <w:sz w:val="21"/>
          <w:szCs w:val="21"/>
        </w:rPr>
        <w:t xml:space="preserve">Capgemini </w:t>
      </w:r>
      <w:proofErr w:type="spellStart"/>
      <w:r w:rsidRPr="002C6CD8">
        <w:rPr>
          <w:rFonts w:ascii="Times New Roman" w:hAnsi="Times New Roman" w:cs="Times New Roman"/>
          <w:sz w:val="21"/>
          <w:szCs w:val="21"/>
        </w:rPr>
        <w:t>Invent</w:t>
      </w:r>
      <w:proofErr w:type="spellEnd"/>
      <w:r w:rsidRPr="002C6CD8">
        <w:rPr>
          <w:rFonts w:ascii="Times New Roman" w:hAnsi="Times New Roman" w:cs="Times New Roman"/>
          <w:sz w:val="21"/>
          <w:szCs w:val="21"/>
        </w:rPr>
        <w:t>:</w:t>
      </w:r>
    </w:p>
    <w:p w14:paraId="5F87CF19" w14:textId="77777777" w:rsidR="00471A2E" w:rsidRPr="002C6CD8" w:rsidRDefault="00471A2E" w:rsidP="0064529B">
      <w:pPr>
        <w:spacing w:after="0"/>
        <w:jc w:val="both"/>
        <w:rPr>
          <w:rFonts w:ascii="Times New Roman" w:hAnsi="Times New Roman" w:cs="Times New Roman"/>
          <w:sz w:val="21"/>
          <w:szCs w:val="21"/>
        </w:rPr>
      </w:pPr>
    </w:p>
    <w:p w14:paraId="4FFB978F" w14:textId="4010B32E" w:rsidR="00BF1EB6" w:rsidRPr="00BF1EB6" w:rsidRDefault="00BF1EB6" w:rsidP="00BF1EB6">
      <w:pPr>
        <w:spacing w:after="0"/>
        <w:jc w:val="both"/>
        <w:rPr>
          <w:rFonts w:ascii="Times New Roman" w:hAnsi="Times New Roman" w:cs="Times New Roman"/>
          <w:sz w:val="21"/>
          <w:szCs w:val="21"/>
        </w:rPr>
      </w:pPr>
      <w:r w:rsidRPr="00BF1EB6">
        <w:rPr>
          <w:rFonts w:ascii="Times New Roman" w:hAnsi="Times New Roman" w:cs="Times New Roman"/>
          <w:sz w:val="21"/>
          <w:szCs w:val="21"/>
        </w:rPr>
        <w:t xml:space="preserve">Capgemini </w:t>
      </w:r>
      <w:proofErr w:type="spellStart"/>
      <w:r w:rsidRPr="00BF1EB6">
        <w:rPr>
          <w:rFonts w:ascii="Times New Roman" w:hAnsi="Times New Roman" w:cs="Times New Roman"/>
          <w:sz w:val="21"/>
          <w:szCs w:val="21"/>
        </w:rPr>
        <w:t>Invent</w:t>
      </w:r>
      <w:proofErr w:type="spellEnd"/>
      <w:r w:rsidRPr="00BF1EB6">
        <w:rPr>
          <w:rFonts w:ascii="Times New Roman" w:hAnsi="Times New Roman" w:cs="Times New Roman"/>
          <w:sz w:val="21"/>
          <w:szCs w:val="21"/>
        </w:rPr>
        <w:t xml:space="preserve"> erscheint mir für dieses Praktikum als ideale Wahl. Als international führende Beratung innerhalb der Capgemini-Gruppe bieten </w:t>
      </w:r>
      <w:ins w:id="3" w:author="David Döbele" w:date="2024-10-08T18:31:00Z" w16du:dateUtc="2024-10-08T16:31:00Z">
        <w:r w:rsidR="00900A5D">
          <w:rPr>
            <w:rFonts w:ascii="Times New Roman" w:hAnsi="Times New Roman" w:cs="Times New Roman"/>
            <w:sz w:val="21"/>
            <w:szCs w:val="21"/>
          </w:rPr>
          <w:t>S</w:t>
        </w:r>
      </w:ins>
      <w:del w:id="4" w:author="David Döbele" w:date="2024-10-08T18:31:00Z" w16du:dateUtc="2024-10-08T16:31:00Z">
        <w:r w:rsidRPr="00BF1EB6" w:rsidDel="00900A5D">
          <w:rPr>
            <w:rFonts w:ascii="Times New Roman" w:hAnsi="Times New Roman" w:cs="Times New Roman"/>
            <w:sz w:val="21"/>
            <w:szCs w:val="21"/>
          </w:rPr>
          <w:delText>s</w:delText>
        </w:r>
      </w:del>
      <w:r w:rsidRPr="00BF1EB6">
        <w:rPr>
          <w:rFonts w:ascii="Times New Roman" w:hAnsi="Times New Roman" w:cs="Times New Roman"/>
          <w:sz w:val="21"/>
          <w:szCs w:val="21"/>
        </w:rPr>
        <w:t>ie Ihren Kunden nachhaltige und langfristige Erfolge. Dies gelingt durch die einzigartige Kombination von Strategie, Technologie und Transformation, ergänzt durch Bereiche wie Data Science und Ingenieurwesen. Ihre Initiative „</w:t>
      </w:r>
      <w:proofErr w:type="spellStart"/>
      <w:r w:rsidRPr="00BF1EB6">
        <w:rPr>
          <w:rFonts w:ascii="Times New Roman" w:hAnsi="Times New Roman" w:cs="Times New Roman"/>
          <w:sz w:val="21"/>
          <w:szCs w:val="21"/>
        </w:rPr>
        <w:t>Invent</w:t>
      </w:r>
      <w:proofErr w:type="spellEnd"/>
      <w:r w:rsidRPr="00BF1EB6">
        <w:rPr>
          <w:rFonts w:ascii="Times New Roman" w:hAnsi="Times New Roman" w:cs="Times New Roman"/>
          <w:sz w:val="21"/>
          <w:szCs w:val="21"/>
        </w:rPr>
        <w:t xml:space="preserve"> </w:t>
      </w:r>
      <w:proofErr w:type="spellStart"/>
      <w:r w:rsidRPr="00BF1EB6">
        <w:rPr>
          <w:rFonts w:ascii="Times New Roman" w:hAnsi="Times New Roman" w:cs="Times New Roman"/>
          <w:sz w:val="21"/>
          <w:szCs w:val="21"/>
        </w:rPr>
        <w:t>for</w:t>
      </w:r>
      <w:proofErr w:type="spellEnd"/>
      <w:r w:rsidRPr="00BF1EB6">
        <w:rPr>
          <w:rFonts w:ascii="Times New Roman" w:hAnsi="Times New Roman" w:cs="Times New Roman"/>
          <w:sz w:val="21"/>
          <w:szCs w:val="21"/>
        </w:rPr>
        <w:t xml:space="preserve"> Society" ist besonders interessant, da sie innovative Technologien einsetzt, um soziale Herausforderungen in den Bereichen Gesundheitsfürsorge, Bildung und Umweltschutz aktiv zu adressieren und voranzutreiben. Während meines Physikstudiums habe ich mich intensiv mit der Klimakrise beschäftigt und die Bedeutung innovativer Lösungsansätze erkannt. Dies ist der Grund, warum ich Capgemini </w:t>
      </w:r>
      <w:proofErr w:type="spellStart"/>
      <w:r w:rsidRPr="00BF1EB6">
        <w:rPr>
          <w:rFonts w:ascii="Times New Roman" w:hAnsi="Times New Roman" w:cs="Times New Roman"/>
          <w:sz w:val="21"/>
          <w:szCs w:val="21"/>
        </w:rPr>
        <w:t>Invents</w:t>
      </w:r>
      <w:proofErr w:type="spellEnd"/>
      <w:r w:rsidRPr="00BF1EB6">
        <w:rPr>
          <w:rFonts w:ascii="Times New Roman" w:hAnsi="Times New Roman" w:cs="Times New Roman"/>
          <w:sz w:val="21"/>
          <w:szCs w:val="21"/>
        </w:rPr>
        <w:t xml:space="preserve"> Fokus auf nachhaltige Transformation besonders schätze.</w:t>
      </w:r>
    </w:p>
    <w:p w14:paraId="0FFA60B0" w14:textId="77777777" w:rsidR="00471A2E" w:rsidRPr="002C6CD8" w:rsidRDefault="00471A2E" w:rsidP="0064529B">
      <w:pPr>
        <w:spacing w:after="0"/>
        <w:jc w:val="both"/>
        <w:rPr>
          <w:rFonts w:ascii="Times New Roman" w:hAnsi="Times New Roman" w:cs="Times New Roman"/>
          <w:sz w:val="21"/>
          <w:szCs w:val="21"/>
        </w:rPr>
      </w:pPr>
    </w:p>
    <w:p w14:paraId="49A73A67" w14:textId="77777777" w:rsidR="00471A2E" w:rsidRPr="002C6CD8" w:rsidRDefault="00471A2E" w:rsidP="0064529B">
      <w:pPr>
        <w:spacing w:after="0"/>
        <w:jc w:val="both"/>
        <w:rPr>
          <w:rFonts w:ascii="Times New Roman" w:hAnsi="Times New Roman" w:cs="Times New Roman"/>
          <w:sz w:val="21"/>
          <w:szCs w:val="21"/>
        </w:rPr>
      </w:pPr>
    </w:p>
    <w:p w14:paraId="394BADE3" w14:textId="77777777" w:rsidR="00471A2E" w:rsidRPr="002C6CD8" w:rsidRDefault="00471A2E" w:rsidP="0064529B">
      <w:pPr>
        <w:spacing w:after="0"/>
        <w:jc w:val="both"/>
        <w:rPr>
          <w:rFonts w:ascii="Times New Roman" w:hAnsi="Times New Roman" w:cs="Times New Roman"/>
          <w:sz w:val="21"/>
          <w:szCs w:val="21"/>
        </w:rPr>
      </w:pPr>
    </w:p>
    <w:p w14:paraId="0D59173E" w14:textId="2DDD5FBF" w:rsidR="00D67F32" w:rsidRPr="00900A5D" w:rsidRDefault="00D67F32" w:rsidP="00657ADF">
      <w:pPr>
        <w:spacing w:after="0"/>
        <w:jc w:val="both"/>
        <w:rPr>
          <w:rFonts w:ascii="Times New Roman" w:hAnsi="Times New Roman" w:cs="Times New Roman"/>
          <w:sz w:val="21"/>
          <w:szCs w:val="21"/>
        </w:rPr>
      </w:pPr>
      <w:r w:rsidRPr="00900A5D">
        <w:rPr>
          <w:rFonts w:ascii="Times New Roman" w:hAnsi="Times New Roman" w:cs="Times New Roman"/>
          <w:sz w:val="21"/>
          <w:szCs w:val="21"/>
        </w:rPr>
        <w:t xml:space="preserve">Accenture </w:t>
      </w:r>
      <w:proofErr w:type="spellStart"/>
      <w:r w:rsidRPr="00900A5D">
        <w:rPr>
          <w:rFonts w:ascii="Times New Roman" w:hAnsi="Times New Roman" w:cs="Times New Roman"/>
          <w:sz w:val="21"/>
          <w:szCs w:val="21"/>
        </w:rPr>
        <w:t>Strategy</w:t>
      </w:r>
      <w:proofErr w:type="spellEnd"/>
      <w:r w:rsidRPr="00900A5D">
        <w:rPr>
          <w:rFonts w:ascii="Times New Roman" w:hAnsi="Times New Roman" w:cs="Times New Roman"/>
          <w:sz w:val="21"/>
          <w:szCs w:val="21"/>
        </w:rPr>
        <w:t>:</w:t>
      </w:r>
    </w:p>
    <w:p w14:paraId="5E200D60" w14:textId="77777777" w:rsidR="00E55A76" w:rsidRPr="00900A5D" w:rsidRDefault="00E55A76" w:rsidP="00657ADF">
      <w:pPr>
        <w:spacing w:after="0"/>
        <w:jc w:val="both"/>
        <w:rPr>
          <w:rFonts w:ascii="Times New Roman" w:hAnsi="Times New Roman" w:cs="Times New Roman"/>
          <w:sz w:val="21"/>
          <w:szCs w:val="21"/>
        </w:rPr>
      </w:pPr>
    </w:p>
    <w:p w14:paraId="43A6D46B" w14:textId="77777777" w:rsidR="00E55A76" w:rsidRPr="00900A5D" w:rsidRDefault="00E55A76" w:rsidP="00657ADF">
      <w:pPr>
        <w:spacing w:after="0"/>
        <w:jc w:val="both"/>
        <w:rPr>
          <w:rFonts w:ascii="Times New Roman" w:hAnsi="Times New Roman" w:cs="Times New Roman"/>
          <w:sz w:val="21"/>
          <w:szCs w:val="21"/>
        </w:rPr>
      </w:pPr>
    </w:p>
    <w:p w14:paraId="331D0101" w14:textId="77777777" w:rsidR="00E55A76" w:rsidRPr="00900A5D" w:rsidRDefault="00E55A76" w:rsidP="00657ADF">
      <w:pPr>
        <w:spacing w:after="0"/>
        <w:jc w:val="both"/>
        <w:rPr>
          <w:rFonts w:ascii="Times New Roman" w:hAnsi="Times New Roman" w:cs="Times New Roman"/>
          <w:sz w:val="21"/>
          <w:szCs w:val="21"/>
        </w:rPr>
      </w:pPr>
    </w:p>
    <w:p w14:paraId="27676488" w14:textId="77777777" w:rsidR="00E55A76" w:rsidRPr="00900A5D" w:rsidRDefault="00E55A76" w:rsidP="00657ADF">
      <w:pPr>
        <w:spacing w:after="0"/>
        <w:jc w:val="both"/>
        <w:rPr>
          <w:rFonts w:ascii="Times New Roman" w:hAnsi="Times New Roman" w:cs="Times New Roman"/>
          <w:sz w:val="21"/>
          <w:szCs w:val="21"/>
        </w:rPr>
      </w:pPr>
    </w:p>
    <w:p w14:paraId="40EFEEFB" w14:textId="77777777" w:rsidR="00E55A76" w:rsidRPr="00900A5D" w:rsidRDefault="00E55A76" w:rsidP="00657ADF">
      <w:pPr>
        <w:spacing w:after="0"/>
        <w:jc w:val="both"/>
        <w:rPr>
          <w:rFonts w:ascii="Times New Roman" w:hAnsi="Times New Roman" w:cs="Times New Roman"/>
          <w:sz w:val="21"/>
          <w:szCs w:val="21"/>
        </w:rPr>
      </w:pPr>
    </w:p>
    <w:p w14:paraId="295325CE" w14:textId="77777777" w:rsidR="00E55A76" w:rsidRPr="00900A5D" w:rsidRDefault="00E55A76" w:rsidP="00657ADF">
      <w:pPr>
        <w:spacing w:after="0"/>
        <w:jc w:val="both"/>
        <w:rPr>
          <w:rFonts w:ascii="Times New Roman" w:hAnsi="Times New Roman" w:cs="Times New Roman"/>
          <w:sz w:val="21"/>
          <w:szCs w:val="21"/>
        </w:rPr>
      </w:pPr>
    </w:p>
    <w:p w14:paraId="6370CBDE" w14:textId="77777777" w:rsidR="00E55A76" w:rsidRPr="00900A5D" w:rsidRDefault="00E55A76" w:rsidP="00657ADF">
      <w:pPr>
        <w:spacing w:after="0"/>
        <w:jc w:val="both"/>
        <w:rPr>
          <w:rFonts w:ascii="Times New Roman" w:hAnsi="Times New Roman" w:cs="Times New Roman"/>
          <w:sz w:val="21"/>
          <w:szCs w:val="21"/>
        </w:rPr>
      </w:pPr>
    </w:p>
    <w:p w14:paraId="637C3779" w14:textId="6F0E2973" w:rsidR="009A166A" w:rsidRPr="00900A5D" w:rsidRDefault="004B47C2" w:rsidP="00657ADF">
      <w:pPr>
        <w:spacing w:after="0"/>
        <w:jc w:val="both"/>
        <w:rPr>
          <w:rFonts w:ascii="Times New Roman" w:hAnsi="Times New Roman" w:cs="Times New Roman"/>
          <w:sz w:val="21"/>
          <w:szCs w:val="21"/>
        </w:rPr>
      </w:pPr>
      <w:r w:rsidRPr="00900A5D">
        <w:rPr>
          <w:rFonts w:ascii="Times New Roman" w:hAnsi="Times New Roman" w:cs="Times New Roman"/>
          <w:sz w:val="21"/>
          <w:szCs w:val="21"/>
        </w:rPr>
        <w:t>Horvath:</w:t>
      </w:r>
    </w:p>
    <w:p w14:paraId="3521B239" w14:textId="77777777" w:rsidR="002C6CD8" w:rsidRPr="00900A5D" w:rsidRDefault="002C6CD8" w:rsidP="00657ADF">
      <w:pPr>
        <w:spacing w:after="0"/>
        <w:jc w:val="both"/>
        <w:rPr>
          <w:rFonts w:ascii="Times New Roman" w:hAnsi="Times New Roman" w:cs="Times New Roman"/>
          <w:sz w:val="21"/>
          <w:szCs w:val="21"/>
        </w:rPr>
      </w:pPr>
    </w:p>
    <w:p w14:paraId="6CCB7AC2" w14:textId="77777777" w:rsidR="002C6CD8" w:rsidRPr="002C6CD8" w:rsidRDefault="002C6CD8" w:rsidP="002C6CD8">
      <w:pPr>
        <w:spacing w:after="0"/>
        <w:jc w:val="both"/>
        <w:rPr>
          <w:rFonts w:ascii="Times New Roman" w:hAnsi="Times New Roman" w:cs="Times New Roman"/>
          <w:sz w:val="21"/>
          <w:szCs w:val="21"/>
        </w:rPr>
      </w:pPr>
      <w:r w:rsidRPr="002C6CD8">
        <w:rPr>
          <w:rFonts w:ascii="Times New Roman" w:hAnsi="Times New Roman" w:cs="Times New Roman"/>
          <w:sz w:val="21"/>
          <w:szCs w:val="21"/>
        </w:rPr>
        <w:t xml:space="preserve">Horvath erscheint mir für dieses Praktikum als ideale Wahl. Als international führende Strategieberatung innerhalb der Capgemini-Gruppe bieten </w:t>
      </w:r>
    </w:p>
    <w:p w14:paraId="6D8B7853" w14:textId="77777777" w:rsidR="00E55A76" w:rsidRPr="002C6CD8" w:rsidRDefault="00E55A76" w:rsidP="00657ADF">
      <w:pPr>
        <w:spacing w:after="0"/>
        <w:jc w:val="both"/>
        <w:rPr>
          <w:rFonts w:ascii="Times New Roman" w:hAnsi="Times New Roman" w:cs="Times New Roman"/>
          <w:sz w:val="21"/>
          <w:szCs w:val="21"/>
        </w:rPr>
      </w:pPr>
    </w:p>
    <w:p w14:paraId="3AF7A97B" w14:textId="77777777" w:rsidR="00E55A76" w:rsidRPr="002C6CD8" w:rsidRDefault="00E55A76" w:rsidP="00657ADF">
      <w:pPr>
        <w:spacing w:after="0"/>
        <w:jc w:val="both"/>
        <w:rPr>
          <w:rFonts w:ascii="Times New Roman" w:hAnsi="Times New Roman" w:cs="Times New Roman"/>
          <w:sz w:val="21"/>
          <w:szCs w:val="21"/>
        </w:rPr>
      </w:pPr>
    </w:p>
    <w:p w14:paraId="53A93365" w14:textId="77777777" w:rsidR="00E55A76" w:rsidRPr="002C6CD8" w:rsidRDefault="00E55A76" w:rsidP="00657ADF">
      <w:pPr>
        <w:spacing w:after="0"/>
        <w:jc w:val="both"/>
        <w:rPr>
          <w:rFonts w:ascii="Times New Roman" w:hAnsi="Times New Roman" w:cs="Times New Roman"/>
          <w:sz w:val="21"/>
          <w:szCs w:val="21"/>
        </w:rPr>
      </w:pPr>
    </w:p>
    <w:p w14:paraId="46DFBFCA" w14:textId="77777777" w:rsidR="00E55A76" w:rsidRPr="002C6CD8" w:rsidRDefault="00E55A76" w:rsidP="00657ADF">
      <w:pPr>
        <w:spacing w:after="0"/>
        <w:jc w:val="both"/>
        <w:rPr>
          <w:rFonts w:ascii="Times New Roman" w:hAnsi="Times New Roman" w:cs="Times New Roman"/>
          <w:sz w:val="21"/>
          <w:szCs w:val="21"/>
        </w:rPr>
      </w:pPr>
    </w:p>
    <w:p w14:paraId="363D7F90" w14:textId="77777777" w:rsidR="00E55A76" w:rsidRPr="002C6CD8" w:rsidRDefault="00E55A76" w:rsidP="00657ADF">
      <w:pPr>
        <w:spacing w:after="0"/>
        <w:jc w:val="both"/>
        <w:rPr>
          <w:rFonts w:ascii="Times New Roman" w:hAnsi="Times New Roman" w:cs="Times New Roman"/>
          <w:sz w:val="21"/>
          <w:szCs w:val="21"/>
        </w:rPr>
      </w:pPr>
    </w:p>
    <w:p w14:paraId="4EBE1051" w14:textId="77777777" w:rsidR="00E55A76" w:rsidRPr="002C6CD8" w:rsidRDefault="00E55A76" w:rsidP="00657ADF">
      <w:pPr>
        <w:spacing w:after="0"/>
        <w:jc w:val="both"/>
        <w:rPr>
          <w:rFonts w:ascii="Times New Roman" w:hAnsi="Times New Roman" w:cs="Times New Roman"/>
          <w:sz w:val="21"/>
          <w:szCs w:val="21"/>
        </w:rPr>
      </w:pPr>
    </w:p>
    <w:p w14:paraId="3EA3B14A" w14:textId="77777777" w:rsidR="00E55A76" w:rsidRPr="002C6CD8" w:rsidRDefault="00E55A76" w:rsidP="00657ADF">
      <w:pPr>
        <w:spacing w:after="0"/>
        <w:jc w:val="both"/>
        <w:rPr>
          <w:rFonts w:ascii="Times New Roman" w:hAnsi="Times New Roman" w:cs="Times New Roman"/>
          <w:sz w:val="21"/>
          <w:szCs w:val="21"/>
        </w:rPr>
      </w:pPr>
    </w:p>
    <w:p w14:paraId="156ECDBF" w14:textId="77777777" w:rsidR="00E55A76" w:rsidRPr="002C6CD8" w:rsidRDefault="00E55A76" w:rsidP="00657ADF">
      <w:pPr>
        <w:spacing w:after="0"/>
        <w:jc w:val="both"/>
        <w:rPr>
          <w:rFonts w:ascii="Times New Roman" w:hAnsi="Times New Roman" w:cs="Times New Roman"/>
          <w:sz w:val="21"/>
          <w:szCs w:val="21"/>
        </w:rPr>
      </w:pPr>
    </w:p>
    <w:p w14:paraId="326C4FA9" w14:textId="77777777" w:rsidR="00E55A76" w:rsidRPr="002C6CD8" w:rsidRDefault="00E55A76" w:rsidP="00657ADF">
      <w:pPr>
        <w:spacing w:after="0"/>
        <w:jc w:val="both"/>
        <w:rPr>
          <w:rFonts w:ascii="Times New Roman" w:hAnsi="Times New Roman" w:cs="Times New Roman"/>
          <w:sz w:val="21"/>
          <w:szCs w:val="21"/>
        </w:rPr>
      </w:pPr>
    </w:p>
    <w:p w14:paraId="573B011E" w14:textId="7E3AC70E" w:rsidR="00E37DB5" w:rsidRPr="002C6CD8" w:rsidRDefault="00E37DB5"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ZEB:</w:t>
      </w:r>
    </w:p>
    <w:p w14:paraId="25083754" w14:textId="10242180" w:rsidR="00E37DB5" w:rsidRPr="00900A5D" w:rsidRDefault="00E37DB5" w:rsidP="00657ADF">
      <w:pPr>
        <w:spacing w:after="0"/>
        <w:jc w:val="both"/>
        <w:rPr>
          <w:rFonts w:ascii="Times New Roman" w:hAnsi="Times New Roman" w:cs="Times New Roman"/>
          <w:sz w:val="21"/>
          <w:szCs w:val="21"/>
          <w:lang w:val="en-US"/>
        </w:rPr>
      </w:pPr>
      <w:proofErr w:type="spellStart"/>
      <w:r w:rsidRPr="00900A5D">
        <w:rPr>
          <w:rFonts w:ascii="Times New Roman" w:hAnsi="Times New Roman" w:cs="Times New Roman"/>
          <w:sz w:val="21"/>
          <w:szCs w:val="21"/>
          <w:lang w:val="en-US"/>
        </w:rPr>
        <w:t>Goetzpartners</w:t>
      </w:r>
      <w:proofErr w:type="spellEnd"/>
    </w:p>
    <w:p w14:paraId="2A3B1F3C" w14:textId="08265CD2" w:rsidR="00E37DB5" w:rsidRPr="002C6CD8" w:rsidRDefault="00E37DB5"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Arthur D. little:</w:t>
      </w:r>
    </w:p>
    <w:p w14:paraId="6687D604" w14:textId="09C26C13" w:rsidR="00E37DB5" w:rsidRPr="002C6CD8" w:rsidRDefault="009D65C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Monitor Deloitte:</w:t>
      </w:r>
    </w:p>
    <w:p w14:paraId="047C1378" w14:textId="51141150" w:rsidR="009D65C2" w:rsidRPr="002C6CD8" w:rsidRDefault="009D65C2" w:rsidP="00657ADF">
      <w:pPr>
        <w:spacing w:after="0"/>
        <w:jc w:val="both"/>
        <w:rPr>
          <w:rFonts w:ascii="Times New Roman" w:hAnsi="Times New Roman" w:cs="Times New Roman"/>
          <w:sz w:val="21"/>
          <w:szCs w:val="21"/>
          <w:lang w:val="en-US"/>
        </w:rPr>
      </w:pPr>
      <w:proofErr w:type="spellStart"/>
      <w:r w:rsidRPr="002C6CD8">
        <w:rPr>
          <w:rFonts w:ascii="Times New Roman" w:hAnsi="Times New Roman" w:cs="Times New Roman"/>
          <w:sz w:val="21"/>
          <w:szCs w:val="21"/>
          <w:lang w:val="en-US"/>
        </w:rPr>
        <w:t>Berryls</w:t>
      </w:r>
      <w:proofErr w:type="spellEnd"/>
      <w:r w:rsidR="000B74A1" w:rsidRPr="002C6CD8">
        <w:rPr>
          <w:rFonts w:ascii="Times New Roman" w:hAnsi="Times New Roman" w:cs="Times New Roman"/>
          <w:sz w:val="21"/>
          <w:szCs w:val="21"/>
          <w:lang w:val="en-US"/>
        </w:rPr>
        <w:t xml:space="preserve"> Strategy Advisors:</w:t>
      </w:r>
    </w:p>
    <w:p w14:paraId="4989FAA3" w14:textId="2BCE0177" w:rsidR="000B74A1" w:rsidRPr="002C6CD8" w:rsidRDefault="000B74A1"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L.E.K Consulting:</w:t>
      </w:r>
    </w:p>
    <w:p w14:paraId="3AFEBEFE" w14:textId="2D47D40E" w:rsidR="000B74A1" w:rsidRPr="002C6CD8" w:rsidRDefault="000B74A1"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lastRenderedPageBreak/>
        <w:t>EY Parthenon</w:t>
      </w:r>
      <w:r w:rsidR="002A2477" w:rsidRPr="002C6CD8">
        <w:rPr>
          <w:rFonts w:ascii="Times New Roman" w:hAnsi="Times New Roman" w:cs="Times New Roman"/>
          <w:sz w:val="21"/>
          <w:szCs w:val="21"/>
          <w:lang w:val="en-US"/>
        </w:rPr>
        <w:t>:</w:t>
      </w:r>
    </w:p>
    <w:p w14:paraId="648880E7" w14:textId="3932F8AA" w:rsidR="002A2477" w:rsidRPr="002C6CD8" w:rsidRDefault="002A2477"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Singular Group:</w:t>
      </w:r>
    </w:p>
    <w:p w14:paraId="7663FEC0" w14:textId="56679F63" w:rsidR="00F95C92" w:rsidRPr="002C6CD8" w:rsidRDefault="00F95C92"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SMP Strategy Consulting:</w:t>
      </w:r>
    </w:p>
    <w:p w14:paraId="0A0CCDD6" w14:textId="6FE7258F" w:rsidR="00F95C92" w:rsidRPr="002C6CD8" w:rsidRDefault="00917CE9" w:rsidP="00657ADF">
      <w:pPr>
        <w:spacing w:after="0"/>
        <w:jc w:val="both"/>
        <w:rPr>
          <w:rFonts w:ascii="Times New Roman" w:hAnsi="Times New Roman" w:cs="Times New Roman"/>
          <w:sz w:val="21"/>
          <w:szCs w:val="21"/>
          <w:lang w:val="en-US"/>
        </w:rPr>
      </w:pPr>
      <w:r w:rsidRPr="002C6CD8">
        <w:rPr>
          <w:rFonts w:ascii="Times New Roman" w:hAnsi="Times New Roman" w:cs="Times New Roman"/>
          <w:sz w:val="21"/>
          <w:szCs w:val="21"/>
          <w:lang w:val="en-US"/>
        </w:rPr>
        <w:t>Solon Management Consulting:</w:t>
      </w:r>
    </w:p>
    <w:p w14:paraId="07D67E8E" w14:textId="77777777" w:rsidR="00E37DB5" w:rsidRPr="002C6CD8" w:rsidRDefault="00E37DB5" w:rsidP="00657ADF">
      <w:pPr>
        <w:spacing w:after="0"/>
        <w:jc w:val="both"/>
        <w:rPr>
          <w:rFonts w:ascii="Times New Roman" w:hAnsi="Times New Roman" w:cs="Times New Roman"/>
          <w:sz w:val="21"/>
          <w:szCs w:val="21"/>
          <w:lang w:val="en-US"/>
        </w:rPr>
      </w:pPr>
    </w:p>
    <w:p w14:paraId="0EE8FE8F" w14:textId="77777777" w:rsidR="004B47C2" w:rsidRPr="002C6CD8" w:rsidRDefault="004B47C2" w:rsidP="00657ADF">
      <w:pPr>
        <w:spacing w:after="0"/>
        <w:jc w:val="both"/>
        <w:rPr>
          <w:rFonts w:ascii="Times New Roman" w:hAnsi="Times New Roman" w:cs="Times New Roman"/>
          <w:sz w:val="21"/>
          <w:szCs w:val="21"/>
          <w:lang w:val="en-US"/>
        </w:rPr>
      </w:pPr>
    </w:p>
    <w:p w14:paraId="426B6BEF" w14:textId="77777777" w:rsidR="004B47C2" w:rsidRPr="002C6CD8" w:rsidRDefault="004B47C2" w:rsidP="00657ADF">
      <w:pPr>
        <w:spacing w:after="0"/>
        <w:jc w:val="both"/>
        <w:rPr>
          <w:rFonts w:ascii="Times New Roman" w:hAnsi="Times New Roman" w:cs="Times New Roman"/>
          <w:sz w:val="21"/>
          <w:szCs w:val="21"/>
          <w:lang w:val="en-US"/>
        </w:rPr>
      </w:pPr>
    </w:p>
    <w:p w14:paraId="7CD0C2A9" w14:textId="77777777" w:rsidR="004B47C2" w:rsidRPr="002C6CD8" w:rsidRDefault="004B47C2" w:rsidP="00657ADF">
      <w:pPr>
        <w:spacing w:after="0"/>
        <w:jc w:val="both"/>
        <w:rPr>
          <w:rFonts w:ascii="Times New Roman" w:hAnsi="Times New Roman" w:cs="Times New Roman"/>
          <w:sz w:val="21"/>
          <w:szCs w:val="21"/>
          <w:lang w:val="en-US"/>
        </w:rPr>
      </w:pPr>
    </w:p>
    <w:p w14:paraId="064A8F56" w14:textId="77777777" w:rsidR="004B47C2" w:rsidRPr="002C6CD8" w:rsidRDefault="004B47C2" w:rsidP="00657ADF">
      <w:pPr>
        <w:spacing w:after="0"/>
        <w:jc w:val="both"/>
        <w:rPr>
          <w:rFonts w:ascii="Times New Roman" w:hAnsi="Times New Roman" w:cs="Times New Roman"/>
          <w:sz w:val="21"/>
          <w:szCs w:val="21"/>
          <w:lang w:val="en-US"/>
        </w:rPr>
      </w:pPr>
    </w:p>
    <w:p w14:paraId="6A684573" w14:textId="77777777" w:rsidR="004B47C2" w:rsidRPr="002C6CD8" w:rsidRDefault="004B47C2" w:rsidP="00657ADF">
      <w:pPr>
        <w:spacing w:after="0"/>
        <w:jc w:val="both"/>
        <w:rPr>
          <w:rFonts w:ascii="Times New Roman" w:hAnsi="Times New Roman" w:cs="Times New Roman"/>
          <w:sz w:val="21"/>
          <w:szCs w:val="21"/>
          <w:lang w:val="en-US"/>
        </w:rPr>
      </w:pPr>
    </w:p>
    <w:p w14:paraId="0787315F" w14:textId="77777777" w:rsidR="004B47C2" w:rsidRPr="002C6CD8" w:rsidRDefault="004B47C2" w:rsidP="00657ADF">
      <w:pPr>
        <w:spacing w:after="0"/>
        <w:jc w:val="both"/>
        <w:rPr>
          <w:rFonts w:ascii="Times New Roman" w:hAnsi="Times New Roman" w:cs="Times New Roman"/>
          <w:sz w:val="21"/>
          <w:szCs w:val="21"/>
          <w:lang w:val="en-US"/>
        </w:rPr>
      </w:pPr>
    </w:p>
    <w:p w14:paraId="39833632" w14:textId="77777777" w:rsidR="004B47C2" w:rsidRPr="002C6CD8" w:rsidRDefault="004B47C2" w:rsidP="00657ADF">
      <w:pPr>
        <w:spacing w:after="0"/>
        <w:jc w:val="both"/>
        <w:rPr>
          <w:rFonts w:ascii="Times New Roman" w:hAnsi="Times New Roman" w:cs="Times New Roman"/>
          <w:sz w:val="21"/>
          <w:szCs w:val="21"/>
          <w:lang w:val="en-US"/>
        </w:rPr>
      </w:pPr>
    </w:p>
    <w:p w14:paraId="481F2DA1" w14:textId="77777777" w:rsidR="004B47C2" w:rsidRPr="002C6CD8" w:rsidRDefault="004B47C2" w:rsidP="00657ADF">
      <w:pPr>
        <w:spacing w:after="0"/>
        <w:jc w:val="both"/>
        <w:rPr>
          <w:rFonts w:ascii="Times New Roman" w:hAnsi="Times New Roman" w:cs="Times New Roman"/>
          <w:sz w:val="21"/>
          <w:szCs w:val="21"/>
          <w:lang w:val="en-US"/>
        </w:rPr>
      </w:pPr>
    </w:p>
    <w:p w14:paraId="2C630EAC" w14:textId="77777777" w:rsidR="004B47C2" w:rsidRPr="002C6CD8" w:rsidRDefault="004B47C2" w:rsidP="00657ADF">
      <w:pPr>
        <w:spacing w:after="0"/>
        <w:jc w:val="both"/>
        <w:rPr>
          <w:rFonts w:ascii="Times New Roman" w:hAnsi="Times New Roman" w:cs="Times New Roman"/>
          <w:sz w:val="21"/>
          <w:szCs w:val="21"/>
          <w:lang w:val="en-US"/>
        </w:rPr>
      </w:pPr>
    </w:p>
    <w:p w14:paraId="1E797CCC" w14:textId="77777777" w:rsidR="004B47C2" w:rsidRPr="002C6CD8" w:rsidRDefault="004B47C2" w:rsidP="00657ADF">
      <w:pPr>
        <w:spacing w:after="0"/>
        <w:jc w:val="both"/>
        <w:rPr>
          <w:rFonts w:ascii="Times New Roman" w:hAnsi="Times New Roman" w:cs="Times New Roman"/>
          <w:sz w:val="21"/>
          <w:szCs w:val="21"/>
          <w:lang w:val="en-US"/>
        </w:rPr>
      </w:pPr>
    </w:p>
    <w:p w14:paraId="0858358C" w14:textId="77777777" w:rsidR="004B47C2" w:rsidRPr="00361BC6" w:rsidRDefault="004B47C2" w:rsidP="00657ADF">
      <w:pPr>
        <w:spacing w:after="0"/>
        <w:jc w:val="both"/>
        <w:rPr>
          <w:rFonts w:ascii="Times New Roman" w:hAnsi="Times New Roman" w:cs="Times New Roman"/>
          <w:color w:val="FF0000"/>
          <w:sz w:val="21"/>
          <w:szCs w:val="21"/>
          <w:lang w:val="en-US"/>
        </w:rPr>
      </w:pPr>
    </w:p>
    <w:sectPr w:rsidR="004B47C2" w:rsidRPr="00361BC6"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DED"/>
    <w:rsid w:val="00012D78"/>
    <w:rsid w:val="00034B68"/>
    <w:rsid w:val="0004591A"/>
    <w:rsid w:val="00046459"/>
    <w:rsid w:val="000555E4"/>
    <w:rsid w:val="0005670D"/>
    <w:rsid w:val="000710B0"/>
    <w:rsid w:val="00073C82"/>
    <w:rsid w:val="00081359"/>
    <w:rsid w:val="000A154E"/>
    <w:rsid w:val="000A5AB8"/>
    <w:rsid w:val="000A6678"/>
    <w:rsid w:val="000A7DEB"/>
    <w:rsid w:val="000B4CD7"/>
    <w:rsid w:val="000B74A1"/>
    <w:rsid w:val="000C55DE"/>
    <w:rsid w:val="000F371C"/>
    <w:rsid w:val="00117F83"/>
    <w:rsid w:val="00146C8E"/>
    <w:rsid w:val="00152DF9"/>
    <w:rsid w:val="00156A98"/>
    <w:rsid w:val="001669DB"/>
    <w:rsid w:val="00171D11"/>
    <w:rsid w:val="001819B1"/>
    <w:rsid w:val="00185870"/>
    <w:rsid w:val="00193315"/>
    <w:rsid w:val="001A4522"/>
    <w:rsid w:val="001A7661"/>
    <w:rsid w:val="001C17FC"/>
    <w:rsid w:val="001D079A"/>
    <w:rsid w:val="001E0088"/>
    <w:rsid w:val="001E0903"/>
    <w:rsid w:val="001E0BD8"/>
    <w:rsid w:val="001E1EE7"/>
    <w:rsid w:val="002042CB"/>
    <w:rsid w:val="002062F6"/>
    <w:rsid w:val="00212042"/>
    <w:rsid w:val="0021238B"/>
    <w:rsid w:val="002213EE"/>
    <w:rsid w:val="00234768"/>
    <w:rsid w:val="0023683A"/>
    <w:rsid w:val="002430D9"/>
    <w:rsid w:val="002467A0"/>
    <w:rsid w:val="002536DC"/>
    <w:rsid w:val="00255EC1"/>
    <w:rsid w:val="00257D2A"/>
    <w:rsid w:val="002627D2"/>
    <w:rsid w:val="00264191"/>
    <w:rsid w:val="0027047C"/>
    <w:rsid w:val="002708C2"/>
    <w:rsid w:val="00274324"/>
    <w:rsid w:val="002931A4"/>
    <w:rsid w:val="002A2477"/>
    <w:rsid w:val="002A5B9F"/>
    <w:rsid w:val="002A5D18"/>
    <w:rsid w:val="002C6CD8"/>
    <w:rsid w:val="002D309E"/>
    <w:rsid w:val="002D594E"/>
    <w:rsid w:val="002E39B8"/>
    <w:rsid w:val="002F51FA"/>
    <w:rsid w:val="00311A15"/>
    <w:rsid w:val="00323EE5"/>
    <w:rsid w:val="003250EA"/>
    <w:rsid w:val="003421B1"/>
    <w:rsid w:val="00361BC6"/>
    <w:rsid w:val="00375D2D"/>
    <w:rsid w:val="003811BC"/>
    <w:rsid w:val="0038671F"/>
    <w:rsid w:val="003947A8"/>
    <w:rsid w:val="003D464F"/>
    <w:rsid w:val="003D5D1E"/>
    <w:rsid w:val="003F3290"/>
    <w:rsid w:val="003F688C"/>
    <w:rsid w:val="00415608"/>
    <w:rsid w:val="00424CAF"/>
    <w:rsid w:val="00432448"/>
    <w:rsid w:val="00434D23"/>
    <w:rsid w:val="004403CB"/>
    <w:rsid w:val="00453C2F"/>
    <w:rsid w:val="00454C0B"/>
    <w:rsid w:val="0046226E"/>
    <w:rsid w:val="00471A2E"/>
    <w:rsid w:val="00474FC2"/>
    <w:rsid w:val="00483B68"/>
    <w:rsid w:val="00492923"/>
    <w:rsid w:val="004A1501"/>
    <w:rsid w:val="004A4A35"/>
    <w:rsid w:val="004A615C"/>
    <w:rsid w:val="004B4510"/>
    <w:rsid w:val="004B47C2"/>
    <w:rsid w:val="004C156C"/>
    <w:rsid w:val="004C174A"/>
    <w:rsid w:val="004D08FD"/>
    <w:rsid w:val="004E36B8"/>
    <w:rsid w:val="00500EFA"/>
    <w:rsid w:val="0050468D"/>
    <w:rsid w:val="00506322"/>
    <w:rsid w:val="00507BBD"/>
    <w:rsid w:val="005407D6"/>
    <w:rsid w:val="00542F06"/>
    <w:rsid w:val="00553EC8"/>
    <w:rsid w:val="005705F7"/>
    <w:rsid w:val="00570B1D"/>
    <w:rsid w:val="00572A2A"/>
    <w:rsid w:val="00574140"/>
    <w:rsid w:val="005762CF"/>
    <w:rsid w:val="005842A0"/>
    <w:rsid w:val="00590834"/>
    <w:rsid w:val="005908A2"/>
    <w:rsid w:val="00590E7F"/>
    <w:rsid w:val="00593C9C"/>
    <w:rsid w:val="005B231F"/>
    <w:rsid w:val="005C55F7"/>
    <w:rsid w:val="005D7D49"/>
    <w:rsid w:val="005E00BC"/>
    <w:rsid w:val="005E22F4"/>
    <w:rsid w:val="005E63B8"/>
    <w:rsid w:val="005F2C4D"/>
    <w:rsid w:val="005F350B"/>
    <w:rsid w:val="00603752"/>
    <w:rsid w:val="00632F05"/>
    <w:rsid w:val="0063723B"/>
    <w:rsid w:val="0064529B"/>
    <w:rsid w:val="00647413"/>
    <w:rsid w:val="006502BE"/>
    <w:rsid w:val="006506EE"/>
    <w:rsid w:val="00657ADF"/>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2D30"/>
    <w:rsid w:val="008565FD"/>
    <w:rsid w:val="00857C6F"/>
    <w:rsid w:val="008657E3"/>
    <w:rsid w:val="00867CED"/>
    <w:rsid w:val="00874503"/>
    <w:rsid w:val="00883B55"/>
    <w:rsid w:val="0089337A"/>
    <w:rsid w:val="008A1223"/>
    <w:rsid w:val="008A248F"/>
    <w:rsid w:val="008A7CC9"/>
    <w:rsid w:val="008B402E"/>
    <w:rsid w:val="008C27C1"/>
    <w:rsid w:val="008D5AB0"/>
    <w:rsid w:val="008D6664"/>
    <w:rsid w:val="008D7CDB"/>
    <w:rsid w:val="008E100E"/>
    <w:rsid w:val="008E4BA9"/>
    <w:rsid w:val="008E7A27"/>
    <w:rsid w:val="008E7D17"/>
    <w:rsid w:val="00900A5D"/>
    <w:rsid w:val="009012EB"/>
    <w:rsid w:val="00917CE9"/>
    <w:rsid w:val="00947BD9"/>
    <w:rsid w:val="00991E04"/>
    <w:rsid w:val="0099776A"/>
    <w:rsid w:val="009A166A"/>
    <w:rsid w:val="009A256E"/>
    <w:rsid w:val="009D07DC"/>
    <w:rsid w:val="009D3BBF"/>
    <w:rsid w:val="009D65C2"/>
    <w:rsid w:val="009F46A7"/>
    <w:rsid w:val="00A1282E"/>
    <w:rsid w:val="00A14247"/>
    <w:rsid w:val="00A35016"/>
    <w:rsid w:val="00A355E7"/>
    <w:rsid w:val="00A40D57"/>
    <w:rsid w:val="00A44493"/>
    <w:rsid w:val="00A53760"/>
    <w:rsid w:val="00A565A6"/>
    <w:rsid w:val="00AA2791"/>
    <w:rsid w:val="00AA4C7C"/>
    <w:rsid w:val="00AB2EA2"/>
    <w:rsid w:val="00AB4CD0"/>
    <w:rsid w:val="00AC61EE"/>
    <w:rsid w:val="00AC66C4"/>
    <w:rsid w:val="00AC7086"/>
    <w:rsid w:val="00AE26F5"/>
    <w:rsid w:val="00AE3A33"/>
    <w:rsid w:val="00B135CE"/>
    <w:rsid w:val="00B17FE8"/>
    <w:rsid w:val="00B339B8"/>
    <w:rsid w:val="00B346A7"/>
    <w:rsid w:val="00B43970"/>
    <w:rsid w:val="00B50A34"/>
    <w:rsid w:val="00B54C38"/>
    <w:rsid w:val="00B5613E"/>
    <w:rsid w:val="00B57CB1"/>
    <w:rsid w:val="00B70077"/>
    <w:rsid w:val="00B77DCE"/>
    <w:rsid w:val="00B81B0E"/>
    <w:rsid w:val="00B87CA9"/>
    <w:rsid w:val="00B9666E"/>
    <w:rsid w:val="00BB3512"/>
    <w:rsid w:val="00BB3C75"/>
    <w:rsid w:val="00BF1EB6"/>
    <w:rsid w:val="00BF522D"/>
    <w:rsid w:val="00C0214A"/>
    <w:rsid w:val="00C030C1"/>
    <w:rsid w:val="00C105DA"/>
    <w:rsid w:val="00C1562F"/>
    <w:rsid w:val="00C24A1C"/>
    <w:rsid w:val="00C4476F"/>
    <w:rsid w:val="00C6717B"/>
    <w:rsid w:val="00C71380"/>
    <w:rsid w:val="00C9003C"/>
    <w:rsid w:val="00C97ECA"/>
    <w:rsid w:val="00CA1160"/>
    <w:rsid w:val="00CA702E"/>
    <w:rsid w:val="00CA7350"/>
    <w:rsid w:val="00CB639D"/>
    <w:rsid w:val="00CD51E6"/>
    <w:rsid w:val="00CE433B"/>
    <w:rsid w:val="00D03C02"/>
    <w:rsid w:val="00D30CEA"/>
    <w:rsid w:val="00D47246"/>
    <w:rsid w:val="00D67F32"/>
    <w:rsid w:val="00D71D8E"/>
    <w:rsid w:val="00D9281A"/>
    <w:rsid w:val="00DA3404"/>
    <w:rsid w:val="00DA524B"/>
    <w:rsid w:val="00DB471D"/>
    <w:rsid w:val="00DC6D3A"/>
    <w:rsid w:val="00DD1863"/>
    <w:rsid w:val="00DD3349"/>
    <w:rsid w:val="00DD54E1"/>
    <w:rsid w:val="00DD6747"/>
    <w:rsid w:val="00DE1FBC"/>
    <w:rsid w:val="00DE5C3D"/>
    <w:rsid w:val="00E02500"/>
    <w:rsid w:val="00E12ED8"/>
    <w:rsid w:val="00E162C9"/>
    <w:rsid w:val="00E23591"/>
    <w:rsid w:val="00E3005D"/>
    <w:rsid w:val="00E30491"/>
    <w:rsid w:val="00E34A81"/>
    <w:rsid w:val="00E37DB5"/>
    <w:rsid w:val="00E473ED"/>
    <w:rsid w:val="00E47DAF"/>
    <w:rsid w:val="00E55A76"/>
    <w:rsid w:val="00E62550"/>
    <w:rsid w:val="00E65B09"/>
    <w:rsid w:val="00E83116"/>
    <w:rsid w:val="00E914E5"/>
    <w:rsid w:val="00E91B86"/>
    <w:rsid w:val="00EA6CEC"/>
    <w:rsid w:val="00EA7AC2"/>
    <w:rsid w:val="00EB64B2"/>
    <w:rsid w:val="00EC000C"/>
    <w:rsid w:val="00ED1CAE"/>
    <w:rsid w:val="00EF2FD5"/>
    <w:rsid w:val="00F11473"/>
    <w:rsid w:val="00F253C5"/>
    <w:rsid w:val="00F270C0"/>
    <w:rsid w:val="00F30624"/>
    <w:rsid w:val="00F400A6"/>
    <w:rsid w:val="00F4717F"/>
    <w:rsid w:val="00F5301B"/>
    <w:rsid w:val="00F55CE3"/>
    <w:rsid w:val="00F63847"/>
    <w:rsid w:val="00F6432B"/>
    <w:rsid w:val="00F74175"/>
    <w:rsid w:val="00F92A04"/>
    <w:rsid w:val="00F95C9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64529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00A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4093562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18070159">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7922770">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3063254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9125">
      <w:bodyDiv w:val="1"/>
      <w:marLeft w:val="0"/>
      <w:marRight w:val="0"/>
      <w:marTop w:val="0"/>
      <w:marBottom w:val="0"/>
      <w:divBdr>
        <w:top w:val="none" w:sz="0" w:space="0" w:color="auto"/>
        <w:left w:val="none" w:sz="0" w:space="0" w:color="auto"/>
        <w:bottom w:val="none" w:sz="0" w:space="0" w:color="auto"/>
        <w:right w:val="none" w:sz="0" w:space="0" w:color="auto"/>
      </w:divBdr>
    </w:div>
    <w:div w:id="1144664146">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8955">
      <w:bodyDiv w:val="1"/>
      <w:marLeft w:val="0"/>
      <w:marRight w:val="0"/>
      <w:marTop w:val="0"/>
      <w:marBottom w:val="0"/>
      <w:divBdr>
        <w:top w:val="none" w:sz="0" w:space="0" w:color="auto"/>
        <w:left w:val="none" w:sz="0" w:space="0" w:color="auto"/>
        <w:bottom w:val="none" w:sz="0" w:space="0" w:color="auto"/>
        <w:right w:val="none" w:sz="0" w:space="0" w:color="auto"/>
      </w:divBdr>
    </w:div>
    <w:div w:id="1567109871">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173162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3082500">
      <w:bodyDiv w:val="1"/>
      <w:marLeft w:val="0"/>
      <w:marRight w:val="0"/>
      <w:marTop w:val="0"/>
      <w:marBottom w:val="0"/>
      <w:divBdr>
        <w:top w:val="none" w:sz="0" w:space="0" w:color="auto"/>
        <w:left w:val="none" w:sz="0" w:space="0" w:color="auto"/>
        <w:bottom w:val="none" w:sz="0" w:space="0" w:color="auto"/>
        <w:right w:val="none" w:sz="0" w:space="0" w:color="auto"/>
      </w:divBdr>
    </w:div>
    <w:div w:id="194985006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4662</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64</cp:revision>
  <dcterms:created xsi:type="dcterms:W3CDTF">2020-09-27T10:32:00Z</dcterms:created>
  <dcterms:modified xsi:type="dcterms:W3CDTF">2024-10-08T16:31:00Z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2024-09-03T13:37:05Z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08b60ea7-869b-42d1-b16d-ce6fd5b8db87</vt:lpwstr>
  </property>
  <property fmtid="{D5CDD505-2E9C-101B-9397-08002B2CF9AE}" pid="8" name="MSIP_Label_b0d5c4f4-7a29-4385-b7a5-afbe2154ae6f_ContentBits">
    <vt:lpwstr>0</vt:lpwstr>
  </property>
</Properties>
</file>