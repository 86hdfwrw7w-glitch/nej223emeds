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0F2D8" w14:textId="77777777" w:rsidR="00B32537" w:rsidRDefault="00B32537" w:rsidP="00B32537">
      <w:pPr>
        <w:pStyle w:val="Titel"/>
        <w:rPr>
          <w:u w:val="single"/>
        </w:rPr>
      </w:pPr>
      <w:r w:rsidRPr="00B32537">
        <w:rPr>
          <w:u w:val="single"/>
        </w:rPr>
        <w:t>Dritte Abschnitte</w:t>
      </w:r>
    </w:p>
    <w:p w14:paraId="29110EFA" w14:textId="77777777" w:rsidR="00B32537" w:rsidRDefault="00B32537" w:rsidP="00B32537"/>
    <w:p w14:paraId="0E7863BE" w14:textId="53D97312" w:rsidR="009E1C56" w:rsidRDefault="009E1C56" w:rsidP="009E1C56">
      <w:pPr>
        <w:jc w:val="both"/>
        <w:rPr>
          <w:rFonts w:ascii="Georgia" w:hAnsi="Georgia" w:cs="Times New Roman"/>
          <w:sz w:val="21"/>
          <w:szCs w:val="21"/>
        </w:rPr>
      </w:pPr>
      <w:r>
        <w:rPr>
          <w:rFonts w:ascii="Georgia" w:hAnsi="Georgia" w:cs="Times New Roman"/>
          <w:sz w:val="21"/>
          <w:szCs w:val="21"/>
        </w:rPr>
        <w:t>PARKLANE CAPITAL scheint mir für dieses Praktikum ideal, da Sie nicht nur mit Effizienz und Präzision beraten, sondern sich ebenfalls dem wirtschaftlichen Trend</w:t>
      </w:r>
      <w:del w:id="0" w:author="Jessica Proß" w:date="2023-01-06T18:06:00Z">
        <w:r w:rsidDel="001C646E">
          <w:rPr>
            <w:rFonts w:ascii="Georgia" w:hAnsi="Georgia" w:cs="Times New Roman"/>
            <w:sz w:val="21"/>
            <w:szCs w:val="21"/>
          </w:rPr>
          <w:delText>,</w:delText>
        </w:r>
      </w:del>
      <w:r>
        <w:rPr>
          <w:rFonts w:ascii="Georgia" w:hAnsi="Georgia" w:cs="Times New Roman"/>
          <w:sz w:val="21"/>
          <w:szCs w:val="21"/>
        </w:rPr>
        <w:t xml:space="preserve"> der technologischen Entwicklung anpassen und somit nachhaltig und langfristig den Unternehmenserfolg sichern. Zudem verleiht Ihnen </w:t>
      </w:r>
      <w:ins w:id="1" w:author="Jessica Proß" w:date="2023-01-06T18:07:00Z">
        <w:r w:rsidR="001C646E">
          <w:rPr>
            <w:rFonts w:ascii="Georgia" w:hAnsi="Georgia" w:cs="Times New Roman"/>
            <w:sz w:val="21"/>
            <w:szCs w:val="21"/>
          </w:rPr>
          <w:t>I</w:t>
        </w:r>
      </w:ins>
      <w:del w:id="2" w:author="Jessica Proß" w:date="2023-01-06T18:06:00Z">
        <w:r w:rsidDel="001C646E">
          <w:rPr>
            <w:rFonts w:ascii="Georgia" w:hAnsi="Georgia" w:cs="Times New Roman"/>
            <w:sz w:val="21"/>
            <w:szCs w:val="21"/>
          </w:rPr>
          <w:delText>i</w:delText>
        </w:r>
      </w:del>
      <w:r>
        <w:rPr>
          <w:rFonts w:ascii="Georgia" w:hAnsi="Georgia" w:cs="Times New Roman"/>
          <w:sz w:val="21"/>
          <w:szCs w:val="21"/>
        </w:rPr>
        <w:t xml:space="preserve">hr globales Netzwerk den Vorteil einer Diversifizierung bei Branchen für M&amp;A-Deals, welche präventiv gegen Verlustrisiken fungiert. Ich bin überzeugt, dass mich ein Praktikum in Ihrem Unternehmen ideal auf meine spätere Karriere im M&amp;A vorbereitet, da Sie die richtigen wirtschaftlichen und ethischen Werte vermitteln, um langfristig und nachhaltig zu wirtschaften </w:t>
      </w:r>
      <w:ins w:id="3" w:author="Sophie Klocke" w:date="2023-01-08T15:13:00Z">
        <w:r w:rsidR="009D61BD">
          <w:rPr>
            <w:rFonts w:ascii="Georgia" w:hAnsi="Georgia" w:cs="Times New Roman"/>
            <w:sz w:val="21"/>
            <w:szCs w:val="21"/>
          </w:rPr>
          <w:t>und Sie</w:t>
        </w:r>
      </w:ins>
      <w:del w:id="4" w:author="Sophie Klocke" w:date="2023-01-08T15:13:00Z">
        <w:r w:rsidDel="009D61BD">
          <w:rPr>
            <w:rFonts w:ascii="Georgia" w:hAnsi="Georgia" w:cs="Times New Roman"/>
            <w:sz w:val="21"/>
            <w:szCs w:val="21"/>
          </w:rPr>
          <w:delText>sowie</w:delText>
        </w:r>
      </w:del>
      <w:r>
        <w:rPr>
          <w:rFonts w:ascii="Georgia" w:hAnsi="Georgia" w:cs="Times New Roman"/>
          <w:sz w:val="21"/>
          <w:szCs w:val="21"/>
        </w:rPr>
        <w:t xml:space="preserve"> Erfahrungen aus mehr als </w:t>
      </w:r>
      <w:ins w:id="5" w:author="Sophie Klocke" w:date="2023-01-12T16:19:00Z">
        <w:r w:rsidR="00712D6D">
          <w:rPr>
            <w:rFonts w:ascii="Georgia" w:hAnsi="Georgia" w:cs="Times New Roman"/>
            <w:sz w:val="21"/>
            <w:szCs w:val="21"/>
          </w:rPr>
          <w:t xml:space="preserve">15 </w:t>
        </w:r>
      </w:ins>
      <w:del w:id="6" w:author="Sophie Klocke" w:date="2023-01-12T16:19:00Z">
        <w:r w:rsidR="000150E7" w:rsidDel="00712D6D">
          <w:rPr>
            <w:rFonts w:ascii="Georgia" w:hAnsi="Georgia" w:cs="Times New Roman"/>
            <w:sz w:val="21"/>
            <w:szCs w:val="21"/>
          </w:rPr>
          <w:delText>fünfzehn</w:delText>
        </w:r>
        <w:r w:rsidDel="00712D6D">
          <w:rPr>
            <w:rFonts w:ascii="Georgia" w:hAnsi="Georgia" w:cs="Times New Roman"/>
            <w:sz w:val="21"/>
            <w:szCs w:val="21"/>
          </w:rPr>
          <w:delText xml:space="preserve"> </w:delText>
        </w:r>
      </w:del>
      <w:r>
        <w:rPr>
          <w:rFonts w:ascii="Georgia" w:hAnsi="Georgia" w:cs="Times New Roman"/>
          <w:sz w:val="21"/>
          <w:szCs w:val="21"/>
        </w:rPr>
        <w:t>Jahren</w:t>
      </w:r>
      <w:ins w:id="7" w:author="Sophie Klocke" w:date="2023-01-08T15:13:00Z">
        <w:r w:rsidR="009D61BD">
          <w:rPr>
            <w:rFonts w:ascii="Georgia" w:hAnsi="Georgia" w:cs="Times New Roman"/>
            <w:sz w:val="21"/>
            <w:szCs w:val="21"/>
          </w:rPr>
          <w:t xml:space="preserve"> vorweisen</w:t>
        </w:r>
      </w:ins>
      <w:r>
        <w:rPr>
          <w:rFonts w:ascii="Georgia" w:hAnsi="Georgia" w:cs="Times New Roman"/>
          <w:sz w:val="21"/>
          <w:szCs w:val="21"/>
        </w:rPr>
        <w:t>, welche Sie sich durch Deals mit Tennis Point, ProSieben Sat.1 Digital und vielen weiteren Unternehmen erarbeitet haben</w:t>
      </w:r>
      <w:del w:id="8" w:author="Sophie Klocke" w:date="2023-01-08T15:13:00Z">
        <w:r w:rsidDel="009D61BD">
          <w:rPr>
            <w:rFonts w:ascii="Georgia" w:hAnsi="Georgia" w:cs="Times New Roman"/>
            <w:sz w:val="21"/>
            <w:szCs w:val="21"/>
          </w:rPr>
          <w:delText>, aufweisen</w:delText>
        </w:r>
      </w:del>
      <w:r>
        <w:rPr>
          <w:rFonts w:ascii="Georgia" w:hAnsi="Georgia" w:cs="Times New Roman"/>
          <w:sz w:val="21"/>
          <w:szCs w:val="21"/>
        </w:rPr>
        <w:t>.</w:t>
      </w:r>
    </w:p>
    <w:p w14:paraId="3B97181C" w14:textId="77777777" w:rsidR="009E1C56" w:rsidRDefault="009E1C56" w:rsidP="00B32537">
      <w:pPr>
        <w:jc w:val="both"/>
        <w:rPr>
          <w:rFonts w:ascii="Georgia" w:hAnsi="Georgia" w:cs="Times New Roman"/>
          <w:sz w:val="21"/>
          <w:szCs w:val="21"/>
        </w:rPr>
      </w:pPr>
    </w:p>
    <w:p w14:paraId="2E84CAD5" w14:textId="4DA27C51" w:rsidR="009E1C56" w:rsidRDefault="009E1C56" w:rsidP="009E1C56">
      <w:pPr>
        <w:jc w:val="both"/>
        <w:rPr>
          <w:rFonts w:ascii="Georgia" w:hAnsi="Georgia" w:cs="Times New Roman"/>
          <w:sz w:val="21"/>
          <w:szCs w:val="21"/>
        </w:rPr>
      </w:pPr>
      <w:r>
        <w:rPr>
          <w:rFonts w:ascii="Georgia" w:hAnsi="Georgia" w:cs="Times New Roman"/>
          <w:sz w:val="21"/>
          <w:szCs w:val="21"/>
        </w:rPr>
        <w:t>FISCHER</w:t>
      </w:r>
      <w:r>
        <w:rPr>
          <w:rFonts w:ascii="Georgia" w:hAnsi="Georgia" w:cs="Times New Roman"/>
          <w:sz w:val="21"/>
          <w:szCs w:val="21"/>
        </w:rPr>
        <w:sym w:font="Symbol" w:char="F0BD"/>
      </w:r>
      <w:r>
        <w:rPr>
          <w:rFonts w:ascii="Georgia" w:hAnsi="Georgia" w:cs="Times New Roman"/>
          <w:sz w:val="21"/>
          <w:szCs w:val="21"/>
        </w:rPr>
        <w:t xml:space="preserve">KONRAD scheint mir für dieses Praktikum ideal, da Sie die Qualität und die Fachkompetenz innerhalb der M&amp;A-Prozesse in den Mittelpunkt stellen. Gerade bei diesen großen Transaktionsvolumina sind Qualität und Fachkompetenz elementar, um die M&amp;A-Prozesse erfolgreich durchführen zu können. Zudem sind Qualität und Fachkompetenz der beste Weg </w:t>
      </w:r>
      <w:del w:id="9" w:author="Sophie Klocke" w:date="2023-01-08T15:14:00Z">
        <w:r w:rsidDel="009D61BD">
          <w:rPr>
            <w:rFonts w:ascii="Georgia" w:hAnsi="Georgia" w:cs="Times New Roman"/>
            <w:sz w:val="21"/>
            <w:szCs w:val="21"/>
          </w:rPr>
          <w:delText xml:space="preserve">hin </w:delText>
        </w:r>
      </w:del>
      <w:r>
        <w:rPr>
          <w:rFonts w:ascii="Georgia" w:hAnsi="Georgia" w:cs="Times New Roman"/>
          <w:sz w:val="21"/>
          <w:szCs w:val="21"/>
        </w:rPr>
        <w:t xml:space="preserve">zu langwierigen Kundenbeziehungen, welche den Unternehmenserfolg langfristig sichern. Ich bin überzeugt, dass mich ein Praktikum in Ihrem Unternehmen ideal auf meine spätere Karriere im M&amp;A vorbereitet, da Sie mit den Werten Ehrlichkeit, Qualität und Fachkompetenz einen Typus Kaufmann vermitteln, der heute leider sehr rar geworden ist. Zusätzlich bringen Sie eine Erfahrung von mehr als </w:t>
      </w:r>
      <w:r w:rsidR="000150E7">
        <w:rPr>
          <w:rFonts w:ascii="Georgia" w:hAnsi="Georgia" w:cs="Times New Roman"/>
          <w:sz w:val="21"/>
          <w:szCs w:val="21"/>
        </w:rPr>
        <w:t>zehn</w:t>
      </w:r>
      <w:r>
        <w:rPr>
          <w:rFonts w:ascii="Georgia" w:hAnsi="Georgia" w:cs="Times New Roman"/>
          <w:sz w:val="21"/>
          <w:szCs w:val="21"/>
        </w:rPr>
        <w:t xml:space="preserve"> Jahren durch M&amp;A-Prozesse</w:t>
      </w:r>
      <w:del w:id="10" w:author="Sophie Klocke" w:date="2023-01-08T15:14:00Z">
        <w:r w:rsidDel="009D61BD">
          <w:rPr>
            <w:rFonts w:ascii="Georgia" w:hAnsi="Georgia" w:cs="Times New Roman"/>
            <w:sz w:val="21"/>
            <w:szCs w:val="21"/>
          </w:rPr>
          <w:delText>,</w:delText>
        </w:r>
      </w:del>
      <w:r>
        <w:rPr>
          <w:rFonts w:ascii="Georgia" w:hAnsi="Georgia" w:cs="Times New Roman"/>
          <w:sz w:val="21"/>
          <w:szCs w:val="21"/>
        </w:rPr>
        <w:t xml:space="preserve"> wie zum Beispiel den Sell-Side Prozess von </w:t>
      </w:r>
      <w:proofErr w:type="spellStart"/>
      <w:r>
        <w:rPr>
          <w:rFonts w:ascii="Georgia" w:hAnsi="Georgia" w:cs="Times New Roman"/>
          <w:sz w:val="21"/>
          <w:szCs w:val="21"/>
        </w:rPr>
        <w:t>DuoTherm</w:t>
      </w:r>
      <w:proofErr w:type="spellEnd"/>
      <w:r>
        <w:rPr>
          <w:rFonts w:ascii="Georgia" w:hAnsi="Georgia" w:cs="Times New Roman"/>
          <w:sz w:val="21"/>
          <w:szCs w:val="21"/>
        </w:rPr>
        <w:t xml:space="preserve"> mit</w:t>
      </w:r>
      <w:del w:id="11" w:author="Sophie Klocke" w:date="2023-01-08T15:14:00Z">
        <w:r w:rsidDel="009D61BD">
          <w:rPr>
            <w:rFonts w:ascii="Georgia" w:hAnsi="Georgia" w:cs="Times New Roman"/>
            <w:sz w:val="21"/>
            <w:szCs w:val="21"/>
          </w:rPr>
          <w:delText xml:space="preserve"> sich</w:delText>
        </w:r>
      </w:del>
      <w:r>
        <w:rPr>
          <w:rFonts w:ascii="Georgia" w:hAnsi="Georgia" w:cs="Times New Roman"/>
          <w:sz w:val="21"/>
          <w:szCs w:val="21"/>
        </w:rPr>
        <w:t>.</w:t>
      </w:r>
    </w:p>
    <w:p w14:paraId="37660CFE" w14:textId="77777777" w:rsidR="00D83621" w:rsidRDefault="00D83621" w:rsidP="009E1C56">
      <w:pPr>
        <w:jc w:val="both"/>
        <w:rPr>
          <w:rFonts w:ascii="Georgia" w:hAnsi="Georgia" w:cs="Times New Roman"/>
          <w:sz w:val="21"/>
          <w:szCs w:val="21"/>
        </w:rPr>
      </w:pPr>
    </w:p>
    <w:p w14:paraId="610D4E47" w14:textId="1CD90DFC" w:rsidR="00D83621" w:rsidRDefault="00D83621" w:rsidP="00D83621">
      <w:pPr>
        <w:jc w:val="both"/>
        <w:rPr>
          <w:rFonts w:ascii="Georgia" w:hAnsi="Georgia" w:cs="Times New Roman"/>
          <w:sz w:val="21"/>
          <w:szCs w:val="21"/>
        </w:rPr>
      </w:pPr>
      <w:r>
        <w:rPr>
          <w:rFonts w:ascii="Georgia" w:hAnsi="Georgia" w:cs="Times New Roman"/>
          <w:sz w:val="21"/>
          <w:szCs w:val="21"/>
        </w:rPr>
        <w:t>CFC CONTOR</w:t>
      </w:r>
      <w:r w:rsidRPr="00043AAF">
        <w:rPr>
          <w:rFonts w:ascii="Georgia" w:hAnsi="Georgia" w:cs="Times New Roman"/>
          <w:sz w:val="21"/>
          <w:szCs w:val="21"/>
        </w:rPr>
        <w:t xml:space="preserve"> schei</w:t>
      </w:r>
      <w:r>
        <w:rPr>
          <w:rFonts w:ascii="Georgia" w:hAnsi="Georgia" w:cs="Times New Roman"/>
          <w:sz w:val="21"/>
          <w:szCs w:val="21"/>
        </w:rPr>
        <w:t xml:space="preserve">nt mir ideal für ein Praktikum, da Sie sich nicht nur dem Trend der zunehmenden Digitalisierung anpassen, sondern den Kunden in einer von </w:t>
      </w:r>
      <w:ins w:id="12" w:author="Jessica Proß" w:date="2023-01-06T18:08:00Z">
        <w:r w:rsidR="001C646E">
          <w:rPr>
            <w:rFonts w:ascii="Georgia" w:hAnsi="Georgia" w:cs="Times New Roman"/>
            <w:sz w:val="21"/>
            <w:szCs w:val="21"/>
          </w:rPr>
          <w:t>Z</w:t>
        </w:r>
      </w:ins>
      <w:del w:id="13" w:author="Jessica Proß" w:date="2023-01-06T18:08:00Z">
        <w:r w:rsidDel="001C646E">
          <w:rPr>
            <w:rFonts w:ascii="Georgia" w:hAnsi="Georgia" w:cs="Times New Roman"/>
            <w:sz w:val="21"/>
            <w:szCs w:val="21"/>
          </w:rPr>
          <w:delText>z</w:delText>
        </w:r>
      </w:del>
      <w:r>
        <w:rPr>
          <w:rFonts w:ascii="Georgia" w:hAnsi="Georgia" w:cs="Times New Roman"/>
          <w:sz w:val="21"/>
          <w:szCs w:val="21"/>
        </w:rPr>
        <w:t xml:space="preserve">ahlen getriebenen </w:t>
      </w:r>
      <w:del w:id="14" w:author="Tim Dreesmann" w:date="2023-01-08T22:27:00Z">
        <w:r w:rsidDel="003F3760">
          <w:rPr>
            <w:rFonts w:ascii="Georgia" w:hAnsi="Georgia" w:cs="Times New Roman"/>
            <w:sz w:val="21"/>
            <w:szCs w:val="21"/>
          </w:rPr>
          <w:delText xml:space="preserve">Industrie </w:delText>
        </w:r>
      </w:del>
      <w:del w:id="15" w:author="Tim Dreesmann" w:date="2023-01-08T22:25:00Z">
        <w:r w:rsidDel="003F3760">
          <w:rPr>
            <w:rFonts w:ascii="Georgia" w:hAnsi="Georgia" w:cs="Times New Roman"/>
            <w:sz w:val="21"/>
            <w:szCs w:val="21"/>
          </w:rPr>
          <w:delText>(</w:delText>
        </w:r>
      </w:del>
      <w:r>
        <w:rPr>
          <w:rFonts w:ascii="Georgia" w:hAnsi="Georgia" w:cs="Times New Roman"/>
          <w:sz w:val="21"/>
          <w:szCs w:val="21"/>
        </w:rPr>
        <w:t>Finanzindustrie</w:t>
      </w:r>
      <w:ins w:id="16" w:author="Tim Dreesmann" w:date="2023-01-08T22:27:00Z">
        <w:r w:rsidR="003F3760">
          <w:rPr>
            <w:rFonts w:ascii="Georgia" w:hAnsi="Georgia" w:cs="Times New Roman"/>
            <w:sz w:val="21"/>
            <w:szCs w:val="21"/>
          </w:rPr>
          <w:t xml:space="preserve"> </w:t>
        </w:r>
      </w:ins>
      <w:del w:id="17" w:author="Tim Dreesmann" w:date="2023-01-08T22:25:00Z">
        <w:r w:rsidDel="003F3760">
          <w:rPr>
            <w:rFonts w:ascii="Georgia" w:hAnsi="Georgia" w:cs="Times New Roman"/>
            <w:sz w:val="21"/>
            <w:szCs w:val="21"/>
          </w:rPr>
          <w:delText>)</w:delText>
        </w:r>
      </w:del>
      <w:del w:id="18" w:author="Jessica Proß" w:date="2023-01-06T18:09:00Z">
        <w:r w:rsidDel="001C646E">
          <w:rPr>
            <w:rFonts w:ascii="Georgia" w:hAnsi="Georgia" w:cs="Times New Roman"/>
            <w:sz w:val="21"/>
            <w:szCs w:val="21"/>
          </w:rPr>
          <w:delText>,</w:delText>
        </w:r>
      </w:del>
      <w:ins w:id="19" w:author="Tim Dreesmann" w:date="2023-01-08T22:27:00Z">
        <w:r w:rsidR="003F3760">
          <w:rPr>
            <w:rFonts w:ascii="Georgia" w:hAnsi="Georgia" w:cs="Times New Roman"/>
            <w:sz w:val="21"/>
            <w:szCs w:val="21"/>
          </w:rPr>
          <w:t>i</w:t>
        </w:r>
      </w:ins>
      <w:del w:id="20" w:author="Tim Dreesmann" w:date="2023-01-08T22:27:00Z">
        <w:r w:rsidDel="003F3760">
          <w:rPr>
            <w:rFonts w:ascii="Georgia" w:hAnsi="Georgia" w:cs="Times New Roman"/>
            <w:sz w:val="21"/>
            <w:szCs w:val="21"/>
          </w:rPr>
          <w:delText xml:space="preserve"> i</w:delText>
        </w:r>
      </w:del>
      <w:r>
        <w:rPr>
          <w:rFonts w:ascii="Georgia" w:hAnsi="Georgia" w:cs="Times New Roman"/>
          <w:sz w:val="21"/>
          <w:szCs w:val="21"/>
        </w:rPr>
        <w:t xml:space="preserve">nnerhalb </w:t>
      </w:r>
      <w:ins w:id="21" w:author="Sophie Klocke" w:date="2023-01-08T15:15:00Z">
        <w:r w:rsidR="009D61BD">
          <w:rPr>
            <w:rFonts w:ascii="Georgia" w:hAnsi="Georgia" w:cs="Times New Roman"/>
            <w:sz w:val="21"/>
            <w:szCs w:val="21"/>
          </w:rPr>
          <w:t>I</w:t>
        </w:r>
      </w:ins>
      <w:del w:id="22" w:author="Sophie Klocke" w:date="2023-01-08T15:15:00Z">
        <w:r w:rsidDel="009D61BD">
          <w:rPr>
            <w:rFonts w:ascii="Georgia" w:hAnsi="Georgia" w:cs="Times New Roman"/>
            <w:sz w:val="21"/>
            <w:szCs w:val="21"/>
          </w:rPr>
          <w:delText>i</w:delText>
        </w:r>
      </w:del>
      <w:r>
        <w:rPr>
          <w:rFonts w:ascii="Georgia" w:hAnsi="Georgia" w:cs="Times New Roman"/>
          <w:sz w:val="21"/>
          <w:szCs w:val="21"/>
        </w:rPr>
        <w:t xml:space="preserve">hrer M&amp;A- und </w:t>
      </w:r>
      <w:proofErr w:type="spellStart"/>
      <w:r>
        <w:rPr>
          <w:rFonts w:ascii="Georgia" w:hAnsi="Georgia" w:cs="Times New Roman"/>
          <w:sz w:val="21"/>
          <w:szCs w:val="21"/>
        </w:rPr>
        <w:t>Debt</w:t>
      </w:r>
      <w:proofErr w:type="spellEnd"/>
      <w:r>
        <w:rPr>
          <w:rFonts w:ascii="Georgia" w:hAnsi="Georgia" w:cs="Times New Roman"/>
          <w:sz w:val="21"/>
          <w:szCs w:val="21"/>
        </w:rPr>
        <w:t xml:space="preserve"> Capital-Prozesse in den Mittelpunkt stellen. Gerade durch die zunehmende Entwicklung vom Verkäufer- zum Käufermarkt ist der Fokus auf die Mandanten</w:t>
      </w:r>
      <w:del w:id="23" w:author="Sophie Klocke" w:date="2023-01-08T15:15:00Z">
        <w:r w:rsidDel="009D61BD">
          <w:rPr>
            <w:rFonts w:ascii="Georgia" w:hAnsi="Georgia" w:cs="Times New Roman"/>
            <w:sz w:val="21"/>
            <w:szCs w:val="21"/>
          </w:rPr>
          <w:delText xml:space="preserve"> deshalb</w:delText>
        </w:r>
      </w:del>
      <w:r>
        <w:rPr>
          <w:rFonts w:ascii="Georgia" w:hAnsi="Georgia" w:cs="Times New Roman"/>
          <w:sz w:val="21"/>
          <w:szCs w:val="21"/>
        </w:rPr>
        <w:t xml:space="preserve"> essenziell, um sich gegen</w:t>
      </w:r>
      <w:ins w:id="24" w:author="Sophie Klocke" w:date="2023-01-08T15:15:00Z">
        <w:r w:rsidR="009D61BD">
          <w:rPr>
            <w:rFonts w:ascii="Georgia" w:hAnsi="Georgia" w:cs="Times New Roman"/>
            <w:sz w:val="21"/>
            <w:szCs w:val="21"/>
          </w:rPr>
          <w:t>über</w:t>
        </w:r>
      </w:ins>
      <w:r>
        <w:rPr>
          <w:rFonts w:ascii="Georgia" w:hAnsi="Georgia" w:cs="Times New Roman"/>
          <w:sz w:val="21"/>
          <w:szCs w:val="21"/>
        </w:rPr>
        <w:t xml:space="preserve"> d</w:t>
      </w:r>
      <w:ins w:id="25" w:author="Sophie Klocke" w:date="2023-01-08T15:15:00Z">
        <w:r w:rsidR="009D61BD">
          <w:rPr>
            <w:rFonts w:ascii="Georgia" w:hAnsi="Georgia" w:cs="Times New Roman"/>
            <w:sz w:val="21"/>
            <w:szCs w:val="21"/>
          </w:rPr>
          <w:t>en</w:t>
        </w:r>
      </w:ins>
      <w:del w:id="26" w:author="Sophie Klocke" w:date="2023-01-08T15:15:00Z">
        <w:r w:rsidDel="009D61BD">
          <w:rPr>
            <w:rFonts w:ascii="Georgia" w:hAnsi="Georgia" w:cs="Times New Roman"/>
            <w:sz w:val="21"/>
            <w:szCs w:val="21"/>
          </w:rPr>
          <w:delText>ie</w:delText>
        </w:r>
      </w:del>
      <w:r>
        <w:rPr>
          <w:rFonts w:ascii="Georgia" w:hAnsi="Georgia" w:cs="Times New Roman"/>
          <w:sz w:val="21"/>
          <w:szCs w:val="21"/>
        </w:rPr>
        <w:t xml:space="preserve"> anderen M&amp;A-Beratungsunternehmen zu profilieren und wettbewerbsfähig zu bleiben. </w:t>
      </w:r>
      <w:commentRangeStart w:id="27"/>
      <w:r>
        <w:rPr>
          <w:rFonts w:ascii="Georgia" w:hAnsi="Georgia" w:cs="Times New Roman"/>
          <w:sz w:val="21"/>
          <w:szCs w:val="21"/>
        </w:rPr>
        <w:t>Ich bin überzeugt, dass mich ein Praktikum in Ihrem Unternehmen ideal auf meine spätere Karriere im M&amp;A vorbereitet</w:t>
      </w:r>
      <w:ins w:id="28" w:author="Tim Dreesmann" w:date="2023-01-21T18:17:00Z">
        <w:r w:rsidR="00EA1F3B">
          <w:rPr>
            <w:rFonts w:ascii="Georgia" w:hAnsi="Georgia" w:cs="Times New Roman"/>
            <w:sz w:val="21"/>
            <w:szCs w:val="21"/>
          </w:rPr>
          <w:t xml:space="preserve">. </w:t>
        </w:r>
      </w:ins>
      <w:del w:id="29" w:author="Tim Dreesmann" w:date="2023-01-21T18:17:00Z">
        <w:r w:rsidDel="00EA1F3B">
          <w:rPr>
            <w:rFonts w:ascii="Georgia" w:hAnsi="Georgia" w:cs="Times New Roman"/>
            <w:sz w:val="21"/>
            <w:szCs w:val="21"/>
          </w:rPr>
          <w:delText xml:space="preserve"> – </w:delText>
        </w:r>
      </w:del>
      <w:ins w:id="30" w:author="Tim Dreesmann" w:date="2023-01-21T18:17:00Z">
        <w:del w:id="31" w:author="David Döbele" w:date="2023-01-24T19:16:00Z">
          <w:r w:rsidR="00EA1F3B" w:rsidDel="00050122">
            <w:rPr>
              <w:rFonts w:ascii="Georgia" w:hAnsi="Georgia" w:cs="Times New Roman"/>
              <w:sz w:val="21"/>
              <w:szCs w:val="21"/>
            </w:rPr>
            <w:delText>N</w:delText>
          </w:r>
        </w:del>
      </w:ins>
      <w:del w:id="32" w:author="David Döbele" w:date="2023-01-24T19:16:00Z">
        <w:r w:rsidDel="00050122">
          <w:rPr>
            <w:rFonts w:ascii="Georgia" w:hAnsi="Georgia" w:cs="Times New Roman"/>
            <w:sz w:val="21"/>
            <w:szCs w:val="21"/>
          </w:rPr>
          <w:delText>nicht nur kann</w:delText>
        </w:r>
      </w:del>
      <w:ins w:id="33" w:author="David Döbele" w:date="2023-01-24T19:16:00Z">
        <w:r w:rsidR="00050122">
          <w:rPr>
            <w:rFonts w:ascii="Georgia" w:hAnsi="Georgia" w:cs="Times New Roman"/>
            <w:sz w:val="21"/>
            <w:szCs w:val="21"/>
          </w:rPr>
          <w:t>Zum einen kann</w:t>
        </w:r>
      </w:ins>
      <w:r>
        <w:rPr>
          <w:rFonts w:ascii="Georgia" w:hAnsi="Georgia" w:cs="Times New Roman"/>
          <w:sz w:val="21"/>
          <w:szCs w:val="21"/>
        </w:rPr>
        <w:t xml:space="preserve"> ich bei Ihnen</w:t>
      </w:r>
      <w:del w:id="34" w:author="Jessica Proß" w:date="2023-01-06T18:09:00Z">
        <w:r w:rsidR="00FA513D" w:rsidDel="001C646E">
          <w:rPr>
            <w:rFonts w:ascii="Georgia" w:hAnsi="Georgia" w:cs="Times New Roman"/>
            <w:sz w:val="21"/>
            <w:szCs w:val="21"/>
          </w:rPr>
          <w:delText>,</w:delText>
        </w:r>
      </w:del>
      <w:r w:rsidR="00FA513D">
        <w:rPr>
          <w:rFonts w:ascii="Georgia" w:hAnsi="Georgia" w:cs="Times New Roman"/>
          <w:sz w:val="21"/>
          <w:szCs w:val="21"/>
        </w:rPr>
        <w:t xml:space="preserve"> durch Ihre Erfahrung </w:t>
      </w:r>
      <w:ins w:id="35" w:author="Sophie Klocke" w:date="2023-01-08T15:16:00Z">
        <w:r w:rsidR="009D61BD">
          <w:rPr>
            <w:rFonts w:ascii="Georgia" w:hAnsi="Georgia" w:cs="Times New Roman"/>
            <w:sz w:val="21"/>
            <w:szCs w:val="21"/>
          </w:rPr>
          <w:t>und Ihre</w:t>
        </w:r>
      </w:ins>
      <w:ins w:id="36" w:author="Nadine Struck" w:date="2023-01-08T19:14:00Z">
        <w:del w:id="37" w:author="Sophie Klocke" w:date="2023-01-12T16:21:00Z">
          <w:r w:rsidR="00CC2B79" w:rsidDel="00712D6D">
            <w:rPr>
              <w:rFonts w:ascii="Georgia" w:hAnsi="Georgia" w:cs="Times New Roman"/>
              <w:sz w:val="21"/>
              <w:szCs w:val="21"/>
            </w:rPr>
            <w:delText>n</w:delText>
          </w:r>
        </w:del>
      </w:ins>
      <w:ins w:id="38" w:author="Sophie Klocke" w:date="2023-01-08T15:16:00Z">
        <w:del w:id="39" w:author="Nadine Struck" w:date="2023-01-08T19:14:00Z">
          <w:r w:rsidR="009D61BD" w:rsidDel="00CC2B79">
            <w:rPr>
              <w:rFonts w:ascii="Georgia" w:hAnsi="Georgia" w:cs="Times New Roman"/>
              <w:sz w:val="21"/>
              <w:szCs w:val="21"/>
            </w:rPr>
            <w:delText>m</w:delText>
          </w:r>
        </w:del>
        <w:r w:rsidR="009D61BD">
          <w:rPr>
            <w:rFonts w:ascii="Georgia" w:hAnsi="Georgia" w:cs="Times New Roman"/>
            <w:sz w:val="21"/>
            <w:szCs w:val="21"/>
          </w:rPr>
          <w:t xml:space="preserve"> </w:t>
        </w:r>
      </w:ins>
      <w:del w:id="40" w:author="Sophie Klocke" w:date="2023-01-08T15:16:00Z">
        <w:r w:rsidR="00FA513D" w:rsidDel="009D61BD">
          <w:rPr>
            <w:rFonts w:ascii="Georgia" w:hAnsi="Georgia" w:cs="Times New Roman"/>
            <w:sz w:val="21"/>
            <w:szCs w:val="21"/>
          </w:rPr>
          <w:delText xml:space="preserve">von </w:delText>
        </w:r>
      </w:del>
      <w:r w:rsidR="00FA513D">
        <w:rPr>
          <w:rFonts w:ascii="Georgia" w:hAnsi="Georgia" w:cs="Times New Roman"/>
          <w:sz w:val="21"/>
          <w:szCs w:val="21"/>
        </w:rPr>
        <w:t>bemerkenswerte</w:t>
      </w:r>
      <w:ins w:id="41" w:author="Tim Dreesmann" w:date="2023-01-15T17:11:00Z">
        <w:r w:rsidR="00CE1A77">
          <w:rPr>
            <w:rFonts w:ascii="Georgia" w:hAnsi="Georgia" w:cs="Times New Roman"/>
            <w:sz w:val="21"/>
            <w:szCs w:val="21"/>
          </w:rPr>
          <w:t>n</w:t>
        </w:r>
      </w:ins>
      <w:del w:id="42" w:author="Sophie Klocke" w:date="2023-01-12T16:21:00Z">
        <w:r w:rsidR="00FA513D" w:rsidDel="00712D6D">
          <w:rPr>
            <w:rFonts w:ascii="Georgia" w:hAnsi="Georgia" w:cs="Times New Roman"/>
            <w:sz w:val="21"/>
            <w:szCs w:val="21"/>
          </w:rPr>
          <w:delText>n</w:delText>
        </w:r>
      </w:del>
      <w:r w:rsidR="00FA513D">
        <w:rPr>
          <w:rFonts w:ascii="Georgia" w:hAnsi="Georgia" w:cs="Times New Roman"/>
          <w:sz w:val="21"/>
          <w:szCs w:val="21"/>
        </w:rPr>
        <w:t xml:space="preserve"> </w:t>
      </w:r>
      <w:r w:rsidR="000150E7">
        <w:rPr>
          <w:rFonts w:ascii="Georgia" w:hAnsi="Georgia" w:cs="Times New Roman"/>
          <w:sz w:val="21"/>
          <w:szCs w:val="21"/>
        </w:rPr>
        <w:t>fünf</w:t>
      </w:r>
      <w:r w:rsidR="00FA513D">
        <w:rPr>
          <w:rFonts w:ascii="Georgia" w:hAnsi="Georgia" w:cs="Times New Roman"/>
          <w:sz w:val="21"/>
          <w:szCs w:val="21"/>
        </w:rPr>
        <w:t xml:space="preserve"> </w:t>
      </w:r>
      <w:r w:rsidR="000150E7">
        <w:rPr>
          <w:rFonts w:ascii="Georgia" w:hAnsi="Georgia" w:cs="Times New Roman"/>
          <w:sz w:val="21"/>
          <w:szCs w:val="21"/>
        </w:rPr>
        <w:t>Milliarden</w:t>
      </w:r>
      <w:r w:rsidR="00FA513D">
        <w:rPr>
          <w:rFonts w:ascii="Georgia" w:hAnsi="Georgia" w:cs="Times New Roman"/>
          <w:sz w:val="21"/>
          <w:szCs w:val="21"/>
        </w:rPr>
        <w:t xml:space="preserve"> Euro an Transaktionsvolumen</w:t>
      </w:r>
      <w:del w:id="43" w:author="Jessica Proß" w:date="2023-01-06T18:10:00Z">
        <w:r w:rsidR="00FA513D" w:rsidDel="001C646E">
          <w:rPr>
            <w:rFonts w:ascii="Georgia" w:hAnsi="Georgia" w:cs="Times New Roman"/>
            <w:sz w:val="21"/>
            <w:szCs w:val="21"/>
          </w:rPr>
          <w:delText>,</w:delText>
        </w:r>
      </w:del>
      <w:r>
        <w:rPr>
          <w:rFonts w:ascii="Georgia" w:hAnsi="Georgia" w:cs="Times New Roman"/>
          <w:sz w:val="21"/>
          <w:szCs w:val="21"/>
        </w:rPr>
        <w:t xml:space="preserve"> das Handwerkszeug eines erfolgreichen M&amp;A-Beraters </w:t>
      </w:r>
      <w:ins w:id="44" w:author="David Döbele" w:date="2023-01-24T19:16:00Z">
        <w:r w:rsidR="00050122">
          <w:rPr>
            <w:rFonts w:ascii="Georgia" w:hAnsi="Georgia" w:cs="Times New Roman"/>
            <w:sz w:val="21"/>
            <w:szCs w:val="21"/>
          </w:rPr>
          <w:t xml:space="preserve">direkt </w:t>
        </w:r>
      </w:ins>
      <w:r>
        <w:rPr>
          <w:rFonts w:ascii="Georgia" w:hAnsi="Georgia" w:cs="Times New Roman"/>
          <w:sz w:val="21"/>
          <w:szCs w:val="21"/>
        </w:rPr>
        <w:t>auf einem sehr hohen Niveau erlerne</w:t>
      </w:r>
      <w:r w:rsidR="00FA513D">
        <w:rPr>
          <w:rFonts w:ascii="Georgia" w:hAnsi="Georgia" w:cs="Times New Roman"/>
          <w:sz w:val="21"/>
          <w:szCs w:val="21"/>
        </w:rPr>
        <w:t>n</w:t>
      </w:r>
      <w:ins w:id="45" w:author="David Döbele" w:date="2023-01-24T19:16:00Z">
        <w:r w:rsidR="00050122">
          <w:rPr>
            <w:rFonts w:ascii="Georgia" w:hAnsi="Georgia" w:cs="Times New Roman"/>
            <w:sz w:val="21"/>
            <w:szCs w:val="21"/>
          </w:rPr>
          <w:t>. Zum anderen finde ich es sehr spannend,</w:t>
        </w:r>
      </w:ins>
      <w:del w:id="46" w:author="David Döbele" w:date="2023-01-24T19:16:00Z">
        <w:r w:rsidDel="00050122">
          <w:rPr>
            <w:rFonts w:ascii="Georgia" w:hAnsi="Georgia" w:cs="Times New Roman"/>
            <w:sz w:val="21"/>
            <w:szCs w:val="21"/>
          </w:rPr>
          <w:delText>,</w:delText>
        </w:r>
      </w:del>
      <w:r>
        <w:rPr>
          <w:rFonts w:ascii="Georgia" w:hAnsi="Georgia" w:cs="Times New Roman"/>
          <w:sz w:val="21"/>
          <w:szCs w:val="21"/>
        </w:rPr>
        <w:t xml:space="preserve"> </w:t>
      </w:r>
      <w:del w:id="47" w:author="David Döbele" w:date="2023-01-24T19:16:00Z">
        <w:r w:rsidDel="00050122">
          <w:rPr>
            <w:rFonts w:ascii="Georgia" w:hAnsi="Georgia" w:cs="Times New Roman"/>
            <w:sz w:val="21"/>
            <w:szCs w:val="21"/>
          </w:rPr>
          <w:delText xml:space="preserve">sondern </w:delText>
        </w:r>
      </w:del>
      <w:r>
        <w:rPr>
          <w:rFonts w:ascii="Georgia" w:hAnsi="Georgia" w:cs="Times New Roman"/>
          <w:sz w:val="21"/>
          <w:szCs w:val="21"/>
        </w:rPr>
        <w:t xml:space="preserve">möglicherweise </w:t>
      </w:r>
      <w:del w:id="48" w:author="David Döbele" w:date="2023-01-24T19:17:00Z">
        <w:r w:rsidDel="00050122">
          <w:rPr>
            <w:rFonts w:ascii="Georgia" w:hAnsi="Georgia" w:cs="Times New Roman"/>
            <w:sz w:val="21"/>
            <w:szCs w:val="21"/>
          </w:rPr>
          <w:delText>ebenfalls</w:delText>
        </w:r>
      </w:del>
      <w:ins w:id="49" w:author="David Döbele" w:date="2023-01-24T19:17:00Z">
        <w:r w:rsidR="00050122">
          <w:rPr>
            <w:rFonts w:ascii="Georgia" w:hAnsi="Georgia" w:cs="Times New Roman"/>
            <w:sz w:val="21"/>
            <w:szCs w:val="21"/>
          </w:rPr>
          <w:t>auch direkt</w:t>
        </w:r>
      </w:ins>
      <w:r>
        <w:rPr>
          <w:rFonts w:ascii="Georgia" w:hAnsi="Georgia" w:cs="Times New Roman"/>
          <w:sz w:val="21"/>
          <w:szCs w:val="21"/>
        </w:rPr>
        <w:t xml:space="preserve"> an M&amp;A-Prozessen für bedeutende Mandanten wie die HSP Hanse Shopping GmbH</w:t>
      </w:r>
      <w:del w:id="50" w:author="Jessica Proß" w:date="2023-01-06T18:10:00Z">
        <w:r w:rsidDel="001C646E">
          <w:rPr>
            <w:rFonts w:ascii="Georgia" w:hAnsi="Georgia" w:cs="Times New Roman"/>
            <w:sz w:val="21"/>
            <w:szCs w:val="21"/>
          </w:rPr>
          <w:delText>,</w:delText>
        </w:r>
      </w:del>
      <w:r>
        <w:rPr>
          <w:rFonts w:ascii="Georgia" w:hAnsi="Georgia" w:cs="Times New Roman"/>
          <w:sz w:val="21"/>
          <w:szCs w:val="21"/>
        </w:rPr>
        <w:t xml:space="preserve"> oder die Degussa Bank mit</w:t>
      </w:r>
      <w:ins w:id="51" w:author="David Döbele" w:date="2023-01-24T19:17:00Z">
        <w:r w:rsidR="00050122">
          <w:rPr>
            <w:rFonts w:ascii="Georgia" w:hAnsi="Georgia" w:cs="Times New Roman"/>
            <w:sz w:val="21"/>
            <w:szCs w:val="21"/>
          </w:rPr>
          <w:t>zu</w:t>
        </w:r>
      </w:ins>
      <w:r>
        <w:rPr>
          <w:rFonts w:ascii="Georgia" w:hAnsi="Georgia" w:cs="Times New Roman"/>
          <w:sz w:val="21"/>
          <w:szCs w:val="21"/>
        </w:rPr>
        <w:t>wirken</w:t>
      </w:r>
      <w:ins w:id="52" w:author="David Döbele" w:date="2023-01-24T19:17:00Z">
        <w:r w:rsidR="00050122">
          <w:rPr>
            <w:rFonts w:ascii="Georgia" w:hAnsi="Georgia" w:cs="Times New Roman"/>
            <w:sz w:val="21"/>
            <w:szCs w:val="21"/>
          </w:rPr>
          <w:t xml:space="preserve"> und hier meine Kenntnisse in der Praxis anwenden zu können</w:t>
        </w:r>
      </w:ins>
      <w:ins w:id="53" w:author="Sophie Klocke" w:date="2023-01-08T15:16:00Z">
        <w:r w:rsidR="009D61BD">
          <w:rPr>
            <w:rFonts w:ascii="Georgia" w:hAnsi="Georgia" w:cs="Times New Roman"/>
            <w:sz w:val="21"/>
            <w:szCs w:val="21"/>
          </w:rPr>
          <w:t>.</w:t>
        </w:r>
      </w:ins>
      <w:del w:id="54" w:author="Sophie Klocke" w:date="2023-01-08T15:16:00Z">
        <w:r w:rsidDel="009D61BD">
          <w:rPr>
            <w:rFonts w:ascii="Georgia" w:hAnsi="Georgia" w:cs="Times New Roman"/>
            <w:sz w:val="21"/>
            <w:szCs w:val="21"/>
          </w:rPr>
          <w:delText xml:space="preserve"> und an diesen Erfahrungen partizipieren.</w:delText>
        </w:r>
      </w:del>
      <w:commentRangeEnd w:id="27"/>
      <w:r w:rsidR="00712D6D">
        <w:rPr>
          <w:rStyle w:val="Kommentarzeichen"/>
        </w:rPr>
        <w:commentReference w:id="27"/>
      </w:r>
    </w:p>
    <w:p w14:paraId="5680EA1C" w14:textId="77777777" w:rsidR="00C15E28" w:rsidRDefault="00C15E28" w:rsidP="00D83621">
      <w:pPr>
        <w:jc w:val="both"/>
        <w:rPr>
          <w:rFonts w:ascii="Georgia" w:hAnsi="Georgia" w:cs="Times New Roman"/>
          <w:sz w:val="21"/>
          <w:szCs w:val="21"/>
        </w:rPr>
      </w:pPr>
    </w:p>
    <w:p w14:paraId="2AA218BA" w14:textId="507FE03B" w:rsidR="00C15E28" w:rsidRDefault="00C15E28" w:rsidP="00C15E28">
      <w:pPr>
        <w:jc w:val="both"/>
        <w:rPr>
          <w:rFonts w:ascii="Georgia" w:hAnsi="Georgia" w:cs="Times New Roman"/>
          <w:sz w:val="21"/>
          <w:szCs w:val="21"/>
        </w:rPr>
      </w:pPr>
      <w:r>
        <w:rPr>
          <w:rFonts w:ascii="Georgia" w:hAnsi="Georgia" w:cs="Times New Roman"/>
          <w:sz w:val="21"/>
          <w:szCs w:val="21"/>
        </w:rPr>
        <w:t>M.M. WARBURG &amp; CO. scheint mir ideal für dieses Praktikum, da Sie einen bemerkenswert großen Erfahrungsschatz</w:t>
      </w:r>
      <w:del w:id="55" w:author="Jessica Proß" w:date="2023-01-06T18:11:00Z">
        <w:r w:rsidDel="001C646E">
          <w:rPr>
            <w:rFonts w:ascii="Georgia" w:hAnsi="Georgia" w:cs="Times New Roman"/>
            <w:sz w:val="21"/>
            <w:szCs w:val="21"/>
          </w:rPr>
          <w:delText>,</w:delText>
        </w:r>
      </w:del>
      <w:r>
        <w:rPr>
          <w:rFonts w:ascii="Georgia" w:hAnsi="Georgia" w:cs="Times New Roman"/>
          <w:sz w:val="21"/>
          <w:szCs w:val="21"/>
        </w:rPr>
        <w:t xml:space="preserve"> in jeglichen Bankgeschäften über </w:t>
      </w:r>
      <w:ins w:id="56" w:author="Sophie Klocke" w:date="2023-01-12T16:21:00Z">
        <w:r w:rsidR="00712D6D">
          <w:rPr>
            <w:rFonts w:ascii="Georgia" w:hAnsi="Georgia" w:cs="Times New Roman"/>
            <w:sz w:val="21"/>
            <w:szCs w:val="21"/>
          </w:rPr>
          <w:t xml:space="preserve">200 </w:t>
        </w:r>
      </w:ins>
      <w:del w:id="57" w:author="Sophie Klocke" w:date="2023-01-12T16:21:00Z">
        <w:r w:rsidR="000150E7" w:rsidDel="00712D6D">
          <w:rPr>
            <w:rFonts w:ascii="Georgia" w:hAnsi="Georgia" w:cs="Times New Roman"/>
            <w:sz w:val="21"/>
            <w:szCs w:val="21"/>
          </w:rPr>
          <w:delText>zweihundert</w:delText>
        </w:r>
        <w:r w:rsidDel="00712D6D">
          <w:rPr>
            <w:rFonts w:ascii="Georgia" w:hAnsi="Georgia" w:cs="Times New Roman"/>
            <w:sz w:val="21"/>
            <w:szCs w:val="21"/>
          </w:rPr>
          <w:delText xml:space="preserve"> </w:delText>
        </w:r>
      </w:del>
      <w:r>
        <w:rPr>
          <w:rFonts w:ascii="Georgia" w:hAnsi="Georgia" w:cs="Times New Roman"/>
          <w:sz w:val="21"/>
          <w:szCs w:val="21"/>
        </w:rPr>
        <w:t xml:space="preserve">Jahre </w:t>
      </w:r>
      <w:ins w:id="58" w:author="Sophie Klocke" w:date="2023-01-12T16:21:00Z">
        <w:r w:rsidR="00712D6D">
          <w:rPr>
            <w:rFonts w:ascii="Georgia" w:hAnsi="Georgia" w:cs="Times New Roman"/>
            <w:sz w:val="21"/>
            <w:szCs w:val="21"/>
          </w:rPr>
          <w:t>vor</w:t>
        </w:r>
      </w:ins>
      <w:del w:id="59" w:author="Sophie Klocke" w:date="2023-01-12T16:21:00Z">
        <w:r w:rsidDel="00712D6D">
          <w:rPr>
            <w:rFonts w:ascii="Georgia" w:hAnsi="Georgia" w:cs="Times New Roman"/>
            <w:sz w:val="21"/>
            <w:szCs w:val="21"/>
          </w:rPr>
          <w:delText>auf</w:delText>
        </w:r>
      </w:del>
      <w:r>
        <w:rPr>
          <w:rFonts w:ascii="Georgia" w:hAnsi="Georgia" w:cs="Times New Roman"/>
          <w:sz w:val="21"/>
          <w:szCs w:val="21"/>
        </w:rPr>
        <w:t>weisen können, welcher von einer großen Kompetenz in allen Fachbereichen sowie starken Kundenbeziehungen</w:t>
      </w:r>
      <w:del w:id="60" w:author="Jessica Proß" w:date="2023-01-06T18:11:00Z">
        <w:r w:rsidDel="001C646E">
          <w:rPr>
            <w:rFonts w:ascii="Georgia" w:hAnsi="Georgia" w:cs="Times New Roman"/>
            <w:sz w:val="21"/>
            <w:szCs w:val="21"/>
          </w:rPr>
          <w:delText>,</w:delText>
        </w:r>
      </w:del>
      <w:r>
        <w:rPr>
          <w:rFonts w:ascii="Georgia" w:hAnsi="Georgia" w:cs="Times New Roman"/>
          <w:sz w:val="21"/>
          <w:szCs w:val="21"/>
        </w:rPr>
        <w:t xml:space="preserve"> </w:t>
      </w:r>
      <w:del w:id="61" w:author="Sophie Klocke" w:date="2023-01-12T16:22:00Z">
        <w:r w:rsidDel="00712D6D">
          <w:rPr>
            <w:rFonts w:ascii="Georgia" w:hAnsi="Georgia" w:cs="Times New Roman"/>
            <w:sz w:val="21"/>
            <w:szCs w:val="21"/>
          </w:rPr>
          <w:delText xml:space="preserve">durch einen starken Kundenfokus </w:delText>
        </w:r>
      </w:del>
      <w:r>
        <w:rPr>
          <w:rFonts w:ascii="Georgia" w:hAnsi="Georgia" w:cs="Times New Roman"/>
          <w:sz w:val="21"/>
          <w:szCs w:val="21"/>
        </w:rPr>
        <w:t>zeug</w:t>
      </w:r>
      <w:ins w:id="62" w:author="Sophie Klocke" w:date="2023-01-08T15:17:00Z">
        <w:r w:rsidR="009D61BD">
          <w:rPr>
            <w:rFonts w:ascii="Georgia" w:hAnsi="Georgia" w:cs="Times New Roman"/>
            <w:sz w:val="21"/>
            <w:szCs w:val="21"/>
          </w:rPr>
          <w:t>t</w:t>
        </w:r>
      </w:ins>
      <w:del w:id="63" w:author="Sophie Klocke" w:date="2023-01-08T15:17:00Z">
        <w:r w:rsidDel="009D61BD">
          <w:rPr>
            <w:rFonts w:ascii="Georgia" w:hAnsi="Georgia" w:cs="Times New Roman"/>
            <w:sz w:val="21"/>
            <w:szCs w:val="21"/>
          </w:rPr>
          <w:delText>en</w:delText>
        </w:r>
      </w:del>
      <w:r>
        <w:rPr>
          <w:rFonts w:ascii="Georgia" w:hAnsi="Georgia" w:cs="Times New Roman"/>
          <w:sz w:val="21"/>
          <w:szCs w:val="21"/>
        </w:rPr>
        <w:t>. Insbesondere der Bereich Equity Sales &amp; Research ist für mich interessant, da ich mich selbst schon seit einigen Jahren mit IPO</w:t>
      </w:r>
      <w:del w:id="64" w:author="Nadine Struck" w:date="2023-01-08T19:15:00Z">
        <w:r w:rsidDel="00CC2B79">
          <w:rPr>
            <w:rFonts w:ascii="Georgia" w:hAnsi="Georgia" w:cs="Times New Roman"/>
            <w:sz w:val="21"/>
            <w:szCs w:val="21"/>
          </w:rPr>
          <w:delText>’</w:delText>
        </w:r>
      </w:del>
      <w:r>
        <w:rPr>
          <w:rFonts w:ascii="Georgia" w:hAnsi="Georgia" w:cs="Times New Roman"/>
          <w:sz w:val="21"/>
          <w:szCs w:val="21"/>
        </w:rPr>
        <w:t>s beschäftige. IPO</w:t>
      </w:r>
      <w:del w:id="65" w:author="Nadine Struck" w:date="2023-01-08T19:15:00Z">
        <w:r w:rsidDel="00CC2B79">
          <w:rPr>
            <w:rFonts w:ascii="Georgia" w:hAnsi="Georgia" w:cs="Times New Roman"/>
            <w:sz w:val="21"/>
            <w:szCs w:val="21"/>
          </w:rPr>
          <w:delText>’</w:delText>
        </w:r>
      </w:del>
      <w:r>
        <w:rPr>
          <w:rFonts w:ascii="Georgia" w:hAnsi="Georgia" w:cs="Times New Roman"/>
          <w:sz w:val="21"/>
          <w:szCs w:val="21"/>
        </w:rPr>
        <w:t xml:space="preserve">s sind essenziell für die globalisierte Wirtschaft. Zunächst wird die Kapitalkraft eines Unternehmens erhöht, um größere und kapitalintensivere Investitionen </w:t>
      </w:r>
      <w:del w:id="66" w:author="Jessica Proß" w:date="2023-01-06T18:13:00Z">
        <w:r w:rsidDel="001C646E">
          <w:rPr>
            <w:rFonts w:ascii="Georgia" w:hAnsi="Georgia" w:cs="Times New Roman"/>
            <w:sz w:val="21"/>
            <w:szCs w:val="21"/>
          </w:rPr>
          <w:delText>(</w:delText>
        </w:r>
      </w:del>
      <w:r>
        <w:rPr>
          <w:rFonts w:ascii="Georgia" w:hAnsi="Georgia" w:cs="Times New Roman"/>
          <w:sz w:val="21"/>
          <w:szCs w:val="21"/>
        </w:rPr>
        <w:t>z.B. Direktinvestitionen</w:t>
      </w:r>
      <w:ins w:id="67" w:author="Jessica Proß" w:date="2023-01-06T18:13:00Z">
        <w:r w:rsidR="001C646E">
          <w:rPr>
            <w:rFonts w:ascii="Georgia" w:hAnsi="Georgia" w:cs="Times New Roman"/>
            <w:sz w:val="21"/>
            <w:szCs w:val="21"/>
          </w:rPr>
          <w:t xml:space="preserve"> </w:t>
        </w:r>
      </w:ins>
      <w:del w:id="68" w:author="Jessica Proß" w:date="2023-01-06T18:13:00Z">
        <w:r w:rsidDel="001C646E">
          <w:rPr>
            <w:rFonts w:ascii="Georgia" w:hAnsi="Georgia" w:cs="Times New Roman"/>
            <w:sz w:val="21"/>
            <w:szCs w:val="21"/>
          </w:rPr>
          <w:delText xml:space="preserve">) </w:delText>
        </w:r>
      </w:del>
      <w:r>
        <w:rPr>
          <w:rFonts w:ascii="Georgia" w:hAnsi="Georgia" w:cs="Times New Roman"/>
          <w:sz w:val="21"/>
          <w:szCs w:val="21"/>
        </w:rPr>
        <w:t>durchführen zu können und dazu sinkt die Abhängigkeit vo</w:t>
      </w:r>
      <w:ins w:id="69" w:author="Sophie Klocke" w:date="2023-01-12T16:22:00Z">
        <w:r w:rsidR="00712D6D">
          <w:rPr>
            <w:rFonts w:ascii="Georgia" w:hAnsi="Georgia" w:cs="Times New Roman"/>
            <w:sz w:val="21"/>
            <w:szCs w:val="21"/>
          </w:rPr>
          <w:t>m</w:t>
        </w:r>
      </w:ins>
      <w:del w:id="70" w:author="Sophie Klocke" w:date="2023-01-12T16:22:00Z">
        <w:r w:rsidDel="00712D6D">
          <w:rPr>
            <w:rFonts w:ascii="Georgia" w:hAnsi="Georgia" w:cs="Times New Roman"/>
            <w:sz w:val="21"/>
            <w:szCs w:val="21"/>
          </w:rPr>
          <w:delText>n</w:delText>
        </w:r>
      </w:del>
      <w:r>
        <w:rPr>
          <w:rFonts w:ascii="Georgia" w:hAnsi="Georgia" w:cs="Times New Roman"/>
          <w:sz w:val="21"/>
          <w:szCs w:val="21"/>
        </w:rPr>
        <w:t xml:space="preserve"> Fremdkapital, welches nicht nur mit Rückzahlungen, sondern auch mit Zinsen verbunden ist. Ich bin überzeugt, dass mich ein Praktikum in Ihrem Unternehmen ideal auf meine spätere Karriere vorbereitet</w:t>
      </w:r>
      <w:ins w:id="71" w:author="Nadine Struck" w:date="2023-01-14T22:31:00Z">
        <w:r w:rsidR="00672061">
          <w:rPr>
            <w:rFonts w:ascii="Georgia" w:hAnsi="Georgia" w:cs="Times New Roman"/>
            <w:sz w:val="21"/>
            <w:szCs w:val="21"/>
          </w:rPr>
          <w:t xml:space="preserve"> – </w:t>
        </w:r>
      </w:ins>
      <w:ins w:id="72" w:author="Sophie Klocke" w:date="2023-01-12T16:23:00Z">
        <w:del w:id="73" w:author="Nadine Struck" w:date="2023-01-14T22:31:00Z">
          <w:r w:rsidR="00712D6D" w:rsidDel="00672061">
            <w:rPr>
              <w:rFonts w:ascii="Georgia" w:hAnsi="Georgia" w:cs="Times New Roman"/>
              <w:sz w:val="21"/>
              <w:szCs w:val="21"/>
            </w:rPr>
            <w:delText>,</w:delText>
          </w:r>
        </w:del>
      </w:ins>
      <w:del w:id="74" w:author="Sophie Klocke" w:date="2023-01-12T16:23:00Z">
        <w:r w:rsidDel="00712D6D">
          <w:rPr>
            <w:rFonts w:ascii="Georgia" w:hAnsi="Georgia" w:cs="Times New Roman"/>
            <w:sz w:val="21"/>
            <w:szCs w:val="21"/>
          </w:rPr>
          <w:delText xml:space="preserve"> –</w:delText>
        </w:r>
      </w:del>
      <w:del w:id="75" w:author="Nadine Struck" w:date="2023-01-14T22:31:00Z">
        <w:r w:rsidDel="00672061">
          <w:rPr>
            <w:rFonts w:ascii="Georgia" w:hAnsi="Georgia" w:cs="Times New Roman"/>
            <w:sz w:val="21"/>
            <w:szCs w:val="21"/>
          </w:rPr>
          <w:delText xml:space="preserve"> </w:delText>
        </w:r>
      </w:del>
      <w:r>
        <w:rPr>
          <w:rFonts w:ascii="Georgia" w:hAnsi="Georgia" w:cs="Times New Roman"/>
          <w:sz w:val="21"/>
          <w:szCs w:val="21"/>
        </w:rPr>
        <w:t xml:space="preserve">nicht nur besitzen Sie einen Erfahrungsschatz </w:t>
      </w:r>
      <w:ins w:id="76" w:author="Sophie Klocke" w:date="2023-01-12T16:23:00Z">
        <w:r w:rsidR="00712D6D">
          <w:rPr>
            <w:rFonts w:ascii="Georgia" w:hAnsi="Georgia" w:cs="Times New Roman"/>
            <w:sz w:val="21"/>
            <w:szCs w:val="21"/>
          </w:rPr>
          <w:t>aus</w:t>
        </w:r>
      </w:ins>
      <w:del w:id="77" w:author="Sophie Klocke" w:date="2023-01-12T16:23:00Z">
        <w:r w:rsidDel="00712D6D">
          <w:rPr>
            <w:rFonts w:ascii="Georgia" w:hAnsi="Georgia" w:cs="Times New Roman"/>
            <w:sz w:val="21"/>
            <w:szCs w:val="21"/>
          </w:rPr>
          <w:delText>von</w:delText>
        </w:r>
      </w:del>
      <w:r>
        <w:rPr>
          <w:rFonts w:ascii="Georgia" w:hAnsi="Georgia" w:cs="Times New Roman"/>
          <w:sz w:val="21"/>
          <w:szCs w:val="21"/>
        </w:rPr>
        <w:t xml:space="preserve"> über </w:t>
      </w:r>
      <w:ins w:id="78" w:author="Sophie Klocke" w:date="2023-01-12T16:22:00Z">
        <w:r w:rsidR="00712D6D">
          <w:rPr>
            <w:rFonts w:ascii="Georgia" w:hAnsi="Georgia" w:cs="Times New Roman"/>
            <w:sz w:val="21"/>
            <w:szCs w:val="21"/>
          </w:rPr>
          <w:t xml:space="preserve">200 </w:t>
        </w:r>
      </w:ins>
      <w:del w:id="79" w:author="Sophie Klocke" w:date="2023-01-12T16:22:00Z">
        <w:r w:rsidR="000150E7" w:rsidDel="00712D6D">
          <w:rPr>
            <w:rFonts w:ascii="Georgia" w:hAnsi="Georgia" w:cs="Times New Roman"/>
            <w:sz w:val="21"/>
            <w:szCs w:val="21"/>
          </w:rPr>
          <w:delText>zweihundert</w:delText>
        </w:r>
        <w:r w:rsidDel="00712D6D">
          <w:rPr>
            <w:rFonts w:ascii="Georgia" w:hAnsi="Georgia" w:cs="Times New Roman"/>
            <w:sz w:val="21"/>
            <w:szCs w:val="21"/>
          </w:rPr>
          <w:delText xml:space="preserve"> </w:delText>
        </w:r>
      </w:del>
      <w:r>
        <w:rPr>
          <w:rFonts w:ascii="Georgia" w:hAnsi="Georgia" w:cs="Times New Roman"/>
          <w:sz w:val="21"/>
          <w:szCs w:val="21"/>
        </w:rPr>
        <w:t>Jahren im Banking</w:t>
      </w:r>
      <w:ins w:id="80" w:author="Jessica Proß" w:date="2023-01-06T18:12:00Z">
        <w:r w:rsidR="001C646E">
          <w:rPr>
            <w:rFonts w:ascii="Georgia" w:hAnsi="Georgia" w:cs="Times New Roman"/>
            <w:sz w:val="21"/>
            <w:szCs w:val="21"/>
          </w:rPr>
          <w:t>,</w:t>
        </w:r>
      </w:ins>
      <w:r>
        <w:rPr>
          <w:rFonts w:ascii="Georgia" w:hAnsi="Georgia" w:cs="Times New Roman"/>
          <w:sz w:val="21"/>
          <w:szCs w:val="21"/>
        </w:rPr>
        <w:t xml:space="preserve"> an dem ich partizipieren kann, sondern </w:t>
      </w:r>
      <w:ins w:id="81" w:author="Sophie Klocke" w:date="2023-01-08T15:18:00Z">
        <w:r w:rsidR="009D61BD">
          <w:rPr>
            <w:rFonts w:ascii="Georgia" w:hAnsi="Georgia" w:cs="Times New Roman"/>
            <w:sz w:val="21"/>
            <w:szCs w:val="21"/>
          </w:rPr>
          <w:t xml:space="preserve">Sie </w:t>
        </w:r>
      </w:ins>
      <w:r>
        <w:rPr>
          <w:rFonts w:ascii="Georgia" w:hAnsi="Georgia" w:cs="Times New Roman"/>
          <w:sz w:val="21"/>
          <w:szCs w:val="21"/>
        </w:rPr>
        <w:t>ermöglichen mir möglicherweise ebenfalls die Teilnahme an der Erstellung von Gutachten und Kapitalerhöhungen sowie das Mitwirken an IPO</w:t>
      </w:r>
      <w:del w:id="82" w:author="Nadine Struck" w:date="2023-01-14T22:32:00Z">
        <w:r w:rsidDel="00672061">
          <w:rPr>
            <w:rFonts w:ascii="Georgia" w:hAnsi="Georgia" w:cs="Times New Roman"/>
            <w:sz w:val="21"/>
            <w:szCs w:val="21"/>
          </w:rPr>
          <w:delText>’</w:delText>
        </w:r>
      </w:del>
      <w:r>
        <w:rPr>
          <w:rFonts w:ascii="Georgia" w:hAnsi="Georgia" w:cs="Times New Roman"/>
          <w:sz w:val="21"/>
          <w:szCs w:val="21"/>
        </w:rPr>
        <w:t>s bedeutender Manda</w:t>
      </w:r>
      <w:r w:rsidR="00731D85">
        <w:rPr>
          <w:rFonts w:ascii="Georgia" w:hAnsi="Georgia" w:cs="Times New Roman"/>
          <w:sz w:val="21"/>
          <w:szCs w:val="21"/>
        </w:rPr>
        <w:t>n</w:t>
      </w:r>
      <w:r>
        <w:rPr>
          <w:rFonts w:ascii="Georgia" w:hAnsi="Georgia" w:cs="Times New Roman"/>
          <w:sz w:val="21"/>
          <w:szCs w:val="21"/>
        </w:rPr>
        <w:t xml:space="preserve">ten wie </w:t>
      </w:r>
      <w:proofErr w:type="spellStart"/>
      <w:r>
        <w:rPr>
          <w:rFonts w:ascii="Georgia" w:hAnsi="Georgia" w:cs="Times New Roman"/>
          <w:sz w:val="21"/>
          <w:szCs w:val="21"/>
        </w:rPr>
        <w:t>clearvise</w:t>
      </w:r>
      <w:proofErr w:type="spellEnd"/>
      <w:r>
        <w:rPr>
          <w:rFonts w:ascii="Georgia" w:hAnsi="Georgia" w:cs="Times New Roman"/>
          <w:sz w:val="21"/>
          <w:szCs w:val="21"/>
        </w:rPr>
        <w:t xml:space="preserve"> oder 7c solarparken.</w:t>
      </w:r>
    </w:p>
    <w:p w14:paraId="279B6845" w14:textId="77777777" w:rsidR="00440A93" w:rsidRDefault="00440A93" w:rsidP="00C15E28">
      <w:pPr>
        <w:jc w:val="both"/>
        <w:rPr>
          <w:rFonts w:ascii="Georgia" w:hAnsi="Georgia" w:cs="Times New Roman"/>
          <w:sz w:val="21"/>
          <w:szCs w:val="21"/>
        </w:rPr>
      </w:pPr>
    </w:p>
    <w:p w14:paraId="0FFBEA99" w14:textId="77777777" w:rsidR="00440A93" w:rsidRDefault="00440A93" w:rsidP="00C15E28">
      <w:pPr>
        <w:jc w:val="both"/>
        <w:rPr>
          <w:rFonts w:ascii="Georgia" w:hAnsi="Georgia" w:cs="Times New Roman"/>
          <w:sz w:val="21"/>
          <w:szCs w:val="21"/>
        </w:rPr>
      </w:pPr>
    </w:p>
    <w:p w14:paraId="4E63A6A7" w14:textId="77777777" w:rsidR="00806FAF" w:rsidRDefault="00806FAF" w:rsidP="00C15E28">
      <w:pPr>
        <w:jc w:val="both"/>
        <w:rPr>
          <w:rFonts w:ascii="Georgia" w:hAnsi="Georgia" w:cs="Times New Roman"/>
          <w:sz w:val="21"/>
          <w:szCs w:val="21"/>
        </w:rPr>
      </w:pPr>
    </w:p>
    <w:p w14:paraId="5FFD41E9" w14:textId="77777777" w:rsidR="00806FAF" w:rsidRDefault="00806FAF" w:rsidP="00806FAF">
      <w:pPr>
        <w:jc w:val="both"/>
        <w:rPr>
          <w:rFonts w:ascii="Georgia" w:hAnsi="Georgia" w:cs="Times New Roman"/>
          <w:sz w:val="21"/>
          <w:szCs w:val="21"/>
        </w:rPr>
      </w:pPr>
    </w:p>
    <w:p w14:paraId="11D68168" w14:textId="77777777" w:rsidR="00806FAF" w:rsidRDefault="00806FAF" w:rsidP="00806FAF">
      <w:pPr>
        <w:jc w:val="both"/>
        <w:rPr>
          <w:rFonts w:ascii="Georgia" w:hAnsi="Georgia" w:cs="Times New Roman"/>
          <w:sz w:val="21"/>
          <w:szCs w:val="21"/>
        </w:rPr>
      </w:pPr>
    </w:p>
    <w:p w14:paraId="6D2F2CA0" w14:textId="77777777" w:rsidR="00806FAF" w:rsidRDefault="00806FAF" w:rsidP="00806FAF">
      <w:pPr>
        <w:jc w:val="both"/>
        <w:rPr>
          <w:rFonts w:ascii="Georgia" w:hAnsi="Georgia" w:cs="Times New Roman"/>
          <w:sz w:val="21"/>
          <w:szCs w:val="21"/>
        </w:rPr>
      </w:pPr>
    </w:p>
    <w:p w14:paraId="45CFD8A8" w14:textId="638FF162" w:rsidR="00806FAF" w:rsidRDefault="00B83A44" w:rsidP="00806FAF">
      <w:pPr>
        <w:jc w:val="both"/>
        <w:rPr>
          <w:rFonts w:ascii="Georgia" w:hAnsi="Georgia" w:cs="Times New Roman"/>
          <w:sz w:val="21"/>
          <w:szCs w:val="21"/>
        </w:rPr>
      </w:pPr>
      <w:ins w:id="83" w:author="Tim Dreesmann" w:date="2023-01-08T22:29:00Z">
        <w:r>
          <w:rPr>
            <w:rFonts w:ascii="Georgia" w:hAnsi="Georgia" w:cs="Times New Roman"/>
            <w:sz w:val="21"/>
            <w:szCs w:val="21"/>
          </w:rPr>
          <w:t>8</w:t>
        </w:r>
      </w:ins>
      <w:del w:id="84" w:author="Tim Dreesmann" w:date="2023-01-08T22:29:00Z">
        <w:r w:rsidR="00806FAF" w:rsidRPr="00805C8A" w:rsidDel="00B83A44">
          <w:rPr>
            <w:rFonts w:ascii="Georgia" w:hAnsi="Georgia" w:cs="Times New Roman"/>
            <w:sz w:val="21"/>
            <w:szCs w:val="21"/>
          </w:rPr>
          <w:delText xml:space="preserve">EIGHT </w:delText>
        </w:r>
      </w:del>
      <w:r w:rsidR="00806FAF" w:rsidRPr="00805C8A">
        <w:rPr>
          <w:rFonts w:ascii="Georgia" w:hAnsi="Georgia" w:cs="Times New Roman"/>
          <w:sz w:val="21"/>
          <w:szCs w:val="21"/>
        </w:rPr>
        <w:t xml:space="preserve">ADVISORY scheint mir für dieses </w:t>
      </w:r>
      <w:r w:rsidR="00806FAF">
        <w:rPr>
          <w:rFonts w:ascii="Georgia" w:hAnsi="Georgia" w:cs="Times New Roman"/>
          <w:sz w:val="21"/>
          <w:szCs w:val="21"/>
        </w:rPr>
        <w:t xml:space="preserve">Praktikum ideal, da Sie nicht nur eine außerordentlich hohe Fachkompetenz, sondern während des M&amp;A-Prozesses ebenfalls einen bemerkenswert hohen </w:t>
      </w:r>
      <w:r w:rsidR="00806FAF">
        <w:rPr>
          <w:rFonts w:ascii="Georgia" w:hAnsi="Georgia" w:cs="Times New Roman"/>
          <w:sz w:val="21"/>
          <w:szCs w:val="21"/>
        </w:rPr>
        <w:lastRenderedPageBreak/>
        <w:t xml:space="preserve">Kundenfokus aufweisen und sich den individuellen Wünschen der Mandanten genau anpassen. Ich selbst habe die Erfahrung gemacht, dass die meisten Unternehmen einen zu starken Fokus auf die Gewinnmaximierung legen und die Kundeninteressen aus den Augen verlieren. Gerade deshalb sticht Ihr Unternehmen gegenüber den anderen Wettbewerbern heraus. </w:t>
      </w:r>
      <w:commentRangeStart w:id="85"/>
      <w:r w:rsidR="00806FAF">
        <w:rPr>
          <w:rFonts w:ascii="Georgia" w:hAnsi="Georgia" w:cs="Times New Roman"/>
          <w:sz w:val="21"/>
          <w:szCs w:val="21"/>
        </w:rPr>
        <w:t>Ich bin überzeugt, dass mich ein Praktikum in Ihrem Unternehmen ideal auf meine spätere Karriere vorbereitet</w:t>
      </w:r>
      <w:ins w:id="86" w:author="Tim Dreesmann" w:date="2023-01-21T18:17:00Z">
        <w:r w:rsidR="00EA1F3B">
          <w:rPr>
            <w:rFonts w:ascii="Georgia" w:hAnsi="Georgia" w:cs="Times New Roman"/>
            <w:sz w:val="21"/>
            <w:szCs w:val="21"/>
          </w:rPr>
          <w:t xml:space="preserve">. </w:t>
        </w:r>
      </w:ins>
      <w:ins w:id="87" w:author="Sophie Klocke" w:date="2023-01-12T16:23:00Z">
        <w:del w:id="88" w:author="Tim Dreesmann" w:date="2023-01-21T18:17:00Z">
          <w:r w:rsidR="00712D6D" w:rsidDel="00EA1F3B">
            <w:rPr>
              <w:rFonts w:ascii="Georgia" w:hAnsi="Georgia" w:cs="Times New Roman"/>
              <w:sz w:val="21"/>
              <w:szCs w:val="21"/>
            </w:rPr>
            <w:delText xml:space="preserve"> </w:delText>
          </w:r>
        </w:del>
      </w:ins>
      <w:del w:id="89" w:author="Tim Dreesmann" w:date="2023-01-21T18:17:00Z">
        <w:r w:rsidR="00806FAF" w:rsidDel="00EA1F3B">
          <w:rPr>
            <w:rFonts w:ascii="Georgia" w:hAnsi="Georgia" w:cs="Times New Roman"/>
            <w:sz w:val="21"/>
            <w:szCs w:val="21"/>
          </w:rPr>
          <w:delText xml:space="preserve">– </w:delText>
        </w:r>
      </w:del>
      <w:ins w:id="90" w:author="Tim Dreesmann" w:date="2023-01-21T18:17:00Z">
        <w:r w:rsidR="00EA1F3B">
          <w:rPr>
            <w:rFonts w:ascii="Georgia" w:hAnsi="Georgia" w:cs="Times New Roman"/>
            <w:sz w:val="21"/>
            <w:szCs w:val="21"/>
          </w:rPr>
          <w:t>N</w:t>
        </w:r>
      </w:ins>
      <w:del w:id="91" w:author="Tim Dreesmann" w:date="2023-01-21T18:17:00Z">
        <w:r w:rsidR="00806FAF" w:rsidDel="00EA1F3B">
          <w:rPr>
            <w:rFonts w:ascii="Georgia" w:hAnsi="Georgia" w:cs="Times New Roman"/>
            <w:sz w:val="21"/>
            <w:szCs w:val="21"/>
          </w:rPr>
          <w:delText>n</w:delText>
        </w:r>
      </w:del>
      <w:r w:rsidR="00806FAF">
        <w:rPr>
          <w:rFonts w:ascii="Georgia" w:hAnsi="Georgia" w:cs="Times New Roman"/>
          <w:sz w:val="21"/>
          <w:szCs w:val="21"/>
        </w:rPr>
        <w:t>icht nur kann ich bei Ihnen das Handwerkszeug eines erfolgreichen M&amp;A-Beraters auf einem sehr hohen Niveau erlernen, sondern</w:t>
      </w:r>
      <w:r w:rsidR="00806FAF" w:rsidRPr="00ED73A5">
        <w:rPr>
          <w:rFonts w:ascii="Georgia" w:hAnsi="Georgia" w:cs="Times New Roman"/>
          <w:sz w:val="21"/>
          <w:szCs w:val="21"/>
        </w:rPr>
        <w:t xml:space="preserve"> </w:t>
      </w:r>
      <w:r w:rsidR="00806FAF">
        <w:rPr>
          <w:rFonts w:ascii="Georgia" w:hAnsi="Georgia" w:cs="Times New Roman"/>
          <w:sz w:val="21"/>
          <w:szCs w:val="21"/>
        </w:rPr>
        <w:t xml:space="preserve">dank Ihres globalen Netzwerkes von mehr als </w:t>
      </w:r>
      <w:del w:id="92" w:author="Jessica Proß" w:date="2023-01-12T13:33:00Z">
        <w:r w:rsidR="00806FAF" w:rsidDel="00254BEE">
          <w:rPr>
            <w:rFonts w:ascii="Georgia" w:hAnsi="Georgia" w:cs="Times New Roman"/>
            <w:sz w:val="21"/>
            <w:szCs w:val="21"/>
          </w:rPr>
          <w:delText xml:space="preserve">zwanzig </w:delText>
        </w:r>
      </w:del>
      <w:ins w:id="93" w:author="Jessica Proß" w:date="2023-01-12T13:33:00Z">
        <w:r w:rsidR="00254BEE">
          <w:rPr>
            <w:rFonts w:ascii="Georgia" w:hAnsi="Georgia" w:cs="Times New Roman"/>
            <w:sz w:val="21"/>
            <w:szCs w:val="21"/>
          </w:rPr>
          <w:t xml:space="preserve">20 </w:t>
        </w:r>
      </w:ins>
      <w:r w:rsidR="00806FAF">
        <w:rPr>
          <w:rFonts w:ascii="Georgia" w:hAnsi="Georgia" w:cs="Times New Roman"/>
          <w:sz w:val="21"/>
          <w:szCs w:val="21"/>
        </w:rPr>
        <w:t xml:space="preserve">Ländern möglicherweise ebenfalls an internationalen Buy- sowie Sell-Side-Prozessen für bedeutende Mandanten wie </w:t>
      </w:r>
      <w:proofErr w:type="spellStart"/>
      <w:r w:rsidR="00806FAF">
        <w:rPr>
          <w:rFonts w:ascii="Georgia" w:hAnsi="Georgia" w:cs="Times New Roman"/>
          <w:sz w:val="21"/>
          <w:szCs w:val="21"/>
        </w:rPr>
        <w:t>Geodis</w:t>
      </w:r>
      <w:proofErr w:type="spellEnd"/>
      <w:r w:rsidR="00806FAF">
        <w:rPr>
          <w:rFonts w:ascii="Georgia" w:hAnsi="Georgia" w:cs="Times New Roman"/>
          <w:sz w:val="21"/>
          <w:szCs w:val="21"/>
        </w:rPr>
        <w:t xml:space="preserve"> mitwirken und an diesen Erfahrungen partizipieren.</w:t>
      </w:r>
      <w:commentRangeEnd w:id="85"/>
      <w:r w:rsidR="00254BEE">
        <w:rPr>
          <w:rStyle w:val="Kommentarzeichen"/>
        </w:rPr>
        <w:commentReference w:id="85"/>
      </w:r>
    </w:p>
    <w:p w14:paraId="51B7797A" w14:textId="77777777" w:rsidR="00806FAF" w:rsidRPr="00043AAF" w:rsidRDefault="00806FAF" w:rsidP="00C15E28">
      <w:pPr>
        <w:jc w:val="both"/>
        <w:rPr>
          <w:rFonts w:ascii="Georgia" w:hAnsi="Georgia" w:cs="Times New Roman"/>
          <w:sz w:val="21"/>
          <w:szCs w:val="21"/>
        </w:rPr>
      </w:pPr>
    </w:p>
    <w:p w14:paraId="06BC0C00" w14:textId="77777777" w:rsidR="00C15E28" w:rsidRPr="00043AAF" w:rsidRDefault="00C15E28" w:rsidP="00D83621">
      <w:pPr>
        <w:jc w:val="both"/>
        <w:rPr>
          <w:rFonts w:ascii="Georgia" w:hAnsi="Georgia" w:cs="Times New Roman"/>
          <w:sz w:val="21"/>
          <w:szCs w:val="21"/>
        </w:rPr>
      </w:pPr>
    </w:p>
    <w:p w14:paraId="772504D5" w14:textId="77777777" w:rsidR="00D83621" w:rsidRDefault="00D83621" w:rsidP="009E1C56">
      <w:pPr>
        <w:jc w:val="both"/>
        <w:rPr>
          <w:rFonts w:ascii="Georgia" w:hAnsi="Georgia" w:cs="Times New Roman"/>
          <w:sz w:val="21"/>
          <w:szCs w:val="21"/>
        </w:rPr>
      </w:pPr>
    </w:p>
    <w:p w14:paraId="62375F5B" w14:textId="77777777" w:rsidR="009E1C56" w:rsidRDefault="009E1C56" w:rsidP="00B32537">
      <w:pPr>
        <w:jc w:val="both"/>
        <w:rPr>
          <w:rFonts w:ascii="Georgia" w:hAnsi="Georgia" w:cs="Times New Roman"/>
          <w:sz w:val="21"/>
          <w:szCs w:val="21"/>
        </w:rPr>
      </w:pPr>
    </w:p>
    <w:p w14:paraId="01520931" w14:textId="77777777" w:rsidR="00B32537" w:rsidRDefault="00B32537" w:rsidP="00B32537">
      <w:pPr>
        <w:jc w:val="both"/>
        <w:rPr>
          <w:rFonts w:ascii="Georgia" w:hAnsi="Georgia" w:cs="Times New Roman"/>
          <w:sz w:val="21"/>
          <w:szCs w:val="21"/>
        </w:rPr>
      </w:pPr>
    </w:p>
    <w:p w14:paraId="43375C31" w14:textId="77777777" w:rsidR="00B32537" w:rsidRDefault="00B32537" w:rsidP="00B32537">
      <w:pPr>
        <w:jc w:val="both"/>
        <w:rPr>
          <w:rFonts w:ascii="Georgia" w:hAnsi="Georgia" w:cs="Times New Roman"/>
          <w:sz w:val="21"/>
          <w:szCs w:val="21"/>
        </w:rPr>
      </w:pPr>
    </w:p>
    <w:p w14:paraId="3DD890E7" w14:textId="77777777" w:rsidR="00B32537" w:rsidRDefault="00B32537" w:rsidP="00B32537"/>
    <w:p w14:paraId="383BCFB3" w14:textId="77777777" w:rsidR="00B32537" w:rsidRDefault="00B32537" w:rsidP="00B32537"/>
    <w:p w14:paraId="699BE170" w14:textId="77777777" w:rsidR="00B32537" w:rsidRPr="00B32537" w:rsidRDefault="00B32537" w:rsidP="00B32537"/>
    <w:sectPr w:rsidR="00B32537" w:rsidRPr="00B32537">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7" w:author="Sophie Klocke" w:date="2023-01-12T16:26:00Z" w:initials="SK">
    <w:p w14:paraId="7E8FFA99" w14:textId="77777777" w:rsidR="00712D6D" w:rsidRDefault="00712D6D" w:rsidP="007F617A">
      <w:r>
        <w:rPr>
          <w:rStyle w:val="Kommentarzeichen"/>
        </w:rPr>
        <w:annotationRef/>
      </w:r>
      <w:r>
        <w:rPr>
          <w:color w:val="000000"/>
          <w:sz w:val="20"/>
          <w:szCs w:val="20"/>
        </w:rPr>
        <w:t>Bitte unterteilen.</w:t>
      </w:r>
    </w:p>
  </w:comment>
  <w:comment w:id="85" w:author="Jessica Proß" w:date="2023-01-12T13:35:00Z" w:initials="JP">
    <w:p w14:paraId="5D915627" w14:textId="73D4A6FD" w:rsidR="00254BEE" w:rsidRDefault="00254BEE" w:rsidP="00C66E0A">
      <w:pPr>
        <w:pStyle w:val="Kommentartext"/>
      </w:pPr>
      <w:r>
        <w:rPr>
          <w:rStyle w:val="Kommentarzeichen"/>
        </w:rPr>
        <w:annotationRef/>
      </w:r>
      <w:r>
        <w:t>Diesen Satz bitte in zwei unterteilen. Ansonsten sehr gut!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8FFA99" w15:done="0"/>
  <w15:commentEx w15:paraId="5D9156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6AB333" w16cex:dateUtc="2023-01-12T15:26:00Z"/>
  <w16cex:commentExtensible w16cex:durableId="276A8B06" w16cex:dateUtc="2023-01-12T1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8FFA99" w16cid:durableId="276AB333"/>
  <w16cid:commentId w16cid:paraId="5D915627" w16cid:durableId="276A8B0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Proß">
    <w15:presenceInfo w15:providerId="AD" w15:userId="S::jessica.pross@pumpkincareeres.onmicrosoft.com::7c273684-0ff2-44e4-9d9a-a14e2728dfd1"/>
  </w15:person>
  <w15:person w15:author="Sophie Klocke">
    <w15:presenceInfo w15:providerId="AD" w15:userId="S::sophie.klocke@uni-bielefeld.de::4a69cec3-bb69-4d72-b84c-f3bdc39d94c3"/>
  </w15:person>
  <w15:person w15:author="Tim Dreesmann">
    <w15:presenceInfo w15:providerId="Windows Live" w15:userId="c51008f88fd6a675"/>
  </w15:person>
  <w15:person w15:author="David Döbele">
    <w15:presenceInfo w15:providerId="AD" w15:userId="S::david.doebele@pumpkincareeres.onmicrosoft.com::9046cfa8-3fc7-4052-9daa-75c97e906e36"/>
  </w15:person>
  <w15:person w15:author="Nadine Struck">
    <w15:presenceInfo w15:providerId="Windows Live" w15:userId="e8c6c22ca95071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537"/>
    <w:rsid w:val="000150E7"/>
    <w:rsid w:val="00050122"/>
    <w:rsid w:val="001C646E"/>
    <w:rsid w:val="00254BEE"/>
    <w:rsid w:val="003F3760"/>
    <w:rsid w:val="003F4FF5"/>
    <w:rsid w:val="00440A93"/>
    <w:rsid w:val="00672061"/>
    <w:rsid w:val="00712D6D"/>
    <w:rsid w:val="00731D85"/>
    <w:rsid w:val="00806FAF"/>
    <w:rsid w:val="009D61BD"/>
    <w:rsid w:val="009E1C56"/>
    <w:rsid w:val="00B32537"/>
    <w:rsid w:val="00B83A44"/>
    <w:rsid w:val="00C15E28"/>
    <w:rsid w:val="00CC2B79"/>
    <w:rsid w:val="00CE1A77"/>
    <w:rsid w:val="00D83621"/>
    <w:rsid w:val="00EA1F3B"/>
    <w:rsid w:val="00F67E0C"/>
    <w:rsid w:val="00FA51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E7E2"/>
  <w15:chartTrackingRefBased/>
  <w15:docId w15:val="{70F8F58C-F5F2-1549-95EA-F9B0E9C0B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B32537"/>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32537"/>
    <w:rPr>
      <w:rFonts w:asciiTheme="majorHAnsi" w:eastAsiaTheme="majorEastAsia" w:hAnsiTheme="majorHAnsi" w:cstheme="majorBidi"/>
      <w:spacing w:val="-10"/>
      <w:kern w:val="28"/>
      <w:sz w:val="56"/>
      <w:szCs w:val="56"/>
    </w:rPr>
  </w:style>
  <w:style w:type="paragraph" w:styleId="berarbeitung">
    <w:name w:val="Revision"/>
    <w:hidden/>
    <w:uiPriority w:val="99"/>
    <w:semiHidden/>
    <w:rsid w:val="001C646E"/>
  </w:style>
  <w:style w:type="character" w:styleId="Kommentarzeichen">
    <w:name w:val="annotation reference"/>
    <w:basedOn w:val="Absatz-Standardschriftart"/>
    <w:uiPriority w:val="99"/>
    <w:semiHidden/>
    <w:unhideWhenUsed/>
    <w:rsid w:val="001C646E"/>
    <w:rPr>
      <w:sz w:val="16"/>
      <w:szCs w:val="16"/>
    </w:rPr>
  </w:style>
  <w:style w:type="paragraph" w:styleId="Kommentartext">
    <w:name w:val="annotation text"/>
    <w:basedOn w:val="Standard"/>
    <w:link w:val="KommentartextZchn"/>
    <w:uiPriority w:val="99"/>
    <w:unhideWhenUsed/>
    <w:rsid w:val="001C646E"/>
    <w:rPr>
      <w:sz w:val="20"/>
      <w:szCs w:val="20"/>
    </w:rPr>
  </w:style>
  <w:style w:type="character" w:customStyle="1" w:styleId="KommentartextZchn">
    <w:name w:val="Kommentartext Zchn"/>
    <w:basedOn w:val="Absatz-Standardschriftart"/>
    <w:link w:val="Kommentartext"/>
    <w:uiPriority w:val="99"/>
    <w:rsid w:val="001C646E"/>
    <w:rPr>
      <w:sz w:val="20"/>
      <w:szCs w:val="20"/>
    </w:rPr>
  </w:style>
  <w:style w:type="paragraph" w:styleId="Kommentarthema">
    <w:name w:val="annotation subject"/>
    <w:basedOn w:val="Kommentartext"/>
    <w:next w:val="Kommentartext"/>
    <w:link w:val="KommentarthemaZchn"/>
    <w:uiPriority w:val="99"/>
    <w:semiHidden/>
    <w:unhideWhenUsed/>
    <w:rsid w:val="001C646E"/>
    <w:rPr>
      <w:b/>
      <w:bCs/>
    </w:rPr>
  </w:style>
  <w:style w:type="character" w:customStyle="1" w:styleId="KommentarthemaZchn">
    <w:name w:val="Kommentarthema Zchn"/>
    <w:basedOn w:val="KommentartextZchn"/>
    <w:link w:val="Kommentarthema"/>
    <w:uiPriority w:val="99"/>
    <w:semiHidden/>
    <w:rsid w:val="001C64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Design 2013–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703</Words>
  <Characters>4432</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Dreesmann</dc:creator>
  <cp:keywords/>
  <dc:description/>
  <cp:lastModifiedBy>David Döbele</cp:lastModifiedBy>
  <cp:revision>3</cp:revision>
  <dcterms:created xsi:type="dcterms:W3CDTF">2023-01-21T17:18:00Z</dcterms:created>
  <dcterms:modified xsi:type="dcterms:W3CDTF">2023-01-24T18:17:00Z</dcterms:modified>
</cp:coreProperties>
</file>