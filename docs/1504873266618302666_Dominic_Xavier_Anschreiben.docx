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240AB7E" w:rsidR="006D2592" w:rsidRPr="00224697" w:rsidRDefault="00E52CC6" w:rsidP="00214CD1">
      <w:pPr>
        <w:spacing w:after="0" w:line="240" w:lineRule="auto"/>
        <w:jc w:val="right"/>
        <w:rPr>
          <w:rFonts w:ascii="Arial" w:hAnsi="Arial" w:cs="Arial"/>
          <w:sz w:val="19"/>
          <w:szCs w:val="19"/>
          <w:rPrChange w:id="0" w:author="David Döbele" w:date="2026-05-15T17:48:00Z" w16du:dateUtc="2026-05-15T15:48:00Z">
            <w:rPr>
              <w:rFonts w:ascii="Arial" w:hAnsi="Arial" w:cs="Arial"/>
              <w:sz w:val="21"/>
              <w:szCs w:val="21"/>
            </w:rPr>
          </w:rPrChange>
        </w:rPr>
      </w:pPr>
      <w:r w:rsidRPr="00224697">
        <w:rPr>
          <w:rFonts w:ascii="Arial" w:hAnsi="Arial" w:cs="Arial"/>
          <w:sz w:val="19"/>
          <w:szCs w:val="19"/>
          <w:rPrChange w:id="1" w:author="David Döbele" w:date="2026-05-15T17:48:00Z" w16du:dateUtc="2026-05-15T15:48:00Z">
            <w:rPr>
              <w:rFonts w:ascii="Arial" w:hAnsi="Arial" w:cs="Arial"/>
              <w:sz w:val="21"/>
              <w:szCs w:val="21"/>
            </w:rPr>
          </w:rPrChange>
        </w:rPr>
        <w:t>Manojen Dominic Xavier</w:t>
      </w:r>
    </w:p>
    <w:p w14:paraId="2458A2A0" w14:textId="18D104EC" w:rsidR="00857C6F" w:rsidRPr="00224697" w:rsidRDefault="00E52CC6" w:rsidP="00214CD1">
      <w:pPr>
        <w:spacing w:after="0" w:line="240" w:lineRule="auto"/>
        <w:jc w:val="right"/>
        <w:rPr>
          <w:rFonts w:ascii="Arial" w:hAnsi="Arial" w:cs="Arial"/>
          <w:sz w:val="19"/>
          <w:szCs w:val="19"/>
          <w:rPrChange w:id="2" w:author="David Döbele" w:date="2026-05-15T17:48:00Z" w16du:dateUtc="2026-05-15T15:48:00Z">
            <w:rPr>
              <w:rFonts w:ascii="Arial" w:hAnsi="Arial" w:cs="Arial"/>
              <w:sz w:val="21"/>
              <w:szCs w:val="21"/>
            </w:rPr>
          </w:rPrChange>
        </w:rPr>
      </w:pPr>
      <w:r w:rsidRPr="00224697">
        <w:rPr>
          <w:rFonts w:ascii="Arial" w:hAnsi="Arial" w:cs="Arial"/>
          <w:sz w:val="19"/>
          <w:szCs w:val="19"/>
          <w:rPrChange w:id="3" w:author="David Döbele" w:date="2026-05-15T17:48:00Z" w16du:dateUtc="2026-05-15T15:48:00Z">
            <w:rPr>
              <w:rFonts w:ascii="Arial" w:hAnsi="Arial" w:cs="Arial"/>
              <w:sz w:val="21"/>
              <w:szCs w:val="21"/>
            </w:rPr>
          </w:rPrChange>
        </w:rPr>
        <w:t>Max-Horkheimer-Str. 14</w:t>
      </w:r>
    </w:p>
    <w:p w14:paraId="451AEE20" w14:textId="0A4733A8" w:rsidR="00857C6F" w:rsidRPr="00224697" w:rsidRDefault="00E52CC6" w:rsidP="00214CD1">
      <w:pPr>
        <w:spacing w:after="0" w:line="240" w:lineRule="auto"/>
        <w:jc w:val="right"/>
        <w:rPr>
          <w:rFonts w:ascii="Arial" w:hAnsi="Arial" w:cs="Arial"/>
          <w:sz w:val="19"/>
          <w:szCs w:val="19"/>
          <w:rPrChange w:id="4" w:author="David Döbele" w:date="2026-05-15T17:48:00Z" w16du:dateUtc="2026-05-15T15:48:00Z">
            <w:rPr>
              <w:rFonts w:ascii="Arial" w:hAnsi="Arial" w:cs="Arial"/>
              <w:sz w:val="21"/>
              <w:szCs w:val="21"/>
            </w:rPr>
          </w:rPrChange>
        </w:rPr>
      </w:pPr>
      <w:r w:rsidRPr="00224697">
        <w:rPr>
          <w:rFonts w:ascii="Arial" w:hAnsi="Arial" w:cs="Arial"/>
          <w:sz w:val="19"/>
          <w:szCs w:val="19"/>
          <w:rPrChange w:id="5" w:author="David Döbele" w:date="2026-05-15T17:48:00Z" w16du:dateUtc="2026-05-15T15:48:00Z">
            <w:rPr>
              <w:rFonts w:ascii="Arial" w:hAnsi="Arial" w:cs="Arial"/>
              <w:sz w:val="21"/>
              <w:szCs w:val="21"/>
            </w:rPr>
          </w:rPrChange>
        </w:rPr>
        <w:t>42119</w:t>
      </w:r>
      <w:r w:rsidR="00857C6F" w:rsidRPr="00224697">
        <w:rPr>
          <w:rFonts w:ascii="Arial" w:hAnsi="Arial" w:cs="Arial"/>
          <w:sz w:val="19"/>
          <w:szCs w:val="19"/>
          <w:rPrChange w:id="6" w:author="David Döbele" w:date="2026-05-15T17:48:00Z" w16du:dateUtc="2026-05-15T15:48:00Z">
            <w:rPr>
              <w:rFonts w:ascii="Arial" w:hAnsi="Arial" w:cs="Arial"/>
              <w:sz w:val="21"/>
              <w:szCs w:val="21"/>
            </w:rPr>
          </w:rPrChange>
        </w:rPr>
        <w:t xml:space="preserve"> </w:t>
      </w:r>
      <w:r w:rsidRPr="00224697">
        <w:rPr>
          <w:rFonts w:ascii="Arial" w:hAnsi="Arial" w:cs="Arial"/>
          <w:sz w:val="19"/>
          <w:szCs w:val="19"/>
          <w:rPrChange w:id="7" w:author="David Döbele" w:date="2026-05-15T17:48:00Z" w16du:dateUtc="2026-05-15T15:48:00Z">
            <w:rPr>
              <w:rFonts w:ascii="Arial" w:hAnsi="Arial" w:cs="Arial"/>
              <w:sz w:val="21"/>
              <w:szCs w:val="21"/>
            </w:rPr>
          </w:rPrChange>
        </w:rPr>
        <w:t>Wuppertal</w:t>
      </w:r>
    </w:p>
    <w:p w14:paraId="12BA391A" w14:textId="78FC0996" w:rsidR="006A7895" w:rsidRPr="00224697" w:rsidRDefault="00E52CC6" w:rsidP="00214CD1">
      <w:pPr>
        <w:spacing w:after="0" w:line="240" w:lineRule="auto"/>
        <w:jc w:val="right"/>
        <w:rPr>
          <w:rFonts w:ascii="Arial" w:hAnsi="Arial" w:cs="Arial"/>
          <w:sz w:val="19"/>
          <w:szCs w:val="19"/>
          <w:rPrChange w:id="8" w:author="David Döbele" w:date="2026-05-15T17:48:00Z" w16du:dateUtc="2026-05-15T15:48:00Z">
            <w:rPr>
              <w:rFonts w:ascii="Arial" w:hAnsi="Arial" w:cs="Arial"/>
              <w:sz w:val="21"/>
              <w:szCs w:val="21"/>
            </w:rPr>
          </w:rPrChange>
        </w:rPr>
      </w:pPr>
      <w:r w:rsidRPr="00224697">
        <w:rPr>
          <w:rFonts w:ascii="Arial" w:hAnsi="Arial" w:cs="Arial"/>
          <w:color w:val="000000"/>
          <w:sz w:val="19"/>
          <w:szCs w:val="19"/>
          <w:rPrChange w:id="9" w:author="David Döbele" w:date="2026-05-15T17:48:00Z" w16du:dateUtc="2026-05-15T15:48:00Z">
            <w:rPr>
              <w:rFonts w:ascii="Arial" w:hAnsi="Arial" w:cs="Arial"/>
              <w:color w:val="000000"/>
              <w:sz w:val="21"/>
              <w:szCs w:val="21"/>
            </w:rPr>
          </w:rPrChange>
        </w:rPr>
        <w:t>m.dominicxavier@outlook.com</w:t>
      </w:r>
    </w:p>
    <w:p w14:paraId="170FE07D" w14:textId="19542CF6" w:rsidR="00F270C0" w:rsidRPr="00224697" w:rsidRDefault="006D2592" w:rsidP="00214CD1">
      <w:pPr>
        <w:spacing w:after="0" w:line="240" w:lineRule="auto"/>
        <w:jc w:val="right"/>
        <w:rPr>
          <w:rFonts w:ascii="Arial" w:hAnsi="Arial" w:cs="Arial"/>
          <w:color w:val="000000"/>
          <w:sz w:val="19"/>
          <w:szCs w:val="19"/>
          <w:rPrChange w:id="10" w:author="David Döbele" w:date="2026-05-15T17:48:00Z" w16du:dateUtc="2026-05-15T15:48:00Z">
            <w:rPr>
              <w:rFonts w:ascii="Arial" w:hAnsi="Arial" w:cs="Arial"/>
              <w:color w:val="000000"/>
              <w:sz w:val="21"/>
              <w:szCs w:val="21"/>
            </w:rPr>
          </w:rPrChange>
        </w:rPr>
      </w:pPr>
      <w:r w:rsidRPr="00224697">
        <w:rPr>
          <w:rFonts w:ascii="Arial" w:hAnsi="Arial" w:cs="Arial"/>
          <w:color w:val="000000"/>
          <w:sz w:val="19"/>
          <w:szCs w:val="19"/>
          <w:rPrChange w:id="11" w:author="David Döbele" w:date="2026-05-15T17:48:00Z" w16du:dateUtc="2026-05-15T15:48:00Z">
            <w:rPr>
              <w:rFonts w:ascii="Arial" w:hAnsi="Arial" w:cs="Arial"/>
              <w:color w:val="000000"/>
              <w:sz w:val="21"/>
              <w:szCs w:val="21"/>
            </w:rPr>
          </w:rPrChange>
        </w:rPr>
        <w:t>+</w:t>
      </w:r>
      <w:r w:rsidR="00857C6F" w:rsidRPr="00224697">
        <w:rPr>
          <w:rFonts w:ascii="Arial" w:hAnsi="Arial" w:cs="Arial"/>
          <w:color w:val="000000"/>
          <w:sz w:val="19"/>
          <w:szCs w:val="19"/>
          <w:rPrChange w:id="12" w:author="David Döbele" w:date="2026-05-15T17:48:00Z" w16du:dateUtc="2026-05-15T15:48:00Z">
            <w:rPr>
              <w:rFonts w:ascii="Arial" w:hAnsi="Arial" w:cs="Arial"/>
              <w:color w:val="000000"/>
              <w:sz w:val="21"/>
              <w:szCs w:val="21"/>
            </w:rPr>
          </w:rPrChange>
        </w:rPr>
        <w:t>49 1</w:t>
      </w:r>
      <w:r w:rsidR="00E52CC6" w:rsidRPr="00224697">
        <w:rPr>
          <w:rFonts w:ascii="Arial" w:hAnsi="Arial" w:cs="Arial"/>
          <w:color w:val="000000"/>
          <w:sz w:val="19"/>
          <w:szCs w:val="19"/>
          <w:rPrChange w:id="13" w:author="David Döbele" w:date="2026-05-15T17:48:00Z" w16du:dateUtc="2026-05-15T15:48:00Z">
            <w:rPr>
              <w:rFonts w:ascii="Arial" w:hAnsi="Arial" w:cs="Arial"/>
              <w:color w:val="000000"/>
              <w:sz w:val="21"/>
              <w:szCs w:val="21"/>
            </w:rPr>
          </w:rPrChange>
        </w:rPr>
        <w:t>57</w:t>
      </w:r>
      <w:r w:rsidR="00857C6F" w:rsidRPr="00224697">
        <w:rPr>
          <w:rFonts w:ascii="Arial" w:hAnsi="Arial" w:cs="Arial"/>
          <w:color w:val="000000"/>
          <w:sz w:val="19"/>
          <w:szCs w:val="19"/>
          <w:rPrChange w:id="14" w:author="David Döbele" w:date="2026-05-15T17:48:00Z" w16du:dateUtc="2026-05-15T15:48:00Z">
            <w:rPr>
              <w:rFonts w:ascii="Arial" w:hAnsi="Arial" w:cs="Arial"/>
              <w:color w:val="000000"/>
              <w:sz w:val="21"/>
              <w:szCs w:val="21"/>
            </w:rPr>
          </w:rPrChange>
        </w:rPr>
        <w:t xml:space="preserve"> </w:t>
      </w:r>
      <w:r w:rsidR="00E52CC6" w:rsidRPr="00224697">
        <w:rPr>
          <w:rFonts w:ascii="Arial" w:hAnsi="Arial" w:cs="Arial"/>
          <w:color w:val="000000"/>
          <w:sz w:val="19"/>
          <w:szCs w:val="19"/>
          <w:rPrChange w:id="15" w:author="David Döbele" w:date="2026-05-15T17:48:00Z" w16du:dateUtc="2026-05-15T15:48:00Z">
            <w:rPr>
              <w:rFonts w:ascii="Arial" w:hAnsi="Arial" w:cs="Arial"/>
              <w:color w:val="000000"/>
              <w:sz w:val="21"/>
              <w:szCs w:val="21"/>
            </w:rPr>
          </w:rPrChange>
        </w:rPr>
        <w:t>86543851</w:t>
      </w:r>
      <w:r w:rsidR="003D5D1E" w:rsidRPr="00224697">
        <w:rPr>
          <w:rFonts w:ascii="Arial" w:hAnsi="Arial" w:cs="Arial"/>
          <w:color w:val="000000"/>
          <w:sz w:val="19"/>
          <w:szCs w:val="19"/>
          <w:rPrChange w:id="16" w:author="David Döbele" w:date="2026-05-15T17:48:00Z" w16du:dateUtc="2026-05-15T15:48:00Z">
            <w:rPr>
              <w:rFonts w:ascii="Arial" w:hAnsi="Arial" w:cs="Arial"/>
              <w:color w:val="000000"/>
              <w:sz w:val="21"/>
              <w:szCs w:val="21"/>
            </w:rPr>
          </w:rPrChange>
        </w:rPr>
        <w:t xml:space="preserve"> </w:t>
      </w:r>
    </w:p>
    <w:p w14:paraId="21D9E075" w14:textId="49202D5C" w:rsidR="00496384" w:rsidRPr="00224697" w:rsidRDefault="004B74FD" w:rsidP="00B97F01">
      <w:pPr>
        <w:spacing w:after="0" w:line="240" w:lineRule="auto"/>
        <w:rPr>
          <w:rFonts w:ascii="Arial" w:hAnsi="Arial" w:cs="Arial"/>
          <w:sz w:val="19"/>
          <w:szCs w:val="19"/>
          <w:rPrChange w:id="17" w:author="David Döbele" w:date="2026-05-15T17:48:00Z" w16du:dateUtc="2026-05-15T15:48:00Z">
            <w:rPr>
              <w:rFonts w:ascii="Arial" w:hAnsi="Arial" w:cs="Arial"/>
              <w:sz w:val="21"/>
              <w:szCs w:val="21"/>
            </w:rPr>
          </w:rPrChange>
        </w:rPr>
      </w:pPr>
      <w:r w:rsidRPr="00224697">
        <w:rPr>
          <w:rFonts w:ascii="Arial" w:hAnsi="Arial" w:cs="Arial"/>
          <w:sz w:val="19"/>
          <w:szCs w:val="19"/>
          <w:rPrChange w:id="18" w:author="David Döbele" w:date="2026-05-15T17:48:00Z" w16du:dateUtc="2026-05-15T15:48:00Z">
            <w:rPr>
              <w:rFonts w:ascii="Arial" w:hAnsi="Arial" w:cs="Arial"/>
              <w:sz w:val="21"/>
              <w:szCs w:val="21"/>
            </w:rPr>
          </w:rPrChange>
        </w:rPr>
        <w:t>Walther Transaction</w:t>
      </w:r>
      <w:r w:rsidR="00B97F01" w:rsidRPr="00224697">
        <w:rPr>
          <w:rFonts w:ascii="Arial" w:hAnsi="Arial" w:cs="Arial"/>
          <w:sz w:val="19"/>
          <w:szCs w:val="19"/>
          <w:rPrChange w:id="19" w:author="David Döbele" w:date="2026-05-15T17:48:00Z" w16du:dateUtc="2026-05-15T15:48:00Z">
            <w:rPr>
              <w:rFonts w:ascii="Arial" w:hAnsi="Arial" w:cs="Arial"/>
              <w:sz w:val="21"/>
              <w:szCs w:val="21"/>
            </w:rPr>
          </w:rPrChange>
        </w:rPr>
        <w:t xml:space="preserve"> GmbH</w:t>
      </w:r>
    </w:p>
    <w:p w14:paraId="6948AE7C" w14:textId="3FE25D4C" w:rsidR="001B4A9B" w:rsidRPr="00224697" w:rsidRDefault="004B74FD" w:rsidP="00214CD1">
      <w:pPr>
        <w:spacing w:after="0" w:line="240" w:lineRule="auto"/>
        <w:rPr>
          <w:rFonts w:ascii="Arial" w:hAnsi="Arial" w:cs="Arial"/>
          <w:sz w:val="19"/>
          <w:szCs w:val="19"/>
          <w:rPrChange w:id="20" w:author="David Döbele" w:date="2026-05-15T17:48:00Z" w16du:dateUtc="2026-05-15T15:48:00Z">
            <w:rPr>
              <w:rFonts w:ascii="Arial" w:hAnsi="Arial" w:cs="Arial"/>
              <w:sz w:val="21"/>
              <w:szCs w:val="21"/>
            </w:rPr>
          </w:rPrChange>
        </w:rPr>
      </w:pPr>
      <w:r w:rsidRPr="00224697">
        <w:rPr>
          <w:rFonts w:ascii="Arial" w:hAnsi="Arial" w:cs="Arial"/>
          <w:sz w:val="19"/>
          <w:szCs w:val="19"/>
          <w:rPrChange w:id="21" w:author="David Döbele" w:date="2026-05-15T17:48:00Z" w16du:dateUtc="2026-05-15T15:48:00Z">
            <w:rPr>
              <w:rFonts w:ascii="Arial" w:hAnsi="Arial" w:cs="Arial"/>
              <w:sz w:val="21"/>
              <w:szCs w:val="21"/>
            </w:rPr>
          </w:rPrChange>
        </w:rPr>
        <w:t>Frau Karin Olliges</w:t>
      </w:r>
    </w:p>
    <w:p w14:paraId="096C8AF5" w14:textId="6FD706A8" w:rsidR="00647413" w:rsidRPr="00224697" w:rsidRDefault="004B74FD" w:rsidP="00214CD1">
      <w:pPr>
        <w:spacing w:after="0" w:line="240" w:lineRule="auto"/>
        <w:rPr>
          <w:rFonts w:ascii="Arial" w:hAnsi="Arial" w:cs="Arial"/>
          <w:sz w:val="19"/>
          <w:szCs w:val="19"/>
          <w:rPrChange w:id="22" w:author="David Döbele" w:date="2026-05-15T17:48:00Z" w16du:dateUtc="2026-05-15T15:48:00Z">
            <w:rPr>
              <w:rFonts w:ascii="Arial" w:hAnsi="Arial" w:cs="Arial"/>
              <w:sz w:val="21"/>
              <w:szCs w:val="21"/>
            </w:rPr>
          </w:rPrChange>
        </w:rPr>
      </w:pPr>
      <w:proofErr w:type="spellStart"/>
      <w:r w:rsidRPr="00224697">
        <w:rPr>
          <w:rFonts w:ascii="Arial" w:hAnsi="Arial" w:cs="Arial"/>
          <w:sz w:val="19"/>
          <w:szCs w:val="19"/>
          <w:rPrChange w:id="23" w:author="David Döbele" w:date="2026-05-15T17:48:00Z" w16du:dateUtc="2026-05-15T15:48:00Z">
            <w:rPr>
              <w:rFonts w:ascii="Arial" w:hAnsi="Arial" w:cs="Arial"/>
              <w:sz w:val="21"/>
              <w:szCs w:val="21"/>
            </w:rPr>
          </w:rPrChange>
        </w:rPr>
        <w:t>Wehrlestr</w:t>
      </w:r>
      <w:proofErr w:type="spellEnd"/>
      <w:r w:rsidRPr="00224697">
        <w:rPr>
          <w:rFonts w:ascii="Arial" w:hAnsi="Arial" w:cs="Arial"/>
          <w:sz w:val="19"/>
          <w:szCs w:val="19"/>
          <w:rPrChange w:id="24" w:author="David Döbele" w:date="2026-05-15T17:48:00Z" w16du:dateUtc="2026-05-15T15:48:00Z">
            <w:rPr>
              <w:rFonts w:ascii="Arial" w:hAnsi="Arial" w:cs="Arial"/>
              <w:sz w:val="21"/>
              <w:szCs w:val="21"/>
            </w:rPr>
          </w:rPrChange>
        </w:rPr>
        <w:t>. 13</w:t>
      </w:r>
      <w:r w:rsidR="00F74175" w:rsidRPr="00224697">
        <w:rPr>
          <w:rFonts w:ascii="Arial" w:hAnsi="Arial" w:cs="Arial"/>
          <w:sz w:val="19"/>
          <w:szCs w:val="19"/>
          <w:rPrChange w:id="25" w:author="David Döbele" w:date="2026-05-15T17:48:00Z" w16du:dateUtc="2026-05-15T15:48:00Z">
            <w:rPr>
              <w:rFonts w:ascii="Arial" w:hAnsi="Arial" w:cs="Arial"/>
              <w:sz w:val="21"/>
              <w:szCs w:val="21"/>
            </w:rPr>
          </w:rPrChange>
        </w:rPr>
        <w:br/>
      </w:r>
      <w:r w:rsidRPr="00224697">
        <w:rPr>
          <w:rFonts w:ascii="Arial" w:hAnsi="Arial" w:cs="Arial"/>
          <w:sz w:val="19"/>
          <w:szCs w:val="19"/>
          <w:rPrChange w:id="26" w:author="David Döbele" w:date="2026-05-15T17:48:00Z" w16du:dateUtc="2026-05-15T15:48:00Z">
            <w:rPr>
              <w:rFonts w:ascii="Arial" w:hAnsi="Arial" w:cs="Arial"/>
              <w:sz w:val="21"/>
              <w:szCs w:val="21"/>
            </w:rPr>
          </w:rPrChange>
        </w:rPr>
        <w:t>81679</w:t>
      </w:r>
      <w:r w:rsidR="00F74175" w:rsidRPr="00224697">
        <w:rPr>
          <w:rFonts w:ascii="Arial" w:hAnsi="Arial" w:cs="Arial"/>
          <w:sz w:val="19"/>
          <w:szCs w:val="19"/>
          <w:rPrChange w:id="27" w:author="David Döbele" w:date="2026-05-15T17:48:00Z" w16du:dateUtc="2026-05-15T15:48:00Z">
            <w:rPr>
              <w:rFonts w:ascii="Arial" w:hAnsi="Arial" w:cs="Arial"/>
              <w:sz w:val="21"/>
              <w:szCs w:val="21"/>
            </w:rPr>
          </w:rPrChange>
        </w:rPr>
        <w:t xml:space="preserve"> </w:t>
      </w:r>
      <w:r w:rsidRPr="00224697">
        <w:rPr>
          <w:rFonts w:ascii="Arial" w:hAnsi="Arial" w:cs="Arial"/>
          <w:sz w:val="19"/>
          <w:szCs w:val="19"/>
          <w:rPrChange w:id="28" w:author="David Döbele" w:date="2026-05-15T17:48:00Z" w16du:dateUtc="2026-05-15T15:48:00Z">
            <w:rPr>
              <w:rFonts w:ascii="Arial" w:hAnsi="Arial" w:cs="Arial"/>
              <w:sz w:val="21"/>
              <w:szCs w:val="21"/>
            </w:rPr>
          </w:rPrChange>
        </w:rPr>
        <w:t>München</w:t>
      </w:r>
    </w:p>
    <w:p w14:paraId="670DB82B" w14:textId="69BC672B" w:rsidR="00D75367" w:rsidRPr="00224697" w:rsidRDefault="00E52CC6" w:rsidP="00214CD1">
      <w:pPr>
        <w:spacing w:after="0" w:line="240" w:lineRule="auto"/>
        <w:jc w:val="right"/>
        <w:rPr>
          <w:rFonts w:ascii="Arial" w:hAnsi="Arial" w:cs="Arial"/>
          <w:sz w:val="19"/>
          <w:szCs w:val="19"/>
          <w:rPrChange w:id="29" w:author="David Döbele" w:date="2026-05-15T17:48:00Z" w16du:dateUtc="2026-05-15T15:48:00Z">
            <w:rPr>
              <w:rFonts w:ascii="Arial" w:hAnsi="Arial" w:cs="Arial"/>
              <w:sz w:val="21"/>
              <w:szCs w:val="21"/>
            </w:rPr>
          </w:rPrChange>
        </w:rPr>
      </w:pPr>
      <w:r w:rsidRPr="00224697">
        <w:rPr>
          <w:rFonts w:ascii="Arial" w:hAnsi="Arial" w:cs="Arial"/>
          <w:sz w:val="19"/>
          <w:szCs w:val="19"/>
          <w:rPrChange w:id="30" w:author="David Döbele" w:date="2026-05-15T17:48:00Z" w16du:dateUtc="2026-05-15T15:48:00Z">
            <w:rPr>
              <w:rFonts w:ascii="Arial" w:hAnsi="Arial" w:cs="Arial"/>
              <w:sz w:val="21"/>
              <w:szCs w:val="21"/>
            </w:rPr>
          </w:rPrChange>
        </w:rPr>
        <w:t>Wuppertal</w:t>
      </w:r>
      <w:r w:rsidR="002D594E" w:rsidRPr="00224697">
        <w:rPr>
          <w:rFonts w:ascii="Arial" w:hAnsi="Arial" w:cs="Arial"/>
          <w:sz w:val="19"/>
          <w:szCs w:val="19"/>
          <w:rPrChange w:id="31" w:author="David Döbele" w:date="2026-05-15T17:48:00Z" w16du:dateUtc="2026-05-15T15:48:00Z">
            <w:rPr>
              <w:rFonts w:ascii="Arial" w:hAnsi="Arial" w:cs="Arial"/>
              <w:sz w:val="21"/>
              <w:szCs w:val="21"/>
            </w:rPr>
          </w:rPrChange>
        </w:rPr>
        <w:t xml:space="preserve">, </w:t>
      </w:r>
      <w:r w:rsidR="00346051" w:rsidRPr="00224697">
        <w:rPr>
          <w:rFonts w:ascii="Arial" w:hAnsi="Arial" w:cs="Arial"/>
          <w:sz w:val="19"/>
          <w:szCs w:val="19"/>
          <w:rPrChange w:id="32" w:author="David Döbele" w:date="2026-05-15T17:48:00Z" w16du:dateUtc="2026-05-15T15:48:00Z">
            <w:rPr>
              <w:rFonts w:ascii="Arial" w:hAnsi="Arial" w:cs="Arial"/>
              <w:sz w:val="21"/>
              <w:szCs w:val="21"/>
            </w:rPr>
          </w:rPrChange>
        </w:rPr>
        <w:t>02</w:t>
      </w:r>
      <w:r w:rsidR="002D594E" w:rsidRPr="00224697">
        <w:rPr>
          <w:rFonts w:ascii="Arial" w:hAnsi="Arial" w:cs="Arial"/>
          <w:sz w:val="19"/>
          <w:szCs w:val="19"/>
          <w:rPrChange w:id="33" w:author="David Döbele" w:date="2026-05-15T17:48:00Z" w16du:dateUtc="2026-05-15T15:48:00Z">
            <w:rPr>
              <w:rFonts w:ascii="Arial" w:hAnsi="Arial" w:cs="Arial"/>
              <w:sz w:val="21"/>
              <w:szCs w:val="21"/>
            </w:rPr>
          </w:rPrChange>
        </w:rPr>
        <w:t>.</w:t>
      </w:r>
      <w:r w:rsidRPr="00224697">
        <w:rPr>
          <w:rFonts w:ascii="Arial" w:hAnsi="Arial" w:cs="Arial"/>
          <w:sz w:val="19"/>
          <w:szCs w:val="19"/>
          <w:rPrChange w:id="34" w:author="David Döbele" w:date="2026-05-15T17:48:00Z" w16du:dateUtc="2026-05-15T15:48:00Z">
            <w:rPr>
              <w:rFonts w:ascii="Arial" w:hAnsi="Arial" w:cs="Arial"/>
              <w:sz w:val="21"/>
              <w:szCs w:val="21"/>
            </w:rPr>
          </w:rPrChange>
        </w:rPr>
        <w:t>0</w:t>
      </w:r>
      <w:r w:rsidR="00346051" w:rsidRPr="00224697">
        <w:rPr>
          <w:rFonts w:ascii="Arial" w:hAnsi="Arial" w:cs="Arial"/>
          <w:sz w:val="19"/>
          <w:szCs w:val="19"/>
          <w:rPrChange w:id="35" w:author="David Döbele" w:date="2026-05-15T17:48:00Z" w16du:dateUtc="2026-05-15T15:48:00Z">
            <w:rPr>
              <w:rFonts w:ascii="Arial" w:hAnsi="Arial" w:cs="Arial"/>
              <w:sz w:val="21"/>
              <w:szCs w:val="21"/>
            </w:rPr>
          </w:rPrChange>
        </w:rPr>
        <w:t>2</w:t>
      </w:r>
      <w:r w:rsidR="006A7895" w:rsidRPr="00224697">
        <w:rPr>
          <w:rFonts w:ascii="Arial" w:hAnsi="Arial" w:cs="Arial"/>
          <w:sz w:val="19"/>
          <w:szCs w:val="19"/>
          <w:rPrChange w:id="36" w:author="David Döbele" w:date="2026-05-15T17:48:00Z" w16du:dateUtc="2026-05-15T15:48:00Z">
            <w:rPr>
              <w:rFonts w:ascii="Arial" w:hAnsi="Arial" w:cs="Arial"/>
              <w:sz w:val="21"/>
              <w:szCs w:val="21"/>
            </w:rPr>
          </w:rPrChange>
        </w:rPr>
        <w:t>.</w:t>
      </w:r>
      <w:r w:rsidR="003D5D1E" w:rsidRPr="00224697">
        <w:rPr>
          <w:rFonts w:ascii="Arial" w:hAnsi="Arial" w:cs="Arial"/>
          <w:sz w:val="19"/>
          <w:szCs w:val="19"/>
          <w:rPrChange w:id="37" w:author="David Döbele" w:date="2026-05-15T17:48:00Z" w16du:dateUtc="2026-05-15T15:48:00Z">
            <w:rPr>
              <w:rFonts w:ascii="Arial" w:hAnsi="Arial" w:cs="Arial"/>
              <w:sz w:val="21"/>
              <w:szCs w:val="21"/>
            </w:rPr>
          </w:rPrChange>
        </w:rPr>
        <w:t>2</w:t>
      </w:r>
      <w:r w:rsidRPr="00224697">
        <w:rPr>
          <w:rFonts w:ascii="Arial" w:hAnsi="Arial" w:cs="Arial"/>
          <w:sz w:val="19"/>
          <w:szCs w:val="19"/>
          <w:rPrChange w:id="38" w:author="David Döbele" w:date="2026-05-15T17:48:00Z" w16du:dateUtc="2026-05-15T15:48:00Z">
            <w:rPr>
              <w:rFonts w:ascii="Arial" w:hAnsi="Arial" w:cs="Arial"/>
              <w:sz w:val="21"/>
              <w:szCs w:val="21"/>
            </w:rPr>
          </w:rPrChange>
        </w:rPr>
        <w:t>026</w:t>
      </w:r>
    </w:p>
    <w:p w14:paraId="0B7EA8C5" w14:textId="77777777" w:rsidR="00214CD1" w:rsidRPr="00224697" w:rsidRDefault="00214CD1" w:rsidP="00214CD1">
      <w:pPr>
        <w:spacing w:after="0" w:line="240" w:lineRule="auto"/>
        <w:jc w:val="right"/>
        <w:rPr>
          <w:rFonts w:ascii="Arial" w:hAnsi="Arial" w:cs="Arial"/>
          <w:sz w:val="19"/>
          <w:szCs w:val="19"/>
          <w:rPrChange w:id="39" w:author="David Döbele" w:date="2026-05-15T17:48:00Z" w16du:dateUtc="2026-05-15T15:48:00Z">
            <w:rPr>
              <w:rFonts w:ascii="Arial" w:hAnsi="Arial" w:cs="Arial"/>
              <w:sz w:val="21"/>
              <w:szCs w:val="21"/>
            </w:rPr>
          </w:rPrChange>
        </w:rPr>
      </w:pPr>
    </w:p>
    <w:p w14:paraId="0098600D" w14:textId="7073040E" w:rsidR="000A5AB8" w:rsidRPr="00224697" w:rsidRDefault="0099776A" w:rsidP="00214CD1">
      <w:pPr>
        <w:spacing w:after="0" w:line="240" w:lineRule="auto"/>
        <w:rPr>
          <w:rFonts w:ascii="Arial" w:hAnsi="Arial" w:cs="Arial"/>
          <w:b/>
          <w:sz w:val="19"/>
          <w:szCs w:val="19"/>
          <w:rPrChange w:id="40" w:author="David Döbele" w:date="2026-05-15T17:48:00Z" w16du:dateUtc="2026-05-15T15:48:00Z">
            <w:rPr>
              <w:rFonts w:ascii="Arial" w:hAnsi="Arial" w:cs="Arial"/>
              <w:b/>
              <w:sz w:val="21"/>
              <w:szCs w:val="21"/>
            </w:rPr>
          </w:rPrChange>
        </w:rPr>
      </w:pPr>
      <w:r w:rsidRPr="00224697">
        <w:rPr>
          <w:rFonts w:ascii="Arial" w:hAnsi="Arial" w:cs="Arial"/>
          <w:b/>
          <w:sz w:val="19"/>
          <w:szCs w:val="19"/>
          <w:rPrChange w:id="41" w:author="David Döbele" w:date="2026-05-15T17:48:00Z" w16du:dateUtc="2026-05-15T15:48:00Z">
            <w:rPr>
              <w:rFonts w:ascii="Arial" w:hAnsi="Arial" w:cs="Arial"/>
              <w:b/>
              <w:sz w:val="21"/>
              <w:szCs w:val="21"/>
            </w:rPr>
          </w:rPrChange>
        </w:rPr>
        <w:t xml:space="preserve">Bewerbung um ein Praktikum im </w:t>
      </w:r>
      <w:r w:rsidR="0047599E" w:rsidRPr="00224697">
        <w:rPr>
          <w:rFonts w:ascii="Arial" w:hAnsi="Arial" w:cs="Arial"/>
          <w:b/>
          <w:sz w:val="19"/>
          <w:szCs w:val="19"/>
          <w:rPrChange w:id="42" w:author="David Döbele" w:date="2026-05-15T17:48:00Z" w16du:dateUtc="2026-05-15T15:48:00Z">
            <w:rPr>
              <w:rFonts w:ascii="Arial" w:hAnsi="Arial" w:cs="Arial"/>
              <w:b/>
              <w:sz w:val="21"/>
              <w:szCs w:val="21"/>
            </w:rPr>
          </w:rPrChange>
        </w:rPr>
        <w:t>M&amp;A</w:t>
      </w:r>
    </w:p>
    <w:p w14:paraId="3A5BDDA8" w14:textId="77777777" w:rsidR="004A615C" w:rsidRPr="00224697" w:rsidRDefault="004A615C" w:rsidP="00214CD1">
      <w:pPr>
        <w:spacing w:after="0" w:line="240" w:lineRule="auto"/>
        <w:rPr>
          <w:rFonts w:ascii="Arial" w:hAnsi="Arial" w:cs="Arial"/>
          <w:b/>
          <w:sz w:val="19"/>
          <w:szCs w:val="19"/>
          <w:rPrChange w:id="43" w:author="David Döbele" w:date="2026-05-15T17:48:00Z" w16du:dateUtc="2026-05-15T15:48:00Z">
            <w:rPr>
              <w:rFonts w:ascii="Arial" w:hAnsi="Arial" w:cs="Arial"/>
              <w:b/>
              <w:sz w:val="21"/>
              <w:szCs w:val="21"/>
            </w:rPr>
          </w:rPrChange>
        </w:rPr>
      </w:pPr>
    </w:p>
    <w:p w14:paraId="43666EB9" w14:textId="77777777" w:rsidR="005E1BC8" w:rsidRPr="00224697" w:rsidRDefault="0099776A" w:rsidP="005E1BC8">
      <w:pPr>
        <w:spacing w:after="0" w:line="240" w:lineRule="auto"/>
        <w:jc w:val="both"/>
        <w:rPr>
          <w:rFonts w:ascii="Arial" w:hAnsi="Arial" w:cs="Arial"/>
          <w:sz w:val="19"/>
          <w:szCs w:val="19"/>
          <w:rPrChange w:id="44" w:author="David Döbele" w:date="2026-05-15T17:48:00Z" w16du:dateUtc="2026-05-15T15:48:00Z">
            <w:rPr>
              <w:rFonts w:ascii="Arial" w:hAnsi="Arial" w:cs="Arial"/>
              <w:sz w:val="21"/>
              <w:szCs w:val="21"/>
            </w:rPr>
          </w:rPrChange>
        </w:rPr>
      </w:pPr>
      <w:r w:rsidRPr="00224697">
        <w:rPr>
          <w:rFonts w:ascii="Arial" w:hAnsi="Arial" w:cs="Arial"/>
          <w:sz w:val="19"/>
          <w:szCs w:val="19"/>
          <w:rPrChange w:id="45" w:author="David Döbele" w:date="2026-05-15T17:48:00Z" w16du:dateUtc="2026-05-15T15:48:00Z">
            <w:rPr>
              <w:rFonts w:ascii="Arial" w:hAnsi="Arial" w:cs="Arial"/>
              <w:sz w:val="21"/>
              <w:szCs w:val="21"/>
            </w:rPr>
          </w:rPrChange>
        </w:rPr>
        <w:t>Sehr geehrte</w:t>
      </w:r>
      <w:r w:rsidR="001B4A9B" w:rsidRPr="00224697">
        <w:rPr>
          <w:rFonts w:ascii="Arial" w:hAnsi="Arial" w:cs="Arial"/>
          <w:sz w:val="19"/>
          <w:szCs w:val="19"/>
          <w:rPrChange w:id="46" w:author="David Döbele" w:date="2026-05-15T17:48:00Z" w16du:dateUtc="2026-05-15T15:48:00Z">
            <w:rPr>
              <w:rFonts w:ascii="Arial" w:hAnsi="Arial" w:cs="Arial"/>
              <w:sz w:val="21"/>
              <w:szCs w:val="21"/>
            </w:rPr>
          </w:rPrChange>
        </w:rPr>
        <w:t xml:space="preserve"> </w:t>
      </w:r>
      <w:r w:rsidR="003E55A8" w:rsidRPr="00224697">
        <w:rPr>
          <w:rFonts w:ascii="Arial" w:hAnsi="Arial" w:cs="Arial"/>
          <w:sz w:val="19"/>
          <w:szCs w:val="19"/>
          <w:rPrChange w:id="47" w:author="David Döbele" w:date="2026-05-15T17:48:00Z" w16du:dateUtc="2026-05-15T15:48:00Z">
            <w:rPr>
              <w:rFonts w:ascii="Arial" w:hAnsi="Arial" w:cs="Arial"/>
              <w:sz w:val="21"/>
              <w:szCs w:val="21"/>
            </w:rPr>
          </w:rPrChange>
        </w:rPr>
        <w:t>Damen und Herren</w:t>
      </w:r>
      <w:r w:rsidR="00E65B09" w:rsidRPr="00224697">
        <w:rPr>
          <w:rFonts w:ascii="Arial" w:hAnsi="Arial" w:cs="Arial"/>
          <w:sz w:val="19"/>
          <w:szCs w:val="19"/>
          <w:rPrChange w:id="48" w:author="David Döbele" w:date="2026-05-15T17:48:00Z" w16du:dateUtc="2026-05-15T15:48:00Z">
            <w:rPr>
              <w:rFonts w:ascii="Arial" w:hAnsi="Arial" w:cs="Arial"/>
              <w:sz w:val="21"/>
              <w:szCs w:val="21"/>
            </w:rPr>
          </w:rPrChange>
        </w:rPr>
        <w:t>,</w:t>
      </w:r>
    </w:p>
    <w:p w14:paraId="1A1E1019" w14:textId="77777777" w:rsidR="005E1BC8" w:rsidRPr="00224697" w:rsidRDefault="005E1BC8" w:rsidP="005E1BC8">
      <w:pPr>
        <w:spacing w:after="0" w:line="240" w:lineRule="auto"/>
        <w:jc w:val="both"/>
        <w:rPr>
          <w:rFonts w:ascii="Arial" w:hAnsi="Arial" w:cs="Arial"/>
          <w:spacing w:val="1"/>
          <w:sz w:val="19"/>
          <w:szCs w:val="19"/>
          <w:rPrChange w:id="49" w:author="David Döbele" w:date="2026-05-15T17:48:00Z" w16du:dateUtc="2026-05-15T15:48:00Z">
            <w:rPr>
              <w:rFonts w:ascii="Arial" w:hAnsi="Arial" w:cs="Arial"/>
              <w:spacing w:val="1"/>
              <w:sz w:val="21"/>
              <w:szCs w:val="21"/>
            </w:rPr>
          </w:rPrChange>
        </w:rPr>
      </w:pPr>
    </w:p>
    <w:p w14:paraId="2BBA4AFB" w14:textId="6C08A966" w:rsidR="00260AA5" w:rsidRPr="00224697" w:rsidRDefault="00E75412" w:rsidP="00260AA5">
      <w:pPr>
        <w:spacing w:after="0" w:line="240" w:lineRule="auto"/>
        <w:jc w:val="both"/>
        <w:rPr>
          <w:rFonts w:ascii="Arial" w:hAnsi="Arial" w:cs="Arial"/>
          <w:spacing w:val="1"/>
          <w:sz w:val="19"/>
          <w:szCs w:val="19"/>
          <w:rPrChange w:id="50" w:author="David Döbele" w:date="2026-05-15T17:48:00Z" w16du:dateUtc="2026-05-15T15:48:00Z">
            <w:rPr>
              <w:rFonts w:ascii="Arial" w:hAnsi="Arial" w:cs="Arial"/>
              <w:spacing w:val="1"/>
              <w:sz w:val="21"/>
              <w:szCs w:val="21"/>
            </w:rPr>
          </w:rPrChange>
        </w:rPr>
      </w:pPr>
      <w:r w:rsidRPr="00224697">
        <w:rPr>
          <w:rFonts w:ascii="Arial" w:hAnsi="Arial" w:cs="Arial"/>
          <w:spacing w:val="1"/>
          <w:sz w:val="19"/>
          <w:szCs w:val="19"/>
          <w:rPrChange w:id="51" w:author="David Döbele" w:date="2026-05-15T17:48:00Z" w16du:dateUtc="2026-05-15T15:48:00Z">
            <w:rPr>
              <w:rFonts w:ascii="Arial" w:hAnsi="Arial" w:cs="Arial"/>
              <w:spacing w:val="1"/>
              <w:sz w:val="21"/>
              <w:szCs w:val="21"/>
            </w:rPr>
          </w:rPrChange>
        </w:rPr>
        <w:t xml:space="preserve">an einer Tätigkeit im M&amp;A fasziniert mich besonders die Möglichkeit, Unternehmen in entscheidenden strategischen Situationen zu begleiten und an richtungsweisenden Transaktionen mitzuwirken. Gerade im Mittelstand stellen Unternehmensverkäufe, Nachfolgelösungen oder Wachstumsfinanzierungen häufig einen bedeutenden Wendepunkt dar, der die zukünftige Entwicklung und Wettbewerbsfähigkeit eines Unternehmens nachhaltig prägen kann. Besonders begeistert mich dabei die Dynamik des Transaktionsumfelds sowie die Verbindung aus analytischer Arbeit, strategischem Denken und enger Zusammenarbeit im Team. Geschäftsmodelle und Märkte im Detail zu verstehen, Finanzkennzahlen einzuordnen und gemeinsam Lösungen für komplexe Fragestellungen zu entwickeln, motiviert mich daher besonders. Mein Interesse für diesen Bereich konnte ich bereits während meines Praktikums im Deal Advisory </w:t>
      </w:r>
      <w:del w:id="52" w:author="David Döbele" w:date="2026-05-15T17:47:00Z" w16du:dateUtc="2026-05-15T15:47:00Z">
        <w:r w:rsidRPr="00224697" w:rsidDel="00224697">
          <w:rPr>
            <w:rFonts w:ascii="Arial" w:hAnsi="Arial" w:cs="Arial"/>
            <w:spacing w:val="1"/>
            <w:sz w:val="19"/>
            <w:szCs w:val="19"/>
            <w:rPrChange w:id="53" w:author="David Döbele" w:date="2026-05-15T17:48:00Z" w16du:dateUtc="2026-05-15T15:48:00Z">
              <w:rPr>
                <w:rFonts w:ascii="Arial" w:hAnsi="Arial" w:cs="Arial"/>
                <w:spacing w:val="1"/>
                <w:sz w:val="21"/>
                <w:szCs w:val="21"/>
              </w:rPr>
            </w:rPrChange>
          </w:rPr>
          <w:delText>– Financial Services bei der</w:delText>
        </w:r>
      </w:del>
      <w:ins w:id="54" w:author="David Döbele" w:date="2026-05-15T17:47:00Z" w16du:dateUtc="2026-05-15T15:47:00Z">
        <w:r w:rsidR="00224697" w:rsidRPr="00224697">
          <w:rPr>
            <w:rFonts w:ascii="Arial" w:hAnsi="Arial" w:cs="Arial"/>
            <w:spacing w:val="1"/>
            <w:sz w:val="19"/>
            <w:szCs w:val="19"/>
            <w:rPrChange w:id="55" w:author="David Döbele" w:date="2026-05-15T17:48:00Z" w16du:dateUtc="2026-05-15T15:48:00Z">
              <w:rPr>
                <w:rFonts w:ascii="Arial" w:hAnsi="Arial" w:cs="Arial"/>
                <w:spacing w:val="1"/>
                <w:sz w:val="20"/>
                <w:szCs w:val="20"/>
              </w:rPr>
            </w:rPrChange>
          </w:rPr>
          <w:t>bei</w:t>
        </w:r>
      </w:ins>
      <w:r w:rsidRPr="00224697">
        <w:rPr>
          <w:rFonts w:ascii="Arial" w:hAnsi="Arial" w:cs="Arial"/>
          <w:spacing w:val="1"/>
          <w:sz w:val="19"/>
          <w:szCs w:val="19"/>
          <w:rPrChange w:id="56" w:author="David Döbele" w:date="2026-05-15T17:48:00Z" w16du:dateUtc="2026-05-15T15:48:00Z">
            <w:rPr>
              <w:rFonts w:ascii="Arial" w:hAnsi="Arial" w:cs="Arial"/>
              <w:spacing w:val="1"/>
              <w:sz w:val="21"/>
              <w:szCs w:val="21"/>
            </w:rPr>
          </w:rPrChange>
        </w:rPr>
        <w:t xml:space="preserve"> BDO </w:t>
      </w:r>
      <w:del w:id="57" w:author="David Döbele" w:date="2026-05-15T17:47:00Z" w16du:dateUtc="2026-05-15T15:47:00Z">
        <w:r w:rsidRPr="00224697" w:rsidDel="00224697">
          <w:rPr>
            <w:rFonts w:ascii="Arial" w:hAnsi="Arial" w:cs="Arial"/>
            <w:spacing w:val="1"/>
            <w:sz w:val="19"/>
            <w:szCs w:val="19"/>
            <w:rPrChange w:id="58" w:author="David Döbele" w:date="2026-05-15T17:48:00Z" w16du:dateUtc="2026-05-15T15:48:00Z">
              <w:rPr>
                <w:rFonts w:ascii="Arial" w:hAnsi="Arial" w:cs="Arial"/>
                <w:spacing w:val="1"/>
                <w:sz w:val="21"/>
                <w:szCs w:val="21"/>
              </w:rPr>
            </w:rPrChange>
          </w:rPr>
          <w:delText xml:space="preserve">AG Wirtschaftsprüfungsgesellschaft </w:delText>
        </w:r>
      </w:del>
      <w:r w:rsidRPr="00224697">
        <w:rPr>
          <w:rFonts w:ascii="Arial" w:hAnsi="Arial" w:cs="Arial"/>
          <w:spacing w:val="1"/>
          <w:sz w:val="19"/>
          <w:szCs w:val="19"/>
          <w:rPrChange w:id="59" w:author="David Döbele" w:date="2026-05-15T17:48:00Z" w16du:dateUtc="2026-05-15T15:48:00Z">
            <w:rPr>
              <w:rFonts w:ascii="Arial" w:hAnsi="Arial" w:cs="Arial"/>
              <w:spacing w:val="1"/>
              <w:sz w:val="21"/>
              <w:szCs w:val="21"/>
            </w:rPr>
          </w:rPrChange>
        </w:rPr>
        <w:t xml:space="preserve">weiter vertiefen. Um meine Kenntnisse im Bereich Corporate Finance und M&amp;A künftig noch gezielter auszubauen, werde ich ab September 2026 zudem ein Praktikum im Corporate Finance/M&amp;A bei Helbling Business </w:t>
      </w:r>
      <w:proofErr w:type="spellStart"/>
      <w:r w:rsidRPr="00224697">
        <w:rPr>
          <w:rFonts w:ascii="Arial" w:hAnsi="Arial" w:cs="Arial"/>
          <w:spacing w:val="1"/>
          <w:sz w:val="19"/>
          <w:szCs w:val="19"/>
          <w:rPrChange w:id="60" w:author="David Döbele" w:date="2026-05-15T17:48:00Z" w16du:dateUtc="2026-05-15T15:48:00Z">
            <w:rPr>
              <w:rFonts w:ascii="Arial" w:hAnsi="Arial" w:cs="Arial"/>
              <w:spacing w:val="1"/>
              <w:sz w:val="21"/>
              <w:szCs w:val="21"/>
            </w:rPr>
          </w:rPrChange>
        </w:rPr>
        <w:t>Advisors</w:t>
      </w:r>
      <w:proofErr w:type="spellEnd"/>
      <w:r w:rsidRPr="00224697">
        <w:rPr>
          <w:rFonts w:ascii="Arial" w:hAnsi="Arial" w:cs="Arial"/>
          <w:spacing w:val="1"/>
          <w:sz w:val="19"/>
          <w:szCs w:val="19"/>
          <w:rPrChange w:id="61" w:author="David Döbele" w:date="2026-05-15T17:48:00Z" w16du:dateUtc="2026-05-15T15:48:00Z">
            <w:rPr>
              <w:rFonts w:ascii="Arial" w:hAnsi="Arial" w:cs="Arial"/>
              <w:spacing w:val="1"/>
              <w:sz w:val="21"/>
              <w:szCs w:val="21"/>
            </w:rPr>
          </w:rPrChange>
        </w:rPr>
        <w:t xml:space="preserve"> absolvieren. Die dabei gewonnenen Erfahrungen möchte ich anschließend gerne gewinnbringend in Ihr Unternehmen einbringen.</w:t>
      </w:r>
    </w:p>
    <w:p w14:paraId="2007D115" w14:textId="77777777" w:rsidR="00E75412" w:rsidRPr="00224697" w:rsidRDefault="00E75412" w:rsidP="00260AA5">
      <w:pPr>
        <w:spacing w:after="0" w:line="240" w:lineRule="auto"/>
        <w:jc w:val="both"/>
        <w:rPr>
          <w:rFonts w:ascii="Arial" w:hAnsi="Arial" w:cs="Arial"/>
          <w:spacing w:val="1"/>
          <w:sz w:val="19"/>
          <w:szCs w:val="19"/>
          <w:rPrChange w:id="62" w:author="David Döbele" w:date="2026-05-15T17:48:00Z" w16du:dateUtc="2026-05-15T15:48:00Z">
            <w:rPr>
              <w:rFonts w:ascii="Arial" w:hAnsi="Arial" w:cs="Arial"/>
              <w:spacing w:val="1"/>
              <w:sz w:val="21"/>
              <w:szCs w:val="21"/>
            </w:rPr>
          </w:rPrChange>
        </w:rPr>
      </w:pPr>
    </w:p>
    <w:p w14:paraId="7C001427" w14:textId="1F8BAB32" w:rsidR="002422D7" w:rsidRPr="00224697" w:rsidRDefault="00E75412" w:rsidP="00260AA5">
      <w:pPr>
        <w:spacing w:after="0" w:line="240" w:lineRule="auto"/>
        <w:jc w:val="both"/>
        <w:rPr>
          <w:rFonts w:ascii="Arial" w:hAnsi="Arial" w:cs="Arial"/>
          <w:spacing w:val="1"/>
          <w:sz w:val="19"/>
          <w:szCs w:val="19"/>
          <w:rPrChange w:id="63" w:author="David Döbele" w:date="2026-05-15T17:48:00Z" w16du:dateUtc="2026-05-15T15:48:00Z">
            <w:rPr>
              <w:rFonts w:ascii="Arial" w:hAnsi="Arial" w:cs="Arial"/>
              <w:spacing w:val="1"/>
              <w:sz w:val="21"/>
              <w:szCs w:val="21"/>
            </w:rPr>
          </w:rPrChange>
        </w:rPr>
      </w:pPr>
      <w:r w:rsidRPr="00224697">
        <w:rPr>
          <w:rFonts w:ascii="Arial" w:hAnsi="Arial" w:cs="Arial"/>
          <w:spacing w:val="1"/>
          <w:sz w:val="19"/>
          <w:szCs w:val="19"/>
          <w:rPrChange w:id="64" w:author="David Döbele" w:date="2026-05-15T17:48:00Z" w16du:dateUtc="2026-05-15T15:48:00Z">
            <w:rPr>
              <w:rFonts w:ascii="Arial" w:hAnsi="Arial" w:cs="Arial"/>
              <w:spacing w:val="1"/>
              <w:sz w:val="21"/>
              <w:szCs w:val="21"/>
            </w:rPr>
          </w:rPrChange>
        </w:rPr>
        <w:t>Derzeit befinde ich mich im vierten Semester meines Bachelorstudiums in Wirtschaftswissenschaften an der Bergischen Universität Wuppertal und vertiefe insbesondere meine quantitativen und finanzwirtschaftlichen Kenntnisse, was sich auch in sehr guten Leistungen in Rechnungswesen, Management Accounting und Statistik widerspiegelt. Mein Interesse für Corporate Finance und transaktionsbezogene Fragestellungen konnte ich insbesondere während meines Praktikums im Deal Advisory – Financial Services bei der BDO AG Wirtschaftsprüfungsgesellschaft weiter vertiefen. Dort unterstützte ich unter anderem bei Unternehmensbewertungen auf Basis von Peer-Group- und Multiples-Analysen, analysierte Markt-, Wettbewerbs- und Branchenentwicklungen und wirkte an der Herleitung transaktionsrelevanter Bewertungsannahmen mit. Aufgrund meiner strukturierten und zuverlässigen Arbeitsweise wurde mir gegen Ende meines Praktikums bereits ein hohes Maß an Vertrauen entgegengebracht, sodass ich projektbezogene Aufgaben zunehmend eigenständig verantwortete, Mandantenkontakt hatte sowie transaktionsbezogene Analysen und Berichte selbstständig vorbereitete und durchführte. Besonders reizvoll war für mich dabei, Geschäftsmodelle und finanzielle Kennzahlen strukturiert einzuordnen und aus komplexen Informationen fundierte Schlussfolgerungen abzuleiten. Ergänzend dazu habe ich mir durch meine Ausbildung zum Bankkaufmann sowie meine Tätigkeit in der Vermögensberatung nicht nur ein fundiertes finanzwirtschaftliches Verständnis, sondern auch ein hohes Maß an Kommunikationsstärke, Verantwortungsbewusstsein und professionellem Auftreten erarbeitet. Besonders die eigenständige Betreuung anspruchsvoller Kundensituationen hat mich gelehrt, auch unter hoher Erwartungshaltung strukturiert und lösungsorientiert zu arbeiten. Diese Kombination aus analytischer Arbeitsweise, hoher Einsatzbereitschaft und transaktionsnaher Praxiserfahrung möchte ich nun gezielt im M&amp;A-Umfeld bei Walther Transaction einbringen.</w:t>
      </w:r>
    </w:p>
    <w:p w14:paraId="21D680A0" w14:textId="77777777" w:rsidR="00E75412" w:rsidRPr="00224697" w:rsidRDefault="00E75412" w:rsidP="00260AA5">
      <w:pPr>
        <w:spacing w:after="0" w:line="240" w:lineRule="auto"/>
        <w:jc w:val="both"/>
        <w:rPr>
          <w:rFonts w:ascii="Arial" w:hAnsi="Arial" w:cs="Arial"/>
          <w:spacing w:val="1"/>
          <w:sz w:val="19"/>
          <w:szCs w:val="19"/>
          <w:rPrChange w:id="65" w:author="David Döbele" w:date="2026-05-15T17:48:00Z" w16du:dateUtc="2026-05-15T15:48:00Z">
            <w:rPr>
              <w:rFonts w:ascii="Arial" w:hAnsi="Arial" w:cs="Arial"/>
              <w:spacing w:val="1"/>
              <w:sz w:val="21"/>
              <w:szCs w:val="21"/>
            </w:rPr>
          </w:rPrChange>
        </w:rPr>
      </w:pPr>
    </w:p>
    <w:p w14:paraId="51545993" w14:textId="5A44A12D" w:rsidR="001B4A9B" w:rsidRPr="00224697" w:rsidRDefault="004B74FD" w:rsidP="00260AA5">
      <w:pPr>
        <w:spacing w:after="0" w:line="240" w:lineRule="auto"/>
        <w:jc w:val="both"/>
        <w:rPr>
          <w:rFonts w:ascii="Arial" w:hAnsi="Arial" w:cs="Arial"/>
          <w:spacing w:val="1"/>
          <w:sz w:val="19"/>
          <w:szCs w:val="19"/>
          <w:rPrChange w:id="66" w:author="David Döbele" w:date="2026-05-15T17:48:00Z" w16du:dateUtc="2026-05-15T15:48:00Z">
            <w:rPr>
              <w:rFonts w:ascii="Arial" w:hAnsi="Arial" w:cs="Arial"/>
              <w:spacing w:val="1"/>
              <w:sz w:val="21"/>
              <w:szCs w:val="21"/>
            </w:rPr>
          </w:rPrChange>
        </w:rPr>
      </w:pPr>
      <w:r w:rsidRPr="00224697">
        <w:rPr>
          <w:rFonts w:ascii="Arial" w:hAnsi="Arial" w:cs="Arial"/>
          <w:sz w:val="19"/>
          <w:szCs w:val="19"/>
          <w:rPrChange w:id="67" w:author="David Döbele" w:date="2026-05-15T17:48:00Z" w16du:dateUtc="2026-05-15T15:48:00Z">
            <w:rPr>
              <w:rFonts w:ascii="Arial" w:hAnsi="Arial" w:cs="Arial"/>
              <w:sz w:val="21"/>
              <w:szCs w:val="21"/>
            </w:rPr>
          </w:rPrChange>
        </w:rPr>
        <w:t xml:space="preserve">Walther Transaction begeistert mich als strategischen M&amp;A-Partner mit Fokus auf Buy- und Sell-Side für Mittelstand, der Werte schafft und realisiert durch ganzheitliche Prozesse von der Zielanalyse bis zum Deal-Abschluss. Mit über 300 erfolgreichen Transaktionen, 80+ Jahren Team-Erfahrung und Expertise in Technology (50+ Deals), </w:t>
      </w:r>
      <w:proofErr w:type="spellStart"/>
      <w:r w:rsidRPr="00224697">
        <w:rPr>
          <w:rFonts w:ascii="Arial" w:hAnsi="Arial" w:cs="Arial"/>
          <w:sz w:val="19"/>
          <w:szCs w:val="19"/>
          <w:rPrChange w:id="68" w:author="David Döbele" w:date="2026-05-15T17:48:00Z" w16du:dateUtc="2026-05-15T15:48:00Z">
            <w:rPr>
              <w:rFonts w:ascii="Arial" w:hAnsi="Arial" w:cs="Arial"/>
              <w:sz w:val="21"/>
              <w:szCs w:val="21"/>
            </w:rPr>
          </w:rPrChange>
        </w:rPr>
        <w:t>Healthcare</w:t>
      </w:r>
      <w:proofErr w:type="spellEnd"/>
      <w:r w:rsidRPr="00224697">
        <w:rPr>
          <w:rFonts w:ascii="Arial" w:hAnsi="Arial" w:cs="Arial"/>
          <w:sz w:val="19"/>
          <w:szCs w:val="19"/>
          <w:rPrChange w:id="69" w:author="David Döbele" w:date="2026-05-15T17:48:00Z" w16du:dateUtc="2026-05-15T15:48:00Z">
            <w:rPr>
              <w:rFonts w:ascii="Arial" w:hAnsi="Arial" w:cs="Arial"/>
              <w:sz w:val="21"/>
              <w:szCs w:val="21"/>
            </w:rPr>
          </w:rPrChange>
        </w:rPr>
        <w:t xml:space="preserve"> (50+), Industries in Transformation (90+) sowie internationalen Erfolgen wie </w:t>
      </w:r>
      <w:proofErr w:type="spellStart"/>
      <w:r w:rsidRPr="00224697">
        <w:rPr>
          <w:rFonts w:ascii="Arial" w:hAnsi="Arial" w:cs="Arial"/>
          <w:sz w:val="19"/>
          <w:szCs w:val="19"/>
          <w:rPrChange w:id="70" w:author="David Döbele" w:date="2026-05-15T17:48:00Z" w16du:dateUtc="2026-05-15T15:48:00Z">
            <w:rPr>
              <w:rFonts w:ascii="Arial" w:hAnsi="Arial" w:cs="Arial"/>
              <w:sz w:val="21"/>
              <w:szCs w:val="21"/>
            </w:rPr>
          </w:rPrChange>
        </w:rPr>
        <w:t>Dilitrust</w:t>
      </w:r>
      <w:proofErr w:type="spellEnd"/>
      <w:r w:rsidRPr="00224697">
        <w:rPr>
          <w:rFonts w:ascii="Arial" w:hAnsi="Arial" w:cs="Arial"/>
          <w:sz w:val="19"/>
          <w:szCs w:val="19"/>
          <w:rPrChange w:id="71" w:author="David Döbele" w:date="2026-05-15T17:48:00Z" w16du:dateUtc="2026-05-15T15:48:00Z">
            <w:rPr>
              <w:rFonts w:ascii="Arial" w:hAnsi="Arial" w:cs="Arial"/>
              <w:sz w:val="21"/>
              <w:szCs w:val="21"/>
            </w:rPr>
          </w:rPrChange>
        </w:rPr>
        <w:t>-PACTA oder OTRS-</w:t>
      </w:r>
      <w:proofErr w:type="spellStart"/>
      <w:r w:rsidRPr="00224697">
        <w:rPr>
          <w:rFonts w:ascii="Arial" w:hAnsi="Arial" w:cs="Arial"/>
          <w:sz w:val="19"/>
          <w:szCs w:val="19"/>
          <w:rPrChange w:id="72" w:author="David Döbele" w:date="2026-05-15T17:48:00Z" w16du:dateUtc="2026-05-15T15:48:00Z">
            <w:rPr>
              <w:rFonts w:ascii="Arial" w:hAnsi="Arial" w:cs="Arial"/>
              <w:sz w:val="21"/>
              <w:szCs w:val="21"/>
            </w:rPr>
          </w:rPrChange>
        </w:rPr>
        <w:t>EasyVista</w:t>
      </w:r>
      <w:proofErr w:type="spellEnd"/>
      <w:r w:rsidRPr="00224697">
        <w:rPr>
          <w:rFonts w:ascii="Arial" w:hAnsi="Arial" w:cs="Arial"/>
          <w:sz w:val="19"/>
          <w:szCs w:val="19"/>
          <w:rPrChange w:id="73" w:author="David Döbele" w:date="2026-05-15T17:48:00Z" w16du:dateUtc="2026-05-15T15:48:00Z">
            <w:rPr>
              <w:rFonts w:ascii="Arial" w:hAnsi="Arial" w:cs="Arial"/>
              <w:sz w:val="21"/>
              <w:szCs w:val="21"/>
            </w:rPr>
          </w:rPrChange>
        </w:rPr>
        <w:t xml:space="preserve"> schaffen Sie exklusive Verhandlungssituationen. Besonders schätze ich Ihren europaweiten Ansatz (50% </w:t>
      </w:r>
      <w:proofErr w:type="spellStart"/>
      <w:r w:rsidRPr="00224697">
        <w:rPr>
          <w:rFonts w:ascii="Arial" w:hAnsi="Arial" w:cs="Arial"/>
          <w:sz w:val="19"/>
          <w:szCs w:val="19"/>
          <w:rPrChange w:id="74" w:author="David Döbele" w:date="2026-05-15T17:48:00Z" w16du:dateUtc="2026-05-15T15:48:00Z">
            <w:rPr>
              <w:rFonts w:ascii="Arial" w:hAnsi="Arial" w:cs="Arial"/>
              <w:sz w:val="21"/>
              <w:szCs w:val="21"/>
            </w:rPr>
          </w:rPrChange>
        </w:rPr>
        <w:t>cross-border</w:t>
      </w:r>
      <w:proofErr w:type="spellEnd"/>
      <w:r w:rsidRPr="00224697">
        <w:rPr>
          <w:rFonts w:ascii="Arial" w:hAnsi="Arial" w:cs="Arial"/>
          <w:sz w:val="19"/>
          <w:szCs w:val="19"/>
          <w:rPrChange w:id="75" w:author="David Döbele" w:date="2026-05-15T17:48:00Z" w16du:dateUtc="2026-05-15T15:48:00Z">
            <w:rPr>
              <w:rFonts w:ascii="Arial" w:hAnsi="Arial" w:cs="Arial"/>
              <w:sz w:val="21"/>
              <w:szCs w:val="21"/>
            </w:rPr>
          </w:rPrChange>
        </w:rPr>
        <w:t>, 5 Sprachen) und die persönliche Beratung, die Komplexität reduziert. Diese Kultur passt perfekt zu meinem Profil für praxisnahes Lernen in dynamischen Projekten.</w:t>
      </w:r>
    </w:p>
    <w:p w14:paraId="78F05DB5" w14:textId="77777777" w:rsidR="004B74FD" w:rsidRPr="00224697" w:rsidRDefault="004B74FD" w:rsidP="00214CD1">
      <w:pPr>
        <w:spacing w:after="0" w:line="240" w:lineRule="auto"/>
        <w:jc w:val="both"/>
        <w:rPr>
          <w:rFonts w:ascii="Arial" w:eastAsia="Times New Roman" w:hAnsi="Arial" w:cs="Arial"/>
          <w:color w:val="000000"/>
          <w:sz w:val="19"/>
          <w:szCs w:val="19"/>
          <w:lang w:eastAsia="en-GB"/>
          <w:rPrChange w:id="76" w:author="David Döbele" w:date="2026-05-15T17:48:00Z" w16du:dateUtc="2026-05-15T15:48:00Z">
            <w:rPr>
              <w:rFonts w:ascii="Arial" w:eastAsia="Times New Roman" w:hAnsi="Arial" w:cs="Arial"/>
              <w:color w:val="000000"/>
              <w:sz w:val="21"/>
              <w:szCs w:val="21"/>
              <w:lang w:eastAsia="en-GB"/>
            </w:rPr>
          </w:rPrChange>
        </w:rPr>
      </w:pPr>
    </w:p>
    <w:p w14:paraId="057BA676" w14:textId="784A1963" w:rsidR="008A75EB" w:rsidRPr="00224697" w:rsidRDefault="00E75412" w:rsidP="00214CD1">
      <w:pPr>
        <w:spacing w:after="0" w:line="240" w:lineRule="auto"/>
        <w:jc w:val="both"/>
        <w:rPr>
          <w:rFonts w:ascii="Arial" w:hAnsi="Arial" w:cs="Arial"/>
          <w:spacing w:val="1"/>
          <w:sz w:val="19"/>
          <w:szCs w:val="19"/>
          <w:rPrChange w:id="77" w:author="David Döbele" w:date="2026-05-15T17:48:00Z" w16du:dateUtc="2026-05-15T15:48:00Z">
            <w:rPr>
              <w:rFonts w:ascii="Arial" w:hAnsi="Arial" w:cs="Arial"/>
              <w:spacing w:val="1"/>
              <w:sz w:val="21"/>
              <w:szCs w:val="21"/>
            </w:rPr>
          </w:rPrChange>
        </w:rPr>
      </w:pPr>
      <w:r w:rsidRPr="00224697">
        <w:rPr>
          <w:rFonts w:ascii="Arial" w:hAnsi="Arial" w:cs="Arial"/>
          <w:spacing w:val="1"/>
          <w:sz w:val="19"/>
          <w:szCs w:val="19"/>
          <w:rPrChange w:id="78" w:author="David Döbele" w:date="2026-05-15T17:48:00Z" w16du:dateUtc="2026-05-15T15:48:00Z">
            <w:rPr>
              <w:rFonts w:ascii="Arial" w:hAnsi="Arial" w:cs="Arial"/>
              <w:spacing w:val="1"/>
              <w:sz w:val="21"/>
              <w:szCs w:val="21"/>
            </w:rPr>
          </w:rPrChange>
        </w:rPr>
        <w:t>Von einem Praktikum im M&amp;A bei Walther Transaction erhoffe ich mir vor allem eine steile Lernkurve und die Möglichkeit, früh Verantwortung in echten Transaktionsprojekten zu übernehmen. Gleichzeitig bin ich überzeugt, durch meine analytische Arbeitsweise, meine hohe Einsatzbereitschaft sowie meine bisherigen Erfahrungen im Deal Advisory, in der Wirtschaftsprüfung und in studentischen Projekten einen wertvollen Beitrag zu Ihrem Team leisten zu können. Über die Gelegenheit, Sie in einem persönlichen Gespräch von meiner Motivation und meinem Profil zu überzeugen, würde ich mich sehr freuen.</w:t>
      </w:r>
    </w:p>
    <w:p w14:paraId="2DA09F53" w14:textId="77777777" w:rsidR="00E75412" w:rsidRPr="00224697" w:rsidRDefault="00E75412" w:rsidP="00214CD1">
      <w:pPr>
        <w:spacing w:after="0" w:line="240" w:lineRule="auto"/>
        <w:jc w:val="both"/>
        <w:rPr>
          <w:rFonts w:ascii="Arial" w:hAnsi="Arial" w:cs="Arial"/>
          <w:spacing w:val="1"/>
          <w:sz w:val="19"/>
          <w:szCs w:val="19"/>
          <w:rPrChange w:id="79" w:author="David Döbele" w:date="2026-05-15T17:48:00Z" w16du:dateUtc="2026-05-15T15:48:00Z">
            <w:rPr>
              <w:rFonts w:ascii="Arial" w:hAnsi="Arial" w:cs="Arial"/>
              <w:spacing w:val="1"/>
              <w:sz w:val="21"/>
              <w:szCs w:val="21"/>
            </w:rPr>
          </w:rPrChange>
        </w:rPr>
      </w:pPr>
    </w:p>
    <w:p w14:paraId="54C2EF0A" w14:textId="494DE032" w:rsidR="008A75EB" w:rsidRPr="00224697" w:rsidRDefault="0099776A" w:rsidP="00373EB3">
      <w:pPr>
        <w:spacing w:after="0" w:line="240" w:lineRule="auto"/>
        <w:jc w:val="both"/>
        <w:rPr>
          <w:rFonts w:ascii="Arial" w:hAnsi="Arial" w:cs="Arial"/>
          <w:sz w:val="19"/>
          <w:szCs w:val="19"/>
          <w:rPrChange w:id="80" w:author="David Döbele" w:date="2026-05-15T17:48:00Z" w16du:dateUtc="2026-05-15T15:48:00Z">
            <w:rPr>
              <w:rFonts w:ascii="Arial" w:hAnsi="Arial" w:cs="Arial"/>
              <w:sz w:val="21"/>
              <w:szCs w:val="21"/>
            </w:rPr>
          </w:rPrChange>
        </w:rPr>
      </w:pPr>
      <w:r w:rsidRPr="00224697">
        <w:rPr>
          <w:rFonts w:ascii="Arial" w:hAnsi="Arial" w:cs="Arial"/>
          <w:sz w:val="19"/>
          <w:szCs w:val="19"/>
          <w:rPrChange w:id="81" w:author="David Döbele" w:date="2026-05-15T17:48:00Z" w16du:dateUtc="2026-05-15T15:48:00Z">
            <w:rPr>
              <w:rFonts w:ascii="Arial" w:hAnsi="Arial" w:cs="Arial"/>
              <w:sz w:val="21"/>
              <w:szCs w:val="21"/>
            </w:rPr>
          </w:rPrChange>
        </w:rPr>
        <w:t>Mit freundlichen Grüßen</w:t>
      </w:r>
    </w:p>
    <w:p w14:paraId="1B3BB3D4" w14:textId="77777777" w:rsidR="00A07457" w:rsidRPr="00224697" w:rsidRDefault="00A07457">
      <w:pPr>
        <w:spacing w:after="0" w:line="240" w:lineRule="auto"/>
        <w:jc w:val="both"/>
        <w:rPr>
          <w:rFonts w:ascii="Arial" w:hAnsi="Arial" w:cs="Arial"/>
          <w:sz w:val="19"/>
          <w:szCs w:val="19"/>
          <w:rPrChange w:id="82" w:author="David Döbele" w:date="2026-05-15T17:48:00Z" w16du:dateUtc="2026-05-15T15:48:00Z">
            <w:rPr>
              <w:rFonts w:ascii="Arial" w:hAnsi="Arial" w:cs="Arial"/>
              <w:sz w:val="21"/>
              <w:szCs w:val="21"/>
            </w:rPr>
          </w:rPrChange>
        </w:rPr>
      </w:pPr>
    </w:p>
    <w:sectPr w:rsidR="00A07457" w:rsidRPr="00224697" w:rsidSect="00373EB3">
      <w:pgSz w:w="11906" w:h="16838"/>
      <w:pgMar w:top="1152" w:right="1080" w:bottom="403"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4C5"/>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B4A9B"/>
    <w:rsid w:val="001C17FC"/>
    <w:rsid w:val="001D079A"/>
    <w:rsid w:val="001E0088"/>
    <w:rsid w:val="001E0903"/>
    <w:rsid w:val="001E1EE7"/>
    <w:rsid w:val="001E2993"/>
    <w:rsid w:val="002042CB"/>
    <w:rsid w:val="002062F6"/>
    <w:rsid w:val="00212042"/>
    <w:rsid w:val="00214CD1"/>
    <w:rsid w:val="002213EE"/>
    <w:rsid w:val="00224697"/>
    <w:rsid w:val="0023683A"/>
    <w:rsid w:val="002422D7"/>
    <w:rsid w:val="002467A0"/>
    <w:rsid w:val="002536DC"/>
    <w:rsid w:val="00255EC1"/>
    <w:rsid w:val="00257D2A"/>
    <w:rsid w:val="00260AA5"/>
    <w:rsid w:val="002627D2"/>
    <w:rsid w:val="00264191"/>
    <w:rsid w:val="0027047C"/>
    <w:rsid w:val="002708C2"/>
    <w:rsid w:val="00274324"/>
    <w:rsid w:val="00284383"/>
    <w:rsid w:val="00296AA4"/>
    <w:rsid w:val="002A5B9F"/>
    <w:rsid w:val="002D309E"/>
    <w:rsid w:val="002D594E"/>
    <w:rsid w:val="002E39B8"/>
    <w:rsid w:val="002F51FA"/>
    <w:rsid w:val="00311A15"/>
    <w:rsid w:val="003148B4"/>
    <w:rsid w:val="003250EA"/>
    <w:rsid w:val="003421B1"/>
    <w:rsid w:val="00346051"/>
    <w:rsid w:val="003657B6"/>
    <w:rsid w:val="00373EB3"/>
    <w:rsid w:val="00375D2D"/>
    <w:rsid w:val="003811BC"/>
    <w:rsid w:val="0038671F"/>
    <w:rsid w:val="003947A8"/>
    <w:rsid w:val="003D464F"/>
    <w:rsid w:val="003D5D1E"/>
    <w:rsid w:val="003E55A8"/>
    <w:rsid w:val="003F3290"/>
    <w:rsid w:val="003F688C"/>
    <w:rsid w:val="00413E68"/>
    <w:rsid w:val="00415608"/>
    <w:rsid w:val="00415BC9"/>
    <w:rsid w:val="00424CAF"/>
    <w:rsid w:val="004267A2"/>
    <w:rsid w:val="00426F7D"/>
    <w:rsid w:val="00434D23"/>
    <w:rsid w:val="004403CB"/>
    <w:rsid w:val="00453C2F"/>
    <w:rsid w:val="00454C0B"/>
    <w:rsid w:val="0046226E"/>
    <w:rsid w:val="00474FC2"/>
    <w:rsid w:val="0047599E"/>
    <w:rsid w:val="00492923"/>
    <w:rsid w:val="00496384"/>
    <w:rsid w:val="004A1501"/>
    <w:rsid w:val="004A615C"/>
    <w:rsid w:val="004B4510"/>
    <w:rsid w:val="004B5E48"/>
    <w:rsid w:val="004B74FD"/>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1BC8"/>
    <w:rsid w:val="005E63B8"/>
    <w:rsid w:val="005F350B"/>
    <w:rsid w:val="00603752"/>
    <w:rsid w:val="00607B2A"/>
    <w:rsid w:val="00632F05"/>
    <w:rsid w:val="0063723B"/>
    <w:rsid w:val="00647413"/>
    <w:rsid w:val="006502BE"/>
    <w:rsid w:val="006A7895"/>
    <w:rsid w:val="006B302C"/>
    <w:rsid w:val="006D2592"/>
    <w:rsid w:val="006F58EC"/>
    <w:rsid w:val="00706233"/>
    <w:rsid w:val="007251EA"/>
    <w:rsid w:val="00727936"/>
    <w:rsid w:val="007340D7"/>
    <w:rsid w:val="00743DA0"/>
    <w:rsid w:val="007472BD"/>
    <w:rsid w:val="00755A3D"/>
    <w:rsid w:val="007675B1"/>
    <w:rsid w:val="00797EF1"/>
    <w:rsid w:val="007A3246"/>
    <w:rsid w:val="007A64C5"/>
    <w:rsid w:val="007A719D"/>
    <w:rsid w:val="007B1B2B"/>
    <w:rsid w:val="007B7F42"/>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75EB"/>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07457"/>
    <w:rsid w:val="00A1282E"/>
    <w:rsid w:val="00A13238"/>
    <w:rsid w:val="00A14247"/>
    <w:rsid w:val="00A40D57"/>
    <w:rsid w:val="00A44493"/>
    <w:rsid w:val="00A53760"/>
    <w:rsid w:val="00A5544C"/>
    <w:rsid w:val="00AA2791"/>
    <w:rsid w:val="00AA4C7C"/>
    <w:rsid w:val="00AB4CD0"/>
    <w:rsid w:val="00AC61EE"/>
    <w:rsid w:val="00AC66C4"/>
    <w:rsid w:val="00AC7086"/>
    <w:rsid w:val="00AE26F5"/>
    <w:rsid w:val="00AE3A33"/>
    <w:rsid w:val="00B131EB"/>
    <w:rsid w:val="00B135CE"/>
    <w:rsid w:val="00B339B8"/>
    <w:rsid w:val="00B346A7"/>
    <w:rsid w:val="00B43970"/>
    <w:rsid w:val="00B45015"/>
    <w:rsid w:val="00B45404"/>
    <w:rsid w:val="00B50A34"/>
    <w:rsid w:val="00B54C38"/>
    <w:rsid w:val="00B56071"/>
    <w:rsid w:val="00B5613E"/>
    <w:rsid w:val="00B57CB1"/>
    <w:rsid w:val="00B77DCE"/>
    <w:rsid w:val="00B81B0E"/>
    <w:rsid w:val="00B87CA9"/>
    <w:rsid w:val="00B9666E"/>
    <w:rsid w:val="00B97F01"/>
    <w:rsid w:val="00BB3512"/>
    <w:rsid w:val="00BB3C75"/>
    <w:rsid w:val="00BF522D"/>
    <w:rsid w:val="00C0214A"/>
    <w:rsid w:val="00C030C1"/>
    <w:rsid w:val="00C1562F"/>
    <w:rsid w:val="00C27D87"/>
    <w:rsid w:val="00C41AB0"/>
    <w:rsid w:val="00C6717B"/>
    <w:rsid w:val="00C71380"/>
    <w:rsid w:val="00C9003C"/>
    <w:rsid w:val="00C97ECA"/>
    <w:rsid w:val="00CA1160"/>
    <w:rsid w:val="00CA702E"/>
    <w:rsid w:val="00CA7350"/>
    <w:rsid w:val="00CB639D"/>
    <w:rsid w:val="00CD51E6"/>
    <w:rsid w:val="00CE433B"/>
    <w:rsid w:val="00D30CEA"/>
    <w:rsid w:val="00D60C2D"/>
    <w:rsid w:val="00D611FC"/>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245DD"/>
    <w:rsid w:val="00E3005D"/>
    <w:rsid w:val="00E30491"/>
    <w:rsid w:val="00E473ED"/>
    <w:rsid w:val="00E47DAF"/>
    <w:rsid w:val="00E52CC6"/>
    <w:rsid w:val="00E62550"/>
    <w:rsid w:val="00E65B09"/>
    <w:rsid w:val="00E75412"/>
    <w:rsid w:val="00E83116"/>
    <w:rsid w:val="00E914E5"/>
    <w:rsid w:val="00E91B86"/>
    <w:rsid w:val="00EA6CEC"/>
    <w:rsid w:val="00EA7AC2"/>
    <w:rsid w:val="00EB0853"/>
    <w:rsid w:val="00EC000C"/>
    <w:rsid w:val="00EF2FD5"/>
    <w:rsid w:val="00F11473"/>
    <w:rsid w:val="00F253C5"/>
    <w:rsid w:val="00F270C0"/>
    <w:rsid w:val="00F30624"/>
    <w:rsid w:val="00F408C0"/>
    <w:rsid w:val="00F4717F"/>
    <w:rsid w:val="00F5301B"/>
    <w:rsid w:val="00F55CE3"/>
    <w:rsid w:val="00F74175"/>
    <w:rsid w:val="00F76695"/>
    <w:rsid w:val="00F92A04"/>
    <w:rsid w:val="00FA4972"/>
    <w:rsid w:val="00FA5291"/>
    <w:rsid w:val="00FC093B"/>
    <w:rsid w:val="00FC3AB8"/>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1E2993"/>
    <w:pPr>
      <w:spacing w:after="0" w:line="240" w:lineRule="auto"/>
    </w:pPr>
  </w:style>
  <w:style w:type="character" w:styleId="Kommentarzeichen">
    <w:name w:val="annotation reference"/>
    <w:basedOn w:val="Absatz-Standardschriftart"/>
    <w:uiPriority w:val="99"/>
    <w:semiHidden/>
    <w:unhideWhenUsed/>
    <w:rsid w:val="00214CD1"/>
    <w:rPr>
      <w:sz w:val="16"/>
      <w:szCs w:val="16"/>
    </w:rPr>
  </w:style>
  <w:style w:type="paragraph" w:styleId="Kommentartext">
    <w:name w:val="annotation text"/>
    <w:basedOn w:val="Standard"/>
    <w:link w:val="KommentartextZchn"/>
    <w:uiPriority w:val="99"/>
    <w:semiHidden/>
    <w:unhideWhenUsed/>
    <w:rsid w:val="00214CD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14CD1"/>
    <w:rPr>
      <w:sz w:val="20"/>
      <w:szCs w:val="20"/>
    </w:rPr>
  </w:style>
  <w:style w:type="paragraph" w:styleId="Kommentarthema">
    <w:name w:val="annotation subject"/>
    <w:basedOn w:val="Kommentartext"/>
    <w:next w:val="Kommentartext"/>
    <w:link w:val="KommentarthemaZchn"/>
    <w:uiPriority w:val="99"/>
    <w:semiHidden/>
    <w:unhideWhenUsed/>
    <w:rsid w:val="00214CD1"/>
    <w:rPr>
      <w:b/>
      <w:bCs/>
    </w:rPr>
  </w:style>
  <w:style w:type="character" w:customStyle="1" w:styleId="KommentarthemaZchn">
    <w:name w:val="Kommentarthema Zchn"/>
    <w:basedOn w:val="KommentartextZchn"/>
    <w:link w:val="Kommentarthema"/>
    <w:uiPriority w:val="99"/>
    <w:semiHidden/>
    <w:rsid w:val="00214CD1"/>
    <w:rPr>
      <w:b/>
      <w:bCs/>
      <w:sz w:val="20"/>
      <w:szCs w:val="20"/>
    </w:rPr>
  </w:style>
  <w:style w:type="paragraph" w:customStyle="1" w:styleId="p1">
    <w:name w:val="p1"/>
    <w:basedOn w:val="Standard"/>
    <w:rsid w:val="00A13238"/>
    <w:pPr>
      <w:spacing w:after="0" w:line="240" w:lineRule="auto"/>
    </w:pPr>
    <w:rPr>
      <w:rFonts w:ascii="Arial" w:eastAsia="Times New Roman" w:hAnsi="Arial" w:cs="Arial"/>
      <w:color w:val="000000"/>
      <w:sz w:val="16"/>
      <w:szCs w:val="16"/>
      <w:lang w:eastAsia="en-GB"/>
    </w:rPr>
  </w:style>
  <w:style w:type="character" w:styleId="Fett">
    <w:name w:val="Strong"/>
    <w:basedOn w:val="Absatz-Standardschriftart"/>
    <w:uiPriority w:val="22"/>
    <w:qFormat/>
    <w:rsid w:val="004B5E48"/>
    <w:rPr>
      <w:b/>
      <w:bCs/>
    </w:rPr>
  </w:style>
  <w:style w:type="character" w:customStyle="1" w:styleId="apple-converted-space">
    <w:name w:val="apple-converted-space"/>
    <w:basedOn w:val="Absatz-Standardschriftart"/>
    <w:rsid w:val="004B5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4229</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dcterms:created xsi:type="dcterms:W3CDTF">2026-01-30T14:07:00Z</dcterms:created>
  <dcterms:modified xsi:type="dcterms:W3CDTF">2026-05-15T15:48:00Z</dcterms:modified>
</cp:coreProperties>
</file>