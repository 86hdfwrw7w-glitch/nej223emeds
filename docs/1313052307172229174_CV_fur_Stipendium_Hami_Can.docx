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"/>
        <w:tblpPr w:leftFromText="141" w:rightFromText="141" w:vertAnchor="text" w:horzAnchor="margin" w:tblpXSpec="center" w:tblpY="207"/>
        <w:tblW w:w="981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  <w:tblPrChange w:id="0" w:author="Can, Hami" w:date="2024-11-30T15:09:00Z" w16du:dateUtc="2024-11-30T14:09:00Z">
          <w:tblPr>
            <w:tblStyle w:val="a"/>
            <w:tblpPr w:leftFromText="141" w:rightFromText="141" w:vertAnchor="text" w:horzAnchor="margin" w:tblpXSpec="center" w:tblpY="207"/>
            <w:tblW w:w="9813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</w:tblPrChange>
      </w:tblPr>
      <w:tblGrid>
        <w:gridCol w:w="1560"/>
        <w:gridCol w:w="1275"/>
        <w:gridCol w:w="4962"/>
        <w:gridCol w:w="2016"/>
        <w:tblGridChange w:id="1">
          <w:tblGrid>
            <w:gridCol w:w="1422"/>
            <w:gridCol w:w="1413"/>
            <w:gridCol w:w="4962"/>
            <w:gridCol w:w="2016"/>
          </w:tblGrid>
        </w:tblGridChange>
      </w:tblGrid>
      <w:tr w:rsidR="005C02EB" w:rsidRPr="00252FE1" w14:paraId="5C22458B" w14:textId="77777777" w:rsidTr="005C02EB">
        <w:trPr>
          <w:trHeight w:val="20"/>
          <w:trPrChange w:id="2" w:author="Can, Hami" w:date="2024-11-30T15:09:00Z" w16du:dateUtc="2024-11-30T14:09:00Z">
            <w:trPr>
              <w:trHeight w:val="20"/>
            </w:trPr>
          </w:trPrChange>
        </w:trPr>
        <w:tc>
          <w:tcPr>
            <w:tcW w:w="9813" w:type="dxa"/>
            <w:gridSpan w:val="4"/>
            <w:vAlign w:val="bottom"/>
            <w:tcPrChange w:id="3" w:author="Can, Hami" w:date="2024-11-30T15:09:00Z" w16du:dateUtc="2024-11-30T14:09:00Z">
              <w:tcPr>
                <w:tcW w:w="9813" w:type="dxa"/>
                <w:gridSpan w:val="4"/>
                <w:vAlign w:val="bottom"/>
              </w:tcPr>
            </w:tcPrChange>
          </w:tcPr>
          <w:p w14:paraId="418C50BB" w14:textId="59B82633" w:rsidR="001C4724" w:rsidRPr="00C20DAC" w:rsidRDefault="00796792" w:rsidP="00041BEA">
            <w:pPr>
              <w:jc w:val="center"/>
              <w:rPr>
                <w:rFonts w:ascii="Optima" w:eastAsia="Times New Roman" w:hAnsi="Optima" w:cs="Times New Roman"/>
                <w:b/>
                <w:sz w:val="36"/>
                <w:szCs w:val="36"/>
                <w:lang w:val="en-US"/>
              </w:rPr>
            </w:pPr>
            <w:r w:rsidRPr="00C20DAC">
              <w:rPr>
                <w:rFonts w:ascii="Optima" w:eastAsia="Times New Roman" w:hAnsi="Optima" w:cs="Times New Roman"/>
                <w:b/>
                <w:sz w:val="36"/>
                <w:szCs w:val="36"/>
                <w:lang w:val="en-US"/>
              </w:rPr>
              <w:t>Hami Can</w:t>
            </w:r>
          </w:p>
          <w:p w14:paraId="3F01DC71" w14:textId="364F2F58" w:rsidR="001C4724" w:rsidRPr="00C20DAC" w:rsidRDefault="00796792" w:rsidP="00041BEA">
            <w:pPr>
              <w:jc w:val="center"/>
              <w:rPr>
                <w:rFonts w:ascii="Optima" w:eastAsia="Times New Roman" w:hAnsi="Optima" w:cs="Times New Roman"/>
                <w:sz w:val="20"/>
                <w:szCs w:val="20"/>
                <w:lang w:val="de-DE"/>
              </w:rPr>
            </w:pPr>
            <w:r w:rsidRPr="00C20DAC">
              <w:rPr>
                <w:rFonts w:ascii="Optima" w:eastAsia="Times New Roman" w:hAnsi="Optima" w:cs="Times New Roman"/>
                <w:sz w:val="20"/>
                <w:szCs w:val="20"/>
                <w:lang w:val="de-DE"/>
              </w:rPr>
              <w:t>Jahnstr.17</w:t>
            </w:r>
            <w:r w:rsidR="001C4724" w:rsidRPr="00C20DAC">
              <w:rPr>
                <w:rFonts w:ascii="Optima" w:eastAsia="Times New Roman" w:hAnsi="Optima" w:cs="Times New Roman"/>
                <w:sz w:val="20"/>
                <w:szCs w:val="20"/>
                <w:lang w:val="de-DE"/>
              </w:rPr>
              <w:t xml:space="preserve">, </w:t>
            </w:r>
            <w:r w:rsidRPr="00C20DAC">
              <w:rPr>
                <w:rFonts w:ascii="Optima" w:eastAsia="Times New Roman" w:hAnsi="Optima" w:cs="Times New Roman"/>
                <w:sz w:val="20"/>
                <w:szCs w:val="20"/>
                <w:lang w:val="de-DE"/>
              </w:rPr>
              <w:t>72160</w:t>
            </w:r>
            <w:r w:rsidR="001C4724" w:rsidRPr="00C20DAC">
              <w:rPr>
                <w:rFonts w:ascii="Optima" w:eastAsia="Times New Roman" w:hAnsi="Optima" w:cs="Times New Roman"/>
                <w:sz w:val="20"/>
                <w:szCs w:val="20"/>
                <w:lang w:val="de-DE"/>
              </w:rPr>
              <w:t xml:space="preserve"> </w:t>
            </w:r>
            <w:r w:rsidRPr="00C20DAC">
              <w:rPr>
                <w:rFonts w:ascii="Optima" w:eastAsia="Times New Roman" w:hAnsi="Optima" w:cs="Times New Roman"/>
                <w:sz w:val="20"/>
                <w:szCs w:val="20"/>
                <w:lang w:val="de-DE"/>
              </w:rPr>
              <w:t>Horb am Neckar</w:t>
            </w:r>
          </w:p>
          <w:p w14:paraId="4572B1F8" w14:textId="65838399" w:rsidR="001C4724" w:rsidRPr="00C20DAC" w:rsidRDefault="003473AB" w:rsidP="00041BEA">
            <w:pPr>
              <w:jc w:val="center"/>
              <w:rPr>
                <w:rFonts w:ascii="Optima" w:eastAsia="Times New Roman" w:hAnsi="Optima" w:cs="Times New Roman"/>
                <w:b/>
                <w:lang w:val="de-DE"/>
              </w:rPr>
            </w:pPr>
            <w:r w:rsidRPr="00C20DAC">
              <w:rPr>
                <w:rFonts w:ascii="Optima" w:eastAsia="Times New Roman" w:hAnsi="Optima" w:cs="Times New Roman"/>
                <w:sz w:val="20"/>
                <w:szCs w:val="20"/>
                <w:lang w:val="de-DE"/>
              </w:rPr>
              <w:t>h</w:t>
            </w:r>
            <w:r w:rsidR="00796792" w:rsidRPr="00C20DAC">
              <w:rPr>
                <w:rFonts w:ascii="Optima" w:eastAsia="Times New Roman" w:hAnsi="Optima" w:cs="Times New Roman"/>
                <w:sz w:val="20"/>
                <w:szCs w:val="20"/>
                <w:lang w:val="de-DE"/>
              </w:rPr>
              <w:t>ami.ca</w:t>
            </w:r>
            <w:r w:rsidR="009E5562" w:rsidRPr="00C20DAC">
              <w:rPr>
                <w:rFonts w:ascii="Optima" w:eastAsia="Times New Roman" w:hAnsi="Optima" w:cs="Times New Roman"/>
                <w:sz w:val="20"/>
                <w:szCs w:val="20"/>
                <w:lang w:val="de-DE"/>
              </w:rPr>
              <w:t>n</w:t>
            </w:r>
            <w:r w:rsidR="00796792" w:rsidRPr="00C20DAC">
              <w:rPr>
                <w:rFonts w:ascii="Optima" w:eastAsia="Times New Roman" w:hAnsi="Optima" w:cs="Times New Roman"/>
                <w:sz w:val="20"/>
                <w:szCs w:val="20"/>
                <w:lang w:val="de-DE"/>
              </w:rPr>
              <w:t>@hotmail.de</w:t>
            </w:r>
            <w:r w:rsidR="001C4724" w:rsidRPr="00C20DAC">
              <w:rPr>
                <w:rFonts w:ascii="Optima" w:eastAsia="Times New Roman" w:hAnsi="Optima" w:cs="Times New Roman"/>
                <w:sz w:val="20"/>
                <w:szCs w:val="20"/>
                <w:lang w:val="de-DE"/>
              </w:rPr>
              <w:t xml:space="preserve"> | +49(0)1</w:t>
            </w:r>
            <w:r w:rsidR="00796792" w:rsidRPr="00C20DAC">
              <w:rPr>
                <w:rFonts w:ascii="Optima" w:eastAsia="Times New Roman" w:hAnsi="Optima" w:cs="Times New Roman"/>
                <w:sz w:val="20"/>
                <w:szCs w:val="20"/>
                <w:lang w:val="de-DE"/>
              </w:rPr>
              <w:t>76 70379655</w:t>
            </w:r>
            <w:r w:rsidR="00042B18" w:rsidRPr="00C20DAC">
              <w:rPr>
                <w:rFonts w:ascii="Optima" w:eastAsia="Times New Roman" w:hAnsi="Optima" w:cs="Times New Roman"/>
                <w:sz w:val="20"/>
                <w:szCs w:val="20"/>
                <w:lang w:val="de-DE"/>
              </w:rPr>
              <w:t xml:space="preserve"> | 26.04.2001</w:t>
            </w:r>
          </w:p>
        </w:tc>
      </w:tr>
      <w:tr w:rsidR="005C02EB" w:rsidRPr="00252FE1" w14:paraId="1608AC26" w14:textId="77777777" w:rsidTr="005C02EB">
        <w:trPr>
          <w:trHeight w:val="454"/>
          <w:trPrChange w:id="4" w:author="Can, Hami" w:date="2024-11-30T15:09:00Z" w16du:dateUtc="2024-11-30T14:09:00Z">
            <w:trPr>
              <w:trHeight w:val="454"/>
            </w:trPr>
          </w:trPrChange>
        </w:trPr>
        <w:tc>
          <w:tcPr>
            <w:tcW w:w="9813" w:type="dxa"/>
            <w:gridSpan w:val="4"/>
            <w:tcBorders>
              <w:bottom w:val="single" w:sz="4" w:space="0" w:color="000000"/>
            </w:tcBorders>
            <w:vAlign w:val="bottom"/>
            <w:tcPrChange w:id="5" w:author="Can, Hami" w:date="2024-11-30T15:09:00Z" w16du:dateUtc="2024-11-30T14:09:00Z">
              <w:tcPr>
                <w:tcW w:w="9813" w:type="dxa"/>
                <w:gridSpan w:val="4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29D2C628" w14:textId="2C679DAA" w:rsidR="001C4724" w:rsidRPr="00C20DAC" w:rsidRDefault="00796792" w:rsidP="00A87F19">
            <w:pPr>
              <w:jc w:val="center"/>
              <w:rPr>
                <w:rFonts w:ascii="Optima" w:eastAsia="Times New Roman" w:hAnsi="Optima" w:cs="Times New Roman"/>
                <w:b/>
                <w:sz w:val="28"/>
                <w:szCs w:val="28"/>
                <w:lang w:val="en-US"/>
              </w:rPr>
            </w:pPr>
            <w:r w:rsidRPr="00C20DAC">
              <w:rPr>
                <w:rFonts w:ascii="Optima" w:eastAsia="Times New Roman" w:hAnsi="Optima" w:cs="Times New Roman"/>
                <w:b/>
                <w:color w:val="000000"/>
                <w:sz w:val="28"/>
                <w:szCs w:val="28"/>
                <w:lang w:val="en-US"/>
              </w:rPr>
              <w:t xml:space="preserve">Schule &amp; </w:t>
            </w:r>
            <w:proofErr w:type="spellStart"/>
            <w:r w:rsidRPr="00C20DAC">
              <w:rPr>
                <w:rFonts w:ascii="Optima" w:eastAsia="Times New Roman" w:hAnsi="Optima" w:cs="Times New Roman"/>
                <w:b/>
                <w:color w:val="000000"/>
                <w:sz w:val="28"/>
                <w:szCs w:val="28"/>
                <w:lang w:val="en-US"/>
              </w:rPr>
              <w:t>Ausbildung</w:t>
            </w:r>
            <w:proofErr w:type="spellEnd"/>
          </w:p>
        </w:tc>
      </w:tr>
      <w:tr w:rsidR="005C02EB" w:rsidRPr="00252FE1" w14:paraId="308D2B1F" w14:textId="77777777" w:rsidTr="005C02EB">
        <w:trPr>
          <w:trHeight w:val="340"/>
          <w:trPrChange w:id="6" w:author="Can, Hami" w:date="2024-11-30T15:09:00Z" w16du:dateUtc="2024-11-30T14:09:00Z">
            <w:trPr>
              <w:trHeight w:val="340"/>
            </w:trPr>
          </w:trPrChange>
        </w:trPr>
        <w:tc>
          <w:tcPr>
            <w:tcW w:w="7797" w:type="dxa"/>
            <w:gridSpan w:val="3"/>
            <w:tcBorders>
              <w:top w:val="single" w:sz="4" w:space="0" w:color="000000"/>
              <w:bottom w:val="nil"/>
            </w:tcBorders>
            <w:vAlign w:val="bottom"/>
            <w:tcPrChange w:id="7" w:author="Can, Hami" w:date="2024-11-30T15:09:00Z" w16du:dateUtc="2024-11-30T14:09:00Z">
              <w:tcPr>
                <w:tcW w:w="7797" w:type="dxa"/>
                <w:gridSpan w:val="3"/>
                <w:tcBorders>
                  <w:top w:val="single" w:sz="4" w:space="0" w:color="000000"/>
                  <w:bottom w:val="nil"/>
                </w:tcBorders>
                <w:vAlign w:val="bottom"/>
              </w:tcPr>
            </w:tcPrChange>
          </w:tcPr>
          <w:p w14:paraId="2299DC15" w14:textId="736D45FB" w:rsidR="00C1359A" w:rsidRPr="00B507BD" w:rsidRDefault="002D5605" w:rsidP="00A5202C">
            <w:pPr>
              <w:rPr>
                <w:rFonts w:ascii="Optima" w:eastAsia="Times New Roman" w:hAnsi="Optima" w:cs="Times New Roman"/>
                <w:b/>
                <w:sz w:val="21"/>
                <w:szCs w:val="21"/>
                <w:lang w:val="de-DE"/>
                <w:rPrChange w:id="8" w:author="Can, Hami" w:date="2024-11-30T13:51:00Z" w16du:dateUtc="2024-11-30T12:51:00Z">
                  <w:rPr>
                    <w:rFonts w:ascii="Optima" w:eastAsia="Times New Roman" w:hAnsi="Optima" w:cs="Times New Roman"/>
                    <w:b/>
                    <w:sz w:val="21"/>
                    <w:szCs w:val="21"/>
                    <w:lang w:val="en-US"/>
                  </w:rPr>
                </w:rPrChange>
              </w:rPr>
            </w:pPr>
            <w:ins w:id="9" w:author="Can, Hami" w:date="2024-11-30T14:12:00Z" w16du:dateUtc="2024-11-30T13:12:00Z">
              <w:r>
                <w:rPr>
                  <w:rFonts w:ascii="Optima" w:hAnsi="Optima"/>
                  <w:b/>
                  <w:bCs/>
                  <w:sz w:val="23"/>
                  <w:szCs w:val="23"/>
                </w:rPr>
                <w:t>ESB Business School</w:t>
              </w:r>
            </w:ins>
            <w:ins w:id="10" w:author="Can, Hami" w:date="2024-11-30T15:40:00Z" w16du:dateUtc="2024-11-30T14:40:00Z">
              <w:r w:rsidR="00892499">
                <w:rPr>
                  <w:rFonts w:ascii="Optima" w:hAnsi="Optima"/>
                  <w:b/>
                  <w:bCs/>
                  <w:sz w:val="23"/>
                  <w:szCs w:val="23"/>
                </w:rPr>
                <w:t xml:space="preserve"> </w:t>
              </w:r>
            </w:ins>
            <w:commentRangeStart w:id="11"/>
            <w:ins w:id="12" w:author="Can, Hami" w:date="2024-11-30T15:58:00Z" w16du:dateUtc="2024-11-30T14:58:00Z">
              <w:r w:rsidR="002922F0" w:rsidRPr="002922F0">
                <w:rPr>
                  <w:rFonts w:ascii="Optima" w:eastAsia="Times New Roman" w:hAnsi="Optima" w:cs="Times New Roman"/>
                  <w:b/>
                  <w:sz w:val="20"/>
                  <w:szCs w:val="20"/>
                  <w:lang w:val="de-DE"/>
                  <w:rPrChange w:id="13" w:author="Can, Hami" w:date="2024-11-30T15:59:00Z" w16du:dateUtc="2024-11-30T14:59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en-US"/>
                    </w:rPr>
                  </w:rPrChange>
                </w:rPr>
                <w:t xml:space="preserve">– </w:t>
              </w:r>
            </w:ins>
            <w:commentRangeEnd w:id="11"/>
            <w:ins w:id="14" w:author="Can, Hami" w:date="2024-11-30T16:17:00Z" w16du:dateUtc="2024-11-30T15:17:00Z">
              <w:r w:rsidR="00F53BCA">
                <w:rPr>
                  <w:rStyle w:val="Kommentarzeichen"/>
                </w:rPr>
                <w:commentReference w:id="11"/>
              </w:r>
            </w:ins>
            <w:ins w:id="15" w:author="Can, Hami" w:date="2024-11-30T13:51:00Z" w16du:dateUtc="2024-11-30T12:51:00Z">
              <w:r w:rsidR="00B507BD">
                <w:rPr>
                  <w:rFonts w:ascii="Optima" w:hAnsi="Optima"/>
                  <w:b/>
                  <w:bCs/>
                  <w:sz w:val="23"/>
                  <w:szCs w:val="23"/>
                </w:rPr>
                <w:t>Hochschule Reutlingen</w:t>
              </w:r>
            </w:ins>
            <w:del w:id="16" w:author="Can, Hami" w:date="2024-11-30T13:38:00Z" w16du:dateUtc="2024-11-30T12:38:00Z">
              <w:r w:rsidR="009E5562" w:rsidRPr="00C20DAC" w:rsidDel="004724BE">
                <w:rPr>
                  <w:rFonts w:ascii="Optima" w:hAnsi="Optima"/>
                  <w:b/>
                  <w:bCs/>
                  <w:sz w:val="23"/>
                  <w:szCs w:val="23"/>
                </w:rPr>
                <w:delText>Berufliche Schule Nagold</w:delText>
              </w:r>
            </w:del>
          </w:p>
        </w:tc>
        <w:tc>
          <w:tcPr>
            <w:tcW w:w="2016" w:type="dxa"/>
            <w:tcBorders>
              <w:top w:val="single" w:sz="4" w:space="0" w:color="000000"/>
              <w:bottom w:val="nil"/>
            </w:tcBorders>
            <w:vAlign w:val="bottom"/>
            <w:tcPrChange w:id="17" w:author="Can, Hami" w:date="2024-11-30T15:09:00Z" w16du:dateUtc="2024-11-30T14:09:00Z">
              <w:tcPr>
                <w:tcW w:w="2016" w:type="dxa"/>
                <w:tcBorders>
                  <w:top w:val="single" w:sz="4" w:space="0" w:color="000000"/>
                  <w:bottom w:val="nil"/>
                </w:tcBorders>
                <w:vAlign w:val="bottom"/>
              </w:tcPr>
            </w:tcPrChange>
          </w:tcPr>
          <w:p w14:paraId="039CC70F" w14:textId="183A0FEF" w:rsidR="00C1359A" w:rsidRPr="00C20DAC" w:rsidRDefault="009E5562" w:rsidP="00A5202C">
            <w:pPr>
              <w:jc w:val="right"/>
              <w:rPr>
                <w:rFonts w:ascii="Optima" w:eastAsia="Times New Roman" w:hAnsi="Optima" w:cs="Times New Roman"/>
                <w:sz w:val="23"/>
                <w:szCs w:val="23"/>
                <w:lang w:val="en-US"/>
              </w:rPr>
            </w:pPr>
            <w:del w:id="18" w:author="Can, Hami" w:date="2024-11-30T13:40:00Z" w16du:dateUtc="2024-11-30T12:40:00Z">
              <w:r w:rsidRPr="00C20DAC" w:rsidDel="004724BE">
                <w:rPr>
                  <w:rFonts w:ascii="Optima" w:eastAsia="Times New Roman" w:hAnsi="Optima" w:cs="Times New Roman"/>
                  <w:sz w:val="23"/>
                  <w:szCs w:val="23"/>
                  <w:lang w:val="en-US"/>
                </w:rPr>
                <w:delText>Nagold</w:delText>
              </w:r>
            </w:del>
            <w:ins w:id="19" w:author="Can, Hami" w:date="2024-11-30T13:40:00Z" w16du:dateUtc="2024-11-30T12:40:00Z">
              <w:r w:rsidR="004724BE">
                <w:rPr>
                  <w:rFonts w:ascii="Optima" w:eastAsia="Times New Roman" w:hAnsi="Optima" w:cs="Times New Roman"/>
                  <w:sz w:val="23"/>
                  <w:szCs w:val="23"/>
                  <w:lang w:val="en-US"/>
                </w:rPr>
                <w:t>Reutlingen</w:t>
              </w:r>
            </w:ins>
          </w:p>
        </w:tc>
      </w:tr>
      <w:tr w:rsidR="005C02EB" w:rsidRPr="00252FE1" w14:paraId="13DC483E" w14:textId="77777777" w:rsidTr="005C02EB">
        <w:trPr>
          <w:trHeight w:val="20"/>
          <w:trPrChange w:id="20" w:author="Can, Hami" w:date="2024-11-30T15:09:00Z" w16du:dateUtc="2024-11-30T14:09:00Z">
            <w:trPr>
              <w:trHeight w:val="20"/>
            </w:trPr>
          </w:trPrChange>
        </w:trPr>
        <w:tc>
          <w:tcPr>
            <w:tcW w:w="779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tcPrChange w:id="21" w:author="Can, Hami" w:date="2024-11-30T15:09:00Z" w16du:dateUtc="2024-11-30T14:09:00Z">
              <w:tcPr>
                <w:tcW w:w="779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2128499C" w14:textId="68020CA4" w:rsidR="00C1359A" w:rsidRPr="005C02EB" w:rsidRDefault="004724BE" w:rsidP="00A5202C">
            <w:pPr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  <w:rPrChange w:id="22" w:author="Can, Hami" w:date="2024-11-30T15:10:00Z" w16du:dateUtc="2024-11-30T14:10:00Z">
                  <w:rPr>
                    <w:rFonts w:ascii="Optima" w:eastAsia="Times New Roman" w:hAnsi="Optima" w:cs="Times New Roman"/>
                    <w:bCs/>
                    <w:sz w:val="20"/>
                    <w:szCs w:val="20"/>
                    <w:lang w:val="de-DE"/>
                  </w:rPr>
                </w:rPrChange>
              </w:rPr>
            </w:pPr>
            <w:ins w:id="23" w:author="Can, Hami" w:date="2024-11-30T13:44:00Z" w16du:dateUtc="2024-11-30T12:44:00Z">
              <w:r w:rsidRPr="005C02EB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  <w:rPrChange w:id="24" w:author="Can, Hami" w:date="2024-11-30T15:10:00Z" w16du:dateUtc="2024-11-30T14:10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de-DE"/>
                    </w:rPr>
                  </w:rPrChange>
                </w:rPr>
                <w:t>B</w:t>
              </w:r>
            </w:ins>
            <w:ins w:id="25" w:author="Can, Hami" w:date="2024-11-30T13:45:00Z" w16du:dateUtc="2024-11-30T12:45:00Z">
              <w:r w:rsidRPr="005C02EB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  <w:rPrChange w:id="26" w:author="Can, Hami" w:date="2024-11-30T15:10:00Z" w16du:dateUtc="2024-11-30T14:10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de-DE"/>
                    </w:rPr>
                  </w:rPrChange>
                </w:rPr>
                <w:t>.Sc.</w:t>
              </w:r>
            </w:ins>
            <w:ins w:id="27" w:author="Can, Hami" w:date="2024-11-30T15:10:00Z" w16du:dateUtc="2024-11-30T14:10:00Z">
              <w:r w:rsidR="005C02EB" w:rsidRPr="005C02EB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  <w:rPrChange w:id="28" w:author="Can, Hami" w:date="2024-11-30T15:10:00Z" w16du:dateUtc="2024-11-30T14:10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de-DE"/>
                    </w:rPr>
                  </w:rPrChange>
                </w:rPr>
                <w:t xml:space="preserve"> in </w:t>
              </w:r>
            </w:ins>
            <w:ins w:id="29" w:author="Can, Hami" w:date="2024-11-30T13:45:00Z" w16du:dateUtc="2024-11-30T12:45:00Z">
              <w:r w:rsidRPr="005C02EB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  <w:rPrChange w:id="30" w:author="Can, Hami" w:date="2024-11-30T15:10:00Z" w16du:dateUtc="2024-11-30T14:10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de-DE"/>
                    </w:rPr>
                  </w:rPrChange>
                </w:rPr>
                <w:t xml:space="preserve">International </w:t>
              </w:r>
              <w:commentRangeStart w:id="31"/>
              <w:r w:rsidRPr="005C02EB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  <w:rPrChange w:id="32" w:author="Can, Hami" w:date="2024-11-30T15:10:00Z" w16du:dateUtc="2024-11-30T14:10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de-DE"/>
                    </w:rPr>
                  </w:rPrChange>
                </w:rPr>
                <w:t>Business</w:t>
              </w:r>
            </w:ins>
            <w:commentRangeEnd w:id="31"/>
            <w:ins w:id="33" w:author="Can, Hami" w:date="2024-11-30T15:23:00Z" w16du:dateUtc="2024-11-30T14:23:00Z">
              <w:r w:rsidR="00530C9E">
                <w:rPr>
                  <w:rStyle w:val="Kommentarzeichen"/>
                </w:rPr>
                <w:commentReference w:id="31"/>
              </w:r>
            </w:ins>
            <w:del w:id="34" w:author="Can, Hami" w:date="2024-11-30T13:44:00Z" w16du:dateUtc="2024-11-30T12:44:00Z">
              <w:r w:rsidR="009E5562" w:rsidRPr="005C02EB" w:rsidDel="004724BE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  <w:rPrChange w:id="35" w:author="Can, Hami" w:date="2024-11-30T15:10:00Z" w16du:dateUtc="2024-11-30T14:10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de-DE"/>
                    </w:rPr>
                  </w:rPrChange>
                </w:rPr>
                <w:delText xml:space="preserve">Ausbildung </w:delText>
              </w:r>
              <w:r w:rsidR="00EB6AEB" w:rsidRPr="005C02EB" w:rsidDel="004724BE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  <w:rPrChange w:id="36" w:author="Can, Hami" w:date="2024-11-30T15:10:00Z" w16du:dateUtc="2024-11-30T14:10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de-DE"/>
                    </w:rPr>
                  </w:rPrChange>
                </w:rPr>
                <w:delText>zum</w:delText>
              </w:r>
              <w:r w:rsidR="009E5562" w:rsidRPr="005C02EB" w:rsidDel="004724BE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  <w:rPrChange w:id="37" w:author="Can, Hami" w:date="2024-11-30T15:10:00Z" w16du:dateUtc="2024-11-30T14:10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de-DE"/>
                    </w:rPr>
                  </w:rPrChange>
                </w:rPr>
                <w:delText xml:space="preserve"> Kaufmann im Groß- und Außenhandelsmanagement</w:delText>
              </w:r>
              <w:r w:rsidR="00041BEA" w:rsidRPr="005C02EB" w:rsidDel="004724BE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  <w:rPrChange w:id="38" w:author="Can, Hami" w:date="2024-11-30T15:10:00Z" w16du:dateUtc="2024-11-30T14:10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de-DE"/>
                    </w:rPr>
                  </w:rPrChange>
                </w:rPr>
                <w:delText xml:space="preserve"> bei HÄFELE SE &amp; CO KG</w:delText>
              </w:r>
            </w:del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39" w:author="Can, Hami" w:date="2024-11-30T15:09:00Z" w16du:dateUtc="2024-11-30T14:09:00Z">
              <w:tcPr>
                <w:tcW w:w="2016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219CB519" w14:textId="34CC9DED" w:rsidR="00E33CA7" w:rsidRPr="00C20DAC" w:rsidRDefault="009E5562" w:rsidP="00A5202C">
            <w:pPr>
              <w:jc w:val="right"/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</w:pPr>
            <w:r w:rsidRPr="00C20DAC"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t>09/202</w:t>
            </w:r>
            <w:ins w:id="40" w:author="Can, Hami" w:date="2024-11-30T13:44:00Z" w16du:dateUtc="2024-11-30T12:44:00Z">
              <w:r w:rsidR="004724BE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</w:rPr>
                <w:t>4</w:t>
              </w:r>
            </w:ins>
            <w:del w:id="41" w:author="Can, Hami" w:date="2024-11-30T13:44:00Z" w16du:dateUtc="2024-11-30T12:44:00Z">
              <w:r w:rsidRPr="00C20DAC" w:rsidDel="004724BE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</w:rPr>
                <w:delText>0</w:delText>
              </w:r>
            </w:del>
            <w:r w:rsidRPr="00C20DAC"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t xml:space="preserve"> – 07/202</w:t>
            </w:r>
            <w:ins w:id="42" w:author="Can, Hami" w:date="2024-11-30T13:44:00Z" w16du:dateUtc="2024-11-30T12:44:00Z">
              <w:r w:rsidR="004724BE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</w:rPr>
                <w:t>8</w:t>
              </w:r>
            </w:ins>
            <w:del w:id="43" w:author="Can, Hami" w:date="2024-11-30T13:44:00Z" w16du:dateUtc="2024-11-30T12:44:00Z">
              <w:r w:rsidRPr="00C20DAC" w:rsidDel="004724BE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</w:rPr>
                <w:delText>3</w:delText>
              </w:r>
            </w:del>
          </w:p>
        </w:tc>
      </w:tr>
      <w:tr w:rsidR="005C02EB" w:rsidRPr="00214984" w14:paraId="114AAC7E" w14:textId="77777777" w:rsidTr="005C02EB">
        <w:trPr>
          <w:trHeight w:val="20"/>
          <w:trPrChange w:id="44" w:author="Can, Hami" w:date="2024-11-30T15:09:00Z" w16du:dateUtc="2024-11-30T14:09:00Z">
            <w:trPr>
              <w:trHeight w:val="20"/>
            </w:trPr>
          </w:trPrChange>
        </w:trPr>
        <w:tc>
          <w:tcPr>
            <w:tcW w:w="9813" w:type="dxa"/>
            <w:gridSpan w:val="4"/>
            <w:tcBorders>
              <w:top w:val="nil"/>
              <w:bottom w:val="nil"/>
            </w:tcBorders>
            <w:vAlign w:val="bottom"/>
            <w:tcPrChange w:id="45" w:author="Can, Hami" w:date="2024-11-30T15:09:00Z" w16du:dateUtc="2024-11-30T14:09:00Z">
              <w:tcPr>
                <w:tcW w:w="9813" w:type="dxa"/>
                <w:gridSpan w:val="4"/>
                <w:tcBorders>
                  <w:top w:val="nil"/>
                  <w:bottom w:val="nil"/>
                </w:tcBorders>
                <w:vAlign w:val="bottom"/>
              </w:tcPr>
            </w:tcPrChange>
          </w:tcPr>
          <w:p w14:paraId="03DDC169" w14:textId="2315E757" w:rsidR="000E54FD" w:rsidRPr="00B507BD" w:rsidDel="004724BE" w:rsidRDefault="004724BE">
            <w:pPr>
              <w:pStyle w:val="Listenabsatz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contextualSpacing w:val="0"/>
              <w:rPr>
                <w:del w:id="46" w:author="Can, Hami" w:date="2024-11-30T13:45:00Z" w16du:dateUtc="2024-11-30T12:45:00Z"/>
                <w:rFonts w:ascii="Optima" w:hAnsi="Optima"/>
                <w:i/>
                <w:iCs/>
                <w:sz w:val="20"/>
                <w:szCs w:val="20"/>
                <w:lang w:val="en-US"/>
                <w:rPrChange w:id="47" w:author="Can, Hami" w:date="2024-11-30T13:49:00Z" w16du:dateUtc="2024-11-30T12:49:00Z">
                  <w:rPr>
                    <w:del w:id="48" w:author="Can, Hami" w:date="2024-11-30T13:45:00Z" w16du:dateUtc="2024-11-30T12:45:00Z"/>
                    <w:rFonts w:ascii="Optima" w:hAnsi="Optima"/>
                    <w:i/>
                    <w:iCs/>
                    <w:sz w:val="20"/>
                    <w:szCs w:val="20"/>
                  </w:rPr>
                </w:rPrChange>
              </w:rPr>
              <w:pPrChange w:id="49" w:author="Can, Hami" w:date="2024-11-30T15:03:00Z" w16du:dateUtc="2024-11-30T14:03:00Z">
                <w:pPr>
                  <w:pStyle w:val="Listenabsatz"/>
                  <w:framePr w:hSpace="141" w:wrap="around" w:vAnchor="text" w:hAnchor="margin" w:xAlign="center" w:y="207"/>
                  <w:numPr>
                    <w:numId w:val="23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  <w:bar w:val="nil"/>
                  </w:pBdr>
                  <w:ind w:hanging="360"/>
                  <w:contextualSpacing w:val="0"/>
                </w:pPr>
              </w:pPrChange>
            </w:pPr>
            <w:ins w:id="50" w:author="Can, Hami" w:date="2024-11-30T13:47:00Z" w16du:dateUtc="2024-11-30T12:47:00Z">
              <w:r>
                <w:rPr>
                  <w:rFonts w:ascii="Optima" w:eastAsia="Times New Roman" w:hAnsi="Optima" w:cs="Times New Roman"/>
                  <w:bCs/>
                  <w:i/>
                  <w:iCs/>
                  <w:sz w:val="20"/>
                  <w:szCs w:val="20"/>
                  <w:lang w:val="en-US"/>
                </w:rPr>
                <w:t xml:space="preserve">Relevante Module: </w:t>
              </w:r>
            </w:ins>
            <w:ins w:id="51" w:author="Can, Hami" w:date="2024-11-30T13:49:00Z" w16du:dateUtc="2024-11-30T12:49:00Z">
              <w:r>
                <w:rPr>
                  <w:rFonts w:ascii="Optima" w:eastAsia="Times New Roman" w:hAnsi="Optima" w:cs="Times New Roman"/>
                  <w:bCs/>
                  <w:i/>
                  <w:iCs/>
                  <w:sz w:val="20"/>
                  <w:szCs w:val="20"/>
                  <w:lang w:val="en-US"/>
                </w:rPr>
                <w:t>Business Mathematics</w:t>
              </w:r>
              <w:r w:rsidR="00B507BD">
                <w:rPr>
                  <w:rFonts w:ascii="Optima" w:eastAsia="Times New Roman" w:hAnsi="Optima" w:cs="Times New Roman"/>
                  <w:bCs/>
                  <w:i/>
                  <w:iCs/>
                  <w:sz w:val="20"/>
                  <w:szCs w:val="20"/>
                  <w:lang w:val="en-US"/>
                </w:rPr>
                <w:t>, Financial</w:t>
              </w:r>
            </w:ins>
            <w:ins w:id="52" w:author="Can, Hami" w:date="2024-11-30T13:50:00Z" w16du:dateUtc="2024-11-30T12:50:00Z">
              <w:r w:rsidR="00B507BD">
                <w:rPr>
                  <w:rFonts w:ascii="Optima" w:eastAsia="Times New Roman" w:hAnsi="Optima" w:cs="Times New Roman"/>
                  <w:bCs/>
                  <w:i/>
                  <w:iCs/>
                  <w:sz w:val="20"/>
                  <w:szCs w:val="20"/>
                  <w:lang w:val="en-US"/>
                </w:rPr>
                <w:t xml:space="preserve"> </w:t>
              </w:r>
            </w:ins>
            <w:ins w:id="53" w:author="Can, Hami" w:date="2024-11-30T13:49:00Z" w16du:dateUtc="2024-11-30T12:49:00Z">
              <w:r w:rsidR="00B507BD">
                <w:rPr>
                  <w:rFonts w:ascii="Optima" w:eastAsia="Times New Roman" w:hAnsi="Optima" w:cs="Times New Roman"/>
                  <w:bCs/>
                  <w:i/>
                  <w:iCs/>
                  <w:sz w:val="20"/>
                  <w:szCs w:val="20"/>
                  <w:lang w:val="en-US"/>
                </w:rPr>
                <w:t>&amp;</w:t>
              </w:r>
            </w:ins>
            <w:ins w:id="54" w:author="Can, Hami" w:date="2024-11-30T13:50:00Z" w16du:dateUtc="2024-11-30T12:50:00Z">
              <w:r w:rsidR="00B507BD">
                <w:rPr>
                  <w:rFonts w:ascii="Optima" w:eastAsia="Times New Roman" w:hAnsi="Optima" w:cs="Times New Roman"/>
                  <w:bCs/>
                  <w:i/>
                  <w:iCs/>
                  <w:sz w:val="20"/>
                  <w:szCs w:val="20"/>
                  <w:lang w:val="en-US"/>
                </w:rPr>
                <w:t xml:space="preserve"> </w:t>
              </w:r>
            </w:ins>
            <w:ins w:id="55" w:author="Can, Hami" w:date="2024-11-30T13:49:00Z" w16du:dateUtc="2024-11-30T12:49:00Z">
              <w:r w:rsidR="00B507BD">
                <w:rPr>
                  <w:rFonts w:ascii="Optima" w:eastAsia="Times New Roman" w:hAnsi="Optima" w:cs="Times New Roman"/>
                  <w:bCs/>
                  <w:i/>
                  <w:iCs/>
                  <w:sz w:val="20"/>
                  <w:szCs w:val="20"/>
                  <w:lang w:val="en-US"/>
                </w:rPr>
                <w:t>Management Accounting, Marketing,</w:t>
              </w:r>
            </w:ins>
            <w:ins w:id="56" w:author="Can, Hami" w:date="2024-11-30T13:50:00Z" w16du:dateUtc="2024-11-30T12:50:00Z">
              <w:r w:rsidR="00B507BD">
                <w:rPr>
                  <w:rFonts w:ascii="Optima" w:eastAsia="Times New Roman" w:hAnsi="Optima" w:cs="Times New Roman"/>
                  <w:bCs/>
                  <w:i/>
                  <w:iCs/>
                  <w:sz w:val="20"/>
                  <w:szCs w:val="20"/>
                  <w:lang w:val="en-US"/>
                </w:rPr>
                <w:t xml:space="preserve"> Business</w:t>
              </w:r>
            </w:ins>
            <w:ins w:id="57" w:author="Can, Hami" w:date="2024-11-30T13:49:00Z" w16du:dateUtc="2024-11-30T12:49:00Z">
              <w:r w:rsidR="00B507BD">
                <w:rPr>
                  <w:rFonts w:ascii="Optima" w:eastAsia="Times New Roman" w:hAnsi="Optima" w:cs="Times New Roman"/>
                  <w:bCs/>
                  <w:i/>
                  <w:iCs/>
                  <w:sz w:val="20"/>
                  <w:szCs w:val="20"/>
                  <w:lang w:val="en-US"/>
                </w:rPr>
                <w:t xml:space="preserve"> Law</w:t>
              </w:r>
            </w:ins>
            <w:del w:id="58" w:author="Can, Hami" w:date="2024-11-30T13:45:00Z" w16du:dateUtc="2024-11-30T12:45:00Z">
              <w:r w:rsidR="000E54FD" w:rsidRPr="00C20DAC" w:rsidDel="004724BE">
                <w:rPr>
                  <w:rFonts w:ascii="Optima" w:eastAsia="Times New Roman" w:hAnsi="Optima" w:cs="Times New Roman"/>
                  <w:bCs/>
                  <w:i/>
                  <w:iCs/>
                  <w:sz w:val="20"/>
                  <w:szCs w:val="20"/>
                  <w:lang w:val="en-US"/>
                </w:rPr>
                <w:delText>Note: 1,7</w:delText>
              </w:r>
            </w:del>
          </w:p>
          <w:p w14:paraId="6F442222" w14:textId="0113331B" w:rsidR="000E54FD" w:rsidRPr="00B507BD" w:rsidDel="004724BE" w:rsidRDefault="000E54FD">
            <w:pPr>
              <w:pStyle w:val="Listenabsatz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contextualSpacing w:val="0"/>
              <w:rPr>
                <w:del w:id="59" w:author="Can, Hami" w:date="2024-11-30T13:45:00Z" w16du:dateUtc="2024-11-30T12:45:00Z"/>
                <w:rFonts w:ascii="Optima" w:hAnsi="Optima"/>
                <w:i/>
                <w:iCs/>
                <w:sz w:val="20"/>
                <w:szCs w:val="20"/>
                <w:lang w:val="en-US"/>
                <w:rPrChange w:id="60" w:author="Can, Hami" w:date="2024-11-30T13:49:00Z" w16du:dateUtc="2024-11-30T12:49:00Z">
                  <w:rPr>
                    <w:del w:id="61" w:author="Can, Hami" w:date="2024-11-30T13:45:00Z" w16du:dateUtc="2024-11-30T12:45:00Z"/>
                    <w:rFonts w:ascii="Optima" w:hAnsi="Optima"/>
                    <w:i/>
                    <w:iCs/>
                    <w:sz w:val="20"/>
                    <w:szCs w:val="20"/>
                  </w:rPr>
                </w:rPrChange>
              </w:rPr>
              <w:pPrChange w:id="62" w:author="Can, Hami" w:date="2024-11-30T15:03:00Z" w16du:dateUtc="2024-11-30T14:03:00Z">
                <w:pPr>
                  <w:pStyle w:val="Listenabsatz"/>
                  <w:framePr w:hSpace="141" w:wrap="around" w:vAnchor="text" w:hAnchor="margin" w:xAlign="center" w:y="207"/>
                  <w:numPr>
                    <w:numId w:val="23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  <w:bar w:val="nil"/>
                  </w:pBdr>
                  <w:ind w:hanging="360"/>
                  <w:contextualSpacing w:val="0"/>
                </w:pPr>
              </w:pPrChange>
            </w:pPr>
            <w:del w:id="63" w:author="Can, Hami" w:date="2024-11-30T13:45:00Z" w16du:dateUtc="2024-11-30T12:45:00Z">
              <w:r w:rsidRPr="00B507BD" w:rsidDel="004724BE">
                <w:rPr>
                  <w:rFonts w:ascii="Optima" w:hAnsi="Optima"/>
                  <w:i/>
                  <w:iCs/>
                  <w:sz w:val="20"/>
                  <w:szCs w:val="20"/>
                  <w:lang w:val="en-US"/>
                  <w:rPrChange w:id="64" w:author="Can, Hami" w:date="2024-11-30T13:49:00Z" w16du:dateUtc="2024-11-30T12:49:00Z">
                    <w:rPr>
                      <w:rFonts w:ascii="Optima" w:hAnsi="Optima"/>
                      <w:i/>
                      <w:iCs/>
                      <w:sz w:val="20"/>
                      <w:szCs w:val="20"/>
                    </w:rPr>
                  </w:rPrChange>
                </w:rPr>
                <w:delText>Fachrichtung: Außenhandel</w:delText>
              </w:r>
            </w:del>
          </w:p>
          <w:p w14:paraId="34C8AABC" w14:textId="4BD84E79" w:rsidR="000E54FD" w:rsidRPr="00B507BD" w:rsidRDefault="000E54FD" w:rsidP="00A5202C">
            <w:pPr>
              <w:pStyle w:val="Listenabsatz"/>
              <w:numPr>
                <w:ilvl w:val="0"/>
                <w:numId w:val="23"/>
              </w:numPr>
              <w:contextualSpacing w:val="0"/>
              <w:rPr>
                <w:rFonts w:ascii="Optima" w:eastAsia="Times New Roman" w:hAnsi="Optima" w:cs="Times New Roman"/>
                <w:b/>
                <w:sz w:val="20"/>
                <w:szCs w:val="20"/>
                <w:lang w:val="en-US"/>
                <w:rPrChange w:id="65" w:author="Can, Hami" w:date="2024-11-30T13:49:00Z" w16du:dateUtc="2024-11-30T12:49:00Z">
                  <w:rPr>
                    <w:rFonts w:ascii="Optima" w:eastAsia="Times New Roman" w:hAnsi="Optima" w:cs="Times New Roman"/>
                    <w:b/>
                    <w:sz w:val="20"/>
                    <w:szCs w:val="20"/>
                    <w:lang w:val="de-DE"/>
                  </w:rPr>
                </w:rPrChange>
              </w:rPr>
            </w:pPr>
            <w:del w:id="66" w:author="Can, Hami" w:date="2024-11-30T13:45:00Z" w16du:dateUtc="2024-11-30T12:45:00Z">
              <w:r w:rsidRPr="00B507BD" w:rsidDel="004724BE">
                <w:rPr>
                  <w:rFonts w:ascii="Optima" w:hAnsi="Optima"/>
                  <w:i/>
                  <w:iCs/>
                  <w:sz w:val="20"/>
                  <w:szCs w:val="20"/>
                  <w:lang w:val="en-US"/>
                  <w:rPrChange w:id="67" w:author="Can, Hami" w:date="2024-11-30T13:49:00Z" w16du:dateUtc="2024-11-30T12:49:00Z">
                    <w:rPr>
                      <w:rFonts w:ascii="Optima" w:hAnsi="Optima"/>
                      <w:i/>
                      <w:iCs/>
                      <w:sz w:val="20"/>
                      <w:szCs w:val="20"/>
                    </w:rPr>
                  </w:rPrChange>
                </w:rPr>
                <w:delText>Relevante Fächer: Betriebswirtschaftslehre</w:delText>
              </w:r>
            </w:del>
            <w:ins w:id="68" w:author="Sophie Klocke" w:date="2024-03-01T20:30:00Z">
              <w:del w:id="69" w:author="Can, Hami" w:date="2024-11-30T13:45:00Z" w16du:dateUtc="2024-11-30T12:45:00Z">
                <w:r w:rsidR="00E33CA7" w:rsidRPr="00B507BD" w:rsidDel="004724BE">
                  <w:rPr>
                    <w:rFonts w:ascii="Optima" w:hAnsi="Optima"/>
                    <w:i/>
                    <w:iCs/>
                    <w:sz w:val="20"/>
                    <w:szCs w:val="20"/>
                    <w:lang w:val="en-US"/>
                    <w:rPrChange w:id="70" w:author="Can, Hami" w:date="2024-11-30T13:49:00Z" w16du:dateUtc="2024-11-30T12:49:00Z">
                      <w:rPr>
                        <w:rFonts w:ascii="Optima" w:hAnsi="Optima"/>
                        <w:i/>
                        <w:iCs/>
                        <w:sz w:val="20"/>
                        <w:szCs w:val="20"/>
                      </w:rPr>
                    </w:rPrChange>
                  </w:rPr>
                  <w:delText xml:space="preserve"> </w:delText>
                </w:r>
              </w:del>
            </w:ins>
            <w:del w:id="71" w:author="Can, Hami" w:date="2024-11-30T13:45:00Z" w16du:dateUtc="2024-11-30T12:45:00Z">
              <w:r w:rsidRPr="00B507BD" w:rsidDel="004724BE">
                <w:rPr>
                  <w:rFonts w:ascii="Optima" w:hAnsi="Optima"/>
                  <w:i/>
                  <w:iCs/>
                  <w:sz w:val="20"/>
                  <w:szCs w:val="20"/>
                  <w:lang w:val="en-US"/>
                  <w:rPrChange w:id="72" w:author="Can, Hami" w:date="2024-11-30T13:49:00Z" w16du:dateUtc="2024-11-30T12:49:00Z">
                    <w:rPr>
                      <w:rFonts w:ascii="Optima" w:hAnsi="Optima"/>
                      <w:i/>
                      <w:iCs/>
                      <w:sz w:val="20"/>
                      <w:szCs w:val="20"/>
                    </w:rPr>
                  </w:rPrChange>
                </w:rPr>
                <w:delText>(+Außenhandel), Steuerung und Kontrolle, Gesamtwirtschaft</w:delText>
              </w:r>
            </w:del>
          </w:p>
        </w:tc>
      </w:tr>
      <w:tr w:rsidR="005C02EB" w:rsidRPr="00214984" w:rsidDel="004724BE" w14:paraId="60D168E5" w14:textId="77777777" w:rsidTr="005C02EB">
        <w:trPr>
          <w:trHeight w:val="340"/>
          <w:del w:id="73" w:author="Can, Hami" w:date="2024-11-30T13:44:00Z"/>
        </w:trPr>
        <w:tc>
          <w:tcPr>
            <w:tcW w:w="7797" w:type="dxa"/>
            <w:gridSpan w:val="3"/>
            <w:vAlign w:val="bottom"/>
          </w:tcPr>
          <w:p w14:paraId="78C8081B" w14:textId="5340085E" w:rsidR="001C4724" w:rsidRPr="00C20DAC" w:rsidDel="004724BE" w:rsidRDefault="009E5562">
            <w:pPr>
              <w:rPr>
                <w:del w:id="74" w:author="Can, Hami" w:date="2024-11-30T13:44:00Z" w16du:dateUtc="2024-11-30T12:44:00Z"/>
                <w:rFonts w:ascii="Optima" w:eastAsia="Times New Roman" w:hAnsi="Optima" w:cs="Times New Roman"/>
                <w:i/>
                <w:sz w:val="20"/>
                <w:szCs w:val="20"/>
                <w:lang w:val="en-US"/>
              </w:rPr>
              <w:pPrChange w:id="75" w:author="Can, Hami" w:date="2024-11-30T14:59:00Z" w16du:dateUtc="2024-11-30T13:59:00Z">
                <w:pPr>
                  <w:framePr w:hSpace="141" w:wrap="around" w:vAnchor="text" w:hAnchor="margin" w:xAlign="center" w:y="207"/>
                </w:pPr>
              </w:pPrChange>
            </w:pPr>
            <w:del w:id="76" w:author="Can, Hami" w:date="2024-11-30T13:44:00Z" w16du:dateUtc="2024-11-30T12:44:00Z">
              <w:r w:rsidRPr="00B507BD" w:rsidDel="004724BE">
                <w:rPr>
                  <w:rFonts w:ascii="Optima" w:hAnsi="Optima"/>
                  <w:b/>
                  <w:bCs/>
                  <w:sz w:val="23"/>
                  <w:szCs w:val="23"/>
                  <w:lang w:val="en-US"/>
                  <w:rPrChange w:id="77" w:author="Can, Hami" w:date="2024-11-30T13:49:00Z" w16du:dateUtc="2024-11-30T12:49:00Z">
                    <w:rPr>
                      <w:rFonts w:ascii="Optima" w:hAnsi="Optima"/>
                      <w:b/>
                      <w:bCs/>
                      <w:sz w:val="23"/>
                      <w:szCs w:val="23"/>
                    </w:rPr>
                  </w:rPrChange>
                </w:rPr>
                <w:delText>Berufsschule Rottenburg</w:delText>
              </w:r>
            </w:del>
          </w:p>
        </w:tc>
        <w:tc>
          <w:tcPr>
            <w:tcW w:w="2016" w:type="dxa"/>
            <w:vAlign w:val="bottom"/>
          </w:tcPr>
          <w:p w14:paraId="2CEBE5B3" w14:textId="113EB895" w:rsidR="001C4724" w:rsidRPr="00C20DAC" w:rsidDel="004724BE" w:rsidRDefault="009E5562">
            <w:pPr>
              <w:jc w:val="right"/>
              <w:rPr>
                <w:del w:id="78" w:author="Can, Hami" w:date="2024-11-30T13:44:00Z" w16du:dateUtc="2024-11-30T12:44:00Z"/>
                <w:rFonts w:ascii="Optima" w:eastAsia="Times New Roman" w:hAnsi="Optima" w:cs="Times New Roman"/>
                <w:sz w:val="23"/>
                <w:szCs w:val="23"/>
                <w:lang w:val="en-US"/>
              </w:rPr>
              <w:pPrChange w:id="79" w:author="Can, Hami" w:date="2024-11-30T14:59:00Z" w16du:dateUtc="2024-11-30T13:59:00Z">
                <w:pPr>
                  <w:framePr w:hSpace="141" w:wrap="around" w:vAnchor="text" w:hAnchor="margin" w:xAlign="center" w:y="207"/>
                  <w:jc w:val="right"/>
                </w:pPr>
              </w:pPrChange>
            </w:pPr>
            <w:del w:id="80" w:author="Can, Hami" w:date="2024-11-30T13:44:00Z" w16du:dateUtc="2024-11-30T12:44:00Z">
              <w:r w:rsidRPr="00C20DAC" w:rsidDel="004724BE">
                <w:rPr>
                  <w:rFonts w:ascii="Optima" w:eastAsia="Times New Roman" w:hAnsi="Optima" w:cs="Times New Roman"/>
                  <w:sz w:val="23"/>
                  <w:szCs w:val="23"/>
                  <w:lang w:val="en-US"/>
                </w:rPr>
                <w:delText>Rottenburg</w:delText>
              </w:r>
            </w:del>
          </w:p>
        </w:tc>
      </w:tr>
      <w:tr w:rsidR="005C02EB" w:rsidRPr="00214984" w:rsidDel="004724BE" w14:paraId="3BEAB95C" w14:textId="77777777" w:rsidTr="005C02EB">
        <w:trPr>
          <w:trHeight w:val="23"/>
          <w:del w:id="81" w:author="Can, Hami" w:date="2024-11-30T13:44:00Z"/>
        </w:trPr>
        <w:tc>
          <w:tcPr>
            <w:tcW w:w="7797" w:type="dxa"/>
            <w:gridSpan w:val="3"/>
            <w:vAlign w:val="bottom"/>
          </w:tcPr>
          <w:p w14:paraId="2A08934A" w14:textId="57EB9CDB" w:rsidR="009E5562" w:rsidRPr="00B507BD" w:rsidDel="004724BE" w:rsidRDefault="009E556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del w:id="82" w:author="Can, Hami" w:date="2024-11-30T13:44:00Z" w16du:dateUtc="2024-11-30T12:44:00Z"/>
                <w:rFonts w:ascii="Optima" w:hAnsi="Optima"/>
                <w:i/>
                <w:iCs/>
                <w:sz w:val="20"/>
                <w:szCs w:val="20"/>
                <w:lang w:val="en-US"/>
                <w:rPrChange w:id="83" w:author="Can, Hami" w:date="2024-11-30T13:49:00Z" w16du:dateUtc="2024-11-30T12:49:00Z">
                  <w:rPr>
                    <w:del w:id="84" w:author="Can, Hami" w:date="2024-11-30T13:44:00Z" w16du:dateUtc="2024-11-30T12:44:00Z"/>
                    <w:rFonts w:ascii="Optima" w:hAnsi="Optima"/>
                    <w:i/>
                    <w:iCs/>
                    <w:sz w:val="20"/>
                    <w:szCs w:val="20"/>
                  </w:rPr>
                </w:rPrChange>
              </w:rPr>
              <w:pPrChange w:id="85" w:author="Can, Hami" w:date="2024-11-30T14:59:00Z" w16du:dateUtc="2024-11-30T13:59:00Z">
                <w:pPr>
                  <w:framePr w:hSpace="141" w:wrap="around" w:vAnchor="text" w:hAnchor="margin" w:xAlign="center" w:y="207"/>
                  <w:pBdr>
                    <w:top w:val="nil"/>
                    <w:left w:val="nil"/>
                    <w:bottom w:val="nil"/>
                    <w:right w:val="nil"/>
                    <w:between w:val="nil"/>
                    <w:bar w:val="nil"/>
                  </w:pBdr>
                </w:pPr>
              </w:pPrChange>
            </w:pPr>
            <w:del w:id="86" w:author="Can, Hami" w:date="2024-11-30T13:44:00Z" w16du:dateUtc="2024-11-30T12:44:00Z">
              <w:r w:rsidRPr="00B507BD" w:rsidDel="004724BE">
                <w:rPr>
                  <w:rFonts w:ascii="Optima" w:hAnsi="Optima"/>
                  <w:sz w:val="20"/>
                  <w:szCs w:val="20"/>
                  <w:lang w:val="en-US"/>
                  <w:rPrChange w:id="87" w:author="Can, Hami" w:date="2024-11-30T13:49:00Z" w16du:dateUtc="2024-11-30T12:49:00Z">
                    <w:rPr>
                      <w:rFonts w:ascii="Optima" w:hAnsi="Optima"/>
                      <w:sz w:val="20"/>
                      <w:szCs w:val="20"/>
                    </w:rPr>
                  </w:rPrChange>
                </w:rPr>
                <w:delText>Fachhochschulreife</w:delText>
              </w:r>
            </w:del>
          </w:p>
        </w:tc>
        <w:tc>
          <w:tcPr>
            <w:tcW w:w="2016" w:type="dxa"/>
            <w:vAlign w:val="bottom"/>
          </w:tcPr>
          <w:p w14:paraId="260749F0" w14:textId="2069D3CA" w:rsidR="009E5562" w:rsidRPr="00B507BD" w:rsidDel="004724BE" w:rsidRDefault="009E5562">
            <w:pPr>
              <w:jc w:val="right"/>
              <w:rPr>
                <w:del w:id="88" w:author="Can, Hami" w:date="2024-11-30T13:44:00Z" w16du:dateUtc="2024-11-30T12:44:00Z"/>
                <w:rFonts w:ascii="Optima" w:eastAsia="Times New Roman" w:hAnsi="Optima" w:cs="Times New Roman"/>
                <w:b/>
                <w:sz w:val="20"/>
                <w:szCs w:val="20"/>
                <w:lang w:val="en-US"/>
                <w:rPrChange w:id="89" w:author="Can, Hami" w:date="2024-11-30T13:49:00Z" w16du:dateUtc="2024-11-30T12:49:00Z">
                  <w:rPr>
                    <w:del w:id="90" w:author="Can, Hami" w:date="2024-11-30T13:44:00Z" w16du:dateUtc="2024-11-30T12:44:00Z"/>
                    <w:rFonts w:ascii="Optima" w:eastAsia="Times New Roman" w:hAnsi="Optima" w:cs="Times New Roman"/>
                    <w:b/>
                    <w:sz w:val="20"/>
                    <w:szCs w:val="20"/>
                    <w:lang w:val="de-DE"/>
                  </w:rPr>
                </w:rPrChange>
              </w:rPr>
              <w:pPrChange w:id="91" w:author="Can, Hami" w:date="2024-11-30T14:59:00Z" w16du:dateUtc="2024-11-30T13:59:00Z">
                <w:pPr>
                  <w:framePr w:hSpace="141" w:wrap="around" w:vAnchor="text" w:hAnchor="margin" w:xAlign="center" w:y="207"/>
                  <w:jc w:val="right"/>
                </w:pPr>
              </w:pPrChange>
            </w:pPr>
            <w:del w:id="92" w:author="Can, Hami" w:date="2024-11-30T13:44:00Z" w16du:dateUtc="2024-11-30T12:44:00Z">
              <w:r w:rsidRPr="00C20DAC" w:rsidDel="004724BE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</w:rPr>
                <w:delText>09/2018 – 07/2020</w:delText>
              </w:r>
            </w:del>
          </w:p>
        </w:tc>
      </w:tr>
      <w:tr w:rsidR="005C02EB" w:rsidRPr="00214984" w:rsidDel="004724BE" w14:paraId="779EF370" w14:textId="77777777" w:rsidTr="005C02EB">
        <w:trPr>
          <w:trHeight w:val="20"/>
          <w:del w:id="93" w:author="Can, Hami" w:date="2024-11-30T13:44:00Z"/>
        </w:trPr>
        <w:tc>
          <w:tcPr>
            <w:tcW w:w="9813" w:type="dxa"/>
            <w:gridSpan w:val="4"/>
            <w:vAlign w:val="bottom"/>
          </w:tcPr>
          <w:p w14:paraId="5EF16656" w14:textId="4496B208" w:rsidR="000E54FD" w:rsidRPr="00B507BD" w:rsidDel="004724BE" w:rsidRDefault="00271920">
            <w:pPr>
              <w:pStyle w:val="Listenabsatz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contextualSpacing w:val="0"/>
              <w:rPr>
                <w:del w:id="94" w:author="Can, Hami" w:date="2024-11-30T13:44:00Z" w16du:dateUtc="2024-11-30T12:44:00Z"/>
                <w:rFonts w:ascii="Optima" w:hAnsi="Optima"/>
                <w:i/>
                <w:iCs/>
                <w:sz w:val="20"/>
                <w:szCs w:val="20"/>
                <w:lang w:val="en-US"/>
                <w:rPrChange w:id="95" w:author="Can, Hami" w:date="2024-11-30T13:49:00Z" w16du:dateUtc="2024-11-30T12:49:00Z">
                  <w:rPr>
                    <w:del w:id="96" w:author="Can, Hami" w:date="2024-11-30T13:44:00Z" w16du:dateUtc="2024-11-30T12:44:00Z"/>
                    <w:rFonts w:ascii="Optima" w:hAnsi="Optima"/>
                    <w:i/>
                    <w:iCs/>
                    <w:sz w:val="20"/>
                    <w:szCs w:val="20"/>
                  </w:rPr>
                </w:rPrChange>
              </w:rPr>
              <w:pPrChange w:id="97" w:author="Can, Hami" w:date="2024-11-30T14:59:00Z" w16du:dateUtc="2024-11-30T13:59:00Z">
                <w:pPr>
                  <w:pStyle w:val="Listenabsatz"/>
                  <w:framePr w:hSpace="141" w:wrap="around" w:vAnchor="text" w:hAnchor="margin" w:xAlign="center" w:y="207"/>
                  <w:numPr>
                    <w:numId w:val="24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  <w:bar w:val="nil"/>
                  </w:pBdr>
                  <w:ind w:hanging="360"/>
                  <w:contextualSpacing w:val="0"/>
                </w:pPr>
              </w:pPrChange>
            </w:pPr>
            <w:del w:id="98" w:author="Can, Hami" w:date="2024-11-30T13:44:00Z" w16du:dateUtc="2024-11-30T12:44:00Z">
              <w:r w:rsidRPr="00B507BD" w:rsidDel="004724BE">
                <w:rPr>
                  <w:rFonts w:ascii="Optima" w:hAnsi="Optima"/>
                  <w:i/>
                  <w:iCs/>
                  <w:sz w:val="20"/>
                  <w:szCs w:val="20"/>
                  <w:lang w:val="en-US"/>
                  <w:rPrChange w:id="99" w:author="Can, Hami" w:date="2024-11-30T13:49:00Z" w16du:dateUtc="2024-11-30T12:49:00Z">
                    <w:rPr>
                      <w:rFonts w:ascii="Optima" w:hAnsi="Optima"/>
                      <w:i/>
                      <w:iCs/>
                      <w:sz w:val="20"/>
                      <w:szCs w:val="20"/>
                    </w:rPr>
                  </w:rPrChange>
                </w:rPr>
                <w:delText>N</w:delText>
              </w:r>
              <w:r w:rsidR="000E54FD" w:rsidRPr="00B507BD" w:rsidDel="004724BE">
                <w:rPr>
                  <w:rFonts w:ascii="Optima" w:hAnsi="Optima"/>
                  <w:i/>
                  <w:iCs/>
                  <w:sz w:val="20"/>
                  <w:szCs w:val="20"/>
                  <w:lang w:val="en-US"/>
                  <w:rPrChange w:id="100" w:author="Can, Hami" w:date="2024-11-30T13:49:00Z" w16du:dateUtc="2024-11-30T12:49:00Z">
                    <w:rPr>
                      <w:rFonts w:ascii="Optima" w:hAnsi="Optima"/>
                      <w:i/>
                      <w:iCs/>
                      <w:sz w:val="20"/>
                      <w:szCs w:val="20"/>
                    </w:rPr>
                  </w:rPrChange>
                </w:rPr>
                <w:delText>ote: 2,4</w:delText>
              </w:r>
            </w:del>
          </w:p>
          <w:p w14:paraId="20CC8F72" w14:textId="72F4428A" w:rsidR="000E54FD" w:rsidRPr="00B507BD" w:rsidDel="004724BE" w:rsidRDefault="000E54FD">
            <w:pPr>
              <w:pStyle w:val="Listenabsatz"/>
              <w:numPr>
                <w:ilvl w:val="0"/>
                <w:numId w:val="24"/>
              </w:numPr>
              <w:contextualSpacing w:val="0"/>
              <w:rPr>
                <w:del w:id="101" w:author="Can, Hami" w:date="2024-11-30T13:44:00Z" w16du:dateUtc="2024-11-30T12:44:00Z"/>
                <w:rFonts w:ascii="Optima" w:eastAsia="Times New Roman" w:hAnsi="Optima" w:cs="Times New Roman"/>
                <w:b/>
                <w:sz w:val="20"/>
                <w:szCs w:val="20"/>
                <w:lang w:val="en-US"/>
                <w:rPrChange w:id="102" w:author="Can, Hami" w:date="2024-11-30T13:49:00Z" w16du:dateUtc="2024-11-30T12:49:00Z">
                  <w:rPr>
                    <w:del w:id="103" w:author="Can, Hami" w:date="2024-11-30T13:44:00Z" w16du:dateUtc="2024-11-30T12:44:00Z"/>
                    <w:rFonts w:ascii="Optima" w:eastAsia="Times New Roman" w:hAnsi="Optima" w:cs="Times New Roman"/>
                    <w:b/>
                    <w:sz w:val="20"/>
                    <w:szCs w:val="20"/>
                    <w:lang w:val="de-DE"/>
                  </w:rPr>
                </w:rPrChange>
              </w:rPr>
              <w:pPrChange w:id="104" w:author="Can, Hami" w:date="2024-11-30T14:59:00Z" w16du:dateUtc="2024-11-30T13:59:00Z">
                <w:pPr>
                  <w:pStyle w:val="Listenabsatz"/>
                  <w:framePr w:hSpace="141" w:wrap="around" w:vAnchor="text" w:hAnchor="margin" w:xAlign="center" w:y="207"/>
                  <w:numPr>
                    <w:numId w:val="24"/>
                  </w:numPr>
                  <w:ind w:hanging="360"/>
                  <w:contextualSpacing w:val="0"/>
                </w:pPr>
              </w:pPrChange>
            </w:pPr>
            <w:del w:id="105" w:author="Can, Hami" w:date="2024-11-30T13:44:00Z" w16du:dateUtc="2024-11-30T12:44:00Z">
              <w:r w:rsidRPr="00B507BD" w:rsidDel="004724BE">
                <w:rPr>
                  <w:rFonts w:ascii="Optima" w:hAnsi="Optima"/>
                  <w:i/>
                  <w:iCs/>
                  <w:sz w:val="20"/>
                  <w:szCs w:val="20"/>
                  <w:lang w:val="en-US"/>
                  <w:rPrChange w:id="106" w:author="Can, Hami" w:date="2024-11-30T13:49:00Z" w16du:dateUtc="2024-11-30T12:49:00Z">
                    <w:rPr>
                      <w:rFonts w:ascii="Optima" w:hAnsi="Optima"/>
                      <w:i/>
                      <w:iCs/>
                      <w:sz w:val="20"/>
                      <w:szCs w:val="20"/>
                    </w:rPr>
                  </w:rPrChange>
                </w:rPr>
                <w:delText>Relevante Fächer: Mathematik, Wirtschaftsenglisch, Betriebswirtschaft, Steuerung und Kontrolle</w:delText>
              </w:r>
            </w:del>
          </w:p>
        </w:tc>
      </w:tr>
      <w:tr w:rsidR="005C02EB" w:rsidRPr="00252FE1" w14:paraId="4F3B4815" w14:textId="77777777" w:rsidTr="005C02EB">
        <w:trPr>
          <w:trHeight w:val="454"/>
          <w:trPrChange w:id="107" w:author="Can, Hami" w:date="2024-11-30T15:09:00Z" w16du:dateUtc="2024-11-30T14:09:00Z">
            <w:trPr>
              <w:trHeight w:val="454"/>
            </w:trPr>
          </w:trPrChange>
        </w:trPr>
        <w:tc>
          <w:tcPr>
            <w:tcW w:w="9813" w:type="dxa"/>
            <w:gridSpan w:val="4"/>
            <w:tcBorders>
              <w:bottom w:val="single" w:sz="4" w:space="0" w:color="000000"/>
            </w:tcBorders>
            <w:vAlign w:val="bottom"/>
            <w:tcPrChange w:id="108" w:author="Can, Hami" w:date="2024-11-30T15:09:00Z" w16du:dateUtc="2024-11-30T14:09:00Z">
              <w:tcPr>
                <w:tcW w:w="9813" w:type="dxa"/>
                <w:gridSpan w:val="4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531B0929" w14:textId="6B0E536B" w:rsidR="001C4724" w:rsidRPr="00C20DAC" w:rsidRDefault="00C5417D" w:rsidP="00A87F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tima" w:eastAsia="Times New Roman" w:hAnsi="Optima" w:cs="Times New Roman"/>
                <w:b/>
                <w:color w:val="000000"/>
                <w:sz w:val="28"/>
                <w:szCs w:val="28"/>
                <w:lang w:val="en-US"/>
              </w:rPr>
            </w:pPr>
            <w:proofErr w:type="spellStart"/>
            <w:r w:rsidRPr="00C20DAC">
              <w:rPr>
                <w:rFonts w:ascii="Optima" w:eastAsia="Times New Roman" w:hAnsi="Optima" w:cs="Times New Roman"/>
                <w:b/>
                <w:color w:val="000000"/>
                <w:sz w:val="28"/>
                <w:szCs w:val="28"/>
                <w:lang w:val="en-US"/>
              </w:rPr>
              <w:t>Praxiserfahrungen</w:t>
            </w:r>
            <w:proofErr w:type="spellEnd"/>
          </w:p>
        </w:tc>
      </w:tr>
      <w:tr w:rsidR="005C02EB" w:rsidRPr="00252FE1" w14:paraId="29DA10B7" w14:textId="77777777" w:rsidTr="005C02EB">
        <w:trPr>
          <w:trHeight w:val="340"/>
          <w:ins w:id="109" w:author="Can, Hami" w:date="2024-11-30T13:56:00Z"/>
          <w:trPrChange w:id="110" w:author="Can, Hami" w:date="2024-11-30T15:09:00Z" w16du:dateUtc="2024-11-30T14:09:00Z">
            <w:trPr>
              <w:trHeight w:val="340"/>
            </w:trPr>
          </w:trPrChange>
        </w:trPr>
        <w:tc>
          <w:tcPr>
            <w:tcW w:w="7797" w:type="dxa"/>
            <w:gridSpan w:val="3"/>
            <w:tcBorders>
              <w:top w:val="single" w:sz="4" w:space="0" w:color="000000"/>
              <w:bottom w:val="nil"/>
            </w:tcBorders>
            <w:vAlign w:val="bottom"/>
            <w:tcPrChange w:id="111" w:author="Can, Hami" w:date="2024-11-30T15:09:00Z" w16du:dateUtc="2024-11-30T14:09:00Z">
              <w:tcPr>
                <w:tcW w:w="7797" w:type="dxa"/>
                <w:gridSpan w:val="3"/>
                <w:tcBorders>
                  <w:top w:val="single" w:sz="4" w:space="0" w:color="000000"/>
                  <w:bottom w:val="nil"/>
                </w:tcBorders>
                <w:vAlign w:val="bottom"/>
              </w:tcPr>
            </w:tcPrChange>
          </w:tcPr>
          <w:p w14:paraId="6D817E53" w14:textId="121B5612" w:rsidR="00253F5D" w:rsidRPr="00253F5D" w:rsidRDefault="00253F5D" w:rsidP="00A5202C">
            <w:pPr>
              <w:rPr>
                <w:ins w:id="112" w:author="Can, Hami" w:date="2024-11-30T13:56:00Z" w16du:dateUtc="2024-11-30T12:56:00Z"/>
                <w:rFonts w:ascii="Optima" w:hAnsi="Optima"/>
                <w:b/>
                <w:bCs/>
                <w:sz w:val="23"/>
                <w:szCs w:val="23"/>
                <w:lang w:val="de-DE"/>
                <w:rPrChange w:id="113" w:author="Can, Hami" w:date="2024-11-30T13:58:00Z" w16du:dateUtc="2024-11-30T12:58:00Z">
                  <w:rPr>
                    <w:ins w:id="114" w:author="Can, Hami" w:date="2024-11-30T13:56:00Z" w16du:dateUtc="2024-11-30T12:56:00Z"/>
                    <w:rFonts w:ascii="Optima" w:hAnsi="Optima"/>
                    <w:b/>
                    <w:bCs/>
                    <w:sz w:val="23"/>
                    <w:szCs w:val="23"/>
                    <w:lang w:val="en-US"/>
                  </w:rPr>
                </w:rPrChange>
              </w:rPr>
            </w:pPr>
            <w:ins w:id="115" w:author="Can, Hami" w:date="2024-11-30T13:57:00Z">
              <w:r w:rsidRPr="00253F5D">
                <w:rPr>
                  <w:rFonts w:ascii="Optima" w:hAnsi="Optima"/>
                  <w:b/>
                  <w:bCs/>
                  <w:sz w:val="23"/>
                  <w:szCs w:val="23"/>
                  <w:lang w:val="de-DE"/>
                </w:rPr>
                <w:t>Goldmedia GmbH Strategy Consulting</w:t>
              </w:r>
            </w:ins>
          </w:p>
        </w:tc>
        <w:tc>
          <w:tcPr>
            <w:tcW w:w="2016" w:type="dxa"/>
            <w:tcBorders>
              <w:top w:val="single" w:sz="4" w:space="0" w:color="000000"/>
              <w:bottom w:val="nil"/>
            </w:tcBorders>
            <w:vAlign w:val="bottom"/>
            <w:tcPrChange w:id="116" w:author="Can, Hami" w:date="2024-11-30T15:09:00Z" w16du:dateUtc="2024-11-30T14:09:00Z">
              <w:tcPr>
                <w:tcW w:w="2016" w:type="dxa"/>
                <w:tcBorders>
                  <w:top w:val="single" w:sz="4" w:space="0" w:color="000000"/>
                  <w:bottom w:val="nil"/>
                </w:tcBorders>
                <w:vAlign w:val="bottom"/>
              </w:tcPr>
            </w:tcPrChange>
          </w:tcPr>
          <w:p w14:paraId="1BD81AA2" w14:textId="496A8B29" w:rsidR="00253F5D" w:rsidRPr="00C20DAC" w:rsidRDefault="00E31885" w:rsidP="00A5202C">
            <w:pPr>
              <w:jc w:val="right"/>
              <w:rPr>
                <w:ins w:id="117" w:author="Can, Hami" w:date="2024-11-30T13:56:00Z" w16du:dateUtc="2024-11-30T12:56:00Z"/>
                <w:rFonts w:ascii="Optima" w:eastAsia="Times New Roman" w:hAnsi="Optima" w:cs="Times New Roman"/>
                <w:sz w:val="23"/>
                <w:szCs w:val="23"/>
                <w:lang w:val="en-US"/>
              </w:rPr>
            </w:pPr>
            <w:ins w:id="118" w:author="Can, Hami" w:date="2024-11-30T13:58:00Z" w16du:dateUtc="2024-11-30T12:58:00Z">
              <w:r>
                <w:rPr>
                  <w:rFonts w:ascii="Optima" w:eastAsia="Times New Roman" w:hAnsi="Optima" w:cs="Times New Roman"/>
                  <w:sz w:val="23"/>
                  <w:szCs w:val="23"/>
                  <w:lang w:val="en-US"/>
                </w:rPr>
                <w:t>Berlin</w:t>
              </w:r>
            </w:ins>
          </w:p>
        </w:tc>
      </w:tr>
      <w:tr w:rsidR="005C02EB" w:rsidRPr="00252FE1" w14:paraId="71E1410A" w14:textId="77777777" w:rsidTr="00CD508F">
        <w:trPr>
          <w:trHeight w:val="20"/>
          <w:ins w:id="119" w:author="Can, Hami" w:date="2024-11-30T13:58:00Z"/>
          <w:trPrChange w:id="120" w:author="Can, Hami" w:date="2024-11-30T15:57:00Z" w16du:dateUtc="2024-11-30T14:57:00Z">
            <w:trPr>
              <w:trHeight w:val="20"/>
            </w:trPr>
          </w:trPrChange>
        </w:trPr>
        <w:tc>
          <w:tcPr>
            <w:tcW w:w="7797" w:type="dxa"/>
            <w:gridSpan w:val="3"/>
            <w:tcBorders>
              <w:top w:val="nil"/>
              <w:bottom w:val="nil"/>
            </w:tcBorders>
            <w:vAlign w:val="bottom"/>
            <w:tcPrChange w:id="121" w:author="Can, Hami" w:date="2024-11-30T15:57:00Z" w16du:dateUtc="2024-11-30T14:57:00Z">
              <w:tcPr>
                <w:tcW w:w="7797" w:type="dxa"/>
                <w:gridSpan w:val="3"/>
                <w:tcBorders>
                  <w:top w:val="nil"/>
                  <w:bottom w:val="nil"/>
                </w:tcBorders>
                <w:vAlign w:val="bottom"/>
              </w:tcPr>
            </w:tcPrChange>
          </w:tcPr>
          <w:p w14:paraId="25BDD09E" w14:textId="1306508A" w:rsidR="00253F5D" w:rsidRPr="00E31885" w:rsidRDefault="005C02EB" w:rsidP="00A5202C">
            <w:pPr>
              <w:rPr>
                <w:ins w:id="122" w:author="Can, Hami" w:date="2024-11-30T13:58:00Z" w16du:dateUtc="2024-11-30T12:58:00Z"/>
                <w:rFonts w:ascii="Optima" w:eastAsia="Times New Roman" w:hAnsi="Optima" w:cs="Times New Roman"/>
                <w:bCs/>
                <w:sz w:val="20"/>
                <w:szCs w:val="20"/>
                <w:lang w:val="de-DE"/>
                <w:rPrChange w:id="123" w:author="Can, Hami" w:date="2024-11-30T13:58:00Z" w16du:dateUtc="2024-11-30T12:58:00Z">
                  <w:rPr>
                    <w:ins w:id="124" w:author="Can, Hami" w:date="2024-11-30T13:58:00Z" w16du:dateUtc="2024-11-30T12:58:00Z"/>
                    <w:rFonts w:ascii="Optima" w:hAnsi="Optima"/>
                    <w:b/>
                    <w:bCs/>
                    <w:sz w:val="23"/>
                    <w:szCs w:val="23"/>
                    <w:lang w:val="de-DE"/>
                  </w:rPr>
                </w:rPrChange>
              </w:rPr>
            </w:pPr>
            <w:ins w:id="125" w:author="Can, Hami" w:date="2024-11-30T15:17:00Z" w16du:dateUtc="2024-11-30T14:17:00Z">
              <w:r>
                <w:rPr>
                  <w:rFonts w:ascii="Optima" w:eastAsia="Times New Roman" w:hAnsi="Optima" w:cs="Times New Roman"/>
                  <w:bCs/>
                  <w:sz w:val="20"/>
                  <w:szCs w:val="20"/>
                  <w:lang w:val="de-DE"/>
                </w:rPr>
                <w:t>geplantes Praktikum</w:t>
              </w:r>
            </w:ins>
            <w:ins w:id="126" w:author="Can, Hami" w:date="2024-11-30T13:58:00Z" w16du:dateUtc="2024-11-30T12:58:00Z">
              <w:r w:rsidR="00E31885" w:rsidRPr="00E31885">
                <w:rPr>
                  <w:rFonts w:ascii="Optima" w:eastAsia="Times New Roman" w:hAnsi="Optima" w:cs="Times New Roman"/>
                  <w:bCs/>
                  <w:sz w:val="20"/>
                  <w:szCs w:val="20"/>
                  <w:lang w:val="de-DE"/>
                  <w:rPrChange w:id="127" w:author="Can, Hami" w:date="2024-11-30T13:58:00Z" w16du:dateUtc="2024-11-30T12:58:00Z">
                    <w:rPr>
                      <w:rFonts w:ascii="Optima" w:hAnsi="Optima"/>
                      <w:b/>
                      <w:bCs/>
                      <w:sz w:val="23"/>
                      <w:szCs w:val="23"/>
                      <w:lang w:val="de-DE"/>
                    </w:rPr>
                  </w:rPrChange>
                </w:rPr>
                <w:t xml:space="preserve"> in der Strategieberatung</w:t>
              </w:r>
            </w:ins>
            <w:ins w:id="128" w:author="Can, Hami" w:date="2024-11-30T14:04:00Z" w16du:dateUtc="2024-11-30T13:04:00Z">
              <w:r w:rsidR="00F75698">
                <w:rPr>
                  <w:rFonts w:ascii="Optima" w:eastAsia="Times New Roman" w:hAnsi="Optima" w:cs="Times New Roman"/>
                  <w:bCs/>
                  <w:sz w:val="20"/>
                  <w:szCs w:val="20"/>
                  <w:lang w:val="de-DE"/>
                </w:rPr>
                <w:t xml:space="preserve"> </w:t>
              </w:r>
            </w:ins>
          </w:p>
        </w:tc>
        <w:tc>
          <w:tcPr>
            <w:tcW w:w="2016" w:type="dxa"/>
            <w:tcBorders>
              <w:top w:val="nil"/>
              <w:bottom w:val="nil"/>
            </w:tcBorders>
            <w:vAlign w:val="bottom"/>
            <w:tcPrChange w:id="129" w:author="Can, Hami" w:date="2024-11-30T15:57:00Z" w16du:dateUtc="2024-11-30T14:57:00Z">
              <w:tcPr>
                <w:tcW w:w="2016" w:type="dxa"/>
                <w:tcBorders>
                  <w:top w:val="nil"/>
                  <w:bottom w:val="nil"/>
                </w:tcBorders>
                <w:vAlign w:val="bottom"/>
              </w:tcPr>
            </w:tcPrChange>
          </w:tcPr>
          <w:p w14:paraId="7DF90148" w14:textId="1B3363AF" w:rsidR="00253F5D" w:rsidRPr="00E31885" w:rsidRDefault="00E31885">
            <w:pPr>
              <w:tabs>
                <w:tab w:val="left" w:pos="2247"/>
              </w:tabs>
              <w:jc w:val="right"/>
              <w:rPr>
                <w:ins w:id="130" w:author="Can, Hami" w:date="2024-11-30T13:58:00Z" w16du:dateUtc="2024-11-30T12:58:00Z"/>
                <w:rFonts w:ascii="Optima" w:eastAsia="Times New Roman" w:hAnsi="Optima" w:cs="Times New Roman"/>
                <w:bCs/>
                <w:sz w:val="20"/>
                <w:szCs w:val="20"/>
                <w:lang w:val="en-US"/>
                <w:rPrChange w:id="131" w:author="Can, Hami" w:date="2024-11-30T13:59:00Z" w16du:dateUtc="2024-11-30T12:59:00Z">
                  <w:rPr>
                    <w:ins w:id="132" w:author="Can, Hami" w:date="2024-11-30T13:58:00Z" w16du:dateUtc="2024-11-30T12:58:00Z"/>
                    <w:rFonts w:ascii="Optima" w:eastAsia="Times New Roman" w:hAnsi="Optima" w:cs="Times New Roman"/>
                    <w:sz w:val="23"/>
                    <w:szCs w:val="23"/>
                    <w:lang w:val="en-US"/>
                  </w:rPr>
                </w:rPrChange>
              </w:rPr>
              <w:pPrChange w:id="133" w:author="Can, Hami" w:date="2024-11-30T15:03:00Z" w16du:dateUtc="2024-11-30T14:03:00Z">
                <w:pPr>
                  <w:framePr w:hSpace="141" w:wrap="around" w:vAnchor="text" w:hAnchor="margin" w:xAlign="center" w:y="207"/>
                  <w:jc w:val="right"/>
                </w:pPr>
              </w:pPrChange>
            </w:pPr>
            <w:ins w:id="134" w:author="Can, Hami" w:date="2024-11-30T13:59:00Z" w16du:dateUtc="2024-11-30T12:59:00Z">
              <w:r w:rsidRPr="00E31885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  <w:rPrChange w:id="135" w:author="Can, Hami" w:date="2024-11-30T13:59:00Z" w16du:dateUtc="2024-11-30T12:59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de-DE"/>
                    </w:rPr>
                  </w:rPrChange>
                </w:rPr>
                <w:t>01/2025</w:t>
              </w:r>
            </w:ins>
            <w:ins w:id="136" w:author="Can, Hami" w:date="2024-11-30T15:56:00Z" w16du:dateUtc="2024-11-30T14:56:00Z">
              <w:r w:rsidR="00390CF1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</w:rPr>
                <w:t xml:space="preserve"> </w:t>
              </w:r>
              <w:r w:rsidR="00390CF1" w:rsidRPr="00C20DAC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</w:rPr>
                <w:t xml:space="preserve">– </w:t>
              </w:r>
            </w:ins>
            <w:ins w:id="137" w:author="Can, Hami" w:date="2024-11-30T13:59:00Z" w16du:dateUtc="2024-11-30T12:59:00Z">
              <w:r w:rsidRPr="00E31885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  <w:rPrChange w:id="138" w:author="Can, Hami" w:date="2024-11-30T13:59:00Z" w16du:dateUtc="2024-11-30T12:59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de-DE"/>
                    </w:rPr>
                  </w:rPrChange>
                </w:rPr>
                <w:t>04/2025</w:t>
              </w:r>
            </w:ins>
          </w:p>
        </w:tc>
      </w:tr>
      <w:tr w:rsidR="005C02EB" w:rsidRPr="00252FE1" w14:paraId="484189CC" w14:textId="77777777" w:rsidTr="00CD508F">
        <w:trPr>
          <w:trHeight w:val="340"/>
          <w:ins w:id="139" w:author="Can, Hami" w:date="2024-11-30T13:59:00Z"/>
          <w:trPrChange w:id="140" w:author="Can, Hami" w:date="2024-11-30T15:57:00Z" w16du:dateUtc="2024-11-30T14:57:00Z">
            <w:trPr>
              <w:trHeight w:val="340"/>
            </w:trPr>
          </w:trPrChange>
        </w:trPr>
        <w:tc>
          <w:tcPr>
            <w:tcW w:w="7797" w:type="dxa"/>
            <w:gridSpan w:val="3"/>
            <w:tcBorders>
              <w:top w:val="nil"/>
              <w:bottom w:val="nil"/>
              <w:right w:val="nil"/>
            </w:tcBorders>
            <w:vAlign w:val="bottom"/>
            <w:tcPrChange w:id="141" w:author="Can, Hami" w:date="2024-11-30T15:57:00Z" w16du:dateUtc="2024-11-30T14:57:00Z">
              <w:tcPr>
                <w:tcW w:w="7797" w:type="dxa"/>
                <w:gridSpan w:val="3"/>
                <w:tcBorders>
                  <w:top w:val="nil"/>
                </w:tcBorders>
                <w:vAlign w:val="bottom"/>
              </w:tcPr>
            </w:tcPrChange>
          </w:tcPr>
          <w:p w14:paraId="6B723F2F" w14:textId="1E49AD39" w:rsidR="00E31885" w:rsidRPr="00760C0B" w:rsidRDefault="000F7419" w:rsidP="00A5202C">
            <w:pPr>
              <w:pStyle w:val="Listenabsatz"/>
              <w:numPr>
                <w:ilvl w:val="0"/>
                <w:numId w:val="28"/>
              </w:numPr>
              <w:rPr>
                <w:ins w:id="142" w:author="Can, Hami" w:date="2024-11-30T13:59:00Z" w16du:dateUtc="2024-11-30T12:59:00Z"/>
                <w:rFonts w:ascii="Optima" w:eastAsia="Times New Roman" w:hAnsi="Optima" w:cs="Times New Roman"/>
                <w:bCs/>
                <w:color w:val="FF0000"/>
                <w:sz w:val="20"/>
                <w:szCs w:val="20"/>
                <w:lang w:val="de-DE"/>
                <w:rPrChange w:id="143" w:author="Can, Hami" w:date="2024-11-30T15:19:00Z" w16du:dateUtc="2024-11-30T14:19:00Z">
                  <w:rPr>
                    <w:ins w:id="144" w:author="Can, Hami" w:date="2024-11-30T13:59:00Z" w16du:dateUtc="2024-11-30T12:59:00Z"/>
                    <w:rFonts w:ascii="Optima" w:eastAsia="Times New Roman" w:hAnsi="Optima" w:cs="Times New Roman"/>
                    <w:bCs/>
                    <w:sz w:val="20"/>
                    <w:szCs w:val="20"/>
                    <w:lang w:val="de-DE"/>
                  </w:rPr>
                </w:rPrChange>
              </w:rPr>
            </w:pPr>
            <w:ins w:id="145" w:author="Can, Hami" w:date="2024-11-30T13:59:00Z" w16du:dateUtc="2024-11-30T12:59:00Z">
              <w:r w:rsidRPr="00760C0B">
                <w:rPr>
                  <w:rFonts w:ascii="Optima" w:eastAsia="Times New Roman" w:hAnsi="Optima" w:cs="Times New Roman"/>
                  <w:bCs/>
                  <w:color w:val="FF0000"/>
                  <w:sz w:val="20"/>
                  <w:szCs w:val="20"/>
                  <w:lang w:val="de-DE"/>
                  <w:rPrChange w:id="146" w:author="Can, Hami" w:date="2024-11-30T15:19:00Z" w16du:dateUtc="2024-11-30T14:19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de-DE"/>
                    </w:rPr>
                  </w:rPrChange>
                </w:rPr>
                <w:t>H</w:t>
              </w:r>
            </w:ins>
          </w:p>
          <w:p w14:paraId="12CE58F0" w14:textId="7B74FE1C" w:rsidR="000F7419" w:rsidRPr="00760C0B" w:rsidRDefault="000F7419" w:rsidP="00A5202C">
            <w:pPr>
              <w:pStyle w:val="Listenabsatz"/>
              <w:numPr>
                <w:ilvl w:val="0"/>
                <w:numId w:val="28"/>
              </w:numPr>
              <w:rPr>
                <w:ins w:id="147" w:author="Can, Hami" w:date="2024-11-30T13:59:00Z" w16du:dateUtc="2024-11-30T12:59:00Z"/>
                <w:rFonts w:ascii="Optima" w:eastAsia="Times New Roman" w:hAnsi="Optima" w:cs="Times New Roman"/>
                <w:bCs/>
                <w:color w:val="FF0000"/>
                <w:sz w:val="20"/>
                <w:szCs w:val="20"/>
                <w:lang w:val="de-DE"/>
                <w:rPrChange w:id="148" w:author="Can, Hami" w:date="2024-11-30T15:19:00Z" w16du:dateUtc="2024-11-30T14:19:00Z">
                  <w:rPr>
                    <w:ins w:id="149" w:author="Can, Hami" w:date="2024-11-30T13:59:00Z" w16du:dateUtc="2024-11-30T12:59:00Z"/>
                    <w:rFonts w:ascii="Optima" w:eastAsia="Times New Roman" w:hAnsi="Optima" w:cs="Times New Roman"/>
                    <w:bCs/>
                    <w:sz w:val="20"/>
                    <w:szCs w:val="20"/>
                    <w:lang w:val="de-DE"/>
                  </w:rPr>
                </w:rPrChange>
              </w:rPr>
            </w:pPr>
            <w:ins w:id="150" w:author="Can, Hami" w:date="2024-11-30T13:59:00Z" w16du:dateUtc="2024-11-30T12:59:00Z">
              <w:r w:rsidRPr="00760C0B">
                <w:rPr>
                  <w:rFonts w:ascii="Optima" w:eastAsia="Times New Roman" w:hAnsi="Optima" w:cs="Times New Roman"/>
                  <w:bCs/>
                  <w:color w:val="FF0000"/>
                  <w:sz w:val="20"/>
                  <w:szCs w:val="20"/>
                  <w:lang w:val="de-DE"/>
                  <w:rPrChange w:id="151" w:author="Can, Hami" w:date="2024-11-30T15:19:00Z" w16du:dateUtc="2024-11-30T14:19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de-DE"/>
                    </w:rPr>
                  </w:rPrChange>
                </w:rPr>
                <w:t>H</w:t>
              </w:r>
            </w:ins>
          </w:p>
          <w:p w14:paraId="613F9F3F" w14:textId="00AB441C" w:rsidR="000F7419" w:rsidRPr="000F7419" w:rsidRDefault="000F7419">
            <w:pPr>
              <w:pStyle w:val="Listenabsatz"/>
              <w:numPr>
                <w:ilvl w:val="0"/>
                <w:numId w:val="28"/>
              </w:numPr>
              <w:rPr>
                <w:ins w:id="152" w:author="Can, Hami" w:date="2024-11-30T13:59:00Z" w16du:dateUtc="2024-11-30T12:59:00Z"/>
                <w:rFonts w:ascii="Optima" w:eastAsia="Times New Roman" w:hAnsi="Optima" w:cs="Times New Roman"/>
                <w:bCs/>
                <w:sz w:val="20"/>
                <w:szCs w:val="20"/>
                <w:lang w:val="de-DE"/>
                <w:rPrChange w:id="153" w:author="Can, Hami" w:date="2024-11-30T13:59:00Z" w16du:dateUtc="2024-11-30T12:59:00Z">
                  <w:rPr>
                    <w:ins w:id="154" w:author="Can, Hami" w:date="2024-11-30T13:59:00Z" w16du:dateUtc="2024-11-30T12:59:00Z"/>
                    <w:lang w:val="de-DE"/>
                  </w:rPr>
                </w:rPrChange>
              </w:rPr>
              <w:pPrChange w:id="155" w:author="Can, Hami" w:date="2024-11-30T15:03:00Z" w16du:dateUtc="2024-11-30T14:03:00Z">
                <w:pPr>
                  <w:framePr w:hSpace="141" w:wrap="around" w:vAnchor="text" w:hAnchor="margin" w:xAlign="center" w:y="207"/>
                </w:pPr>
              </w:pPrChange>
            </w:pPr>
            <w:ins w:id="156" w:author="Can, Hami" w:date="2024-11-30T13:59:00Z" w16du:dateUtc="2024-11-30T12:59:00Z">
              <w:r w:rsidRPr="00760C0B">
                <w:rPr>
                  <w:rFonts w:ascii="Optima" w:eastAsia="Times New Roman" w:hAnsi="Optima" w:cs="Times New Roman"/>
                  <w:bCs/>
                  <w:color w:val="FF0000"/>
                  <w:sz w:val="20"/>
                  <w:szCs w:val="20"/>
                  <w:lang w:val="de-DE"/>
                  <w:rPrChange w:id="157" w:author="Can, Hami" w:date="2024-11-30T15:19:00Z" w16du:dateUtc="2024-11-30T14:19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de-DE"/>
                    </w:rPr>
                  </w:rPrChange>
                </w:rPr>
                <w:t>U</w:t>
              </w:r>
            </w:ins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158" w:author="Can, Hami" w:date="2024-11-30T15:57:00Z" w16du:dateUtc="2024-11-30T14:57:00Z">
              <w:tcPr>
                <w:tcW w:w="2016" w:type="dxa"/>
                <w:tcBorders>
                  <w:top w:val="nil"/>
                </w:tcBorders>
                <w:vAlign w:val="bottom"/>
              </w:tcPr>
            </w:tcPrChange>
          </w:tcPr>
          <w:p w14:paraId="60CD1810" w14:textId="77777777" w:rsidR="00E31885" w:rsidRPr="00E31885" w:rsidRDefault="00E31885">
            <w:pPr>
              <w:tabs>
                <w:tab w:val="left" w:pos="2245"/>
              </w:tabs>
              <w:ind w:left="1962" w:hanging="1962"/>
              <w:rPr>
                <w:ins w:id="159" w:author="Can, Hami" w:date="2024-11-30T13:59:00Z" w16du:dateUtc="2024-11-30T12:59:00Z"/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pPrChange w:id="160" w:author="Can, Hami" w:date="2024-11-30T15:03:00Z" w16du:dateUtc="2024-11-30T14:03:00Z">
                <w:pPr>
                  <w:framePr w:hSpace="141" w:wrap="around" w:vAnchor="text" w:hAnchor="margin" w:xAlign="center" w:y="207"/>
                  <w:jc w:val="right"/>
                </w:pPr>
              </w:pPrChange>
            </w:pPr>
          </w:p>
        </w:tc>
      </w:tr>
      <w:tr w:rsidR="005C02EB" w:rsidRPr="00252FE1" w14:paraId="50EF9677" w14:textId="77777777" w:rsidTr="00CD508F">
        <w:trPr>
          <w:trHeight w:val="340"/>
          <w:trPrChange w:id="161" w:author="Can, Hami" w:date="2024-11-30T15:57:00Z" w16du:dateUtc="2024-11-30T14:57:00Z">
            <w:trPr>
              <w:trHeight w:val="340"/>
            </w:trPr>
          </w:trPrChange>
        </w:trPr>
        <w:tc>
          <w:tcPr>
            <w:tcW w:w="7797" w:type="dxa"/>
            <w:gridSpan w:val="3"/>
            <w:tcBorders>
              <w:top w:val="nil"/>
            </w:tcBorders>
            <w:vAlign w:val="bottom"/>
            <w:tcPrChange w:id="162" w:author="Can, Hami" w:date="2024-11-30T15:57:00Z" w16du:dateUtc="2024-11-30T14:57:00Z">
              <w:tcPr>
                <w:tcW w:w="7797" w:type="dxa"/>
                <w:gridSpan w:val="3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30492479" w14:textId="48EB259A" w:rsidR="001C4724" w:rsidRPr="00C20DAC" w:rsidRDefault="00C5417D" w:rsidP="00A5202C">
            <w:pPr>
              <w:rPr>
                <w:rFonts w:ascii="Optima" w:eastAsia="Times New Roman" w:hAnsi="Optima" w:cs="Times New Roman"/>
                <w:sz w:val="20"/>
                <w:szCs w:val="20"/>
                <w:lang w:val="en-US"/>
              </w:rPr>
            </w:pPr>
            <w:r w:rsidRPr="00C20DAC">
              <w:rPr>
                <w:rFonts w:ascii="Optima" w:hAnsi="Optima"/>
                <w:b/>
                <w:bCs/>
                <w:sz w:val="23"/>
                <w:szCs w:val="23"/>
                <w:lang w:val="en-US"/>
              </w:rPr>
              <w:t>Häfele SE &amp; CO KG</w:t>
            </w:r>
          </w:p>
        </w:tc>
        <w:tc>
          <w:tcPr>
            <w:tcW w:w="2016" w:type="dxa"/>
            <w:tcBorders>
              <w:top w:val="nil"/>
            </w:tcBorders>
            <w:vAlign w:val="bottom"/>
            <w:tcPrChange w:id="163" w:author="Can, Hami" w:date="2024-11-30T15:57:00Z" w16du:dateUtc="2024-11-30T14:57:00Z">
              <w:tcPr>
                <w:tcW w:w="2016" w:type="dxa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0108FD71" w14:textId="489169FD" w:rsidR="001C4724" w:rsidRPr="00C20DAC" w:rsidRDefault="00C5417D" w:rsidP="00A5202C">
            <w:pPr>
              <w:jc w:val="right"/>
              <w:rPr>
                <w:rFonts w:ascii="Optima" w:eastAsia="Times New Roman" w:hAnsi="Optima" w:cs="Times New Roman"/>
                <w:sz w:val="23"/>
                <w:szCs w:val="23"/>
                <w:lang w:val="en-US"/>
              </w:rPr>
            </w:pPr>
            <w:r w:rsidRPr="00C20DAC">
              <w:rPr>
                <w:rFonts w:ascii="Optima" w:eastAsia="Times New Roman" w:hAnsi="Optima" w:cs="Times New Roman"/>
                <w:sz w:val="23"/>
                <w:szCs w:val="23"/>
                <w:lang w:val="en-US"/>
              </w:rPr>
              <w:t>Nagold</w:t>
            </w:r>
          </w:p>
        </w:tc>
      </w:tr>
      <w:tr w:rsidR="005C02EB" w:rsidRPr="00252FE1" w14:paraId="475EF70E" w14:textId="77777777" w:rsidTr="005C02EB">
        <w:trPr>
          <w:trHeight w:val="20"/>
          <w:trPrChange w:id="164" w:author="Can, Hami" w:date="2024-11-30T15:09:00Z" w16du:dateUtc="2024-11-30T14:09:00Z">
            <w:trPr>
              <w:trHeight w:val="20"/>
            </w:trPr>
          </w:trPrChange>
        </w:trPr>
        <w:tc>
          <w:tcPr>
            <w:tcW w:w="7797" w:type="dxa"/>
            <w:gridSpan w:val="3"/>
            <w:vAlign w:val="bottom"/>
            <w:tcPrChange w:id="165" w:author="Can, Hami" w:date="2024-11-30T15:09:00Z" w16du:dateUtc="2024-11-30T14:09:00Z">
              <w:tcPr>
                <w:tcW w:w="7797" w:type="dxa"/>
                <w:gridSpan w:val="3"/>
                <w:vAlign w:val="bottom"/>
              </w:tcPr>
            </w:tcPrChange>
          </w:tcPr>
          <w:p w14:paraId="126C38D6" w14:textId="2E82A421" w:rsidR="001C4724" w:rsidRPr="00C20DAC" w:rsidRDefault="00042B18" w:rsidP="00A5202C">
            <w:pPr>
              <w:rPr>
                <w:rFonts w:ascii="Optima" w:eastAsia="Times New Roman" w:hAnsi="Optima" w:cs="Times New Roman"/>
                <w:i/>
                <w:sz w:val="20"/>
                <w:szCs w:val="20"/>
                <w:lang w:val="en-US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>S</w:t>
            </w:r>
            <w:r w:rsidR="00C5417D" w:rsidRPr="00C20DAC">
              <w:rPr>
                <w:rFonts w:ascii="Optima" w:hAnsi="Optima"/>
                <w:sz w:val="20"/>
                <w:szCs w:val="20"/>
              </w:rPr>
              <w:t xml:space="preserve">ales </w:t>
            </w:r>
            <w:r w:rsidRPr="00C20DAC">
              <w:rPr>
                <w:rFonts w:ascii="Optima" w:hAnsi="Optima"/>
                <w:sz w:val="20"/>
                <w:szCs w:val="20"/>
              </w:rPr>
              <w:t>M</w:t>
            </w:r>
            <w:r w:rsidR="00C5417D" w:rsidRPr="00C20DAC">
              <w:rPr>
                <w:rFonts w:ascii="Optima" w:hAnsi="Optima"/>
                <w:sz w:val="20"/>
                <w:szCs w:val="20"/>
              </w:rPr>
              <w:t xml:space="preserve">anager </w:t>
            </w:r>
            <w:r w:rsidRPr="00C20DAC">
              <w:rPr>
                <w:rFonts w:ascii="Optima" w:hAnsi="Optima"/>
                <w:sz w:val="20"/>
                <w:szCs w:val="20"/>
              </w:rPr>
              <w:t>E</w:t>
            </w:r>
            <w:r w:rsidR="00C5417D" w:rsidRPr="00C20DAC">
              <w:rPr>
                <w:rFonts w:ascii="Optima" w:hAnsi="Optima"/>
                <w:sz w:val="20"/>
                <w:szCs w:val="20"/>
              </w:rPr>
              <w:t xml:space="preserve">xport </w:t>
            </w:r>
            <w:r w:rsidRPr="00C20DAC">
              <w:rPr>
                <w:rFonts w:ascii="Optima" w:hAnsi="Optima"/>
                <w:sz w:val="20"/>
                <w:szCs w:val="20"/>
              </w:rPr>
              <w:t>L</w:t>
            </w:r>
            <w:r w:rsidR="00C5417D" w:rsidRPr="00C20DAC">
              <w:rPr>
                <w:rFonts w:ascii="Optima" w:hAnsi="Optima"/>
                <w:sz w:val="20"/>
                <w:szCs w:val="20"/>
              </w:rPr>
              <w:t>atam</w:t>
            </w:r>
          </w:p>
        </w:tc>
        <w:tc>
          <w:tcPr>
            <w:tcW w:w="2016" w:type="dxa"/>
            <w:vAlign w:val="bottom"/>
            <w:tcPrChange w:id="166" w:author="Can, Hami" w:date="2024-11-30T15:09:00Z" w16du:dateUtc="2024-11-30T14:09:00Z">
              <w:tcPr>
                <w:tcW w:w="2016" w:type="dxa"/>
                <w:vAlign w:val="bottom"/>
              </w:tcPr>
            </w:tcPrChange>
          </w:tcPr>
          <w:p w14:paraId="5CCD345F" w14:textId="7460BAE2" w:rsidR="001C4724" w:rsidRPr="00C20DAC" w:rsidRDefault="00C5417D" w:rsidP="00A5202C">
            <w:pPr>
              <w:jc w:val="right"/>
              <w:rPr>
                <w:rFonts w:ascii="Optima" w:eastAsia="Times New Roman" w:hAnsi="Optima" w:cs="Times New Roman"/>
                <w:sz w:val="20"/>
                <w:szCs w:val="20"/>
                <w:lang w:val="en-US"/>
              </w:rPr>
            </w:pPr>
            <w:r w:rsidRPr="00C20DAC"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t xml:space="preserve">07/2023 – </w:t>
            </w:r>
            <w:r w:rsidR="00BE6E90" w:rsidRPr="00C20DAC"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t>03/2024</w:t>
            </w:r>
          </w:p>
        </w:tc>
      </w:tr>
      <w:tr w:rsidR="005C02EB" w:rsidRPr="00252FE1" w14:paraId="15475C5A" w14:textId="77777777" w:rsidTr="005C02EB">
        <w:trPr>
          <w:trHeight w:val="20"/>
          <w:trPrChange w:id="167" w:author="Can, Hami" w:date="2024-11-30T15:09:00Z" w16du:dateUtc="2024-11-30T14:09:00Z">
            <w:trPr>
              <w:trHeight w:val="20"/>
            </w:trPr>
          </w:trPrChange>
        </w:trPr>
        <w:tc>
          <w:tcPr>
            <w:tcW w:w="9813" w:type="dxa"/>
            <w:gridSpan w:val="4"/>
            <w:vAlign w:val="bottom"/>
            <w:tcPrChange w:id="168" w:author="Can, Hami" w:date="2024-11-30T15:09:00Z" w16du:dateUtc="2024-11-30T14:09:00Z">
              <w:tcPr>
                <w:tcW w:w="9813" w:type="dxa"/>
                <w:gridSpan w:val="4"/>
                <w:vAlign w:val="bottom"/>
              </w:tcPr>
            </w:tcPrChange>
          </w:tcPr>
          <w:p w14:paraId="33B137CD" w14:textId="77777777" w:rsidR="00C5417D" w:rsidRPr="00C20DAC" w:rsidRDefault="00C5417D" w:rsidP="00A5202C">
            <w:pPr>
              <w:pStyle w:val="Bullets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contextualSpacing w:val="0"/>
              <w:rPr>
                <w:rFonts w:ascii="Optima" w:hAnsi="Optima"/>
                <w:sz w:val="20"/>
                <w:szCs w:val="20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>Verwaltung von Angeboten, Aufträgen und Reklamationen für Händler aus Honduras, Nicaragua und Paraguay</w:t>
            </w:r>
          </w:p>
          <w:p w14:paraId="30B68825" w14:textId="0C1A2CA8" w:rsidR="00C5417D" w:rsidRPr="00C20DAC" w:rsidRDefault="00C5417D" w:rsidP="00A5202C">
            <w:pPr>
              <w:pStyle w:val="Bullets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contextualSpacing w:val="0"/>
              <w:rPr>
                <w:rFonts w:ascii="Optima" w:hAnsi="Optima"/>
                <w:sz w:val="20"/>
                <w:szCs w:val="20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>Betreuung von Häfeles Tochterunternehmen (SAP</w:t>
            </w:r>
            <w:ins w:id="169" w:author="Can, Hami" w:date="2024-11-30T16:02:00Z" w16du:dateUtc="2024-11-30T15:02:00Z">
              <w:r w:rsidR="002922F0">
                <w:rPr>
                  <w:rFonts w:ascii="Optima" w:hAnsi="Optima"/>
                  <w:sz w:val="20"/>
                  <w:szCs w:val="20"/>
                </w:rPr>
                <w:t xml:space="preserve"> </w:t>
              </w:r>
            </w:ins>
            <w:del w:id="170" w:author="Can, Hami" w:date="2024-11-30T15:59:00Z" w16du:dateUtc="2024-11-30T14:59:00Z">
              <w:r w:rsidRPr="00C20DAC" w:rsidDel="002922F0">
                <w:rPr>
                  <w:rFonts w:ascii="Optima" w:hAnsi="Optima"/>
                  <w:sz w:val="20"/>
                  <w:szCs w:val="20"/>
                </w:rPr>
                <w:delText>-</w:delText>
              </w:r>
            </w:del>
            <w:ins w:id="171" w:author="Can, Hami" w:date="2024-11-30T15:59:00Z" w16du:dateUtc="2024-11-30T14:59:00Z">
              <w:r w:rsidR="002922F0">
                <w:rPr>
                  <w:rFonts w:ascii="Optima" w:hAnsi="Optima"/>
                  <w:sz w:val="20"/>
                  <w:szCs w:val="20"/>
                </w:rPr>
                <w:t xml:space="preserve">– </w:t>
              </w:r>
            </w:ins>
            <w:r w:rsidRPr="00C20DAC">
              <w:rPr>
                <w:rFonts w:ascii="Optima" w:hAnsi="Optima"/>
                <w:sz w:val="20"/>
                <w:szCs w:val="20"/>
              </w:rPr>
              <w:t>Probleme, Reklamationen, Gutschriften)</w:t>
            </w:r>
          </w:p>
          <w:p w14:paraId="2138A60F" w14:textId="2C2DBF74" w:rsidR="00E31F60" w:rsidRPr="00C20DAC" w:rsidRDefault="00C5417D" w:rsidP="00A5202C">
            <w:pPr>
              <w:pStyle w:val="Listenabsatz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tima" w:eastAsia="Times New Roman" w:hAnsi="Optima" w:cs="Times New Roman"/>
                <w:color w:val="000000"/>
                <w:sz w:val="20"/>
                <w:szCs w:val="20"/>
                <w:lang w:val="de-DE"/>
              </w:rPr>
            </w:pPr>
            <w:r w:rsidRPr="00C20DAC">
              <w:rPr>
                <w:rFonts w:ascii="Optima" w:hAnsi="Optima"/>
                <w:i/>
                <w:iCs/>
                <w:sz w:val="20"/>
                <w:szCs w:val="20"/>
              </w:rPr>
              <w:t xml:space="preserve">Führung durch die Häfele Markenwelt für Einblicke </w:t>
            </w:r>
            <w:r w:rsidR="00EB6AEB" w:rsidRPr="00C20DAC">
              <w:rPr>
                <w:rFonts w:ascii="Optima" w:hAnsi="Optima"/>
                <w:i/>
                <w:iCs/>
                <w:sz w:val="20"/>
                <w:szCs w:val="20"/>
              </w:rPr>
              <w:t xml:space="preserve">in </w:t>
            </w:r>
            <w:r w:rsidRPr="00C20DAC">
              <w:rPr>
                <w:rFonts w:ascii="Optima" w:hAnsi="Optima"/>
                <w:i/>
                <w:iCs/>
                <w:sz w:val="20"/>
                <w:szCs w:val="20"/>
              </w:rPr>
              <w:t>neue Häfele Produkte</w:t>
            </w:r>
          </w:p>
        </w:tc>
      </w:tr>
      <w:tr w:rsidR="005C02EB" w:rsidRPr="00252FE1" w14:paraId="36A0F833" w14:textId="77777777" w:rsidTr="005C02EB">
        <w:trPr>
          <w:trHeight w:val="20"/>
          <w:trPrChange w:id="172" w:author="Can, Hami" w:date="2024-11-30T15:09:00Z" w16du:dateUtc="2024-11-30T14:09:00Z">
            <w:trPr>
              <w:trHeight w:val="20"/>
            </w:trPr>
          </w:trPrChange>
        </w:trPr>
        <w:tc>
          <w:tcPr>
            <w:tcW w:w="7797" w:type="dxa"/>
            <w:gridSpan w:val="3"/>
            <w:vAlign w:val="bottom"/>
            <w:tcPrChange w:id="173" w:author="Can, Hami" w:date="2024-11-30T15:09:00Z" w16du:dateUtc="2024-11-30T14:09:00Z">
              <w:tcPr>
                <w:tcW w:w="7797" w:type="dxa"/>
                <w:gridSpan w:val="3"/>
                <w:vAlign w:val="bottom"/>
              </w:tcPr>
            </w:tcPrChange>
          </w:tcPr>
          <w:p w14:paraId="70B6741B" w14:textId="3844BAC8" w:rsidR="001C4724" w:rsidRPr="00C20DAC" w:rsidRDefault="00C5417D" w:rsidP="00A520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Optima" w:eastAsia="Times New Roman" w:hAnsi="Optima" w:cs="Times New Roman"/>
                <w:b/>
                <w:color w:val="000000"/>
                <w:sz w:val="20"/>
                <w:szCs w:val="20"/>
                <w:lang w:val="de-DE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>Aus</w:t>
            </w:r>
            <w:r w:rsidR="00041BEA" w:rsidRPr="00C20DAC">
              <w:rPr>
                <w:rFonts w:ascii="Optima" w:hAnsi="Optima"/>
                <w:sz w:val="20"/>
                <w:szCs w:val="20"/>
              </w:rPr>
              <w:t>zubildender</w:t>
            </w:r>
            <w:r w:rsidRPr="00C20DAC">
              <w:rPr>
                <w:rFonts w:ascii="Optima" w:hAnsi="Optima"/>
                <w:sz w:val="20"/>
                <w:szCs w:val="20"/>
              </w:rPr>
              <w:t xml:space="preserve"> im </w:t>
            </w:r>
            <w:r w:rsidR="003473AB" w:rsidRPr="00C20DAC">
              <w:rPr>
                <w:rFonts w:ascii="Optima" w:hAnsi="Optima"/>
                <w:sz w:val="20"/>
                <w:szCs w:val="20"/>
              </w:rPr>
              <w:t>G</w:t>
            </w:r>
            <w:r w:rsidRPr="00C20DAC">
              <w:rPr>
                <w:rFonts w:ascii="Optima" w:hAnsi="Optima"/>
                <w:sz w:val="20"/>
                <w:szCs w:val="20"/>
              </w:rPr>
              <w:t>roß</w:t>
            </w:r>
            <w:ins w:id="174" w:author="Can, Hami" w:date="2024-11-30T15:58:00Z" w16du:dateUtc="2024-11-30T14:58:00Z">
              <w:r w:rsidR="00DA16CB">
                <w:rPr>
                  <w:rFonts w:ascii="Optima" w:hAnsi="Optima"/>
                  <w:sz w:val="20"/>
                  <w:szCs w:val="20"/>
                </w:rPr>
                <w:t xml:space="preserve"> </w:t>
              </w:r>
              <w:r w:rsidR="00DA16CB" w:rsidRPr="002922F0">
                <w:rPr>
                  <w:rFonts w:ascii="Optima" w:eastAsia="Times New Roman" w:hAnsi="Optima" w:cs="Times New Roman"/>
                  <w:bCs/>
                  <w:sz w:val="20"/>
                  <w:szCs w:val="20"/>
                  <w:lang w:val="de-DE"/>
                  <w:rPrChange w:id="175" w:author="Can, Hami" w:date="2024-11-30T15:58:00Z" w16du:dateUtc="2024-11-30T14:58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en-US"/>
                    </w:rPr>
                  </w:rPrChange>
                </w:rPr>
                <w:t xml:space="preserve">– </w:t>
              </w:r>
            </w:ins>
            <w:del w:id="176" w:author="Can, Hami" w:date="2024-11-30T15:58:00Z" w16du:dateUtc="2024-11-30T14:58:00Z">
              <w:r w:rsidRPr="00C20DAC" w:rsidDel="00DA16CB">
                <w:rPr>
                  <w:rFonts w:ascii="Optima" w:hAnsi="Optima"/>
                  <w:sz w:val="20"/>
                  <w:szCs w:val="20"/>
                </w:rPr>
                <w:delText xml:space="preserve">- </w:delText>
              </w:r>
            </w:del>
            <w:r w:rsidRPr="00C20DAC">
              <w:rPr>
                <w:rFonts w:ascii="Optima" w:hAnsi="Optima"/>
                <w:sz w:val="20"/>
                <w:szCs w:val="20"/>
              </w:rPr>
              <w:t xml:space="preserve">und </w:t>
            </w:r>
            <w:r w:rsidR="003473AB" w:rsidRPr="00C20DAC">
              <w:rPr>
                <w:rFonts w:ascii="Optima" w:hAnsi="Optima"/>
                <w:sz w:val="20"/>
                <w:szCs w:val="20"/>
              </w:rPr>
              <w:t>A</w:t>
            </w:r>
            <w:r w:rsidRPr="00C20DAC">
              <w:rPr>
                <w:rFonts w:ascii="Optima" w:hAnsi="Optima"/>
                <w:sz w:val="20"/>
                <w:szCs w:val="20"/>
              </w:rPr>
              <w:t>ußenhandelsmanagement</w:t>
            </w:r>
          </w:p>
        </w:tc>
        <w:tc>
          <w:tcPr>
            <w:tcW w:w="2016" w:type="dxa"/>
            <w:vAlign w:val="bottom"/>
            <w:tcPrChange w:id="177" w:author="Can, Hami" w:date="2024-11-30T15:09:00Z" w16du:dateUtc="2024-11-30T14:09:00Z">
              <w:tcPr>
                <w:tcW w:w="2016" w:type="dxa"/>
                <w:vAlign w:val="bottom"/>
              </w:tcPr>
            </w:tcPrChange>
          </w:tcPr>
          <w:p w14:paraId="22912E11" w14:textId="0005F03C" w:rsidR="001C4724" w:rsidRPr="00C20DAC" w:rsidRDefault="00C5417D" w:rsidP="00A520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</w:pPr>
            <w:r w:rsidRPr="00C20DAC"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  <w:t>09/2020 – 07/2023</w:t>
            </w:r>
          </w:p>
        </w:tc>
      </w:tr>
      <w:tr w:rsidR="005C02EB" w:rsidRPr="00252FE1" w14:paraId="2DB64FAA" w14:textId="77777777" w:rsidTr="005C02EB">
        <w:trPr>
          <w:trHeight w:val="20"/>
          <w:trPrChange w:id="178" w:author="Can, Hami" w:date="2024-11-30T15:09:00Z" w16du:dateUtc="2024-11-30T14:09:00Z">
            <w:trPr>
              <w:trHeight w:val="20"/>
            </w:trPr>
          </w:trPrChange>
        </w:trPr>
        <w:tc>
          <w:tcPr>
            <w:tcW w:w="9813" w:type="dxa"/>
            <w:gridSpan w:val="4"/>
            <w:vAlign w:val="bottom"/>
            <w:tcPrChange w:id="179" w:author="Can, Hami" w:date="2024-11-30T15:09:00Z" w16du:dateUtc="2024-11-30T14:09:00Z">
              <w:tcPr>
                <w:tcW w:w="9813" w:type="dxa"/>
                <w:gridSpan w:val="4"/>
                <w:vAlign w:val="bottom"/>
              </w:tcPr>
            </w:tcPrChange>
          </w:tcPr>
          <w:p w14:paraId="4E374B23" w14:textId="77777777" w:rsidR="00C5417D" w:rsidRPr="00C20DAC" w:rsidRDefault="00C5417D" w:rsidP="00A5202C">
            <w:pPr>
              <w:pStyle w:val="Bullets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contextualSpacing w:val="0"/>
              <w:rPr>
                <w:rFonts w:ascii="Optima" w:hAnsi="Optima"/>
                <w:sz w:val="20"/>
                <w:szCs w:val="20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>Relevante Abteilungen: Einkauf, Verkauf, Buchhaltung, Zoll und Verkehr, Export</w:t>
            </w:r>
          </w:p>
          <w:p w14:paraId="3A4A4B6B" w14:textId="77777777" w:rsidR="00C5417D" w:rsidRPr="00C20DAC" w:rsidRDefault="00C5417D" w:rsidP="00A5202C">
            <w:pPr>
              <w:pStyle w:val="Bullets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contextualSpacing w:val="0"/>
              <w:rPr>
                <w:rFonts w:ascii="Optima" w:hAnsi="Optima"/>
                <w:sz w:val="20"/>
                <w:szCs w:val="20"/>
                <w:lang w:val="en-US"/>
              </w:rPr>
            </w:pPr>
            <w:r w:rsidRPr="00C20DAC">
              <w:rPr>
                <w:rFonts w:ascii="Optima" w:hAnsi="Optima"/>
                <w:sz w:val="20"/>
                <w:szCs w:val="20"/>
                <w:lang w:val="en-US"/>
              </w:rPr>
              <w:t>Projektteam: Top Job Azubi Messe Nagold 2022</w:t>
            </w:r>
          </w:p>
          <w:p w14:paraId="0BAE0303" w14:textId="4F3C0935" w:rsidR="003559B7" w:rsidRPr="00C20DAC" w:rsidRDefault="00C5417D" w:rsidP="00A5202C">
            <w:pPr>
              <w:pStyle w:val="Listenabsatz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tima" w:eastAsia="Times New Roman" w:hAnsi="Optima" w:cs="Times New Roman"/>
                <w:color w:val="000000"/>
                <w:sz w:val="20"/>
                <w:szCs w:val="20"/>
                <w:lang w:val="de-DE"/>
              </w:rPr>
            </w:pPr>
            <w:r w:rsidRPr="00C20DAC">
              <w:rPr>
                <w:rFonts w:ascii="Optima" w:hAnsi="Optima"/>
                <w:i/>
                <w:iCs/>
                <w:sz w:val="20"/>
                <w:szCs w:val="20"/>
              </w:rPr>
              <w:t>Schulungen: Excel, PowerPoint, Word, Produktkenntnisse vom Häfele Sortiment</w:t>
            </w:r>
          </w:p>
        </w:tc>
      </w:tr>
      <w:tr w:rsidR="005C02EB" w:rsidRPr="00252FE1" w:rsidDel="00F75698" w14:paraId="4106735D" w14:textId="77777777" w:rsidTr="005C02EB">
        <w:trPr>
          <w:trHeight w:val="340"/>
          <w:del w:id="180" w:author="Can, Hami" w:date="2024-11-30T14:05:00Z"/>
        </w:trPr>
        <w:tc>
          <w:tcPr>
            <w:tcW w:w="7797" w:type="dxa"/>
            <w:gridSpan w:val="3"/>
            <w:vAlign w:val="bottom"/>
          </w:tcPr>
          <w:p w14:paraId="640426C1" w14:textId="08DF3238" w:rsidR="001C4724" w:rsidRPr="005C02EB" w:rsidDel="00F75698" w:rsidRDefault="00C541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del w:id="181" w:author="Can, Hami" w:date="2024-11-30T14:05:00Z" w16du:dateUtc="2024-11-30T13:05:00Z"/>
                <w:rFonts w:ascii="Optima" w:eastAsia="Times New Roman" w:hAnsi="Optima" w:cs="Times New Roman"/>
                <w:b/>
                <w:color w:val="000000"/>
                <w:sz w:val="21"/>
                <w:szCs w:val="21"/>
                <w:lang w:val="de-DE"/>
                <w:rPrChange w:id="182" w:author="Can, Hami" w:date="2024-11-30T15:08:00Z" w16du:dateUtc="2024-11-30T14:08:00Z">
                  <w:rPr>
                    <w:del w:id="183" w:author="Can, Hami" w:date="2024-11-30T14:05:00Z" w16du:dateUtc="2024-11-30T13:05:00Z"/>
                    <w:rFonts w:ascii="Optima" w:eastAsia="Times New Roman" w:hAnsi="Optima" w:cs="Times New Roman"/>
                    <w:b/>
                    <w:color w:val="000000"/>
                    <w:sz w:val="21"/>
                    <w:szCs w:val="21"/>
                    <w:lang w:val="en-US"/>
                  </w:rPr>
                </w:rPrChange>
              </w:rPr>
              <w:pPrChange w:id="184" w:author="Can, Hami" w:date="2024-11-30T14:59:00Z" w16du:dateUtc="2024-11-30T13:59:00Z">
                <w:pPr>
                  <w:framePr w:hSpace="141" w:wrap="around" w:vAnchor="text" w:hAnchor="margin" w:xAlign="center" w:y="207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360" w:hanging="360"/>
                </w:pPr>
              </w:pPrChange>
            </w:pPr>
            <w:del w:id="185" w:author="Can, Hami" w:date="2024-11-30T14:05:00Z" w16du:dateUtc="2024-11-30T13:05:00Z">
              <w:r w:rsidRPr="005C02EB" w:rsidDel="00F75698">
                <w:rPr>
                  <w:rFonts w:ascii="Optima" w:hAnsi="Optima"/>
                  <w:b/>
                  <w:bCs/>
                  <w:sz w:val="23"/>
                  <w:szCs w:val="23"/>
                  <w:lang w:val="de-DE"/>
                  <w:rPrChange w:id="186" w:author="Can, Hami" w:date="2024-11-30T15:08:00Z" w16du:dateUtc="2024-11-30T14:08:00Z">
                    <w:rPr>
                      <w:rFonts w:ascii="Optima" w:hAnsi="Optima"/>
                      <w:b/>
                      <w:bCs/>
                      <w:sz w:val="23"/>
                      <w:szCs w:val="23"/>
                      <w:lang w:val="en-US"/>
                    </w:rPr>
                  </w:rPrChange>
                </w:rPr>
                <w:delText>Forellengasthof Waldeck</w:delText>
              </w:r>
            </w:del>
          </w:p>
        </w:tc>
        <w:tc>
          <w:tcPr>
            <w:tcW w:w="2016" w:type="dxa"/>
            <w:vAlign w:val="bottom"/>
          </w:tcPr>
          <w:p w14:paraId="0E4FA796" w14:textId="238CC2C0" w:rsidR="001C4724" w:rsidRPr="005C02EB" w:rsidDel="00F75698" w:rsidRDefault="00C541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del w:id="187" w:author="Can, Hami" w:date="2024-11-30T14:05:00Z" w16du:dateUtc="2024-11-30T13:05:00Z"/>
                <w:rFonts w:ascii="Optima" w:eastAsia="Times New Roman" w:hAnsi="Optima" w:cs="Times New Roman"/>
                <w:b/>
                <w:color w:val="000000"/>
                <w:sz w:val="23"/>
                <w:szCs w:val="23"/>
                <w:lang w:val="de-DE"/>
                <w:rPrChange w:id="188" w:author="Can, Hami" w:date="2024-11-30T15:08:00Z" w16du:dateUtc="2024-11-30T14:08:00Z">
                  <w:rPr>
                    <w:del w:id="189" w:author="Can, Hami" w:date="2024-11-30T14:05:00Z" w16du:dateUtc="2024-11-30T13:05:00Z"/>
                    <w:rFonts w:ascii="Optima" w:eastAsia="Times New Roman" w:hAnsi="Optima" w:cs="Times New Roman"/>
                    <w:b/>
                    <w:color w:val="000000"/>
                    <w:sz w:val="23"/>
                    <w:szCs w:val="23"/>
                    <w:lang w:val="en-US"/>
                  </w:rPr>
                </w:rPrChange>
              </w:rPr>
              <w:pPrChange w:id="190" w:author="Can, Hami" w:date="2024-11-30T14:59:00Z" w16du:dateUtc="2024-11-30T13:59:00Z">
                <w:pPr>
                  <w:framePr w:hSpace="141" w:wrap="around" w:vAnchor="text" w:hAnchor="margin" w:xAlign="center" w:y="207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right"/>
                </w:pPr>
              </w:pPrChange>
            </w:pPr>
            <w:del w:id="191" w:author="Can, Hami" w:date="2024-11-30T14:05:00Z" w16du:dateUtc="2024-11-30T13:05:00Z">
              <w:r w:rsidRPr="005C02EB" w:rsidDel="00F75698">
                <w:rPr>
                  <w:rFonts w:ascii="Optima" w:eastAsia="Times New Roman" w:hAnsi="Optima" w:cs="Times New Roman"/>
                  <w:sz w:val="23"/>
                  <w:szCs w:val="23"/>
                  <w:lang w:val="de-DE"/>
                  <w:rPrChange w:id="192" w:author="Can, Hami" w:date="2024-11-30T15:08:00Z" w16du:dateUtc="2024-11-30T14:08:00Z">
                    <w:rPr>
                      <w:rFonts w:ascii="Optima" w:eastAsia="Times New Roman" w:hAnsi="Optima" w:cs="Times New Roman"/>
                      <w:sz w:val="23"/>
                      <w:szCs w:val="23"/>
                      <w:lang w:val="en-US"/>
                    </w:rPr>
                  </w:rPrChange>
                </w:rPr>
                <w:delText>Horb am Neckar</w:delText>
              </w:r>
            </w:del>
          </w:p>
        </w:tc>
      </w:tr>
      <w:tr w:rsidR="005C02EB" w:rsidRPr="00252FE1" w:rsidDel="00F75698" w14:paraId="23392B71" w14:textId="77777777" w:rsidTr="005C02EB">
        <w:trPr>
          <w:trHeight w:val="20"/>
          <w:del w:id="193" w:author="Can, Hami" w:date="2024-11-30T14:05:00Z"/>
        </w:trPr>
        <w:tc>
          <w:tcPr>
            <w:tcW w:w="7797" w:type="dxa"/>
            <w:gridSpan w:val="3"/>
            <w:vAlign w:val="bottom"/>
          </w:tcPr>
          <w:p w14:paraId="55A73ACE" w14:textId="27A71877" w:rsidR="001C4724" w:rsidRPr="005C02EB" w:rsidDel="00F75698" w:rsidRDefault="00C541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del w:id="194" w:author="Can, Hami" w:date="2024-11-30T14:05:00Z" w16du:dateUtc="2024-11-30T13:05:00Z"/>
                <w:rFonts w:ascii="Optima" w:eastAsia="Times New Roman" w:hAnsi="Optima" w:cs="Times New Roman"/>
                <w:b/>
                <w:color w:val="000000"/>
                <w:sz w:val="20"/>
                <w:szCs w:val="20"/>
                <w:lang w:val="de-DE"/>
                <w:rPrChange w:id="195" w:author="Can, Hami" w:date="2024-11-30T15:08:00Z" w16du:dateUtc="2024-11-30T14:08:00Z">
                  <w:rPr>
                    <w:del w:id="196" w:author="Can, Hami" w:date="2024-11-30T14:05:00Z" w16du:dateUtc="2024-11-30T13:05:00Z"/>
                    <w:rFonts w:ascii="Optima" w:eastAsia="Times New Roman" w:hAnsi="Optima" w:cs="Times New Roman"/>
                    <w:b/>
                    <w:color w:val="000000"/>
                    <w:sz w:val="20"/>
                    <w:szCs w:val="20"/>
                    <w:lang w:val="en-US"/>
                  </w:rPr>
                </w:rPrChange>
              </w:rPr>
              <w:pPrChange w:id="197" w:author="Can, Hami" w:date="2024-11-30T14:59:00Z" w16du:dateUtc="2024-11-30T13:59:00Z">
                <w:pPr>
                  <w:framePr w:hSpace="141" w:wrap="around" w:vAnchor="text" w:hAnchor="margin" w:xAlign="center" w:y="207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360" w:hanging="360"/>
                </w:pPr>
              </w:pPrChange>
            </w:pPr>
            <w:del w:id="198" w:author="Can, Hami" w:date="2024-11-30T14:05:00Z" w16du:dateUtc="2024-11-30T13:05:00Z">
              <w:r w:rsidRPr="00C20DAC" w:rsidDel="00F75698">
                <w:rPr>
                  <w:rFonts w:ascii="Optima" w:hAnsi="Optima"/>
                  <w:sz w:val="20"/>
                  <w:szCs w:val="20"/>
                </w:rPr>
                <w:delText>Restaurantfachkraft</w:delText>
              </w:r>
            </w:del>
          </w:p>
        </w:tc>
        <w:tc>
          <w:tcPr>
            <w:tcW w:w="2016" w:type="dxa"/>
            <w:vAlign w:val="bottom"/>
          </w:tcPr>
          <w:p w14:paraId="0B87D47E" w14:textId="65C64100" w:rsidR="001C4724" w:rsidRPr="005C02EB" w:rsidDel="00F75698" w:rsidRDefault="00C541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del w:id="199" w:author="Can, Hami" w:date="2024-11-30T14:05:00Z" w16du:dateUtc="2024-11-30T13:05:00Z"/>
                <w:rFonts w:ascii="Optima" w:eastAsia="Times New Roman" w:hAnsi="Optima" w:cs="Times New Roman"/>
                <w:b/>
                <w:color w:val="000000"/>
                <w:sz w:val="20"/>
                <w:szCs w:val="20"/>
                <w:lang w:val="de-DE"/>
                <w:rPrChange w:id="200" w:author="Can, Hami" w:date="2024-11-30T15:08:00Z" w16du:dateUtc="2024-11-30T14:08:00Z">
                  <w:rPr>
                    <w:del w:id="201" w:author="Can, Hami" w:date="2024-11-30T14:05:00Z" w16du:dateUtc="2024-11-30T13:05:00Z"/>
                    <w:rFonts w:ascii="Optima" w:eastAsia="Times New Roman" w:hAnsi="Optima" w:cs="Times New Roman"/>
                    <w:b/>
                    <w:color w:val="000000"/>
                    <w:sz w:val="20"/>
                    <w:szCs w:val="20"/>
                    <w:lang w:val="en-US"/>
                  </w:rPr>
                </w:rPrChange>
              </w:rPr>
              <w:pPrChange w:id="202" w:author="Can, Hami" w:date="2024-11-30T14:59:00Z" w16du:dateUtc="2024-11-30T13:59:00Z">
                <w:pPr>
                  <w:framePr w:hSpace="141" w:wrap="around" w:vAnchor="text" w:hAnchor="margin" w:xAlign="center" w:y="207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right"/>
                </w:pPr>
              </w:pPrChange>
            </w:pPr>
            <w:del w:id="203" w:author="Can, Hami" w:date="2024-11-30T14:05:00Z" w16du:dateUtc="2024-11-30T13:05:00Z">
              <w:r w:rsidRPr="005C02EB" w:rsidDel="00F75698">
                <w:rPr>
                  <w:rFonts w:ascii="Optima" w:eastAsia="Times New Roman" w:hAnsi="Optima" w:cs="Times New Roman"/>
                  <w:bCs/>
                  <w:sz w:val="20"/>
                  <w:szCs w:val="20"/>
                  <w:lang w:val="de-DE"/>
                  <w:rPrChange w:id="204" w:author="Can, Hami" w:date="2024-11-30T15:08:00Z" w16du:dateUtc="2024-11-30T14:08:00Z">
                    <w:rPr>
                      <w:rFonts w:ascii="Optima" w:eastAsia="Times New Roman" w:hAnsi="Optima" w:cs="Times New Roman"/>
                      <w:bCs/>
                      <w:sz w:val="20"/>
                      <w:szCs w:val="20"/>
                      <w:lang w:val="en-US"/>
                    </w:rPr>
                  </w:rPrChange>
                </w:rPr>
                <w:delText>05/2018 – 05/2019</w:delText>
              </w:r>
            </w:del>
          </w:p>
        </w:tc>
      </w:tr>
      <w:tr w:rsidR="005C02EB" w:rsidRPr="00252FE1" w14:paraId="6EF5068B" w14:textId="77777777" w:rsidTr="005C02EB">
        <w:trPr>
          <w:trHeight w:val="454"/>
          <w:trPrChange w:id="205" w:author="Can, Hami" w:date="2024-11-30T15:09:00Z" w16du:dateUtc="2024-11-30T14:09:00Z">
            <w:trPr>
              <w:trHeight w:val="454"/>
            </w:trPr>
          </w:trPrChange>
        </w:trPr>
        <w:tc>
          <w:tcPr>
            <w:tcW w:w="9813" w:type="dxa"/>
            <w:gridSpan w:val="4"/>
            <w:tcBorders>
              <w:bottom w:val="single" w:sz="4" w:space="0" w:color="auto"/>
            </w:tcBorders>
            <w:vAlign w:val="bottom"/>
            <w:tcPrChange w:id="206" w:author="Can, Hami" w:date="2024-11-30T15:09:00Z" w16du:dateUtc="2024-11-30T14:09:00Z">
              <w:tcPr>
                <w:tcW w:w="9813" w:type="dxa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698CCC9" w14:textId="7B1B20AB" w:rsidR="001C4724" w:rsidRPr="00C20DAC" w:rsidRDefault="00E30446" w:rsidP="00A87F19">
            <w:pPr>
              <w:jc w:val="center"/>
              <w:rPr>
                <w:rFonts w:ascii="Optima" w:eastAsia="Times New Roman" w:hAnsi="Optima" w:cs="Times New Roman"/>
                <w:b/>
                <w:i/>
                <w:color w:val="000000"/>
                <w:sz w:val="28"/>
                <w:szCs w:val="28"/>
                <w:lang w:val="en-US"/>
              </w:rPr>
            </w:pPr>
            <w:r w:rsidRPr="00C20DAC">
              <w:rPr>
                <w:rFonts w:ascii="Optima" w:eastAsia="Times New Roman" w:hAnsi="Optima" w:cs="Times New Roman"/>
                <w:b/>
                <w:color w:val="000000"/>
                <w:sz w:val="28"/>
                <w:szCs w:val="28"/>
                <w:lang w:val="en-US"/>
              </w:rPr>
              <w:t>Au</w:t>
            </w:r>
            <w:r w:rsidR="00EC33FE" w:rsidRPr="00C20DAC">
              <w:rPr>
                <w:rFonts w:ascii="Optima" w:eastAsia="Times New Roman" w:hAnsi="Optima" w:cs="Times New Roman"/>
                <w:b/>
                <w:color w:val="000000"/>
                <w:sz w:val="28"/>
                <w:szCs w:val="28"/>
                <w:lang w:val="en-US"/>
              </w:rPr>
              <w:t>ss</w:t>
            </w:r>
            <w:r w:rsidRPr="00C20DAC">
              <w:rPr>
                <w:rFonts w:ascii="Optima" w:eastAsia="Times New Roman" w:hAnsi="Optima" w:cs="Times New Roman"/>
                <w:b/>
                <w:color w:val="000000"/>
                <w:sz w:val="28"/>
                <w:szCs w:val="28"/>
                <w:lang w:val="en-US"/>
              </w:rPr>
              <w:t>erfachliches Engagement</w:t>
            </w:r>
          </w:p>
        </w:tc>
      </w:tr>
      <w:tr w:rsidR="005C02EB" w:rsidRPr="00252FE1" w14:paraId="04A98D0B" w14:textId="77777777" w:rsidTr="005C02EB">
        <w:trPr>
          <w:trHeight w:val="340"/>
          <w:trPrChange w:id="207" w:author="Can, Hami" w:date="2024-11-30T15:09:00Z" w16du:dateUtc="2024-11-30T14:09:00Z">
            <w:trPr>
              <w:trHeight w:val="340"/>
            </w:trPr>
          </w:trPrChange>
        </w:trPr>
        <w:tc>
          <w:tcPr>
            <w:tcW w:w="779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tcPrChange w:id="208" w:author="Can, Hami" w:date="2024-11-30T15:09:00Z" w16du:dateUtc="2024-11-30T14:09:00Z">
              <w:tcPr>
                <w:tcW w:w="7797" w:type="dxa"/>
                <w:gridSpan w:val="3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4909064B" w14:textId="60D3F4C7" w:rsidR="001C4724" w:rsidRPr="00C20DAC" w:rsidRDefault="00530C9E" w:rsidP="00A87F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tima" w:eastAsia="Times New Roman" w:hAnsi="Optima" w:cs="Times New Roman"/>
                <w:b/>
                <w:color w:val="000000"/>
                <w:sz w:val="21"/>
                <w:szCs w:val="21"/>
                <w:lang w:val="en-US"/>
              </w:rPr>
            </w:pPr>
            <w:ins w:id="209" w:author="Can, Hami" w:date="2024-11-30T15:24:00Z" w16du:dateUtc="2024-11-30T14:24:00Z">
              <w:r w:rsidRPr="000529DE">
                <w:rPr>
                  <w:rFonts w:ascii="Optima" w:hAnsi="Optima"/>
                  <w:b/>
                  <w:bCs/>
                  <w:sz w:val="23"/>
                  <w:szCs w:val="23"/>
                </w:rPr>
                <w:t>Caritas Horb/Freudenstadt</w:t>
              </w:r>
              <w:r>
                <w:rPr>
                  <w:rFonts w:ascii="Optima" w:hAnsi="Optima"/>
                  <w:b/>
                  <w:bCs/>
                  <w:sz w:val="23"/>
                  <w:szCs w:val="23"/>
                </w:rPr>
                <w:t xml:space="preserve"> </w:t>
              </w:r>
            </w:ins>
            <w:del w:id="210" w:author="Can, Hami" w:date="2024-11-30T15:24:00Z" w16du:dateUtc="2024-11-30T14:24:00Z">
              <w:r w:rsidR="00042B18" w:rsidRPr="00C20DAC" w:rsidDel="00530C9E">
                <w:rPr>
                  <w:rFonts w:ascii="Optima" w:hAnsi="Optima"/>
                  <w:b/>
                  <w:bCs/>
                  <w:sz w:val="23"/>
                  <w:szCs w:val="23"/>
                </w:rPr>
                <w:delText>Vfb Stuttgart</w:delText>
              </w:r>
            </w:del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tcPrChange w:id="211" w:author="Can, Hami" w:date="2024-11-30T15:09:00Z" w16du:dateUtc="2024-11-30T14:09:00Z">
              <w:tcPr>
                <w:tcW w:w="201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7A435890" w14:textId="0E96BA28" w:rsidR="001C4724" w:rsidRPr="00C20DAC" w:rsidRDefault="00530C9E" w:rsidP="00A87F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Optima" w:eastAsia="Times New Roman" w:hAnsi="Optima" w:cs="Times New Roman"/>
                <w:sz w:val="23"/>
                <w:szCs w:val="23"/>
                <w:lang w:val="en-US"/>
              </w:rPr>
            </w:pPr>
            <w:proofErr w:type="spellStart"/>
            <w:ins w:id="212" w:author="Can, Hami" w:date="2024-11-30T15:24:00Z" w16du:dateUtc="2024-11-30T14:24:00Z">
              <w:r w:rsidRPr="00F566C9">
                <w:rPr>
                  <w:rFonts w:ascii="Optima" w:eastAsia="Times New Roman" w:hAnsi="Optima" w:cs="Times New Roman"/>
                  <w:sz w:val="23"/>
                  <w:szCs w:val="23"/>
                  <w:lang w:val="en-US"/>
                </w:rPr>
                <w:t>Horb</w:t>
              </w:r>
            </w:ins>
            <w:proofErr w:type="spellEnd"/>
            <w:ins w:id="213" w:author="Can, Hami" w:date="2024-11-30T15:53:00Z" w16du:dateUtc="2024-11-30T14:53:00Z">
              <w:r w:rsidR="00C935B2">
                <w:rPr>
                  <w:rFonts w:ascii="Optima" w:eastAsia="Times New Roman" w:hAnsi="Optima" w:cs="Times New Roman"/>
                  <w:sz w:val="23"/>
                  <w:szCs w:val="23"/>
                  <w:lang w:val="en-US"/>
                </w:rPr>
                <w:t xml:space="preserve"> </w:t>
              </w:r>
              <w:proofErr w:type="spellStart"/>
              <w:r w:rsidR="00C935B2">
                <w:rPr>
                  <w:rFonts w:ascii="Optima" w:eastAsia="Times New Roman" w:hAnsi="Optima" w:cs="Times New Roman"/>
                  <w:sz w:val="23"/>
                  <w:szCs w:val="23"/>
                  <w:lang w:val="en-US"/>
                </w:rPr>
                <w:t>a.N</w:t>
              </w:r>
              <w:proofErr w:type="spellEnd"/>
              <w:r w:rsidR="00C935B2">
                <w:rPr>
                  <w:rFonts w:ascii="Optima" w:eastAsia="Times New Roman" w:hAnsi="Optima" w:cs="Times New Roman"/>
                  <w:sz w:val="23"/>
                  <w:szCs w:val="23"/>
                  <w:lang w:val="en-US"/>
                </w:rPr>
                <w:t xml:space="preserve">. </w:t>
              </w:r>
            </w:ins>
            <w:ins w:id="214" w:author="Can, Hami" w:date="2024-11-30T15:24:00Z" w16du:dateUtc="2024-11-30T14:24:00Z">
              <w:r w:rsidRPr="00C20DAC" w:rsidDel="00530C9E">
                <w:rPr>
                  <w:rFonts w:ascii="Optima" w:eastAsia="Times New Roman" w:hAnsi="Optima" w:cs="Times New Roman"/>
                  <w:sz w:val="23"/>
                  <w:szCs w:val="23"/>
                  <w:lang w:val="en-US"/>
                </w:rPr>
                <w:t xml:space="preserve"> </w:t>
              </w:r>
            </w:ins>
            <w:del w:id="215" w:author="Can, Hami" w:date="2024-11-30T15:24:00Z" w16du:dateUtc="2024-11-30T14:24:00Z">
              <w:r w:rsidR="00042B18" w:rsidRPr="00C20DAC" w:rsidDel="00530C9E">
                <w:rPr>
                  <w:rFonts w:ascii="Optima" w:eastAsia="Times New Roman" w:hAnsi="Optima" w:cs="Times New Roman"/>
                  <w:sz w:val="23"/>
                  <w:szCs w:val="23"/>
                  <w:lang w:val="en-US"/>
                </w:rPr>
                <w:delText>Stuttgart</w:delText>
              </w:r>
            </w:del>
          </w:p>
        </w:tc>
      </w:tr>
      <w:tr w:rsidR="005C02EB" w:rsidRPr="00252FE1" w14:paraId="57B31F87" w14:textId="77777777" w:rsidTr="005C02EB">
        <w:trPr>
          <w:trHeight w:val="20"/>
          <w:trPrChange w:id="216" w:author="Can, Hami" w:date="2024-11-30T15:09:00Z" w16du:dateUtc="2024-11-30T14:09:00Z">
            <w:trPr>
              <w:trHeight w:val="20"/>
            </w:trPr>
          </w:trPrChange>
        </w:trPr>
        <w:tc>
          <w:tcPr>
            <w:tcW w:w="779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tcPrChange w:id="217" w:author="Can, Hami" w:date="2024-11-30T15:09:00Z" w16du:dateUtc="2024-11-30T14:09:00Z">
              <w:tcPr>
                <w:tcW w:w="779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779494DE" w14:textId="421DF50B" w:rsidR="001C4724" w:rsidRPr="00C20DAC" w:rsidRDefault="00530C9E" w:rsidP="00A87F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tima" w:eastAsia="Times New Roman" w:hAnsi="Optima" w:cs="Times New Roman"/>
                <w:bCs/>
                <w:i/>
                <w:iCs/>
                <w:color w:val="000000"/>
                <w:sz w:val="20"/>
                <w:szCs w:val="20"/>
                <w:lang w:val="de-DE"/>
              </w:rPr>
            </w:pPr>
            <w:ins w:id="218" w:author="Can, Hami" w:date="2024-11-30T15:24:00Z" w16du:dateUtc="2024-11-30T14:24:00Z">
              <w:r>
                <w:rPr>
                  <w:rFonts w:ascii="Optima" w:hAnsi="Optima"/>
                  <w:sz w:val="20"/>
                  <w:szCs w:val="20"/>
                </w:rPr>
                <w:t>Nachhilfelehrer für Geflüchtete aus Syrien, Ukraine und Kamerun</w:t>
              </w:r>
              <w:r w:rsidRPr="00C20DAC">
                <w:rPr>
                  <w:rFonts w:ascii="Optima" w:hAnsi="Optima"/>
                  <w:sz w:val="20"/>
                  <w:szCs w:val="20"/>
                </w:rPr>
                <w:t xml:space="preserve"> </w:t>
              </w:r>
            </w:ins>
            <w:del w:id="219" w:author="Can, Hami" w:date="2024-11-30T15:24:00Z" w16du:dateUtc="2024-11-30T14:24:00Z">
              <w:r w:rsidR="00042B18" w:rsidRPr="00C20DAC" w:rsidDel="00530C9E">
                <w:rPr>
                  <w:rFonts w:ascii="Optima" w:hAnsi="Optima"/>
                  <w:sz w:val="20"/>
                  <w:szCs w:val="20"/>
                </w:rPr>
                <w:delText>Fachkraft für Schutz und Sicherheit</w:delText>
              </w:r>
            </w:del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220" w:author="Can, Hami" w:date="2024-11-30T15:09:00Z" w16du:dateUtc="2024-11-30T14:09:00Z">
              <w:tcPr>
                <w:tcW w:w="2016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1A1FF97E" w14:textId="04199062" w:rsidR="001C4724" w:rsidRPr="00C20DAC" w:rsidRDefault="00530C9E" w:rsidP="00A87F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Optima" w:eastAsia="Times New Roman" w:hAnsi="Optima" w:cs="Times New Roman"/>
                <w:bCs/>
                <w:sz w:val="20"/>
                <w:szCs w:val="20"/>
                <w:lang w:val="en-US"/>
              </w:rPr>
            </w:pPr>
            <w:ins w:id="221" w:author="Can, Hami" w:date="2024-11-30T15:24:00Z" w16du:dateUtc="2024-11-30T14:24:00Z">
              <w:r>
                <w:rPr>
                  <w:rFonts w:ascii="Optima" w:hAnsi="Optima"/>
                  <w:sz w:val="20"/>
                  <w:szCs w:val="20"/>
                </w:rPr>
                <w:t>07/2024</w:t>
              </w:r>
            </w:ins>
            <w:ins w:id="222" w:author="Can, Hami" w:date="2024-11-30T15:56:00Z" w16du:dateUtc="2024-11-30T14:56:00Z">
              <w:r w:rsidR="00390CF1">
                <w:rPr>
                  <w:rFonts w:ascii="Optima" w:hAnsi="Optima"/>
                  <w:sz w:val="20"/>
                  <w:szCs w:val="20"/>
                </w:rPr>
                <w:t xml:space="preserve"> </w:t>
              </w:r>
              <w:r w:rsidR="00390CF1" w:rsidRPr="00C20DAC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</w:rPr>
                <w:t xml:space="preserve">– </w:t>
              </w:r>
            </w:ins>
            <w:ins w:id="223" w:author="Can, Hami" w:date="2024-11-30T15:24:00Z" w16du:dateUtc="2024-11-30T14:24:00Z">
              <w:r>
                <w:rPr>
                  <w:rFonts w:ascii="Optima" w:hAnsi="Optima"/>
                  <w:sz w:val="20"/>
                  <w:szCs w:val="20"/>
                </w:rPr>
                <w:t>heute</w:t>
              </w:r>
              <w:r w:rsidRPr="00C20DAC" w:rsidDel="00530C9E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</w:rPr>
                <w:t xml:space="preserve"> </w:t>
              </w:r>
            </w:ins>
            <w:del w:id="224" w:author="Can, Hami" w:date="2024-11-30T15:24:00Z" w16du:dateUtc="2024-11-30T14:24:00Z">
              <w:r w:rsidR="00042B18" w:rsidRPr="00C20DAC" w:rsidDel="00530C9E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</w:rPr>
                <w:delText xml:space="preserve">09/2019 – </w:delText>
              </w:r>
              <w:r w:rsidR="00041BEA" w:rsidRPr="00C20DAC" w:rsidDel="00530C9E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</w:rPr>
                <w:delText>heute</w:delText>
              </w:r>
            </w:del>
          </w:p>
        </w:tc>
      </w:tr>
      <w:tr w:rsidR="005C02EB" w:rsidRPr="00252FE1" w14:paraId="7E0A453F" w14:textId="77777777" w:rsidTr="005C02EB">
        <w:trPr>
          <w:trHeight w:val="20"/>
          <w:trPrChange w:id="225" w:author="Can, Hami" w:date="2024-11-30T15:09:00Z" w16du:dateUtc="2024-11-30T14:09:00Z">
            <w:trPr>
              <w:trHeight w:val="20"/>
            </w:trPr>
          </w:trPrChange>
        </w:trPr>
        <w:tc>
          <w:tcPr>
            <w:tcW w:w="981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tcPrChange w:id="226" w:author="Can, Hami" w:date="2024-11-30T15:09:00Z" w16du:dateUtc="2024-11-30T14:09:00Z">
              <w:tcPr>
                <w:tcW w:w="9813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347342F9" w14:textId="68CA7FC4" w:rsidR="00042B18" w:rsidRPr="00C20DAC" w:rsidDel="00530C9E" w:rsidRDefault="00EC33FE" w:rsidP="00A87F19">
            <w:pPr>
              <w:pStyle w:val="Bullets"/>
              <w:numPr>
                <w:ilvl w:val="0"/>
                <w:numId w:val="15"/>
              </w:numPr>
              <w:contextualSpacing w:val="0"/>
              <w:rPr>
                <w:del w:id="227" w:author="Can, Hami" w:date="2024-11-30T15:25:00Z" w16du:dateUtc="2024-11-30T14:25:00Z"/>
                <w:rFonts w:ascii="Optima" w:hAnsi="Optima"/>
                <w:sz w:val="20"/>
                <w:szCs w:val="20"/>
              </w:rPr>
            </w:pPr>
            <w:del w:id="228" w:author="Can, Hami" w:date="2024-11-30T15:25:00Z" w16du:dateUtc="2024-11-30T14:25:00Z">
              <w:r w:rsidRPr="00C20DAC" w:rsidDel="00530C9E">
                <w:rPr>
                  <w:rFonts w:ascii="Optima" w:hAnsi="Optima"/>
                  <w:sz w:val="20"/>
                  <w:szCs w:val="20"/>
                </w:rPr>
                <w:delText xml:space="preserve">Durchführung von </w:delText>
              </w:r>
              <w:r w:rsidR="00042B18" w:rsidRPr="00C20DAC" w:rsidDel="00530C9E">
                <w:rPr>
                  <w:rFonts w:ascii="Optima" w:hAnsi="Optima"/>
                  <w:sz w:val="20"/>
                  <w:szCs w:val="20"/>
                </w:rPr>
                <w:delText>(Vor-)</w:delText>
              </w:r>
              <w:r w:rsidR="00EB6AEB" w:rsidRPr="00C20DAC" w:rsidDel="00530C9E">
                <w:rPr>
                  <w:rFonts w:ascii="Optima" w:hAnsi="Optima"/>
                  <w:sz w:val="20"/>
                  <w:szCs w:val="20"/>
                </w:rPr>
                <w:delText>K</w:delText>
              </w:r>
              <w:r w:rsidR="00042B18" w:rsidRPr="00C20DAC" w:rsidDel="00530C9E">
                <w:rPr>
                  <w:rFonts w:ascii="Optima" w:hAnsi="Optima"/>
                  <w:sz w:val="20"/>
                  <w:szCs w:val="20"/>
                </w:rPr>
                <w:delText>ontroll</w:delText>
              </w:r>
              <w:r w:rsidR="00EB6AEB" w:rsidRPr="00C20DAC" w:rsidDel="00530C9E">
                <w:rPr>
                  <w:rFonts w:ascii="Optima" w:hAnsi="Optima"/>
                  <w:sz w:val="20"/>
                  <w:szCs w:val="20"/>
                </w:rPr>
                <w:delText>e</w:delText>
              </w:r>
              <w:r w:rsidRPr="00C20DAC" w:rsidDel="00530C9E">
                <w:rPr>
                  <w:rFonts w:ascii="Optima" w:hAnsi="Optima"/>
                  <w:sz w:val="20"/>
                  <w:szCs w:val="20"/>
                </w:rPr>
                <w:delText>n</w:delText>
              </w:r>
              <w:r w:rsidR="00042B18" w:rsidRPr="00C20DAC" w:rsidDel="00530C9E">
                <w:rPr>
                  <w:rFonts w:ascii="Optima" w:hAnsi="Optima"/>
                  <w:sz w:val="20"/>
                  <w:szCs w:val="20"/>
                </w:rPr>
                <w:delText xml:space="preserve"> in Form von Personen- und Taschenkontrollen vor Spielbeginn</w:delText>
              </w:r>
            </w:del>
          </w:p>
          <w:p w14:paraId="51381763" w14:textId="3B947A77" w:rsidR="00530C9E" w:rsidRDefault="00042B18" w:rsidP="00530C9E">
            <w:pPr>
              <w:pStyle w:val="Bullets"/>
              <w:numPr>
                <w:ilvl w:val="0"/>
                <w:numId w:val="33"/>
              </w:numPr>
              <w:rPr>
                <w:ins w:id="229" w:author="Can, Hami" w:date="2024-11-30T15:25:00Z" w16du:dateUtc="2024-11-30T14:25:00Z"/>
                <w:rFonts w:ascii="Optima" w:hAnsi="Optima"/>
                <w:sz w:val="20"/>
                <w:szCs w:val="20"/>
                <w:lang w:val="de-DE"/>
              </w:rPr>
            </w:pPr>
            <w:del w:id="230" w:author="Can, Hami" w:date="2024-11-30T15:25:00Z" w16du:dateUtc="2024-11-30T14:25:00Z">
              <w:r w:rsidRPr="00C20DAC" w:rsidDel="00530C9E">
                <w:rPr>
                  <w:rFonts w:ascii="Optima" w:hAnsi="Optima"/>
                  <w:sz w:val="20"/>
                  <w:szCs w:val="20"/>
                </w:rPr>
                <w:delText>Absicherung von Block-Trennungen und Flucht-Toren während des Spiels</w:delText>
              </w:r>
            </w:del>
            <w:ins w:id="231" w:author="Can, Hami" w:date="2024-11-30T15:25:00Z" w16du:dateUtc="2024-11-30T14:25:00Z">
              <w:r w:rsidR="00530C9E">
                <w:rPr>
                  <w:rFonts w:ascii="Optima" w:hAnsi="Optima"/>
                  <w:sz w:val="20"/>
                  <w:szCs w:val="20"/>
                  <w:lang w:val="de-DE"/>
                </w:rPr>
                <w:t>Unterstützung von Asylsuchenden beim Erlernen der deutschen Sprache und/oder in schulischen Fächern</w:t>
              </w:r>
            </w:ins>
          </w:p>
          <w:p w14:paraId="6FE60C86" w14:textId="77777777" w:rsidR="00530C9E" w:rsidRPr="003E3C52" w:rsidRDefault="00530C9E" w:rsidP="00530C9E">
            <w:pPr>
              <w:pStyle w:val="Bullets"/>
              <w:numPr>
                <w:ilvl w:val="0"/>
                <w:numId w:val="33"/>
              </w:numPr>
              <w:rPr>
                <w:ins w:id="232" w:author="Can, Hami" w:date="2024-11-30T15:25:00Z" w16du:dateUtc="2024-11-30T14:25:00Z"/>
                <w:rFonts w:ascii="Optima" w:hAnsi="Optima"/>
                <w:sz w:val="20"/>
                <w:szCs w:val="20"/>
                <w:lang w:val="de-DE"/>
              </w:rPr>
            </w:pPr>
            <w:ins w:id="233" w:author="Can, Hami" w:date="2024-11-30T15:25:00Z" w16du:dateUtc="2024-11-30T14:25:00Z">
              <w:r w:rsidRPr="003E3C52">
                <w:rPr>
                  <w:rFonts w:ascii="Optima" w:hAnsi="Optima"/>
                  <w:sz w:val="20"/>
                  <w:szCs w:val="20"/>
                  <w:lang w:val="de-DE"/>
                </w:rPr>
                <w:t>Vermittlung von Sprachkenntnissen und kulturellem Verständnis</w:t>
              </w:r>
            </w:ins>
          </w:p>
          <w:p w14:paraId="164206C4" w14:textId="677B6F88" w:rsidR="008403D4" w:rsidRPr="00C20DAC" w:rsidRDefault="00530C9E" w:rsidP="00530C9E">
            <w:pPr>
              <w:pStyle w:val="Listenabsatz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tima" w:eastAsia="Times New Roman" w:hAnsi="Optima" w:cs="Times New Roman"/>
                <w:b/>
                <w:color w:val="000000"/>
                <w:sz w:val="20"/>
                <w:szCs w:val="20"/>
                <w:lang w:val="de-DE"/>
              </w:rPr>
            </w:pPr>
            <w:ins w:id="234" w:author="Can, Hami" w:date="2024-11-30T15:25:00Z" w16du:dateUtc="2024-11-30T14:25:00Z">
              <w:r w:rsidRPr="003E3C52">
                <w:rPr>
                  <w:rFonts w:ascii="Optima" w:hAnsi="Optima"/>
                  <w:sz w:val="20"/>
                  <w:szCs w:val="20"/>
                  <w:lang w:val="de-DE"/>
                </w:rPr>
                <w:t>Individuelle Betreuung und Förderung von Lernfortschritten</w:t>
              </w:r>
            </w:ins>
          </w:p>
        </w:tc>
      </w:tr>
      <w:tr w:rsidR="005C02EB" w:rsidRPr="00252FE1" w14:paraId="24AB2670" w14:textId="77777777" w:rsidTr="005C02EB">
        <w:trPr>
          <w:trHeight w:val="340"/>
          <w:ins w:id="235" w:author="Can, Hami" w:date="2024-11-30T14:20:00Z"/>
          <w:trPrChange w:id="236" w:author="Can, Hami" w:date="2024-11-30T15:09:00Z" w16du:dateUtc="2024-11-30T14:09:00Z">
            <w:trPr>
              <w:trHeight w:val="340"/>
            </w:trPr>
          </w:trPrChange>
        </w:trPr>
        <w:tc>
          <w:tcPr>
            <w:tcW w:w="779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tcPrChange w:id="237" w:author="Can, Hami" w:date="2024-11-30T15:09:00Z" w16du:dateUtc="2024-11-30T14:09:00Z">
              <w:tcPr>
                <w:tcW w:w="779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7DE56DF0" w14:textId="71AC1F04" w:rsidR="003E3C52" w:rsidRPr="003E3C52" w:rsidRDefault="00530C9E" w:rsidP="00A87F19">
            <w:pPr>
              <w:rPr>
                <w:ins w:id="238" w:author="Can, Hami" w:date="2024-11-30T14:20:00Z" w16du:dateUtc="2024-11-30T13:20:00Z"/>
                <w:rFonts w:ascii="Optima" w:hAnsi="Optima"/>
                <w:b/>
                <w:bCs/>
                <w:sz w:val="23"/>
                <w:szCs w:val="23"/>
              </w:rPr>
            </w:pPr>
            <w:ins w:id="239" w:author="Can, Hami" w:date="2024-11-30T15:24:00Z" w16du:dateUtc="2024-11-30T14:24:00Z">
              <w:r w:rsidRPr="00C20DAC">
                <w:rPr>
                  <w:rFonts w:ascii="Optima" w:hAnsi="Optima"/>
                  <w:b/>
                  <w:bCs/>
                  <w:sz w:val="23"/>
                  <w:szCs w:val="23"/>
                </w:rPr>
                <w:t>Vfb Stuttgart</w:t>
              </w:r>
            </w:ins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240" w:author="Can, Hami" w:date="2024-11-30T15:09:00Z" w16du:dateUtc="2024-11-30T14:09:00Z">
              <w:tcPr>
                <w:tcW w:w="2016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5182DED3" w14:textId="076DBC88" w:rsidR="003E3C52" w:rsidRPr="003E3C52" w:rsidRDefault="00530C9E">
            <w:pPr>
              <w:jc w:val="right"/>
              <w:rPr>
                <w:ins w:id="241" w:author="Can, Hami" w:date="2024-11-30T14:20:00Z" w16du:dateUtc="2024-11-30T13:20:00Z"/>
                <w:rFonts w:ascii="Optima" w:eastAsia="Times New Roman" w:hAnsi="Optima" w:cs="Times New Roman"/>
                <w:sz w:val="23"/>
                <w:szCs w:val="23"/>
                <w:lang w:val="en-US"/>
                <w:rPrChange w:id="242" w:author="Can, Hami" w:date="2024-11-30T14:30:00Z" w16du:dateUtc="2024-11-30T13:30:00Z">
                  <w:rPr>
                    <w:ins w:id="243" w:author="Can, Hami" w:date="2024-11-30T14:20:00Z" w16du:dateUtc="2024-11-30T13:20:00Z"/>
                    <w:rFonts w:ascii="Optima" w:hAnsi="Optima"/>
                    <w:sz w:val="20"/>
                    <w:szCs w:val="20"/>
                  </w:rPr>
                </w:rPrChange>
              </w:rPr>
              <w:pPrChange w:id="244" w:author="Can, Hami" w:date="2024-11-30T14:59:00Z" w16du:dateUtc="2024-11-30T13:59:00Z">
                <w:pPr>
                  <w:pStyle w:val="Bullets"/>
                  <w:framePr w:hSpace="141" w:wrap="around" w:vAnchor="text" w:hAnchor="margin" w:xAlign="center" w:y="207"/>
                  <w:numPr>
                    <w:numId w:val="15"/>
                  </w:numPr>
                  <w:contextualSpacing w:val="0"/>
                </w:pPr>
              </w:pPrChange>
            </w:pPr>
            <w:ins w:id="245" w:author="Can, Hami" w:date="2024-11-30T15:24:00Z" w16du:dateUtc="2024-11-30T14:24:00Z">
              <w:r w:rsidRPr="00C20DAC">
                <w:rPr>
                  <w:rFonts w:ascii="Optima" w:eastAsia="Times New Roman" w:hAnsi="Optima" w:cs="Times New Roman"/>
                  <w:sz w:val="23"/>
                  <w:szCs w:val="23"/>
                  <w:lang w:val="en-US"/>
                </w:rPr>
                <w:t>Stuttgart</w:t>
              </w:r>
              <w:r w:rsidRPr="00530C9E">
                <w:rPr>
                  <w:rFonts w:ascii="Optima" w:eastAsia="Times New Roman" w:hAnsi="Optima" w:cs="Times New Roman"/>
                  <w:sz w:val="23"/>
                  <w:szCs w:val="23"/>
                  <w:lang w:val="en-US"/>
                </w:rPr>
                <w:t xml:space="preserve"> </w:t>
              </w:r>
            </w:ins>
          </w:p>
        </w:tc>
      </w:tr>
      <w:tr w:rsidR="005C02EB" w:rsidRPr="00252FE1" w14:paraId="3C15CBD3" w14:textId="77777777" w:rsidTr="005C02EB">
        <w:trPr>
          <w:trHeight w:val="20"/>
          <w:ins w:id="246" w:author="Can, Hami" w:date="2024-11-30T14:20:00Z"/>
          <w:trPrChange w:id="247" w:author="Can, Hami" w:date="2024-11-30T15:09:00Z" w16du:dateUtc="2024-11-30T14:09:00Z">
            <w:trPr>
              <w:trHeight w:val="20"/>
            </w:trPr>
          </w:trPrChange>
        </w:trPr>
        <w:tc>
          <w:tcPr>
            <w:tcW w:w="779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tcPrChange w:id="248" w:author="Can, Hami" w:date="2024-11-30T15:09:00Z" w16du:dateUtc="2024-11-30T14:09:00Z">
              <w:tcPr>
                <w:tcW w:w="779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281A3D6C" w14:textId="28CFB113" w:rsidR="0053090D" w:rsidRPr="00C20DAC" w:rsidRDefault="00530C9E" w:rsidP="00A87F19">
            <w:pPr>
              <w:pStyle w:val="Bullets"/>
              <w:numPr>
                <w:ilvl w:val="0"/>
                <w:numId w:val="0"/>
              </w:numPr>
              <w:contextualSpacing w:val="0"/>
              <w:rPr>
                <w:ins w:id="249" w:author="Can, Hami" w:date="2024-11-30T14:20:00Z" w16du:dateUtc="2024-11-30T13:20:00Z"/>
                <w:rFonts w:ascii="Optima" w:hAnsi="Optima"/>
                <w:sz w:val="20"/>
                <w:szCs w:val="20"/>
              </w:rPr>
            </w:pPr>
            <w:ins w:id="250" w:author="Can, Hami" w:date="2024-11-30T15:24:00Z" w16du:dateUtc="2024-11-30T14:24:00Z">
              <w:r w:rsidRPr="00C20DAC">
                <w:rPr>
                  <w:rFonts w:ascii="Optima" w:hAnsi="Optima"/>
                  <w:sz w:val="20"/>
                  <w:szCs w:val="20"/>
                </w:rPr>
                <w:t xml:space="preserve">Fachkraft für </w:t>
              </w:r>
            </w:ins>
            <w:ins w:id="251" w:author="Can, Hami" w:date="2024-11-30T15:25:00Z" w16du:dateUtc="2024-11-30T14:25:00Z">
              <w:r w:rsidR="00A32D69" w:rsidRPr="00C20DAC">
                <w:rPr>
                  <w:rFonts w:ascii="Optima" w:hAnsi="Optima"/>
                  <w:sz w:val="20"/>
                  <w:szCs w:val="20"/>
                </w:rPr>
                <w:t xml:space="preserve">Schutz </w:t>
              </w:r>
              <w:r w:rsidR="00A32D69" w:rsidRPr="00A32D69">
                <w:rPr>
                  <w:rFonts w:ascii="Optima" w:hAnsi="Optima"/>
                  <w:sz w:val="20"/>
                  <w:szCs w:val="20"/>
                  <w:rPrChange w:id="252" w:author="Can, Hami" w:date="2024-11-30T15:25:00Z" w16du:dateUtc="2024-11-30T14:25:00Z">
                    <w:rPr>
                      <w:rFonts w:ascii="Optima" w:hAnsi="Optima"/>
                      <w:b/>
                      <w:bCs/>
                      <w:sz w:val="23"/>
                      <w:szCs w:val="23"/>
                    </w:rPr>
                  </w:rPrChange>
                </w:rPr>
                <w:t>und</w:t>
              </w:r>
              <w:r w:rsidR="00A32D69">
                <w:rPr>
                  <w:rFonts w:ascii="Optima" w:hAnsi="Optima"/>
                  <w:b/>
                  <w:bCs/>
                  <w:sz w:val="23"/>
                  <w:szCs w:val="23"/>
                </w:rPr>
                <w:t xml:space="preserve"> </w:t>
              </w:r>
            </w:ins>
            <w:ins w:id="253" w:author="Can, Hami" w:date="2024-11-30T15:24:00Z" w16du:dateUtc="2024-11-30T14:24:00Z">
              <w:r w:rsidRPr="00C20DAC">
                <w:rPr>
                  <w:rFonts w:ascii="Optima" w:hAnsi="Optima"/>
                  <w:sz w:val="20"/>
                  <w:szCs w:val="20"/>
                </w:rPr>
                <w:t>Sicherheit</w:t>
              </w:r>
            </w:ins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254" w:author="Can, Hami" w:date="2024-11-30T15:09:00Z" w16du:dateUtc="2024-11-30T14:09:00Z">
              <w:tcPr>
                <w:tcW w:w="2016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7C78A9C4" w14:textId="7E5403BC" w:rsidR="0053090D" w:rsidRPr="00C20DAC" w:rsidRDefault="00530C9E">
            <w:pPr>
              <w:pStyle w:val="Bullets"/>
              <w:numPr>
                <w:ilvl w:val="0"/>
                <w:numId w:val="0"/>
              </w:numPr>
              <w:contextualSpacing w:val="0"/>
              <w:jc w:val="right"/>
              <w:rPr>
                <w:ins w:id="255" w:author="Can, Hami" w:date="2024-11-30T14:20:00Z" w16du:dateUtc="2024-11-30T13:20:00Z"/>
                <w:rFonts w:ascii="Optima" w:hAnsi="Optima"/>
                <w:sz w:val="20"/>
                <w:szCs w:val="20"/>
              </w:rPr>
              <w:pPrChange w:id="256" w:author="Can, Hami" w:date="2024-11-30T14:59:00Z" w16du:dateUtc="2024-11-30T13:59:00Z">
                <w:pPr>
                  <w:pStyle w:val="Bullets"/>
                  <w:framePr w:hSpace="141" w:wrap="around" w:vAnchor="text" w:hAnchor="margin" w:xAlign="center" w:y="207"/>
                  <w:numPr>
                    <w:numId w:val="15"/>
                  </w:numPr>
                  <w:contextualSpacing w:val="0"/>
                </w:pPr>
              </w:pPrChange>
            </w:pPr>
            <w:ins w:id="257" w:author="Can, Hami" w:date="2024-11-30T15:24:00Z" w16du:dateUtc="2024-11-30T14:24:00Z">
              <w:r w:rsidRPr="00C20DAC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</w:rPr>
                <w:t xml:space="preserve">09/2019 – </w:t>
              </w:r>
              <w:proofErr w:type="spellStart"/>
              <w:r w:rsidRPr="00C20DAC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</w:rPr>
                <w:t>heute</w:t>
              </w:r>
              <w:proofErr w:type="spellEnd"/>
              <w:r>
                <w:rPr>
                  <w:rFonts w:ascii="Optima" w:hAnsi="Optima"/>
                  <w:sz w:val="20"/>
                  <w:szCs w:val="20"/>
                </w:rPr>
                <w:t xml:space="preserve"> </w:t>
              </w:r>
            </w:ins>
          </w:p>
        </w:tc>
      </w:tr>
      <w:tr w:rsidR="005C02EB" w:rsidRPr="00252FE1" w14:paraId="3D882006" w14:textId="77777777" w:rsidTr="005C02EB">
        <w:trPr>
          <w:trHeight w:val="20"/>
          <w:ins w:id="258" w:author="Can, Hami" w:date="2024-11-30T14:20:00Z"/>
          <w:trPrChange w:id="259" w:author="Can, Hami" w:date="2024-11-30T15:09:00Z" w16du:dateUtc="2024-11-30T14:09:00Z">
            <w:trPr>
              <w:trHeight w:val="20"/>
            </w:trPr>
          </w:trPrChange>
        </w:trPr>
        <w:tc>
          <w:tcPr>
            <w:tcW w:w="981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tcPrChange w:id="260" w:author="Can, Hami" w:date="2024-11-30T15:09:00Z" w16du:dateUtc="2024-11-30T14:09:00Z">
              <w:tcPr>
                <w:tcW w:w="9813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4A2AEF29" w14:textId="05E73B08" w:rsidR="00530C9E" w:rsidRPr="00C20DAC" w:rsidRDefault="00530C9E" w:rsidP="00530C9E">
            <w:pPr>
              <w:pStyle w:val="Bullets"/>
              <w:numPr>
                <w:ilvl w:val="0"/>
                <w:numId w:val="33"/>
              </w:numPr>
              <w:contextualSpacing w:val="0"/>
              <w:rPr>
                <w:ins w:id="261" w:author="Can, Hami" w:date="2024-11-30T15:25:00Z" w16du:dateUtc="2024-11-30T14:25:00Z"/>
                <w:rFonts w:ascii="Optima" w:hAnsi="Optima"/>
                <w:sz w:val="20"/>
                <w:szCs w:val="20"/>
              </w:rPr>
            </w:pPr>
            <w:ins w:id="262" w:author="Can, Hami" w:date="2024-11-30T15:25:00Z" w16du:dateUtc="2024-11-30T14:25:00Z">
              <w:r w:rsidRPr="00C20DAC">
                <w:rPr>
                  <w:rFonts w:ascii="Optima" w:hAnsi="Optima"/>
                  <w:sz w:val="20"/>
                  <w:szCs w:val="20"/>
                </w:rPr>
                <w:t>Durchführung von (</w:t>
              </w:r>
              <w:proofErr w:type="gramStart"/>
              <w:r w:rsidRPr="00C20DAC">
                <w:rPr>
                  <w:rFonts w:ascii="Optima" w:hAnsi="Optima"/>
                  <w:sz w:val="20"/>
                  <w:szCs w:val="20"/>
                </w:rPr>
                <w:t>Vor</w:t>
              </w:r>
            </w:ins>
            <w:proofErr w:type="gramEnd"/>
            <w:ins w:id="263" w:author="Can, Hami" w:date="2024-11-30T16:03:00Z" w16du:dateUtc="2024-11-30T15:03:00Z">
              <w:r w:rsidR="002922F0">
                <w:rPr>
                  <w:rFonts w:ascii="Optima" w:hAnsi="Optima"/>
                  <w:sz w:val="20"/>
                  <w:szCs w:val="20"/>
                </w:rPr>
                <w:t>–) Kontrollen</w:t>
              </w:r>
            </w:ins>
            <w:ins w:id="264" w:author="Can, Hami" w:date="2024-11-30T15:25:00Z" w16du:dateUtc="2024-11-30T14:25:00Z">
              <w:r w:rsidRPr="00C20DAC">
                <w:rPr>
                  <w:rFonts w:ascii="Optima" w:hAnsi="Optima"/>
                  <w:sz w:val="20"/>
                  <w:szCs w:val="20"/>
                </w:rPr>
                <w:t xml:space="preserve"> in Form von Personen</w:t>
              </w:r>
            </w:ins>
            <w:ins w:id="265" w:author="Can, Hami" w:date="2024-11-30T15:59:00Z" w16du:dateUtc="2024-11-30T14:59:00Z">
              <w:r w:rsidR="002922F0">
                <w:rPr>
                  <w:rFonts w:ascii="Optima" w:hAnsi="Optima"/>
                  <w:sz w:val="20"/>
                  <w:szCs w:val="20"/>
                </w:rPr>
                <w:t>–</w:t>
              </w:r>
            </w:ins>
            <w:ins w:id="266" w:author="Can, Hami" w:date="2024-11-30T15:25:00Z" w16du:dateUtc="2024-11-30T14:25:00Z">
              <w:r w:rsidRPr="00C20DAC">
                <w:rPr>
                  <w:rFonts w:ascii="Optima" w:hAnsi="Optima"/>
                  <w:sz w:val="20"/>
                  <w:szCs w:val="20"/>
                </w:rPr>
                <w:t xml:space="preserve"> und Taschenkontrollen vor Spielbeginn</w:t>
              </w:r>
            </w:ins>
          </w:p>
          <w:p w14:paraId="4BBF7DB5" w14:textId="5379C24F" w:rsidR="003E3C52" w:rsidRPr="00C20DAC" w:rsidRDefault="00530C9E">
            <w:pPr>
              <w:pStyle w:val="Bullets"/>
              <w:numPr>
                <w:ilvl w:val="0"/>
                <w:numId w:val="33"/>
              </w:numPr>
              <w:contextualSpacing w:val="0"/>
              <w:rPr>
                <w:ins w:id="267" w:author="Can, Hami" w:date="2024-11-30T14:20:00Z" w16du:dateUtc="2024-11-30T13:20:00Z"/>
                <w:rFonts w:ascii="Optima" w:hAnsi="Optima"/>
                <w:sz w:val="20"/>
                <w:szCs w:val="20"/>
              </w:rPr>
              <w:pPrChange w:id="268" w:author="Can, Hami" w:date="2024-11-30T14:59:00Z" w16du:dateUtc="2024-11-30T13:59:00Z">
                <w:pPr>
                  <w:pStyle w:val="Bullets"/>
                  <w:framePr w:hSpace="141" w:wrap="around" w:vAnchor="text" w:hAnchor="margin" w:xAlign="center" w:y="207"/>
                  <w:numPr>
                    <w:numId w:val="15"/>
                  </w:numPr>
                  <w:contextualSpacing w:val="0"/>
                </w:pPr>
              </w:pPrChange>
            </w:pPr>
            <w:ins w:id="269" w:author="Can, Hami" w:date="2024-11-30T15:25:00Z" w16du:dateUtc="2024-11-30T14:25:00Z">
              <w:r w:rsidRPr="00C20DAC">
                <w:rPr>
                  <w:rFonts w:ascii="Optima" w:hAnsi="Optima"/>
                  <w:sz w:val="20"/>
                  <w:szCs w:val="20"/>
                </w:rPr>
                <w:t>Absicherung von Block</w:t>
              </w:r>
            </w:ins>
            <w:ins w:id="270" w:author="Can, Hami" w:date="2024-11-30T16:03:00Z" w16du:dateUtc="2024-11-30T15:03:00Z">
              <w:r w:rsidR="002922F0">
                <w:rPr>
                  <w:rFonts w:ascii="Optima" w:hAnsi="Optima"/>
                  <w:sz w:val="20"/>
                  <w:szCs w:val="20"/>
                </w:rPr>
                <w:t xml:space="preserve"> </w:t>
              </w:r>
            </w:ins>
            <w:ins w:id="271" w:author="Can, Hami" w:date="2024-11-30T15:59:00Z" w16du:dateUtc="2024-11-30T14:59:00Z">
              <w:r w:rsidR="002922F0">
                <w:rPr>
                  <w:rFonts w:ascii="Optima" w:hAnsi="Optima"/>
                  <w:sz w:val="20"/>
                  <w:szCs w:val="20"/>
                </w:rPr>
                <w:t xml:space="preserve">– </w:t>
              </w:r>
            </w:ins>
            <w:ins w:id="272" w:author="Can, Hami" w:date="2024-11-30T15:25:00Z" w16du:dateUtc="2024-11-30T14:25:00Z">
              <w:r w:rsidRPr="00C20DAC">
                <w:rPr>
                  <w:rFonts w:ascii="Optima" w:hAnsi="Optima"/>
                  <w:sz w:val="20"/>
                  <w:szCs w:val="20"/>
                </w:rPr>
                <w:t>Trennungen und Flucht</w:t>
              </w:r>
            </w:ins>
            <w:ins w:id="273" w:author="Can, Hami" w:date="2024-11-30T15:59:00Z" w16du:dateUtc="2024-11-30T14:59:00Z">
              <w:r w:rsidR="002922F0">
                <w:rPr>
                  <w:rFonts w:ascii="Optima" w:hAnsi="Optima"/>
                  <w:sz w:val="20"/>
                  <w:szCs w:val="20"/>
                </w:rPr>
                <w:t xml:space="preserve">– </w:t>
              </w:r>
            </w:ins>
            <w:ins w:id="274" w:author="Can, Hami" w:date="2024-11-30T15:25:00Z" w16du:dateUtc="2024-11-30T14:25:00Z">
              <w:r w:rsidRPr="00C20DAC">
                <w:rPr>
                  <w:rFonts w:ascii="Optima" w:hAnsi="Optima"/>
                  <w:sz w:val="20"/>
                  <w:szCs w:val="20"/>
                </w:rPr>
                <w:t>Toren während des Spiels</w:t>
              </w:r>
            </w:ins>
          </w:p>
        </w:tc>
      </w:tr>
      <w:tr w:rsidR="00C935B2" w:rsidRPr="00252FE1" w14:paraId="36313612" w14:textId="77777777" w:rsidTr="005C02EB">
        <w:trPr>
          <w:trHeight w:val="340"/>
          <w:ins w:id="275" w:author="Can, Hami" w:date="2024-11-30T14:20:00Z"/>
        </w:trPr>
        <w:tc>
          <w:tcPr>
            <w:tcW w:w="779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2D9E1F" w14:textId="6F226A41" w:rsidR="00C935B2" w:rsidRPr="00A76311" w:rsidRDefault="00C935B2">
            <w:pPr>
              <w:rPr>
                <w:ins w:id="276" w:author="Can, Hami" w:date="2024-11-30T14:34:00Z"/>
                <w:rFonts w:ascii="Optima" w:hAnsi="Optima"/>
                <w:sz w:val="20"/>
                <w:szCs w:val="20"/>
                <w:lang w:val="de-DE"/>
              </w:rPr>
              <w:pPrChange w:id="277" w:author="Can, Hami" w:date="2024-11-30T14:59:00Z" w16du:dateUtc="2024-11-30T13:59:00Z">
                <w:pPr>
                  <w:pStyle w:val="Bullets"/>
                  <w:framePr w:hSpace="141" w:wrap="around" w:vAnchor="text" w:hAnchor="margin" w:xAlign="center" w:y="207"/>
                  <w:numPr>
                    <w:numId w:val="0"/>
                  </w:numPr>
                  <w:ind w:left="0" w:firstLine="0"/>
                </w:pPr>
              </w:pPrChange>
            </w:pPr>
            <w:ins w:id="278" w:author="Can, Hami" w:date="2024-11-30T15:40:00Z">
              <w:r w:rsidRPr="00B329E4">
                <w:rPr>
                  <w:rFonts w:ascii="Optima" w:hAnsi="Optima"/>
                  <w:b/>
                  <w:bCs/>
                  <w:sz w:val="23"/>
                  <w:szCs w:val="23"/>
                </w:rPr>
                <w:t>Atib Türkisches Kulturzentrum</w:t>
              </w:r>
            </w:ins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B0906" w14:textId="403A3AED" w:rsidR="00C935B2" w:rsidRPr="00C20DAC" w:rsidRDefault="00C935B2">
            <w:pPr>
              <w:jc w:val="right"/>
              <w:rPr>
                <w:ins w:id="279" w:author="Can, Hami" w:date="2024-11-30T14:20:00Z" w16du:dateUtc="2024-11-30T13:20:00Z"/>
                <w:rFonts w:ascii="Optima" w:hAnsi="Optima"/>
                <w:sz w:val="20"/>
                <w:szCs w:val="20"/>
              </w:rPr>
              <w:pPrChange w:id="280" w:author="Can, Hami" w:date="2024-11-30T14:59:00Z" w16du:dateUtc="2024-11-30T13:59:00Z">
                <w:pPr>
                  <w:pStyle w:val="Bullets"/>
                  <w:framePr w:hSpace="141" w:wrap="around" w:vAnchor="text" w:hAnchor="margin" w:xAlign="center" w:y="207"/>
                  <w:numPr>
                    <w:numId w:val="15"/>
                  </w:numPr>
                  <w:contextualSpacing w:val="0"/>
                </w:pPr>
              </w:pPrChange>
            </w:pPr>
            <w:proofErr w:type="spellStart"/>
            <w:ins w:id="281" w:author="Can, Hami" w:date="2024-11-30T15:53:00Z" w16du:dateUtc="2024-11-30T14:53:00Z">
              <w:r w:rsidRPr="00F566C9">
                <w:rPr>
                  <w:rFonts w:ascii="Optima" w:eastAsia="Times New Roman" w:hAnsi="Optima" w:cs="Times New Roman"/>
                  <w:sz w:val="23"/>
                  <w:szCs w:val="23"/>
                  <w:lang w:val="en-US"/>
                </w:rPr>
                <w:t>Horb</w:t>
              </w:r>
              <w:proofErr w:type="spellEnd"/>
              <w:r>
                <w:rPr>
                  <w:rFonts w:ascii="Optima" w:eastAsia="Times New Roman" w:hAnsi="Optima" w:cs="Times New Roman"/>
                  <w:sz w:val="23"/>
                  <w:szCs w:val="23"/>
                  <w:lang w:val="en-US"/>
                </w:rPr>
                <w:t xml:space="preserve"> </w:t>
              </w:r>
              <w:proofErr w:type="spellStart"/>
              <w:r>
                <w:rPr>
                  <w:rFonts w:ascii="Optima" w:eastAsia="Times New Roman" w:hAnsi="Optima" w:cs="Times New Roman"/>
                  <w:sz w:val="23"/>
                  <w:szCs w:val="23"/>
                  <w:lang w:val="en-US"/>
                </w:rPr>
                <w:t>a.N</w:t>
              </w:r>
              <w:proofErr w:type="spellEnd"/>
              <w:r>
                <w:rPr>
                  <w:rFonts w:ascii="Optima" w:eastAsia="Times New Roman" w:hAnsi="Optima" w:cs="Times New Roman"/>
                  <w:sz w:val="23"/>
                  <w:szCs w:val="23"/>
                  <w:lang w:val="en-US"/>
                </w:rPr>
                <w:t xml:space="preserve">. </w:t>
              </w:r>
              <w:r w:rsidRPr="00C20DAC" w:rsidDel="00530C9E">
                <w:rPr>
                  <w:rFonts w:ascii="Optima" w:eastAsia="Times New Roman" w:hAnsi="Optima" w:cs="Times New Roman"/>
                  <w:sz w:val="23"/>
                  <w:szCs w:val="23"/>
                  <w:lang w:val="en-US"/>
                </w:rPr>
                <w:t xml:space="preserve"> </w:t>
              </w:r>
            </w:ins>
          </w:p>
        </w:tc>
      </w:tr>
      <w:tr w:rsidR="00C935B2" w:rsidRPr="00252FE1" w14:paraId="1DEA57CC" w14:textId="77777777" w:rsidTr="005C02EB">
        <w:trPr>
          <w:trHeight w:val="20"/>
          <w:ins w:id="282" w:author="Can, Hami" w:date="2024-11-30T14:20:00Z"/>
          <w:trPrChange w:id="283" w:author="Can, Hami" w:date="2024-11-30T15:09:00Z" w16du:dateUtc="2024-11-30T14:09:00Z">
            <w:trPr>
              <w:trHeight w:val="20"/>
            </w:trPr>
          </w:trPrChange>
        </w:trPr>
        <w:tc>
          <w:tcPr>
            <w:tcW w:w="779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tcPrChange w:id="284" w:author="Can, Hami" w:date="2024-11-30T15:09:00Z" w16du:dateUtc="2024-11-30T14:09:00Z">
              <w:tcPr>
                <w:tcW w:w="779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49A8A7B8" w14:textId="75CCA591" w:rsidR="00C935B2" w:rsidRPr="00C20DAC" w:rsidRDefault="00C935B2" w:rsidP="00C935B2">
            <w:pPr>
              <w:pStyle w:val="Bullets"/>
              <w:numPr>
                <w:ilvl w:val="0"/>
                <w:numId w:val="0"/>
              </w:numPr>
              <w:contextualSpacing w:val="0"/>
              <w:rPr>
                <w:ins w:id="285" w:author="Can, Hami" w:date="2024-11-30T14:20:00Z" w16du:dateUtc="2024-11-30T13:20:00Z"/>
                <w:rFonts w:ascii="Optima" w:hAnsi="Optima"/>
                <w:sz w:val="20"/>
                <w:szCs w:val="20"/>
              </w:rPr>
            </w:pPr>
            <w:ins w:id="286" w:author="Can, Hami" w:date="2024-11-30T14:38:00Z" w16du:dateUtc="2024-11-30T13:38:00Z">
              <w:r>
                <w:rPr>
                  <w:rFonts w:ascii="Optima" w:hAnsi="Optima"/>
                  <w:sz w:val="20"/>
                  <w:szCs w:val="20"/>
                </w:rPr>
                <w:t>Mitglied und Helfer</w:t>
              </w:r>
            </w:ins>
            <w:ins w:id="287" w:author="Can, Hami" w:date="2024-11-30T15:41:00Z" w16du:dateUtc="2024-11-30T14:41:00Z">
              <w:r>
                <w:rPr>
                  <w:rFonts w:ascii="Optima" w:hAnsi="Optima"/>
                  <w:sz w:val="20"/>
                  <w:szCs w:val="20"/>
                </w:rPr>
                <w:t xml:space="preserve"> in der Moschee</w:t>
              </w:r>
            </w:ins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bottom"/>
            <w:tcPrChange w:id="288" w:author="Can, Hami" w:date="2024-11-30T15:09:00Z" w16du:dateUtc="2024-11-30T14:09:00Z">
              <w:tcPr>
                <w:tcW w:w="2016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633FB407" w14:textId="4CAB8402" w:rsidR="00C935B2" w:rsidRPr="00C20DAC" w:rsidRDefault="00C935B2">
            <w:pPr>
              <w:pStyle w:val="Bullets"/>
              <w:numPr>
                <w:ilvl w:val="0"/>
                <w:numId w:val="0"/>
              </w:numPr>
              <w:contextualSpacing w:val="0"/>
              <w:jc w:val="right"/>
              <w:rPr>
                <w:ins w:id="289" w:author="Can, Hami" w:date="2024-11-30T14:20:00Z" w16du:dateUtc="2024-11-30T13:20:00Z"/>
                <w:rFonts w:ascii="Optima" w:hAnsi="Optima"/>
                <w:sz w:val="20"/>
                <w:szCs w:val="20"/>
              </w:rPr>
              <w:pPrChange w:id="290" w:author="Can, Hami" w:date="2024-11-30T14:59:00Z" w16du:dateUtc="2024-11-30T13:59:00Z">
                <w:pPr>
                  <w:pStyle w:val="Bullets"/>
                  <w:framePr w:hSpace="141" w:wrap="around" w:vAnchor="text" w:hAnchor="margin" w:xAlign="center" w:y="207"/>
                  <w:numPr>
                    <w:numId w:val="15"/>
                  </w:numPr>
                  <w:contextualSpacing w:val="0"/>
                </w:pPr>
              </w:pPrChange>
            </w:pPr>
            <w:ins w:id="291" w:author="Can, Hami" w:date="2024-11-30T14:48:00Z" w16du:dateUtc="2024-11-30T13:48:00Z">
              <w:r>
                <w:rPr>
                  <w:rFonts w:ascii="Optima" w:hAnsi="Optima"/>
                  <w:sz w:val="20"/>
                  <w:szCs w:val="20"/>
                </w:rPr>
                <w:t>2007</w:t>
              </w:r>
            </w:ins>
            <w:ins w:id="292" w:author="Can, Hami" w:date="2024-11-30T15:56:00Z" w16du:dateUtc="2024-11-30T14:56:00Z">
              <w:r w:rsidR="00390CF1">
                <w:rPr>
                  <w:rFonts w:ascii="Optima" w:hAnsi="Optima"/>
                  <w:sz w:val="20"/>
                  <w:szCs w:val="20"/>
                </w:rPr>
                <w:t xml:space="preserve"> </w:t>
              </w:r>
              <w:r w:rsidR="00390CF1" w:rsidRPr="00C20DAC">
                <w:rPr>
                  <w:rFonts w:ascii="Optima" w:eastAsia="Times New Roman" w:hAnsi="Optima" w:cs="Times New Roman"/>
                  <w:bCs/>
                  <w:sz w:val="20"/>
                  <w:szCs w:val="20"/>
                  <w:lang w:val="en-US"/>
                </w:rPr>
                <w:t xml:space="preserve">– </w:t>
              </w:r>
            </w:ins>
            <w:ins w:id="293" w:author="Can, Hami" w:date="2024-11-30T14:48:00Z" w16du:dateUtc="2024-11-30T13:48:00Z">
              <w:r>
                <w:rPr>
                  <w:rFonts w:ascii="Optima" w:hAnsi="Optima"/>
                  <w:sz w:val="20"/>
                  <w:szCs w:val="20"/>
                </w:rPr>
                <w:t>heut</w:t>
              </w:r>
            </w:ins>
            <w:ins w:id="294" w:author="Can, Hami" w:date="2024-11-30T14:49:00Z" w16du:dateUtc="2024-11-30T13:49:00Z">
              <w:r>
                <w:rPr>
                  <w:rFonts w:ascii="Optima" w:hAnsi="Optima"/>
                  <w:sz w:val="20"/>
                  <w:szCs w:val="20"/>
                </w:rPr>
                <w:t>e</w:t>
              </w:r>
            </w:ins>
          </w:p>
        </w:tc>
      </w:tr>
      <w:tr w:rsidR="00C935B2" w:rsidRPr="00252FE1" w14:paraId="1B2C149C" w14:textId="77777777" w:rsidTr="005C02EB">
        <w:trPr>
          <w:trHeight w:val="20"/>
          <w:ins w:id="295" w:author="Can, Hami" w:date="2024-11-30T14:40:00Z"/>
          <w:trPrChange w:id="296" w:author="Can, Hami" w:date="2024-11-30T15:09:00Z" w16du:dateUtc="2024-11-30T14:09:00Z">
            <w:trPr>
              <w:trHeight w:val="20"/>
            </w:trPr>
          </w:trPrChange>
        </w:trPr>
        <w:tc>
          <w:tcPr>
            <w:tcW w:w="981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tcPrChange w:id="297" w:author="Can, Hami" w:date="2024-11-30T15:09:00Z" w16du:dateUtc="2024-11-30T14:09:00Z">
              <w:tcPr>
                <w:tcW w:w="9813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</w:tcPrChange>
          </w:tcPr>
          <w:p w14:paraId="6E1009BA" w14:textId="6B815715" w:rsidR="00C935B2" w:rsidRDefault="00C935B2" w:rsidP="00C935B2">
            <w:pPr>
              <w:pStyle w:val="Bullets"/>
              <w:numPr>
                <w:ilvl w:val="0"/>
                <w:numId w:val="34"/>
              </w:numPr>
              <w:contextualSpacing w:val="0"/>
              <w:rPr>
                <w:ins w:id="298" w:author="Can, Hami" w:date="2024-11-30T14:42:00Z" w16du:dateUtc="2024-11-30T13:42:00Z"/>
                <w:rFonts w:ascii="Optima" w:hAnsi="Optima"/>
                <w:sz w:val="20"/>
                <w:szCs w:val="20"/>
              </w:rPr>
            </w:pPr>
            <w:ins w:id="299" w:author="Can, Hami" w:date="2024-11-30T14:42:00Z" w16du:dateUtc="2024-11-30T13:42:00Z">
              <w:r>
                <w:rPr>
                  <w:rFonts w:ascii="Optima" w:hAnsi="Optima"/>
                  <w:sz w:val="20"/>
                  <w:szCs w:val="20"/>
                </w:rPr>
                <w:t xml:space="preserve">Unterstützung bei der Organisation und Durchführung von </w:t>
              </w:r>
            </w:ins>
            <w:ins w:id="300" w:author="Can, Hami" w:date="2024-11-30T14:49:00Z" w16du:dateUtc="2024-11-30T13:49:00Z">
              <w:r>
                <w:rPr>
                  <w:rFonts w:ascii="Optima" w:hAnsi="Optima"/>
                  <w:sz w:val="20"/>
                  <w:szCs w:val="20"/>
                </w:rPr>
                <w:t>Veranstaltungen</w:t>
              </w:r>
            </w:ins>
            <w:ins w:id="301" w:author="Can, Hami" w:date="2024-11-30T14:42:00Z" w16du:dateUtc="2024-11-30T13:42:00Z">
              <w:r>
                <w:rPr>
                  <w:rFonts w:ascii="Optima" w:hAnsi="Optima"/>
                  <w:sz w:val="20"/>
                  <w:szCs w:val="20"/>
                </w:rPr>
                <w:t xml:space="preserve"> und Festen</w:t>
              </w:r>
            </w:ins>
          </w:p>
          <w:p w14:paraId="24B0B83C" w14:textId="77777777" w:rsidR="00C935B2" w:rsidRDefault="00C935B2" w:rsidP="00C935B2">
            <w:pPr>
              <w:pStyle w:val="Bullets"/>
              <w:numPr>
                <w:ilvl w:val="0"/>
                <w:numId w:val="34"/>
              </w:numPr>
              <w:contextualSpacing w:val="0"/>
              <w:rPr>
                <w:ins w:id="302" w:author="Can, Hami" w:date="2024-11-30T14:43:00Z" w16du:dateUtc="2024-11-30T13:43:00Z"/>
                <w:rFonts w:ascii="Optima" w:hAnsi="Optima"/>
                <w:sz w:val="20"/>
                <w:szCs w:val="20"/>
              </w:rPr>
            </w:pPr>
            <w:ins w:id="303" w:author="Can, Hami" w:date="2024-11-30T14:42:00Z" w16du:dateUtc="2024-11-30T13:42:00Z">
              <w:r>
                <w:rPr>
                  <w:rFonts w:ascii="Optima" w:hAnsi="Optima"/>
                  <w:sz w:val="20"/>
                  <w:szCs w:val="20"/>
                </w:rPr>
                <w:t>Gewinner von mehreren Auswendiglernwettbewerben</w:t>
              </w:r>
            </w:ins>
          </w:p>
          <w:p w14:paraId="4D7AE6FA" w14:textId="218A6C46" w:rsidR="00C935B2" w:rsidRDefault="00C935B2">
            <w:pPr>
              <w:pStyle w:val="Bullets"/>
              <w:numPr>
                <w:ilvl w:val="0"/>
                <w:numId w:val="34"/>
              </w:numPr>
              <w:contextualSpacing w:val="0"/>
              <w:rPr>
                <w:ins w:id="304" w:author="Can, Hami" w:date="2024-11-30T14:40:00Z" w16du:dateUtc="2024-11-30T13:40:00Z"/>
                <w:rFonts w:ascii="Optima" w:hAnsi="Optima"/>
                <w:sz w:val="20"/>
                <w:szCs w:val="20"/>
              </w:rPr>
              <w:pPrChange w:id="305" w:author="Can, Hami" w:date="2024-11-30T14:59:00Z" w16du:dateUtc="2024-11-30T13:59:00Z">
                <w:pPr>
                  <w:pStyle w:val="Bullets"/>
                  <w:framePr w:hSpace="141" w:wrap="around" w:vAnchor="text" w:hAnchor="margin" w:xAlign="center" w:y="207"/>
                  <w:numPr>
                    <w:numId w:val="0"/>
                  </w:numPr>
                  <w:ind w:left="0" w:firstLine="0"/>
                  <w:contextualSpacing w:val="0"/>
                </w:pPr>
              </w:pPrChange>
            </w:pPr>
            <w:ins w:id="306" w:author="Can, Hami" w:date="2024-11-30T14:43:00Z" w16du:dateUtc="2024-11-30T13:43:00Z">
              <w:r>
                <w:rPr>
                  <w:rFonts w:ascii="Optima" w:hAnsi="Optima"/>
                  <w:sz w:val="20"/>
                  <w:szCs w:val="20"/>
                </w:rPr>
                <w:t>Besondere Leistung: Mit 10 Jahren den Koran komplett durchgelesen</w:t>
              </w:r>
            </w:ins>
          </w:p>
        </w:tc>
      </w:tr>
      <w:tr w:rsidR="00C935B2" w:rsidRPr="00252FE1" w14:paraId="45E19F8A" w14:textId="77777777" w:rsidTr="005C02EB">
        <w:trPr>
          <w:trHeight w:val="454"/>
          <w:trPrChange w:id="307" w:author="Can, Hami" w:date="2024-11-30T15:09:00Z" w16du:dateUtc="2024-11-30T14:09:00Z">
            <w:trPr>
              <w:trHeight w:val="454"/>
            </w:trPr>
          </w:trPrChange>
        </w:trPr>
        <w:tc>
          <w:tcPr>
            <w:tcW w:w="9813" w:type="dxa"/>
            <w:gridSpan w:val="4"/>
            <w:tcBorders>
              <w:bottom w:val="single" w:sz="4" w:space="0" w:color="000000"/>
            </w:tcBorders>
            <w:vAlign w:val="bottom"/>
            <w:tcPrChange w:id="308" w:author="Can, Hami" w:date="2024-11-30T15:09:00Z" w16du:dateUtc="2024-11-30T14:09:00Z">
              <w:tcPr>
                <w:tcW w:w="9813" w:type="dxa"/>
                <w:gridSpan w:val="4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2E7E7F2D" w14:textId="62256917" w:rsidR="00C935B2" w:rsidRPr="00C20DAC" w:rsidRDefault="00C935B2" w:rsidP="00C935B2">
            <w:pPr>
              <w:jc w:val="center"/>
              <w:rPr>
                <w:rFonts w:ascii="Optima" w:eastAsia="Times New Roman" w:hAnsi="Optima" w:cs="Times New Roman"/>
                <w:b/>
                <w:sz w:val="26"/>
                <w:szCs w:val="26"/>
                <w:lang w:val="en-US"/>
              </w:rPr>
            </w:pPr>
            <w:r w:rsidRPr="00C20DAC">
              <w:rPr>
                <w:rFonts w:ascii="Optima" w:eastAsia="Times New Roman" w:hAnsi="Optima" w:cs="Times New Roman"/>
                <w:b/>
                <w:color w:val="000000"/>
                <w:sz w:val="28"/>
                <w:szCs w:val="28"/>
                <w:lang w:val="en-US"/>
              </w:rPr>
              <w:t>Fähigkeiten &amp; Interessen</w:t>
            </w:r>
          </w:p>
        </w:tc>
      </w:tr>
      <w:tr w:rsidR="00C935B2" w:rsidRPr="00252FE1" w14:paraId="5563C8B7" w14:textId="77777777" w:rsidTr="001E0CE3">
        <w:trPr>
          <w:trHeight w:val="340"/>
          <w:trPrChange w:id="309" w:author="Can, Hami" w:date="2024-11-30T15:21:00Z" w16du:dateUtc="2024-11-30T14:21:00Z">
            <w:trPr>
              <w:trHeight w:val="340"/>
            </w:trPr>
          </w:trPrChange>
        </w:trPr>
        <w:tc>
          <w:tcPr>
            <w:tcW w:w="1560" w:type="dxa"/>
            <w:tcBorders>
              <w:top w:val="single" w:sz="4" w:space="0" w:color="000000"/>
            </w:tcBorders>
            <w:vAlign w:val="bottom"/>
            <w:tcPrChange w:id="310" w:author="Can, Hami" w:date="2024-11-30T15:21:00Z" w16du:dateUtc="2024-11-30T14:21:00Z">
              <w:tcPr>
                <w:tcW w:w="1422" w:type="dxa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2E28C8E2" w14:textId="2B00EDE4" w:rsidR="00C935B2" w:rsidRPr="00C20DAC" w:rsidRDefault="00C935B2" w:rsidP="00C935B2">
            <w:pPr>
              <w:rPr>
                <w:ins w:id="311" w:author="Sarah Bergmann" w:date="2024-03-01T12:23:00Z"/>
                <w:rFonts w:ascii="Optima" w:hAnsi="Optima"/>
                <w:sz w:val="20"/>
                <w:szCs w:val="20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>Sprachen:</w:t>
            </w:r>
          </w:p>
          <w:p w14:paraId="7BB241D4" w14:textId="20C4642D" w:rsidR="00C935B2" w:rsidRPr="00C20DAC" w:rsidRDefault="00C935B2" w:rsidP="00C935B2">
            <w:pPr>
              <w:rPr>
                <w:rFonts w:ascii="Optima" w:hAnsi="Optima"/>
                <w:sz w:val="20"/>
                <w:szCs w:val="20"/>
              </w:rPr>
            </w:pPr>
          </w:p>
        </w:tc>
        <w:tc>
          <w:tcPr>
            <w:tcW w:w="8253" w:type="dxa"/>
            <w:gridSpan w:val="3"/>
            <w:tcBorders>
              <w:top w:val="single" w:sz="4" w:space="0" w:color="000000"/>
            </w:tcBorders>
            <w:vAlign w:val="bottom"/>
            <w:tcPrChange w:id="312" w:author="Can, Hami" w:date="2024-11-30T15:21:00Z" w16du:dateUtc="2024-11-30T14:21:00Z">
              <w:tcPr>
                <w:tcW w:w="8391" w:type="dxa"/>
                <w:gridSpan w:val="3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009453E9" w14:textId="1C55E81D" w:rsidR="00C935B2" w:rsidRPr="00C20DAC" w:rsidRDefault="00C935B2" w:rsidP="00C935B2">
            <w:pPr>
              <w:rPr>
                <w:rFonts w:ascii="Optima" w:hAnsi="Optima"/>
                <w:i/>
                <w:iCs/>
                <w:sz w:val="20"/>
                <w:szCs w:val="20"/>
              </w:rPr>
            </w:pPr>
            <w:r w:rsidRPr="00C20DAC">
              <w:rPr>
                <w:rFonts w:ascii="Optima" w:hAnsi="Optima"/>
                <w:i/>
                <w:iCs/>
                <w:sz w:val="20"/>
                <w:szCs w:val="20"/>
              </w:rPr>
              <w:t>Deutsch (Muttersprache), Englisch (verhandlungssicher), Spanisch (fortgeschritten), Türkisch (fortgeschritten)</w:t>
            </w:r>
          </w:p>
        </w:tc>
      </w:tr>
      <w:tr w:rsidR="00C935B2" w:rsidRPr="00214984" w14:paraId="7FB4234C" w14:textId="77777777" w:rsidTr="001E0CE3">
        <w:trPr>
          <w:trHeight w:val="340"/>
          <w:trPrChange w:id="313" w:author="Can, Hami" w:date="2024-11-30T15:21:00Z" w16du:dateUtc="2024-11-30T14:21:00Z">
            <w:trPr>
              <w:trHeight w:val="340"/>
            </w:trPr>
          </w:trPrChange>
        </w:trPr>
        <w:tc>
          <w:tcPr>
            <w:tcW w:w="1560" w:type="dxa"/>
            <w:vAlign w:val="bottom"/>
            <w:tcPrChange w:id="314" w:author="Can, Hami" w:date="2024-11-30T15:21:00Z" w16du:dateUtc="2024-11-30T14:21:00Z">
              <w:tcPr>
                <w:tcW w:w="1422" w:type="dxa"/>
                <w:vAlign w:val="bottom"/>
              </w:tcPr>
            </w:tcPrChange>
          </w:tcPr>
          <w:p w14:paraId="701801B9" w14:textId="3335B65A" w:rsidR="00C935B2" w:rsidRPr="00C20DAC" w:rsidRDefault="00C935B2" w:rsidP="00C935B2">
            <w:pPr>
              <w:rPr>
                <w:rFonts w:ascii="Optima" w:eastAsia="Times New Roman" w:hAnsi="Optima" w:cs="Times New Roman"/>
                <w:sz w:val="20"/>
                <w:szCs w:val="20"/>
                <w:lang w:val="en-US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>Technisch:</w:t>
            </w:r>
          </w:p>
        </w:tc>
        <w:tc>
          <w:tcPr>
            <w:tcW w:w="8253" w:type="dxa"/>
            <w:gridSpan w:val="3"/>
            <w:vAlign w:val="bottom"/>
            <w:tcPrChange w:id="315" w:author="Can, Hami" w:date="2024-11-30T15:21:00Z" w16du:dateUtc="2024-11-30T14:21:00Z">
              <w:tcPr>
                <w:tcW w:w="8391" w:type="dxa"/>
                <w:gridSpan w:val="3"/>
                <w:vAlign w:val="bottom"/>
              </w:tcPr>
            </w:tcPrChange>
          </w:tcPr>
          <w:p w14:paraId="64071B6D" w14:textId="6F0C0F30" w:rsidR="00C935B2" w:rsidRPr="00C20DAC" w:rsidRDefault="00C935B2" w:rsidP="00C935B2">
            <w:pPr>
              <w:rPr>
                <w:rFonts w:ascii="Optima" w:eastAsia="Times New Roman" w:hAnsi="Optima" w:cs="Times New Roman"/>
                <w:i/>
                <w:color w:val="000000"/>
                <w:sz w:val="20"/>
                <w:szCs w:val="20"/>
                <w:lang w:val="en-US"/>
              </w:rPr>
            </w:pPr>
            <w:r w:rsidRPr="00C20DA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Microsoft Office, SAP</w:t>
            </w:r>
            <w:ins w:id="316" w:author="Can, Hami" w:date="2024-11-30T16:03:00Z" w16du:dateUtc="2024-11-30T15:03:00Z">
              <w:r w:rsidR="002922F0">
                <w:rPr>
                  <w:rFonts w:ascii="Optima" w:hAnsi="Optima"/>
                  <w:i/>
                  <w:iCs/>
                  <w:sz w:val="20"/>
                  <w:szCs w:val="20"/>
                  <w:lang w:val="en-US"/>
                </w:rPr>
                <w:t xml:space="preserve"> </w:t>
              </w:r>
            </w:ins>
            <w:del w:id="317" w:author="Can, Hami" w:date="2024-11-30T15:59:00Z" w16du:dateUtc="2024-11-30T14:59:00Z">
              <w:r w:rsidRPr="00C20DAC" w:rsidDel="002922F0">
                <w:rPr>
                  <w:rFonts w:ascii="Optima" w:hAnsi="Optima"/>
                  <w:i/>
                  <w:iCs/>
                  <w:sz w:val="20"/>
                  <w:szCs w:val="20"/>
                  <w:lang w:val="en-US"/>
                </w:rPr>
                <w:delText>-</w:delText>
              </w:r>
            </w:del>
            <w:ins w:id="318" w:author="Can, Hami" w:date="2024-11-30T15:59:00Z" w16du:dateUtc="2024-11-30T14:59:00Z">
              <w:r w:rsidR="002922F0">
                <w:rPr>
                  <w:rFonts w:ascii="Optima" w:hAnsi="Optima"/>
                  <w:i/>
                  <w:iCs/>
                  <w:sz w:val="20"/>
                  <w:szCs w:val="20"/>
                  <w:lang w:val="en-US"/>
                </w:rPr>
                <w:t xml:space="preserve">– </w:t>
              </w:r>
            </w:ins>
            <w:r w:rsidRPr="00C20DA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SD (ERP</w:t>
            </w:r>
            <w:del w:id="319" w:author="Can, Hami" w:date="2024-11-30T15:59:00Z" w16du:dateUtc="2024-11-30T14:59:00Z">
              <w:r w:rsidRPr="00C20DAC" w:rsidDel="002922F0">
                <w:rPr>
                  <w:rFonts w:ascii="Optima" w:hAnsi="Optima"/>
                  <w:i/>
                  <w:iCs/>
                  <w:sz w:val="20"/>
                  <w:szCs w:val="20"/>
                  <w:lang w:val="en-US"/>
                </w:rPr>
                <w:delText>-</w:delText>
              </w:r>
            </w:del>
            <w:ins w:id="320" w:author="Can, Hami" w:date="2024-11-30T15:59:00Z" w16du:dateUtc="2024-11-30T14:59:00Z">
              <w:r w:rsidR="002922F0">
                <w:rPr>
                  <w:rFonts w:ascii="Optima" w:hAnsi="Optima"/>
                  <w:i/>
                  <w:iCs/>
                  <w:sz w:val="20"/>
                  <w:szCs w:val="20"/>
                  <w:lang w:val="en-US"/>
                </w:rPr>
                <w:t xml:space="preserve">– </w:t>
              </w:r>
            </w:ins>
            <w:r w:rsidRPr="00C20DA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System), QlickView (Analyse</w:t>
            </w:r>
            <w:ins w:id="321" w:author="Can, Hami" w:date="2024-11-30T16:03:00Z" w16du:dateUtc="2024-11-30T15:03:00Z">
              <w:r w:rsidR="002922F0">
                <w:rPr>
                  <w:rFonts w:ascii="Optima" w:hAnsi="Optima"/>
                  <w:i/>
                  <w:iCs/>
                  <w:sz w:val="20"/>
                  <w:szCs w:val="20"/>
                  <w:lang w:val="en-US"/>
                </w:rPr>
                <w:t xml:space="preserve"> </w:t>
              </w:r>
            </w:ins>
            <w:del w:id="322" w:author="Can, Hami" w:date="2024-11-30T15:59:00Z" w16du:dateUtc="2024-11-30T14:59:00Z">
              <w:r w:rsidRPr="00C20DAC" w:rsidDel="002922F0">
                <w:rPr>
                  <w:rFonts w:ascii="Optima" w:hAnsi="Optima"/>
                  <w:i/>
                  <w:iCs/>
                  <w:sz w:val="20"/>
                  <w:szCs w:val="20"/>
                  <w:lang w:val="en-US"/>
                </w:rPr>
                <w:delText>-</w:delText>
              </w:r>
            </w:del>
            <w:ins w:id="323" w:author="Can, Hami" w:date="2024-11-30T15:59:00Z" w16du:dateUtc="2024-11-30T14:59:00Z">
              <w:r w:rsidR="002922F0">
                <w:rPr>
                  <w:rFonts w:ascii="Optima" w:hAnsi="Optima"/>
                  <w:i/>
                  <w:iCs/>
                  <w:sz w:val="20"/>
                  <w:szCs w:val="20"/>
                  <w:lang w:val="en-US"/>
                </w:rPr>
                <w:t xml:space="preserve">– </w:t>
              </w:r>
            </w:ins>
            <w:r w:rsidRPr="00C20DA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Tool)</w:t>
            </w:r>
          </w:p>
        </w:tc>
      </w:tr>
      <w:tr w:rsidR="00C935B2" w:rsidRPr="00214984" w14:paraId="23CE3FB6" w14:textId="77777777" w:rsidTr="001E0CE3">
        <w:trPr>
          <w:trHeight w:val="340"/>
          <w:trPrChange w:id="324" w:author="Can, Hami" w:date="2024-11-30T15:21:00Z" w16du:dateUtc="2024-11-30T14:21:00Z">
            <w:trPr>
              <w:trHeight w:val="340"/>
            </w:trPr>
          </w:trPrChange>
        </w:trPr>
        <w:tc>
          <w:tcPr>
            <w:tcW w:w="1560" w:type="dxa"/>
            <w:vAlign w:val="bottom"/>
            <w:tcPrChange w:id="325" w:author="Can, Hami" w:date="2024-11-30T15:21:00Z" w16du:dateUtc="2024-11-30T14:21:00Z">
              <w:tcPr>
                <w:tcW w:w="1422" w:type="dxa"/>
                <w:vAlign w:val="bottom"/>
              </w:tcPr>
            </w:tcPrChange>
          </w:tcPr>
          <w:p w14:paraId="0EC9C9A8" w14:textId="00676559" w:rsidR="00C935B2" w:rsidRPr="00C20DAC" w:rsidRDefault="00C935B2" w:rsidP="00C935B2">
            <w:pPr>
              <w:rPr>
                <w:rFonts w:ascii="Optima" w:hAnsi="Optima"/>
                <w:sz w:val="20"/>
                <w:szCs w:val="20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>Zertifikate:</w:t>
            </w:r>
          </w:p>
        </w:tc>
        <w:tc>
          <w:tcPr>
            <w:tcW w:w="8253" w:type="dxa"/>
            <w:gridSpan w:val="3"/>
            <w:vAlign w:val="bottom"/>
            <w:tcPrChange w:id="326" w:author="Can, Hami" w:date="2024-11-30T15:21:00Z" w16du:dateUtc="2024-11-30T14:21:00Z">
              <w:tcPr>
                <w:tcW w:w="8391" w:type="dxa"/>
                <w:gridSpan w:val="3"/>
                <w:vAlign w:val="bottom"/>
              </w:tcPr>
            </w:tcPrChange>
          </w:tcPr>
          <w:p w14:paraId="6E49E475" w14:textId="211224CC" w:rsidR="00C935B2" w:rsidRPr="00C20DAC" w:rsidRDefault="00C935B2" w:rsidP="00C935B2">
            <w:pPr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</w:pPr>
            <w:r w:rsidRPr="00C20DA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Coursera: Introduction to Corporate Finance / Marketing</w:t>
            </w:r>
          </w:p>
        </w:tc>
      </w:tr>
      <w:tr w:rsidR="00C935B2" w:rsidRPr="00214984" w14:paraId="2569EEBF" w14:textId="77777777" w:rsidTr="001E0CE3">
        <w:trPr>
          <w:trHeight w:val="340"/>
          <w:ins w:id="327" w:author="Can, Hami" w:date="2024-11-30T14:50:00Z"/>
          <w:trPrChange w:id="328" w:author="Can, Hami" w:date="2024-11-30T15:21:00Z" w16du:dateUtc="2024-11-30T14:21:00Z">
            <w:trPr>
              <w:trHeight w:val="340"/>
            </w:trPr>
          </w:trPrChange>
        </w:trPr>
        <w:tc>
          <w:tcPr>
            <w:tcW w:w="1560" w:type="dxa"/>
            <w:vAlign w:val="bottom"/>
            <w:tcPrChange w:id="329" w:author="Can, Hami" w:date="2024-11-30T15:21:00Z" w16du:dateUtc="2024-11-30T14:21:00Z">
              <w:tcPr>
                <w:tcW w:w="1422" w:type="dxa"/>
                <w:vAlign w:val="bottom"/>
              </w:tcPr>
            </w:tcPrChange>
          </w:tcPr>
          <w:p w14:paraId="0B671E82" w14:textId="42E67AA7" w:rsidR="00C935B2" w:rsidRPr="00C20DAC" w:rsidRDefault="00C935B2" w:rsidP="00C935B2">
            <w:pPr>
              <w:rPr>
                <w:ins w:id="330" w:author="Can, Hami" w:date="2024-11-30T14:50:00Z" w16du:dateUtc="2024-11-30T13:50:00Z"/>
                <w:rFonts w:ascii="Optima" w:hAnsi="Optima"/>
                <w:sz w:val="20"/>
                <w:szCs w:val="20"/>
              </w:rPr>
            </w:pPr>
            <w:ins w:id="331" w:author="Can, Hami" w:date="2024-11-30T14:50:00Z" w16du:dateUtc="2024-11-30T13:50:00Z">
              <w:r>
                <w:rPr>
                  <w:rFonts w:ascii="Optima" w:hAnsi="Optima"/>
                  <w:sz w:val="20"/>
                  <w:szCs w:val="20"/>
                </w:rPr>
                <w:t>ESB</w:t>
              </w:r>
            </w:ins>
            <w:ins w:id="332" w:author="Can, Hami" w:date="2024-11-30T15:00:00Z" w16du:dateUtc="2024-11-30T14:00:00Z">
              <w:r>
                <w:rPr>
                  <w:rFonts w:ascii="Optima" w:hAnsi="Optima"/>
                  <w:sz w:val="20"/>
                  <w:szCs w:val="20"/>
                </w:rPr>
                <w:t xml:space="preserve"> </w:t>
              </w:r>
            </w:ins>
            <w:ins w:id="333" w:author="Can, Hami" w:date="2024-11-30T15:01:00Z" w16du:dateUtc="2024-11-30T14:01:00Z">
              <w:r>
                <w:rPr>
                  <w:rFonts w:ascii="Optima" w:hAnsi="Optima"/>
                  <w:sz w:val="20"/>
                  <w:szCs w:val="20"/>
                </w:rPr>
                <w:t>Engagement:</w:t>
              </w:r>
            </w:ins>
          </w:p>
        </w:tc>
        <w:tc>
          <w:tcPr>
            <w:tcW w:w="8253" w:type="dxa"/>
            <w:gridSpan w:val="3"/>
            <w:vAlign w:val="bottom"/>
            <w:tcPrChange w:id="334" w:author="Can, Hami" w:date="2024-11-30T15:21:00Z" w16du:dateUtc="2024-11-30T14:21:00Z">
              <w:tcPr>
                <w:tcW w:w="8391" w:type="dxa"/>
                <w:gridSpan w:val="3"/>
                <w:vAlign w:val="bottom"/>
              </w:tcPr>
            </w:tcPrChange>
          </w:tcPr>
          <w:p w14:paraId="0E0A0D70" w14:textId="436EBC39" w:rsidR="00C935B2" w:rsidRPr="00C20DAC" w:rsidRDefault="00C935B2" w:rsidP="00C935B2">
            <w:pPr>
              <w:rPr>
                <w:ins w:id="335" w:author="Can, Hami" w:date="2024-11-30T14:50:00Z" w16du:dateUtc="2024-11-30T13:50:00Z"/>
                <w:rFonts w:ascii="Optima" w:hAnsi="Optima"/>
                <w:i/>
                <w:iCs/>
                <w:sz w:val="20"/>
                <w:szCs w:val="20"/>
                <w:lang w:val="en-US"/>
              </w:rPr>
            </w:pPr>
            <w:ins w:id="336" w:author="Can, Hami" w:date="2024-11-30T14:50:00Z" w16du:dateUtc="2024-11-30T13:50:00Z">
              <w:r>
                <w:rPr>
                  <w:rFonts w:ascii="Optima" w:hAnsi="Optima"/>
                  <w:i/>
                  <w:iCs/>
                  <w:sz w:val="20"/>
                  <w:szCs w:val="20"/>
                  <w:lang w:val="en-US"/>
                </w:rPr>
                <w:t>Member des Investment Clubs, Mentorship Programm SoSe 202</w:t>
              </w:r>
            </w:ins>
            <w:ins w:id="337" w:author="Can, Hami" w:date="2024-11-30T14:51:00Z" w16du:dateUtc="2024-11-30T13:51:00Z">
              <w:r>
                <w:rPr>
                  <w:rFonts w:ascii="Optima" w:hAnsi="Optima"/>
                  <w:i/>
                  <w:iCs/>
                  <w:sz w:val="20"/>
                  <w:szCs w:val="20"/>
                  <w:lang w:val="en-US"/>
                </w:rPr>
                <w:t>5</w:t>
              </w:r>
            </w:ins>
          </w:p>
        </w:tc>
      </w:tr>
      <w:tr w:rsidR="00C935B2" w:rsidRPr="00252FE1" w14:paraId="4078974A" w14:textId="77777777" w:rsidTr="001E0CE3">
        <w:trPr>
          <w:trHeight w:val="340"/>
          <w:trPrChange w:id="338" w:author="Can, Hami" w:date="2024-11-30T15:21:00Z" w16du:dateUtc="2024-11-30T14:21:00Z">
            <w:trPr>
              <w:trHeight w:val="340"/>
            </w:trPr>
          </w:trPrChange>
        </w:trPr>
        <w:tc>
          <w:tcPr>
            <w:tcW w:w="1560" w:type="dxa"/>
            <w:vAlign w:val="bottom"/>
            <w:tcPrChange w:id="339" w:author="Can, Hami" w:date="2024-11-30T15:21:00Z" w16du:dateUtc="2024-11-30T14:21:00Z">
              <w:tcPr>
                <w:tcW w:w="1422" w:type="dxa"/>
                <w:vAlign w:val="bottom"/>
              </w:tcPr>
            </w:tcPrChange>
          </w:tcPr>
          <w:p w14:paraId="3CBB20BB" w14:textId="1DDBCA96" w:rsidR="00C935B2" w:rsidRPr="00C20DAC" w:rsidRDefault="00C935B2" w:rsidP="00C935B2">
            <w:pPr>
              <w:rPr>
                <w:rFonts w:ascii="Optima" w:eastAsia="Times New Roman" w:hAnsi="Optima" w:cs="Times New Roman"/>
                <w:sz w:val="20"/>
                <w:szCs w:val="20"/>
                <w:lang w:val="en-US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>Interessen:</w:t>
            </w:r>
          </w:p>
        </w:tc>
        <w:tc>
          <w:tcPr>
            <w:tcW w:w="8253" w:type="dxa"/>
            <w:gridSpan w:val="3"/>
            <w:vAlign w:val="bottom"/>
            <w:tcPrChange w:id="340" w:author="Can, Hami" w:date="2024-11-30T15:21:00Z" w16du:dateUtc="2024-11-30T14:21:00Z">
              <w:tcPr>
                <w:tcW w:w="8391" w:type="dxa"/>
                <w:gridSpan w:val="3"/>
                <w:vAlign w:val="bottom"/>
              </w:tcPr>
            </w:tcPrChange>
          </w:tcPr>
          <w:p w14:paraId="71E3852A" w14:textId="31E6DC5F" w:rsidR="00C935B2" w:rsidRPr="00C20DAC" w:rsidRDefault="00C935B2" w:rsidP="00C935B2">
            <w:pPr>
              <w:rPr>
                <w:rFonts w:ascii="Optima" w:eastAsia="Times New Roman" w:hAnsi="Optima" w:cs="Times New Roman"/>
                <w:color w:val="000000"/>
                <w:sz w:val="20"/>
                <w:szCs w:val="20"/>
                <w:lang w:val="de-DE"/>
              </w:rPr>
            </w:pPr>
            <w:r w:rsidRPr="00C20DAC">
              <w:rPr>
                <w:rFonts w:ascii="Optima" w:hAnsi="Optima"/>
                <w:i/>
                <w:iCs/>
                <w:sz w:val="20"/>
                <w:szCs w:val="20"/>
              </w:rPr>
              <w:t>Fußball im Verein seit 2010 (FC Horb), Fitness, Lesen</w:t>
            </w:r>
          </w:p>
        </w:tc>
      </w:tr>
      <w:tr w:rsidR="00C935B2" w:rsidRPr="00252FE1" w14:paraId="4C90F9F0" w14:textId="77777777" w:rsidTr="005C02EB">
        <w:trPr>
          <w:trHeight w:val="20"/>
          <w:trPrChange w:id="341" w:author="Can, Hami" w:date="2024-11-30T15:09:00Z" w16du:dateUtc="2024-11-30T14:09:00Z">
            <w:trPr>
              <w:trHeight w:val="20"/>
            </w:trPr>
          </w:trPrChange>
        </w:trPr>
        <w:tc>
          <w:tcPr>
            <w:tcW w:w="2835" w:type="dxa"/>
            <w:gridSpan w:val="2"/>
            <w:vAlign w:val="bottom"/>
            <w:tcPrChange w:id="342" w:author="Can, Hami" w:date="2024-11-30T15:09:00Z" w16du:dateUtc="2024-11-30T14:09:00Z">
              <w:tcPr>
                <w:tcW w:w="2835" w:type="dxa"/>
                <w:gridSpan w:val="2"/>
                <w:vAlign w:val="bottom"/>
              </w:tcPr>
            </w:tcPrChange>
          </w:tcPr>
          <w:p w14:paraId="2AE7E4A5" w14:textId="77777777" w:rsidR="00C935B2" w:rsidRPr="00C20DAC" w:rsidRDefault="00C935B2" w:rsidP="00C935B2">
            <w:pPr>
              <w:rPr>
                <w:rFonts w:ascii="Optima" w:hAnsi="Optima"/>
                <w:sz w:val="20"/>
                <w:szCs w:val="20"/>
              </w:rPr>
            </w:pPr>
          </w:p>
          <w:p w14:paraId="05F5EFCA" w14:textId="3D351519" w:rsidR="00C935B2" w:rsidRPr="00C20DAC" w:rsidRDefault="00C935B2" w:rsidP="00C935B2">
            <w:pPr>
              <w:rPr>
                <w:rFonts w:ascii="Optima" w:hAnsi="Optima"/>
                <w:sz w:val="20"/>
                <w:szCs w:val="20"/>
              </w:rPr>
            </w:pPr>
            <w:r w:rsidRPr="00252FE1">
              <w:rPr>
                <w:rFonts w:ascii="Optima" w:hAnsi="Optima"/>
                <w:noProof/>
                <w:sz w:val="20"/>
                <w:szCs w:val="20"/>
                <w:rPrChange w:id="343" w:author="David Döbele" w:date="2024-07-10T22:51:00Z">
                  <w:rPr>
                    <w:rFonts w:ascii="Optima" w:hAnsi="Optima"/>
                    <w:smallCaps/>
                    <w:noProof/>
                    <w:sz w:val="20"/>
                    <w:szCs w:val="20"/>
                  </w:rPr>
                </w:rPrChange>
              </w:rPr>
              <w:drawing>
                <wp:inline distT="0" distB="0" distL="0" distR="0" wp14:anchorId="38773AF9" wp14:editId="5C452A3C">
                  <wp:extent cx="964642" cy="514158"/>
                  <wp:effectExtent l="0" t="0" r="635" b="0"/>
                  <wp:docPr id="756846834" name="Grafik 1" descr="Ein Bild, das Handschrift, Schrift, Kalligrafie, weiß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846834" name="Grafik 1" descr="Ein Bild, das Handschrift, Schrift, Kalligrafie, weiß enthält.&#10;&#10;Automatisch generierte Beschreibu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642" cy="514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D65B1" w14:textId="4724A3BC" w:rsidR="00C935B2" w:rsidRPr="00C20DAC" w:rsidRDefault="00C935B2" w:rsidP="00C935B2">
            <w:pPr>
              <w:rPr>
                <w:rFonts w:ascii="Optima" w:hAnsi="Optima"/>
                <w:sz w:val="20"/>
                <w:szCs w:val="20"/>
              </w:rPr>
            </w:pPr>
            <w:r w:rsidRPr="00C20DAC">
              <w:rPr>
                <w:rFonts w:ascii="Optima" w:hAnsi="Optima"/>
                <w:sz w:val="20"/>
                <w:szCs w:val="20"/>
              </w:rPr>
              <w:t xml:space="preserve">Horb am Neckar, </w:t>
            </w:r>
            <w:ins w:id="344" w:author="Hami Can" w:date="2024-08-01T20:44:00Z" w16du:dateUtc="2024-08-01T18:44:00Z">
              <w:r w:rsidRPr="00D31EA9">
                <w:rPr>
                  <w:rFonts w:ascii="Optima" w:hAnsi="Optima"/>
                  <w:color w:val="FF0000"/>
                  <w:sz w:val="20"/>
                  <w:szCs w:val="20"/>
                  <w:rPrChange w:id="345" w:author="Can, Hami" w:date="2024-11-30T14:49:00Z" w16du:dateUtc="2024-11-30T13:49:00Z">
                    <w:rPr>
                      <w:rFonts w:ascii="Optima" w:hAnsi="Optima"/>
                      <w:sz w:val="20"/>
                      <w:szCs w:val="20"/>
                    </w:rPr>
                  </w:rPrChange>
                </w:rPr>
                <w:t>0</w:t>
              </w:r>
            </w:ins>
            <w:ins w:id="346" w:author="Hami Can" w:date="2024-08-06T22:59:00Z" w16du:dateUtc="2024-08-06T20:59:00Z">
              <w:r w:rsidRPr="00D31EA9">
                <w:rPr>
                  <w:rFonts w:ascii="Optima" w:hAnsi="Optima"/>
                  <w:color w:val="FF0000"/>
                  <w:sz w:val="20"/>
                  <w:szCs w:val="20"/>
                  <w:rPrChange w:id="347" w:author="Can, Hami" w:date="2024-11-30T14:49:00Z" w16du:dateUtc="2024-11-30T13:49:00Z">
                    <w:rPr>
                      <w:rFonts w:ascii="Optima" w:hAnsi="Optima"/>
                      <w:sz w:val="20"/>
                      <w:szCs w:val="20"/>
                    </w:rPr>
                  </w:rPrChange>
                </w:rPr>
                <w:t>6</w:t>
              </w:r>
            </w:ins>
            <w:ins w:id="348" w:author="Hami Can" w:date="2024-08-01T20:44:00Z" w16du:dateUtc="2024-08-01T18:44:00Z">
              <w:r w:rsidRPr="00D31EA9">
                <w:rPr>
                  <w:rFonts w:ascii="Optima" w:hAnsi="Optima"/>
                  <w:color w:val="FF0000"/>
                  <w:sz w:val="20"/>
                  <w:szCs w:val="20"/>
                  <w:rPrChange w:id="349" w:author="Can, Hami" w:date="2024-11-30T14:49:00Z" w16du:dateUtc="2024-11-30T13:49:00Z">
                    <w:rPr>
                      <w:rFonts w:ascii="Optima" w:hAnsi="Optima"/>
                      <w:sz w:val="20"/>
                      <w:szCs w:val="20"/>
                    </w:rPr>
                  </w:rPrChange>
                </w:rPr>
                <w:t>.08</w:t>
              </w:r>
            </w:ins>
            <w:ins w:id="350" w:author="Can, Hami [2]" w:date="2024-07-11T12:54:00Z">
              <w:del w:id="351" w:author="Hami Can" w:date="2024-07-20T15:48:00Z">
                <w:r w:rsidRPr="00D31EA9" w:rsidDel="009E6005">
                  <w:rPr>
                    <w:rFonts w:ascii="Optima" w:hAnsi="Optima"/>
                    <w:color w:val="FF0000"/>
                    <w:sz w:val="20"/>
                    <w:szCs w:val="20"/>
                    <w:rPrChange w:id="352" w:author="Can, Hami" w:date="2024-11-30T14:49:00Z" w16du:dateUtc="2024-11-30T13:49:00Z">
                      <w:rPr>
                        <w:rFonts w:ascii="Optima" w:hAnsi="Optima"/>
                        <w:sz w:val="20"/>
                        <w:szCs w:val="20"/>
                      </w:rPr>
                    </w:rPrChange>
                  </w:rPr>
                  <w:delText>1</w:delText>
                </w:r>
              </w:del>
            </w:ins>
            <w:ins w:id="353" w:author="Can, Hami [2]" w:date="2024-07-11T12:55:00Z">
              <w:del w:id="354" w:author="Hami Can" w:date="2024-07-19T18:55:00Z">
                <w:r w:rsidRPr="00D31EA9" w:rsidDel="00CF4774">
                  <w:rPr>
                    <w:rFonts w:ascii="Optima" w:hAnsi="Optima"/>
                    <w:color w:val="FF0000"/>
                    <w:sz w:val="20"/>
                    <w:szCs w:val="20"/>
                    <w:rPrChange w:id="355" w:author="Can, Hami" w:date="2024-11-30T14:49:00Z" w16du:dateUtc="2024-11-30T13:49:00Z">
                      <w:rPr>
                        <w:rFonts w:ascii="Optima" w:hAnsi="Optima"/>
                        <w:sz w:val="20"/>
                        <w:szCs w:val="20"/>
                      </w:rPr>
                    </w:rPrChange>
                  </w:rPr>
                  <w:delText>1</w:delText>
                </w:r>
              </w:del>
            </w:ins>
            <w:del w:id="356" w:author="Can, Hami [2]" w:date="2024-07-11T12:54:00Z">
              <w:r w:rsidRPr="00D31EA9" w:rsidDel="00657F67">
                <w:rPr>
                  <w:rFonts w:ascii="Optima" w:hAnsi="Optima"/>
                  <w:color w:val="FF0000"/>
                  <w:sz w:val="20"/>
                  <w:szCs w:val="20"/>
                  <w:rPrChange w:id="357" w:author="Can, Hami" w:date="2024-11-30T14:49:00Z" w16du:dateUtc="2024-11-30T13:49:00Z">
                    <w:rPr>
                      <w:rFonts w:ascii="Optima" w:hAnsi="Optima"/>
                      <w:sz w:val="20"/>
                      <w:szCs w:val="20"/>
                    </w:rPr>
                  </w:rPrChange>
                </w:rPr>
                <w:delText>09</w:delText>
              </w:r>
            </w:del>
            <w:del w:id="358" w:author="Hami Can" w:date="2024-08-01T20:44:00Z" w16du:dateUtc="2024-08-01T18:44:00Z">
              <w:r w:rsidRPr="00D31EA9" w:rsidDel="00B0267F">
                <w:rPr>
                  <w:rFonts w:ascii="Optima" w:hAnsi="Optima"/>
                  <w:color w:val="FF0000"/>
                  <w:sz w:val="20"/>
                  <w:szCs w:val="20"/>
                  <w:rPrChange w:id="359" w:author="Can, Hami" w:date="2024-11-30T14:49:00Z" w16du:dateUtc="2024-11-30T13:49:00Z">
                    <w:rPr>
                      <w:rFonts w:ascii="Optima" w:hAnsi="Optima"/>
                      <w:sz w:val="20"/>
                      <w:szCs w:val="20"/>
                    </w:rPr>
                  </w:rPrChange>
                </w:rPr>
                <w:delText>.07</w:delText>
              </w:r>
            </w:del>
            <w:r w:rsidRPr="00D31EA9">
              <w:rPr>
                <w:rFonts w:ascii="Optima" w:hAnsi="Optima"/>
                <w:color w:val="FF0000"/>
                <w:sz w:val="20"/>
                <w:szCs w:val="20"/>
                <w:rPrChange w:id="360" w:author="Can, Hami" w:date="2024-11-30T14:49:00Z" w16du:dateUtc="2024-11-30T13:49:00Z">
                  <w:rPr>
                    <w:rFonts w:ascii="Optima" w:hAnsi="Optima"/>
                    <w:sz w:val="20"/>
                    <w:szCs w:val="20"/>
                  </w:rPr>
                </w:rPrChange>
              </w:rPr>
              <w:t>.2024</w:t>
            </w:r>
          </w:p>
        </w:tc>
        <w:tc>
          <w:tcPr>
            <w:tcW w:w="6978" w:type="dxa"/>
            <w:gridSpan w:val="2"/>
            <w:vAlign w:val="bottom"/>
            <w:tcPrChange w:id="361" w:author="Can, Hami" w:date="2024-11-30T15:09:00Z" w16du:dateUtc="2024-11-30T14:09:00Z">
              <w:tcPr>
                <w:tcW w:w="6978" w:type="dxa"/>
                <w:gridSpan w:val="2"/>
                <w:vAlign w:val="bottom"/>
              </w:tcPr>
            </w:tcPrChange>
          </w:tcPr>
          <w:p w14:paraId="19D2F1BF" w14:textId="36E30995" w:rsidR="00C935B2" w:rsidRPr="003E3C52" w:rsidRDefault="00C935B2">
            <w:pPr>
              <w:pStyle w:val="Bullets"/>
              <w:numPr>
                <w:ilvl w:val="0"/>
                <w:numId w:val="0"/>
              </w:numPr>
              <w:jc w:val="both"/>
              <w:rPr>
                <w:rFonts w:ascii="Optima" w:hAnsi="Optima"/>
                <w:sz w:val="20"/>
                <w:szCs w:val="20"/>
                <w:lang w:val="de-DE"/>
                <w:rPrChange w:id="362" w:author="Can, Hami" w:date="2024-11-30T14:27:00Z" w16du:dateUtc="2024-11-30T13:27:00Z">
                  <w:rPr>
                    <w:rFonts w:ascii="Optima" w:hAnsi="Optima"/>
                    <w:sz w:val="20"/>
                    <w:szCs w:val="20"/>
                  </w:rPr>
                </w:rPrChange>
              </w:rPr>
              <w:pPrChange w:id="363" w:author="Can, Hami" w:date="2024-11-30T14:59:00Z" w16du:dateUtc="2024-11-30T13:59:00Z">
                <w:pPr>
                  <w:framePr w:hSpace="141" w:wrap="around" w:vAnchor="text" w:hAnchor="margin" w:xAlign="center" w:y="207"/>
                </w:pPr>
              </w:pPrChange>
            </w:pPr>
          </w:p>
        </w:tc>
      </w:tr>
    </w:tbl>
    <w:p w14:paraId="3461F95D" w14:textId="3766A309" w:rsidR="00985CD4" w:rsidRDefault="00985CD4">
      <w:pPr>
        <w:rPr>
          <w:ins w:id="364" w:author="Can, Hami" w:date="2024-11-30T16:29:00Z" w16du:dateUtc="2024-11-30T15:29:00Z"/>
          <w:rFonts w:ascii="Optima" w:hAnsi="Optima"/>
          <w:sz w:val="18"/>
          <w:szCs w:val="18"/>
          <w:lang w:val="de-DE"/>
        </w:rPr>
      </w:pPr>
    </w:p>
    <w:p w14:paraId="778963D0" w14:textId="504A55A0" w:rsidR="00985CD4" w:rsidRDefault="00985CD4">
      <w:pPr>
        <w:rPr>
          <w:ins w:id="365" w:author="Can, Hami" w:date="2024-11-30T16:29:00Z" w16du:dateUtc="2024-11-30T15:29:00Z"/>
          <w:rFonts w:ascii="Optima" w:hAnsi="Optima"/>
          <w:sz w:val="18"/>
          <w:szCs w:val="18"/>
          <w:lang w:val="de-DE"/>
        </w:rPr>
      </w:pPr>
      <w:ins w:id="366" w:author="Can, Hami" w:date="2024-11-30T16:29:00Z" w16du:dateUtc="2024-11-30T15:29:00Z">
        <w:r>
          <w:rPr>
            <w:rFonts w:ascii="Optima" w:hAnsi="Optima"/>
            <w:sz w:val="18"/>
            <w:szCs w:val="18"/>
            <w:lang w:val="de-DE"/>
          </w:rPr>
          <w:br w:type="page"/>
        </w:r>
      </w:ins>
    </w:p>
    <w:p w14:paraId="7303E8B7" w14:textId="3524652E" w:rsidR="00985CD4" w:rsidRDefault="00985CD4">
      <w:pPr>
        <w:rPr>
          <w:ins w:id="367" w:author="Can, Hami" w:date="2024-11-30T16:29:00Z" w16du:dateUtc="2024-11-30T15:29:00Z"/>
          <w:rFonts w:ascii="Optima" w:hAnsi="Optima"/>
          <w:sz w:val="18"/>
          <w:szCs w:val="18"/>
          <w:lang w:val="de-DE"/>
        </w:rPr>
      </w:pPr>
      <w:ins w:id="368" w:author="Can, Hami" w:date="2024-11-30T16:29:00Z" w16du:dateUtc="2024-11-30T15:29:00Z">
        <w:r>
          <w:rPr>
            <w:rFonts w:ascii="Optima" w:hAnsi="Optima"/>
            <w:sz w:val="18"/>
            <w:szCs w:val="18"/>
            <w:lang w:val="de-DE"/>
          </w:rPr>
          <w:lastRenderedPageBreak/>
          <w:t xml:space="preserve">Ausgangslage: </w:t>
        </w:r>
      </w:ins>
    </w:p>
    <w:p w14:paraId="281C6055" w14:textId="507258BC" w:rsidR="00985CD4" w:rsidRDefault="00985CD4">
      <w:pPr>
        <w:rPr>
          <w:ins w:id="369" w:author="Can, Hami" w:date="2024-11-30T16:31:00Z" w16du:dateUtc="2024-11-30T15:31:00Z"/>
          <w:rFonts w:ascii="Optima" w:hAnsi="Optima"/>
          <w:sz w:val="18"/>
          <w:szCs w:val="18"/>
          <w:lang w:val="de-DE"/>
        </w:rPr>
      </w:pPr>
      <w:ins w:id="370" w:author="Can, Hami" w:date="2024-11-30T16:29:00Z" w16du:dateUtc="2024-11-30T15:29:00Z">
        <w:r>
          <w:rPr>
            <w:rFonts w:ascii="Optima" w:hAnsi="Optima"/>
            <w:sz w:val="18"/>
            <w:szCs w:val="18"/>
            <w:lang w:val="de-DE"/>
          </w:rPr>
          <w:t xml:space="preserve">Anbei mein CV. Ich will mich </w:t>
        </w:r>
      </w:ins>
      <w:ins w:id="371" w:author="Can, Hami" w:date="2024-11-30T16:40:00Z" w16du:dateUtc="2024-11-30T15:40:00Z">
        <w:r w:rsidR="008F5FB5">
          <w:rPr>
            <w:rFonts w:ascii="Optima" w:hAnsi="Optima"/>
            <w:sz w:val="18"/>
            <w:szCs w:val="18"/>
            <w:lang w:val="de-DE"/>
          </w:rPr>
          <w:t>Anfang</w:t>
        </w:r>
      </w:ins>
      <w:ins w:id="372" w:author="Can, Hami" w:date="2024-11-30T16:29:00Z" w16du:dateUtc="2024-11-30T15:29:00Z">
        <w:r>
          <w:rPr>
            <w:rFonts w:ascii="Optima" w:hAnsi="Optima"/>
            <w:sz w:val="18"/>
            <w:szCs w:val="18"/>
            <w:lang w:val="de-DE"/>
          </w:rPr>
          <w:t xml:space="preserve"> nächsten Jahres für ein Stipendium bewerben. Im Kopf habe ich die Avicenna </w:t>
        </w:r>
      </w:ins>
      <w:ins w:id="373" w:author="Can, Hami" w:date="2024-11-30T16:30:00Z" w16du:dateUtc="2024-11-30T15:30:00Z">
        <w:r>
          <w:rPr>
            <w:rFonts w:ascii="Optima" w:hAnsi="Optima"/>
            <w:sz w:val="18"/>
            <w:szCs w:val="18"/>
            <w:lang w:val="de-DE"/>
          </w:rPr>
          <w:t>Stiftung</w:t>
        </w:r>
      </w:ins>
      <w:ins w:id="374" w:author="Can, Hami" w:date="2024-11-30T16:39:00Z" w16du:dateUtc="2024-11-30T15:39:00Z">
        <w:r w:rsidR="008F5FB5">
          <w:rPr>
            <w:rFonts w:ascii="Optima" w:hAnsi="Optima"/>
            <w:sz w:val="18"/>
            <w:szCs w:val="18"/>
            <w:lang w:val="de-DE"/>
          </w:rPr>
          <w:t xml:space="preserve"> (</w:t>
        </w:r>
      </w:ins>
      <w:ins w:id="375" w:author="Can, Hami" w:date="2024-11-30T16:40:00Z" w16du:dateUtc="2024-11-30T15:40:00Z">
        <w:r w:rsidR="008F5FB5">
          <w:rPr>
            <w:rFonts w:ascii="Optima" w:hAnsi="Optima"/>
            <w:sz w:val="18"/>
            <w:szCs w:val="18"/>
            <w:lang w:val="de-DE"/>
          </w:rPr>
          <w:t>Grund hauptsächlich Netzwerken unter Muslimen)</w:t>
        </w:r>
      </w:ins>
      <w:ins w:id="376" w:author="Can, Hami" w:date="2024-11-30T16:35:00Z" w16du:dateUtc="2024-11-30T15:35:00Z">
        <w:r w:rsidR="008675CD">
          <w:rPr>
            <w:rFonts w:ascii="Optima" w:hAnsi="Optima"/>
            <w:sz w:val="18"/>
            <w:szCs w:val="18"/>
            <w:lang w:val="de-DE"/>
          </w:rPr>
          <w:t xml:space="preserve">, </w:t>
        </w:r>
      </w:ins>
      <w:ins w:id="377" w:author="Can, Hami" w:date="2024-11-30T16:34:00Z" w16du:dateUtc="2024-11-30T15:34:00Z">
        <w:r w:rsidR="008675CD">
          <w:rPr>
            <w:rFonts w:ascii="Optima" w:hAnsi="Optima"/>
            <w:sz w:val="18"/>
            <w:szCs w:val="18"/>
            <w:lang w:val="de-DE"/>
          </w:rPr>
          <w:t>Fri</w:t>
        </w:r>
      </w:ins>
      <w:ins w:id="378" w:author="Can, Hami" w:date="2024-11-30T16:35:00Z" w16du:dateUtc="2024-11-30T15:35:00Z">
        <w:r w:rsidR="008675CD">
          <w:rPr>
            <w:rFonts w:ascii="Optima" w:hAnsi="Optima"/>
            <w:sz w:val="18"/>
            <w:szCs w:val="18"/>
            <w:lang w:val="de-DE"/>
          </w:rPr>
          <w:t>st ist bis 01.04</w:t>
        </w:r>
      </w:ins>
      <w:ins w:id="379" w:author="Can, Hami" w:date="2024-11-30T16:30:00Z" w16du:dateUtc="2024-11-30T15:30:00Z">
        <w:r>
          <w:rPr>
            <w:rFonts w:ascii="Optima" w:hAnsi="Optima"/>
            <w:sz w:val="18"/>
            <w:szCs w:val="18"/>
            <w:lang w:val="de-DE"/>
          </w:rPr>
          <w:t xml:space="preserve">, da ich selbst auch </w:t>
        </w:r>
      </w:ins>
      <w:ins w:id="380" w:author="Can, Hami" w:date="2024-11-30T16:40:00Z" w16du:dateUtc="2024-11-30T15:40:00Z">
        <w:r w:rsidR="008F5FB5">
          <w:rPr>
            <w:rFonts w:ascii="Optima" w:hAnsi="Optima"/>
            <w:sz w:val="18"/>
            <w:szCs w:val="18"/>
            <w:lang w:val="de-DE"/>
          </w:rPr>
          <w:t>Muslime</w:t>
        </w:r>
      </w:ins>
      <w:ins w:id="381" w:author="Can, Hami" w:date="2024-11-30T16:30:00Z" w16du:dateUtc="2024-11-30T15:30:00Z">
        <w:r>
          <w:rPr>
            <w:rFonts w:ascii="Optima" w:hAnsi="Optima"/>
            <w:sz w:val="18"/>
            <w:szCs w:val="18"/>
            <w:lang w:val="de-DE"/>
          </w:rPr>
          <w:t xml:space="preserve"> bin. </w:t>
        </w:r>
      </w:ins>
      <w:ins w:id="382" w:author="Can, Hami" w:date="2024-11-30T16:34:00Z" w16du:dateUtc="2024-11-30T15:34:00Z">
        <w:r>
          <w:rPr>
            <w:rFonts w:ascii="Optima" w:hAnsi="Optima"/>
            <w:sz w:val="18"/>
            <w:szCs w:val="18"/>
            <w:lang w:val="de-DE"/>
          </w:rPr>
          <w:t xml:space="preserve"> Würden dir andere Stiftungen einfallen, bei denen ich eine Chance hätte oder was zu mir passen würde</w:t>
        </w:r>
      </w:ins>
      <w:ins w:id="383" w:author="Can, Hami" w:date="2024-11-30T16:40:00Z" w16du:dateUtc="2024-11-30T15:40:00Z">
        <w:r w:rsidR="008F5FB5">
          <w:rPr>
            <w:rFonts w:ascii="Optima" w:hAnsi="Optima"/>
            <w:sz w:val="18"/>
            <w:szCs w:val="18"/>
            <w:lang w:val="de-DE"/>
          </w:rPr>
          <w:t>n</w:t>
        </w:r>
      </w:ins>
      <w:ins w:id="384" w:author="Can, Hami" w:date="2024-11-30T16:34:00Z" w16du:dateUtc="2024-11-30T15:34:00Z">
        <w:r>
          <w:rPr>
            <w:rFonts w:ascii="Optima" w:hAnsi="Optima"/>
            <w:sz w:val="18"/>
            <w:szCs w:val="18"/>
            <w:lang w:val="de-DE"/>
          </w:rPr>
          <w:t>?</w:t>
        </w:r>
      </w:ins>
    </w:p>
    <w:p w14:paraId="5A20B7BA" w14:textId="56B2E587" w:rsidR="00985CD4" w:rsidRDefault="00985CD4">
      <w:pPr>
        <w:rPr>
          <w:ins w:id="385" w:author="Can, Hami" w:date="2024-11-30T16:31:00Z" w16du:dateUtc="2024-11-30T15:31:00Z"/>
          <w:rFonts w:ascii="Optima" w:hAnsi="Optima"/>
          <w:sz w:val="18"/>
          <w:szCs w:val="18"/>
          <w:lang w:val="de-DE"/>
        </w:rPr>
      </w:pPr>
      <w:ins w:id="386" w:author="Can, Hami" w:date="2024-11-30T16:30:00Z" w16du:dateUtc="2024-11-30T15:30:00Z">
        <w:r>
          <w:rPr>
            <w:rFonts w:ascii="Optima" w:hAnsi="Optima"/>
            <w:sz w:val="18"/>
            <w:szCs w:val="18"/>
            <w:lang w:val="de-DE"/>
          </w:rPr>
          <w:t xml:space="preserve">Zu meinem CV: </w:t>
        </w:r>
      </w:ins>
    </w:p>
    <w:p w14:paraId="0D778A6A" w14:textId="048B589A" w:rsidR="00985CD4" w:rsidRDefault="00985CD4">
      <w:pPr>
        <w:rPr>
          <w:ins w:id="387" w:author="Can, Hami" w:date="2024-11-30T16:31:00Z" w16du:dateUtc="2024-11-30T15:31:00Z"/>
          <w:rFonts w:ascii="Optima" w:hAnsi="Optima"/>
          <w:sz w:val="18"/>
          <w:szCs w:val="18"/>
          <w:lang w:val="de-DE"/>
        </w:rPr>
      </w:pPr>
      <w:ins w:id="388" w:author="Can, Hami" w:date="2024-11-30T16:31:00Z" w16du:dateUtc="2024-11-30T15:31:00Z">
        <w:r>
          <w:rPr>
            <w:rFonts w:ascii="Optima" w:hAnsi="Optima"/>
            <w:sz w:val="18"/>
            <w:szCs w:val="18"/>
            <w:lang w:val="de-DE"/>
          </w:rPr>
          <w:t xml:space="preserve">Schule: Habe noch keine Noten, da ich </w:t>
        </w:r>
        <w:proofErr w:type="spellStart"/>
        <w:r>
          <w:rPr>
            <w:rFonts w:ascii="Optima" w:hAnsi="Optima"/>
            <w:sz w:val="18"/>
            <w:szCs w:val="18"/>
            <w:lang w:val="de-DE"/>
          </w:rPr>
          <w:t>ersti</w:t>
        </w:r>
        <w:proofErr w:type="spellEnd"/>
        <w:r>
          <w:rPr>
            <w:rFonts w:ascii="Optima" w:hAnsi="Optima"/>
            <w:sz w:val="18"/>
            <w:szCs w:val="18"/>
            <w:lang w:val="de-DE"/>
          </w:rPr>
          <w:t xml:space="preserve"> bin, aber die Noten werden dann in meinen CV hinzugefügt.</w:t>
        </w:r>
      </w:ins>
      <w:ins w:id="389" w:author="Can, Hami" w:date="2024-11-30T16:34:00Z" w16du:dateUtc="2024-11-30T15:34:00Z">
        <w:r>
          <w:rPr>
            <w:rFonts w:ascii="Optima" w:hAnsi="Optima"/>
            <w:sz w:val="18"/>
            <w:szCs w:val="18"/>
            <w:lang w:val="de-DE"/>
          </w:rPr>
          <w:t xml:space="preserve"> Ich hoffe so 1,0-1,5</w:t>
        </w:r>
      </w:ins>
    </w:p>
    <w:p w14:paraId="5DA27E2F" w14:textId="7E2B4C4D" w:rsidR="00985CD4" w:rsidRDefault="00985CD4">
      <w:pPr>
        <w:rPr>
          <w:ins w:id="390" w:author="Can, Hami" w:date="2024-11-30T16:32:00Z" w16du:dateUtc="2024-11-30T15:32:00Z"/>
          <w:rFonts w:ascii="Optima" w:hAnsi="Optima"/>
          <w:sz w:val="18"/>
          <w:szCs w:val="18"/>
          <w:lang w:val="de-DE"/>
        </w:rPr>
      </w:pPr>
      <w:ins w:id="391" w:author="Can, Hami" w:date="2024-11-30T16:31:00Z" w16du:dateUtc="2024-11-30T15:31:00Z">
        <w:r>
          <w:rPr>
            <w:rFonts w:ascii="Optima" w:hAnsi="Optima"/>
            <w:sz w:val="18"/>
            <w:szCs w:val="18"/>
            <w:lang w:val="de-DE"/>
          </w:rPr>
          <w:t xml:space="preserve">Praxis: </w:t>
        </w:r>
      </w:ins>
      <w:ins w:id="392" w:author="Can, Hami" w:date="2024-11-30T16:30:00Z" w16du:dateUtc="2024-11-30T15:30:00Z">
        <w:r>
          <w:rPr>
            <w:rFonts w:ascii="Optima" w:hAnsi="Optima"/>
            <w:sz w:val="18"/>
            <w:szCs w:val="18"/>
            <w:lang w:val="de-DE"/>
          </w:rPr>
          <w:t>Da wird im Februar noch ein Sommerpraktikum stehen</w:t>
        </w:r>
      </w:ins>
      <w:ins w:id="393" w:author="Can, Hami" w:date="2024-12-02T08:59:00Z" w16du:dateUtc="2024-12-02T07:59:00Z">
        <w:r w:rsidR="00214984">
          <w:rPr>
            <w:rFonts w:ascii="Optima" w:hAnsi="Optima"/>
            <w:sz w:val="18"/>
            <w:szCs w:val="18"/>
            <w:lang w:val="de-DE"/>
          </w:rPr>
          <w:t xml:space="preserve"> (also </w:t>
        </w:r>
        <w:proofErr w:type="spellStart"/>
        <w:r w:rsidR="00214984">
          <w:rPr>
            <w:rFonts w:ascii="Optima" w:hAnsi="Optima"/>
            <w:sz w:val="18"/>
            <w:szCs w:val="18"/>
            <w:lang w:val="de-DE"/>
          </w:rPr>
          <w:t>insg</w:t>
        </w:r>
        <w:proofErr w:type="spellEnd"/>
        <w:r w:rsidR="00214984">
          <w:rPr>
            <w:rFonts w:ascii="Optima" w:hAnsi="Optima"/>
            <w:sz w:val="18"/>
            <w:szCs w:val="18"/>
            <w:lang w:val="de-DE"/>
          </w:rPr>
          <w:t xml:space="preserve"> dann 2)</w:t>
        </w:r>
      </w:ins>
      <w:ins w:id="394" w:author="Can, Hami" w:date="2024-11-30T16:30:00Z" w16du:dateUtc="2024-11-30T15:30:00Z">
        <w:r>
          <w:rPr>
            <w:rFonts w:ascii="Optima" w:hAnsi="Optima"/>
            <w:sz w:val="18"/>
            <w:szCs w:val="18"/>
            <w:lang w:val="de-DE"/>
          </w:rPr>
          <w:t xml:space="preserve">, sowas wie „geplantes Praktikum </w:t>
        </w:r>
        <w:proofErr w:type="spellStart"/>
        <w:r>
          <w:rPr>
            <w:rFonts w:ascii="Optima" w:hAnsi="Optima"/>
            <w:sz w:val="18"/>
            <w:szCs w:val="18"/>
            <w:lang w:val="de-DE"/>
          </w:rPr>
          <w:t>bla</w:t>
        </w:r>
        <w:proofErr w:type="spellEnd"/>
        <w:r>
          <w:rPr>
            <w:rFonts w:ascii="Optima" w:hAnsi="Optima"/>
            <w:sz w:val="18"/>
            <w:szCs w:val="18"/>
            <w:lang w:val="de-DE"/>
          </w:rPr>
          <w:t xml:space="preserve"> </w:t>
        </w:r>
        <w:proofErr w:type="spellStart"/>
        <w:r>
          <w:rPr>
            <w:rFonts w:ascii="Optima" w:hAnsi="Optima"/>
            <w:sz w:val="18"/>
            <w:szCs w:val="18"/>
            <w:lang w:val="de-DE"/>
          </w:rPr>
          <w:t>bla</w:t>
        </w:r>
      </w:ins>
      <w:proofErr w:type="spellEnd"/>
      <w:ins w:id="395" w:author="Can, Hami" w:date="2024-11-30T16:31:00Z" w16du:dateUtc="2024-11-30T15:31:00Z">
        <w:r>
          <w:rPr>
            <w:rFonts w:ascii="Optima" w:hAnsi="Optima"/>
            <w:sz w:val="18"/>
            <w:szCs w:val="18"/>
            <w:lang w:val="de-DE"/>
          </w:rPr>
          <w:t>“, wenn alles glatt läuft</w:t>
        </w:r>
      </w:ins>
    </w:p>
    <w:p w14:paraId="4EB14F1D" w14:textId="317FD8DC" w:rsidR="00985CD4" w:rsidRDefault="00985CD4">
      <w:pPr>
        <w:rPr>
          <w:ins w:id="396" w:author="Can, Hami" w:date="2024-11-30T16:35:00Z" w16du:dateUtc="2024-11-30T15:35:00Z"/>
          <w:rFonts w:ascii="Optima" w:hAnsi="Optima"/>
          <w:sz w:val="18"/>
          <w:szCs w:val="18"/>
          <w:lang w:val="de-DE"/>
        </w:rPr>
      </w:pPr>
      <w:ins w:id="397" w:author="Can, Hami" w:date="2024-11-30T16:32:00Z" w16du:dateUtc="2024-11-30T15:32:00Z">
        <w:r>
          <w:rPr>
            <w:rFonts w:ascii="Optima" w:hAnsi="Optima"/>
            <w:sz w:val="18"/>
            <w:szCs w:val="18"/>
            <w:lang w:val="de-DE"/>
          </w:rPr>
          <w:t xml:space="preserve">Engagement: Habe ich meiner Meinung nach genug. Wie findest du den Part mit der </w:t>
        </w:r>
        <w:proofErr w:type="spellStart"/>
        <w:r>
          <w:rPr>
            <w:rFonts w:ascii="Optima" w:hAnsi="Optima"/>
            <w:sz w:val="18"/>
            <w:szCs w:val="18"/>
            <w:lang w:val="de-DE"/>
          </w:rPr>
          <w:t>Atib</w:t>
        </w:r>
        <w:proofErr w:type="spellEnd"/>
        <w:r>
          <w:rPr>
            <w:rFonts w:ascii="Optima" w:hAnsi="Optima"/>
            <w:sz w:val="18"/>
            <w:szCs w:val="18"/>
            <w:lang w:val="de-DE"/>
          </w:rPr>
          <w:t xml:space="preserve"> Moschee, würdest du da etwas ändern?</w:t>
        </w:r>
      </w:ins>
    </w:p>
    <w:p w14:paraId="2CC2E2DF" w14:textId="70F9A82E" w:rsidR="008F5FB5" w:rsidRDefault="008F5FB5">
      <w:pPr>
        <w:rPr>
          <w:ins w:id="398" w:author="Can, Hami" w:date="2024-11-30T16:35:00Z" w16du:dateUtc="2024-11-30T15:35:00Z"/>
          <w:rFonts w:ascii="Optima" w:hAnsi="Optima"/>
          <w:sz w:val="18"/>
          <w:szCs w:val="18"/>
          <w:lang w:val="de-DE"/>
        </w:rPr>
      </w:pPr>
      <w:ins w:id="399" w:author="Can, Hami" w:date="2024-11-30T16:36:00Z" w16du:dateUtc="2024-11-30T15:36:00Z">
        <w:r>
          <w:rPr>
            <w:rFonts w:ascii="Optima" w:hAnsi="Optima"/>
            <w:sz w:val="18"/>
            <w:szCs w:val="18"/>
            <w:lang w:val="de-DE"/>
          </w:rPr>
          <w:t>Empfehlungsschreiben: Habe einen muslimischen Prof (Ex-PWC Consultant, unterrichtet an der ESADE</w:t>
        </w:r>
      </w:ins>
      <w:ins w:id="400" w:author="Can, Hami" w:date="2024-11-30T16:42:00Z" w16du:dateUtc="2024-11-30T15:42:00Z">
        <w:r>
          <w:rPr>
            <w:rFonts w:ascii="Optima" w:hAnsi="Optima"/>
            <w:sz w:val="18"/>
            <w:szCs w:val="18"/>
            <w:lang w:val="de-DE"/>
          </w:rPr>
          <w:t xml:space="preserve">, </w:t>
        </w:r>
        <w:r>
          <w:rPr>
            <w:rFonts w:ascii="Optima" w:hAnsi="Optima"/>
            <w:sz w:val="18"/>
            <w:szCs w:val="18"/>
            <w:lang w:val="de-DE"/>
          </w:rPr>
          <w:fldChar w:fldCharType="begin"/>
        </w:r>
        <w:r>
          <w:rPr>
            <w:rFonts w:ascii="Optima" w:hAnsi="Optima"/>
            <w:sz w:val="18"/>
            <w:szCs w:val="18"/>
            <w:lang w:val="de-DE"/>
          </w:rPr>
          <w:instrText>HYPERLINK "</w:instrText>
        </w:r>
        <w:r w:rsidRPr="008F5FB5">
          <w:rPr>
            <w:rFonts w:ascii="Optima" w:hAnsi="Optima"/>
            <w:sz w:val="18"/>
            <w:szCs w:val="18"/>
            <w:lang w:val="de-DE"/>
          </w:rPr>
          <w:instrText>https://www.linkedin.com/in/dr-roy-mouawad/</w:instrText>
        </w:r>
        <w:r>
          <w:rPr>
            <w:rFonts w:ascii="Optima" w:hAnsi="Optima"/>
            <w:sz w:val="18"/>
            <w:szCs w:val="18"/>
            <w:lang w:val="de-DE"/>
          </w:rPr>
          <w:instrText>"</w:instrText>
        </w:r>
        <w:r>
          <w:rPr>
            <w:rFonts w:ascii="Optima" w:hAnsi="Optima"/>
            <w:sz w:val="18"/>
            <w:szCs w:val="18"/>
            <w:lang w:val="de-DE"/>
          </w:rPr>
        </w:r>
        <w:r>
          <w:rPr>
            <w:rFonts w:ascii="Optima" w:hAnsi="Optima"/>
            <w:sz w:val="18"/>
            <w:szCs w:val="18"/>
            <w:lang w:val="de-DE"/>
          </w:rPr>
          <w:fldChar w:fldCharType="separate"/>
        </w:r>
        <w:r w:rsidRPr="005D17FF">
          <w:rPr>
            <w:rStyle w:val="Hyperlink"/>
            <w:rFonts w:ascii="Optima" w:hAnsi="Optima"/>
            <w:sz w:val="18"/>
            <w:szCs w:val="18"/>
            <w:lang w:val="de-DE"/>
          </w:rPr>
          <w:t>https://www.linkedin.com/in/dr-roy-mouawad/</w:t>
        </w:r>
        <w:r>
          <w:rPr>
            <w:rFonts w:ascii="Optima" w:hAnsi="Optima"/>
            <w:sz w:val="18"/>
            <w:szCs w:val="18"/>
            <w:lang w:val="de-DE"/>
          </w:rPr>
          <w:fldChar w:fldCharType="end"/>
        </w:r>
        <w:r>
          <w:rPr>
            <w:rFonts w:ascii="Optima" w:hAnsi="Optima"/>
            <w:sz w:val="18"/>
            <w:szCs w:val="18"/>
            <w:lang w:val="de-DE"/>
          </w:rPr>
          <w:t xml:space="preserve"> </w:t>
        </w:r>
      </w:ins>
      <w:ins w:id="401" w:author="Can, Hami" w:date="2024-11-30T16:36:00Z" w16du:dateUtc="2024-11-30T15:36:00Z">
        <w:r>
          <w:rPr>
            <w:rFonts w:ascii="Optima" w:hAnsi="Optima"/>
            <w:sz w:val="18"/>
            <w:szCs w:val="18"/>
            <w:lang w:val="de-DE"/>
          </w:rPr>
          <w:t>) den ich bereits kennengelernt habe und mich mit ihm au</w:t>
        </w:r>
      </w:ins>
      <w:ins w:id="402" w:author="Can, Hami" w:date="2024-11-30T16:37:00Z" w16du:dateUtc="2024-11-30T15:37:00Z">
        <w:r>
          <w:rPr>
            <w:rFonts w:ascii="Optima" w:hAnsi="Optima"/>
            <w:sz w:val="18"/>
            <w:szCs w:val="18"/>
            <w:lang w:val="de-DE"/>
          </w:rPr>
          <w:t>ch gut verstehe. Soll ich ihn fragen, ob er mit mir das Empfehlungsschreiben machen will?</w:t>
        </w:r>
      </w:ins>
    </w:p>
    <w:p w14:paraId="7D114171" w14:textId="77777777" w:rsidR="008F5FB5" w:rsidRDefault="008F5FB5">
      <w:pPr>
        <w:rPr>
          <w:ins w:id="403" w:author="Can, Hami" w:date="2024-11-30T16:35:00Z" w16du:dateUtc="2024-11-30T15:35:00Z"/>
          <w:rFonts w:ascii="Optima" w:hAnsi="Optima"/>
          <w:sz w:val="18"/>
          <w:szCs w:val="18"/>
          <w:lang w:val="de-DE"/>
        </w:rPr>
      </w:pPr>
    </w:p>
    <w:p w14:paraId="665C498B" w14:textId="4B865FAD" w:rsidR="008F5FB5" w:rsidRDefault="008F5FB5">
      <w:pPr>
        <w:rPr>
          <w:ins w:id="404" w:author="Can, Hami" w:date="2024-11-30T16:42:00Z" w16du:dateUtc="2024-11-30T15:42:00Z"/>
          <w:rFonts w:ascii="Optima" w:hAnsi="Optima"/>
          <w:sz w:val="18"/>
          <w:szCs w:val="18"/>
          <w:lang w:val="de-DE"/>
        </w:rPr>
      </w:pPr>
      <w:ins w:id="405" w:author="Can, Hami" w:date="2024-11-30T16:35:00Z" w16du:dateUtc="2024-11-30T15:35:00Z">
        <w:r>
          <w:rPr>
            <w:rFonts w:ascii="Optima" w:hAnsi="Optima"/>
            <w:sz w:val="18"/>
            <w:szCs w:val="18"/>
            <w:lang w:val="de-DE"/>
          </w:rPr>
          <w:t>Kann ich sonst noch etwas vorbereiten?</w:t>
        </w:r>
      </w:ins>
    </w:p>
    <w:p w14:paraId="2263C27D" w14:textId="77777777" w:rsidR="008F5FB5" w:rsidRDefault="008F5FB5">
      <w:pPr>
        <w:rPr>
          <w:ins w:id="406" w:author="Can, Hami" w:date="2024-11-30T16:42:00Z" w16du:dateUtc="2024-11-30T15:42:00Z"/>
          <w:rFonts w:ascii="Optima" w:hAnsi="Optima"/>
          <w:sz w:val="18"/>
          <w:szCs w:val="18"/>
          <w:lang w:val="de-DE"/>
        </w:rPr>
      </w:pPr>
    </w:p>
    <w:p w14:paraId="04BD3B2B" w14:textId="1732CA47" w:rsidR="008F5FB5" w:rsidRPr="00252FE1" w:rsidRDefault="008F5FB5">
      <w:pPr>
        <w:rPr>
          <w:rFonts w:ascii="Optima" w:hAnsi="Optima"/>
          <w:sz w:val="18"/>
          <w:szCs w:val="18"/>
          <w:lang w:val="de-DE"/>
        </w:rPr>
      </w:pPr>
      <w:ins w:id="407" w:author="Can, Hami" w:date="2024-11-30T16:42:00Z" w16du:dateUtc="2024-11-30T15:42:00Z">
        <w:r>
          <w:rPr>
            <w:rFonts w:ascii="Optima" w:hAnsi="Optima"/>
            <w:sz w:val="18"/>
            <w:szCs w:val="18"/>
            <w:lang w:val="de-DE"/>
          </w:rPr>
          <w:t>DANKEEEEE</w:t>
        </w:r>
      </w:ins>
    </w:p>
    <w:sectPr w:rsidR="008F5FB5" w:rsidRPr="00252FE1" w:rsidSect="006A4CD8">
      <w:footerReference w:type="even" r:id="rId14"/>
      <w:pgSz w:w="11906" w:h="16838"/>
      <w:pgMar w:top="907" w:right="510" w:bottom="340" w:left="510" w:header="709" w:footer="709" w:gutter="0"/>
      <w:pgNumType w:start="1"/>
      <w:cols w:space="720"/>
      <w:docGrid w:linePitch="299"/>
      <w:sectPrChange w:id="408" w:author="Can, Hami" w:date="2024-11-30T15:38:00Z" w16du:dateUtc="2024-11-30T14:38:00Z">
        <w:sectPr w:rsidR="008F5FB5" w:rsidRPr="00252FE1" w:rsidSect="006A4CD8">
          <w:pgMar w:top="1418" w:right="567" w:bottom="113" w:left="567" w:header="709" w:footer="709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1" w:author="Can, Hami" w:date="2024-11-30T16:17:00Z" w:initials="HC">
    <w:p w14:paraId="494EB73A" w14:textId="77777777" w:rsidR="00F53BCA" w:rsidRDefault="00F53BCA" w:rsidP="00F53BCA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bitte überprüfen, ob die dickeren Minus Zeichen, wie markiert, im CV passen, habe nicht das normale - benutzt, da mir das zu kurz und hässlich aussah, danke</w:t>
      </w:r>
    </w:p>
    <w:p w14:paraId="30015B0D" w14:textId="77777777" w:rsidR="00F53BCA" w:rsidRDefault="00F53BCA" w:rsidP="00F53BCA"/>
  </w:comment>
  <w:comment w:id="31" w:author="Can, Hami" w:date="2024-11-30T15:23:00Z" w:initials="HC">
    <w:p w14:paraId="6725FF14" w14:textId="5AA0DF38" w:rsidR="00530C9E" w:rsidRDefault="00530C9E" w:rsidP="00530C9E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noch keine Noten, bin ersti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0015B0D" w15:done="0"/>
  <w15:commentEx w15:paraId="6725FF1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E257837" w16cex:dateUtc="2024-11-30T15:17:00Z"/>
  <w16cex:commentExtensible w16cex:durableId="441F8EC5" w16cex:dateUtc="2024-11-30T14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0015B0D" w16cid:durableId="5E257837"/>
  <w16cid:commentId w16cid:paraId="6725FF14" w16cid:durableId="441F8EC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61D6A6" w14:textId="77777777" w:rsidR="007C0DDA" w:rsidRDefault="007C0DDA">
      <w:pPr>
        <w:spacing w:after="0" w:line="240" w:lineRule="auto"/>
      </w:pPr>
      <w:r>
        <w:separator/>
      </w:r>
    </w:p>
  </w:endnote>
  <w:endnote w:type="continuationSeparator" w:id="0">
    <w:p w14:paraId="16F7C9AA" w14:textId="77777777" w:rsidR="007C0DDA" w:rsidRDefault="007C0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5D52EA" w14:textId="77777777" w:rsidR="002243BE" w:rsidRDefault="006A148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242DFEE" w14:textId="77777777" w:rsidR="002243BE" w:rsidRDefault="002243B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AA2153" w14:textId="77777777" w:rsidR="007C0DDA" w:rsidRDefault="007C0DDA">
      <w:pPr>
        <w:spacing w:after="0" w:line="240" w:lineRule="auto"/>
      </w:pPr>
      <w:r>
        <w:separator/>
      </w:r>
    </w:p>
  </w:footnote>
  <w:footnote w:type="continuationSeparator" w:id="0">
    <w:p w14:paraId="57C5B988" w14:textId="77777777" w:rsidR="007C0DDA" w:rsidRDefault="007C0D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20696"/>
    <w:multiLevelType w:val="hybridMultilevel"/>
    <w:tmpl w:val="90EAF2B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B03557"/>
    <w:multiLevelType w:val="hybridMultilevel"/>
    <w:tmpl w:val="F26CCC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D2D9A"/>
    <w:multiLevelType w:val="hybridMultilevel"/>
    <w:tmpl w:val="582C059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C7476C"/>
    <w:multiLevelType w:val="hybridMultilevel"/>
    <w:tmpl w:val="9BD84C38"/>
    <w:lvl w:ilvl="0" w:tplc="47FAC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4089A"/>
    <w:multiLevelType w:val="multilevel"/>
    <w:tmpl w:val="586E01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9506C2"/>
    <w:multiLevelType w:val="multilevel"/>
    <w:tmpl w:val="050E22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ADB0278"/>
    <w:multiLevelType w:val="hybridMultilevel"/>
    <w:tmpl w:val="C6E83F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624E7B"/>
    <w:multiLevelType w:val="hybridMultilevel"/>
    <w:tmpl w:val="2D30F7F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E16C41"/>
    <w:multiLevelType w:val="multilevel"/>
    <w:tmpl w:val="AF2015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A3F76F9"/>
    <w:multiLevelType w:val="hybridMultilevel"/>
    <w:tmpl w:val="106AF8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9A2B06"/>
    <w:multiLevelType w:val="hybridMultilevel"/>
    <w:tmpl w:val="9A624CCE"/>
    <w:lvl w:ilvl="0" w:tplc="D6F64E7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36CA4"/>
    <w:multiLevelType w:val="hybridMultilevel"/>
    <w:tmpl w:val="33CC9B80"/>
    <w:lvl w:ilvl="0" w:tplc="0BBA2AA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4436457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1DC392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530ECA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AD84FB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1A92E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4237B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6646DA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E055C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2CF2EC9"/>
    <w:multiLevelType w:val="hybridMultilevel"/>
    <w:tmpl w:val="25E66A50"/>
    <w:lvl w:ilvl="0" w:tplc="E502139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B680BE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E084C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85A8BB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ECE6B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BEC2CF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010B2F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412718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14B70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449B3797"/>
    <w:multiLevelType w:val="hybridMultilevel"/>
    <w:tmpl w:val="915285D6"/>
    <w:lvl w:ilvl="0" w:tplc="47FAC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222DA5"/>
    <w:multiLevelType w:val="hybridMultilevel"/>
    <w:tmpl w:val="9722571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CF51490"/>
    <w:multiLevelType w:val="hybridMultilevel"/>
    <w:tmpl w:val="18A251F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4BE54B5"/>
    <w:multiLevelType w:val="hybridMultilevel"/>
    <w:tmpl w:val="DD44279C"/>
    <w:lvl w:ilvl="0" w:tplc="0407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585F07C0"/>
    <w:multiLevelType w:val="hybridMultilevel"/>
    <w:tmpl w:val="0F4657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AF7C53"/>
    <w:multiLevelType w:val="hybridMultilevel"/>
    <w:tmpl w:val="03CCFD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4F2B9A"/>
    <w:multiLevelType w:val="multilevel"/>
    <w:tmpl w:val="D15AF19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460160B"/>
    <w:multiLevelType w:val="hybridMultilevel"/>
    <w:tmpl w:val="A08ED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A50F04"/>
    <w:multiLevelType w:val="hybridMultilevel"/>
    <w:tmpl w:val="674C291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91F1A99"/>
    <w:multiLevelType w:val="multilevel"/>
    <w:tmpl w:val="2B082C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2532231"/>
    <w:multiLevelType w:val="hybridMultilevel"/>
    <w:tmpl w:val="FEE8C09E"/>
    <w:lvl w:ilvl="0" w:tplc="EFB81B66">
      <w:start w:val="1"/>
      <w:numFmt w:val="bullet"/>
      <w:lvlText w:val="·"/>
      <w:lvlJc w:val="left"/>
      <w:pPr>
        <w:ind w:left="64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 w:tplc="EE6E9968">
      <w:start w:val="1"/>
      <w:numFmt w:val="bullet"/>
      <w:lvlText w:val="o"/>
      <w:lvlJc w:val="left"/>
      <w:pPr>
        <w:ind w:left="136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7DE04B6">
      <w:start w:val="1"/>
      <w:numFmt w:val="bullet"/>
      <w:lvlText w:val="▪"/>
      <w:lvlJc w:val="left"/>
      <w:pPr>
        <w:ind w:left="208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9B67FB4">
      <w:start w:val="1"/>
      <w:numFmt w:val="bullet"/>
      <w:lvlText w:val="·"/>
      <w:lvlJc w:val="left"/>
      <w:pPr>
        <w:ind w:left="280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8404B20">
      <w:start w:val="1"/>
      <w:numFmt w:val="bullet"/>
      <w:lvlText w:val="o"/>
      <w:lvlJc w:val="left"/>
      <w:pPr>
        <w:ind w:left="352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78CDF1C">
      <w:start w:val="1"/>
      <w:numFmt w:val="bullet"/>
      <w:lvlText w:val="▪"/>
      <w:lvlJc w:val="left"/>
      <w:pPr>
        <w:ind w:left="424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BAACFE0">
      <w:start w:val="1"/>
      <w:numFmt w:val="bullet"/>
      <w:lvlText w:val="·"/>
      <w:lvlJc w:val="left"/>
      <w:pPr>
        <w:ind w:left="496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BA40176">
      <w:start w:val="1"/>
      <w:numFmt w:val="bullet"/>
      <w:lvlText w:val="o"/>
      <w:lvlJc w:val="left"/>
      <w:pPr>
        <w:ind w:left="568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78CDAF2">
      <w:start w:val="1"/>
      <w:numFmt w:val="bullet"/>
      <w:lvlText w:val="▪"/>
      <w:lvlJc w:val="left"/>
      <w:pPr>
        <w:ind w:left="640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752845D4"/>
    <w:multiLevelType w:val="hybridMultilevel"/>
    <w:tmpl w:val="00982C54"/>
    <w:lvl w:ilvl="0" w:tplc="DD3ABC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C715A9"/>
    <w:multiLevelType w:val="hybridMultilevel"/>
    <w:tmpl w:val="5C76B764"/>
    <w:lvl w:ilvl="0" w:tplc="47FAC9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5D966D2"/>
    <w:multiLevelType w:val="hybridMultilevel"/>
    <w:tmpl w:val="95F2D612"/>
    <w:lvl w:ilvl="0" w:tplc="D6F64E7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8104AA"/>
    <w:multiLevelType w:val="hybridMultilevel"/>
    <w:tmpl w:val="2654DF98"/>
    <w:lvl w:ilvl="0" w:tplc="47FAC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141548"/>
    <w:multiLevelType w:val="hybridMultilevel"/>
    <w:tmpl w:val="3392EF60"/>
    <w:lvl w:ilvl="0" w:tplc="47FAC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775C06"/>
    <w:multiLevelType w:val="hybridMultilevel"/>
    <w:tmpl w:val="3612B3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88440F"/>
    <w:multiLevelType w:val="hybridMultilevel"/>
    <w:tmpl w:val="6ED41A5E"/>
    <w:lvl w:ilvl="0" w:tplc="D6C2745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961A107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E5A60E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DACDC6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73E0B1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640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020039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7000F3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E26C1F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79CA01BA"/>
    <w:multiLevelType w:val="hybridMultilevel"/>
    <w:tmpl w:val="D8E67B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E3540"/>
    <w:multiLevelType w:val="hybridMultilevel"/>
    <w:tmpl w:val="009EE7F0"/>
    <w:lvl w:ilvl="0" w:tplc="726AE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B7060B"/>
    <w:multiLevelType w:val="hybridMultilevel"/>
    <w:tmpl w:val="2458AE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992620">
    <w:abstractNumId w:val="22"/>
  </w:num>
  <w:num w:numId="2" w16cid:durableId="710692717">
    <w:abstractNumId w:val="4"/>
  </w:num>
  <w:num w:numId="3" w16cid:durableId="2029524903">
    <w:abstractNumId w:val="19"/>
  </w:num>
  <w:num w:numId="4" w16cid:durableId="1415860484">
    <w:abstractNumId w:val="8"/>
  </w:num>
  <w:num w:numId="5" w16cid:durableId="1336346544">
    <w:abstractNumId w:val="5"/>
  </w:num>
  <w:num w:numId="6" w16cid:durableId="438764093">
    <w:abstractNumId w:val="33"/>
  </w:num>
  <w:num w:numId="7" w16cid:durableId="1696224103">
    <w:abstractNumId w:val="21"/>
  </w:num>
  <w:num w:numId="8" w16cid:durableId="1872525951">
    <w:abstractNumId w:val="16"/>
  </w:num>
  <w:num w:numId="9" w16cid:durableId="1733649398">
    <w:abstractNumId w:val="18"/>
  </w:num>
  <w:num w:numId="10" w16cid:durableId="1831672391">
    <w:abstractNumId w:val="14"/>
  </w:num>
  <w:num w:numId="11" w16cid:durableId="1672756786">
    <w:abstractNumId w:val="10"/>
  </w:num>
  <w:num w:numId="12" w16cid:durableId="1322736265">
    <w:abstractNumId w:val="26"/>
  </w:num>
  <w:num w:numId="13" w16cid:durableId="308243683">
    <w:abstractNumId w:val="2"/>
  </w:num>
  <w:num w:numId="14" w16cid:durableId="1569681177">
    <w:abstractNumId w:val="0"/>
  </w:num>
  <w:num w:numId="15" w16cid:durableId="2049211325">
    <w:abstractNumId w:val="27"/>
  </w:num>
  <w:num w:numId="16" w16cid:durableId="1554733295">
    <w:abstractNumId w:val="6"/>
  </w:num>
  <w:num w:numId="17" w16cid:durableId="279995918">
    <w:abstractNumId w:val="20"/>
  </w:num>
  <w:num w:numId="18" w16cid:durableId="1679431631">
    <w:abstractNumId w:val="7"/>
  </w:num>
  <w:num w:numId="19" w16cid:durableId="1051029197">
    <w:abstractNumId w:val="24"/>
  </w:num>
  <w:num w:numId="20" w16cid:durableId="664477063">
    <w:abstractNumId w:val="31"/>
  </w:num>
  <w:num w:numId="21" w16cid:durableId="409545802">
    <w:abstractNumId w:val="15"/>
  </w:num>
  <w:num w:numId="22" w16cid:durableId="844056920">
    <w:abstractNumId w:val="29"/>
  </w:num>
  <w:num w:numId="23" w16cid:durableId="91358324">
    <w:abstractNumId w:val="30"/>
  </w:num>
  <w:num w:numId="24" w16cid:durableId="1242444028">
    <w:abstractNumId w:val="11"/>
  </w:num>
  <w:num w:numId="25" w16cid:durableId="48309494">
    <w:abstractNumId w:val="12"/>
  </w:num>
  <w:num w:numId="26" w16cid:durableId="72707605">
    <w:abstractNumId w:val="23"/>
  </w:num>
  <w:num w:numId="27" w16cid:durableId="674460230">
    <w:abstractNumId w:val="9"/>
  </w:num>
  <w:num w:numId="28" w16cid:durableId="24907946">
    <w:abstractNumId w:val="32"/>
  </w:num>
  <w:num w:numId="29" w16cid:durableId="1379206582">
    <w:abstractNumId w:val="17"/>
  </w:num>
  <w:num w:numId="30" w16cid:durableId="1709639843">
    <w:abstractNumId w:val="1"/>
  </w:num>
  <w:num w:numId="31" w16cid:durableId="52435113">
    <w:abstractNumId w:val="13"/>
  </w:num>
  <w:num w:numId="32" w16cid:durableId="971406533">
    <w:abstractNumId w:val="25"/>
  </w:num>
  <w:num w:numId="33" w16cid:durableId="983510215">
    <w:abstractNumId w:val="28"/>
  </w:num>
  <w:num w:numId="34" w16cid:durableId="66316822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Can, Hami">
    <w15:presenceInfo w15:providerId="AD" w15:userId="S::hami.can@student.reutlingen-university.de::3e1b8560-8863-40fc-9bfc-c43916e63318"/>
  </w15:person>
  <w15:person w15:author="Sophie Klocke">
    <w15:presenceInfo w15:providerId="AD" w15:userId="S::sophie.klocke@uni-bielefeld.de::4a69cec3-bb69-4d72-b84c-f3bdc39d94c3"/>
  </w15:person>
  <w15:person w15:author="Sarah Bergmann">
    <w15:presenceInfo w15:providerId="Windows Live" w15:userId="f1dd7be93f828254"/>
  </w15:person>
  <w15:person w15:author="David Döbele">
    <w15:presenceInfo w15:providerId="AD" w15:userId="S::david.doebele@pumpkinadvisory.onmicrosoft.com::a00222db-f5a0-4b93-9122-d1c61d864339"/>
  </w15:person>
  <w15:person w15:author="Hami Can">
    <w15:presenceInfo w15:providerId="Windows Live" w15:userId="6137264034b07d25"/>
  </w15:person>
  <w15:person w15:author="Can, Hami [2]">
    <w15:presenceInfo w15:providerId="AD" w15:userId="S::Hami.Can@haefele.de::0884af24-2693-440d-af28-8faa3269f08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3BE"/>
    <w:rsid w:val="00000833"/>
    <w:rsid w:val="00001634"/>
    <w:rsid w:val="00001983"/>
    <w:rsid w:val="000078C8"/>
    <w:rsid w:val="00020A3F"/>
    <w:rsid w:val="000315B8"/>
    <w:rsid w:val="00041BEA"/>
    <w:rsid w:val="00042B18"/>
    <w:rsid w:val="000440EF"/>
    <w:rsid w:val="00044582"/>
    <w:rsid w:val="00047900"/>
    <w:rsid w:val="000561A4"/>
    <w:rsid w:val="000623C3"/>
    <w:rsid w:val="00064A5E"/>
    <w:rsid w:val="000A450E"/>
    <w:rsid w:val="000B45EA"/>
    <w:rsid w:val="000B69A5"/>
    <w:rsid w:val="000C2E7F"/>
    <w:rsid w:val="000D13B5"/>
    <w:rsid w:val="000E1A36"/>
    <w:rsid w:val="000E54FD"/>
    <w:rsid w:val="000F2607"/>
    <w:rsid w:val="000F3417"/>
    <w:rsid w:val="000F3A17"/>
    <w:rsid w:val="000F7419"/>
    <w:rsid w:val="00100518"/>
    <w:rsid w:val="00127984"/>
    <w:rsid w:val="00162D1F"/>
    <w:rsid w:val="001638D0"/>
    <w:rsid w:val="00181897"/>
    <w:rsid w:val="00190354"/>
    <w:rsid w:val="00190AE1"/>
    <w:rsid w:val="00197B16"/>
    <w:rsid w:val="001B3239"/>
    <w:rsid w:val="001B4D17"/>
    <w:rsid w:val="001C2B9D"/>
    <w:rsid w:val="001C4724"/>
    <w:rsid w:val="001E0CE3"/>
    <w:rsid w:val="001F4F9A"/>
    <w:rsid w:val="00200E9A"/>
    <w:rsid w:val="00214984"/>
    <w:rsid w:val="00215852"/>
    <w:rsid w:val="00222216"/>
    <w:rsid w:val="002243BE"/>
    <w:rsid w:val="00224505"/>
    <w:rsid w:val="002247C5"/>
    <w:rsid w:val="00252FE1"/>
    <w:rsid w:val="00253F5D"/>
    <w:rsid w:val="00271920"/>
    <w:rsid w:val="002922F0"/>
    <w:rsid w:val="0029538A"/>
    <w:rsid w:val="002A0F53"/>
    <w:rsid w:val="002A3283"/>
    <w:rsid w:val="002B497F"/>
    <w:rsid w:val="002C58F2"/>
    <w:rsid w:val="002D5605"/>
    <w:rsid w:val="002D684A"/>
    <w:rsid w:val="002E2946"/>
    <w:rsid w:val="00302006"/>
    <w:rsid w:val="003042E1"/>
    <w:rsid w:val="003149FD"/>
    <w:rsid w:val="00315B28"/>
    <w:rsid w:val="003174C7"/>
    <w:rsid w:val="00327A18"/>
    <w:rsid w:val="0033045D"/>
    <w:rsid w:val="003473AB"/>
    <w:rsid w:val="003559B7"/>
    <w:rsid w:val="00390CF1"/>
    <w:rsid w:val="003C1269"/>
    <w:rsid w:val="003C7ED5"/>
    <w:rsid w:val="003E3C52"/>
    <w:rsid w:val="003F60A8"/>
    <w:rsid w:val="00400645"/>
    <w:rsid w:val="00413B32"/>
    <w:rsid w:val="00432255"/>
    <w:rsid w:val="00457FB5"/>
    <w:rsid w:val="00461E0E"/>
    <w:rsid w:val="00463547"/>
    <w:rsid w:val="004700ED"/>
    <w:rsid w:val="004724BE"/>
    <w:rsid w:val="004728F5"/>
    <w:rsid w:val="0048787A"/>
    <w:rsid w:val="004905BF"/>
    <w:rsid w:val="004916C3"/>
    <w:rsid w:val="004B2A1E"/>
    <w:rsid w:val="004D467B"/>
    <w:rsid w:val="0050166F"/>
    <w:rsid w:val="0053090D"/>
    <w:rsid w:val="00530C9E"/>
    <w:rsid w:val="00594626"/>
    <w:rsid w:val="00595CE5"/>
    <w:rsid w:val="005A3218"/>
    <w:rsid w:val="005A78C5"/>
    <w:rsid w:val="005C02EB"/>
    <w:rsid w:val="005E1161"/>
    <w:rsid w:val="005F225A"/>
    <w:rsid w:val="005F534D"/>
    <w:rsid w:val="006334D8"/>
    <w:rsid w:val="00657F67"/>
    <w:rsid w:val="006723E2"/>
    <w:rsid w:val="006A1488"/>
    <w:rsid w:val="006A3743"/>
    <w:rsid w:val="006A4CD8"/>
    <w:rsid w:val="006C2B07"/>
    <w:rsid w:val="006F7175"/>
    <w:rsid w:val="0071253D"/>
    <w:rsid w:val="007157CF"/>
    <w:rsid w:val="007236EE"/>
    <w:rsid w:val="00760C0B"/>
    <w:rsid w:val="00796792"/>
    <w:rsid w:val="007A3851"/>
    <w:rsid w:val="007B18B7"/>
    <w:rsid w:val="007C0DDA"/>
    <w:rsid w:val="007C541A"/>
    <w:rsid w:val="007D69D5"/>
    <w:rsid w:val="007F1C41"/>
    <w:rsid w:val="00810AFB"/>
    <w:rsid w:val="00814E0E"/>
    <w:rsid w:val="00827C4C"/>
    <w:rsid w:val="008403D4"/>
    <w:rsid w:val="00840D9D"/>
    <w:rsid w:val="00843ECA"/>
    <w:rsid w:val="00854E25"/>
    <w:rsid w:val="008611A2"/>
    <w:rsid w:val="008675CD"/>
    <w:rsid w:val="00873D41"/>
    <w:rsid w:val="008806D1"/>
    <w:rsid w:val="00892499"/>
    <w:rsid w:val="008978F7"/>
    <w:rsid w:val="008B2FB3"/>
    <w:rsid w:val="008B54E9"/>
    <w:rsid w:val="008C1B7D"/>
    <w:rsid w:val="008D4FA3"/>
    <w:rsid w:val="008F5FB5"/>
    <w:rsid w:val="0095364F"/>
    <w:rsid w:val="00964ABD"/>
    <w:rsid w:val="0097230C"/>
    <w:rsid w:val="0098454A"/>
    <w:rsid w:val="00985C37"/>
    <w:rsid w:val="00985CD4"/>
    <w:rsid w:val="009A61AC"/>
    <w:rsid w:val="009E467B"/>
    <w:rsid w:val="009E5562"/>
    <w:rsid w:val="009E6005"/>
    <w:rsid w:val="009F04AB"/>
    <w:rsid w:val="00A3239F"/>
    <w:rsid w:val="00A32D69"/>
    <w:rsid w:val="00A34E3E"/>
    <w:rsid w:val="00A45D62"/>
    <w:rsid w:val="00A5202C"/>
    <w:rsid w:val="00A65A84"/>
    <w:rsid w:val="00A65C5C"/>
    <w:rsid w:val="00A7090D"/>
    <w:rsid w:val="00A76311"/>
    <w:rsid w:val="00A87F19"/>
    <w:rsid w:val="00A952FD"/>
    <w:rsid w:val="00AB080B"/>
    <w:rsid w:val="00AE0FA5"/>
    <w:rsid w:val="00AE5AF9"/>
    <w:rsid w:val="00AF6565"/>
    <w:rsid w:val="00AF74D1"/>
    <w:rsid w:val="00B0267F"/>
    <w:rsid w:val="00B052D3"/>
    <w:rsid w:val="00B07ECA"/>
    <w:rsid w:val="00B271BB"/>
    <w:rsid w:val="00B329E4"/>
    <w:rsid w:val="00B33094"/>
    <w:rsid w:val="00B507BD"/>
    <w:rsid w:val="00B52D14"/>
    <w:rsid w:val="00B6391E"/>
    <w:rsid w:val="00B934A1"/>
    <w:rsid w:val="00BB6F05"/>
    <w:rsid w:val="00BD7EAB"/>
    <w:rsid w:val="00BE6E90"/>
    <w:rsid w:val="00BF5026"/>
    <w:rsid w:val="00C0686D"/>
    <w:rsid w:val="00C10BFE"/>
    <w:rsid w:val="00C1359A"/>
    <w:rsid w:val="00C20DAC"/>
    <w:rsid w:val="00C5417D"/>
    <w:rsid w:val="00C935B2"/>
    <w:rsid w:val="00CA14C9"/>
    <w:rsid w:val="00CA1B3D"/>
    <w:rsid w:val="00CA247F"/>
    <w:rsid w:val="00CA55BF"/>
    <w:rsid w:val="00CC1629"/>
    <w:rsid w:val="00CC2598"/>
    <w:rsid w:val="00CC2D4C"/>
    <w:rsid w:val="00CD1BAA"/>
    <w:rsid w:val="00CD508F"/>
    <w:rsid w:val="00CE67E7"/>
    <w:rsid w:val="00CF4774"/>
    <w:rsid w:val="00D039EF"/>
    <w:rsid w:val="00D06DB7"/>
    <w:rsid w:val="00D26952"/>
    <w:rsid w:val="00D31EA9"/>
    <w:rsid w:val="00D56FEA"/>
    <w:rsid w:val="00DA16CB"/>
    <w:rsid w:val="00DA5F96"/>
    <w:rsid w:val="00DB0CCF"/>
    <w:rsid w:val="00DB4233"/>
    <w:rsid w:val="00DF1A44"/>
    <w:rsid w:val="00DF2D81"/>
    <w:rsid w:val="00DF6687"/>
    <w:rsid w:val="00DF6DA1"/>
    <w:rsid w:val="00DF798A"/>
    <w:rsid w:val="00E064BB"/>
    <w:rsid w:val="00E1259E"/>
    <w:rsid w:val="00E139BE"/>
    <w:rsid w:val="00E30446"/>
    <w:rsid w:val="00E31885"/>
    <w:rsid w:val="00E31F60"/>
    <w:rsid w:val="00E33CA7"/>
    <w:rsid w:val="00E93EED"/>
    <w:rsid w:val="00EB16E3"/>
    <w:rsid w:val="00EB6AEB"/>
    <w:rsid w:val="00EC24F3"/>
    <w:rsid w:val="00EC33FE"/>
    <w:rsid w:val="00EC369F"/>
    <w:rsid w:val="00EE3C27"/>
    <w:rsid w:val="00F1133C"/>
    <w:rsid w:val="00F21C1E"/>
    <w:rsid w:val="00F24616"/>
    <w:rsid w:val="00F53BCA"/>
    <w:rsid w:val="00F73BF0"/>
    <w:rsid w:val="00F75698"/>
    <w:rsid w:val="00F76505"/>
    <w:rsid w:val="00F912C3"/>
    <w:rsid w:val="00F9753E"/>
    <w:rsid w:val="00FA5D12"/>
    <w:rsid w:val="00FA6313"/>
    <w:rsid w:val="00FD4DF1"/>
    <w:rsid w:val="00FE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9A06F"/>
  <w15:docId w15:val="{1867095B-5029-4B41-B90F-57070E8E1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1253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1253D"/>
    <w:rPr>
      <w:rFonts w:ascii="Times New Roman" w:hAnsi="Times New Roman" w:cs="Times New Roman"/>
      <w:sz w:val="18"/>
      <w:szCs w:val="18"/>
    </w:rPr>
  </w:style>
  <w:style w:type="paragraph" w:styleId="berarbeitung">
    <w:name w:val="Revision"/>
    <w:hidden/>
    <w:uiPriority w:val="99"/>
    <w:semiHidden/>
    <w:rsid w:val="000E54FD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7236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236E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236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236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236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56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780A11-74BB-BC47-8A55-EB053671F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596</Words>
  <Characters>3762</Characters>
  <Application>Microsoft Office Word</Application>
  <DocSecurity>0</DocSecurity>
  <Lines>31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Can, Hami</cp:lastModifiedBy>
  <cp:revision>9</cp:revision>
  <cp:lastPrinted>2024-11-30T15:04:00Z</cp:lastPrinted>
  <dcterms:created xsi:type="dcterms:W3CDTF">2024-11-30T15:12:00Z</dcterms:created>
  <dcterms:modified xsi:type="dcterms:W3CDTF">2024-12-02T07:59:00Z</dcterms:modified>
</cp:coreProperties>
</file>