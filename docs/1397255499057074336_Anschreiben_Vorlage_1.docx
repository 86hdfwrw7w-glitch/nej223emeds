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3331" w14:textId="297DFB9B" w:rsidR="00EE44B0" w:rsidRPr="00CD6166" w:rsidRDefault="005950B4" w:rsidP="00A156B9">
      <w:pPr>
        <w:jc w:val="right"/>
        <w:rPr>
          <w:rFonts w:ascii="Times New Roman" w:hAnsi="Times New Roman" w:cs="Times New Roman"/>
          <w:sz w:val="21"/>
          <w:szCs w:val="21"/>
        </w:rPr>
      </w:pPr>
      <w:r w:rsidRPr="00CD6166">
        <w:rPr>
          <w:rFonts w:ascii="Times New Roman" w:hAnsi="Times New Roman" w:cs="Times New Roman"/>
          <w:sz w:val="21"/>
          <w:szCs w:val="21"/>
        </w:rPr>
        <w:t>Thomas Frank</w:t>
      </w:r>
    </w:p>
    <w:p w14:paraId="0815CC5A" w14:textId="5C9E532C" w:rsidR="004A6740" w:rsidRPr="00CD6166" w:rsidRDefault="005950B4" w:rsidP="00A156B9">
      <w:pPr>
        <w:jc w:val="right"/>
        <w:rPr>
          <w:rFonts w:ascii="Times New Roman" w:hAnsi="Times New Roman" w:cs="Times New Roman"/>
          <w:sz w:val="21"/>
          <w:szCs w:val="21"/>
        </w:rPr>
      </w:pPr>
      <w:r w:rsidRPr="00CD6166">
        <w:rPr>
          <w:rFonts w:ascii="Times New Roman" w:hAnsi="Times New Roman" w:cs="Times New Roman"/>
          <w:sz w:val="21"/>
          <w:szCs w:val="21"/>
        </w:rPr>
        <w:t>Sophienstraße 23</w:t>
      </w:r>
    </w:p>
    <w:p w14:paraId="474D3B3D" w14:textId="50EC3442" w:rsidR="001E6FC7" w:rsidRPr="00CD6166" w:rsidRDefault="005950B4" w:rsidP="00A156B9">
      <w:pPr>
        <w:jc w:val="right"/>
        <w:rPr>
          <w:rFonts w:ascii="Times New Roman" w:hAnsi="Times New Roman" w:cs="Times New Roman"/>
          <w:sz w:val="21"/>
          <w:szCs w:val="21"/>
        </w:rPr>
      </w:pPr>
      <w:r w:rsidRPr="00CD6166">
        <w:rPr>
          <w:rFonts w:ascii="Times New Roman" w:hAnsi="Times New Roman" w:cs="Times New Roman"/>
          <w:sz w:val="21"/>
          <w:szCs w:val="21"/>
        </w:rPr>
        <w:t>15230, Frankfurt an der Oder</w:t>
      </w:r>
    </w:p>
    <w:p w14:paraId="78E662E1" w14:textId="389CABBF" w:rsidR="001E6FC7" w:rsidRPr="007A70BD" w:rsidRDefault="001E6FC7" w:rsidP="00A156B9">
      <w:pPr>
        <w:jc w:val="right"/>
        <w:rPr>
          <w:rFonts w:ascii="Times New Roman" w:hAnsi="Times New Roman" w:cs="Times New Roman"/>
          <w:sz w:val="21"/>
          <w:szCs w:val="21"/>
          <w:lang w:val="en-US"/>
        </w:rPr>
      </w:pPr>
      <w:r w:rsidRPr="007A70BD">
        <w:rPr>
          <w:rFonts w:ascii="Times New Roman" w:hAnsi="Times New Roman" w:cs="Times New Roman"/>
          <w:sz w:val="21"/>
          <w:szCs w:val="21"/>
          <w:lang w:val="en-US"/>
        </w:rPr>
        <w:t>Mail</w:t>
      </w:r>
      <w:r w:rsidR="00C4564A" w:rsidRPr="007A70BD">
        <w:rPr>
          <w:rFonts w:ascii="Times New Roman" w:hAnsi="Times New Roman" w:cs="Times New Roman"/>
          <w:sz w:val="21"/>
          <w:szCs w:val="21"/>
          <w:lang w:val="en-US"/>
        </w:rPr>
        <w:t>:</w:t>
      </w:r>
      <w:r w:rsidR="005950B4" w:rsidRPr="007A70BD">
        <w:rPr>
          <w:rFonts w:ascii="Times New Roman" w:hAnsi="Times New Roman" w:cs="Times New Roman"/>
          <w:sz w:val="21"/>
          <w:szCs w:val="21"/>
          <w:lang w:val="en-US"/>
        </w:rPr>
        <w:t xml:space="preserve"> thomas.frank@uni.li</w:t>
      </w:r>
    </w:p>
    <w:p w14:paraId="0D174AB6" w14:textId="041E56D1" w:rsidR="001E6FC7" w:rsidRPr="007A70BD" w:rsidRDefault="001E6FC7" w:rsidP="00012B8A">
      <w:pPr>
        <w:jc w:val="right"/>
        <w:rPr>
          <w:rFonts w:ascii="Times New Roman" w:hAnsi="Times New Roman" w:cs="Times New Roman"/>
          <w:sz w:val="21"/>
          <w:szCs w:val="21"/>
          <w:lang w:val="en-US"/>
        </w:rPr>
      </w:pPr>
      <w:r w:rsidRPr="007A70BD">
        <w:rPr>
          <w:rFonts w:ascii="Times New Roman" w:hAnsi="Times New Roman" w:cs="Times New Roman"/>
          <w:sz w:val="21"/>
          <w:szCs w:val="21"/>
          <w:lang w:val="en-US"/>
        </w:rPr>
        <w:t>Mobil:</w:t>
      </w:r>
      <w:r w:rsidR="005950B4" w:rsidRPr="007A70BD">
        <w:rPr>
          <w:rFonts w:ascii="Times New Roman" w:hAnsi="Times New Roman" w:cs="Times New Roman"/>
          <w:sz w:val="21"/>
          <w:szCs w:val="21"/>
          <w:lang w:val="en-US"/>
        </w:rPr>
        <w:t xml:space="preserve"> +49 155 10174401</w:t>
      </w:r>
    </w:p>
    <w:p w14:paraId="5199F119" w14:textId="77777777" w:rsidR="001E6FC7" w:rsidRPr="00CD6166" w:rsidRDefault="00C4564A">
      <w:pPr>
        <w:rPr>
          <w:rFonts w:ascii="Times New Roman" w:hAnsi="Times New Roman" w:cs="Times New Roman"/>
          <w:sz w:val="21"/>
          <w:szCs w:val="21"/>
          <w:highlight w:val="yellow"/>
        </w:rPr>
      </w:pPr>
      <w:r w:rsidRPr="00CD6166">
        <w:rPr>
          <w:rFonts w:ascii="Times New Roman" w:hAnsi="Times New Roman" w:cs="Times New Roman"/>
          <w:sz w:val="21"/>
          <w:szCs w:val="21"/>
          <w:highlight w:val="yellow"/>
        </w:rPr>
        <w:t>Firmenname</w:t>
      </w:r>
    </w:p>
    <w:p w14:paraId="19C322C7" w14:textId="77777777" w:rsidR="001E6FC7" w:rsidRPr="00CD6166" w:rsidRDefault="00C4564A">
      <w:pPr>
        <w:rPr>
          <w:rFonts w:ascii="Times New Roman" w:hAnsi="Times New Roman" w:cs="Times New Roman"/>
          <w:sz w:val="21"/>
          <w:szCs w:val="21"/>
          <w:highlight w:val="yellow"/>
        </w:rPr>
      </w:pPr>
      <w:r w:rsidRPr="00CD6166">
        <w:rPr>
          <w:rFonts w:ascii="Times New Roman" w:hAnsi="Times New Roman" w:cs="Times New Roman"/>
          <w:sz w:val="21"/>
          <w:szCs w:val="21"/>
          <w:highlight w:val="yellow"/>
        </w:rPr>
        <w:t>Musterstraße 23</w:t>
      </w:r>
    </w:p>
    <w:p w14:paraId="6E19E5D6" w14:textId="77777777" w:rsidR="001E6FC7" w:rsidRPr="00CD6166" w:rsidRDefault="00C4564A">
      <w:pPr>
        <w:rPr>
          <w:rFonts w:ascii="Times New Roman" w:hAnsi="Times New Roman" w:cs="Times New Roman"/>
          <w:sz w:val="21"/>
          <w:szCs w:val="21"/>
        </w:rPr>
      </w:pPr>
      <w:r w:rsidRPr="00CD6166">
        <w:rPr>
          <w:rFonts w:ascii="Times New Roman" w:hAnsi="Times New Roman" w:cs="Times New Roman"/>
          <w:sz w:val="21"/>
          <w:szCs w:val="21"/>
          <w:highlight w:val="yellow"/>
        </w:rPr>
        <w:t>12345 Musterstraße</w:t>
      </w:r>
    </w:p>
    <w:p w14:paraId="139C30C5" w14:textId="0F31B4CD" w:rsidR="001E6FC7" w:rsidRPr="00CD6166" w:rsidRDefault="005950B4" w:rsidP="007A70BD">
      <w:pPr>
        <w:ind w:left="708" w:firstLine="708"/>
        <w:jc w:val="right"/>
        <w:rPr>
          <w:rFonts w:ascii="Times New Roman" w:hAnsi="Times New Roman" w:cs="Times New Roman"/>
          <w:sz w:val="21"/>
          <w:szCs w:val="21"/>
        </w:rPr>
      </w:pPr>
      <w:r w:rsidRPr="00CD6166">
        <w:rPr>
          <w:rFonts w:ascii="Times New Roman" w:hAnsi="Times New Roman" w:cs="Times New Roman"/>
          <w:sz w:val="21"/>
          <w:szCs w:val="21"/>
        </w:rPr>
        <w:t>Frankfurt an der Oder</w:t>
      </w:r>
      <w:r w:rsidR="00C4564A" w:rsidRPr="00CD6166">
        <w:rPr>
          <w:rFonts w:ascii="Times New Roman" w:hAnsi="Times New Roman" w:cs="Times New Roman"/>
          <w:sz w:val="21"/>
          <w:szCs w:val="21"/>
        </w:rPr>
        <w:t xml:space="preserve">, </w:t>
      </w:r>
      <w:r w:rsidRPr="00CD6166">
        <w:rPr>
          <w:rFonts w:ascii="Times New Roman" w:hAnsi="Times New Roman" w:cs="Times New Roman"/>
          <w:sz w:val="21"/>
          <w:szCs w:val="21"/>
        </w:rPr>
        <w:t>20.07.2025</w:t>
      </w:r>
    </w:p>
    <w:p w14:paraId="46C9B02E" w14:textId="556E2C89" w:rsidR="00955BE9" w:rsidRPr="00CD6166" w:rsidRDefault="00955BE9" w:rsidP="00955BE9">
      <w:pPr>
        <w:spacing w:line="247" w:lineRule="auto"/>
        <w:rPr>
          <w:rFonts w:ascii="Times New Roman" w:hAnsi="Times New Roman" w:cs="Times New Roman"/>
          <w:b/>
          <w:sz w:val="21"/>
          <w:szCs w:val="21"/>
        </w:rPr>
      </w:pPr>
      <w:r w:rsidRPr="00CD6166">
        <w:rPr>
          <w:rFonts w:ascii="Times New Roman" w:hAnsi="Times New Roman" w:cs="Times New Roman"/>
          <w:b/>
          <w:sz w:val="21"/>
          <w:szCs w:val="21"/>
          <w:highlight w:val="yellow"/>
        </w:rPr>
        <w:t>Bewerbung als Praktikant fü</w:t>
      </w:r>
      <w:r w:rsidR="008430BE" w:rsidRPr="008430BE">
        <w:rPr>
          <w:rFonts w:ascii="Times New Roman" w:hAnsi="Times New Roman" w:cs="Times New Roman"/>
          <w:b/>
          <w:sz w:val="21"/>
          <w:szCs w:val="21"/>
          <w:highlight w:val="yellow"/>
        </w:rPr>
        <w:t>r Corporate Finance/M&amp;A</w:t>
      </w:r>
    </w:p>
    <w:p w14:paraId="4278AFE6" w14:textId="77777777" w:rsidR="00955BE9" w:rsidRPr="00CD6166" w:rsidRDefault="00955BE9" w:rsidP="00955BE9">
      <w:pPr>
        <w:spacing w:line="247" w:lineRule="auto"/>
        <w:rPr>
          <w:rFonts w:ascii="Times New Roman" w:hAnsi="Times New Roman" w:cs="Times New Roman"/>
          <w:b/>
          <w:sz w:val="21"/>
          <w:szCs w:val="21"/>
        </w:rPr>
      </w:pPr>
    </w:p>
    <w:p w14:paraId="12408AFB" w14:textId="77777777" w:rsidR="00F57203" w:rsidRPr="00F57203" w:rsidRDefault="00F57203" w:rsidP="00F57203">
      <w:pPr>
        <w:jc w:val="both"/>
        <w:rPr>
          <w:rFonts w:ascii="Times New Roman" w:hAnsi="Times New Roman" w:cs="Times New Roman"/>
          <w:sz w:val="21"/>
          <w:szCs w:val="21"/>
        </w:rPr>
      </w:pPr>
      <w:r w:rsidRPr="00F57203">
        <w:rPr>
          <w:rFonts w:ascii="Times New Roman" w:hAnsi="Times New Roman" w:cs="Times New Roman"/>
          <w:sz w:val="21"/>
          <w:szCs w:val="21"/>
        </w:rPr>
        <w:t>Sehr geehrte Damen und Herren,</w:t>
      </w:r>
    </w:p>
    <w:p w14:paraId="0B25E01E" w14:textId="77777777" w:rsidR="00F57203" w:rsidRPr="00F57203" w:rsidRDefault="00F57203" w:rsidP="00F57203">
      <w:pPr>
        <w:jc w:val="both"/>
        <w:rPr>
          <w:rFonts w:ascii="Times New Roman" w:hAnsi="Times New Roman" w:cs="Times New Roman"/>
          <w:sz w:val="21"/>
          <w:szCs w:val="21"/>
        </w:rPr>
      </w:pPr>
    </w:p>
    <w:p w14:paraId="51206C97" w14:textId="08821062" w:rsidR="00F57203" w:rsidRPr="00F57203" w:rsidRDefault="00F57203" w:rsidP="00F57203">
      <w:pPr>
        <w:jc w:val="both"/>
        <w:rPr>
          <w:rFonts w:ascii="Times New Roman" w:hAnsi="Times New Roman" w:cs="Times New Roman"/>
          <w:sz w:val="21"/>
          <w:szCs w:val="21"/>
        </w:rPr>
      </w:pPr>
      <w:r w:rsidRPr="00F57203">
        <w:rPr>
          <w:rFonts w:ascii="Times New Roman" w:hAnsi="Times New Roman" w:cs="Times New Roman"/>
          <w:sz w:val="21"/>
          <w:szCs w:val="21"/>
        </w:rPr>
        <w:t>seit ich im Rahmen meines Bachelorstudiums den Kurs „Investition und Finanzierung“ belegte, war für mich klar, beruflich dort tätig sein</w:t>
      </w:r>
      <w:r w:rsidR="002A0C5E">
        <w:rPr>
          <w:rFonts w:ascii="Times New Roman" w:hAnsi="Times New Roman" w:cs="Times New Roman"/>
          <w:sz w:val="21"/>
          <w:szCs w:val="21"/>
        </w:rPr>
        <w:t xml:space="preserve"> zu wollen</w:t>
      </w:r>
      <w:r w:rsidRPr="00F57203">
        <w:rPr>
          <w:rFonts w:ascii="Times New Roman" w:hAnsi="Times New Roman" w:cs="Times New Roman"/>
          <w:sz w:val="21"/>
          <w:szCs w:val="21"/>
        </w:rPr>
        <w:t xml:space="preserve">, wo theoretisches Wissen praxisnah angewendet wird. Vor anderthalb Jahren stieß ich so erstmals auf das Berufsbild des </w:t>
      </w:r>
      <w:r w:rsidRPr="00F57203">
        <w:rPr>
          <w:rFonts w:ascii="Times New Roman" w:hAnsi="Times New Roman" w:cs="Times New Roman"/>
          <w:sz w:val="21"/>
          <w:szCs w:val="21"/>
          <w:highlight w:val="yellow"/>
        </w:rPr>
        <w:t>M&amp;A-Beraters</w:t>
      </w:r>
      <w:r w:rsidR="00597631">
        <w:rPr>
          <w:rFonts w:ascii="Times New Roman" w:hAnsi="Times New Roman" w:cs="Times New Roman"/>
          <w:sz w:val="21"/>
          <w:szCs w:val="21"/>
          <w:highlight w:val="yellow"/>
        </w:rPr>
        <w:t>/</w:t>
      </w:r>
      <w:r w:rsidRPr="00F57203">
        <w:rPr>
          <w:rFonts w:ascii="Times New Roman" w:hAnsi="Times New Roman" w:cs="Times New Roman"/>
          <w:sz w:val="21"/>
          <w:szCs w:val="21"/>
          <w:highlight w:val="yellow"/>
        </w:rPr>
        <w:t>Investmentbankers</w:t>
      </w:r>
      <w:r w:rsidRPr="00F57203">
        <w:rPr>
          <w:rFonts w:ascii="Times New Roman" w:hAnsi="Times New Roman" w:cs="Times New Roman"/>
          <w:sz w:val="21"/>
          <w:szCs w:val="21"/>
        </w:rPr>
        <w:t xml:space="preserve">, und meine Begeisterung dafür wächst seitdem stetig. Gespräche mit Alumni der Universität Liechtenstein sowie meine fortwährende Beschäftigung mit dem Berufsfeld haben mein Interesse weiter gefestigt. Besonders </w:t>
      </w:r>
      <w:r w:rsidR="00AD2749">
        <w:rPr>
          <w:rFonts w:ascii="Times New Roman" w:hAnsi="Times New Roman" w:cs="Times New Roman"/>
          <w:sz w:val="21"/>
          <w:szCs w:val="21"/>
        </w:rPr>
        <w:t>reizt mich</w:t>
      </w:r>
      <w:r w:rsidRPr="00F57203">
        <w:rPr>
          <w:rFonts w:ascii="Times New Roman" w:hAnsi="Times New Roman" w:cs="Times New Roman"/>
          <w:sz w:val="21"/>
          <w:szCs w:val="21"/>
        </w:rPr>
        <w:t xml:space="preserve"> an Transaktionen mit realwirtschaftlicher Relevanz von Anfang bis Ende mitzuwirken, durch projektbasiertes Arbeiten branchenübergreifende Einblicke zu gewinnen und mein finanzwirtschaftliches Verständnis kontinuierlich zu vertiefen. Deshalb werde ich ab Februar 2026 ein </w:t>
      </w:r>
      <w:r w:rsidRPr="00F57203">
        <w:rPr>
          <w:rFonts w:ascii="Times New Roman" w:hAnsi="Times New Roman" w:cs="Times New Roman"/>
          <w:sz w:val="21"/>
          <w:szCs w:val="21"/>
          <w:highlight w:val="yellow"/>
        </w:rPr>
        <w:t>M&amp;A-Praktikum</w:t>
      </w:r>
      <w:r w:rsidRPr="00F57203">
        <w:rPr>
          <w:rFonts w:ascii="Times New Roman" w:hAnsi="Times New Roman" w:cs="Times New Roman"/>
          <w:sz w:val="21"/>
          <w:szCs w:val="21"/>
        </w:rPr>
        <w:t xml:space="preserve"> bei der Wintergerst GmbH &amp; Co. KG absolvieren und möchte das dort erlangte Wissen gerne </w:t>
      </w:r>
      <w:r w:rsidRPr="00F57203">
        <w:rPr>
          <w:rFonts w:ascii="Times New Roman" w:hAnsi="Times New Roman" w:cs="Times New Roman"/>
          <w:sz w:val="21"/>
          <w:szCs w:val="21"/>
          <w:highlight w:val="yellow"/>
        </w:rPr>
        <w:t>in einem weiteren Praktikum in Ihrem Frankfurter Office über acht bis zwölf Wochen einbringen.</w:t>
      </w:r>
    </w:p>
    <w:p w14:paraId="02FBE15C" w14:textId="77777777" w:rsidR="00F57203" w:rsidRPr="00F57203" w:rsidRDefault="00F57203" w:rsidP="00F57203">
      <w:pPr>
        <w:jc w:val="both"/>
        <w:rPr>
          <w:rFonts w:ascii="Times New Roman" w:hAnsi="Times New Roman" w:cs="Times New Roman"/>
          <w:sz w:val="21"/>
          <w:szCs w:val="21"/>
        </w:rPr>
      </w:pPr>
    </w:p>
    <w:p w14:paraId="63F2B98A" w14:textId="06AE013F" w:rsidR="00F57203" w:rsidRPr="00F57203" w:rsidRDefault="00AD3C14" w:rsidP="00F57203">
      <w:pPr>
        <w:jc w:val="both"/>
        <w:rPr>
          <w:rFonts w:ascii="Times New Roman" w:hAnsi="Times New Roman" w:cs="Times New Roman"/>
          <w:sz w:val="21"/>
          <w:szCs w:val="21"/>
        </w:rPr>
      </w:pPr>
      <w:ins w:id="0" w:author="David Döbele" w:date="2025-07-22T18:15:00Z" w16du:dateUtc="2025-07-22T16:15:00Z">
        <w:r>
          <w:rPr>
            <w:rFonts w:ascii="Times New Roman" w:hAnsi="Times New Roman" w:cs="Times New Roman"/>
            <w:sz w:val="21"/>
            <w:szCs w:val="21"/>
          </w:rPr>
          <w:t xml:space="preserve">Da meine beiden Eltern als Diplomaten arbeiten, </w:t>
        </w:r>
      </w:ins>
      <w:ins w:id="1" w:author="David Döbele" w:date="2025-07-22T18:16:00Z" w16du:dateUtc="2025-07-22T16:16:00Z">
        <w:r>
          <w:rPr>
            <w:rFonts w:ascii="Times New Roman" w:hAnsi="Times New Roman" w:cs="Times New Roman"/>
            <w:sz w:val="21"/>
            <w:szCs w:val="21"/>
          </w:rPr>
          <w:t xml:space="preserve">studierte ich zunächst </w:t>
        </w:r>
      </w:ins>
      <w:del w:id="2" w:author="David Döbele" w:date="2025-07-22T18:16:00Z" w16du:dateUtc="2025-07-22T16:16:00Z">
        <w:r w:rsidR="00F57203" w:rsidRPr="00F57203" w:rsidDel="00AD3C14">
          <w:rPr>
            <w:rFonts w:ascii="Times New Roman" w:hAnsi="Times New Roman" w:cs="Times New Roman"/>
            <w:sz w:val="21"/>
            <w:szCs w:val="21"/>
          </w:rPr>
          <w:delText xml:space="preserve">Mein Bachelorstudium in </w:delText>
        </w:r>
      </w:del>
      <w:r w:rsidR="00F57203" w:rsidRPr="00F57203">
        <w:rPr>
          <w:rFonts w:ascii="Times New Roman" w:hAnsi="Times New Roman" w:cs="Times New Roman"/>
          <w:sz w:val="21"/>
          <w:szCs w:val="21"/>
        </w:rPr>
        <w:t xml:space="preserve">Politik- und Wirtschaftswissenschaften an der Martin-Luther-Universität Halle-Wittenberg </w:t>
      </w:r>
      <w:ins w:id="3" w:author="David Döbele" w:date="2025-07-22T18:16:00Z" w16du:dateUtc="2025-07-22T16:16:00Z">
        <w:r>
          <w:rPr>
            <w:rFonts w:ascii="Times New Roman" w:hAnsi="Times New Roman" w:cs="Times New Roman"/>
            <w:sz w:val="21"/>
            <w:szCs w:val="21"/>
          </w:rPr>
          <w:t xml:space="preserve">und </w:t>
        </w:r>
      </w:ins>
      <w:r w:rsidR="00F57203" w:rsidRPr="00F57203">
        <w:rPr>
          <w:rFonts w:ascii="Times New Roman" w:hAnsi="Times New Roman" w:cs="Times New Roman"/>
          <w:sz w:val="21"/>
          <w:szCs w:val="21"/>
        </w:rPr>
        <w:t xml:space="preserve">schloss </w:t>
      </w:r>
      <w:del w:id="4" w:author="David Döbele" w:date="2025-07-22T18:16:00Z" w16du:dateUtc="2025-07-22T16:16:00Z">
        <w:r w:rsidR="00F57203" w:rsidRPr="00F57203" w:rsidDel="00AD3C14">
          <w:rPr>
            <w:rFonts w:ascii="Times New Roman" w:hAnsi="Times New Roman" w:cs="Times New Roman"/>
            <w:sz w:val="21"/>
            <w:szCs w:val="21"/>
          </w:rPr>
          <w:delText xml:space="preserve">ich </w:delText>
        </w:r>
      </w:del>
      <w:ins w:id="5" w:author="David Döbele" w:date="2025-07-22T18:16:00Z" w16du:dateUtc="2025-07-22T16:16:00Z">
        <w:r>
          <w:rPr>
            <w:rFonts w:ascii="Times New Roman" w:hAnsi="Times New Roman" w:cs="Times New Roman"/>
            <w:sz w:val="21"/>
            <w:szCs w:val="21"/>
          </w:rPr>
          <w:t>das Studium</w:t>
        </w:r>
        <w:r w:rsidRPr="00F57203">
          <w:rPr>
            <w:rFonts w:ascii="Times New Roman" w:hAnsi="Times New Roman" w:cs="Times New Roman"/>
            <w:sz w:val="21"/>
            <w:szCs w:val="21"/>
          </w:rPr>
          <w:t xml:space="preserve"> </w:t>
        </w:r>
      </w:ins>
      <w:r w:rsidR="00F57203" w:rsidRPr="00F57203">
        <w:rPr>
          <w:rFonts w:ascii="Times New Roman" w:hAnsi="Times New Roman" w:cs="Times New Roman"/>
          <w:sz w:val="21"/>
          <w:szCs w:val="21"/>
        </w:rPr>
        <w:t>2024</w:t>
      </w:r>
      <w:del w:id="6" w:author="David Döbele" w:date="2025-07-22T18:16:00Z" w16du:dateUtc="2025-07-22T16:16:00Z">
        <w:r w:rsidR="00F57203" w:rsidRPr="00F57203" w:rsidDel="00AD3C14">
          <w:rPr>
            <w:rFonts w:ascii="Times New Roman" w:hAnsi="Times New Roman" w:cs="Times New Roman"/>
            <w:sz w:val="21"/>
            <w:szCs w:val="21"/>
          </w:rPr>
          <w:delText xml:space="preserve"> </w:delText>
        </w:r>
      </w:del>
      <w:ins w:id="7" w:author="David Döbele" w:date="2025-07-22T18:16:00Z" w16du:dateUtc="2025-07-22T16:16:00Z">
        <w:r>
          <w:rPr>
            <w:rFonts w:ascii="Times New Roman" w:hAnsi="Times New Roman" w:cs="Times New Roman"/>
            <w:sz w:val="21"/>
            <w:szCs w:val="21"/>
          </w:rPr>
          <w:t xml:space="preserve"> ab</w:t>
        </w:r>
      </w:ins>
      <w:del w:id="8" w:author="David Döbele" w:date="2025-07-22T18:16:00Z" w16du:dateUtc="2025-07-22T16:16:00Z">
        <w:r w:rsidR="00F57203" w:rsidRPr="00F57203" w:rsidDel="00AD3C14">
          <w:rPr>
            <w:rFonts w:ascii="Times New Roman" w:hAnsi="Times New Roman" w:cs="Times New Roman"/>
            <w:sz w:val="21"/>
            <w:szCs w:val="21"/>
          </w:rPr>
          <w:delText>mit der Note 1,9 ab. Meine Recherchefähigkeiten und Detailorientierung spiegeln sich unter anderem in meiner mit der Note 1,0 bewerteten Bachelorarbeit wider</w:delText>
        </w:r>
      </w:del>
      <w:r w:rsidR="00F57203" w:rsidRPr="00F57203">
        <w:rPr>
          <w:rFonts w:ascii="Times New Roman" w:hAnsi="Times New Roman" w:cs="Times New Roman"/>
          <w:sz w:val="21"/>
          <w:szCs w:val="21"/>
        </w:rPr>
        <w:t xml:space="preserve">. </w:t>
      </w:r>
      <w:ins w:id="9" w:author="David Döbele" w:date="2025-07-22T18:16:00Z" w16du:dateUtc="2025-07-22T16:16:00Z">
        <w:r>
          <w:rPr>
            <w:rFonts w:ascii="Times New Roman" w:hAnsi="Times New Roman" w:cs="Times New Roman"/>
            <w:sz w:val="21"/>
            <w:szCs w:val="21"/>
          </w:rPr>
          <w:t>Durch mein in dieser Zeit sich stärker entwickelndes Interesse an Corporate Fin</w:t>
        </w:r>
      </w:ins>
      <w:ins w:id="10" w:author="David Döbele" w:date="2025-07-22T18:17:00Z" w16du:dateUtc="2025-07-22T16:17:00Z">
        <w:r>
          <w:rPr>
            <w:rFonts w:ascii="Times New Roman" w:hAnsi="Times New Roman" w:cs="Times New Roman"/>
            <w:sz w:val="21"/>
            <w:szCs w:val="21"/>
          </w:rPr>
          <w:t xml:space="preserve">ance begann ich letztes Jahr mit dem </w:t>
        </w:r>
      </w:ins>
      <w:del w:id="11" w:author="David Döbele" w:date="2025-07-22T18:17:00Z" w16du:dateUtc="2025-07-22T16:17:00Z">
        <w:r w:rsidR="00F57203" w:rsidRPr="00F57203" w:rsidDel="00AD3C14">
          <w:rPr>
            <w:rFonts w:ascii="Times New Roman" w:hAnsi="Times New Roman" w:cs="Times New Roman"/>
            <w:sz w:val="21"/>
            <w:szCs w:val="21"/>
          </w:rPr>
          <w:delText xml:space="preserve">Aktuell studiere ich im </w:delText>
        </w:r>
      </w:del>
      <w:proofErr w:type="spellStart"/>
      <w:r w:rsidR="00F57203" w:rsidRPr="00F57203">
        <w:rPr>
          <w:rFonts w:ascii="Times New Roman" w:hAnsi="Times New Roman" w:cs="Times New Roman"/>
          <w:sz w:val="21"/>
          <w:szCs w:val="21"/>
        </w:rPr>
        <w:t>MSc</w:t>
      </w:r>
      <w:proofErr w:type="spellEnd"/>
      <w:r w:rsidR="00F57203" w:rsidRPr="00F57203">
        <w:rPr>
          <w:rFonts w:ascii="Times New Roman" w:hAnsi="Times New Roman" w:cs="Times New Roman"/>
          <w:sz w:val="21"/>
          <w:szCs w:val="21"/>
        </w:rPr>
        <w:t xml:space="preserve"> Innovative Finance an der Universität Liechtenstein, wo ich mit der Note 1,3 zu den besten meiner Kohorte gehöre. Das Programm vermittelt mir vertiefte Kenntnisse in Finanz- und Kapitalmarkttheorie, die ich im kommenden Auslandssemester an der </w:t>
      </w:r>
      <w:proofErr w:type="spellStart"/>
      <w:r w:rsidR="00F57203" w:rsidRPr="00F57203">
        <w:rPr>
          <w:rFonts w:ascii="Times New Roman" w:hAnsi="Times New Roman" w:cs="Times New Roman"/>
          <w:sz w:val="21"/>
          <w:szCs w:val="21"/>
        </w:rPr>
        <w:t>Kozminski</w:t>
      </w:r>
      <w:proofErr w:type="spellEnd"/>
      <w:r w:rsidR="00F57203" w:rsidRPr="00F57203">
        <w:rPr>
          <w:rFonts w:ascii="Times New Roman" w:hAnsi="Times New Roman" w:cs="Times New Roman"/>
          <w:sz w:val="21"/>
          <w:szCs w:val="21"/>
        </w:rPr>
        <w:t xml:space="preserve"> University in Warschau mit Fokus auf Corporate Finance weiter ausbauen werde. Neben dem Studium engagiere ich mich aktiv. Während meines Bachelors war ich Schatzmeister der Institutsgruppe Politikwissenschaften und organisierte eine Podiumsdiskussion mit Bundestagsabgeordneten und Lokalpolitikern. An der Universität Liechtenstein bin ich Mitglied der studentischen Unternehmensberatung sowie Studiengangbotschafter. Derzeit absolviere ich ein Praktikum im Bereich Financial Services Audit bei EY, wo ich Einblicke in Prüfungsprozesse und regulatorische Rahmenbedingungen im Finanzsektor erhalte. Zuvor sammelte ich Erfahrungen im Bundesministerium für Wirtschaft und Klimaschutz sowie als Werkstudent bei der European </w:t>
      </w:r>
      <w:proofErr w:type="spellStart"/>
      <w:r w:rsidR="00F57203" w:rsidRPr="00F57203">
        <w:rPr>
          <w:rFonts w:ascii="Times New Roman" w:hAnsi="Times New Roman" w:cs="Times New Roman"/>
          <w:sz w:val="21"/>
          <w:szCs w:val="21"/>
        </w:rPr>
        <w:t>Commodity</w:t>
      </w:r>
      <w:proofErr w:type="spellEnd"/>
      <w:r w:rsidR="00F57203" w:rsidRPr="00F57203">
        <w:rPr>
          <w:rFonts w:ascii="Times New Roman" w:hAnsi="Times New Roman" w:cs="Times New Roman"/>
          <w:sz w:val="21"/>
          <w:szCs w:val="21"/>
        </w:rPr>
        <w:t xml:space="preserve"> Clearing in Leipzig. In all diesen Positionen lernte ich, strukturiert, detailorientiert und teamfähig zu arbeiten sowie unter Zeitdruck Prioritäten zu setzen. Meine Freunde beschreiben mich als energiegeladen, lebensfroh und loyal. Diese Eigenschaften sehe ich als essenziell für das fordernde </w:t>
      </w:r>
      <w:r w:rsidR="00F57203" w:rsidRPr="00F57203">
        <w:rPr>
          <w:rFonts w:ascii="Times New Roman" w:hAnsi="Times New Roman" w:cs="Times New Roman"/>
          <w:sz w:val="21"/>
          <w:szCs w:val="21"/>
          <w:highlight w:val="yellow"/>
        </w:rPr>
        <w:t>M&amp;A-Umfeld</w:t>
      </w:r>
      <w:r w:rsidR="00F57203" w:rsidRPr="00F57203">
        <w:rPr>
          <w:rFonts w:ascii="Times New Roman" w:hAnsi="Times New Roman" w:cs="Times New Roman"/>
          <w:sz w:val="21"/>
          <w:szCs w:val="21"/>
        </w:rPr>
        <w:t xml:space="preserve"> und glaube, dass sie gut zu Ihrer dynamischen Unternehmenskultur passen.</w:t>
      </w:r>
    </w:p>
    <w:p w14:paraId="195A31B8" w14:textId="77777777" w:rsidR="00F57203" w:rsidRPr="00F57203" w:rsidRDefault="00F57203" w:rsidP="00F57203">
      <w:pPr>
        <w:jc w:val="both"/>
        <w:rPr>
          <w:rFonts w:ascii="Times New Roman" w:hAnsi="Times New Roman" w:cs="Times New Roman"/>
          <w:sz w:val="21"/>
          <w:szCs w:val="21"/>
        </w:rPr>
      </w:pPr>
    </w:p>
    <w:p w14:paraId="71C4D76B" w14:textId="238DFE1C" w:rsidR="00F57203" w:rsidRPr="00F57203" w:rsidRDefault="00F57203" w:rsidP="00F57203">
      <w:pPr>
        <w:jc w:val="both"/>
        <w:rPr>
          <w:rFonts w:ascii="Times New Roman" w:hAnsi="Times New Roman" w:cs="Times New Roman"/>
          <w:sz w:val="21"/>
          <w:szCs w:val="21"/>
        </w:rPr>
      </w:pPr>
      <w:r w:rsidRPr="00F57203">
        <w:rPr>
          <w:rFonts w:ascii="Times New Roman" w:hAnsi="Times New Roman" w:cs="Times New Roman"/>
          <w:sz w:val="21"/>
          <w:szCs w:val="21"/>
          <w:highlight w:val="yellow"/>
        </w:rPr>
        <w:t xml:space="preserve">Vor diesem Hintergrund erscheint mir </w:t>
      </w:r>
      <w:proofErr w:type="spellStart"/>
      <w:r w:rsidRPr="00F57203">
        <w:rPr>
          <w:rFonts w:ascii="Times New Roman" w:hAnsi="Times New Roman" w:cs="Times New Roman"/>
          <w:sz w:val="21"/>
          <w:szCs w:val="21"/>
          <w:highlight w:val="yellow"/>
        </w:rPr>
        <w:t>Parantir</w:t>
      </w:r>
      <w:proofErr w:type="spellEnd"/>
      <w:r w:rsidRPr="00F57203">
        <w:rPr>
          <w:rFonts w:ascii="Times New Roman" w:hAnsi="Times New Roman" w:cs="Times New Roman"/>
          <w:sz w:val="21"/>
          <w:szCs w:val="21"/>
          <w:highlight w:val="yellow"/>
        </w:rPr>
        <w:t xml:space="preserve"> Partners als ideales Umfeld für ein Praktikum. Durch Ihren breiten Beratungsansatz begleiten Sie Kunden langfristig zu nachhaltigem Erfolg und bieten Ihren Mitarbeitern eine stimulierende, freundschaftliche Unternehmenskultur mit viel Raum für persönliche Entfaltung. Besonders spannend finde ich Ihren Fokus auf die Pharmabranche, insbesondere Ihre Mitarbeit beim Merger von MEGA </w:t>
      </w:r>
      <w:proofErr w:type="spellStart"/>
      <w:r w:rsidRPr="00F57203">
        <w:rPr>
          <w:rFonts w:ascii="Times New Roman" w:hAnsi="Times New Roman" w:cs="Times New Roman"/>
          <w:sz w:val="21"/>
          <w:szCs w:val="21"/>
          <w:highlight w:val="yellow"/>
        </w:rPr>
        <w:t>Pharma</w:t>
      </w:r>
      <w:proofErr w:type="spellEnd"/>
      <w:r w:rsidRPr="00F57203">
        <w:rPr>
          <w:rFonts w:ascii="Times New Roman" w:hAnsi="Times New Roman" w:cs="Times New Roman"/>
          <w:sz w:val="21"/>
          <w:szCs w:val="21"/>
          <w:highlight w:val="yellow"/>
        </w:rPr>
        <w:t xml:space="preserve"> und </w:t>
      </w:r>
      <w:proofErr w:type="spellStart"/>
      <w:r w:rsidRPr="00F57203">
        <w:rPr>
          <w:rFonts w:ascii="Times New Roman" w:hAnsi="Times New Roman" w:cs="Times New Roman"/>
          <w:sz w:val="21"/>
          <w:szCs w:val="21"/>
          <w:highlight w:val="yellow"/>
        </w:rPr>
        <w:t>Saltex</w:t>
      </w:r>
      <w:proofErr w:type="spellEnd"/>
      <w:r w:rsidRPr="00F57203">
        <w:rPr>
          <w:rFonts w:ascii="Times New Roman" w:hAnsi="Times New Roman" w:cs="Times New Roman"/>
          <w:sz w:val="21"/>
          <w:szCs w:val="21"/>
          <w:highlight w:val="yellow"/>
        </w:rPr>
        <w:t xml:space="preserve"> Solutions. Ich beschäftige mich seit einiger Zeit intensiv mit der Bio-Tech-Industrie und sehe für die Pharmabranche enormes Wachstumspotential, beflügelt durch den demografischen Wandel. Daher kann ich mir gut vorstellen, mich bei Berufseinstieg auf </w:t>
      </w:r>
      <w:proofErr w:type="spellStart"/>
      <w:r w:rsidRPr="00F57203">
        <w:rPr>
          <w:rFonts w:ascii="Times New Roman" w:hAnsi="Times New Roman" w:cs="Times New Roman"/>
          <w:sz w:val="21"/>
          <w:szCs w:val="21"/>
          <w:highlight w:val="yellow"/>
        </w:rPr>
        <w:t>Healthcare</w:t>
      </w:r>
      <w:proofErr w:type="spellEnd"/>
      <w:r w:rsidRPr="00F57203">
        <w:rPr>
          <w:rFonts w:ascii="Times New Roman" w:hAnsi="Times New Roman" w:cs="Times New Roman"/>
          <w:sz w:val="21"/>
          <w:szCs w:val="21"/>
          <w:highlight w:val="yellow"/>
        </w:rPr>
        <w:t xml:space="preserve"> zu spezialisieren, weshalb Sie die perfekte Adresse für dieses Praktikum sind.</w:t>
      </w:r>
    </w:p>
    <w:p w14:paraId="24CB3A72" w14:textId="77777777" w:rsidR="00F57203" w:rsidRPr="00F57203" w:rsidRDefault="00F57203" w:rsidP="00F57203">
      <w:pPr>
        <w:jc w:val="both"/>
        <w:rPr>
          <w:rFonts w:ascii="Times New Roman" w:hAnsi="Times New Roman" w:cs="Times New Roman"/>
          <w:sz w:val="21"/>
          <w:szCs w:val="21"/>
        </w:rPr>
      </w:pPr>
    </w:p>
    <w:p w14:paraId="2789207B" w14:textId="5328E132" w:rsidR="00F57203" w:rsidRPr="00F57203" w:rsidRDefault="00F57203" w:rsidP="00F57203">
      <w:pPr>
        <w:jc w:val="both"/>
        <w:rPr>
          <w:rFonts w:ascii="Times New Roman" w:hAnsi="Times New Roman" w:cs="Times New Roman"/>
          <w:sz w:val="21"/>
          <w:szCs w:val="21"/>
        </w:rPr>
      </w:pPr>
      <w:r w:rsidRPr="00F57203">
        <w:rPr>
          <w:rFonts w:ascii="Times New Roman" w:hAnsi="Times New Roman" w:cs="Times New Roman"/>
          <w:sz w:val="21"/>
          <w:szCs w:val="21"/>
        </w:rPr>
        <w:t xml:space="preserve">Von dem Praktikum erhoffe ich mir eine Vertiefung meiner </w:t>
      </w:r>
      <w:r w:rsidRPr="00F57203">
        <w:rPr>
          <w:rFonts w:ascii="Times New Roman" w:hAnsi="Times New Roman" w:cs="Times New Roman"/>
          <w:sz w:val="21"/>
          <w:szCs w:val="21"/>
          <w:highlight w:val="yellow"/>
        </w:rPr>
        <w:t>Corporate-Finance-Kenntnisse</w:t>
      </w:r>
      <w:r w:rsidRPr="00F57203">
        <w:rPr>
          <w:rFonts w:ascii="Times New Roman" w:hAnsi="Times New Roman" w:cs="Times New Roman"/>
          <w:sz w:val="21"/>
          <w:szCs w:val="21"/>
        </w:rPr>
        <w:t xml:space="preserve">, die Chance, an Pitches und Transaktionen mitzuwirken, und Ihr Team aktiv zu unterstützen. Ich bin überzeugt, dass ich mit meinem starken Interesse, meiner Detailorientierung und meinen analytischen Fähigkeiten eine Bereicherung für </w:t>
      </w:r>
      <w:proofErr w:type="spellStart"/>
      <w:r w:rsidRPr="00F57203">
        <w:rPr>
          <w:rFonts w:ascii="Times New Roman" w:hAnsi="Times New Roman" w:cs="Times New Roman"/>
          <w:sz w:val="21"/>
          <w:szCs w:val="21"/>
          <w:highlight w:val="yellow"/>
        </w:rPr>
        <w:t>Parantir</w:t>
      </w:r>
      <w:proofErr w:type="spellEnd"/>
      <w:r w:rsidRPr="00F57203">
        <w:rPr>
          <w:rFonts w:ascii="Times New Roman" w:hAnsi="Times New Roman" w:cs="Times New Roman"/>
          <w:sz w:val="21"/>
          <w:szCs w:val="21"/>
          <w:highlight w:val="yellow"/>
        </w:rPr>
        <w:t xml:space="preserve"> Partners</w:t>
      </w:r>
      <w:r w:rsidRPr="00F57203">
        <w:rPr>
          <w:rFonts w:ascii="Times New Roman" w:hAnsi="Times New Roman" w:cs="Times New Roman"/>
          <w:sz w:val="21"/>
          <w:szCs w:val="21"/>
        </w:rPr>
        <w:t xml:space="preserve"> sein werde. Über die Gelegenheit, Sie in einem persönlichen Gespräch von mir zu überzeugen, würde ich mich sehr freuen.</w:t>
      </w:r>
    </w:p>
    <w:p w14:paraId="1D601333" w14:textId="77777777" w:rsidR="00F57203" w:rsidRPr="00F57203" w:rsidRDefault="00F57203" w:rsidP="00F57203">
      <w:pPr>
        <w:jc w:val="both"/>
        <w:rPr>
          <w:rFonts w:ascii="Times New Roman" w:hAnsi="Times New Roman" w:cs="Times New Roman"/>
          <w:sz w:val="21"/>
          <w:szCs w:val="21"/>
        </w:rPr>
      </w:pPr>
    </w:p>
    <w:p w14:paraId="52AFC4DB" w14:textId="12493417" w:rsidR="00F57203" w:rsidRPr="00F57203" w:rsidRDefault="00F57203" w:rsidP="00F57203">
      <w:pPr>
        <w:jc w:val="both"/>
        <w:rPr>
          <w:rFonts w:ascii="Times New Roman" w:hAnsi="Times New Roman" w:cs="Times New Roman"/>
          <w:sz w:val="21"/>
          <w:szCs w:val="21"/>
        </w:rPr>
      </w:pPr>
      <w:r w:rsidRPr="00F57203">
        <w:rPr>
          <w:rFonts w:ascii="Times New Roman" w:hAnsi="Times New Roman" w:cs="Times New Roman"/>
          <w:sz w:val="21"/>
          <w:szCs w:val="21"/>
        </w:rPr>
        <w:t>Mit freundlichen Grüßen</w:t>
      </w:r>
    </w:p>
    <w:p w14:paraId="5A1C33EB" w14:textId="3386499D" w:rsidR="007A70BD" w:rsidRPr="00F57203" w:rsidRDefault="007A70BD" w:rsidP="00F57203">
      <w:pPr>
        <w:jc w:val="both"/>
        <w:rPr>
          <w:rFonts w:ascii="Times New Roman" w:hAnsi="Times New Roman" w:cs="Times New Roman"/>
          <w:sz w:val="21"/>
          <w:szCs w:val="21"/>
        </w:rPr>
      </w:pPr>
    </w:p>
    <w:sectPr w:rsidR="007A70BD" w:rsidRPr="00F57203"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73026" w14:textId="77777777" w:rsidR="003F0929" w:rsidRPr="00CD6166" w:rsidRDefault="003F0929" w:rsidP="00A156B9">
      <w:r w:rsidRPr="00CD6166">
        <w:separator/>
      </w:r>
    </w:p>
  </w:endnote>
  <w:endnote w:type="continuationSeparator" w:id="0">
    <w:p w14:paraId="72C4C707" w14:textId="77777777" w:rsidR="003F0929" w:rsidRPr="00CD6166" w:rsidRDefault="003F0929" w:rsidP="00A156B9">
      <w:r w:rsidRPr="00CD61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89DA1" w14:textId="77777777" w:rsidR="003F0929" w:rsidRPr="00CD6166" w:rsidRDefault="003F0929" w:rsidP="00A156B9">
      <w:r w:rsidRPr="00CD6166">
        <w:separator/>
      </w:r>
    </w:p>
  </w:footnote>
  <w:footnote w:type="continuationSeparator" w:id="0">
    <w:p w14:paraId="48C14E56" w14:textId="77777777" w:rsidR="003F0929" w:rsidRPr="00CD6166" w:rsidRDefault="003F0929" w:rsidP="00A156B9">
      <w:r w:rsidRPr="00CD616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548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2B8A"/>
    <w:rsid w:val="00022FE3"/>
    <w:rsid w:val="00027649"/>
    <w:rsid w:val="000A0AF7"/>
    <w:rsid w:val="000C3413"/>
    <w:rsid w:val="000E2324"/>
    <w:rsid w:val="000E5917"/>
    <w:rsid w:val="000E6DCC"/>
    <w:rsid w:val="000F2F6E"/>
    <w:rsid w:val="001057F0"/>
    <w:rsid w:val="00115249"/>
    <w:rsid w:val="001476D4"/>
    <w:rsid w:val="0017795A"/>
    <w:rsid w:val="00185DAD"/>
    <w:rsid w:val="001C3673"/>
    <w:rsid w:val="001E5C33"/>
    <w:rsid w:val="001E6FC7"/>
    <w:rsid w:val="00235669"/>
    <w:rsid w:val="00284FE4"/>
    <w:rsid w:val="002A0C5E"/>
    <w:rsid w:val="002A6B60"/>
    <w:rsid w:val="003112EA"/>
    <w:rsid w:val="0032583B"/>
    <w:rsid w:val="003328F3"/>
    <w:rsid w:val="00376E4C"/>
    <w:rsid w:val="003B2432"/>
    <w:rsid w:val="003C0453"/>
    <w:rsid w:val="003F0929"/>
    <w:rsid w:val="003F7403"/>
    <w:rsid w:val="00407537"/>
    <w:rsid w:val="00444DE6"/>
    <w:rsid w:val="00472374"/>
    <w:rsid w:val="0049492C"/>
    <w:rsid w:val="004A6740"/>
    <w:rsid w:val="004A6CA2"/>
    <w:rsid w:val="0051624B"/>
    <w:rsid w:val="00553736"/>
    <w:rsid w:val="005950B4"/>
    <w:rsid w:val="00597631"/>
    <w:rsid w:val="005A7876"/>
    <w:rsid w:val="005C18A8"/>
    <w:rsid w:val="005C45BA"/>
    <w:rsid w:val="005E49B5"/>
    <w:rsid w:val="0061600C"/>
    <w:rsid w:val="00623FD8"/>
    <w:rsid w:val="0064311F"/>
    <w:rsid w:val="006A0762"/>
    <w:rsid w:val="006A3056"/>
    <w:rsid w:val="006C3E20"/>
    <w:rsid w:val="006F7450"/>
    <w:rsid w:val="0070635E"/>
    <w:rsid w:val="007271B0"/>
    <w:rsid w:val="007307F4"/>
    <w:rsid w:val="00755109"/>
    <w:rsid w:val="0076389E"/>
    <w:rsid w:val="00777001"/>
    <w:rsid w:val="0078695D"/>
    <w:rsid w:val="007950E2"/>
    <w:rsid w:val="007A70BD"/>
    <w:rsid w:val="007B32EC"/>
    <w:rsid w:val="007B71DD"/>
    <w:rsid w:val="007C24A1"/>
    <w:rsid w:val="007E3211"/>
    <w:rsid w:val="00836AC0"/>
    <w:rsid w:val="008430BE"/>
    <w:rsid w:val="00894D21"/>
    <w:rsid w:val="008C77FC"/>
    <w:rsid w:val="008D5621"/>
    <w:rsid w:val="008F7948"/>
    <w:rsid w:val="00921BF0"/>
    <w:rsid w:val="00955BE9"/>
    <w:rsid w:val="009A57B8"/>
    <w:rsid w:val="009F2E7C"/>
    <w:rsid w:val="009F47B4"/>
    <w:rsid w:val="009F50E5"/>
    <w:rsid w:val="009F7827"/>
    <w:rsid w:val="00A156B9"/>
    <w:rsid w:val="00A3280A"/>
    <w:rsid w:val="00A32866"/>
    <w:rsid w:val="00A917B5"/>
    <w:rsid w:val="00AA7FE9"/>
    <w:rsid w:val="00AC4E2A"/>
    <w:rsid w:val="00AD2749"/>
    <w:rsid w:val="00AD3C14"/>
    <w:rsid w:val="00B27710"/>
    <w:rsid w:val="00B7517D"/>
    <w:rsid w:val="00B804AF"/>
    <w:rsid w:val="00B843C4"/>
    <w:rsid w:val="00B87BB7"/>
    <w:rsid w:val="00BA5E7C"/>
    <w:rsid w:val="00BC6398"/>
    <w:rsid w:val="00BF708A"/>
    <w:rsid w:val="00C10FCC"/>
    <w:rsid w:val="00C16765"/>
    <w:rsid w:val="00C247DD"/>
    <w:rsid w:val="00C41D99"/>
    <w:rsid w:val="00C4564A"/>
    <w:rsid w:val="00C80D2A"/>
    <w:rsid w:val="00CA6FE3"/>
    <w:rsid w:val="00CD6166"/>
    <w:rsid w:val="00D15FA0"/>
    <w:rsid w:val="00D54045"/>
    <w:rsid w:val="00D648FF"/>
    <w:rsid w:val="00D64CB6"/>
    <w:rsid w:val="00D7274D"/>
    <w:rsid w:val="00DF2508"/>
    <w:rsid w:val="00E01186"/>
    <w:rsid w:val="00E20BF0"/>
    <w:rsid w:val="00E3077C"/>
    <w:rsid w:val="00E3243A"/>
    <w:rsid w:val="00E825FF"/>
    <w:rsid w:val="00EA6931"/>
    <w:rsid w:val="00EB4771"/>
    <w:rsid w:val="00EB6E52"/>
    <w:rsid w:val="00EB7B50"/>
    <w:rsid w:val="00ED7A1E"/>
    <w:rsid w:val="00EE44B0"/>
    <w:rsid w:val="00EE4952"/>
    <w:rsid w:val="00F06D19"/>
    <w:rsid w:val="00F0754A"/>
    <w:rsid w:val="00F17E63"/>
    <w:rsid w:val="00F32BA5"/>
    <w:rsid w:val="00F40192"/>
    <w:rsid w:val="00F53E4A"/>
    <w:rsid w:val="00F57203"/>
    <w:rsid w:val="00F7199D"/>
    <w:rsid w:val="00F7571E"/>
    <w:rsid w:val="00F82DE6"/>
    <w:rsid w:val="00FB24DC"/>
    <w:rsid w:val="00FB2B88"/>
    <w:rsid w:val="00FE34AE"/>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AD3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05368">
      <w:bodyDiv w:val="1"/>
      <w:marLeft w:val="0"/>
      <w:marRight w:val="0"/>
      <w:marTop w:val="0"/>
      <w:marBottom w:val="0"/>
      <w:divBdr>
        <w:top w:val="none" w:sz="0" w:space="0" w:color="auto"/>
        <w:left w:val="none" w:sz="0" w:space="0" w:color="auto"/>
        <w:bottom w:val="none" w:sz="0" w:space="0" w:color="auto"/>
        <w:right w:val="none" w:sz="0" w:space="0" w:color="auto"/>
      </w:divBdr>
    </w:div>
    <w:div w:id="1038555196">
      <w:bodyDiv w:val="1"/>
      <w:marLeft w:val="0"/>
      <w:marRight w:val="0"/>
      <w:marTop w:val="0"/>
      <w:marBottom w:val="0"/>
      <w:divBdr>
        <w:top w:val="none" w:sz="0" w:space="0" w:color="auto"/>
        <w:left w:val="none" w:sz="0" w:space="0" w:color="auto"/>
        <w:bottom w:val="none" w:sz="0" w:space="0" w:color="auto"/>
        <w:right w:val="none" w:sz="0" w:space="0" w:color="auto"/>
      </w:divBdr>
    </w:div>
    <w:div w:id="1426614203">
      <w:bodyDiv w:val="1"/>
      <w:marLeft w:val="0"/>
      <w:marRight w:val="0"/>
      <w:marTop w:val="0"/>
      <w:marBottom w:val="0"/>
      <w:divBdr>
        <w:top w:val="none" w:sz="0" w:space="0" w:color="auto"/>
        <w:left w:val="none" w:sz="0" w:space="0" w:color="auto"/>
        <w:bottom w:val="none" w:sz="0" w:space="0" w:color="auto"/>
        <w:right w:val="none" w:sz="0" w:space="0" w:color="auto"/>
      </w:divBdr>
    </w:div>
    <w:div w:id="1513759786">
      <w:bodyDiv w:val="1"/>
      <w:marLeft w:val="0"/>
      <w:marRight w:val="0"/>
      <w:marTop w:val="0"/>
      <w:marBottom w:val="0"/>
      <w:divBdr>
        <w:top w:val="none" w:sz="0" w:space="0" w:color="auto"/>
        <w:left w:val="none" w:sz="0" w:space="0" w:color="auto"/>
        <w:bottom w:val="none" w:sz="0" w:space="0" w:color="auto"/>
        <w:right w:val="none" w:sz="0" w:space="0" w:color="auto"/>
      </w:divBdr>
    </w:div>
    <w:div w:id="1767845604">
      <w:bodyDiv w:val="1"/>
      <w:marLeft w:val="0"/>
      <w:marRight w:val="0"/>
      <w:marTop w:val="0"/>
      <w:marBottom w:val="0"/>
      <w:divBdr>
        <w:top w:val="none" w:sz="0" w:space="0" w:color="auto"/>
        <w:left w:val="none" w:sz="0" w:space="0" w:color="auto"/>
        <w:bottom w:val="none" w:sz="0" w:space="0" w:color="auto"/>
        <w:right w:val="none" w:sz="0" w:space="0" w:color="auto"/>
      </w:divBdr>
    </w:div>
    <w:div w:id="1776822925">
      <w:bodyDiv w:val="1"/>
      <w:marLeft w:val="0"/>
      <w:marRight w:val="0"/>
      <w:marTop w:val="0"/>
      <w:marBottom w:val="0"/>
      <w:divBdr>
        <w:top w:val="none" w:sz="0" w:space="0" w:color="auto"/>
        <w:left w:val="none" w:sz="0" w:space="0" w:color="auto"/>
        <w:bottom w:val="none" w:sz="0" w:space="0" w:color="auto"/>
        <w:right w:val="none" w:sz="0" w:space="0" w:color="auto"/>
      </w:divBdr>
    </w:div>
    <w:div w:id="1938562649">
      <w:bodyDiv w:val="1"/>
      <w:marLeft w:val="0"/>
      <w:marRight w:val="0"/>
      <w:marTop w:val="0"/>
      <w:marBottom w:val="0"/>
      <w:divBdr>
        <w:top w:val="none" w:sz="0" w:space="0" w:color="auto"/>
        <w:left w:val="none" w:sz="0" w:space="0" w:color="auto"/>
        <w:bottom w:val="none" w:sz="0" w:space="0" w:color="auto"/>
        <w:right w:val="none" w:sz="0" w:space="0" w:color="auto"/>
      </w:divBdr>
    </w:div>
    <w:div w:id="2058240255">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D07FE-6339-425A-BB37-295860DE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605</Words>
  <Characters>3813</Characters>
  <Application>Microsoft Office Word</Application>
  <DocSecurity>0</DocSecurity>
  <Lines>31</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23</cp:revision>
  <dcterms:created xsi:type="dcterms:W3CDTF">2025-07-22T14:39:00Z</dcterms:created>
  <dcterms:modified xsi:type="dcterms:W3CDTF">2025-07-22T16:18:00Z</dcterms:modified>
</cp:coreProperties>
</file>