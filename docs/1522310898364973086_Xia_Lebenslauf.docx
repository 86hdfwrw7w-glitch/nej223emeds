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567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45021F" w14:paraId="5DF08F91" w14:textId="77777777" w:rsidTr="00F41EAA">
        <w:trPr>
          <w:trHeight w:val="20"/>
        </w:trPr>
        <w:tc>
          <w:tcPr>
            <w:tcW w:w="9067" w:type="dxa"/>
            <w:gridSpan w:val="10"/>
          </w:tcPr>
          <w:p w14:paraId="11DD220E" w14:textId="6557E711" w:rsidR="002508C2" w:rsidRPr="0045021F" w:rsidRDefault="00150AC6" w:rsidP="00F41EA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Noah </w:t>
            </w:r>
            <w:r w:rsidR="00145FD6" w:rsidRPr="0045021F">
              <w:rPr>
                <w:rFonts w:ascii="Georgia" w:hAnsi="Georgia"/>
                <w:b/>
                <w:smallCaps/>
                <w:sz w:val="48"/>
                <w:szCs w:val="32"/>
              </w:rPr>
              <w:t>Yinan Xia</w:t>
            </w:r>
            <w:r w:rsidR="008050E4" w:rsidRPr="0045021F">
              <w:rPr>
                <w:rFonts w:ascii="Georgia" w:hAnsi="Georgia"/>
                <w:sz w:val="44"/>
                <w:szCs w:val="64"/>
              </w:rPr>
              <w:br/>
            </w:r>
            <w:r w:rsidR="00145FD6" w:rsidRPr="0045021F">
              <w:rPr>
                <w:rFonts w:ascii="Georgia" w:hAnsi="Georgia"/>
                <w:sz w:val="20"/>
              </w:rPr>
              <w:t>Prinz-Eugen-Str</w:t>
            </w:r>
            <w:r w:rsidR="005B2107">
              <w:rPr>
                <w:rFonts w:ascii="Georgia" w:hAnsi="Georgia"/>
                <w:sz w:val="20"/>
              </w:rPr>
              <w:t>aße</w:t>
            </w:r>
            <w:r w:rsidR="00145FD6" w:rsidRPr="0045021F">
              <w:rPr>
                <w:rFonts w:ascii="Georgia" w:hAnsi="Georgia"/>
                <w:sz w:val="20"/>
              </w:rPr>
              <w:t xml:space="preserve"> 2</w:t>
            </w:r>
            <w:r w:rsidR="00853438" w:rsidRPr="0045021F">
              <w:rPr>
                <w:rFonts w:ascii="Georgia" w:hAnsi="Georgia"/>
                <w:sz w:val="20"/>
              </w:rPr>
              <w:t xml:space="preserve">, </w:t>
            </w:r>
            <w:r w:rsidR="00145FD6" w:rsidRPr="0045021F">
              <w:rPr>
                <w:rFonts w:ascii="Georgia" w:hAnsi="Georgia"/>
                <w:sz w:val="20"/>
              </w:rPr>
              <w:t>80804 München Schwabing-West</w:t>
            </w:r>
          </w:p>
          <w:p w14:paraId="722A5AF6" w14:textId="2E3D5FC5" w:rsidR="008050E4" w:rsidRPr="0045021F" w:rsidRDefault="002B2091" w:rsidP="00F41EAA">
            <w:pPr>
              <w:jc w:val="center"/>
              <w:rPr>
                <w:rFonts w:ascii="Georgia" w:hAnsi="Georgia"/>
              </w:rPr>
            </w:pPr>
            <w:r w:rsidRPr="0045021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45021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4502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45021F">
              <w:rPr>
                <w:rFonts w:ascii="Georgia" w:hAnsi="Georgia" w:cs="Georgia"/>
                <w:color w:val="000000"/>
                <w:sz w:val="20"/>
              </w:rPr>
              <w:t>1</w:t>
            </w:r>
            <w:r w:rsidR="00145FD6" w:rsidRPr="0045021F">
              <w:rPr>
                <w:rFonts w:ascii="Georgia" w:hAnsi="Georgia" w:cs="Georgia"/>
                <w:color w:val="000000"/>
                <w:sz w:val="20"/>
              </w:rPr>
              <w:t>62 9636170</w:t>
            </w:r>
            <w:r w:rsidR="00AB016A" w:rsidRPr="004502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502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145FD6" w:rsidRPr="0045021F">
              <w:rPr>
                <w:rFonts w:ascii="Georgia" w:hAnsi="Georgia" w:cs="Georgia"/>
                <w:color w:val="000000"/>
                <w:sz w:val="20"/>
              </w:rPr>
              <w:t>yinan.xia@gmx.de</w:t>
            </w:r>
            <w:r w:rsidRPr="004502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502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145FD6" w:rsidRPr="0045021F">
              <w:rPr>
                <w:rFonts w:ascii="Georgia" w:hAnsi="Georgia" w:cs="Georgia"/>
                <w:color w:val="000000"/>
                <w:sz w:val="20"/>
              </w:rPr>
              <w:t>14.01.2007 in Essen</w:t>
            </w:r>
          </w:p>
        </w:tc>
      </w:tr>
      <w:tr w:rsidR="002508C2" w:rsidRPr="0045021F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5F179FB" w:rsidR="002508C2" w:rsidRPr="0045021F" w:rsidRDefault="00145FD6" w:rsidP="0061356B">
            <w:pPr>
              <w:rPr>
                <w:rFonts w:ascii="Georgia" w:hAnsi="Georgia"/>
                <w:sz w:val="28"/>
                <w:szCs w:val="32"/>
              </w:rPr>
            </w:pPr>
            <w:r w:rsidRPr="0045021F">
              <w:rPr>
                <w:rFonts w:ascii="Georgia" w:hAnsi="Georgia"/>
                <w:b/>
                <w:smallCaps/>
                <w:sz w:val="28"/>
                <w:szCs w:val="32"/>
              </w:rPr>
              <w:t>Bildung</w:t>
            </w:r>
          </w:p>
        </w:tc>
      </w:tr>
      <w:tr w:rsidR="00D1492F" w:rsidRPr="0045021F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B5CB871" w:rsidR="00D1492F" w:rsidRPr="0045021F" w:rsidRDefault="00145FD6" w:rsidP="0061356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45021F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München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784287B" w:rsidR="00D1492F" w:rsidRPr="0045021F" w:rsidRDefault="00145FD6" w:rsidP="0061356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eastAsia="zh-CN"/>
              </w:rPr>
            </w:pPr>
            <w:r w:rsidRPr="0045021F">
              <w:rPr>
                <w:rFonts w:ascii="Georgia" w:hAnsi="Georgia"/>
                <w:i/>
                <w:smallCaps/>
                <w:sz w:val="23"/>
                <w:szCs w:val="23"/>
                <w:lang w:eastAsia="zh-CN"/>
              </w:rPr>
              <w:t>München</w:t>
            </w:r>
          </w:p>
        </w:tc>
      </w:tr>
      <w:tr w:rsidR="00D1492F" w:rsidRPr="0045021F" w14:paraId="61E5D482" w14:textId="77777777" w:rsidTr="00B015CB">
        <w:tc>
          <w:tcPr>
            <w:tcW w:w="6379" w:type="dxa"/>
            <w:gridSpan w:val="5"/>
          </w:tcPr>
          <w:p w14:paraId="11CB9A0F" w14:textId="5BF0C9D3" w:rsidR="00D1492F" w:rsidRPr="00B97F2E" w:rsidRDefault="00D1492F" w:rsidP="0061356B">
            <w:pPr>
              <w:rPr>
                <w:rFonts w:ascii="Georgia" w:hAnsi="Georgia"/>
                <w:sz w:val="18"/>
              </w:rPr>
            </w:pPr>
            <w:r w:rsidRPr="00B97F2E">
              <w:rPr>
                <w:rFonts w:ascii="Georgia" w:hAnsi="Georgia"/>
                <w:sz w:val="18"/>
              </w:rPr>
              <w:t xml:space="preserve">B.Sc. in </w:t>
            </w:r>
            <w:r w:rsidR="00145FD6" w:rsidRPr="00B97F2E">
              <w:rPr>
                <w:rFonts w:ascii="Georgia" w:hAnsi="Georgia"/>
                <w:sz w:val="18"/>
              </w:rPr>
              <w:t>Management and Technology</w:t>
            </w:r>
            <w:r w:rsidR="00B97F2E" w:rsidRPr="00B97F2E">
              <w:rPr>
                <w:rFonts w:ascii="Georgia" w:hAnsi="Georgia"/>
                <w:sz w:val="18"/>
              </w:rPr>
              <w:t xml:space="preserve"> (</w:t>
            </w:r>
            <w:r w:rsidR="00B97F2E">
              <w:rPr>
                <w:rFonts w:ascii="Georgia" w:hAnsi="Georgia"/>
                <w:sz w:val="18"/>
              </w:rPr>
              <w:t>Aktuelle Durchschnittsnote</w:t>
            </w:r>
            <w:r w:rsidR="00B97F2E" w:rsidRPr="00B97F2E">
              <w:rPr>
                <w:rFonts w:ascii="Georgia" w:hAnsi="Georgia"/>
                <w:sz w:val="18"/>
              </w:rPr>
              <w:t>: 1,</w:t>
            </w:r>
            <w:r w:rsidR="00F129E4">
              <w:rPr>
                <w:rFonts w:ascii="Georgia" w:hAnsi="Georgia"/>
                <w:sz w:val="18"/>
              </w:rPr>
              <w:t>8</w:t>
            </w:r>
            <w:r w:rsidR="00B97F2E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688" w:type="dxa"/>
            <w:gridSpan w:val="5"/>
          </w:tcPr>
          <w:p w14:paraId="419A9228" w14:textId="2FFF4542" w:rsidR="00D1492F" w:rsidRPr="0045021F" w:rsidRDefault="00B015CB" w:rsidP="00B015CB">
            <w:pPr>
              <w:tabs>
                <w:tab w:val="center" w:pos="1428"/>
                <w:tab w:val="right" w:pos="2857"/>
              </w:tabs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ab/>
            </w:r>
            <w:r w:rsidR="00145FD6" w:rsidRPr="0045021F">
              <w:rPr>
                <w:rFonts w:ascii="Georgia" w:hAnsi="Georgia"/>
                <w:sz w:val="18"/>
              </w:rPr>
              <w:t>10</w:t>
            </w:r>
            <w:r w:rsidR="00D1492F" w:rsidRPr="0045021F">
              <w:rPr>
                <w:rFonts w:ascii="Georgia" w:hAnsi="Georgia"/>
                <w:sz w:val="18"/>
              </w:rPr>
              <w:t>/20</w:t>
            </w:r>
            <w:r w:rsidR="00145FD6" w:rsidRPr="0045021F">
              <w:rPr>
                <w:rFonts w:ascii="Georgia" w:hAnsi="Georgia"/>
                <w:sz w:val="18"/>
              </w:rPr>
              <w:t>25</w:t>
            </w:r>
            <w:r w:rsidR="00D1492F" w:rsidRPr="0045021F">
              <w:rPr>
                <w:rFonts w:ascii="Georgia" w:hAnsi="Georgia"/>
                <w:sz w:val="18"/>
              </w:rPr>
              <w:t xml:space="preserve"> –</w:t>
            </w:r>
            <w:r w:rsidR="00B17D95" w:rsidRPr="0045021F">
              <w:rPr>
                <w:rFonts w:ascii="Georgia" w:hAnsi="Georgia"/>
                <w:sz w:val="18"/>
              </w:rPr>
              <w:t xml:space="preserve"> </w:t>
            </w:r>
            <w:r w:rsidR="00D5280E" w:rsidRPr="0045021F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45021F" w14:paraId="7EABE9F1" w14:textId="77777777" w:rsidTr="00D5280E">
        <w:tc>
          <w:tcPr>
            <w:tcW w:w="9067" w:type="dxa"/>
            <w:gridSpan w:val="10"/>
          </w:tcPr>
          <w:p w14:paraId="7A71E6B0" w14:textId="2C66D9A3" w:rsidR="00653866" w:rsidRPr="00ED1E8C" w:rsidRDefault="00C110EE" w:rsidP="00ED1E8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bookmarkStart w:id="0" w:name="_Hlk218961240"/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Hauptfach: Management</w:t>
            </w:r>
            <w:r w:rsidR="0061356B">
              <w:rPr>
                <w:rFonts w:ascii="Georgia" w:hAnsi="Georgia" w:cs="Georgia"/>
                <w:i/>
                <w:iCs/>
                <w:color w:val="000000"/>
                <w:sz w:val="18"/>
              </w:rPr>
              <w:t>;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Nebenfach: Informatik (ca. 30</w:t>
            </w:r>
            <w:r w:rsidR="00AD699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% des Curriculums)</w:t>
            </w:r>
          </w:p>
        </w:tc>
      </w:tr>
      <w:tr w:rsidR="00D5280E" w:rsidRPr="0045021F" w14:paraId="013361E1" w14:textId="77777777" w:rsidTr="00D5280E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67B7BB26" w:rsidR="00D1492F" w:rsidRPr="0045021F" w:rsidRDefault="0048728F" w:rsidP="0061356B">
            <w:pPr>
              <w:rPr>
                <w:rFonts w:ascii="Georgia" w:hAnsi="Georgia"/>
                <w:sz w:val="23"/>
                <w:szCs w:val="23"/>
              </w:rPr>
            </w:pPr>
            <w:bookmarkStart w:id="1" w:name="_Hlk218961120"/>
            <w:r w:rsidRPr="0045021F">
              <w:rPr>
                <w:rFonts w:ascii="Georgia" w:hAnsi="Georgia"/>
                <w:b/>
                <w:smallCaps/>
                <w:sz w:val="23"/>
                <w:szCs w:val="23"/>
              </w:rPr>
              <w:t>Willy-Brandt-Gymnasium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64DAF3F3" w:rsidR="00D1492F" w:rsidRPr="0045021F" w:rsidRDefault="0048728F" w:rsidP="0061356B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45021F">
              <w:rPr>
                <w:rFonts w:ascii="Georgia" w:hAnsi="Georgia"/>
                <w:i/>
                <w:smallCaps/>
                <w:sz w:val="23"/>
                <w:szCs w:val="23"/>
              </w:rPr>
              <w:t>Oer-Erkenschwick</w:t>
            </w:r>
          </w:p>
        </w:tc>
      </w:tr>
      <w:tr w:rsidR="00D5280E" w:rsidRPr="0045021F" w14:paraId="62632213" w14:textId="77777777" w:rsidTr="0091331D">
        <w:tc>
          <w:tcPr>
            <w:tcW w:w="5387" w:type="dxa"/>
            <w:gridSpan w:val="2"/>
          </w:tcPr>
          <w:p w14:paraId="5F71027E" w14:textId="0F63331E" w:rsidR="00D1492F" w:rsidRPr="0045021F" w:rsidRDefault="0048728F" w:rsidP="0061356B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Allgemeine Hochschulreife (Note: 1,1)</w:t>
            </w:r>
          </w:p>
        </w:tc>
        <w:tc>
          <w:tcPr>
            <w:tcW w:w="3680" w:type="dxa"/>
            <w:gridSpan w:val="8"/>
          </w:tcPr>
          <w:p w14:paraId="51FC9814" w14:textId="009ADE1D" w:rsidR="00D1492F" w:rsidRPr="0045021F" w:rsidRDefault="00426D7E" w:rsidP="0061356B">
            <w:pPr>
              <w:jc w:val="right"/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0</w:t>
            </w:r>
            <w:r w:rsidR="0048728F" w:rsidRPr="0045021F">
              <w:rPr>
                <w:rFonts w:ascii="Georgia" w:hAnsi="Georgia"/>
                <w:sz w:val="18"/>
              </w:rPr>
              <w:t>8</w:t>
            </w:r>
            <w:r w:rsidRPr="0045021F">
              <w:rPr>
                <w:rFonts w:ascii="Georgia" w:hAnsi="Georgia"/>
                <w:sz w:val="18"/>
              </w:rPr>
              <w:t>/20</w:t>
            </w:r>
            <w:r w:rsidR="0091331D" w:rsidRPr="0045021F">
              <w:rPr>
                <w:rFonts w:ascii="Georgia" w:hAnsi="Georgia"/>
                <w:sz w:val="18"/>
              </w:rPr>
              <w:t>1</w:t>
            </w:r>
            <w:r w:rsidR="0048728F" w:rsidRPr="0045021F">
              <w:rPr>
                <w:rFonts w:ascii="Georgia" w:hAnsi="Georgia"/>
                <w:sz w:val="18"/>
              </w:rPr>
              <w:t>6</w:t>
            </w:r>
            <w:r w:rsidRPr="0045021F">
              <w:rPr>
                <w:rFonts w:ascii="Georgia" w:hAnsi="Georgia"/>
                <w:sz w:val="18"/>
              </w:rPr>
              <w:t xml:space="preserve"> – </w:t>
            </w:r>
            <w:r w:rsidR="0091331D" w:rsidRPr="0045021F">
              <w:rPr>
                <w:rFonts w:ascii="Georgia" w:hAnsi="Georgia"/>
                <w:sz w:val="18"/>
              </w:rPr>
              <w:t>0</w:t>
            </w:r>
            <w:r w:rsidR="0048728F" w:rsidRPr="0045021F">
              <w:rPr>
                <w:rFonts w:ascii="Georgia" w:hAnsi="Georgia"/>
                <w:sz w:val="18"/>
              </w:rPr>
              <w:t>6</w:t>
            </w:r>
            <w:r w:rsidRPr="0045021F">
              <w:rPr>
                <w:rFonts w:ascii="Georgia" w:hAnsi="Georgia"/>
                <w:sz w:val="18"/>
              </w:rPr>
              <w:t>/</w:t>
            </w:r>
            <w:r w:rsidR="0048728F" w:rsidRPr="0045021F">
              <w:rPr>
                <w:rFonts w:ascii="Georgia" w:hAnsi="Georgia"/>
                <w:sz w:val="18"/>
              </w:rPr>
              <w:t>2024</w:t>
            </w:r>
          </w:p>
        </w:tc>
      </w:tr>
      <w:tr w:rsidR="008309EE" w:rsidRPr="0045021F" w14:paraId="45C1F71A" w14:textId="77777777" w:rsidTr="00E96B40">
        <w:tc>
          <w:tcPr>
            <w:tcW w:w="9067" w:type="dxa"/>
            <w:gridSpan w:val="10"/>
          </w:tcPr>
          <w:p w14:paraId="5CC966CA" w14:textId="096F70A7" w:rsidR="008309EE" w:rsidRPr="0045021F" w:rsidRDefault="008309EE" w:rsidP="00F41EA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45021F">
              <w:rPr>
                <w:rFonts w:ascii="Georgia" w:hAnsi="Georgia"/>
                <w:i/>
                <w:iCs/>
                <w:sz w:val="18"/>
              </w:rPr>
              <w:t xml:space="preserve">Leistungskurse: Mathematik </w:t>
            </w:r>
            <w:r w:rsidR="00AD699C">
              <w:rPr>
                <w:rFonts w:ascii="Georgia" w:hAnsi="Georgia"/>
                <w:i/>
                <w:iCs/>
                <w:sz w:val="18"/>
              </w:rPr>
              <w:t>und</w:t>
            </w:r>
            <w:r w:rsidR="00AD699C" w:rsidRPr="0045021F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Pr="0045021F">
              <w:rPr>
                <w:rFonts w:ascii="Georgia" w:hAnsi="Georgia"/>
                <w:i/>
                <w:iCs/>
                <w:sz w:val="18"/>
              </w:rPr>
              <w:t>Englisch</w:t>
            </w:r>
          </w:p>
          <w:p w14:paraId="274385C8" w14:textId="13416DAB" w:rsidR="008309EE" w:rsidRPr="0045021F" w:rsidRDefault="008309EE" w:rsidP="0061356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45021F">
              <w:rPr>
                <w:rFonts w:ascii="Georgia" w:hAnsi="Georgia"/>
                <w:i/>
                <w:iCs/>
                <w:sz w:val="18"/>
              </w:rPr>
              <w:t xml:space="preserve">Buch- </w:t>
            </w:r>
            <w:r w:rsidR="00AD699C">
              <w:rPr>
                <w:rFonts w:ascii="Georgia" w:hAnsi="Georgia"/>
                <w:i/>
                <w:iCs/>
                <w:sz w:val="18"/>
              </w:rPr>
              <w:t>und</w:t>
            </w:r>
            <w:r w:rsidRPr="0045021F">
              <w:rPr>
                <w:rFonts w:ascii="Georgia" w:hAnsi="Georgia"/>
                <w:i/>
                <w:iCs/>
                <w:sz w:val="18"/>
              </w:rPr>
              <w:t xml:space="preserve"> Abiturpreis der Deutschen Physikalischen Gesellschaft für hervorragende Leistungen</w:t>
            </w:r>
          </w:p>
          <w:p w14:paraId="0E6B577E" w14:textId="77777777" w:rsidR="00F41EAA" w:rsidRPr="00F53A44" w:rsidRDefault="005E46CF" w:rsidP="00D128E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45021F">
              <w:rPr>
                <w:rFonts w:ascii="Georgia" w:hAnsi="Georgia"/>
                <w:i/>
                <w:iCs/>
                <w:sz w:val="18"/>
              </w:rPr>
              <w:t xml:space="preserve">Gestaltung des digitalen Tags der offenen Tür 2021 durch </w:t>
            </w:r>
            <w:r w:rsidR="00EC59D6">
              <w:rPr>
                <w:rFonts w:ascii="Georgia" w:hAnsi="Georgia"/>
                <w:i/>
                <w:iCs/>
                <w:sz w:val="18"/>
              </w:rPr>
              <w:t xml:space="preserve">Produktion </w:t>
            </w:r>
            <w:r w:rsidRPr="0045021F">
              <w:rPr>
                <w:rFonts w:ascii="Georgia" w:hAnsi="Georgia"/>
                <w:i/>
                <w:iCs/>
                <w:sz w:val="18"/>
              </w:rPr>
              <w:t xml:space="preserve">von </w:t>
            </w:r>
            <w:r w:rsidR="00EC59D6">
              <w:rPr>
                <w:rFonts w:ascii="Georgia" w:hAnsi="Georgia"/>
                <w:i/>
                <w:iCs/>
                <w:sz w:val="18"/>
              </w:rPr>
              <w:t xml:space="preserve">darstellenden </w:t>
            </w:r>
            <w:r w:rsidRPr="0045021F">
              <w:rPr>
                <w:rFonts w:ascii="Georgia" w:hAnsi="Georgia"/>
                <w:i/>
                <w:iCs/>
                <w:sz w:val="18"/>
              </w:rPr>
              <w:t>Videoinhalten</w:t>
            </w:r>
          </w:p>
          <w:p w14:paraId="45700B42" w14:textId="77777777" w:rsidR="00F53A44" w:rsidRPr="00F53A44" w:rsidRDefault="00F53A44" w:rsidP="00D128E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Schülerpraktikum in 06/2021 an der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Rubokat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GmbH der Ruhr-Universität Bochum, Unterstützung bei Labortätigkeiten im Bereich der technischen Chemie</w:t>
            </w:r>
          </w:p>
          <w:p w14:paraId="51E47DFB" w14:textId="5F422E7A" w:rsidR="00F53A44" w:rsidRPr="00D128EC" w:rsidRDefault="00F53A44" w:rsidP="00D128E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Abschluss der fünften Jahrgangsstufe von 07/2017 bis 08/2018 an einer staatlichen, chinesischen Schule, signifikante Steigerung der Sprachkompetenz durch </w:t>
            </w:r>
            <w:r w:rsidR="004D78BF">
              <w:rPr>
                <w:rFonts w:ascii="Georgia" w:hAnsi="Georgia"/>
                <w:i/>
                <w:iCs/>
                <w:sz w:val="18"/>
              </w:rPr>
              <w:t xml:space="preserve">den </w:t>
            </w:r>
            <w:r>
              <w:rPr>
                <w:rFonts w:ascii="Georgia" w:hAnsi="Georgia"/>
                <w:i/>
                <w:iCs/>
                <w:sz w:val="18"/>
              </w:rPr>
              <w:t>chinesisch-sprachigen Unterricht</w:t>
            </w:r>
          </w:p>
        </w:tc>
      </w:tr>
      <w:bookmarkEnd w:id="0"/>
      <w:bookmarkEnd w:id="1"/>
      <w:tr w:rsidR="00D5280E" w:rsidRPr="0045021F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65E6A00B" w:rsidR="00665BF3" w:rsidRPr="0045021F" w:rsidRDefault="006E2C9C" w:rsidP="0061356B">
            <w:pPr>
              <w:pStyle w:val="BERSCHRIFT"/>
              <w:rPr>
                <w:sz w:val="28"/>
              </w:rPr>
            </w:pPr>
            <w:r w:rsidRPr="0045021F">
              <w:rPr>
                <w:sz w:val="28"/>
              </w:rPr>
              <w:t>Pra</w:t>
            </w:r>
            <w:r w:rsidR="00606A69" w:rsidRPr="0045021F">
              <w:rPr>
                <w:sz w:val="28"/>
              </w:rPr>
              <w:t xml:space="preserve">ktische </w:t>
            </w:r>
            <w:ins w:id="2" w:author="David Döbele" w:date="2026-07-02T20:38:00Z" w16du:dateUtc="2026-07-02T18:38:00Z">
              <w:r w:rsidR="00BC7FC3">
                <w:rPr>
                  <w:sz w:val="28"/>
                </w:rPr>
                <w:t xml:space="preserve">&amp; unternehmerische </w:t>
              </w:r>
            </w:ins>
            <w:r w:rsidR="00606A69" w:rsidRPr="0045021F">
              <w:rPr>
                <w:sz w:val="28"/>
              </w:rPr>
              <w:t>E</w:t>
            </w:r>
            <w:r w:rsidRPr="0045021F">
              <w:rPr>
                <w:sz w:val="28"/>
              </w:rPr>
              <w:t>rfahrungen</w:t>
            </w:r>
          </w:p>
        </w:tc>
      </w:tr>
      <w:tr w:rsidR="00D5280E" w:rsidRPr="0045021F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EE361C1" w:rsidR="00665BF3" w:rsidRPr="0045021F" w:rsidRDefault="00A70C2B" w:rsidP="0061356B">
            <w:pPr>
              <w:rPr>
                <w:rFonts w:ascii="Georgia" w:hAnsi="Georgia"/>
                <w:sz w:val="23"/>
                <w:szCs w:val="23"/>
              </w:rPr>
            </w:pPr>
            <w:r w:rsidRPr="0045021F">
              <w:rPr>
                <w:rFonts w:ascii="Georgia" w:hAnsi="Georgia"/>
                <w:b/>
                <w:smallCaps/>
                <w:sz w:val="23"/>
                <w:szCs w:val="23"/>
              </w:rPr>
              <w:t>YouTube Content Creator @EuroHandys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2FABA2D" w:rsidR="00665BF3" w:rsidRPr="0045021F" w:rsidRDefault="000B487C" w:rsidP="0061356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45021F">
              <w:rPr>
                <w:rFonts w:ascii="Georgia" w:hAnsi="Georgia"/>
                <w:i/>
                <w:smallCaps/>
                <w:sz w:val="23"/>
                <w:szCs w:val="23"/>
              </w:rPr>
              <w:t>Oer-Erkenschwick</w:t>
            </w:r>
          </w:p>
        </w:tc>
      </w:tr>
      <w:tr w:rsidR="00D5280E" w:rsidRPr="0045021F" w14:paraId="335D84E9" w14:textId="77777777" w:rsidTr="00D5280E">
        <w:tc>
          <w:tcPr>
            <w:tcW w:w="5954" w:type="dxa"/>
            <w:gridSpan w:val="3"/>
          </w:tcPr>
          <w:p w14:paraId="20B1570F" w14:textId="385F52E0" w:rsidR="00665BF3" w:rsidRPr="0045021F" w:rsidRDefault="00A70C2B" w:rsidP="0061356B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Selbstständige Tätigkeit</w:t>
            </w:r>
          </w:p>
        </w:tc>
        <w:tc>
          <w:tcPr>
            <w:tcW w:w="3113" w:type="dxa"/>
            <w:gridSpan w:val="7"/>
          </w:tcPr>
          <w:p w14:paraId="0475B997" w14:textId="5E019531" w:rsidR="00665BF3" w:rsidRPr="0045021F" w:rsidRDefault="008B1114" w:rsidP="0061356B">
            <w:pPr>
              <w:jc w:val="right"/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04</w:t>
            </w:r>
            <w:r w:rsidR="00665BF3" w:rsidRPr="0045021F">
              <w:rPr>
                <w:rFonts w:ascii="Georgia" w:hAnsi="Georgia"/>
                <w:sz w:val="18"/>
              </w:rPr>
              <w:t>/20</w:t>
            </w:r>
            <w:r w:rsidRPr="0045021F">
              <w:rPr>
                <w:rFonts w:ascii="Georgia" w:hAnsi="Georgia"/>
                <w:sz w:val="18"/>
              </w:rPr>
              <w:t>20</w:t>
            </w:r>
            <w:r w:rsidR="00665BF3" w:rsidRPr="0045021F">
              <w:rPr>
                <w:rFonts w:ascii="Georgia" w:hAnsi="Georgia"/>
                <w:sz w:val="18"/>
              </w:rPr>
              <w:t xml:space="preserve"> – </w:t>
            </w:r>
            <w:r w:rsidRPr="0045021F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45021F" w14:paraId="54C3D64C" w14:textId="77777777" w:rsidTr="00D5280E">
        <w:tc>
          <w:tcPr>
            <w:tcW w:w="9067" w:type="dxa"/>
            <w:gridSpan w:val="10"/>
          </w:tcPr>
          <w:p w14:paraId="65949AA9" w14:textId="743AF026" w:rsidR="00CE28CC" w:rsidRPr="0045021F" w:rsidRDefault="00EB3D24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Organisation </w:t>
            </w:r>
            <w:r w:rsidR="008B1114" w:rsidRPr="0045021F">
              <w:rPr>
                <w:sz w:val="18"/>
              </w:rPr>
              <w:t xml:space="preserve">eines Kanals mit Fokus auf Unterhaltungselektronik, inklusive </w:t>
            </w:r>
            <w:r w:rsidR="00606A69" w:rsidRPr="0045021F">
              <w:rPr>
                <w:sz w:val="18"/>
              </w:rPr>
              <w:t xml:space="preserve">fundierter </w:t>
            </w:r>
            <w:r w:rsidR="008B1114" w:rsidRPr="0045021F">
              <w:rPr>
                <w:sz w:val="18"/>
              </w:rPr>
              <w:t>Testberichte und Marktanalysen</w:t>
            </w:r>
            <w:r w:rsidR="00651EDB" w:rsidRPr="0045021F">
              <w:rPr>
                <w:sz w:val="18"/>
              </w:rPr>
              <w:t xml:space="preserve">, </w:t>
            </w:r>
            <w:r w:rsidR="00DD34D1" w:rsidRPr="0045021F">
              <w:rPr>
                <w:sz w:val="18"/>
              </w:rPr>
              <w:t xml:space="preserve">Generierung von </w:t>
            </w:r>
            <w:r w:rsidR="008B1114" w:rsidRPr="0045021F">
              <w:rPr>
                <w:sz w:val="18"/>
              </w:rPr>
              <w:t xml:space="preserve">über </w:t>
            </w:r>
            <w:r w:rsidR="00651EDB" w:rsidRPr="0045021F">
              <w:rPr>
                <w:sz w:val="18"/>
              </w:rPr>
              <w:t xml:space="preserve">30.000 Abonnenten und </w:t>
            </w:r>
            <w:r w:rsidR="008B1114" w:rsidRPr="0045021F">
              <w:rPr>
                <w:sz w:val="18"/>
              </w:rPr>
              <w:t>5 Millionen Gesamtaufrufe</w:t>
            </w:r>
            <w:r w:rsidR="00DD34D1" w:rsidRPr="0045021F">
              <w:rPr>
                <w:sz w:val="18"/>
              </w:rPr>
              <w:t>n</w:t>
            </w:r>
          </w:p>
          <w:p w14:paraId="4D93A496" w14:textId="22CA13BA" w:rsidR="008B1114" w:rsidRPr="0045021F" w:rsidRDefault="008B1114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Planung, Konzeption und </w:t>
            </w:r>
            <w:r w:rsidR="00EB3D24" w:rsidRPr="0045021F">
              <w:rPr>
                <w:sz w:val="18"/>
              </w:rPr>
              <w:t>Erstellung</w:t>
            </w:r>
            <w:r w:rsidRPr="0045021F">
              <w:rPr>
                <w:sz w:val="18"/>
              </w:rPr>
              <w:t xml:space="preserve"> von über 300 </w:t>
            </w:r>
            <w:r w:rsidR="00606A69" w:rsidRPr="0045021F">
              <w:rPr>
                <w:sz w:val="18"/>
              </w:rPr>
              <w:t xml:space="preserve">qualitätsorientierten </w:t>
            </w:r>
            <w:r w:rsidRPr="0045021F">
              <w:rPr>
                <w:sz w:val="18"/>
              </w:rPr>
              <w:t>Videoinhalten</w:t>
            </w:r>
          </w:p>
          <w:p w14:paraId="2AE0BA10" w14:textId="77777777" w:rsidR="00AD699C" w:rsidRDefault="00651EDB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Akquisition, </w:t>
            </w:r>
            <w:r w:rsidR="00EB3D24" w:rsidRPr="0045021F">
              <w:rPr>
                <w:sz w:val="18"/>
              </w:rPr>
              <w:t>Verhandlung</w:t>
            </w:r>
            <w:r w:rsidR="008B1114" w:rsidRPr="0045021F">
              <w:rPr>
                <w:sz w:val="18"/>
              </w:rPr>
              <w:t xml:space="preserve"> und </w:t>
            </w:r>
            <w:r w:rsidR="00DD34D1" w:rsidRPr="0045021F">
              <w:rPr>
                <w:sz w:val="18"/>
              </w:rPr>
              <w:t xml:space="preserve">Durchführung </w:t>
            </w:r>
            <w:r w:rsidR="008B1114" w:rsidRPr="0045021F">
              <w:rPr>
                <w:sz w:val="18"/>
              </w:rPr>
              <w:t xml:space="preserve">von </w:t>
            </w:r>
            <w:r w:rsidR="00606A69" w:rsidRPr="0045021F">
              <w:rPr>
                <w:sz w:val="18"/>
              </w:rPr>
              <w:t>B2B-</w:t>
            </w:r>
            <w:r w:rsidR="00EB3D24" w:rsidRPr="0045021F">
              <w:rPr>
                <w:sz w:val="18"/>
              </w:rPr>
              <w:t>Werbek</w:t>
            </w:r>
            <w:r w:rsidR="008B1114" w:rsidRPr="0045021F">
              <w:rPr>
                <w:sz w:val="18"/>
              </w:rPr>
              <w:t xml:space="preserve">ooperationen </w:t>
            </w:r>
            <w:r w:rsidR="00606A69" w:rsidRPr="0045021F">
              <w:rPr>
                <w:sz w:val="18"/>
              </w:rPr>
              <w:t xml:space="preserve">und -partnerschaften </w:t>
            </w:r>
          </w:p>
          <w:p w14:paraId="45E83055" w14:textId="29CFFB19" w:rsidR="008B1114" w:rsidRPr="0045021F" w:rsidRDefault="008B1114" w:rsidP="00F41EAA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45021F">
              <w:rPr>
                <w:sz w:val="18"/>
              </w:rPr>
              <w:t>mit Technologieunternehmen</w:t>
            </w:r>
            <w:r w:rsidR="00651EDB" w:rsidRPr="0045021F">
              <w:rPr>
                <w:sz w:val="18"/>
              </w:rPr>
              <w:t xml:space="preserve"> zur Generierung fünfstellige</w:t>
            </w:r>
            <w:r w:rsidR="00606A69" w:rsidRPr="0045021F">
              <w:rPr>
                <w:sz w:val="18"/>
              </w:rPr>
              <w:t>r</w:t>
            </w:r>
            <w:r w:rsidR="00651EDB" w:rsidRPr="0045021F">
              <w:rPr>
                <w:sz w:val="18"/>
              </w:rPr>
              <w:t xml:space="preserve"> Jahresumsätze</w:t>
            </w:r>
          </w:p>
          <w:p w14:paraId="2765FA63" w14:textId="77777777" w:rsidR="00AD699C" w:rsidRDefault="00DD34D1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>Beteiligung</w:t>
            </w:r>
            <w:r w:rsidR="008B1114" w:rsidRPr="0045021F">
              <w:rPr>
                <w:sz w:val="18"/>
              </w:rPr>
              <w:t xml:space="preserve"> an globalen Launch-Events (u.</w:t>
            </w:r>
            <w:r w:rsidR="00AD699C">
              <w:rPr>
                <w:sz w:val="18"/>
              </w:rPr>
              <w:t xml:space="preserve"> </w:t>
            </w:r>
            <w:r w:rsidR="008B1114" w:rsidRPr="0045021F">
              <w:rPr>
                <w:sz w:val="18"/>
              </w:rPr>
              <w:t>a. in Singapur, Bali), Pressereisen (u.</w:t>
            </w:r>
            <w:r w:rsidR="00AD699C">
              <w:rPr>
                <w:sz w:val="18"/>
              </w:rPr>
              <w:t xml:space="preserve"> </w:t>
            </w:r>
            <w:r w:rsidR="008B1114" w:rsidRPr="0045021F">
              <w:rPr>
                <w:sz w:val="18"/>
              </w:rPr>
              <w:t xml:space="preserve">a. in Shenzhen) </w:t>
            </w:r>
          </w:p>
          <w:p w14:paraId="6DD9BA0F" w14:textId="0DBD0498" w:rsidR="008B1114" w:rsidRPr="0045021F" w:rsidRDefault="008B1114" w:rsidP="00F41EAA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45021F">
              <w:rPr>
                <w:sz w:val="18"/>
              </w:rPr>
              <w:t>und Fachmessen (u.</w:t>
            </w:r>
            <w:r w:rsidR="00AD699C">
              <w:rPr>
                <w:sz w:val="18"/>
              </w:rPr>
              <w:t xml:space="preserve"> </w:t>
            </w:r>
            <w:r w:rsidRPr="0045021F">
              <w:rPr>
                <w:sz w:val="18"/>
              </w:rPr>
              <w:t>a. MWC Barcelona, IFA Berlin) zur Stärkung der Branchenpräsenz</w:t>
            </w:r>
          </w:p>
        </w:tc>
      </w:tr>
      <w:tr w:rsidR="00D5280E" w:rsidRPr="0045021F" w14:paraId="50AFEA03" w14:textId="77777777" w:rsidTr="00B015CB">
        <w:trPr>
          <w:trHeight w:val="346"/>
        </w:trPr>
        <w:tc>
          <w:tcPr>
            <w:tcW w:w="6379" w:type="dxa"/>
            <w:gridSpan w:val="5"/>
            <w:vAlign w:val="bottom"/>
          </w:tcPr>
          <w:p w14:paraId="42FB0D26" w14:textId="1CB68E5E" w:rsidR="00665BF3" w:rsidRPr="0045021F" w:rsidRDefault="008B1114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>Allround-PC</w:t>
            </w:r>
            <w:r w:rsidR="006E198B"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&amp; TechnikNews.NET</w:t>
            </w:r>
          </w:p>
        </w:tc>
        <w:tc>
          <w:tcPr>
            <w:tcW w:w="2688" w:type="dxa"/>
            <w:gridSpan w:val="5"/>
            <w:vAlign w:val="bottom"/>
          </w:tcPr>
          <w:p w14:paraId="11E31BD8" w14:textId="0C8FC4C8" w:rsidR="00665BF3" w:rsidRPr="0045021F" w:rsidRDefault="008B1114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45021F">
              <w:rPr>
                <w:iCs w:val="0"/>
                <w:smallCaps/>
                <w:sz w:val="23"/>
                <w:szCs w:val="23"/>
              </w:rPr>
              <w:t>Troisdorf &amp; Remote</w:t>
            </w:r>
          </w:p>
        </w:tc>
      </w:tr>
      <w:tr w:rsidR="00D5280E" w:rsidRPr="0045021F" w14:paraId="48328CB9" w14:textId="77777777" w:rsidTr="00D5280E">
        <w:tc>
          <w:tcPr>
            <w:tcW w:w="6379" w:type="dxa"/>
            <w:gridSpan w:val="5"/>
          </w:tcPr>
          <w:p w14:paraId="74B74B41" w14:textId="064F8DFF" w:rsidR="00665BF3" w:rsidRPr="0045021F" w:rsidRDefault="008B1114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Freier Redakteur</w:t>
            </w:r>
          </w:p>
        </w:tc>
        <w:tc>
          <w:tcPr>
            <w:tcW w:w="2688" w:type="dxa"/>
            <w:gridSpan w:val="5"/>
          </w:tcPr>
          <w:p w14:paraId="2CB21DEB" w14:textId="6301490F" w:rsidR="00665BF3" w:rsidRPr="0045021F" w:rsidRDefault="00665BF3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0</w:t>
            </w:r>
            <w:r w:rsidR="008B1114" w:rsidRPr="0045021F">
              <w:rPr>
                <w:i w:val="0"/>
                <w:iCs w:val="0"/>
                <w:sz w:val="18"/>
              </w:rPr>
              <w:t>4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8B1114" w:rsidRPr="0045021F">
              <w:rPr>
                <w:i w:val="0"/>
                <w:iCs w:val="0"/>
                <w:sz w:val="18"/>
              </w:rPr>
              <w:t>21</w:t>
            </w:r>
            <w:r w:rsidRPr="0045021F">
              <w:rPr>
                <w:i w:val="0"/>
                <w:iCs w:val="0"/>
                <w:sz w:val="18"/>
              </w:rPr>
              <w:t xml:space="preserve"> – 0</w:t>
            </w:r>
            <w:r w:rsidR="008B1114" w:rsidRPr="0045021F">
              <w:rPr>
                <w:i w:val="0"/>
                <w:iCs w:val="0"/>
                <w:sz w:val="18"/>
              </w:rPr>
              <w:t>7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8B1114" w:rsidRPr="0045021F">
              <w:rPr>
                <w:i w:val="0"/>
                <w:iCs w:val="0"/>
                <w:sz w:val="18"/>
              </w:rPr>
              <w:t>24</w:t>
            </w:r>
          </w:p>
        </w:tc>
      </w:tr>
      <w:tr w:rsidR="00D5280E" w:rsidRPr="0045021F" w14:paraId="7C4155D6" w14:textId="77777777" w:rsidTr="00D5280E">
        <w:tc>
          <w:tcPr>
            <w:tcW w:w="9067" w:type="dxa"/>
            <w:gridSpan w:val="10"/>
          </w:tcPr>
          <w:p w14:paraId="01F73A94" w14:textId="24E2EFDB" w:rsidR="008B1114" w:rsidRPr="0045021F" w:rsidRDefault="008B1114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Verfassung </w:t>
            </w:r>
            <w:r w:rsidR="00AD699C">
              <w:rPr>
                <w:sz w:val="18"/>
              </w:rPr>
              <w:t>und</w:t>
            </w:r>
            <w:r w:rsidR="00AD699C" w:rsidRPr="0045021F">
              <w:rPr>
                <w:sz w:val="18"/>
              </w:rPr>
              <w:t xml:space="preserve"> </w:t>
            </w:r>
            <w:r w:rsidR="006E198B" w:rsidRPr="0045021F">
              <w:rPr>
                <w:sz w:val="18"/>
              </w:rPr>
              <w:t xml:space="preserve">Erstellung </w:t>
            </w:r>
            <w:r w:rsidRPr="0045021F">
              <w:rPr>
                <w:sz w:val="18"/>
              </w:rPr>
              <w:t xml:space="preserve">von umfassenden Artikeln </w:t>
            </w:r>
            <w:r w:rsidR="00AD699C">
              <w:rPr>
                <w:sz w:val="18"/>
              </w:rPr>
              <w:t>und</w:t>
            </w:r>
            <w:r w:rsidR="00AD699C" w:rsidRPr="0045021F">
              <w:rPr>
                <w:sz w:val="18"/>
              </w:rPr>
              <w:t xml:space="preserve"> </w:t>
            </w:r>
            <w:r w:rsidR="006E198B" w:rsidRPr="0045021F">
              <w:rPr>
                <w:sz w:val="18"/>
              </w:rPr>
              <w:t xml:space="preserve">Videoinhalten </w:t>
            </w:r>
            <w:r w:rsidRPr="0045021F">
              <w:rPr>
                <w:sz w:val="18"/>
              </w:rPr>
              <w:t>im Themenbereich Smartphones, einschließlich detaillierter Analysen von Hardware, Software und Nutzererfahrung</w:t>
            </w:r>
          </w:p>
          <w:p w14:paraId="3658805E" w14:textId="51529F3E" w:rsidR="008B1114" w:rsidRPr="0045021F" w:rsidRDefault="006E198B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>Untersuchung</w:t>
            </w:r>
            <w:r w:rsidR="008B1114" w:rsidRPr="0045021F">
              <w:rPr>
                <w:sz w:val="18"/>
              </w:rPr>
              <w:t xml:space="preserve"> von aktuellen Marktentwicklungen und technischen Informationen</w:t>
            </w:r>
          </w:p>
        </w:tc>
      </w:tr>
      <w:tr w:rsidR="0091331D" w:rsidRPr="0045021F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52DBF2CC" w:rsidR="0091331D" w:rsidRPr="0045021F" w:rsidRDefault="00C25AD1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>Freiberuflicher Videogra</w:t>
            </w:r>
            <w:r w:rsidR="005E46CF"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>ph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507A22A9" w:rsidR="0091331D" w:rsidRPr="0045021F" w:rsidRDefault="00F53A44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Oer-Erkenschwick</w:t>
            </w:r>
          </w:p>
        </w:tc>
      </w:tr>
      <w:tr w:rsidR="00D5280E" w:rsidRPr="0045021F" w14:paraId="7A1EBBAB" w14:textId="77777777" w:rsidTr="00D5280E">
        <w:tc>
          <w:tcPr>
            <w:tcW w:w="6096" w:type="dxa"/>
            <w:gridSpan w:val="4"/>
          </w:tcPr>
          <w:p w14:paraId="06A0ABEE" w14:textId="7541987F" w:rsidR="00665BF3" w:rsidRPr="0045021F" w:rsidRDefault="005E46CF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Freiberufliche Tätigkeit</w:t>
            </w:r>
          </w:p>
        </w:tc>
        <w:tc>
          <w:tcPr>
            <w:tcW w:w="2971" w:type="dxa"/>
            <w:gridSpan w:val="6"/>
          </w:tcPr>
          <w:p w14:paraId="59E67B8D" w14:textId="6C94345F" w:rsidR="00665BF3" w:rsidRPr="0045021F" w:rsidRDefault="00665BF3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0</w:t>
            </w:r>
            <w:r w:rsidR="00C25AD1" w:rsidRPr="0045021F">
              <w:rPr>
                <w:i w:val="0"/>
                <w:iCs w:val="0"/>
                <w:sz w:val="18"/>
              </w:rPr>
              <w:t>6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C25AD1" w:rsidRPr="0045021F">
              <w:rPr>
                <w:i w:val="0"/>
                <w:iCs w:val="0"/>
                <w:sz w:val="18"/>
              </w:rPr>
              <w:t>21</w:t>
            </w:r>
            <w:r w:rsidRPr="0045021F">
              <w:rPr>
                <w:i w:val="0"/>
                <w:iCs w:val="0"/>
                <w:sz w:val="18"/>
              </w:rPr>
              <w:t xml:space="preserve"> – 0</w:t>
            </w:r>
            <w:r w:rsidR="00C25AD1" w:rsidRPr="0045021F">
              <w:rPr>
                <w:i w:val="0"/>
                <w:iCs w:val="0"/>
                <w:sz w:val="18"/>
              </w:rPr>
              <w:t>6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C25AD1" w:rsidRPr="0045021F">
              <w:rPr>
                <w:i w:val="0"/>
                <w:iCs w:val="0"/>
                <w:sz w:val="18"/>
              </w:rPr>
              <w:t>23</w:t>
            </w:r>
          </w:p>
        </w:tc>
      </w:tr>
      <w:tr w:rsidR="00D5280E" w:rsidRPr="0045021F" w14:paraId="76B55717" w14:textId="77777777" w:rsidTr="00D5280E">
        <w:tc>
          <w:tcPr>
            <w:tcW w:w="9067" w:type="dxa"/>
            <w:gridSpan w:val="10"/>
          </w:tcPr>
          <w:p w14:paraId="5E301C2A" w14:textId="299083D7" w:rsidR="0091331D" w:rsidRPr="0045021F" w:rsidRDefault="005E46CF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>Konzeption und Umsetzung von Event-Aufzeichnungen, vorwiegend für Live-Konzerte</w:t>
            </w:r>
            <w:r w:rsidR="00F53A44">
              <w:rPr>
                <w:sz w:val="18"/>
              </w:rPr>
              <w:t xml:space="preserve"> </w:t>
            </w:r>
          </w:p>
        </w:tc>
      </w:tr>
      <w:tr w:rsidR="00D5280E" w:rsidRPr="0045021F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7974" w:rsidR="00665BF3" w:rsidRPr="0045021F" w:rsidRDefault="000D5C45" w:rsidP="0061356B">
            <w:pPr>
              <w:pStyle w:val="BERSCHRIFT"/>
              <w:rPr>
                <w:i/>
                <w:sz w:val="28"/>
              </w:rPr>
            </w:pPr>
            <w:r w:rsidRPr="0045021F">
              <w:rPr>
                <w:sz w:val="28"/>
              </w:rPr>
              <w:t>Extracurriculares</w:t>
            </w:r>
            <w:r w:rsidR="00D5280E" w:rsidRPr="0045021F">
              <w:rPr>
                <w:sz w:val="28"/>
              </w:rPr>
              <w:t xml:space="preserve"> Engagement</w:t>
            </w:r>
          </w:p>
        </w:tc>
      </w:tr>
      <w:tr w:rsidR="00CE28CC" w:rsidRPr="0045021F" w14:paraId="74251178" w14:textId="77777777" w:rsidTr="00B015CB">
        <w:trPr>
          <w:trHeight w:val="34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7855D15D" w:rsidR="00CE28CC" w:rsidRPr="00ED1E8C" w:rsidRDefault="00ED1E8C" w:rsidP="0061356B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bookmarkStart w:id="3" w:name="_Hlk233624079"/>
            <w:bookmarkStart w:id="4" w:name="_Hlk233582910"/>
            <w:r w:rsidRPr="00ED1E8C">
              <w:rPr>
                <w:b/>
                <w:bCs/>
                <w:i w:val="0"/>
                <w:iCs/>
                <w:sz w:val="23"/>
                <w:szCs w:val="23"/>
              </w:rPr>
              <w:t>Studienstiftung des deutschen Volkes e.V.</w:t>
            </w:r>
          </w:p>
        </w:tc>
        <w:tc>
          <w:tcPr>
            <w:tcW w:w="268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32466B53" w:rsidR="00CE28CC" w:rsidRPr="0045021F" w:rsidRDefault="00653866" w:rsidP="0061356B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München</w:t>
            </w:r>
          </w:p>
        </w:tc>
      </w:tr>
      <w:tr w:rsidR="00D5280E" w:rsidRPr="0045021F" w14:paraId="4F59C612" w14:textId="77777777" w:rsidTr="00653866">
        <w:trPr>
          <w:trHeight w:val="193"/>
        </w:trPr>
        <w:tc>
          <w:tcPr>
            <w:tcW w:w="6804" w:type="dxa"/>
            <w:gridSpan w:val="7"/>
          </w:tcPr>
          <w:p w14:paraId="32F07601" w14:textId="2EC5F2B4" w:rsidR="00665BF3" w:rsidRPr="0045021F" w:rsidRDefault="00ED1E8C" w:rsidP="0061356B">
            <w:pPr>
              <w:pStyle w:val="Beschreibung"/>
              <w:rPr>
                <w:sz w:val="18"/>
              </w:rPr>
            </w:pPr>
            <w:bookmarkStart w:id="5" w:name="_Hlk233624088"/>
            <w:bookmarkEnd w:id="3"/>
            <w:r>
              <w:rPr>
                <w:sz w:val="18"/>
              </w:rPr>
              <w:t>Stipendiat</w:t>
            </w:r>
          </w:p>
        </w:tc>
        <w:tc>
          <w:tcPr>
            <w:tcW w:w="2263" w:type="dxa"/>
            <w:gridSpan w:val="3"/>
          </w:tcPr>
          <w:p w14:paraId="45DD2178" w14:textId="18EB2771" w:rsidR="00665BF3" w:rsidRPr="0045021F" w:rsidRDefault="00CE28CC" w:rsidP="0061356B">
            <w:pPr>
              <w:pStyle w:val="Beschreibung"/>
              <w:jc w:val="right"/>
              <w:rPr>
                <w:sz w:val="18"/>
              </w:rPr>
            </w:pPr>
            <w:r w:rsidRPr="0045021F">
              <w:rPr>
                <w:sz w:val="18"/>
              </w:rPr>
              <w:t>0</w:t>
            </w:r>
            <w:r w:rsidR="00673FB3">
              <w:rPr>
                <w:sz w:val="18"/>
              </w:rPr>
              <w:t>6</w:t>
            </w:r>
            <w:r w:rsidR="00665BF3" w:rsidRPr="0045021F">
              <w:rPr>
                <w:sz w:val="18"/>
              </w:rPr>
              <w:t>/20</w:t>
            </w:r>
            <w:r w:rsidR="008200DC" w:rsidRPr="0045021F">
              <w:rPr>
                <w:sz w:val="18"/>
              </w:rPr>
              <w:t>2</w:t>
            </w:r>
            <w:r w:rsidR="00673FB3">
              <w:rPr>
                <w:sz w:val="18"/>
              </w:rPr>
              <w:t>6</w:t>
            </w:r>
            <w:r w:rsidR="00665BF3" w:rsidRPr="0045021F">
              <w:rPr>
                <w:sz w:val="18"/>
              </w:rPr>
              <w:t xml:space="preserve"> – </w:t>
            </w:r>
            <w:r w:rsidR="00ED1E8C">
              <w:rPr>
                <w:sz w:val="18"/>
              </w:rPr>
              <w:t>heute</w:t>
            </w:r>
          </w:p>
        </w:tc>
      </w:tr>
      <w:bookmarkEnd w:id="5"/>
      <w:tr w:rsidR="00D5280E" w:rsidRPr="0045021F" w14:paraId="02437711" w14:textId="77777777" w:rsidTr="00653866">
        <w:trPr>
          <w:trHeight w:val="193"/>
        </w:trPr>
        <w:tc>
          <w:tcPr>
            <w:tcW w:w="9067" w:type="dxa"/>
            <w:gridSpan w:val="10"/>
          </w:tcPr>
          <w:p w14:paraId="68CFAD97" w14:textId="245C17E7" w:rsidR="00F64C22" w:rsidRPr="0045021F" w:rsidRDefault="00ED1E8C" w:rsidP="0061356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sz w:val="18"/>
              </w:rPr>
              <w:t>Ide</w:t>
            </w:r>
            <w:r w:rsidR="00B30CD0">
              <w:rPr>
                <w:i/>
                <w:sz w:val="18"/>
              </w:rPr>
              <w:t>e</w:t>
            </w:r>
            <w:r>
              <w:rPr>
                <w:i/>
                <w:sz w:val="18"/>
              </w:rPr>
              <w:t>lle &amp; finanzielle Förderung aufgrund herausragender akademischer Leistungen und gesellschaftlichen Engagements (Auswahl der obersten ~0,35% aller Studierenden)</w:t>
            </w:r>
          </w:p>
        </w:tc>
      </w:tr>
      <w:tr w:rsidR="00ED1E8C" w:rsidRPr="0045021F" w14:paraId="4DB6C9B8" w14:textId="77777777" w:rsidTr="00653866">
        <w:trPr>
          <w:trHeight w:val="340"/>
        </w:trPr>
        <w:tc>
          <w:tcPr>
            <w:tcW w:w="6379" w:type="dxa"/>
            <w:gridSpan w:val="5"/>
            <w:vAlign w:val="bottom"/>
          </w:tcPr>
          <w:p w14:paraId="1CC9D5DC" w14:textId="6E0A88A0" w:rsidR="00ED1E8C" w:rsidRPr="00ED1E8C" w:rsidRDefault="00ED1E8C" w:rsidP="00ED1E8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bookmarkStart w:id="6" w:name="_Hlk233624043"/>
            <w:r w:rsidRPr="00673FB3">
              <w:rPr>
                <w:b/>
                <w:bCs/>
                <w:i w:val="0"/>
                <w:iCs/>
                <w:sz w:val="23"/>
                <w:szCs w:val="23"/>
                <w:lang w:val="en-US"/>
              </w:rPr>
              <w:t>TUM Practical Research Experience Program (PREP</w:t>
            </w:r>
            <w:r>
              <w:rPr>
                <w:b/>
                <w:bCs/>
                <w:i w:val="0"/>
                <w:iCs/>
                <w:sz w:val="23"/>
                <w:szCs w:val="23"/>
                <w:lang w:val="en-US"/>
              </w:rPr>
              <w:t>)</w:t>
            </w:r>
          </w:p>
        </w:tc>
        <w:tc>
          <w:tcPr>
            <w:tcW w:w="2688" w:type="dxa"/>
            <w:gridSpan w:val="5"/>
            <w:vAlign w:val="bottom"/>
          </w:tcPr>
          <w:p w14:paraId="061E267A" w14:textId="177F5737" w:rsidR="00ED1E8C" w:rsidRPr="0045021F" w:rsidRDefault="00ED1E8C" w:rsidP="00ED1E8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München</w:t>
            </w:r>
          </w:p>
        </w:tc>
      </w:tr>
      <w:tr w:rsidR="00ED1E8C" w:rsidRPr="0045021F" w14:paraId="083E3C63" w14:textId="77777777" w:rsidTr="00D77CDE">
        <w:trPr>
          <w:trHeight w:val="193"/>
        </w:trPr>
        <w:tc>
          <w:tcPr>
            <w:tcW w:w="6804" w:type="dxa"/>
            <w:gridSpan w:val="7"/>
          </w:tcPr>
          <w:p w14:paraId="786588E8" w14:textId="60A3EEEF" w:rsidR="00ED1E8C" w:rsidRPr="0045021F" w:rsidRDefault="00ED1E8C" w:rsidP="00ED1E8C">
            <w:pPr>
              <w:pStyle w:val="Beschreibung"/>
              <w:rPr>
                <w:sz w:val="18"/>
              </w:rPr>
            </w:pPr>
            <w:bookmarkStart w:id="7" w:name="_Hlk233624036"/>
            <w:bookmarkEnd w:id="6"/>
            <w:r>
              <w:rPr>
                <w:sz w:val="18"/>
              </w:rPr>
              <w:t>Buddy/Mentor für internationale Studierende</w:t>
            </w:r>
          </w:p>
        </w:tc>
        <w:tc>
          <w:tcPr>
            <w:tcW w:w="2263" w:type="dxa"/>
            <w:gridSpan w:val="3"/>
          </w:tcPr>
          <w:p w14:paraId="6A423027" w14:textId="2FE8FB02" w:rsidR="00ED1E8C" w:rsidRPr="0045021F" w:rsidRDefault="00ED1E8C" w:rsidP="00ED1E8C">
            <w:pPr>
              <w:pStyle w:val="Beschreibung"/>
              <w:jc w:val="right"/>
              <w:rPr>
                <w:sz w:val="18"/>
              </w:rPr>
            </w:pPr>
            <w:r w:rsidRPr="0045021F">
              <w:rPr>
                <w:sz w:val="18"/>
              </w:rPr>
              <w:t>0</w:t>
            </w:r>
            <w:r>
              <w:rPr>
                <w:sz w:val="18"/>
              </w:rPr>
              <w:t>6</w:t>
            </w:r>
            <w:r w:rsidRPr="0045021F">
              <w:rPr>
                <w:sz w:val="18"/>
              </w:rPr>
              <w:t>/202</w:t>
            </w:r>
            <w:r>
              <w:rPr>
                <w:sz w:val="18"/>
              </w:rPr>
              <w:t>6</w:t>
            </w:r>
            <w:r w:rsidRPr="0045021F">
              <w:rPr>
                <w:sz w:val="18"/>
              </w:rPr>
              <w:t xml:space="preserve"> – 0</w:t>
            </w:r>
            <w:r>
              <w:rPr>
                <w:sz w:val="18"/>
              </w:rPr>
              <w:t>8/2026</w:t>
            </w:r>
          </w:p>
        </w:tc>
      </w:tr>
      <w:bookmarkEnd w:id="7"/>
      <w:tr w:rsidR="00653866" w:rsidRPr="0045021F" w14:paraId="3289BD04" w14:textId="77777777" w:rsidTr="00D77CDE">
        <w:trPr>
          <w:trHeight w:val="193"/>
        </w:trPr>
        <w:tc>
          <w:tcPr>
            <w:tcW w:w="9067" w:type="dxa"/>
            <w:gridSpan w:val="10"/>
          </w:tcPr>
          <w:p w14:paraId="0891A908" w14:textId="77777777" w:rsidR="00ED1E8C" w:rsidRPr="0045021F" w:rsidRDefault="00ED1E8C" w:rsidP="00ED1E8C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>
              <w:rPr>
                <w:i/>
                <w:sz w:val="18"/>
              </w:rPr>
              <w:t>Onboarding &amp; Betreuung einer US-amerikanischen Forschungsstudentin beim Einleben in München</w:t>
            </w:r>
          </w:p>
          <w:p w14:paraId="380853F5" w14:textId="664449D0" w:rsidR="00653866" w:rsidRPr="0045021F" w:rsidRDefault="00F53A44" w:rsidP="00ED1E8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O</w:t>
            </w:r>
            <w:r w:rsidR="00ED1E8C">
              <w:rPr>
                <w:i/>
                <w:iCs/>
                <w:sz w:val="18"/>
              </w:rPr>
              <w:t>rganisation eines interkulturellen Netzwerk-Event</w:t>
            </w:r>
            <w:r>
              <w:rPr>
                <w:i/>
                <w:iCs/>
                <w:sz w:val="18"/>
              </w:rPr>
              <w:t xml:space="preserve">s in </w:t>
            </w:r>
            <w:r w:rsidR="00ED1E8C">
              <w:rPr>
                <w:i/>
                <w:iCs/>
                <w:sz w:val="18"/>
              </w:rPr>
              <w:t>Großgruppe</w:t>
            </w:r>
            <w:r>
              <w:rPr>
                <w:i/>
                <w:iCs/>
                <w:sz w:val="18"/>
              </w:rPr>
              <w:t>n</w:t>
            </w:r>
          </w:p>
        </w:tc>
      </w:tr>
      <w:tr w:rsidR="00F64FA7" w:rsidRPr="0045021F" w14:paraId="4AF19DD1" w14:textId="77777777" w:rsidTr="004067B8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2AA05562" w:rsidR="00F64FA7" w:rsidRPr="0045021F" w:rsidRDefault="00ED1E8C" w:rsidP="0061356B">
            <w:pPr>
              <w:pStyle w:val="Bullets"/>
              <w:numPr>
                <w:ilvl w:val="0"/>
                <w:numId w:val="0"/>
              </w:numPr>
              <w:rPr>
                <w:rFonts w:ascii="ArialMT" w:hAnsi="ArialMT" w:hint="eastAsia"/>
                <w:smallCaps/>
                <w:sz w:val="16"/>
              </w:rPr>
            </w:pPr>
            <w:bookmarkStart w:id="8" w:name="_Hlk233582880"/>
            <w:bookmarkEnd w:id="4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Sprache Verbindet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1F79506" w:rsidR="00F64FA7" w:rsidRPr="0045021F" w:rsidRDefault="00606A69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45021F">
              <w:rPr>
                <w:smallCaps/>
                <w:sz w:val="23"/>
                <w:szCs w:val="23"/>
              </w:rPr>
              <w:t>Oer-Erkenschwick</w:t>
            </w:r>
          </w:p>
        </w:tc>
      </w:tr>
      <w:tr w:rsidR="00ED1E8C" w:rsidRPr="0045021F" w14:paraId="56372BDE" w14:textId="77777777" w:rsidTr="006E2C9C">
        <w:trPr>
          <w:trHeight w:val="193"/>
        </w:trPr>
        <w:tc>
          <w:tcPr>
            <w:tcW w:w="7371" w:type="dxa"/>
            <w:gridSpan w:val="9"/>
          </w:tcPr>
          <w:p w14:paraId="3C87D247" w14:textId="7462C22B" w:rsidR="00ED1E8C" w:rsidRPr="0045021F" w:rsidRDefault="00ED1E8C" w:rsidP="00ED1E8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sz w:val="18"/>
              </w:rPr>
              <w:t>Sprach-Scout des Sprachförderungsprojekts für Kinder im Vest Recklinghausen</w:t>
            </w:r>
          </w:p>
        </w:tc>
        <w:tc>
          <w:tcPr>
            <w:tcW w:w="1696" w:type="dxa"/>
          </w:tcPr>
          <w:p w14:paraId="288A2195" w14:textId="5BBE5B4C" w:rsidR="00ED1E8C" w:rsidRPr="0045021F" w:rsidRDefault="00ED1E8C" w:rsidP="00ED1E8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45021F">
              <w:rPr>
                <w:sz w:val="18"/>
              </w:rPr>
              <w:t>09/2021 – 09/2022</w:t>
            </w:r>
          </w:p>
        </w:tc>
      </w:tr>
      <w:bookmarkEnd w:id="8"/>
      <w:tr w:rsidR="00ED1E8C" w:rsidRPr="0045021F" w14:paraId="7ECB507F" w14:textId="77777777" w:rsidTr="00A30051">
        <w:trPr>
          <w:trHeight w:val="193"/>
        </w:trPr>
        <w:tc>
          <w:tcPr>
            <w:tcW w:w="9067" w:type="dxa"/>
            <w:gridSpan w:val="10"/>
          </w:tcPr>
          <w:p w14:paraId="4A5BE518" w14:textId="77777777" w:rsidR="00ED1E8C" w:rsidRPr="0045021F" w:rsidRDefault="00ED1E8C" w:rsidP="00ED1E8C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45021F">
              <w:rPr>
                <w:i/>
                <w:sz w:val="18"/>
              </w:rPr>
              <w:t>Wöchentliche Förderung eines migrantischen Kinds durch spielerischen Deutschunterricht</w:t>
            </w:r>
          </w:p>
          <w:p w14:paraId="2CC438FF" w14:textId="42709EFD" w:rsidR="00ED1E8C" w:rsidRPr="0045021F" w:rsidRDefault="00ED1E8C" w:rsidP="00ED1E8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45021F">
              <w:rPr>
                <w:i/>
                <w:iCs/>
                <w:sz w:val="18"/>
              </w:rPr>
              <w:t>Auswahl und Aufbereitung von Lernmaterialien zur gezielten Unterstützung bei Schwachstellen</w:t>
            </w:r>
          </w:p>
        </w:tc>
      </w:tr>
      <w:tr w:rsidR="00ED1E8C" w:rsidRPr="0045021F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ED1E8C" w:rsidRPr="0045021F" w:rsidRDefault="00ED1E8C" w:rsidP="00ED1E8C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45021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D1E8C" w:rsidRPr="0045021F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5AD96FE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D78BF">
              <w:rPr>
                <w:rFonts w:ascii="Georgia" w:hAnsi="Georgia" w:cs="Georgia"/>
                <w:i/>
                <w:iCs/>
                <w:color w:val="000000"/>
                <w:sz w:val="18"/>
              </w:rPr>
              <w:t>muttersprachlich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, Mandarin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C2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bookmarkStart w:id="9" w:name="_Hlk216096320"/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(C1)</w:t>
            </w:r>
            <w:bookmarkEnd w:id="9"/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, Französisch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(B1)</w:t>
            </w:r>
          </w:p>
        </w:tc>
      </w:tr>
      <w:tr w:rsidR="00ED1E8C" w:rsidRPr="00C5080B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0A010F81" w:rsidR="00ED1E8C" w:rsidRPr="00F41EAA" w:rsidRDefault="00ED1E8C" w:rsidP="00ED1E8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41EA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Java, </w:t>
            </w:r>
            <w:r w:rsidR="00F53A4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R, </w:t>
            </w:r>
            <w:r w:rsidRPr="00F41EAA">
              <w:rPr>
                <w:rFonts w:ascii="Georgia" w:hAnsi="Georgia" w:cs="Georgia"/>
                <w:color w:val="000000"/>
                <w:sz w:val="18"/>
                <w:lang w:val="en-US"/>
              </w:rPr>
              <w:t>Adobe Creative Cloud</w:t>
            </w:r>
          </w:p>
        </w:tc>
      </w:tr>
      <w:tr w:rsidR="00ED1E8C" w:rsidRPr="0045021F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598C2742" w14:textId="65700CD3" w:rsidR="00ED1E8C" w:rsidRPr="0045021F" w:rsidRDefault="00ED1E8C" w:rsidP="00ED1E8C">
            <w:pPr>
              <w:rPr>
                <w:rFonts w:ascii="Georgia" w:hAnsi="Georgia" w:cs="Georgia"/>
                <w:color w:val="000000"/>
                <w:sz w:val="18"/>
              </w:rPr>
            </w:pP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Luftfahrt, Reisen, internationaler Austausch, Foto- </w:t>
            </w:r>
            <w:r>
              <w:rPr>
                <w:rFonts w:ascii="Georgia" w:hAnsi="Georgia" w:cs="Georgia"/>
                <w:color w:val="000000"/>
                <w:sz w:val="18"/>
              </w:rPr>
              <w:t>und</w:t>
            </w: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 Videografie, Finanzen</w:t>
            </w:r>
          </w:p>
        </w:tc>
      </w:tr>
      <w:tr w:rsidR="00ED1E8C" w:rsidRPr="0045021F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0D38CEBC" w14:textId="4C9D6E5D" w:rsidR="00ED1E8C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 xml:space="preserve">München, </w:t>
            </w:r>
            <w:r w:rsidR="00C5080B">
              <w:rPr>
                <w:rFonts w:ascii="Georgia" w:hAnsi="Georgia"/>
                <w:sz w:val="18"/>
              </w:rPr>
              <w:t>01.07</w:t>
            </w:r>
            <w:r w:rsidRPr="0045021F">
              <w:rPr>
                <w:rFonts w:ascii="Georgia" w:hAnsi="Georgia"/>
                <w:sz w:val="18"/>
              </w:rPr>
              <w:t>.2026</w:t>
            </w:r>
          </w:p>
          <w:p w14:paraId="406B03AC" w14:textId="24EECA0E" w:rsidR="00F53A44" w:rsidRPr="0045021F" w:rsidRDefault="00F53A44" w:rsidP="00ED1E8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ED1E8C" w:rsidRPr="0045021F" w:rsidRDefault="00ED1E8C" w:rsidP="00ED1E8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45021F" w:rsidRDefault="00723643" w:rsidP="00F41EAA">
      <w:pPr>
        <w:spacing w:line="240" w:lineRule="auto"/>
        <w:rPr>
          <w:sz w:val="18"/>
        </w:rPr>
      </w:pPr>
    </w:p>
    <w:sectPr w:rsidR="00723643" w:rsidRPr="0045021F" w:rsidSect="00F41EAA">
      <w:footerReference w:type="even" r:id="rId8"/>
      <w:pgSz w:w="11906" w:h="16838"/>
      <w:pgMar w:top="1296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DDB69C" w14:textId="77777777" w:rsidR="006A4C7A" w:rsidRDefault="006A4C7A" w:rsidP="00BE053D">
      <w:pPr>
        <w:spacing w:after="0" w:line="240" w:lineRule="auto"/>
      </w:pPr>
      <w:r>
        <w:separator/>
      </w:r>
    </w:p>
  </w:endnote>
  <w:endnote w:type="continuationSeparator" w:id="0">
    <w:p w14:paraId="4F2124BD" w14:textId="77777777" w:rsidR="006A4C7A" w:rsidRDefault="006A4C7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E288B2" w14:textId="77777777" w:rsidR="006A4C7A" w:rsidRDefault="006A4C7A" w:rsidP="00BE053D">
      <w:pPr>
        <w:spacing w:after="0" w:line="240" w:lineRule="auto"/>
      </w:pPr>
      <w:r>
        <w:separator/>
      </w:r>
    </w:p>
  </w:footnote>
  <w:footnote w:type="continuationSeparator" w:id="0">
    <w:p w14:paraId="5C90D476" w14:textId="77777777" w:rsidR="006A4C7A" w:rsidRDefault="006A4C7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512418">
    <w:abstractNumId w:val="14"/>
  </w:num>
  <w:num w:numId="2" w16cid:durableId="562177414">
    <w:abstractNumId w:val="17"/>
  </w:num>
  <w:num w:numId="3" w16cid:durableId="596140251">
    <w:abstractNumId w:val="19"/>
  </w:num>
  <w:num w:numId="4" w16cid:durableId="1185629051">
    <w:abstractNumId w:val="0"/>
  </w:num>
  <w:num w:numId="5" w16cid:durableId="78910394">
    <w:abstractNumId w:val="1"/>
  </w:num>
  <w:num w:numId="6" w16cid:durableId="621230614">
    <w:abstractNumId w:val="2"/>
  </w:num>
  <w:num w:numId="7" w16cid:durableId="1463689527">
    <w:abstractNumId w:val="13"/>
  </w:num>
  <w:num w:numId="8" w16cid:durableId="857039601">
    <w:abstractNumId w:val="22"/>
  </w:num>
  <w:num w:numId="9" w16cid:durableId="1795905033">
    <w:abstractNumId w:val="12"/>
  </w:num>
  <w:num w:numId="10" w16cid:durableId="315187478">
    <w:abstractNumId w:val="23"/>
  </w:num>
  <w:num w:numId="11" w16cid:durableId="811216971">
    <w:abstractNumId w:val="5"/>
  </w:num>
  <w:num w:numId="12" w16cid:durableId="1993751463">
    <w:abstractNumId w:val="6"/>
  </w:num>
  <w:num w:numId="13" w16cid:durableId="1579829036">
    <w:abstractNumId w:val="8"/>
  </w:num>
  <w:num w:numId="14" w16cid:durableId="664629531">
    <w:abstractNumId w:val="9"/>
  </w:num>
  <w:num w:numId="15" w16cid:durableId="750783935">
    <w:abstractNumId w:val="21"/>
  </w:num>
  <w:num w:numId="16" w16cid:durableId="960497890">
    <w:abstractNumId w:val="4"/>
  </w:num>
  <w:num w:numId="17" w16cid:durableId="828793304">
    <w:abstractNumId w:val="16"/>
  </w:num>
  <w:num w:numId="18" w16cid:durableId="660961994">
    <w:abstractNumId w:val="3"/>
  </w:num>
  <w:num w:numId="19" w16cid:durableId="191655766">
    <w:abstractNumId w:val="18"/>
  </w:num>
  <w:num w:numId="20" w16cid:durableId="844445110">
    <w:abstractNumId w:val="10"/>
  </w:num>
  <w:num w:numId="21" w16cid:durableId="1304117541">
    <w:abstractNumId w:val="11"/>
  </w:num>
  <w:num w:numId="22" w16cid:durableId="400759927">
    <w:abstractNumId w:val="15"/>
  </w:num>
  <w:num w:numId="23" w16cid:durableId="928388631">
    <w:abstractNumId w:val="7"/>
  </w:num>
  <w:num w:numId="24" w16cid:durableId="61899550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97648"/>
    <w:rsid w:val="000A1FDA"/>
    <w:rsid w:val="000B487C"/>
    <w:rsid w:val="000B63E2"/>
    <w:rsid w:val="000B6548"/>
    <w:rsid w:val="000D0B08"/>
    <w:rsid w:val="000D5C45"/>
    <w:rsid w:val="000D671A"/>
    <w:rsid w:val="00103EC5"/>
    <w:rsid w:val="00116C6E"/>
    <w:rsid w:val="00125CA6"/>
    <w:rsid w:val="00131A27"/>
    <w:rsid w:val="00145FD6"/>
    <w:rsid w:val="00150AC6"/>
    <w:rsid w:val="00156FC9"/>
    <w:rsid w:val="00162A5A"/>
    <w:rsid w:val="00172867"/>
    <w:rsid w:val="00175B6D"/>
    <w:rsid w:val="001901ED"/>
    <w:rsid w:val="001928B6"/>
    <w:rsid w:val="0019483A"/>
    <w:rsid w:val="001A46BF"/>
    <w:rsid w:val="001A481B"/>
    <w:rsid w:val="001B0186"/>
    <w:rsid w:val="001B62CA"/>
    <w:rsid w:val="001C6440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A25BB"/>
    <w:rsid w:val="002A3E5A"/>
    <w:rsid w:val="002B2091"/>
    <w:rsid w:val="002C6972"/>
    <w:rsid w:val="002D2B32"/>
    <w:rsid w:val="002D4516"/>
    <w:rsid w:val="002E155E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661B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2EA4"/>
    <w:rsid w:val="00443668"/>
    <w:rsid w:val="0045021F"/>
    <w:rsid w:val="00456B0D"/>
    <w:rsid w:val="00476AF8"/>
    <w:rsid w:val="00484A73"/>
    <w:rsid w:val="00484FD7"/>
    <w:rsid w:val="0048728F"/>
    <w:rsid w:val="004929FB"/>
    <w:rsid w:val="004A54BA"/>
    <w:rsid w:val="004B6A5E"/>
    <w:rsid w:val="004D78BF"/>
    <w:rsid w:val="004E2BA1"/>
    <w:rsid w:val="004E716B"/>
    <w:rsid w:val="004F59E2"/>
    <w:rsid w:val="00507EA7"/>
    <w:rsid w:val="0052565C"/>
    <w:rsid w:val="00526089"/>
    <w:rsid w:val="00527A28"/>
    <w:rsid w:val="00527DCA"/>
    <w:rsid w:val="005716D4"/>
    <w:rsid w:val="00571B60"/>
    <w:rsid w:val="00585A4D"/>
    <w:rsid w:val="005B2107"/>
    <w:rsid w:val="005D1F2C"/>
    <w:rsid w:val="005D6329"/>
    <w:rsid w:val="005E46CF"/>
    <w:rsid w:val="005E57F6"/>
    <w:rsid w:val="006058D8"/>
    <w:rsid w:val="00606A69"/>
    <w:rsid w:val="00610200"/>
    <w:rsid w:val="0061356B"/>
    <w:rsid w:val="00623699"/>
    <w:rsid w:val="00632D5A"/>
    <w:rsid w:val="00635515"/>
    <w:rsid w:val="00651EDB"/>
    <w:rsid w:val="00653866"/>
    <w:rsid w:val="006546FD"/>
    <w:rsid w:val="00665BF3"/>
    <w:rsid w:val="006732D6"/>
    <w:rsid w:val="00673FB3"/>
    <w:rsid w:val="0067714F"/>
    <w:rsid w:val="00691C2A"/>
    <w:rsid w:val="00693E09"/>
    <w:rsid w:val="006A2DE9"/>
    <w:rsid w:val="006A4C7A"/>
    <w:rsid w:val="006A7230"/>
    <w:rsid w:val="006B4E32"/>
    <w:rsid w:val="006B72C7"/>
    <w:rsid w:val="006B7F78"/>
    <w:rsid w:val="006C2252"/>
    <w:rsid w:val="006D7F7F"/>
    <w:rsid w:val="006E198B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7F42"/>
    <w:rsid w:val="007C6A3C"/>
    <w:rsid w:val="007D4BEE"/>
    <w:rsid w:val="007D5BE9"/>
    <w:rsid w:val="008050E4"/>
    <w:rsid w:val="008200DC"/>
    <w:rsid w:val="0082257D"/>
    <w:rsid w:val="008309EE"/>
    <w:rsid w:val="00834272"/>
    <w:rsid w:val="00840D98"/>
    <w:rsid w:val="00853438"/>
    <w:rsid w:val="00866846"/>
    <w:rsid w:val="00875DA9"/>
    <w:rsid w:val="00895E38"/>
    <w:rsid w:val="008A782B"/>
    <w:rsid w:val="008B0FC0"/>
    <w:rsid w:val="008B1114"/>
    <w:rsid w:val="008B1474"/>
    <w:rsid w:val="008C429A"/>
    <w:rsid w:val="008E1F3D"/>
    <w:rsid w:val="009053D7"/>
    <w:rsid w:val="0091331D"/>
    <w:rsid w:val="00921489"/>
    <w:rsid w:val="0092327D"/>
    <w:rsid w:val="0093223C"/>
    <w:rsid w:val="009409B5"/>
    <w:rsid w:val="00941A87"/>
    <w:rsid w:val="009501C2"/>
    <w:rsid w:val="009668B9"/>
    <w:rsid w:val="00976577"/>
    <w:rsid w:val="00996356"/>
    <w:rsid w:val="00997D9A"/>
    <w:rsid w:val="009D7C49"/>
    <w:rsid w:val="009E6643"/>
    <w:rsid w:val="009E7297"/>
    <w:rsid w:val="00A0257D"/>
    <w:rsid w:val="00A120C1"/>
    <w:rsid w:val="00A12EDC"/>
    <w:rsid w:val="00A26D0D"/>
    <w:rsid w:val="00A33BDE"/>
    <w:rsid w:val="00A34885"/>
    <w:rsid w:val="00A43BC1"/>
    <w:rsid w:val="00A70C2B"/>
    <w:rsid w:val="00A74225"/>
    <w:rsid w:val="00A936D5"/>
    <w:rsid w:val="00AA1EB0"/>
    <w:rsid w:val="00AA2DA3"/>
    <w:rsid w:val="00AA5A9C"/>
    <w:rsid w:val="00AB016A"/>
    <w:rsid w:val="00AB2A5A"/>
    <w:rsid w:val="00AD28F8"/>
    <w:rsid w:val="00AD699C"/>
    <w:rsid w:val="00AF1249"/>
    <w:rsid w:val="00AF30D7"/>
    <w:rsid w:val="00B015CB"/>
    <w:rsid w:val="00B0230B"/>
    <w:rsid w:val="00B17D95"/>
    <w:rsid w:val="00B23509"/>
    <w:rsid w:val="00B30CD0"/>
    <w:rsid w:val="00B359DB"/>
    <w:rsid w:val="00B3632B"/>
    <w:rsid w:val="00B409D8"/>
    <w:rsid w:val="00B44AC1"/>
    <w:rsid w:val="00B5178D"/>
    <w:rsid w:val="00B67F1F"/>
    <w:rsid w:val="00B701D7"/>
    <w:rsid w:val="00B7392B"/>
    <w:rsid w:val="00B90595"/>
    <w:rsid w:val="00B97F2E"/>
    <w:rsid w:val="00BA215A"/>
    <w:rsid w:val="00BB5F09"/>
    <w:rsid w:val="00BC0D9F"/>
    <w:rsid w:val="00BC7FC3"/>
    <w:rsid w:val="00BE053D"/>
    <w:rsid w:val="00BF1A7A"/>
    <w:rsid w:val="00BF1FA3"/>
    <w:rsid w:val="00C00974"/>
    <w:rsid w:val="00C018E4"/>
    <w:rsid w:val="00C066FA"/>
    <w:rsid w:val="00C110EE"/>
    <w:rsid w:val="00C25387"/>
    <w:rsid w:val="00C25AD1"/>
    <w:rsid w:val="00C5080B"/>
    <w:rsid w:val="00C54BE3"/>
    <w:rsid w:val="00C57F80"/>
    <w:rsid w:val="00C768ED"/>
    <w:rsid w:val="00C82A8F"/>
    <w:rsid w:val="00C87083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28EC"/>
    <w:rsid w:val="00D1492F"/>
    <w:rsid w:val="00D17B69"/>
    <w:rsid w:val="00D3003C"/>
    <w:rsid w:val="00D328ED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24D6"/>
    <w:rsid w:val="00DD34D1"/>
    <w:rsid w:val="00DD38E2"/>
    <w:rsid w:val="00DD790B"/>
    <w:rsid w:val="00E04436"/>
    <w:rsid w:val="00E13110"/>
    <w:rsid w:val="00E24DF1"/>
    <w:rsid w:val="00E431ED"/>
    <w:rsid w:val="00E64FF5"/>
    <w:rsid w:val="00E907EC"/>
    <w:rsid w:val="00EA5421"/>
    <w:rsid w:val="00EB34FC"/>
    <w:rsid w:val="00EB3D24"/>
    <w:rsid w:val="00EB5816"/>
    <w:rsid w:val="00EC59D6"/>
    <w:rsid w:val="00ED0EA9"/>
    <w:rsid w:val="00ED1E8C"/>
    <w:rsid w:val="00ED2067"/>
    <w:rsid w:val="00EF55FA"/>
    <w:rsid w:val="00EF77DF"/>
    <w:rsid w:val="00F11BEF"/>
    <w:rsid w:val="00F129E4"/>
    <w:rsid w:val="00F258E7"/>
    <w:rsid w:val="00F31B84"/>
    <w:rsid w:val="00F41EAA"/>
    <w:rsid w:val="00F53A44"/>
    <w:rsid w:val="00F631EC"/>
    <w:rsid w:val="00F64C22"/>
    <w:rsid w:val="00F64FA7"/>
    <w:rsid w:val="00F7048C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D699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D699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D699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699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699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69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2956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cp:lastPrinted>2026-04-09T17:08:00Z</cp:lastPrinted>
  <dcterms:created xsi:type="dcterms:W3CDTF">2026-04-09T17:08:00Z</dcterms:created>
  <dcterms:modified xsi:type="dcterms:W3CDTF">2026-07-02T18:38:00Z</dcterms:modified>
</cp:coreProperties>
</file>