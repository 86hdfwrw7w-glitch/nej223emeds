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142"/>
        <w:gridCol w:w="142"/>
        <w:gridCol w:w="425"/>
        <w:gridCol w:w="142"/>
        <w:gridCol w:w="142"/>
        <w:gridCol w:w="141"/>
        <w:gridCol w:w="142"/>
        <w:gridCol w:w="425"/>
        <w:gridCol w:w="1701"/>
        <w:tblGridChange w:id="0">
          <w:tblGrid>
            <w:gridCol w:w="1985"/>
            <w:gridCol w:w="3402"/>
            <w:gridCol w:w="283"/>
            <w:gridCol w:w="142"/>
            <w:gridCol w:w="142"/>
            <w:gridCol w:w="425"/>
            <w:gridCol w:w="142"/>
            <w:gridCol w:w="142"/>
            <w:gridCol w:w="141"/>
            <w:gridCol w:w="142"/>
            <w:gridCol w:w="425"/>
            <w:gridCol w:w="1701"/>
          </w:tblGrid>
        </w:tblGridChange>
      </w:tblGrid>
      <w:tr w:rsidR="00A67C7A" w:rsidRPr="007139DD" w14:paraId="487AC9CE" w14:textId="77777777" w:rsidTr="00285809">
        <w:trPr>
          <w:trHeight w:val="283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3A0690C6" w:rsidR="00A67C7A" w:rsidRPr="007139DD" w:rsidRDefault="00A67C7A" w:rsidP="007139DD">
            <w:pPr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7139DD">
              <w:rPr>
                <w:rFonts w:ascii="Arial" w:hAnsi="Arial" w:cs="Arial"/>
                <w:b/>
                <w:sz w:val="36"/>
                <w:szCs w:val="32"/>
              </w:rPr>
              <w:t xml:space="preserve">Mario </w:t>
            </w:r>
            <w:proofErr w:type="spellStart"/>
            <w:r w:rsidRPr="007139DD">
              <w:rPr>
                <w:rFonts w:ascii="Arial" w:hAnsi="Arial" w:cs="Arial"/>
                <w:b/>
                <w:sz w:val="36"/>
                <w:szCs w:val="32"/>
              </w:rPr>
              <w:t>Marcon</w:t>
            </w:r>
            <w:proofErr w:type="spellEnd"/>
          </w:p>
        </w:tc>
      </w:tr>
      <w:tr w:rsidR="00A67C7A" w:rsidRPr="007139DD" w14:paraId="034602FF" w14:textId="77777777" w:rsidTr="00285809">
        <w:trPr>
          <w:trHeight w:val="283"/>
        </w:trPr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67751878" w:rsidR="00A67C7A" w:rsidRPr="007139DD" w:rsidRDefault="00A67C7A" w:rsidP="007139D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7139DD">
              <w:rPr>
                <w:rFonts w:ascii="Arial" w:hAnsi="Arial" w:cs="Arial"/>
                <w:bCs/>
                <w:sz w:val="18"/>
                <w:szCs w:val="18"/>
              </w:rPr>
              <w:t>Außeneck</w:t>
            </w:r>
            <w:proofErr w:type="spellEnd"/>
            <w:r w:rsidRPr="007139DD">
              <w:rPr>
                <w:rFonts w:ascii="Arial" w:hAnsi="Arial" w:cs="Arial"/>
                <w:bCs/>
                <w:sz w:val="18"/>
                <w:szCs w:val="18"/>
              </w:rPr>
              <w:t xml:space="preserve"> 16 •</w:t>
            </w:r>
            <w:ins w:id="1" w:author="David Döbele" w:date="2025-07-22T18:31:00Z" w16du:dateUtc="2025-07-22T16:31:00Z">
              <w:r w:rsidR="000A56AC">
                <w:rPr>
                  <w:rFonts w:ascii="Arial" w:hAnsi="Arial" w:cs="Arial"/>
                  <w:bCs/>
                  <w:sz w:val="18"/>
                  <w:szCs w:val="18"/>
                </w:rPr>
                <w:t xml:space="preserve"> </w:t>
              </w:r>
            </w:ins>
            <w:r w:rsidRPr="007139DD">
              <w:rPr>
                <w:rFonts w:ascii="Arial" w:hAnsi="Arial" w:cs="Arial"/>
                <w:bCs/>
                <w:sz w:val="18"/>
                <w:szCs w:val="18"/>
              </w:rPr>
              <w:t>68259 Mannheim, Deutschland • mario.marcon@gmx.de • +49(0)15115789265</w:t>
            </w:r>
          </w:p>
        </w:tc>
      </w:tr>
      <w:tr w:rsidR="002508C2" w:rsidRPr="007139DD" w14:paraId="0FCADE56" w14:textId="77777777" w:rsidTr="00492B0F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7139DD" w:rsidRDefault="00647EB7" w:rsidP="007139DD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7139DD">
              <w:rPr>
                <w:rFonts w:ascii="Arial" w:hAnsi="Arial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A67C7A" w:rsidRPr="007139DD" w14:paraId="7D1DEBF7" w14:textId="77777777" w:rsidTr="00285809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71A5D972" w:rsidR="00A67C7A" w:rsidRPr="007139DD" w:rsidRDefault="00A67C7A" w:rsidP="007139DD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Ruprecht-Karls Universität Heidelberg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DB996DE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61E5D482" w14:textId="77777777" w:rsidTr="00165AAF">
        <w:tc>
          <w:tcPr>
            <w:tcW w:w="6663" w:type="dxa"/>
            <w:gridSpan w:val="8"/>
            <w:vAlign w:val="bottom"/>
          </w:tcPr>
          <w:p w14:paraId="11CB9A0F" w14:textId="7EC81F96" w:rsidR="00A67C7A" w:rsidRPr="007139DD" w:rsidRDefault="00A67C7A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B.A. in Ostasienwissenschaften mit Schwerpunkt Sinologie (aktueller Schnitt: 2,1)</w:t>
            </w:r>
          </w:p>
        </w:tc>
        <w:tc>
          <w:tcPr>
            <w:tcW w:w="2409" w:type="dxa"/>
            <w:gridSpan w:val="4"/>
          </w:tcPr>
          <w:p w14:paraId="419A9228" w14:textId="263886B1" w:rsidR="00A67C7A" w:rsidRPr="007139DD" w:rsidRDefault="00A67C7A" w:rsidP="007139DD">
            <w:pPr>
              <w:jc w:val="right"/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09/2021 – heute</w:t>
            </w:r>
          </w:p>
        </w:tc>
      </w:tr>
      <w:tr w:rsidR="00A67C7A" w:rsidRPr="007139DD" w14:paraId="7EABE9F1" w14:textId="77777777" w:rsidTr="007139DD">
        <w:tc>
          <w:tcPr>
            <w:tcW w:w="9072" w:type="dxa"/>
            <w:gridSpan w:val="12"/>
            <w:vAlign w:val="bottom"/>
          </w:tcPr>
          <w:p w14:paraId="04C79118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Vertiefung: Politik und Literatur</w:t>
            </w:r>
          </w:p>
          <w:p w14:paraId="7715FFDC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</w:rPr>
              <w:t>Schwerpunkt auf Analyse von Literatur und inländischer Parteikritik</w:t>
            </w:r>
          </w:p>
          <w:p w14:paraId="22059954" w14:textId="77FA7629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i/>
                <w:iCs/>
                <w:color w:val="000000"/>
                <w:sz w:val="18"/>
              </w:rPr>
              <w:t>Bildungsreise: Einwöchiger Berlinauf</w:t>
            </w:r>
            <w:ins w:id="2" w:author="David Döbele" w:date="2025-07-22T18:26:00Z" w16du:dateUtc="2025-07-22T16:26:00Z">
              <w:r w:rsidR="000A56AC">
                <w:rPr>
                  <w:rFonts w:ascii="Arial" w:hAnsi="Arial" w:cs="Arial"/>
                  <w:i/>
                  <w:iCs/>
                  <w:color w:val="000000"/>
                  <w:sz w:val="18"/>
                </w:rPr>
                <w:t>ent</w:t>
              </w:r>
            </w:ins>
            <w:r w:rsidRPr="007139DD">
              <w:rPr>
                <w:rFonts w:ascii="Arial" w:hAnsi="Arial" w:cs="Arial"/>
                <w:i/>
                <w:iCs/>
                <w:color w:val="000000"/>
                <w:sz w:val="18"/>
              </w:rPr>
              <w:t>halt: Austausch mit Bundestagsabgeordneten, Stiftungen und Think Tanks</w:t>
            </w:r>
          </w:p>
          <w:p w14:paraId="7A71E6B0" w14:textId="4BD7EF7A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Geplante Publikation bei </w:t>
            </w:r>
            <w:proofErr w:type="spellStart"/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Table.Media</w:t>
            </w:r>
            <w:proofErr w:type="spellEnd"/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: „Wie chinesische Science-Fiction Literatur der deutschen Chinapolitik hilft“</w:t>
            </w:r>
          </w:p>
        </w:tc>
      </w:tr>
      <w:tr w:rsidR="00A67C7A" w:rsidRPr="007139DD" w14:paraId="013361E1" w14:textId="77777777" w:rsidTr="00285809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06472BD8" w:rsidR="00A67C7A" w:rsidRPr="007139DD" w:rsidRDefault="00B97D40" w:rsidP="007139DD">
            <w:pPr>
              <w:rPr>
                <w:rFonts w:ascii="Arial" w:hAnsi="Arial" w:cs="Arial"/>
                <w:sz w:val="23"/>
                <w:szCs w:val="23"/>
                <w:lang w:val="en-US"/>
              </w:rPr>
            </w:pPr>
            <w:del w:id="3" w:author="David Döbele" w:date="2025-07-22T18:26:00Z" w16du:dateUtc="2025-07-22T16:26:00Z">
              <w:r w:rsidRPr="00165AAF" w:rsidDel="000A56AC">
                <w:rPr>
                  <w:rFonts w:ascii="Arial" w:hAnsi="Arial" w:cs="Arial"/>
                  <w:b/>
                  <w:smallCaps/>
                  <w:sz w:val="23"/>
                  <w:szCs w:val="23"/>
                </w:rPr>
                <w:delText xml:space="preserve"> </w:delText>
              </w:r>
            </w:del>
            <w:r w:rsidR="00A67C7A" w:rsidRPr="007139DD">
              <w:rPr>
                <w:rFonts w:ascii="Arial" w:hAnsi="Arial" w:cs="Arial"/>
                <w:b/>
                <w:smallCaps/>
                <w:sz w:val="23"/>
                <w:szCs w:val="23"/>
                <w:lang w:val="en-US"/>
              </w:rPr>
              <w:t>Shanghai Foreign Studies University (SISU)</w:t>
            </w:r>
          </w:p>
        </w:tc>
        <w:tc>
          <w:tcPr>
            <w:tcW w:w="2126" w:type="dxa"/>
            <w:gridSpan w:val="2"/>
            <w:vAlign w:val="bottom"/>
          </w:tcPr>
          <w:p w14:paraId="63D86F51" w14:textId="4742A33E" w:rsidR="00A67C7A" w:rsidRPr="007139DD" w:rsidRDefault="00A67C7A" w:rsidP="007139DD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Shanghai, China</w:t>
            </w:r>
          </w:p>
        </w:tc>
      </w:tr>
      <w:tr w:rsidR="00A67C7A" w:rsidRPr="007139DD" w14:paraId="62632213" w14:textId="77777777" w:rsidTr="007139DD">
        <w:tc>
          <w:tcPr>
            <w:tcW w:w="5387" w:type="dxa"/>
            <w:gridSpan w:val="2"/>
            <w:vAlign w:val="bottom"/>
          </w:tcPr>
          <w:p w14:paraId="5F71027E" w14:textId="00E15C80" w:rsidR="00A67C7A" w:rsidRPr="007139DD" w:rsidRDefault="00A67C7A" w:rsidP="007139DD">
            <w:pPr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Auslandssemester an der Fakultät für Sinologie</w:t>
            </w:r>
          </w:p>
        </w:tc>
        <w:tc>
          <w:tcPr>
            <w:tcW w:w="3685" w:type="dxa"/>
            <w:gridSpan w:val="10"/>
            <w:vAlign w:val="bottom"/>
          </w:tcPr>
          <w:p w14:paraId="51FC9814" w14:textId="652D16F6" w:rsidR="00A67C7A" w:rsidRPr="007139DD" w:rsidRDefault="00A67C7A" w:rsidP="007139DD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</w:rPr>
              <w:t>03/2023 – 08/2023</w:t>
            </w:r>
          </w:p>
        </w:tc>
      </w:tr>
      <w:tr w:rsidR="00A67C7A" w:rsidRPr="007139DD" w14:paraId="4D68BFE7" w14:textId="77777777" w:rsidTr="007139DD">
        <w:tc>
          <w:tcPr>
            <w:tcW w:w="9072" w:type="dxa"/>
            <w:gridSpan w:val="12"/>
            <w:vAlign w:val="bottom"/>
          </w:tcPr>
          <w:p w14:paraId="01A1DC0A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4"/>
                <w:szCs w:val="18"/>
                <w:lang w:val="de-AT"/>
              </w:rPr>
            </w:pPr>
            <w:r w:rsidRPr="007139D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Vollstipendium der Universität Heidelberg für ein einsemestriges Studium an der SISU in Shanghai</w:t>
            </w:r>
          </w:p>
          <w:p w14:paraId="39832FD1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Gelernte Skills: Interkulturelle Kompetenzen und Kommunikation</w:t>
            </w:r>
          </w:p>
          <w:p w14:paraId="54BF63E9" w14:textId="78CE4A01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Entwicklung eines tiefen Verständnisses von Land, Volk, Kultur und Sprache</w:t>
            </w:r>
          </w:p>
        </w:tc>
      </w:tr>
      <w:tr w:rsidR="00A67C7A" w:rsidRPr="007139DD" w14:paraId="12FD139A" w14:textId="77777777" w:rsidTr="00285809">
        <w:trPr>
          <w:trHeight w:val="340"/>
        </w:trPr>
        <w:tc>
          <w:tcPr>
            <w:tcW w:w="5812" w:type="dxa"/>
            <w:gridSpan w:val="4"/>
            <w:vAlign w:val="bottom"/>
          </w:tcPr>
          <w:p w14:paraId="72847BB3" w14:textId="3B5060A7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Feudenheim-Gymnasium Mannheim</w:t>
            </w:r>
          </w:p>
        </w:tc>
        <w:tc>
          <w:tcPr>
            <w:tcW w:w="3260" w:type="dxa"/>
            <w:gridSpan w:val="8"/>
            <w:vAlign w:val="bottom"/>
          </w:tcPr>
          <w:p w14:paraId="67B48271" w14:textId="1F96F2FB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iCs/>
                <w:color w:val="000000"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Mannheim</w:t>
            </w:r>
          </w:p>
        </w:tc>
      </w:tr>
      <w:tr w:rsidR="00A67C7A" w:rsidRPr="007139DD" w14:paraId="2BC35A38" w14:textId="77777777" w:rsidTr="007139DD">
        <w:tc>
          <w:tcPr>
            <w:tcW w:w="5670" w:type="dxa"/>
            <w:gridSpan w:val="3"/>
            <w:vAlign w:val="bottom"/>
          </w:tcPr>
          <w:p w14:paraId="2B55BC21" w14:textId="40B1D49C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Allgemeine Hochschulreife (Note: 1,7)</w:t>
            </w:r>
          </w:p>
        </w:tc>
        <w:tc>
          <w:tcPr>
            <w:tcW w:w="3402" w:type="dxa"/>
            <w:gridSpan w:val="9"/>
            <w:vAlign w:val="bottom"/>
          </w:tcPr>
          <w:p w14:paraId="61A9021F" w14:textId="309C24ED" w:rsidR="00A67C7A" w:rsidRPr="007139DD" w:rsidRDefault="00A67C7A" w:rsidP="007139DD">
            <w:pPr>
              <w:jc w:val="right"/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</w:rPr>
              <w:t>09/2013 – 0</w:t>
            </w:r>
            <w:r w:rsidR="00CB5085" w:rsidRPr="007139DD">
              <w:rPr>
                <w:rFonts w:ascii="Arial" w:hAnsi="Arial" w:cs="Arial"/>
                <w:sz w:val="18"/>
              </w:rPr>
              <w:t>7</w:t>
            </w:r>
            <w:r w:rsidRPr="007139DD">
              <w:rPr>
                <w:rFonts w:ascii="Arial" w:hAnsi="Arial" w:cs="Arial"/>
                <w:sz w:val="18"/>
              </w:rPr>
              <w:t>/2021</w:t>
            </w:r>
          </w:p>
        </w:tc>
      </w:tr>
      <w:tr w:rsidR="00A67C7A" w:rsidRPr="007139DD" w14:paraId="1C51E2FF" w14:textId="77777777" w:rsidTr="007139DD">
        <w:trPr>
          <w:trHeight w:val="340"/>
        </w:trPr>
        <w:tc>
          <w:tcPr>
            <w:tcW w:w="9072" w:type="dxa"/>
            <w:gridSpan w:val="12"/>
            <w:vAlign w:val="bottom"/>
          </w:tcPr>
          <w:p w14:paraId="2BE6E4BE" w14:textId="77777777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>Schwerpunktfächer: Mathematik (11 Punkte), Physik (12 Punkte), Altgriechisch (13 Punkte)</w:t>
            </w:r>
          </w:p>
          <w:p w14:paraId="2FCB10D7" w14:textId="308088DC" w:rsidR="00A67C7A" w:rsidRPr="007139DD" w:rsidRDefault="00A67C7A" w:rsidP="007139D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</w:rPr>
              <w:t xml:space="preserve">Mehrmalige Top 10 Platzierung </w:t>
            </w:r>
            <w:r w:rsidR="00736294" w:rsidRPr="007139DD">
              <w:rPr>
                <w:rFonts w:ascii="Arial" w:hAnsi="Arial" w:cs="Arial"/>
                <w:i/>
                <w:iCs/>
                <w:sz w:val="18"/>
              </w:rPr>
              <w:t>beim</w:t>
            </w:r>
            <w:r w:rsidRPr="007139DD">
              <w:rPr>
                <w:rFonts w:ascii="Arial" w:hAnsi="Arial" w:cs="Arial"/>
                <w:i/>
                <w:iCs/>
                <w:sz w:val="18"/>
              </w:rPr>
              <w:t xml:space="preserve"> nationalen Schul-Mathewettbewerbs </w:t>
            </w:r>
            <w:r w:rsidRPr="007139DD">
              <w:rPr>
                <w:rFonts w:ascii="Arial" w:hAnsi="Arial" w:cs="Arial"/>
                <w:b/>
                <w:bCs/>
                <w:i/>
                <w:iCs/>
                <w:sz w:val="18"/>
              </w:rPr>
              <w:t>„Lange Nacht der Mathematik“</w:t>
            </w:r>
            <w:ins w:id="4" w:author="David Döbele" w:date="2025-07-22T18:28:00Z" w16du:dateUtc="2025-07-22T16:28:00Z">
              <w:r w:rsidR="000A56AC">
                <w:rPr>
                  <w:rFonts w:ascii="Arial" w:hAnsi="Arial" w:cs="Arial"/>
                  <w:b/>
                  <w:bCs/>
                  <w:i/>
                  <w:iCs/>
                  <w:sz w:val="18"/>
                </w:rPr>
                <w:t xml:space="preserve"> </w:t>
              </w:r>
              <w:r w:rsidR="000A56AC">
                <w:rPr>
                  <w:rFonts w:ascii="Arial" w:hAnsi="Arial" w:cs="Arial"/>
                  <w:i/>
                  <w:iCs/>
                  <w:sz w:val="18"/>
                </w:rPr>
                <w:t>mit über 2</w:t>
              </w:r>
            </w:ins>
            <w:ins w:id="5" w:author="David Döbele" w:date="2025-07-22T18:29:00Z" w16du:dateUtc="2025-07-22T16:29:00Z">
              <w:r w:rsidR="000A56AC">
                <w:rPr>
                  <w:rFonts w:ascii="Arial" w:hAnsi="Arial" w:cs="Arial"/>
                  <w:i/>
                  <w:iCs/>
                  <w:sz w:val="18"/>
                </w:rPr>
                <w:t>0</w:t>
              </w:r>
            </w:ins>
            <w:ins w:id="6" w:author="David Döbele" w:date="2025-07-22T18:28:00Z" w16du:dateUtc="2025-07-22T16:28:00Z">
              <w:r w:rsidR="000A56AC">
                <w:rPr>
                  <w:rFonts w:ascii="Arial" w:hAnsi="Arial" w:cs="Arial"/>
                  <w:i/>
                  <w:iCs/>
                  <w:sz w:val="18"/>
                </w:rPr>
                <w:t>.000 Teilnehmenden</w:t>
              </w:r>
            </w:ins>
          </w:p>
        </w:tc>
      </w:tr>
      <w:tr w:rsidR="00E55D90" w:rsidRPr="007139DD" w14:paraId="3A2665B3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7139DD" w:rsidRDefault="00647EB7" w:rsidP="007139DD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7139DD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A67C7A" w:rsidRPr="007139DD" w14:paraId="127C64E2" w14:textId="77777777" w:rsidTr="00285809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3183D59" w:rsidR="00A67C7A" w:rsidRPr="007139DD" w:rsidRDefault="00A67C7A" w:rsidP="007139DD">
            <w:pPr>
              <w:rPr>
                <w:rFonts w:ascii="Arial" w:hAnsi="Arial" w:cs="Arial"/>
                <w:sz w:val="23"/>
                <w:szCs w:val="23"/>
              </w:rPr>
            </w:pPr>
            <w:r w:rsidRPr="007139DD">
              <w:rPr>
                <w:rFonts w:ascii="Arial" w:hAnsi="Arial" w:cs="Arial"/>
                <w:b/>
                <w:smallCaps/>
                <w:sz w:val="23"/>
                <w:szCs w:val="23"/>
              </w:rPr>
              <w:t>Konfuzius Institut Heidelberg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5EF4030" w:rsidR="00A67C7A" w:rsidRPr="007139DD" w:rsidRDefault="00CB5085" w:rsidP="007139DD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i/>
                <w:smallCaps/>
                <w:sz w:val="23"/>
                <w:szCs w:val="23"/>
              </w:rPr>
              <w:t>Mannheim</w:t>
            </w:r>
          </w:p>
        </w:tc>
      </w:tr>
      <w:tr w:rsidR="00CB5085" w:rsidRPr="007139DD" w14:paraId="335D84E9" w14:textId="77777777" w:rsidTr="007139DD">
        <w:tc>
          <w:tcPr>
            <w:tcW w:w="5954" w:type="dxa"/>
            <w:gridSpan w:val="5"/>
            <w:vAlign w:val="bottom"/>
          </w:tcPr>
          <w:p w14:paraId="20B1570F" w14:textId="4977C4CF" w:rsidR="00CB5085" w:rsidRPr="007139DD" w:rsidRDefault="00CB5085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Leiter der China-AG des Feudenheim-Gymnasiums der 5. Klasse</w:t>
            </w:r>
          </w:p>
        </w:tc>
        <w:tc>
          <w:tcPr>
            <w:tcW w:w="3118" w:type="dxa"/>
            <w:gridSpan w:val="7"/>
            <w:vAlign w:val="bottom"/>
          </w:tcPr>
          <w:p w14:paraId="0475B997" w14:textId="01BCF3F7" w:rsidR="00CB5085" w:rsidRPr="007139DD" w:rsidRDefault="00285809" w:rsidP="007139DD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>0</w:t>
            </w:r>
            <w:r w:rsidR="00CB5085" w:rsidRPr="007139DD">
              <w:rPr>
                <w:rFonts w:ascii="Arial" w:hAnsi="Arial" w:cs="Arial"/>
                <w:sz w:val="18"/>
                <w:lang w:val="en-US"/>
              </w:rPr>
              <w:t xml:space="preserve">9/2023 – </w:t>
            </w:r>
            <w:r w:rsidRPr="007139DD">
              <w:rPr>
                <w:rFonts w:ascii="Arial" w:hAnsi="Arial" w:cs="Arial"/>
                <w:sz w:val="18"/>
                <w:lang w:val="en-US"/>
              </w:rPr>
              <w:t>0</w:t>
            </w:r>
            <w:r w:rsidR="00CB5085" w:rsidRPr="007139DD">
              <w:rPr>
                <w:rFonts w:ascii="Arial" w:hAnsi="Arial" w:cs="Arial"/>
                <w:sz w:val="18"/>
                <w:lang w:val="en-US"/>
              </w:rPr>
              <w:t>9/2024</w:t>
            </w:r>
          </w:p>
        </w:tc>
      </w:tr>
      <w:tr w:rsidR="00A67C7A" w:rsidRPr="007139DD" w14:paraId="54C3D64C" w14:textId="77777777" w:rsidTr="007139DD">
        <w:tc>
          <w:tcPr>
            <w:tcW w:w="9072" w:type="dxa"/>
            <w:gridSpan w:val="12"/>
            <w:vAlign w:val="bottom"/>
          </w:tcPr>
          <w:p w14:paraId="51FDCD83" w14:textId="7777777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Eigene Planung und Durchführung der China AG</w:t>
            </w:r>
            <w:del w:id="7" w:author="David Döbele" w:date="2025-07-22T18:33:00Z" w16du:dateUtc="2025-07-22T16:33:00Z">
              <w:r w:rsidRPr="007139DD" w:rsidDel="000A56AC">
                <w:rPr>
                  <w:rFonts w:ascii="Arial" w:hAnsi="Arial" w:cs="Arial"/>
                  <w:sz w:val="18"/>
                  <w:lang w:val="de-AT"/>
                </w:rPr>
                <w:delText xml:space="preserve">, </w:delText>
              </w:r>
            </w:del>
          </w:p>
          <w:p w14:paraId="10C20BA9" w14:textId="7777777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Vergrößerung der AG von durchschnittlich 3-5 Teilnehmern auf &gt;20</w:t>
            </w:r>
          </w:p>
          <w:p w14:paraId="6DD9BA0F" w14:textId="6CE080B7" w:rsidR="00A67C7A" w:rsidRPr="007139DD" w:rsidRDefault="00A67C7A" w:rsidP="007139D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Erstellung von Präsentationen in PowerPoint anhand selbst ausgesuchter Themen</w:t>
            </w:r>
          </w:p>
        </w:tc>
      </w:tr>
      <w:tr w:rsidR="00E55D90" w:rsidRPr="007139DD" w14:paraId="50AFEA03" w14:textId="77777777" w:rsidTr="000A56AC">
        <w:tblPrEx>
          <w:tblW w:w="90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5-07-22T18:28:00Z" w16du:dateUtc="2025-07-22T16:28:00Z">
            <w:tblPrEx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trPrChange w:id="9" w:author="David Döbele" w:date="2025-07-22T18:28:00Z" w16du:dateUtc="2025-07-22T16:28:00Z">
            <w:trPr>
              <w:trHeight w:val="346"/>
            </w:trPr>
          </w:trPrChange>
        </w:trPr>
        <w:tc>
          <w:tcPr>
            <w:tcW w:w="5670" w:type="dxa"/>
            <w:gridSpan w:val="3"/>
            <w:vAlign w:val="bottom"/>
            <w:tcPrChange w:id="10" w:author="David Döbele" w:date="2025-07-22T18:28:00Z" w16du:dateUtc="2025-07-22T16:28:00Z">
              <w:tcPr>
                <w:tcW w:w="6663" w:type="dxa"/>
                <w:gridSpan w:val="8"/>
                <w:vAlign w:val="bottom"/>
              </w:tcPr>
            </w:tcPrChange>
          </w:tcPr>
          <w:p w14:paraId="42FB0D26" w14:textId="6A5118C4" w:rsidR="00E55D90" w:rsidRPr="007139DD" w:rsidRDefault="00CB5085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BASF</w:t>
            </w:r>
            <w:r w:rsidR="00E55D90"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="00492B0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Wohnen&amp;Bauen</w:t>
            </w:r>
            <w:proofErr w:type="spellEnd"/>
            <w:r w:rsidR="00492B0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402" w:type="dxa"/>
            <w:gridSpan w:val="9"/>
            <w:vAlign w:val="bottom"/>
            <w:tcPrChange w:id="11" w:author="David Döbele" w:date="2025-07-22T18:28:00Z" w16du:dateUtc="2025-07-22T16:28:00Z">
              <w:tcPr>
                <w:tcW w:w="2409" w:type="dxa"/>
                <w:gridSpan w:val="4"/>
                <w:vAlign w:val="bottom"/>
              </w:tcPr>
            </w:tcPrChange>
          </w:tcPr>
          <w:p w14:paraId="11E31BD8" w14:textId="45783834" w:rsidR="00E55D90" w:rsidRPr="007139DD" w:rsidRDefault="00260EF6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7139DD">
              <w:rPr>
                <w:rFonts w:ascii="Arial" w:hAnsi="Arial" w:cs="Arial"/>
                <w:iCs w:val="0"/>
                <w:smallCaps/>
                <w:sz w:val="23"/>
                <w:szCs w:val="23"/>
              </w:rPr>
              <w:t>Ludwigshafen am Rhein</w:t>
            </w:r>
          </w:p>
        </w:tc>
      </w:tr>
      <w:tr w:rsidR="00E55D90" w:rsidRPr="007139DD" w14:paraId="48328CB9" w14:textId="77777777" w:rsidTr="007139DD">
        <w:tc>
          <w:tcPr>
            <w:tcW w:w="6379" w:type="dxa"/>
            <w:gridSpan w:val="6"/>
            <w:vAlign w:val="bottom"/>
          </w:tcPr>
          <w:p w14:paraId="74B74B41" w14:textId="5BA412FC" w:rsidR="00E55D90" w:rsidRPr="007139DD" w:rsidRDefault="001F2956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7139DD">
              <w:rPr>
                <w:rFonts w:ascii="Arial" w:hAnsi="Arial" w:cs="Arial"/>
                <w:i w:val="0"/>
                <w:iCs w:val="0"/>
                <w:sz w:val="18"/>
              </w:rPr>
              <w:t>Schülerp</w:t>
            </w:r>
            <w:r w:rsidR="00CB5085" w:rsidRPr="007139DD">
              <w:rPr>
                <w:rFonts w:ascii="Arial" w:hAnsi="Arial" w:cs="Arial"/>
                <w:i w:val="0"/>
                <w:iCs w:val="0"/>
                <w:sz w:val="18"/>
              </w:rPr>
              <w:t>raktikant</w:t>
            </w:r>
            <w:r w:rsidRPr="007139DD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492B0F">
              <w:rPr>
                <w:rFonts w:ascii="Arial" w:hAnsi="Arial" w:cs="Arial"/>
                <w:i w:val="0"/>
                <w:iCs w:val="0"/>
                <w:sz w:val="18"/>
              </w:rPr>
              <w:t xml:space="preserve">als Assistent des Leiters </w:t>
            </w:r>
            <w:proofErr w:type="spellStart"/>
            <w:r w:rsidR="00492B0F">
              <w:rPr>
                <w:rFonts w:ascii="Arial" w:hAnsi="Arial" w:cs="Arial"/>
                <w:i w:val="0"/>
                <w:iCs w:val="0"/>
                <w:sz w:val="18"/>
              </w:rPr>
              <w:t>Strategie&amp;Portfolio</w:t>
            </w:r>
            <w:proofErr w:type="spellEnd"/>
          </w:p>
        </w:tc>
        <w:tc>
          <w:tcPr>
            <w:tcW w:w="2693" w:type="dxa"/>
            <w:gridSpan w:val="6"/>
            <w:vAlign w:val="bottom"/>
          </w:tcPr>
          <w:p w14:paraId="2CB21DEB" w14:textId="520ED5ED" w:rsidR="00E55D90" w:rsidRPr="007139DD" w:rsidRDefault="00E55D90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260EF6"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/2019 – 0</w:t>
            </w:r>
            <w:r w:rsidR="00260EF6"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7139DD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E55D90" w:rsidRPr="007139DD" w14:paraId="7C4155D6" w14:textId="77777777" w:rsidTr="007139DD">
        <w:tc>
          <w:tcPr>
            <w:tcW w:w="9072" w:type="dxa"/>
            <w:gridSpan w:val="12"/>
            <w:vAlign w:val="bottom"/>
          </w:tcPr>
          <w:p w14:paraId="5A23A913" w14:textId="6707AFE3" w:rsidR="00E55D90" w:rsidRPr="007139DD" w:rsidDel="000A56AC" w:rsidRDefault="008515DB" w:rsidP="007139DD">
            <w:pPr>
              <w:pStyle w:val="Bullets"/>
              <w:rPr>
                <w:del w:id="12" w:author="David Döbele" w:date="2025-07-22T18:30:00Z" w16du:dateUtc="2025-07-22T16:30:00Z"/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sz w:val="18"/>
                <w:lang w:val="de-AT"/>
              </w:rPr>
              <w:t>Erste Einblicke in Portfoliomanagement</w:t>
            </w:r>
            <w:ins w:id="13" w:author="David Döbele" w:date="2025-07-22T18:30:00Z" w16du:dateUtc="2025-07-22T16:30:00Z">
              <w:r w:rsidR="000A56AC">
                <w:rPr>
                  <w:rFonts w:ascii="Arial" w:hAnsi="Arial" w:cs="Arial"/>
                  <w:sz w:val="18"/>
                  <w:lang w:val="de-AT"/>
                </w:rPr>
                <w:t xml:space="preserve"> und </w:t>
              </w:r>
            </w:ins>
          </w:p>
          <w:p w14:paraId="3658805E" w14:textId="63B395F6" w:rsidR="008515DB" w:rsidRPr="000A56AC" w:rsidRDefault="008515DB" w:rsidP="000A56AC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0A56AC">
              <w:rPr>
                <w:rFonts w:ascii="Arial" w:hAnsi="Arial" w:cs="Arial"/>
                <w:sz w:val="18"/>
                <w:lang w:val="de-AT"/>
              </w:rPr>
              <w:t>Kommunikation mit anderen Abteilungen</w:t>
            </w:r>
          </w:p>
        </w:tc>
      </w:tr>
      <w:tr w:rsidR="00E55D90" w:rsidRPr="007139DD" w14:paraId="414B4085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5EAEB5C" w:rsidR="00E55D90" w:rsidRPr="007139DD" w:rsidRDefault="00CB5085" w:rsidP="007139DD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7139DD">
              <w:rPr>
                <w:rFonts w:ascii="Arial" w:hAnsi="Arial" w:cs="Arial"/>
                <w:sz w:val="24"/>
                <w:szCs w:val="28"/>
              </w:rPr>
              <w:t>EHRENAMTLICHES</w:t>
            </w:r>
            <w:r w:rsidR="00647EB7" w:rsidRPr="007139DD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A67C7A" w:rsidRPr="007139DD" w14:paraId="74251178" w14:textId="77777777" w:rsidTr="00165AAF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68AF50B8" w:rsidR="00A67C7A" w:rsidRPr="007139DD" w:rsidRDefault="00A67C7A" w:rsidP="007139D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7139DD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Fachschaft</w:t>
            </w:r>
            <w:proofErr w:type="spellEnd"/>
            <w:r w:rsidRPr="007139DD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der </w:t>
            </w:r>
            <w:proofErr w:type="spellStart"/>
            <w:r w:rsidRPr="007139DD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Sinologie</w:t>
            </w:r>
            <w:proofErr w:type="spellEnd"/>
            <w:r w:rsidRPr="007139DD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24BA86FF" w:rsidR="00A67C7A" w:rsidRPr="007139DD" w:rsidRDefault="00CB5085" w:rsidP="007139D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7139DD">
              <w:rPr>
                <w:rFonts w:ascii="Arial" w:hAnsi="Arial" w:cs="Arial"/>
                <w:sz w:val="23"/>
                <w:szCs w:val="23"/>
              </w:rPr>
              <w:t>Heidelberg</w:t>
            </w:r>
          </w:p>
        </w:tc>
      </w:tr>
      <w:tr w:rsidR="00CB5085" w:rsidRPr="007139DD" w14:paraId="4F59C612" w14:textId="77777777" w:rsidTr="00763CCB">
        <w:trPr>
          <w:trHeight w:val="159"/>
        </w:trPr>
        <w:tc>
          <w:tcPr>
            <w:tcW w:w="6804" w:type="dxa"/>
            <w:gridSpan w:val="9"/>
            <w:vAlign w:val="bottom"/>
          </w:tcPr>
          <w:p w14:paraId="32F07601" w14:textId="4A770185" w:rsidR="00CB5085" w:rsidRPr="00AF5B1A" w:rsidRDefault="00CB5085" w:rsidP="007139DD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AF5B1A">
              <w:rPr>
                <w:rFonts w:ascii="Arial" w:hAnsi="Arial" w:cs="Arial"/>
                <w:sz w:val="18"/>
                <w:lang w:val="de-AT"/>
              </w:rPr>
              <w:t>Mitglied</w:t>
            </w:r>
          </w:p>
        </w:tc>
        <w:tc>
          <w:tcPr>
            <w:tcW w:w="2268" w:type="dxa"/>
            <w:gridSpan w:val="3"/>
            <w:vAlign w:val="bottom"/>
          </w:tcPr>
          <w:p w14:paraId="45DD2178" w14:textId="4B519B00" w:rsidR="00CB5085" w:rsidRPr="007139DD" w:rsidRDefault="00CB5085" w:rsidP="007139D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 xml:space="preserve">04/2025 – </w:t>
            </w:r>
            <w:proofErr w:type="spellStart"/>
            <w:r w:rsidRPr="007139DD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A67C7A" w:rsidRPr="007139DD" w14:paraId="02437711" w14:textId="77777777" w:rsidTr="007139DD">
        <w:trPr>
          <w:trHeight w:val="193"/>
        </w:trPr>
        <w:tc>
          <w:tcPr>
            <w:tcW w:w="9072" w:type="dxa"/>
            <w:gridSpan w:val="12"/>
            <w:vAlign w:val="bottom"/>
          </w:tcPr>
          <w:p w14:paraId="65820515" w14:textId="4AFDF576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Kommunikation zwischen </w:t>
            </w:r>
            <w:del w:id="14" w:author="David Döbele" w:date="2025-07-22T18:33:00Z" w16du:dateUtc="2025-07-22T16:33:00Z">
              <w:r w:rsidRPr="007139DD" w:rsidDel="000A56AC">
                <w:rPr>
                  <w:rFonts w:ascii="Arial" w:hAnsi="Arial" w:cs="Arial"/>
                  <w:i/>
                  <w:iCs/>
                  <w:sz w:val="18"/>
                  <w:szCs w:val="18"/>
                  <w:lang w:val="de-AT"/>
                </w:rPr>
                <w:delText xml:space="preserve">Studenten </w:delText>
              </w:r>
            </w:del>
            <w:ins w:id="15" w:author="David Döbele" w:date="2025-07-22T18:33:00Z" w16du:dateUtc="2025-07-22T16:33:00Z">
              <w:r w:rsidR="000A56AC">
                <w:rPr>
                  <w:rFonts w:ascii="Arial" w:hAnsi="Arial" w:cs="Arial"/>
                  <w:i/>
                  <w:iCs/>
                  <w:sz w:val="18"/>
                  <w:szCs w:val="18"/>
                  <w:lang w:val="de-AT"/>
                </w:rPr>
                <w:t>Studierenden</w:t>
              </w:r>
              <w:r w:rsidR="000A56AC" w:rsidRPr="007139DD">
                <w:rPr>
                  <w:rFonts w:ascii="Arial" w:hAnsi="Arial" w:cs="Arial"/>
                  <w:i/>
                  <w:iCs/>
                  <w:sz w:val="18"/>
                  <w:szCs w:val="18"/>
                  <w:lang w:val="de-AT"/>
                </w:rPr>
                <w:t xml:space="preserve"> </w:t>
              </w:r>
            </w:ins>
            <w:r w:rsidRPr="007139DD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und dem Institut</w:t>
            </w:r>
          </w:p>
          <w:p w14:paraId="68CFAD97" w14:textId="18C53C8D" w:rsidR="00165AAF" w:rsidRPr="00165AAF" w:rsidRDefault="00A67C7A" w:rsidP="00165AAF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Vertretung der </w:t>
            </w:r>
            <w:proofErr w:type="spellStart"/>
            <w:r w:rsidRPr="007139DD">
              <w:rPr>
                <w:rFonts w:ascii="Arial" w:hAnsi="Arial" w:cs="Arial"/>
                <w:i/>
                <w:iCs/>
                <w:sz w:val="18"/>
                <w:szCs w:val="18"/>
              </w:rPr>
              <w:t>Studien</w:t>
            </w:r>
            <w:ins w:id="16" w:author="David Döbele" w:date="2025-07-22T18:33:00Z" w16du:dateUtc="2025-07-22T16:33:00Z">
              <w:r w:rsidR="000A56AC">
                <w:rPr>
                  <w:rFonts w:ascii="Arial" w:hAnsi="Arial" w:cs="Arial"/>
                  <w:i/>
                  <w:iCs/>
                  <w:sz w:val="18"/>
                  <w:szCs w:val="18"/>
                </w:rPr>
                <w:t>renden</w:t>
              </w:r>
            </w:ins>
            <w:r w:rsidRPr="007139DD">
              <w:rPr>
                <w:rFonts w:ascii="Arial" w:hAnsi="Arial" w:cs="Arial"/>
                <w:i/>
                <w:iCs/>
                <w:sz w:val="18"/>
                <w:szCs w:val="18"/>
              </w:rPr>
              <w:t>interessen</w:t>
            </w:r>
            <w:proofErr w:type="spellEnd"/>
          </w:p>
        </w:tc>
      </w:tr>
      <w:tr w:rsidR="00A67C7A" w:rsidRPr="007139DD" w14:paraId="175FD775" w14:textId="77777777" w:rsidTr="00285809">
        <w:trPr>
          <w:trHeight w:val="346"/>
        </w:trPr>
        <w:tc>
          <w:tcPr>
            <w:tcW w:w="5954" w:type="dxa"/>
            <w:gridSpan w:val="5"/>
            <w:vAlign w:val="bottom"/>
          </w:tcPr>
          <w:p w14:paraId="0B813288" w14:textId="3CC5CF4D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0A56AC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rPrChange w:id="17" w:author="David Döbele" w:date="2025-07-22T18:26:00Z" w16du:dateUtc="2025-07-22T16:26:00Z">
                  <w:rPr>
                    <w:rFonts w:ascii="Arial" w:hAnsi="Arial" w:cs="Arial"/>
                    <w:b/>
                    <w:i w:val="0"/>
                    <w:sz w:val="23"/>
                    <w:szCs w:val="23"/>
                    <w:lang w:val="en-US"/>
                  </w:rPr>
                </w:rPrChange>
              </w:rPr>
              <w:t>Universität Heidelberg</w:t>
            </w:r>
          </w:p>
        </w:tc>
        <w:tc>
          <w:tcPr>
            <w:tcW w:w="3118" w:type="dxa"/>
            <w:gridSpan w:val="7"/>
            <w:vAlign w:val="bottom"/>
          </w:tcPr>
          <w:p w14:paraId="767C3DE8" w14:textId="1185D0E4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6E6C0D4C" w14:textId="77777777" w:rsidTr="00763CCB">
        <w:trPr>
          <w:trHeight w:val="159"/>
        </w:trPr>
        <w:tc>
          <w:tcPr>
            <w:tcW w:w="5954" w:type="dxa"/>
            <w:gridSpan w:val="5"/>
            <w:vAlign w:val="bottom"/>
          </w:tcPr>
          <w:p w14:paraId="52D965D1" w14:textId="0BAE7F4A" w:rsidR="00A67C7A" w:rsidRPr="00AF5B1A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AF5B1A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Akademischer Tutor für Mittelstufe Chinesisch (Sprachniveau ~B1-B2)</w:t>
            </w:r>
          </w:p>
        </w:tc>
        <w:tc>
          <w:tcPr>
            <w:tcW w:w="3118" w:type="dxa"/>
            <w:gridSpan w:val="7"/>
            <w:vAlign w:val="bottom"/>
          </w:tcPr>
          <w:p w14:paraId="7923D33F" w14:textId="26088417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z w:val="18"/>
                <w:lang w:val="en-US"/>
              </w:rPr>
              <w:t xml:space="preserve">10/2024 – </w:t>
            </w:r>
            <w:proofErr w:type="spellStart"/>
            <w:r w:rsidRPr="00741572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A67C7A" w:rsidRPr="007139DD" w14:paraId="736CD89C" w14:textId="77777777" w:rsidTr="007139DD">
        <w:trPr>
          <w:trHeight w:val="346"/>
        </w:trPr>
        <w:tc>
          <w:tcPr>
            <w:tcW w:w="9072" w:type="dxa"/>
            <w:gridSpan w:val="12"/>
            <w:vAlign w:val="bottom"/>
          </w:tcPr>
          <w:p w14:paraId="0124574D" w14:textId="77777777" w:rsidR="00A67C7A" w:rsidRPr="00B97D40" w:rsidRDefault="00A67C7A" w:rsidP="007139DD">
            <w:pPr>
              <w:pStyle w:val="ResumeAlignRight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szCs w:val="18"/>
                <w:lang w:val="de-DE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  <w:lang w:val="de-DE"/>
              </w:rPr>
              <w:t>Aufbau, Etablierung, Organisation und Durchführung zweier neuer Tutorien</w:t>
            </w:r>
          </w:p>
          <w:p w14:paraId="378600FD" w14:textId="77777777" w:rsidR="00A67C7A" w:rsidRPr="00B97D40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6"/>
                <w:szCs w:val="20"/>
                <w:lang w:val="de-AT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</w:rPr>
              <w:t>Konversationstutorium über leichte bis mittelschwere Thematiken</w:t>
            </w:r>
          </w:p>
          <w:p w14:paraId="3B0CC1A0" w14:textId="2EE237DE" w:rsidR="00A67C7A" w:rsidRPr="00B97D40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6"/>
                <w:szCs w:val="20"/>
                <w:lang w:val="de-AT"/>
              </w:rPr>
            </w:pPr>
            <w:r w:rsidRPr="00B97D40">
              <w:rPr>
                <w:rFonts w:ascii="Arial" w:hAnsi="Arial" w:cs="Arial"/>
                <w:i/>
                <w:iCs/>
                <w:sz w:val="18"/>
                <w:szCs w:val="18"/>
              </w:rPr>
              <w:t>Übermittlung von Chinakompetenz</w:t>
            </w:r>
          </w:p>
        </w:tc>
      </w:tr>
      <w:tr w:rsidR="00A67C7A" w:rsidRPr="007139DD" w14:paraId="4AF19DD1" w14:textId="77777777" w:rsidTr="00285809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68B04304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7139DD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SHAN (Sinologie Heidelberg Alumni Netzwerk)</w:t>
            </w:r>
          </w:p>
        </w:tc>
        <w:tc>
          <w:tcPr>
            <w:tcW w:w="3118" w:type="dxa"/>
            <w:gridSpan w:val="7"/>
            <w:vAlign w:val="bottom"/>
          </w:tcPr>
          <w:p w14:paraId="30626CB8" w14:textId="00652A49" w:rsidR="00A67C7A" w:rsidRPr="007139DD" w:rsidRDefault="00CB5085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7139DD">
              <w:rPr>
                <w:rFonts w:ascii="Arial" w:hAnsi="Arial" w:cs="Arial"/>
                <w:smallCaps/>
                <w:sz w:val="23"/>
                <w:szCs w:val="23"/>
              </w:rPr>
              <w:t>Heidelberg</w:t>
            </w:r>
          </w:p>
        </w:tc>
      </w:tr>
      <w:tr w:rsidR="00A67C7A" w:rsidRPr="007139DD" w14:paraId="56372BDE" w14:textId="77777777" w:rsidTr="00763CCB">
        <w:trPr>
          <w:trHeight w:val="159"/>
        </w:trPr>
        <w:tc>
          <w:tcPr>
            <w:tcW w:w="7371" w:type="dxa"/>
            <w:gridSpan w:val="11"/>
            <w:vAlign w:val="bottom"/>
          </w:tcPr>
          <w:p w14:paraId="3C87D247" w14:textId="44D90C81" w:rsidR="00A67C7A" w:rsidRPr="00AF5B1A" w:rsidRDefault="00A67C7A" w:rsidP="007139D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AF5B1A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Mitglied und Unterstützung des Vorstandes</w:t>
            </w:r>
          </w:p>
        </w:tc>
        <w:tc>
          <w:tcPr>
            <w:tcW w:w="1701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CB5085" w:rsidRPr="007139DD" w14:paraId="48C3736F" w14:textId="77777777" w:rsidTr="007139DD">
              <w:trPr>
                <w:trHeight w:val="193"/>
              </w:trPr>
              <w:tc>
                <w:tcPr>
                  <w:tcW w:w="1696" w:type="dxa"/>
                  <w:vAlign w:val="bottom"/>
                </w:tcPr>
                <w:p w14:paraId="246B7064" w14:textId="77777777" w:rsidR="00CB5085" w:rsidRPr="007139DD" w:rsidRDefault="00CB5085" w:rsidP="007139DD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Arial" w:hAnsi="Arial" w:cs="Arial"/>
                      <w:i w:val="0"/>
                      <w:iCs w:val="0"/>
                      <w:sz w:val="18"/>
                      <w:lang w:val="en-US"/>
                    </w:rPr>
                  </w:pPr>
                  <w:r w:rsidRPr="007139DD">
                    <w:rPr>
                      <w:rFonts w:ascii="Arial" w:hAnsi="Arial" w:cs="Arial"/>
                      <w:i w:val="0"/>
                      <w:iCs w:val="0"/>
                      <w:sz w:val="18"/>
                      <w:lang w:val="en-US"/>
                    </w:rPr>
                    <w:t xml:space="preserve">01/2022 – </w:t>
                  </w:r>
                  <w:proofErr w:type="spellStart"/>
                  <w:r w:rsidRPr="007139DD">
                    <w:rPr>
                      <w:rFonts w:ascii="Arial" w:hAnsi="Arial" w:cs="Arial"/>
                      <w:i w:val="0"/>
                      <w:iCs w:val="0"/>
                      <w:sz w:val="18"/>
                      <w:lang w:val="en-US"/>
                    </w:rPr>
                    <w:t>heute</w:t>
                  </w:r>
                  <w:proofErr w:type="spellEnd"/>
                </w:p>
              </w:tc>
            </w:tr>
          </w:tbl>
          <w:p w14:paraId="288A2195" w14:textId="4A511A51" w:rsidR="00A67C7A" w:rsidRPr="007139DD" w:rsidRDefault="00A67C7A" w:rsidP="007139D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</w:p>
        </w:tc>
      </w:tr>
      <w:tr w:rsidR="00A67C7A" w:rsidRPr="007139DD" w14:paraId="7ECB507F" w14:textId="77777777" w:rsidTr="007139DD">
        <w:trPr>
          <w:trHeight w:val="193"/>
        </w:trPr>
        <w:tc>
          <w:tcPr>
            <w:tcW w:w="9072" w:type="dxa"/>
            <w:gridSpan w:val="12"/>
            <w:vAlign w:val="bottom"/>
          </w:tcPr>
          <w:p w14:paraId="7DE18253" w14:textId="77777777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sz w:val="18"/>
                <w:lang w:val="de-AT"/>
              </w:rPr>
              <w:t>Veranstalten von interkulturellen und chinesischen Events (Chin. Neujahrsfest, Talentshows, etc.)</w:t>
            </w:r>
          </w:p>
          <w:p w14:paraId="2CC438FF" w14:textId="4F51AD20" w:rsidR="00A67C7A" w:rsidRPr="007139DD" w:rsidRDefault="00A67C7A" w:rsidP="007139D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7139DD">
              <w:rPr>
                <w:rFonts w:ascii="Arial" w:hAnsi="Arial" w:cs="Arial"/>
                <w:i/>
                <w:iCs/>
                <w:sz w:val="18"/>
                <w:lang w:val="de-AT"/>
              </w:rPr>
              <w:t>Nahe Zusammenarbeit mit dem Sinologischen Institut</w:t>
            </w:r>
          </w:p>
        </w:tc>
      </w:tr>
      <w:tr w:rsidR="00E55D90" w:rsidRPr="007139DD" w14:paraId="482569A2" w14:textId="77777777" w:rsidTr="00285809">
        <w:trPr>
          <w:trHeight w:val="510"/>
        </w:trPr>
        <w:tc>
          <w:tcPr>
            <w:tcW w:w="9072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344CACD5" w:rsidR="00E55D90" w:rsidRPr="007139DD" w:rsidRDefault="00647EB7" w:rsidP="007139DD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7139DD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A67C7A" w:rsidRPr="007139DD" w14:paraId="2B257790" w14:textId="77777777" w:rsidTr="00763CCB">
        <w:trPr>
          <w:trHeight w:val="283"/>
        </w:trPr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47BC9DD4" w:rsidR="00A67C7A" w:rsidRPr="007139DD" w:rsidRDefault="00A67C7A" w:rsidP="007139DD">
            <w:pPr>
              <w:rPr>
                <w:rFonts w:ascii="Arial" w:hAnsi="Arial" w:cs="Arial"/>
                <w:sz w:val="18"/>
                <w:lang w:val="de-AT"/>
              </w:rPr>
            </w:pPr>
            <w:r w:rsidRPr="007139DD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7139DD">
              <w:rPr>
                <w:rFonts w:ascii="Arial" w:hAnsi="Arial" w:cs="Arial"/>
                <w:sz w:val="18"/>
              </w:rPr>
              <w:t xml:space="preserve"> 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4A555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C2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(C1)</w:t>
            </w:r>
            <w:r w:rsidRPr="007139DD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Chinesisch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(B2-C1</w:t>
            </w:r>
            <w:r w:rsidRPr="008B0D8C">
              <w:rPr>
                <w:rFonts w:ascii="Arial" w:hAnsi="Arial" w:cs="Arial"/>
                <w:color w:val="000000"/>
                <w:sz w:val="18"/>
                <w:lang w:val="de-AT"/>
              </w:rPr>
              <w:t>)</w:t>
            </w:r>
            <w:r w:rsidR="00B547FE" w:rsidRPr="008B0D8C">
              <w:rPr>
                <w:rFonts w:ascii="Arial" w:hAnsi="Arial" w:cs="Arial"/>
                <w:color w:val="000000"/>
                <w:sz w:val="18"/>
                <w:lang w:val="de-AT"/>
              </w:rPr>
              <w:t>, Latinum</w:t>
            </w:r>
            <w:r w:rsidR="00B547FE" w:rsidRPr="007139DD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, </w:t>
            </w:r>
            <w:r w:rsidR="00B547FE" w:rsidRPr="008B0D8C">
              <w:rPr>
                <w:rFonts w:ascii="Arial" w:hAnsi="Arial" w:cs="Arial"/>
                <w:color w:val="000000"/>
                <w:sz w:val="18"/>
                <w:lang w:val="de-AT"/>
              </w:rPr>
              <w:t>Graecum</w:t>
            </w:r>
          </w:p>
        </w:tc>
      </w:tr>
      <w:tr w:rsidR="00A67C7A" w:rsidRPr="007139DD" w14:paraId="45706C3F" w14:textId="77777777" w:rsidTr="00285809">
        <w:trPr>
          <w:trHeight w:val="283"/>
        </w:trPr>
        <w:tc>
          <w:tcPr>
            <w:tcW w:w="9072" w:type="dxa"/>
            <w:gridSpan w:val="12"/>
            <w:vAlign w:val="bottom"/>
          </w:tcPr>
          <w:p w14:paraId="60CA2168" w14:textId="14A663DC" w:rsidR="00A67C7A" w:rsidRPr="007139DD" w:rsidRDefault="00A67C7A" w:rsidP="007139DD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7139DD">
              <w:rPr>
                <w:rFonts w:ascii="Arial" w:hAnsi="Arial" w:cs="Arial"/>
                <w:b/>
                <w:bCs/>
                <w:sz w:val="18"/>
                <w:lang w:val="en-US"/>
              </w:rPr>
              <w:t>Technisch</w:t>
            </w:r>
            <w:proofErr w:type="spellEnd"/>
            <w:r w:rsidRPr="007139DD">
              <w:rPr>
                <w:rFonts w:ascii="Arial" w:hAnsi="Arial" w:cs="Arial"/>
                <w:b/>
                <w:bCs/>
                <w:sz w:val="18"/>
                <w:lang w:val="en-US"/>
              </w:rPr>
              <w:t>:</w:t>
            </w:r>
            <w:r w:rsidRPr="007139DD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7139DD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)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A67C7A" w:rsidRPr="007139DD" w14:paraId="70CB01B0" w14:textId="77777777" w:rsidTr="00285809">
        <w:trPr>
          <w:trHeight w:val="283"/>
        </w:trPr>
        <w:tc>
          <w:tcPr>
            <w:tcW w:w="9072" w:type="dxa"/>
            <w:gridSpan w:val="12"/>
            <w:vAlign w:val="bottom"/>
          </w:tcPr>
          <w:p w14:paraId="598C2742" w14:textId="2E84E112" w:rsidR="00A67C7A" w:rsidRPr="007139DD" w:rsidRDefault="00A67C7A" w:rsidP="007139D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proofErr w:type="spellStart"/>
            <w:r w:rsidRPr="007139DD">
              <w:rPr>
                <w:rFonts w:ascii="Arial" w:hAnsi="Arial" w:cs="Arial"/>
                <w:b/>
                <w:bCs/>
                <w:color w:val="000000"/>
                <w:sz w:val="18"/>
                <w:lang w:val="en-US"/>
              </w:rPr>
              <w:t>Interessen</w:t>
            </w:r>
            <w:proofErr w:type="spellEnd"/>
            <w:r w:rsidRPr="007139DD">
              <w:rPr>
                <w:rFonts w:ascii="Arial" w:hAnsi="Arial" w:cs="Arial"/>
                <w:b/>
                <w:bCs/>
                <w:color w:val="000000"/>
                <w:sz w:val="18"/>
                <w:lang w:val="en-US"/>
              </w:rPr>
              <w:t>:</w:t>
            </w:r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 Tennis, Schach, </w:t>
            </w:r>
            <w:proofErr w:type="spellStart"/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>chinesische</w:t>
            </w:r>
            <w:proofErr w:type="spellEnd"/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 xml:space="preserve"> Science-Fiction </w:t>
            </w:r>
            <w:proofErr w:type="spellStart"/>
            <w:r w:rsidRPr="007139DD">
              <w:rPr>
                <w:rFonts w:ascii="Arial" w:hAnsi="Arial" w:cs="Arial"/>
                <w:color w:val="000000"/>
                <w:sz w:val="18"/>
                <w:lang w:val="en-US"/>
              </w:rPr>
              <w:t>Literatur</w:t>
            </w:r>
            <w:proofErr w:type="spellEnd"/>
          </w:p>
        </w:tc>
      </w:tr>
      <w:tr w:rsidR="00647EB7" w:rsidRPr="007139DD" w14:paraId="071AB173" w14:textId="77777777" w:rsidTr="00285809">
        <w:trPr>
          <w:trHeight w:val="1020"/>
        </w:trPr>
        <w:tc>
          <w:tcPr>
            <w:tcW w:w="1985" w:type="dxa"/>
            <w:vAlign w:val="bottom"/>
          </w:tcPr>
          <w:p w14:paraId="37B04C91" w14:textId="540C01CC" w:rsidR="0026638E" w:rsidRPr="007139DD" w:rsidRDefault="0026638E" w:rsidP="007139DD">
            <w:pPr>
              <w:rPr>
                <w:rFonts w:ascii="Arial" w:hAnsi="Arial" w:cs="Arial"/>
                <w:sz w:val="18"/>
              </w:rPr>
            </w:pPr>
          </w:p>
          <w:p w14:paraId="406B03AC" w14:textId="0665122C" w:rsidR="00647EB7" w:rsidRPr="007139DD" w:rsidRDefault="00CB5085" w:rsidP="007139DD">
            <w:pPr>
              <w:rPr>
                <w:rFonts w:ascii="Arial" w:hAnsi="Arial" w:cs="Arial"/>
                <w:sz w:val="18"/>
              </w:rPr>
            </w:pPr>
            <w:r w:rsidRPr="007139DD">
              <w:rPr>
                <w:rFonts w:ascii="Arial" w:hAnsi="Arial" w:cs="Arial"/>
                <w:sz w:val="18"/>
              </w:rPr>
              <w:t>Heidelberg</w:t>
            </w:r>
            <w:r w:rsidR="00647EB7" w:rsidRPr="007139DD">
              <w:rPr>
                <w:rFonts w:ascii="Arial" w:hAnsi="Arial" w:cs="Arial"/>
                <w:sz w:val="18"/>
              </w:rPr>
              <w:t xml:space="preserve">, </w:t>
            </w:r>
            <w:r w:rsidRPr="007139DD">
              <w:rPr>
                <w:rFonts w:ascii="Arial" w:hAnsi="Arial" w:cs="Arial"/>
                <w:sz w:val="18"/>
              </w:rPr>
              <w:t>20.07.2025</w:t>
            </w:r>
          </w:p>
        </w:tc>
        <w:tc>
          <w:tcPr>
            <w:tcW w:w="7087" w:type="dxa"/>
            <w:gridSpan w:val="11"/>
            <w:vAlign w:val="bottom"/>
          </w:tcPr>
          <w:p w14:paraId="6478BDEA" w14:textId="77777777" w:rsidR="00647EB7" w:rsidRPr="007139DD" w:rsidRDefault="00647EB7" w:rsidP="007139D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139DD" w:rsidRDefault="00723643" w:rsidP="007139DD">
      <w:pPr>
        <w:spacing w:line="240" w:lineRule="auto"/>
        <w:rPr>
          <w:rFonts w:ascii="Arial" w:hAnsi="Arial" w:cs="Arial"/>
          <w:sz w:val="18"/>
        </w:rPr>
      </w:pPr>
    </w:p>
    <w:sectPr w:rsidR="00723643" w:rsidRPr="007139D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DE95" w14:textId="77777777" w:rsidR="00BB6CEE" w:rsidRDefault="00BB6CEE" w:rsidP="00BE053D">
      <w:pPr>
        <w:spacing w:after="0" w:line="240" w:lineRule="auto"/>
      </w:pPr>
      <w:r>
        <w:separator/>
      </w:r>
    </w:p>
  </w:endnote>
  <w:endnote w:type="continuationSeparator" w:id="0">
    <w:p w14:paraId="32CF277B" w14:textId="77777777" w:rsidR="00BB6CEE" w:rsidRDefault="00BB6CE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7C2C" w14:textId="77777777" w:rsidR="00BB6CEE" w:rsidRDefault="00BB6CEE" w:rsidP="00BE053D">
      <w:pPr>
        <w:spacing w:after="0" w:line="240" w:lineRule="auto"/>
      </w:pPr>
      <w:r>
        <w:separator/>
      </w:r>
    </w:p>
  </w:footnote>
  <w:footnote w:type="continuationSeparator" w:id="0">
    <w:p w14:paraId="6DF6C8A8" w14:textId="77777777" w:rsidR="00BB6CEE" w:rsidRDefault="00BB6CE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4387394"/>
    <w:lvl w:ilvl="0" w:tplc="8EE80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  <w:num w:numId="26" w16cid:durableId="164431448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53"/>
    <w:rsid w:val="00061D33"/>
    <w:rsid w:val="00064643"/>
    <w:rsid w:val="00087747"/>
    <w:rsid w:val="000A1FDA"/>
    <w:rsid w:val="000A56AC"/>
    <w:rsid w:val="000B63E2"/>
    <w:rsid w:val="000B6548"/>
    <w:rsid w:val="000D671A"/>
    <w:rsid w:val="001013FE"/>
    <w:rsid w:val="00103EC5"/>
    <w:rsid w:val="00116C6E"/>
    <w:rsid w:val="00125CA6"/>
    <w:rsid w:val="00156FC9"/>
    <w:rsid w:val="00162A5A"/>
    <w:rsid w:val="00165AAF"/>
    <w:rsid w:val="00172867"/>
    <w:rsid w:val="00175B6D"/>
    <w:rsid w:val="001901ED"/>
    <w:rsid w:val="0019483A"/>
    <w:rsid w:val="001A46BF"/>
    <w:rsid w:val="001A481B"/>
    <w:rsid w:val="001B0186"/>
    <w:rsid w:val="001B62CA"/>
    <w:rsid w:val="001D1F54"/>
    <w:rsid w:val="001D4DCD"/>
    <w:rsid w:val="001F2956"/>
    <w:rsid w:val="001F4175"/>
    <w:rsid w:val="001F4B64"/>
    <w:rsid w:val="00223A4D"/>
    <w:rsid w:val="0023054D"/>
    <w:rsid w:val="00232CB5"/>
    <w:rsid w:val="0023338F"/>
    <w:rsid w:val="00234A7E"/>
    <w:rsid w:val="0024373D"/>
    <w:rsid w:val="002508C2"/>
    <w:rsid w:val="00260EF6"/>
    <w:rsid w:val="0026638E"/>
    <w:rsid w:val="00267252"/>
    <w:rsid w:val="00282DB0"/>
    <w:rsid w:val="00285809"/>
    <w:rsid w:val="002B2091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8E0"/>
    <w:rsid w:val="00342C29"/>
    <w:rsid w:val="00347F8D"/>
    <w:rsid w:val="00372F7B"/>
    <w:rsid w:val="003733E5"/>
    <w:rsid w:val="00390EA6"/>
    <w:rsid w:val="003E27C3"/>
    <w:rsid w:val="003F3E3F"/>
    <w:rsid w:val="003F7A30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2B0F"/>
    <w:rsid w:val="0049492C"/>
    <w:rsid w:val="004A54BA"/>
    <w:rsid w:val="004A555D"/>
    <w:rsid w:val="004B6A5E"/>
    <w:rsid w:val="00507EA7"/>
    <w:rsid w:val="00526089"/>
    <w:rsid w:val="00527A28"/>
    <w:rsid w:val="00527DCA"/>
    <w:rsid w:val="0055789D"/>
    <w:rsid w:val="005716D4"/>
    <w:rsid w:val="00571B60"/>
    <w:rsid w:val="00585A4D"/>
    <w:rsid w:val="005C0A46"/>
    <w:rsid w:val="005D6329"/>
    <w:rsid w:val="005E2B9B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9DD"/>
    <w:rsid w:val="00720320"/>
    <w:rsid w:val="00723643"/>
    <w:rsid w:val="00725D3C"/>
    <w:rsid w:val="00733DA1"/>
    <w:rsid w:val="00736294"/>
    <w:rsid w:val="00737822"/>
    <w:rsid w:val="0074111D"/>
    <w:rsid w:val="00741572"/>
    <w:rsid w:val="00753D4A"/>
    <w:rsid w:val="00756912"/>
    <w:rsid w:val="00761609"/>
    <w:rsid w:val="00763CCB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15DB"/>
    <w:rsid w:val="00853438"/>
    <w:rsid w:val="00855E48"/>
    <w:rsid w:val="0086597A"/>
    <w:rsid w:val="00866846"/>
    <w:rsid w:val="00875DA9"/>
    <w:rsid w:val="00895E38"/>
    <w:rsid w:val="008A782B"/>
    <w:rsid w:val="008B0D8C"/>
    <w:rsid w:val="008B0FC0"/>
    <w:rsid w:val="008C429A"/>
    <w:rsid w:val="008E1F3D"/>
    <w:rsid w:val="00903FDF"/>
    <w:rsid w:val="009053D7"/>
    <w:rsid w:val="0091331D"/>
    <w:rsid w:val="0093223C"/>
    <w:rsid w:val="00940126"/>
    <w:rsid w:val="00941A87"/>
    <w:rsid w:val="009501C2"/>
    <w:rsid w:val="009668B9"/>
    <w:rsid w:val="00976577"/>
    <w:rsid w:val="00996356"/>
    <w:rsid w:val="00997D9A"/>
    <w:rsid w:val="009C1238"/>
    <w:rsid w:val="009D7C49"/>
    <w:rsid w:val="009E7297"/>
    <w:rsid w:val="00A0257D"/>
    <w:rsid w:val="00A12EDC"/>
    <w:rsid w:val="00A26D0D"/>
    <w:rsid w:val="00A33BDE"/>
    <w:rsid w:val="00A34885"/>
    <w:rsid w:val="00A375C2"/>
    <w:rsid w:val="00A43BC1"/>
    <w:rsid w:val="00A633B2"/>
    <w:rsid w:val="00A67C7A"/>
    <w:rsid w:val="00A74225"/>
    <w:rsid w:val="00A936D5"/>
    <w:rsid w:val="00A968CE"/>
    <w:rsid w:val="00AA1EB0"/>
    <w:rsid w:val="00AA2DA3"/>
    <w:rsid w:val="00AA5A9C"/>
    <w:rsid w:val="00AB016A"/>
    <w:rsid w:val="00AB2A5A"/>
    <w:rsid w:val="00AD28F8"/>
    <w:rsid w:val="00AE3F19"/>
    <w:rsid w:val="00AF04B5"/>
    <w:rsid w:val="00AF225C"/>
    <w:rsid w:val="00AF5B1A"/>
    <w:rsid w:val="00B0230B"/>
    <w:rsid w:val="00B17D95"/>
    <w:rsid w:val="00B23509"/>
    <w:rsid w:val="00B359DB"/>
    <w:rsid w:val="00B3632B"/>
    <w:rsid w:val="00B409D8"/>
    <w:rsid w:val="00B5178D"/>
    <w:rsid w:val="00B547FE"/>
    <w:rsid w:val="00B67F1F"/>
    <w:rsid w:val="00B701D7"/>
    <w:rsid w:val="00B90595"/>
    <w:rsid w:val="00B97D40"/>
    <w:rsid w:val="00BA215A"/>
    <w:rsid w:val="00BB5F09"/>
    <w:rsid w:val="00BB6CEE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2DC8"/>
    <w:rsid w:val="00CB508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3624A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ResumeAlignRight">
    <w:name w:val="Resume Align Right"/>
    <w:basedOn w:val="Standard"/>
    <w:rsid w:val="00A67C7A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berarbeitung">
    <w:name w:val="Revision"/>
    <w:hidden/>
    <w:uiPriority w:val="99"/>
    <w:semiHidden/>
    <w:rsid w:val="000A56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31</cp:revision>
  <cp:lastPrinted>2025-07-20T20:41:00Z</cp:lastPrinted>
  <dcterms:created xsi:type="dcterms:W3CDTF">2025-07-20T18:49:00Z</dcterms:created>
  <dcterms:modified xsi:type="dcterms:W3CDTF">2025-07-22T16:34:00Z</dcterms:modified>
</cp:coreProperties>
</file>