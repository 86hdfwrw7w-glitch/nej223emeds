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3963"/>
        <w:gridCol w:w="1416"/>
        <w:gridCol w:w="1287"/>
        <w:gridCol w:w="284"/>
        <w:gridCol w:w="1813"/>
        <w:gridCol w:w="29"/>
      </w:tblGrid>
      <w:tr w:rsidR="00E55D90" w:rsidRPr="00690E56" w14:paraId="487AC9CE" w14:textId="77777777" w:rsidTr="000A03A9">
        <w:trPr>
          <w:trHeight w:val="283"/>
        </w:trPr>
        <w:tc>
          <w:tcPr>
            <w:tcW w:w="10206" w:type="dxa"/>
            <w:gridSpan w:val="7"/>
            <w:vAlign w:val="bottom"/>
          </w:tcPr>
          <w:p w14:paraId="0CBC6997" w14:textId="34A67F4B" w:rsidR="00E55D90" w:rsidRPr="00461F10" w:rsidRDefault="005767C4" w:rsidP="001F3F94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61F10">
              <w:rPr>
                <w:rFonts w:ascii="Times New Roman" w:hAnsi="Times New Roman" w:cs="Times New Roman"/>
                <w:b/>
                <w:sz w:val="48"/>
                <w:szCs w:val="44"/>
              </w:rPr>
              <w:t>Jannik Blecher</w:t>
            </w:r>
          </w:p>
          <w:p w14:paraId="135895E2" w14:textId="3BFA48A9" w:rsidR="00F44F5F" w:rsidRPr="00461F10" w:rsidRDefault="005767C4" w:rsidP="001F3F9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Dornenkamp 12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Selm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59379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7A5A3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B63EBB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j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annik.blecher@</w:t>
            </w:r>
            <w:r w:rsidR="004341A9">
              <w:rPr>
                <w:rFonts w:ascii="Times New Roman" w:hAnsi="Times New Roman" w:cs="Times New Roman"/>
                <w:bCs/>
                <w:sz w:val="20"/>
                <w:szCs w:val="20"/>
              </w:rPr>
              <w:t>yahoo.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com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92678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 w:rsidR="00926786">
              <w:rPr>
                <w:rFonts w:ascii="Times New Roman" w:hAnsi="Times New Roman" w:cs="Times New Roman"/>
                <w:bCs/>
                <w:sz w:val="20"/>
                <w:szCs w:val="20"/>
              </w:rPr>
              <w:t>90 1773537</w:t>
            </w:r>
          </w:p>
        </w:tc>
      </w:tr>
      <w:tr w:rsidR="002508C2" w:rsidRPr="00690E56" w14:paraId="0FCADE56" w14:textId="77777777" w:rsidTr="007162FF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7162FF" w:rsidRDefault="006C32B3" w:rsidP="00E97B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D1492F" w:rsidRPr="00690E56" w14:paraId="7D1DEBF7" w14:textId="77777777" w:rsidTr="004F5663">
        <w:trPr>
          <w:trHeight w:val="340"/>
        </w:trPr>
        <w:tc>
          <w:tcPr>
            <w:tcW w:w="6793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EEDEF05" w:rsidR="00D1492F" w:rsidRPr="00690E56" w:rsidRDefault="0082066A" w:rsidP="00E97B0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Nova School of Business and Economics</w:t>
            </w:r>
          </w:p>
        </w:tc>
        <w:tc>
          <w:tcPr>
            <w:tcW w:w="341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4D4FE72" w:rsidR="00D1492F" w:rsidRPr="00A9671C" w:rsidRDefault="00690E56" w:rsidP="00E97B0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Lisbon</w:t>
            </w:r>
            <w:r w:rsidR="0082066A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, Port</w:t>
            </w:r>
            <w:r w:rsidR="000C63F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u</w:t>
            </w:r>
            <w:r w:rsidR="0082066A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gal</w:t>
            </w:r>
          </w:p>
        </w:tc>
      </w:tr>
      <w:tr w:rsidR="0082066A" w:rsidRPr="00690E56" w14:paraId="2FF17612" w14:textId="77777777" w:rsidTr="004F5663">
        <w:trPr>
          <w:trHeight w:val="20"/>
        </w:trPr>
        <w:tc>
          <w:tcPr>
            <w:tcW w:w="8080" w:type="dxa"/>
            <w:gridSpan w:val="4"/>
          </w:tcPr>
          <w:p w14:paraId="010E37F5" w14:textId="5FBFE7FE" w:rsidR="0082066A" w:rsidRPr="00690E56" w:rsidRDefault="00555D8B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M.Sc.</w:t>
            </w:r>
            <w:r w:rsidR="000C63F0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82066A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in Management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(Grade: 17.4, 0 </w:t>
            </w:r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–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20, 20 being best)</w:t>
            </w:r>
          </w:p>
        </w:tc>
        <w:tc>
          <w:tcPr>
            <w:tcW w:w="2126" w:type="dxa"/>
            <w:gridSpan w:val="3"/>
            <w:vAlign w:val="bottom"/>
          </w:tcPr>
          <w:p w14:paraId="1985754B" w14:textId="32D528E4" w:rsidR="0082066A" w:rsidRPr="00690E56" w:rsidRDefault="000C63F0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09/2021 – 01/2023</w:t>
            </w:r>
          </w:p>
        </w:tc>
      </w:tr>
      <w:tr w:rsidR="00346DE9" w:rsidRPr="00967EBF" w14:paraId="19A9FDF7" w14:textId="77777777" w:rsidTr="001F3F94">
        <w:trPr>
          <w:trHeight w:val="20"/>
        </w:trPr>
        <w:tc>
          <w:tcPr>
            <w:tcW w:w="8080" w:type="dxa"/>
            <w:gridSpan w:val="4"/>
          </w:tcPr>
          <w:p w14:paraId="02C248DD" w14:textId="646568E0" w:rsidR="00346DE9" w:rsidRPr="00346DE9" w:rsidRDefault="001F3F94" w:rsidP="00E97B0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Focus: Strategy and Data Analytics </w:t>
            </w:r>
            <w:r w:rsidRPr="001F3F9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Advanced Strategy (18), Python Programming (20)</w:t>
            </w:r>
          </w:p>
        </w:tc>
        <w:tc>
          <w:tcPr>
            <w:tcW w:w="2126" w:type="dxa"/>
            <w:gridSpan w:val="3"/>
          </w:tcPr>
          <w:p w14:paraId="7271FAA8" w14:textId="77777777" w:rsidR="00346DE9" w:rsidRPr="00690E56" w:rsidRDefault="00346DE9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2066A" w:rsidRPr="00690E56" w14:paraId="6BE399EE" w14:textId="77777777" w:rsidTr="0082066A">
        <w:trPr>
          <w:trHeight w:val="340"/>
        </w:trPr>
        <w:tc>
          <w:tcPr>
            <w:tcW w:w="8080" w:type="dxa"/>
            <w:gridSpan w:val="4"/>
            <w:vAlign w:val="bottom"/>
          </w:tcPr>
          <w:p w14:paraId="2CBAA63B" w14:textId="388C9B84" w:rsidR="0082066A" w:rsidRPr="00690E56" w:rsidRDefault="0082066A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Technical University of Dortmund</w:t>
            </w:r>
          </w:p>
        </w:tc>
        <w:tc>
          <w:tcPr>
            <w:tcW w:w="2126" w:type="dxa"/>
            <w:gridSpan w:val="3"/>
            <w:vAlign w:val="bottom"/>
          </w:tcPr>
          <w:p w14:paraId="0F87E833" w14:textId="23ED28A0" w:rsidR="0082066A" w:rsidRPr="00A9671C" w:rsidRDefault="0082066A" w:rsidP="00E97B0E">
            <w:pPr>
              <w:jc w:val="right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Dortmund, Germany</w:t>
            </w:r>
          </w:p>
        </w:tc>
      </w:tr>
      <w:tr w:rsidR="00B96045" w:rsidRPr="00690E56" w14:paraId="61E5D482" w14:textId="77777777" w:rsidTr="001F3F94">
        <w:trPr>
          <w:trHeight w:val="20"/>
        </w:trPr>
        <w:tc>
          <w:tcPr>
            <w:tcW w:w="8364" w:type="dxa"/>
            <w:gridSpan w:val="5"/>
          </w:tcPr>
          <w:p w14:paraId="11CB9A0F" w14:textId="643248BA" w:rsidR="00376400" w:rsidRPr="00690E56" w:rsidRDefault="00B96045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</w:t>
            </w:r>
            <w:r w:rsidR="005767C4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Sc</w:t>
            </w: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. in Business Administration</w:t>
            </w:r>
            <w:r w:rsidR="005767C4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and Economics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(G</w:t>
            </w:r>
            <w:r w:rsid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rade</w:t>
            </w:r>
            <w:r w:rsidR="009F60C1" w:rsidRP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: </w:t>
            </w:r>
            <w:r w:rsidR="009F60C1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1.2 – top 2 % (1 – 5, 1 being best)</w:t>
            </w:r>
          </w:p>
        </w:tc>
        <w:tc>
          <w:tcPr>
            <w:tcW w:w="1842" w:type="dxa"/>
            <w:gridSpan w:val="2"/>
          </w:tcPr>
          <w:p w14:paraId="419A9228" w14:textId="0717C3E5" w:rsidR="00B96045" w:rsidRPr="00690E56" w:rsidRDefault="00C443B3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B96045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 w:rsidR="005767C4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B96045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5767C4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09/2020</w:t>
            </w:r>
          </w:p>
        </w:tc>
      </w:tr>
      <w:tr w:rsidR="00B96045" w:rsidRPr="00690E56" w14:paraId="013361E1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197620E3" w14:textId="785601F6" w:rsidR="00B96045" w:rsidRPr="00690E56" w:rsidRDefault="00CE59CD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Rutgers University</w:t>
            </w:r>
            <w:r w:rsidR="00BC082C"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– State University of New Jersey</w:t>
            </w:r>
          </w:p>
        </w:tc>
        <w:tc>
          <w:tcPr>
            <w:tcW w:w="2126" w:type="dxa"/>
            <w:gridSpan w:val="3"/>
            <w:vAlign w:val="bottom"/>
          </w:tcPr>
          <w:p w14:paraId="63D86F51" w14:textId="7CBFD41A" w:rsidR="00B96045" w:rsidRPr="00A9671C" w:rsidRDefault="00CE59CD" w:rsidP="00E97B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New Brunswick</w:t>
            </w:r>
            <w:r w:rsidR="007A109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USA</w:t>
            </w:r>
          </w:p>
        </w:tc>
      </w:tr>
      <w:tr w:rsidR="00B96045" w:rsidRPr="00690E56" w14:paraId="62632213" w14:textId="77777777" w:rsidTr="004F5663">
        <w:trPr>
          <w:trHeight w:val="20"/>
        </w:trPr>
        <w:tc>
          <w:tcPr>
            <w:tcW w:w="5377" w:type="dxa"/>
            <w:gridSpan w:val="2"/>
          </w:tcPr>
          <w:p w14:paraId="5F71027E" w14:textId="3D106E78" w:rsidR="00B96045" w:rsidRPr="00690E56" w:rsidRDefault="00CE59CD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School</w:t>
            </w:r>
            <w:r w:rsidR="003B7ACD" w:rsidRPr="00690E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B7ACD"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– University Alliance Global Markets Program</w:t>
            </w:r>
          </w:p>
        </w:tc>
        <w:tc>
          <w:tcPr>
            <w:tcW w:w="4829" w:type="dxa"/>
            <w:gridSpan w:val="5"/>
          </w:tcPr>
          <w:p w14:paraId="51FC9814" w14:textId="32D363AC" w:rsidR="00B96045" w:rsidRPr="00690E56" w:rsidRDefault="00B96045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B7ACD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/2019</w:t>
            </w:r>
          </w:p>
        </w:tc>
      </w:tr>
      <w:tr w:rsidR="009D4FA3" w:rsidRPr="00690E56" w14:paraId="27601A10" w14:textId="77777777" w:rsidTr="001F3F94">
        <w:trPr>
          <w:trHeight w:val="340"/>
        </w:trPr>
        <w:tc>
          <w:tcPr>
            <w:tcW w:w="8080" w:type="dxa"/>
            <w:gridSpan w:val="4"/>
          </w:tcPr>
          <w:p w14:paraId="40AFAFC4" w14:textId="28977091" w:rsidR="009D4FA3" w:rsidRPr="00690E56" w:rsidRDefault="004F5663" w:rsidP="00E97B0E">
            <w:pPr>
              <w:spacing w:before="120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Städtisches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Gymnasium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Selm</w:t>
            </w:r>
            <w:proofErr w:type="spellEnd"/>
          </w:p>
        </w:tc>
        <w:tc>
          <w:tcPr>
            <w:tcW w:w="2126" w:type="dxa"/>
            <w:gridSpan w:val="3"/>
            <w:vAlign w:val="bottom"/>
          </w:tcPr>
          <w:p w14:paraId="6ECF7248" w14:textId="765DDAC7" w:rsidR="009D4FA3" w:rsidRPr="00A9671C" w:rsidRDefault="003B7ACD" w:rsidP="00E97B0E">
            <w:pPr>
              <w:pStyle w:val="Listenabsatz"/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Selm</w:t>
            </w:r>
            <w:r w:rsidR="009D4FA3"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Germany</w:t>
            </w:r>
          </w:p>
        </w:tc>
      </w:tr>
      <w:tr w:rsidR="000A03A9" w:rsidRPr="00690E56" w14:paraId="12AC787F" w14:textId="77777777" w:rsidTr="004F5663">
        <w:trPr>
          <w:trHeight w:val="20"/>
        </w:trPr>
        <w:tc>
          <w:tcPr>
            <w:tcW w:w="8080" w:type="dxa"/>
            <w:gridSpan w:val="4"/>
          </w:tcPr>
          <w:p w14:paraId="6BECE0C9" w14:textId="59885E73" w:rsidR="000A03A9" w:rsidRPr="001F3F94" w:rsidRDefault="000A03A9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llgemeine Hochschulreife</w:t>
            </w:r>
            <w:r w:rsidR="007A5A34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E97B0E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German A-</w:t>
            </w:r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evel </w:t>
            </w:r>
            <w:proofErr w:type="spellStart"/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</w:t>
            </w:r>
            <w:r w:rsidR="00B457B5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alent</w:t>
            </w:r>
            <w:proofErr w:type="spellEnd"/>
            <w:r w:rsid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Grade: 1.6, 1</w:t>
            </w:r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5, 1 </w:t>
            </w:r>
            <w:proofErr w:type="spellStart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being</w:t>
            </w:r>
            <w:proofErr w:type="spellEnd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best</w:t>
            </w:r>
            <w:proofErr w:type="spellEnd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vAlign w:val="bottom"/>
          </w:tcPr>
          <w:p w14:paraId="43C06BFB" w14:textId="59336B1A" w:rsidR="000A03A9" w:rsidRPr="00690E56" w:rsidRDefault="000A03A9" w:rsidP="00E97B0E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08/2008 – 06/2016</w:t>
            </w:r>
          </w:p>
        </w:tc>
      </w:tr>
      <w:tr w:rsidR="00EF2AE9" w:rsidRPr="00690E56" w14:paraId="3A2665B3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7162FF" w:rsidRDefault="00EF2AE9" w:rsidP="00E97B0E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WORK EXPERIENCE</w:t>
            </w:r>
          </w:p>
        </w:tc>
      </w:tr>
      <w:tr w:rsidR="00EF2AE9" w:rsidRPr="004226F4" w14:paraId="127C64E2" w14:textId="77777777" w:rsidTr="004F5663">
        <w:trPr>
          <w:trHeight w:val="340"/>
        </w:trPr>
        <w:tc>
          <w:tcPr>
            <w:tcW w:w="808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C255C73" w:rsidR="00EF2AE9" w:rsidRPr="004226F4" w:rsidRDefault="00244CF2" w:rsidP="00E97B0E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226F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PenPal</w:t>
            </w:r>
            <w:r w:rsidR="00884055" w:rsidRPr="004226F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463EB2E" w:rsidR="00EF2AE9" w:rsidRPr="00A9671C" w:rsidRDefault="00884055" w:rsidP="00E97B0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Berlin</w:t>
            </w:r>
            <w:r w:rsidR="007A109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 xml:space="preserve">, </w:t>
            </w:r>
            <w:r w:rsidR="00C645AE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G</w:t>
            </w: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ermany</w:t>
            </w:r>
          </w:p>
        </w:tc>
      </w:tr>
      <w:tr w:rsidR="00EF2AE9" w:rsidRPr="00690E56" w14:paraId="335D84E9" w14:textId="77777777" w:rsidTr="004F5663">
        <w:trPr>
          <w:trHeight w:val="20"/>
        </w:trPr>
        <w:tc>
          <w:tcPr>
            <w:tcW w:w="8080" w:type="dxa"/>
            <w:gridSpan w:val="4"/>
          </w:tcPr>
          <w:p w14:paraId="20B1570F" w14:textId="20EDAF0C" w:rsidR="00EF2AE9" w:rsidRPr="00244CF2" w:rsidRDefault="00244CF2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44CF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Head of Growth and first employee at newly founded startup</w:t>
            </w:r>
            <w:ins w:id="0" w:author="David Döbele" w:date="2023-05-11T19:12:00Z">
              <w:r w:rsidR="00967EBF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| Exit to MyPostcard.com</w:t>
              </w:r>
            </w:ins>
          </w:p>
        </w:tc>
        <w:tc>
          <w:tcPr>
            <w:tcW w:w="2126" w:type="dxa"/>
            <w:gridSpan w:val="3"/>
          </w:tcPr>
          <w:p w14:paraId="0475B997" w14:textId="68C35A24" w:rsidR="00EF2AE9" w:rsidRPr="00690E56" w:rsidRDefault="00244CF2" w:rsidP="00E97B0E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07</w:t>
            </w:r>
            <w:r w:rsidR="00EF2AE9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 w:rsidR="00884055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  <w:r w:rsidR="00EF2AE9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01/2023</w:t>
            </w:r>
          </w:p>
        </w:tc>
      </w:tr>
      <w:tr w:rsidR="00D64CCA" w:rsidRPr="00967EBF" w14:paraId="54C3D64C" w14:textId="77777777" w:rsidTr="007678A0">
        <w:trPr>
          <w:trHeight w:val="20"/>
        </w:trPr>
        <w:tc>
          <w:tcPr>
            <w:tcW w:w="10177" w:type="dxa"/>
            <w:gridSpan w:val="6"/>
          </w:tcPr>
          <w:p w14:paraId="46920AE0" w14:textId="11CCDCA3" w:rsidR="00D64CCA" w:rsidRPr="004226F4" w:rsidRDefault="00380990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 investor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pitch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deck with founder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helped</w:t>
            </w:r>
            <w:r w:rsidR="004226F4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to raise $150k pre-seed angel </w:t>
            </w:r>
            <w:proofErr w:type="gramStart"/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funding</w:t>
            </w:r>
            <w:proofErr w:type="gramEnd"/>
          </w:p>
          <w:p w14:paraId="4E03F149" w14:textId="48B72772" w:rsidR="00244CF2" w:rsidRPr="004369E0" w:rsidRDefault="001F3F94" w:rsidP="00E97B0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Developed an extensive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C33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business plan Excel model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calculating</w:t>
            </w:r>
            <w:r w:rsidR="002C33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expected revenues and runway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to send it to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investors</w:t>
            </w:r>
            <w:proofErr w:type="gramEnd"/>
          </w:p>
          <w:p w14:paraId="3B710F5C" w14:textId="4701FEF9" w:rsidR="004369E0" w:rsidRPr="00244CF2" w:rsidRDefault="002C3391" w:rsidP="00E97B0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Led the product development (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e.g.</w:t>
            </w:r>
            <w:proofErr w:type="gram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signup process) and analyzed 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significance of product changes through A/B testing</w:t>
            </w:r>
          </w:p>
        </w:tc>
        <w:tc>
          <w:tcPr>
            <w:tcW w:w="29" w:type="dxa"/>
          </w:tcPr>
          <w:p w14:paraId="6DD9BA0F" w14:textId="71AF95EF" w:rsidR="00D64CCA" w:rsidRPr="00690E56" w:rsidRDefault="00D64CCA" w:rsidP="00E97B0E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</w:p>
        </w:tc>
      </w:tr>
      <w:tr w:rsidR="00244CF2" w:rsidRPr="00A9671C" w14:paraId="66A63C87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02B85CFE" w14:textId="7B05B89F" w:rsidR="00244CF2" w:rsidRPr="004226F4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226F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MyPostcard.com GmbH</w:t>
            </w:r>
          </w:p>
        </w:tc>
        <w:tc>
          <w:tcPr>
            <w:tcW w:w="2126" w:type="dxa"/>
            <w:gridSpan w:val="3"/>
            <w:vAlign w:val="bottom"/>
          </w:tcPr>
          <w:p w14:paraId="75D42542" w14:textId="09285E3D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Berlin, Germany</w:t>
            </w:r>
          </w:p>
        </w:tc>
      </w:tr>
      <w:tr w:rsidR="00244CF2" w:rsidRPr="00690E56" w14:paraId="37C5B405" w14:textId="77777777" w:rsidTr="004F5663">
        <w:trPr>
          <w:trHeight w:val="20"/>
        </w:trPr>
        <w:tc>
          <w:tcPr>
            <w:tcW w:w="8080" w:type="dxa"/>
            <w:gridSpan w:val="4"/>
          </w:tcPr>
          <w:p w14:paraId="7E284904" w14:textId="6E805E23" w:rsidR="00244CF2" w:rsidRPr="00244CF2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Business Development Manager at one of Europe’s fastest-growing Tech-companies</w:t>
            </w:r>
          </w:p>
        </w:tc>
        <w:tc>
          <w:tcPr>
            <w:tcW w:w="2126" w:type="dxa"/>
            <w:gridSpan w:val="3"/>
          </w:tcPr>
          <w:p w14:paraId="6A862852" w14:textId="6D8A7F45" w:rsidR="00244CF2" w:rsidRPr="00244CF2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44CF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10/2020 – </w:t>
            </w:r>
            <w:r w:rsidR="004226F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</w:t>
            </w:r>
            <w:r w:rsidR="00A22B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8</w:t>
            </w:r>
            <w:r w:rsidR="004226F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/202</w:t>
            </w:r>
            <w:r w:rsidR="00A22B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1</w:t>
            </w:r>
          </w:p>
        </w:tc>
      </w:tr>
      <w:tr w:rsidR="00244CF2" w:rsidRPr="00967EBF" w14:paraId="477004E2" w14:textId="77777777" w:rsidTr="007678A0">
        <w:trPr>
          <w:trHeight w:val="57"/>
        </w:trPr>
        <w:tc>
          <w:tcPr>
            <w:tcW w:w="10177" w:type="dxa"/>
            <w:gridSpan w:val="6"/>
          </w:tcPr>
          <w:p w14:paraId="22218E23" w14:textId="34903128" w:rsidR="00065037" w:rsidRDefault="00065037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Accelerated the buildup of the US sub-brand “Postcards to Voters” and took full responsibility for its operations, strategy</w:t>
            </w:r>
            <w:r w:rsidR="00530865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and marketing (&gt;$250k revenue in 2020) and reported results to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the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CEO</w:t>
            </w:r>
            <w:proofErr w:type="gramEnd"/>
          </w:p>
          <w:p w14:paraId="1FA68F99" w14:textId="10B91D3B" w:rsidR="00244CF2" w:rsidRPr="00512C9A" w:rsidRDefault="003F43E0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Hired three full-time freelancer and supervised them in performance marketing campaigns</w:t>
            </w:r>
            <w:r w:rsidR="007950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29" w:type="dxa"/>
          </w:tcPr>
          <w:p w14:paraId="53DFB001" w14:textId="7777777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</w:p>
        </w:tc>
      </w:tr>
      <w:tr w:rsidR="00244CF2" w:rsidRPr="00690E56" w14:paraId="06596309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66FEF723" w14:textId="65EB996D" w:rsidR="00244CF2" w:rsidRPr="00461F10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61F1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KGR Schulz Hotel Berlin 1 GmbH</w:t>
            </w:r>
          </w:p>
        </w:tc>
        <w:tc>
          <w:tcPr>
            <w:tcW w:w="2126" w:type="dxa"/>
            <w:gridSpan w:val="3"/>
            <w:vAlign w:val="bottom"/>
          </w:tcPr>
          <w:p w14:paraId="5E5BE47C" w14:textId="1A69CF27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Berlin, Germany</w:t>
            </w:r>
          </w:p>
        </w:tc>
      </w:tr>
      <w:tr w:rsidR="00244CF2" w:rsidRPr="00690E56" w14:paraId="16619BFF" w14:textId="77777777" w:rsidTr="004F5663">
        <w:trPr>
          <w:trHeight w:val="20"/>
        </w:trPr>
        <w:tc>
          <w:tcPr>
            <w:tcW w:w="8080" w:type="dxa"/>
            <w:gridSpan w:val="4"/>
            <w:vAlign w:val="bottom"/>
          </w:tcPr>
          <w:p w14:paraId="1A6E287E" w14:textId="4DA85E53" w:rsidR="00244CF2" w:rsidRPr="00690E56" w:rsidRDefault="009D6A1A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Part-time as </w:t>
            </w:r>
            <w:r w:rsidR="00711BC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Technology Consultant</w:t>
            </w:r>
          </w:p>
        </w:tc>
        <w:tc>
          <w:tcPr>
            <w:tcW w:w="2126" w:type="dxa"/>
            <w:gridSpan w:val="3"/>
            <w:vAlign w:val="bottom"/>
          </w:tcPr>
          <w:p w14:paraId="0F143C7F" w14:textId="35C4758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08/2021</w:t>
            </w:r>
          </w:p>
        </w:tc>
      </w:tr>
      <w:tr w:rsidR="00244CF2" w:rsidRPr="00967EBF" w14:paraId="2D0D76EC" w14:textId="77777777" w:rsidTr="007678A0">
        <w:trPr>
          <w:trHeight w:val="20"/>
        </w:trPr>
        <w:tc>
          <w:tcPr>
            <w:tcW w:w="10177" w:type="dxa"/>
            <w:gridSpan w:val="6"/>
            <w:vAlign w:val="bottom"/>
          </w:tcPr>
          <w:p w14:paraId="0EB32D58" w14:textId="5C3185FE" w:rsidR="00244CF2" w:rsidRDefault="00244CF2" w:rsidP="00E97B0E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del w:id="1" w:author="David Döbele" w:date="2023-05-11T19:10:00Z">
              <w:r w:rsidRPr="00690E56" w:rsidDel="00967EBF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  <w:lang w:val="en-US"/>
                </w:rPr>
                <w:delText xml:space="preserve">Guided </w:delText>
              </w:r>
            </w:del>
            <w:ins w:id="2" w:author="David Döbele" w:date="2023-05-11T19:10:00Z">
              <w:r w:rsidR="00967EBF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  <w:lang w:val="en-US"/>
                </w:rPr>
                <w:t>Was fully responsible for</w:t>
              </w:r>
              <w:r w:rsidR="00967EBF" w:rsidRPr="00690E56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  <w:lang w:val="en-US"/>
                </w:rPr>
                <w:t xml:space="preserve"> </w:t>
              </w:r>
            </w:ins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the digitalization of Schulz Hotel Berlin </w:t>
            </w:r>
            <w:r w:rsidR="009D6A1A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together with the CEO </w:t>
            </w:r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and coordinated the setup of a new customer database, web booking engine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CRM tools</w:t>
            </w:r>
            <w:r w:rsidR="00530865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and performance marketing </w:t>
            </w:r>
            <w:proofErr w:type="gramStart"/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campaign</w:t>
            </w:r>
            <w:r w:rsidR="00711BC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s</w:t>
            </w:r>
            <w:proofErr w:type="gramEnd"/>
          </w:p>
          <w:p w14:paraId="6694CB7C" w14:textId="362410D1" w:rsidR="007678A0" w:rsidRPr="00346DE9" w:rsidRDefault="000713FD" w:rsidP="00E97B0E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Implemented a hotel voucher online shop and performed email marketing to generate €65k cash during Covid times</w:t>
            </w:r>
          </w:p>
        </w:tc>
        <w:tc>
          <w:tcPr>
            <w:tcW w:w="29" w:type="dxa"/>
            <w:vAlign w:val="bottom"/>
          </w:tcPr>
          <w:p w14:paraId="799A3C6F" w14:textId="221CF57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44CF2" w:rsidRPr="00690E56" w14:paraId="45404236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3CF978EE" w14:textId="6BA3EAEB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MyPostcard.com, Inc.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3094846B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New York, USA</w:t>
            </w:r>
          </w:p>
        </w:tc>
      </w:tr>
      <w:tr w:rsidR="00244CF2" w:rsidRPr="00690E56" w14:paraId="16C6F7AD" w14:textId="77777777" w:rsidTr="004F5663">
        <w:trPr>
          <w:trHeight w:val="20"/>
        </w:trPr>
        <w:tc>
          <w:tcPr>
            <w:tcW w:w="8080" w:type="dxa"/>
            <w:gridSpan w:val="4"/>
          </w:tcPr>
          <w:p w14:paraId="5D8760E9" w14:textId="6AD9F16E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Development Intern a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 participant 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German Accelerator program</w:t>
            </w:r>
          </w:p>
        </w:tc>
        <w:tc>
          <w:tcPr>
            <w:tcW w:w="2126" w:type="dxa"/>
            <w:gridSpan w:val="3"/>
            <w:vAlign w:val="bottom"/>
          </w:tcPr>
          <w:p w14:paraId="2D9DB8CA" w14:textId="3A6166B3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– 10/2019</w:t>
            </w:r>
          </w:p>
        </w:tc>
      </w:tr>
      <w:tr w:rsidR="00244CF2" w:rsidRPr="00967EBF" w14:paraId="7660C4BA" w14:textId="77777777" w:rsidTr="000A03A9">
        <w:trPr>
          <w:trHeight w:val="57"/>
        </w:trPr>
        <w:tc>
          <w:tcPr>
            <w:tcW w:w="10206" w:type="dxa"/>
            <w:gridSpan w:val="7"/>
          </w:tcPr>
          <w:p w14:paraId="132465C4" w14:textId="231F0A48" w:rsidR="00244CF2" w:rsidRPr="00690E56" w:rsidRDefault="00244CF2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Conducted </w:t>
            </w:r>
            <w:r w:rsidR="007678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detailed 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competitor analysis </w:t>
            </w:r>
            <w:r w:rsidR="007678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and market research for venture capital pitch deck</w:t>
            </w:r>
          </w:p>
        </w:tc>
      </w:tr>
      <w:tr w:rsidR="00244CF2" w:rsidRPr="00A9671C" w14:paraId="3848F7EE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42D1463D" w14:textId="6246692F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Technical University of Dortmund</w:t>
            </w:r>
          </w:p>
        </w:tc>
        <w:tc>
          <w:tcPr>
            <w:tcW w:w="2126" w:type="dxa"/>
            <w:gridSpan w:val="3"/>
            <w:vAlign w:val="bottom"/>
          </w:tcPr>
          <w:p w14:paraId="04331F6B" w14:textId="59FCD7CF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Dortmund, Germany</w:t>
            </w:r>
          </w:p>
        </w:tc>
      </w:tr>
      <w:tr w:rsidR="00244CF2" w:rsidRPr="00690E56" w14:paraId="52EFBC44" w14:textId="77777777" w:rsidTr="004F5663">
        <w:trPr>
          <w:trHeight w:val="20"/>
        </w:trPr>
        <w:tc>
          <w:tcPr>
            <w:tcW w:w="8080" w:type="dxa"/>
            <w:gridSpan w:val="4"/>
          </w:tcPr>
          <w:p w14:paraId="703E5B4E" w14:textId="7D42E831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 w:rsidR="005308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utor in the course “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inancial 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ccounting”</w:t>
            </w:r>
          </w:p>
        </w:tc>
        <w:tc>
          <w:tcPr>
            <w:tcW w:w="2126" w:type="dxa"/>
            <w:gridSpan w:val="3"/>
          </w:tcPr>
          <w:p w14:paraId="06D5CB95" w14:textId="702A3D4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04/2019 – 07/2019</w:t>
            </w:r>
          </w:p>
        </w:tc>
      </w:tr>
      <w:tr w:rsidR="00244CF2" w:rsidRPr="00967EBF" w14:paraId="6FF5A7EF" w14:textId="77777777" w:rsidTr="00423B66">
        <w:trPr>
          <w:trHeight w:val="57"/>
        </w:trPr>
        <w:tc>
          <w:tcPr>
            <w:tcW w:w="8080" w:type="dxa"/>
            <w:gridSpan w:val="4"/>
          </w:tcPr>
          <w:p w14:paraId="699FAC07" w14:textId="2E180B45" w:rsidR="00244CF2" w:rsidRPr="00690E56" w:rsidRDefault="006147D9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Presented tutorial</w:t>
            </w:r>
            <w:r w:rsidR="00BA606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taught groups of 30 to 60 students</w:t>
            </w:r>
          </w:p>
        </w:tc>
        <w:tc>
          <w:tcPr>
            <w:tcW w:w="2126" w:type="dxa"/>
            <w:gridSpan w:val="3"/>
          </w:tcPr>
          <w:p w14:paraId="0C6A957E" w14:textId="4BB4940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44CF2" w:rsidRPr="00690E56" w14:paraId="3D2ED3FE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678FAF15" w14:textId="71EEA7AF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Amazon.com, Inc.</w:t>
            </w:r>
          </w:p>
        </w:tc>
        <w:tc>
          <w:tcPr>
            <w:tcW w:w="2126" w:type="dxa"/>
            <w:gridSpan w:val="3"/>
            <w:vAlign w:val="bottom"/>
          </w:tcPr>
          <w:p w14:paraId="1884E416" w14:textId="4BF3530C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Selm, Germany</w:t>
            </w:r>
          </w:p>
        </w:tc>
      </w:tr>
      <w:tr w:rsidR="00244CF2" w:rsidRPr="00690E56" w14:paraId="76A2F8A5" w14:textId="77777777" w:rsidTr="004F5663">
        <w:trPr>
          <w:trHeight w:val="20"/>
        </w:trPr>
        <w:tc>
          <w:tcPr>
            <w:tcW w:w="8080" w:type="dxa"/>
            <w:gridSpan w:val="4"/>
          </w:tcPr>
          <w:p w14:paraId="12C77EAA" w14:textId="6A19E2D4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Self-employed as Amazon Seller</w:t>
            </w:r>
          </w:p>
        </w:tc>
        <w:tc>
          <w:tcPr>
            <w:tcW w:w="2126" w:type="dxa"/>
            <w:gridSpan w:val="3"/>
          </w:tcPr>
          <w:p w14:paraId="3C67D6A9" w14:textId="2F3FB1B9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03/2018 – </w:t>
            </w:r>
            <w:r w:rsidR="00CA1D2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07/2019</w:t>
            </w:r>
          </w:p>
        </w:tc>
      </w:tr>
      <w:tr w:rsidR="00244CF2" w:rsidRPr="00967EBF" w14:paraId="204B4E5E" w14:textId="77777777" w:rsidTr="0030751A">
        <w:trPr>
          <w:trHeight w:val="57"/>
        </w:trPr>
        <w:tc>
          <w:tcPr>
            <w:tcW w:w="10206" w:type="dxa"/>
            <w:gridSpan w:val="7"/>
          </w:tcPr>
          <w:p w14:paraId="142D1355" w14:textId="73AC2518" w:rsidR="00244CF2" w:rsidRPr="00690E56" w:rsidRDefault="002009AD" w:rsidP="00E97B0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Generated more than $25k in revenue by selling T-Shirts</w:t>
            </w:r>
            <w:r w:rsidR="00BA606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on the Amazon Marketplace</w:t>
            </w:r>
          </w:p>
        </w:tc>
      </w:tr>
      <w:tr w:rsidR="00244CF2" w:rsidRPr="00690E56" w14:paraId="414B4085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0B08EA1E" w:rsidR="00244CF2" w:rsidRPr="007162FF" w:rsidRDefault="00244CF2" w:rsidP="00E97B0E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 ENGAGEMENT</w:t>
            </w:r>
          </w:p>
        </w:tc>
      </w:tr>
      <w:tr w:rsidR="00244CF2" w:rsidRPr="00690E56" w14:paraId="74251178" w14:textId="77777777" w:rsidTr="004F5663">
        <w:trPr>
          <w:trHeight w:val="340"/>
        </w:trPr>
        <w:tc>
          <w:tcPr>
            <w:tcW w:w="8080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F073A2E" w:rsidR="00244CF2" w:rsidRPr="00690E56" w:rsidRDefault="00244CF2" w:rsidP="00E97B0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Deutscher Kinderhospizverein e.V.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4CA49BF9" w:rsidR="00244CF2" w:rsidRPr="00A9671C" w:rsidRDefault="00244CF2" w:rsidP="00E97B0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  <w:t>Luenen, Germany</w:t>
            </w:r>
          </w:p>
        </w:tc>
      </w:tr>
      <w:tr w:rsidR="00244CF2" w:rsidRPr="00690E56" w14:paraId="4F59C612" w14:textId="77777777" w:rsidTr="004F5663">
        <w:trPr>
          <w:trHeight w:val="20"/>
        </w:trPr>
        <w:tc>
          <w:tcPr>
            <w:tcW w:w="6793" w:type="dxa"/>
            <w:gridSpan w:val="3"/>
          </w:tcPr>
          <w:p w14:paraId="32F07601" w14:textId="0AD29CB6" w:rsidR="00244CF2" w:rsidRPr="00690E56" w:rsidRDefault="00244CF2" w:rsidP="00E97B0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Volunt</w:t>
            </w:r>
            <w:r w:rsid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eer</w:t>
            </w: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in a registered club that supports terminally ill children</w:t>
            </w:r>
          </w:p>
        </w:tc>
        <w:tc>
          <w:tcPr>
            <w:tcW w:w="3413" w:type="dxa"/>
            <w:gridSpan w:val="4"/>
          </w:tcPr>
          <w:p w14:paraId="45DD2178" w14:textId="6609A8D6" w:rsidR="00244CF2" w:rsidRPr="00690E56" w:rsidRDefault="00244CF2" w:rsidP="00E97B0E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04/2021 – today</w:t>
            </w:r>
          </w:p>
        </w:tc>
      </w:tr>
      <w:tr w:rsidR="00244CF2" w:rsidRPr="00967EBF" w14:paraId="02437711" w14:textId="77777777" w:rsidTr="007678A0">
        <w:trPr>
          <w:trHeight w:val="20"/>
        </w:trPr>
        <w:tc>
          <w:tcPr>
            <w:tcW w:w="10206" w:type="dxa"/>
            <w:gridSpan w:val="7"/>
          </w:tcPr>
          <w:p w14:paraId="68CFAD97" w14:textId="33E827FD" w:rsidR="00244CF2" w:rsidRPr="00690E56" w:rsidRDefault="00375078" w:rsidP="00E97B0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Supported</w:t>
            </w:r>
            <w:r w:rsidR="00244CF2" w:rsidRPr="00690E56"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 xml:space="preserve"> siblings of terminally ill children</w:t>
            </w: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 xml:space="preserve"> and organized publicity events</w:t>
            </w:r>
          </w:p>
        </w:tc>
      </w:tr>
      <w:tr w:rsidR="00244CF2" w:rsidRPr="00690E56" w14:paraId="4AF19DD1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7756FD9A" w14:textId="54C63A53" w:rsidR="00244CF2" w:rsidRPr="00690E56" w:rsidRDefault="00151FA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Nova Startup Club</w:t>
            </w:r>
          </w:p>
        </w:tc>
        <w:tc>
          <w:tcPr>
            <w:tcW w:w="2126" w:type="dxa"/>
            <w:gridSpan w:val="3"/>
            <w:vAlign w:val="bottom"/>
          </w:tcPr>
          <w:p w14:paraId="30626CB8" w14:textId="2EB9FABB" w:rsidR="00244CF2" w:rsidRPr="00A9671C" w:rsidRDefault="00787F0E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Lisbon</w:t>
            </w:r>
            <w:r w:rsidR="00244CF2"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Portugal</w:t>
            </w:r>
          </w:p>
        </w:tc>
      </w:tr>
      <w:tr w:rsidR="00244CF2" w:rsidRPr="00690E56" w14:paraId="56372BDE" w14:textId="77777777" w:rsidTr="004F5663">
        <w:trPr>
          <w:trHeight w:val="20"/>
        </w:trPr>
        <w:tc>
          <w:tcPr>
            <w:tcW w:w="8080" w:type="dxa"/>
            <w:gridSpan w:val="4"/>
          </w:tcPr>
          <w:p w14:paraId="3C87D247" w14:textId="2A9CA8BE" w:rsidR="00244CF2" w:rsidRPr="00690E56" w:rsidRDefault="00151FA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Head of Meet the Founder Events</w:t>
            </w:r>
          </w:p>
        </w:tc>
        <w:tc>
          <w:tcPr>
            <w:tcW w:w="2126" w:type="dxa"/>
            <w:gridSpan w:val="3"/>
          </w:tcPr>
          <w:p w14:paraId="288A2195" w14:textId="0DF35DCA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44CF2" w:rsidRPr="00967EBF" w14:paraId="3A46F15C" w14:textId="77777777" w:rsidTr="007678A0">
        <w:trPr>
          <w:trHeight w:val="20"/>
        </w:trPr>
        <w:tc>
          <w:tcPr>
            <w:tcW w:w="10177" w:type="dxa"/>
            <w:gridSpan w:val="6"/>
          </w:tcPr>
          <w:p w14:paraId="6B5A5542" w14:textId="493E4AFD" w:rsidR="00244CF2" w:rsidRPr="00690E56" w:rsidRDefault="00151FA2" w:rsidP="00E97B0E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Led </w:t>
            </w:r>
            <w:r w:rsidR="009F60C1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a </w:t>
            </w:r>
            <w:r w:rsidR="00787F0E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group of </w:t>
            </w: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six students </w:t>
            </w:r>
            <w:r w:rsidR="00787F0E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to plan four “Meet the Founder” events </w:t>
            </w:r>
            <w:r w:rsidR="00627FB1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>for about 200 participants</w:t>
            </w:r>
          </w:p>
        </w:tc>
        <w:tc>
          <w:tcPr>
            <w:tcW w:w="29" w:type="dxa"/>
          </w:tcPr>
          <w:p w14:paraId="0385ACE8" w14:textId="7777777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BA6061" w:rsidRPr="00926786" w14:paraId="79200052" w14:textId="77777777" w:rsidTr="00BA6061">
        <w:trPr>
          <w:trHeight w:val="340"/>
        </w:trPr>
        <w:tc>
          <w:tcPr>
            <w:tcW w:w="8080" w:type="dxa"/>
            <w:gridSpan w:val="4"/>
            <w:vAlign w:val="bottom"/>
          </w:tcPr>
          <w:p w14:paraId="6B8DDABF" w14:textId="53B85F36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PROMOS Scholarship</w:t>
            </w:r>
          </w:p>
        </w:tc>
        <w:tc>
          <w:tcPr>
            <w:tcW w:w="2126" w:type="dxa"/>
            <w:gridSpan w:val="3"/>
            <w:vAlign w:val="bottom"/>
          </w:tcPr>
          <w:p w14:paraId="3C0DD137" w14:textId="4AEFE715" w:rsidR="00BA6061" w:rsidRPr="00A9671C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New York, USA</w:t>
            </w:r>
          </w:p>
        </w:tc>
      </w:tr>
      <w:tr w:rsidR="00BA6061" w:rsidRPr="00926786" w14:paraId="2AED552E" w14:textId="77777777" w:rsidTr="004F5663">
        <w:trPr>
          <w:trHeight w:val="20"/>
        </w:trPr>
        <w:tc>
          <w:tcPr>
            <w:tcW w:w="8080" w:type="dxa"/>
            <w:gridSpan w:val="4"/>
          </w:tcPr>
          <w:p w14:paraId="42CA5747" w14:textId="3490C9E9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Scholarship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Holder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part of the Transatlantic Ruhr Fellowship by the University Alliance Ruhr</w:t>
            </w:r>
          </w:p>
        </w:tc>
        <w:tc>
          <w:tcPr>
            <w:tcW w:w="2126" w:type="dxa"/>
            <w:gridSpan w:val="3"/>
          </w:tcPr>
          <w:p w14:paraId="678315EF" w14:textId="4CD29DCD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</w:t>
            </w:r>
          </w:p>
        </w:tc>
      </w:tr>
      <w:tr w:rsidR="00BA6061" w:rsidRPr="00967EBF" w14:paraId="60E30A81" w14:textId="77777777" w:rsidTr="007678A0">
        <w:trPr>
          <w:trHeight w:val="20"/>
        </w:trPr>
        <w:tc>
          <w:tcPr>
            <w:tcW w:w="10177" w:type="dxa"/>
            <w:gridSpan w:val="6"/>
          </w:tcPr>
          <w:p w14:paraId="07E64FAD" w14:textId="407F1CE2" w:rsidR="00BA6061" w:rsidRPr="00690E56" w:rsidRDefault="00375078" w:rsidP="00E97B0E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>Selected among ten students from three Ruhr Universities to participate in two-week summer school and skill seminars in New York</w:t>
            </w:r>
          </w:p>
        </w:tc>
        <w:tc>
          <w:tcPr>
            <w:tcW w:w="29" w:type="dxa"/>
          </w:tcPr>
          <w:p w14:paraId="298B525A" w14:textId="77777777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BA6061" w:rsidRPr="00690E56" w14:paraId="482569A2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1442AD68" w:rsidR="00BA6061" w:rsidRPr="007162FF" w:rsidRDefault="00BA6061" w:rsidP="00E97B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OTHER SKILLS &amp; INTERESTS</w:t>
            </w:r>
          </w:p>
        </w:tc>
      </w:tr>
      <w:tr w:rsidR="00BA6061" w:rsidRPr="00967EBF" w14:paraId="2B257790" w14:textId="77777777" w:rsidTr="001F3F94">
        <w:trPr>
          <w:trHeight w:val="340"/>
        </w:trPr>
        <w:tc>
          <w:tcPr>
            <w:tcW w:w="1414" w:type="dxa"/>
            <w:tcBorders>
              <w:top w:val="single" w:sz="4" w:space="0" w:color="auto"/>
            </w:tcBorders>
            <w:vAlign w:val="bottom"/>
          </w:tcPr>
          <w:p w14:paraId="15B2C431" w14:textId="6F290925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92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04A95868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Italian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3D76F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BA6061" w:rsidRPr="00967EBF" w14:paraId="45706C3F" w14:textId="77777777" w:rsidTr="001F3F94">
        <w:trPr>
          <w:trHeight w:val="567"/>
        </w:trPr>
        <w:tc>
          <w:tcPr>
            <w:tcW w:w="1414" w:type="dxa"/>
            <w:vAlign w:val="bottom"/>
          </w:tcPr>
          <w:p w14:paraId="35E1A197" w14:textId="369E3061" w:rsidR="00BA6061" w:rsidRPr="00690E56" w:rsidRDefault="00A9671C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</w:t>
            </w:r>
            <w:r w:rsidR="00BA6061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14:paraId="57688BDA" w14:textId="3089E9F8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92" w:type="dxa"/>
            <w:gridSpan w:val="6"/>
            <w:vAlign w:val="bottom"/>
          </w:tcPr>
          <w:p w14:paraId="60CA2168" w14:textId="6D126D61" w:rsidR="00BA6061" w:rsidRPr="00690E56" w:rsidRDefault="00BA6061" w:rsidP="00E97B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Microsoft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</w:t>
            </w:r>
            <w:r w:rsidR="0095016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950161" w:rsidRPr="001F3F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Data Science</w:t>
            </w:r>
            <w:r w:rsidR="0095016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(proficient – Techlabs certificate),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(proficient)</w:t>
            </w:r>
            <w:r w:rsidR="0095016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Front-End Programming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Excel VBA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BA6061" w:rsidRPr="00967EBF" w14:paraId="70CB01B0" w14:textId="77777777" w:rsidTr="001F3F94">
        <w:trPr>
          <w:trHeight w:val="567"/>
        </w:trPr>
        <w:tc>
          <w:tcPr>
            <w:tcW w:w="1414" w:type="dxa"/>
            <w:vAlign w:val="bottom"/>
          </w:tcPr>
          <w:p w14:paraId="5D568C65" w14:textId="77777777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Interests:</w:t>
            </w:r>
          </w:p>
          <w:p w14:paraId="04F58216" w14:textId="3C171A3E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92" w:type="dxa"/>
            <w:gridSpan w:val="6"/>
            <w:vAlign w:val="bottom"/>
          </w:tcPr>
          <w:p w14:paraId="598C2742" w14:textId="4E15A967" w:rsidR="00BA6061" w:rsidRPr="00690E56" w:rsidRDefault="00BA6061" w:rsidP="00E97B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Exploring foreign cultures 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(traveled to over 25 countries on five continents)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Football </w:t>
            </w:r>
            <w:r w:rsidRPr="00F240B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(amateur football club for 15+ years)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Cycling tours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bikepacking tour from Lisbon to Algarve this year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</w:tbl>
    <w:p w14:paraId="1E063955" w14:textId="77777777" w:rsidR="00E0308A" w:rsidRPr="00690E56" w:rsidRDefault="00E0308A" w:rsidP="00E0308A">
      <w:pPr>
        <w:rPr>
          <w:sz w:val="18"/>
          <w:lang w:val="en-US"/>
        </w:rPr>
      </w:pPr>
    </w:p>
    <w:sectPr w:rsidR="00E0308A" w:rsidRPr="00690E56" w:rsidSect="004369E0">
      <w:footerReference w:type="even" r:id="rId8"/>
      <w:pgSz w:w="11906" w:h="16838"/>
      <w:pgMar w:top="51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54950" w14:textId="77777777" w:rsidR="00070030" w:rsidRDefault="00070030" w:rsidP="00BE053D">
      <w:pPr>
        <w:spacing w:after="0" w:line="240" w:lineRule="auto"/>
      </w:pPr>
      <w:r>
        <w:separator/>
      </w:r>
    </w:p>
  </w:endnote>
  <w:endnote w:type="continuationSeparator" w:id="0">
    <w:p w14:paraId="4D2C0016" w14:textId="77777777" w:rsidR="00070030" w:rsidRDefault="000700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C42D8" w14:textId="77777777" w:rsidR="00070030" w:rsidRDefault="00070030" w:rsidP="00BE053D">
      <w:pPr>
        <w:spacing w:after="0" w:line="240" w:lineRule="auto"/>
      </w:pPr>
      <w:r>
        <w:separator/>
      </w:r>
    </w:p>
  </w:footnote>
  <w:footnote w:type="continuationSeparator" w:id="0">
    <w:p w14:paraId="17BED8E8" w14:textId="77777777" w:rsidR="00070030" w:rsidRDefault="000700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C500C"/>
    <w:multiLevelType w:val="hybridMultilevel"/>
    <w:tmpl w:val="EC7CD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45E50"/>
    <w:multiLevelType w:val="hybridMultilevel"/>
    <w:tmpl w:val="DB806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7FF0B6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92C88ADC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B170FA"/>
    <w:multiLevelType w:val="hybridMultilevel"/>
    <w:tmpl w:val="D5F84C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690725">
    <w:abstractNumId w:val="16"/>
  </w:num>
  <w:num w:numId="2" w16cid:durableId="1128012118">
    <w:abstractNumId w:val="19"/>
  </w:num>
  <w:num w:numId="3" w16cid:durableId="35592413">
    <w:abstractNumId w:val="22"/>
  </w:num>
  <w:num w:numId="4" w16cid:durableId="787701956">
    <w:abstractNumId w:val="0"/>
  </w:num>
  <w:num w:numId="5" w16cid:durableId="1014694731">
    <w:abstractNumId w:val="1"/>
  </w:num>
  <w:num w:numId="6" w16cid:durableId="790829203">
    <w:abstractNumId w:val="2"/>
  </w:num>
  <w:num w:numId="7" w16cid:durableId="34351601">
    <w:abstractNumId w:val="15"/>
  </w:num>
  <w:num w:numId="8" w16cid:durableId="567615764">
    <w:abstractNumId w:val="25"/>
  </w:num>
  <w:num w:numId="9" w16cid:durableId="681665555">
    <w:abstractNumId w:val="14"/>
  </w:num>
  <w:num w:numId="10" w16cid:durableId="1891378199">
    <w:abstractNumId w:val="27"/>
  </w:num>
  <w:num w:numId="11" w16cid:durableId="740323527">
    <w:abstractNumId w:val="6"/>
  </w:num>
  <w:num w:numId="12" w16cid:durableId="459081656">
    <w:abstractNumId w:val="7"/>
  </w:num>
  <w:num w:numId="13" w16cid:durableId="780223522">
    <w:abstractNumId w:val="10"/>
  </w:num>
  <w:num w:numId="14" w16cid:durableId="863861980">
    <w:abstractNumId w:val="11"/>
  </w:num>
  <w:num w:numId="15" w16cid:durableId="1223366091">
    <w:abstractNumId w:val="24"/>
  </w:num>
  <w:num w:numId="16" w16cid:durableId="868109939">
    <w:abstractNumId w:val="5"/>
  </w:num>
  <w:num w:numId="17" w16cid:durableId="11952798">
    <w:abstractNumId w:val="18"/>
  </w:num>
  <w:num w:numId="18" w16cid:durableId="1225413947">
    <w:abstractNumId w:val="3"/>
  </w:num>
  <w:num w:numId="19" w16cid:durableId="1825390402">
    <w:abstractNumId w:val="21"/>
  </w:num>
  <w:num w:numId="20" w16cid:durableId="2036232170">
    <w:abstractNumId w:val="12"/>
  </w:num>
  <w:num w:numId="21" w16cid:durableId="847795897">
    <w:abstractNumId w:val="13"/>
  </w:num>
  <w:num w:numId="22" w16cid:durableId="1397892546">
    <w:abstractNumId w:val="17"/>
  </w:num>
  <w:num w:numId="23" w16cid:durableId="1953777693">
    <w:abstractNumId w:val="9"/>
  </w:num>
  <w:num w:numId="24" w16cid:durableId="1673795090">
    <w:abstractNumId w:val="23"/>
  </w:num>
  <w:num w:numId="25" w16cid:durableId="534007058">
    <w:abstractNumId w:val="28"/>
  </w:num>
  <w:num w:numId="26" w16cid:durableId="1233349393">
    <w:abstractNumId w:val="20"/>
  </w:num>
  <w:num w:numId="27" w16cid:durableId="485316007">
    <w:abstractNumId w:val="4"/>
  </w:num>
  <w:num w:numId="28" w16cid:durableId="1532761071">
    <w:abstractNumId w:val="26"/>
  </w:num>
  <w:num w:numId="29" w16cid:durableId="193674759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65037"/>
    <w:rsid w:val="00070030"/>
    <w:rsid w:val="000713FD"/>
    <w:rsid w:val="000849E8"/>
    <w:rsid w:val="00087747"/>
    <w:rsid w:val="000A03A9"/>
    <w:rsid w:val="000A1FDA"/>
    <w:rsid w:val="000B63E2"/>
    <w:rsid w:val="000B6548"/>
    <w:rsid w:val="000C63F0"/>
    <w:rsid w:val="000D671A"/>
    <w:rsid w:val="000D72FA"/>
    <w:rsid w:val="000E4F3E"/>
    <w:rsid w:val="000F6473"/>
    <w:rsid w:val="00103EC5"/>
    <w:rsid w:val="00116C6E"/>
    <w:rsid w:val="00123C1C"/>
    <w:rsid w:val="00125CA6"/>
    <w:rsid w:val="00134052"/>
    <w:rsid w:val="00151FA2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3F94"/>
    <w:rsid w:val="001F4175"/>
    <w:rsid w:val="001F42DF"/>
    <w:rsid w:val="002009AD"/>
    <w:rsid w:val="00223A4D"/>
    <w:rsid w:val="00232CB5"/>
    <w:rsid w:val="00234A7E"/>
    <w:rsid w:val="0024373D"/>
    <w:rsid w:val="00244CF2"/>
    <w:rsid w:val="00244DF5"/>
    <w:rsid w:val="002508C2"/>
    <w:rsid w:val="00267252"/>
    <w:rsid w:val="00282DB0"/>
    <w:rsid w:val="002B2091"/>
    <w:rsid w:val="002C3391"/>
    <w:rsid w:val="002C6972"/>
    <w:rsid w:val="002D02FD"/>
    <w:rsid w:val="002D2B32"/>
    <w:rsid w:val="002D4516"/>
    <w:rsid w:val="002E7BFD"/>
    <w:rsid w:val="002F46AD"/>
    <w:rsid w:val="00302C73"/>
    <w:rsid w:val="003101F0"/>
    <w:rsid w:val="00314B7A"/>
    <w:rsid w:val="0032236D"/>
    <w:rsid w:val="00324BC5"/>
    <w:rsid w:val="00340BAB"/>
    <w:rsid w:val="003418E0"/>
    <w:rsid w:val="00346DE9"/>
    <w:rsid w:val="00347F8D"/>
    <w:rsid w:val="00372F7B"/>
    <w:rsid w:val="003733E5"/>
    <w:rsid w:val="003733F6"/>
    <w:rsid w:val="00375078"/>
    <w:rsid w:val="00376400"/>
    <w:rsid w:val="00380990"/>
    <w:rsid w:val="00390EA6"/>
    <w:rsid w:val="003A09AB"/>
    <w:rsid w:val="003B3663"/>
    <w:rsid w:val="003B7ACD"/>
    <w:rsid w:val="003D4B29"/>
    <w:rsid w:val="003D76F6"/>
    <w:rsid w:val="003E27C3"/>
    <w:rsid w:val="003E4817"/>
    <w:rsid w:val="003F36DC"/>
    <w:rsid w:val="003F3E3F"/>
    <w:rsid w:val="003F43E0"/>
    <w:rsid w:val="004067B8"/>
    <w:rsid w:val="004154BE"/>
    <w:rsid w:val="0042013D"/>
    <w:rsid w:val="004226F4"/>
    <w:rsid w:val="00422F83"/>
    <w:rsid w:val="00423B66"/>
    <w:rsid w:val="00426D7E"/>
    <w:rsid w:val="004341A9"/>
    <w:rsid w:val="0043430C"/>
    <w:rsid w:val="0043470D"/>
    <w:rsid w:val="00435E6D"/>
    <w:rsid w:val="004369E0"/>
    <w:rsid w:val="00443668"/>
    <w:rsid w:val="00456B0D"/>
    <w:rsid w:val="00461F10"/>
    <w:rsid w:val="0046257E"/>
    <w:rsid w:val="00475572"/>
    <w:rsid w:val="00476AF8"/>
    <w:rsid w:val="00477814"/>
    <w:rsid w:val="00483AB5"/>
    <w:rsid w:val="00484FD7"/>
    <w:rsid w:val="004929FB"/>
    <w:rsid w:val="004A54BA"/>
    <w:rsid w:val="004B6A5E"/>
    <w:rsid w:val="004D22BA"/>
    <w:rsid w:val="004E2467"/>
    <w:rsid w:val="004F4420"/>
    <w:rsid w:val="004F5663"/>
    <w:rsid w:val="00507EA7"/>
    <w:rsid w:val="00512C9A"/>
    <w:rsid w:val="00526089"/>
    <w:rsid w:val="00527A28"/>
    <w:rsid w:val="00527DCA"/>
    <w:rsid w:val="00530865"/>
    <w:rsid w:val="00553008"/>
    <w:rsid w:val="00555D8B"/>
    <w:rsid w:val="005716D4"/>
    <w:rsid w:val="00571B60"/>
    <w:rsid w:val="00572876"/>
    <w:rsid w:val="005767C4"/>
    <w:rsid w:val="00580F9D"/>
    <w:rsid w:val="00585A4D"/>
    <w:rsid w:val="005D1290"/>
    <w:rsid w:val="005D6329"/>
    <w:rsid w:val="005E57F6"/>
    <w:rsid w:val="005F60CD"/>
    <w:rsid w:val="006032CA"/>
    <w:rsid w:val="006058D8"/>
    <w:rsid w:val="00610200"/>
    <w:rsid w:val="0061245D"/>
    <w:rsid w:val="006147D9"/>
    <w:rsid w:val="00623699"/>
    <w:rsid w:val="00627FB1"/>
    <w:rsid w:val="00632D5A"/>
    <w:rsid w:val="00634E3F"/>
    <w:rsid w:val="00635515"/>
    <w:rsid w:val="006546FD"/>
    <w:rsid w:val="00665BF3"/>
    <w:rsid w:val="006732D6"/>
    <w:rsid w:val="00685738"/>
    <w:rsid w:val="00690E56"/>
    <w:rsid w:val="00693C1B"/>
    <w:rsid w:val="00693E09"/>
    <w:rsid w:val="006A2DE9"/>
    <w:rsid w:val="006A7230"/>
    <w:rsid w:val="006B4E32"/>
    <w:rsid w:val="006B72C7"/>
    <w:rsid w:val="006B7F78"/>
    <w:rsid w:val="006C0CC6"/>
    <w:rsid w:val="006C2252"/>
    <w:rsid w:val="006C32B3"/>
    <w:rsid w:val="006D18BC"/>
    <w:rsid w:val="006D5F1D"/>
    <w:rsid w:val="006D7F7F"/>
    <w:rsid w:val="006E2C9C"/>
    <w:rsid w:val="006E40EF"/>
    <w:rsid w:val="006E669B"/>
    <w:rsid w:val="006E751E"/>
    <w:rsid w:val="006F0039"/>
    <w:rsid w:val="006F04E4"/>
    <w:rsid w:val="006F4184"/>
    <w:rsid w:val="006F6E64"/>
    <w:rsid w:val="00707A23"/>
    <w:rsid w:val="00711BC7"/>
    <w:rsid w:val="00711CEF"/>
    <w:rsid w:val="007162FF"/>
    <w:rsid w:val="0072029C"/>
    <w:rsid w:val="00720320"/>
    <w:rsid w:val="00723643"/>
    <w:rsid w:val="00725D3C"/>
    <w:rsid w:val="00733DA1"/>
    <w:rsid w:val="00737822"/>
    <w:rsid w:val="0074111D"/>
    <w:rsid w:val="007424F4"/>
    <w:rsid w:val="00753D4A"/>
    <w:rsid w:val="00756912"/>
    <w:rsid w:val="00761609"/>
    <w:rsid w:val="00763DCE"/>
    <w:rsid w:val="007678A0"/>
    <w:rsid w:val="00773074"/>
    <w:rsid w:val="00776C46"/>
    <w:rsid w:val="0078260B"/>
    <w:rsid w:val="007838D1"/>
    <w:rsid w:val="00785254"/>
    <w:rsid w:val="00785853"/>
    <w:rsid w:val="00787F0E"/>
    <w:rsid w:val="007950D4"/>
    <w:rsid w:val="007966F0"/>
    <w:rsid w:val="00797BFC"/>
    <w:rsid w:val="007A1090"/>
    <w:rsid w:val="007A5A34"/>
    <w:rsid w:val="007A720F"/>
    <w:rsid w:val="007B3417"/>
    <w:rsid w:val="007B43B9"/>
    <w:rsid w:val="007B6DAE"/>
    <w:rsid w:val="007B6F94"/>
    <w:rsid w:val="007C6A3C"/>
    <w:rsid w:val="007D4BEE"/>
    <w:rsid w:val="007D5BE9"/>
    <w:rsid w:val="007D69E5"/>
    <w:rsid w:val="007F17BC"/>
    <w:rsid w:val="007F64C9"/>
    <w:rsid w:val="008050E4"/>
    <w:rsid w:val="00807862"/>
    <w:rsid w:val="0082066A"/>
    <w:rsid w:val="0082257D"/>
    <w:rsid w:val="00833DC1"/>
    <w:rsid w:val="008373BA"/>
    <w:rsid w:val="00853438"/>
    <w:rsid w:val="00866846"/>
    <w:rsid w:val="00875DA9"/>
    <w:rsid w:val="00884055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26786"/>
    <w:rsid w:val="00930AB5"/>
    <w:rsid w:val="0093223C"/>
    <w:rsid w:val="00941A87"/>
    <w:rsid w:val="00950161"/>
    <w:rsid w:val="009501C2"/>
    <w:rsid w:val="009668B9"/>
    <w:rsid w:val="00967EBF"/>
    <w:rsid w:val="00976577"/>
    <w:rsid w:val="00996356"/>
    <w:rsid w:val="00997D9A"/>
    <w:rsid w:val="009A057F"/>
    <w:rsid w:val="009B14F9"/>
    <w:rsid w:val="009B3826"/>
    <w:rsid w:val="009D3D72"/>
    <w:rsid w:val="009D4FA3"/>
    <w:rsid w:val="009D6A1A"/>
    <w:rsid w:val="009D7C49"/>
    <w:rsid w:val="009E7297"/>
    <w:rsid w:val="009F60C1"/>
    <w:rsid w:val="00A0257D"/>
    <w:rsid w:val="00A12EDC"/>
    <w:rsid w:val="00A22BD4"/>
    <w:rsid w:val="00A26D0D"/>
    <w:rsid w:val="00A33BDE"/>
    <w:rsid w:val="00A34885"/>
    <w:rsid w:val="00A43BC1"/>
    <w:rsid w:val="00A55AB0"/>
    <w:rsid w:val="00A604B7"/>
    <w:rsid w:val="00A65F50"/>
    <w:rsid w:val="00A74225"/>
    <w:rsid w:val="00A8204A"/>
    <w:rsid w:val="00A82FC6"/>
    <w:rsid w:val="00A863D3"/>
    <w:rsid w:val="00A9132C"/>
    <w:rsid w:val="00A936D5"/>
    <w:rsid w:val="00A9671C"/>
    <w:rsid w:val="00AA1EB0"/>
    <w:rsid w:val="00AA2DA3"/>
    <w:rsid w:val="00AA5A9C"/>
    <w:rsid w:val="00AB016A"/>
    <w:rsid w:val="00AB08B4"/>
    <w:rsid w:val="00AB2A5A"/>
    <w:rsid w:val="00AD28F8"/>
    <w:rsid w:val="00AE4ED3"/>
    <w:rsid w:val="00AF1FFC"/>
    <w:rsid w:val="00AF280F"/>
    <w:rsid w:val="00AF2BF3"/>
    <w:rsid w:val="00AF3FA9"/>
    <w:rsid w:val="00B0015E"/>
    <w:rsid w:val="00B0230B"/>
    <w:rsid w:val="00B17D95"/>
    <w:rsid w:val="00B23509"/>
    <w:rsid w:val="00B359DB"/>
    <w:rsid w:val="00B3632B"/>
    <w:rsid w:val="00B36AAA"/>
    <w:rsid w:val="00B409D8"/>
    <w:rsid w:val="00B457B5"/>
    <w:rsid w:val="00B5178D"/>
    <w:rsid w:val="00B52768"/>
    <w:rsid w:val="00B63EBB"/>
    <w:rsid w:val="00B67F1F"/>
    <w:rsid w:val="00B701D7"/>
    <w:rsid w:val="00B87CE5"/>
    <w:rsid w:val="00B90595"/>
    <w:rsid w:val="00B93903"/>
    <w:rsid w:val="00B96045"/>
    <w:rsid w:val="00BA215A"/>
    <w:rsid w:val="00BA6061"/>
    <w:rsid w:val="00BB5F09"/>
    <w:rsid w:val="00BC082C"/>
    <w:rsid w:val="00BC0D9F"/>
    <w:rsid w:val="00BC7B2E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443B3"/>
    <w:rsid w:val="00C54BE3"/>
    <w:rsid w:val="00C57F80"/>
    <w:rsid w:val="00C645AE"/>
    <w:rsid w:val="00C768ED"/>
    <w:rsid w:val="00C82A8F"/>
    <w:rsid w:val="00C852BC"/>
    <w:rsid w:val="00C916C2"/>
    <w:rsid w:val="00C95DC0"/>
    <w:rsid w:val="00CA1D25"/>
    <w:rsid w:val="00CB0908"/>
    <w:rsid w:val="00CC7F56"/>
    <w:rsid w:val="00CD1B12"/>
    <w:rsid w:val="00CD55DC"/>
    <w:rsid w:val="00CE1BBC"/>
    <w:rsid w:val="00CE2595"/>
    <w:rsid w:val="00CE28CC"/>
    <w:rsid w:val="00CE59CD"/>
    <w:rsid w:val="00CE72FC"/>
    <w:rsid w:val="00CF31EE"/>
    <w:rsid w:val="00CF7A97"/>
    <w:rsid w:val="00D01AEF"/>
    <w:rsid w:val="00D13FB0"/>
    <w:rsid w:val="00D1492F"/>
    <w:rsid w:val="00D17B69"/>
    <w:rsid w:val="00D3003C"/>
    <w:rsid w:val="00D331F4"/>
    <w:rsid w:val="00D470E4"/>
    <w:rsid w:val="00D52142"/>
    <w:rsid w:val="00D5280E"/>
    <w:rsid w:val="00D61F14"/>
    <w:rsid w:val="00D64CCA"/>
    <w:rsid w:val="00D80D6B"/>
    <w:rsid w:val="00D85D41"/>
    <w:rsid w:val="00D90950"/>
    <w:rsid w:val="00DA69DF"/>
    <w:rsid w:val="00DB197D"/>
    <w:rsid w:val="00DB33F8"/>
    <w:rsid w:val="00DD38E2"/>
    <w:rsid w:val="00DE2DB7"/>
    <w:rsid w:val="00DE31EB"/>
    <w:rsid w:val="00E00140"/>
    <w:rsid w:val="00E01DC9"/>
    <w:rsid w:val="00E0308A"/>
    <w:rsid w:val="00E13110"/>
    <w:rsid w:val="00E24DF1"/>
    <w:rsid w:val="00E40B9A"/>
    <w:rsid w:val="00E431ED"/>
    <w:rsid w:val="00E55D90"/>
    <w:rsid w:val="00E64FF5"/>
    <w:rsid w:val="00E73A17"/>
    <w:rsid w:val="00E907EC"/>
    <w:rsid w:val="00E92CFF"/>
    <w:rsid w:val="00E92D6E"/>
    <w:rsid w:val="00E97B0E"/>
    <w:rsid w:val="00EA5421"/>
    <w:rsid w:val="00EB34FC"/>
    <w:rsid w:val="00EB5816"/>
    <w:rsid w:val="00ED0EA9"/>
    <w:rsid w:val="00EF2AE9"/>
    <w:rsid w:val="00EF77DF"/>
    <w:rsid w:val="00F11BEF"/>
    <w:rsid w:val="00F1553B"/>
    <w:rsid w:val="00F165E1"/>
    <w:rsid w:val="00F240B3"/>
    <w:rsid w:val="00F258E7"/>
    <w:rsid w:val="00F31B84"/>
    <w:rsid w:val="00F3629A"/>
    <w:rsid w:val="00F44F5F"/>
    <w:rsid w:val="00F5072C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D1FCD"/>
    <w:rsid w:val="00FD434D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0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E97B0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3086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3086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3086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3086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308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3352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2021-09-15T17:58:00Z</cp:lastPrinted>
  <dcterms:created xsi:type="dcterms:W3CDTF">2023-05-10T23:57:00Z</dcterms:created>
  <dcterms:modified xsi:type="dcterms:W3CDTF">2023-05-11T17:16:00Z</dcterms:modified>
</cp:coreProperties>
</file>