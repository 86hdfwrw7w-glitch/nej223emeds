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5493" w:type="pct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2-01-11T19:13:00Z">
          <w:tblPr>
            <w:tblStyle w:val="Tabellenraster"/>
            <w:tblW w:w="5493" w:type="pct"/>
            <w:tblInd w:w="-28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136"/>
        <w:gridCol w:w="1130"/>
        <w:gridCol w:w="4364"/>
        <w:gridCol w:w="3314"/>
        <w:gridCol w:w="20"/>
        <w:tblGridChange w:id="1">
          <w:tblGrid>
            <w:gridCol w:w="1700"/>
            <w:gridCol w:w="566"/>
            <w:gridCol w:w="4364"/>
            <w:gridCol w:w="3314"/>
            <w:gridCol w:w="20"/>
          </w:tblGrid>
        </w:tblGridChange>
      </w:tblGrid>
      <w:tr w:rsidR="002508C2" w:rsidRPr="00BA215A" w14:paraId="5DF08F91" w14:textId="77777777" w:rsidTr="00BE6BC5">
        <w:trPr>
          <w:gridAfter w:val="1"/>
          <w:wAfter w:w="10" w:type="pct"/>
          <w:trHeight w:val="264"/>
          <w:trPrChange w:id="2" w:author="David Döbele" w:date="2022-01-11T19:13:00Z">
            <w:trPr>
              <w:gridAfter w:val="1"/>
              <w:wAfter w:w="10" w:type="pct"/>
              <w:trHeight w:val="264"/>
            </w:trPr>
          </w:trPrChange>
        </w:trPr>
        <w:tc>
          <w:tcPr>
            <w:tcW w:w="4990" w:type="pct"/>
            <w:gridSpan w:val="4"/>
            <w:tcPrChange w:id="3" w:author="David Döbele" w:date="2022-01-11T19:13:00Z">
              <w:tcPr>
                <w:tcW w:w="4990" w:type="pct"/>
                <w:gridSpan w:val="4"/>
              </w:tcPr>
            </w:tcPrChange>
          </w:tcPr>
          <w:p w14:paraId="11DD220E" w14:textId="5D923F4B" w:rsidR="002508C2" w:rsidRDefault="00A26D0D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M</w:t>
            </w:r>
            <w:r w:rsidR="00E74191">
              <w:rPr>
                <w:rFonts w:ascii="Georgia" w:hAnsi="Georgia"/>
                <w:b/>
                <w:smallCaps/>
                <w:sz w:val="48"/>
                <w:szCs w:val="32"/>
              </w:rPr>
              <w:t>a</w:t>
            </w:r>
            <w:r w:rsidR="009A4344">
              <w:rPr>
                <w:rFonts w:ascii="Georgia" w:hAnsi="Georgia"/>
                <w:b/>
                <w:smallCaps/>
                <w:sz w:val="48"/>
                <w:szCs w:val="32"/>
              </w:rPr>
              <w:t>lte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="009A4344">
              <w:rPr>
                <w:rFonts w:ascii="Georgia" w:hAnsi="Georgia"/>
                <w:b/>
                <w:smallCaps/>
                <w:sz w:val="48"/>
                <w:szCs w:val="32"/>
              </w:rPr>
              <w:t>Dothagen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9A4344">
              <w:rPr>
                <w:rFonts w:ascii="Georgia" w:hAnsi="Georgia"/>
                <w:sz w:val="20"/>
              </w:rPr>
              <w:t>Kleine Eichen</w:t>
            </w:r>
            <w:r w:rsidR="00853438">
              <w:rPr>
                <w:rFonts w:ascii="Georgia" w:hAnsi="Georgia"/>
                <w:sz w:val="20"/>
              </w:rPr>
              <w:t xml:space="preserve"> </w:t>
            </w:r>
            <w:r w:rsidR="00BA215A">
              <w:rPr>
                <w:rFonts w:ascii="Georgia" w:hAnsi="Georgia"/>
                <w:sz w:val="20"/>
              </w:rPr>
              <w:t>1</w:t>
            </w:r>
            <w:r w:rsidR="009A4344">
              <w:rPr>
                <w:rFonts w:ascii="Georgia" w:hAnsi="Georgia"/>
                <w:sz w:val="20"/>
              </w:rPr>
              <w:t>3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9A4344">
              <w:rPr>
                <w:rFonts w:ascii="Georgia" w:hAnsi="Georgia"/>
                <w:sz w:val="20"/>
              </w:rPr>
              <w:t>14532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 w:rsidR="009A4344">
              <w:rPr>
                <w:rFonts w:ascii="Georgia" w:hAnsi="Georgia"/>
                <w:sz w:val="20"/>
              </w:rPr>
              <w:t>Kleinmachnow</w:t>
            </w:r>
          </w:p>
          <w:p w14:paraId="722A5AF6" w14:textId="5933AAFA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A4344">
              <w:rPr>
                <w:rFonts w:ascii="Georgia" w:hAnsi="Georgia" w:cs="Georgia"/>
                <w:color w:val="000000"/>
                <w:sz w:val="20"/>
                <w:lang w:val="de-AT"/>
              </w:rPr>
              <w:t>1511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A4344">
              <w:rPr>
                <w:rFonts w:ascii="Georgia" w:hAnsi="Georgia" w:cs="Georgia"/>
                <w:color w:val="000000"/>
                <w:sz w:val="20"/>
                <w:lang w:val="de-AT"/>
              </w:rPr>
              <w:t>436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A4344">
              <w:rPr>
                <w:rFonts w:ascii="Georgia" w:hAnsi="Georgia" w:cs="Georgia"/>
                <w:color w:val="000000"/>
                <w:sz w:val="20"/>
                <w:lang w:val="de-AT"/>
              </w:rPr>
              <w:t>3445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ma</w:t>
            </w:r>
            <w:r w:rsidR="009A4344">
              <w:rPr>
                <w:rFonts w:ascii="Georgia" w:hAnsi="Georgia" w:cs="Georgia"/>
                <w:color w:val="000000"/>
                <w:sz w:val="20"/>
                <w:lang w:val="de-AT"/>
              </w:rPr>
              <w:t>lte.dothagen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9A4344">
              <w:rPr>
                <w:rFonts w:ascii="Georgia" w:hAnsi="Georgia" w:cs="Georgia"/>
                <w:color w:val="000000"/>
                <w:sz w:val="20"/>
                <w:lang w:val="de-AT"/>
              </w:rPr>
              <w:t>gmx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A4344">
              <w:rPr>
                <w:rFonts w:ascii="Georgia" w:hAnsi="Georgia" w:cs="Georgia"/>
                <w:color w:val="000000"/>
                <w:sz w:val="20"/>
                <w:lang w:val="de-AT"/>
              </w:rPr>
              <w:t>22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9A4344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9A4344">
              <w:rPr>
                <w:rFonts w:ascii="Georgia" w:hAnsi="Georgia" w:cs="Georgia"/>
                <w:color w:val="000000"/>
                <w:sz w:val="20"/>
                <w:lang w:val="de-AT"/>
              </w:rPr>
              <w:t>2003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9A4344">
              <w:rPr>
                <w:rFonts w:ascii="Georgia" w:hAnsi="Georgia" w:cs="Georgia"/>
                <w:color w:val="000000"/>
                <w:sz w:val="20"/>
                <w:lang w:val="de-AT"/>
              </w:rPr>
              <w:t>Berlin</w:t>
            </w:r>
          </w:p>
        </w:tc>
      </w:tr>
      <w:tr w:rsidR="002508C2" w:rsidRPr="009D7C49" w14:paraId="0FCADE56" w14:textId="77777777" w:rsidTr="00BE6BC5">
        <w:trPr>
          <w:gridAfter w:val="1"/>
          <w:wAfter w:w="10" w:type="pct"/>
          <w:trHeight w:val="594"/>
          <w:trPrChange w:id="4" w:author="David Döbele" w:date="2022-01-11T19:13:00Z">
            <w:trPr>
              <w:gridAfter w:val="1"/>
              <w:wAfter w:w="10" w:type="pct"/>
              <w:trHeight w:val="594"/>
            </w:trPr>
          </w:trPrChange>
        </w:trPr>
        <w:tc>
          <w:tcPr>
            <w:tcW w:w="4990" w:type="pct"/>
            <w:gridSpan w:val="4"/>
            <w:tcBorders>
              <w:bottom w:val="single" w:sz="4" w:space="0" w:color="auto"/>
            </w:tcBorders>
            <w:vAlign w:val="bottom"/>
            <w:tcPrChange w:id="5" w:author="David Döbele" w:date="2022-01-11T19:13:00Z">
              <w:tcPr>
                <w:tcW w:w="4990" w:type="pct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3DBB2F03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</w:t>
            </w:r>
            <w:r w:rsidR="00886812">
              <w:rPr>
                <w:rFonts w:ascii="Georgia" w:hAnsi="Georgia"/>
                <w:b/>
                <w:smallCaps/>
                <w:sz w:val="28"/>
                <w:szCs w:val="32"/>
              </w:rPr>
              <w:t>bildung</w:t>
            </w:r>
          </w:p>
        </w:tc>
      </w:tr>
      <w:tr w:rsidR="00BE6BC5" w:rsidRPr="00F85883" w14:paraId="55B7AA2D" w14:textId="77777777" w:rsidTr="00BE6BC5">
        <w:trPr>
          <w:gridAfter w:val="1"/>
          <w:wAfter w:w="10" w:type="pct"/>
          <w:trHeight w:val="396"/>
          <w:ins w:id="6" w:author="David Döbele" w:date="2022-01-11T19:12:00Z"/>
          <w:trPrChange w:id="7" w:author="David Döbele" w:date="2022-01-11T19:13:00Z">
            <w:trPr>
              <w:gridAfter w:val="1"/>
              <w:wAfter w:w="10" w:type="pct"/>
              <w:trHeight w:val="396"/>
            </w:trPr>
          </w:trPrChange>
        </w:trPr>
        <w:tc>
          <w:tcPr>
            <w:tcW w:w="3327" w:type="pct"/>
            <w:gridSpan w:val="3"/>
            <w:tcBorders>
              <w:top w:val="single" w:sz="4" w:space="0" w:color="auto"/>
            </w:tcBorders>
            <w:vAlign w:val="bottom"/>
            <w:tcPrChange w:id="8" w:author="David Döbele" w:date="2022-01-11T19:13:00Z">
              <w:tcPr>
                <w:tcW w:w="3327" w:type="pct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D2CECB9" w14:textId="471D2848" w:rsidR="00BE6BC5" w:rsidRDefault="00BE6BC5" w:rsidP="00BE6BC5">
            <w:pPr>
              <w:rPr>
                <w:ins w:id="9" w:author="David Döbele" w:date="2022-01-11T19:12:00Z"/>
                <w:rFonts w:ascii="Georgia" w:hAnsi="Georgia"/>
                <w:b/>
                <w:smallCaps/>
                <w:sz w:val="23"/>
                <w:szCs w:val="23"/>
              </w:rPr>
            </w:pPr>
            <w:ins w:id="10" w:author="David Döbele" w:date="2022-01-11T19:13:00Z">
              <w:r>
                <w:rPr>
                  <w:rFonts w:ascii="Georgia" w:hAnsi="Georgia"/>
                  <w:b/>
                  <w:smallCaps/>
                  <w:sz w:val="23"/>
                  <w:szCs w:val="23"/>
                </w:rPr>
                <w:t>Frankfurt …</w:t>
              </w:r>
            </w:ins>
          </w:p>
        </w:tc>
        <w:tc>
          <w:tcPr>
            <w:tcW w:w="1663" w:type="pct"/>
            <w:tcBorders>
              <w:top w:val="single" w:sz="4" w:space="0" w:color="auto"/>
            </w:tcBorders>
            <w:vAlign w:val="bottom"/>
            <w:tcPrChange w:id="11" w:author="David Döbele" w:date="2022-01-11T19:13:00Z">
              <w:tcPr>
                <w:tcW w:w="1663" w:type="pct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F825304" w14:textId="35D19204" w:rsidR="00BE6BC5" w:rsidRPr="00F85883" w:rsidRDefault="00BE6BC5" w:rsidP="00BE6BC5">
            <w:pPr>
              <w:pStyle w:val="Ort"/>
              <w:rPr>
                <w:ins w:id="12" w:author="David Döbele" w:date="2022-01-11T19:12:00Z"/>
                <w:sz w:val="23"/>
                <w:szCs w:val="23"/>
              </w:rPr>
            </w:pPr>
            <w:ins w:id="13" w:author="David Döbele" w:date="2022-01-11T19:12:00Z">
              <w:r w:rsidRPr="00F85883">
                <w:rPr>
                  <w:sz w:val="23"/>
                  <w:szCs w:val="23"/>
                </w:rPr>
                <w:t>Kleinmachnow</w:t>
              </w:r>
            </w:ins>
          </w:p>
        </w:tc>
      </w:tr>
      <w:tr w:rsidR="00BE6BC5" w:rsidRPr="00F85883" w14:paraId="5E51420D" w14:textId="77777777" w:rsidTr="00BE6BC5">
        <w:trPr>
          <w:gridAfter w:val="1"/>
          <w:wAfter w:w="10" w:type="pct"/>
          <w:trHeight w:val="20"/>
          <w:ins w:id="14" w:author="David Döbele" w:date="2022-01-11T19:12:00Z"/>
          <w:trPrChange w:id="15" w:author="David Döbele" w:date="2022-01-11T19:13:00Z">
            <w:trPr>
              <w:gridAfter w:val="1"/>
              <w:wAfter w:w="10" w:type="pct"/>
              <w:trHeight w:val="396"/>
            </w:trPr>
          </w:trPrChange>
        </w:trPr>
        <w:tc>
          <w:tcPr>
            <w:tcW w:w="3327" w:type="pct"/>
            <w:gridSpan w:val="3"/>
            <w:tcPrChange w:id="16" w:author="David Döbele" w:date="2022-01-11T19:13:00Z">
              <w:tcPr>
                <w:tcW w:w="3327" w:type="pct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2086581" w14:textId="43DB7A38" w:rsidR="00BE6BC5" w:rsidRDefault="00BE6BC5" w:rsidP="00BE6BC5">
            <w:pPr>
              <w:rPr>
                <w:ins w:id="17" w:author="David Döbele" w:date="2022-01-11T19:12:00Z"/>
                <w:rFonts w:ascii="Georgia" w:hAnsi="Georgia"/>
                <w:b/>
                <w:smallCaps/>
                <w:sz w:val="23"/>
                <w:szCs w:val="23"/>
              </w:rPr>
            </w:pPr>
            <w:ins w:id="18" w:author="David Döbele" w:date="2022-01-11T19:12:00Z">
              <w:r>
                <w:rPr>
                  <w:rFonts w:ascii="Georgia" w:hAnsi="Georgia"/>
                  <w:sz w:val="18"/>
                </w:rPr>
                <w:t>Allgemeine Hochschulreife</w:t>
              </w:r>
            </w:ins>
          </w:p>
        </w:tc>
        <w:tc>
          <w:tcPr>
            <w:tcW w:w="1663" w:type="pct"/>
            <w:tcPrChange w:id="19" w:author="David Döbele" w:date="2022-01-11T19:13:00Z">
              <w:tcPr>
                <w:tcW w:w="1663" w:type="pct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72AC195" w14:textId="755808E8" w:rsidR="00BE6BC5" w:rsidRPr="00F85883" w:rsidRDefault="00BE6BC5" w:rsidP="00BE6BC5">
            <w:pPr>
              <w:jc w:val="right"/>
              <w:rPr>
                <w:ins w:id="20" w:author="David Döbele" w:date="2022-01-11T19:12:00Z"/>
                <w:sz w:val="23"/>
                <w:szCs w:val="23"/>
              </w:rPr>
              <w:pPrChange w:id="21" w:author="David Döbele" w:date="2022-01-11T19:13:00Z">
                <w:pPr>
                  <w:pStyle w:val="Ort"/>
                </w:pPr>
              </w:pPrChange>
            </w:pPr>
            <w:ins w:id="22" w:author="David Döbele" w:date="2022-01-11T19:13:00Z">
              <w:r w:rsidRPr="00BE6BC5">
                <w:rPr>
                  <w:rFonts w:ascii="Georgia" w:hAnsi="Georgia"/>
                  <w:sz w:val="18"/>
                  <w:rPrChange w:id="23" w:author="David Döbele" w:date="2022-01-11T19:13:00Z">
                    <w:rPr>
                      <w:sz w:val="18"/>
                    </w:rPr>
                  </w:rPrChange>
                </w:rPr>
                <w:t>ab 09/2022</w:t>
              </w:r>
            </w:ins>
          </w:p>
        </w:tc>
      </w:tr>
      <w:tr w:rsidR="00323C77" w:rsidRPr="00F85883" w14:paraId="7D1DEBF7" w14:textId="77777777" w:rsidTr="00BE6BC5">
        <w:trPr>
          <w:gridAfter w:val="1"/>
          <w:wAfter w:w="10" w:type="pct"/>
          <w:trHeight w:val="396"/>
          <w:trPrChange w:id="24" w:author="David Döbele" w:date="2022-01-11T19:13:00Z">
            <w:trPr>
              <w:gridAfter w:val="1"/>
              <w:wAfter w:w="10" w:type="pct"/>
              <w:trHeight w:val="396"/>
            </w:trPr>
          </w:trPrChange>
        </w:trPr>
        <w:tc>
          <w:tcPr>
            <w:tcW w:w="3327" w:type="pct"/>
            <w:gridSpan w:val="3"/>
            <w:vAlign w:val="bottom"/>
            <w:tcPrChange w:id="25" w:author="David Döbele" w:date="2022-01-11T19:13:00Z">
              <w:tcPr>
                <w:tcW w:w="3327" w:type="pct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7189DB08" w:rsidR="00D1492F" w:rsidRPr="008050E4" w:rsidRDefault="00886812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Freie Waldorfschule Kleinmachnow</w:t>
            </w:r>
          </w:p>
        </w:tc>
        <w:tc>
          <w:tcPr>
            <w:tcW w:w="1663" w:type="pct"/>
            <w:vAlign w:val="bottom"/>
            <w:tcPrChange w:id="26" w:author="David Döbele" w:date="2022-01-11T19:13:00Z">
              <w:tcPr>
                <w:tcW w:w="1663" w:type="pct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512EA724" w:rsidR="00D1492F" w:rsidRPr="00F85883" w:rsidRDefault="00886812" w:rsidP="00F85883">
            <w:pPr>
              <w:pStyle w:val="Ort"/>
              <w:rPr>
                <w:sz w:val="23"/>
                <w:szCs w:val="23"/>
              </w:rPr>
            </w:pPr>
            <w:r w:rsidRPr="00F85883">
              <w:rPr>
                <w:sz w:val="23"/>
                <w:szCs w:val="23"/>
              </w:rPr>
              <w:t>Kleinmachnow</w:t>
            </w:r>
          </w:p>
        </w:tc>
      </w:tr>
      <w:tr w:rsidR="00323C77" w:rsidRPr="00D1492F" w14:paraId="61E5D482" w14:textId="77777777" w:rsidTr="00B32CC2">
        <w:trPr>
          <w:gridAfter w:val="1"/>
          <w:wAfter w:w="10" w:type="pct"/>
          <w:trHeight w:val="223"/>
        </w:trPr>
        <w:tc>
          <w:tcPr>
            <w:tcW w:w="3327" w:type="pct"/>
            <w:gridSpan w:val="3"/>
          </w:tcPr>
          <w:p w14:paraId="11CB9A0F" w14:textId="5928AFA5" w:rsidR="00D1492F" w:rsidRPr="002B2091" w:rsidRDefault="007A054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Allgemeine Hochschulreife</w:t>
            </w:r>
          </w:p>
        </w:tc>
        <w:tc>
          <w:tcPr>
            <w:tcW w:w="1663" w:type="pct"/>
          </w:tcPr>
          <w:p w14:paraId="419A9228" w14:textId="692C1916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</w:t>
            </w:r>
            <w:r w:rsidR="00656631">
              <w:rPr>
                <w:rFonts w:ascii="Georgia" w:hAnsi="Georgia"/>
                <w:sz w:val="18"/>
              </w:rPr>
              <w:t>8</w:t>
            </w:r>
            <w:r w:rsidRPr="00D1492F">
              <w:rPr>
                <w:rFonts w:ascii="Georgia" w:hAnsi="Georgia"/>
                <w:sz w:val="18"/>
              </w:rPr>
              <w:t>/20</w:t>
            </w:r>
            <w:r w:rsidR="00656631">
              <w:rPr>
                <w:rFonts w:ascii="Georgia" w:hAnsi="Georgia"/>
                <w:sz w:val="18"/>
              </w:rPr>
              <w:t>09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B32CC2">
        <w:trPr>
          <w:gridAfter w:val="1"/>
          <w:wAfter w:w="10" w:type="pct"/>
          <w:trHeight w:val="528"/>
        </w:trPr>
        <w:tc>
          <w:tcPr>
            <w:tcW w:w="4990" w:type="pct"/>
            <w:gridSpan w:val="4"/>
          </w:tcPr>
          <w:p w14:paraId="015CC027" w14:textId="02C8E4B3" w:rsidR="00B17D95" w:rsidRPr="00B17D95" w:rsidRDefault="00886812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Schwerpunktfächer: Deutsch und Biologie</w:t>
            </w:r>
          </w:p>
          <w:p w14:paraId="4C0FE2B1" w14:textId="77777777" w:rsidR="00426D7E" w:rsidRDefault="00DF226C" w:rsidP="003E4540">
            <w:pPr>
              <w:pStyle w:val="Listenabsatz"/>
              <w:numPr>
                <w:ilvl w:val="0"/>
                <w:numId w:val="2"/>
              </w:numPr>
              <w:rPr>
                <w:ins w:id="27" w:author="David Döbele" w:date="2022-01-11T19:12:00Z"/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Aktueller Schnitt: 1,3</w:t>
            </w:r>
          </w:p>
          <w:p w14:paraId="7A71E6B0" w14:textId="63162A7A" w:rsidR="00BE6BC5" w:rsidRPr="003E4540" w:rsidRDefault="00BE6BC5" w:rsidP="003E454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ins w:id="28" w:author="David Döbele" w:date="2022-01-11T19:12:00Z">
              <w:r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>Abschluss voraussichtlich im Mai 2022</w:t>
              </w:r>
            </w:ins>
          </w:p>
        </w:tc>
      </w:tr>
      <w:tr w:rsidR="00D5280E" w:rsidRPr="009D7C49" w14:paraId="3A2665B3" w14:textId="77777777" w:rsidTr="00B32CC2">
        <w:trPr>
          <w:gridAfter w:val="1"/>
          <w:wAfter w:w="10" w:type="pct"/>
          <w:trHeight w:val="594"/>
        </w:trPr>
        <w:tc>
          <w:tcPr>
            <w:tcW w:w="4990" w:type="pct"/>
            <w:gridSpan w:val="4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323C77" w:rsidRPr="00F85883" w14:paraId="127C64E2" w14:textId="77777777" w:rsidTr="00B32CC2">
        <w:trPr>
          <w:gridAfter w:val="1"/>
          <w:wAfter w:w="10" w:type="pct"/>
          <w:trHeight w:val="396"/>
        </w:trPr>
        <w:tc>
          <w:tcPr>
            <w:tcW w:w="3327" w:type="pct"/>
            <w:gridSpan w:val="3"/>
            <w:tcBorders>
              <w:top w:val="single" w:sz="4" w:space="0" w:color="auto"/>
            </w:tcBorders>
            <w:vAlign w:val="bottom"/>
          </w:tcPr>
          <w:p w14:paraId="38F27285" w14:textId="4759AA2B" w:rsidR="00665BF3" w:rsidRPr="008050E4" w:rsidRDefault="00886812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C-M-P </w:t>
            </w:r>
            <w:r w:rsidR="006005BA">
              <w:rPr>
                <w:rFonts w:ascii="Georgia" w:hAnsi="Georgia"/>
                <w:b/>
                <w:smallCaps/>
                <w:sz w:val="23"/>
                <w:szCs w:val="23"/>
              </w:rPr>
              <w:t>GmbH</w:t>
            </w:r>
          </w:p>
        </w:tc>
        <w:tc>
          <w:tcPr>
            <w:tcW w:w="1663" w:type="pct"/>
            <w:tcBorders>
              <w:top w:val="single" w:sz="4" w:space="0" w:color="auto"/>
            </w:tcBorders>
            <w:vAlign w:val="bottom"/>
          </w:tcPr>
          <w:p w14:paraId="4820196E" w14:textId="7CF95BFE" w:rsidR="00665BF3" w:rsidRPr="00F85883" w:rsidRDefault="00886812" w:rsidP="00F85883">
            <w:pPr>
              <w:pStyle w:val="Ort"/>
              <w:rPr>
                <w:sz w:val="23"/>
                <w:szCs w:val="23"/>
              </w:rPr>
            </w:pPr>
            <w:r w:rsidRPr="00F85883">
              <w:rPr>
                <w:sz w:val="23"/>
                <w:szCs w:val="23"/>
              </w:rPr>
              <w:t>Heinsberg</w:t>
            </w:r>
          </w:p>
        </w:tc>
      </w:tr>
      <w:tr w:rsidR="00EA6142" w:rsidRPr="00CE1BBC" w14:paraId="335D84E9" w14:textId="77777777" w:rsidTr="00B32CC2">
        <w:trPr>
          <w:gridAfter w:val="1"/>
          <w:wAfter w:w="10" w:type="pct"/>
          <w:trHeight w:val="239"/>
        </w:trPr>
        <w:tc>
          <w:tcPr>
            <w:tcW w:w="3327" w:type="pct"/>
            <w:gridSpan w:val="3"/>
          </w:tcPr>
          <w:p w14:paraId="20B1570F" w14:textId="629FD2DD" w:rsidR="00665BF3" w:rsidRPr="00F96F15" w:rsidRDefault="003733E5" w:rsidP="00665BF3">
            <w:pPr>
              <w:rPr>
                <w:rFonts w:ascii="Georgia" w:hAnsi="Georgia"/>
                <w:sz w:val="18"/>
              </w:rPr>
            </w:pPr>
            <w:r w:rsidRPr="00F96F15">
              <w:rPr>
                <w:rFonts w:ascii="Georgia" w:hAnsi="Georgia"/>
                <w:sz w:val="18"/>
              </w:rPr>
              <w:t>Praktikant i</w:t>
            </w:r>
            <w:r w:rsidR="00F96F15" w:rsidRPr="00F96F15">
              <w:rPr>
                <w:rFonts w:ascii="Georgia" w:hAnsi="Georgia"/>
                <w:sz w:val="18"/>
              </w:rPr>
              <w:t xml:space="preserve">n der Logistik </w:t>
            </w:r>
          </w:p>
        </w:tc>
        <w:tc>
          <w:tcPr>
            <w:tcW w:w="1663" w:type="pct"/>
          </w:tcPr>
          <w:p w14:paraId="0475B997" w14:textId="4B509691" w:rsidR="00665BF3" w:rsidRPr="00A74225" w:rsidRDefault="00886812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07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20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08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20</w:t>
            </w:r>
          </w:p>
        </w:tc>
      </w:tr>
      <w:tr w:rsidR="00D5280E" w:rsidRPr="00D5280E" w14:paraId="54C3D64C" w14:textId="77777777" w:rsidTr="00B32CC2">
        <w:trPr>
          <w:gridAfter w:val="1"/>
          <w:wAfter w:w="10" w:type="pct"/>
          <w:trHeight w:val="1041"/>
        </w:trPr>
        <w:tc>
          <w:tcPr>
            <w:tcW w:w="4990" w:type="pct"/>
            <w:gridSpan w:val="4"/>
          </w:tcPr>
          <w:p w14:paraId="1A8C1AA4" w14:textId="18F5F6C2" w:rsidR="00BE6BC5" w:rsidRDefault="00BE6BC5" w:rsidP="003418E0">
            <w:pPr>
              <w:pStyle w:val="Bullets"/>
              <w:rPr>
                <w:ins w:id="29" w:author="David Döbele" w:date="2022-01-11T19:13:00Z"/>
                <w:sz w:val="18"/>
                <w:lang w:val="de-AT"/>
              </w:rPr>
            </w:pPr>
            <w:ins w:id="30" w:author="David Döbele" w:date="2022-01-11T19:13:00Z">
              <w:r>
                <w:rPr>
                  <w:sz w:val="18"/>
                  <w:lang w:val="de-AT"/>
                </w:rPr>
                <w:t xml:space="preserve">C-M-P ist ein </w:t>
              </w:r>
            </w:ins>
            <w:ins w:id="31" w:author="David Döbele" w:date="2022-01-11T19:14:00Z">
              <w:r>
                <w:rPr>
                  <w:sz w:val="18"/>
                  <w:lang w:val="de-AT"/>
                </w:rPr>
                <w:t xml:space="preserve">weltweit tätiges Unternehmen im Bereich </w:t>
              </w:r>
              <w:proofErr w:type="spellStart"/>
              <w:r>
                <w:rPr>
                  <w:sz w:val="18"/>
                  <w:lang w:val="de-AT"/>
                </w:rPr>
                <w:t>Verbundswerkstoffe</w:t>
              </w:r>
              <w:proofErr w:type="spellEnd"/>
              <w:r>
                <w:rPr>
                  <w:sz w:val="18"/>
                  <w:lang w:val="de-AT"/>
                </w:rPr>
                <w:t xml:space="preserve"> mit über XX Mitarbeitern</w:t>
              </w:r>
            </w:ins>
            <w:ins w:id="32" w:author="David Döbele" w:date="2022-01-11T19:13:00Z">
              <w:r>
                <w:rPr>
                  <w:sz w:val="18"/>
                  <w:lang w:val="de-AT"/>
                </w:rPr>
                <w:t>….</w:t>
              </w:r>
            </w:ins>
          </w:p>
          <w:p w14:paraId="27184178" w14:textId="02232D43" w:rsidR="003418E0" w:rsidRPr="003418E0" w:rsidRDefault="00F96F15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Regelmäßige Teilnahme an Meetings der Geschäftsführung </w:t>
            </w:r>
          </w:p>
          <w:p w14:paraId="23AB8399" w14:textId="03287EE3" w:rsidR="00665BF3" w:rsidRPr="00D5280E" w:rsidRDefault="00F96F15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Durchführung von Lagerbestandsaufnahmen </w:t>
            </w:r>
          </w:p>
          <w:p w14:paraId="3A3C7AF5" w14:textId="7EDDD4CE" w:rsidR="00CE28CC" w:rsidRDefault="00FB73E2" w:rsidP="00CE28C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Optimierung </w:t>
            </w:r>
            <w:r w:rsidR="00EA6142">
              <w:rPr>
                <w:sz w:val="18"/>
                <w:lang w:val="de-AT"/>
              </w:rPr>
              <w:t xml:space="preserve">von </w:t>
            </w:r>
            <w:r>
              <w:rPr>
                <w:sz w:val="18"/>
                <w:lang w:val="de-AT"/>
              </w:rPr>
              <w:t xml:space="preserve">Prozessen </w:t>
            </w:r>
            <w:r w:rsidR="00EA6142">
              <w:rPr>
                <w:sz w:val="18"/>
                <w:lang w:val="de-AT"/>
              </w:rPr>
              <w:t>zwischen Wareneingang und Lager</w:t>
            </w:r>
          </w:p>
          <w:p w14:paraId="6DD9BA0F" w14:textId="2668C15A" w:rsidR="00CE28CC" w:rsidRPr="00CE28CC" w:rsidRDefault="00EA6142" w:rsidP="00CE28C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Internationaler Kundenkontakt sowie </w:t>
            </w:r>
            <w:r w:rsidR="00B94868">
              <w:rPr>
                <w:sz w:val="18"/>
                <w:lang w:val="de-AT"/>
              </w:rPr>
              <w:t>vermehrte Auftragsbearbeitung</w:t>
            </w:r>
          </w:p>
        </w:tc>
      </w:tr>
      <w:tr w:rsidR="00323C77" w:rsidRPr="00F85883" w14:paraId="50AFEA03" w14:textId="77777777" w:rsidTr="00B32CC2">
        <w:trPr>
          <w:gridAfter w:val="1"/>
          <w:wAfter w:w="10" w:type="pct"/>
          <w:trHeight w:val="403"/>
        </w:trPr>
        <w:tc>
          <w:tcPr>
            <w:tcW w:w="3327" w:type="pct"/>
            <w:gridSpan w:val="3"/>
            <w:vAlign w:val="bottom"/>
          </w:tcPr>
          <w:p w14:paraId="42FB0D26" w14:textId="1B982D14" w:rsidR="00665BF3" w:rsidRPr="00F31B84" w:rsidRDefault="00886812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Max-Delbrück-Zentrum für Molekulare Medizin</w:t>
            </w:r>
          </w:p>
        </w:tc>
        <w:tc>
          <w:tcPr>
            <w:tcW w:w="1663" w:type="pct"/>
            <w:vAlign w:val="bottom"/>
          </w:tcPr>
          <w:p w14:paraId="11E31BD8" w14:textId="0F88A5F7" w:rsidR="00665BF3" w:rsidRPr="00F85883" w:rsidRDefault="00886812" w:rsidP="00F85883">
            <w:pPr>
              <w:pStyle w:val="Ort"/>
              <w:rPr>
                <w:sz w:val="23"/>
                <w:szCs w:val="23"/>
              </w:rPr>
            </w:pPr>
            <w:r w:rsidRPr="00F85883">
              <w:rPr>
                <w:sz w:val="23"/>
                <w:szCs w:val="23"/>
              </w:rPr>
              <w:t>Berlin</w:t>
            </w:r>
          </w:p>
        </w:tc>
      </w:tr>
      <w:tr w:rsidR="00EA6142" w:rsidRPr="006546FD" w14:paraId="48328CB9" w14:textId="77777777" w:rsidTr="00B32CC2">
        <w:trPr>
          <w:gridAfter w:val="1"/>
          <w:wAfter w:w="10" w:type="pct"/>
          <w:trHeight w:val="239"/>
        </w:trPr>
        <w:tc>
          <w:tcPr>
            <w:tcW w:w="3327" w:type="pct"/>
            <w:gridSpan w:val="3"/>
          </w:tcPr>
          <w:p w14:paraId="74B74B41" w14:textId="310A192A" w:rsidR="00665BF3" w:rsidRPr="009A4344" w:rsidRDefault="00D5280E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A4344">
              <w:rPr>
                <w:i w:val="0"/>
                <w:iCs w:val="0"/>
                <w:sz w:val="18"/>
              </w:rPr>
              <w:t>Praktikant</w:t>
            </w:r>
            <w:r w:rsidR="00665BF3" w:rsidRPr="009A4344">
              <w:rPr>
                <w:i w:val="0"/>
                <w:iCs w:val="0"/>
                <w:sz w:val="18"/>
              </w:rPr>
              <w:t xml:space="preserve"> </w:t>
            </w:r>
            <w:r w:rsidR="009A4344" w:rsidRPr="009A4344">
              <w:rPr>
                <w:i w:val="0"/>
                <w:iCs w:val="0"/>
                <w:sz w:val="18"/>
              </w:rPr>
              <w:t xml:space="preserve">in einer biologischen </w:t>
            </w:r>
            <w:r w:rsidR="003E4540">
              <w:rPr>
                <w:i w:val="0"/>
                <w:iCs w:val="0"/>
                <w:sz w:val="18"/>
              </w:rPr>
              <w:t>Forschungsgruppe</w:t>
            </w:r>
          </w:p>
        </w:tc>
        <w:tc>
          <w:tcPr>
            <w:tcW w:w="1663" w:type="pct"/>
          </w:tcPr>
          <w:p w14:paraId="2CB21DEB" w14:textId="571B3B93" w:rsidR="00665BF3" w:rsidRPr="00A74225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7A0541">
              <w:rPr>
                <w:i w:val="0"/>
                <w:iCs w:val="0"/>
                <w:sz w:val="18"/>
                <w:lang w:val="en-US"/>
              </w:rPr>
              <w:t>4</w:t>
            </w:r>
            <w:r>
              <w:rPr>
                <w:i w:val="0"/>
                <w:iCs w:val="0"/>
                <w:sz w:val="18"/>
                <w:lang w:val="en-US"/>
              </w:rPr>
              <w:t>/2019 – 0</w:t>
            </w:r>
            <w:r w:rsidR="007A0541">
              <w:rPr>
                <w:i w:val="0"/>
                <w:iCs w:val="0"/>
                <w:sz w:val="18"/>
                <w:lang w:val="en-US"/>
              </w:rPr>
              <w:t>5</w:t>
            </w:r>
            <w:r>
              <w:rPr>
                <w:i w:val="0"/>
                <w:iCs w:val="0"/>
                <w:sz w:val="18"/>
                <w:lang w:val="en-US"/>
              </w:rPr>
              <w:t>/2019</w:t>
            </w:r>
          </w:p>
        </w:tc>
      </w:tr>
      <w:tr w:rsidR="00D5280E" w:rsidRPr="00B94868" w14:paraId="7C4155D6" w14:textId="77777777" w:rsidTr="00BE6BC5">
        <w:trPr>
          <w:gridAfter w:val="1"/>
          <w:wAfter w:w="10" w:type="pct"/>
          <w:trHeight w:val="680"/>
          <w:trPrChange w:id="33" w:author="David Döbele" w:date="2022-01-11T19:16:00Z">
            <w:trPr>
              <w:gridAfter w:val="1"/>
              <w:wAfter w:w="10" w:type="pct"/>
              <w:trHeight w:val="1025"/>
            </w:trPr>
          </w:trPrChange>
        </w:trPr>
        <w:tc>
          <w:tcPr>
            <w:tcW w:w="4990" w:type="pct"/>
            <w:gridSpan w:val="4"/>
            <w:tcPrChange w:id="34" w:author="David Döbele" w:date="2022-01-11T19:16:00Z">
              <w:tcPr>
                <w:tcW w:w="4990" w:type="pct"/>
                <w:gridSpan w:val="4"/>
              </w:tcPr>
            </w:tcPrChange>
          </w:tcPr>
          <w:p w14:paraId="1A135F1D" w14:textId="11BBABB0" w:rsidR="0091331D" w:rsidRDefault="009A4344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Eigenständige Kultivierung von Zellkulturen zu Forschungszwecken</w:t>
            </w:r>
          </w:p>
          <w:p w14:paraId="7C7DA6E8" w14:textId="5FE1FAEF" w:rsidR="0091331D" w:rsidRDefault="009A4344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Auswertung biologischer Daten am Laser-scanning-Mikroskop</w:t>
            </w:r>
          </w:p>
          <w:p w14:paraId="1F772E33" w14:textId="043BCB00" w:rsidR="00BA215A" w:rsidRDefault="009A4344" w:rsidP="0091331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Selbständige Durchführung kleinere</w:t>
            </w:r>
            <w:r w:rsidR="00EA6142">
              <w:rPr>
                <w:sz w:val="18"/>
                <w:lang w:val="de-AT"/>
              </w:rPr>
              <w:t>r</w:t>
            </w:r>
            <w:r>
              <w:rPr>
                <w:sz w:val="18"/>
                <w:lang w:val="de-AT"/>
              </w:rPr>
              <w:t xml:space="preserve"> Aufgaben,</w:t>
            </w:r>
            <w:r w:rsidR="00B94868">
              <w:rPr>
                <w:sz w:val="18"/>
                <w:lang w:val="de-AT"/>
              </w:rPr>
              <w:t xml:space="preserve"> </w:t>
            </w:r>
            <w:r w:rsidR="00ED0622">
              <w:rPr>
                <w:sz w:val="18"/>
                <w:lang w:val="de-AT"/>
              </w:rPr>
              <w:t>Gele gießen, pipettieren, Durchführung der Gelelektrophorese</w:t>
            </w:r>
          </w:p>
          <w:p w14:paraId="3658805E" w14:textId="207EC680" w:rsidR="009A4344" w:rsidRPr="0091331D" w:rsidRDefault="003E4540" w:rsidP="0091331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Beobachtung</w:t>
            </w:r>
            <w:r w:rsidR="009A4344">
              <w:rPr>
                <w:sz w:val="18"/>
                <w:lang w:val="de-AT"/>
              </w:rPr>
              <w:t xml:space="preserve"> und analytische Auswertung biochemischer Experimente wie SDS-PAGE und Western blot</w:t>
            </w:r>
          </w:p>
        </w:tc>
      </w:tr>
      <w:tr w:rsidR="00D5280E" w:rsidRPr="009D7C49" w14:paraId="414B4085" w14:textId="77777777" w:rsidTr="00B32CC2">
        <w:trPr>
          <w:gridAfter w:val="1"/>
          <w:wAfter w:w="10" w:type="pct"/>
          <w:trHeight w:val="594"/>
        </w:trPr>
        <w:tc>
          <w:tcPr>
            <w:tcW w:w="4990" w:type="pct"/>
            <w:gridSpan w:val="4"/>
            <w:tcBorders>
              <w:bottom w:val="single" w:sz="4" w:space="0" w:color="auto"/>
            </w:tcBorders>
            <w:vAlign w:val="bottom"/>
          </w:tcPr>
          <w:p w14:paraId="4741C5BA" w14:textId="640122AE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</w:t>
            </w:r>
            <w:r w:rsidR="00886812">
              <w:rPr>
                <w:sz w:val="28"/>
              </w:rPr>
              <w:t>ß</w:t>
            </w:r>
            <w:r>
              <w:rPr>
                <w:sz w:val="28"/>
              </w:rPr>
              <w:t>er</w:t>
            </w:r>
            <w:r w:rsidR="00886812">
              <w:rPr>
                <w:sz w:val="28"/>
              </w:rPr>
              <w:t>schulische Aktivitäten und Zertifikate</w:t>
            </w:r>
          </w:p>
        </w:tc>
      </w:tr>
      <w:tr w:rsidR="00323C77" w:rsidRPr="009D7C49" w14:paraId="74251178" w14:textId="77777777" w:rsidTr="00B32CC2">
        <w:trPr>
          <w:gridAfter w:val="1"/>
          <w:wAfter w:w="10" w:type="pct"/>
          <w:trHeight w:val="396"/>
        </w:trPr>
        <w:tc>
          <w:tcPr>
            <w:tcW w:w="3327" w:type="pct"/>
            <w:gridSpan w:val="3"/>
            <w:tcBorders>
              <w:top w:val="single" w:sz="4" w:space="0" w:color="auto"/>
            </w:tcBorders>
            <w:vAlign w:val="bottom"/>
          </w:tcPr>
          <w:p w14:paraId="23826F21" w14:textId="41B842DD" w:rsidR="00CE28CC" w:rsidRPr="00AA5A9C" w:rsidRDefault="007A0541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University of London</w:t>
            </w:r>
          </w:p>
        </w:tc>
        <w:tc>
          <w:tcPr>
            <w:tcW w:w="1663" w:type="pct"/>
            <w:tcBorders>
              <w:top w:val="single" w:sz="4" w:space="0" w:color="auto"/>
            </w:tcBorders>
            <w:vAlign w:val="bottom"/>
          </w:tcPr>
          <w:p w14:paraId="58208F44" w14:textId="5951A61A" w:rsidR="00CE28CC" w:rsidRPr="007D5BE9" w:rsidRDefault="007A0541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London</w:t>
            </w:r>
          </w:p>
        </w:tc>
      </w:tr>
      <w:tr w:rsidR="00EA6142" w:rsidRPr="006546FD" w14:paraId="4F59C612" w14:textId="77777777" w:rsidTr="00B32CC2">
        <w:trPr>
          <w:gridAfter w:val="1"/>
          <w:wAfter w:w="10" w:type="pct"/>
          <w:trHeight w:val="224"/>
        </w:trPr>
        <w:tc>
          <w:tcPr>
            <w:tcW w:w="3327" w:type="pct"/>
            <w:gridSpan w:val="3"/>
          </w:tcPr>
          <w:p w14:paraId="32F07601" w14:textId="7AF3F43B" w:rsidR="00665BF3" w:rsidRPr="00D5280E" w:rsidRDefault="00BF2957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Zertifikat in Brand Management</w:t>
            </w:r>
            <w:ins w:id="35" w:author="David Döbele" w:date="2022-01-11T19:15:00Z">
              <w:r w:rsidR="00BE6BC5">
                <w:rPr>
                  <w:sz w:val="18"/>
                  <w:lang w:val="de-AT"/>
                </w:rPr>
                <w:t xml:space="preserve"> </w:t>
              </w:r>
              <w:r w:rsidR="00BE6BC5" w:rsidRPr="00BE6BC5">
                <w:rPr>
                  <w:sz w:val="18"/>
                  <w:lang w:val="de-AT"/>
                  <w:rPrChange w:id="36" w:author="David Döbele" w:date="2022-01-11T19:15:00Z">
                    <w:rPr>
                      <w:i/>
                      <w:iCs/>
                      <w:sz w:val="18"/>
                      <w:lang w:val="de-AT"/>
                    </w:rPr>
                  </w:rPrChange>
                </w:rPr>
                <w:t>über die Plattform „</w:t>
              </w:r>
              <w:proofErr w:type="spellStart"/>
              <w:r w:rsidR="00BE6BC5" w:rsidRPr="00BE6BC5">
                <w:rPr>
                  <w:sz w:val="18"/>
                  <w:lang w:val="de-AT"/>
                  <w:rPrChange w:id="37" w:author="David Döbele" w:date="2022-01-11T19:15:00Z">
                    <w:rPr>
                      <w:i/>
                      <w:iCs/>
                      <w:sz w:val="18"/>
                      <w:lang w:val="de-AT"/>
                    </w:rPr>
                  </w:rPrChange>
                </w:rPr>
                <w:t>Coursera</w:t>
              </w:r>
              <w:proofErr w:type="spellEnd"/>
              <w:r w:rsidR="00BE6BC5" w:rsidRPr="00BE6BC5">
                <w:rPr>
                  <w:sz w:val="18"/>
                  <w:lang w:val="de-AT"/>
                  <w:rPrChange w:id="38" w:author="David Döbele" w:date="2022-01-11T19:15:00Z">
                    <w:rPr>
                      <w:i/>
                      <w:iCs/>
                      <w:sz w:val="18"/>
                      <w:lang w:val="de-AT"/>
                    </w:rPr>
                  </w:rPrChange>
                </w:rPr>
                <w:t>“</w:t>
              </w:r>
            </w:ins>
          </w:p>
        </w:tc>
        <w:tc>
          <w:tcPr>
            <w:tcW w:w="1663" w:type="pct"/>
          </w:tcPr>
          <w:p w14:paraId="45DD2178" w14:textId="5A12DDEA" w:rsidR="00665BF3" w:rsidRDefault="007A0541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11</w:t>
            </w:r>
            <w:r w:rsidR="00665BF3">
              <w:rPr>
                <w:sz w:val="18"/>
                <w:lang w:val="en-US"/>
              </w:rPr>
              <w:t>/20</w:t>
            </w:r>
            <w:r>
              <w:rPr>
                <w:sz w:val="18"/>
                <w:lang w:val="en-US"/>
              </w:rPr>
              <w:t>21</w:t>
            </w:r>
          </w:p>
        </w:tc>
      </w:tr>
      <w:tr w:rsidR="00D5280E" w:rsidRPr="00D5280E" w14:paraId="02437711" w14:textId="77777777" w:rsidTr="00B32CC2">
        <w:trPr>
          <w:gridAfter w:val="1"/>
          <w:wAfter w:w="10" w:type="pct"/>
          <w:trHeight w:val="224"/>
        </w:trPr>
        <w:tc>
          <w:tcPr>
            <w:tcW w:w="4990" w:type="pct"/>
            <w:gridSpan w:val="4"/>
          </w:tcPr>
          <w:p w14:paraId="7CA4D9D0" w14:textId="25EF0DA0" w:rsidR="00AA5A9C" w:rsidRPr="00053166" w:rsidRDefault="00FB73E2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Grundlagen zu </w:t>
            </w:r>
            <w:r w:rsidR="00ED0622">
              <w:rPr>
                <w:i/>
                <w:sz w:val="18"/>
                <w:lang w:val="de-AT"/>
              </w:rPr>
              <w:t xml:space="preserve">den </w:t>
            </w:r>
            <w:r>
              <w:rPr>
                <w:i/>
                <w:sz w:val="18"/>
                <w:lang w:val="de-AT"/>
              </w:rPr>
              <w:t>Strategien der Markenbildung</w:t>
            </w:r>
            <w:r w:rsidR="00AD4CCA">
              <w:rPr>
                <w:i/>
                <w:sz w:val="18"/>
                <w:lang w:val="de-AT"/>
              </w:rPr>
              <w:t xml:space="preserve"> sowie neue Ansätze zu Marken</w:t>
            </w:r>
            <w:r w:rsidR="004E2BA1">
              <w:rPr>
                <w:i/>
                <w:sz w:val="18"/>
                <w:lang w:val="de-AT"/>
              </w:rPr>
              <w:t>bildung</w:t>
            </w:r>
          </w:p>
          <w:p w14:paraId="7A4B6428" w14:textId="301ECE7E" w:rsidR="00053166" w:rsidRPr="00AD4CCA" w:rsidRDefault="00AD4CCA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Möglichkeiten zur Analyse und Gestaltung von Markenerlebnissen sowie die Preisgestaltung von Marken</w:t>
            </w:r>
          </w:p>
          <w:p w14:paraId="281EF2A1" w14:textId="77777777" w:rsidR="00F64C22" w:rsidRPr="005B3D12" w:rsidRDefault="004E2BA1" w:rsidP="005B3D12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Methoden zur Entwicklung eines strategischen und </w:t>
            </w:r>
            <w:r w:rsidR="005B3D12">
              <w:rPr>
                <w:i/>
                <w:sz w:val="18"/>
                <w:lang w:val="de-AT"/>
              </w:rPr>
              <w:t>funktionsübergreifenden Marken</w:t>
            </w:r>
            <w:r>
              <w:rPr>
                <w:i/>
                <w:sz w:val="18"/>
                <w:lang w:val="de-AT"/>
              </w:rPr>
              <w:t xml:space="preserve">-Dashboards </w:t>
            </w:r>
          </w:p>
          <w:p w14:paraId="68CFAD97" w14:textId="33C941A7" w:rsidR="005B3D12" w:rsidRPr="005B3D12" w:rsidRDefault="005B3D12" w:rsidP="005B3D12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Die unterschiedliche Gestaltung der Mar</w:t>
            </w:r>
            <w:r w:rsidR="00ED0622">
              <w:rPr>
                <w:i/>
                <w:sz w:val="18"/>
                <w:lang w:val="de-AT"/>
              </w:rPr>
              <w:t>ken</w:t>
            </w:r>
            <w:r>
              <w:rPr>
                <w:i/>
                <w:sz w:val="18"/>
                <w:lang w:val="de-AT"/>
              </w:rPr>
              <w:t xml:space="preserve">rlebnisse von Produkten und Dienstleistungen </w:t>
            </w:r>
          </w:p>
        </w:tc>
      </w:tr>
      <w:tr w:rsidR="00EA6142" w:rsidRPr="009D7C49" w14:paraId="4AF19DD1" w14:textId="77777777" w:rsidTr="00B32CC2">
        <w:trPr>
          <w:gridAfter w:val="1"/>
          <w:wAfter w:w="10" w:type="pct"/>
          <w:trHeight w:val="403"/>
        </w:trPr>
        <w:tc>
          <w:tcPr>
            <w:tcW w:w="3327" w:type="pct"/>
            <w:gridSpan w:val="3"/>
            <w:vAlign w:val="bottom"/>
          </w:tcPr>
          <w:p w14:paraId="7756FD9A" w14:textId="4EC21FBF" w:rsidR="00F64FA7" w:rsidRPr="007D5BE9" w:rsidRDefault="007A0541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Yale University</w:t>
            </w:r>
          </w:p>
        </w:tc>
        <w:tc>
          <w:tcPr>
            <w:tcW w:w="1663" w:type="pct"/>
            <w:vAlign w:val="bottom"/>
          </w:tcPr>
          <w:p w14:paraId="30626CB8" w14:textId="69C0DC53" w:rsidR="00F64FA7" w:rsidRPr="00F85883" w:rsidRDefault="007A0541" w:rsidP="00F85883">
            <w:pPr>
              <w:pStyle w:val="Ort"/>
              <w:rPr>
                <w:sz w:val="23"/>
                <w:szCs w:val="23"/>
              </w:rPr>
            </w:pPr>
            <w:r w:rsidRPr="00F85883">
              <w:rPr>
                <w:sz w:val="23"/>
                <w:szCs w:val="23"/>
              </w:rPr>
              <w:t>New Haven</w:t>
            </w:r>
          </w:p>
        </w:tc>
      </w:tr>
      <w:tr w:rsidR="00EA6142" w:rsidRPr="006546FD" w14:paraId="56372BDE" w14:textId="77777777" w:rsidTr="00B32CC2">
        <w:trPr>
          <w:gridAfter w:val="1"/>
          <w:wAfter w:w="10" w:type="pct"/>
          <w:trHeight w:val="224"/>
        </w:trPr>
        <w:tc>
          <w:tcPr>
            <w:tcW w:w="3327" w:type="pct"/>
            <w:gridSpan w:val="3"/>
          </w:tcPr>
          <w:p w14:paraId="3C87D247" w14:textId="6FF81F93" w:rsidR="00F64FA7" w:rsidRPr="00F64FA7" w:rsidRDefault="00F96F15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Zertifikat in Financial </w:t>
            </w:r>
            <w:proofErr w:type="spellStart"/>
            <w:r>
              <w:rPr>
                <w:i w:val="0"/>
                <w:iCs w:val="0"/>
                <w:sz w:val="18"/>
                <w:lang w:val="de-AT"/>
              </w:rPr>
              <w:t>Markets</w:t>
            </w:r>
            <w:proofErr w:type="spellEnd"/>
            <w:ins w:id="39" w:author="David Döbele" w:date="2022-01-11T19:15:00Z">
              <w:r w:rsidR="00BE6BC5">
                <w:rPr>
                  <w:i w:val="0"/>
                  <w:iCs w:val="0"/>
                  <w:sz w:val="18"/>
                  <w:lang w:val="de-AT"/>
                </w:rPr>
                <w:t xml:space="preserve"> über die Plattform „</w:t>
              </w:r>
              <w:proofErr w:type="spellStart"/>
              <w:r w:rsidR="00BE6BC5">
                <w:rPr>
                  <w:i w:val="0"/>
                  <w:iCs w:val="0"/>
                  <w:sz w:val="18"/>
                  <w:lang w:val="de-AT"/>
                </w:rPr>
                <w:t>Coursera</w:t>
              </w:r>
              <w:proofErr w:type="spellEnd"/>
              <w:r w:rsidR="00BE6BC5">
                <w:rPr>
                  <w:i w:val="0"/>
                  <w:iCs w:val="0"/>
                  <w:sz w:val="18"/>
                  <w:lang w:val="de-AT"/>
                </w:rPr>
                <w:t>“</w:t>
              </w:r>
            </w:ins>
          </w:p>
        </w:tc>
        <w:tc>
          <w:tcPr>
            <w:tcW w:w="1663" w:type="pct"/>
          </w:tcPr>
          <w:p w14:paraId="288A2195" w14:textId="765FF905" w:rsidR="00F64FA7" w:rsidRPr="00F64FA7" w:rsidRDefault="007A0541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09/2021</w:t>
            </w:r>
          </w:p>
        </w:tc>
      </w:tr>
      <w:tr w:rsidR="00CE28CC" w:rsidRPr="006546FD" w14:paraId="7ECB507F" w14:textId="77777777" w:rsidTr="00BE6BC5">
        <w:trPr>
          <w:gridAfter w:val="1"/>
          <w:wAfter w:w="10" w:type="pct"/>
          <w:trHeight w:val="907"/>
          <w:trPrChange w:id="40" w:author="David Döbele" w:date="2022-01-11T19:16:00Z">
            <w:trPr>
              <w:gridAfter w:val="1"/>
              <w:wAfter w:w="10" w:type="pct"/>
              <w:trHeight w:val="932"/>
            </w:trPr>
          </w:trPrChange>
        </w:trPr>
        <w:tc>
          <w:tcPr>
            <w:tcW w:w="4990" w:type="pct"/>
            <w:gridSpan w:val="4"/>
            <w:tcPrChange w:id="41" w:author="David Döbele" w:date="2022-01-11T19:16:00Z">
              <w:tcPr>
                <w:tcW w:w="4990" w:type="pct"/>
                <w:gridSpan w:val="4"/>
              </w:tcPr>
            </w:tcPrChange>
          </w:tcPr>
          <w:p w14:paraId="1A6A237B" w14:textId="5438AE96" w:rsidR="00CE28CC" w:rsidRPr="004067B8" w:rsidRDefault="00DF226C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Siebenwöchiger Online Kurs zu den Grundlagen von Finanzmärkten</w:t>
            </w:r>
          </w:p>
          <w:p w14:paraId="041C3C5F" w14:textId="5F0A53CC" w:rsidR="00F96F15" w:rsidRPr="006005BA" w:rsidRDefault="00DF226C" w:rsidP="00F96F1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Methoden zur Bewertung von Aktien und Unternehmen</w:t>
            </w:r>
          </w:p>
          <w:p w14:paraId="0AC2E48C" w14:textId="5D815789" w:rsidR="006005BA" w:rsidRPr="00DF226C" w:rsidRDefault="006005BA" w:rsidP="00F96F1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Einführung ins Risikomanagement und die Grundsätze der Verhaltensökonomie</w:t>
            </w:r>
          </w:p>
          <w:p w14:paraId="2CC438FF" w14:textId="522781B7" w:rsidR="00E67E11" w:rsidRPr="005B3D12" w:rsidRDefault="006005BA" w:rsidP="005B3D1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Die</w:t>
            </w:r>
            <w:r w:rsidR="00FB73E2">
              <w:rPr>
                <w:i/>
                <w:iCs/>
                <w:sz w:val="18"/>
                <w:lang w:val="de-AT"/>
              </w:rPr>
              <w:t xml:space="preserve"> grundlegenden</w:t>
            </w:r>
            <w:r>
              <w:rPr>
                <w:i/>
                <w:iCs/>
                <w:sz w:val="18"/>
                <w:lang w:val="de-AT"/>
              </w:rPr>
              <w:t xml:space="preserve"> Funktionsweise</w:t>
            </w:r>
            <w:r w:rsidR="00FB73E2">
              <w:rPr>
                <w:i/>
                <w:iCs/>
                <w:sz w:val="18"/>
                <w:lang w:val="de-AT"/>
              </w:rPr>
              <w:t>n</w:t>
            </w:r>
            <w:r>
              <w:rPr>
                <w:i/>
                <w:iCs/>
                <w:sz w:val="18"/>
                <w:lang w:val="de-AT"/>
              </w:rPr>
              <w:t xml:space="preserve"> der Wertpapier-, Versicherungs- und Bankenbranche</w:t>
            </w:r>
          </w:p>
        </w:tc>
      </w:tr>
      <w:tr w:rsidR="00323C77" w:rsidRPr="00F85883" w14:paraId="59655A47" w14:textId="77777777" w:rsidTr="00B32CC2">
        <w:trPr>
          <w:gridAfter w:val="1"/>
          <w:wAfter w:w="10" w:type="pct"/>
          <w:trHeight w:val="403"/>
        </w:trPr>
        <w:tc>
          <w:tcPr>
            <w:tcW w:w="3327" w:type="pct"/>
            <w:gridSpan w:val="3"/>
            <w:vAlign w:val="bottom"/>
          </w:tcPr>
          <w:p w14:paraId="23B56FC0" w14:textId="15B61EA1" w:rsidR="00004915" w:rsidRPr="00F85883" w:rsidRDefault="00F85883" w:rsidP="00B32CC2">
            <w:pPr>
              <w:pStyle w:val="Ort"/>
              <w:tabs>
                <w:tab w:val="left" w:pos="549"/>
              </w:tabs>
              <w:jc w:val="left"/>
              <w:rPr>
                <w:b/>
                <w:i w:val="0"/>
                <w:sz w:val="23"/>
                <w:szCs w:val="23"/>
                <w:lang w:val="de-AT"/>
              </w:rPr>
            </w:pPr>
            <w:r w:rsidRPr="00F85883">
              <w:rPr>
                <w:b/>
                <w:i w:val="0"/>
                <w:sz w:val="23"/>
                <w:szCs w:val="23"/>
                <w:lang w:val="de-AT"/>
              </w:rPr>
              <w:t>Lebens- und Arbeitsgemeinsch</w:t>
            </w:r>
            <w:r>
              <w:rPr>
                <w:b/>
                <w:i w:val="0"/>
                <w:sz w:val="23"/>
                <w:szCs w:val="23"/>
                <w:lang w:val="de-AT"/>
              </w:rPr>
              <w:t>af</w:t>
            </w:r>
            <w:r w:rsidRPr="00F85883">
              <w:rPr>
                <w:b/>
                <w:i w:val="0"/>
                <w:sz w:val="23"/>
                <w:szCs w:val="23"/>
                <w:lang w:val="de-AT"/>
              </w:rPr>
              <w:t>t</w:t>
            </w:r>
            <w:r>
              <w:rPr>
                <w:b/>
                <w:i w:val="0"/>
                <w:sz w:val="23"/>
                <w:szCs w:val="23"/>
                <w:lang w:val="de-AT"/>
              </w:rPr>
              <w:t xml:space="preserve"> Sonnenhof e. V.</w:t>
            </w:r>
          </w:p>
        </w:tc>
        <w:tc>
          <w:tcPr>
            <w:tcW w:w="1663" w:type="pct"/>
            <w:vAlign w:val="bottom"/>
          </w:tcPr>
          <w:p w14:paraId="496F99A0" w14:textId="1C414010" w:rsidR="00004915" w:rsidRPr="00F85883" w:rsidRDefault="00F85883" w:rsidP="00B32CC2">
            <w:pPr>
              <w:pStyle w:val="Ort"/>
              <w:rPr>
                <w:sz w:val="23"/>
                <w:szCs w:val="23"/>
                <w:lang w:val="de-AT"/>
              </w:rPr>
            </w:pPr>
            <w:r w:rsidRPr="00F85883">
              <w:rPr>
                <w:sz w:val="23"/>
                <w:szCs w:val="23"/>
                <w:lang w:val="de-AT"/>
              </w:rPr>
              <w:t>Vechta</w:t>
            </w:r>
            <w:r w:rsidR="00004915" w:rsidRPr="00F85883">
              <w:rPr>
                <w:sz w:val="23"/>
                <w:szCs w:val="23"/>
                <w:lang w:val="de-AT"/>
              </w:rPr>
              <w:t xml:space="preserve">                                                                                    </w:t>
            </w:r>
          </w:p>
        </w:tc>
      </w:tr>
      <w:tr w:rsidR="00B94868" w:rsidRPr="006546FD" w14:paraId="5389C164" w14:textId="77777777" w:rsidTr="00B32CC2">
        <w:trPr>
          <w:gridAfter w:val="1"/>
          <w:wAfter w:w="10" w:type="pct"/>
          <w:trHeight w:val="224"/>
        </w:trPr>
        <w:tc>
          <w:tcPr>
            <w:tcW w:w="3327" w:type="pct"/>
            <w:gridSpan w:val="3"/>
          </w:tcPr>
          <w:p w14:paraId="4F5B80ED" w14:textId="6E4025AE" w:rsidR="00004915" w:rsidRPr="00BE6BC5" w:rsidRDefault="00F85883" w:rsidP="00F8588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szCs w:val="18"/>
                <w:lang w:val="de-AT"/>
                <w:rPrChange w:id="42" w:author="David Döbele" w:date="2022-01-11T19:15:00Z">
                  <w:rPr>
                    <w:sz w:val="18"/>
                    <w:szCs w:val="18"/>
                    <w:lang w:val="de-AT"/>
                  </w:rPr>
                </w:rPrChange>
              </w:rPr>
            </w:pPr>
            <w:r w:rsidRPr="00BE6BC5">
              <w:rPr>
                <w:i w:val="0"/>
                <w:iCs w:val="0"/>
                <w:sz w:val="18"/>
                <w:szCs w:val="18"/>
                <w:lang w:val="de-AT"/>
                <w:rPrChange w:id="43" w:author="David Döbele" w:date="2022-01-11T19:15:00Z">
                  <w:rPr>
                    <w:sz w:val="18"/>
                    <w:szCs w:val="18"/>
                    <w:lang w:val="de-AT"/>
                  </w:rPr>
                </w:rPrChange>
              </w:rPr>
              <w:t>Soziales Praktikum</w:t>
            </w:r>
          </w:p>
        </w:tc>
        <w:tc>
          <w:tcPr>
            <w:tcW w:w="1663" w:type="pct"/>
          </w:tcPr>
          <w:p w14:paraId="59600417" w14:textId="1BBEA730" w:rsidR="00004915" w:rsidRPr="00BE6BC5" w:rsidRDefault="00F85883" w:rsidP="00F85883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i w:val="0"/>
                <w:iCs w:val="0"/>
                <w:lang w:val="de-AT"/>
                <w:rPrChange w:id="44" w:author="David Döbele" w:date="2022-01-11T19:15:00Z">
                  <w:rPr>
                    <w:lang w:val="de-AT"/>
                  </w:rPr>
                </w:rPrChange>
              </w:rPr>
            </w:pPr>
            <w:r w:rsidRPr="00BE6BC5">
              <w:rPr>
                <w:i w:val="0"/>
                <w:iCs w:val="0"/>
                <w:lang w:val="de-AT"/>
                <w:rPrChange w:id="45" w:author="David Döbele" w:date="2022-01-11T19:15:00Z">
                  <w:rPr>
                    <w:lang w:val="de-AT"/>
                  </w:rPr>
                </w:rPrChange>
              </w:rPr>
              <w:t xml:space="preserve">       </w:t>
            </w:r>
            <w:r w:rsidRPr="00BE6BC5">
              <w:rPr>
                <w:i w:val="0"/>
                <w:iCs w:val="0"/>
                <w:sz w:val="18"/>
                <w:szCs w:val="18"/>
                <w:lang w:val="de-AT"/>
                <w:rPrChange w:id="46" w:author="David Döbele" w:date="2022-01-11T19:15:00Z">
                  <w:rPr>
                    <w:sz w:val="18"/>
                    <w:szCs w:val="18"/>
                    <w:lang w:val="de-AT"/>
                  </w:rPr>
                </w:rPrChange>
              </w:rPr>
              <w:t xml:space="preserve">09/2019 </w:t>
            </w:r>
            <w:r w:rsidRPr="00BE6BC5">
              <w:rPr>
                <w:i w:val="0"/>
                <w:iCs w:val="0"/>
                <w:sz w:val="18"/>
                <w:lang w:val="en-US"/>
              </w:rPr>
              <w:t>–</w:t>
            </w:r>
            <w:r w:rsidRPr="00BE6BC5">
              <w:rPr>
                <w:i w:val="0"/>
                <w:iCs w:val="0"/>
                <w:sz w:val="18"/>
                <w:lang w:val="en-US"/>
                <w:rPrChange w:id="47" w:author="David Döbele" w:date="2022-01-11T19:15:00Z">
                  <w:rPr>
                    <w:sz w:val="18"/>
                    <w:lang w:val="en-US"/>
                  </w:rPr>
                </w:rPrChange>
              </w:rPr>
              <w:t xml:space="preserve"> </w:t>
            </w:r>
            <w:r w:rsidRPr="00BE6BC5">
              <w:rPr>
                <w:i w:val="0"/>
                <w:iCs w:val="0"/>
                <w:sz w:val="18"/>
                <w:szCs w:val="18"/>
                <w:lang w:val="de-AT"/>
                <w:rPrChange w:id="48" w:author="David Döbele" w:date="2022-01-11T19:15:00Z">
                  <w:rPr>
                    <w:sz w:val="18"/>
                    <w:szCs w:val="18"/>
                    <w:lang w:val="de-AT"/>
                  </w:rPr>
                </w:rPrChange>
              </w:rPr>
              <w:t xml:space="preserve">10/2019 </w:t>
            </w:r>
            <w:r w:rsidRPr="00BE6BC5">
              <w:rPr>
                <w:i w:val="0"/>
                <w:iCs w:val="0"/>
                <w:lang w:val="de-AT"/>
                <w:rPrChange w:id="49" w:author="David Döbele" w:date="2022-01-11T19:15:00Z">
                  <w:rPr>
                    <w:lang w:val="de-AT"/>
                  </w:rPr>
                </w:rPrChange>
              </w:rPr>
              <w:t xml:space="preserve">                 </w:t>
            </w:r>
          </w:p>
        </w:tc>
      </w:tr>
      <w:tr w:rsidR="008859D8" w:rsidRPr="006546FD" w14:paraId="42CB3AD6" w14:textId="77777777" w:rsidTr="00BE6BC5">
        <w:trPr>
          <w:trHeight w:val="567"/>
          <w:trPrChange w:id="50" w:author="David Döbele" w:date="2022-01-11T19:15:00Z">
            <w:trPr>
              <w:trHeight w:val="826"/>
            </w:trPr>
          </w:trPrChange>
        </w:trPr>
        <w:tc>
          <w:tcPr>
            <w:tcW w:w="4990" w:type="pct"/>
            <w:gridSpan w:val="4"/>
            <w:tcPrChange w:id="51" w:author="David Döbele" w:date="2022-01-11T19:15:00Z">
              <w:tcPr>
                <w:tcW w:w="4990" w:type="pct"/>
                <w:gridSpan w:val="4"/>
              </w:tcPr>
            </w:tcPrChange>
          </w:tcPr>
          <w:p w14:paraId="199A623D" w14:textId="2B243225" w:rsidR="00F85883" w:rsidRPr="00EA6142" w:rsidRDefault="00323C77" w:rsidP="00F85883">
            <w:pPr>
              <w:pStyle w:val="Beschreibung"/>
              <w:numPr>
                <w:ilvl w:val="0"/>
                <w:numId w:val="27"/>
              </w:num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Bet</w:t>
            </w:r>
            <w:r w:rsidR="008859D8">
              <w:rPr>
                <w:i/>
                <w:sz w:val="18"/>
                <w:szCs w:val="18"/>
              </w:rPr>
              <w:t>reuung</w:t>
            </w:r>
            <w:r>
              <w:rPr>
                <w:i/>
                <w:sz w:val="18"/>
                <w:szCs w:val="18"/>
              </w:rPr>
              <w:t xml:space="preserve"> </w:t>
            </w:r>
            <w:r w:rsidR="00EA6142">
              <w:rPr>
                <w:i/>
                <w:sz w:val="18"/>
                <w:szCs w:val="18"/>
              </w:rPr>
              <w:t>von</w:t>
            </w:r>
            <w:r>
              <w:rPr>
                <w:i/>
                <w:sz w:val="18"/>
                <w:szCs w:val="18"/>
              </w:rPr>
              <w:t xml:space="preserve"> Menschen</w:t>
            </w:r>
            <w:r w:rsidR="00B94868">
              <w:rPr>
                <w:i/>
                <w:sz w:val="18"/>
                <w:szCs w:val="18"/>
              </w:rPr>
              <w:t xml:space="preserve"> mit</w:t>
            </w:r>
            <w:r>
              <w:rPr>
                <w:i/>
                <w:sz w:val="18"/>
                <w:szCs w:val="18"/>
              </w:rPr>
              <w:t xml:space="preserve"> Assistenzbedarf</w:t>
            </w:r>
            <w:r w:rsidR="00B94868">
              <w:rPr>
                <w:i/>
                <w:sz w:val="18"/>
                <w:szCs w:val="18"/>
              </w:rPr>
              <w:t xml:space="preserve"> </w:t>
            </w:r>
            <w:r w:rsidR="008859D8">
              <w:rPr>
                <w:i/>
                <w:sz w:val="18"/>
                <w:szCs w:val="18"/>
              </w:rPr>
              <w:t xml:space="preserve">und Unterstützung bei ihren täglichen Herausforderungen </w:t>
            </w:r>
          </w:p>
          <w:p w14:paraId="54E9122F" w14:textId="21EEEA02" w:rsidR="00EA6142" w:rsidRPr="00323C77" w:rsidRDefault="00B94868" w:rsidP="00F85883">
            <w:pPr>
              <w:pStyle w:val="Beschreibung"/>
              <w:numPr>
                <w:ilvl w:val="0"/>
                <w:numId w:val="27"/>
              </w:num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Auseinandersetzung mit verschiedenen Lebenssituationen </w:t>
            </w:r>
            <w:r w:rsidR="008859D8">
              <w:rPr>
                <w:i/>
                <w:sz w:val="18"/>
                <w:szCs w:val="18"/>
              </w:rPr>
              <w:t>und Erweiterung meiner Hilfsbereitschaft</w:t>
            </w:r>
          </w:p>
          <w:p w14:paraId="1DD65126" w14:textId="63C0FF3F" w:rsidR="00EA6142" w:rsidRPr="005B3D12" w:rsidRDefault="00EA6142" w:rsidP="005B3D12">
            <w:pPr>
              <w:pStyle w:val="Beschreibung"/>
              <w:numPr>
                <w:ilvl w:val="0"/>
                <w:numId w:val="27"/>
              </w:num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Verbesserung meiner Integrationsbereitschaft, meiner Menschenkenntnis sowie meiner Empathie</w:t>
            </w:r>
          </w:p>
        </w:tc>
        <w:tc>
          <w:tcPr>
            <w:tcW w:w="10" w:type="pct"/>
            <w:tcPrChange w:id="52" w:author="David Döbele" w:date="2022-01-11T19:15:00Z">
              <w:tcPr>
                <w:tcW w:w="10" w:type="pct"/>
              </w:tcPr>
            </w:tcPrChange>
          </w:tcPr>
          <w:p w14:paraId="41F3D8A6" w14:textId="77777777" w:rsidR="00F85883" w:rsidRDefault="00F85883" w:rsidP="008C1187">
            <w:pPr>
              <w:pStyle w:val="Beschreibung"/>
              <w:ind w:left="720"/>
              <w:rPr>
                <w:i/>
                <w:iCs/>
                <w:sz w:val="18"/>
                <w:lang w:val="de-AT"/>
              </w:rPr>
            </w:pPr>
          </w:p>
        </w:tc>
      </w:tr>
      <w:tr w:rsidR="00CE28CC" w:rsidRPr="009D7C49" w14:paraId="482569A2" w14:textId="77777777" w:rsidTr="00B32CC2">
        <w:trPr>
          <w:gridAfter w:val="1"/>
          <w:wAfter w:w="10" w:type="pct"/>
          <w:trHeight w:val="594"/>
        </w:trPr>
        <w:tc>
          <w:tcPr>
            <w:tcW w:w="4990" w:type="pct"/>
            <w:gridSpan w:val="4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23C77" w:rsidRPr="00D5280E" w14:paraId="2B257790" w14:textId="77777777" w:rsidTr="00BE6BC5">
        <w:trPr>
          <w:gridAfter w:val="1"/>
          <w:wAfter w:w="10" w:type="pct"/>
          <w:trHeight w:val="396"/>
          <w:trPrChange w:id="53" w:author="David Döbele" w:date="2022-01-11T19:16:00Z">
            <w:trPr>
              <w:gridAfter w:val="1"/>
              <w:wAfter w:w="10" w:type="pct"/>
              <w:trHeight w:val="396"/>
            </w:trPr>
          </w:trPrChange>
        </w:trPr>
        <w:tc>
          <w:tcPr>
            <w:tcW w:w="570" w:type="pct"/>
            <w:tcBorders>
              <w:top w:val="single" w:sz="4" w:space="0" w:color="auto"/>
            </w:tcBorders>
            <w:vAlign w:val="bottom"/>
            <w:tcPrChange w:id="54" w:author="David Döbele" w:date="2022-01-11T19:16:00Z">
              <w:tcPr>
                <w:tcW w:w="853" w:type="pct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4420" w:type="pct"/>
            <w:gridSpan w:val="3"/>
            <w:tcBorders>
              <w:top w:val="single" w:sz="4" w:space="0" w:color="auto"/>
            </w:tcBorders>
            <w:vAlign w:val="bottom"/>
            <w:tcPrChange w:id="55" w:author="David Döbele" w:date="2022-01-11T19:16:00Z">
              <w:tcPr>
                <w:tcW w:w="4137" w:type="pct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41BAAE43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886812"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</w:t>
            </w:r>
            <w:r w:rsidR="00886812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323C77" w:rsidRPr="00BE6BC5" w14:paraId="45706C3F" w14:textId="77777777" w:rsidTr="00BE6BC5">
        <w:trPr>
          <w:gridAfter w:val="1"/>
          <w:wAfter w:w="10" w:type="pct"/>
          <w:trHeight w:val="328"/>
          <w:trPrChange w:id="56" w:author="David Döbele" w:date="2022-01-11T19:16:00Z">
            <w:trPr>
              <w:gridAfter w:val="1"/>
              <w:wAfter w:w="10" w:type="pct"/>
              <w:trHeight w:val="328"/>
            </w:trPr>
          </w:trPrChange>
        </w:trPr>
        <w:tc>
          <w:tcPr>
            <w:tcW w:w="570" w:type="pct"/>
            <w:vAlign w:val="bottom"/>
            <w:tcPrChange w:id="57" w:author="David Döbele" w:date="2022-01-11T19:16:00Z">
              <w:tcPr>
                <w:tcW w:w="853" w:type="pct"/>
                <w:vAlign w:val="bottom"/>
              </w:tcPr>
            </w:tcPrChange>
          </w:tcPr>
          <w:p w14:paraId="57688BDA" w14:textId="350496FE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4420" w:type="pct"/>
            <w:gridSpan w:val="3"/>
            <w:vAlign w:val="bottom"/>
            <w:tcPrChange w:id="58" w:author="David Döbele" w:date="2022-01-11T19:16:00Z">
              <w:tcPr>
                <w:tcW w:w="4137" w:type="pct"/>
                <w:gridSpan w:val="3"/>
                <w:vAlign w:val="bottom"/>
              </w:tcPr>
            </w:tcPrChange>
          </w:tcPr>
          <w:p w14:paraId="60CA2168" w14:textId="697BEF46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E67E1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Word, Excel, Power Point) </w:t>
            </w:r>
          </w:p>
        </w:tc>
      </w:tr>
      <w:tr w:rsidR="00323C77" w:rsidRPr="00BA215A" w14:paraId="70CB01B0" w14:textId="77777777" w:rsidTr="00BE6BC5">
        <w:trPr>
          <w:gridAfter w:val="1"/>
          <w:wAfter w:w="10" w:type="pct"/>
          <w:trHeight w:val="328"/>
          <w:trPrChange w:id="59" w:author="David Döbele" w:date="2022-01-11T19:16:00Z">
            <w:trPr>
              <w:gridAfter w:val="1"/>
              <w:wAfter w:w="10" w:type="pct"/>
              <w:trHeight w:val="328"/>
            </w:trPr>
          </w:trPrChange>
        </w:trPr>
        <w:tc>
          <w:tcPr>
            <w:tcW w:w="570" w:type="pct"/>
            <w:vAlign w:val="bottom"/>
            <w:tcPrChange w:id="60" w:author="David Döbele" w:date="2022-01-11T19:16:00Z">
              <w:tcPr>
                <w:tcW w:w="853" w:type="pct"/>
                <w:vAlign w:val="bottom"/>
              </w:tcPr>
            </w:tcPrChange>
          </w:tcPr>
          <w:p w14:paraId="04F58216" w14:textId="6D413C27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4420" w:type="pct"/>
            <w:gridSpan w:val="3"/>
            <w:vAlign w:val="bottom"/>
            <w:tcPrChange w:id="61" w:author="David Döbele" w:date="2022-01-11T19:16:00Z">
              <w:tcPr>
                <w:tcW w:w="4137" w:type="pct"/>
                <w:gridSpan w:val="3"/>
                <w:vAlign w:val="bottom"/>
              </w:tcPr>
            </w:tcPrChange>
          </w:tcPr>
          <w:p w14:paraId="598C2742" w14:textId="4E6561C0" w:rsidR="00CE28CC" w:rsidRPr="0074111D" w:rsidRDefault="006F0039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Schach</w:t>
            </w:r>
            <w:r w:rsidR="00FB73E2">
              <w:rPr>
                <w:rFonts w:ascii="Georgia" w:hAnsi="Georgia" w:cs="Georgia"/>
                <w:color w:val="000000"/>
                <w:sz w:val="18"/>
              </w:rPr>
              <w:t xml:space="preserve">, Literatur </w:t>
            </w:r>
            <w:r w:rsidR="00FB73E2" w:rsidRPr="00BE6BC5">
              <w:rPr>
                <w:rFonts w:ascii="Georgia" w:hAnsi="Georgia" w:cs="Georgia"/>
                <w:i/>
                <w:iCs/>
                <w:color w:val="000000"/>
                <w:sz w:val="18"/>
                <w:rPrChange w:id="62" w:author="David Döbele" w:date="2022-01-11T19:16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(besonders Unternehmertum und Persönlichkeitsentwicklung)</w:t>
            </w:r>
            <w:r w:rsidR="00E67E11" w:rsidRPr="00BE6BC5">
              <w:rPr>
                <w:rFonts w:ascii="Georgia" w:hAnsi="Georgia" w:cs="Georgia"/>
                <w:i/>
                <w:iCs/>
                <w:color w:val="000000"/>
                <w:sz w:val="18"/>
                <w:rPrChange w:id="63" w:author="David Döbele" w:date="2022-01-11T19:16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,</w:t>
            </w:r>
            <w:r w:rsidR="00E67E11">
              <w:rPr>
                <w:rFonts w:ascii="Georgia" w:hAnsi="Georgia" w:cs="Georgia"/>
                <w:color w:val="000000"/>
                <w:sz w:val="18"/>
              </w:rPr>
              <w:t xml:space="preserve"> Politik und Finanzen</w:t>
            </w:r>
          </w:p>
        </w:tc>
      </w:tr>
      <w:tr w:rsidR="00323C77" w:rsidRPr="00BA215A" w14:paraId="071AB173" w14:textId="77777777" w:rsidTr="00BE6BC5">
        <w:trPr>
          <w:gridAfter w:val="1"/>
          <w:wAfter w:w="10" w:type="pct"/>
          <w:trHeight w:val="1134"/>
          <w:trPrChange w:id="64" w:author="David Döbele" w:date="2022-01-11T19:16:00Z">
            <w:trPr>
              <w:gridAfter w:val="1"/>
              <w:wAfter w:w="10" w:type="pct"/>
              <w:trHeight w:val="1191"/>
            </w:trPr>
          </w:trPrChange>
        </w:trPr>
        <w:tc>
          <w:tcPr>
            <w:tcW w:w="1137" w:type="pct"/>
            <w:gridSpan w:val="2"/>
            <w:vAlign w:val="bottom"/>
            <w:tcPrChange w:id="65" w:author="David Döbele" w:date="2022-01-11T19:16:00Z">
              <w:tcPr>
                <w:tcW w:w="1137" w:type="pct"/>
                <w:gridSpan w:val="2"/>
                <w:vAlign w:val="bottom"/>
              </w:tcPr>
            </w:tcPrChange>
          </w:tcPr>
          <w:p w14:paraId="406B03AC" w14:textId="28536C9B" w:rsidR="00CE28CC" w:rsidRDefault="00FB73E2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Kleinmachnow, 11</w:t>
            </w:r>
            <w:r w:rsidR="00CE28CC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>01</w:t>
            </w:r>
            <w:r w:rsidR="00CE28CC">
              <w:rPr>
                <w:rFonts w:ascii="Georgia" w:hAnsi="Georgia"/>
                <w:sz w:val="18"/>
              </w:rPr>
              <w:t>.20</w:t>
            </w:r>
            <w:r>
              <w:rPr>
                <w:rFonts w:ascii="Georgia" w:hAnsi="Georgia"/>
                <w:sz w:val="18"/>
              </w:rPr>
              <w:t>22</w:t>
            </w:r>
          </w:p>
        </w:tc>
        <w:tc>
          <w:tcPr>
            <w:tcW w:w="3853" w:type="pct"/>
            <w:gridSpan w:val="2"/>
            <w:vAlign w:val="bottom"/>
            <w:tcPrChange w:id="66" w:author="David Döbele" w:date="2022-01-11T19:16:00Z">
              <w:tcPr>
                <w:tcW w:w="3853" w:type="pct"/>
                <w:gridSpan w:val="2"/>
                <w:vAlign w:val="bottom"/>
              </w:tcPr>
            </w:tcPrChange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5680C" w14:textId="77777777" w:rsidR="00787394" w:rsidRDefault="00787394" w:rsidP="00BE053D">
      <w:pPr>
        <w:spacing w:after="0" w:line="240" w:lineRule="auto"/>
      </w:pPr>
      <w:r>
        <w:separator/>
      </w:r>
    </w:p>
  </w:endnote>
  <w:endnote w:type="continuationSeparator" w:id="0">
    <w:p w14:paraId="6F8E6B38" w14:textId="77777777" w:rsidR="00787394" w:rsidRDefault="0078739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6BBED" w14:textId="77777777" w:rsidR="00787394" w:rsidRDefault="00787394" w:rsidP="00BE053D">
      <w:pPr>
        <w:spacing w:after="0" w:line="240" w:lineRule="auto"/>
      </w:pPr>
      <w:r>
        <w:separator/>
      </w:r>
    </w:p>
  </w:footnote>
  <w:footnote w:type="continuationSeparator" w:id="0">
    <w:p w14:paraId="7282C639" w14:textId="77777777" w:rsidR="00787394" w:rsidRDefault="0078739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C3557A"/>
    <w:multiLevelType w:val="hybridMultilevel"/>
    <w:tmpl w:val="F33E37D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B42B83"/>
    <w:multiLevelType w:val="hybridMultilevel"/>
    <w:tmpl w:val="E04C63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3533A3"/>
    <w:multiLevelType w:val="hybridMultilevel"/>
    <w:tmpl w:val="733E6AE0"/>
    <w:lvl w:ilvl="0" w:tplc="0407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9"/>
  </w:num>
  <w:num w:numId="3">
    <w:abstractNumId w:val="21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4"/>
  </w:num>
  <w:num w:numId="9">
    <w:abstractNumId w:val="14"/>
  </w:num>
  <w:num w:numId="10">
    <w:abstractNumId w:val="26"/>
  </w:num>
  <w:num w:numId="11">
    <w:abstractNumId w:val="6"/>
  </w:num>
  <w:num w:numId="12">
    <w:abstractNumId w:val="8"/>
  </w:num>
  <w:num w:numId="13">
    <w:abstractNumId w:val="10"/>
  </w:num>
  <w:num w:numId="14">
    <w:abstractNumId w:val="11"/>
  </w:num>
  <w:num w:numId="15">
    <w:abstractNumId w:val="23"/>
  </w:num>
  <w:num w:numId="16">
    <w:abstractNumId w:val="5"/>
  </w:num>
  <w:num w:numId="17">
    <w:abstractNumId w:val="18"/>
  </w:num>
  <w:num w:numId="18">
    <w:abstractNumId w:val="4"/>
  </w:num>
  <w:num w:numId="19">
    <w:abstractNumId w:val="20"/>
  </w:num>
  <w:num w:numId="20">
    <w:abstractNumId w:val="12"/>
  </w:num>
  <w:num w:numId="21">
    <w:abstractNumId w:val="13"/>
  </w:num>
  <w:num w:numId="22">
    <w:abstractNumId w:val="17"/>
  </w:num>
  <w:num w:numId="23">
    <w:abstractNumId w:val="9"/>
  </w:num>
  <w:num w:numId="24">
    <w:abstractNumId w:val="22"/>
  </w:num>
  <w:num w:numId="25">
    <w:abstractNumId w:val="3"/>
  </w:num>
  <w:num w:numId="26">
    <w:abstractNumId w:val="25"/>
  </w:num>
  <w:num w:numId="2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915"/>
    <w:rsid w:val="00053166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3C77"/>
    <w:rsid w:val="00324BC5"/>
    <w:rsid w:val="00340BAB"/>
    <w:rsid w:val="003418E0"/>
    <w:rsid w:val="00347F8D"/>
    <w:rsid w:val="00372F7B"/>
    <w:rsid w:val="003733E5"/>
    <w:rsid w:val="00390EA6"/>
    <w:rsid w:val="003E27C3"/>
    <w:rsid w:val="003E4540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2BA1"/>
    <w:rsid w:val="00507EA7"/>
    <w:rsid w:val="00526089"/>
    <w:rsid w:val="00527A28"/>
    <w:rsid w:val="00527DCA"/>
    <w:rsid w:val="005716D4"/>
    <w:rsid w:val="00571B60"/>
    <w:rsid w:val="00585A4D"/>
    <w:rsid w:val="005B3D12"/>
    <w:rsid w:val="005D6329"/>
    <w:rsid w:val="005E57F6"/>
    <w:rsid w:val="006005BA"/>
    <w:rsid w:val="006058D8"/>
    <w:rsid w:val="00610200"/>
    <w:rsid w:val="00623699"/>
    <w:rsid w:val="00632D5A"/>
    <w:rsid w:val="00635515"/>
    <w:rsid w:val="006546FD"/>
    <w:rsid w:val="00656631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56C17"/>
    <w:rsid w:val="00761609"/>
    <w:rsid w:val="00763DCE"/>
    <w:rsid w:val="00776C46"/>
    <w:rsid w:val="0078260B"/>
    <w:rsid w:val="007838D1"/>
    <w:rsid w:val="00785254"/>
    <w:rsid w:val="00785853"/>
    <w:rsid w:val="00787394"/>
    <w:rsid w:val="007966F0"/>
    <w:rsid w:val="00797BFC"/>
    <w:rsid w:val="007A0541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859D8"/>
    <w:rsid w:val="00886812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A4344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4CCA"/>
    <w:rsid w:val="00B0230B"/>
    <w:rsid w:val="00B17D95"/>
    <w:rsid w:val="00B23509"/>
    <w:rsid w:val="00B32CC2"/>
    <w:rsid w:val="00B359DB"/>
    <w:rsid w:val="00B3632B"/>
    <w:rsid w:val="00B409D8"/>
    <w:rsid w:val="00B5178D"/>
    <w:rsid w:val="00B67F1F"/>
    <w:rsid w:val="00B701D7"/>
    <w:rsid w:val="00B90595"/>
    <w:rsid w:val="00B94868"/>
    <w:rsid w:val="00BA215A"/>
    <w:rsid w:val="00BB5F09"/>
    <w:rsid w:val="00BC0D9F"/>
    <w:rsid w:val="00BE053D"/>
    <w:rsid w:val="00BE6BC5"/>
    <w:rsid w:val="00BF1A7A"/>
    <w:rsid w:val="00BF1FA3"/>
    <w:rsid w:val="00BF2957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B6CC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F226C"/>
    <w:rsid w:val="00E13110"/>
    <w:rsid w:val="00E24DF1"/>
    <w:rsid w:val="00E431ED"/>
    <w:rsid w:val="00E64FF5"/>
    <w:rsid w:val="00E67E11"/>
    <w:rsid w:val="00E74191"/>
    <w:rsid w:val="00E907EC"/>
    <w:rsid w:val="00EA5421"/>
    <w:rsid w:val="00EA6142"/>
    <w:rsid w:val="00EB34FC"/>
    <w:rsid w:val="00EB5816"/>
    <w:rsid w:val="00ED0622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85883"/>
    <w:rsid w:val="00F96F15"/>
    <w:rsid w:val="00FA02C7"/>
    <w:rsid w:val="00FA4186"/>
    <w:rsid w:val="00FB73E2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E6B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1D7D74F-62D3-304A-8876-9FA6018B8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2524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11</cp:revision>
  <cp:lastPrinted>2022-01-09T19:34:00Z</cp:lastPrinted>
  <dcterms:created xsi:type="dcterms:W3CDTF">2019-11-07T09:02:00Z</dcterms:created>
  <dcterms:modified xsi:type="dcterms:W3CDTF">2022-01-11T18:16:00Z</dcterms:modified>
</cp:coreProperties>
</file>