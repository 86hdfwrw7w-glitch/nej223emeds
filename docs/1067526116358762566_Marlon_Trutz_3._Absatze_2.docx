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BCD05" w14:textId="33F6F8B4" w:rsidR="00026361" w:rsidRDefault="006A599D">
      <w:pPr>
        <w:rPr>
          <w:rFonts w:ascii="Optima" w:hAnsi="Optima"/>
          <w:b/>
          <w:bCs/>
          <w:sz w:val="21"/>
          <w:szCs w:val="21"/>
        </w:rPr>
      </w:pPr>
      <w:r>
        <w:rPr>
          <w:rFonts w:ascii="Optima" w:hAnsi="Optima"/>
          <w:b/>
          <w:bCs/>
          <w:sz w:val="21"/>
          <w:szCs w:val="21"/>
        </w:rPr>
        <w:t>BDO München</w:t>
      </w:r>
      <w:r w:rsidR="00F16B0C">
        <w:rPr>
          <w:rFonts w:ascii="Optima" w:hAnsi="Optima"/>
          <w:b/>
          <w:bCs/>
          <w:sz w:val="21"/>
          <w:szCs w:val="21"/>
        </w:rPr>
        <w:t>, Zürich (+Foto)</w:t>
      </w:r>
      <w:r>
        <w:rPr>
          <w:rFonts w:ascii="Optima" w:hAnsi="Optima"/>
          <w:b/>
          <w:bCs/>
          <w:sz w:val="21"/>
          <w:szCs w:val="21"/>
        </w:rPr>
        <w:t xml:space="preserve">: </w:t>
      </w:r>
    </w:p>
    <w:p w14:paraId="467D1B34" w14:textId="2742E40B" w:rsidR="006A599D" w:rsidRDefault="006A599D" w:rsidP="006A599D">
      <w:pPr>
        <w:jc w:val="both"/>
        <w:rPr>
          <w:rFonts w:ascii="Optima" w:hAnsi="Optima" w:cs="Times New Roman"/>
          <w:sz w:val="21"/>
          <w:szCs w:val="21"/>
        </w:rPr>
      </w:pPr>
      <w:r>
        <w:rPr>
          <w:rFonts w:ascii="Optima" w:hAnsi="Optima"/>
          <w:sz w:val="21"/>
          <w:szCs w:val="21"/>
        </w:rPr>
        <w:t xml:space="preserve">BDO scheint mir für dieses Praktikum ideal. Durch Ihre langjährige Erfahrung </w:t>
      </w:r>
      <w:r w:rsidR="006C163D">
        <w:rPr>
          <w:rFonts w:ascii="Optima" w:hAnsi="Optima"/>
          <w:sz w:val="21"/>
          <w:szCs w:val="21"/>
        </w:rPr>
        <w:t>sowie Ihre</w:t>
      </w:r>
      <w:r w:rsidR="00F01603">
        <w:rPr>
          <w:rFonts w:ascii="Optima" w:hAnsi="Optima"/>
          <w:sz w:val="21"/>
          <w:szCs w:val="21"/>
        </w:rPr>
        <w:t>n</w:t>
      </w:r>
      <w:r w:rsidR="006C163D">
        <w:rPr>
          <w:rFonts w:ascii="Optima" w:hAnsi="Optima"/>
          <w:sz w:val="21"/>
          <w:szCs w:val="21"/>
        </w:rPr>
        <w:t xml:space="preserve"> </w:t>
      </w:r>
      <w:r w:rsidR="00BE027B">
        <w:rPr>
          <w:rFonts w:ascii="Optima" w:hAnsi="Optima"/>
          <w:sz w:val="21"/>
          <w:szCs w:val="21"/>
        </w:rPr>
        <w:t xml:space="preserve">innovativen Ansatz </w:t>
      </w:r>
      <w:r w:rsidR="006C163D">
        <w:rPr>
          <w:rFonts w:ascii="Optima" w:hAnsi="Optima"/>
          <w:sz w:val="21"/>
          <w:szCs w:val="21"/>
        </w:rPr>
        <w:t xml:space="preserve">und </w:t>
      </w:r>
      <w:r>
        <w:rPr>
          <w:rFonts w:ascii="Optima" w:hAnsi="Optima"/>
          <w:sz w:val="21"/>
          <w:szCs w:val="21"/>
        </w:rPr>
        <w:t xml:space="preserve">führen Sie Unternehmen zu nachhaltigem Erfolg. </w:t>
      </w:r>
      <w:r w:rsidR="00BE027B">
        <w:rPr>
          <w:rFonts w:ascii="Optima" w:hAnsi="Optima"/>
          <w:sz w:val="21"/>
          <w:szCs w:val="21"/>
        </w:rPr>
        <w:t>Besonders interessant  finde ich das</w:t>
      </w:r>
      <w:del w:id="0" w:author="David Döbele" w:date="2023-01-24T20:16:00Z">
        <w:r w:rsidR="00BE027B" w:rsidDel="00F01603">
          <w:rPr>
            <w:rFonts w:ascii="Optima" w:hAnsi="Optima"/>
            <w:sz w:val="21"/>
            <w:szCs w:val="21"/>
          </w:rPr>
          <w:delText>,</w:delText>
        </w:r>
      </w:del>
      <w:r w:rsidR="00BE027B">
        <w:rPr>
          <w:rFonts w:ascii="Optima" w:hAnsi="Optima"/>
          <w:sz w:val="21"/>
          <w:szCs w:val="21"/>
        </w:rPr>
        <w:t xml:space="preserve"> durch das IFRS16 entwicklete BDO LEAD Tool, welches zeigt</w:t>
      </w:r>
      <w:ins w:id="1" w:author="David Döbele" w:date="2023-01-24T20:16:00Z">
        <w:r w:rsidR="00F01603">
          <w:rPr>
            <w:rFonts w:ascii="Optima" w:hAnsi="Optima"/>
            <w:sz w:val="21"/>
            <w:szCs w:val="21"/>
          </w:rPr>
          <w:t>,</w:t>
        </w:r>
      </w:ins>
      <w:r w:rsidR="00BE027B">
        <w:rPr>
          <w:rFonts w:ascii="Optima" w:hAnsi="Optima"/>
          <w:sz w:val="21"/>
          <w:szCs w:val="21"/>
        </w:rPr>
        <w:t xml:space="preserve"> dass Sie Innovation fest in Ihrer Unternehmensphilosophie verankert haben. </w:t>
      </w:r>
      <w:r>
        <w:rPr>
          <w:rFonts w:ascii="Optima" w:hAnsi="Optima" w:cs="Times New Roman"/>
          <w:sz w:val="21"/>
          <w:szCs w:val="21"/>
        </w:rPr>
        <w:t xml:space="preserve">Während eines Projekts im Studium, welches über die Erreichung wirtschaftlicher Ziele unter berücksichtigung von sozialen- und ökologischen Zielen ging, stiess ich auf Ihren bermerkenswerten Mitarbeiterfokus und Ihrer hervorragenden Integration von Diversity, was </w:t>
      </w:r>
      <w:del w:id="2" w:author="David Döbele" w:date="2023-01-24T20:17:00Z">
        <w:r w:rsidDel="00F01603">
          <w:rPr>
            <w:rFonts w:ascii="Optima" w:hAnsi="Optima" w:cs="Times New Roman"/>
            <w:sz w:val="21"/>
            <w:szCs w:val="21"/>
          </w:rPr>
          <w:delText xml:space="preserve">sie </w:delText>
        </w:r>
      </w:del>
      <w:ins w:id="3" w:author="David Döbele" w:date="2023-01-24T20:17:00Z">
        <w:r w:rsidR="00F01603">
          <w:rPr>
            <w:rFonts w:ascii="Optima" w:hAnsi="Optima" w:cs="Times New Roman"/>
            <w:sz w:val="21"/>
            <w:szCs w:val="21"/>
          </w:rPr>
          <w:t>S</w:t>
        </w:r>
        <w:r w:rsidR="00F01603">
          <w:rPr>
            <w:rFonts w:ascii="Optima" w:hAnsi="Optima" w:cs="Times New Roman"/>
            <w:sz w:val="21"/>
            <w:szCs w:val="21"/>
          </w:rPr>
          <w:t xml:space="preserve">ie </w:t>
        </w:r>
      </w:ins>
      <w:r>
        <w:rPr>
          <w:rFonts w:ascii="Optima" w:hAnsi="Optima" w:cs="Times New Roman"/>
          <w:sz w:val="21"/>
          <w:szCs w:val="21"/>
        </w:rPr>
        <w:t xml:space="preserve">zu einem einzigartigen Arbeitegeber macht. Mit BDO verbinde ich </w:t>
      </w:r>
      <w:r w:rsidR="00BE027B">
        <w:rPr>
          <w:rFonts w:ascii="Optima" w:hAnsi="Optima" w:cs="Times New Roman"/>
          <w:sz w:val="21"/>
          <w:szCs w:val="21"/>
        </w:rPr>
        <w:t>Innovation</w:t>
      </w:r>
      <w:r>
        <w:rPr>
          <w:rFonts w:ascii="Optima" w:hAnsi="Optima" w:cs="Times New Roman"/>
          <w:sz w:val="21"/>
          <w:szCs w:val="21"/>
        </w:rPr>
        <w:t>, Nachhaltigkeitsengagement und Leistung auf höchstem Niveau. Werte, mit denen ich mich vollkomen identifizieren kann und auf denen ich meine Karriere sehr gerne aufbauen würde.</w:t>
      </w:r>
    </w:p>
    <w:p w14:paraId="3A53227C" w14:textId="225ED494" w:rsidR="006A599D" w:rsidRDefault="006A599D" w:rsidP="006A599D">
      <w:pPr>
        <w:jc w:val="both"/>
        <w:rPr>
          <w:rFonts w:ascii="Optima" w:hAnsi="Optima" w:cs="Times New Roman"/>
          <w:sz w:val="21"/>
          <w:szCs w:val="21"/>
        </w:rPr>
      </w:pPr>
    </w:p>
    <w:p w14:paraId="2B0DE9F7" w14:textId="7E8931CA" w:rsidR="006A599D" w:rsidRDefault="00FF5B2D" w:rsidP="006A599D">
      <w:pPr>
        <w:jc w:val="both"/>
        <w:rPr>
          <w:rFonts w:ascii="Optima" w:hAnsi="Optima" w:cs="Times New Roman"/>
          <w:b/>
          <w:bCs/>
          <w:sz w:val="21"/>
          <w:szCs w:val="21"/>
        </w:rPr>
      </w:pPr>
      <w:r>
        <w:rPr>
          <w:rFonts w:ascii="Optima" w:hAnsi="Optima" w:cs="Times New Roman"/>
          <w:b/>
          <w:bCs/>
          <w:sz w:val="21"/>
          <w:szCs w:val="21"/>
        </w:rPr>
        <w:t>Baker Tilly München:</w:t>
      </w:r>
    </w:p>
    <w:p w14:paraId="5D8F0D4E" w14:textId="5084B42D" w:rsidR="000C5BB7" w:rsidRDefault="00FF5B2D" w:rsidP="000C5BB7">
      <w:pPr>
        <w:jc w:val="both"/>
        <w:rPr>
          <w:rFonts w:ascii="Optima" w:hAnsi="Optima" w:cs="Times New Roman"/>
          <w:sz w:val="21"/>
          <w:szCs w:val="21"/>
        </w:rPr>
      </w:pPr>
      <w:r>
        <w:rPr>
          <w:rFonts w:ascii="Optima" w:hAnsi="Optima" w:cs="Times New Roman"/>
          <w:sz w:val="21"/>
          <w:szCs w:val="21"/>
        </w:rPr>
        <w:t>Baker Tilly scheint mir für dieses Praktikum ideal</w:t>
      </w:r>
      <w:r w:rsidR="009B2754">
        <w:rPr>
          <w:rFonts w:ascii="Optima" w:hAnsi="Optima" w:cs="Times New Roman"/>
          <w:sz w:val="21"/>
          <w:szCs w:val="21"/>
        </w:rPr>
        <w:t xml:space="preserve">. Durch Ihre langjährige Erfahrung sowie </w:t>
      </w:r>
      <w:r w:rsidR="000C5BB7">
        <w:rPr>
          <w:rFonts w:ascii="Optima" w:hAnsi="Optima" w:cs="Times New Roman"/>
          <w:sz w:val="21"/>
          <w:szCs w:val="21"/>
        </w:rPr>
        <w:t>Ihre interdisziplinarität führen Sie mittelständische Unternehmen zu nachhaltigem Erfolg</w:t>
      </w:r>
      <w:r w:rsidR="009B2754">
        <w:rPr>
          <w:rFonts w:ascii="Optima" w:hAnsi="Optima" w:cs="Times New Roman"/>
          <w:sz w:val="21"/>
          <w:szCs w:val="21"/>
        </w:rPr>
        <w:t xml:space="preserve">. </w:t>
      </w:r>
      <w:r w:rsidR="000C5BB7">
        <w:rPr>
          <w:rFonts w:ascii="Optima" w:hAnsi="Optima" w:cs="Times New Roman"/>
          <w:sz w:val="21"/>
          <w:szCs w:val="21"/>
        </w:rPr>
        <w:t>Besonders</w:t>
      </w:r>
      <w:r w:rsidR="009B2754">
        <w:rPr>
          <w:rFonts w:ascii="Optima" w:hAnsi="Optima" w:cs="Times New Roman"/>
          <w:sz w:val="21"/>
          <w:szCs w:val="21"/>
        </w:rPr>
        <w:t xml:space="preserve"> </w:t>
      </w:r>
      <w:r w:rsidR="000C5BB7">
        <w:rPr>
          <w:rFonts w:ascii="Optima" w:hAnsi="Optima" w:cs="Times New Roman"/>
          <w:sz w:val="21"/>
          <w:szCs w:val="21"/>
        </w:rPr>
        <w:t xml:space="preserve">interessant </w:t>
      </w:r>
      <w:r w:rsidR="009B2754">
        <w:rPr>
          <w:rFonts w:ascii="Optima" w:hAnsi="Optima" w:cs="Times New Roman"/>
          <w:sz w:val="21"/>
          <w:szCs w:val="21"/>
        </w:rPr>
        <w:t xml:space="preserve">finde </w:t>
      </w:r>
      <w:r w:rsidR="000C5BB7">
        <w:rPr>
          <w:rFonts w:ascii="Optima" w:hAnsi="Optima" w:cs="Times New Roman"/>
          <w:sz w:val="21"/>
          <w:szCs w:val="21"/>
        </w:rPr>
        <w:t xml:space="preserve">ich </w:t>
      </w:r>
      <w:r w:rsidR="000F1F35">
        <w:rPr>
          <w:rFonts w:ascii="Optima" w:hAnsi="Optima" w:cs="Times New Roman"/>
          <w:sz w:val="21"/>
          <w:szCs w:val="21"/>
        </w:rPr>
        <w:t>Ihre</w:t>
      </w:r>
      <w:r w:rsidR="008A091F">
        <w:rPr>
          <w:rFonts w:ascii="Optima" w:hAnsi="Optima" w:cs="Times New Roman"/>
          <w:sz w:val="21"/>
          <w:szCs w:val="21"/>
        </w:rPr>
        <w:t xml:space="preserve"> </w:t>
      </w:r>
      <w:r w:rsidR="000C5BB7">
        <w:rPr>
          <w:rFonts w:ascii="Optima" w:hAnsi="Optima" w:cs="Times New Roman"/>
          <w:sz w:val="21"/>
          <w:szCs w:val="21"/>
        </w:rPr>
        <w:t>maßgeschneiderte Abschlüssprüfung, Baker Tilly Audit on Demand, welches zeigt</w:t>
      </w:r>
      <w:ins w:id="4" w:author="David Döbele" w:date="2023-01-24T20:17:00Z">
        <w:r w:rsidR="00F01603">
          <w:rPr>
            <w:rFonts w:ascii="Optima" w:hAnsi="Optima" w:cs="Times New Roman"/>
            <w:sz w:val="21"/>
            <w:szCs w:val="21"/>
          </w:rPr>
          <w:t>,</w:t>
        </w:r>
      </w:ins>
      <w:r w:rsidR="000C5BB7">
        <w:rPr>
          <w:rFonts w:ascii="Optima" w:hAnsi="Optima" w:cs="Times New Roman"/>
          <w:sz w:val="21"/>
          <w:szCs w:val="21"/>
        </w:rPr>
        <w:t xml:space="preserve"> dass Sie Innovation fest in Ihrer Unternehmensphilosophie verankert haben</w:t>
      </w:r>
      <w:r w:rsidR="00E477F8">
        <w:rPr>
          <w:rFonts w:ascii="Optima" w:hAnsi="Optima" w:cs="Times New Roman"/>
          <w:sz w:val="21"/>
          <w:szCs w:val="21"/>
        </w:rPr>
        <w:t>.</w:t>
      </w:r>
      <w:r w:rsidR="000F1F35">
        <w:rPr>
          <w:rFonts w:ascii="Optima" w:hAnsi="Optima" w:cs="Times New Roman"/>
          <w:sz w:val="21"/>
          <w:szCs w:val="21"/>
        </w:rPr>
        <w:t xml:space="preserve"> Mit zunehmenden globalen Problemen ist es immer wichtiger</w:t>
      </w:r>
      <w:ins w:id="5" w:author="David Döbele" w:date="2023-01-24T20:17:00Z">
        <w:r w:rsidR="00F01603">
          <w:rPr>
            <w:rFonts w:ascii="Optima" w:hAnsi="Optima" w:cs="Times New Roman"/>
            <w:sz w:val="21"/>
            <w:szCs w:val="21"/>
          </w:rPr>
          <w:t>,</w:t>
        </w:r>
      </w:ins>
      <w:r w:rsidR="000F1F35">
        <w:rPr>
          <w:rFonts w:ascii="Optima" w:hAnsi="Optima" w:cs="Times New Roman"/>
          <w:sz w:val="21"/>
          <w:szCs w:val="21"/>
        </w:rPr>
        <w:t xml:space="preserve"> soziale sowie ökologische Ziele mit den Wirtschaftlichen zu vereinen, was ich bei Ihnen durch „Now, for tomorrow“ sehr beachtenswert finde. </w:t>
      </w:r>
      <w:r w:rsidR="00E477F8">
        <w:rPr>
          <w:rFonts w:ascii="Optima" w:hAnsi="Optima" w:cs="Times New Roman"/>
          <w:sz w:val="21"/>
          <w:szCs w:val="21"/>
        </w:rPr>
        <w:t>Mit Baker Tilly verbinde ich Innovation, Engagement und Leistung auf höchstem Niveau. Werte, mit denen ich mich vollkomen identifizieren kann und auf denen ich meine Karriere sehr gerne aufbauen würde.</w:t>
      </w:r>
    </w:p>
    <w:p w14:paraId="5540185F" w14:textId="16F3CCA1" w:rsidR="008A091F" w:rsidRDefault="008A091F" w:rsidP="000C5BB7">
      <w:pPr>
        <w:jc w:val="both"/>
        <w:rPr>
          <w:rFonts w:ascii="Optima" w:hAnsi="Optima" w:cs="Times New Roman"/>
          <w:sz w:val="21"/>
          <w:szCs w:val="21"/>
        </w:rPr>
      </w:pPr>
    </w:p>
    <w:p w14:paraId="21FE0758" w14:textId="77777777" w:rsidR="008A091F" w:rsidRPr="008A091F" w:rsidRDefault="008A091F" w:rsidP="000C5BB7">
      <w:pPr>
        <w:jc w:val="both"/>
        <w:rPr>
          <w:rFonts w:ascii="Optima" w:hAnsi="Optima" w:cs="Times New Roman"/>
          <w:b/>
          <w:bCs/>
          <w:sz w:val="21"/>
          <w:szCs w:val="21"/>
        </w:rPr>
      </w:pPr>
    </w:p>
    <w:sectPr w:rsidR="008A091F" w:rsidRPr="008A09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9D"/>
    <w:rsid w:val="00026361"/>
    <w:rsid w:val="000C5BB7"/>
    <w:rsid w:val="000F1F35"/>
    <w:rsid w:val="00324297"/>
    <w:rsid w:val="004E4FC3"/>
    <w:rsid w:val="006A599D"/>
    <w:rsid w:val="006C163D"/>
    <w:rsid w:val="008A091F"/>
    <w:rsid w:val="009B2754"/>
    <w:rsid w:val="009F0B07"/>
    <w:rsid w:val="00BE027B"/>
    <w:rsid w:val="00E477F8"/>
    <w:rsid w:val="00F01603"/>
    <w:rsid w:val="00F16B0C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9BBC6F"/>
  <w15:chartTrackingRefBased/>
  <w15:docId w15:val="{764BD225-4F9B-8440-A0E7-425E21A1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rarbeitung">
    <w:name w:val="Revision"/>
    <w:hidden/>
    <w:uiPriority w:val="99"/>
    <w:semiHidden/>
    <w:rsid w:val="00F01603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Trutz Marlon (trutzmar)</dc:creator>
  <cp:keywords/>
  <dc:description/>
  <cp:lastModifiedBy>David Döbele</cp:lastModifiedBy>
  <cp:revision>3</cp:revision>
  <dcterms:created xsi:type="dcterms:W3CDTF">2023-01-24T10:21:00Z</dcterms:created>
  <dcterms:modified xsi:type="dcterms:W3CDTF">2023-01-24T19:17:00Z</dcterms:modified>
</cp:coreProperties>
</file>