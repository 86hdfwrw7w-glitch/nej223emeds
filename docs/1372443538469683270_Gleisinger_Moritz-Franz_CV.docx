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8C87" w14:textId="011CA75B" w:rsidR="00536C66" w:rsidRDefault="00536C66" w:rsidP="00AC1C7E">
      <w:pPr>
        <w:spacing w:after="255" w:line="259" w:lineRule="auto"/>
        <w:ind w:left="0" w:right="45" w:firstLine="0"/>
      </w:pPr>
    </w:p>
    <w:p w14:paraId="3C8BC2E0" w14:textId="49E7B7D9" w:rsidR="00536C66" w:rsidRDefault="00F574D5">
      <w:pPr>
        <w:spacing w:after="0" w:line="259" w:lineRule="auto"/>
        <w:ind w:left="0" w:right="57" w:firstLine="0"/>
        <w:jc w:val="center"/>
      </w:pPr>
      <w:r>
        <w:rPr>
          <w:rFonts w:cs="Garamond"/>
          <w:b/>
          <w:sz w:val="36"/>
        </w:rPr>
        <w:t>Moritz</w:t>
      </w:r>
      <w:r w:rsidR="00993A08">
        <w:rPr>
          <w:rFonts w:cs="Garamond"/>
          <w:b/>
          <w:sz w:val="36"/>
        </w:rPr>
        <w:t>-</w:t>
      </w:r>
      <w:r w:rsidR="00B977D0">
        <w:rPr>
          <w:rFonts w:cs="Garamond"/>
          <w:b/>
          <w:sz w:val="36"/>
        </w:rPr>
        <w:t>Franz Gleisinger</w:t>
      </w:r>
      <w:r>
        <w:rPr>
          <w:rFonts w:cs="Garamond"/>
          <w:b/>
          <w:sz w:val="36"/>
        </w:rPr>
        <w:t xml:space="preserve"> </w:t>
      </w:r>
    </w:p>
    <w:p w14:paraId="58BFEF2E" w14:textId="05BB802E" w:rsidR="00536C66" w:rsidRDefault="00B977D0">
      <w:pPr>
        <w:spacing w:after="100" w:line="259" w:lineRule="auto"/>
        <w:ind w:left="0" w:right="48" w:firstLine="0"/>
        <w:jc w:val="center"/>
      </w:pPr>
      <w:r>
        <w:rPr>
          <w:sz w:val="22"/>
        </w:rPr>
        <w:t>30.12.2003</w:t>
      </w:r>
    </w:p>
    <w:p w14:paraId="56478F73" w14:textId="30B4DF00" w:rsidR="00536C66" w:rsidRDefault="00F574D5">
      <w:pPr>
        <w:spacing w:after="0" w:line="259" w:lineRule="auto"/>
        <w:ind w:left="0" w:firstLine="0"/>
        <w:jc w:val="left"/>
      </w:pPr>
      <w:r>
        <w:rPr>
          <w:rFonts w:cs="Garamond"/>
          <w:b/>
          <w:sz w:val="32"/>
        </w:rPr>
        <w:t xml:space="preserve"> </w:t>
      </w:r>
    </w:p>
    <w:p w14:paraId="12572385" w14:textId="331A58AC" w:rsidR="00536C66" w:rsidRDefault="00F574D5">
      <w:pPr>
        <w:pStyle w:val="berschrift1"/>
        <w:ind w:left="-5"/>
      </w:pPr>
      <w:r>
        <w:t xml:space="preserve">AUSBILDUNG </w:t>
      </w:r>
    </w:p>
    <w:p w14:paraId="33FA58A5" w14:textId="514C2A8D" w:rsidR="00536C66" w:rsidRDefault="00D40C43">
      <w:pPr>
        <w:spacing w:after="9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2991E8" wp14:editId="678F5F73">
                <wp:extent cx="6301740" cy="5715"/>
                <wp:effectExtent l="0" t="0" r="0" b="6985"/>
                <wp:docPr id="4027" name="Group 4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740" cy="5715"/>
                          <a:chOff x="0" y="0"/>
                          <a:chExt cx="6308091" cy="6350"/>
                        </a:xfrm>
                      </wpg:grpSpPr>
                      <wps:wsp>
                        <wps:cNvPr id="4560" name="Shape 4560"/>
                        <wps:cNvSpPr/>
                        <wps:spPr>
                          <a:xfrm>
                            <a:off x="0" y="0"/>
                            <a:ext cx="6308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8091" h="9144">
                                <a:moveTo>
                                  <a:pt x="0" y="0"/>
                                </a:moveTo>
                                <a:lnTo>
                                  <a:pt x="6308091" y="0"/>
                                </a:lnTo>
                                <a:lnTo>
                                  <a:pt x="6308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7C611" id="Group 4027" o:spid="_x0000_s1026" style="width:496.2pt;height:.45pt;mso-position-horizontal-relative:char;mso-position-vertical-relative:line" coordsize="6308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7IHXfAIAAC0GAAAOAAAAZHJzL2Uyb0RvYy54bWykVMtu2zAQvBfoPxC615Ic20kEyzk0rS9F&#13;&#10;GzTpB9AU9QAokiBpy/77Lpd61SmKNtWB4mN3tDNczfbh3Apy4sY2SuZRukgiwiVTRSOrPPrx8vnD&#13;&#10;XUSso7KgQkmeRxduo4fd+3fbTmd8qWolCm4IgEibdTqPaud0FseW1byldqE0l3BYKtNSB0tTxYWh&#13;&#10;HaC3Il4mySbulCm0UYxbC7uP4TDaIX5Zcua+laXljog8gtocjgbHgx/j3ZZmlaG6blhfBn1DFS1t&#13;&#10;JHx0hHqkjpKjaV5BtQ0zyqrSLZhqY1WWDePIAdikyRWbvVFHjVyqrKv0KBNIe6XTm2HZ19Pe6Gf9&#13;&#10;ZECJTlegBa48l3NpWv+GKskZJbuMkvGzIww2NzdJersCZRmcrW/TdVCU1SD7qyRWf5rS7pL7NKRt&#13;&#10;btZ4EfHwyfiXQjoNrWEn9vb/2D/XVHMU1WbA/smQpsij1XoDJCRtoUcxguAOioJxo0Q2s6DWP+gz&#13;&#10;Eb1PVyuvz0iUZuxo3Z4r1JmevlgXGrIYZrQeZuwsh6mBtv5jQ2vqfJ4v0k9JhxcVCqnzCOvwh606&#13;&#10;8ReFYe7qtqDG6VTIeRTceYAa2gFih4jhrRFvHjkjPwQN7xAM+gPgX4YNDRMgoADPE5UducPmXF0h&#13;&#10;vQy+Uyn4TCmowx+2bRwYkGhacK/lbZJMwIDmWy/cNs7cRXAvlpDfeQltgz+F37CmOnwUhpyotxl8&#13;&#10;EJwKXdN+t7/4PhRLRRyfXzZCjJAppv4OMrROH+zzODrcmJmETNZXE2wOzAJID2YHooxJ+GUl3Zgv&#13;&#10;waKxzBlbPz2o4oIGgYLAv4jSoCchj94/venN1xg1ufzuJwAAAP//AwBQSwMEFAAGAAgAAAAhAIyZ&#13;&#10;arTeAAAABwEAAA8AAABkcnMvZG93bnJldi54bWxMj0trw0AMhO+F/odFgd6atdMHjeN1COnjFApN&#13;&#10;CiU3xVZsE6/WeDe28++r9tJeBolBo2/S5Wgb1VPna8cG4mkEijh3Rc2lgc/d6+0TKB+QC2wck4EL&#13;&#10;eVhm11cpJoUb+IP6bSiVhLBP0EAVQpto7fOKLPqpa4nFO7rOYpC1K3XR4SDhttGzKHrUFmuWDxW2&#13;&#10;tK4oP23P1sDbgMPqLn7pN6fj+rLfPbx/bWIy5mYyPi9EVgtQgcbwdwE/HYQfMgE7uDMXXjUGpE34&#13;&#10;VfHm89k9qIMMoLNU/+fPvgEAAP//AwBQSwECLQAUAAYACAAAACEAtoM4kv4AAADhAQAAEwAAAAAA&#13;&#10;AAAAAAAAAAAAAAAAW0NvbnRlbnRfVHlwZXNdLnhtbFBLAQItABQABgAIAAAAIQA4/SH/1gAAAJQB&#13;&#10;AAALAAAAAAAAAAAAAAAAAC8BAABfcmVscy8ucmVsc1BLAQItABQABgAIAAAAIQC87IHXfAIAAC0G&#13;&#10;AAAOAAAAAAAAAAAAAAAAAC4CAABkcnMvZTJvRG9jLnhtbFBLAQItABQABgAIAAAAIQCMmWq03gAA&#13;&#10;AAcBAAAPAAAAAAAAAAAAAAAAANYEAABkcnMvZG93bnJldi54bWxQSwUGAAAAAAQABADzAAAA4QUA&#13;&#10;AAAA&#13;&#10;">
                <v:shape id="Shape 4560" o:spid="_x0000_s1027" style="position:absolute;width:63080;height:91;visibility:visible;mso-wrap-style:square;v-text-anchor:top" coordsize="63080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2JuxwAAAOIAAAAPAAAAZHJzL2Rvd25yZXYueG1sRI9Ba8JA&#13;&#10;EIXvhf6HZQRvdaO0UqKraIsg9NLGeh+yYzaYnY3Z1cR/7xwKvQw8hvc9vuV68I26URfrwAamkwwU&#13;&#10;cRlszZWB38Pu5R1UTMgWm8Bk4E4R1qvnpyXmNvT8Q7ciVUogHHM04FJqc61j6chjnISWWH6n0HlM&#13;&#10;ErtK2w57gftGz7Jsrj3WLAsOW/pwVJ6LqzdQXL+rrdum+kv3s8uOi8vQH9GY8Wj4XMjZLEAlGtJ/&#13;&#10;4w+xtwZe3+YiIUqiA3r1AAAA//8DAFBLAQItABQABgAIAAAAIQDb4fbL7gAAAIUBAAATAAAAAAAA&#13;&#10;AAAAAAAAAAAAAABbQ29udGVudF9UeXBlc10ueG1sUEsBAi0AFAAGAAgAAAAhAFr0LFu/AAAAFQEA&#13;&#10;AAsAAAAAAAAAAAAAAAAAHwEAAF9yZWxzLy5yZWxzUEsBAi0AFAAGAAgAAAAhAPCvYm7HAAAA4gAA&#13;&#10;AA8AAAAAAAAAAAAAAAAABwIAAGRycy9kb3ducmV2LnhtbFBLBQYAAAAAAwADALcAAAD7AgAAAAA=&#13;&#10;" path="m,l6308091,r,9144l,9144,,e" fillcolor="black" stroked="f" strokeweight="0">
                  <v:stroke miterlimit="83231f" joinstyle="miter"/>
                  <v:path arrowok="t" textboxrect="0,0,6308091,9144"/>
                </v:shape>
                <w10:anchorlock/>
              </v:group>
            </w:pict>
          </mc:Fallback>
        </mc:AlternateContent>
      </w:r>
    </w:p>
    <w:p w14:paraId="262775AE" w14:textId="66534F92" w:rsidR="00536C66" w:rsidRPr="00F574D5" w:rsidRDefault="00F574D5">
      <w:pPr>
        <w:spacing w:after="163" w:line="259" w:lineRule="auto"/>
        <w:ind w:left="0" w:firstLine="0"/>
        <w:jc w:val="left"/>
        <w:rPr>
          <w:lang w:val="de-DE"/>
        </w:rPr>
      </w:pPr>
      <w:r w:rsidRPr="00F574D5">
        <w:rPr>
          <w:rFonts w:cs="Garamond"/>
          <w:b/>
          <w:sz w:val="4"/>
          <w:lang w:val="de-DE"/>
        </w:rPr>
        <w:t xml:space="preserve"> </w:t>
      </w:r>
    </w:p>
    <w:p w14:paraId="52DA4F7A" w14:textId="3A144F18" w:rsidR="00536C66" w:rsidRDefault="00932941">
      <w:pPr>
        <w:pStyle w:val="berschrift2"/>
        <w:tabs>
          <w:tab w:val="right" w:pos="9924"/>
        </w:tabs>
        <w:ind w:left="-15" w:firstLine="0"/>
      </w:pPr>
      <w:r>
        <w:t>Richard-Hartmann-</w:t>
      </w:r>
      <w:r w:rsidR="000E6841">
        <w:t>Schule-Berufliches Schulzentrum für Technik</w:t>
      </w:r>
      <w:r w:rsidR="00F574D5">
        <w:tab/>
      </w:r>
      <w:r w:rsidR="009B7E25">
        <w:t>Chemnitz</w:t>
      </w:r>
      <w:r w:rsidR="00F574D5">
        <w:t xml:space="preserve">, Deutschland </w:t>
      </w:r>
    </w:p>
    <w:p w14:paraId="38708D17" w14:textId="3C14135F" w:rsidR="00DB2654" w:rsidRDefault="00DB2654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</w:p>
    <w:p w14:paraId="3C7AE848" w14:textId="75C1C3FF" w:rsidR="000E6841" w:rsidRDefault="00076E9B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Allgemeine Fachhochschulreife – Vertiefung Technik</w:t>
      </w:r>
      <w:r w:rsidR="00F574D5" w:rsidRPr="00F574D5">
        <w:rPr>
          <w:rFonts w:cs="Garamond"/>
          <w:i/>
          <w:lang w:val="de-DE"/>
        </w:rPr>
        <w:t xml:space="preserve"> </w:t>
      </w:r>
    </w:p>
    <w:p w14:paraId="430ECAB1" w14:textId="13C72B41" w:rsidR="00536C66" w:rsidRPr="00237175" w:rsidRDefault="00F574D5" w:rsidP="00F5697A">
      <w:pPr>
        <w:tabs>
          <w:tab w:val="right" w:pos="9924"/>
        </w:tabs>
        <w:ind w:left="0" w:firstLine="0"/>
        <w:jc w:val="left"/>
        <w:rPr>
          <w:lang w:val="de-DE"/>
        </w:rPr>
      </w:pPr>
      <w:r w:rsidRPr="00F574D5">
        <w:rPr>
          <w:rFonts w:cs="Garamond"/>
          <w:i/>
          <w:lang w:val="de-DE"/>
        </w:rPr>
        <w:tab/>
      </w:r>
      <w:r w:rsidRPr="00F574D5">
        <w:rPr>
          <w:lang w:val="de-DE"/>
        </w:rPr>
        <w:t>20</w:t>
      </w:r>
      <w:r w:rsidR="00BD5373">
        <w:rPr>
          <w:lang w:val="de-DE"/>
        </w:rPr>
        <w:t>24</w:t>
      </w:r>
      <w:r w:rsidRPr="00F574D5">
        <w:rPr>
          <w:lang w:val="de-DE"/>
        </w:rPr>
        <w:t xml:space="preserve"> </w:t>
      </w:r>
      <w:r w:rsidRPr="00F574D5">
        <w:rPr>
          <w:rFonts w:cs="Garamond"/>
          <w:lang w:val="de-DE"/>
        </w:rPr>
        <w:t>–</w:t>
      </w:r>
      <w:r w:rsidRPr="00F574D5">
        <w:rPr>
          <w:lang w:val="de-DE"/>
        </w:rPr>
        <w:t xml:space="preserve"> 2025</w:t>
      </w:r>
      <w:r w:rsidRPr="00F574D5">
        <w:rPr>
          <w:rFonts w:cs="Garamond"/>
          <w:i/>
          <w:lang w:val="de-DE"/>
        </w:rPr>
        <w:t xml:space="preserve"> </w:t>
      </w:r>
    </w:p>
    <w:p w14:paraId="2982B721" w14:textId="5351A39E" w:rsidR="00536C66" w:rsidRPr="008F1E55" w:rsidRDefault="0016328D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>T</w:t>
      </w:r>
      <w:r w:rsidR="00F5697A">
        <w:rPr>
          <w:lang w:val="de-DE"/>
        </w:rPr>
        <w:t>echnologisch</w:t>
      </w:r>
      <w:r>
        <w:rPr>
          <w:lang w:val="de-DE"/>
        </w:rPr>
        <w:t xml:space="preserve">/physikalische Vertiefung </w:t>
      </w:r>
    </w:p>
    <w:p w14:paraId="14C4149E" w14:textId="7375E66A" w:rsidR="00A244C9" w:rsidRDefault="00E4048E" w:rsidP="00665818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>Vertreter der Oberstufe an</w:t>
      </w:r>
      <w:r w:rsidR="00320514">
        <w:rPr>
          <w:lang w:val="de-DE"/>
        </w:rPr>
        <w:t xml:space="preserve"> offiziellen Präsentationstagen der Schule</w:t>
      </w:r>
    </w:p>
    <w:p w14:paraId="3F1DE817" w14:textId="5E07C380" w:rsidR="00665818" w:rsidRPr="00665818" w:rsidRDefault="00665818" w:rsidP="00665818">
      <w:pPr>
        <w:ind w:left="150" w:firstLine="0"/>
        <w:rPr>
          <w:lang w:val="de-DE"/>
        </w:rPr>
      </w:pPr>
    </w:p>
    <w:p w14:paraId="1C11CCD6" w14:textId="33472CB9" w:rsidR="00A244C9" w:rsidRDefault="00B07585" w:rsidP="00A244C9">
      <w:pPr>
        <w:pStyle w:val="berschrift2"/>
        <w:tabs>
          <w:tab w:val="right" w:pos="9924"/>
        </w:tabs>
        <w:ind w:left="-15" w:firstLine="0"/>
      </w:pPr>
      <w:r>
        <w:t>Ausbildung zum Trockenbaumonteur</w:t>
      </w:r>
      <w:r w:rsidR="00A244C9">
        <w:t xml:space="preserve"> </w:t>
      </w:r>
      <w:r w:rsidR="00A244C9">
        <w:tab/>
      </w:r>
      <w:r w:rsidR="00D756D0">
        <w:t>Dresden</w:t>
      </w:r>
      <w:r w:rsidR="00A244C9">
        <w:t xml:space="preserve">, Deutschland </w:t>
      </w:r>
    </w:p>
    <w:p w14:paraId="73A64487" w14:textId="633E1076" w:rsidR="00DB2654" w:rsidRDefault="00DB2654" w:rsidP="00A244C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</w:p>
    <w:p w14:paraId="1FB54622" w14:textId="7D22C474" w:rsidR="00993A08" w:rsidRDefault="006B43B9" w:rsidP="00A244C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 xml:space="preserve">Kombination aus schulisch/praktischer </w:t>
      </w:r>
      <w:r w:rsidR="00993A08">
        <w:rPr>
          <w:rFonts w:cs="Garamond"/>
          <w:i/>
          <w:lang w:val="de-DE"/>
        </w:rPr>
        <w:t>Ausbildung</w:t>
      </w:r>
      <w:r>
        <w:rPr>
          <w:rFonts w:cs="Garamond"/>
          <w:i/>
          <w:lang w:val="de-DE"/>
        </w:rPr>
        <w:t>, sow</w:t>
      </w:r>
      <w:r w:rsidR="00993A08">
        <w:rPr>
          <w:rFonts w:cs="Garamond"/>
          <w:i/>
          <w:lang w:val="de-DE"/>
        </w:rPr>
        <w:t>i</w:t>
      </w:r>
      <w:r>
        <w:rPr>
          <w:rFonts w:cs="Garamond"/>
          <w:i/>
          <w:lang w:val="de-DE"/>
        </w:rPr>
        <w:t xml:space="preserve">e verschiedensten </w:t>
      </w:r>
      <w:r w:rsidR="00993A08">
        <w:rPr>
          <w:rFonts w:cs="Garamond"/>
          <w:i/>
          <w:lang w:val="de-DE"/>
        </w:rPr>
        <w:t>Bauprojekten</w:t>
      </w:r>
      <w:r w:rsidR="00A244C9" w:rsidRPr="00F574D5">
        <w:rPr>
          <w:rFonts w:cs="Garamond"/>
          <w:i/>
          <w:lang w:val="de-DE"/>
        </w:rPr>
        <w:t xml:space="preserve"> </w:t>
      </w:r>
    </w:p>
    <w:p w14:paraId="71EBFC30" w14:textId="76DD239E" w:rsidR="00A244C9" w:rsidRPr="00F574D5" w:rsidRDefault="00A244C9" w:rsidP="00A244C9">
      <w:pPr>
        <w:tabs>
          <w:tab w:val="right" w:pos="9924"/>
        </w:tabs>
        <w:ind w:left="0" w:firstLine="0"/>
        <w:jc w:val="left"/>
        <w:rPr>
          <w:lang w:val="de-DE"/>
        </w:rPr>
      </w:pPr>
      <w:r w:rsidRPr="00F574D5">
        <w:rPr>
          <w:rFonts w:cs="Garamond"/>
          <w:i/>
          <w:lang w:val="de-DE"/>
        </w:rPr>
        <w:tab/>
      </w:r>
      <w:r w:rsidRPr="00F574D5">
        <w:rPr>
          <w:lang w:val="de-DE"/>
        </w:rPr>
        <w:t>20</w:t>
      </w:r>
      <w:r w:rsidR="006D607A">
        <w:rPr>
          <w:lang w:val="de-DE"/>
        </w:rPr>
        <w:t>20</w:t>
      </w:r>
      <w:r w:rsidRPr="00F574D5">
        <w:rPr>
          <w:lang w:val="de-DE"/>
        </w:rPr>
        <w:t xml:space="preserve"> </w:t>
      </w:r>
      <w:r w:rsidRPr="00F574D5">
        <w:rPr>
          <w:rFonts w:cs="Garamond"/>
          <w:lang w:val="de-DE"/>
        </w:rPr>
        <w:t>–</w:t>
      </w:r>
      <w:r w:rsidRPr="00F574D5">
        <w:rPr>
          <w:lang w:val="de-DE"/>
        </w:rPr>
        <w:t xml:space="preserve"> 202</w:t>
      </w:r>
      <w:r w:rsidR="006D607A">
        <w:rPr>
          <w:lang w:val="de-DE"/>
        </w:rPr>
        <w:t>3</w:t>
      </w:r>
      <w:r w:rsidRPr="00F574D5">
        <w:rPr>
          <w:rFonts w:cs="Garamond"/>
          <w:i/>
          <w:lang w:val="de-DE"/>
        </w:rPr>
        <w:t xml:space="preserve"> </w:t>
      </w:r>
    </w:p>
    <w:p w14:paraId="211BA27C" w14:textId="1EA40830" w:rsidR="00A244C9" w:rsidRPr="008A22BE" w:rsidRDefault="0016272C" w:rsidP="00A244C9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 xml:space="preserve">Umsetzung erster eigener </w:t>
      </w:r>
      <w:r w:rsidR="00606436">
        <w:rPr>
          <w:lang w:val="de-DE"/>
        </w:rPr>
        <w:t>Bauprojekte im Bereich Innenausbau</w:t>
      </w:r>
    </w:p>
    <w:p w14:paraId="5EB39241" w14:textId="1EDFEB66" w:rsidR="00A244C9" w:rsidRPr="006243CA" w:rsidRDefault="009C6A22" w:rsidP="006243CA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>Baustellenplanung</w:t>
      </w:r>
      <w:r w:rsidR="006243CA">
        <w:rPr>
          <w:lang w:val="de-DE"/>
        </w:rPr>
        <w:t>, sowie Baustellenorganisation mit dem Vorarbeiter</w:t>
      </w:r>
    </w:p>
    <w:p w14:paraId="29FEAC2B" w14:textId="60A35378" w:rsidR="00A244C9" w:rsidRPr="00E93187" w:rsidRDefault="00A244C9" w:rsidP="00A244C9">
      <w:pPr>
        <w:spacing w:after="0" w:line="259" w:lineRule="auto"/>
        <w:ind w:left="0" w:firstLine="0"/>
        <w:jc w:val="left"/>
        <w:rPr>
          <w:lang w:val="de-AT"/>
        </w:rPr>
      </w:pPr>
    </w:p>
    <w:p w14:paraId="51F6A0E6" w14:textId="58FD6323" w:rsidR="00D219D9" w:rsidRDefault="00D219D9" w:rsidP="00D219D9">
      <w:pPr>
        <w:pStyle w:val="berschrift2"/>
        <w:tabs>
          <w:tab w:val="right" w:pos="9924"/>
        </w:tabs>
        <w:ind w:left="-15" w:firstLine="0"/>
      </w:pPr>
      <w:r>
        <w:t>Sportoberschule Leipzig</w:t>
      </w:r>
      <w:r>
        <w:tab/>
        <w:t xml:space="preserve">Leipzig, Deutschland </w:t>
      </w:r>
    </w:p>
    <w:p w14:paraId="2C936DB1" w14:textId="7FFD1456" w:rsidR="00DB2654" w:rsidRDefault="00DB2654" w:rsidP="00D219D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</w:p>
    <w:p w14:paraId="7D877C08" w14:textId="7BE95F1B" w:rsidR="00D219D9" w:rsidRDefault="007E0EFA" w:rsidP="00D219D9">
      <w:pPr>
        <w:tabs>
          <w:tab w:val="right" w:pos="9924"/>
        </w:tabs>
        <w:ind w:left="0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Mittlere Reife</w:t>
      </w:r>
      <w:r w:rsidR="007E1BAD">
        <w:rPr>
          <w:rFonts w:cs="Garamond"/>
          <w:i/>
          <w:lang w:val="de-DE"/>
        </w:rPr>
        <w:t>,</w:t>
      </w:r>
      <w:r w:rsidR="00677724">
        <w:rPr>
          <w:rFonts w:cs="Garamond"/>
          <w:i/>
          <w:lang w:val="de-DE"/>
        </w:rPr>
        <w:t xml:space="preserve"> mit </w:t>
      </w:r>
      <w:r w:rsidR="007E1BAD">
        <w:rPr>
          <w:rFonts w:cs="Garamond"/>
          <w:i/>
          <w:lang w:val="de-DE"/>
        </w:rPr>
        <w:t>leistungs</w:t>
      </w:r>
      <w:r w:rsidR="00677724">
        <w:rPr>
          <w:rFonts w:cs="Garamond"/>
          <w:i/>
          <w:lang w:val="de-DE"/>
        </w:rPr>
        <w:t>sportlicher Vertiefung im Bereich Ringen</w:t>
      </w:r>
    </w:p>
    <w:p w14:paraId="51AE2F00" w14:textId="1DFA49EC" w:rsidR="00D219D9" w:rsidRPr="00F574D5" w:rsidRDefault="00D219D9" w:rsidP="00D219D9">
      <w:pPr>
        <w:tabs>
          <w:tab w:val="right" w:pos="9924"/>
        </w:tabs>
        <w:ind w:left="0" w:firstLine="0"/>
        <w:jc w:val="left"/>
        <w:rPr>
          <w:lang w:val="de-DE"/>
        </w:rPr>
      </w:pPr>
      <w:r w:rsidRPr="00F574D5">
        <w:rPr>
          <w:rFonts w:cs="Garamond"/>
          <w:i/>
          <w:lang w:val="de-DE"/>
        </w:rPr>
        <w:tab/>
      </w:r>
      <w:r w:rsidRPr="00F574D5">
        <w:rPr>
          <w:lang w:val="de-DE"/>
        </w:rPr>
        <w:t>20</w:t>
      </w:r>
      <w:r w:rsidR="003F09F1">
        <w:rPr>
          <w:lang w:val="de-DE"/>
        </w:rPr>
        <w:t>15</w:t>
      </w:r>
      <w:r w:rsidRPr="00F574D5">
        <w:rPr>
          <w:lang w:val="de-DE"/>
        </w:rPr>
        <w:t xml:space="preserve"> </w:t>
      </w:r>
      <w:r w:rsidRPr="00F574D5">
        <w:rPr>
          <w:rFonts w:cs="Garamond"/>
          <w:lang w:val="de-DE"/>
        </w:rPr>
        <w:t>–</w:t>
      </w:r>
      <w:r w:rsidRPr="00F574D5">
        <w:rPr>
          <w:lang w:val="de-DE"/>
        </w:rPr>
        <w:t xml:space="preserve"> 202</w:t>
      </w:r>
      <w:r w:rsidR="003F09F1">
        <w:rPr>
          <w:lang w:val="de-DE"/>
        </w:rPr>
        <w:t>0</w:t>
      </w:r>
      <w:r w:rsidRPr="00F574D5">
        <w:rPr>
          <w:rFonts w:cs="Garamond"/>
          <w:i/>
          <w:lang w:val="de-DE"/>
        </w:rPr>
        <w:t xml:space="preserve"> </w:t>
      </w:r>
    </w:p>
    <w:p w14:paraId="28D09D03" w14:textId="57B040D8" w:rsidR="00677724" w:rsidRDefault="00431CAE" w:rsidP="00D219D9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 xml:space="preserve">Teilnahme an Podiumsdiskussionen </w:t>
      </w:r>
    </w:p>
    <w:p w14:paraId="20FCD75E" w14:textId="7DD22FF3" w:rsidR="00D219D9" w:rsidRPr="006243CA" w:rsidRDefault="00B75615" w:rsidP="00D219D9">
      <w:pPr>
        <w:numPr>
          <w:ilvl w:val="0"/>
          <w:numId w:val="1"/>
        </w:numPr>
        <w:ind w:hanging="220"/>
        <w:rPr>
          <w:lang w:val="de-DE"/>
        </w:rPr>
      </w:pPr>
      <w:r>
        <w:rPr>
          <w:lang w:val="de-DE"/>
        </w:rPr>
        <w:t xml:space="preserve">Klassensprecher, Mitglied des Schülerrats </w:t>
      </w:r>
    </w:p>
    <w:p w14:paraId="1C411880" w14:textId="18FB72CC" w:rsidR="00536C66" w:rsidRPr="00237175" w:rsidRDefault="00536C66">
      <w:pPr>
        <w:spacing w:after="0" w:line="259" w:lineRule="auto"/>
        <w:ind w:left="0" w:firstLine="0"/>
        <w:jc w:val="left"/>
        <w:rPr>
          <w:lang w:val="de-DE"/>
        </w:rPr>
      </w:pPr>
    </w:p>
    <w:p w14:paraId="08559EDA" w14:textId="725DB70C" w:rsidR="00536C66" w:rsidRDefault="00F574D5">
      <w:pPr>
        <w:pStyle w:val="berschrift1"/>
        <w:ind w:left="-5"/>
        <w:rPr>
          <w:b w:val="0"/>
          <w:sz w:val="4"/>
        </w:rPr>
      </w:pPr>
      <w:r>
        <w:t>PRAKTISCHE ERFAHRUNG</w:t>
      </w:r>
      <w:r>
        <w:rPr>
          <w:b w:val="0"/>
          <w:sz w:val="4"/>
        </w:rPr>
        <w:t xml:space="preserve"> </w:t>
      </w:r>
    </w:p>
    <w:p w14:paraId="2571E428" w14:textId="525E071F" w:rsidR="00D40C43" w:rsidRPr="00D40C43" w:rsidRDefault="00D40C43" w:rsidP="00D40C43">
      <w:pPr>
        <w:rPr>
          <w:lang w:val="de-DE" w:eastAsia="de-DE"/>
        </w:rPr>
      </w:pPr>
    </w:p>
    <w:tbl>
      <w:tblPr>
        <w:tblStyle w:val="TableGrid"/>
        <w:tblW w:w="11908" w:type="dxa"/>
        <w:tblInd w:w="0" w:type="dxa"/>
        <w:tblCellMar>
          <w:top w:w="14" w:type="dxa"/>
          <w:bottom w:w="21" w:type="dxa"/>
          <w:right w:w="26" w:type="dxa"/>
        </w:tblCellMar>
        <w:tblLook w:val="04A0" w:firstRow="1" w:lastRow="0" w:firstColumn="1" w:lastColumn="0" w:noHBand="0" w:noVBand="1"/>
      </w:tblPr>
      <w:tblGrid>
        <w:gridCol w:w="7938"/>
        <w:gridCol w:w="2127"/>
        <w:gridCol w:w="1843"/>
      </w:tblGrid>
      <w:tr w:rsidR="00536C66" w14:paraId="3A4148C9" w14:textId="77777777" w:rsidTr="00AF1232">
        <w:trPr>
          <w:gridAfter w:val="1"/>
          <w:wAfter w:w="1843" w:type="dxa"/>
          <w:trHeight w:val="881"/>
        </w:trPr>
        <w:tc>
          <w:tcPr>
            <w:tcW w:w="79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0E5E19" w14:textId="0557367E" w:rsidR="003843F5" w:rsidRDefault="00981448" w:rsidP="003843F5">
            <w:pPr>
              <w:spacing w:after="131" w:line="259" w:lineRule="auto"/>
              <w:ind w:left="30" w:firstLine="0"/>
              <w:jc w:val="left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4455ABF" wp14:editId="585AD6EF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-641394</wp:posOffset>
                  </wp:positionV>
                  <wp:extent cx="5939790" cy="2091055"/>
                  <wp:effectExtent l="0" t="0" r="3810" b="4445"/>
                  <wp:wrapNone/>
                  <wp:docPr id="244639138" name="Picture 1436" descr="Ein Bild, das Schrift, Design, Text, Typografie enthält.&#10;&#10;Automatisch generierte Beschreibu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436" descr="Ein Bild, das Schrift, Design, Text, Typografie enthält.&#10;&#10;Automatisch generierte Beschreibung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9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09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574D5">
              <w:rPr>
                <w:b/>
                <w:sz w:val="4"/>
              </w:rPr>
              <w:t xml:space="preserve"> </w:t>
            </w:r>
          </w:p>
          <w:p w14:paraId="571EE70E" w14:textId="3557DBB5" w:rsidR="00536C66" w:rsidRPr="003843F5" w:rsidRDefault="00A8264B" w:rsidP="00D43AB0">
            <w:pPr>
              <w:spacing w:after="131" w:line="259" w:lineRule="auto"/>
              <w:ind w:left="0" w:firstLine="0"/>
              <w:jc w:val="left"/>
            </w:pPr>
            <w:r>
              <w:rPr>
                <w:b/>
                <w:lang w:val="de-DE"/>
              </w:rPr>
              <w:t>Next 3D GmbH</w:t>
            </w:r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C73DC46" w14:textId="77777777" w:rsidR="003843F5" w:rsidRDefault="003843F5" w:rsidP="00222741">
            <w:pPr>
              <w:spacing w:after="0" w:line="259" w:lineRule="auto"/>
              <w:ind w:left="150" w:firstLine="0"/>
              <w:jc w:val="right"/>
              <w:rPr>
                <w:b/>
              </w:rPr>
            </w:pPr>
          </w:p>
          <w:p w14:paraId="726D1852" w14:textId="77777777" w:rsidR="003843F5" w:rsidRDefault="003843F5" w:rsidP="00222741">
            <w:pPr>
              <w:spacing w:after="0" w:line="259" w:lineRule="auto"/>
              <w:ind w:left="0" w:firstLine="0"/>
              <w:jc w:val="right"/>
              <w:rPr>
                <w:b/>
              </w:rPr>
            </w:pPr>
          </w:p>
          <w:p w14:paraId="5792EAA9" w14:textId="403CAAB1" w:rsidR="00536C66" w:rsidRDefault="003843F5" w:rsidP="00222741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Leipzig</w:t>
            </w:r>
            <w:r w:rsidR="00F574D5">
              <w:rPr>
                <w:b/>
              </w:rPr>
              <w:t>, Deutschland</w:t>
            </w:r>
          </w:p>
        </w:tc>
      </w:tr>
      <w:tr w:rsidR="00536C66" w14:paraId="0974DCEB" w14:textId="77777777" w:rsidTr="00AF1232">
        <w:trPr>
          <w:gridAfter w:val="1"/>
          <w:wAfter w:w="1843" w:type="dxa"/>
          <w:trHeight w:val="225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14:paraId="7592165E" w14:textId="3C80A215" w:rsidR="00536C66" w:rsidRPr="00AF7C26" w:rsidRDefault="00B931E7" w:rsidP="00D43AB0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  <w:r>
              <w:rPr>
                <w:i/>
                <w:lang w:val="de-DE"/>
              </w:rPr>
              <w:t>Founder Associate</w:t>
            </w:r>
            <w:r w:rsidR="00DB08A7">
              <w:rPr>
                <w:i/>
                <w:lang w:val="de-DE"/>
              </w:rPr>
              <w:t xml:space="preserve"> – Corporate &amp; </w:t>
            </w:r>
            <w:r w:rsidR="00503653">
              <w:rPr>
                <w:i/>
                <w:lang w:val="de-DE"/>
              </w:rPr>
              <w:t>Investments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E8CBF89" w14:textId="77777777" w:rsidR="003843F5" w:rsidRDefault="003843F5" w:rsidP="00222741">
            <w:pPr>
              <w:spacing w:after="0" w:line="259" w:lineRule="auto"/>
              <w:ind w:left="0" w:firstLine="0"/>
              <w:jc w:val="right"/>
            </w:pPr>
          </w:p>
          <w:p w14:paraId="0070FBB4" w14:textId="5E4B01B1" w:rsidR="00536C66" w:rsidRDefault="00F574D5" w:rsidP="00222741">
            <w:pPr>
              <w:spacing w:after="0" w:line="259" w:lineRule="auto"/>
              <w:ind w:left="0" w:firstLine="0"/>
              <w:jc w:val="right"/>
            </w:pPr>
            <w:r>
              <w:t>0</w:t>
            </w:r>
            <w:r w:rsidR="00555BC5">
              <w:t xml:space="preserve">4/2025 </w:t>
            </w:r>
            <w:r w:rsidR="00555BC5" w:rsidRPr="00F574D5">
              <w:rPr>
                <w:rFonts w:cs="Garamond"/>
                <w:lang w:val="de-DE"/>
              </w:rPr>
              <w:t>–</w:t>
            </w:r>
            <w:r w:rsidR="00555BC5">
              <w:rPr>
                <w:rFonts w:cs="Garamond"/>
                <w:lang w:val="de-DE"/>
              </w:rPr>
              <w:t xml:space="preserve"> </w:t>
            </w:r>
            <w:r w:rsidR="00555BC5">
              <w:t>Heute</w:t>
            </w:r>
            <w:r>
              <w:t>/202</w:t>
            </w:r>
            <w:r w:rsidR="00555BC5">
              <w:t>5</w:t>
            </w:r>
          </w:p>
        </w:tc>
      </w:tr>
      <w:tr w:rsidR="00D43AB0" w:rsidRPr="00CA7992" w14:paraId="34DCB75D" w14:textId="77777777" w:rsidTr="00EE4E60">
        <w:trPr>
          <w:gridAfter w:val="1"/>
          <w:wAfter w:w="1843" w:type="dxa"/>
          <w:trHeight w:val="53"/>
        </w:trPr>
        <w:tc>
          <w:tcPr>
            <w:tcW w:w="7938" w:type="dxa"/>
            <w:tcBorders>
              <w:top w:val="nil"/>
              <w:left w:val="nil"/>
              <w:right w:val="nil"/>
            </w:tcBorders>
          </w:tcPr>
          <w:p w14:paraId="2FF82B53" w14:textId="5C95F2B6" w:rsidR="00D43AB0" w:rsidRPr="00445810" w:rsidRDefault="00D43AB0" w:rsidP="00D43AB0">
            <w:pPr>
              <w:numPr>
                <w:ilvl w:val="0"/>
                <w:numId w:val="8"/>
              </w:numPr>
              <w:spacing w:after="0" w:line="259" w:lineRule="auto"/>
              <w:ind w:hanging="220"/>
              <w:jc w:val="left"/>
              <w:rPr>
                <w:lang w:val="de-DE"/>
              </w:rPr>
            </w:pPr>
            <w:r>
              <w:rPr>
                <w:lang w:val="de-DE"/>
              </w:rPr>
              <w:t xml:space="preserve">Analysen des Marktes für 3D gestützte Medizintechnik </w:t>
            </w:r>
          </w:p>
          <w:p w14:paraId="235C89D8" w14:textId="75A44C98" w:rsidR="00D43AB0" w:rsidRDefault="00D43AB0" w:rsidP="00D43AB0">
            <w:pPr>
              <w:numPr>
                <w:ilvl w:val="0"/>
                <w:numId w:val="8"/>
              </w:numPr>
              <w:spacing w:after="0" w:line="259" w:lineRule="auto"/>
              <w:ind w:hanging="220"/>
              <w:jc w:val="left"/>
              <w:rPr>
                <w:lang w:val="de-DE"/>
              </w:rPr>
            </w:pPr>
            <w:r>
              <w:rPr>
                <w:lang w:val="de-DE"/>
              </w:rPr>
              <w:t>Erstellung eines Pitch Decks in Kooperation mit dem CEO</w:t>
            </w:r>
          </w:p>
          <w:p w14:paraId="69176203" w14:textId="161EDE08" w:rsidR="00D43AB0" w:rsidRDefault="00D43AB0" w:rsidP="00D43AB0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647E1C6E" w14:textId="77777777" w:rsidR="00D43AB0" w:rsidRDefault="00DB2654" w:rsidP="00D43AB0">
            <w:pPr>
              <w:spacing w:after="0" w:line="259" w:lineRule="auto"/>
              <w:ind w:left="0" w:firstLine="0"/>
              <w:jc w:val="left"/>
              <w:rPr>
                <w:b/>
                <w:lang w:val="de-DE"/>
              </w:rPr>
            </w:pPr>
            <w:r>
              <w:rPr>
                <w:b/>
                <w:lang w:val="de-DE"/>
              </w:rPr>
              <w:t>VITA MIA Gastro Dienstleistung GmbH</w:t>
            </w:r>
          </w:p>
          <w:p w14:paraId="0F389599" w14:textId="0DF8D83C" w:rsidR="00E61276" w:rsidRDefault="00E61276" w:rsidP="00D43AB0">
            <w:pPr>
              <w:spacing w:after="0" w:line="259" w:lineRule="auto"/>
              <w:ind w:left="0" w:firstLine="0"/>
              <w:jc w:val="left"/>
              <w:rPr>
                <w:b/>
                <w:lang w:val="de-DE"/>
              </w:rPr>
            </w:pPr>
          </w:p>
          <w:p w14:paraId="1CE751C9" w14:textId="7BBC4991" w:rsidR="00E61276" w:rsidRPr="004B5456" w:rsidRDefault="00E61276" w:rsidP="00E61276">
            <w:pPr>
              <w:spacing w:after="0" w:line="259" w:lineRule="auto"/>
              <w:ind w:left="0" w:firstLine="0"/>
              <w:jc w:val="left"/>
              <w:rPr>
                <w:i/>
                <w:lang w:val="de-DE"/>
              </w:rPr>
            </w:pPr>
            <w:r>
              <w:rPr>
                <w:i/>
                <w:lang w:val="de-DE"/>
              </w:rPr>
              <w:t>Finance Executive, in einem mittelständischen Gastronomieunternehmen</w:t>
            </w:r>
            <w:r w:rsidR="00581068">
              <w:rPr>
                <w:i/>
                <w:lang w:val="de-DE"/>
              </w:rPr>
              <w:t xml:space="preserve"> (&lt;7 MA)</w:t>
            </w:r>
          </w:p>
          <w:p w14:paraId="25E37E4A" w14:textId="781919A6" w:rsidR="00E61276" w:rsidRPr="00CA7992" w:rsidRDefault="00E61276" w:rsidP="00D43AB0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1890A43" w14:textId="01602305" w:rsidR="00D43AB0" w:rsidRPr="00DB2654" w:rsidRDefault="00D43AB0" w:rsidP="009170FA">
            <w:pPr>
              <w:spacing w:after="0" w:line="259" w:lineRule="auto"/>
              <w:ind w:left="150" w:firstLine="0"/>
              <w:jc w:val="right"/>
              <w:rPr>
                <w:b/>
                <w:lang w:val="de-DE"/>
              </w:rPr>
            </w:pPr>
          </w:p>
          <w:p w14:paraId="615BA832" w14:textId="0AA4B5E5" w:rsidR="00D43AB0" w:rsidRPr="00DB2654" w:rsidRDefault="00D43AB0" w:rsidP="009170FA">
            <w:pPr>
              <w:spacing w:after="0" w:line="259" w:lineRule="auto"/>
              <w:ind w:left="0" w:firstLine="0"/>
              <w:jc w:val="right"/>
              <w:rPr>
                <w:b/>
                <w:lang w:val="de-DE"/>
              </w:rPr>
            </w:pPr>
          </w:p>
          <w:p w14:paraId="17F4081B" w14:textId="5C3BB928" w:rsidR="00D43AB0" w:rsidRPr="00DB2654" w:rsidRDefault="00D43AB0" w:rsidP="009170FA">
            <w:pPr>
              <w:spacing w:after="0" w:line="259" w:lineRule="auto"/>
              <w:ind w:left="0" w:firstLine="0"/>
              <w:jc w:val="right"/>
              <w:rPr>
                <w:b/>
                <w:lang w:val="de-DE"/>
              </w:rPr>
            </w:pPr>
          </w:p>
          <w:p w14:paraId="464C4E46" w14:textId="77777777" w:rsidR="0067397D" w:rsidRPr="00E61276" w:rsidRDefault="0067397D" w:rsidP="0067397D">
            <w:pPr>
              <w:spacing w:after="0" w:line="259" w:lineRule="auto"/>
              <w:ind w:left="0" w:firstLine="0"/>
              <w:rPr>
                <w:b/>
                <w:lang w:val="de-DE"/>
              </w:rPr>
            </w:pPr>
          </w:p>
          <w:p w14:paraId="1861394A" w14:textId="73CA2363" w:rsidR="00D43AB0" w:rsidRDefault="00221F03" w:rsidP="0067397D">
            <w:pPr>
              <w:spacing w:after="0" w:line="259" w:lineRule="auto"/>
              <w:ind w:left="0" w:firstLine="0"/>
              <w:rPr>
                <w:b/>
              </w:rPr>
            </w:pPr>
            <w:r w:rsidRPr="00DC40C1">
              <w:rPr>
                <w:b/>
                <w:lang w:val="de-DE"/>
              </w:rPr>
              <w:t xml:space="preserve">   </w:t>
            </w:r>
            <w:r w:rsidR="009170FA">
              <w:rPr>
                <w:b/>
              </w:rPr>
              <w:t>Schwarzenberg/</w:t>
            </w:r>
            <w:proofErr w:type="spellStart"/>
            <w:r w:rsidR="009170FA">
              <w:rPr>
                <w:b/>
              </w:rPr>
              <w:t>Erzg</w:t>
            </w:r>
            <w:proofErr w:type="spellEnd"/>
            <w:r w:rsidR="009170FA">
              <w:rPr>
                <w:b/>
              </w:rPr>
              <w:t>.</w:t>
            </w:r>
            <w:r w:rsidR="00D43AB0">
              <w:rPr>
                <w:b/>
              </w:rPr>
              <w:t>, Deutschland</w:t>
            </w:r>
          </w:p>
          <w:p w14:paraId="2370AE55" w14:textId="1C88C723" w:rsidR="00C32B2D" w:rsidRPr="00CA7992" w:rsidRDefault="00C32B2D" w:rsidP="0067397D">
            <w:pPr>
              <w:spacing w:after="0" w:line="259" w:lineRule="auto"/>
              <w:ind w:left="0" w:firstLine="0"/>
              <w:rPr>
                <w:lang w:val="de-DE"/>
              </w:rPr>
            </w:pPr>
          </w:p>
        </w:tc>
      </w:tr>
      <w:tr w:rsidR="00EE4E60" w14:paraId="1A128D9F" w14:textId="4BD68239" w:rsidTr="00EE4E60">
        <w:trPr>
          <w:trHeight w:val="962"/>
        </w:trPr>
        <w:tc>
          <w:tcPr>
            <w:tcW w:w="7938" w:type="dxa"/>
            <w:tcBorders>
              <w:left w:val="nil"/>
              <w:bottom w:val="single" w:sz="4" w:space="0" w:color="auto"/>
              <w:right w:val="nil"/>
            </w:tcBorders>
          </w:tcPr>
          <w:p w14:paraId="461B1BBE" w14:textId="03AC98A5" w:rsidR="00DF1526" w:rsidRDefault="00DF1526" w:rsidP="00DF1526">
            <w:pPr>
              <w:pStyle w:val="Listenabsatz"/>
              <w:numPr>
                <w:ilvl w:val="0"/>
                <w:numId w:val="15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Umbau der Räume angepasst auf die gastronomische Zweckmäßigkeit</w:t>
            </w:r>
          </w:p>
          <w:p w14:paraId="7BBC24BD" w14:textId="5D6BC575" w:rsidR="00DF1526" w:rsidRPr="005A20FB" w:rsidRDefault="00DF1526" w:rsidP="00DF1526">
            <w:pPr>
              <w:pStyle w:val="Listenabsatz"/>
              <w:numPr>
                <w:ilvl w:val="0"/>
                <w:numId w:val="15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Konzipierung der Geschäftsstrategie in engem Austausch mit den Geschäftsführern</w:t>
            </w:r>
          </w:p>
          <w:p w14:paraId="695CFD04" w14:textId="59C32C39" w:rsidR="00DF1526" w:rsidRDefault="00DF1526" w:rsidP="00DF1526">
            <w:pPr>
              <w:pStyle w:val="Listenabsatz"/>
              <w:numPr>
                <w:ilvl w:val="0"/>
                <w:numId w:val="15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Kalkulation der Produkte, Mitarbeiterführung, sowie Optimierung</w:t>
            </w:r>
          </w:p>
          <w:p w14:paraId="3568525C" w14:textId="27AFEFA1" w:rsidR="00DF1526" w:rsidRDefault="005D73FF" w:rsidP="00DF1526">
            <w:pPr>
              <w:pStyle w:val="Listenabsatz"/>
              <w:spacing w:after="0" w:line="259" w:lineRule="auto"/>
              <w:ind w:left="369" w:firstLine="0"/>
              <w:jc w:val="left"/>
              <w:rPr>
                <w:lang w:val="de-DE"/>
              </w:rPr>
            </w:pPr>
            <w:r>
              <w:rPr>
                <w:lang w:val="de-DE"/>
              </w:rPr>
              <w:t xml:space="preserve">der gastronomischen Prozesse </w:t>
            </w:r>
            <w:r w:rsidR="00DF1526">
              <w:rPr>
                <w:lang w:val="de-DE"/>
              </w:rPr>
              <w:t>(Kühlketteneinhaltung, Hygiene, Personalschulungen, Abfallwirtschaft usw.)</w:t>
            </w:r>
          </w:p>
          <w:p w14:paraId="342E72BA" w14:textId="29998684" w:rsidR="00DF1526" w:rsidRDefault="00DF1526" w:rsidP="00DF1526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0B315FEC" w14:textId="5DC193DA" w:rsidR="00DF1526" w:rsidRPr="00D40B93" w:rsidRDefault="00DF1526" w:rsidP="00DF1526">
            <w:pPr>
              <w:spacing w:after="0" w:line="259" w:lineRule="auto"/>
              <w:jc w:val="left"/>
              <w:rPr>
                <w:lang w:val="de-DE"/>
              </w:rPr>
            </w:pPr>
            <w:r w:rsidRPr="00D40B93">
              <w:rPr>
                <w:b/>
                <w:lang w:val="de-DE"/>
              </w:rPr>
              <w:t>GVR-Bau GmbH</w:t>
            </w:r>
          </w:p>
          <w:p w14:paraId="3A9BDCF0" w14:textId="77777777" w:rsidR="00DF1526" w:rsidRPr="00D40B93" w:rsidRDefault="00DF1526" w:rsidP="00DF1526">
            <w:pPr>
              <w:spacing w:after="0" w:line="259" w:lineRule="auto"/>
              <w:jc w:val="left"/>
              <w:rPr>
                <w:lang w:val="de-DE"/>
              </w:rPr>
            </w:pPr>
          </w:p>
          <w:p w14:paraId="74877681" w14:textId="1D991FD3" w:rsidR="00DF1526" w:rsidRDefault="00DF1526" w:rsidP="00DF1526">
            <w:pPr>
              <w:spacing w:after="0" w:line="259" w:lineRule="auto"/>
              <w:jc w:val="left"/>
              <w:rPr>
                <w:i/>
                <w:lang w:val="de-DE"/>
              </w:rPr>
            </w:pPr>
            <w:r w:rsidRPr="00D40B93">
              <w:rPr>
                <w:i/>
                <w:lang w:val="de-DE"/>
              </w:rPr>
              <w:t xml:space="preserve">Facharbeiter </w:t>
            </w:r>
            <w:r>
              <w:rPr>
                <w:i/>
                <w:lang w:val="de-DE"/>
              </w:rPr>
              <w:t>in den Bereichen Tief-und Innenausbau</w:t>
            </w:r>
            <w:r w:rsidR="003C68CD">
              <w:rPr>
                <w:i/>
                <w:lang w:val="de-DE"/>
              </w:rPr>
              <w:t xml:space="preserve"> </w:t>
            </w:r>
          </w:p>
          <w:p w14:paraId="3D12DA96" w14:textId="6FE099F2" w:rsidR="00DF1526" w:rsidRPr="00D40B93" w:rsidRDefault="00DF1526" w:rsidP="00DF1526">
            <w:pPr>
              <w:spacing w:after="0" w:line="259" w:lineRule="auto"/>
              <w:jc w:val="left"/>
              <w:rPr>
                <w:lang w:val="de-DE"/>
              </w:rPr>
            </w:pPr>
          </w:p>
          <w:p w14:paraId="63BA3B2C" w14:textId="50DD531D" w:rsidR="00DF1526" w:rsidRDefault="00DF1526" w:rsidP="00DF1526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Sammeln erster Kenntnisse in der Betriebswirtschaftslehre</w:t>
            </w:r>
          </w:p>
          <w:p w14:paraId="4FD91DC7" w14:textId="02AAA657" w:rsidR="00DF1526" w:rsidRDefault="00DF1526" w:rsidP="00DF1526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Durchführung erster eigener Bauprojekte mit Personalverantwortung</w:t>
            </w:r>
          </w:p>
          <w:p w14:paraId="62925152" w14:textId="3415E455" w:rsidR="00DF1526" w:rsidRDefault="00DF1526" w:rsidP="00DF1526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>Projektakquise</w:t>
            </w:r>
          </w:p>
          <w:p w14:paraId="4AD97572" w14:textId="0089C074" w:rsidR="0068006F" w:rsidRDefault="00DF1526" w:rsidP="0068006F">
            <w:pPr>
              <w:pStyle w:val="Listenabsatz"/>
              <w:numPr>
                <w:ilvl w:val="0"/>
                <w:numId w:val="16"/>
              </w:numPr>
              <w:spacing w:after="0" w:line="259" w:lineRule="auto"/>
              <w:jc w:val="left"/>
              <w:rPr>
                <w:lang w:val="de-DE"/>
              </w:rPr>
            </w:pPr>
            <w:r>
              <w:rPr>
                <w:lang w:val="de-DE"/>
              </w:rPr>
              <w:t xml:space="preserve">Bauprojektplanung in Absprache mit dem Kunde </w:t>
            </w:r>
          </w:p>
          <w:p w14:paraId="4A8266CC" w14:textId="77777777" w:rsidR="0068006F" w:rsidRDefault="0068006F" w:rsidP="0068006F">
            <w:pPr>
              <w:spacing w:after="0" w:line="259" w:lineRule="auto"/>
              <w:jc w:val="left"/>
              <w:rPr>
                <w:lang w:val="de-DE"/>
              </w:rPr>
            </w:pPr>
          </w:p>
          <w:p w14:paraId="28674357" w14:textId="77777777" w:rsidR="0068006F" w:rsidRDefault="0068006F" w:rsidP="0068006F">
            <w:pPr>
              <w:spacing w:after="0" w:line="259" w:lineRule="auto"/>
              <w:jc w:val="left"/>
              <w:rPr>
                <w:lang w:val="de-DE"/>
              </w:rPr>
            </w:pPr>
          </w:p>
          <w:p w14:paraId="0F7A38FD" w14:textId="77777777" w:rsidR="00887246" w:rsidRDefault="00887246" w:rsidP="005D2053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4F6D87E0" w14:textId="77777777" w:rsidR="005D2053" w:rsidRDefault="005D2053" w:rsidP="005D2053">
            <w:pPr>
              <w:spacing w:after="0" w:line="259" w:lineRule="auto"/>
              <w:ind w:left="0" w:firstLine="0"/>
              <w:jc w:val="left"/>
              <w:rPr>
                <w:lang w:val="de-DE"/>
              </w:rPr>
            </w:pPr>
          </w:p>
          <w:p w14:paraId="292373C3" w14:textId="77777777" w:rsidR="00887246" w:rsidRPr="0068006F" w:rsidRDefault="00887246" w:rsidP="0068006F">
            <w:pPr>
              <w:spacing w:after="0" w:line="259" w:lineRule="auto"/>
              <w:jc w:val="left"/>
              <w:rPr>
                <w:lang w:val="de-DE"/>
              </w:rPr>
            </w:pPr>
          </w:p>
          <w:p w14:paraId="15319861" w14:textId="3EA38ECE" w:rsidR="00872D0F" w:rsidRPr="00AF1232" w:rsidRDefault="00583170" w:rsidP="002377B6">
            <w:pPr>
              <w:spacing w:after="0" w:line="259" w:lineRule="auto"/>
              <w:ind w:left="0" w:firstLine="0"/>
              <w:jc w:val="left"/>
              <w:rPr>
                <w:b/>
                <w:szCs w:val="20"/>
                <w:lang w:val="de-DE"/>
              </w:rPr>
            </w:pPr>
            <w:r>
              <w:rPr>
                <w:b/>
                <w:szCs w:val="20"/>
                <w:lang w:val="en-US"/>
              </w:rPr>
              <w:t xml:space="preserve">PSS - </w:t>
            </w:r>
            <w:r w:rsidR="00887246" w:rsidRPr="00583170">
              <w:rPr>
                <w:b/>
                <w:szCs w:val="20"/>
                <w:lang w:val="en-US"/>
              </w:rPr>
              <w:t>Professional Security Service</w:t>
            </w:r>
            <w:r w:rsidRPr="00583170">
              <w:rPr>
                <w:b/>
                <w:szCs w:val="20"/>
                <w:lang w:val="en-US"/>
              </w:rPr>
              <w:t xml:space="preserve"> GmbH und </w:t>
            </w:r>
            <w:r>
              <w:rPr>
                <w:b/>
                <w:szCs w:val="20"/>
                <w:lang w:val="en-US"/>
              </w:rPr>
              <w:t xml:space="preserve">Co. </w:t>
            </w:r>
            <w:r w:rsidRPr="00AF1232">
              <w:rPr>
                <w:b/>
                <w:szCs w:val="20"/>
                <w:lang w:val="de-DE"/>
              </w:rPr>
              <w:t>KG</w:t>
            </w:r>
          </w:p>
          <w:p w14:paraId="6C0786DB" w14:textId="77777777" w:rsidR="00FF4177" w:rsidRPr="00AF1232" w:rsidRDefault="00FF4177" w:rsidP="002377B6">
            <w:pPr>
              <w:spacing w:after="0" w:line="259" w:lineRule="auto"/>
              <w:ind w:left="0" w:firstLine="0"/>
              <w:jc w:val="left"/>
              <w:rPr>
                <w:b/>
                <w:szCs w:val="20"/>
                <w:lang w:val="de-DE"/>
              </w:rPr>
            </w:pPr>
          </w:p>
          <w:p w14:paraId="54B31BD9" w14:textId="0288F470" w:rsidR="00887246" w:rsidRDefault="003C68CD" w:rsidP="002377B6">
            <w:pPr>
              <w:spacing w:after="0" w:line="259" w:lineRule="auto"/>
              <w:ind w:left="0" w:firstLine="0"/>
              <w:jc w:val="left"/>
              <w:rPr>
                <w:bCs/>
                <w:i/>
                <w:iCs/>
                <w:szCs w:val="20"/>
                <w:lang w:val="de-DE"/>
              </w:rPr>
            </w:pPr>
            <w:r w:rsidRPr="003C68CD">
              <w:rPr>
                <w:bCs/>
                <w:i/>
                <w:iCs/>
                <w:szCs w:val="20"/>
                <w:lang w:val="de-DE"/>
              </w:rPr>
              <w:t>Nebenjob</w:t>
            </w:r>
            <w:r w:rsidR="000123D6">
              <w:rPr>
                <w:bCs/>
                <w:i/>
                <w:iCs/>
                <w:szCs w:val="20"/>
                <w:lang w:val="de-DE"/>
              </w:rPr>
              <w:t xml:space="preserve"> in der Sicherung von sozialen Einrichtungen</w:t>
            </w:r>
          </w:p>
          <w:p w14:paraId="53A5D4D2" w14:textId="77777777" w:rsidR="005D2053" w:rsidRPr="003C68CD" w:rsidRDefault="005D2053" w:rsidP="002377B6">
            <w:pPr>
              <w:spacing w:after="0" w:line="259" w:lineRule="auto"/>
              <w:ind w:left="0" w:firstLine="0"/>
              <w:jc w:val="left"/>
              <w:rPr>
                <w:bCs/>
                <w:i/>
                <w:iCs/>
                <w:szCs w:val="20"/>
                <w:lang w:val="de-DE"/>
              </w:rPr>
            </w:pPr>
          </w:p>
          <w:p w14:paraId="384F711B" w14:textId="58A629BC" w:rsidR="002377B6" w:rsidRDefault="00764C5B" w:rsidP="005D2053">
            <w:pPr>
              <w:pStyle w:val="Listenabsatz"/>
              <w:numPr>
                <w:ilvl w:val="0"/>
                <w:numId w:val="19"/>
              </w:numPr>
              <w:spacing w:after="0" w:line="259" w:lineRule="auto"/>
              <w:jc w:val="left"/>
              <w:rPr>
                <w:bCs/>
                <w:szCs w:val="20"/>
                <w:lang w:val="de-DE"/>
              </w:rPr>
            </w:pPr>
            <w:r w:rsidRPr="00764C5B">
              <w:rPr>
                <w:bCs/>
                <w:szCs w:val="20"/>
                <w:lang w:val="de-DE"/>
              </w:rPr>
              <w:t xml:space="preserve">Unterstützung </w:t>
            </w:r>
            <w:r w:rsidR="00014DFF">
              <w:rPr>
                <w:bCs/>
                <w:szCs w:val="20"/>
                <w:lang w:val="de-DE"/>
              </w:rPr>
              <w:t>der Sozialpädagogen in erzieherischen Maßnahmen</w:t>
            </w:r>
          </w:p>
          <w:p w14:paraId="7041B0BC" w14:textId="113E9AF8" w:rsidR="00014DFF" w:rsidRDefault="0031618A" w:rsidP="005D2053">
            <w:pPr>
              <w:pStyle w:val="Listenabsatz"/>
              <w:numPr>
                <w:ilvl w:val="0"/>
                <w:numId w:val="19"/>
              </w:numPr>
              <w:spacing w:after="0" w:line="259" w:lineRule="auto"/>
              <w:jc w:val="left"/>
              <w:rPr>
                <w:bCs/>
                <w:szCs w:val="20"/>
                <w:lang w:val="de-DE"/>
              </w:rPr>
            </w:pPr>
            <w:r>
              <w:rPr>
                <w:bCs/>
                <w:szCs w:val="20"/>
                <w:lang w:val="de-DE"/>
              </w:rPr>
              <w:t xml:space="preserve">Wechselnde Tätigkeit zwischen Asylwohnheim, </w:t>
            </w:r>
            <w:r w:rsidR="00BC3C43">
              <w:rPr>
                <w:bCs/>
                <w:szCs w:val="20"/>
                <w:lang w:val="de-DE"/>
              </w:rPr>
              <w:t>Kinderheim, sowie Lehrlingswohnheim</w:t>
            </w:r>
          </w:p>
          <w:p w14:paraId="0DD52F76" w14:textId="772B61AD" w:rsidR="00BC3C43" w:rsidRPr="00764C5B" w:rsidRDefault="003800EB" w:rsidP="005D2053">
            <w:pPr>
              <w:pStyle w:val="Listenabsatz"/>
              <w:numPr>
                <w:ilvl w:val="0"/>
                <w:numId w:val="19"/>
              </w:numPr>
              <w:spacing w:after="0" w:line="259" w:lineRule="auto"/>
              <w:jc w:val="left"/>
              <w:rPr>
                <w:bCs/>
                <w:szCs w:val="20"/>
                <w:lang w:val="de-DE"/>
              </w:rPr>
            </w:pPr>
            <w:r>
              <w:rPr>
                <w:bCs/>
                <w:szCs w:val="20"/>
                <w:lang w:val="de-DE"/>
              </w:rPr>
              <w:t xml:space="preserve">Erzieherische Tätigkeiten: </w:t>
            </w:r>
            <w:r w:rsidR="0022012C">
              <w:rPr>
                <w:bCs/>
                <w:szCs w:val="20"/>
                <w:lang w:val="de-DE"/>
              </w:rPr>
              <w:t>erlernen von Emotionskontrolle, Kommunikations-und Verhaltensregeln</w:t>
            </w:r>
            <w:r w:rsidR="00A65CA2">
              <w:rPr>
                <w:bCs/>
                <w:szCs w:val="20"/>
                <w:lang w:val="de-DE"/>
              </w:rPr>
              <w:t>, sowie lebensführende Präventivgespräche</w:t>
            </w:r>
          </w:p>
          <w:p w14:paraId="7D212462" w14:textId="77777777" w:rsidR="005D2053" w:rsidRDefault="005D2053" w:rsidP="002377B6">
            <w:pPr>
              <w:spacing w:after="0" w:line="259" w:lineRule="auto"/>
              <w:ind w:left="0" w:firstLine="0"/>
              <w:jc w:val="left"/>
              <w:rPr>
                <w:b/>
                <w:sz w:val="22"/>
                <w:lang w:val="de-DE"/>
              </w:rPr>
            </w:pPr>
          </w:p>
          <w:p w14:paraId="2198E1B8" w14:textId="77777777" w:rsidR="00EE4E60" w:rsidRDefault="00DF1526" w:rsidP="002377B6">
            <w:pPr>
              <w:spacing w:after="0" w:line="259" w:lineRule="auto"/>
              <w:ind w:left="0" w:firstLine="0"/>
              <w:jc w:val="left"/>
              <w:rPr>
                <w:b/>
                <w:sz w:val="22"/>
                <w:lang w:val="de-DE"/>
              </w:rPr>
            </w:pPr>
            <w:r w:rsidRPr="004B5456">
              <w:rPr>
                <w:b/>
                <w:sz w:val="22"/>
                <w:lang w:val="de-DE"/>
              </w:rPr>
              <w:t xml:space="preserve">EHRENAMT &amp; </w:t>
            </w:r>
            <w:proofErr w:type="spellStart"/>
            <w:r w:rsidRPr="004B5456">
              <w:rPr>
                <w:b/>
                <w:sz w:val="22"/>
                <w:lang w:val="de-DE"/>
              </w:rPr>
              <w:t>AUßERSCHULISCHE</w:t>
            </w:r>
            <w:proofErr w:type="spellEnd"/>
            <w:r w:rsidRPr="004B5456">
              <w:rPr>
                <w:b/>
                <w:sz w:val="22"/>
                <w:lang w:val="de-DE"/>
              </w:rPr>
              <w:t xml:space="preserve"> AKTIVITÄTEN</w:t>
            </w:r>
          </w:p>
          <w:p w14:paraId="3756FEE2" w14:textId="1056FE4E" w:rsidR="00EE4E60" w:rsidRPr="00EE4E60" w:rsidRDefault="00EE4E60" w:rsidP="002377B6">
            <w:pPr>
              <w:spacing w:after="0" w:line="259" w:lineRule="auto"/>
              <w:ind w:left="0" w:firstLine="0"/>
              <w:jc w:val="left"/>
              <w:rPr>
                <w:b/>
                <w:sz w:val="22"/>
                <w:lang w:val="de-DE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B59D83" w14:textId="24324A6E" w:rsidR="00DF1526" w:rsidRPr="00360085" w:rsidRDefault="00DF1526" w:rsidP="00DF1526">
            <w:pPr>
              <w:spacing w:after="0" w:line="259" w:lineRule="auto"/>
              <w:ind w:left="0" w:firstLine="0"/>
              <w:jc w:val="right"/>
              <w:rPr>
                <w:lang w:val="de-DE"/>
              </w:rPr>
            </w:pPr>
          </w:p>
          <w:p w14:paraId="2F0D27B1" w14:textId="357F11C8" w:rsidR="00DF1526" w:rsidRPr="002265D6" w:rsidRDefault="00DF1526" w:rsidP="00DF1526">
            <w:pPr>
              <w:ind w:left="0" w:firstLine="0"/>
              <w:rPr>
                <w:lang w:val="de-DE"/>
              </w:rPr>
            </w:pPr>
            <w:r w:rsidRPr="002265D6">
              <w:rPr>
                <w:lang w:val="de-DE"/>
              </w:rPr>
              <w:t>0</w:t>
            </w:r>
            <w:r w:rsidR="00CA6A4A" w:rsidRPr="002265D6">
              <w:rPr>
                <w:lang w:val="de-DE"/>
              </w:rPr>
              <w:t>3</w:t>
            </w:r>
            <w:r w:rsidRPr="002265D6">
              <w:rPr>
                <w:lang w:val="de-DE"/>
              </w:rPr>
              <w:t>/202</w:t>
            </w:r>
            <w:r w:rsidR="00CA6A4A" w:rsidRPr="002265D6">
              <w:rPr>
                <w:lang w:val="de-DE"/>
              </w:rPr>
              <w:t>4</w:t>
            </w:r>
            <w:r w:rsidRPr="002265D6">
              <w:rPr>
                <w:lang w:val="de-DE"/>
              </w:rPr>
              <w:t xml:space="preserve"> </w:t>
            </w:r>
            <w:r w:rsidRPr="00F574D5">
              <w:rPr>
                <w:rFonts w:cs="Garamond"/>
                <w:lang w:val="de-DE"/>
              </w:rPr>
              <w:t>–</w:t>
            </w:r>
            <w:r>
              <w:rPr>
                <w:rFonts w:cs="Garamond"/>
                <w:lang w:val="de-DE"/>
              </w:rPr>
              <w:t xml:space="preserve"> </w:t>
            </w:r>
            <w:r w:rsidR="00221F03" w:rsidRPr="002265D6">
              <w:rPr>
                <w:lang w:val="de-DE"/>
              </w:rPr>
              <w:t>10</w:t>
            </w:r>
            <w:r w:rsidRPr="002265D6">
              <w:rPr>
                <w:lang w:val="de-DE"/>
              </w:rPr>
              <w:t>/202</w:t>
            </w:r>
            <w:r w:rsidR="00CA6A4A" w:rsidRPr="002265D6">
              <w:rPr>
                <w:lang w:val="de-DE"/>
              </w:rPr>
              <w:t>4</w:t>
            </w:r>
          </w:p>
          <w:p w14:paraId="3CA54230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4A7ECF51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34BAE248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00C77892" w14:textId="77777777" w:rsidR="007C0C1D" w:rsidRPr="002265D6" w:rsidRDefault="007C0C1D" w:rsidP="00992E11">
            <w:pPr>
              <w:rPr>
                <w:b/>
                <w:lang w:val="de-DE"/>
              </w:rPr>
            </w:pPr>
          </w:p>
          <w:p w14:paraId="317EA146" w14:textId="77777777" w:rsidR="00AC678D" w:rsidRPr="002265D6" w:rsidRDefault="00AC678D" w:rsidP="00992E11">
            <w:pPr>
              <w:rPr>
                <w:b/>
                <w:lang w:val="de-DE"/>
              </w:rPr>
            </w:pPr>
          </w:p>
          <w:p w14:paraId="5F04EC6C" w14:textId="77777777" w:rsidR="00AC678D" w:rsidRPr="002265D6" w:rsidRDefault="00AC678D" w:rsidP="00992E11">
            <w:pPr>
              <w:rPr>
                <w:b/>
                <w:lang w:val="de-DE"/>
              </w:rPr>
            </w:pPr>
          </w:p>
          <w:p w14:paraId="73BBA3DB" w14:textId="61FDC1E9" w:rsidR="00992E11" w:rsidRPr="002265D6" w:rsidRDefault="007C0C1D" w:rsidP="00992E11">
            <w:pPr>
              <w:rPr>
                <w:lang w:val="de-DE"/>
              </w:rPr>
            </w:pPr>
            <w:r w:rsidRPr="002265D6">
              <w:rPr>
                <w:b/>
                <w:lang w:val="de-DE"/>
              </w:rPr>
              <w:t>Schwarzenberg/</w:t>
            </w:r>
            <w:proofErr w:type="spellStart"/>
            <w:r w:rsidRPr="002265D6">
              <w:rPr>
                <w:b/>
                <w:lang w:val="de-DE"/>
              </w:rPr>
              <w:t>Erzg</w:t>
            </w:r>
            <w:proofErr w:type="spellEnd"/>
            <w:r w:rsidRPr="002265D6">
              <w:rPr>
                <w:b/>
                <w:lang w:val="de-DE"/>
              </w:rPr>
              <w:t>., Deutschland</w:t>
            </w:r>
          </w:p>
          <w:p w14:paraId="4970CA22" w14:textId="77777777" w:rsidR="00992E11" w:rsidRPr="002265D6" w:rsidRDefault="00992E11" w:rsidP="00992E11">
            <w:pPr>
              <w:rPr>
                <w:lang w:val="de-DE"/>
              </w:rPr>
            </w:pPr>
          </w:p>
          <w:p w14:paraId="293D8920" w14:textId="57B6E81C" w:rsidR="008B248F" w:rsidRPr="002265D6" w:rsidRDefault="008B248F" w:rsidP="00992E11">
            <w:pPr>
              <w:rPr>
                <w:lang w:val="de-DE"/>
              </w:rPr>
            </w:pPr>
            <w:r w:rsidRPr="002265D6">
              <w:rPr>
                <w:lang w:val="de-DE"/>
              </w:rPr>
              <w:t>0</w:t>
            </w:r>
            <w:r w:rsidR="00CA6A4A" w:rsidRPr="002265D6">
              <w:rPr>
                <w:lang w:val="de-DE"/>
              </w:rPr>
              <w:t>8/202</w:t>
            </w:r>
            <w:r w:rsidR="00221F03" w:rsidRPr="002265D6">
              <w:rPr>
                <w:lang w:val="de-DE"/>
              </w:rPr>
              <w:t>4</w:t>
            </w:r>
            <w:r w:rsidR="00CA6A4A" w:rsidRPr="002265D6">
              <w:rPr>
                <w:lang w:val="de-DE"/>
              </w:rPr>
              <w:t xml:space="preserve"> </w:t>
            </w:r>
            <w:r w:rsidR="00CA6A4A" w:rsidRPr="00F574D5">
              <w:rPr>
                <w:rFonts w:cs="Garamond"/>
                <w:lang w:val="de-DE"/>
              </w:rPr>
              <w:t>–</w:t>
            </w:r>
            <w:r w:rsidR="00CA6A4A">
              <w:rPr>
                <w:rFonts w:cs="Garamond"/>
                <w:lang w:val="de-DE"/>
              </w:rPr>
              <w:t xml:space="preserve"> </w:t>
            </w:r>
            <w:r w:rsidR="00221F03">
              <w:rPr>
                <w:rFonts w:cs="Garamond"/>
                <w:lang w:val="de-DE"/>
              </w:rPr>
              <w:t>03/2024</w:t>
            </w:r>
          </w:p>
          <w:p w14:paraId="6CD388C6" w14:textId="77777777" w:rsidR="00992E11" w:rsidRPr="002265D6" w:rsidRDefault="00992E11" w:rsidP="00992E11">
            <w:pPr>
              <w:jc w:val="right"/>
              <w:rPr>
                <w:lang w:val="de-DE"/>
              </w:rPr>
            </w:pPr>
          </w:p>
          <w:p w14:paraId="63A3D904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08968F08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18965970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0A22E7BC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1DFE74DF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482EC22B" w14:textId="77777777" w:rsidR="00FF4177" w:rsidRPr="002265D6" w:rsidRDefault="00FF4177" w:rsidP="00992E11">
            <w:pPr>
              <w:jc w:val="right"/>
              <w:rPr>
                <w:lang w:val="de-DE"/>
              </w:rPr>
            </w:pPr>
          </w:p>
          <w:p w14:paraId="5460FFD2" w14:textId="77777777" w:rsidR="00FF4177" w:rsidRPr="002265D6" w:rsidRDefault="00FF4177" w:rsidP="00FF4177">
            <w:pPr>
              <w:rPr>
                <w:b/>
                <w:lang w:val="de-DE"/>
              </w:rPr>
            </w:pPr>
          </w:p>
          <w:p w14:paraId="1B00D9C6" w14:textId="65DD3721" w:rsidR="00FF4177" w:rsidRPr="002265D6" w:rsidRDefault="00D92A71" w:rsidP="00FF4177">
            <w:pPr>
              <w:rPr>
                <w:lang w:val="de-DE"/>
              </w:rPr>
            </w:pPr>
            <w:r w:rsidRPr="002265D6">
              <w:rPr>
                <w:b/>
                <w:lang w:val="de-DE"/>
              </w:rPr>
              <w:t>Aue</w:t>
            </w:r>
            <w:r w:rsidR="00FF4177" w:rsidRPr="002265D6">
              <w:rPr>
                <w:b/>
                <w:lang w:val="de-DE"/>
              </w:rPr>
              <w:t>/</w:t>
            </w:r>
            <w:proofErr w:type="spellStart"/>
            <w:r w:rsidR="00FF4177" w:rsidRPr="002265D6">
              <w:rPr>
                <w:b/>
                <w:lang w:val="de-DE"/>
              </w:rPr>
              <w:t>Erzg</w:t>
            </w:r>
            <w:proofErr w:type="spellEnd"/>
            <w:r w:rsidR="00FF4177" w:rsidRPr="002265D6">
              <w:rPr>
                <w:b/>
                <w:lang w:val="de-DE"/>
              </w:rPr>
              <w:t>., Deutschland</w:t>
            </w:r>
          </w:p>
          <w:p w14:paraId="0AAF3D2D" w14:textId="77777777" w:rsidR="00FF4177" w:rsidRPr="002265D6" w:rsidRDefault="00FF4177" w:rsidP="00FF4177">
            <w:pPr>
              <w:rPr>
                <w:lang w:val="de-DE"/>
              </w:rPr>
            </w:pPr>
          </w:p>
          <w:p w14:paraId="7FCA9C52" w14:textId="6C671547" w:rsidR="00FF4177" w:rsidRDefault="00FF4177" w:rsidP="00FF4177">
            <w:r>
              <w:t>0</w:t>
            </w:r>
            <w:r w:rsidR="00062FEA">
              <w:t>7</w:t>
            </w:r>
            <w:r>
              <w:t>/202</w:t>
            </w:r>
            <w:r w:rsidR="00062FEA">
              <w:t>0</w:t>
            </w:r>
            <w:r>
              <w:t xml:space="preserve"> </w:t>
            </w:r>
            <w:r w:rsidRPr="00F574D5">
              <w:rPr>
                <w:rFonts w:cs="Garamond"/>
                <w:lang w:val="de-DE"/>
              </w:rPr>
              <w:t>–</w:t>
            </w:r>
            <w:r>
              <w:rPr>
                <w:rFonts w:cs="Garamond"/>
                <w:lang w:val="de-DE"/>
              </w:rPr>
              <w:t xml:space="preserve"> 0</w:t>
            </w:r>
            <w:r w:rsidR="00A64AE7">
              <w:rPr>
                <w:rFonts w:cs="Garamond"/>
                <w:lang w:val="de-DE"/>
              </w:rPr>
              <w:t>5</w:t>
            </w:r>
            <w:r>
              <w:rPr>
                <w:rFonts w:cs="Garamond"/>
                <w:lang w:val="de-DE"/>
              </w:rPr>
              <w:t>/202</w:t>
            </w:r>
            <w:r w:rsidR="00A64AE7">
              <w:rPr>
                <w:rFonts w:cs="Garamond"/>
                <w:lang w:val="de-DE"/>
              </w:rPr>
              <w:t>5</w:t>
            </w:r>
          </w:p>
          <w:p w14:paraId="3DA917BF" w14:textId="77777777" w:rsidR="00FF4177" w:rsidRDefault="00FF4177" w:rsidP="00992E11">
            <w:pPr>
              <w:jc w:val="right"/>
            </w:pPr>
          </w:p>
          <w:p w14:paraId="1F7D0416" w14:textId="2F684FAE" w:rsidR="00FF4177" w:rsidRPr="00992E11" w:rsidRDefault="00FF4177" w:rsidP="00992E11">
            <w:pPr>
              <w:jc w:val="right"/>
            </w:pPr>
          </w:p>
        </w:tc>
        <w:tc>
          <w:tcPr>
            <w:tcW w:w="1843" w:type="dxa"/>
          </w:tcPr>
          <w:p w14:paraId="7F4EA9C8" w14:textId="77777777" w:rsidR="00DF1526" w:rsidRDefault="00DF1526" w:rsidP="00DF1526">
            <w:pPr>
              <w:spacing w:after="160" w:line="278" w:lineRule="auto"/>
              <w:ind w:left="0" w:firstLine="0"/>
              <w:jc w:val="left"/>
            </w:pPr>
          </w:p>
        </w:tc>
      </w:tr>
    </w:tbl>
    <w:p w14:paraId="44D4E944" w14:textId="77777777" w:rsidR="007D02B8" w:rsidRPr="00EE4E60" w:rsidRDefault="007D02B8" w:rsidP="00EE4E60">
      <w:pPr>
        <w:ind w:left="0" w:firstLine="0"/>
        <w:rPr>
          <w:lang w:val="de-DE" w:eastAsia="de-DE"/>
        </w:rPr>
      </w:pPr>
    </w:p>
    <w:p w14:paraId="421729EF" w14:textId="3C613CEA" w:rsidR="00536C66" w:rsidRPr="0000451E" w:rsidRDefault="002265D6" w:rsidP="00FD6947">
      <w:pPr>
        <w:pStyle w:val="berschrift2"/>
        <w:tabs>
          <w:tab w:val="right" w:pos="9924"/>
        </w:tabs>
        <w:ind w:left="-15" w:firstLine="0"/>
        <w:rPr>
          <w:b w:val="0"/>
        </w:rPr>
      </w:pPr>
      <w:r>
        <w:t>Kinderhospiz Bärenherzen e.V.</w:t>
      </w:r>
      <w:r w:rsidR="00F574D5">
        <w:rPr>
          <w:b w:val="0"/>
        </w:rPr>
        <w:t xml:space="preserve"> </w:t>
      </w:r>
      <w:r w:rsidR="00FD6947">
        <w:rPr>
          <w:b w:val="0"/>
        </w:rPr>
        <w:t xml:space="preserve"> </w:t>
      </w:r>
    </w:p>
    <w:p w14:paraId="079A100D" w14:textId="77777777" w:rsidR="002646E2" w:rsidRDefault="002646E2" w:rsidP="00FD6947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</w:p>
    <w:p w14:paraId="4794AA6C" w14:textId="11DDDDFE" w:rsidR="007D02B8" w:rsidRDefault="00324265" w:rsidP="00FD6947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>
        <w:rPr>
          <w:rFonts w:cs="Garamond"/>
          <w:i/>
          <w:lang w:val="de-DE"/>
        </w:rPr>
        <w:t>Ehrenamtlicher Helfer</w:t>
      </w:r>
      <w:r w:rsidR="00FD6947">
        <w:rPr>
          <w:rFonts w:cs="Garamond"/>
          <w:i/>
          <w:lang w:val="de-DE"/>
        </w:rPr>
        <w:tab/>
      </w:r>
      <w:r w:rsidR="00FD6947" w:rsidRPr="00FD6947">
        <w:rPr>
          <w:rFonts w:cs="Garamond"/>
          <w:b/>
          <w:bCs/>
          <w:iCs/>
          <w:lang w:val="de-DE"/>
        </w:rPr>
        <w:t>Leipzig, Deutschland</w:t>
      </w:r>
    </w:p>
    <w:p w14:paraId="0F2906AB" w14:textId="581BC8FE" w:rsidR="00FD6947" w:rsidRPr="00700C18" w:rsidRDefault="00F574D5" w:rsidP="00F80E03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700C18">
        <w:rPr>
          <w:lang w:val="de-DE"/>
        </w:rPr>
        <w:tab/>
      </w:r>
      <w:r w:rsidR="00F80E03">
        <w:rPr>
          <w:lang w:val="de-DE"/>
        </w:rPr>
        <w:t>09/</w:t>
      </w:r>
      <w:r w:rsidRPr="00700C18">
        <w:rPr>
          <w:lang w:val="de-DE"/>
        </w:rPr>
        <w:t>20</w:t>
      </w:r>
      <w:r w:rsidR="00F80E03">
        <w:rPr>
          <w:lang w:val="de-DE"/>
        </w:rPr>
        <w:t>19</w:t>
      </w:r>
      <w:r w:rsidRPr="00700C18">
        <w:rPr>
          <w:lang w:val="de-DE"/>
        </w:rPr>
        <w:t xml:space="preserve"> </w:t>
      </w:r>
      <w:r w:rsidRPr="00700C18">
        <w:rPr>
          <w:rFonts w:cs="Garamond"/>
          <w:lang w:val="de-DE"/>
        </w:rPr>
        <w:t>–</w:t>
      </w:r>
      <w:r w:rsidR="00F80E03">
        <w:rPr>
          <w:rFonts w:cs="Garamond"/>
          <w:lang w:val="de-DE"/>
        </w:rPr>
        <w:t>Heute</w:t>
      </w:r>
    </w:p>
    <w:p w14:paraId="5140769F" w14:textId="20ACD705" w:rsidR="00324265" w:rsidRDefault="006F02C3">
      <w:pPr>
        <w:numPr>
          <w:ilvl w:val="0"/>
          <w:numId w:val="2"/>
        </w:numPr>
        <w:ind w:hanging="220"/>
        <w:rPr>
          <w:lang w:val="de-DE"/>
        </w:rPr>
      </w:pPr>
      <w:r>
        <w:rPr>
          <w:lang w:val="de-DE"/>
        </w:rPr>
        <w:t>Unterstützung bei der Spendensammlung für krebskranke Kinder</w:t>
      </w:r>
    </w:p>
    <w:p w14:paraId="34363172" w14:textId="0FBFD371" w:rsidR="00536C66" w:rsidRDefault="00F01B33">
      <w:pPr>
        <w:numPr>
          <w:ilvl w:val="0"/>
          <w:numId w:val="2"/>
        </w:numPr>
        <w:ind w:hanging="220"/>
        <w:rPr>
          <w:lang w:val="de-DE"/>
        </w:rPr>
      </w:pPr>
      <w:r>
        <w:rPr>
          <w:lang w:val="de-DE"/>
        </w:rPr>
        <w:t>Kontaktaufnahme</w:t>
      </w:r>
      <w:r w:rsidR="000004CB">
        <w:rPr>
          <w:lang w:val="de-DE"/>
        </w:rPr>
        <w:t>/</w:t>
      </w:r>
      <w:r>
        <w:rPr>
          <w:lang w:val="de-DE"/>
        </w:rPr>
        <w:t>Zusammenarbeit</w:t>
      </w:r>
      <w:r w:rsidR="000004CB">
        <w:rPr>
          <w:lang w:val="de-DE"/>
        </w:rPr>
        <w:t xml:space="preserve"> mit Unternehmern</w:t>
      </w:r>
      <w:r w:rsidR="00EF7653">
        <w:rPr>
          <w:lang w:val="de-DE"/>
        </w:rPr>
        <w:t xml:space="preserve">, sowie Privatpersonen </w:t>
      </w:r>
    </w:p>
    <w:p w14:paraId="43911A82" w14:textId="7D8D596E" w:rsidR="00634361" w:rsidRPr="00237175" w:rsidRDefault="00175D19" w:rsidP="00634361">
      <w:pPr>
        <w:ind w:left="370" w:firstLine="0"/>
        <w:rPr>
          <w:lang w:val="de-DE"/>
        </w:rPr>
      </w:pPr>
      <w:r>
        <w:rPr>
          <w:lang w:val="de-DE"/>
        </w:rPr>
        <w:t>zur Spendensammlung für den Verein</w:t>
      </w:r>
    </w:p>
    <w:p w14:paraId="60F382C0" w14:textId="77777777" w:rsidR="00676FDA" w:rsidRPr="00237175" w:rsidRDefault="00676FDA" w:rsidP="00A721C7">
      <w:pPr>
        <w:spacing w:line="259" w:lineRule="auto"/>
        <w:ind w:left="0" w:firstLine="0"/>
        <w:jc w:val="right"/>
        <w:rPr>
          <w:lang w:val="de-DE"/>
        </w:rPr>
      </w:pPr>
    </w:p>
    <w:p w14:paraId="2DFDB665" w14:textId="344519DD" w:rsidR="00A721C7" w:rsidRPr="00A721C7" w:rsidRDefault="002C3B02" w:rsidP="004E1117">
      <w:pPr>
        <w:pStyle w:val="berschrift2"/>
        <w:tabs>
          <w:tab w:val="right" w:pos="9924"/>
        </w:tabs>
        <w:ind w:left="-15" w:firstLine="0"/>
        <w:rPr>
          <w:b w:val="0"/>
        </w:rPr>
      </w:pPr>
      <w:r>
        <w:t>Extremsport</w:t>
      </w:r>
      <w:r w:rsidR="00F574D5">
        <w:rPr>
          <w:b w:val="0"/>
        </w:rPr>
        <w:tab/>
      </w:r>
      <w:r w:rsidR="004E1117">
        <w:t>Bernsbach/</w:t>
      </w:r>
      <w:proofErr w:type="spellStart"/>
      <w:r w:rsidR="004E1117">
        <w:t>Erzg</w:t>
      </w:r>
      <w:proofErr w:type="spellEnd"/>
      <w:r w:rsidR="004E1117">
        <w:t>.</w:t>
      </w:r>
      <w:r w:rsidR="00F574D5">
        <w:t xml:space="preserve">, </w:t>
      </w:r>
      <w:r w:rsidR="004E1117">
        <w:t>Deutschland</w:t>
      </w:r>
    </w:p>
    <w:p w14:paraId="207A9F5A" w14:textId="092A92F6" w:rsidR="00B10597" w:rsidRPr="00B10597" w:rsidRDefault="004E1117" w:rsidP="00B10597">
      <w:pPr>
        <w:ind w:left="0" w:firstLine="0"/>
        <w:jc w:val="right"/>
        <w:rPr>
          <w:rFonts w:cs="Garamond"/>
          <w:lang w:val="de-DE"/>
        </w:rPr>
      </w:pPr>
      <w:r w:rsidRPr="00237175">
        <w:rPr>
          <w:lang w:val="de-DE"/>
        </w:rPr>
        <w:t>0</w:t>
      </w:r>
      <w:r w:rsidR="003577C5">
        <w:rPr>
          <w:lang w:val="de-DE"/>
        </w:rPr>
        <w:t>1</w:t>
      </w:r>
      <w:r w:rsidRPr="00237175">
        <w:rPr>
          <w:lang w:val="de-DE"/>
        </w:rPr>
        <w:t>/202</w:t>
      </w:r>
      <w:r w:rsidR="00CA117E">
        <w:rPr>
          <w:lang w:val="de-DE"/>
        </w:rPr>
        <w:t>4</w:t>
      </w:r>
      <w:r w:rsidRPr="00237175">
        <w:rPr>
          <w:lang w:val="de-DE"/>
        </w:rPr>
        <w:t xml:space="preserve"> </w:t>
      </w:r>
      <w:r w:rsidRPr="00237175">
        <w:rPr>
          <w:rFonts w:cs="Garamond"/>
          <w:lang w:val="de-DE"/>
        </w:rPr>
        <w:t>–</w:t>
      </w:r>
      <w:r w:rsidR="003577C5">
        <w:rPr>
          <w:rFonts w:cs="Garamond"/>
          <w:lang w:val="de-DE"/>
        </w:rPr>
        <w:t xml:space="preserve"> </w:t>
      </w:r>
      <w:r w:rsidR="00CA117E">
        <w:rPr>
          <w:rFonts w:cs="Garamond"/>
          <w:lang w:val="de-DE"/>
        </w:rPr>
        <w:t>Heute</w:t>
      </w:r>
    </w:p>
    <w:p w14:paraId="1438BF25" w14:textId="77777777" w:rsidR="00080B54" w:rsidRDefault="002C3B02" w:rsidP="00A92252">
      <w:pPr>
        <w:tabs>
          <w:tab w:val="right" w:pos="9924"/>
        </w:tabs>
        <w:spacing w:after="5" w:line="259" w:lineRule="auto"/>
        <w:ind w:left="0" w:firstLine="0"/>
        <w:jc w:val="left"/>
        <w:rPr>
          <w:lang w:val="de-DE"/>
        </w:rPr>
      </w:pPr>
      <w:r w:rsidRPr="00A92252">
        <w:rPr>
          <w:rFonts w:cs="Garamond"/>
          <w:i/>
          <w:lang w:val="de-DE"/>
        </w:rPr>
        <w:t>Ultramarathonläufer</w:t>
      </w:r>
      <w:r w:rsidR="00F574D5" w:rsidRPr="00A92252">
        <w:rPr>
          <w:lang w:val="de-DE"/>
        </w:rPr>
        <w:t xml:space="preserve"> </w:t>
      </w:r>
    </w:p>
    <w:p w14:paraId="78EBF52E" w14:textId="77777777" w:rsidR="00FA523D" w:rsidRDefault="00FA523D" w:rsidP="00A92252">
      <w:pPr>
        <w:tabs>
          <w:tab w:val="right" w:pos="9924"/>
        </w:tabs>
        <w:spacing w:after="5" w:line="259" w:lineRule="auto"/>
        <w:ind w:left="0" w:firstLine="0"/>
        <w:jc w:val="left"/>
        <w:rPr>
          <w:lang w:val="de-DE"/>
        </w:rPr>
      </w:pPr>
    </w:p>
    <w:p w14:paraId="57182026" w14:textId="19797207" w:rsidR="00FA523D" w:rsidRDefault="008D0468" w:rsidP="00FA523D">
      <w:pPr>
        <w:pStyle w:val="Listenabsatz"/>
        <w:numPr>
          <w:ilvl w:val="0"/>
          <w:numId w:val="22"/>
        </w:numPr>
        <w:tabs>
          <w:tab w:val="right" w:pos="9924"/>
        </w:tabs>
        <w:spacing w:after="5" w:line="259" w:lineRule="auto"/>
        <w:jc w:val="left"/>
        <w:rPr>
          <w:lang w:val="de-DE"/>
        </w:rPr>
      </w:pPr>
      <w:r>
        <w:rPr>
          <w:lang w:val="de-DE"/>
        </w:rPr>
        <w:t>Ausgleichssportart nach leistungssportlicher Karriere</w:t>
      </w:r>
      <w:r w:rsidR="00B145DE">
        <w:rPr>
          <w:lang w:val="de-DE"/>
        </w:rPr>
        <w:t xml:space="preserve"> </w:t>
      </w:r>
      <w:r w:rsidR="00B145DE" w:rsidRPr="00B145DE">
        <w:rPr>
          <w:lang w:val="de-DE"/>
        </w:rPr>
        <w:sym w:font="Wingdings" w:char="F0E0"/>
      </w:r>
      <w:r w:rsidR="00B145DE">
        <w:rPr>
          <w:lang w:val="de-DE"/>
        </w:rPr>
        <w:t xml:space="preserve"> Halbmarathon Mailand (</w:t>
      </w:r>
      <w:r w:rsidR="00B15CD8">
        <w:rPr>
          <w:lang w:val="de-DE"/>
        </w:rPr>
        <w:t>T: 1:37h)</w:t>
      </w:r>
    </w:p>
    <w:p w14:paraId="61EED2FA" w14:textId="510AA454" w:rsidR="008916E7" w:rsidRDefault="00B15CD8" w:rsidP="00FA523D">
      <w:pPr>
        <w:pStyle w:val="Listenabsatz"/>
        <w:numPr>
          <w:ilvl w:val="0"/>
          <w:numId w:val="22"/>
        </w:numPr>
        <w:tabs>
          <w:tab w:val="right" w:pos="9924"/>
        </w:tabs>
        <w:spacing w:after="5" w:line="259" w:lineRule="auto"/>
        <w:jc w:val="left"/>
        <w:rPr>
          <w:lang w:val="de-DE"/>
        </w:rPr>
      </w:pPr>
      <w:r w:rsidRPr="008038A4">
        <w:rPr>
          <w:lang w:val="de-DE"/>
        </w:rPr>
        <w:t>Ultramarathon Castiglione di Lago</w:t>
      </w:r>
      <w:r w:rsidR="00215C88" w:rsidRPr="008038A4">
        <w:rPr>
          <w:lang w:val="de-DE"/>
        </w:rPr>
        <w:t>/ Italien, 58km</w:t>
      </w:r>
      <w:r w:rsidR="008038A4" w:rsidRPr="008038A4">
        <w:rPr>
          <w:lang w:val="de-DE"/>
        </w:rPr>
        <w:t xml:space="preserve">, </w:t>
      </w:r>
      <w:r w:rsidR="008038A4">
        <w:rPr>
          <w:lang w:val="de-DE"/>
        </w:rPr>
        <w:t>(</w:t>
      </w:r>
      <w:r w:rsidR="008038A4" w:rsidRPr="008038A4">
        <w:rPr>
          <w:lang w:val="de-DE"/>
        </w:rPr>
        <w:t>T</w:t>
      </w:r>
      <w:r w:rsidR="008038A4">
        <w:rPr>
          <w:lang w:val="de-DE"/>
        </w:rPr>
        <w:t>:6:35h)</w:t>
      </w:r>
    </w:p>
    <w:p w14:paraId="13D6D82E" w14:textId="3CF3F575" w:rsidR="008038A4" w:rsidRPr="008038A4" w:rsidRDefault="00577165" w:rsidP="00FA523D">
      <w:pPr>
        <w:pStyle w:val="Listenabsatz"/>
        <w:numPr>
          <w:ilvl w:val="0"/>
          <w:numId w:val="22"/>
        </w:numPr>
        <w:tabs>
          <w:tab w:val="right" w:pos="9924"/>
        </w:tabs>
        <w:spacing w:after="5" w:line="259" w:lineRule="auto"/>
        <w:jc w:val="left"/>
        <w:rPr>
          <w:lang w:val="de-DE"/>
        </w:rPr>
      </w:pPr>
      <w:r>
        <w:rPr>
          <w:lang w:val="de-DE"/>
        </w:rPr>
        <w:t>Erlernen s</w:t>
      </w:r>
      <w:r w:rsidR="0096763E">
        <w:rPr>
          <w:lang w:val="de-DE"/>
        </w:rPr>
        <w:t>pezi</w:t>
      </w:r>
      <w:r w:rsidR="00B742AE">
        <w:rPr>
          <w:lang w:val="de-DE"/>
        </w:rPr>
        <w:t>alisierte</w:t>
      </w:r>
      <w:r>
        <w:rPr>
          <w:lang w:val="de-DE"/>
        </w:rPr>
        <w:t xml:space="preserve">r </w:t>
      </w:r>
      <w:r w:rsidR="00B742AE">
        <w:rPr>
          <w:lang w:val="de-DE"/>
        </w:rPr>
        <w:t>Vorbereitung</w:t>
      </w:r>
      <w:r>
        <w:rPr>
          <w:lang w:val="de-DE"/>
        </w:rPr>
        <w:t xml:space="preserve">staktiken </w:t>
      </w:r>
      <w:r w:rsidRPr="00577165">
        <w:rPr>
          <w:lang w:val="de-DE"/>
        </w:rPr>
        <w:sym w:font="Wingdings" w:char="F0E0"/>
      </w:r>
      <w:r w:rsidR="00A721C7">
        <w:rPr>
          <w:lang w:val="de-DE"/>
        </w:rPr>
        <w:t xml:space="preserve"> erlernen passender </w:t>
      </w:r>
      <w:r>
        <w:rPr>
          <w:lang w:val="de-DE"/>
        </w:rPr>
        <w:t xml:space="preserve">Nährstoffversorgung, Long-Runs </w:t>
      </w:r>
    </w:p>
    <w:p w14:paraId="2A315BE5" w14:textId="3D1E5D8E" w:rsidR="00536C66" w:rsidRPr="00080B54" w:rsidRDefault="00F574D5" w:rsidP="00080B54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8038A4">
        <w:rPr>
          <w:lang w:val="de-DE"/>
        </w:rPr>
        <w:tab/>
      </w:r>
      <w:r w:rsidR="00981448">
        <w:rPr>
          <w:noProof/>
        </w:rPr>
        <w:drawing>
          <wp:anchor distT="0" distB="0" distL="114300" distR="114300" simplePos="0" relativeHeight="251660288" behindDoc="1" locked="0" layoutInCell="1" allowOverlap="1" wp14:anchorId="7DDA8A69" wp14:editId="57A49D9A">
            <wp:simplePos x="0" y="0"/>
            <wp:positionH relativeFrom="column">
              <wp:posOffset>133985</wp:posOffset>
            </wp:positionH>
            <wp:positionV relativeFrom="paragraph">
              <wp:posOffset>122160</wp:posOffset>
            </wp:positionV>
            <wp:extent cx="5939790" cy="2091055"/>
            <wp:effectExtent l="0" t="0" r="3810" b="4445"/>
            <wp:wrapNone/>
            <wp:docPr id="1" name="Picture 1436" descr="Ein Bild, das Schrift, Design, Text, Typografie enthält.&#10;&#10;Automatisch generierte Beschreib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36" descr="Ein Bild, das Schrift, Design, Text, Typografie enthält.&#10;&#10;Automatisch generierte Beschreibu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F3C0E" w14:textId="35E92FCE" w:rsidR="00536C66" w:rsidRPr="00CA117E" w:rsidRDefault="00F9755B" w:rsidP="00CA117E">
      <w:pPr>
        <w:pStyle w:val="berschrift2"/>
        <w:tabs>
          <w:tab w:val="right" w:pos="9924"/>
        </w:tabs>
        <w:ind w:left="-15" w:firstLine="0"/>
        <w:rPr>
          <w:b w:val="0"/>
        </w:rPr>
      </w:pPr>
      <w:r w:rsidRPr="00F9755B">
        <w:rPr>
          <w:bCs/>
        </w:rPr>
        <w:t>Leistungssportliche Tätigkeit im Bereich des Ringens</w:t>
      </w:r>
      <w:r w:rsidR="00F574D5">
        <w:rPr>
          <w:b w:val="0"/>
        </w:rPr>
        <w:t xml:space="preserve"> </w:t>
      </w:r>
      <w:r w:rsidR="00F574D5">
        <w:rPr>
          <w:b w:val="0"/>
        </w:rPr>
        <w:tab/>
      </w:r>
      <w:r w:rsidR="0000318A">
        <w:t>Leipzig</w:t>
      </w:r>
      <w:r w:rsidR="000F0153">
        <w:t>/Chemnitz</w:t>
      </w:r>
      <w:r w:rsidR="00F574D5">
        <w:t>, Deutschland</w:t>
      </w:r>
      <w:r w:rsidR="00F574D5">
        <w:rPr>
          <w:b w:val="0"/>
        </w:rPr>
        <w:t xml:space="preserve"> </w:t>
      </w:r>
    </w:p>
    <w:p w14:paraId="395F03A0" w14:textId="77777777" w:rsidR="002646E2" w:rsidRDefault="002646E2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</w:p>
    <w:p w14:paraId="6BF74BF9" w14:textId="341F003F" w:rsidR="003B296D" w:rsidRDefault="0000318A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Leistungssportler</w:t>
      </w:r>
      <w:r w:rsidR="003B296D">
        <w:rPr>
          <w:rFonts w:cs="Garamond"/>
          <w:i/>
          <w:lang w:val="de-DE"/>
        </w:rPr>
        <w:t xml:space="preserve"> </w:t>
      </w:r>
      <w:r w:rsidR="00E2466D">
        <w:rPr>
          <w:rFonts w:cs="Garamond"/>
          <w:i/>
          <w:lang w:val="de-DE"/>
        </w:rPr>
        <w:t>im Ringen auf nationaler, sowie internationaler Ebene</w:t>
      </w:r>
    </w:p>
    <w:p w14:paraId="71CFB315" w14:textId="0812FEBD" w:rsidR="00536C66" w:rsidRPr="00237175" w:rsidRDefault="00F574D5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237175">
        <w:rPr>
          <w:lang w:val="de-DE"/>
        </w:rPr>
        <w:tab/>
        <w:t>0</w:t>
      </w:r>
      <w:r w:rsidR="006476D3">
        <w:rPr>
          <w:lang w:val="de-DE"/>
        </w:rPr>
        <w:t>8</w:t>
      </w:r>
      <w:r w:rsidRPr="00237175">
        <w:rPr>
          <w:lang w:val="de-DE"/>
        </w:rPr>
        <w:t>/20</w:t>
      </w:r>
      <w:r w:rsidR="000F0153">
        <w:rPr>
          <w:lang w:val="de-DE"/>
        </w:rPr>
        <w:t>13</w:t>
      </w:r>
      <w:r w:rsidRPr="00237175">
        <w:rPr>
          <w:lang w:val="de-DE"/>
        </w:rPr>
        <w:t xml:space="preserve"> </w:t>
      </w:r>
      <w:r w:rsidRPr="00237175">
        <w:rPr>
          <w:rFonts w:cs="Garamond"/>
          <w:lang w:val="de-DE"/>
        </w:rPr>
        <w:t>–</w:t>
      </w:r>
      <w:r w:rsidRPr="00237175">
        <w:rPr>
          <w:lang w:val="de-DE"/>
        </w:rPr>
        <w:t xml:space="preserve"> </w:t>
      </w:r>
      <w:r w:rsidR="000F0153">
        <w:rPr>
          <w:lang w:val="de-DE"/>
        </w:rPr>
        <w:t>08/2020</w:t>
      </w:r>
    </w:p>
    <w:p w14:paraId="48163034" w14:textId="54E5B519" w:rsidR="00536C66" w:rsidRDefault="006D719B">
      <w:pPr>
        <w:numPr>
          <w:ilvl w:val="0"/>
          <w:numId w:val="4"/>
        </w:numPr>
        <w:ind w:hanging="225"/>
        <w:rPr>
          <w:lang w:val="de-DE"/>
        </w:rPr>
      </w:pPr>
      <w:r>
        <w:rPr>
          <w:lang w:val="de-DE"/>
        </w:rPr>
        <w:t>Erfolgreiche Teilnahme</w:t>
      </w:r>
      <w:r w:rsidR="005E02C4">
        <w:rPr>
          <w:lang w:val="de-DE"/>
        </w:rPr>
        <w:t xml:space="preserve"> an nationalen</w:t>
      </w:r>
      <w:r w:rsidR="004379CA">
        <w:rPr>
          <w:lang w:val="de-DE"/>
        </w:rPr>
        <w:t xml:space="preserve">-, sowie internationalen </w:t>
      </w:r>
      <w:r w:rsidR="00707D4C">
        <w:rPr>
          <w:lang w:val="de-DE"/>
        </w:rPr>
        <w:t>Lehrgängen (Südafrika, Polen</w:t>
      </w:r>
      <w:r w:rsidR="00862BCD">
        <w:rPr>
          <w:lang w:val="de-DE"/>
        </w:rPr>
        <w:t>,</w:t>
      </w:r>
      <w:r w:rsidR="00E16287">
        <w:rPr>
          <w:lang w:val="de-DE"/>
        </w:rPr>
        <w:t xml:space="preserve"> Österreich, Schweiz</w:t>
      </w:r>
      <w:r w:rsidR="00A85117">
        <w:rPr>
          <w:lang w:val="de-DE"/>
        </w:rPr>
        <w:t>)</w:t>
      </w:r>
    </w:p>
    <w:p w14:paraId="206FD19B" w14:textId="079FA92C" w:rsidR="00D6204B" w:rsidRPr="00237175" w:rsidRDefault="00E22538" w:rsidP="00D6204B">
      <w:pPr>
        <w:ind w:left="375" w:firstLine="0"/>
        <w:rPr>
          <w:lang w:val="de-DE"/>
        </w:rPr>
      </w:pPr>
      <w:r>
        <w:rPr>
          <w:lang w:val="de-DE"/>
        </w:rPr>
        <w:t xml:space="preserve">und </w:t>
      </w:r>
      <w:r w:rsidR="00962833">
        <w:rPr>
          <w:lang w:val="de-DE"/>
        </w:rPr>
        <w:t xml:space="preserve">Wettkämpfen </w:t>
      </w:r>
      <w:r w:rsidR="00A849C2">
        <w:rPr>
          <w:lang w:val="de-DE"/>
        </w:rPr>
        <w:t xml:space="preserve">(deutsche Meisterschaften, </w:t>
      </w:r>
      <w:r w:rsidR="00014590">
        <w:rPr>
          <w:lang w:val="de-DE"/>
        </w:rPr>
        <w:t xml:space="preserve">Landesmeisterschaften, </w:t>
      </w:r>
      <w:r w:rsidR="007D0B44">
        <w:rPr>
          <w:lang w:val="de-DE"/>
        </w:rPr>
        <w:t>Flatz Austria Open</w:t>
      </w:r>
      <w:r w:rsidR="00F871DE">
        <w:rPr>
          <w:lang w:val="de-DE"/>
        </w:rPr>
        <w:t>, südafrikanische Meisterschaften)</w:t>
      </w:r>
    </w:p>
    <w:p w14:paraId="1644133C" w14:textId="036F2BBF" w:rsidR="00536C66" w:rsidRPr="009B09F2" w:rsidRDefault="0004138C">
      <w:pPr>
        <w:numPr>
          <w:ilvl w:val="0"/>
          <w:numId w:val="4"/>
        </w:numPr>
        <w:ind w:hanging="225"/>
        <w:rPr>
          <w:lang w:val="de-DE"/>
        </w:rPr>
      </w:pPr>
      <w:r>
        <w:rPr>
          <w:lang w:val="de-DE"/>
        </w:rPr>
        <w:t xml:space="preserve">Kampfsporttechnische Ausbildung </w:t>
      </w:r>
      <w:r w:rsidR="00BC216E">
        <w:rPr>
          <w:lang w:val="de-DE"/>
        </w:rPr>
        <w:t>am Bundesstützpunkt</w:t>
      </w:r>
      <w:r w:rsidR="00342095">
        <w:rPr>
          <w:lang w:val="de-DE"/>
        </w:rPr>
        <w:t xml:space="preserve"> Ringen/</w:t>
      </w:r>
      <w:r w:rsidR="00BC216E">
        <w:rPr>
          <w:lang w:val="de-DE"/>
        </w:rPr>
        <w:t>Leipzig</w:t>
      </w:r>
      <w:r w:rsidR="002E3222">
        <w:rPr>
          <w:rFonts w:ascii="Arial" w:eastAsia="Arial" w:hAnsi="Arial" w:cs="Arial"/>
          <w:sz w:val="22"/>
          <w:lang w:val="de-DE"/>
        </w:rPr>
        <w:t xml:space="preserve">, </w:t>
      </w:r>
      <w:r w:rsidR="00EA3C6A">
        <w:rPr>
          <w:rFonts w:eastAsia="Arial" w:cs="Arial"/>
          <w:szCs w:val="20"/>
          <w:lang w:val="de-DE"/>
        </w:rPr>
        <w:t>T</w:t>
      </w:r>
      <w:r w:rsidR="009B09F2" w:rsidRPr="00EA3C6A">
        <w:rPr>
          <w:rFonts w:eastAsia="Arial" w:cs="Arial"/>
          <w:szCs w:val="20"/>
          <w:lang w:val="de-DE"/>
        </w:rPr>
        <w:t>op Ringer in-</w:t>
      </w:r>
      <w:r w:rsidR="006A375F">
        <w:rPr>
          <w:rFonts w:eastAsia="Arial" w:cs="Arial"/>
          <w:szCs w:val="20"/>
          <w:lang w:val="de-DE"/>
        </w:rPr>
        <w:t>,</w:t>
      </w:r>
      <w:r w:rsidR="009B09F2" w:rsidRPr="00EA3C6A">
        <w:rPr>
          <w:rFonts w:eastAsia="Arial" w:cs="Arial"/>
          <w:szCs w:val="20"/>
          <w:lang w:val="de-DE"/>
        </w:rPr>
        <w:t xml:space="preserve"> Deutschlands</w:t>
      </w:r>
    </w:p>
    <w:p w14:paraId="3B02B060" w14:textId="30CB0BF0" w:rsidR="009B09F2" w:rsidRPr="00237175" w:rsidRDefault="009B09F2" w:rsidP="009B09F2">
      <w:pPr>
        <w:ind w:left="375" w:firstLine="0"/>
        <w:rPr>
          <w:lang w:val="de-DE"/>
        </w:rPr>
      </w:pPr>
      <w:r>
        <w:rPr>
          <w:lang w:val="de-DE"/>
        </w:rPr>
        <w:t>A</w:t>
      </w:r>
      <w:r w:rsidR="006A375F">
        <w:rPr>
          <w:lang w:val="de-DE"/>
        </w:rPr>
        <w:t>-, B</w:t>
      </w:r>
      <w:proofErr w:type="gramStart"/>
      <w:r>
        <w:rPr>
          <w:lang w:val="de-DE"/>
        </w:rPr>
        <w:t>-</w:t>
      </w:r>
      <w:r w:rsidR="00DA1A4A">
        <w:rPr>
          <w:lang w:val="de-DE"/>
        </w:rPr>
        <w:t>,</w:t>
      </w:r>
      <w:r>
        <w:rPr>
          <w:lang w:val="de-DE"/>
        </w:rPr>
        <w:t>C</w:t>
      </w:r>
      <w:proofErr w:type="gramEnd"/>
      <w:r>
        <w:rPr>
          <w:lang w:val="de-DE"/>
        </w:rPr>
        <w:t>- Jugend</w:t>
      </w:r>
    </w:p>
    <w:p w14:paraId="4CA29E31" w14:textId="77D9CF13" w:rsidR="00536C66" w:rsidRPr="00237175" w:rsidRDefault="0078411B">
      <w:pPr>
        <w:numPr>
          <w:ilvl w:val="0"/>
          <w:numId w:val="4"/>
        </w:numPr>
        <w:spacing w:after="173"/>
        <w:ind w:hanging="225"/>
        <w:rPr>
          <w:lang w:val="de-DE"/>
        </w:rPr>
      </w:pPr>
      <w:r>
        <w:rPr>
          <w:lang w:val="de-DE"/>
        </w:rPr>
        <w:t>Aufbau interdisziplinärer Kompetenzen</w:t>
      </w:r>
      <w:r w:rsidR="006718D0">
        <w:rPr>
          <w:lang w:val="de-DE"/>
        </w:rPr>
        <w:t>/</w:t>
      </w:r>
      <w:r w:rsidR="007A786B">
        <w:rPr>
          <w:lang w:val="de-DE"/>
        </w:rPr>
        <w:t>Sportinternat ab 13. LJ</w:t>
      </w:r>
      <w:r w:rsidR="006718D0">
        <w:rPr>
          <w:lang w:val="de-DE"/>
        </w:rPr>
        <w:t xml:space="preserve"> </w:t>
      </w:r>
      <w:r w:rsidR="006718D0" w:rsidRPr="006718D0">
        <w:rPr>
          <w:lang w:val="de-DE"/>
        </w:rPr>
        <w:sym w:font="Wingdings" w:char="F0E0"/>
      </w:r>
      <w:r w:rsidR="007A786B">
        <w:rPr>
          <w:lang w:val="de-DE"/>
        </w:rPr>
        <w:t xml:space="preserve"> </w:t>
      </w:r>
      <w:r w:rsidR="006476D3" w:rsidRPr="006476D3">
        <w:rPr>
          <w:rFonts w:eastAsia="Arial" w:cs="Arial"/>
          <w:szCs w:val="20"/>
          <w:lang w:val="de-DE"/>
        </w:rPr>
        <w:t>hoher Eigenanspruch, Teamfähigkeit, sowie Leistungswille</w:t>
      </w:r>
    </w:p>
    <w:p w14:paraId="67CF7F88" w14:textId="2DA0A076" w:rsidR="00536C66" w:rsidRPr="00237175" w:rsidRDefault="00536C66">
      <w:pPr>
        <w:spacing w:after="0" w:line="259" w:lineRule="auto"/>
        <w:ind w:left="0" w:firstLine="0"/>
        <w:jc w:val="left"/>
        <w:rPr>
          <w:lang w:val="de-DE"/>
        </w:rPr>
      </w:pPr>
    </w:p>
    <w:p w14:paraId="1E5C6644" w14:textId="19C28307" w:rsidR="00536C66" w:rsidRDefault="00F574D5">
      <w:pPr>
        <w:pStyle w:val="berschrift1"/>
        <w:ind w:left="-5"/>
      </w:pPr>
      <w:r>
        <w:t xml:space="preserve">INTERKULTURELLE ERFAHRUNGEN </w:t>
      </w:r>
    </w:p>
    <w:p w14:paraId="59CBFAB8" w14:textId="044A65B7" w:rsidR="00536C66" w:rsidRDefault="00F574D5">
      <w:pPr>
        <w:spacing w:after="9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5D4DAB" wp14:editId="20CFF09F">
                <wp:extent cx="6308091" cy="6350"/>
                <wp:effectExtent l="0" t="0" r="0" b="0"/>
                <wp:docPr id="4028" name="Group 4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91" cy="6350"/>
                          <a:chOff x="0" y="0"/>
                          <a:chExt cx="6308091" cy="6350"/>
                        </a:xfrm>
                      </wpg:grpSpPr>
                      <wps:wsp>
                        <wps:cNvPr id="4562" name="Shape 4562"/>
                        <wps:cNvSpPr/>
                        <wps:spPr>
                          <a:xfrm>
                            <a:off x="0" y="0"/>
                            <a:ext cx="6308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8091" h="9144">
                                <a:moveTo>
                                  <a:pt x="0" y="0"/>
                                </a:moveTo>
                                <a:lnTo>
                                  <a:pt x="6308091" y="0"/>
                                </a:lnTo>
                                <a:lnTo>
                                  <a:pt x="6308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BDE63" id="Group 4028" o:spid="_x0000_s1026" style="width:496.7pt;height:.5pt;mso-position-horizontal-relative:char;mso-position-vertical-relative:line" coordsize="6308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/HgbgIAAC0GAAAOAAAAZHJzL2Uyb0RvYy54bWykVF1v2yAUfZ+0/4B4X+ykadZacfqwbnmZ&#13;&#10;tqrtfgDB+EPCgIDEyb/f5domXjpVU+YHG8O9h3sOl7N+OLaSHIR1jVY5nc9SSoTiumhUldNfr98+&#13;&#10;3VHiPFMFk1qJnJ6Eow+bjx/WncnEQtdaFsISAFEu60xOa+9NliSO16JlbqaNULBYatsyD7+2SgrL&#13;&#10;OkBvZbJI01XSaVsYq7lwDmYf+0W6QfyyFNz/LEsnPJE5hdo8vi2+d+GdbNYsqywzdcOHMtgVVbSs&#13;&#10;UbBphHpknpG9bd5AtQ232unSz7huE12WDRfIAdjM0ws2W6v3BrlUWVeZKBNIe6HT1bD8x2FrzYt5&#13;&#10;sqBEZyrQAv8Cl2Np2/CFKskRJTtFycTREw6Tq5v0Lr2fU8JhbXVzOyjKa5D9TRKvv76XloxbJn8U&#13;&#10;0hloDXdm7/6P/UvNjEBRXQbsnyxpipwub1cLShRroUcxguAMioJxUSKXOVDrKn3u58tl6LhIlGV8&#13;&#10;7/xWaNSZHb473zdkMY5YPY74UY1DC239bkMb5kNeKDIMSTc5qDqnWEdYbPVBvGoM8xenBTWeV6Wa&#13;&#10;RsUzH9sBYseI8WsQbxo5IT8Gjd8+GK4nAP5jGPZZ3BcGgScqG7nD5FRdqYIMsAln4DOlZB4vbNt4&#13;&#10;MCDZtOBei89pegYGtNB6/WnjyJ+kCGJJ9SxKaBu8FGHC2Wr3RVpyYMFm8EFwJk3Nhtnh4IdQLBVx&#13;&#10;Qn7ZSBkh55j6N8i+dYbgkCfQ4WJm2mfyoZre5sAsgPRodiBKTMKdtfIxX4FFY5kTtmG408UJDQIF&#13;&#10;gbuI0qAnIY/BP4PpTf8x6uzym98AAAD//wMAUEsDBBQABgAIAAAAIQDjmrIP3wAAAAgBAAAPAAAA&#13;&#10;ZHJzL2Rvd25yZXYueG1sTI9PS8NAEMXvgt9hmYI3u4lVsWk2pdQ/pyLYCtLbNJkmodnZkN0m6bd3&#13;&#10;9KKXB8ObefN+6XK0jeqp87VjA/E0AkWcu6Lm0sDn7vX2CZQPyAU2jsnAhTwss+urFJPCDfxB/TaU&#13;&#10;SkLYJ2igCqFNtPZ5RRb91LXE4h1dZzHI2JW66HCQcNvouyh61BZrlg8VtrSuKD9tz9bA24DDaha/&#13;&#10;9JvTcX3Z7x7evzYxGXMzGZ8XIqsFqEBj+LuAHwbpD5kUO7gzF141BoQm/Kp48/nsHtRBliLQWar/&#13;&#10;A2TfAAAA//8DAFBLAQItABQABgAIAAAAIQC2gziS/gAAAOEBAAATAAAAAAAAAAAAAAAAAAAAAABb&#13;&#10;Q29udGVudF9UeXBlc10ueG1sUEsBAi0AFAAGAAgAAAAhADj9If/WAAAAlAEAAAsAAAAAAAAAAAAA&#13;&#10;AAAALwEAAF9yZWxzLy5yZWxzUEsBAi0AFAAGAAgAAAAhACRb8eBuAgAALQYAAA4AAAAAAAAAAAAA&#13;&#10;AAAALgIAAGRycy9lMm9Eb2MueG1sUEsBAi0AFAAGAAgAAAAhAOOasg/fAAAACAEAAA8AAAAAAAAA&#13;&#10;AAAAAAAAyAQAAGRycy9kb3ducmV2LnhtbFBLBQYAAAAABAAEAPMAAADUBQAAAAA=&#13;&#10;">
                <v:shape id="Shape 4562" o:spid="_x0000_s1027" style="position:absolute;width:63080;height:91;visibility:visible;mso-wrap-style:square;v-text-anchor:top" coordsize="63080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MVmCxwAAAOIAAAAPAAAAZHJzL2Rvd25yZXYueG1sRI9Ba8JA&#13;&#10;FITvgv9heYI3s2mwUqKrVEUQvNS0vT+yr9nQ7NuYXU38926h4GVgGOYbZrUZbCNu1PnasYKXJAVB&#13;&#10;XDpdc6Xg6/MwewPhA7LGxjEpuJOHzXo8WmGuXc9nuhWhEhHCPkcFJoQ2l9KXhiz6xLXEMftxncUQ&#13;&#10;bVdJ3WEf4baRWZoupMWa44LBlnaGyt/iahUU149qa7ahPsk+uxy4uAz9Nyo1nQz7ZZT3JYhAQ3g2&#13;&#10;/hFHrWD+usjg71K8A3L9AAAA//8DAFBLAQItABQABgAIAAAAIQDb4fbL7gAAAIUBAAATAAAAAAAA&#13;&#10;AAAAAAAAAAAAAABbQ29udGVudF9UeXBlc10ueG1sUEsBAi0AFAAGAAgAAAAhAFr0LFu/AAAAFQEA&#13;&#10;AAsAAAAAAAAAAAAAAAAAHwEAAF9yZWxzLy5yZWxzUEsBAi0AFAAGAAgAAAAhAG8xWYLHAAAA4gAA&#13;&#10;AA8AAAAAAAAAAAAAAAAABwIAAGRycy9kb3ducmV2LnhtbFBLBQYAAAAAAwADALcAAAD7AgAAAAA=&#13;&#10;" path="m,l6308091,r,9144l,9144,,e" fillcolor="black" stroked="f" strokeweight="0">
                  <v:stroke miterlimit="83231f" joinstyle="miter"/>
                  <v:path arrowok="t" textboxrect="0,0,6308091,9144"/>
                </v:shape>
                <w10:anchorlock/>
              </v:group>
            </w:pict>
          </mc:Fallback>
        </mc:AlternateContent>
      </w:r>
    </w:p>
    <w:p w14:paraId="015E51A5" w14:textId="7B6F4B35" w:rsidR="00536C66" w:rsidRPr="00237175" w:rsidRDefault="00F574D5">
      <w:pPr>
        <w:spacing w:after="163" w:line="259" w:lineRule="auto"/>
        <w:ind w:left="0" w:firstLine="0"/>
        <w:jc w:val="left"/>
        <w:rPr>
          <w:lang w:val="de-DE"/>
        </w:rPr>
      </w:pPr>
      <w:r w:rsidRPr="00237175">
        <w:rPr>
          <w:sz w:val="4"/>
          <w:lang w:val="de-DE"/>
        </w:rPr>
        <w:t xml:space="preserve"> </w:t>
      </w:r>
    </w:p>
    <w:p w14:paraId="1A6ED087" w14:textId="602C8973" w:rsidR="00536C66" w:rsidRDefault="009F462B">
      <w:pPr>
        <w:pStyle w:val="berschrift2"/>
        <w:tabs>
          <w:tab w:val="right" w:pos="9924"/>
        </w:tabs>
        <w:ind w:left="-15" w:firstLine="0"/>
      </w:pPr>
      <w:r>
        <w:t>Privater Italienisch Unterricht</w:t>
      </w:r>
      <w:r w:rsidR="00F574D5">
        <w:tab/>
      </w:r>
      <w:r>
        <w:t>Aue</w:t>
      </w:r>
      <w:r w:rsidR="00F574D5">
        <w:t>, Deutschland</w:t>
      </w:r>
      <w:r w:rsidR="00F574D5">
        <w:rPr>
          <w:b w:val="0"/>
        </w:rPr>
        <w:t xml:space="preserve"> </w:t>
      </w:r>
    </w:p>
    <w:p w14:paraId="28429D9E" w14:textId="348A4F62" w:rsidR="00536C66" w:rsidRPr="00237175" w:rsidRDefault="00F574D5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237175">
        <w:rPr>
          <w:rFonts w:cs="Garamond"/>
          <w:i/>
          <w:lang w:val="de-DE"/>
        </w:rPr>
        <w:t>A</w:t>
      </w:r>
      <w:r w:rsidR="00E16287">
        <w:rPr>
          <w:rFonts w:cs="Garamond"/>
          <w:i/>
          <w:lang w:val="de-DE"/>
        </w:rPr>
        <w:t xml:space="preserve">ufbau interkultureller Sprachfähigkeiten mit deutsch/französischer </w:t>
      </w:r>
      <w:r w:rsidR="00FA13EC">
        <w:rPr>
          <w:rFonts w:cs="Garamond"/>
          <w:i/>
          <w:lang w:val="de-DE"/>
        </w:rPr>
        <w:t>Lehrerin</w:t>
      </w:r>
      <w:r w:rsidR="00FA13EC" w:rsidRPr="00237175">
        <w:rPr>
          <w:rFonts w:cs="Garamond"/>
          <w:i/>
          <w:lang w:val="de-DE"/>
        </w:rPr>
        <w:t xml:space="preserve"> </w:t>
      </w:r>
      <w:r w:rsidR="00FA13EC" w:rsidRPr="00237175">
        <w:rPr>
          <w:lang w:val="de-DE"/>
        </w:rPr>
        <w:tab/>
      </w:r>
      <w:r w:rsidRPr="00237175">
        <w:rPr>
          <w:lang w:val="de-DE"/>
        </w:rPr>
        <w:t>0</w:t>
      </w:r>
      <w:r w:rsidR="009F462B">
        <w:rPr>
          <w:lang w:val="de-DE"/>
        </w:rPr>
        <w:t>8</w:t>
      </w:r>
      <w:r w:rsidRPr="00237175">
        <w:rPr>
          <w:lang w:val="de-DE"/>
        </w:rPr>
        <w:t>/202</w:t>
      </w:r>
      <w:r w:rsidR="002F51A4">
        <w:rPr>
          <w:lang w:val="de-DE"/>
        </w:rPr>
        <w:t>3 –</w:t>
      </w:r>
      <w:r w:rsidRPr="00237175">
        <w:rPr>
          <w:lang w:val="de-DE"/>
        </w:rPr>
        <w:t xml:space="preserve"> </w:t>
      </w:r>
      <w:r w:rsidR="002F51A4">
        <w:rPr>
          <w:lang w:val="de-DE"/>
        </w:rPr>
        <w:t>01/2024</w:t>
      </w:r>
      <w:r w:rsidRPr="00237175">
        <w:rPr>
          <w:rFonts w:cs="Garamond"/>
          <w:i/>
          <w:lang w:val="de-DE"/>
        </w:rPr>
        <w:t xml:space="preserve"> </w:t>
      </w:r>
    </w:p>
    <w:p w14:paraId="3EF0DA8C" w14:textId="77777777" w:rsidR="00D7665B" w:rsidRDefault="00F574D5">
      <w:pPr>
        <w:ind w:left="160" w:right="3878"/>
        <w:rPr>
          <w:lang w:val="de-DE"/>
        </w:rPr>
      </w:pPr>
      <w:r w:rsidRPr="00237175">
        <w:rPr>
          <w:rFonts w:ascii="Calibri" w:eastAsia="Calibri" w:hAnsi="Calibri" w:cs="Calibri"/>
          <w:sz w:val="17"/>
          <w:lang w:val="de-DE"/>
        </w:rPr>
        <w:t>●</w:t>
      </w:r>
      <w:r w:rsidRPr="00237175">
        <w:rPr>
          <w:rFonts w:ascii="Arial" w:eastAsia="Arial" w:hAnsi="Arial" w:cs="Arial"/>
          <w:sz w:val="17"/>
          <w:lang w:val="de-DE"/>
        </w:rPr>
        <w:t xml:space="preserve"> </w:t>
      </w:r>
      <w:r w:rsidR="00161CA9">
        <w:rPr>
          <w:lang w:val="de-DE"/>
        </w:rPr>
        <w:t xml:space="preserve">Grundlagen der italienischen Sprache, interaktive Lernübungen, sowie </w:t>
      </w:r>
    </w:p>
    <w:p w14:paraId="1EA57BD2" w14:textId="38FD0128" w:rsidR="00536C66" w:rsidRDefault="0065764E">
      <w:pPr>
        <w:ind w:left="160" w:right="3878"/>
        <w:rPr>
          <w:lang w:val="de-DE"/>
        </w:rPr>
      </w:pPr>
      <w:r>
        <w:rPr>
          <w:lang w:val="de-DE"/>
        </w:rPr>
        <w:t>interkultureller Austausch mit italienischen Gruppemitgliedern</w:t>
      </w:r>
    </w:p>
    <w:p w14:paraId="5669B02B" w14:textId="0FAC2729" w:rsidR="00D7665B" w:rsidRPr="00D7665B" w:rsidRDefault="00D7665B" w:rsidP="00D7665B">
      <w:pPr>
        <w:pStyle w:val="Listenabsatz"/>
        <w:numPr>
          <w:ilvl w:val="0"/>
          <w:numId w:val="23"/>
        </w:numPr>
        <w:ind w:right="3878"/>
        <w:rPr>
          <w:lang w:val="de-DE"/>
        </w:rPr>
      </w:pPr>
      <w:r>
        <w:rPr>
          <w:lang w:val="de-DE"/>
        </w:rPr>
        <w:t xml:space="preserve">Nutzung der erlernten Fähigkeiten in </w:t>
      </w:r>
      <w:r w:rsidR="001732FA">
        <w:rPr>
          <w:lang w:val="de-DE"/>
        </w:rPr>
        <w:t xml:space="preserve">Kommunikation mit italienischem Personal </w:t>
      </w:r>
      <w:r w:rsidR="001732FA" w:rsidRPr="001732FA">
        <w:rPr>
          <w:lang w:val="de-DE"/>
        </w:rPr>
        <w:sym w:font="Wingdings" w:char="F0E0"/>
      </w:r>
      <w:r w:rsidR="001732FA">
        <w:rPr>
          <w:lang w:val="de-DE"/>
        </w:rPr>
        <w:t xml:space="preserve"> italienisches Restaurant</w:t>
      </w:r>
    </w:p>
    <w:p w14:paraId="4D8BF913" w14:textId="386AA0F1" w:rsidR="00536C66" w:rsidRPr="00237175" w:rsidRDefault="00F574D5">
      <w:pPr>
        <w:spacing w:after="42" w:line="259" w:lineRule="auto"/>
        <w:ind w:left="0" w:firstLine="0"/>
        <w:jc w:val="left"/>
        <w:rPr>
          <w:lang w:val="de-DE"/>
        </w:rPr>
      </w:pPr>
      <w:r w:rsidRPr="00237175">
        <w:rPr>
          <w:lang w:val="de-DE"/>
        </w:rPr>
        <w:t xml:space="preserve"> </w:t>
      </w:r>
    </w:p>
    <w:p w14:paraId="0DDF1E91" w14:textId="3679676B" w:rsidR="00536C66" w:rsidRDefault="002F4A52">
      <w:pPr>
        <w:pStyle w:val="berschrift2"/>
        <w:tabs>
          <w:tab w:val="right" w:pos="9924"/>
        </w:tabs>
        <w:ind w:left="-15" w:firstLine="0"/>
      </w:pPr>
      <w:proofErr w:type="spellStart"/>
      <w:r w:rsidRPr="002F4A52">
        <w:rPr>
          <w:lang w:val="en-US"/>
        </w:rPr>
        <w:t>Nebenjob</w:t>
      </w:r>
      <w:proofErr w:type="spellEnd"/>
      <w:r w:rsidRPr="002F4A52">
        <w:rPr>
          <w:lang w:val="en-US"/>
        </w:rPr>
        <w:t xml:space="preserve"> PSS – Professional Security Service GmbH und Co. </w:t>
      </w:r>
      <w:r>
        <w:t>KG</w:t>
      </w:r>
      <w:r w:rsidR="00F574D5">
        <w:tab/>
      </w:r>
      <w:r>
        <w:t>Rodewisch/Auerbach</w:t>
      </w:r>
      <w:r w:rsidR="00F574D5">
        <w:t>, Deutschland</w:t>
      </w:r>
      <w:r w:rsidR="00F574D5">
        <w:rPr>
          <w:b w:val="0"/>
        </w:rPr>
        <w:t xml:space="preserve"> </w:t>
      </w:r>
    </w:p>
    <w:p w14:paraId="1B46E88E" w14:textId="77777777" w:rsidR="002F4A52" w:rsidRDefault="002F4A52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</w:p>
    <w:p w14:paraId="3251BB9D" w14:textId="77777777" w:rsidR="002F4A52" w:rsidRDefault="002F4A52">
      <w:pPr>
        <w:tabs>
          <w:tab w:val="right" w:pos="9924"/>
        </w:tabs>
        <w:spacing w:after="5" w:line="259" w:lineRule="auto"/>
        <w:ind w:left="-15" w:firstLine="0"/>
        <w:jc w:val="left"/>
        <w:rPr>
          <w:rFonts w:cs="Garamond"/>
          <w:i/>
          <w:lang w:val="de-DE"/>
        </w:rPr>
      </w:pPr>
      <w:r>
        <w:rPr>
          <w:rFonts w:cs="Garamond"/>
          <w:i/>
          <w:lang w:val="de-DE"/>
        </w:rPr>
        <w:t>Unterstützende Kraft in sozialen Einrichtungen für minderjährige-, sowie erwachsene Geflüchtete</w:t>
      </w:r>
    </w:p>
    <w:p w14:paraId="43A45593" w14:textId="3CAC1FEE" w:rsidR="00536C66" w:rsidRPr="00237175" w:rsidRDefault="00F574D5">
      <w:pPr>
        <w:tabs>
          <w:tab w:val="right" w:pos="9924"/>
        </w:tabs>
        <w:spacing w:after="5" w:line="259" w:lineRule="auto"/>
        <w:ind w:left="-15" w:firstLine="0"/>
        <w:jc w:val="left"/>
        <w:rPr>
          <w:lang w:val="de-DE"/>
        </w:rPr>
      </w:pPr>
      <w:r w:rsidRPr="00237175">
        <w:rPr>
          <w:lang w:val="de-DE"/>
        </w:rPr>
        <w:tab/>
        <w:t xml:space="preserve">12/2024 </w:t>
      </w:r>
      <w:r w:rsidRPr="00237175">
        <w:rPr>
          <w:rFonts w:cs="Garamond"/>
          <w:i/>
          <w:lang w:val="de-DE"/>
        </w:rPr>
        <w:t xml:space="preserve"> </w:t>
      </w:r>
    </w:p>
    <w:p w14:paraId="1273CB63" w14:textId="75855C78" w:rsidR="00536C66" w:rsidRDefault="002F4A52">
      <w:pPr>
        <w:numPr>
          <w:ilvl w:val="0"/>
          <w:numId w:val="7"/>
        </w:numPr>
        <w:ind w:hanging="225"/>
        <w:rPr>
          <w:lang w:val="de-DE"/>
        </w:rPr>
      </w:pPr>
      <w:r>
        <w:rPr>
          <w:lang w:val="de-DE"/>
        </w:rPr>
        <w:t>Unterstützung minderjähriger Geflüchteter bei administrativen Aufgaben, sowie der interkul</w:t>
      </w:r>
      <w:r w:rsidR="00790F29">
        <w:rPr>
          <w:lang w:val="de-DE"/>
        </w:rPr>
        <w:t>turellen Kommunikation</w:t>
      </w:r>
    </w:p>
    <w:p w14:paraId="69C93776" w14:textId="040A8515" w:rsidR="00514F81" w:rsidRPr="00237175" w:rsidRDefault="00790F29" w:rsidP="00514F81">
      <w:pPr>
        <w:ind w:left="375" w:firstLine="0"/>
        <w:rPr>
          <w:lang w:val="de-DE"/>
        </w:rPr>
      </w:pPr>
      <w:r>
        <w:rPr>
          <w:lang w:val="de-DE"/>
        </w:rPr>
        <w:t>Zwischen verschiedenen Nationalitäten, Konfliktbewältigungsstrategien</w:t>
      </w:r>
    </w:p>
    <w:p w14:paraId="78F04C36" w14:textId="19A3CE20" w:rsidR="00536C66" w:rsidRPr="00237175" w:rsidRDefault="00536C66">
      <w:pPr>
        <w:spacing w:after="0" w:line="259" w:lineRule="auto"/>
        <w:ind w:left="0" w:firstLine="0"/>
        <w:jc w:val="left"/>
        <w:rPr>
          <w:lang w:val="de-DE"/>
        </w:rPr>
      </w:pPr>
    </w:p>
    <w:p w14:paraId="35A8AFA0" w14:textId="274E506A" w:rsidR="00536C66" w:rsidRDefault="00F574D5">
      <w:pPr>
        <w:pStyle w:val="berschrift1"/>
        <w:ind w:left="-5"/>
      </w:pPr>
      <w:del w:id="0" w:author="David Döbele" w:date="2025-05-15T07:19:00Z" w16du:dateUtc="2025-05-15T05:19:00Z">
        <w:r w:rsidDel="00744923">
          <w:delText xml:space="preserve">INTERESTS </w:delText>
        </w:r>
      </w:del>
      <w:ins w:id="1" w:author="David Döbele" w:date="2025-05-15T07:19:00Z" w16du:dateUtc="2025-05-15T05:19:00Z">
        <w:r w:rsidR="00744923">
          <w:t>INTERESSEN</w:t>
        </w:r>
      </w:ins>
    </w:p>
    <w:p w14:paraId="23665848" w14:textId="782E4F5E" w:rsidR="00536C66" w:rsidRDefault="00F574D5">
      <w:pPr>
        <w:spacing w:after="9" w:line="259" w:lineRule="auto"/>
        <w:ind w:left="-3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6482BC" wp14:editId="6FDDADE0">
                <wp:extent cx="6308091" cy="6350"/>
                <wp:effectExtent l="0" t="0" r="0" b="0"/>
                <wp:docPr id="3740" name="Group 3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91" cy="6350"/>
                          <a:chOff x="0" y="0"/>
                          <a:chExt cx="6308091" cy="6350"/>
                        </a:xfrm>
                      </wpg:grpSpPr>
                      <wps:wsp>
                        <wps:cNvPr id="4564" name="Shape 4564"/>
                        <wps:cNvSpPr/>
                        <wps:spPr>
                          <a:xfrm>
                            <a:off x="0" y="0"/>
                            <a:ext cx="630809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8091" h="9144">
                                <a:moveTo>
                                  <a:pt x="0" y="0"/>
                                </a:moveTo>
                                <a:lnTo>
                                  <a:pt x="6308091" y="0"/>
                                </a:lnTo>
                                <a:lnTo>
                                  <a:pt x="630809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819164" id="Group 3740" o:spid="_x0000_s1026" style="width:496.7pt;height:.5pt;mso-position-horizontal-relative:char;mso-position-vertical-relative:line" coordsize="63080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2ppbgIAAC0GAAAOAAAAZHJzL2Uyb0RvYy54bWykVF1v2yAUfZ+0/4B4X+ykadZacfqwbnmZ&#13;&#10;tqrtfgDB+EPCgIDEyb/f5domXjpVU+YHG8O9h3sOl7N+OLaSHIR1jVY5nc9SSoTiumhUldNfr98+&#13;&#10;3VHiPFMFk1qJnJ6Eow+bjx/WncnEQtdaFsISAFEu60xOa+9NliSO16JlbqaNULBYatsyD7+2SgrL&#13;&#10;OkBvZbJI01XSaVsYq7lwDmYf+0W6QfyyFNz/LEsnPJE5hdo8vi2+d+GdbNYsqywzdcOHMtgVVbSs&#13;&#10;UbBphHpknpG9bd5AtQ232unSz7huE12WDRfIAdjM0ws2W6v3BrlUWVeZKBNIe6HT1bD8x2FrzYt5&#13;&#10;sqBEZyrQAv8Cl2Np2/CFKskRJTtFycTREw6Tq5v0Lr2fU8JhbXVzOyjKa5D9TRKvv76XloxbJn8U&#13;&#10;0hloDXdm7/6P/UvNjEBRXQbsnyxpipwub1dLShRroUcxguAMioJxUSKXOVDrKn3u58tl6LhIlGV8&#13;&#10;7/xWaNSZHb473zdkMY5YPY74UY1DC239bkMb5kNeKDIMSTc5qDqnWEdYbPVBvGoM8xenBTWeV6Wa&#13;&#10;RsUzH9sBYseI8WsQbxo5IT8Gjd8+GK4nAP5jGPZZ3BcGgScqG7nD5FRdqYIMsAln4DOlZB4vbNt4&#13;&#10;MCDZtOBei89pegYGtNB6/WnjyJ+kCGJJ9SxKaBu8FGHC2Wr3RVpyYMFm8EFwJk3Nhtnh4IdQLBVx&#13;&#10;Qn7ZSBkh55j6N8i+dYbgkCfQ4WJm2mfyoZre5sAsgPRodiBKTMKdtfIxX4FFY5kTtmG408UJDQIF&#13;&#10;gbuI0qAnIY/BP4PpTf8x6uzym98AAAD//wMAUEsDBBQABgAIAAAAIQDjmrIP3wAAAAgBAAAPAAAA&#13;&#10;ZHJzL2Rvd25yZXYueG1sTI9PS8NAEMXvgt9hmYI3u4lVsWk2pdQ/pyLYCtLbNJkmodnZkN0m6bd3&#13;&#10;9KKXB8ObefN+6XK0jeqp87VjA/E0AkWcu6Lm0sDn7vX2CZQPyAU2jsnAhTwss+urFJPCDfxB/TaU&#13;&#10;SkLYJ2igCqFNtPZ5RRb91LXE4h1dZzHI2JW66HCQcNvouyh61BZrlg8VtrSuKD9tz9bA24DDaha/&#13;&#10;9JvTcX3Z7x7evzYxGXMzGZ8XIqsFqEBj+LuAHwbpD5kUO7gzF141BoQm/Kp48/nsHtRBliLQWar/&#13;&#10;A2TfAAAA//8DAFBLAQItABQABgAIAAAAIQC2gziS/gAAAOEBAAATAAAAAAAAAAAAAAAAAAAAAABb&#13;&#10;Q29udGVudF9UeXBlc10ueG1sUEsBAi0AFAAGAAgAAAAhADj9If/WAAAAlAEAAAsAAAAAAAAAAAAA&#13;&#10;AAAALwEAAF9yZWxzLy5yZWxzUEsBAi0AFAAGAAgAAAAhABaHamluAgAALQYAAA4AAAAAAAAAAAAA&#13;&#10;AAAALgIAAGRycy9lMm9Eb2MueG1sUEsBAi0AFAAGAAgAAAAhAOOasg/fAAAACAEAAA8AAAAAAAAA&#13;&#10;AAAAAAAAyAQAAGRycy9kb3ducmV2LnhtbFBLBQYAAAAABAAEAPMAAADUBQAAAAA=&#13;&#10;">
                <v:shape id="Shape 4564" o:spid="_x0000_s1027" style="position:absolute;width:63080;height:91;visibility:visible;mso-wrap-style:square;v-text-anchor:top" coordsize="630809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GRtyAAAAOIAAAAPAAAAZHJzL2Rvd25yZXYueG1sRI9Ba8JA&#13;&#10;FITvQv/D8grezKbBSklcpVaEgpca2/sj+5oNzb5NsqtJ/71bKHgZGIb5hllvJ9uKKw2+cazgKUlB&#13;&#10;EFdON1wr+DwfFi8gfEDW2DomBb/kYbt5mK0x127kE13LUIsIYZ+jAhNCl0vpK0MWfeI64ph9u8Fi&#13;&#10;iHaopR5wjHDbyixNV9Jiw3HBYEdvhqqf8mIVlJePemd2oTnKMesPXPbT+IVKzR+nfRHltQARaAr3&#13;&#10;xj/iXStYPq+W8Hcp3gG5uQEAAP//AwBQSwECLQAUAAYACAAAACEA2+H2y+4AAACFAQAAEwAAAAAA&#13;&#10;AAAAAAAAAAAAAAAAW0NvbnRlbnRfVHlwZXNdLnhtbFBLAQItABQABgAIAAAAIQBa9CxbvwAAABUB&#13;&#10;AAALAAAAAAAAAAAAAAAAAB8BAABfcmVscy8ucmVsc1BLAQItABQABgAIAAAAIQCPlGRtyAAAAOIA&#13;&#10;AAAPAAAAAAAAAAAAAAAAAAcCAABkcnMvZG93bnJldi54bWxQSwUGAAAAAAMAAwC3AAAA/AIAAAAA&#13;&#10;" path="m,l6308091,r,9144l,9144,,e" fillcolor="black" stroked="f" strokeweight="0">
                  <v:stroke miterlimit="83231f" joinstyle="miter"/>
                  <v:path arrowok="t" textboxrect="0,0,6308091,9144"/>
                </v:shape>
                <w10:anchorlock/>
              </v:group>
            </w:pict>
          </mc:Fallback>
        </mc:AlternateContent>
      </w:r>
    </w:p>
    <w:p w14:paraId="28557CC0" w14:textId="2BC5CDF9" w:rsidR="00536C66" w:rsidRPr="00237175" w:rsidRDefault="00F574D5">
      <w:pPr>
        <w:spacing w:after="131" w:line="259" w:lineRule="auto"/>
        <w:ind w:left="0" w:firstLine="0"/>
        <w:jc w:val="left"/>
        <w:rPr>
          <w:lang w:val="de-DE"/>
        </w:rPr>
      </w:pPr>
      <w:r w:rsidRPr="00237175">
        <w:rPr>
          <w:sz w:val="4"/>
          <w:lang w:val="de-DE"/>
        </w:rPr>
        <w:t xml:space="preserve"> </w:t>
      </w:r>
    </w:p>
    <w:p w14:paraId="729FAD3C" w14:textId="21A82CE2" w:rsidR="00536C66" w:rsidRPr="00237175" w:rsidRDefault="00F574D5">
      <w:pPr>
        <w:rPr>
          <w:lang w:val="de-DE"/>
        </w:rPr>
      </w:pPr>
      <w:r w:rsidRPr="00237175">
        <w:rPr>
          <w:rFonts w:cs="Garamond"/>
          <w:b/>
          <w:lang w:val="de-DE"/>
        </w:rPr>
        <w:t>Sprachen:</w:t>
      </w:r>
      <w:r w:rsidRPr="00237175">
        <w:rPr>
          <w:lang w:val="de-DE"/>
        </w:rPr>
        <w:t xml:space="preserve"> Deutsch (Muttersprache), Englisch (</w:t>
      </w:r>
      <w:r w:rsidR="00F80E8C">
        <w:rPr>
          <w:lang w:val="de-DE"/>
        </w:rPr>
        <w:t>verhandlungssicher</w:t>
      </w:r>
      <w:r w:rsidRPr="00237175">
        <w:rPr>
          <w:lang w:val="de-DE"/>
        </w:rPr>
        <w:t xml:space="preserve">), </w:t>
      </w:r>
      <w:r w:rsidR="00FA12F6">
        <w:rPr>
          <w:lang w:val="de-DE"/>
        </w:rPr>
        <w:t>Italienisch</w:t>
      </w:r>
      <w:r w:rsidR="00FA12F6" w:rsidRPr="00237175">
        <w:rPr>
          <w:lang w:val="de-DE"/>
        </w:rPr>
        <w:t xml:space="preserve"> (</w:t>
      </w:r>
      <w:r w:rsidR="00F80E8C">
        <w:rPr>
          <w:lang w:val="de-DE"/>
        </w:rPr>
        <w:t>Grundkenntnisse</w:t>
      </w:r>
      <w:r w:rsidRPr="00237175">
        <w:rPr>
          <w:lang w:val="de-DE"/>
        </w:rPr>
        <w:t xml:space="preserve">), </w:t>
      </w:r>
    </w:p>
    <w:p w14:paraId="72C5CEAE" w14:textId="25331A40" w:rsidR="00536C66" w:rsidRDefault="00F574D5">
      <w:pPr>
        <w:pStyle w:val="berschrift2"/>
        <w:ind w:left="-5"/>
      </w:pPr>
      <w:r>
        <w:t>Technische Fähigkeiten:</w:t>
      </w:r>
      <w:r>
        <w:rPr>
          <w:b w:val="0"/>
        </w:rPr>
        <w:t xml:space="preserve"> MS Office, </w:t>
      </w:r>
      <w:r w:rsidR="00FA12F6">
        <w:rPr>
          <w:b w:val="0"/>
        </w:rPr>
        <w:t xml:space="preserve">bautechnische Kenntnisse im Innenausbau, </w:t>
      </w:r>
      <w:r w:rsidR="00045FA4">
        <w:rPr>
          <w:b w:val="0"/>
        </w:rPr>
        <w:t xml:space="preserve">Optimierung von Steuerstrukturen </w:t>
      </w:r>
    </w:p>
    <w:p w14:paraId="2996DB07" w14:textId="23BFA27E" w:rsidR="00536C66" w:rsidRPr="00237175" w:rsidRDefault="00F574D5">
      <w:pPr>
        <w:rPr>
          <w:lang w:val="de-DE"/>
        </w:rPr>
      </w:pPr>
      <w:r w:rsidRPr="00237175">
        <w:rPr>
          <w:rFonts w:cs="Garamond"/>
          <w:b/>
          <w:lang w:val="de-DE"/>
        </w:rPr>
        <w:t>Hobbys &amp; Interessen:</w:t>
      </w:r>
      <w:r w:rsidRPr="00237175">
        <w:rPr>
          <w:lang w:val="de-DE"/>
        </w:rPr>
        <w:t xml:space="preserve"> </w:t>
      </w:r>
      <w:r w:rsidR="00045FA4">
        <w:rPr>
          <w:lang w:val="de-DE"/>
        </w:rPr>
        <w:t>Untern</w:t>
      </w:r>
      <w:r w:rsidR="004B2646">
        <w:rPr>
          <w:lang w:val="de-DE"/>
        </w:rPr>
        <w:t>ehmertum, technische Analyse der Finanzmärkte, sowie Lesen</w:t>
      </w:r>
      <w:r w:rsidR="00C7453E">
        <w:rPr>
          <w:lang w:val="de-DE"/>
        </w:rPr>
        <w:t xml:space="preserve"> und Selbstoptimierung</w:t>
      </w:r>
      <w:r w:rsidR="00E02E88">
        <w:rPr>
          <w:lang w:val="de-DE"/>
        </w:rPr>
        <w:t>,</w:t>
      </w:r>
      <w:r w:rsidR="00C7453E">
        <w:rPr>
          <w:lang w:val="de-DE"/>
        </w:rPr>
        <w:t xml:space="preserve"> </w:t>
      </w:r>
    </w:p>
    <w:p w14:paraId="04CF1E5C" w14:textId="489BBFC7" w:rsidR="00C955DB" w:rsidRPr="003C1472" w:rsidRDefault="00E02E88" w:rsidP="004E2A27">
      <w:pPr>
        <w:rPr>
          <w:lang w:val="de-DE"/>
        </w:rPr>
      </w:pPr>
      <w:r w:rsidRPr="003C1472">
        <w:rPr>
          <w:lang w:val="de-DE"/>
        </w:rPr>
        <w:t>getreu dem Motto: „</w:t>
      </w:r>
      <w:r w:rsidR="003C1472" w:rsidRPr="003C1472">
        <w:rPr>
          <w:lang w:val="de-DE"/>
        </w:rPr>
        <w:t xml:space="preserve">A </w:t>
      </w:r>
      <w:proofErr w:type="spellStart"/>
      <w:r w:rsidR="003C1472" w:rsidRPr="003C1472">
        <w:rPr>
          <w:lang w:val="de-DE"/>
        </w:rPr>
        <w:t>one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wing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bird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can’t</w:t>
      </w:r>
      <w:proofErr w:type="spellEnd"/>
      <w:r w:rsidR="003C1472" w:rsidRPr="003C1472">
        <w:rPr>
          <w:lang w:val="de-DE"/>
        </w:rPr>
        <w:t xml:space="preserve"> </w:t>
      </w:r>
      <w:proofErr w:type="spellStart"/>
      <w:r w:rsidR="003C1472" w:rsidRPr="003C1472">
        <w:rPr>
          <w:lang w:val="de-DE"/>
        </w:rPr>
        <w:t>fly</w:t>
      </w:r>
      <w:proofErr w:type="spellEnd"/>
      <w:r w:rsidR="003C1472" w:rsidRPr="003C1472">
        <w:rPr>
          <w:lang w:val="de-DE"/>
        </w:rPr>
        <w:t xml:space="preserve">” Fokus zu 90% auf </w:t>
      </w:r>
      <w:r w:rsidR="00B45632" w:rsidRPr="003C1472">
        <w:rPr>
          <w:lang w:val="de-DE"/>
        </w:rPr>
        <w:t>wirtschaftliche</w:t>
      </w:r>
      <w:r w:rsidR="003C1472" w:rsidRPr="003C1472">
        <w:rPr>
          <w:lang w:val="de-DE"/>
        </w:rPr>
        <w:t xml:space="preserve"> </w:t>
      </w:r>
      <w:r w:rsidR="00FD2830">
        <w:rPr>
          <w:lang w:val="de-DE"/>
        </w:rPr>
        <w:t>Bildung</w:t>
      </w:r>
      <w:r w:rsidR="00B45632">
        <w:rPr>
          <w:lang w:val="de-DE"/>
        </w:rPr>
        <w:t xml:space="preserve"> und 10% interkulturelle Bildung</w:t>
      </w:r>
    </w:p>
    <w:sectPr w:rsidR="00C955DB" w:rsidRPr="003C1472">
      <w:pgSz w:w="11910" w:h="16835"/>
      <w:pgMar w:top="457" w:right="965" w:bottom="63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B1F81" w14:textId="77777777" w:rsidR="00E96614" w:rsidRDefault="00E96614" w:rsidP="00583170">
      <w:pPr>
        <w:spacing w:after="0" w:line="240" w:lineRule="auto"/>
      </w:pPr>
      <w:r>
        <w:separator/>
      </w:r>
    </w:p>
  </w:endnote>
  <w:endnote w:type="continuationSeparator" w:id="0">
    <w:p w14:paraId="436ECBA6" w14:textId="77777777" w:rsidR="00E96614" w:rsidRDefault="00E96614" w:rsidP="0058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7777D" w14:textId="77777777" w:rsidR="00E96614" w:rsidRDefault="00E96614" w:rsidP="00583170">
      <w:pPr>
        <w:spacing w:after="0" w:line="240" w:lineRule="auto"/>
      </w:pPr>
      <w:r>
        <w:separator/>
      </w:r>
    </w:p>
  </w:footnote>
  <w:footnote w:type="continuationSeparator" w:id="0">
    <w:p w14:paraId="10FD6D07" w14:textId="77777777" w:rsidR="00E96614" w:rsidRDefault="00E96614" w:rsidP="00583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616E"/>
    <w:multiLevelType w:val="hybridMultilevel"/>
    <w:tmpl w:val="FD2E7CA4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52051"/>
    <w:multiLevelType w:val="hybridMultilevel"/>
    <w:tmpl w:val="F6908274"/>
    <w:lvl w:ilvl="0" w:tplc="CCDEF492">
      <w:start w:val="1"/>
      <w:numFmt w:val="bullet"/>
      <w:lvlText w:val="●"/>
      <w:lvlJc w:val="left"/>
      <w:pPr>
        <w:ind w:left="340" w:hanging="17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030D"/>
    <w:multiLevelType w:val="hybridMultilevel"/>
    <w:tmpl w:val="755E0E1C"/>
    <w:lvl w:ilvl="0" w:tplc="9E92DE08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57A8E1E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7DE1BBE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87E9614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13BC7A2E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244B644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828A832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E06BFC6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9620B3B4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02444C"/>
    <w:multiLevelType w:val="hybridMultilevel"/>
    <w:tmpl w:val="C8FC1900"/>
    <w:lvl w:ilvl="0" w:tplc="9A2AEA8E">
      <w:start w:val="1"/>
      <w:numFmt w:val="bullet"/>
      <w:lvlText w:val="●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E56305A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D4817E8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230C02E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190DCB0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9E0366E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C924BE2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8D80374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7507CDC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9C7942"/>
    <w:multiLevelType w:val="hybridMultilevel"/>
    <w:tmpl w:val="78106490"/>
    <w:lvl w:ilvl="0" w:tplc="6C5A586E">
      <w:start w:val="1"/>
      <w:numFmt w:val="bullet"/>
      <w:lvlText w:val=""/>
      <w:lvlJc w:val="left"/>
      <w:pPr>
        <w:ind w:left="369" w:firstLine="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12E1E"/>
    <w:multiLevelType w:val="hybridMultilevel"/>
    <w:tmpl w:val="D2AE032C"/>
    <w:lvl w:ilvl="0" w:tplc="31F29A16">
      <w:start w:val="1"/>
      <w:numFmt w:val="bullet"/>
      <w:lvlText w:val="●"/>
      <w:lvlJc w:val="left"/>
      <w:pPr>
        <w:ind w:left="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2E43162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CE0A656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2BEDF16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020C67E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658C3EE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F5A57F8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928B274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0BA4DE0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942A54"/>
    <w:multiLevelType w:val="hybridMultilevel"/>
    <w:tmpl w:val="333622EC"/>
    <w:lvl w:ilvl="0" w:tplc="098CA7EC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8F8BD5E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2A8CAEC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136AB5A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2486934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84C5C76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A0C8C55A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C46E44D2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FDA80C2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D911E28"/>
    <w:multiLevelType w:val="hybridMultilevel"/>
    <w:tmpl w:val="3AD09352"/>
    <w:lvl w:ilvl="0" w:tplc="C15A3878">
      <w:start w:val="1"/>
      <w:numFmt w:val="bullet"/>
      <w:lvlText w:val=""/>
      <w:lvlJc w:val="left"/>
      <w:pPr>
        <w:ind w:left="369" w:firstLine="1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130CC"/>
    <w:multiLevelType w:val="hybridMultilevel"/>
    <w:tmpl w:val="8A24F7D2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82E70"/>
    <w:multiLevelType w:val="hybridMultilevel"/>
    <w:tmpl w:val="512EBB76"/>
    <w:lvl w:ilvl="0" w:tplc="14D4509A">
      <w:start w:val="1"/>
      <w:numFmt w:val="bullet"/>
      <w:lvlText w:val="●"/>
      <w:lvlJc w:val="left"/>
      <w:pPr>
        <w:ind w:left="369" w:firstLine="1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E9A46FA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A9AB52C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7ACC0C8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D83402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3A49D80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8D65BCE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19E7D6A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E20F706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60292F"/>
    <w:multiLevelType w:val="hybridMultilevel"/>
    <w:tmpl w:val="9620C532"/>
    <w:lvl w:ilvl="0" w:tplc="6A1871E8">
      <w:start w:val="1"/>
      <w:numFmt w:val="bullet"/>
      <w:lvlText w:val="●"/>
      <w:lvlJc w:val="left"/>
      <w:pPr>
        <w:ind w:left="370" w:firstLine="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DC0F6A">
      <w:start w:val="1"/>
      <w:numFmt w:val="bullet"/>
      <w:lvlText w:val="o"/>
      <w:lvlJc w:val="left"/>
      <w:pPr>
        <w:ind w:left="1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164E05A">
      <w:start w:val="1"/>
      <w:numFmt w:val="bullet"/>
      <w:lvlText w:val="▪"/>
      <w:lvlJc w:val="left"/>
      <w:pPr>
        <w:ind w:left="1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DC08BE4">
      <w:start w:val="1"/>
      <w:numFmt w:val="bullet"/>
      <w:lvlText w:val="•"/>
      <w:lvlJc w:val="left"/>
      <w:pPr>
        <w:ind w:left="2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1C0B5DA">
      <w:start w:val="1"/>
      <w:numFmt w:val="bullet"/>
      <w:lvlText w:val="o"/>
      <w:lvlJc w:val="left"/>
      <w:pPr>
        <w:ind w:left="3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0A642F0">
      <w:start w:val="1"/>
      <w:numFmt w:val="bullet"/>
      <w:lvlText w:val="▪"/>
      <w:lvlJc w:val="left"/>
      <w:pPr>
        <w:ind w:left="4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B9CCE30">
      <w:start w:val="1"/>
      <w:numFmt w:val="bullet"/>
      <w:lvlText w:val="•"/>
      <w:lvlJc w:val="left"/>
      <w:pPr>
        <w:ind w:left="4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1F20D90">
      <w:start w:val="1"/>
      <w:numFmt w:val="bullet"/>
      <w:lvlText w:val="o"/>
      <w:lvlJc w:val="left"/>
      <w:pPr>
        <w:ind w:left="5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4846D8">
      <w:start w:val="1"/>
      <w:numFmt w:val="bullet"/>
      <w:lvlText w:val="▪"/>
      <w:lvlJc w:val="left"/>
      <w:pPr>
        <w:ind w:left="6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1BF3787"/>
    <w:multiLevelType w:val="hybridMultilevel"/>
    <w:tmpl w:val="0D247E80"/>
    <w:lvl w:ilvl="0" w:tplc="6C5A586E">
      <w:start w:val="1"/>
      <w:numFmt w:val="bullet"/>
      <w:lvlText w:val=""/>
      <w:lvlJc w:val="left"/>
      <w:pPr>
        <w:ind w:left="354" w:firstLine="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62E6570E"/>
    <w:multiLevelType w:val="hybridMultilevel"/>
    <w:tmpl w:val="D34A3EFA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98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7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4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14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8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5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30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025" w:hanging="360"/>
      </w:pPr>
      <w:rPr>
        <w:rFonts w:ascii="Wingdings" w:hAnsi="Wingdings" w:hint="default"/>
      </w:rPr>
    </w:lvl>
  </w:abstractNum>
  <w:abstractNum w:abstractNumId="13" w15:restartNumberingAfterBreak="0">
    <w:nsid w:val="632C5FA1"/>
    <w:multiLevelType w:val="hybridMultilevel"/>
    <w:tmpl w:val="DB2CC790"/>
    <w:lvl w:ilvl="0" w:tplc="5DB418C4">
      <w:start w:val="1"/>
      <w:numFmt w:val="bullet"/>
      <w:lvlText w:val="●"/>
      <w:lvlJc w:val="left"/>
      <w:pPr>
        <w:ind w:left="369" w:firstLine="1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510F05"/>
    <w:multiLevelType w:val="hybridMultilevel"/>
    <w:tmpl w:val="040A3E3C"/>
    <w:lvl w:ilvl="0" w:tplc="7A7EB25E">
      <w:start w:val="1"/>
      <w:numFmt w:val="bullet"/>
      <w:lvlText w:val="●"/>
      <w:lvlJc w:val="left"/>
      <w:pPr>
        <w:ind w:left="369" w:firstLine="1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896E142">
      <w:start w:val="1"/>
      <w:numFmt w:val="bullet"/>
      <w:lvlText w:val="o"/>
      <w:lvlJc w:val="left"/>
      <w:pPr>
        <w:ind w:left="1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0F4683C">
      <w:start w:val="1"/>
      <w:numFmt w:val="bullet"/>
      <w:lvlText w:val="▪"/>
      <w:lvlJc w:val="left"/>
      <w:pPr>
        <w:ind w:left="19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418753A">
      <w:start w:val="1"/>
      <w:numFmt w:val="bullet"/>
      <w:lvlText w:val="•"/>
      <w:lvlJc w:val="left"/>
      <w:pPr>
        <w:ind w:left="2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E14DDDC">
      <w:start w:val="1"/>
      <w:numFmt w:val="bullet"/>
      <w:lvlText w:val="o"/>
      <w:lvlJc w:val="left"/>
      <w:pPr>
        <w:ind w:left="33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D468A9E">
      <w:start w:val="1"/>
      <w:numFmt w:val="bullet"/>
      <w:lvlText w:val="▪"/>
      <w:lvlJc w:val="left"/>
      <w:pPr>
        <w:ind w:left="41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610689E">
      <w:start w:val="1"/>
      <w:numFmt w:val="bullet"/>
      <w:lvlText w:val="•"/>
      <w:lvlJc w:val="left"/>
      <w:pPr>
        <w:ind w:left="48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D62A10E">
      <w:start w:val="1"/>
      <w:numFmt w:val="bullet"/>
      <w:lvlText w:val="o"/>
      <w:lvlJc w:val="left"/>
      <w:pPr>
        <w:ind w:left="5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71E26E6">
      <w:start w:val="1"/>
      <w:numFmt w:val="bullet"/>
      <w:lvlText w:val="▪"/>
      <w:lvlJc w:val="left"/>
      <w:pPr>
        <w:ind w:left="6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7207A05"/>
    <w:multiLevelType w:val="hybridMultilevel"/>
    <w:tmpl w:val="C262A6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623CD"/>
    <w:multiLevelType w:val="hybridMultilevel"/>
    <w:tmpl w:val="2FFE92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00C87"/>
    <w:multiLevelType w:val="hybridMultilevel"/>
    <w:tmpl w:val="0D26AB44"/>
    <w:lvl w:ilvl="0" w:tplc="C15A3878">
      <w:start w:val="1"/>
      <w:numFmt w:val="bullet"/>
      <w:lvlText w:val=""/>
      <w:lvlJc w:val="left"/>
      <w:pPr>
        <w:ind w:left="369" w:firstLine="1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26D8A"/>
    <w:multiLevelType w:val="hybridMultilevel"/>
    <w:tmpl w:val="33C80BBE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A10F59"/>
    <w:multiLevelType w:val="hybridMultilevel"/>
    <w:tmpl w:val="BA9A2F62"/>
    <w:lvl w:ilvl="0" w:tplc="CCDEF492">
      <w:start w:val="1"/>
      <w:numFmt w:val="bullet"/>
      <w:lvlText w:val="●"/>
      <w:lvlJc w:val="left"/>
      <w:pPr>
        <w:ind w:left="340" w:hanging="17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D0690B"/>
    <w:multiLevelType w:val="hybridMultilevel"/>
    <w:tmpl w:val="28603A32"/>
    <w:lvl w:ilvl="0" w:tplc="19CCF7BC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B1023C3C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D68E922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F34E822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AC4DE12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7AC8D44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D5546E70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D3CA0D6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27E309C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5970D7"/>
    <w:multiLevelType w:val="hybridMultilevel"/>
    <w:tmpl w:val="5B6CB06E"/>
    <w:lvl w:ilvl="0" w:tplc="537AC23A">
      <w:start w:val="1"/>
      <w:numFmt w:val="bullet"/>
      <w:lvlText w:val="●"/>
      <w:lvlJc w:val="left"/>
      <w:pPr>
        <w:ind w:left="369" w:hanging="199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6452A"/>
    <w:multiLevelType w:val="hybridMultilevel"/>
    <w:tmpl w:val="6172BDBE"/>
    <w:lvl w:ilvl="0" w:tplc="DD521852">
      <w:start w:val="1"/>
      <w:numFmt w:val="bullet"/>
      <w:lvlText w:val="●"/>
      <w:lvlJc w:val="left"/>
      <w:pPr>
        <w:ind w:left="3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AE27D46">
      <w:start w:val="1"/>
      <w:numFmt w:val="bullet"/>
      <w:lvlText w:val="o"/>
      <w:lvlJc w:val="left"/>
      <w:pPr>
        <w:ind w:left="1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DA24006">
      <w:start w:val="1"/>
      <w:numFmt w:val="bullet"/>
      <w:lvlText w:val="▪"/>
      <w:lvlJc w:val="left"/>
      <w:pPr>
        <w:ind w:left="1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E1A1952">
      <w:start w:val="1"/>
      <w:numFmt w:val="bullet"/>
      <w:lvlText w:val="•"/>
      <w:lvlJc w:val="left"/>
      <w:pPr>
        <w:ind w:left="2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D1ECD68">
      <w:start w:val="1"/>
      <w:numFmt w:val="bullet"/>
      <w:lvlText w:val="o"/>
      <w:lvlJc w:val="left"/>
      <w:pPr>
        <w:ind w:left="3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7D0142C">
      <w:start w:val="1"/>
      <w:numFmt w:val="bullet"/>
      <w:lvlText w:val="▪"/>
      <w:lvlJc w:val="left"/>
      <w:pPr>
        <w:ind w:left="4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1AC9744">
      <w:start w:val="1"/>
      <w:numFmt w:val="bullet"/>
      <w:lvlText w:val="•"/>
      <w:lvlJc w:val="left"/>
      <w:pPr>
        <w:ind w:left="4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8B664616">
      <w:start w:val="1"/>
      <w:numFmt w:val="bullet"/>
      <w:lvlText w:val="o"/>
      <w:lvlJc w:val="left"/>
      <w:pPr>
        <w:ind w:left="5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5ECF6C6">
      <w:start w:val="1"/>
      <w:numFmt w:val="bullet"/>
      <w:lvlText w:val="▪"/>
      <w:lvlJc w:val="left"/>
      <w:pPr>
        <w:ind w:left="6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9553357">
    <w:abstractNumId w:val="10"/>
  </w:num>
  <w:num w:numId="2" w16cid:durableId="700863567">
    <w:abstractNumId w:val="3"/>
  </w:num>
  <w:num w:numId="3" w16cid:durableId="415128903">
    <w:abstractNumId w:val="14"/>
  </w:num>
  <w:num w:numId="4" w16cid:durableId="164058187">
    <w:abstractNumId w:val="20"/>
  </w:num>
  <w:num w:numId="5" w16cid:durableId="138160307">
    <w:abstractNumId w:val="22"/>
  </w:num>
  <w:num w:numId="6" w16cid:durableId="352612523">
    <w:abstractNumId w:val="2"/>
  </w:num>
  <w:num w:numId="7" w16cid:durableId="312030991">
    <w:abstractNumId w:val="6"/>
  </w:num>
  <w:num w:numId="8" w16cid:durableId="2010794844">
    <w:abstractNumId w:val="9"/>
  </w:num>
  <w:num w:numId="9" w16cid:durableId="1970285166">
    <w:abstractNumId w:val="5"/>
  </w:num>
  <w:num w:numId="10" w16cid:durableId="686055195">
    <w:abstractNumId w:val="16"/>
  </w:num>
  <w:num w:numId="11" w16cid:durableId="448667799">
    <w:abstractNumId w:val="15"/>
  </w:num>
  <w:num w:numId="12" w16cid:durableId="632635872">
    <w:abstractNumId w:val="17"/>
  </w:num>
  <w:num w:numId="13" w16cid:durableId="911040179">
    <w:abstractNumId w:val="7"/>
  </w:num>
  <w:num w:numId="14" w16cid:durableId="910769111">
    <w:abstractNumId w:val="13"/>
  </w:num>
  <w:num w:numId="15" w16cid:durableId="1352533414">
    <w:abstractNumId w:val="12"/>
  </w:num>
  <w:num w:numId="16" w16cid:durableId="787285491">
    <w:abstractNumId w:val="18"/>
  </w:num>
  <w:num w:numId="17" w16cid:durableId="1788162984">
    <w:abstractNumId w:val="21"/>
  </w:num>
  <w:num w:numId="18" w16cid:durableId="1901986367">
    <w:abstractNumId w:val="8"/>
  </w:num>
  <w:num w:numId="19" w16cid:durableId="294409965">
    <w:abstractNumId w:val="0"/>
  </w:num>
  <w:num w:numId="20" w16cid:durableId="1137648133">
    <w:abstractNumId w:val="11"/>
  </w:num>
  <w:num w:numId="21" w16cid:durableId="782188601">
    <w:abstractNumId w:val="4"/>
  </w:num>
  <w:num w:numId="22" w16cid:durableId="1056853196">
    <w:abstractNumId w:val="19"/>
  </w:num>
  <w:num w:numId="23" w16cid:durableId="64011173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C66"/>
    <w:rsid w:val="000004CB"/>
    <w:rsid w:val="0000318A"/>
    <w:rsid w:val="0000451E"/>
    <w:rsid w:val="000068CC"/>
    <w:rsid w:val="000123D6"/>
    <w:rsid w:val="00014590"/>
    <w:rsid w:val="00014DFF"/>
    <w:rsid w:val="0003292D"/>
    <w:rsid w:val="0004138C"/>
    <w:rsid w:val="00045FA4"/>
    <w:rsid w:val="00062FEA"/>
    <w:rsid w:val="00076E9B"/>
    <w:rsid w:val="00080B54"/>
    <w:rsid w:val="000C0281"/>
    <w:rsid w:val="000D687B"/>
    <w:rsid w:val="000D7ECA"/>
    <w:rsid w:val="000E6841"/>
    <w:rsid w:val="000F0153"/>
    <w:rsid w:val="000F0533"/>
    <w:rsid w:val="00141BB9"/>
    <w:rsid w:val="0014398C"/>
    <w:rsid w:val="00147541"/>
    <w:rsid w:val="001574C1"/>
    <w:rsid w:val="00161CA9"/>
    <w:rsid w:val="0016272C"/>
    <w:rsid w:val="0016328D"/>
    <w:rsid w:val="001732FA"/>
    <w:rsid w:val="00175D19"/>
    <w:rsid w:val="001907D0"/>
    <w:rsid w:val="001B7D07"/>
    <w:rsid w:val="001C2224"/>
    <w:rsid w:val="001D23D7"/>
    <w:rsid w:val="001E511D"/>
    <w:rsid w:val="001F7E99"/>
    <w:rsid w:val="00215C88"/>
    <w:rsid w:val="002174EF"/>
    <w:rsid w:val="0022012C"/>
    <w:rsid w:val="00221F03"/>
    <w:rsid w:val="00222741"/>
    <w:rsid w:val="00225CE1"/>
    <w:rsid w:val="002265D6"/>
    <w:rsid w:val="00237175"/>
    <w:rsid w:val="002377B6"/>
    <w:rsid w:val="002646E2"/>
    <w:rsid w:val="0027033D"/>
    <w:rsid w:val="0028008A"/>
    <w:rsid w:val="002B0791"/>
    <w:rsid w:val="002C3B02"/>
    <w:rsid w:val="002C3E97"/>
    <w:rsid w:val="002D1593"/>
    <w:rsid w:val="002E3222"/>
    <w:rsid w:val="002F4A52"/>
    <w:rsid w:val="002F51A4"/>
    <w:rsid w:val="0031618A"/>
    <w:rsid w:val="00320514"/>
    <w:rsid w:val="00324265"/>
    <w:rsid w:val="00342095"/>
    <w:rsid w:val="003555E7"/>
    <w:rsid w:val="003577C5"/>
    <w:rsid w:val="00360085"/>
    <w:rsid w:val="00363315"/>
    <w:rsid w:val="003800EB"/>
    <w:rsid w:val="00383ECD"/>
    <w:rsid w:val="003843F5"/>
    <w:rsid w:val="003B296D"/>
    <w:rsid w:val="003C1472"/>
    <w:rsid w:val="003C68CD"/>
    <w:rsid w:val="003E2B10"/>
    <w:rsid w:val="003F09F1"/>
    <w:rsid w:val="00410A69"/>
    <w:rsid w:val="00431CAE"/>
    <w:rsid w:val="004379CA"/>
    <w:rsid w:val="0044105B"/>
    <w:rsid w:val="00445810"/>
    <w:rsid w:val="00453454"/>
    <w:rsid w:val="00485101"/>
    <w:rsid w:val="004B2646"/>
    <w:rsid w:val="004B5456"/>
    <w:rsid w:val="004E1117"/>
    <w:rsid w:val="004E2A27"/>
    <w:rsid w:val="00503653"/>
    <w:rsid w:val="00504ADD"/>
    <w:rsid w:val="00514F81"/>
    <w:rsid w:val="00517052"/>
    <w:rsid w:val="00536C66"/>
    <w:rsid w:val="00555BC5"/>
    <w:rsid w:val="005567DF"/>
    <w:rsid w:val="005634A6"/>
    <w:rsid w:val="00577165"/>
    <w:rsid w:val="00581068"/>
    <w:rsid w:val="00583170"/>
    <w:rsid w:val="005A20FB"/>
    <w:rsid w:val="005D0D82"/>
    <w:rsid w:val="005D2053"/>
    <w:rsid w:val="005D73FF"/>
    <w:rsid w:val="005E02C4"/>
    <w:rsid w:val="00606436"/>
    <w:rsid w:val="00611198"/>
    <w:rsid w:val="006243CA"/>
    <w:rsid w:val="00634361"/>
    <w:rsid w:val="00642682"/>
    <w:rsid w:val="006476D3"/>
    <w:rsid w:val="0065764E"/>
    <w:rsid w:val="00665818"/>
    <w:rsid w:val="0066652D"/>
    <w:rsid w:val="006718D0"/>
    <w:rsid w:val="0067397D"/>
    <w:rsid w:val="00676FDA"/>
    <w:rsid w:val="00677724"/>
    <w:rsid w:val="0068006F"/>
    <w:rsid w:val="00683DB4"/>
    <w:rsid w:val="006A375F"/>
    <w:rsid w:val="006A7178"/>
    <w:rsid w:val="006B43B9"/>
    <w:rsid w:val="006D607A"/>
    <w:rsid w:val="006D719B"/>
    <w:rsid w:val="006F02C3"/>
    <w:rsid w:val="006F2547"/>
    <w:rsid w:val="00700C18"/>
    <w:rsid w:val="00707D4C"/>
    <w:rsid w:val="007210C6"/>
    <w:rsid w:val="00722494"/>
    <w:rsid w:val="00736C40"/>
    <w:rsid w:val="00744923"/>
    <w:rsid w:val="00764C5B"/>
    <w:rsid w:val="007656C6"/>
    <w:rsid w:val="0078411B"/>
    <w:rsid w:val="00790F29"/>
    <w:rsid w:val="007A1702"/>
    <w:rsid w:val="007A786B"/>
    <w:rsid w:val="007B126D"/>
    <w:rsid w:val="007C0A84"/>
    <w:rsid w:val="007C0C1D"/>
    <w:rsid w:val="007C11D3"/>
    <w:rsid w:val="007D02B8"/>
    <w:rsid w:val="007D0B44"/>
    <w:rsid w:val="007E0EFA"/>
    <w:rsid w:val="007E1BAD"/>
    <w:rsid w:val="007F5AFD"/>
    <w:rsid w:val="007F6464"/>
    <w:rsid w:val="008038A4"/>
    <w:rsid w:val="00820B6F"/>
    <w:rsid w:val="008239FE"/>
    <w:rsid w:val="00832C56"/>
    <w:rsid w:val="0084183C"/>
    <w:rsid w:val="00861D7B"/>
    <w:rsid w:val="00862BCD"/>
    <w:rsid w:val="00864776"/>
    <w:rsid w:val="00867651"/>
    <w:rsid w:val="00872999"/>
    <w:rsid w:val="00872D0F"/>
    <w:rsid w:val="00887246"/>
    <w:rsid w:val="008916E7"/>
    <w:rsid w:val="00894BC2"/>
    <w:rsid w:val="008A1183"/>
    <w:rsid w:val="008A22BE"/>
    <w:rsid w:val="008B248F"/>
    <w:rsid w:val="008B3C33"/>
    <w:rsid w:val="008C17D5"/>
    <w:rsid w:val="008D0468"/>
    <w:rsid w:val="008F1E55"/>
    <w:rsid w:val="009170FA"/>
    <w:rsid w:val="00932941"/>
    <w:rsid w:val="009402FB"/>
    <w:rsid w:val="00961EEE"/>
    <w:rsid w:val="00962833"/>
    <w:rsid w:val="009659F6"/>
    <w:rsid w:val="0096763E"/>
    <w:rsid w:val="00981448"/>
    <w:rsid w:val="009844F2"/>
    <w:rsid w:val="00992E11"/>
    <w:rsid w:val="00993A08"/>
    <w:rsid w:val="009B09F2"/>
    <w:rsid w:val="009B2406"/>
    <w:rsid w:val="009B7E25"/>
    <w:rsid w:val="009C3862"/>
    <w:rsid w:val="009C49BF"/>
    <w:rsid w:val="009C6A22"/>
    <w:rsid w:val="009F208C"/>
    <w:rsid w:val="009F4022"/>
    <w:rsid w:val="009F462B"/>
    <w:rsid w:val="00A244C9"/>
    <w:rsid w:val="00A5128B"/>
    <w:rsid w:val="00A60438"/>
    <w:rsid w:val="00A64AE7"/>
    <w:rsid w:val="00A65CA2"/>
    <w:rsid w:val="00A721C7"/>
    <w:rsid w:val="00A733F3"/>
    <w:rsid w:val="00A8264B"/>
    <w:rsid w:val="00A849C2"/>
    <w:rsid w:val="00A85117"/>
    <w:rsid w:val="00A92252"/>
    <w:rsid w:val="00AB2536"/>
    <w:rsid w:val="00AB3E53"/>
    <w:rsid w:val="00AC074A"/>
    <w:rsid w:val="00AC15FA"/>
    <w:rsid w:val="00AC1C7E"/>
    <w:rsid w:val="00AC4840"/>
    <w:rsid w:val="00AC678D"/>
    <w:rsid w:val="00AE271F"/>
    <w:rsid w:val="00AF1232"/>
    <w:rsid w:val="00AF7C26"/>
    <w:rsid w:val="00B07585"/>
    <w:rsid w:val="00B10597"/>
    <w:rsid w:val="00B145DE"/>
    <w:rsid w:val="00B15CD8"/>
    <w:rsid w:val="00B250C7"/>
    <w:rsid w:val="00B423D6"/>
    <w:rsid w:val="00B45632"/>
    <w:rsid w:val="00B742AE"/>
    <w:rsid w:val="00B75615"/>
    <w:rsid w:val="00B931E7"/>
    <w:rsid w:val="00B977D0"/>
    <w:rsid w:val="00BC216E"/>
    <w:rsid w:val="00BC3C43"/>
    <w:rsid w:val="00BD5373"/>
    <w:rsid w:val="00C139DC"/>
    <w:rsid w:val="00C32B2D"/>
    <w:rsid w:val="00C3391E"/>
    <w:rsid w:val="00C67273"/>
    <w:rsid w:val="00C7453E"/>
    <w:rsid w:val="00C955DB"/>
    <w:rsid w:val="00C97C83"/>
    <w:rsid w:val="00CA117E"/>
    <w:rsid w:val="00CA654C"/>
    <w:rsid w:val="00CA6A4A"/>
    <w:rsid w:val="00CA7992"/>
    <w:rsid w:val="00CB3A5E"/>
    <w:rsid w:val="00CB6A16"/>
    <w:rsid w:val="00CB71D6"/>
    <w:rsid w:val="00D219D9"/>
    <w:rsid w:val="00D40B93"/>
    <w:rsid w:val="00D40C43"/>
    <w:rsid w:val="00D43AB0"/>
    <w:rsid w:val="00D55B51"/>
    <w:rsid w:val="00D6204B"/>
    <w:rsid w:val="00D66050"/>
    <w:rsid w:val="00D756D0"/>
    <w:rsid w:val="00D7665B"/>
    <w:rsid w:val="00D92A71"/>
    <w:rsid w:val="00DA1A4A"/>
    <w:rsid w:val="00DA471B"/>
    <w:rsid w:val="00DA5210"/>
    <w:rsid w:val="00DB08A7"/>
    <w:rsid w:val="00DB2654"/>
    <w:rsid w:val="00DC40C1"/>
    <w:rsid w:val="00DC778E"/>
    <w:rsid w:val="00DD585E"/>
    <w:rsid w:val="00DD7AB6"/>
    <w:rsid w:val="00DF1526"/>
    <w:rsid w:val="00E02E88"/>
    <w:rsid w:val="00E12BCB"/>
    <w:rsid w:val="00E16287"/>
    <w:rsid w:val="00E219D6"/>
    <w:rsid w:val="00E22538"/>
    <w:rsid w:val="00E2466D"/>
    <w:rsid w:val="00E4048E"/>
    <w:rsid w:val="00E51647"/>
    <w:rsid w:val="00E61276"/>
    <w:rsid w:val="00E64DF3"/>
    <w:rsid w:val="00E71C02"/>
    <w:rsid w:val="00E93187"/>
    <w:rsid w:val="00E96614"/>
    <w:rsid w:val="00EA036A"/>
    <w:rsid w:val="00EA3C6A"/>
    <w:rsid w:val="00EC3543"/>
    <w:rsid w:val="00EE3AE2"/>
    <w:rsid w:val="00EE4E60"/>
    <w:rsid w:val="00EE7DF0"/>
    <w:rsid w:val="00EF7653"/>
    <w:rsid w:val="00F01B33"/>
    <w:rsid w:val="00F03811"/>
    <w:rsid w:val="00F440B7"/>
    <w:rsid w:val="00F5218D"/>
    <w:rsid w:val="00F5697A"/>
    <w:rsid w:val="00F574D5"/>
    <w:rsid w:val="00F61A0A"/>
    <w:rsid w:val="00F66FC6"/>
    <w:rsid w:val="00F76D26"/>
    <w:rsid w:val="00F80E03"/>
    <w:rsid w:val="00F80E8C"/>
    <w:rsid w:val="00F871DE"/>
    <w:rsid w:val="00F9755B"/>
    <w:rsid w:val="00FA12F6"/>
    <w:rsid w:val="00FA13EC"/>
    <w:rsid w:val="00FA523D"/>
    <w:rsid w:val="00FD203B"/>
    <w:rsid w:val="00FD2830"/>
    <w:rsid w:val="00FD6947"/>
    <w:rsid w:val="00FF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92ADC"/>
  <w15:docId w15:val="{908BD4CE-C409-E946-B560-EA9633C9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2" w:line="249" w:lineRule="auto"/>
      <w:ind w:left="10" w:hanging="10"/>
      <w:jc w:val="both"/>
    </w:pPr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aramond" w:eastAsia="Garamond" w:hAnsi="Garamond" w:cs="Garamond"/>
      <w:b/>
      <w:color w:val="000000"/>
      <w:sz w:val="22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13" w:line="259" w:lineRule="auto"/>
      <w:ind w:left="10" w:hanging="10"/>
      <w:outlineLvl w:val="1"/>
    </w:pPr>
    <w:rPr>
      <w:rFonts w:ascii="Garamond" w:eastAsia="Garamond" w:hAnsi="Garamond" w:cs="Garamond"/>
      <w:b/>
      <w:color w:val="00000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link w:val="berschrift2"/>
    <w:rPr>
      <w:rFonts w:ascii="Garamond" w:eastAsia="Garamond" w:hAnsi="Garamond" w:cs="Garamond"/>
      <w:b/>
      <w:color w:val="000000"/>
      <w:sz w:val="20"/>
    </w:rPr>
  </w:style>
  <w:style w:type="character" w:customStyle="1" w:styleId="berschrift1Zchn">
    <w:name w:val="Überschrift 1 Zchn"/>
    <w:link w:val="berschrift1"/>
    <w:rPr>
      <w:rFonts w:ascii="Garamond" w:eastAsia="Garamond" w:hAnsi="Garamond" w:cs="Garamond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einLeerraum">
    <w:name w:val="No Spacing"/>
    <w:uiPriority w:val="1"/>
    <w:qFormat/>
    <w:rsid w:val="005D0D82"/>
    <w:pPr>
      <w:spacing w:after="0" w:line="240" w:lineRule="auto"/>
      <w:ind w:left="10" w:hanging="10"/>
      <w:jc w:val="both"/>
    </w:pPr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Listenabsatz">
    <w:name w:val="List Paragraph"/>
    <w:basedOn w:val="Standard"/>
    <w:uiPriority w:val="34"/>
    <w:qFormat/>
    <w:rsid w:val="00AE271F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31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3170"/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Fuzeile">
    <w:name w:val="footer"/>
    <w:basedOn w:val="Standard"/>
    <w:link w:val="FuzeileZchn"/>
    <w:uiPriority w:val="99"/>
    <w:unhideWhenUsed/>
    <w:rsid w:val="005831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3170"/>
    <w:rPr>
      <w:rFonts w:ascii="Garamond" w:eastAsia="Garamond" w:hAnsi="Garamond" w:cs="Times New Roman"/>
      <w:color w:val="000000"/>
      <w:sz w:val="20"/>
      <w:lang w:val="en" w:eastAsia="en"/>
    </w:rPr>
  </w:style>
  <w:style w:type="paragraph" w:styleId="berarbeitung">
    <w:name w:val="Revision"/>
    <w:hidden/>
    <w:uiPriority w:val="99"/>
    <w:semiHidden/>
    <w:rsid w:val="00744923"/>
    <w:pPr>
      <w:spacing w:after="0" w:line="240" w:lineRule="auto"/>
    </w:pPr>
    <w:rPr>
      <w:rFonts w:ascii="Garamond" w:eastAsia="Garamond" w:hAnsi="Garamond" w:cs="Times New Roman"/>
      <w:color w:val="000000"/>
      <w:sz w:val="20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B363DB-A66B-1C42-84DD-878094342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Rathgen, Floria</dc:creator>
  <cp:keywords/>
  <cp:lastModifiedBy>David Döbele</cp:lastModifiedBy>
  <cp:revision>286</cp:revision>
  <dcterms:created xsi:type="dcterms:W3CDTF">2025-05-13T09:48:00Z</dcterms:created>
  <dcterms:modified xsi:type="dcterms:W3CDTF">2025-05-15T05:19:00Z</dcterms:modified>
</cp:coreProperties>
</file>