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0311" w14:textId="0993BCDF" w:rsidR="00771102" w:rsidRDefault="008E3C5B">
      <w:pPr>
        <w:rPr>
          <w:u w:val="single"/>
          <w:lang w:val="de-DE"/>
        </w:rPr>
      </w:pPr>
      <w:r w:rsidRPr="008E3C5B">
        <w:rPr>
          <w:u w:val="single"/>
          <w:lang w:val="de-DE"/>
        </w:rPr>
        <w:t>Selbstpräsentation</w:t>
      </w:r>
    </w:p>
    <w:p w14:paraId="3428CEA2" w14:textId="77777777" w:rsidR="008E3C5B" w:rsidRPr="008E3C5B" w:rsidRDefault="008E3C5B" w:rsidP="008E3C5B">
      <w:pPr>
        <w:rPr>
          <w:lang w:val="de-DE"/>
        </w:rPr>
      </w:pPr>
      <w:r w:rsidRPr="008E3C5B">
        <w:rPr>
          <w:lang w:val="de-DE"/>
        </w:rPr>
        <w:t>Ja, erstmal kurz zu mir: Ich bin in Berlin geboren und mit meinen Eltern mit 3 Jahren nach Köln gezogen und dann hier zur Grundschule gegangen. Während meiner Grundschulzeit, war ich dann mit meinen Eltern gemeinsam auf einer Tanzshow hier in Köln und hab an dem Abend die Faszination für mein erstes Hobby -Breakdance- entwickelt. Da war ich 7 oder 8 und hab das für 6 Jahre bis Anfang der Oberstufe gemacht, war da auch relativ erfolgreich, habe die Stadtmeisterschaft 2018 gewonnen und immer viel Spaß gehabt. Breakdance wurde dann zu Beginn der Oberstufe mit Turnen abgelöst, wo ich dann auch nochmal für ca. 3 Jahre ziemlich aktiv war und viele Wettkämpfe gemacht hab; so viel zu meinen Interessen außerhalb der Schule.</w:t>
      </w:r>
    </w:p>
    <w:p w14:paraId="1C8BE6CF" w14:textId="77777777" w:rsidR="008E3C5B" w:rsidRPr="008E3C5B" w:rsidRDefault="008E3C5B" w:rsidP="008E3C5B">
      <w:pPr>
        <w:rPr>
          <w:lang w:val="de-DE"/>
        </w:rPr>
      </w:pPr>
    </w:p>
    <w:p w14:paraId="3E225164" w14:textId="77777777" w:rsidR="008E3C5B" w:rsidRPr="008E3C5B" w:rsidRDefault="008E3C5B" w:rsidP="008E3C5B">
      <w:pPr>
        <w:rPr>
          <w:lang w:val="de-DE"/>
        </w:rPr>
      </w:pPr>
      <w:commentRangeStart w:id="0"/>
      <w:r w:rsidRPr="008E3C5B">
        <w:rPr>
          <w:lang w:val="de-DE"/>
        </w:rPr>
        <w:t xml:space="preserve">Je älter man wird, desto mehr wird die Frage relevant: "Irgendwann geht die Schulzeit zu Ende - Was mache ich danach?” Ich hab mir dann während der Oberstufe überlegt wo eigentlich meine Stärken und Interessen liegen und da ist mir </w:t>
      </w:r>
      <w:proofErr w:type="spellStart"/>
      <w:r w:rsidRPr="008E3C5B">
        <w:rPr>
          <w:lang w:val="de-DE"/>
        </w:rPr>
        <w:t>zb</w:t>
      </w:r>
      <w:proofErr w:type="spellEnd"/>
      <w:r w:rsidRPr="008E3C5B">
        <w:rPr>
          <w:lang w:val="de-DE"/>
        </w:rPr>
        <w:t xml:space="preserve"> in Mathe Deutsch und Englisch klar geworden, dass ich gute Fähigkeiten habe was analytische Fragestellung angeht und mir andererseits Kommunikation und der Austausch mit anderen Menschen Spaß macht. </w:t>
      </w:r>
      <w:commentRangeEnd w:id="0"/>
      <w:r w:rsidR="00D34BD7">
        <w:rPr>
          <w:rStyle w:val="CommentReference"/>
        </w:rPr>
        <w:commentReference w:id="0"/>
      </w:r>
      <w:r w:rsidRPr="008E3C5B">
        <w:rPr>
          <w:lang w:val="de-DE"/>
        </w:rPr>
        <w:t xml:space="preserve">Was die Interessenlage angeht, habe ich zum einen immer gerne “was mit Computern” gemacht und mich zum anderen, insbesondere durch </w:t>
      </w:r>
      <w:proofErr w:type="spellStart"/>
      <w:r w:rsidRPr="008E3C5B">
        <w:rPr>
          <w:lang w:val="de-DE"/>
        </w:rPr>
        <w:t>Youtube</w:t>
      </w:r>
      <w:proofErr w:type="spellEnd"/>
      <w:r w:rsidRPr="008E3C5B">
        <w:rPr>
          <w:lang w:val="de-DE"/>
        </w:rPr>
        <w:t>, Videos und Podcasts, immer mehr für wirtschaftliche Themen interessiert. Also war für mich bei der Überlegung welchen Karriereweg ich einschlagen möchte, klar, ich suche nach einem Berufsfeld, das analytische und kommunikative Aufgaben in einem wirtschaftlichen Kontext kombiniert. Idealerweise mit der Möglichkeit, sich auf digitale Themen zu spezialisieren.</w:t>
      </w:r>
    </w:p>
    <w:p w14:paraId="6B10D53A" w14:textId="77777777" w:rsidR="008E3C5B" w:rsidRPr="008E3C5B" w:rsidRDefault="008E3C5B" w:rsidP="008E3C5B">
      <w:pPr>
        <w:rPr>
          <w:lang w:val="de-DE"/>
        </w:rPr>
      </w:pPr>
    </w:p>
    <w:p w14:paraId="7FD0F499" w14:textId="77777777" w:rsidR="008E3C5B" w:rsidRPr="008E3C5B" w:rsidRDefault="008E3C5B" w:rsidP="008E3C5B">
      <w:pPr>
        <w:rPr>
          <w:lang w:val="de-DE"/>
        </w:rPr>
      </w:pPr>
      <w:r w:rsidRPr="008E3C5B">
        <w:rPr>
          <w:lang w:val="de-DE"/>
        </w:rPr>
        <w:t>Nach dem Austausch mit Freunden und Familie und weiterer Recherche im Internet bin ich dann auf die Consulting-Branche aufmerksam geworden und fand das eine sehr vielversprechende Möglichkeit, meine Fähigkeiten und Interessen in einem Karriereweg zu verwirklichen.</w:t>
      </w:r>
    </w:p>
    <w:p w14:paraId="0E448C65" w14:textId="77777777" w:rsidR="008E3C5B" w:rsidRPr="008E3C5B" w:rsidRDefault="008E3C5B" w:rsidP="008E3C5B">
      <w:pPr>
        <w:rPr>
          <w:lang w:val="de-DE"/>
        </w:rPr>
      </w:pPr>
    </w:p>
    <w:p w14:paraId="76CAA713" w14:textId="77777777" w:rsidR="008E3C5B" w:rsidRPr="008E3C5B" w:rsidRDefault="008E3C5B" w:rsidP="008E3C5B">
      <w:pPr>
        <w:rPr>
          <w:lang w:val="de-DE"/>
        </w:rPr>
      </w:pPr>
      <w:r w:rsidRPr="008E3C5B">
        <w:rPr>
          <w:lang w:val="de-DE"/>
        </w:rPr>
        <w:t xml:space="preserve">Damit war die Studienrichtung für mich mit BWL relativ klar und ich musste mir überlegen, wann und wo ich studiere. Mir war wichtig, dass die Uni, an der ich studiere, mich sehr gut und umfassend auf meinen Berufsweg in die/der?? Wirtschaft vorbereitet. Ich habe mir dann verschiedene Erfahrungsberichte und Uni-Rankings angesehen, um zu entscheiden, an welchen Universitäten man bestmöglich ausgebildet wird. Weil mir meine Heimatstadt Köln sehr ans Herz gewachsen ist und ich ein ausgesprochen gutes </w:t>
      </w:r>
      <w:proofErr w:type="spellStart"/>
      <w:r w:rsidRPr="008E3C5B">
        <w:rPr>
          <w:lang w:val="de-DE"/>
        </w:rPr>
        <w:t>Soziales</w:t>
      </w:r>
      <w:proofErr w:type="spellEnd"/>
      <w:r w:rsidRPr="008E3C5B">
        <w:rPr>
          <w:lang w:val="de-DE"/>
        </w:rPr>
        <w:t xml:space="preserve"> Umfeld hier habe </w:t>
      </w:r>
      <w:proofErr w:type="spellStart"/>
      <w:r w:rsidRPr="008E3C5B">
        <w:rPr>
          <w:lang w:val="de-DE"/>
        </w:rPr>
        <w:t>habe</w:t>
      </w:r>
      <w:proofErr w:type="spellEnd"/>
      <w:r w:rsidRPr="008E3C5B">
        <w:rPr>
          <w:lang w:val="de-DE"/>
        </w:rPr>
        <w:t xml:space="preserve"> ich mich sehr gefreut, dass sich die Universität zu Köln bei meiner Recherche als exzellente Uni herausgestellt hat und die Entscheidung in Köln zu bleiben war sehr schnell gefällt. </w:t>
      </w:r>
    </w:p>
    <w:p w14:paraId="5778806F" w14:textId="77777777" w:rsidR="008E3C5B" w:rsidRPr="008E3C5B" w:rsidRDefault="008E3C5B" w:rsidP="008E3C5B">
      <w:pPr>
        <w:rPr>
          <w:lang w:val="de-DE"/>
        </w:rPr>
      </w:pPr>
    </w:p>
    <w:p w14:paraId="797BDF73" w14:textId="207BD62C" w:rsidR="008E3C5B" w:rsidRPr="008E3C5B" w:rsidRDefault="008E3C5B" w:rsidP="008E3C5B">
      <w:pPr>
        <w:rPr>
          <w:lang w:val="de-DE"/>
        </w:rPr>
      </w:pPr>
      <w:r w:rsidRPr="008E3C5B">
        <w:rPr>
          <w:lang w:val="de-DE"/>
        </w:rPr>
        <w:t xml:space="preserve">Ich wollte aber bevor ich anfange zu studieren noch ein bisschen durch die Welt kommen und ein paar Urlaube machen und hab mich dann dazu entschieden erst ein Jahr nach meinem Abi anzufangen. Ich hab dann im Sommer nach dem Abi kurzfristig nach einem Job gesucht, um mir die geplanten Urlaube zu finanzieren und dabei bin ich dann zufälligerweise über einen Freund auf eine wider erwartend sehr spannende Möglichkeit gestoßen und zwar eine Reiseagentur hier in Köln - Kumara Fernreisen. Die Reiseagentur hatte vor Corona zwei gut laufende Büros in der Kölner Innenstadt und am Flughafen in Düsseldorf musste dann aber leider Pandemie Bedingt </w:t>
      </w:r>
      <w:r w:rsidRPr="008E3C5B">
        <w:rPr>
          <w:lang w:val="de-DE"/>
        </w:rPr>
        <w:lastRenderedPageBreak/>
        <w:t xml:space="preserve">das komplette Geschäft einstellen. Der Geschäftsführer hat dann nach Corona begonnen alleine aus einem wirklich Mini Büro </w:t>
      </w:r>
      <w:proofErr w:type="spellStart"/>
      <w:r w:rsidRPr="008E3C5B">
        <w:rPr>
          <w:lang w:val="de-DE"/>
        </w:rPr>
        <w:t>telefonsich</w:t>
      </w:r>
      <w:proofErr w:type="spellEnd"/>
      <w:r w:rsidRPr="008E3C5B">
        <w:rPr>
          <w:lang w:val="de-DE"/>
        </w:rPr>
        <w:t xml:space="preserve"> mit seinen Stammkunden das Geschäft wieder aufzubauen und war erstmal auf der Suche nach jemandem, der ihm eine Website designt und implementiert. Dafür hatte mich mein Freund dann an ihn vermittelt. Während der Arbeit an der Website sind dann relativ schnell verschiedene neue Aufgaben dazu gekommen zum einen habe ich dann klassische Reisebüro Aufgaben übernommen, also </w:t>
      </w:r>
      <w:proofErr w:type="spellStart"/>
      <w:r w:rsidRPr="008E3C5B">
        <w:rPr>
          <w:lang w:val="de-DE"/>
        </w:rPr>
        <w:t>zb</w:t>
      </w:r>
      <w:proofErr w:type="spellEnd"/>
      <w:r w:rsidRPr="008E3C5B">
        <w:rPr>
          <w:lang w:val="de-DE"/>
        </w:rPr>
        <w:t xml:space="preserve"> Flüge gebucht, Rechnung ausgestellt gemeinsam mit dem Geschäftsführer </w:t>
      </w:r>
      <w:proofErr w:type="spellStart"/>
      <w:r w:rsidRPr="008E3C5B">
        <w:rPr>
          <w:lang w:val="de-DE"/>
        </w:rPr>
        <w:t>angebote</w:t>
      </w:r>
      <w:proofErr w:type="spellEnd"/>
      <w:r w:rsidRPr="008E3C5B">
        <w:rPr>
          <w:lang w:val="de-DE"/>
        </w:rPr>
        <w:t xml:space="preserve"> zusammengestellt, mit den Kunden per Mail und Telefon kommuniziert usw. zum anderen konnte ich nach Fertigstellung der Website viele weitere spannende Aufgaben zur Weiterentwicklung des Geschäfts übernehmen und hab </w:t>
      </w:r>
      <w:proofErr w:type="spellStart"/>
      <w:r w:rsidRPr="008E3C5B">
        <w:rPr>
          <w:lang w:val="de-DE"/>
        </w:rPr>
        <w:t>zb</w:t>
      </w:r>
      <w:proofErr w:type="spellEnd"/>
      <w:r w:rsidRPr="008E3C5B">
        <w:rPr>
          <w:lang w:val="de-DE"/>
        </w:rPr>
        <w:t xml:space="preserve"> an der Ausarbeitung eines Business Plans mitgearbeitet, habe die Bewerberauswahl für Vorstellungsgespräche getroffen und den Umzug in ein größeres Büro im Maritim Hotel Organisiert und Umgesetzt. Ich konnte also wirklich sehr </w:t>
      </w:r>
      <w:proofErr w:type="spellStart"/>
      <w:r w:rsidRPr="008E3C5B">
        <w:rPr>
          <w:lang w:val="de-DE"/>
        </w:rPr>
        <w:t>spannede</w:t>
      </w:r>
      <w:proofErr w:type="spellEnd"/>
      <w:r w:rsidRPr="008E3C5B">
        <w:rPr>
          <w:lang w:val="de-DE"/>
        </w:rPr>
        <w:t xml:space="preserve"> Erfahrung sammeln und viel </w:t>
      </w:r>
      <w:proofErr w:type="spellStart"/>
      <w:r w:rsidRPr="008E3C5B">
        <w:rPr>
          <w:lang w:val="de-DE"/>
        </w:rPr>
        <w:t>eigenverantwortung</w:t>
      </w:r>
      <w:proofErr w:type="spellEnd"/>
      <w:r w:rsidRPr="008E3C5B">
        <w:rPr>
          <w:lang w:val="de-DE"/>
        </w:rPr>
        <w:t xml:space="preserve"> in den 8 Monaten bei Kumara Fernreisen übernehmen. </w:t>
      </w:r>
    </w:p>
    <w:p w14:paraId="203831F2" w14:textId="77777777" w:rsidR="008E3C5B" w:rsidRPr="008E3C5B" w:rsidRDefault="008E3C5B" w:rsidP="008E3C5B">
      <w:pPr>
        <w:rPr>
          <w:lang w:val="de-DE"/>
        </w:rPr>
      </w:pPr>
    </w:p>
    <w:p w14:paraId="05D6ED9E" w14:textId="77777777" w:rsidR="00D34BD7" w:rsidRDefault="008E3C5B" w:rsidP="008E3C5B">
      <w:pPr>
        <w:rPr>
          <w:ins w:id="1" w:author="Jonas Stegh" w:date="2024-02-26T21:27:00Z"/>
          <w:lang w:val="de-DE"/>
        </w:rPr>
      </w:pPr>
      <w:r w:rsidRPr="008E3C5B">
        <w:rPr>
          <w:lang w:val="de-DE"/>
        </w:rPr>
        <w:t xml:space="preserve">Danach war ich dann im März einen Monat in Thailand und während meiner Reise ist mir die Idee für ein kleines Projekt gekommen, was ich in der Zeit danach bis zum Studienbeginn umgesetzt hab. Und zwar ist mir auf der Reise aufgefallen, dass es keine App gibt um sich mit anderen Reisenden vor Ort zu vernetzen und auszutauschen. Und an so einer App habe ich dann bis zu Beginn meines Studiums viel gearbeitet, bin aber leider nur zu 60/70 Prozent fertig geworden </w:t>
      </w:r>
      <w:del w:id="2" w:author="Jonas Stegh" w:date="2024-02-26T21:26:00Z">
        <w:r w:rsidRPr="008E3C5B" w:rsidDel="00D34BD7">
          <w:rPr>
            <w:lang w:val="de-DE"/>
          </w:rPr>
          <w:delText xml:space="preserve">und musste das zu Studienbeginn aus Zeitgründen erstmal pausieren. Parallel habe ich dann nochmal nach einer flexibleren Möglichkeit gesucht, um Geld für den Surfurlaub im Sommer zu verdienen und bin da online auf den Job als Promoter gestoßen was mich direkt angesprochen hat, weil die Aufgabe im Team Proaktiv auf potenzielle Kunden zuzugehen sich für mich sehr spannend angehört hat. </w:delText>
        </w:r>
      </w:del>
    </w:p>
    <w:p w14:paraId="26E0CB6F" w14:textId="3114CBB0" w:rsidR="008E3C5B" w:rsidRPr="008E3C5B" w:rsidRDefault="008E3C5B" w:rsidP="008E3C5B">
      <w:pPr>
        <w:rPr>
          <w:lang w:val="de-DE"/>
        </w:rPr>
      </w:pPr>
      <w:r w:rsidRPr="008E3C5B">
        <w:rPr>
          <w:lang w:val="de-DE"/>
        </w:rPr>
        <w:t xml:space="preserve">Das hat dann auch echt Spaß gemacht, da war ich immer für zwei unterschiedliche Unternehmen im Einsatz einmal Rewe und einmal Stada. ??Tätigkeit genauer erläutern gerade in Bezug auf Handel und Konsumgüter </w:t>
      </w:r>
      <w:proofErr w:type="spellStart"/>
      <w:r w:rsidRPr="008E3C5B">
        <w:rPr>
          <w:lang w:val="de-DE"/>
        </w:rPr>
        <w:t>branche</w:t>
      </w:r>
      <w:proofErr w:type="spellEnd"/>
      <w:r w:rsidRPr="008E3C5B">
        <w:rPr>
          <w:lang w:val="de-DE"/>
        </w:rPr>
        <w:t>???</w:t>
      </w:r>
    </w:p>
    <w:p w14:paraId="18E935D9" w14:textId="77777777" w:rsidR="008E3C5B" w:rsidRPr="008E3C5B" w:rsidRDefault="008E3C5B" w:rsidP="008E3C5B">
      <w:pPr>
        <w:rPr>
          <w:lang w:val="de-DE"/>
        </w:rPr>
      </w:pPr>
    </w:p>
    <w:p w14:paraId="2F1C03B4" w14:textId="45C3751D" w:rsidR="008E3C5B" w:rsidRDefault="008E3C5B" w:rsidP="008E3C5B">
      <w:pPr>
        <w:rPr>
          <w:lang w:val="de-DE"/>
        </w:rPr>
      </w:pPr>
      <w:commentRangeStart w:id="3"/>
      <w:r w:rsidRPr="008E3C5B">
        <w:rPr>
          <w:lang w:val="de-DE"/>
        </w:rPr>
        <w:t>Ja und im Oktober habe ich dann angefangen zu studieren und hab mich jetzt während dem ersten Semester erstmal auf meine universitären Leistungen fokussiert, war bei einem Karriere Event für Consulting bei uns an der Uni um da schonmal nähere Einblicke zu bekommen und freue mich jetzt nach dem zweiten Semester hoffentlich die Möglichkeit zu bekommen Einblicke in die Beratung bei euch zu erhalten.</w:t>
      </w:r>
      <w:commentRangeEnd w:id="3"/>
      <w:r w:rsidR="00D34BD7">
        <w:rPr>
          <w:rStyle w:val="CommentReference"/>
        </w:rPr>
        <w:commentReference w:id="3"/>
      </w:r>
    </w:p>
    <w:p w14:paraId="7A057BD1" w14:textId="77777777" w:rsidR="008E3C5B" w:rsidRDefault="008E3C5B" w:rsidP="008E3C5B">
      <w:pPr>
        <w:rPr>
          <w:lang w:val="de-DE"/>
        </w:rPr>
      </w:pPr>
    </w:p>
    <w:p w14:paraId="57E8B618" w14:textId="77777777" w:rsidR="00833E67" w:rsidRDefault="00833E67" w:rsidP="008E3C5B">
      <w:pPr>
        <w:rPr>
          <w:lang w:val="de-DE"/>
        </w:rPr>
      </w:pPr>
    </w:p>
    <w:p w14:paraId="7F0590A7" w14:textId="77777777" w:rsidR="00833E67" w:rsidRDefault="00833E67" w:rsidP="008E3C5B">
      <w:pPr>
        <w:rPr>
          <w:lang w:val="de-DE"/>
        </w:rPr>
      </w:pPr>
    </w:p>
    <w:p w14:paraId="62B044D8" w14:textId="77777777" w:rsidR="00833E67" w:rsidRDefault="00833E67" w:rsidP="008E3C5B">
      <w:pPr>
        <w:rPr>
          <w:lang w:val="de-DE"/>
        </w:rPr>
      </w:pPr>
    </w:p>
    <w:p w14:paraId="0E972009" w14:textId="77777777" w:rsidR="00833E67" w:rsidRDefault="00833E67" w:rsidP="008E3C5B">
      <w:pPr>
        <w:rPr>
          <w:lang w:val="de-DE"/>
        </w:rPr>
      </w:pPr>
    </w:p>
    <w:p w14:paraId="6B319A1E" w14:textId="77777777" w:rsidR="00833E67" w:rsidRDefault="00833E67" w:rsidP="008E3C5B">
      <w:pPr>
        <w:rPr>
          <w:lang w:val="de-DE"/>
        </w:rPr>
      </w:pPr>
    </w:p>
    <w:p w14:paraId="36FB2EDA" w14:textId="77777777" w:rsidR="00833E67" w:rsidRDefault="00833E67" w:rsidP="008E3C5B">
      <w:pPr>
        <w:rPr>
          <w:lang w:val="de-DE"/>
        </w:rPr>
      </w:pPr>
    </w:p>
    <w:p w14:paraId="390492C9" w14:textId="77777777" w:rsidR="00833E67" w:rsidRDefault="00833E67" w:rsidP="008E3C5B">
      <w:pPr>
        <w:rPr>
          <w:lang w:val="de-DE"/>
        </w:rPr>
      </w:pPr>
    </w:p>
    <w:p w14:paraId="44BDC4A6" w14:textId="77777777" w:rsidR="00833E67" w:rsidRDefault="00833E67" w:rsidP="00833E67">
      <w:pPr>
        <w:rPr>
          <w:lang w:val="de-DE"/>
        </w:rPr>
      </w:pPr>
    </w:p>
    <w:p w14:paraId="40C98AC0" w14:textId="5205D4B3" w:rsidR="00833E67" w:rsidRPr="00833E67" w:rsidRDefault="00833E67" w:rsidP="00833E67">
      <w:pPr>
        <w:rPr>
          <w:lang w:val="de-DE"/>
        </w:rPr>
      </w:pPr>
      <w:r w:rsidRPr="00833E67">
        <w:rPr>
          <w:u w:val="single"/>
          <w:lang w:val="de-DE"/>
        </w:rPr>
        <w:t>Personal Fit Fragen</w:t>
      </w:r>
    </w:p>
    <w:p w14:paraId="0EDCAC9D" w14:textId="77777777" w:rsidR="00833E67" w:rsidRPr="00833E67" w:rsidRDefault="00833E67" w:rsidP="00833E67">
      <w:pPr>
        <w:numPr>
          <w:ilvl w:val="0"/>
          <w:numId w:val="1"/>
        </w:numPr>
        <w:rPr>
          <w:lang w:val="de-DE"/>
        </w:rPr>
      </w:pPr>
      <w:r w:rsidRPr="00833E67">
        <w:rPr>
          <w:lang w:val="de-DE"/>
        </w:rPr>
        <w:t xml:space="preserve">Wie bist du auf </w:t>
      </w:r>
      <w:proofErr w:type="spellStart"/>
      <w:r w:rsidRPr="00833E67">
        <w:rPr>
          <w:lang w:val="de-DE"/>
        </w:rPr>
        <w:t>Safaric</w:t>
      </w:r>
      <w:proofErr w:type="spellEnd"/>
      <w:r w:rsidRPr="00833E67">
        <w:rPr>
          <w:lang w:val="de-DE"/>
        </w:rPr>
        <w:t xml:space="preserve"> Consulting aufmerksam geworden?</w:t>
      </w:r>
    </w:p>
    <w:p w14:paraId="42D6B3BD" w14:textId="77777777" w:rsidR="00833E67" w:rsidRPr="00833E67" w:rsidRDefault="00833E67" w:rsidP="00833E67">
      <w:pPr>
        <w:numPr>
          <w:ilvl w:val="1"/>
          <w:numId w:val="1"/>
        </w:numPr>
        <w:rPr>
          <w:lang w:val="de-DE"/>
        </w:rPr>
      </w:pPr>
      <w:r w:rsidRPr="00833E67">
        <w:rPr>
          <w:lang w:val="de-DE"/>
        </w:rPr>
        <w:t xml:space="preserve">Während meinem ersten Semester habe ich mich mit meinem Kommilitonen Dorian Hofmann ausgetauscht, der mir sehr positiv von seinem Praktikum bei </w:t>
      </w:r>
      <w:proofErr w:type="spellStart"/>
      <w:r w:rsidRPr="00833E67">
        <w:rPr>
          <w:lang w:val="de-DE"/>
        </w:rPr>
        <w:t>Safaric</w:t>
      </w:r>
      <w:proofErr w:type="spellEnd"/>
      <w:r w:rsidRPr="00833E67">
        <w:rPr>
          <w:lang w:val="de-DE"/>
        </w:rPr>
        <w:t xml:space="preserve"> Consulting/Ihnen/Euch berichtet hat.</w:t>
      </w:r>
    </w:p>
    <w:p w14:paraId="41BA360C" w14:textId="77777777" w:rsidR="00833E67" w:rsidRPr="00833E67" w:rsidRDefault="00833E67" w:rsidP="00833E67">
      <w:pPr>
        <w:numPr>
          <w:ilvl w:val="1"/>
          <w:numId w:val="1"/>
        </w:numPr>
        <w:rPr>
          <w:lang w:val="de-DE"/>
        </w:rPr>
      </w:pPr>
      <w:r w:rsidRPr="00833E67">
        <w:rPr>
          <w:lang w:val="de-DE"/>
        </w:rPr>
        <w:t>Was mir da von seinen Erfahrungen besonders gut zugesagt hat was mir Sehr gute Teamdynamik und ausgesprochen freundliche Kollegen, die Möglichkeit in kurzer Zeit enorm viel zu lernen</w:t>
      </w:r>
    </w:p>
    <w:p w14:paraId="1FB842C7" w14:textId="77777777" w:rsidR="00833E67" w:rsidRPr="00833E67" w:rsidRDefault="00833E67" w:rsidP="00833E67">
      <w:pPr>
        <w:numPr>
          <w:ilvl w:val="0"/>
          <w:numId w:val="1"/>
        </w:numPr>
        <w:rPr>
          <w:lang w:val="de-DE"/>
        </w:rPr>
      </w:pPr>
      <w:r w:rsidRPr="00833E67">
        <w:rPr>
          <w:lang w:val="de-DE"/>
        </w:rPr>
        <w:t xml:space="preserve">Wie viel Zeit verbringst du in Excel/PP/Word/OneNote </w:t>
      </w:r>
      <w:proofErr w:type="spellStart"/>
      <w:r w:rsidRPr="00833E67">
        <w:rPr>
          <w:lang w:val="de-DE"/>
        </w:rPr>
        <w:t>etc</w:t>
      </w:r>
      <w:proofErr w:type="spellEnd"/>
      <w:r w:rsidRPr="00833E67">
        <w:rPr>
          <w:lang w:val="de-DE"/>
        </w:rPr>
        <w:t xml:space="preserve"> in Prozent?</w:t>
      </w:r>
    </w:p>
    <w:p w14:paraId="7AE68CA7" w14:textId="77777777" w:rsidR="00833E67" w:rsidRPr="00833E67" w:rsidRDefault="00833E67" w:rsidP="00833E67">
      <w:pPr>
        <w:numPr>
          <w:ilvl w:val="1"/>
          <w:numId w:val="1"/>
        </w:numPr>
        <w:rPr>
          <w:lang w:val="de-DE"/>
        </w:rPr>
      </w:pPr>
      <w:r w:rsidRPr="00833E67">
        <w:rPr>
          <w:lang w:val="de-DE"/>
        </w:rPr>
        <w:t xml:space="preserve">Da benutze ich aktuell insbesondere zwei Programme sehr intensiv. Zum einen </w:t>
      </w:r>
      <w:proofErr w:type="spellStart"/>
      <w:r w:rsidRPr="00833E67">
        <w:rPr>
          <w:lang w:val="de-DE"/>
        </w:rPr>
        <w:t>Notability</w:t>
      </w:r>
      <w:proofErr w:type="spellEnd"/>
      <w:r w:rsidRPr="00833E67">
        <w:rPr>
          <w:lang w:val="de-DE"/>
        </w:rPr>
        <w:t xml:space="preserve"> am iPad, das ist vergleichbar mit OneNote und zum anderen Word bzw. Google Docs je nach Situation</w:t>
      </w:r>
    </w:p>
    <w:p w14:paraId="79AEE3FE" w14:textId="77777777" w:rsidR="00833E67" w:rsidRPr="00833E67" w:rsidRDefault="00833E67" w:rsidP="00833E67">
      <w:pPr>
        <w:numPr>
          <w:ilvl w:val="1"/>
          <w:numId w:val="1"/>
        </w:numPr>
        <w:rPr>
          <w:lang w:val="de-DE"/>
        </w:rPr>
      </w:pPr>
      <w:proofErr w:type="spellStart"/>
      <w:r w:rsidRPr="00833E67">
        <w:rPr>
          <w:lang w:val="de-DE"/>
        </w:rPr>
        <w:t>Notability</w:t>
      </w:r>
      <w:proofErr w:type="spellEnd"/>
      <w:r w:rsidRPr="00833E67">
        <w:rPr>
          <w:lang w:val="de-DE"/>
        </w:rPr>
        <w:t xml:space="preserve"> benutze ich für meinen Uni Alltag, dementsprechend sind das aktuell sicherlich mindestens 6-8 Stunden am Tag</w:t>
      </w:r>
    </w:p>
    <w:p w14:paraId="456D74E5" w14:textId="77777777" w:rsidR="00833E67" w:rsidRPr="00833E67" w:rsidRDefault="00833E67" w:rsidP="00833E67">
      <w:pPr>
        <w:numPr>
          <w:ilvl w:val="1"/>
          <w:numId w:val="1"/>
        </w:numPr>
        <w:rPr>
          <w:lang w:val="de-DE"/>
        </w:rPr>
      </w:pPr>
      <w:r w:rsidRPr="00833E67">
        <w:rPr>
          <w:lang w:val="de-DE"/>
        </w:rPr>
        <w:t>Für alle weiteren Notizen bzw. Dokumente, die strukturierter und übersichtlicher sein müssen, nutze ich Word oder Google Docs. Da würde ich sagen, dass ich im Schnitt alle 2-3 Tage ca. zwei Stunden für verwende, also durchschnittlich 1 Stunde am Tag</w:t>
      </w:r>
    </w:p>
    <w:p w14:paraId="132A4525" w14:textId="77777777" w:rsidR="00833E67" w:rsidRPr="00833E67" w:rsidRDefault="00833E67" w:rsidP="00833E67">
      <w:pPr>
        <w:numPr>
          <w:ilvl w:val="1"/>
          <w:numId w:val="1"/>
        </w:numPr>
        <w:rPr>
          <w:lang w:val="de-DE"/>
        </w:rPr>
      </w:pPr>
      <w:r w:rsidRPr="00833E67">
        <w:rPr>
          <w:lang w:val="de-DE"/>
        </w:rPr>
        <w:t xml:space="preserve">Also 6-8 Stunden </w:t>
      </w:r>
      <w:proofErr w:type="spellStart"/>
      <w:r w:rsidRPr="00833E67">
        <w:rPr>
          <w:lang w:val="de-DE"/>
        </w:rPr>
        <w:t>Notability</w:t>
      </w:r>
      <w:proofErr w:type="spellEnd"/>
      <w:r w:rsidRPr="00833E67">
        <w:rPr>
          <w:lang w:val="de-DE"/>
        </w:rPr>
        <w:t xml:space="preserve"> und 1 Stunde Word am Tag ergibt grob ein durschnitt von 8 Stunden ca. also würde ich sagen insgesamt verbringe ich 30-35% meiner Zeit in den genannten Programmen</w:t>
      </w:r>
    </w:p>
    <w:p w14:paraId="57AB48A6" w14:textId="77777777" w:rsidR="00833E67" w:rsidRPr="00833E67" w:rsidRDefault="00833E67" w:rsidP="00833E67">
      <w:pPr>
        <w:numPr>
          <w:ilvl w:val="0"/>
          <w:numId w:val="1"/>
        </w:numPr>
        <w:rPr>
          <w:lang w:val="de-DE"/>
        </w:rPr>
      </w:pPr>
      <w:r w:rsidRPr="00833E67">
        <w:rPr>
          <w:lang w:val="de-DE"/>
        </w:rPr>
        <w:t>Sind dir die Arbeitszeiten im Consulting bekannt?</w:t>
      </w:r>
    </w:p>
    <w:p w14:paraId="610EE896" w14:textId="77777777" w:rsidR="00833E67" w:rsidRPr="00833E67" w:rsidRDefault="00833E67" w:rsidP="00833E67">
      <w:pPr>
        <w:numPr>
          <w:ilvl w:val="1"/>
          <w:numId w:val="1"/>
        </w:numPr>
        <w:rPr>
          <w:lang w:val="de-DE"/>
        </w:rPr>
      </w:pPr>
      <w:r w:rsidRPr="00833E67">
        <w:rPr>
          <w:lang w:val="de-DE"/>
        </w:rPr>
        <w:t xml:space="preserve">Ja, das habe ich jetzt schon von mehreren Seiten mitbekommen, dass der typische Berateralltag kein klassisches 9 </w:t>
      </w:r>
      <w:proofErr w:type="spellStart"/>
      <w:r w:rsidRPr="00833E67">
        <w:rPr>
          <w:lang w:val="de-DE"/>
        </w:rPr>
        <w:t>to</w:t>
      </w:r>
      <w:proofErr w:type="spellEnd"/>
      <w:r w:rsidRPr="00833E67">
        <w:rPr>
          <w:lang w:val="de-DE"/>
        </w:rPr>
        <w:t xml:space="preserve"> 5 umfasst</w:t>
      </w:r>
    </w:p>
    <w:p w14:paraId="13FDABFF" w14:textId="77777777" w:rsidR="00833E67" w:rsidRPr="00833E67" w:rsidRDefault="00833E67" w:rsidP="00833E67">
      <w:pPr>
        <w:numPr>
          <w:ilvl w:val="1"/>
          <w:numId w:val="1"/>
        </w:numPr>
        <w:rPr>
          <w:lang w:val="de-DE"/>
        </w:rPr>
      </w:pPr>
      <w:r w:rsidRPr="00833E67">
        <w:rPr>
          <w:lang w:val="de-DE"/>
        </w:rPr>
        <w:t>Ich denke, die langen Arbeitszeiten sind bei den wirklich anspruchsvollen Projekten, an denen man als Berater arbeitet, die ja auch immer höchste Relevanz für den jeweiligen Kunden haben, notwendig und gerechtfertigt, um wirklich nachhaltig erfolgreiche Lösungen zu entwickeln</w:t>
      </w:r>
    </w:p>
    <w:p w14:paraId="05BBFF87" w14:textId="77777777" w:rsidR="00833E67" w:rsidRPr="00833E67" w:rsidRDefault="00833E67" w:rsidP="00833E67">
      <w:pPr>
        <w:numPr>
          <w:ilvl w:val="1"/>
          <w:numId w:val="1"/>
        </w:numPr>
        <w:rPr>
          <w:lang w:val="de-DE"/>
        </w:rPr>
      </w:pPr>
      <w:r w:rsidRPr="00833E67">
        <w:rPr>
          <w:lang w:val="de-DE"/>
        </w:rPr>
        <w:t>Ich persönlich sehe das als Möglichkeit, mich in einer Geschwindigkeit wie wahrscheinlich sonst fast nirgends weiterzuentwickeln und viel Neues zu lernen und freue mich darauf komplett in den Berater Alltag einzutauchen inkl. der anspruchsvollen Arbeitszeiten</w:t>
      </w:r>
    </w:p>
    <w:p w14:paraId="18467FC3" w14:textId="77777777" w:rsidR="00833E67" w:rsidRPr="00833E67" w:rsidRDefault="00833E67" w:rsidP="00833E67">
      <w:pPr>
        <w:numPr>
          <w:ilvl w:val="0"/>
          <w:numId w:val="1"/>
        </w:numPr>
        <w:rPr>
          <w:lang w:val="de-DE"/>
        </w:rPr>
      </w:pPr>
      <w:r w:rsidRPr="00833E67">
        <w:rPr>
          <w:lang w:val="de-DE"/>
        </w:rPr>
        <w:t>Warum Consulting?</w:t>
      </w:r>
    </w:p>
    <w:p w14:paraId="12B6F737" w14:textId="2F95F76B" w:rsidR="00833E67" w:rsidRPr="00833E67" w:rsidRDefault="00833E67" w:rsidP="00833E67">
      <w:pPr>
        <w:numPr>
          <w:ilvl w:val="1"/>
          <w:numId w:val="1"/>
        </w:numPr>
        <w:rPr>
          <w:lang w:val="de-DE"/>
        </w:rPr>
      </w:pPr>
      <w:r w:rsidRPr="00833E67">
        <w:rPr>
          <w:lang w:val="de-DE"/>
        </w:rPr>
        <w:br/>
      </w:r>
      <w:r w:rsidRPr="00833E67">
        <w:rPr>
          <w:lang w:val="de-DE"/>
        </w:rPr>
        <w:br/>
      </w:r>
      <w:r w:rsidRPr="00833E67">
        <w:rPr>
          <w:lang w:val="de-DE"/>
        </w:rPr>
        <w:br/>
      </w:r>
      <w:r w:rsidRPr="00833E67">
        <w:rPr>
          <w:lang w:val="de-DE"/>
        </w:rPr>
        <w:br/>
      </w:r>
      <w:r w:rsidRPr="00833E67">
        <w:rPr>
          <w:lang w:val="de-DE"/>
        </w:rPr>
        <w:br/>
      </w:r>
      <w:r w:rsidRPr="00833E67">
        <w:rPr>
          <w:lang w:val="de-DE"/>
        </w:rPr>
        <w:br/>
      </w:r>
      <w:r w:rsidRPr="00833E67">
        <w:rPr>
          <w:lang w:val="de-DE"/>
        </w:rPr>
        <w:lastRenderedPageBreak/>
        <w:br/>
      </w:r>
    </w:p>
    <w:p w14:paraId="1036BB25" w14:textId="405B1E55" w:rsidR="00833E67" w:rsidRPr="00833E67" w:rsidRDefault="00833E67" w:rsidP="00833E67">
      <w:pPr>
        <w:numPr>
          <w:ilvl w:val="0"/>
          <w:numId w:val="2"/>
        </w:numPr>
        <w:rPr>
          <w:lang w:val="de-DE"/>
        </w:rPr>
      </w:pPr>
      <w:r w:rsidRPr="00833E67">
        <w:rPr>
          <w:lang w:val="de-DE"/>
        </w:rPr>
        <w:t xml:space="preserve">Warum </w:t>
      </w:r>
      <w:proofErr w:type="spellStart"/>
      <w:r w:rsidRPr="00833E67">
        <w:rPr>
          <w:lang w:val="de-DE"/>
        </w:rPr>
        <w:t>Safaric</w:t>
      </w:r>
      <w:proofErr w:type="spellEnd"/>
      <w:r w:rsidRPr="00833E67">
        <w:rPr>
          <w:lang w:val="de-DE"/>
        </w:rPr>
        <w:t>?</w:t>
      </w:r>
    </w:p>
    <w:p w14:paraId="1EB63CD5" w14:textId="77777777" w:rsidR="00833E67" w:rsidRPr="00833E67" w:rsidRDefault="00833E67" w:rsidP="00833E67">
      <w:pPr>
        <w:numPr>
          <w:ilvl w:val="1"/>
          <w:numId w:val="2"/>
        </w:numPr>
        <w:rPr>
          <w:lang w:val="de-DE"/>
        </w:rPr>
      </w:pPr>
      <w:r w:rsidRPr="00833E67">
        <w:rPr>
          <w:lang w:val="de-DE"/>
        </w:rPr>
        <w:t>Nachdem für mich klar war, dass ich nach meinem zweiten Semester Praxiserfahrung in der Beratung sammeln will habe ich begonnen nach Möglichkeiten zu recherchieren</w:t>
      </w:r>
    </w:p>
    <w:p w14:paraId="5048684E" w14:textId="77777777" w:rsidR="00833E67" w:rsidRPr="00833E67" w:rsidRDefault="00833E67" w:rsidP="00833E67">
      <w:pPr>
        <w:numPr>
          <w:ilvl w:val="1"/>
          <w:numId w:val="2"/>
        </w:numPr>
        <w:rPr>
          <w:lang w:val="de-DE"/>
        </w:rPr>
      </w:pPr>
      <w:r w:rsidRPr="00833E67">
        <w:rPr>
          <w:lang w:val="de-DE"/>
        </w:rPr>
        <w:t xml:space="preserve">Dann habe ich mich ca. 1-2 Wochen ein bisschen umgeschaut und dann mit Dorian unterhalten und seine ausgesprochen positiven Erfahrungen haben mich überzeugt, dass </w:t>
      </w:r>
      <w:proofErr w:type="spellStart"/>
      <w:r w:rsidRPr="00833E67">
        <w:rPr>
          <w:lang w:val="de-DE"/>
        </w:rPr>
        <w:t>Safaric</w:t>
      </w:r>
      <w:proofErr w:type="spellEnd"/>
      <w:r w:rsidRPr="00833E67">
        <w:rPr>
          <w:lang w:val="de-DE"/>
        </w:rPr>
        <w:t xml:space="preserve"> die perfekte Möglichkeit bietet um die Beratungsbranche kennenzulernen und Praxiserfahrung zu sammeln.</w:t>
      </w:r>
    </w:p>
    <w:p w14:paraId="04D669A2" w14:textId="77777777" w:rsidR="00833E67" w:rsidRPr="00833E67" w:rsidRDefault="00833E67" w:rsidP="00833E67">
      <w:pPr>
        <w:numPr>
          <w:ilvl w:val="1"/>
          <w:numId w:val="2"/>
        </w:numPr>
        <w:rPr>
          <w:lang w:val="de-DE"/>
        </w:rPr>
      </w:pPr>
      <w:r w:rsidRPr="00833E67">
        <w:rPr>
          <w:lang w:val="de-DE"/>
        </w:rPr>
        <w:t xml:space="preserve">Im Anschluss habe ich mich dann noch auf eurer Website genauer über </w:t>
      </w:r>
      <w:proofErr w:type="spellStart"/>
      <w:r w:rsidRPr="00833E67">
        <w:rPr>
          <w:lang w:val="de-DE"/>
        </w:rPr>
        <w:t>Safaric</w:t>
      </w:r>
      <w:proofErr w:type="spellEnd"/>
      <w:r w:rsidRPr="00833E67">
        <w:rPr>
          <w:lang w:val="de-DE"/>
        </w:rPr>
        <w:t xml:space="preserve"> informiert und mehr über eure Spezialisierung auf die Handelsbranche und Konsumgüterindustrie erfahren. Diese Branchen finde ich grundsätzlich sehr spannend weil, sie das tägliche Leben der Verbraucher so unmittelbar und direkt beeinflusst und die Industrien sehr dynamisch und durch ständige Veränderung </w:t>
      </w:r>
      <w:proofErr w:type="spellStart"/>
      <w:r w:rsidRPr="00833E67">
        <w:rPr>
          <w:lang w:val="de-DE"/>
        </w:rPr>
        <w:t>bspw</w:t>
      </w:r>
      <w:proofErr w:type="spellEnd"/>
      <w:r w:rsidRPr="00833E67">
        <w:rPr>
          <w:lang w:val="de-DE"/>
        </w:rPr>
        <w:t xml:space="preserve"> in Form von veränderten Verbraucherpräferenz oder neue Technologien beeinflusst werden</w:t>
      </w:r>
    </w:p>
    <w:p w14:paraId="309F118B" w14:textId="77777777" w:rsidR="00833E67" w:rsidRPr="00833E67" w:rsidRDefault="00833E67" w:rsidP="00833E67">
      <w:pPr>
        <w:numPr>
          <w:ilvl w:val="1"/>
          <w:numId w:val="2"/>
        </w:numPr>
        <w:rPr>
          <w:lang w:val="de-DE"/>
        </w:rPr>
      </w:pPr>
      <w:r w:rsidRPr="00833E67">
        <w:rPr>
          <w:lang w:val="de-DE"/>
        </w:rPr>
        <w:t>Dabei finde ich insbesondere den Fokus auf Digitalisierung sehr spannend, weil für mich digitale Themen und Technologien schon immer ein großes Faszinations- und Interessengebiet waren</w:t>
      </w:r>
    </w:p>
    <w:p w14:paraId="6170C2FB" w14:textId="77777777" w:rsidR="00833E67" w:rsidRPr="00833E67" w:rsidRDefault="00833E67" w:rsidP="00833E67">
      <w:pPr>
        <w:numPr>
          <w:ilvl w:val="0"/>
          <w:numId w:val="2"/>
        </w:numPr>
        <w:rPr>
          <w:lang w:val="de-DE"/>
        </w:rPr>
      </w:pPr>
      <w:r w:rsidRPr="00833E67">
        <w:rPr>
          <w:lang w:val="de-DE"/>
        </w:rPr>
        <w:t>Welche Aufgaben erwartest du, was erwartest du im Praktikum?</w:t>
      </w:r>
    </w:p>
    <w:p w14:paraId="3DF50DF2" w14:textId="77777777" w:rsidR="00833E67" w:rsidRPr="00833E67" w:rsidRDefault="00833E67" w:rsidP="00833E67">
      <w:pPr>
        <w:numPr>
          <w:ilvl w:val="1"/>
          <w:numId w:val="2"/>
        </w:numPr>
        <w:rPr>
          <w:lang w:val="de-DE"/>
        </w:rPr>
      </w:pPr>
      <w:r w:rsidRPr="00833E67">
        <w:rPr>
          <w:lang w:val="de-DE"/>
        </w:rPr>
        <w:t xml:space="preserve">Ich könnte mir vorstellen, dass ich Aufgaben übernehme wie </w:t>
      </w:r>
      <w:proofErr w:type="spellStart"/>
      <w:r w:rsidRPr="00833E67">
        <w:rPr>
          <w:lang w:val="de-DE"/>
        </w:rPr>
        <w:t>zb</w:t>
      </w:r>
      <w:proofErr w:type="spellEnd"/>
      <w:r w:rsidRPr="00833E67">
        <w:rPr>
          <w:lang w:val="de-DE"/>
        </w:rPr>
        <w:t xml:space="preserve"> die Mitarbeit an den Präsentationen, die beim Kunden gehalten werden, dann vielleicht eigene Recherche und Analyse zu verschiedenen Themengebieten und das Ausarbeiten von ersten eigenen Ideen zur Unterstützung bei der Entwicklung von Lösungsstrategien für den Kunden. Ansonsten auch die Unterstützung bei der Planung von internen Meetings und Projekten. Das wären Aufgaben, die ich im Praktikum erwarten würde, ich freue mich natürlich darüber, wenn sie mir vielleicht noch ein bisschen mehr über die konkreten Aufgabenfelder erzählen können, das fände ich auf jeden Fall sehr spannend.</w:t>
      </w:r>
    </w:p>
    <w:p w14:paraId="7D24D2EE" w14:textId="77777777" w:rsidR="00833E67" w:rsidRDefault="00833E67" w:rsidP="00833E67">
      <w:pPr>
        <w:numPr>
          <w:ilvl w:val="0"/>
          <w:numId w:val="2"/>
        </w:numPr>
        <w:rPr>
          <w:lang w:val="de-DE"/>
        </w:rPr>
      </w:pPr>
      <w:r w:rsidRPr="00833E67">
        <w:rPr>
          <w:lang w:val="de-DE"/>
        </w:rPr>
        <w:t>Was willst du im Praktikum lernen?</w:t>
      </w:r>
    </w:p>
    <w:p w14:paraId="68E57748" w14:textId="77777777" w:rsidR="00833E67" w:rsidRPr="00833E67" w:rsidRDefault="00833E67" w:rsidP="00833E67">
      <w:pPr>
        <w:numPr>
          <w:ilvl w:val="1"/>
          <w:numId w:val="2"/>
        </w:numPr>
        <w:rPr>
          <w:lang w:val="de-DE"/>
        </w:rPr>
      </w:pPr>
    </w:p>
    <w:p w14:paraId="2DE43BC5" w14:textId="77777777" w:rsidR="008E3C5B" w:rsidRDefault="008E3C5B" w:rsidP="008E3C5B">
      <w:pPr>
        <w:rPr>
          <w:lang w:val="de-DE"/>
        </w:rPr>
      </w:pPr>
    </w:p>
    <w:p w14:paraId="4B8B14EF" w14:textId="77777777" w:rsidR="008E3C5B" w:rsidRPr="008E3C5B" w:rsidRDefault="008E3C5B" w:rsidP="008E3C5B">
      <w:pPr>
        <w:rPr>
          <w:lang w:val="de-DE"/>
        </w:rPr>
      </w:pPr>
    </w:p>
    <w:sectPr w:rsidR="008E3C5B" w:rsidRPr="008E3C5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 Stegh" w:date="2024-02-26T21:20:00Z" w:initials="JS">
    <w:p w14:paraId="0D2151EF" w14:textId="77777777" w:rsidR="00D34BD7" w:rsidRDefault="00D34BD7" w:rsidP="00D34BD7">
      <w:pPr>
        <w:pStyle w:val="CommentText"/>
      </w:pPr>
      <w:r>
        <w:rPr>
          <w:rStyle w:val="CommentReference"/>
        </w:rPr>
        <w:annotationRef/>
      </w:r>
      <w:r>
        <w:t>Ähnlich viel Leidenschaft wie im Turnen/Tanzen</w:t>
      </w:r>
    </w:p>
  </w:comment>
  <w:comment w:id="3" w:author="Jonas Stegh" w:date="2024-02-26T21:21:00Z" w:initials="JS">
    <w:p w14:paraId="2432C6AA" w14:textId="77777777" w:rsidR="00D34BD7" w:rsidRDefault="00D34BD7" w:rsidP="00D34BD7">
      <w:pPr>
        <w:pStyle w:val="CommentText"/>
      </w:pPr>
      <w:r>
        <w:rPr>
          <w:rStyle w:val="CommentReference"/>
        </w:rPr>
        <w:annotationRef/>
      </w:r>
      <w:r>
        <w:t>Bisschen zu kurz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2151EF" w15:done="0"/>
  <w15:commentEx w15:paraId="2432C6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7A4B97" w16cex:dateUtc="2024-02-26T20:20:00Z"/>
  <w16cex:commentExtensible w16cex:durableId="01D50695" w16cex:dateUtc="2024-02-26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2151EF" w16cid:durableId="407A4B97"/>
  <w16cid:commentId w16cid:paraId="2432C6AA" w16cid:durableId="01D50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F63D7"/>
    <w:multiLevelType w:val="multilevel"/>
    <w:tmpl w:val="0398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54307"/>
    <w:multiLevelType w:val="multilevel"/>
    <w:tmpl w:val="472A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2793">
    <w:abstractNumId w:val="0"/>
  </w:num>
  <w:num w:numId="2" w16cid:durableId="18107115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F6"/>
    <w:rsid w:val="005C7164"/>
    <w:rsid w:val="00771102"/>
    <w:rsid w:val="00833E67"/>
    <w:rsid w:val="0087116E"/>
    <w:rsid w:val="008E3C5B"/>
    <w:rsid w:val="009961F6"/>
    <w:rsid w:val="00AB4AC3"/>
    <w:rsid w:val="00D34BD7"/>
    <w:rsid w:val="00D825B3"/>
    <w:rsid w:val="00DA2A51"/>
    <w:rsid w:val="00E151C1"/>
    <w:rsid w:val="00E76135"/>
    <w:rsid w:val="00F120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647C"/>
  <w15:chartTrackingRefBased/>
  <w15:docId w15:val="{C1573B62-2D95-471E-8E00-C81FFB8A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96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1F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961F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961F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961F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961F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961F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961F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961F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961F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9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F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9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1F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961F6"/>
    <w:pPr>
      <w:spacing w:before="160"/>
      <w:jc w:val="center"/>
    </w:pPr>
    <w:rPr>
      <w:i/>
      <w:iCs/>
      <w:color w:val="404040" w:themeColor="text1" w:themeTint="BF"/>
    </w:rPr>
  </w:style>
  <w:style w:type="character" w:customStyle="1" w:styleId="QuoteChar">
    <w:name w:val="Quote Char"/>
    <w:basedOn w:val="DefaultParagraphFont"/>
    <w:link w:val="Quote"/>
    <w:uiPriority w:val="29"/>
    <w:rsid w:val="009961F6"/>
    <w:rPr>
      <w:i/>
      <w:iCs/>
      <w:color w:val="404040" w:themeColor="text1" w:themeTint="BF"/>
      <w:lang w:val="en-GB"/>
    </w:rPr>
  </w:style>
  <w:style w:type="paragraph" w:styleId="ListParagraph">
    <w:name w:val="List Paragraph"/>
    <w:basedOn w:val="Normal"/>
    <w:uiPriority w:val="34"/>
    <w:qFormat/>
    <w:rsid w:val="009961F6"/>
    <w:pPr>
      <w:ind w:left="720"/>
      <w:contextualSpacing/>
    </w:pPr>
  </w:style>
  <w:style w:type="character" w:styleId="IntenseEmphasis">
    <w:name w:val="Intense Emphasis"/>
    <w:basedOn w:val="DefaultParagraphFont"/>
    <w:uiPriority w:val="21"/>
    <w:qFormat/>
    <w:rsid w:val="009961F6"/>
    <w:rPr>
      <w:i/>
      <w:iCs/>
      <w:color w:val="0F4761" w:themeColor="accent1" w:themeShade="BF"/>
    </w:rPr>
  </w:style>
  <w:style w:type="paragraph" w:styleId="IntenseQuote">
    <w:name w:val="Intense Quote"/>
    <w:basedOn w:val="Normal"/>
    <w:next w:val="Normal"/>
    <w:link w:val="IntenseQuoteChar"/>
    <w:uiPriority w:val="30"/>
    <w:qFormat/>
    <w:rsid w:val="00996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1F6"/>
    <w:rPr>
      <w:i/>
      <w:iCs/>
      <w:color w:val="0F4761" w:themeColor="accent1" w:themeShade="BF"/>
      <w:lang w:val="en-GB"/>
    </w:rPr>
  </w:style>
  <w:style w:type="character" w:styleId="IntenseReference">
    <w:name w:val="Intense Reference"/>
    <w:basedOn w:val="DefaultParagraphFont"/>
    <w:uiPriority w:val="32"/>
    <w:qFormat/>
    <w:rsid w:val="009961F6"/>
    <w:rPr>
      <w:b/>
      <w:bCs/>
      <w:smallCaps/>
      <w:color w:val="0F4761" w:themeColor="accent1" w:themeShade="BF"/>
      <w:spacing w:val="5"/>
    </w:rPr>
  </w:style>
  <w:style w:type="character" w:styleId="CommentReference">
    <w:name w:val="annotation reference"/>
    <w:basedOn w:val="DefaultParagraphFont"/>
    <w:uiPriority w:val="99"/>
    <w:semiHidden/>
    <w:unhideWhenUsed/>
    <w:rsid w:val="00D34BD7"/>
    <w:rPr>
      <w:sz w:val="16"/>
      <w:szCs w:val="16"/>
    </w:rPr>
  </w:style>
  <w:style w:type="paragraph" w:styleId="CommentText">
    <w:name w:val="annotation text"/>
    <w:basedOn w:val="Normal"/>
    <w:link w:val="CommentTextChar"/>
    <w:uiPriority w:val="99"/>
    <w:unhideWhenUsed/>
    <w:rsid w:val="00D34BD7"/>
    <w:pPr>
      <w:spacing w:line="240" w:lineRule="auto"/>
    </w:pPr>
    <w:rPr>
      <w:sz w:val="20"/>
      <w:szCs w:val="20"/>
    </w:rPr>
  </w:style>
  <w:style w:type="character" w:customStyle="1" w:styleId="CommentTextChar">
    <w:name w:val="Comment Text Char"/>
    <w:basedOn w:val="DefaultParagraphFont"/>
    <w:link w:val="CommentText"/>
    <w:uiPriority w:val="99"/>
    <w:rsid w:val="00D34BD7"/>
    <w:rPr>
      <w:sz w:val="20"/>
      <w:szCs w:val="20"/>
      <w:lang w:val="en-GB"/>
    </w:rPr>
  </w:style>
  <w:style w:type="paragraph" w:styleId="CommentSubject">
    <w:name w:val="annotation subject"/>
    <w:basedOn w:val="CommentText"/>
    <w:next w:val="CommentText"/>
    <w:link w:val="CommentSubjectChar"/>
    <w:uiPriority w:val="99"/>
    <w:semiHidden/>
    <w:unhideWhenUsed/>
    <w:rsid w:val="00D34BD7"/>
    <w:rPr>
      <w:b/>
      <w:bCs/>
    </w:rPr>
  </w:style>
  <w:style w:type="character" w:customStyle="1" w:styleId="CommentSubjectChar">
    <w:name w:val="Comment Subject Char"/>
    <w:basedOn w:val="CommentTextChar"/>
    <w:link w:val="CommentSubject"/>
    <w:uiPriority w:val="99"/>
    <w:semiHidden/>
    <w:rsid w:val="00D34BD7"/>
    <w:rPr>
      <w:b/>
      <w:bCs/>
      <w:sz w:val="20"/>
      <w:szCs w:val="20"/>
      <w:lang w:val="en-GB"/>
    </w:rPr>
  </w:style>
  <w:style w:type="paragraph" w:styleId="Revision">
    <w:name w:val="Revision"/>
    <w:hidden/>
    <w:uiPriority w:val="99"/>
    <w:semiHidden/>
    <w:rsid w:val="00D34BD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1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1340</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Maasackers</dc:creator>
  <cp:keywords/>
  <dc:description/>
  <cp:lastModifiedBy>Jonas Stegh</cp:lastModifiedBy>
  <cp:revision>3</cp:revision>
  <dcterms:created xsi:type="dcterms:W3CDTF">2024-02-26T19:31:00Z</dcterms:created>
  <dcterms:modified xsi:type="dcterms:W3CDTF">2024-02-26T20:30:00Z</dcterms:modified>
</cp:coreProperties>
</file>