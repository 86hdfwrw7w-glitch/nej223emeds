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3298A" w14:textId="4C73D040" w:rsidR="00233D6F" w:rsidRDefault="00233D6F" w:rsidP="00233D6F">
      <w:pPr>
        <w:pStyle w:val="Title"/>
        <w:rPr>
          <w:rFonts w:ascii="Georgia" w:hAnsi="Georgia"/>
        </w:rPr>
      </w:pPr>
      <w:r w:rsidRPr="00233D6F">
        <w:rPr>
          <w:rFonts w:ascii="Georgia" w:hAnsi="Georgia"/>
        </w:rPr>
        <w:t xml:space="preserve">Selbstpräsentation – John </w:t>
      </w:r>
      <w:proofErr w:type="spellStart"/>
      <w:r w:rsidRPr="00233D6F">
        <w:rPr>
          <w:rFonts w:ascii="Georgia" w:hAnsi="Georgia"/>
        </w:rPr>
        <w:t>Colquhoun</w:t>
      </w:r>
      <w:proofErr w:type="spellEnd"/>
    </w:p>
    <w:p w14:paraId="0FB54F61" w14:textId="77777777" w:rsidR="00233D6F" w:rsidRPr="00837AC1" w:rsidRDefault="00233D6F" w:rsidP="00233D6F">
      <w:pPr>
        <w:rPr>
          <w:rFonts w:ascii="Georgia" w:hAnsi="Georgia"/>
          <w:sz w:val="20"/>
          <w:szCs w:val="20"/>
        </w:rPr>
      </w:pPr>
    </w:p>
    <w:p w14:paraId="5B57B1A1" w14:textId="77777777" w:rsidR="00A60148" w:rsidRPr="00A60148" w:rsidRDefault="00A60148" w:rsidP="00C1030F">
      <w:pPr>
        <w:rPr>
          <w:rFonts w:ascii="Times New Roman" w:hAnsi="Times New Roman" w:cs="Times New Roman"/>
          <w:sz w:val="20"/>
          <w:szCs w:val="20"/>
          <w:lang w:eastAsia="de-DE"/>
        </w:rPr>
      </w:pPr>
      <w:r w:rsidRPr="00A60148">
        <w:rPr>
          <w:rFonts w:ascii="Times New Roman" w:hAnsi="Times New Roman" w:cs="Times New Roman"/>
          <w:sz w:val="20"/>
          <w:szCs w:val="20"/>
          <w:lang w:eastAsia="de-DE"/>
        </w:rPr>
        <w:t>Erst einmal vielen Dank für die Einladung. Ich freue mich sehr, heute hier sein zu können.</w:t>
      </w:r>
    </w:p>
    <w:p w14:paraId="446E6D1F" w14:textId="77777777" w:rsidR="00233D6F" w:rsidRPr="00C1030F" w:rsidRDefault="00233D6F" w:rsidP="00C1030F">
      <w:pPr>
        <w:rPr>
          <w:rFonts w:ascii="Times New Roman" w:hAnsi="Times New Roman" w:cs="Times New Roman"/>
          <w:sz w:val="20"/>
          <w:szCs w:val="20"/>
        </w:rPr>
      </w:pPr>
    </w:p>
    <w:p w14:paraId="52CF6C3D" w14:textId="0CD5E3BB" w:rsidR="00A60148" w:rsidRPr="00A60148" w:rsidRDefault="00A60148" w:rsidP="00C1030F">
      <w:pPr>
        <w:rPr>
          <w:rFonts w:ascii="Times New Roman" w:hAnsi="Times New Roman" w:cs="Times New Roman"/>
          <w:sz w:val="20"/>
          <w:szCs w:val="20"/>
          <w:lang w:eastAsia="de-DE"/>
        </w:rPr>
      </w:pPr>
      <w:del w:id="0" w:author="jonas.stegh@pumpkincareers.com" w:date="2023-05-04T09:26:00Z">
        <w:r w:rsidRPr="00A60148" w:rsidDel="00104EDC">
          <w:rPr>
            <w:rFonts w:ascii="Times New Roman" w:hAnsi="Times New Roman" w:cs="Times New Roman"/>
            <w:sz w:val="20"/>
            <w:szCs w:val="20"/>
            <w:lang w:eastAsia="de-DE"/>
          </w:rPr>
          <w:delText xml:space="preserve">Zunächst möchte ich auf meine Schullaufbahn eingehen. </w:delText>
        </w:r>
      </w:del>
      <w:commentRangeStart w:id="1"/>
      <w:r w:rsidRPr="00A60148">
        <w:rPr>
          <w:rFonts w:ascii="Times New Roman" w:hAnsi="Times New Roman" w:cs="Times New Roman"/>
          <w:sz w:val="20"/>
          <w:szCs w:val="20"/>
          <w:lang w:eastAsia="de-DE"/>
        </w:rPr>
        <w:t xml:space="preserve">Seit der 5. Klasse besuche ich die Anne-Frank-Gesamtschule in Havixbeck und werde sie in diesem Jahr abschließen. </w:t>
      </w:r>
      <w:commentRangeEnd w:id="1"/>
      <w:r w:rsidR="00104EDC">
        <w:rPr>
          <w:rStyle w:val="CommentReference"/>
        </w:rPr>
        <w:commentReference w:id="1"/>
      </w:r>
      <w:r w:rsidR="00E90793" w:rsidRPr="00104EDC">
        <w:rPr>
          <w:rFonts w:ascii="Times New Roman" w:hAnsi="Times New Roman" w:cs="Times New Roman"/>
          <w:sz w:val="20"/>
          <w:szCs w:val="20"/>
          <w:highlight w:val="yellow"/>
          <w:lang w:eastAsia="de-DE"/>
          <w:rPrChange w:id="2" w:author="jonas.stegh@pumpkincareers.com" w:date="2023-05-04T09:28:00Z">
            <w:rPr>
              <w:rFonts w:ascii="Times New Roman" w:hAnsi="Times New Roman" w:cs="Times New Roman"/>
              <w:sz w:val="20"/>
              <w:szCs w:val="20"/>
              <w:lang w:eastAsia="de-DE"/>
            </w:rPr>
          </w:rPrChange>
        </w:rPr>
        <w:t>Zeitweise</w:t>
      </w:r>
      <w:r w:rsidR="00E409D0" w:rsidRPr="00104EDC">
        <w:rPr>
          <w:rFonts w:ascii="Times New Roman" w:hAnsi="Times New Roman" w:cs="Times New Roman"/>
          <w:sz w:val="20"/>
          <w:szCs w:val="20"/>
          <w:highlight w:val="yellow"/>
          <w:lang w:eastAsia="de-DE"/>
          <w:rPrChange w:id="3" w:author="jonas.stegh@pumpkincareers.com" w:date="2023-05-04T09:28:00Z">
            <w:rPr>
              <w:rFonts w:ascii="Times New Roman" w:hAnsi="Times New Roman" w:cs="Times New Roman"/>
              <w:sz w:val="20"/>
              <w:szCs w:val="20"/>
              <w:lang w:eastAsia="de-DE"/>
            </w:rPr>
          </w:rPrChange>
        </w:rPr>
        <w:t xml:space="preserve"> verlor ich die Motivation, da ich nicht wusste, was ich wollte. </w:t>
      </w:r>
      <w:r w:rsidRPr="00104EDC">
        <w:rPr>
          <w:rFonts w:ascii="Times New Roman" w:hAnsi="Times New Roman" w:cs="Times New Roman"/>
          <w:sz w:val="20"/>
          <w:szCs w:val="20"/>
          <w:highlight w:val="yellow"/>
          <w:lang w:eastAsia="de-DE"/>
          <w:rPrChange w:id="4" w:author="jonas.stegh@pumpkincareers.com" w:date="2023-05-04T09:28:00Z">
            <w:rPr>
              <w:rFonts w:ascii="Times New Roman" w:hAnsi="Times New Roman" w:cs="Times New Roman"/>
              <w:sz w:val="20"/>
              <w:szCs w:val="20"/>
              <w:lang w:eastAsia="de-DE"/>
            </w:rPr>
          </w:rPrChange>
        </w:rPr>
        <w:t xml:space="preserve">Doch im Laufe meiner Schulzeit und durch das Bewusstwerden meiner Ziele habe ich meine schulische Leistung wieder in die Hand genommen. </w:t>
      </w:r>
      <w:r w:rsidR="00366E52" w:rsidRPr="00104EDC">
        <w:rPr>
          <w:rFonts w:ascii="Times New Roman" w:hAnsi="Times New Roman" w:cs="Times New Roman"/>
          <w:sz w:val="20"/>
          <w:szCs w:val="20"/>
          <w:highlight w:val="yellow"/>
          <w:rPrChange w:id="5" w:author="jonas.stegh@pumpkincareers.com" w:date="2023-05-04T09:28:00Z">
            <w:rPr>
              <w:rFonts w:ascii="Times New Roman" w:hAnsi="Times New Roman" w:cs="Times New Roman"/>
              <w:sz w:val="20"/>
              <w:szCs w:val="20"/>
            </w:rPr>
          </w:rPrChange>
        </w:rPr>
        <w:t>Ich wollte nicht länger ziellos durchs Leben gehen</w:t>
      </w:r>
      <w:r w:rsidR="005F34E1" w:rsidRPr="00104EDC">
        <w:rPr>
          <w:rFonts w:ascii="Times New Roman" w:hAnsi="Times New Roman" w:cs="Times New Roman"/>
          <w:sz w:val="20"/>
          <w:szCs w:val="20"/>
          <w:highlight w:val="yellow"/>
          <w:rPrChange w:id="6" w:author="jonas.stegh@pumpkincareers.com" w:date="2023-05-04T09:28:00Z">
            <w:rPr>
              <w:rFonts w:ascii="Times New Roman" w:hAnsi="Times New Roman" w:cs="Times New Roman"/>
              <w:sz w:val="20"/>
              <w:szCs w:val="20"/>
            </w:rPr>
          </w:rPrChange>
        </w:rPr>
        <w:t xml:space="preserve"> und </w:t>
      </w:r>
      <w:r w:rsidRPr="00104EDC">
        <w:rPr>
          <w:rFonts w:ascii="Times New Roman" w:hAnsi="Times New Roman" w:cs="Times New Roman"/>
          <w:sz w:val="20"/>
          <w:szCs w:val="20"/>
          <w:highlight w:val="yellow"/>
          <w:lang w:eastAsia="de-DE"/>
          <w:rPrChange w:id="7" w:author="jonas.stegh@pumpkincareers.com" w:date="2023-05-04T09:28:00Z">
            <w:rPr>
              <w:rFonts w:ascii="Times New Roman" w:hAnsi="Times New Roman" w:cs="Times New Roman"/>
              <w:sz w:val="20"/>
              <w:szCs w:val="20"/>
              <w:lang w:eastAsia="de-DE"/>
            </w:rPr>
          </w:rPrChange>
        </w:rPr>
        <w:t xml:space="preserve">habe mich stetig verbessert und konnte </w:t>
      </w:r>
      <w:r w:rsidRPr="00104EDC">
        <w:rPr>
          <w:rFonts w:ascii="Times New Roman" w:hAnsi="Times New Roman" w:cs="Times New Roman"/>
          <w:sz w:val="20"/>
          <w:szCs w:val="20"/>
          <w:highlight w:val="yellow"/>
          <w:rPrChange w:id="8" w:author="jonas.stegh@pumpkincareers.com" w:date="2023-05-04T09:28:00Z">
            <w:rPr>
              <w:rFonts w:ascii="Times New Roman" w:hAnsi="Times New Roman" w:cs="Times New Roman"/>
              <w:sz w:val="20"/>
              <w:szCs w:val="20"/>
            </w:rPr>
          </w:rPrChange>
        </w:rPr>
        <w:t xml:space="preserve">so meinen Notendurschnitt </w:t>
      </w:r>
      <w:r w:rsidR="00E90793" w:rsidRPr="00104EDC">
        <w:rPr>
          <w:rFonts w:ascii="Times New Roman" w:hAnsi="Times New Roman" w:cs="Times New Roman"/>
          <w:sz w:val="20"/>
          <w:szCs w:val="20"/>
          <w:highlight w:val="yellow"/>
          <w:rPrChange w:id="9" w:author="jonas.stegh@pumpkincareers.com" w:date="2023-05-04T09:28:00Z">
            <w:rPr>
              <w:rFonts w:ascii="Times New Roman" w:hAnsi="Times New Roman" w:cs="Times New Roman"/>
              <w:sz w:val="20"/>
              <w:szCs w:val="20"/>
            </w:rPr>
          </w:rPrChange>
        </w:rPr>
        <w:t xml:space="preserve">von </w:t>
      </w:r>
      <w:r w:rsidRPr="00104EDC">
        <w:rPr>
          <w:rFonts w:ascii="Times New Roman" w:hAnsi="Times New Roman" w:cs="Times New Roman"/>
          <w:sz w:val="20"/>
          <w:szCs w:val="20"/>
          <w:highlight w:val="yellow"/>
          <w:rPrChange w:id="10" w:author="jonas.stegh@pumpkincareers.com" w:date="2023-05-04T09:28:00Z">
            <w:rPr>
              <w:rFonts w:ascii="Times New Roman" w:hAnsi="Times New Roman" w:cs="Times New Roman"/>
              <w:sz w:val="20"/>
              <w:szCs w:val="20"/>
            </w:rPr>
          </w:rPrChange>
        </w:rPr>
        <w:t>2,6 am Anfang der Oberstufe</w:t>
      </w:r>
      <w:r w:rsidR="002D726A" w:rsidRPr="00104EDC">
        <w:rPr>
          <w:rFonts w:ascii="Times New Roman" w:hAnsi="Times New Roman" w:cs="Times New Roman"/>
          <w:sz w:val="20"/>
          <w:szCs w:val="20"/>
          <w:highlight w:val="yellow"/>
          <w:rPrChange w:id="11" w:author="jonas.stegh@pumpkincareers.com" w:date="2023-05-04T09:28:00Z">
            <w:rPr>
              <w:rFonts w:ascii="Times New Roman" w:hAnsi="Times New Roman" w:cs="Times New Roman"/>
              <w:sz w:val="20"/>
              <w:szCs w:val="20"/>
            </w:rPr>
          </w:rPrChange>
        </w:rPr>
        <w:t xml:space="preserve"> </w:t>
      </w:r>
      <w:r w:rsidR="00E90793" w:rsidRPr="00104EDC">
        <w:rPr>
          <w:rFonts w:ascii="Times New Roman" w:hAnsi="Times New Roman" w:cs="Times New Roman"/>
          <w:sz w:val="20"/>
          <w:szCs w:val="20"/>
          <w:highlight w:val="yellow"/>
          <w:rPrChange w:id="12" w:author="jonas.stegh@pumpkincareers.com" w:date="2023-05-04T09:28:00Z">
            <w:rPr>
              <w:rFonts w:ascii="Times New Roman" w:hAnsi="Times New Roman" w:cs="Times New Roman"/>
              <w:sz w:val="20"/>
              <w:szCs w:val="20"/>
            </w:rPr>
          </w:rPrChange>
        </w:rPr>
        <w:t>auf 1,7</w:t>
      </w:r>
      <w:r w:rsidR="002D726A" w:rsidRPr="00104EDC">
        <w:rPr>
          <w:rFonts w:ascii="Times New Roman" w:hAnsi="Times New Roman" w:cs="Times New Roman"/>
          <w:sz w:val="20"/>
          <w:szCs w:val="20"/>
          <w:highlight w:val="yellow"/>
          <w:rPrChange w:id="13" w:author="jonas.stegh@pumpkincareers.com" w:date="2023-05-04T09:28:00Z">
            <w:rPr>
              <w:rFonts w:ascii="Times New Roman" w:hAnsi="Times New Roman" w:cs="Times New Roman"/>
              <w:sz w:val="20"/>
              <w:szCs w:val="20"/>
            </w:rPr>
          </w:rPrChange>
        </w:rPr>
        <w:t xml:space="preserve"> </w:t>
      </w:r>
      <w:r w:rsidR="005F34E1" w:rsidRPr="00104EDC">
        <w:rPr>
          <w:rFonts w:ascii="Times New Roman" w:hAnsi="Times New Roman" w:cs="Times New Roman"/>
          <w:sz w:val="20"/>
          <w:szCs w:val="20"/>
          <w:highlight w:val="yellow"/>
          <w:rPrChange w:id="14" w:author="jonas.stegh@pumpkincareers.com" w:date="2023-05-04T09:28:00Z">
            <w:rPr>
              <w:rFonts w:ascii="Times New Roman" w:hAnsi="Times New Roman" w:cs="Times New Roman"/>
              <w:sz w:val="20"/>
              <w:szCs w:val="20"/>
            </w:rPr>
          </w:rPrChange>
        </w:rPr>
        <w:t>im</w:t>
      </w:r>
      <w:r w:rsidR="005F34E1" w:rsidRPr="00104EDC">
        <w:rPr>
          <w:rFonts w:ascii="Times New Roman" w:hAnsi="Times New Roman" w:cs="Times New Roman"/>
          <w:sz w:val="20"/>
          <w:szCs w:val="20"/>
          <w:highlight w:val="yellow"/>
          <w:lang w:eastAsia="de-DE"/>
          <w:rPrChange w:id="15" w:author="jonas.stegh@pumpkincareers.com" w:date="2023-05-04T09:28:00Z">
            <w:rPr>
              <w:rFonts w:ascii="Times New Roman" w:hAnsi="Times New Roman" w:cs="Times New Roman"/>
              <w:sz w:val="20"/>
              <w:szCs w:val="20"/>
              <w:lang w:eastAsia="de-DE"/>
            </w:rPr>
          </w:rPrChange>
        </w:rPr>
        <w:t xml:space="preserve"> letzten Halbjahr</w:t>
      </w:r>
      <w:r w:rsidRPr="00104EDC">
        <w:rPr>
          <w:rFonts w:ascii="Times New Roman" w:hAnsi="Times New Roman" w:cs="Times New Roman"/>
          <w:sz w:val="20"/>
          <w:szCs w:val="20"/>
          <w:highlight w:val="yellow"/>
          <w:lang w:eastAsia="de-DE"/>
          <w:rPrChange w:id="16" w:author="jonas.stegh@pumpkincareers.com" w:date="2023-05-04T09:28:00Z">
            <w:rPr>
              <w:rFonts w:ascii="Times New Roman" w:hAnsi="Times New Roman" w:cs="Times New Roman"/>
              <w:sz w:val="20"/>
              <w:szCs w:val="20"/>
              <w:lang w:eastAsia="de-DE"/>
            </w:rPr>
          </w:rPrChange>
        </w:rPr>
        <w:t xml:space="preserve"> </w:t>
      </w:r>
      <w:r w:rsidR="00E90793" w:rsidRPr="00104EDC">
        <w:rPr>
          <w:rFonts w:ascii="Times New Roman" w:hAnsi="Times New Roman" w:cs="Times New Roman"/>
          <w:sz w:val="20"/>
          <w:szCs w:val="20"/>
          <w:highlight w:val="yellow"/>
          <w:lang w:eastAsia="de-DE"/>
          <w:rPrChange w:id="17" w:author="jonas.stegh@pumpkincareers.com" w:date="2023-05-04T09:28:00Z">
            <w:rPr>
              <w:rFonts w:ascii="Times New Roman" w:hAnsi="Times New Roman" w:cs="Times New Roman"/>
              <w:sz w:val="20"/>
              <w:szCs w:val="20"/>
              <w:lang w:eastAsia="de-DE"/>
            </w:rPr>
          </w:rPrChange>
        </w:rPr>
        <w:t>der Oberstufe steigern.</w:t>
      </w:r>
      <w:r w:rsidR="00E90793">
        <w:rPr>
          <w:rFonts w:ascii="Times New Roman" w:hAnsi="Times New Roman" w:cs="Times New Roman"/>
          <w:sz w:val="20"/>
          <w:szCs w:val="20"/>
          <w:lang w:eastAsia="de-DE"/>
        </w:rPr>
        <w:t xml:space="preserve"> </w:t>
      </w:r>
    </w:p>
    <w:p w14:paraId="4FD68CFD" w14:textId="77777777" w:rsidR="002747D9" w:rsidRPr="00C1030F" w:rsidRDefault="002747D9" w:rsidP="00C1030F">
      <w:pPr>
        <w:rPr>
          <w:rFonts w:ascii="Times New Roman" w:hAnsi="Times New Roman" w:cs="Times New Roman"/>
          <w:sz w:val="20"/>
          <w:szCs w:val="20"/>
        </w:rPr>
      </w:pPr>
    </w:p>
    <w:p w14:paraId="1009121A" w14:textId="6E6CCC34" w:rsidR="002D726A" w:rsidRPr="00C1030F" w:rsidRDefault="00A60148" w:rsidP="00C1030F">
      <w:pPr>
        <w:rPr>
          <w:rFonts w:ascii="Times New Roman" w:hAnsi="Times New Roman" w:cs="Times New Roman"/>
          <w:sz w:val="20"/>
          <w:szCs w:val="20"/>
        </w:rPr>
      </w:pPr>
      <w:r w:rsidRPr="00A60148">
        <w:rPr>
          <w:rFonts w:ascii="Times New Roman" w:hAnsi="Times New Roman" w:cs="Times New Roman"/>
          <w:sz w:val="20"/>
          <w:szCs w:val="20"/>
          <w:lang w:eastAsia="de-DE"/>
        </w:rPr>
        <w:t>Es gab mehrere Auslöser und Interessen</w:t>
      </w:r>
      <w:r w:rsidR="00BA6385" w:rsidRPr="00C1030F">
        <w:rPr>
          <w:rFonts w:ascii="Times New Roman" w:hAnsi="Times New Roman" w:cs="Times New Roman"/>
          <w:sz w:val="20"/>
          <w:szCs w:val="20"/>
        </w:rPr>
        <w:t>, die zu meinem jetzigen Ziel geführt haben</w:t>
      </w:r>
      <w:r w:rsidRPr="00A60148">
        <w:rPr>
          <w:rFonts w:ascii="Times New Roman" w:hAnsi="Times New Roman" w:cs="Times New Roman"/>
          <w:sz w:val="20"/>
          <w:szCs w:val="20"/>
          <w:lang w:eastAsia="de-DE"/>
        </w:rPr>
        <w:t xml:space="preserve">. </w:t>
      </w:r>
      <w:commentRangeStart w:id="18"/>
      <w:r w:rsidR="00C1030F" w:rsidRPr="00C1030F">
        <w:rPr>
          <w:rFonts w:ascii="Times New Roman" w:hAnsi="Times New Roman" w:cs="Times New Roman"/>
          <w:sz w:val="20"/>
          <w:szCs w:val="20"/>
        </w:rPr>
        <w:t>Schon in der Unterstufe hatte ich den unternehmerischen Geist in mir entdeckt und fing an, mein Taschengeld durch den Verkauf verschiedener Produkte zu verdienen.</w:t>
      </w:r>
      <w:commentRangeEnd w:id="18"/>
      <w:r w:rsidR="00E90793">
        <w:rPr>
          <w:rStyle w:val="CommentReference"/>
        </w:rPr>
        <w:commentReference w:id="18"/>
      </w:r>
    </w:p>
    <w:p w14:paraId="2F297D72" w14:textId="77777777" w:rsidR="002D726A" w:rsidRPr="00C1030F" w:rsidRDefault="002D726A" w:rsidP="00C1030F">
      <w:pPr>
        <w:rPr>
          <w:rFonts w:ascii="Times New Roman" w:hAnsi="Times New Roman" w:cs="Times New Roman"/>
          <w:sz w:val="20"/>
          <w:szCs w:val="20"/>
        </w:rPr>
      </w:pPr>
    </w:p>
    <w:p w14:paraId="0B88F3DE" w14:textId="07B14F93" w:rsidR="00A60148" w:rsidRPr="00A60148" w:rsidRDefault="00A60148" w:rsidP="00C1030F">
      <w:pPr>
        <w:rPr>
          <w:rFonts w:ascii="Times New Roman" w:hAnsi="Times New Roman" w:cs="Times New Roman"/>
          <w:sz w:val="20"/>
          <w:szCs w:val="20"/>
          <w:lang w:eastAsia="de-DE"/>
        </w:rPr>
      </w:pPr>
      <w:r w:rsidRPr="00A60148">
        <w:rPr>
          <w:rFonts w:ascii="Times New Roman" w:hAnsi="Times New Roman" w:cs="Times New Roman"/>
          <w:sz w:val="20"/>
          <w:szCs w:val="20"/>
          <w:lang w:eastAsia="de-DE"/>
        </w:rPr>
        <w:t xml:space="preserve">Zunächst wollte ich eine </w:t>
      </w:r>
      <w:r w:rsidRPr="00A60148">
        <w:rPr>
          <w:rFonts w:ascii="Times New Roman" w:hAnsi="Times New Roman" w:cs="Times New Roman"/>
          <w:b/>
          <w:bCs/>
          <w:sz w:val="20"/>
          <w:szCs w:val="20"/>
          <w:lang w:eastAsia="de-DE"/>
        </w:rPr>
        <w:t>Ausbildung als Tischler</w:t>
      </w:r>
      <w:r w:rsidRPr="00A60148">
        <w:rPr>
          <w:rFonts w:ascii="Times New Roman" w:hAnsi="Times New Roman" w:cs="Times New Roman"/>
          <w:sz w:val="20"/>
          <w:szCs w:val="20"/>
          <w:lang w:eastAsia="de-DE"/>
        </w:rPr>
        <w:t xml:space="preserve"> absolvieren. Daher entschied ich mich</w:t>
      </w:r>
      <w:r w:rsidR="002D726A" w:rsidRPr="00C1030F">
        <w:rPr>
          <w:rFonts w:ascii="Times New Roman" w:hAnsi="Times New Roman" w:cs="Times New Roman"/>
          <w:sz w:val="20"/>
          <w:szCs w:val="20"/>
        </w:rPr>
        <w:t xml:space="preserve"> im Rahmen des Schülerpraktikums in der Mittelstufe</w:t>
      </w:r>
      <w:r w:rsidRPr="00A60148">
        <w:rPr>
          <w:rFonts w:ascii="Times New Roman" w:hAnsi="Times New Roman" w:cs="Times New Roman"/>
          <w:sz w:val="20"/>
          <w:szCs w:val="20"/>
          <w:lang w:eastAsia="de-DE"/>
        </w:rPr>
        <w:t xml:space="preserve"> für ein Praktikum bei </w:t>
      </w:r>
      <w:proofErr w:type="spellStart"/>
      <w:r w:rsidRPr="00A60148">
        <w:rPr>
          <w:rFonts w:ascii="Times New Roman" w:hAnsi="Times New Roman" w:cs="Times New Roman"/>
          <w:sz w:val="20"/>
          <w:szCs w:val="20"/>
          <w:lang w:eastAsia="de-DE"/>
        </w:rPr>
        <w:t>metrica</w:t>
      </w:r>
      <w:proofErr w:type="spellEnd"/>
      <w:r w:rsidRPr="00A60148">
        <w:rPr>
          <w:rFonts w:ascii="Times New Roman" w:hAnsi="Times New Roman" w:cs="Times New Roman"/>
          <w:sz w:val="20"/>
          <w:szCs w:val="20"/>
          <w:lang w:eastAsia="de-DE"/>
        </w:rPr>
        <w:t xml:space="preserve"> in Senden. Dort spezialisiert man sich auf die Innenausstattung von Luxusyachten und Luxusresidenzen</w:t>
      </w:r>
      <w:r w:rsidR="005F34E1">
        <w:rPr>
          <w:rFonts w:ascii="Times New Roman" w:hAnsi="Times New Roman" w:cs="Times New Roman"/>
          <w:sz w:val="20"/>
          <w:szCs w:val="20"/>
          <w:lang w:eastAsia="de-DE"/>
        </w:rPr>
        <w:t xml:space="preserve">. </w:t>
      </w:r>
      <w:r w:rsidRPr="00A60148">
        <w:rPr>
          <w:rFonts w:ascii="Times New Roman" w:hAnsi="Times New Roman" w:cs="Times New Roman"/>
          <w:sz w:val="20"/>
          <w:szCs w:val="20"/>
          <w:lang w:eastAsia="de-DE"/>
        </w:rPr>
        <w:t>Das Praktikum zeigte mir</w:t>
      </w:r>
      <w:r w:rsidR="002D726A" w:rsidRPr="00C1030F">
        <w:rPr>
          <w:rFonts w:ascii="Times New Roman" w:hAnsi="Times New Roman" w:cs="Times New Roman"/>
          <w:sz w:val="20"/>
          <w:szCs w:val="20"/>
        </w:rPr>
        <w:t xml:space="preserve"> zum einen</w:t>
      </w:r>
      <w:r w:rsidRPr="00A60148">
        <w:rPr>
          <w:rFonts w:ascii="Times New Roman" w:hAnsi="Times New Roman" w:cs="Times New Roman"/>
          <w:sz w:val="20"/>
          <w:szCs w:val="20"/>
          <w:lang w:eastAsia="de-DE"/>
        </w:rPr>
        <w:t xml:space="preserve">, dass eine </w:t>
      </w:r>
      <w:r w:rsidRPr="00A60148">
        <w:rPr>
          <w:rFonts w:ascii="Times New Roman" w:hAnsi="Times New Roman" w:cs="Times New Roman"/>
          <w:b/>
          <w:bCs/>
          <w:sz w:val="20"/>
          <w:szCs w:val="20"/>
          <w:lang w:eastAsia="de-DE"/>
        </w:rPr>
        <w:t>Ausbildung als Tischler mich nicht erfüllen</w:t>
      </w:r>
      <w:r w:rsidRPr="00A60148">
        <w:rPr>
          <w:rFonts w:ascii="Times New Roman" w:hAnsi="Times New Roman" w:cs="Times New Roman"/>
          <w:sz w:val="20"/>
          <w:szCs w:val="20"/>
          <w:lang w:eastAsia="de-DE"/>
        </w:rPr>
        <w:t xml:space="preserve"> würde. Allerdings erzeugte es ein anderes Interesse in mir. Durch den täglichen Kontakt zu Projekten in mehrfachen Millionenbeträgen </w:t>
      </w:r>
      <w:r w:rsidRPr="00A60148">
        <w:rPr>
          <w:rFonts w:ascii="Times New Roman" w:hAnsi="Times New Roman" w:cs="Times New Roman"/>
          <w:b/>
          <w:bCs/>
          <w:sz w:val="20"/>
          <w:szCs w:val="20"/>
          <w:lang w:eastAsia="de-DE"/>
        </w:rPr>
        <w:t>wurde mir klar</w:t>
      </w:r>
      <w:r w:rsidRPr="00A60148">
        <w:rPr>
          <w:rFonts w:ascii="Times New Roman" w:hAnsi="Times New Roman" w:cs="Times New Roman"/>
          <w:sz w:val="20"/>
          <w:szCs w:val="20"/>
          <w:lang w:eastAsia="de-DE"/>
        </w:rPr>
        <w:t>, dass ich auch an solchen</w:t>
      </w:r>
      <w:r w:rsidR="00D23C91">
        <w:rPr>
          <w:rFonts w:ascii="Times New Roman" w:hAnsi="Times New Roman" w:cs="Times New Roman"/>
          <w:sz w:val="20"/>
          <w:szCs w:val="20"/>
          <w:lang w:eastAsia="de-DE"/>
        </w:rPr>
        <w:t xml:space="preserve"> </w:t>
      </w:r>
      <w:r w:rsidR="00D23C91" w:rsidRPr="00DD28A1">
        <w:rPr>
          <w:rFonts w:ascii="Times New Roman" w:hAnsi="Times New Roman" w:cs="Times New Roman"/>
          <w:b/>
          <w:bCs/>
          <w:sz w:val="20"/>
          <w:szCs w:val="20"/>
          <w:lang w:eastAsia="de-DE"/>
        </w:rPr>
        <w:t>Großen</w:t>
      </w:r>
      <w:r w:rsidRPr="00A60148">
        <w:rPr>
          <w:rFonts w:ascii="Times New Roman" w:hAnsi="Times New Roman" w:cs="Times New Roman"/>
          <w:b/>
          <w:bCs/>
          <w:sz w:val="20"/>
          <w:szCs w:val="20"/>
          <w:lang w:eastAsia="de-DE"/>
        </w:rPr>
        <w:t xml:space="preserve"> Projekten teilnehmen möchte</w:t>
      </w:r>
      <w:r w:rsidRPr="00A60148">
        <w:rPr>
          <w:rFonts w:ascii="Times New Roman" w:hAnsi="Times New Roman" w:cs="Times New Roman"/>
          <w:sz w:val="20"/>
          <w:szCs w:val="20"/>
          <w:lang w:eastAsia="de-DE"/>
        </w:rPr>
        <w:t>. Ein Studium war dennoch nicht in Sicht.</w:t>
      </w:r>
    </w:p>
    <w:p w14:paraId="2297C69D" w14:textId="77777777" w:rsidR="002747D9" w:rsidRPr="00C1030F" w:rsidRDefault="002747D9" w:rsidP="00C1030F">
      <w:pPr>
        <w:rPr>
          <w:rFonts w:ascii="Times New Roman" w:hAnsi="Times New Roman" w:cs="Times New Roman"/>
          <w:sz w:val="20"/>
          <w:szCs w:val="20"/>
        </w:rPr>
      </w:pPr>
    </w:p>
    <w:p w14:paraId="0515A30B" w14:textId="0577BFA1" w:rsidR="00A60148" w:rsidRPr="00A60148" w:rsidRDefault="00A60148" w:rsidP="00C1030F">
      <w:pPr>
        <w:rPr>
          <w:rFonts w:ascii="Times New Roman" w:hAnsi="Times New Roman" w:cs="Times New Roman"/>
          <w:sz w:val="20"/>
          <w:szCs w:val="20"/>
          <w:lang w:eastAsia="de-DE"/>
        </w:rPr>
      </w:pPr>
      <w:r w:rsidRPr="00A60148">
        <w:rPr>
          <w:rFonts w:ascii="Times New Roman" w:hAnsi="Times New Roman" w:cs="Times New Roman"/>
          <w:sz w:val="20"/>
          <w:szCs w:val="20"/>
          <w:lang w:eastAsia="de-DE"/>
        </w:rPr>
        <w:t xml:space="preserve">Kurz vor dem Ende meiner Mittelstufe, schenkte mir meine Mutter das </w:t>
      </w:r>
      <w:r w:rsidRPr="00A60148">
        <w:rPr>
          <w:rFonts w:ascii="Times New Roman" w:hAnsi="Times New Roman" w:cs="Times New Roman"/>
          <w:b/>
          <w:bCs/>
          <w:sz w:val="20"/>
          <w:szCs w:val="20"/>
          <w:lang w:eastAsia="de-DE"/>
        </w:rPr>
        <w:t xml:space="preserve">altbekannte Buch "Rich </w:t>
      </w:r>
      <w:proofErr w:type="spellStart"/>
      <w:r w:rsidRPr="00A60148">
        <w:rPr>
          <w:rFonts w:ascii="Times New Roman" w:hAnsi="Times New Roman" w:cs="Times New Roman"/>
          <w:b/>
          <w:bCs/>
          <w:sz w:val="20"/>
          <w:szCs w:val="20"/>
          <w:lang w:eastAsia="de-DE"/>
        </w:rPr>
        <w:t>dad</w:t>
      </w:r>
      <w:proofErr w:type="spellEnd"/>
      <w:r w:rsidRPr="00A60148">
        <w:rPr>
          <w:rFonts w:ascii="Times New Roman" w:hAnsi="Times New Roman" w:cs="Times New Roman"/>
          <w:b/>
          <w:bCs/>
          <w:sz w:val="20"/>
          <w:szCs w:val="20"/>
          <w:lang w:eastAsia="de-DE"/>
        </w:rPr>
        <w:t xml:space="preserve"> </w:t>
      </w:r>
      <w:proofErr w:type="spellStart"/>
      <w:r w:rsidRPr="00A60148">
        <w:rPr>
          <w:rFonts w:ascii="Times New Roman" w:hAnsi="Times New Roman" w:cs="Times New Roman"/>
          <w:b/>
          <w:bCs/>
          <w:sz w:val="20"/>
          <w:szCs w:val="20"/>
          <w:lang w:eastAsia="de-DE"/>
        </w:rPr>
        <w:t>poor</w:t>
      </w:r>
      <w:proofErr w:type="spellEnd"/>
      <w:r w:rsidRPr="00A60148">
        <w:rPr>
          <w:rFonts w:ascii="Times New Roman" w:hAnsi="Times New Roman" w:cs="Times New Roman"/>
          <w:b/>
          <w:bCs/>
          <w:sz w:val="20"/>
          <w:szCs w:val="20"/>
          <w:lang w:eastAsia="de-DE"/>
        </w:rPr>
        <w:t xml:space="preserve"> </w:t>
      </w:r>
      <w:proofErr w:type="spellStart"/>
      <w:r w:rsidRPr="00A60148">
        <w:rPr>
          <w:rFonts w:ascii="Times New Roman" w:hAnsi="Times New Roman" w:cs="Times New Roman"/>
          <w:b/>
          <w:bCs/>
          <w:sz w:val="20"/>
          <w:szCs w:val="20"/>
          <w:lang w:eastAsia="de-DE"/>
        </w:rPr>
        <w:t>dad</w:t>
      </w:r>
      <w:proofErr w:type="spellEnd"/>
      <w:r w:rsidRPr="00A60148">
        <w:rPr>
          <w:rFonts w:ascii="Times New Roman" w:hAnsi="Times New Roman" w:cs="Times New Roman"/>
          <w:b/>
          <w:bCs/>
          <w:sz w:val="20"/>
          <w:szCs w:val="20"/>
          <w:lang w:eastAsia="de-DE"/>
        </w:rPr>
        <w:t>"</w:t>
      </w:r>
      <w:r w:rsidRPr="00A60148">
        <w:rPr>
          <w:rFonts w:ascii="Times New Roman" w:hAnsi="Times New Roman" w:cs="Times New Roman"/>
          <w:sz w:val="20"/>
          <w:szCs w:val="20"/>
          <w:lang w:eastAsia="de-DE"/>
        </w:rPr>
        <w:t xml:space="preserve">. Es hat viele andere Leben verändert und auch meines. </w:t>
      </w:r>
      <w:r w:rsidR="00E90793">
        <w:rPr>
          <w:rFonts w:ascii="Times New Roman" w:hAnsi="Times New Roman" w:cs="Times New Roman"/>
          <w:sz w:val="20"/>
          <w:szCs w:val="20"/>
          <w:lang w:eastAsia="de-DE"/>
        </w:rPr>
        <w:t>Ich begann</w:t>
      </w:r>
      <w:r w:rsidR="00C1030F" w:rsidRPr="00C1030F">
        <w:rPr>
          <w:rFonts w:ascii="Times New Roman" w:hAnsi="Times New Roman" w:cs="Times New Roman"/>
          <w:sz w:val="20"/>
          <w:szCs w:val="20"/>
        </w:rPr>
        <w:t xml:space="preserve"> mich</w:t>
      </w:r>
      <w:r w:rsidR="00DD28A1">
        <w:rPr>
          <w:rFonts w:ascii="Times New Roman" w:hAnsi="Times New Roman" w:cs="Times New Roman"/>
          <w:sz w:val="20"/>
          <w:szCs w:val="20"/>
        </w:rPr>
        <w:t xml:space="preserve"> durch zahlreiche Bücher</w:t>
      </w:r>
      <w:r w:rsidR="00C1030F" w:rsidRPr="00C1030F">
        <w:rPr>
          <w:rFonts w:ascii="Times New Roman" w:hAnsi="Times New Roman" w:cs="Times New Roman"/>
          <w:sz w:val="20"/>
          <w:szCs w:val="20"/>
        </w:rPr>
        <w:t xml:space="preserve"> weiterzubilden und meine Fähigkeiten zu verbessern. Ich </w:t>
      </w:r>
      <w:r w:rsidR="00C1030F" w:rsidRPr="00DD28A1">
        <w:rPr>
          <w:rFonts w:ascii="Times New Roman" w:hAnsi="Times New Roman" w:cs="Times New Roman"/>
          <w:b/>
          <w:bCs/>
          <w:sz w:val="20"/>
          <w:szCs w:val="20"/>
        </w:rPr>
        <w:t>las unzählige Bücher</w:t>
      </w:r>
      <w:r w:rsidR="00C1030F" w:rsidRPr="00C1030F">
        <w:rPr>
          <w:rFonts w:ascii="Times New Roman" w:hAnsi="Times New Roman" w:cs="Times New Roman"/>
          <w:sz w:val="20"/>
          <w:szCs w:val="20"/>
        </w:rPr>
        <w:t xml:space="preserve"> über finanzielle Bildung, persönliche Entwicklung und Biografien erfolgreicher Menschen</w:t>
      </w:r>
      <w:r w:rsidR="00DD28A1">
        <w:rPr>
          <w:rFonts w:ascii="Times New Roman" w:hAnsi="Times New Roman" w:cs="Times New Roman"/>
          <w:sz w:val="20"/>
          <w:szCs w:val="20"/>
        </w:rPr>
        <w:t xml:space="preserve">. </w:t>
      </w:r>
      <w:r w:rsidRPr="00A60148">
        <w:rPr>
          <w:rFonts w:ascii="Times New Roman" w:hAnsi="Times New Roman" w:cs="Times New Roman"/>
          <w:sz w:val="20"/>
          <w:szCs w:val="20"/>
          <w:lang w:eastAsia="de-DE"/>
        </w:rPr>
        <w:t xml:space="preserve">Diese Bücher </w:t>
      </w:r>
      <w:r w:rsidRPr="00A60148">
        <w:rPr>
          <w:rFonts w:ascii="Times New Roman" w:hAnsi="Times New Roman" w:cs="Times New Roman"/>
          <w:b/>
          <w:bCs/>
          <w:sz w:val="20"/>
          <w:szCs w:val="20"/>
          <w:lang w:eastAsia="de-DE"/>
        </w:rPr>
        <w:t xml:space="preserve">weckten das finanzielle Interesse </w:t>
      </w:r>
      <w:r w:rsidRPr="00A60148">
        <w:rPr>
          <w:rFonts w:ascii="Times New Roman" w:hAnsi="Times New Roman" w:cs="Times New Roman"/>
          <w:sz w:val="20"/>
          <w:szCs w:val="20"/>
          <w:lang w:eastAsia="de-DE"/>
        </w:rPr>
        <w:t xml:space="preserve">in mir und führten kurzzeitig auch </w:t>
      </w:r>
      <w:commentRangeStart w:id="19"/>
      <w:r w:rsidRPr="00A60148">
        <w:rPr>
          <w:rFonts w:ascii="Times New Roman" w:hAnsi="Times New Roman" w:cs="Times New Roman"/>
          <w:sz w:val="20"/>
          <w:szCs w:val="20"/>
          <w:lang w:eastAsia="de-DE"/>
        </w:rPr>
        <w:t>zur Selbstständigkeit im E-Commerce.</w:t>
      </w:r>
      <w:commentRangeEnd w:id="19"/>
      <w:r w:rsidR="00E90793">
        <w:rPr>
          <w:rStyle w:val="CommentReference"/>
        </w:rPr>
        <w:commentReference w:id="19"/>
      </w:r>
    </w:p>
    <w:p w14:paraId="351726A6" w14:textId="77777777" w:rsidR="00C30BF5" w:rsidRPr="00C1030F" w:rsidRDefault="00C30BF5" w:rsidP="00C1030F">
      <w:pPr>
        <w:rPr>
          <w:rFonts w:ascii="Times New Roman" w:hAnsi="Times New Roman" w:cs="Times New Roman"/>
          <w:sz w:val="20"/>
          <w:szCs w:val="20"/>
        </w:rPr>
      </w:pPr>
    </w:p>
    <w:p w14:paraId="41D56C9B" w14:textId="6C400341" w:rsidR="00E90793" w:rsidDel="00104EDC" w:rsidRDefault="00A60148" w:rsidP="00104EDC">
      <w:pPr>
        <w:rPr>
          <w:del w:id="20" w:author="jonas.stegh@pumpkincareers.com" w:date="2023-05-04T09:28:00Z"/>
          <w:rFonts w:ascii="Times New Roman" w:hAnsi="Times New Roman" w:cs="Times New Roman"/>
          <w:sz w:val="20"/>
          <w:szCs w:val="20"/>
        </w:rPr>
      </w:pPr>
      <w:del w:id="21" w:author="jonas.stegh@pumpkincareers.com" w:date="2023-05-04T09:29:00Z">
        <w:r w:rsidRPr="00C1030F" w:rsidDel="00104EDC">
          <w:rPr>
            <w:rFonts w:ascii="Times New Roman" w:hAnsi="Times New Roman" w:cs="Times New Roman"/>
            <w:sz w:val="20"/>
            <w:szCs w:val="20"/>
          </w:rPr>
          <w:delText xml:space="preserve">Neben der Schule </w:delText>
        </w:r>
        <w:r w:rsidRPr="00DD28A1" w:rsidDel="00104EDC">
          <w:rPr>
            <w:rFonts w:ascii="Times New Roman" w:hAnsi="Times New Roman" w:cs="Times New Roman"/>
            <w:b/>
            <w:bCs/>
            <w:sz w:val="20"/>
            <w:szCs w:val="20"/>
          </w:rPr>
          <w:delText>wollte ich mich gerne engagieren</w:delText>
        </w:r>
        <w:r w:rsidR="00E409D0" w:rsidRPr="00DD28A1" w:rsidDel="00104EDC">
          <w:rPr>
            <w:rFonts w:ascii="Times New Roman" w:hAnsi="Times New Roman" w:cs="Times New Roman"/>
            <w:b/>
            <w:bCs/>
            <w:sz w:val="20"/>
            <w:szCs w:val="20"/>
          </w:rPr>
          <w:delText xml:space="preserve"> und </w:delText>
        </w:r>
        <w:r w:rsidR="00C1030F" w:rsidRPr="00DD28A1" w:rsidDel="00104EDC">
          <w:rPr>
            <w:rFonts w:ascii="Times New Roman" w:hAnsi="Times New Roman" w:cs="Times New Roman"/>
            <w:b/>
            <w:bCs/>
            <w:sz w:val="20"/>
            <w:szCs w:val="20"/>
          </w:rPr>
          <w:delText>etwas für meine Gemeinschaft tu</w:delText>
        </w:r>
        <w:r w:rsidR="00E409D0" w:rsidRPr="00DD28A1" w:rsidDel="00104EDC">
          <w:rPr>
            <w:rFonts w:ascii="Times New Roman" w:hAnsi="Times New Roman" w:cs="Times New Roman"/>
            <w:b/>
            <w:bCs/>
            <w:sz w:val="20"/>
            <w:szCs w:val="20"/>
          </w:rPr>
          <w:delText>n</w:delText>
        </w:r>
        <w:r w:rsidR="00C1030F" w:rsidRPr="00C1030F" w:rsidDel="00104EDC">
          <w:rPr>
            <w:rFonts w:ascii="Times New Roman" w:hAnsi="Times New Roman" w:cs="Times New Roman"/>
            <w:sz w:val="20"/>
            <w:szCs w:val="20"/>
          </w:rPr>
          <w:delText>.</w:delText>
        </w:r>
        <w:r w:rsidRPr="00C1030F" w:rsidDel="00104EDC">
          <w:rPr>
            <w:rFonts w:ascii="Times New Roman" w:hAnsi="Times New Roman" w:cs="Times New Roman"/>
            <w:sz w:val="20"/>
            <w:szCs w:val="20"/>
          </w:rPr>
          <w:delText xml:space="preserve"> Nachdem ich </w:delText>
        </w:r>
      </w:del>
      <w:del w:id="22" w:author="jonas.stegh@pumpkincareers.com" w:date="2023-05-04T09:28:00Z">
        <w:r w:rsidRPr="00C1030F" w:rsidDel="00104EDC">
          <w:rPr>
            <w:rFonts w:ascii="Times New Roman" w:hAnsi="Times New Roman" w:cs="Times New Roman"/>
            <w:sz w:val="20"/>
            <w:szCs w:val="20"/>
          </w:rPr>
          <w:delText xml:space="preserve">einen Monat im ortsansässigen </w:delText>
        </w:r>
        <w:r w:rsidRPr="00DD28A1" w:rsidDel="00104EDC">
          <w:rPr>
            <w:rFonts w:ascii="Times New Roman" w:hAnsi="Times New Roman" w:cs="Times New Roman"/>
            <w:b/>
            <w:bCs/>
            <w:sz w:val="20"/>
            <w:szCs w:val="20"/>
          </w:rPr>
          <w:delText>Pflegeheim "Haus Arca"</w:delText>
        </w:r>
        <w:r w:rsidRPr="00C1030F" w:rsidDel="00104EDC">
          <w:rPr>
            <w:rFonts w:ascii="Times New Roman" w:hAnsi="Times New Roman" w:cs="Times New Roman"/>
            <w:sz w:val="20"/>
            <w:szCs w:val="20"/>
          </w:rPr>
          <w:delText xml:space="preserve"> gearbeitet hatte, was aufgrund der Schule und überschneidender Arbeitszeiten </w:delText>
        </w:r>
        <w:r w:rsidR="00BA6385" w:rsidRPr="00C1030F" w:rsidDel="00104EDC">
          <w:rPr>
            <w:rFonts w:ascii="Times New Roman" w:hAnsi="Times New Roman" w:cs="Times New Roman"/>
            <w:sz w:val="20"/>
            <w:szCs w:val="20"/>
          </w:rPr>
          <w:delText xml:space="preserve">leider </w:delText>
        </w:r>
        <w:r w:rsidRPr="00C1030F" w:rsidDel="00104EDC">
          <w:rPr>
            <w:rFonts w:ascii="Times New Roman" w:hAnsi="Times New Roman" w:cs="Times New Roman"/>
            <w:sz w:val="20"/>
            <w:szCs w:val="20"/>
          </w:rPr>
          <w:delText>nicht fortgesetzt werden konnte</w:delText>
        </w:r>
        <w:r w:rsidR="00C1030F" w:rsidRPr="00C1030F" w:rsidDel="00104EDC">
          <w:rPr>
            <w:rFonts w:ascii="Times New Roman" w:hAnsi="Times New Roman" w:cs="Times New Roman"/>
            <w:sz w:val="20"/>
            <w:szCs w:val="20"/>
          </w:rPr>
          <w:delText>.</w:delText>
        </w:r>
      </w:del>
    </w:p>
    <w:p w14:paraId="26935D91" w14:textId="71394CB1" w:rsidR="00E90793" w:rsidDel="00104EDC" w:rsidRDefault="00E90793" w:rsidP="00104EDC">
      <w:pPr>
        <w:rPr>
          <w:del w:id="23" w:author="jonas.stegh@pumpkincareers.com" w:date="2023-05-04T09:28:00Z"/>
          <w:rFonts w:ascii="Times New Roman" w:hAnsi="Times New Roman" w:cs="Times New Roman"/>
          <w:sz w:val="20"/>
          <w:szCs w:val="20"/>
        </w:rPr>
      </w:pPr>
    </w:p>
    <w:p w14:paraId="630601F7" w14:textId="13F8D46D" w:rsidR="006D1992" w:rsidRPr="00C1030F" w:rsidRDefault="006D1992" w:rsidP="00104EDC">
      <w:pPr>
        <w:rPr>
          <w:rFonts w:ascii="Times New Roman" w:hAnsi="Times New Roman" w:cs="Times New Roman"/>
          <w:sz w:val="20"/>
          <w:szCs w:val="20"/>
        </w:rPr>
      </w:pPr>
      <w:commentRangeStart w:id="24"/>
      <w:del w:id="25" w:author="jonas.stegh@pumpkincareers.com" w:date="2023-05-04T09:28:00Z">
        <w:r w:rsidRPr="00C1030F" w:rsidDel="00104EDC">
          <w:rPr>
            <w:rFonts w:ascii="Times New Roman" w:hAnsi="Times New Roman" w:cs="Times New Roman"/>
            <w:sz w:val="20"/>
            <w:szCs w:val="20"/>
          </w:rPr>
          <w:delText xml:space="preserve"> </w:delText>
        </w:r>
        <w:r w:rsidR="00C1030F" w:rsidRPr="00C1030F" w:rsidDel="00104EDC">
          <w:rPr>
            <w:rFonts w:ascii="Times New Roman" w:hAnsi="Times New Roman" w:cs="Times New Roman"/>
            <w:sz w:val="20"/>
            <w:szCs w:val="20"/>
          </w:rPr>
          <w:delText>…, entdeckte ich</w:delText>
        </w:r>
        <w:r w:rsidR="005F34E1" w:rsidDel="00104EDC">
          <w:rPr>
            <w:rFonts w:ascii="Times New Roman" w:hAnsi="Times New Roman" w:cs="Times New Roman"/>
            <w:sz w:val="20"/>
            <w:szCs w:val="20"/>
          </w:rPr>
          <w:delText xml:space="preserve"> dennoch</w:delText>
        </w:r>
        <w:r w:rsidR="00C1030F" w:rsidRPr="00C1030F" w:rsidDel="00104EDC">
          <w:rPr>
            <w:rFonts w:ascii="Times New Roman" w:hAnsi="Times New Roman" w:cs="Times New Roman"/>
            <w:sz w:val="20"/>
            <w:szCs w:val="20"/>
          </w:rPr>
          <w:delText xml:space="preserve"> mein Interesse</w:delText>
        </w:r>
        <w:r w:rsidRPr="00C1030F" w:rsidDel="00104EDC">
          <w:rPr>
            <w:rFonts w:ascii="Times New Roman" w:hAnsi="Times New Roman" w:cs="Times New Roman"/>
            <w:sz w:val="20"/>
            <w:szCs w:val="20"/>
          </w:rPr>
          <w:delText xml:space="preserve"> </w:delText>
        </w:r>
        <w:r w:rsidR="00C1030F" w:rsidRPr="00C1030F" w:rsidDel="00104EDC">
          <w:rPr>
            <w:rFonts w:ascii="Times New Roman" w:hAnsi="Times New Roman" w:cs="Times New Roman"/>
            <w:sz w:val="20"/>
            <w:szCs w:val="20"/>
          </w:rPr>
          <w:delText xml:space="preserve">für </w:delText>
        </w:r>
        <w:r w:rsidRPr="00C1030F" w:rsidDel="00104EDC">
          <w:rPr>
            <w:rFonts w:ascii="Times New Roman" w:hAnsi="Times New Roman" w:cs="Times New Roman"/>
            <w:sz w:val="20"/>
            <w:szCs w:val="20"/>
          </w:rPr>
          <w:delText>das Gesundheits- und Sozialwesen</w:delText>
        </w:r>
        <w:r w:rsidR="00837AC1" w:rsidRPr="00C1030F" w:rsidDel="00104EDC">
          <w:rPr>
            <w:rFonts w:ascii="Times New Roman" w:hAnsi="Times New Roman" w:cs="Times New Roman"/>
            <w:sz w:val="20"/>
            <w:szCs w:val="20"/>
          </w:rPr>
          <w:delText>.</w:delText>
        </w:r>
        <w:r w:rsidRPr="00C1030F" w:rsidDel="00104EDC">
          <w:rPr>
            <w:rFonts w:ascii="Times New Roman" w:hAnsi="Times New Roman" w:cs="Times New Roman"/>
            <w:sz w:val="20"/>
            <w:szCs w:val="20"/>
          </w:rPr>
          <w:delText xml:space="preserve"> </w:delText>
        </w:r>
        <w:r w:rsidR="002A0AD2" w:rsidRPr="00C1030F" w:rsidDel="00104EDC">
          <w:rPr>
            <w:rFonts w:ascii="Times New Roman" w:hAnsi="Times New Roman" w:cs="Times New Roman"/>
            <w:sz w:val="20"/>
            <w:szCs w:val="20"/>
          </w:rPr>
          <w:delText xml:space="preserve">Werte, auf die Sie sich ebenfalls fokussieren und somit einen enormen Einfluss auf unsere Gesellschaft haben. </w:delText>
        </w:r>
        <w:r w:rsidR="00837AC1" w:rsidRPr="00C1030F" w:rsidDel="00104EDC">
          <w:rPr>
            <w:rFonts w:ascii="Times New Roman" w:hAnsi="Times New Roman" w:cs="Times New Roman"/>
            <w:sz w:val="20"/>
            <w:szCs w:val="20"/>
          </w:rPr>
          <w:delText xml:space="preserve">Aufgrund dieser Erkenntnisse begann ich </w:delText>
        </w:r>
        <w:r w:rsidR="00C1030F" w:rsidRPr="00C1030F" w:rsidDel="00104EDC">
          <w:rPr>
            <w:rFonts w:ascii="Times New Roman" w:hAnsi="Times New Roman" w:cs="Times New Roman"/>
            <w:sz w:val="20"/>
            <w:szCs w:val="20"/>
          </w:rPr>
          <w:delText>mich aktiv</w:delText>
        </w:r>
        <w:r w:rsidR="00837AC1" w:rsidRPr="00C1030F" w:rsidDel="00104EDC">
          <w:rPr>
            <w:rFonts w:ascii="Times New Roman" w:hAnsi="Times New Roman" w:cs="Times New Roman"/>
            <w:sz w:val="20"/>
            <w:szCs w:val="20"/>
          </w:rPr>
          <w:delText>…)</w:delText>
        </w:r>
        <w:commentRangeEnd w:id="24"/>
        <w:r w:rsidRPr="00C1030F" w:rsidDel="00104EDC">
          <w:rPr>
            <w:rFonts w:ascii="Times New Roman" w:hAnsi="Times New Roman" w:cs="Times New Roman"/>
            <w:sz w:val="20"/>
            <w:szCs w:val="20"/>
          </w:rPr>
          <w:commentReference w:id="24"/>
        </w:r>
      </w:del>
    </w:p>
    <w:p w14:paraId="7629B4DE" w14:textId="77777777" w:rsidR="006D1992" w:rsidRPr="00C1030F" w:rsidRDefault="006D1992" w:rsidP="00C1030F">
      <w:pPr>
        <w:rPr>
          <w:rFonts w:ascii="Times New Roman" w:hAnsi="Times New Roman" w:cs="Times New Roman"/>
          <w:sz w:val="20"/>
          <w:szCs w:val="20"/>
        </w:rPr>
      </w:pPr>
    </w:p>
    <w:p w14:paraId="6FE7346C" w14:textId="72D9CFEF" w:rsidR="002D726A" w:rsidRPr="00C1030F" w:rsidRDefault="00C1030F" w:rsidP="00C1030F">
      <w:pPr>
        <w:rPr>
          <w:rFonts w:ascii="Times New Roman" w:hAnsi="Times New Roman" w:cs="Times New Roman"/>
          <w:sz w:val="20"/>
          <w:szCs w:val="20"/>
        </w:rPr>
      </w:pPr>
      <w:r w:rsidRPr="00C1030F">
        <w:rPr>
          <w:rFonts w:ascii="Times New Roman" w:hAnsi="Times New Roman" w:cs="Times New Roman"/>
          <w:sz w:val="20"/>
          <w:szCs w:val="20"/>
        </w:rPr>
        <w:t>…</w:t>
      </w:r>
      <w:r w:rsidR="00E90793">
        <w:rPr>
          <w:rFonts w:ascii="Times New Roman" w:hAnsi="Times New Roman" w:cs="Times New Roman"/>
          <w:sz w:val="20"/>
          <w:szCs w:val="20"/>
        </w:rPr>
        <w:t>anschließend</w:t>
      </w:r>
      <w:r>
        <w:rPr>
          <w:rFonts w:ascii="Times New Roman" w:hAnsi="Times New Roman" w:cs="Times New Roman"/>
          <w:sz w:val="20"/>
          <w:szCs w:val="20"/>
        </w:rPr>
        <w:t xml:space="preserve"> begann ich</w:t>
      </w:r>
      <w:r w:rsidR="00A60148" w:rsidRPr="00C1030F">
        <w:rPr>
          <w:rFonts w:ascii="Times New Roman" w:hAnsi="Times New Roman" w:cs="Times New Roman"/>
          <w:sz w:val="20"/>
          <w:szCs w:val="20"/>
        </w:rPr>
        <w:t xml:space="preserve">, mich aktiv im </w:t>
      </w:r>
      <w:r w:rsidR="00A60148" w:rsidRPr="00DD28A1">
        <w:rPr>
          <w:rFonts w:ascii="Times New Roman" w:hAnsi="Times New Roman" w:cs="Times New Roman"/>
          <w:b/>
          <w:bCs/>
          <w:sz w:val="20"/>
          <w:szCs w:val="20"/>
        </w:rPr>
        <w:t>"Panama-Aktions-Team",</w:t>
      </w:r>
      <w:r w:rsidR="00A60148" w:rsidRPr="00C1030F">
        <w:rPr>
          <w:rFonts w:ascii="Times New Roman" w:hAnsi="Times New Roman" w:cs="Times New Roman"/>
          <w:sz w:val="20"/>
          <w:szCs w:val="20"/>
        </w:rPr>
        <w:t xml:space="preserve"> einer Jugendleiterrunde in Appelhülsen, zu engagieren und unterstützte bei </w:t>
      </w:r>
      <w:r w:rsidR="00BA6385" w:rsidRPr="00DD28A1">
        <w:rPr>
          <w:rFonts w:ascii="Times New Roman" w:hAnsi="Times New Roman" w:cs="Times New Roman"/>
          <w:b/>
          <w:bCs/>
          <w:sz w:val="20"/>
          <w:szCs w:val="20"/>
        </w:rPr>
        <w:t>unterschiedlichsten Aktivitäten</w:t>
      </w:r>
      <w:r w:rsidR="00BA6385" w:rsidRPr="00C1030F">
        <w:rPr>
          <w:rFonts w:ascii="Times New Roman" w:hAnsi="Times New Roman" w:cs="Times New Roman"/>
          <w:sz w:val="20"/>
          <w:szCs w:val="20"/>
        </w:rPr>
        <w:t xml:space="preserve"> für das </w:t>
      </w:r>
      <w:r w:rsidR="00BA6385" w:rsidRPr="00DD28A1">
        <w:rPr>
          <w:rFonts w:ascii="Times New Roman" w:hAnsi="Times New Roman" w:cs="Times New Roman"/>
          <w:b/>
          <w:bCs/>
          <w:sz w:val="20"/>
          <w:szCs w:val="20"/>
        </w:rPr>
        <w:t>Gemeinwohl der Gegend</w:t>
      </w:r>
      <w:r w:rsidR="00BA6385" w:rsidRPr="00C1030F">
        <w:rPr>
          <w:rFonts w:ascii="Times New Roman" w:hAnsi="Times New Roman" w:cs="Times New Roman"/>
          <w:sz w:val="20"/>
          <w:szCs w:val="20"/>
        </w:rPr>
        <w:t xml:space="preserve"> und </w:t>
      </w:r>
      <w:r w:rsidR="00BA6385" w:rsidRPr="00DD28A1">
        <w:rPr>
          <w:rFonts w:ascii="Times New Roman" w:hAnsi="Times New Roman" w:cs="Times New Roman"/>
          <w:b/>
          <w:bCs/>
          <w:sz w:val="20"/>
          <w:szCs w:val="20"/>
        </w:rPr>
        <w:t>Angeboten</w:t>
      </w:r>
      <w:r w:rsidR="00BA6385" w:rsidRPr="00C1030F">
        <w:rPr>
          <w:rFonts w:ascii="Times New Roman" w:hAnsi="Times New Roman" w:cs="Times New Roman"/>
          <w:sz w:val="20"/>
          <w:szCs w:val="20"/>
        </w:rPr>
        <w:t xml:space="preserve"> für </w:t>
      </w:r>
      <w:r w:rsidR="00BA6385" w:rsidRPr="00DD28A1">
        <w:rPr>
          <w:rFonts w:ascii="Times New Roman" w:hAnsi="Times New Roman" w:cs="Times New Roman"/>
          <w:b/>
          <w:bCs/>
          <w:sz w:val="20"/>
          <w:szCs w:val="20"/>
        </w:rPr>
        <w:t>Kinder</w:t>
      </w:r>
      <w:r w:rsidR="00BA6385" w:rsidRPr="00C1030F">
        <w:rPr>
          <w:rFonts w:ascii="Times New Roman" w:hAnsi="Times New Roman" w:cs="Times New Roman"/>
          <w:sz w:val="20"/>
          <w:szCs w:val="20"/>
        </w:rPr>
        <w:t xml:space="preserve"> und Jugendlichen</w:t>
      </w:r>
      <w:r w:rsidR="00A60148" w:rsidRPr="00C1030F">
        <w:rPr>
          <w:rFonts w:ascii="Times New Roman" w:hAnsi="Times New Roman" w:cs="Times New Roman"/>
          <w:sz w:val="20"/>
          <w:szCs w:val="20"/>
        </w:rPr>
        <w:t xml:space="preserve">. Mir wurde schnell klar, welches Interesse mir das Engagement gab, weshalb ich mich anschließend in der </w:t>
      </w:r>
      <w:r w:rsidR="00A60148" w:rsidRPr="00DD28A1">
        <w:rPr>
          <w:rFonts w:ascii="Times New Roman" w:hAnsi="Times New Roman" w:cs="Times New Roman"/>
          <w:b/>
          <w:bCs/>
          <w:sz w:val="20"/>
          <w:szCs w:val="20"/>
        </w:rPr>
        <w:t>Schülervertretung</w:t>
      </w:r>
      <w:r w:rsidR="00A60148" w:rsidRPr="00C1030F">
        <w:rPr>
          <w:rFonts w:ascii="Times New Roman" w:hAnsi="Times New Roman" w:cs="Times New Roman"/>
          <w:sz w:val="20"/>
          <w:szCs w:val="20"/>
        </w:rPr>
        <w:t xml:space="preserve"> engagierte und kurz darauf auch Mitglied der </w:t>
      </w:r>
      <w:r w:rsidR="00A60148" w:rsidRPr="00DD28A1">
        <w:rPr>
          <w:rFonts w:ascii="Times New Roman" w:hAnsi="Times New Roman" w:cs="Times New Roman"/>
          <w:b/>
          <w:bCs/>
          <w:sz w:val="20"/>
          <w:szCs w:val="20"/>
        </w:rPr>
        <w:t>Schulkonferenz</w:t>
      </w:r>
      <w:r w:rsidR="00A60148" w:rsidRPr="00C1030F">
        <w:rPr>
          <w:rFonts w:ascii="Times New Roman" w:hAnsi="Times New Roman" w:cs="Times New Roman"/>
          <w:sz w:val="20"/>
          <w:szCs w:val="20"/>
        </w:rPr>
        <w:t xml:space="preserve"> und der </w:t>
      </w:r>
      <w:r w:rsidR="00A60148" w:rsidRPr="00DD28A1">
        <w:rPr>
          <w:rFonts w:ascii="Times New Roman" w:hAnsi="Times New Roman" w:cs="Times New Roman"/>
          <w:b/>
          <w:bCs/>
          <w:sz w:val="20"/>
          <w:szCs w:val="20"/>
        </w:rPr>
        <w:t>Fachkonferenz</w:t>
      </w:r>
      <w:r w:rsidR="00A60148" w:rsidRPr="00C1030F">
        <w:rPr>
          <w:rFonts w:ascii="Times New Roman" w:hAnsi="Times New Roman" w:cs="Times New Roman"/>
          <w:sz w:val="20"/>
          <w:szCs w:val="20"/>
        </w:rPr>
        <w:t xml:space="preserve"> wurde. Es war eine Zeit, in der ich </w:t>
      </w:r>
      <w:r w:rsidRPr="00C1030F">
        <w:rPr>
          <w:rFonts w:ascii="Times New Roman" w:hAnsi="Times New Roman" w:cs="Times New Roman"/>
          <w:sz w:val="20"/>
          <w:szCs w:val="20"/>
        </w:rPr>
        <w:t>die Erfahrung machte</w:t>
      </w:r>
      <w:r w:rsidR="00A60148" w:rsidRPr="00C1030F">
        <w:rPr>
          <w:rFonts w:ascii="Times New Roman" w:hAnsi="Times New Roman" w:cs="Times New Roman"/>
          <w:sz w:val="20"/>
          <w:szCs w:val="20"/>
        </w:rPr>
        <w:t>, sowohl</w:t>
      </w:r>
      <w:r w:rsidR="00BA6385" w:rsidRPr="00C1030F">
        <w:rPr>
          <w:rFonts w:ascii="Times New Roman" w:hAnsi="Times New Roman" w:cs="Times New Roman"/>
          <w:sz w:val="20"/>
          <w:szCs w:val="20"/>
        </w:rPr>
        <w:t xml:space="preserve"> </w:t>
      </w:r>
      <w:r w:rsidR="00A60148" w:rsidRPr="00DD28A1">
        <w:rPr>
          <w:rFonts w:ascii="Times New Roman" w:hAnsi="Times New Roman" w:cs="Times New Roman"/>
          <w:b/>
          <w:bCs/>
          <w:sz w:val="20"/>
          <w:szCs w:val="20"/>
        </w:rPr>
        <w:t>selbstständig als auch im Team zu arbeiten</w:t>
      </w:r>
      <w:r w:rsidR="00A60148" w:rsidRPr="00C1030F">
        <w:rPr>
          <w:rFonts w:ascii="Times New Roman" w:hAnsi="Times New Roman" w:cs="Times New Roman"/>
          <w:sz w:val="20"/>
          <w:szCs w:val="20"/>
        </w:rPr>
        <w:t xml:space="preserve">. </w:t>
      </w:r>
      <w:r w:rsidR="00BA6385" w:rsidRPr="00C1030F">
        <w:rPr>
          <w:rFonts w:ascii="Times New Roman" w:hAnsi="Times New Roman" w:cs="Times New Roman"/>
          <w:sz w:val="20"/>
          <w:szCs w:val="20"/>
        </w:rPr>
        <w:t xml:space="preserve">Ich gewann ein hohes Maß an </w:t>
      </w:r>
      <w:r w:rsidR="00BA6385" w:rsidRPr="00DD28A1">
        <w:rPr>
          <w:rFonts w:ascii="Times New Roman" w:hAnsi="Times New Roman" w:cs="Times New Roman"/>
          <w:b/>
          <w:bCs/>
          <w:sz w:val="20"/>
          <w:szCs w:val="20"/>
        </w:rPr>
        <w:t>Eigenständigkeit</w:t>
      </w:r>
      <w:r w:rsidR="00BA6385" w:rsidRPr="00C1030F">
        <w:rPr>
          <w:rFonts w:ascii="Times New Roman" w:hAnsi="Times New Roman" w:cs="Times New Roman"/>
          <w:sz w:val="20"/>
          <w:szCs w:val="20"/>
        </w:rPr>
        <w:t xml:space="preserve"> sowie </w:t>
      </w:r>
      <w:r w:rsidR="00BA6385" w:rsidRPr="00DD28A1">
        <w:rPr>
          <w:rFonts w:ascii="Times New Roman" w:hAnsi="Times New Roman" w:cs="Times New Roman"/>
          <w:b/>
          <w:bCs/>
          <w:sz w:val="20"/>
          <w:szCs w:val="20"/>
        </w:rPr>
        <w:t>Selbstsicherheit</w:t>
      </w:r>
      <w:r w:rsidR="00BA6385" w:rsidRPr="00C1030F">
        <w:rPr>
          <w:rFonts w:ascii="Times New Roman" w:hAnsi="Times New Roman" w:cs="Times New Roman"/>
          <w:sz w:val="20"/>
          <w:szCs w:val="20"/>
        </w:rPr>
        <w:t xml:space="preserve"> und konnte meine </w:t>
      </w:r>
      <w:r w:rsidR="00BA6385" w:rsidRPr="00DD28A1">
        <w:rPr>
          <w:rFonts w:ascii="Times New Roman" w:hAnsi="Times New Roman" w:cs="Times New Roman"/>
          <w:b/>
          <w:bCs/>
          <w:sz w:val="20"/>
          <w:szCs w:val="20"/>
        </w:rPr>
        <w:t>Kommunikation stärken</w:t>
      </w:r>
      <w:r w:rsidR="00BA6385" w:rsidRPr="00C1030F">
        <w:rPr>
          <w:rFonts w:ascii="Times New Roman" w:hAnsi="Times New Roman" w:cs="Times New Roman"/>
          <w:sz w:val="20"/>
          <w:szCs w:val="20"/>
        </w:rPr>
        <w:t>.</w:t>
      </w:r>
      <w:r w:rsidR="00D30DAA">
        <w:rPr>
          <w:rFonts w:ascii="Times New Roman" w:hAnsi="Times New Roman" w:cs="Times New Roman"/>
          <w:sz w:val="20"/>
          <w:szCs w:val="20"/>
        </w:rPr>
        <w:t xml:space="preserve"> </w:t>
      </w:r>
      <w:r w:rsidR="00D30DAA" w:rsidRPr="00C1030F">
        <w:rPr>
          <w:rFonts w:ascii="Times New Roman" w:hAnsi="Times New Roman" w:cs="Times New Roman"/>
          <w:sz w:val="20"/>
          <w:szCs w:val="20"/>
        </w:rPr>
        <w:t xml:space="preserve">Daneben hatte ich die Ehre, an meiner Schule bei der Etablierung der </w:t>
      </w:r>
      <w:r w:rsidR="00D30DAA" w:rsidRPr="00DD28A1">
        <w:rPr>
          <w:rFonts w:ascii="Times New Roman" w:hAnsi="Times New Roman" w:cs="Times New Roman"/>
          <w:b/>
          <w:bCs/>
          <w:sz w:val="20"/>
          <w:szCs w:val="20"/>
        </w:rPr>
        <w:t>Internationalen Klasse</w:t>
      </w:r>
      <w:r w:rsidR="00D30DAA" w:rsidRPr="00C1030F">
        <w:rPr>
          <w:rFonts w:ascii="Times New Roman" w:hAnsi="Times New Roman" w:cs="Times New Roman"/>
          <w:sz w:val="20"/>
          <w:szCs w:val="20"/>
        </w:rPr>
        <w:t>, die geflüchteten Schülern bei ihrer Integration hilft, mitzuwirken.</w:t>
      </w:r>
      <w:r w:rsidR="00BA6385" w:rsidRPr="00C1030F">
        <w:rPr>
          <w:rFonts w:ascii="Times New Roman" w:hAnsi="Times New Roman" w:cs="Times New Roman"/>
          <w:sz w:val="20"/>
          <w:szCs w:val="20"/>
        </w:rPr>
        <w:t xml:space="preserve"> </w:t>
      </w:r>
    </w:p>
    <w:p w14:paraId="22DCCE14" w14:textId="77777777" w:rsidR="00BA6385" w:rsidRPr="00C1030F" w:rsidRDefault="00BA6385" w:rsidP="00C1030F">
      <w:pPr>
        <w:rPr>
          <w:rFonts w:ascii="Times New Roman" w:hAnsi="Times New Roman" w:cs="Times New Roman"/>
          <w:sz w:val="20"/>
          <w:szCs w:val="20"/>
        </w:rPr>
      </w:pPr>
    </w:p>
    <w:p w14:paraId="2D273C0B" w14:textId="3EB30052" w:rsidR="008B4DC2" w:rsidRPr="00C1030F" w:rsidRDefault="00A60148" w:rsidP="00C1030F">
      <w:pPr>
        <w:rPr>
          <w:rFonts w:ascii="Times New Roman" w:hAnsi="Times New Roman" w:cs="Times New Roman"/>
          <w:sz w:val="20"/>
          <w:szCs w:val="20"/>
        </w:rPr>
      </w:pPr>
      <w:r w:rsidRPr="00A60148">
        <w:rPr>
          <w:rFonts w:ascii="Times New Roman" w:hAnsi="Times New Roman" w:cs="Times New Roman"/>
          <w:sz w:val="20"/>
          <w:szCs w:val="20"/>
          <w:lang w:eastAsia="de-DE"/>
        </w:rPr>
        <w:t>Kurz darauf begann mein</w:t>
      </w:r>
      <w:r w:rsidR="002D726A" w:rsidRPr="00C1030F">
        <w:rPr>
          <w:rFonts w:ascii="Times New Roman" w:hAnsi="Times New Roman" w:cs="Times New Roman"/>
          <w:sz w:val="20"/>
          <w:szCs w:val="20"/>
        </w:rPr>
        <w:t xml:space="preserve"> zweites</w:t>
      </w:r>
      <w:r w:rsidRPr="00A60148">
        <w:rPr>
          <w:rFonts w:ascii="Times New Roman" w:hAnsi="Times New Roman" w:cs="Times New Roman"/>
          <w:sz w:val="20"/>
          <w:szCs w:val="20"/>
          <w:lang w:eastAsia="de-DE"/>
        </w:rPr>
        <w:t xml:space="preserve"> Schülerpraktikum als Bürokaufmann beim Münsteraner Abschleppdienst </w:t>
      </w:r>
      <w:r w:rsidRPr="00A60148">
        <w:rPr>
          <w:rFonts w:ascii="Times New Roman" w:hAnsi="Times New Roman" w:cs="Times New Roman"/>
          <w:b/>
          <w:bCs/>
          <w:sz w:val="20"/>
          <w:szCs w:val="20"/>
          <w:lang w:eastAsia="de-DE"/>
        </w:rPr>
        <w:t>"Auto I. Becker GmbH"</w:t>
      </w:r>
      <w:r w:rsidR="00C1030F" w:rsidRPr="00DD28A1">
        <w:rPr>
          <w:rFonts w:ascii="Times New Roman" w:hAnsi="Times New Roman" w:cs="Times New Roman"/>
          <w:b/>
          <w:bCs/>
          <w:sz w:val="20"/>
          <w:szCs w:val="20"/>
          <w:lang w:eastAsia="de-DE"/>
        </w:rPr>
        <w:t>.</w:t>
      </w:r>
      <w:r w:rsidR="00C1030F">
        <w:rPr>
          <w:rFonts w:ascii="Times New Roman" w:hAnsi="Times New Roman" w:cs="Times New Roman"/>
          <w:sz w:val="20"/>
          <w:szCs w:val="20"/>
          <w:lang w:eastAsia="de-DE"/>
        </w:rPr>
        <w:t xml:space="preserve"> </w:t>
      </w:r>
      <w:r w:rsidR="00D30DAA">
        <w:rPr>
          <w:rFonts w:ascii="Times New Roman" w:hAnsi="Times New Roman" w:cs="Times New Roman"/>
          <w:sz w:val="20"/>
          <w:szCs w:val="20"/>
          <w:lang w:eastAsia="de-DE"/>
        </w:rPr>
        <w:t>Hier</w:t>
      </w:r>
      <w:r w:rsidRPr="00A60148">
        <w:rPr>
          <w:rFonts w:ascii="Times New Roman" w:hAnsi="Times New Roman" w:cs="Times New Roman"/>
          <w:sz w:val="20"/>
          <w:szCs w:val="20"/>
          <w:lang w:eastAsia="de-DE"/>
        </w:rPr>
        <w:t xml:space="preserve"> erhielt ich </w:t>
      </w:r>
      <w:r w:rsidR="00C1030F">
        <w:rPr>
          <w:rFonts w:ascii="Times New Roman" w:hAnsi="Times New Roman" w:cs="Times New Roman"/>
          <w:sz w:val="20"/>
          <w:szCs w:val="20"/>
          <w:lang w:eastAsia="de-DE"/>
        </w:rPr>
        <w:t xml:space="preserve">während des Praktikums </w:t>
      </w:r>
      <w:r w:rsidRPr="00A60148">
        <w:rPr>
          <w:rFonts w:ascii="Times New Roman" w:hAnsi="Times New Roman" w:cs="Times New Roman"/>
          <w:sz w:val="20"/>
          <w:szCs w:val="20"/>
          <w:lang w:eastAsia="de-DE"/>
        </w:rPr>
        <w:t xml:space="preserve">tiefere Einblicke in die </w:t>
      </w:r>
      <w:r w:rsidRPr="00A60148">
        <w:rPr>
          <w:rFonts w:ascii="Times New Roman" w:hAnsi="Times New Roman" w:cs="Times New Roman"/>
          <w:b/>
          <w:bCs/>
          <w:sz w:val="20"/>
          <w:szCs w:val="20"/>
          <w:lang w:eastAsia="de-DE"/>
        </w:rPr>
        <w:t>Buchhaltung</w:t>
      </w:r>
      <w:r w:rsidRPr="00A60148">
        <w:rPr>
          <w:rFonts w:ascii="Times New Roman" w:hAnsi="Times New Roman" w:cs="Times New Roman"/>
          <w:sz w:val="20"/>
          <w:szCs w:val="20"/>
          <w:lang w:eastAsia="de-DE"/>
        </w:rPr>
        <w:t xml:space="preserve"> und stellte mir des Öfteren die </w:t>
      </w:r>
      <w:r w:rsidRPr="00A60148">
        <w:rPr>
          <w:rFonts w:ascii="Times New Roman" w:hAnsi="Times New Roman" w:cs="Times New Roman"/>
          <w:b/>
          <w:bCs/>
          <w:sz w:val="20"/>
          <w:szCs w:val="20"/>
          <w:lang w:eastAsia="de-DE"/>
        </w:rPr>
        <w:t>Frage</w:t>
      </w:r>
      <w:r w:rsidRPr="00A60148">
        <w:rPr>
          <w:rFonts w:ascii="Times New Roman" w:hAnsi="Times New Roman" w:cs="Times New Roman"/>
          <w:sz w:val="20"/>
          <w:szCs w:val="20"/>
          <w:lang w:eastAsia="de-DE"/>
        </w:rPr>
        <w:t xml:space="preserve">, wer mir garantieren kann, dass alle </w:t>
      </w:r>
      <w:r w:rsidRPr="00A60148">
        <w:rPr>
          <w:rFonts w:ascii="Times New Roman" w:hAnsi="Times New Roman" w:cs="Times New Roman"/>
          <w:b/>
          <w:bCs/>
          <w:sz w:val="20"/>
          <w:szCs w:val="20"/>
          <w:lang w:eastAsia="de-DE"/>
        </w:rPr>
        <w:t>Zahlen der Wahrheit</w:t>
      </w:r>
      <w:r w:rsidRPr="00A60148">
        <w:rPr>
          <w:rFonts w:ascii="Times New Roman" w:hAnsi="Times New Roman" w:cs="Times New Roman"/>
          <w:sz w:val="20"/>
          <w:szCs w:val="20"/>
          <w:lang w:eastAsia="de-DE"/>
        </w:rPr>
        <w:t xml:space="preserve"> entsprechen. </w:t>
      </w:r>
      <w:r w:rsidR="006939CF" w:rsidRPr="00C1030F">
        <w:rPr>
          <w:rFonts w:ascii="Times New Roman" w:hAnsi="Times New Roman" w:cs="Times New Roman"/>
          <w:sz w:val="20"/>
          <w:szCs w:val="20"/>
        </w:rPr>
        <w:t>Diese Frage stellte ich mir im Nachhinein immer öfters</w:t>
      </w:r>
      <w:r w:rsidR="00470F0B" w:rsidRPr="00C1030F">
        <w:rPr>
          <w:rFonts w:ascii="Times New Roman" w:hAnsi="Times New Roman" w:cs="Times New Roman"/>
          <w:sz w:val="20"/>
          <w:szCs w:val="20"/>
        </w:rPr>
        <w:t>.</w:t>
      </w:r>
    </w:p>
    <w:p w14:paraId="148B7748" w14:textId="77777777" w:rsidR="006939CF" w:rsidRPr="00C1030F" w:rsidRDefault="006939CF" w:rsidP="00C1030F">
      <w:pPr>
        <w:rPr>
          <w:rFonts w:ascii="Times New Roman" w:hAnsi="Times New Roman" w:cs="Times New Roman"/>
          <w:sz w:val="20"/>
          <w:szCs w:val="20"/>
        </w:rPr>
      </w:pPr>
    </w:p>
    <w:p w14:paraId="578801EC" w14:textId="5DBC6C28" w:rsidR="00A60148" w:rsidRPr="00A60148" w:rsidRDefault="00A60148" w:rsidP="00C1030F">
      <w:pPr>
        <w:rPr>
          <w:rFonts w:ascii="Times New Roman" w:hAnsi="Times New Roman" w:cs="Times New Roman"/>
          <w:sz w:val="20"/>
          <w:szCs w:val="20"/>
          <w:lang w:eastAsia="de-DE"/>
        </w:rPr>
      </w:pPr>
      <w:r w:rsidRPr="00A60148">
        <w:rPr>
          <w:rFonts w:ascii="Times New Roman" w:hAnsi="Times New Roman" w:cs="Times New Roman"/>
          <w:sz w:val="20"/>
          <w:szCs w:val="20"/>
          <w:lang w:eastAsia="de-DE"/>
        </w:rPr>
        <w:t xml:space="preserve">Durch diverse Gespräche über meine Zukunft </w:t>
      </w:r>
      <w:r w:rsidRPr="00A60148">
        <w:rPr>
          <w:rFonts w:ascii="Times New Roman" w:hAnsi="Times New Roman" w:cs="Times New Roman"/>
          <w:b/>
          <w:bCs/>
          <w:sz w:val="20"/>
          <w:szCs w:val="20"/>
          <w:lang w:eastAsia="de-DE"/>
        </w:rPr>
        <w:t xml:space="preserve">wurde mir </w:t>
      </w:r>
      <w:r w:rsidR="000509FC" w:rsidRPr="00871570">
        <w:rPr>
          <w:rFonts w:ascii="Times New Roman" w:hAnsi="Times New Roman" w:cs="Times New Roman"/>
          <w:b/>
          <w:bCs/>
          <w:sz w:val="20"/>
          <w:szCs w:val="20"/>
        </w:rPr>
        <w:t xml:space="preserve">letztendlich </w:t>
      </w:r>
      <w:r w:rsidRPr="00A60148">
        <w:rPr>
          <w:rFonts w:ascii="Times New Roman" w:hAnsi="Times New Roman" w:cs="Times New Roman"/>
          <w:b/>
          <w:bCs/>
          <w:sz w:val="20"/>
          <w:szCs w:val="20"/>
          <w:lang w:eastAsia="de-DE"/>
        </w:rPr>
        <w:t>klar</w:t>
      </w:r>
      <w:r w:rsidRPr="00A60148">
        <w:rPr>
          <w:rFonts w:ascii="Times New Roman" w:hAnsi="Times New Roman" w:cs="Times New Roman"/>
          <w:sz w:val="20"/>
          <w:szCs w:val="20"/>
          <w:lang w:eastAsia="de-DE"/>
        </w:rPr>
        <w:t xml:space="preserve">, dass mich eine Karriere in der </w:t>
      </w:r>
      <w:r w:rsidRPr="00A60148">
        <w:rPr>
          <w:rFonts w:ascii="Times New Roman" w:hAnsi="Times New Roman" w:cs="Times New Roman"/>
          <w:b/>
          <w:bCs/>
          <w:sz w:val="20"/>
          <w:szCs w:val="20"/>
          <w:lang w:eastAsia="de-DE"/>
        </w:rPr>
        <w:t>Wirtschaftsprüfung enorm reizt</w:t>
      </w:r>
      <w:r w:rsidRPr="00A60148">
        <w:rPr>
          <w:rFonts w:ascii="Times New Roman" w:hAnsi="Times New Roman" w:cs="Times New Roman"/>
          <w:sz w:val="20"/>
          <w:szCs w:val="20"/>
          <w:lang w:eastAsia="de-DE"/>
        </w:rPr>
        <w:t>.</w:t>
      </w:r>
      <w:r w:rsidR="00BA6385" w:rsidRPr="00C1030F">
        <w:rPr>
          <w:rFonts w:ascii="Times New Roman" w:hAnsi="Times New Roman" w:cs="Times New Roman"/>
          <w:sz w:val="20"/>
          <w:szCs w:val="20"/>
        </w:rPr>
        <w:t xml:space="preserve"> </w:t>
      </w:r>
      <w:r w:rsidR="00C1030F">
        <w:rPr>
          <w:rFonts w:ascii="Times New Roman" w:hAnsi="Times New Roman" w:cs="Times New Roman"/>
          <w:sz w:val="20"/>
          <w:szCs w:val="20"/>
        </w:rPr>
        <w:t>Je mehr ich mich mit der Materie auseinandersetzte,</w:t>
      </w:r>
      <w:r w:rsidR="00975305">
        <w:rPr>
          <w:rFonts w:ascii="Times New Roman" w:hAnsi="Times New Roman" w:cs="Times New Roman"/>
          <w:sz w:val="20"/>
          <w:szCs w:val="20"/>
        </w:rPr>
        <w:t xml:space="preserve"> desto mehr faszinierte mich die Welt der Wirtschaftsprüfer. Die </w:t>
      </w:r>
      <w:r w:rsidR="00975305" w:rsidRPr="00871570">
        <w:rPr>
          <w:rFonts w:ascii="Times New Roman" w:hAnsi="Times New Roman" w:cs="Times New Roman"/>
          <w:b/>
          <w:bCs/>
          <w:sz w:val="20"/>
          <w:szCs w:val="20"/>
        </w:rPr>
        <w:t>Bedeutung</w:t>
      </w:r>
      <w:r w:rsidR="00975305">
        <w:rPr>
          <w:rFonts w:ascii="Times New Roman" w:hAnsi="Times New Roman" w:cs="Times New Roman"/>
          <w:sz w:val="20"/>
          <w:szCs w:val="20"/>
        </w:rPr>
        <w:t xml:space="preserve">, die ein Wirtschaftsprüfer für ein Unternehmen und für die gesamte Wirtschaft hat, ist von unschätzbarem Wert. Und dazu die unvorhersehbare </w:t>
      </w:r>
      <w:r w:rsidR="00975305" w:rsidRPr="00871570">
        <w:rPr>
          <w:rFonts w:ascii="Times New Roman" w:hAnsi="Times New Roman" w:cs="Times New Roman"/>
          <w:b/>
          <w:bCs/>
          <w:sz w:val="20"/>
          <w:szCs w:val="20"/>
        </w:rPr>
        <w:t>Arbeitsumgebung</w:t>
      </w:r>
      <w:r w:rsidR="00975305">
        <w:rPr>
          <w:rFonts w:ascii="Times New Roman" w:hAnsi="Times New Roman" w:cs="Times New Roman"/>
          <w:sz w:val="20"/>
          <w:szCs w:val="20"/>
        </w:rPr>
        <w:t xml:space="preserve">, welche durch jeden neuen Mandanten automatisch geschaffen wird und einem eine hohe </w:t>
      </w:r>
      <w:r w:rsidR="00975305" w:rsidRPr="00871570">
        <w:rPr>
          <w:rFonts w:ascii="Times New Roman" w:hAnsi="Times New Roman" w:cs="Times New Roman"/>
          <w:b/>
          <w:bCs/>
          <w:sz w:val="20"/>
          <w:szCs w:val="20"/>
        </w:rPr>
        <w:t>Lernkurve</w:t>
      </w:r>
      <w:r w:rsidR="00975305">
        <w:rPr>
          <w:rFonts w:ascii="Times New Roman" w:hAnsi="Times New Roman" w:cs="Times New Roman"/>
          <w:sz w:val="20"/>
          <w:szCs w:val="20"/>
        </w:rPr>
        <w:t xml:space="preserve"> bietet, reizten mich immer mehr. </w:t>
      </w:r>
    </w:p>
    <w:p w14:paraId="643EC7E8" w14:textId="77777777" w:rsidR="00A60148" w:rsidRPr="00C1030F" w:rsidRDefault="00A60148" w:rsidP="00C1030F">
      <w:pPr>
        <w:rPr>
          <w:rFonts w:ascii="Times New Roman" w:hAnsi="Times New Roman" w:cs="Times New Roman"/>
          <w:sz w:val="20"/>
          <w:szCs w:val="20"/>
        </w:rPr>
      </w:pPr>
    </w:p>
    <w:p w14:paraId="4CEE1456" w14:textId="706D396A" w:rsidR="00975305" w:rsidDel="00104EDC" w:rsidRDefault="00E90793" w:rsidP="00C1030F">
      <w:pPr>
        <w:rPr>
          <w:del w:id="26" w:author="jonas.stegh@pumpkincareers.com" w:date="2023-05-04T09:30:00Z"/>
          <w:rFonts w:ascii="Times New Roman" w:hAnsi="Times New Roman" w:cs="Times New Roman"/>
          <w:sz w:val="20"/>
          <w:szCs w:val="20"/>
        </w:rPr>
      </w:pPr>
      <w:del w:id="27" w:author="jonas.stegh@pumpkincareers.com" w:date="2023-05-04T09:30:00Z">
        <w:r w:rsidDel="00104EDC">
          <w:rPr>
            <w:rFonts w:ascii="Times New Roman" w:hAnsi="Times New Roman" w:cs="Times New Roman"/>
            <w:sz w:val="20"/>
            <w:szCs w:val="20"/>
          </w:rPr>
          <w:delText>Zeitgleich wurde</w:delText>
        </w:r>
        <w:r w:rsidR="000509FC" w:rsidRPr="00C1030F" w:rsidDel="00104EDC">
          <w:rPr>
            <w:rFonts w:ascii="Times New Roman" w:hAnsi="Times New Roman" w:cs="Times New Roman"/>
            <w:sz w:val="20"/>
            <w:szCs w:val="20"/>
          </w:rPr>
          <w:delText xml:space="preserve"> mir klar wurde, dass ich nicht mehr lange in der Schule bin, mich dennoch aber engagieren wollte und ich seit der letzten Bundestagswahl ein großes </w:delText>
        </w:r>
        <w:r w:rsidR="000509FC" w:rsidRPr="00871570" w:rsidDel="00104EDC">
          <w:rPr>
            <w:rFonts w:ascii="Times New Roman" w:hAnsi="Times New Roman" w:cs="Times New Roman"/>
            <w:b/>
            <w:bCs/>
            <w:sz w:val="20"/>
            <w:szCs w:val="20"/>
          </w:rPr>
          <w:delText>Interesse für</w:delText>
        </w:r>
        <w:r w:rsidR="006939CF" w:rsidRPr="00871570" w:rsidDel="00104EDC">
          <w:rPr>
            <w:rFonts w:ascii="Times New Roman" w:hAnsi="Times New Roman" w:cs="Times New Roman"/>
            <w:b/>
            <w:bCs/>
            <w:sz w:val="20"/>
            <w:szCs w:val="20"/>
          </w:rPr>
          <w:delText xml:space="preserve"> politische</w:delText>
        </w:r>
        <w:r w:rsidR="000509FC" w:rsidRPr="00871570" w:rsidDel="00104EDC">
          <w:rPr>
            <w:rFonts w:ascii="Times New Roman" w:hAnsi="Times New Roman" w:cs="Times New Roman"/>
            <w:b/>
            <w:bCs/>
            <w:sz w:val="20"/>
            <w:szCs w:val="20"/>
          </w:rPr>
          <w:delText xml:space="preserve"> </w:delText>
        </w:r>
        <w:r w:rsidR="006939CF" w:rsidRPr="00871570" w:rsidDel="00104EDC">
          <w:rPr>
            <w:rFonts w:ascii="Times New Roman" w:hAnsi="Times New Roman" w:cs="Times New Roman"/>
            <w:b/>
            <w:bCs/>
            <w:sz w:val="20"/>
            <w:szCs w:val="20"/>
          </w:rPr>
          <w:delText>Themen</w:delText>
        </w:r>
        <w:r w:rsidR="00A60148" w:rsidRPr="00C1030F" w:rsidDel="00104EDC">
          <w:rPr>
            <w:rFonts w:ascii="Times New Roman" w:hAnsi="Times New Roman" w:cs="Times New Roman"/>
            <w:sz w:val="20"/>
            <w:szCs w:val="20"/>
          </w:rPr>
          <w:delText xml:space="preserve"> </w:delText>
        </w:r>
        <w:r w:rsidR="000509FC" w:rsidRPr="00C1030F" w:rsidDel="00104EDC">
          <w:rPr>
            <w:rFonts w:ascii="Times New Roman" w:hAnsi="Times New Roman" w:cs="Times New Roman"/>
            <w:sz w:val="20"/>
            <w:szCs w:val="20"/>
          </w:rPr>
          <w:delText>entwickelte,</w:delText>
        </w:r>
        <w:r w:rsidR="00A60148" w:rsidRPr="00C1030F" w:rsidDel="00104EDC">
          <w:rPr>
            <w:rFonts w:ascii="Times New Roman" w:hAnsi="Times New Roman" w:cs="Times New Roman"/>
            <w:sz w:val="20"/>
            <w:szCs w:val="20"/>
          </w:rPr>
          <w:delText xml:space="preserve"> führte letztendlich dazu, dass ich Mitglied bei </w:delText>
        </w:r>
        <w:r w:rsidR="00A60148" w:rsidRPr="00871570" w:rsidDel="00104EDC">
          <w:rPr>
            <w:rFonts w:ascii="Times New Roman" w:hAnsi="Times New Roman" w:cs="Times New Roman"/>
            <w:b/>
            <w:bCs/>
            <w:sz w:val="20"/>
            <w:szCs w:val="20"/>
          </w:rPr>
          <w:delText>den Jungen Liberalen</w:delText>
        </w:r>
        <w:r w:rsidR="00A60148" w:rsidRPr="00C1030F" w:rsidDel="00104EDC">
          <w:rPr>
            <w:rFonts w:ascii="Times New Roman" w:hAnsi="Times New Roman" w:cs="Times New Roman"/>
            <w:sz w:val="20"/>
            <w:szCs w:val="20"/>
          </w:rPr>
          <w:delText xml:space="preserve"> wurde</w:delText>
        </w:r>
        <w:r w:rsidR="00975305" w:rsidDel="00104EDC">
          <w:rPr>
            <w:rFonts w:ascii="Times New Roman" w:hAnsi="Times New Roman" w:cs="Times New Roman"/>
            <w:sz w:val="20"/>
            <w:szCs w:val="20"/>
          </w:rPr>
          <w:delText xml:space="preserve">. Somit </w:delText>
        </w:r>
        <w:r w:rsidR="00871570" w:rsidDel="00104EDC">
          <w:rPr>
            <w:rFonts w:ascii="Times New Roman" w:hAnsi="Times New Roman" w:cs="Times New Roman"/>
            <w:sz w:val="20"/>
            <w:szCs w:val="20"/>
          </w:rPr>
          <w:delText>habe</w:delText>
        </w:r>
        <w:r w:rsidR="00975305" w:rsidDel="00104EDC">
          <w:rPr>
            <w:rFonts w:ascii="Times New Roman" w:hAnsi="Times New Roman" w:cs="Times New Roman"/>
            <w:sz w:val="20"/>
            <w:szCs w:val="20"/>
          </w:rPr>
          <w:delText xml:space="preserve"> ich die Möglichkeit, mich auf </w:delText>
        </w:r>
        <w:r w:rsidR="00975305" w:rsidDel="00104EDC">
          <w:rPr>
            <w:rFonts w:ascii="Times New Roman" w:hAnsi="Times New Roman" w:cs="Times New Roman"/>
            <w:sz w:val="20"/>
            <w:szCs w:val="20"/>
          </w:rPr>
          <w:lastRenderedPageBreak/>
          <w:delText xml:space="preserve">politischer Ebene zu engagieren und die </w:delText>
        </w:r>
        <w:r w:rsidR="00975305" w:rsidRPr="00871570" w:rsidDel="00104EDC">
          <w:rPr>
            <w:rFonts w:ascii="Times New Roman" w:hAnsi="Times New Roman" w:cs="Times New Roman"/>
            <w:b/>
            <w:bCs/>
            <w:sz w:val="20"/>
            <w:szCs w:val="20"/>
          </w:rPr>
          <w:delText>Zukunft mitzugestalten</w:delText>
        </w:r>
        <w:r w:rsidR="00871570" w:rsidDel="00104EDC">
          <w:rPr>
            <w:rFonts w:ascii="Times New Roman" w:hAnsi="Times New Roman" w:cs="Times New Roman"/>
            <w:sz w:val="20"/>
            <w:szCs w:val="20"/>
          </w:rPr>
          <w:delText xml:space="preserve">, </w:delText>
        </w:r>
        <w:r w:rsidR="006939CF" w:rsidRPr="00C1030F" w:rsidDel="00104EDC">
          <w:rPr>
            <w:rFonts w:ascii="Times New Roman" w:hAnsi="Times New Roman" w:cs="Times New Roman"/>
            <w:sz w:val="20"/>
            <w:szCs w:val="20"/>
          </w:rPr>
          <w:delText xml:space="preserve">meine </w:delText>
        </w:r>
        <w:r w:rsidR="006939CF" w:rsidRPr="00871570" w:rsidDel="00104EDC">
          <w:rPr>
            <w:rFonts w:ascii="Times New Roman" w:hAnsi="Times New Roman" w:cs="Times New Roman"/>
            <w:b/>
            <w:bCs/>
            <w:sz w:val="20"/>
            <w:szCs w:val="20"/>
          </w:rPr>
          <w:delText>Teamfähigkeit</w:delText>
        </w:r>
        <w:r w:rsidR="000509FC" w:rsidRPr="00C1030F" w:rsidDel="00104EDC">
          <w:rPr>
            <w:rFonts w:ascii="Times New Roman" w:hAnsi="Times New Roman" w:cs="Times New Roman"/>
            <w:sz w:val="20"/>
            <w:szCs w:val="20"/>
          </w:rPr>
          <w:delText xml:space="preserve"> </w:delText>
        </w:r>
        <w:r w:rsidR="00871570" w:rsidDel="00104EDC">
          <w:rPr>
            <w:rFonts w:ascii="Times New Roman" w:hAnsi="Times New Roman" w:cs="Times New Roman"/>
            <w:sz w:val="20"/>
            <w:szCs w:val="20"/>
          </w:rPr>
          <w:delText>zu</w:delText>
        </w:r>
        <w:r w:rsidR="000509FC" w:rsidRPr="00C1030F" w:rsidDel="00104EDC">
          <w:rPr>
            <w:rFonts w:ascii="Times New Roman" w:hAnsi="Times New Roman" w:cs="Times New Roman"/>
            <w:sz w:val="20"/>
            <w:szCs w:val="20"/>
          </w:rPr>
          <w:delText xml:space="preserve"> verbessern </w:delText>
        </w:r>
        <w:r w:rsidR="00975305" w:rsidDel="00104EDC">
          <w:rPr>
            <w:rFonts w:ascii="Times New Roman" w:hAnsi="Times New Roman" w:cs="Times New Roman"/>
            <w:sz w:val="20"/>
            <w:szCs w:val="20"/>
          </w:rPr>
          <w:delText>und weiterhin verbessern</w:delText>
        </w:r>
        <w:r w:rsidR="000509FC" w:rsidRPr="00C1030F" w:rsidDel="00104EDC">
          <w:rPr>
            <w:rFonts w:ascii="Times New Roman" w:hAnsi="Times New Roman" w:cs="Times New Roman"/>
            <w:sz w:val="20"/>
            <w:szCs w:val="20"/>
          </w:rPr>
          <w:delText xml:space="preserve">, genauso wie meine </w:delText>
        </w:r>
        <w:r w:rsidR="000509FC" w:rsidRPr="00871570" w:rsidDel="00104EDC">
          <w:rPr>
            <w:rFonts w:ascii="Times New Roman" w:hAnsi="Times New Roman" w:cs="Times New Roman"/>
            <w:b/>
            <w:bCs/>
            <w:sz w:val="20"/>
            <w:szCs w:val="20"/>
          </w:rPr>
          <w:delText>Kommunikation</w:delText>
        </w:r>
        <w:r w:rsidR="000509FC" w:rsidRPr="00C1030F" w:rsidDel="00104EDC">
          <w:rPr>
            <w:rFonts w:ascii="Times New Roman" w:hAnsi="Times New Roman" w:cs="Times New Roman"/>
            <w:sz w:val="20"/>
            <w:szCs w:val="20"/>
          </w:rPr>
          <w:delText xml:space="preserve">. </w:delText>
        </w:r>
      </w:del>
    </w:p>
    <w:p w14:paraId="5AB19309" w14:textId="29409188" w:rsidR="00A60148" w:rsidRPr="00C1030F" w:rsidDel="00104EDC" w:rsidRDefault="00A60148" w:rsidP="00C1030F">
      <w:pPr>
        <w:rPr>
          <w:del w:id="28" w:author="jonas.stegh@pumpkincareers.com" w:date="2023-05-04T09:30:00Z"/>
          <w:rFonts w:ascii="Times New Roman" w:hAnsi="Times New Roman" w:cs="Times New Roman"/>
          <w:sz w:val="20"/>
          <w:szCs w:val="20"/>
        </w:rPr>
      </w:pPr>
    </w:p>
    <w:p w14:paraId="032806F1" w14:textId="2BB7B3A0" w:rsidR="00A60148" w:rsidRPr="00975305" w:rsidDel="00104EDC" w:rsidRDefault="00A60148" w:rsidP="00975305">
      <w:pPr>
        <w:rPr>
          <w:del w:id="29" w:author="jonas.stegh@pumpkincareers.com" w:date="2023-05-04T09:30:00Z"/>
          <w:rFonts w:ascii="Times New Roman" w:hAnsi="Times New Roman" w:cs="Times New Roman"/>
          <w:sz w:val="20"/>
          <w:szCs w:val="20"/>
        </w:rPr>
      </w:pPr>
      <w:del w:id="30" w:author="jonas.stegh@pumpkincareers.com" w:date="2023-05-04T09:30:00Z">
        <w:r w:rsidRPr="00A60148" w:rsidDel="00104EDC">
          <w:rPr>
            <w:rFonts w:ascii="Times New Roman" w:hAnsi="Times New Roman" w:cs="Times New Roman"/>
            <w:sz w:val="20"/>
            <w:szCs w:val="20"/>
            <w:lang w:eastAsia="de-DE"/>
          </w:rPr>
          <w:delText>Nachdem mir</w:delText>
        </w:r>
        <w:r w:rsidR="000509FC" w:rsidRPr="00975305" w:rsidDel="00104EDC">
          <w:rPr>
            <w:rFonts w:ascii="Times New Roman" w:hAnsi="Times New Roman" w:cs="Times New Roman"/>
            <w:sz w:val="20"/>
            <w:szCs w:val="20"/>
          </w:rPr>
          <w:delText xml:space="preserve"> mit der Zeit</w:delText>
        </w:r>
        <w:r w:rsidRPr="00A60148" w:rsidDel="00104EDC">
          <w:rPr>
            <w:rFonts w:ascii="Times New Roman" w:hAnsi="Times New Roman" w:cs="Times New Roman"/>
            <w:sz w:val="20"/>
            <w:szCs w:val="20"/>
            <w:lang w:eastAsia="de-DE"/>
          </w:rPr>
          <w:delText xml:space="preserve"> klar wurde, wohin die Reise gehen sollte, wurde mir auch bewusst, </w:delText>
        </w:r>
        <w:r w:rsidR="00975305" w:rsidRPr="00975305" w:rsidDel="00104EDC">
          <w:rPr>
            <w:rFonts w:ascii="Times New Roman" w:hAnsi="Times New Roman" w:cs="Times New Roman"/>
            <w:sz w:val="20"/>
            <w:szCs w:val="20"/>
          </w:rPr>
          <w:delText xml:space="preserve">dass ich meine </w:delText>
        </w:r>
        <w:r w:rsidR="00975305" w:rsidRPr="00871570" w:rsidDel="00104EDC">
          <w:rPr>
            <w:rFonts w:ascii="Times New Roman" w:hAnsi="Times New Roman" w:cs="Times New Roman"/>
            <w:b/>
            <w:bCs/>
            <w:sz w:val="20"/>
            <w:szCs w:val="20"/>
          </w:rPr>
          <w:delText>Karriere</w:delText>
        </w:r>
        <w:r w:rsidR="00975305" w:rsidRPr="00975305" w:rsidDel="00104EDC">
          <w:rPr>
            <w:rFonts w:ascii="Times New Roman" w:hAnsi="Times New Roman" w:cs="Times New Roman"/>
            <w:sz w:val="20"/>
            <w:szCs w:val="20"/>
          </w:rPr>
          <w:delText xml:space="preserve"> in der Wirtschaftsprüfung </w:delText>
        </w:r>
        <w:r w:rsidR="00975305" w:rsidRPr="00871570" w:rsidDel="00104EDC">
          <w:rPr>
            <w:rFonts w:ascii="Times New Roman" w:hAnsi="Times New Roman" w:cs="Times New Roman"/>
            <w:b/>
            <w:bCs/>
            <w:sz w:val="20"/>
            <w:szCs w:val="20"/>
          </w:rPr>
          <w:delText>nicht dem Zufall überlassen wollte</w:delText>
        </w:r>
        <w:r w:rsidRPr="00A60148" w:rsidDel="00104EDC">
          <w:rPr>
            <w:rFonts w:ascii="Times New Roman" w:hAnsi="Times New Roman" w:cs="Times New Roman"/>
            <w:sz w:val="20"/>
            <w:szCs w:val="20"/>
            <w:lang w:eastAsia="de-DE"/>
          </w:rPr>
          <w:delText>. Deshalb entschied ich mich, Mitglied bei "</w:delText>
        </w:r>
        <w:r w:rsidRPr="00A60148" w:rsidDel="00104EDC">
          <w:rPr>
            <w:rFonts w:ascii="Times New Roman" w:hAnsi="Times New Roman" w:cs="Times New Roman"/>
            <w:b/>
            <w:bCs/>
            <w:sz w:val="20"/>
            <w:szCs w:val="20"/>
            <w:lang w:eastAsia="de-DE"/>
          </w:rPr>
          <w:delText>Pumpkincareers</w:delText>
        </w:r>
        <w:r w:rsidRPr="00A60148" w:rsidDel="00104EDC">
          <w:rPr>
            <w:rFonts w:ascii="Times New Roman" w:hAnsi="Times New Roman" w:cs="Times New Roman"/>
            <w:sz w:val="20"/>
            <w:szCs w:val="20"/>
            <w:lang w:eastAsia="de-DE"/>
          </w:rPr>
          <w:delText xml:space="preserve">" zu werden, einem Coaching-Netzwerk </w:delText>
        </w:r>
        <w:r w:rsidR="00871570" w:rsidDel="00104EDC">
          <w:rPr>
            <w:rFonts w:ascii="Times New Roman" w:hAnsi="Times New Roman" w:cs="Times New Roman"/>
            <w:sz w:val="20"/>
            <w:szCs w:val="20"/>
            <w:lang w:eastAsia="de-DE"/>
          </w:rPr>
          <w:delText xml:space="preserve">bzw. </w:delText>
        </w:r>
        <w:r w:rsidRPr="00A60148" w:rsidDel="00104EDC">
          <w:rPr>
            <w:rFonts w:ascii="Times New Roman" w:hAnsi="Times New Roman" w:cs="Times New Roman"/>
            <w:sz w:val="20"/>
            <w:szCs w:val="20"/>
            <w:lang w:eastAsia="de-DE"/>
          </w:rPr>
          <w:delText xml:space="preserve">einer Karriereberatung für Studierende. </w:delText>
        </w:r>
        <w:r w:rsidR="000509FC" w:rsidRPr="00975305" w:rsidDel="00104EDC">
          <w:rPr>
            <w:rFonts w:ascii="Times New Roman" w:hAnsi="Times New Roman" w:cs="Times New Roman"/>
            <w:sz w:val="20"/>
            <w:szCs w:val="20"/>
          </w:rPr>
          <w:delText>Ein</w:delText>
        </w:r>
        <w:r w:rsidRPr="00A60148" w:rsidDel="00104EDC">
          <w:rPr>
            <w:rFonts w:ascii="Times New Roman" w:hAnsi="Times New Roman" w:cs="Times New Roman"/>
            <w:sz w:val="20"/>
            <w:szCs w:val="20"/>
            <w:lang w:eastAsia="de-DE"/>
          </w:rPr>
          <w:delText xml:space="preserve"> </w:delText>
        </w:r>
        <w:r w:rsidR="000509FC" w:rsidRPr="00975305" w:rsidDel="00104EDC">
          <w:rPr>
            <w:rFonts w:ascii="Times New Roman" w:hAnsi="Times New Roman" w:cs="Times New Roman"/>
            <w:sz w:val="20"/>
            <w:szCs w:val="20"/>
          </w:rPr>
          <w:delText>Schritt,</w:delText>
        </w:r>
        <w:r w:rsidRPr="00A60148" w:rsidDel="00104EDC">
          <w:rPr>
            <w:rFonts w:ascii="Times New Roman" w:hAnsi="Times New Roman" w:cs="Times New Roman"/>
            <w:sz w:val="20"/>
            <w:szCs w:val="20"/>
            <w:lang w:eastAsia="de-DE"/>
          </w:rPr>
          <w:delText xml:space="preserve"> </w:delText>
        </w:r>
        <w:r w:rsidR="000509FC" w:rsidRPr="00975305" w:rsidDel="00104EDC">
          <w:rPr>
            <w:rFonts w:ascii="Times New Roman" w:hAnsi="Times New Roman" w:cs="Times New Roman"/>
            <w:sz w:val="20"/>
            <w:szCs w:val="20"/>
          </w:rPr>
          <w:delText>welcher</w:delText>
        </w:r>
        <w:r w:rsidRPr="00A60148" w:rsidDel="00104EDC">
          <w:rPr>
            <w:rFonts w:ascii="Times New Roman" w:hAnsi="Times New Roman" w:cs="Times New Roman"/>
            <w:sz w:val="20"/>
            <w:szCs w:val="20"/>
            <w:lang w:eastAsia="de-DE"/>
          </w:rPr>
          <w:delText xml:space="preserve"> meiner fachlichen und persönlichen Weiterentwicklung zugutekomm</w:delText>
        </w:r>
        <w:r w:rsidR="000509FC" w:rsidRPr="00975305" w:rsidDel="00104EDC">
          <w:rPr>
            <w:rFonts w:ascii="Times New Roman" w:hAnsi="Times New Roman" w:cs="Times New Roman"/>
            <w:sz w:val="20"/>
            <w:szCs w:val="20"/>
          </w:rPr>
          <w:delText xml:space="preserve">t </w:delText>
        </w:r>
        <w:r w:rsidRPr="00A60148" w:rsidDel="00104EDC">
          <w:rPr>
            <w:rFonts w:ascii="Times New Roman" w:hAnsi="Times New Roman" w:cs="Times New Roman"/>
            <w:sz w:val="20"/>
            <w:szCs w:val="20"/>
            <w:lang w:eastAsia="de-DE"/>
          </w:rPr>
          <w:delText>und</w:delText>
        </w:r>
        <w:r w:rsidR="000509FC" w:rsidRPr="00975305" w:rsidDel="00104EDC">
          <w:rPr>
            <w:rFonts w:ascii="Times New Roman" w:hAnsi="Times New Roman" w:cs="Times New Roman"/>
            <w:sz w:val="20"/>
            <w:szCs w:val="20"/>
          </w:rPr>
          <w:delText xml:space="preserve"> mir auf dem Weg Richtung Karriere in der Wirtschaftsprüfung hilft.</w:delText>
        </w:r>
        <w:r w:rsidRPr="00A60148" w:rsidDel="00104EDC">
          <w:rPr>
            <w:rFonts w:ascii="Times New Roman" w:hAnsi="Times New Roman" w:cs="Times New Roman"/>
            <w:sz w:val="20"/>
            <w:szCs w:val="20"/>
            <w:lang w:eastAsia="de-DE"/>
          </w:rPr>
          <w:delText xml:space="preserve"> </w:delText>
        </w:r>
      </w:del>
    </w:p>
    <w:p w14:paraId="6A5134C6" w14:textId="77777777" w:rsidR="005814FE" w:rsidRPr="00C1030F" w:rsidRDefault="005814FE" w:rsidP="00C1030F">
      <w:pPr>
        <w:rPr>
          <w:rFonts w:ascii="Times New Roman" w:hAnsi="Times New Roman" w:cs="Times New Roman"/>
          <w:sz w:val="20"/>
          <w:szCs w:val="20"/>
        </w:rPr>
      </w:pPr>
    </w:p>
    <w:p w14:paraId="087F772F" w14:textId="32D322DC" w:rsidR="005814FE" w:rsidRPr="00C1030F" w:rsidRDefault="005814FE" w:rsidP="00C1030F">
      <w:pPr>
        <w:rPr>
          <w:rFonts w:ascii="Times New Roman" w:hAnsi="Times New Roman" w:cs="Times New Roman"/>
          <w:sz w:val="20"/>
          <w:szCs w:val="20"/>
        </w:rPr>
      </w:pPr>
      <w:commentRangeStart w:id="31"/>
      <w:r w:rsidRPr="00C1030F">
        <w:rPr>
          <w:rFonts w:ascii="Times New Roman" w:hAnsi="Times New Roman" w:cs="Times New Roman"/>
          <w:sz w:val="20"/>
          <w:szCs w:val="20"/>
        </w:rPr>
        <w:t xml:space="preserve">Nach </w:t>
      </w:r>
      <w:r w:rsidRPr="00871570">
        <w:rPr>
          <w:rFonts w:ascii="Times New Roman" w:hAnsi="Times New Roman" w:cs="Times New Roman"/>
          <w:b/>
          <w:bCs/>
          <w:sz w:val="20"/>
          <w:szCs w:val="20"/>
        </w:rPr>
        <w:t>intensiver Recherche</w:t>
      </w:r>
      <w:r w:rsidRPr="00C1030F">
        <w:rPr>
          <w:rFonts w:ascii="Times New Roman" w:hAnsi="Times New Roman" w:cs="Times New Roman"/>
          <w:sz w:val="20"/>
          <w:szCs w:val="20"/>
        </w:rPr>
        <w:t xml:space="preserve"> und </w:t>
      </w:r>
      <w:r w:rsidR="00975305">
        <w:rPr>
          <w:rFonts w:ascii="Times New Roman" w:hAnsi="Times New Roman" w:cs="Times New Roman"/>
          <w:sz w:val="20"/>
          <w:szCs w:val="20"/>
        </w:rPr>
        <w:t>zahlreichen</w:t>
      </w:r>
      <w:r w:rsidRPr="00C1030F">
        <w:rPr>
          <w:rFonts w:ascii="Times New Roman" w:hAnsi="Times New Roman" w:cs="Times New Roman"/>
          <w:sz w:val="20"/>
          <w:szCs w:val="20"/>
        </w:rPr>
        <w:t xml:space="preserve"> Ideen</w:t>
      </w:r>
      <w:r w:rsidR="00975305">
        <w:rPr>
          <w:rFonts w:ascii="Times New Roman" w:hAnsi="Times New Roman" w:cs="Times New Roman"/>
          <w:sz w:val="20"/>
          <w:szCs w:val="20"/>
        </w:rPr>
        <w:t xml:space="preserve"> </w:t>
      </w:r>
      <w:r w:rsidR="00D23C91">
        <w:rPr>
          <w:rFonts w:ascii="Times New Roman" w:hAnsi="Times New Roman" w:cs="Times New Roman"/>
          <w:sz w:val="20"/>
          <w:szCs w:val="20"/>
        </w:rPr>
        <w:t>habe</w:t>
      </w:r>
      <w:r w:rsidR="00975305">
        <w:rPr>
          <w:rFonts w:ascii="Times New Roman" w:hAnsi="Times New Roman" w:cs="Times New Roman"/>
          <w:sz w:val="20"/>
          <w:szCs w:val="20"/>
        </w:rPr>
        <w:t xml:space="preserve"> ich mich schließlich dazu</w:t>
      </w:r>
      <w:r w:rsidR="00D23C91">
        <w:rPr>
          <w:rFonts w:ascii="Times New Roman" w:hAnsi="Times New Roman" w:cs="Times New Roman"/>
          <w:sz w:val="20"/>
          <w:szCs w:val="20"/>
        </w:rPr>
        <w:t xml:space="preserve"> entschlossen</w:t>
      </w:r>
      <w:r w:rsidR="00975305">
        <w:rPr>
          <w:rFonts w:ascii="Times New Roman" w:hAnsi="Times New Roman" w:cs="Times New Roman"/>
          <w:sz w:val="20"/>
          <w:szCs w:val="20"/>
        </w:rPr>
        <w:t xml:space="preserve">, mein bachelor-Studium </w:t>
      </w:r>
      <w:r w:rsidR="00D23C91">
        <w:rPr>
          <w:rFonts w:ascii="Times New Roman" w:hAnsi="Times New Roman" w:cs="Times New Roman"/>
          <w:sz w:val="20"/>
          <w:szCs w:val="20"/>
        </w:rPr>
        <w:t xml:space="preserve">voraussichtlich </w:t>
      </w:r>
      <w:r w:rsidR="00975305">
        <w:rPr>
          <w:rFonts w:ascii="Times New Roman" w:hAnsi="Times New Roman" w:cs="Times New Roman"/>
          <w:sz w:val="20"/>
          <w:szCs w:val="20"/>
        </w:rPr>
        <w:t xml:space="preserve">an der </w:t>
      </w:r>
      <w:r w:rsidR="00975305" w:rsidRPr="00871570">
        <w:rPr>
          <w:rFonts w:ascii="Times New Roman" w:hAnsi="Times New Roman" w:cs="Times New Roman"/>
          <w:b/>
          <w:bCs/>
          <w:sz w:val="20"/>
          <w:szCs w:val="20"/>
        </w:rPr>
        <w:t>Goethe Universität im Sommersemester</w:t>
      </w:r>
      <w:r w:rsidR="00975305">
        <w:rPr>
          <w:rFonts w:ascii="Times New Roman" w:hAnsi="Times New Roman" w:cs="Times New Roman"/>
          <w:sz w:val="20"/>
          <w:szCs w:val="20"/>
        </w:rPr>
        <w:t xml:space="preserve"> im nächsten Jahr zu beginnen</w:t>
      </w:r>
      <w:r w:rsidR="00D23C91">
        <w:rPr>
          <w:rFonts w:ascii="Times New Roman" w:hAnsi="Times New Roman" w:cs="Times New Roman"/>
          <w:sz w:val="20"/>
          <w:szCs w:val="20"/>
        </w:rPr>
        <w:t>.</w:t>
      </w:r>
      <w:commentRangeEnd w:id="31"/>
      <w:r w:rsidR="000C6268">
        <w:rPr>
          <w:rStyle w:val="CommentReference"/>
        </w:rPr>
        <w:commentReference w:id="31"/>
      </w:r>
    </w:p>
    <w:p w14:paraId="1835F145" w14:textId="77777777" w:rsidR="00975305" w:rsidRDefault="00975305" w:rsidP="00C1030F">
      <w:pPr>
        <w:rPr>
          <w:rFonts w:ascii="Times New Roman" w:hAnsi="Times New Roman" w:cs="Times New Roman"/>
          <w:sz w:val="20"/>
          <w:szCs w:val="20"/>
        </w:rPr>
      </w:pPr>
    </w:p>
    <w:p w14:paraId="04432A27" w14:textId="216734DF" w:rsidR="00975305" w:rsidRDefault="00975305" w:rsidP="00C1030F">
      <w:pPr>
        <w:rPr>
          <w:rFonts w:ascii="Times New Roman" w:hAnsi="Times New Roman" w:cs="Times New Roman"/>
          <w:sz w:val="20"/>
          <w:szCs w:val="20"/>
        </w:rPr>
      </w:pPr>
      <w:commentRangeStart w:id="32"/>
      <w:r>
        <w:rPr>
          <w:rFonts w:ascii="Times New Roman" w:hAnsi="Times New Roman" w:cs="Times New Roman"/>
          <w:sz w:val="20"/>
          <w:szCs w:val="20"/>
        </w:rPr>
        <w:t xml:space="preserve">Und heute </w:t>
      </w:r>
      <w:commentRangeStart w:id="33"/>
      <w:r>
        <w:rPr>
          <w:rFonts w:ascii="Times New Roman" w:hAnsi="Times New Roman" w:cs="Times New Roman"/>
          <w:sz w:val="20"/>
          <w:szCs w:val="20"/>
        </w:rPr>
        <w:t xml:space="preserve">bin ich hier, </w:t>
      </w:r>
      <w:commentRangeEnd w:id="33"/>
      <w:r w:rsidR="000C6268">
        <w:rPr>
          <w:rStyle w:val="CommentReference"/>
        </w:rPr>
        <w:commentReference w:id="33"/>
      </w:r>
      <w:r>
        <w:rPr>
          <w:rFonts w:ascii="Times New Roman" w:hAnsi="Times New Roman" w:cs="Times New Roman"/>
          <w:sz w:val="20"/>
          <w:szCs w:val="20"/>
        </w:rPr>
        <w:t>bei Ihnen, einem der besten Wirtschaftsprüfungsgesellschaften Münster</w:t>
      </w:r>
      <w:r w:rsidR="00E409D0">
        <w:rPr>
          <w:rFonts w:ascii="Times New Roman" w:hAnsi="Times New Roman" w:cs="Times New Roman"/>
          <w:sz w:val="20"/>
          <w:szCs w:val="20"/>
        </w:rPr>
        <w:t>s und mit der Übernahme von BDO auch einer der führenden Unternehmen in Deutschland.</w:t>
      </w:r>
      <w:commentRangeEnd w:id="32"/>
      <w:r w:rsidR="00E409D0">
        <w:rPr>
          <w:rStyle w:val="CommentReference"/>
        </w:rPr>
        <w:commentReference w:id="32"/>
      </w:r>
    </w:p>
    <w:p w14:paraId="6E6D80A7" w14:textId="77777777" w:rsidR="007A7D1F" w:rsidRDefault="007A7D1F" w:rsidP="00C1030F">
      <w:pPr>
        <w:rPr>
          <w:rFonts w:ascii="Times New Roman" w:hAnsi="Times New Roman" w:cs="Times New Roman"/>
          <w:sz w:val="20"/>
          <w:szCs w:val="20"/>
        </w:rPr>
      </w:pPr>
    </w:p>
    <w:p w14:paraId="275096DD" w14:textId="7E4A4BAF" w:rsidR="007A7D1F" w:rsidRPr="00C1030F" w:rsidRDefault="007A7D1F" w:rsidP="00C1030F">
      <w:pPr>
        <w:rPr>
          <w:rFonts w:ascii="Times New Roman" w:hAnsi="Times New Roman" w:cs="Times New Roman"/>
          <w:sz w:val="20"/>
          <w:szCs w:val="20"/>
        </w:rPr>
      </w:pPr>
      <w:commentRangeStart w:id="34"/>
      <w:r>
        <w:rPr>
          <w:rFonts w:ascii="Times New Roman" w:hAnsi="Times New Roman" w:cs="Times New Roman"/>
          <w:sz w:val="20"/>
          <w:szCs w:val="20"/>
        </w:rPr>
        <w:t>Und heute bin ich hier, bei Ihnen, einer Wirtschaftsprüfungsgesellschaft, die mit Ihrer langjährigen Erfahrung Ihren Mandanten die bestmögliche Beratung bieten können.</w:t>
      </w:r>
      <w:commentRangeEnd w:id="34"/>
      <w:r>
        <w:rPr>
          <w:rStyle w:val="CommentReference"/>
        </w:rPr>
        <w:commentReference w:id="34"/>
      </w:r>
    </w:p>
    <w:p w14:paraId="1609F7F4" w14:textId="77777777" w:rsidR="002A0AD2" w:rsidRDefault="002A0AD2" w:rsidP="00C1030F">
      <w:pPr>
        <w:rPr>
          <w:rFonts w:ascii="Times New Roman" w:hAnsi="Times New Roman" w:cs="Times New Roman"/>
          <w:sz w:val="20"/>
          <w:szCs w:val="20"/>
        </w:rPr>
      </w:pPr>
    </w:p>
    <w:p w14:paraId="3F32D775" w14:textId="15048A0D" w:rsidR="007A7D1F" w:rsidRDefault="007A7D1F" w:rsidP="00C1030F">
      <w:pPr>
        <w:rPr>
          <w:rFonts w:ascii="Times New Roman" w:hAnsi="Times New Roman" w:cs="Times New Roman"/>
          <w:sz w:val="20"/>
          <w:szCs w:val="20"/>
        </w:rPr>
      </w:pPr>
      <w:commentRangeStart w:id="35"/>
      <w:r>
        <w:rPr>
          <w:rFonts w:ascii="Times New Roman" w:hAnsi="Times New Roman" w:cs="Times New Roman"/>
          <w:sz w:val="20"/>
          <w:szCs w:val="20"/>
        </w:rPr>
        <w:t xml:space="preserve">Und heute bin ich hier, bei Ihnen, einer der führenden Wirtschaftsprüfungs- und Steuerberatungsgesellschaften in Münster. </w:t>
      </w:r>
      <w:commentRangeEnd w:id="35"/>
      <w:r>
        <w:rPr>
          <w:rStyle w:val="CommentReference"/>
        </w:rPr>
        <w:commentReference w:id="35"/>
      </w:r>
    </w:p>
    <w:p w14:paraId="6ED3034C" w14:textId="77777777" w:rsidR="007A7D1F" w:rsidRPr="00C1030F" w:rsidRDefault="007A7D1F" w:rsidP="00C1030F">
      <w:pPr>
        <w:rPr>
          <w:rFonts w:ascii="Times New Roman" w:hAnsi="Times New Roman" w:cs="Times New Roman"/>
          <w:sz w:val="20"/>
          <w:szCs w:val="20"/>
        </w:rPr>
      </w:pPr>
    </w:p>
    <w:p w14:paraId="6E468F2D" w14:textId="77777777" w:rsidR="00B07243" w:rsidRDefault="005814FE" w:rsidP="00C1030F">
      <w:pPr>
        <w:rPr>
          <w:rFonts w:ascii="Times New Roman" w:hAnsi="Times New Roman" w:cs="Times New Roman"/>
          <w:sz w:val="20"/>
          <w:szCs w:val="20"/>
        </w:rPr>
      </w:pPr>
      <w:r w:rsidRPr="00C1030F">
        <w:rPr>
          <w:rFonts w:ascii="Times New Roman" w:hAnsi="Times New Roman" w:cs="Times New Roman"/>
          <w:sz w:val="20"/>
          <w:szCs w:val="20"/>
        </w:rPr>
        <w:t>Dementsprechend freue ich mich sehr heute hier zu sein und das Gespräch mit Ihnen führen zu können.</w:t>
      </w:r>
    </w:p>
    <w:p w14:paraId="39C98A98" w14:textId="77777777" w:rsidR="00B07243" w:rsidRDefault="00B07243" w:rsidP="00C1030F">
      <w:pPr>
        <w:rPr>
          <w:rFonts w:ascii="Times New Roman" w:hAnsi="Times New Roman" w:cs="Times New Roman"/>
          <w:sz w:val="20"/>
          <w:szCs w:val="20"/>
        </w:rPr>
      </w:pPr>
    </w:p>
    <w:p w14:paraId="5F429C6C" w14:textId="77777777" w:rsidR="00B07243" w:rsidRDefault="00B07243" w:rsidP="00C1030F">
      <w:pPr>
        <w:rPr>
          <w:rFonts w:ascii="Times New Roman" w:hAnsi="Times New Roman" w:cs="Times New Roman"/>
          <w:sz w:val="20"/>
          <w:szCs w:val="20"/>
        </w:rPr>
      </w:pPr>
    </w:p>
    <w:p w14:paraId="12B04785" w14:textId="77777777" w:rsidR="00837AC1" w:rsidRDefault="00837AC1" w:rsidP="00BA6385">
      <w:pPr>
        <w:rPr>
          <w:rFonts w:ascii="Georgia" w:hAnsi="Georgia"/>
          <w:sz w:val="20"/>
          <w:szCs w:val="20"/>
          <w:lang w:eastAsia="de-DE"/>
        </w:rPr>
      </w:pPr>
    </w:p>
    <w:p w14:paraId="0431685D" w14:textId="77777777" w:rsidR="007A7D1F" w:rsidRDefault="007A7D1F" w:rsidP="00BA6385">
      <w:pPr>
        <w:rPr>
          <w:rFonts w:ascii="Georgia" w:hAnsi="Georgia"/>
          <w:sz w:val="20"/>
          <w:szCs w:val="20"/>
          <w:lang w:eastAsia="de-DE"/>
        </w:rPr>
      </w:pPr>
    </w:p>
    <w:p w14:paraId="537F5824" w14:textId="7225B66D" w:rsidR="007A7D1F" w:rsidRDefault="007A7D1F" w:rsidP="007A7D1F">
      <w:pPr>
        <w:pStyle w:val="Title"/>
        <w:rPr>
          <w:rFonts w:ascii="Georgia" w:hAnsi="Georgia"/>
        </w:rPr>
      </w:pPr>
      <w:r>
        <w:rPr>
          <w:rFonts w:ascii="Georgia" w:hAnsi="Georgia"/>
        </w:rPr>
        <w:t>Mögliche Fragen</w:t>
      </w:r>
    </w:p>
    <w:p w14:paraId="10A1EED7" w14:textId="77777777" w:rsidR="007A7D1F" w:rsidRDefault="007A7D1F" w:rsidP="007A7D1F"/>
    <w:p w14:paraId="62C1B27A" w14:textId="27718034" w:rsidR="007A7D1F" w:rsidRPr="009A602F" w:rsidRDefault="00B07243" w:rsidP="009A602F">
      <w:pPr>
        <w:rPr>
          <w:rFonts w:ascii="Times New Roman" w:hAnsi="Times New Roman" w:cs="Times New Roman"/>
          <w:sz w:val="20"/>
          <w:szCs w:val="20"/>
        </w:rPr>
      </w:pPr>
      <w:r w:rsidRPr="009A602F">
        <w:rPr>
          <w:rFonts w:ascii="Times New Roman" w:hAnsi="Times New Roman" w:cs="Times New Roman"/>
          <w:sz w:val="20"/>
          <w:szCs w:val="20"/>
        </w:rPr>
        <w:t>Welcher Abschnitt stellt den wichtigsten Ihres Lebenslaufs dar?</w:t>
      </w:r>
      <w:r w:rsidR="009A602F" w:rsidRPr="009A602F">
        <w:rPr>
          <w:rFonts w:ascii="Times New Roman" w:hAnsi="Times New Roman" w:cs="Times New Roman"/>
          <w:sz w:val="20"/>
          <w:szCs w:val="20"/>
        </w:rPr>
        <w:t xml:space="preserve"> </w:t>
      </w:r>
      <w:r w:rsidRPr="009A602F">
        <w:rPr>
          <w:rFonts w:ascii="Times New Roman" w:hAnsi="Times New Roman" w:cs="Times New Roman"/>
          <w:sz w:val="20"/>
          <w:szCs w:val="20"/>
        </w:rPr>
        <w:t xml:space="preserve">/ </w:t>
      </w:r>
      <w:r w:rsidR="009A602F" w:rsidRPr="009A602F">
        <w:rPr>
          <w:rFonts w:ascii="Times New Roman" w:hAnsi="Times New Roman" w:cs="Times New Roman"/>
          <w:sz w:val="20"/>
          <w:szCs w:val="20"/>
        </w:rPr>
        <w:t xml:space="preserve"> </w:t>
      </w:r>
      <w:r w:rsidRPr="009A602F">
        <w:rPr>
          <w:rFonts w:ascii="Times New Roman" w:hAnsi="Times New Roman" w:cs="Times New Roman"/>
          <w:sz w:val="20"/>
          <w:szCs w:val="20"/>
        </w:rPr>
        <w:t>Welche Praktika-Stelle hat Ihnen am besten gefallen?</w:t>
      </w:r>
    </w:p>
    <w:p w14:paraId="5812290E" w14:textId="77777777" w:rsidR="00B07243" w:rsidRPr="009A602F" w:rsidRDefault="00B07243" w:rsidP="009A602F">
      <w:pPr>
        <w:rPr>
          <w:rFonts w:ascii="Times New Roman" w:hAnsi="Times New Roman" w:cs="Times New Roman"/>
          <w:sz w:val="20"/>
          <w:szCs w:val="20"/>
        </w:rPr>
      </w:pPr>
    </w:p>
    <w:p w14:paraId="4DBB2024" w14:textId="080662E3" w:rsidR="00B07243" w:rsidRDefault="00B07243" w:rsidP="009A602F">
      <w:pPr>
        <w:rPr>
          <w:rFonts w:ascii="Times New Roman" w:hAnsi="Times New Roman" w:cs="Times New Roman"/>
          <w:sz w:val="20"/>
          <w:szCs w:val="20"/>
        </w:rPr>
      </w:pPr>
      <w:r w:rsidRPr="009A602F">
        <w:rPr>
          <w:rFonts w:ascii="Times New Roman" w:hAnsi="Times New Roman" w:cs="Times New Roman"/>
          <w:sz w:val="20"/>
          <w:szCs w:val="20"/>
        </w:rPr>
        <w:t>Warum der Studiengang?</w:t>
      </w:r>
    </w:p>
    <w:p w14:paraId="04EB8F68" w14:textId="1AA5B5FD" w:rsidR="00537246" w:rsidRPr="00537246" w:rsidRDefault="00537246" w:rsidP="0053724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Ich habe lange überlegt, ob ich BWL oder doch VWL studieren möchte, konnte mich allerdings nicht festlegen. Nach dem ich mich dann intensiver mit meiner Universität Auswahl beschäftigt habe, fand ich über den Studiengag „Wirtschaftswissenschaft“ raus, welche die BWL als auch VWL beinhaltet.“</w:t>
      </w:r>
    </w:p>
    <w:p w14:paraId="0CB31096" w14:textId="77777777" w:rsidR="00B07243" w:rsidRPr="009A602F" w:rsidRDefault="00B07243" w:rsidP="009A602F">
      <w:pPr>
        <w:rPr>
          <w:rFonts w:ascii="Times New Roman" w:hAnsi="Times New Roman" w:cs="Times New Roman"/>
          <w:sz w:val="20"/>
          <w:szCs w:val="20"/>
        </w:rPr>
      </w:pPr>
    </w:p>
    <w:p w14:paraId="4CE64F8E" w14:textId="39D1EC67" w:rsidR="00B07243" w:rsidRDefault="00B07243" w:rsidP="009A602F">
      <w:pPr>
        <w:rPr>
          <w:rFonts w:ascii="Times New Roman" w:hAnsi="Times New Roman" w:cs="Times New Roman"/>
          <w:sz w:val="20"/>
          <w:szCs w:val="20"/>
        </w:rPr>
      </w:pPr>
      <w:r w:rsidRPr="009A602F">
        <w:rPr>
          <w:rFonts w:ascii="Times New Roman" w:hAnsi="Times New Roman" w:cs="Times New Roman"/>
          <w:sz w:val="20"/>
          <w:szCs w:val="20"/>
        </w:rPr>
        <w:t>Warum diese Universität?</w:t>
      </w:r>
    </w:p>
    <w:p w14:paraId="025D5AF0" w14:textId="5E196A17" w:rsidR="00537246" w:rsidRDefault="00537246" w:rsidP="0053724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Eine sehr wichtige und dazu auch schwierige Entscheidung. Zu Beginn wollte ich noch in die Niederlande nach Utrecht oder Den Haag, um dort International Business zu studieren. Nachdem ich mich intensiv mit den Vor- und Nachteilen verschiedener Universitäten beschäftigt habe, bin ich relativ schnell zu dem Entschluss gekommen, dass die Niederlande nicht das ist was ich will. Die Goethe Universität mich in mehreren Punkten aber befriedigt. Zu einem die Stadt, also dem Finanzzentrum Deutschlands, dem unfassbar schönen Campus als auch der Studiengang „Wirtschaftswissenschaften“.</w:t>
      </w:r>
    </w:p>
    <w:p w14:paraId="5646F7FF" w14:textId="77777777" w:rsidR="00537246" w:rsidRDefault="00537246" w:rsidP="00537246">
      <w:pPr>
        <w:rPr>
          <w:rFonts w:ascii="Times New Roman" w:hAnsi="Times New Roman" w:cs="Times New Roman"/>
          <w:sz w:val="20"/>
          <w:szCs w:val="20"/>
        </w:rPr>
      </w:pPr>
    </w:p>
    <w:p w14:paraId="25B35C95" w14:textId="36DB057C" w:rsidR="00537246" w:rsidRDefault="00537246" w:rsidP="00537246">
      <w:pPr>
        <w:rPr>
          <w:rFonts w:ascii="Times New Roman" w:hAnsi="Times New Roman" w:cs="Times New Roman"/>
          <w:sz w:val="20"/>
          <w:szCs w:val="20"/>
        </w:rPr>
      </w:pPr>
      <w:r>
        <w:rPr>
          <w:rFonts w:ascii="Times New Roman" w:hAnsi="Times New Roman" w:cs="Times New Roman"/>
          <w:sz w:val="20"/>
          <w:szCs w:val="20"/>
        </w:rPr>
        <w:t>Warum nicht WWU?</w:t>
      </w:r>
    </w:p>
    <w:p w14:paraId="1CE3D82D" w14:textId="29918E7D" w:rsidR="00537246" w:rsidRPr="00537246" w:rsidRDefault="00537246" w:rsidP="0053724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Auch wenn Die WWU einen guten Ruf genießt, wollte ich für meine Studien Zeit etwas anderes sehen. Ein neues Land oder eine neue Stadt. Daher hat sich die Goethe Uni perfekt angeboten.</w:t>
      </w:r>
    </w:p>
    <w:p w14:paraId="1DB455F8" w14:textId="77777777" w:rsidR="00B07243" w:rsidRPr="009A602F" w:rsidRDefault="00B07243" w:rsidP="009A602F">
      <w:pPr>
        <w:rPr>
          <w:rFonts w:ascii="Times New Roman" w:hAnsi="Times New Roman" w:cs="Times New Roman"/>
          <w:sz w:val="20"/>
          <w:szCs w:val="20"/>
        </w:rPr>
      </w:pPr>
    </w:p>
    <w:p w14:paraId="4426500C" w14:textId="2F75E134" w:rsidR="00B07243" w:rsidRDefault="00B07243" w:rsidP="009A602F">
      <w:pPr>
        <w:rPr>
          <w:rFonts w:ascii="Times New Roman" w:hAnsi="Times New Roman" w:cs="Times New Roman"/>
          <w:sz w:val="20"/>
          <w:szCs w:val="20"/>
        </w:rPr>
      </w:pPr>
      <w:r w:rsidRPr="009A602F">
        <w:rPr>
          <w:rFonts w:ascii="Times New Roman" w:hAnsi="Times New Roman" w:cs="Times New Roman"/>
          <w:sz w:val="20"/>
          <w:szCs w:val="20"/>
        </w:rPr>
        <w:t>Was machen Sie gerne in ihrer Freizeit?</w:t>
      </w:r>
    </w:p>
    <w:p w14:paraId="4EED3D9A" w14:textId="05721666" w:rsidR="00537246" w:rsidRPr="00537246" w:rsidRDefault="00537246" w:rsidP="0053724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In meiner Freizeit liebe ich es, meinen Ehrgeiz und mein Durchsetzungsvermögen voll auszuschöpfen. Daher besuche ich fast täglich das Fitnessstudio und verfolge den Kraftsport -&gt; Powerbuilding. Seit zwei Jahren etwa, Anfang der Corona Pandemie, habe ich angefangen mit dem DJing und mixe seit dem, regelmäßige primär House Music Sets. Außerdem bietet mir das Lesen von Büchern zu den Themen finanzielle Bildung und der Persönlichkeitsentwicklung die Möglichkeit, mich zusätzlich weiterzubilden und immer mehr zu lernen</w:t>
      </w:r>
    </w:p>
    <w:p w14:paraId="466E8528" w14:textId="77777777" w:rsidR="007A7D1F" w:rsidRPr="009A602F" w:rsidRDefault="007A7D1F" w:rsidP="009A602F">
      <w:pPr>
        <w:rPr>
          <w:rFonts w:ascii="Times New Roman" w:hAnsi="Times New Roman" w:cs="Times New Roman"/>
          <w:sz w:val="20"/>
          <w:szCs w:val="20"/>
        </w:rPr>
      </w:pPr>
    </w:p>
    <w:p w14:paraId="58E56DF8" w14:textId="74B89CC8" w:rsidR="009A602F" w:rsidRDefault="009A602F" w:rsidP="00BA6385">
      <w:pPr>
        <w:rPr>
          <w:rFonts w:ascii="Times New Roman" w:hAnsi="Times New Roman" w:cs="Times New Roman"/>
          <w:sz w:val="20"/>
          <w:szCs w:val="20"/>
        </w:rPr>
      </w:pPr>
      <w:r w:rsidRPr="009A602F">
        <w:rPr>
          <w:rFonts w:ascii="Times New Roman" w:hAnsi="Times New Roman" w:cs="Times New Roman"/>
          <w:sz w:val="20"/>
          <w:szCs w:val="20"/>
        </w:rPr>
        <w:t>Warum dieser Beruf? / Warum du?</w:t>
      </w:r>
    </w:p>
    <w:p w14:paraId="2B6863BF" w14:textId="77777777" w:rsidR="009A602F" w:rsidRDefault="009A602F" w:rsidP="00BA6385">
      <w:pPr>
        <w:rPr>
          <w:rFonts w:ascii="Times New Roman" w:hAnsi="Times New Roman" w:cs="Times New Roman"/>
          <w:sz w:val="20"/>
          <w:szCs w:val="20"/>
        </w:rPr>
      </w:pPr>
    </w:p>
    <w:p w14:paraId="224EE815" w14:textId="4C86C7E2"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Warum das Unternehmen?</w:t>
      </w:r>
    </w:p>
    <w:p w14:paraId="7C4F8F5B" w14:textId="77777777" w:rsidR="009A602F" w:rsidRDefault="009A602F" w:rsidP="00BA6385">
      <w:pPr>
        <w:rPr>
          <w:rFonts w:ascii="Times New Roman" w:hAnsi="Times New Roman" w:cs="Times New Roman"/>
          <w:sz w:val="20"/>
          <w:szCs w:val="20"/>
        </w:rPr>
      </w:pPr>
    </w:p>
    <w:p w14:paraId="55D1412B" w14:textId="3509EB7E" w:rsidR="009A602F" w:rsidRDefault="009A602F" w:rsidP="00BA6385">
      <w:pPr>
        <w:rPr>
          <w:rFonts w:ascii="Times New Roman" w:hAnsi="Times New Roman" w:cs="Times New Roman"/>
          <w:sz w:val="20"/>
          <w:szCs w:val="20"/>
        </w:rPr>
      </w:pPr>
      <w:r>
        <w:rPr>
          <w:rFonts w:ascii="Times New Roman" w:hAnsi="Times New Roman" w:cs="Times New Roman"/>
          <w:sz w:val="20"/>
          <w:szCs w:val="20"/>
        </w:rPr>
        <w:lastRenderedPageBreak/>
        <w:t>Wieso Praktikum X gemacht?</w:t>
      </w:r>
    </w:p>
    <w:p w14:paraId="77347086" w14:textId="77777777" w:rsidR="009A602F" w:rsidRDefault="009A602F" w:rsidP="00BA6385">
      <w:pPr>
        <w:rPr>
          <w:rFonts w:ascii="Times New Roman" w:hAnsi="Times New Roman" w:cs="Times New Roman"/>
          <w:sz w:val="20"/>
          <w:szCs w:val="20"/>
        </w:rPr>
      </w:pPr>
    </w:p>
    <w:p w14:paraId="3D014F8B" w14:textId="7260E571"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sind ihre Stärken? Was ist ihr USP?</w:t>
      </w:r>
    </w:p>
    <w:p w14:paraId="52621553" w14:textId="576F7595" w:rsidR="00611526" w:rsidRPr="00611526" w:rsidRDefault="007E62D4" w:rsidP="006115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Die Fähigkeit im Team zu arbeiten, was sich durch mein Engagement unteranderem in der Schülervertretung oder den Jungen Liberalen bestätigt hat.</w:t>
      </w:r>
    </w:p>
    <w:p w14:paraId="0C11018D" w14:textId="44C62267" w:rsidR="007E62D4" w:rsidRPr="007E62D4" w:rsidRDefault="007E62D4" w:rsidP="007E62D4">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Dazu beweise ich seit zwei Jahren an hoher Disziplin, durch meinen Kraftsport, welchen ich verfolge. 5-6 Mal die Woche besuche ich das Fitnessstudio und konnte bereits auf mich bezogen erachten werte Ergebnisse erzielen.</w:t>
      </w:r>
    </w:p>
    <w:p w14:paraId="17339F32" w14:textId="77777777" w:rsidR="009A602F" w:rsidRDefault="009A602F" w:rsidP="00BA6385">
      <w:pPr>
        <w:rPr>
          <w:rFonts w:ascii="Times New Roman" w:hAnsi="Times New Roman" w:cs="Times New Roman"/>
          <w:sz w:val="20"/>
          <w:szCs w:val="20"/>
        </w:rPr>
      </w:pPr>
    </w:p>
    <w:p w14:paraId="66D41BED" w14:textId="491F51E7"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sind ihre Schwächen?</w:t>
      </w:r>
    </w:p>
    <w:p w14:paraId="4DA9D7F5" w14:textId="072BFFBB" w:rsidR="007E62D4" w:rsidRDefault="007E62D4" w:rsidP="007E62D4">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Den Fokus/Die Motivation zu gewinnen. Es fällt mir oft schwer, neue Sachen zu starten. Habe ich es dann aber geschafft, verfolge ich diese mit erhöhter Disziplin. </w:t>
      </w:r>
    </w:p>
    <w:p w14:paraId="63626BD9" w14:textId="274EA16D" w:rsidR="007E62D4" w:rsidRPr="007E62D4" w:rsidRDefault="007E62D4" w:rsidP="007E62D4">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Perfektionismus. Ich habe oft an Projekten, Präsentationen etc. gearbeitet und diese nie </w:t>
      </w:r>
      <w:proofErr w:type="spellStart"/>
      <w:r>
        <w:rPr>
          <w:rFonts w:ascii="Times New Roman" w:hAnsi="Times New Roman" w:cs="Times New Roman"/>
          <w:sz w:val="20"/>
          <w:szCs w:val="20"/>
        </w:rPr>
        <w:t>zuende</w:t>
      </w:r>
      <w:proofErr w:type="spellEnd"/>
      <w:r>
        <w:rPr>
          <w:rFonts w:ascii="Times New Roman" w:hAnsi="Times New Roman" w:cs="Times New Roman"/>
          <w:sz w:val="20"/>
          <w:szCs w:val="20"/>
        </w:rPr>
        <w:t xml:space="preserve"> gebracht, obwohl die Ergebnisse in den meisten Fällen sehenswert sind/waren.</w:t>
      </w:r>
      <w:r w:rsidR="00611526">
        <w:rPr>
          <w:rFonts w:ascii="Times New Roman" w:hAnsi="Times New Roman" w:cs="Times New Roman"/>
          <w:sz w:val="20"/>
          <w:szCs w:val="20"/>
        </w:rPr>
        <w:t xml:space="preserve"> Auf der einen Seite sehe ich als Stärke an, da man sich nicht zu schnell </w:t>
      </w:r>
      <w:proofErr w:type="spellStart"/>
      <w:r w:rsidR="00611526">
        <w:rPr>
          <w:rFonts w:ascii="Times New Roman" w:hAnsi="Times New Roman" w:cs="Times New Roman"/>
          <w:sz w:val="20"/>
          <w:szCs w:val="20"/>
        </w:rPr>
        <w:t>zu frieden</w:t>
      </w:r>
      <w:proofErr w:type="spellEnd"/>
      <w:r w:rsidR="00611526">
        <w:rPr>
          <w:rFonts w:ascii="Times New Roman" w:hAnsi="Times New Roman" w:cs="Times New Roman"/>
          <w:sz w:val="20"/>
          <w:szCs w:val="20"/>
        </w:rPr>
        <w:t xml:space="preserve"> gibt. Auf der anderen Seit jedoch als deutliche Schwäche, da ich so oft bestimmte Projekte nicht zum </w:t>
      </w:r>
      <w:proofErr w:type="spellStart"/>
      <w:r w:rsidR="00611526">
        <w:rPr>
          <w:rFonts w:ascii="Times New Roman" w:hAnsi="Times New Roman" w:cs="Times New Roman"/>
          <w:sz w:val="20"/>
          <w:szCs w:val="20"/>
        </w:rPr>
        <w:t>ende</w:t>
      </w:r>
      <w:proofErr w:type="spellEnd"/>
      <w:r w:rsidR="00611526">
        <w:rPr>
          <w:rFonts w:ascii="Times New Roman" w:hAnsi="Times New Roman" w:cs="Times New Roman"/>
          <w:sz w:val="20"/>
          <w:szCs w:val="20"/>
        </w:rPr>
        <w:t xml:space="preserve"> bringe, obwohl Sie es schon längst sind. Ich gebe mich also nicht zu frieden.</w:t>
      </w:r>
    </w:p>
    <w:p w14:paraId="0086A05B" w14:textId="77777777" w:rsidR="009A602F" w:rsidRDefault="009A602F" w:rsidP="00BA6385">
      <w:pPr>
        <w:rPr>
          <w:rFonts w:ascii="Times New Roman" w:hAnsi="Times New Roman" w:cs="Times New Roman"/>
          <w:sz w:val="20"/>
          <w:szCs w:val="20"/>
        </w:rPr>
      </w:pPr>
    </w:p>
    <w:p w14:paraId="0B91E8B4" w14:textId="6D3384EC" w:rsidR="009A602F" w:rsidRDefault="009A602F" w:rsidP="00BA6385">
      <w:pPr>
        <w:rPr>
          <w:rFonts w:ascii="Times New Roman" w:hAnsi="Times New Roman" w:cs="Times New Roman"/>
          <w:sz w:val="20"/>
          <w:szCs w:val="20"/>
        </w:rPr>
      </w:pPr>
      <w:r>
        <w:rPr>
          <w:rFonts w:ascii="Times New Roman" w:hAnsi="Times New Roman" w:cs="Times New Roman"/>
          <w:sz w:val="20"/>
          <w:szCs w:val="20"/>
        </w:rPr>
        <w:t>3 Adjektive, die Sie am besten beschreiben?</w:t>
      </w:r>
    </w:p>
    <w:p w14:paraId="69CDC913" w14:textId="77777777" w:rsidR="009A602F" w:rsidRDefault="009A602F" w:rsidP="00BA6385">
      <w:pPr>
        <w:rPr>
          <w:rFonts w:ascii="Times New Roman" w:hAnsi="Times New Roman" w:cs="Times New Roman"/>
          <w:sz w:val="20"/>
          <w:szCs w:val="20"/>
        </w:rPr>
      </w:pPr>
    </w:p>
    <w:p w14:paraId="3BA8410A" w14:textId="3C5DF69B" w:rsidR="009A602F" w:rsidRDefault="009A602F" w:rsidP="00BA6385">
      <w:pPr>
        <w:rPr>
          <w:rFonts w:ascii="Times New Roman" w:hAnsi="Times New Roman" w:cs="Times New Roman"/>
          <w:sz w:val="20"/>
          <w:szCs w:val="20"/>
        </w:rPr>
      </w:pPr>
      <w:r>
        <w:rPr>
          <w:rFonts w:ascii="Times New Roman" w:hAnsi="Times New Roman" w:cs="Times New Roman"/>
          <w:sz w:val="20"/>
          <w:szCs w:val="20"/>
        </w:rPr>
        <w:t>Wenn ich mit Person X über Sie sprechen würde, was würde diese mir zu Ihnen sagen?</w:t>
      </w:r>
    </w:p>
    <w:p w14:paraId="1F8CF8DC" w14:textId="77777777" w:rsidR="009A602F" w:rsidRDefault="009A602F" w:rsidP="00BA6385">
      <w:pPr>
        <w:rPr>
          <w:rFonts w:ascii="Times New Roman" w:hAnsi="Times New Roman" w:cs="Times New Roman"/>
          <w:sz w:val="20"/>
          <w:szCs w:val="20"/>
        </w:rPr>
      </w:pPr>
    </w:p>
    <w:p w14:paraId="256B543E" w14:textId="0EEE3660" w:rsidR="009A602F" w:rsidRDefault="009A602F" w:rsidP="00BA6385">
      <w:pPr>
        <w:rPr>
          <w:rFonts w:ascii="Times New Roman" w:hAnsi="Times New Roman" w:cs="Times New Roman"/>
          <w:sz w:val="20"/>
          <w:szCs w:val="20"/>
        </w:rPr>
      </w:pPr>
      <w:r>
        <w:rPr>
          <w:rFonts w:ascii="Times New Roman" w:hAnsi="Times New Roman" w:cs="Times New Roman"/>
          <w:sz w:val="20"/>
          <w:szCs w:val="20"/>
        </w:rPr>
        <w:t>Prägende Ereignisse (außerhalb des Lebenslaufs)?</w:t>
      </w:r>
    </w:p>
    <w:p w14:paraId="6E28C81F" w14:textId="7722A0E2" w:rsidR="00611526" w:rsidRDefault="00611526" w:rsidP="006115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Ein sehr prägendes Ereignis für mich war meine Grundschulzeit. Ich war in einer Klasse, die ohnehin schon schwach besetzt war. Von allen Jungs war ich der Einzige, der kein Fußball gespielt hat und demnach quasi der Außenseiter. Ich habe lieber meine Zeit dem Motocross gewidmet, welchen ich 6 Jahre verfolgt habe. Aufgrund der unterschiedlichen Interessen wurde ich viel </w:t>
      </w:r>
      <w:proofErr w:type="spellStart"/>
      <w:r>
        <w:rPr>
          <w:rFonts w:ascii="Times New Roman" w:hAnsi="Times New Roman" w:cs="Times New Roman"/>
          <w:sz w:val="20"/>
          <w:szCs w:val="20"/>
        </w:rPr>
        <w:t>gehenselt</w:t>
      </w:r>
      <w:proofErr w:type="spellEnd"/>
      <w:r>
        <w:rPr>
          <w:rFonts w:ascii="Times New Roman" w:hAnsi="Times New Roman" w:cs="Times New Roman"/>
          <w:sz w:val="20"/>
          <w:szCs w:val="20"/>
        </w:rPr>
        <w:t xml:space="preserve"> weil ich „anders“ war. Dennoch habe ich den Sport nicht aufgegeben und mein Durchhaltevermögen und meinen Willen verfolgt. Ich habe damals schon in jungen Jahren gelernt, dass ich mich nicht von anderen beeinflussen lassen sollte, die nichts Gutes für mich abzielen.</w:t>
      </w:r>
    </w:p>
    <w:p w14:paraId="687CFE03" w14:textId="5EEB0437" w:rsidR="00611526" w:rsidRPr="00611526" w:rsidRDefault="00611526" w:rsidP="006115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Ein weiteres sehr prägendes Ereignis für mich waren eindeutig die letzten 3 Jahre der Corona Pandemie. Während meine Klassenkameraden in der Mittelstufe täglich Videospiele gespielt haben, war ich meistens draußen aktiv mit meinen Freunden und wir sind zuerst mit dem Mountainbike, anschließend den Mofas und am Ende den Motorädern durch die gegen gefahren. Durch die Pandemie konnte ich all das nicht mehr in den Maßen verfolgen wie mir lieb war. So begann ich</w:t>
      </w:r>
      <w:r w:rsidR="006869A3">
        <w:rPr>
          <w:rFonts w:ascii="Times New Roman" w:hAnsi="Times New Roman" w:cs="Times New Roman"/>
          <w:sz w:val="20"/>
          <w:szCs w:val="20"/>
        </w:rPr>
        <w:t xml:space="preserve"> mit dem Lesen einzelner Bücher, was mich als Person deutlich weitergebracht hat. Dazu habe ich die Interesse am DJing gewonnen sowie dem Kraftsport nachdem die Corona Regelungen gelockert wurden.</w:t>
      </w:r>
    </w:p>
    <w:p w14:paraId="5B5AC403" w14:textId="77777777" w:rsidR="009A602F" w:rsidRDefault="009A602F" w:rsidP="00BA6385">
      <w:pPr>
        <w:rPr>
          <w:rFonts w:ascii="Times New Roman" w:hAnsi="Times New Roman" w:cs="Times New Roman"/>
          <w:sz w:val="20"/>
          <w:szCs w:val="20"/>
        </w:rPr>
      </w:pPr>
    </w:p>
    <w:p w14:paraId="61A3D7DD" w14:textId="11711308"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sind wichtige Werte für Sie?</w:t>
      </w:r>
    </w:p>
    <w:p w14:paraId="1BFE17D2" w14:textId="4C4567BD" w:rsidR="006869A3" w:rsidRPr="006869A3" w:rsidRDefault="006869A3" w:rsidP="006869A3">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Wichtige Werte für mich sind gegenseitiger Respekt, Loyalität zu Freunden oder Kollegen und damit verbunden auch das Vertrauen aufeinander.</w:t>
      </w:r>
    </w:p>
    <w:p w14:paraId="5868C24A" w14:textId="77777777" w:rsidR="009A602F" w:rsidRDefault="009A602F" w:rsidP="00BA6385">
      <w:pPr>
        <w:rPr>
          <w:rFonts w:ascii="Times New Roman" w:hAnsi="Times New Roman" w:cs="Times New Roman"/>
          <w:sz w:val="20"/>
          <w:szCs w:val="20"/>
        </w:rPr>
      </w:pPr>
    </w:p>
    <w:p w14:paraId="03AF61F2" w14:textId="1B53F5CC" w:rsidR="009A602F" w:rsidRDefault="009A602F" w:rsidP="00BA6385">
      <w:pPr>
        <w:rPr>
          <w:rFonts w:ascii="Times New Roman" w:hAnsi="Times New Roman" w:cs="Times New Roman"/>
          <w:sz w:val="20"/>
          <w:szCs w:val="20"/>
        </w:rPr>
      </w:pPr>
      <w:r>
        <w:rPr>
          <w:rFonts w:ascii="Times New Roman" w:hAnsi="Times New Roman" w:cs="Times New Roman"/>
          <w:sz w:val="20"/>
          <w:szCs w:val="20"/>
        </w:rPr>
        <w:t>Wie würden Freunde Sie beschreiben?</w:t>
      </w:r>
    </w:p>
    <w:p w14:paraId="25C56D8C" w14:textId="77777777" w:rsidR="009A602F" w:rsidRDefault="009A602F" w:rsidP="00BA6385">
      <w:pPr>
        <w:rPr>
          <w:rFonts w:ascii="Times New Roman" w:hAnsi="Times New Roman" w:cs="Times New Roman"/>
          <w:sz w:val="20"/>
          <w:szCs w:val="20"/>
        </w:rPr>
      </w:pPr>
    </w:p>
    <w:p w14:paraId="37FDC25B" w14:textId="20304886"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möchten Sie gerne in dem Praktikum lernen?</w:t>
      </w:r>
    </w:p>
    <w:p w14:paraId="119293BB" w14:textId="2251F978" w:rsidR="006869A3" w:rsidRPr="006869A3" w:rsidRDefault="006869A3" w:rsidP="006869A3">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Ich möchte lernen als nur in der Schule. Ich möchte den Alltag eines Wirtschaftsprüfers kennenlernen, welche Aufgaben er hat und auch welche Herausforderungen. Außerdem möchte ich durch das Praktikum heraus finden, ob meine Einschätzung, dass die Wirtschaftsprüfung der Ideale Job für meine Zukunft darstellt.</w:t>
      </w:r>
    </w:p>
    <w:p w14:paraId="7A4E1713" w14:textId="77777777" w:rsidR="009A602F" w:rsidRDefault="009A602F" w:rsidP="00BA6385">
      <w:pPr>
        <w:rPr>
          <w:rFonts w:ascii="Times New Roman" w:hAnsi="Times New Roman" w:cs="Times New Roman"/>
          <w:sz w:val="20"/>
          <w:szCs w:val="20"/>
        </w:rPr>
      </w:pPr>
    </w:p>
    <w:p w14:paraId="2056CCF0" w14:textId="319415F9"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war bislang Ihre größte Leistung/Ihre größte Herausforderung?</w:t>
      </w:r>
    </w:p>
    <w:p w14:paraId="4174B74E" w14:textId="42782EFE" w:rsidR="006869A3" w:rsidRPr="006869A3" w:rsidRDefault="006869A3" w:rsidP="006869A3">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Das ich meine Ziele verfolge und ich meinen Weg gehe und durchziehe, ohne mich von anderen Menschen zurückzuhalten. Bereits in der Grundschule konnte ich dies bewiesen als auch im Kraftsport. Sprüche wie „das ziehst du eh nicht durch“ hörte ich zu beginn oft. Jetzt sitze ich hier mit 25 Kilogramm mehr auf der Waage und verfolge mit Disziplin seit gut zwei Jahren den Kraftsport. </w:t>
      </w:r>
    </w:p>
    <w:p w14:paraId="5AD16E97" w14:textId="77777777" w:rsidR="009A602F" w:rsidRDefault="009A602F" w:rsidP="00BA6385">
      <w:pPr>
        <w:rPr>
          <w:rFonts w:ascii="Times New Roman" w:hAnsi="Times New Roman" w:cs="Times New Roman"/>
          <w:sz w:val="20"/>
          <w:szCs w:val="20"/>
        </w:rPr>
      </w:pPr>
    </w:p>
    <w:p w14:paraId="3B4D5D02" w14:textId="0A4EE6A6" w:rsidR="009A602F" w:rsidRDefault="009A602F" w:rsidP="00BA6385">
      <w:pPr>
        <w:rPr>
          <w:rFonts w:ascii="Times New Roman" w:hAnsi="Times New Roman" w:cs="Times New Roman"/>
          <w:sz w:val="20"/>
          <w:szCs w:val="20"/>
        </w:rPr>
      </w:pPr>
      <w:r>
        <w:rPr>
          <w:rFonts w:ascii="Times New Roman" w:hAnsi="Times New Roman" w:cs="Times New Roman"/>
          <w:sz w:val="20"/>
          <w:szCs w:val="20"/>
        </w:rPr>
        <w:t>Welche Themen beschäftigen Sie im Leben?</w:t>
      </w:r>
    </w:p>
    <w:p w14:paraId="465978D2" w14:textId="542418AF" w:rsidR="006869A3" w:rsidRPr="006869A3" w:rsidRDefault="006869A3" w:rsidP="006869A3">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Ich beschäftige mich sehr gerne mit Politische Themen und gehe gerne in Debatten mit anderen ein um mich weiterentwickeln und meine Meinung zu verbreiten. Des </w:t>
      </w:r>
      <w:proofErr w:type="spellStart"/>
      <w:r>
        <w:rPr>
          <w:rFonts w:ascii="Times New Roman" w:hAnsi="Times New Roman" w:cs="Times New Roman"/>
          <w:sz w:val="20"/>
          <w:szCs w:val="20"/>
        </w:rPr>
        <w:t>weiteren</w:t>
      </w:r>
      <w:proofErr w:type="spellEnd"/>
      <w:r>
        <w:rPr>
          <w:rFonts w:ascii="Times New Roman" w:hAnsi="Times New Roman" w:cs="Times New Roman"/>
          <w:sz w:val="20"/>
          <w:szCs w:val="20"/>
        </w:rPr>
        <w:t xml:space="preserve"> ist der Kraftsport ein wichtiges Thema in meinem Leben, da ich diesen seit einiger Zeit nun verfolge und mir ein Leben ohne Kraftsport nicht ausdenken kann. Ein sehr Wichtiges Thema ist die Weiterentwicklung, welche ich </w:t>
      </w:r>
      <w:r>
        <w:rPr>
          <w:rFonts w:ascii="Times New Roman" w:hAnsi="Times New Roman" w:cs="Times New Roman"/>
          <w:sz w:val="20"/>
          <w:szCs w:val="20"/>
        </w:rPr>
        <w:lastRenderedPageBreak/>
        <w:t>jeden Tag versuche zu verfolgen. So lese ich täglich, höre Jeden morgen mehrere Podcast bezogen auf Wirtschaft und Politik und versuche meine Zeit möglichst sinnvoll zu nutzen.</w:t>
      </w:r>
    </w:p>
    <w:p w14:paraId="7C80B18B" w14:textId="77777777" w:rsidR="009A602F" w:rsidRDefault="009A602F" w:rsidP="00BA6385">
      <w:pPr>
        <w:rPr>
          <w:rFonts w:ascii="Times New Roman" w:hAnsi="Times New Roman" w:cs="Times New Roman"/>
          <w:sz w:val="20"/>
          <w:szCs w:val="20"/>
        </w:rPr>
      </w:pPr>
    </w:p>
    <w:p w14:paraId="4B9C64A3" w14:textId="057A13DB"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wäre der Titel ihrer Autobiografie?</w:t>
      </w:r>
    </w:p>
    <w:p w14:paraId="58A24B01" w14:textId="77777777" w:rsidR="009A602F" w:rsidRDefault="009A602F" w:rsidP="00BA6385">
      <w:pPr>
        <w:rPr>
          <w:rFonts w:ascii="Times New Roman" w:hAnsi="Times New Roman" w:cs="Times New Roman"/>
          <w:sz w:val="20"/>
          <w:szCs w:val="20"/>
        </w:rPr>
      </w:pPr>
    </w:p>
    <w:p w14:paraId="3F1D0B93" w14:textId="0C5A19C1"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ist Ihr Lieblingsbuch und warum?</w:t>
      </w:r>
    </w:p>
    <w:p w14:paraId="7DEF05C4" w14:textId="0CD4CDF6" w:rsidR="00AF65C4" w:rsidRPr="00AF65C4" w:rsidRDefault="00AF65C4" w:rsidP="00AF65C4">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Ein Buch als mein Lieblingsbuch zu nennen könnte ich glaube ich nicht. Auf der einen Seite ist „Rich </w:t>
      </w:r>
      <w:proofErr w:type="spellStart"/>
      <w:r>
        <w:rPr>
          <w:rFonts w:ascii="Times New Roman" w:hAnsi="Times New Roman" w:cs="Times New Roman"/>
          <w:sz w:val="20"/>
          <w:szCs w:val="20"/>
        </w:rPr>
        <w:t>dad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poor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dad</w:t>
      </w:r>
      <w:proofErr w:type="spellEnd"/>
      <w:r>
        <w:rPr>
          <w:rFonts w:ascii="Times New Roman" w:hAnsi="Times New Roman" w:cs="Times New Roman"/>
          <w:sz w:val="20"/>
          <w:szCs w:val="20"/>
        </w:rPr>
        <w:t xml:space="preserve">“ mein Lieblingsbuch oder das wichtigste, da so meine Reise in die Welt der Selbstverwirklichung gestartet ist. Ein Buch, welches ich am Anfang des Jahres erst </w:t>
      </w:r>
      <w:proofErr w:type="spellStart"/>
      <w:r>
        <w:rPr>
          <w:rFonts w:ascii="Times New Roman" w:hAnsi="Times New Roman" w:cs="Times New Roman"/>
          <w:sz w:val="20"/>
          <w:szCs w:val="20"/>
        </w:rPr>
        <w:t>zuende</w:t>
      </w:r>
      <w:proofErr w:type="spellEnd"/>
      <w:r>
        <w:rPr>
          <w:rFonts w:ascii="Times New Roman" w:hAnsi="Times New Roman" w:cs="Times New Roman"/>
          <w:sz w:val="20"/>
          <w:szCs w:val="20"/>
        </w:rPr>
        <w:t xml:space="preserve"> gelesen habe war „die 1% </w:t>
      </w:r>
      <w:proofErr w:type="spellStart"/>
      <w:r>
        <w:rPr>
          <w:rFonts w:ascii="Times New Roman" w:hAnsi="Times New Roman" w:cs="Times New Roman"/>
          <w:sz w:val="20"/>
          <w:szCs w:val="20"/>
        </w:rPr>
        <w:t>methode</w:t>
      </w:r>
      <w:proofErr w:type="spellEnd"/>
      <w:r>
        <w:rPr>
          <w:rFonts w:ascii="Times New Roman" w:hAnsi="Times New Roman" w:cs="Times New Roman"/>
          <w:sz w:val="20"/>
          <w:szCs w:val="20"/>
        </w:rPr>
        <w:t>“ welche über die Macht von Gewohnheiten handelt. Bezogen auf meinen Alltag, wie die Handynutzung, Schlaf, Sport und Essen hat es mein Leben stark beeinflusst.</w:t>
      </w:r>
    </w:p>
    <w:p w14:paraId="042EA09E" w14:textId="77777777" w:rsidR="009A602F" w:rsidRDefault="009A602F" w:rsidP="00BA6385">
      <w:pPr>
        <w:rPr>
          <w:rFonts w:ascii="Times New Roman" w:hAnsi="Times New Roman" w:cs="Times New Roman"/>
          <w:sz w:val="20"/>
          <w:szCs w:val="20"/>
        </w:rPr>
      </w:pPr>
    </w:p>
    <w:p w14:paraId="747D4ABB" w14:textId="6097355D" w:rsidR="009A602F" w:rsidRDefault="009A602F" w:rsidP="00BA6385">
      <w:pPr>
        <w:rPr>
          <w:rFonts w:ascii="Times New Roman" w:hAnsi="Times New Roman" w:cs="Times New Roman"/>
          <w:sz w:val="20"/>
          <w:szCs w:val="20"/>
        </w:rPr>
      </w:pPr>
      <w:r>
        <w:rPr>
          <w:rFonts w:ascii="Times New Roman" w:hAnsi="Times New Roman" w:cs="Times New Roman"/>
          <w:sz w:val="20"/>
          <w:szCs w:val="20"/>
        </w:rPr>
        <w:t>Welches Feedback hat Sie wirklich weitergebracht? Welches Feedback war das härteste, welches du je bekommen hast?</w:t>
      </w:r>
    </w:p>
    <w:p w14:paraId="73D6F38A" w14:textId="77777777" w:rsidR="009A602F" w:rsidRDefault="009A602F" w:rsidP="00BA6385">
      <w:pPr>
        <w:rPr>
          <w:rFonts w:ascii="Times New Roman" w:hAnsi="Times New Roman" w:cs="Times New Roman"/>
          <w:sz w:val="20"/>
          <w:szCs w:val="20"/>
        </w:rPr>
      </w:pPr>
    </w:p>
    <w:p w14:paraId="696109E2" w14:textId="7DB34219" w:rsidR="009A602F" w:rsidRDefault="00FC2F05" w:rsidP="00BA6385">
      <w:pPr>
        <w:rPr>
          <w:rFonts w:ascii="Times New Roman" w:hAnsi="Times New Roman" w:cs="Times New Roman"/>
          <w:sz w:val="20"/>
          <w:szCs w:val="20"/>
        </w:rPr>
      </w:pPr>
      <w:r>
        <w:rPr>
          <w:rFonts w:ascii="Times New Roman" w:hAnsi="Times New Roman" w:cs="Times New Roman"/>
          <w:sz w:val="20"/>
          <w:szCs w:val="20"/>
        </w:rPr>
        <w:t>Welche</w:t>
      </w:r>
      <w:r w:rsidR="009A602F">
        <w:rPr>
          <w:rFonts w:ascii="Times New Roman" w:hAnsi="Times New Roman" w:cs="Times New Roman"/>
          <w:sz w:val="20"/>
          <w:szCs w:val="20"/>
        </w:rPr>
        <w:t xml:space="preserve"> C</w:t>
      </w:r>
      <w:r>
        <w:rPr>
          <w:rFonts w:ascii="Times New Roman" w:hAnsi="Times New Roman" w:cs="Times New Roman"/>
          <w:sz w:val="20"/>
          <w:szCs w:val="20"/>
        </w:rPr>
        <w:t>haraktereigenschaft hätten Sie gerne?</w:t>
      </w:r>
    </w:p>
    <w:p w14:paraId="31903368" w14:textId="77777777" w:rsidR="00FC2F05" w:rsidRDefault="00FC2F05" w:rsidP="00BA6385">
      <w:pPr>
        <w:rPr>
          <w:rFonts w:ascii="Times New Roman" w:hAnsi="Times New Roman" w:cs="Times New Roman"/>
          <w:sz w:val="20"/>
          <w:szCs w:val="20"/>
        </w:rPr>
      </w:pPr>
    </w:p>
    <w:p w14:paraId="17E0B9CF" w14:textId="12923A9D" w:rsidR="00FC2F05" w:rsidRDefault="00FC2F05" w:rsidP="00BA6385">
      <w:pPr>
        <w:rPr>
          <w:rFonts w:ascii="Times New Roman" w:hAnsi="Times New Roman" w:cs="Times New Roman"/>
          <w:sz w:val="20"/>
          <w:szCs w:val="20"/>
        </w:rPr>
      </w:pPr>
      <w:r>
        <w:rPr>
          <w:rFonts w:ascii="Times New Roman" w:hAnsi="Times New Roman" w:cs="Times New Roman"/>
          <w:sz w:val="20"/>
          <w:szCs w:val="20"/>
        </w:rPr>
        <w:t>Warum mach Sie Sachen/was motiviert Sie?</w:t>
      </w:r>
    </w:p>
    <w:p w14:paraId="7AD3DFEE" w14:textId="265FB966" w:rsidR="00AF65C4" w:rsidRDefault="00AF65C4" w:rsidP="00AF65C4">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Ich werde Krank wenn ich einfach nur Zuhause rumsitze und nicht mache. </w:t>
      </w:r>
      <w:r w:rsidR="00775408">
        <w:rPr>
          <w:rFonts w:ascii="Times New Roman" w:hAnsi="Times New Roman" w:cs="Times New Roman"/>
          <w:sz w:val="20"/>
          <w:szCs w:val="20"/>
        </w:rPr>
        <w:t>Ich habe die Motivation bzw. die Vision etwas großes aus meinem Leben zu machen. Visionen denen ich durch solche Praktika näherkommen würde.</w:t>
      </w:r>
    </w:p>
    <w:p w14:paraId="705CB579" w14:textId="207894FD" w:rsidR="00775408" w:rsidRPr="00AF65C4" w:rsidRDefault="00775408" w:rsidP="00AF65C4">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Außerdem möchte ich meiner Mutter etwas zurück geben. Sie ist seit nun knapp 7 Jahren alleinerziehende Mutter und ich habe des </w:t>
      </w:r>
      <w:proofErr w:type="spellStart"/>
      <w:r>
        <w:rPr>
          <w:rFonts w:ascii="Times New Roman" w:hAnsi="Times New Roman" w:cs="Times New Roman"/>
          <w:sz w:val="20"/>
          <w:szCs w:val="20"/>
        </w:rPr>
        <w:t>öfteren</w:t>
      </w:r>
      <w:proofErr w:type="spellEnd"/>
      <w:r>
        <w:rPr>
          <w:rFonts w:ascii="Times New Roman" w:hAnsi="Times New Roman" w:cs="Times New Roman"/>
          <w:sz w:val="20"/>
          <w:szCs w:val="20"/>
        </w:rPr>
        <w:t xml:space="preserve"> mitbekommen, wie hart Sie es hat, drei Kinder zu </w:t>
      </w:r>
      <w:proofErr w:type="spellStart"/>
      <w:r>
        <w:rPr>
          <w:rFonts w:ascii="Times New Roman" w:hAnsi="Times New Roman" w:cs="Times New Roman"/>
          <w:sz w:val="20"/>
          <w:szCs w:val="20"/>
        </w:rPr>
        <w:t>verpfelgen</w:t>
      </w:r>
      <w:proofErr w:type="spellEnd"/>
      <w:r>
        <w:rPr>
          <w:rFonts w:ascii="Times New Roman" w:hAnsi="Times New Roman" w:cs="Times New Roman"/>
          <w:sz w:val="20"/>
          <w:szCs w:val="20"/>
        </w:rPr>
        <w:t>. Ich bin ihr sehr dankbar dafür weshalb es mein größtes Ziel ist, meiner Mutter auszuhelfen und mein Danke zu verdeutlichen für die schöne Zeit die wir hatten/haben.</w:t>
      </w:r>
    </w:p>
    <w:p w14:paraId="2678F26C" w14:textId="77777777" w:rsidR="00FC2F05" w:rsidRDefault="00FC2F05" w:rsidP="00BA6385">
      <w:pPr>
        <w:rPr>
          <w:rFonts w:ascii="Times New Roman" w:hAnsi="Times New Roman" w:cs="Times New Roman"/>
          <w:sz w:val="20"/>
          <w:szCs w:val="20"/>
        </w:rPr>
      </w:pPr>
    </w:p>
    <w:p w14:paraId="50B49B88" w14:textId="0F20924D" w:rsidR="00FC2F05" w:rsidRDefault="00FC2F05" w:rsidP="00BA6385">
      <w:pPr>
        <w:rPr>
          <w:rFonts w:ascii="Times New Roman" w:hAnsi="Times New Roman" w:cs="Times New Roman"/>
          <w:sz w:val="20"/>
          <w:szCs w:val="20"/>
        </w:rPr>
      </w:pPr>
      <w:r>
        <w:rPr>
          <w:rFonts w:ascii="Times New Roman" w:hAnsi="Times New Roman" w:cs="Times New Roman"/>
          <w:sz w:val="20"/>
          <w:szCs w:val="20"/>
        </w:rPr>
        <w:t>Wie stellst du dir deine Karriere in 3 Jahren, 5 Jahren, 10 Jahren oder sogar 20 Jahren vor?</w:t>
      </w:r>
    </w:p>
    <w:p w14:paraId="68E91AD5" w14:textId="77777777" w:rsidR="00FC2F05" w:rsidRDefault="00FC2F05" w:rsidP="00BA6385">
      <w:pPr>
        <w:rPr>
          <w:rFonts w:ascii="Times New Roman" w:hAnsi="Times New Roman" w:cs="Times New Roman"/>
          <w:sz w:val="20"/>
          <w:szCs w:val="20"/>
        </w:rPr>
      </w:pPr>
    </w:p>
    <w:p w14:paraId="7F0D1726" w14:textId="491686A6" w:rsidR="00FC2F05" w:rsidRDefault="00FC2F05" w:rsidP="00BA6385">
      <w:pPr>
        <w:rPr>
          <w:rFonts w:ascii="Times New Roman" w:hAnsi="Times New Roman" w:cs="Times New Roman"/>
          <w:sz w:val="20"/>
          <w:szCs w:val="20"/>
        </w:rPr>
      </w:pPr>
      <w:r>
        <w:rPr>
          <w:rFonts w:ascii="Times New Roman" w:hAnsi="Times New Roman" w:cs="Times New Roman"/>
          <w:sz w:val="20"/>
          <w:szCs w:val="20"/>
        </w:rPr>
        <w:t>Was würden Sie mit 100 Mio. Euro machen?</w:t>
      </w:r>
    </w:p>
    <w:p w14:paraId="593BFB17" w14:textId="05AA7D65" w:rsidR="006015A2" w:rsidRPr="006015A2" w:rsidRDefault="006015A2" w:rsidP="006015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Meine oberste Priorität wäre es auf jeden Fall, dass keiner davon mitbekommt. Ich würde es also verschweigen. Anschließend würde ich mir systematisch einen Plan schreiben, wie ich das Geld bestmöglich anlegen würde. </w:t>
      </w:r>
    </w:p>
    <w:p w14:paraId="0F424224" w14:textId="77777777" w:rsidR="00FC2F05" w:rsidRDefault="00FC2F05" w:rsidP="00BA6385">
      <w:pPr>
        <w:rPr>
          <w:rFonts w:ascii="Times New Roman" w:hAnsi="Times New Roman" w:cs="Times New Roman"/>
          <w:sz w:val="20"/>
          <w:szCs w:val="20"/>
        </w:rPr>
      </w:pPr>
    </w:p>
    <w:p w14:paraId="46FE6F5B" w14:textId="4E6AE952" w:rsidR="00FC2F05" w:rsidRDefault="00FC2F05" w:rsidP="00BA6385">
      <w:pPr>
        <w:rPr>
          <w:rFonts w:ascii="Times New Roman" w:hAnsi="Times New Roman" w:cs="Times New Roman"/>
          <w:sz w:val="20"/>
          <w:szCs w:val="20"/>
        </w:rPr>
      </w:pPr>
      <w:r>
        <w:rPr>
          <w:rFonts w:ascii="Times New Roman" w:hAnsi="Times New Roman" w:cs="Times New Roman"/>
          <w:sz w:val="20"/>
          <w:szCs w:val="20"/>
        </w:rPr>
        <w:t>Wenn ich Ihnen jetzt noch eine Frage stellen sollte, welche wäre das?</w:t>
      </w:r>
    </w:p>
    <w:p w14:paraId="04ED3FFC" w14:textId="77777777" w:rsidR="00FC2F05" w:rsidRDefault="00FC2F05" w:rsidP="00BA6385">
      <w:pPr>
        <w:rPr>
          <w:rFonts w:ascii="Times New Roman" w:hAnsi="Times New Roman" w:cs="Times New Roman"/>
          <w:sz w:val="20"/>
          <w:szCs w:val="20"/>
        </w:rPr>
      </w:pPr>
    </w:p>
    <w:p w14:paraId="7FD3B57D" w14:textId="2F4B5091" w:rsidR="00FC2F05" w:rsidRDefault="00FC2F05" w:rsidP="00BA6385">
      <w:pPr>
        <w:rPr>
          <w:rFonts w:ascii="Times New Roman" w:hAnsi="Times New Roman" w:cs="Times New Roman"/>
          <w:sz w:val="20"/>
          <w:szCs w:val="20"/>
        </w:rPr>
      </w:pPr>
      <w:r>
        <w:rPr>
          <w:rFonts w:ascii="Times New Roman" w:hAnsi="Times New Roman" w:cs="Times New Roman"/>
          <w:sz w:val="20"/>
          <w:szCs w:val="20"/>
        </w:rPr>
        <w:t>Wären Sie lieber der Beste in einem schlechten Team oder der Schlechteste in einem guten?</w:t>
      </w:r>
    </w:p>
    <w:p w14:paraId="2B3E591A" w14:textId="5E87B03E" w:rsidR="006015A2" w:rsidRPr="006015A2" w:rsidRDefault="006015A2" w:rsidP="006015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Ich wäre wahrscheinlich lieber der Schlechteste in einem Guten Team. So habe ich die Chance mich dank meiner Teammitglieder stetig zu verbessern und von deren Stärken zu lernen. Vor allem als Position als Praktikant ist dies von Vorteil. So habe ich die Chance auf eine enorm hohe Lernkurve und kann vom </w:t>
      </w:r>
      <w:proofErr w:type="spellStart"/>
      <w:r>
        <w:rPr>
          <w:rFonts w:ascii="Times New Roman" w:hAnsi="Times New Roman" w:cs="Times New Roman"/>
          <w:sz w:val="20"/>
          <w:szCs w:val="20"/>
        </w:rPr>
        <w:t>Know-How</w:t>
      </w:r>
      <w:proofErr w:type="spellEnd"/>
      <w:r>
        <w:rPr>
          <w:rFonts w:ascii="Times New Roman" w:hAnsi="Times New Roman" w:cs="Times New Roman"/>
          <w:sz w:val="20"/>
          <w:szCs w:val="20"/>
        </w:rPr>
        <w:t xml:space="preserve"> meiner Kollegen lernen.</w:t>
      </w:r>
    </w:p>
    <w:p w14:paraId="038F9C80" w14:textId="77777777" w:rsidR="00FC2F05" w:rsidRPr="00FC2F05" w:rsidRDefault="00FC2F05" w:rsidP="00BA6385">
      <w:pPr>
        <w:rPr>
          <w:rFonts w:ascii="Times New Roman" w:hAnsi="Times New Roman" w:cs="Times New Roman"/>
          <w:sz w:val="20"/>
          <w:szCs w:val="20"/>
        </w:rPr>
      </w:pPr>
    </w:p>
    <w:p w14:paraId="69146ABB" w14:textId="5C68A5F9" w:rsidR="00FC2F05" w:rsidRP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Welche bekannte Persönlichkeit würden Sie gerne treffen?</w:t>
      </w:r>
    </w:p>
    <w:p w14:paraId="5E30EE9C" w14:textId="77777777" w:rsidR="00FC2F05" w:rsidRPr="00FC2F05" w:rsidRDefault="00FC2F05" w:rsidP="00BA6385">
      <w:pPr>
        <w:rPr>
          <w:rFonts w:ascii="Times New Roman" w:hAnsi="Times New Roman" w:cs="Times New Roman"/>
          <w:sz w:val="20"/>
          <w:szCs w:val="20"/>
        </w:rPr>
      </w:pPr>
    </w:p>
    <w:p w14:paraId="005F283D" w14:textId="31AC42BC" w:rsid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Welche Practice und welcher Bereich interessierten dich am meisten?</w:t>
      </w:r>
    </w:p>
    <w:p w14:paraId="72727462" w14:textId="31AA7DB7" w:rsidR="006015A2" w:rsidRPr="006015A2" w:rsidRDefault="006015A2" w:rsidP="006015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w:t>
      </w:r>
    </w:p>
    <w:p w14:paraId="122C8A16" w14:textId="77777777" w:rsidR="00FC2F05" w:rsidRPr="00FC2F05" w:rsidRDefault="00FC2F05" w:rsidP="00BA6385">
      <w:pPr>
        <w:rPr>
          <w:rFonts w:ascii="Times New Roman" w:hAnsi="Times New Roman" w:cs="Times New Roman"/>
          <w:sz w:val="20"/>
          <w:szCs w:val="20"/>
        </w:rPr>
      </w:pPr>
    </w:p>
    <w:p w14:paraId="6F26AD4B" w14:textId="30775B9D" w:rsid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Welche Deals/Referenzen fandest du am spannendsten?</w:t>
      </w:r>
    </w:p>
    <w:p w14:paraId="13496E35" w14:textId="51BBF7C2" w:rsidR="006015A2" w:rsidRPr="006015A2" w:rsidRDefault="006015A2" w:rsidP="006015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w:t>
      </w:r>
    </w:p>
    <w:p w14:paraId="7A80D443" w14:textId="77777777" w:rsidR="00FC2F05" w:rsidRPr="00FC2F05" w:rsidRDefault="00FC2F05" w:rsidP="00BA6385">
      <w:pPr>
        <w:rPr>
          <w:rFonts w:ascii="Times New Roman" w:hAnsi="Times New Roman" w:cs="Times New Roman"/>
          <w:sz w:val="20"/>
          <w:szCs w:val="20"/>
        </w:rPr>
      </w:pPr>
    </w:p>
    <w:p w14:paraId="56DD2E46" w14:textId="2C1CF7E9" w:rsid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Erzähle Sie uns einen Witz!</w:t>
      </w:r>
    </w:p>
    <w:p w14:paraId="6EEF4D37" w14:textId="66BAFE2E" w:rsidR="006015A2" w:rsidRPr="006015A2" w:rsidRDefault="006015A2" w:rsidP="006015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w:t>
      </w:r>
    </w:p>
    <w:p w14:paraId="3CEE8078" w14:textId="77777777" w:rsidR="00FC2F05" w:rsidRPr="00FC2F05" w:rsidRDefault="00FC2F05" w:rsidP="00BA6385">
      <w:pPr>
        <w:rPr>
          <w:rFonts w:ascii="Times New Roman" w:hAnsi="Times New Roman" w:cs="Times New Roman"/>
          <w:sz w:val="20"/>
          <w:szCs w:val="20"/>
        </w:rPr>
      </w:pPr>
    </w:p>
    <w:p w14:paraId="7321C6F8" w14:textId="247CA817" w:rsidR="00FC2F05" w:rsidRP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Was ist Ihnen an Teams wichtig/was macht für Sie ein gutes Teammitglied aus?</w:t>
      </w:r>
    </w:p>
    <w:p w14:paraId="60583D89" w14:textId="363AAEB2" w:rsidR="00FC2F05" w:rsidRPr="006015A2" w:rsidRDefault="006015A2" w:rsidP="006015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Zu einem wie das </w:t>
      </w:r>
      <w:proofErr w:type="spellStart"/>
      <w:r>
        <w:rPr>
          <w:rFonts w:ascii="Times New Roman" w:hAnsi="Times New Roman" w:cs="Times New Roman"/>
          <w:sz w:val="20"/>
          <w:szCs w:val="20"/>
        </w:rPr>
        <w:t>team</w:t>
      </w:r>
      <w:proofErr w:type="spellEnd"/>
      <w:r>
        <w:rPr>
          <w:rFonts w:ascii="Times New Roman" w:hAnsi="Times New Roman" w:cs="Times New Roman"/>
          <w:sz w:val="20"/>
          <w:szCs w:val="20"/>
        </w:rPr>
        <w:t xml:space="preserve"> zusammengestellt ist, dass eine gute Zusammenarbeit untereinander gesichert ist. Die Teammitglieder sollte fähig sein, im Team zu arbeiten und den anderen zu unterstützten</w:t>
      </w:r>
    </w:p>
    <w:p w14:paraId="595DED53" w14:textId="77777777" w:rsidR="006015A2" w:rsidRPr="006015A2" w:rsidRDefault="006015A2" w:rsidP="006015A2">
      <w:pPr>
        <w:rPr>
          <w:rFonts w:ascii="Times New Roman" w:hAnsi="Times New Roman" w:cs="Times New Roman"/>
          <w:sz w:val="20"/>
          <w:szCs w:val="20"/>
        </w:rPr>
      </w:pPr>
    </w:p>
    <w:p w14:paraId="383D715F" w14:textId="2565B798" w:rsidR="00FC2F05" w:rsidRP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Was ist ihre Rolle im Team?</w:t>
      </w:r>
    </w:p>
    <w:p w14:paraId="3D1251D0" w14:textId="77777777" w:rsidR="00FC2F05" w:rsidRPr="00FC2F05" w:rsidRDefault="00FC2F05" w:rsidP="00BA6385">
      <w:pPr>
        <w:rPr>
          <w:rFonts w:ascii="Times New Roman" w:hAnsi="Times New Roman" w:cs="Times New Roman"/>
          <w:sz w:val="20"/>
          <w:szCs w:val="20"/>
        </w:rPr>
      </w:pPr>
    </w:p>
    <w:p w14:paraId="6C095F73" w14:textId="2779723B" w:rsid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Wie würden Sie das perfekte Arbeitsumfeld beschreiben?</w:t>
      </w:r>
    </w:p>
    <w:p w14:paraId="0D840293" w14:textId="20CC2D2C" w:rsidR="006015A2" w:rsidRPr="006015A2" w:rsidRDefault="006015A2" w:rsidP="006015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Respektvoller Umgang miteinander</w:t>
      </w:r>
      <w:r w:rsidR="00E15604">
        <w:rPr>
          <w:rFonts w:ascii="Times New Roman" w:hAnsi="Times New Roman" w:cs="Times New Roman"/>
          <w:sz w:val="20"/>
          <w:szCs w:val="20"/>
        </w:rPr>
        <w:t>, z.B. dass man bei Meinungsverschiedenheiten respektvoll untereinander reden kann;</w:t>
      </w:r>
    </w:p>
    <w:p w14:paraId="147BC0C3" w14:textId="77777777" w:rsidR="00FC2F05" w:rsidRPr="00FC2F05" w:rsidRDefault="00FC2F05" w:rsidP="00BA6385">
      <w:pPr>
        <w:rPr>
          <w:rFonts w:ascii="Times New Roman" w:hAnsi="Times New Roman" w:cs="Times New Roman"/>
          <w:sz w:val="20"/>
          <w:szCs w:val="20"/>
        </w:rPr>
      </w:pPr>
    </w:p>
    <w:p w14:paraId="663F5A56" w14:textId="2B7B1416" w:rsidR="00FC2F05" w:rsidRDefault="00FC2F05" w:rsidP="00BA6385">
      <w:pPr>
        <w:rPr>
          <w:rFonts w:ascii="Times New Roman" w:hAnsi="Times New Roman" w:cs="Times New Roman"/>
          <w:sz w:val="20"/>
          <w:szCs w:val="20"/>
          <w:lang w:eastAsia="de-DE"/>
        </w:rPr>
      </w:pPr>
      <w:r w:rsidRPr="00FC2F05">
        <w:rPr>
          <w:rFonts w:ascii="Times New Roman" w:hAnsi="Times New Roman" w:cs="Times New Roman"/>
          <w:sz w:val="20"/>
          <w:szCs w:val="20"/>
          <w:lang w:eastAsia="de-DE"/>
        </w:rPr>
        <w:lastRenderedPageBreak/>
        <w:t>Was ist Leadership für Sie? Was macht Leadership für Sie aus?</w:t>
      </w:r>
    </w:p>
    <w:p w14:paraId="40B49CEA" w14:textId="34DE1ABA" w:rsidR="00E15604" w:rsidRPr="00E15604" w:rsidRDefault="00E15604" w:rsidP="00E15604">
      <w:pPr>
        <w:pStyle w:val="ListParagraph"/>
        <w:numPr>
          <w:ilvl w:val="0"/>
          <w:numId w:val="1"/>
        </w:numPr>
        <w:rPr>
          <w:rFonts w:ascii="Times New Roman" w:hAnsi="Times New Roman" w:cs="Times New Roman"/>
          <w:sz w:val="20"/>
          <w:szCs w:val="20"/>
          <w:lang w:eastAsia="de-DE"/>
        </w:rPr>
      </w:pPr>
      <w:r>
        <w:rPr>
          <w:rFonts w:ascii="Times New Roman" w:hAnsi="Times New Roman" w:cs="Times New Roman"/>
          <w:sz w:val="20"/>
          <w:szCs w:val="20"/>
          <w:lang w:eastAsia="de-DE"/>
        </w:rPr>
        <w:t>Vorbildfunktion, dass man von ihm Lernen kann und er bereit ist, seine Expertise weiterzugeben. Das man aufeinander eingeht einander zuhört, motiviert, bei Entscheidungen helfen etc.</w:t>
      </w:r>
    </w:p>
    <w:p w14:paraId="41C9AF3E" w14:textId="77777777" w:rsidR="00FC2F05" w:rsidRPr="00FC2F05" w:rsidRDefault="00FC2F05" w:rsidP="00BA6385">
      <w:pPr>
        <w:rPr>
          <w:rFonts w:ascii="Times New Roman" w:hAnsi="Times New Roman" w:cs="Times New Roman"/>
          <w:sz w:val="20"/>
          <w:szCs w:val="20"/>
          <w:lang w:eastAsia="de-DE"/>
        </w:rPr>
      </w:pPr>
    </w:p>
    <w:p w14:paraId="59BAC014" w14:textId="45C79655" w:rsidR="00FC2F05" w:rsidRPr="00FC2F05" w:rsidRDefault="00FC2F05" w:rsidP="00BA6385">
      <w:pPr>
        <w:rPr>
          <w:rFonts w:ascii="Times New Roman" w:hAnsi="Times New Roman" w:cs="Times New Roman"/>
          <w:sz w:val="20"/>
          <w:szCs w:val="20"/>
          <w:lang w:eastAsia="de-DE"/>
        </w:rPr>
      </w:pPr>
      <w:r w:rsidRPr="00FC2F05">
        <w:rPr>
          <w:rFonts w:ascii="Times New Roman" w:hAnsi="Times New Roman" w:cs="Times New Roman"/>
          <w:sz w:val="20"/>
          <w:szCs w:val="20"/>
          <w:lang w:eastAsia="de-DE"/>
        </w:rPr>
        <w:t>Was waren ihre bislang größten Fehler? Was haben sie daraus gelernt?</w:t>
      </w:r>
    </w:p>
    <w:p w14:paraId="4AA6C57C" w14:textId="77777777" w:rsidR="00FC2F05" w:rsidRDefault="00FC2F05" w:rsidP="00BA6385">
      <w:pPr>
        <w:rPr>
          <w:rFonts w:ascii="Georgia" w:hAnsi="Georgia"/>
          <w:sz w:val="20"/>
          <w:szCs w:val="20"/>
          <w:lang w:eastAsia="de-DE"/>
        </w:rPr>
      </w:pPr>
    </w:p>
    <w:p w14:paraId="579A35C6" w14:textId="77777777" w:rsidR="00FC2F05" w:rsidRPr="00A60148" w:rsidRDefault="00FC2F05" w:rsidP="00BA6385">
      <w:pPr>
        <w:rPr>
          <w:rFonts w:ascii="Georgia" w:hAnsi="Georgia"/>
          <w:sz w:val="20"/>
          <w:szCs w:val="20"/>
          <w:lang w:eastAsia="de-DE"/>
        </w:rPr>
      </w:pPr>
    </w:p>
    <w:p w14:paraId="27E16B9E" w14:textId="5AA61E77" w:rsidR="00FC2F05" w:rsidRDefault="00FC2F05" w:rsidP="00FC2F05">
      <w:pPr>
        <w:pStyle w:val="Title"/>
        <w:rPr>
          <w:rFonts w:ascii="Georgia" w:hAnsi="Georgia"/>
        </w:rPr>
      </w:pPr>
      <w:r>
        <w:rPr>
          <w:rFonts w:ascii="Georgia" w:hAnsi="Georgia"/>
        </w:rPr>
        <w:t>Eigene Fragen an den Interviewer</w:t>
      </w:r>
    </w:p>
    <w:p w14:paraId="328C5A61" w14:textId="11FA4B51" w:rsidR="00C30BF5" w:rsidRDefault="00C30BF5" w:rsidP="00A60148">
      <w:pPr>
        <w:rPr>
          <w:rFonts w:ascii="Georgia" w:hAnsi="Georgia"/>
        </w:rPr>
      </w:pPr>
    </w:p>
    <w:p w14:paraId="0729C4E7" w14:textId="4ED4FC10" w:rsidR="00FC2F05" w:rsidRPr="00FC2F05" w:rsidRDefault="00FC2F05" w:rsidP="00FC2F05">
      <w:pPr>
        <w:pStyle w:val="ListParagraph"/>
        <w:numPr>
          <w:ilvl w:val="0"/>
          <w:numId w:val="1"/>
        </w:numPr>
        <w:rPr>
          <w:rFonts w:ascii="Times New Roman" w:hAnsi="Times New Roman" w:cs="Times New Roman"/>
        </w:rPr>
      </w:pPr>
      <w:r w:rsidRPr="00FC2F05">
        <w:rPr>
          <w:rFonts w:ascii="Times New Roman" w:hAnsi="Times New Roman" w:cs="Times New Roman"/>
          <w:sz w:val="20"/>
          <w:szCs w:val="20"/>
          <w:lang w:eastAsia="de-DE"/>
        </w:rPr>
        <w:t>Bringe den Interviewer dazu, über sich selbst zu reden</w:t>
      </w:r>
    </w:p>
    <w:p w14:paraId="58CB88CC" w14:textId="7D9734C3" w:rsidR="00FC2F05" w:rsidRPr="00FC2F05" w:rsidRDefault="00FC2F05" w:rsidP="00FC2F05">
      <w:pPr>
        <w:pStyle w:val="ListParagraph"/>
        <w:numPr>
          <w:ilvl w:val="0"/>
          <w:numId w:val="1"/>
        </w:numPr>
        <w:rPr>
          <w:rFonts w:ascii="Times New Roman" w:hAnsi="Times New Roman" w:cs="Times New Roman"/>
        </w:rPr>
      </w:pPr>
      <w:r w:rsidRPr="00FC2F05">
        <w:rPr>
          <w:rFonts w:ascii="Times New Roman" w:hAnsi="Times New Roman" w:cs="Times New Roman"/>
          <w:sz w:val="20"/>
          <w:szCs w:val="20"/>
          <w:lang w:eastAsia="de-DE"/>
        </w:rPr>
        <w:t>Persönliche Fragen sind im richtigen Rahmen und bei dem richtigen Unternehmen definitiv auch zu stellen</w:t>
      </w:r>
    </w:p>
    <w:p w14:paraId="48D9EB04" w14:textId="6243D42A" w:rsidR="00FC2F05" w:rsidRPr="00FC2F05" w:rsidRDefault="00FC2F05" w:rsidP="00FC2F05">
      <w:pPr>
        <w:pStyle w:val="ListParagraph"/>
        <w:numPr>
          <w:ilvl w:val="0"/>
          <w:numId w:val="1"/>
        </w:numPr>
        <w:rPr>
          <w:rFonts w:ascii="Times New Roman" w:hAnsi="Times New Roman" w:cs="Times New Roman"/>
        </w:rPr>
      </w:pPr>
      <w:r w:rsidRPr="00FC2F05">
        <w:rPr>
          <w:rFonts w:ascii="Times New Roman" w:hAnsi="Times New Roman" w:cs="Times New Roman"/>
          <w:sz w:val="20"/>
          <w:szCs w:val="20"/>
          <w:lang w:eastAsia="de-DE"/>
        </w:rPr>
        <w:t>Meide auf jeden Fall Fragen, welche du durch Google herausfinden kannst. Dazu zählen z.B. Mitarbeiteranzahl, Industrien, Arbeitszeiten, Dauer des Praktikum usw.</w:t>
      </w:r>
    </w:p>
    <w:p w14:paraId="312E3FE6" w14:textId="250E7C46" w:rsidR="00FC2F05" w:rsidRPr="00FC2F05" w:rsidRDefault="00FC2F05" w:rsidP="00FC2F05">
      <w:pPr>
        <w:rPr>
          <w:rFonts w:ascii="Times New Roman" w:hAnsi="Times New Roman" w:cs="Times New Roman"/>
          <w:sz w:val="20"/>
          <w:szCs w:val="20"/>
        </w:rPr>
      </w:pPr>
      <w:r w:rsidRPr="00FC2F05">
        <w:rPr>
          <w:rFonts w:ascii="Times New Roman" w:hAnsi="Times New Roman" w:cs="Times New Roman"/>
          <w:sz w:val="20"/>
          <w:szCs w:val="20"/>
        </w:rPr>
        <w:t>Individuelle Fragen, mögliche Anknüpfungspunkte:</w:t>
      </w:r>
    </w:p>
    <w:p w14:paraId="0026F15B" w14:textId="1C1AABA5" w:rsidR="00FC2F05" w:rsidRDefault="00FC2F05" w:rsidP="00FC2F05">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Berufliche Erfahrungen z.B. Wie war die und die Station? Hat Sie Ihnen geholfen? Was hat Sie dazu motiviert, in die Branche zu gehen?</w:t>
      </w:r>
    </w:p>
    <w:p w14:paraId="5ED5D6BA" w14:textId="1BFA20D7" w:rsidR="00FC2F05" w:rsidRDefault="00FC2F05" w:rsidP="00FC2F05">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Unis – z.B. Sie haben an der Universität X studiert, würden Sie das empfehlen? Wie fanden Sie es dort?</w:t>
      </w:r>
    </w:p>
    <w:p w14:paraId="3DB2796A" w14:textId="3A8E2B5E" w:rsidR="00966921" w:rsidRDefault="00966921" w:rsidP="00FC2F05">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Projekte – z.B. Sie erwähnten folgendes Projekt (…) war dieses Ihr Lieblingsprojekt bislang? Wenn nicht, welches anderes war es?</w:t>
      </w:r>
    </w:p>
    <w:p w14:paraId="740B9D29" w14:textId="13E47F72" w:rsidR="00966921" w:rsidRDefault="00966921" w:rsidP="00FC2F05">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Ähnliche Hobbies – z.B. Sie haben ja erzählt, Sie reisen viel, welches war Ihr Lieblingsreiseziel bislang?</w:t>
      </w:r>
    </w:p>
    <w:p w14:paraId="711AC42A" w14:textId="1EB90418" w:rsidR="00966921" w:rsidRDefault="00966921" w:rsidP="00966921">
      <w:pPr>
        <w:rPr>
          <w:rFonts w:ascii="Times New Roman" w:hAnsi="Times New Roman" w:cs="Times New Roman"/>
          <w:sz w:val="20"/>
          <w:szCs w:val="20"/>
        </w:rPr>
      </w:pPr>
      <w:r>
        <w:rPr>
          <w:rFonts w:ascii="Times New Roman" w:hAnsi="Times New Roman" w:cs="Times New Roman"/>
          <w:sz w:val="20"/>
          <w:szCs w:val="20"/>
        </w:rPr>
        <w:t>Standardisierte Fragen, mögliche Themengebiete:</w:t>
      </w:r>
    </w:p>
    <w:p w14:paraId="10297CB3" w14:textId="5FC563D8" w:rsidR="00966921" w:rsidRDefault="00966921" w:rsidP="0096692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Stimmt das Image </w:t>
      </w:r>
    </w:p>
    <w:p w14:paraId="7DD00E5D" w14:textId="154832F9" w:rsidR="00966921" w:rsidRDefault="00966921" w:rsidP="0096692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Warum haben Sie sich für das Unternehmen entschieden?</w:t>
      </w:r>
    </w:p>
    <w:p w14:paraId="3C4F7A00" w14:textId="216BAF01" w:rsidR="00966921" w:rsidRDefault="00966921" w:rsidP="0096692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Was waren bislang ihre Lieblingsprojekte?</w:t>
      </w:r>
    </w:p>
    <w:p w14:paraId="27543431" w14:textId="73763013" w:rsidR="00966921" w:rsidRPr="00966921" w:rsidRDefault="00966921" w:rsidP="0096692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Nach x Jahren im Unternehmen: Was hat Sie am meisten an dem Beruf überrascht?</w:t>
      </w:r>
    </w:p>
    <w:sectPr w:rsidR="00966921" w:rsidRPr="0096692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onas.stegh@pumpkincareers.com" w:date="2023-05-04T09:28:00Z" w:initials="j">
    <w:p w14:paraId="7CEC3296" w14:textId="77777777" w:rsidR="00104EDC" w:rsidRDefault="00104EDC" w:rsidP="008E3FFA">
      <w:pPr>
        <w:pStyle w:val="CommentText"/>
      </w:pPr>
      <w:r>
        <w:rPr>
          <w:rStyle w:val="CommentReference"/>
        </w:rPr>
        <w:annotationRef/>
      </w:r>
      <w:r>
        <w:t>Ich mache dieses Jahr mein Abitur.</w:t>
      </w:r>
    </w:p>
  </w:comment>
  <w:comment w:id="18" w:author="John Colquhoun" w:date="2023-05-03T15:34:00Z" w:initials="JC">
    <w:p w14:paraId="522478ED" w14:textId="63C40642" w:rsidR="005F34E1" w:rsidRDefault="00E90793" w:rsidP="008F2DCC">
      <w:r>
        <w:rPr>
          <w:rStyle w:val="CommentReference"/>
        </w:rPr>
        <w:annotationRef/>
      </w:r>
      <w:r w:rsidR="005F34E1">
        <w:rPr>
          <w:sz w:val="20"/>
          <w:szCs w:val="20"/>
        </w:rPr>
        <w:t>Macht es in dem Kontext Sinn? Oder reicht es wenn es im Anschreiben steht (Hab Damals erst Süßigkeiten, dann Feuerzeuge und anschließend Hals Ketten verkauft. Außerdem habe ich mich als Lieferdienst angeboten)</w:t>
      </w:r>
    </w:p>
  </w:comment>
  <w:comment w:id="19" w:author="John Colquhoun" w:date="2023-05-03T15:33:00Z" w:initials="JC">
    <w:p w14:paraId="61C454D9" w14:textId="739A5A47" w:rsidR="00E90793" w:rsidRDefault="00E90793" w:rsidP="00B05041">
      <w:r>
        <w:rPr>
          <w:rStyle w:val="CommentReference"/>
        </w:rPr>
        <w:annotationRef/>
      </w:r>
      <w:r>
        <w:rPr>
          <w:sz w:val="20"/>
          <w:szCs w:val="20"/>
        </w:rPr>
        <w:t>Hatte eine eigene Klamotten Marke —&gt; Würde so versuchen die Fragen zu lenken</w:t>
      </w:r>
    </w:p>
  </w:comment>
  <w:comment w:id="24" w:author="John Colquhoun" w:date="2023-05-03T13:35:00Z" w:initials="JC">
    <w:p w14:paraId="457BD5A6" w14:textId="2B7F474E" w:rsidR="006D1992" w:rsidRDefault="006D1992" w:rsidP="003F7EE0">
      <w:r>
        <w:rPr>
          <w:rStyle w:val="CommentReference"/>
        </w:rPr>
        <w:annotationRef/>
      </w:r>
      <w:r>
        <w:rPr>
          <w:sz w:val="20"/>
          <w:szCs w:val="20"/>
        </w:rPr>
        <w:t>Den Satz würde ich nur bei BDO Concunia sagen, da diese sich auf das Gesundheitssystem- und Sozialwesen spezialisieren</w:t>
      </w:r>
    </w:p>
  </w:comment>
  <w:comment w:id="31" w:author="jonas.stegh@pumpkincareers.com" w:date="2023-05-04T09:39:00Z" w:initials="j">
    <w:p w14:paraId="42A93E8B" w14:textId="77777777" w:rsidR="000C6268" w:rsidRDefault="000C6268" w:rsidP="00EF1D6B">
      <w:pPr>
        <w:pStyle w:val="CommentText"/>
      </w:pPr>
      <w:r>
        <w:rPr>
          <w:rStyle w:val="CommentReference"/>
        </w:rPr>
        <w:annotationRef/>
      </w:r>
      <w:r>
        <w:t>An den Anfang packen</w:t>
      </w:r>
    </w:p>
  </w:comment>
  <w:comment w:id="33" w:author="jonas.stegh@pumpkincareers.com" w:date="2023-05-04T09:30:00Z" w:initials="j">
    <w:p w14:paraId="0BB05D6F" w14:textId="63C23D17" w:rsidR="000C6268" w:rsidRDefault="000C6268" w:rsidP="00C371CE">
      <w:pPr>
        <w:pStyle w:val="CommentText"/>
      </w:pPr>
      <w:r>
        <w:rPr>
          <w:rStyle w:val="CommentReference"/>
        </w:rPr>
        <w:annotationRef/>
      </w:r>
      <w:r>
        <w:t>Freue ich mich hier zu sein</w:t>
      </w:r>
    </w:p>
  </w:comment>
  <w:comment w:id="32" w:author="John Colquhoun" w:date="2023-05-03T15:20:00Z" w:initials="JC">
    <w:p w14:paraId="0F641F57" w14:textId="22E6020A" w:rsidR="00E409D0" w:rsidRDefault="00E409D0" w:rsidP="00FE5E85">
      <w:r>
        <w:rPr>
          <w:rStyle w:val="CommentReference"/>
        </w:rPr>
        <w:annotationRef/>
      </w:r>
      <w:r>
        <w:rPr>
          <w:sz w:val="20"/>
          <w:szCs w:val="20"/>
        </w:rPr>
        <w:t>Für BDO</w:t>
      </w:r>
    </w:p>
  </w:comment>
  <w:comment w:id="34" w:author="John Colquhoun" w:date="2023-05-03T17:28:00Z" w:initials="JC">
    <w:p w14:paraId="50D2365B" w14:textId="77777777" w:rsidR="007A7D1F" w:rsidRDefault="007A7D1F" w:rsidP="00BA4FD9">
      <w:r>
        <w:rPr>
          <w:rStyle w:val="CommentReference"/>
        </w:rPr>
        <w:annotationRef/>
      </w:r>
      <w:r>
        <w:rPr>
          <w:sz w:val="20"/>
          <w:szCs w:val="20"/>
        </w:rPr>
        <w:t>Für ATC</w:t>
      </w:r>
    </w:p>
  </w:comment>
  <w:comment w:id="35" w:author="John Colquhoun" w:date="2023-05-03T17:29:00Z" w:initials="JC">
    <w:p w14:paraId="30326D2D" w14:textId="77777777" w:rsidR="007A7D1F" w:rsidRDefault="007A7D1F" w:rsidP="0090725D">
      <w:r>
        <w:rPr>
          <w:rStyle w:val="CommentReference"/>
        </w:rPr>
        <w:annotationRef/>
      </w:r>
      <w:r>
        <w:rPr>
          <w:sz w:val="20"/>
          <w:szCs w:val="20"/>
        </w:rPr>
        <w:t>Für Von der Hardt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EC3296" w15:done="0"/>
  <w15:commentEx w15:paraId="522478ED" w15:done="0"/>
  <w15:commentEx w15:paraId="61C454D9" w15:done="0"/>
  <w15:commentEx w15:paraId="457BD5A6" w15:done="0"/>
  <w15:commentEx w15:paraId="42A93E8B" w15:done="0"/>
  <w15:commentEx w15:paraId="0BB05D6F" w15:done="0"/>
  <w15:commentEx w15:paraId="0F641F57" w15:done="0"/>
  <w15:commentEx w15:paraId="50D2365B" w15:done="0"/>
  <w15:commentEx w15:paraId="30326D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DF92E" w16cex:dateUtc="2023-05-04T07:28:00Z"/>
  <w16cex:commentExtensible w16cex:durableId="27FCFD9F" w16cex:dateUtc="2023-05-03T13:34:00Z"/>
  <w16cex:commentExtensible w16cex:durableId="27FCFD58" w16cex:dateUtc="2023-05-03T13:33:00Z"/>
  <w16cex:commentExtensible w16cex:durableId="27FCE19E" w16cex:dateUtc="2023-05-03T11:35:00Z"/>
  <w16cex:commentExtensible w16cex:durableId="27FDFBCD" w16cex:dateUtc="2023-05-04T07:39:00Z"/>
  <w16cex:commentExtensible w16cex:durableId="27FDF9D0" w16cex:dateUtc="2023-05-04T07:30:00Z"/>
  <w16cex:commentExtensible w16cex:durableId="27FCFA29" w16cex:dateUtc="2023-05-03T13:20:00Z"/>
  <w16cex:commentExtensible w16cex:durableId="27FD1832" w16cex:dateUtc="2023-05-03T15:28:00Z"/>
  <w16cex:commentExtensible w16cex:durableId="27FD188A" w16cex:dateUtc="2023-05-03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C3296" w16cid:durableId="27FDF92E"/>
  <w16cid:commentId w16cid:paraId="522478ED" w16cid:durableId="27FCFD9F"/>
  <w16cid:commentId w16cid:paraId="61C454D9" w16cid:durableId="27FCFD58"/>
  <w16cid:commentId w16cid:paraId="457BD5A6" w16cid:durableId="27FCE19E"/>
  <w16cid:commentId w16cid:paraId="42A93E8B" w16cid:durableId="27FDFBCD"/>
  <w16cid:commentId w16cid:paraId="0BB05D6F" w16cid:durableId="27FDF9D0"/>
  <w16cid:commentId w16cid:paraId="0F641F57" w16cid:durableId="27FCFA29"/>
  <w16cid:commentId w16cid:paraId="50D2365B" w16cid:durableId="27FD1832"/>
  <w16cid:commentId w16cid:paraId="30326D2D" w16cid:durableId="27FD18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67655F"/>
    <w:multiLevelType w:val="hybridMultilevel"/>
    <w:tmpl w:val="40C89C92"/>
    <w:lvl w:ilvl="0" w:tplc="C2A8193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011439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rson w15:author="John Colquhoun">
    <w15:presenceInfo w15:providerId="AD" w15:userId="S::john.colquhoun@afg-hb.de::9807bb7a-e3e7-4a7d-8e97-cd690d697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6F"/>
    <w:rsid w:val="000509FC"/>
    <w:rsid w:val="00092D91"/>
    <w:rsid w:val="000C6268"/>
    <w:rsid w:val="00104EDC"/>
    <w:rsid w:val="00233D6F"/>
    <w:rsid w:val="002747D9"/>
    <w:rsid w:val="002A0AD2"/>
    <w:rsid w:val="002D726A"/>
    <w:rsid w:val="00366E52"/>
    <w:rsid w:val="00442C91"/>
    <w:rsid w:val="00470F0B"/>
    <w:rsid w:val="00537246"/>
    <w:rsid w:val="005814FE"/>
    <w:rsid w:val="005F34E1"/>
    <w:rsid w:val="006015A2"/>
    <w:rsid w:val="00611526"/>
    <w:rsid w:val="006869A3"/>
    <w:rsid w:val="006939CF"/>
    <w:rsid w:val="006B5EE7"/>
    <w:rsid w:val="006D1992"/>
    <w:rsid w:val="007173B4"/>
    <w:rsid w:val="00775408"/>
    <w:rsid w:val="007A7D1F"/>
    <w:rsid w:val="007E62D4"/>
    <w:rsid w:val="00837AC1"/>
    <w:rsid w:val="00871570"/>
    <w:rsid w:val="008B4DC2"/>
    <w:rsid w:val="00956DCD"/>
    <w:rsid w:val="00966921"/>
    <w:rsid w:val="00975305"/>
    <w:rsid w:val="009A602F"/>
    <w:rsid w:val="00A60148"/>
    <w:rsid w:val="00AB335F"/>
    <w:rsid w:val="00AF65C4"/>
    <w:rsid w:val="00B07243"/>
    <w:rsid w:val="00BA6385"/>
    <w:rsid w:val="00C1030F"/>
    <w:rsid w:val="00C30BF5"/>
    <w:rsid w:val="00C507E7"/>
    <w:rsid w:val="00D23C91"/>
    <w:rsid w:val="00D30DAA"/>
    <w:rsid w:val="00DD28A1"/>
    <w:rsid w:val="00E15604"/>
    <w:rsid w:val="00E409D0"/>
    <w:rsid w:val="00E90793"/>
    <w:rsid w:val="00FC2F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52BF"/>
  <w15:chartTrackingRefBased/>
  <w15:docId w15:val="{C2375342-1C66-B249-9998-6D97112D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3D6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6F"/>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A60148"/>
    <w:pPr>
      <w:spacing w:before="100" w:beforeAutospacing="1" w:after="100" w:afterAutospacing="1"/>
    </w:pPr>
    <w:rPr>
      <w:rFonts w:ascii="Times New Roman" w:eastAsia="Times New Roman" w:hAnsi="Times New Roman" w:cs="Times New Roman"/>
      <w:kern w:val="0"/>
      <w:lang w:eastAsia="de-DE"/>
      <w14:ligatures w14:val="none"/>
    </w:rPr>
  </w:style>
  <w:style w:type="character" w:styleId="CommentReference">
    <w:name w:val="annotation reference"/>
    <w:basedOn w:val="DefaultParagraphFont"/>
    <w:uiPriority w:val="99"/>
    <w:semiHidden/>
    <w:unhideWhenUsed/>
    <w:rsid w:val="006D1992"/>
    <w:rPr>
      <w:sz w:val="16"/>
      <w:szCs w:val="16"/>
    </w:rPr>
  </w:style>
  <w:style w:type="paragraph" w:styleId="CommentText">
    <w:name w:val="annotation text"/>
    <w:basedOn w:val="Normal"/>
    <w:link w:val="CommentTextChar"/>
    <w:uiPriority w:val="99"/>
    <w:unhideWhenUsed/>
    <w:rsid w:val="006D1992"/>
    <w:rPr>
      <w:sz w:val="20"/>
      <w:szCs w:val="20"/>
    </w:rPr>
  </w:style>
  <w:style w:type="character" w:customStyle="1" w:styleId="CommentTextChar">
    <w:name w:val="Comment Text Char"/>
    <w:basedOn w:val="DefaultParagraphFont"/>
    <w:link w:val="CommentText"/>
    <w:uiPriority w:val="99"/>
    <w:rsid w:val="006D1992"/>
    <w:rPr>
      <w:sz w:val="20"/>
      <w:szCs w:val="20"/>
    </w:rPr>
  </w:style>
  <w:style w:type="paragraph" w:styleId="CommentSubject">
    <w:name w:val="annotation subject"/>
    <w:basedOn w:val="CommentText"/>
    <w:next w:val="CommentText"/>
    <w:link w:val="CommentSubjectChar"/>
    <w:uiPriority w:val="99"/>
    <w:semiHidden/>
    <w:unhideWhenUsed/>
    <w:rsid w:val="006D1992"/>
    <w:rPr>
      <w:b/>
      <w:bCs/>
    </w:rPr>
  </w:style>
  <w:style w:type="character" w:customStyle="1" w:styleId="CommentSubjectChar">
    <w:name w:val="Comment Subject Char"/>
    <w:basedOn w:val="CommentTextChar"/>
    <w:link w:val="CommentSubject"/>
    <w:uiPriority w:val="99"/>
    <w:semiHidden/>
    <w:rsid w:val="006D1992"/>
    <w:rPr>
      <w:b/>
      <w:bCs/>
      <w:sz w:val="20"/>
      <w:szCs w:val="20"/>
    </w:rPr>
  </w:style>
  <w:style w:type="paragraph" w:styleId="ListParagraph">
    <w:name w:val="List Paragraph"/>
    <w:basedOn w:val="Normal"/>
    <w:uiPriority w:val="34"/>
    <w:qFormat/>
    <w:rsid w:val="00B07243"/>
    <w:pPr>
      <w:ind w:left="720"/>
      <w:contextualSpacing/>
    </w:pPr>
  </w:style>
  <w:style w:type="paragraph" w:styleId="Revision">
    <w:name w:val="Revision"/>
    <w:hidden/>
    <w:uiPriority w:val="99"/>
    <w:semiHidden/>
    <w:rsid w:val="00104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50405">
      <w:bodyDiv w:val="1"/>
      <w:marLeft w:val="0"/>
      <w:marRight w:val="0"/>
      <w:marTop w:val="0"/>
      <w:marBottom w:val="0"/>
      <w:divBdr>
        <w:top w:val="none" w:sz="0" w:space="0" w:color="auto"/>
        <w:left w:val="none" w:sz="0" w:space="0" w:color="auto"/>
        <w:bottom w:val="none" w:sz="0" w:space="0" w:color="auto"/>
        <w:right w:val="none" w:sz="0" w:space="0" w:color="auto"/>
      </w:divBdr>
    </w:div>
    <w:div w:id="348601731">
      <w:bodyDiv w:val="1"/>
      <w:marLeft w:val="0"/>
      <w:marRight w:val="0"/>
      <w:marTop w:val="0"/>
      <w:marBottom w:val="0"/>
      <w:divBdr>
        <w:top w:val="none" w:sz="0" w:space="0" w:color="auto"/>
        <w:left w:val="none" w:sz="0" w:space="0" w:color="auto"/>
        <w:bottom w:val="none" w:sz="0" w:space="0" w:color="auto"/>
        <w:right w:val="none" w:sz="0" w:space="0" w:color="auto"/>
      </w:divBdr>
    </w:div>
    <w:div w:id="531186153">
      <w:bodyDiv w:val="1"/>
      <w:marLeft w:val="0"/>
      <w:marRight w:val="0"/>
      <w:marTop w:val="0"/>
      <w:marBottom w:val="0"/>
      <w:divBdr>
        <w:top w:val="none" w:sz="0" w:space="0" w:color="auto"/>
        <w:left w:val="none" w:sz="0" w:space="0" w:color="auto"/>
        <w:bottom w:val="none" w:sz="0" w:space="0" w:color="auto"/>
        <w:right w:val="none" w:sz="0" w:space="0" w:color="auto"/>
      </w:divBdr>
      <w:divsChild>
        <w:div w:id="837425344">
          <w:marLeft w:val="0"/>
          <w:marRight w:val="0"/>
          <w:marTop w:val="0"/>
          <w:marBottom w:val="0"/>
          <w:divBdr>
            <w:top w:val="single" w:sz="2" w:space="0" w:color="auto"/>
            <w:left w:val="single" w:sz="2" w:space="0" w:color="auto"/>
            <w:bottom w:val="single" w:sz="6" w:space="0" w:color="auto"/>
            <w:right w:val="single" w:sz="2" w:space="0" w:color="auto"/>
          </w:divBdr>
          <w:divsChild>
            <w:div w:id="667563543">
              <w:marLeft w:val="0"/>
              <w:marRight w:val="0"/>
              <w:marTop w:val="100"/>
              <w:marBottom w:val="100"/>
              <w:divBdr>
                <w:top w:val="single" w:sz="2" w:space="0" w:color="D9D9E3"/>
                <w:left w:val="single" w:sz="2" w:space="0" w:color="D9D9E3"/>
                <w:bottom w:val="single" w:sz="2" w:space="0" w:color="D9D9E3"/>
                <w:right w:val="single" w:sz="2" w:space="0" w:color="D9D9E3"/>
              </w:divBdr>
              <w:divsChild>
                <w:div w:id="637222020">
                  <w:marLeft w:val="0"/>
                  <w:marRight w:val="0"/>
                  <w:marTop w:val="0"/>
                  <w:marBottom w:val="0"/>
                  <w:divBdr>
                    <w:top w:val="single" w:sz="2" w:space="0" w:color="D9D9E3"/>
                    <w:left w:val="single" w:sz="2" w:space="0" w:color="D9D9E3"/>
                    <w:bottom w:val="single" w:sz="2" w:space="0" w:color="D9D9E3"/>
                    <w:right w:val="single" w:sz="2" w:space="0" w:color="D9D9E3"/>
                  </w:divBdr>
                  <w:divsChild>
                    <w:div w:id="16784247">
                      <w:marLeft w:val="0"/>
                      <w:marRight w:val="0"/>
                      <w:marTop w:val="0"/>
                      <w:marBottom w:val="0"/>
                      <w:divBdr>
                        <w:top w:val="single" w:sz="2" w:space="0" w:color="D9D9E3"/>
                        <w:left w:val="single" w:sz="2" w:space="0" w:color="D9D9E3"/>
                        <w:bottom w:val="single" w:sz="2" w:space="0" w:color="D9D9E3"/>
                        <w:right w:val="single" w:sz="2" w:space="0" w:color="D9D9E3"/>
                      </w:divBdr>
                      <w:divsChild>
                        <w:div w:id="1739210026">
                          <w:marLeft w:val="0"/>
                          <w:marRight w:val="0"/>
                          <w:marTop w:val="0"/>
                          <w:marBottom w:val="0"/>
                          <w:divBdr>
                            <w:top w:val="single" w:sz="2" w:space="0" w:color="D9D9E3"/>
                            <w:left w:val="single" w:sz="2" w:space="0" w:color="D9D9E3"/>
                            <w:bottom w:val="single" w:sz="2" w:space="0" w:color="D9D9E3"/>
                            <w:right w:val="single" w:sz="2" w:space="0" w:color="D9D9E3"/>
                          </w:divBdr>
                          <w:divsChild>
                            <w:div w:id="83106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6208976">
      <w:bodyDiv w:val="1"/>
      <w:marLeft w:val="0"/>
      <w:marRight w:val="0"/>
      <w:marTop w:val="0"/>
      <w:marBottom w:val="0"/>
      <w:divBdr>
        <w:top w:val="none" w:sz="0" w:space="0" w:color="auto"/>
        <w:left w:val="none" w:sz="0" w:space="0" w:color="auto"/>
        <w:bottom w:val="none" w:sz="0" w:space="0" w:color="auto"/>
        <w:right w:val="none" w:sz="0" w:space="0" w:color="auto"/>
      </w:divBdr>
    </w:div>
    <w:div w:id="946931257">
      <w:bodyDiv w:val="1"/>
      <w:marLeft w:val="0"/>
      <w:marRight w:val="0"/>
      <w:marTop w:val="0"/>
      <w:marBottom w:val="0"/>
      <w:divBdr>
        <w:top w:val="none" w:sz="0" w:space="0" w:color="auto"/>
        <w:left w:val="none" w:sz="0" w:space="0" w:color="auto"/>
        <w:bottom w:val="none" w:sz="0" w:space="0" w:color="auto"/>
        <w:right w:val="none" w:sz="0" w:space="0" w:color="auto"/>
      </w:divBdr>
    </w:div>
    <w:div w:id="1014722038">
      <w:bodyDiv w:val="1"/>
      <w:marLeft w:val="0"/>
      <w:marRight w:val="0"/>
      <w:marTop w:val="0"/>
      <w:marBottom w:val="0"/>
      <w:divBdr>
        <w:top w:val="none" w:sz="0" w:space="0" w:color="auto"/>
        <w:left w:val="none" w:sz="0" w:space="0" w:color="auto"/>
        <w:bottom w:val="none" w:sz="0" w:space="0" w:color="auto"/>
        <w:right w:val="none" w:sz="0" w:space="0" w:color="auto"/>
      </w:divBdr>
    </w:div>
    <w:div w:id="1596551155">
      <w:bodyDiv w:val="1"/>
      <w:marLeft w:val="0"/>
      <w:marRight w:val="0"/>
      <w:marTop w:val="0"/>
      <w:marBottom w:val="0"/>
      <w:divBdr>
        <w:top w:val="none" w:sz="0" w:space="0" w:color="auto"/>
        <w:left w:val="none" w:sz="0" w:space="0" w:color="auto"/>
        <w:bottom w:val="none" w:sz="0" w:space="0" w:color="auto"/>
        <w:right w:val="none" w:sz="0" w:space="0" w:color="auto"/>
      </w:divBdr>
      <w:divsChild>
        <w:div w:id="1496071612">
          <w:marLeft w:val="0"/>
          <w:marRight w:val="0"/>
          <w:marTop w:val="0"/>
          <w:marBottom w:val="0"/>
          <w:divBdr>
            <w:top w:val="none" w:sz="0" w:space="0" w:color="auto"/>
            <w:left w:val="none" w:sz="0" w:space="0" w:color="auto"/>
            <w:bottom w:val="none" w:sz="0" w:space="0" w:color="auto"/>
            <w:right w:val="none" w:sz="0" w:space="0" w:color="auto"/>
          </w:divBdr>
          <w:divsChild>
            <w:div w:id="290062572">
              <w:marLeft w:val="0"/>
              <w:marRight w:val="0"/>
              <w:marTop w:val="0"/>
              <w:marBottom w:val="0"/>
              <w:divBdr>
                <w:top w:val="none" w:sz="0" w:space="0" w:color="auto"/>
                <w:left w:val="none" w:sz="0" w:space="0" w:color="auto"/>
                <w:bottom w:val="none" w:sz="0" w:space="0" w:color="auto"/>
                <w:right w:val="none" w:sz="0" w:space="0" w:color="auto"/>
              </w:divBdr>
              <w:divsChild>
                <w:div w:id="6572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37D57-89BC-884C-B82C-6C926DAD9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2248</Words>
  <Characters>14169</Characters>
  <Application>Microsoft Office Word</Application>
  <DocSecurity>0</DocSecurity>
  <Lines>118</Lines>
  <Paragraphs>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Colquhoun</dc:creator>
  <cp:keywords/>
  <dc:description/>
  <cp:lastModifiedBy>jonas.stegh@pumpkincareers.com</cp:lastModifiedBy>
  <cp:revision>8</cp:revision>
  <dcterms:created xsi:type="dcterms:W3CDTF">2023-05-03T07:50:00Z</dcterms:created>
  <dcterms:modified xsi:type="dcterms:W3CDTF">2023-05-04T07:45:00Z</dcterms:modified>
</cp:coreProperties>
</file>