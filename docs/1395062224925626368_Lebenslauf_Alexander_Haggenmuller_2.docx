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488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5-07-16T17:16:00Z" w16du:dateUtc="2025-07-16T15:16:00Z">
          <w:tblPr>
            <w:tblStyle w:val="Tabellenraster"/>
            <w:tblW w:w="14888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16"/>
        <w:gridCol w:w="4245"/>
        <w:gridCol w:w="1134"/>
        <w:gridCol w:w="1567"/>
        <w:gridCol w:w="1277"/>
        <w:gridCol w:w="549"/>
        <w:gridCol w:w="20"/>
        <w:gridCol w:w="4680"/>
        <w:tblGridChange w:id="1">
          <w:tblGrid>
            <w:gridCol w:w="1416"/>
            <w:gridCol w:w="4245"/>
            <w:gridCol w:w="1134"/>
            <w:gridCol w:w="1567"/>
            <w:gridCol w:w="1846"/>
            <w:gridCol w:w="4680"/>
          </w:tblGrid>
        </w:tblGridChange>
      </w:tblGrid>
      <w:tr w:rsidR="00E55D90" w:rsidRPr="00F44F5F" w14:paraId="487AC9CE" w14:textId="77777777" w:rsidTr="003E4206">
        <w:trPr>
          <w:gridAfter w:val="1"/>
          <w:wAfter w:w="4680" w:type="dxa"/>
          <w:trHeight w:val="283"/>
          <w:trPrChange w:id="2" w:author="David Döbele" w:date="2025-07-16T17:16:00Z" w16du:dateUtc="2025-07-16T15:16:00Z">
            <w:trPr>
              <w:gridAfter w:val="1"/>
              <w:wAfter w:w="4681" w:type="dxa"/>
              <w:trHeight w:val="283"/>
            </w:trPr>
          </w:trPrChange>
        </w:trPr>
        <w:tc>
          <w:tcPr>
            <w:tcW w:w="10208" w:type="dxa"/>
            <w:gridSpan w:val="7"/>
            <w:vAlign w:val="bottom"/>
            <w:tcPrChange w:id="3" w:author="David Döbele" w:date="2025-07-16T17:16:00Z" w16du:dateUtc="2025-07-16T15:16:00Z">
              <w:tcPr>
                <w:tcW w:w="10207" w:type="dxa"/>
                <w:gridSpan w:val="5"/>
                <w:vAlign w:val="bottom"/>
              </w:tcPr>
            </w:tcPrChange>
          </w:tcPr>
          <w:p w14:paraId="0CBC6997" w14:textId="5EB208D8" w:rsidR="00E55D90" w:rsidRPr="00F44F5F" w:rsidRDefault="003C76CE" w:rsidP="000F307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Alexander </w:t>
            </w:r>
            <w:proofErr w:type="spellStart"/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Haggenmüller</w:t>
            </w:r>
            <w:proofErr w:type="spellEnd"/>
          </w:p>
          <w:p w14:paraId="135895E2" w14:textId="18AC50B7" w:rsidR="00F44F5F" w:rsidRPr="00F44F5F" w:rsidRDefault="003C76CE" w:rsidP="001A61C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Pappelstraße 24e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86343</w:t>
            </w:r>
            <w:r w:rsidR="00C155A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Königsbrunn</w:t>
            </w:r>
            <w:r w:rsidR="001A61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1A61C9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1A61C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alexander.albert.haggenmueller@gmx.de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755133002</w:t>
            </w:r>
          </w:p>
        </w:tc>
      </w:tr>
      <w:tr w:rsidR="002508C2" w:rsidRPr="00F44F5F" w14:paraId="0FCADE56" w14:textId="77777777" w:rsidTr="003E4206">
        <w:trPr>
          <w:gridAfter w:val="1"/>
          <w:wAfter w:w="4680" w:type="dxa"/>
          <w:trHeight w:val="454"/>
          <w:trPrChange w:id="4" w:author="David Döbele" w:date="2025-07-16T17:16:00Z" w16du:dateUtc="2025-07-16T15:16:00Z">
            <w:trPr>
              <w:gridAfter w:val="1"/>
              <w:wAfter w:w="4681" w:type="dxa"/>
              <w:trHeight w:val="454"/>
            </w:trPr>
          </w:trPrChange>
        </w:trPr>
        <w:tc>
          <w:tcPr>
            <w:tcW w:w="10208" w:type="dxa"/>
            <w:gridSpan w:val="7"/>
            <w:tcBorders>
              <w:bottom w:val="single" w:sz="4" w:space="0" w:color="auto"/>
            </w:tcBorders>
            <w:vAlign w:val="bottom"/>
            <w:tcPrChange w:id="5" w:author="David Döbele" w:date="2025-07-16T17:16:00Z" w16du:dateUtc="2025-07-16T15:16:00Z">
              <w:tcPr>
                <w:tcW w:w="10207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F44F5F" w:rsidRDefault="00F44F5F" w:rsidP="00C155A5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3E4206">
        <w:trPr>
          <w:gridAfter w:val="1"/>
          <w:wAfter w:w="4680" w:type="dxa"/>
          <w:trHeight w:val="340"/>
          <w:trPrChange w:id="6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6795" w:type="dxa"/>
            <w:gridSpan w:val="3"/>
            <w:tcBorders>
              <w:top w:val="single" w:sz="4" w:space="0" w:color="auto"/>
            </w:tcBorders>
            <w:vAlign w:val="bottom"/>
            <w:tcPrChange w:id="7" w:author="David Döbele" w:date="2025-07-16T17:16:00Z" w16du:dateUtc="2025-07-16T15:16:00Z">
              <w:tcPr>
                <w:tcW w:w="6797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7696FA6" w:rsidR="00D1492F" w:rsidRPr="00F44F5F" w:rsidRDefault="00B55CBA" w:rsidP="00C155A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Corvinus 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Budapest</w:t>
            </w:r>
          </w:p>
        </w:tc>
        <w:tc>
          <w:tcPr>
            <w:tcW w:w="3413" w:type="dxa"/>
            <w:gridSpan w:val="4"/>
            <w:tcBorders>
              <w:top w:val="single" w:sz="4" w:space="0" w:color="auto"/>
            </w:tcBorders>
            <w:vAlign w:val="bottom"/>
            <w:tcPrChange w:id="8" w:author="David Döbele" w:date="2025-07-16T17:16:00Z" w16du:dateUtc="2025-07-16T15:16:00Z">
              <w:tcPr>
                <w:tcW w:w="3410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19B2648B" w:rsidR="00D1492F" w:rsidRPr="00F44F5F" w:rsidRDefault="00B55CBA" w:rsidP="00C155A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Budapest</w:t>
            </w:r>
            <w:r w:rsidR="00925ED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HUN</w:t>
            </w:r>
          </w:p>
        </w:tc>
      </w:tr>
      <w:tr w:rsidR="00D1492F" w:rsidRPr="00F44F5F" w14:paraId="61E5D482" w14:textId="77777777" w:rsidTr="003E4206">
        <w:trPr>
          <w:gridAfter w:val="1"/>
          <w:wAfter w:w="4680" w:type="dxa"/>
          <w:trPrChange w:id="9" w:author="David Döbele" w:date="2025-07-16T17:16:00Z" w16du:dateUtc="2025-07-16T15:16:00Z">
            <w:trPr>
              <w:gridAfter w:val="1"/>
              <w:wAfter w:w="4681" w:type="dxa"/>
            </w:trPr>
          </w:trPrChange>
        </w:trPr>
        <w:tc>
          <w:tcPr>
            <w:tcW w:w="8362" w:type="dxa"/>
            <w:gridSpan w:val="4"/>
            <w:tcPrChange w:id="10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11CB9A0F" w14:textId="764344B1" w:rsidR="00D1492F" w:rsidRPr="00F44F5F" w:rsidRDefault="00B55CBA" w:rsidP="00C155A5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Auslandssemester</w:t>
            </w:r>
          </w:p>
        </w:tc>
        <w:tc>
          <w:tcPr>
            <w:tcW w:w="1846" w:type="dxa"/>
            <w:gridSpan w:val="3"/>
            <w:tcPrChange w:id="11" w:author="David Döbele" w:date="2025-07-16T17:16:00Z" w16du:dateUtc="2025-07-16T15:16:00Z">
              <w:tcPr>
                <w:tcW w:w="1846" w:type="dxa"/>
              </w:tcPr>
            </w:tcPrChange>
          </w:tcPr>
          <w:p w14:paraId="419A9228" w14:textId="3C95810D" w:rsidR="00D1492F" w:rsidRPr="00F44F5F" w:rsidRDefault="00B55CBA" w:rsidP="00C155A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3C76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01/2026</w:t>
            </w:r>
          </w:p>
        </w:tc>
      </w:tr>
      <w:tr w:rsidR="00B55CBA" w:rsidRPr="00F44F5F" w14:paraId="6CBBDE16" w14:textId="77777777" w:rsidTr="003E4206">
        <w:trPr>
          <w:gridAfter w:val="1"/>
          <w:wAfter w:w="4680" w:type="dxa"/>
          <w:trHeight w:val="340"/>
          <w:trPrChange w:id="12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8362" w:type="dxa"/>
            <w:gridSpan w:val="4"/>
            <w:vAlign w:val="bottom"/>
            <w:tcPrChange w:id="13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7583C80D" w14:textId="7996CE7B" w:rsidR="00B55CBA" w:rsidRDefault="00B55CBA" w:rsidP="00B55CB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Augsburg </w:t>
            </w:r>
          </w:p>
        </w:tc>
        <w:tc>
          <w:tcPr>
            <w:tcW w:w="1846" w:type="dxa"/>
            <w:gridSpan w:val="3"/>
            <w:vAlign w:val="bottom"/>
            <w:tcPrChange w:id="14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5B9E8E09" w14:textId="297C50CD" w:rsidR="00B55CBA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Augsburg</w:t>
            </w:r>
          </w:p>
        </w:tc>
      </w:tr>
      <w:tr w:rsidR="00B55CBA" w:rsidRPr="00F44F5F" w14:paraId="5881C1FF" w14:textId="77777777" w:rsidTr="003E4206">
        <w:trPr>
          <w:gridAfter w:val="1"/>
          <w:wAfter w:w="4680" w:type="dxa"/>
          <w:trHeight w:val="259"/>
          <w:trPrChange w:id="15" w:author="David Döbele" w:date="2025-07-16T17:16:00Z" w16du:dateUtc="2025-07-16T15:16:00Z">
            <w:trPr>
              <w:gridAfter w:val="1"/>
              <w:wAfter w:w="4681" w:type="dxa"/>
              <w:trHeight w:val="259"/>
            </w:trPr>
          </w:trPrChange>
        </w:trPr>
        <w:tc>
          <w:tcPr>
            <w:tcW w:w="8362" w:type="dxa"/>
            <w:gridSpan w:val="4"/>
            <w:tcPrChange w:id="16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7E43E4A1" w14:textId="21349593" w:rsidR="00B55CBA" w:rsidRDefault="00B55CBA" w:rsidP="00B55CB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(aktueller Schnitt: 1,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846" w:type="dxa"/>
            <w:gridSpan w:val="3"/>
            <w:tcPrChange w:id="17" w:author="David Döbele" w:date="2025-07-16T17:16:00Z" w16du:dateUtc="2025-07-16T15:16:00Z">
              <w:tcPr>
                <w:tcW w:w="1846" w:type="dxa"/>
              </w:tcPr>
            </w:tcPrChange>
          </w:tcPr>
          <w:p w14:paraId="0DA6F13F" w14:textId="795AFEB7" w:rsidR="00B55CBA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B55CBA" w:rsidRPr="001A0C91" w:rsidDel="003E4206" w14:paraId="37B16DAF" w14:textId="2F03C940" w:rsidTr="003E4206">
        <w:trPr>
          <w:gridAfter w:val="1"/>
          <w:wAfter w:w="4680" w:type="dxa"/>
          <w:trHeight w:val="259"/>
          <w:del w:id="18" w:author="David Döbele" w:date="2025-07-16T17:16:00Z" w16du:dateUtc="2025-07-16T15:16:00Z"/>
          <w:trPrChange w:id="19" w:author="David Döbele" w:date="2025-07-16T17:16:00Z" w16du:dateUtc="2025-07-16T15:16:00Z">
            <w:trPr>
              <w:gridAfter w:val="1"/>
              <w:wAfter w:w="4681" w:type="dxa"/>
              <w:trHeight w:val="259"/>
            </w:trPr>
          </w:trPrChange>
        </w:trPr>
        <w:tc>
          <w:tcPr>
            <w:tcW w:w="8362" w:type="dxa"/>
            <w:gridSpan w:val="4"/>
            <w:tcPrChange w:id="20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519C0BDA" w14:textId="6B751631" w:rsidR="00B55CBA" w:rsidRPr="00925ED9" w:rsidDel="003E4206" w:rsidRDefault="00B55CBA" w:rsidP="00B55CBA">
            <w:pPr>
              <w:pStyle w:val="Listenabsatz"/>
              <w:numPr>
                <w:ilvl w:val="0"/>
                <w:numId w:val="30"/>
              </w:numPr>
              <w:rPr>
                <w:del w:id="21" w:author="David Döbele" w:date="2025-07-16T17:16:00Z" w16du:dateUtc="2025-07-16T15:16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22" w:author="David Döbele" w:date="2025-07-16T17:16:00Z" w16du:dateUtc="2025-07-16T15:16:00Z">
              <w:r w:rsidRPr="00925ED9" w:rsidDel="003E420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Major: </w:delText>
              </w:r>
              <w:r w:rsidR="001A0C91" w:rsidRPr="00925ED9" w:rsidDel="003E4206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Finance, Accounting, Controlling &amp; Taxation </w:delText>
              </w:r>
            </w:del>
          </w:p>
        </w:tc>
        <w:tc>
          <w:tcPr>
            <w:tcW w:w="1846" w:type="dxa"/>
            <w:gridSpan w:val="3"/>
            <w:tcPrChange w:id="23" w:author="David Döbele" w:date="2025-07-16T17:16:00Z" w16du:dateUtc="2025-07-16T15:16:00Z">
              <w:tcPr>
                <w:tcW w:w="1846" w:type="dxa"/>
              </w:tcPr>
            </w:tcPrChange>
          </w:tcPr>
          <w:p w14:paraId="6A7F7B7E" w14:textId="05E14AEB" w:rsidR="00B55CBA" w:rsidRPr="001A0C91" w:rsidDel="003E4206" w:rsidRDefault="00B55CBA" w:rsidP="00B55CBA">
            <w:pPr>
              <w:ind w:left="-279"/>
              <w:jc w:val="right"/>
              <w:rPr>
                <w:del w:id="24" w:author="David Döbele" w:date="2025-07-16T17:16:00Z" w16du:dateUtc="2025-07-16T15:16:00Z"/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55CBA" w:rsidRPr="00F44F5F" w14:paraId="013361E1" w14:textId="77777777" w:rsidTr="003E4206">
        <w:trPr>
          <w:gridAfter w:val="1"/>
          <w:wAfter w:w="4680" w:type="dxa"/>
          <w:trHeight w:val="340"/>
          <w:trPrChange w:id="25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8362" w:type="dxa"/>
            <w:gridSpan w:val="4"/>
            <w:vAlign w:val="bottom"/>
            <w:tcPrChange w:id="26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197620E3" w14:textId="72C271E2" w:rsidR="00B55CBA" w:rsidRPr="00F44F5F" w:rsidRDefault="00B55CBA" w:rsidP="00B55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IHK Hannover</w:t>
            </w:r>
          </w:p>
        </w:tc>
        <w:tc>
          <w:tcPr>
            <w:tcW w:w="1846" w:type="dxa"/>
            <w:gridSpan w:val="3"/>
            <w:vAlign w:val="bottom"/>
            <w:tcPrChange w:id="27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63D86F51" w14:textId="07AD65CA" w:rsidR="00B55CBA" w:rsidRPr="00F44F5F" w:rsidRDefault="00B55CBA" w:rsidP="00B55CBA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Hannover</w:t>
            </w:r>
          </w:p>
        </w:tc>
      </w:tr>
      <w:tr w:rsidR="00B55CBA" w:rsidRPr="00F44F5F" w14:paraId="62632213" w14:textId="77777777" w:rsidTr="003E4206">
        <w:trPr>
          <w:gridAfter w:val="1"/>
          <w:wAfter w:w="4680" w:type="dxa"/>
          <w:trHeight w:val="113"/>
          <w:trPrChange w:id="28" w:author="David Döbele" w:date="2025-07-16T17:16:00Z" w16du:dateUtc="2025-07-16T15:16:00Z">
            <w:trPr>
              <w:gridAfter w:val="1"/>
              <w:wAfter w:w="4681" w:type="dxa"/>
              <w:trHeight w:val="113"/>
            </w:trPr>
          </w:trPrChange>
        </w:trPr>
        <w:tc>
          <w:tcPr>
            <w:tcW w:w="8362" w:type="dxa"/>
            <w:gridSpan w:val="4"/>
            <w:tcPrChange w:id="29" w:author="David Döbele" w:date="2025-07-16T17:16:00Z" w16du:dateUtc="2025-07-16T15:16:00Z">
              <w:tcPr>
                <w:tcW w:w="8364" w:type="dxa"/>
                <w:gridSpan w:val="4"/>
              </w:tcPr>
            </w:tcPrChange>
          </w:tcPr>
          <w:p w14:paraId="5F71027E" w14:textId="7E114B41" w:rsidR="00B55CBA" w:rsidRPr="00F44F5F" w:rsidRDefault="00925ED9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Aus- und Fortbildung zum Handelsfachwirt (inkl. Ausbildung zum Kaufmann im Einzelhandel</w:t>
            </w:r>
          </w:p>
        </w:tc>
        <w:tc>
          <w:tcPr>
            <w:tcW w:w="1846" w:type="dxa"/>
            <w:gridSpan w:val="3"/>
            <w:tcPrChange w:id="30" w:author="David Döbele" w:date="2025-07-16T17:16:00Z" w16du:dateUtc="2025-07-16T15:16:00Z">
              <w:tcPr>
                <w:tcW w:w="1843" w:type="dxa"/>
              </w:tcPr>
            </w:tcPrChange>
          </w:tcPr>
          <w:p w14:paraId="51FC9814" w14:textId="1CC082EB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/2018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B55CBA" w:rsidRPr="00F44F5F" w:rsidDel="003E4206" w14:paraId="4D68BFE7" w14:textId="392173C0" w:rsidTr="003E4206">
        <w:trPr>
          <w:gridAfter w:val="1"/>
          <w:wAfter w:w="4680" w:type="dxa"/>
          <w:del w:id="31" w:author="David Döbele" w:date="2025-07-16T17:16:00Z" w16du:dateUtc="2025-07-16T15:16:00Z"/>
          <w:trPrChange w:id="32" w:author="David Döbele" w:date="2025-07-16T17:16:00Z" w16du:dateUtc="2025-07-16T15:16:00Z">
            <w:trPr>
              <w:gridAfter w:val="1"/>
              <w:wAfter w:w="4681" w:type="dxa"/>
            </w:trPr>
          </w:trPrChange>
        </w:trPr>
        <w:tc>
          <w:tcPr>
            <w:tcW w:w="10208" w:type="dxa"/>
            <w:gridSpan w:val="7"/>
            <w:tcPrChange w:id="33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54BF63E9" w14:textId="07B4AB6F" w:rsidR="00B55CBA" w:rsidRPr="00BE31FD" w:rsidDel="003E4206" w:rsidRDefault="00B55CBA" w:rsidP="00B55CBA">
            <w:pPr>
              <w:pStyle w:val="Listenabsatz"/>
              <w:numPr>
                <w:ilvl w:val="0"/>
                <w:numId w:val="2"/>
              </w:numPr>
              <w:rPr>
                <w:del w:id="34" w:author="David Döbele" w:date="2025-07-16T17:16:00Z" w16du:dateUtc="2025-07-16T15:16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del w:id="35" w:author="David Döbele" w:date="2025-07-16T17:16:00Z" w16du:dateUtc="2025-07-16T15:16:00Z">
              <w:r w:rsidDel="003E4206">
                <w:rPr>
                  <w:rFonts w:ascii="Times New Roman" w:hAnsi="Times New Roman" w:cs="Times New Roman"/>
                  <w:sz w:val="20"/>
                  <w:szCs w:val="20"/>
                </w:rPr>
                <w:delText>Vertiefung der Themen: Handelsmarketing, Unternehmensführung, Beschaffung und Logistik</w:delText>
              </w:r>
              <w:r w:rsidRPr="00BE31FD" w:rsidDel="003E4206">
                <w:rPr>
                  <w:rFonts w:ascii="Times New Roman" w:hAnsi="Times New Roman" w:cs="Times New Roman"/>
                  <w:sz w:val="20"/>
                  <w:szCs w:val="20"/>
                </w:rPr>
                <w:delText xml:space="preserve"> </w:delText>
              </w:r>
            </w:del>
          </w:p>
        </w:tc>
      </w:tr>
      <w:tr w:rsidR="00B55CBA" w:rsidRPr="00F44F5F" w14:paraId="1C51E2FF" w14:textId="77777777" w:rsidTr="003E4206">
        <w:trPr>
          <w:gridAfter w:val="1"/>
          <w:wAfter w:w="4680" w:type="dxa"/>
          <w:trHeight w:val="340"/>
          <w:trPrChange w:id="36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5661" w:type="dxa"/>
            <w:gridSpan w:val="2"/>
            <w:vAlign w:val="bottom"/>
            <w:tcPrChange w:id="37" w:author="David Döbele" w:date="2025-07-16T17:16:00Z" w16du:dateUtc="2025-07-16T15:16:00Z">
              <w:tcPr>
                <w:tcW w:w="5663" w:type="dxa"/>
                <w:gridSpan w:val="2"/>
                <w:vAlign w:val="bottom"/>
              </w:tcPr>
            </w:tcPrChange>
          </w:tcPr>
          <w:p w14:paraId="4BAC65D2" w14:textId="58EF5EC3" w:rsidR="00B55CBA" w:rsidRPr="00F44F5F" w:rsidRDefault="00B55CBA" w:rsidP="00B55CB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Königsbrunn </w:t>
            </w:r>
          </w:p>
        </w:tc>
        <w:tc>
          <w:tcPr>
            <w:tcW w:w="4547" w:type="dxa"/>
            <w:gridSpan w:val="5"/>
            <w:vAlign w:val="bottom"/>
            <w:tcPrChange w:id="38" w:author="David Döbele" w:date="2025-07-16T17:16:00Z" w16du:dateUtc="2025-07-16T15:16:00Z">
              <w:tcPr>
                <w:tcW w:w="4544" w:type="dxa"/>
                <w:gridSpan w:val="3"/>
                <w:vAlign w:val="bottom"/>
              </w:tcPr>
            </w:tcPrChange>
          </w:tcPr>
          <w:p w14:paraId="2FCB10D7" w14:textId="65C896BE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Königsbrunn</w:t>
            </w:r>
          </w:p>
        </w:tc>
      </w:tr>
      <w:tr w:rsidR="00B55CBA" w:rsidRPr="00F44F5F" w14:paraId="312B82BC" w14:textId="77777777" w:rsidTr="003E4206">
        <w:trPr>
          <w:gridAfter w:val="1"/>
          <w:wAfter w:w="4680" w:type="dxa"/>
          <w:trPrChange w:id="39" w:author="David Döbele" w:date="2025-07-16T17:16:00Z" w16du:dateUtc="2025-07-16T15:16:00Z">
            <w:trPr>
              <w:gridAfter w:val="1"/>
              <w:wAfter w:w="4681" w:type="dxa"/>
            </w:trPr>
          </w:trPrChange>
        </w:trPr>
        <w:tc>
          <w:tcPr>
            <w:tcW w:w="5661" w:type="dxa"/>
            <w:gridSpan w:val="2"/>
            <w:tcPrChange w:id="40" w:author="David Döbele" w:date="2025-07-16T17:16:00Z" w16du:dateUtc="2025-07-16T15:16:00Z">
              <w:tcPr>
                <w:tcW w:w="5663" w:type="dxa"/>
                <w:gridSpan w:val="2"/>
              </w:tcPr>
            </w:tcPrChange>
          </w:tcPr>
          <w:p w14:paraId="1CEE182B" w14:textId="177374E8" w:rsidR="00B55CBA" w:rsidRPr="00F44F5F" w:rsidRDefault="00B55CBA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Allgemeine Hochschulreife </w:t>
            </w:r>
          </w:p>
        </w:tc>
        <w:tc>
          <w:tcPr>
            <w:tcW w:w="4547" w:type="dxa"/>
            <w:gridSpan w:val="5"/>
            <w:tcPrChange w:id="41" w:author="David Döbele" w:date="2025-07-16T17:16:00Z" w16du:dateUtc="2025-07-16T15:16:00Z">
              <w:tcPr>
                <w:tcW w:w="4544" w:type="dxa"/>
                <w:gridSpan w:val="3"/>
              </w:tcPr>
            </w:tcPrChange>
          </w:tcPr>
          <w:p w14:paraId="7521EA6E" w14:textId="71A17923" w:rsidR="00B55CBA" w:rsidRPr="00F44F5F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06/2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018</w:t>
            </w:r>
          </w:p>
        </w:tc>
      </w:tr>
      <w:tr w:rsidR="00B55CBA" w:rsidRPr="00F44F5F" w14:paraId="3A2665B3" w14:textId="77777777" w:rsidTr="003E4206">
        <w:trPr>
          <w:gridAfter w:val="1"/>
          <w:wAfter w:w="4680" w:type="dxa"/>
          <w:trHeight w:val="397"/>
          <w:trPrChange w:id="42" w:author="David Döbele" w:date="2025-07-16T17:16:00Z" w16du:dateUtc="2025-07-16T15:16:00Z">
            <w:trPr>
              <w:gridAfter w:val="1"/>
              <w:wAfter w:w="4681" w:type="dxa"/>
              <w:trHeight w:val="397"/>
            </w:trPr>
          </w:trPrChange>
        </w:trPr>
        <w:tc>
          <w:tcPr>
            <w:tcW w:w="10208" w:type="dxa"/>
            <w:gridSpan w:val="7"/>
            <w:tcBorders>
              <w:bottom w:val="single" w:sz="4" w:space="0" w:color="auto"/>
            </w:tcBorders>
            <w:vAlign w:val="bottom"/>
            <w:tcPrChange w:id="43" w:author="David Döbele" w:date="2025-07-16T17:16:00Z" w16du:dateUtc="2025-07-16T15:16:00Z">
              <w:tcPr>
                <w:tcW w:w="10207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B55CBA" w:rsidRPr="00F44F5F" w:rsidRDefault="00B55CBA" w:rsidP="00B55CB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B55CBA" w:rsidRPr="00F44F5F" w14:paraId="127C64E2" w14:textId="77777777" w:rsidTr="003E4206">
        <w:trPr>
          <w:gridAfter w:val="1"/>
          <w:wAfter w:w="4680" w:type="dxa"/>
          <w:trHeight w:val="340"/>
          <w:trPrChange w:id="44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8362" w:type="dxa"/>
            <w:gridSpan w:val="4"/>
            <w:tcBorders>
              <w:top w:val="single" w:sz="4" w:space="0" w:color="auto"/>
            </w:tcBorders>
            <w:vAlign w:val="bottom"/>
            <w:tcPrChange w:id="45" w:author="David Döbele" w:date="2025-07-16T17:16:00Z" w16du:dateUtc="2025-07-16T15:16:00Z">
              <w:tcPr>
                <w:tcW w:w="836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416D1F80" w:rsidR="00B55CBA" w:rsidRPr="00F44F5F" w:rsidRDefault="008578C2" w:rsidP="00B55C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Deutschmann Garten- und Landschaftsbau GmbH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</w:tcBorders>
            <w:vAlign w:val="bottom"/>
            <w:tcPrChange w:id="46" w:author="David Döbele" w:date="2025-07-16T17:16:00Z" w16du:dateUtc="2025-07-16T15:16:00Z">
              <w:tcPr>
                <w:tcW w:w="184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56F8F1FA" w:rsidR="00B55CBA" w:rsidRPr="00F44F5F" w:rsidRDefault="008578C2" w:rsidP="00B55CB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B55CBA" w:rsidRPr="00F44F5F" w14:paraId="5733625E" w14:textId="77777777" w:rsidTr="003E4206">
        <w:trPr>
          <w:gridAfter w:val="1"/>
          <w:wAfter w:w="4680" w:type="dxa"/>
          <w:trHeight w:val="57"/>
          <w:trPrChange w:id="47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8362" w:type="dxa"/>
            <w:gridSpan w:val="4"/>
            <w:tcPrChange w:id="48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11C34F99" w14:textId="1B34DAC5" w:rsidR="00B55CBA" w:rsidRPr="00F44F5F" w:rsidRDefault="008578C2" w:rsidP="00B55C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CEO Support &amp; Business Development</w:t>
            </w:r>
            <w:r w:rsidR="00B55CB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1846" w:type="dxa"/>
            <w:gridSpan w:val="3"/>
            <w:tcPrChange w:id="49" w:author="David Döbele" w:date="2025-07-16T17:16:00Z" w16du:dateUtc="2025-07-16T15:16:00Z">
              <w:tcPr>
                <w:tcW w:w="1846" w:type="dxa"/>
              </w:tcPr>
            </w:tcPrChange>
          </w:tcPr>
          <w:p w14:paraId="0CD15EED" w14:textId="0281166A" w:rsidR="00B55CBA" w:rsidRDefault="008578C2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B55CBA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B55CB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B55CBA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08/2025</w:t>
            </w:r>
          </w:p>
        </w:tc>
      </w:tr>
      <w:tr w:rsidR="00B55CBA" w:rsidRPr="00F44F5F" w14:paraId="48BB40E5" w14:textId="77777777" w:rsidTr="003E4206">
        <w:trPr>
          <w:gridAfter w:val="1"/>
          <w:wAfter w:w="4680" w:type="dxa"/>
          <w:trHeight w:val="283"/>
          <w:trPrChange w:id="50" w:author="David Döbele" w:date="2025-07-16T17:16:00Z" w16du:dateUtc="2025-07-16T15:16:00Z">
            <w:trPr>
              <w:gridAfter w:val="1"/>
              <w:wAfter w:w="4681" w:type="dxa"/>
              <w:trHeight w:val="283"/>
            </w:trPr>
          </w:trPrChange>
        </w:trPr>
        <w:tc>
          <w:tcPr>
            <w:tcW w:w="8362" w:type="dxa"/>
            <w:gridSpan w:val="4"/>
            <w:tcPrChange w:id="51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241D80AA" w14:textId="43928C52" w:rsidR="001A0C91" w:rsidRPr="00141731" w:rsidRDefault="001A0C91" w:rsidP="00B55CB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an der strategischen Digitalisierung durch Analyse, Auswahl und Einführung digitaler Tools sowie Begleitung der Transformation von papierbasierten Prozessen zu digitalen Workflows inklusive Schulung der Mitarbeiter</w:t>
            </w:r>
          </w:p>
        </w:tc>
        <w:tc>
          <w:tcPr>
            <w:tcW w:w="1846" w:type="dxa"/>
            <w:gridSpan w:val="3"/>
            <w:tcPrChange w:id="52" w:author="David Döbele" w:date="2025-07-16T17:16:00Z" w16du:dateUtc="2025-07-16T15:16:00Z">
              <w:tcPr>
                <w:tcW w:w="1846" w:type="dxa"/>
              </w:tcPr>
            </w:tcPrChange>
          </w:tcPr>
          <w:p w14:paraId="1ADDC42A" w14:textId="77777777" w:rsidR="00B55CBA" w:rsidRPr="00141731" w:rsidRDefault="00B55CBA" w:rsidP="00B55CB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578C2" w:rsidRPr="008578C2" w14:paraId="2C88B784" w14:textId="77777777" w:rsidTr="003E4206">
        <w:trPr>
          <w:gridAfter w:val="1"/>
          <w:wAfter w:w="4680" w:type="dxa"/>
          <w:trHeight w:val="346"/>
          <w:trPrChange w:id="53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54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18CA743D" w14:textId="4B34A704" w:rsidR="008578C2" w:rsidRDefault="008578C2" w:rsidP="008578C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Commerz Business Consulting</w:t>
            </w:r>
          </w:p>
        </w:tc>
        <w:tc>
          <w:tcPr>
            <w:tcW w:w="1846" w:type="dxa"/>
            <w:gridSpan w:val="3"/>
            <w:vAlign w:val="bottom"/>
            <w:tcPrChange w:id="55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29DA089A" w14:textId="2C911B46" w:rsidR="008578C2" w:rsidRPr="008578C2" w:rsidRDefault="008578C2" w:rsidP="008578C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8578C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</w:p>
        </w:tc>
      </w:tr>
      <w:tr w:rsidR="008578C2" w:rsidRPr="00F44F5F" w14:paraId="081ADE9D" w14:textId="77777777" w:rsidTr="003E4206">
        <w:trPr>
          <w:gridAfter w:val="1"/>
          <w:wAfter w:w="4680" w:type="dxa"/>
          <w:trHeight w:val="159"/>
          <w:trPrChange w:id="56" w:author="David Döbele" w:date="2025-07-16T17:16:00Z" w16du:dateUtc="2025-07-16T15:16:00Z">
            <w:trPr>
              <w:gridAfter w:val="1"/>
              <w:wAfter w:w="4681" w:type="dxa"/>
              <w:trHeight w:val="159"/>
            </w:trPr>
          </w:trPrChange>
        </w:trPr>
        <w:tc>
          <w:tcPr>
            <w:tcW w:w="8362" w:type="dxa"/>
            <w:gridSpan w:val="4"/>
            <w:tcPrChange w:id="57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13F505F1" w14:textId="4E4E7B30" w:rsidR="008578C2" w:rsidRDefault="008578C2" w:rsidP="008578C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Praktikant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Inhouse Management Consulting  </w:t>
            </w:r>
          </w:p>
        </w:tc>
        <w:tc>
          <w:tcPr>
            <w:tcW w:w="1846" w:type="dxa"/>
            <w:gridSpan w:val="3"/>
            <w:tcPrChange w:id="58" w:author="David Döbele" w:date="2025-07-16T17:16:00Z" w16du:dateUtc="2025-07-16T15:16:00Z">
              <w:tcPr>
                <w:tcW w:w="1846" w:type="dxa"/>
              </w:tcPr>
            </w:tcPrChange>
          </w:tcPr>
          <w:p w14:paraId="39F1B0DD" w14:textId="00A79474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</w:t>
            </w:r>
          </w:p>
        </w:tc>
      </w:tr>
      <w:tr w:rsidR="008578C2" w:rsidRPr="00F44F5F" w14:paraId="3390FA7A" w14:textId="77777777" w:rsidTr="003E4206">
        <w:trPr>
          <w:gridAfter w:val="1"/>
          <w:wAfter w:w="4680" w:type="dxa"/>
          <w:trHeight w:val="346"/>
          <w:trPrChange w:id="59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9639" w:type="dxa"/>
            <w:gridSpan w:val="5"/>
            <w:tcPrChange w:id="60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57755BFF" w14:textId="77777777" w:rsidR="001A0C91" w:rsidRPr="001A0C91" w:rsidRDefault="001A0C91" w:rsidP="001A0C9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Erarbeitung und Implementierung diverser KI-Lösungen zur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Effizienzssteigerung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interner Bankenprozesse</w:t>
            </w:r>
          </w:p>
          <w:p w14:paraId="09DAD5BA" w14:textId="179AC9B6" w:rsidR="008578C2" w:rsidRDefault="001A0C91" w:rsidP="001A0C91">
            <w:pPr>
              <w:pStyle w:val="Bullets"/>
              <w:rPr>
                <w:b/>
                <w:sz w:val="21"/>
                <w:szCs w:val="21"/>
              </w:rPr>
            </w:pPr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eines detaillierten Request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for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Proposal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</w:t>
            </w:r>
            <w:proofErr w:type="spellStart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RfP</w:t>
            </w:r>
            <w:proofErr w:type="spellEnd"/>
            <w:r w:rsidRPr="001A0C9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 zur Beschaffung externer Vollzeitkräfte</w:t>
            </w:r>
          </w:p>
        </w:tc>
        <w:tc>
          <w:tcPr>
            <w:tcW w:w="569" w:type="dxa"/>
            <w:gridSpan w:val="2"/>
            <w:tcPrChange w:id="61" w:author="David Döbele" w:date="2025-07-16T17:16:00Z" w16du:dateUtc="2025-07-16T15:16:00Z">
              <w:tcPr>
                <w:tcW w:w="1846" w:type="dxa"/>
              </w:tcPr>
            </w:tcPrChange>
          </w:tcPr>
          <w:p w14:paraId="2B45E5E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578C2" w:rsidRPr="00F44F5F" w14:paraId="429AD559" w14:textId="77777777" w:rsidTr="003E4206">
        <w:trPr>
          <w:gridAfter w:val="1"/>
          <w:wAfter w:w="4680" w:type="dxa"/>
          <w:trHeight w:val="346"/>
          <w:trPrChange w:id="62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63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1BC2D0E4" w14:textId="584BE791" w:rsidR="008578C2" w:rsidRPr="00914275" w:rsidRDefault="008578C2" w:rsidP="008578C2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Retail Capital Partners AG</w:t>
            </w:r>
          </w:p>
        </w:tc>
        <w:tc>
          <w:tcPr>
            <w:tcW w:w="1846" w:type="dxa"/>
            <w:gridSpan w:val="3"/>
            <w:vAlign w:val="bottom"/>
            <w:tcPrChange w:id="64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1BD48263" w14:textId="72FF843C" w:rsidR="008578C2" w:rsidRPr="00914275" w:rsidRDefault="008578C2" w:rsidP="008578C2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Pfäffikon, CH </w:t>
            </w:r>
          </w:p>
        </w:tc>
      </w:tr>
      <w:tr w:rsidR="008578C2" w:rsidRPr="00F44F5F" w14:paraId="02453546" w14:textId="77777777" w:rsidTr="003E4206">
        <w:trPr>
          <w:gridAfter w:val="1"/>
          <w:wAfter w:w="4680" w:type="dxa"/>
          <w:trHeight w:val="155"/>
          <w:trPrChange w:id="65" w:author="David Döbele" w:date="2025-07-16T17:16:00Z" w16du:dateUtc="2025-07-16T15:16:00Z">
            <w:trPr>
              <w:gridAfter w:val="1"/>
              <w:wAfter w:w="4681" w:type="dxa"/>
              <w:trHeight w:val="155"/>
            </w:trPr>
          </w:trPrChange>
        </w:trPr>
        <w:tc>
          <w:tcPr>
            <w:tcW w:w="8362" w:type="dxa"/>
            <w:gridSpan w:val="4"/>
            <w:tcPrChange w:id="66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48F798D0" w14:textId="55E2527D" w:rsidR="008578C2" w:rsidRPr="00925ED9" w:rsidRDefault="00925ED9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Strategy </w:t>
            </w:r>
            <w:r w:rsidR="00857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Consult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 (Junior Consultant)</w:t>
            </w:r>
            <w:r w:rsidR="008578C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846" w:type="dxa"/>
            <w:gridSpan w:val="3"/>
            <w:tcPrChange w:id="67" w:author="David Döbele" w:date="2025-07-16T17:16:00Z" w16du:dateUtc="2025-07-16T15:16:00Z">
              <w:tcPr>
                <w:tcW w:w="1846" w:type="dxa"/>
              </w:tcPr>
            </w:tcPrChange>
          </w:tcPr>
          <w:p w14:paraId="5DAE4977" w14:textId="2B67B6A6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05/2024</w:t>
            </w:r>
          </w:p>
        </w:tc>
      </w:tr>
      <w:tr w:rsidR="008578C2" w:rsidRPr="00F44F5F" w14:paraId="69D06A32" w14:textId="77777777" w:rsidTr="003E4206">
        <w:trPr>
          <w:gridAfter w:val="1"/>
          <w:wAfter w:w="4680" w:type="dxa"/>
          <w:trHeight w:val="346"/>
          <w:trPrChange w:id="68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10188" w:type="dxa"/>
            <w:gridSpan w:val="6"/>
            <w:tcPrChange w:id="69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34196625" w14:textId="60717AFD" w:rsidR="008578C2" w:rsidRPr="00914275" w:rsidRDefault="008578C2" w:rsidP="008578C2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einem M&amp;A Projekt für einen renommierten Fashion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Retailer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einschließlich </w:t>
            </w:r>
            <w:ins w:id="70" w:author="David Döbele" w:date="2025-07-16T17:16:00Z" w16du:dateUtc="2025-07-16T15:16:00Z">
              <w:r w:rsidR="003E42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Longlist-</w:t>
              </w:r>
            </w:ins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Erstellung </w:t>
            </w:r>
            <w:del w:id="71" w:author="David Döbele" w:date="2025-07-16T17:17:00Z" w16du:dateUtc="2025-07-16T15:17:00Z">
              <w:r w:rsidDel="003E42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einer Longlist</w:delText>
              </w:r>
            </w:del>
          </w:p>
        </w:tc>
        <w:tc>
          <w:tcPr>
            <w:tcW w:w="20" w:type="dxa"/>
            <w:tcPrChange w:id="72" w:author="David Döbele" w:date="2025-07-16T17:16:00Z" w16du:dateUtc="2025-07-16T15:16:00Z">
              <w:tcPr>
                <w:tcW w:w="1846" w:type="dxa"/>
              </w:tcPr>
            </w:tcPrChange>
          </w:tcPr>
          <w:p w14:paraId="4D705742" w14:textId="77777777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0639987D" w14:textId="77777777" w:rsidTr="003E4206">
        <w:trPr>
          <w:gridAfter w:val="1"/>
          <w:wAfter w:w="4680" w:type="dxa"/>
          <w:trHeight w:val="137"/>
          <w:trPrChange w:id="73" w:author="David Döbele" w:date="2025-07-16T17:16:00Z" w16du:dateUtc="2025-07-16T15:16:00Z">
            <w:trPr>
              <w:gridAfter w:val="1"/>
              <w:wAfter w:w="4681" w:type="dxa"/>
              <w:trHeight w:val="137"/>
            </w:trPr>
          </w:trPrChange>
        </w:trPr>
        <w:tc>
          <w:tcPr>
            <w:tcW w:w="8362" w:type="dxa"/>
            <w:gridSpan w:val="4"/>
            <w:tcPrChange w:id="74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0DA27E17" w14:textId="7194EF99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Strategy Consulting  </w:t>
            </w:r>
          </w:p>
        </w:tc>
        <w:tc>
          <w:tcPr>
            <w:tcW w:w="1846" w:type="dxa"/>
            <w:gridSpan w:val="3"/>
            <w:tcPrChange w:id="75" w:author="David Döbele" w:date="2025-07-16T17:16:00Z" w16du:dateUtc="2025-07-16T15:16:00Z">
              <w:tcPr>
                <w:tcW w:w="1846" w:type="dxa"/>
              </w:tcPr>
            </w:tcPrChange>
          </w:tcPr>
          <w:p w14:paraId="2DCC0070" w14:textId="79B8B983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11/2023</w:t>
            </w:r>
          </w:p>
        </w:tc>
      </w:tr>
      <w:tr w:rsidR="008578C2" w:rsidRPr="00F44F5F" w14:paraId="0B99E512" w14:textId="77777777" w:rsidTr="003E4206">
        <w:trPr>
          <w:gridAfter w:val="1"/>
          <w:wAfter w:w="4680" w:type="dxa"/>
          <w:trHeight w:val="346"/>
          <w:trPrChange w:id="76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tcPrChange w:id="77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6A9BB80B" w14:textId="37AA46D8" w:rsidR="008578C2" w:rsidRP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Aktive Mitwirkung an einem Restrukturierungsprojekt bei einem der größten   Immobiliendienstleistungsunternehmen in DACH</w:t>
            </w:r>
          </w:p>
        </w:tc>
        <w:tc>
          <w:tcPr>
            <w:tcW w:w="1846" w:type="dxa"/>
            <w:gridSpan w:val="3"/>
            <w:vAlign w:val="bottom"/>
            <w:tcPrChange w:id="78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72F06685" w14:textId="77777777" w:rsidR="008578C2" w:rsidRPr="00914275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2EA7B3E2" w14:textId="77777777" w:rsidTr="003E4206">
        <w:trPr>
          <w:gridAfter w:val="1"/>
          <w:wAfter w:w="4680" w:type="dxa"/>
          <w:trHeight w:val="346"/>
          <w:trPrChange w:id="79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80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593E32F7" w14:textId="147E717D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914275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PricewaterhouseCoopers GmbH</w:t>
            </w:r>
          </w:p>
        </w:tc>
        <w:tc>
          <w:tcPr>
            <w:tcW w:w="1846" w:type="dxa"/>
            <w:gridSpan w:val="3"/>
            <w:vAlign w:val="bottom"/>
            <w:tcPrChange w:id="81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42360D44" w14:textId="51D47358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14275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8578C2" w:rsidRPr="00F44F5F" w14:paraId="34ABC591" w14:textId="77777777" w:rsidTr="003E4206">
        <w:trPr>
          <w:gridAfter w:val="1"/>
          <w:wAfter w:w="4680" w:type="dxa"/>
          <w:trHeight w:val="57"/>
          <w:trPrChange w:id="82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8362" w:type="dxa"/>
            <w:gridSpan w:val="4"/>
            <w:tcPrChange w:id="83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3F056B19" w14:textId="5E59D3E1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</w:p>
        </w:tc>
        <w:tc>
          <w:tcPr>
            <w:tcW w:w="1846" w:type="dxa"/>
            <w:gridSpan w:val="3"/>
            <w:tcPrChange w:id="84" w:author="David Döbele" w:date="2025-07-16T17:16:00Z" w16du:dateUtc="2025-07-16T15:16:00Z">
              <w:tcPr>
                <w:tcW w:w="1846" w:type="dxa"/>
              </w:tcPr>
            </w:tcPrChange>
          </w:tcPr>
          <w:p w14:paraId="4DEA6830" w14:textId="08B3B6F3" w:rsidR="008578C2" w:rsidRPr="00AD20BC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1427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03/2023 – 05/2023</w:t>
            </w:r>
          </w:p>
        </w:tc>
      </w:tr>
      <w:tr w:rsidR="008578C2" w:rsidRPr="00F44F5F" w14:paraId="2FBEDDDC" w14:textId="77777777" w:rsidTr="003E4206">
        <w:trPr>
          <w:trHeight w:val="488"/>
          <w:trPrChange w:id="85" w:author="David Döbele" w:date="2025-07-16T17:16:00Z" w16du:dateUtc="2025-07-16T15:16:00Z">
            <w:trPr>
              <w:trHeight w:val="488"/>
            </w:trPr>
          </w:trPrChange>
        </w:trPr>
        <w:tc>
          <w:tcPr>
            <w:tcW w:w="10208" w:type="dxa"/>
            <w:gridSpan w:val="7"/>
            <w:tcPrChange w:id="86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77C3B0C8" w14:textId="102DFA08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Durchführung von Prüfungen nach HGB und IFRS</w:t>
            </w:r>
          </w:p>
          <w:p w14:paraId="368F7EE2" w14:textId="544726FE" w:rsidR="008578C2" w:rsidRPr="00056B0C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56B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von Fähigkeiten in Buchhaltung und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056B0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Finanzanalyse </w:t>
            </w:r>
          </w:p>
        </w:tc>
        <w:tc>
          <w:tcPr>
            <w:tcW w:w="4680" w:type="dxa"/>
            <w:vAlign w:val="bottom"/>
            <w:tcPrChange w:id="87" w:author="David Döbele" w:date="2025-07-16T17:16:00Z" w16du:dateUtc="2025-07-16T15:16:00Z">
              <w:tcPr>
                <w:tcW w:w="4681" w:type="dxa"/>
                <w:vAlign w:val="bottom"/>
              </w:tcPr>
            </w:tcPrChange>
          </w:tcPr>
          <w:p w14:paraId="3A03682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8578C2" w:rsidRPr="00F44F5F" w14:paraId="45404236" w14:textId="77777777" w:rsidTr="003E4206">
        <w:trPr>
          <w:gridAfter w:val="1"/>
          <w:wAfter w:w="4680" w:type="dxa"/>
          <w:trHeight w:val="346"/>
          <w:trPrChange w:id="88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89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3CF978EE" w14:textId="7DBE5E17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Studyflix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46" w:type="dxa"/>
            <w:gridSpan w:val="3"/>
            <w:vAlign w:val="bottom"/>
            <w:tcPrChange w:id="90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49A11F72" w14:textId="420D09FE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Augsburg</w:t>
            </w:r>
          </w:p>
        </w:tc>
      </w:tr>
      <w:tr w:rsidR="008578C2" w:rsidRPr="00F44F5F" w14:paraId="16C6F7AD" w14:textId="77777777" w:rsidTr="003E4206">
        <w:trPr>
          <w:gridAfter w:val="1"/>
          <w:wAfter w:w="4680" w:type="dxa"/>
          <w:trHeight w:val="57"/>
          <w:trPrChange w:id="91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8362" w:type="dxa"/>
            <w:gridSpan w:val="4"/>
            <w:tcPrChange w:id="92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5D8760E9" w14:textId="2DCA690F" w:rsidR="008578C2" w:rsidRPr="00106CD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Werkstudent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Development </w:t>
            </w:r>
            <w:proofErr w:type="spellStart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Sales</w:t>
            </w:r>
          </w:p>
        </w:tc>
        <w:tc>
          <w:tcPr>
            <w:tcW w:w="1846" w:type="dxa"/>
            <w:gridSpan w:val="3"/>
            <w:tcPrChange w:id="93" w:author="David Döbele" w:date="2025-07-16T17:16:00Z" w16du:dateUtc="2025-07-16T15:16:00Z">
              <w:tcPr>
                <w:tcW w:w="1846" w:type="dxa"/>
              </w:tcPr>
            </w:tcPrChange>
          </w:tcPr>
          <w:p w14:paraId="2D9DB8CA" w14:textId="353CF01F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8578C2" w:rsidRPr="00F44F5F" w14:paraId="7660C4BA" w14:textId="77777777" w:rsidTr="003E4206">
        <w:trPr>
          <w:gridAfter w:val="1"/>
          <w:wAfter w:w="4680" w:type="dxa"/>
          <w:trHeight w:val="57"/>
          <w:trPrChange w:id="94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10208" w:type="dxa"/>
            <w:gridSpan w:val="7"/>
            <w:tcPrChange w:id="95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5C136422" w14:textId="17618A7A" w:rsidR="008578C2" w:rsidDel="003E4206" w:rsidRDefault="008578C2" w:rsidP="008578C2">
            <w:pPr>
              <w:pStyle w:val="Bullets"/>
              <w:rPr>
                <w:del w:id="96" w:author="David Döbele" w:date="2025-07-16T17:17:00Z" w16du:dateUtc="2025-07-16T15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Stellvertretende Teamleitung im 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Salessuccess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-Management</w:t>
            </w:r>
            <w:ins w:id="97" w:author="David Döbele" w:date="2025-07-16T17:17:00Z" w16du:dateUtc="2025-07-16T15:17:00Z">
              <w:r w:rsidR="003E42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, </w:t>
              </w:r>
            </w:ins>
          </w:p>
          <w:p w14:paraId="132465C4" w14:textId="4A8F6C28" w:rsidR="008578C2" w:rsidRPr="003E4206" w:rsidRDefault="008578C2" w:rsidP="003E420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3E42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Hauptansprechpartner des Rechnungswesens </w:t>
            </w:r>
          </w:p>
        </w:tc>
      </w:tr>
      <w:tr w:rsidR="008578C2" w:rsidRPr="00F44F5F" w14:paraId="0A0FFCF6" w14:textId="77777777" w:rsidTr="003E4206">
        <w:trPr>
          <w:gridAfter w:val="1"/>
          <w:wAfter w:w="4680" w:type="dxa"/>
          <w:trHeight w:val="283"/>
          <w:trPrChange w:id="98" w:author="David Döbele" w:date="2025-07-16T17:16:00Z" w16du:dateUtc="2025-07-16T15:16:00Z">
            <w:trPr>
              <w:gridAfter w:val="1"/>
              <w:wAfter w:w="4681" w:type="dxa"/>
              <w:trHeight w:val="283"/>
            </w:trPr>
          </w:trPrChange>
        </w:trPr>
        <w:tc>
          <w:tcPr>
            <w:tcW w:w="8362" w:type="dxa"/>
            <w:gridSpan w:val="4"/>
            <w:vAlign w:val="bottom"/>
            <w:tcPrChange w:id="99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30382087" w14:textId="38AD6E12" w:rsidR="008578C2" w:rsidRPr="00D45827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D51487">
              <w:rPr>
                <w:rFonts w:ascii="Times New Roman" w:hAnsi="Times New Roman" w:cs="Times New Roman"/>
                <w:sz w:val="20"/>
                <w:szCs w:val="20"/>
              </w:rPr>
              <w:t xml:space="preserve">Praktikant im Business Development im Bereich </w:t>
            </w:r>
            <w:r w:rsidRPr="00106CD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Sales </w:t>
            </w:r>
          </w:p>
        </w:tc>
        <w:tc>
          <w:tcPr>
            <w:tcW w:w="1846" w:type="dxa"/>
            <w:gridSpan w:val="3"/>
            <w:vAlign w:val="bottom"/>
            <w:tcPrChange w:id="100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7444AF8F" w14:textId="19AEDA6B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4C00CD42" w14:textId="77777777" w:rsidTr="003E4206">
        <w:trPr>
          <w:gridAfter w:val="1"/>
          <w:wAfter w:w="4680" w:type="dxa"/>
          <w:trHeight w:val="113"/>
          <w:trPrChange w:id="101" w:author="David Döbele" w:date="2025-07-16T17:16:00Z" w16du:dateUtc="2025-07-16T15:16:00Z">
            <w:trPr>
              <w:gridAfter w:val="1"/>
              <w:wAfter w:w="4681" w:type="dxa"/>
              <w:trHeight w:val="113"/>
            </w:trPr>
          </w:trPrChange>
        </w:trPr>
        <w:tc>
          <w:tcPr>
            <w:tcW w:w="10208" w:type="dxa"/>
            <w:gridSpan w:val="7"/>
            <w:tcPrChange w:id="102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070E80B3" w14:textId="77777777" w:rsidR="008578C2" w:rsidRPr="00056F3B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des Buchhaltungsprozesses durch </w:t>
            </w:r>
            <w:r w:rsidRPr="00056F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Implementierung einiger Tools</w:t>
            </w:r>
          </w:p>
          <w:p w14:paraId="526C1557" w14:textId="038DEA25" w:rsidR="008578C2" w:rsidRPr="00056F3B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Teilnahme an Strategiemeetings zur Erweiterung des Geschäftsmodells </w:t>
            </w:r>
          </w:p>
          <w:p w14:paraId="746118C9" w14:textId="177B7AEE" w:rsidR="008578C2" w:rsidRPr="00F44F5F" w:rsidRDefault="008578C2" w:rsidP="008578C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Erarbeitung eines Excel-Tools für eine präzise Recherche von Nutzerzahlen  </w:t>
            </w:r>
            <w:r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8578C2" w:rsidRPr="00F44F5F" w14:paraId="0E238C39" w14:textId="77777777" w:rsidTr="003E4206">
        <w:trPr>
          <w:gridAfter w:val="1"/>
          <w:wAfter w:w="4680" w:type="dxa"/>
          <w:trHeight w:val="346"/>
          <w:trPrChange w:id="103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104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68C745EE" w14:textId="33B34386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Peek &amp; Cloppenburg KG Düsseldorf  </w:t>
            </w:r>
          </w:p>
        </w:tc>
        <w:tc>
          <w:tcPr>
            <w:tcW w:w="1846" w:type="dxa"/>
            <w:gridSpan w:val="3"/>
            <w:vAlign w:val="bottom"/>
            <w:tcPrChange w:id="105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3FD29ED1" w14:textId="60DBD3E4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Mannheim/Augsburg</w:t>
            </w:r>
          </w:p>
        </w:tc>
      </w:tr>
      <w:tr w:rsidR="008578C2" w:rsidRPr="00F44F5F" w14:paraId="18990BD9" w14:textId="77777777" w:rsidTr="003E4206">
        <w:trPr>
          <w:gridAfter w:val="1"/>
          <w:wAfter w:w="4680" w:type="dxa"/>
          <w:trHeight w:val="20"/>
          <w:trPrChange w:id="106" w:author="David Döbele" w:date="2025-07-16T17:16:00Z" w16du:dateUtc="2025-07-16T15:16:00Z">
            <w:trPr>
              <w:gridAfter w:val="1"/>
              <w:wAfter w:w="4681" w:type="dxa"/>
              <w:trHeight w:val="20"/>
            </w:trPr>
          </w:trPrChange>
        </w:trPr>
        <w:tc>
          <w:tcPr>
            <w:tcW w:w="8362" w:type="dxa"/>
            <w:gridSpan w:val="4"/>
            <w:tcPrChange w:id="107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2B1C511A" w14:textId="12FE9A82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Stellvertretender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Geschäftsleiter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(&gt;50 MA) </w:t>
            </w:r>
          </w:p>
        </w:tc>
        <w:tc>
          <w:tcPr>
            <w:tcW w:w="1846" w:type="dxa"/>
            <w:gridSpan w:val="3"/>
            <w:tcPrChange w:id="108" w:author="David Döbele" w:date="2025-07-16T17:16:00Z" w16du:dateUtc="2025-07-16T15:16:00Z">
              <w:tcPr>
                <w:tcW w:w="1846" w:type="dxa"/>
              </w:tcPr>
            </w:tcPrChange>
          </w:tcPr>
          <w:p w14:paraId="786011D5" w14:textId="6B13835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5AEF0593" w14:textId="77777777" w:rsidTr="003E4206">
        <w:trPr>
          <w:gridAfter w:val="1"/>
          <w:wAfter w:w="4680" w:type="dxa"/>
          <w:trHeight w:val="113"/>
          <w:trPrChange w:id="109" w:author="David Döbele" w:date="2025-07-16T17:16:00Z" w16du:dateUtc="2025-07-16T15:16:00Z">
            <w:trPr>
              <w:gridAfter w:val="1"/>
              <w:wAfter w:w="4681" w:type="dxa"/>
              <w:trHeight w:val="113"/>
            </w:trPr>
          </w:trPrChange>
        </w:trPr>
        <w:tc>
          <w:tcPr>
            <w:tcW w:w="10208" w:type="dxa"/>
            <w:gridSpan w:val="7"/>
            <w:vAlign w:val="bottom"/>
            <w:tcPrChange w:id="110" w:author="David Döbele" w:date="2025-07-16T17:16:00Z" w16du:dateUtc="2025-07-16T15:16:00Z">
              <w:tcPr>
                <w:tcW w:w="10207" w:type="dxa"/>
                <w:gridSpan w:val="5"/>
                <w:vAlign w:val="bottom"/>
              </w:tcPr>
            </w:tcPrChange>
          </w:tcPr>
          <w:p w14:paraId="261E5966" w14:textId="67493801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Durchführung von Umsatz-/Personal- und Stückzahlenplanungen </w:t>
            </w:r>
          </w:p>
          <w:p w14:paraId="12EAF613" w14:textId="2CDE12C1" w:rsidR="008578C2" w:rsidRPr="008E7B7B" w:rsidRDefault="008578C2" w:rsidP="008578C2">
            <w:pPr>
              <w:pStyle w:val="Bullets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8E7B7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Ansprechpartner bei Problemen/Notfällen im Verkaufshaus </w:t>
            </w:r>
          </w:p>
        </w:tc>
      </w:tr>
      <w:tr w:rsidR="008578C2" w:rsidRPr="00F44F5F" w14:paraId="120DDB94" w14:textId="77777777" w:rsidTr="003E4206">
        <w:trPr>
          <w:gridAfter w:val="1"/>
          <w:wAfter w:w="4680" w:type="dxa"/>
          <w:trHeight w:val="283"/>
          <w:trPrChange w:id="111" w:author="David Döbele" w:date="2025-07-16T17:16:00Z" w16du:dateUtc="2025-07-16T15:16:00Z">
            <w:trPr>
              <w:gridAfter w:val="1"/>
              <w:wAfter w:w="4681" w:type="dxa"/>
              <w:trHeight w:val="283"/>
            </w:trPr>
          </w:trPrChange>
        </w:trPr>
        <w:tc>
          <w:tcPr>
            <w:tcW w:w="8362" w:type="dxa"/>
            <w:gridSpan w:val="4"/>
            <w:vAlign w:val="bottom"/>
            <w:tcPrChange w:id="112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6FD0D6CC" w14:textId="649D7D9D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Abteilungsleiter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(&gt;15 MA)</w:t>
            </w:r>
          </w:p>
        </w:tc>
        <w:tc>
          <w:tcPr>
            <w:tcW w:w="1846" w:type="dxa"/>
            <w:gridSpan w:val="3"/>
            <w:vAlign w:val="bottom"/>
            <w:tcPrChange w:id="113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39CD3F9A" w14:textId="0887E0E9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8578C2" w:rsidRPr="00F44F5F" w14:paraId="36D7476D" w14:textId="77777777" w:rsidTr="003E4206">
        <w:trPr>
          <w:gridAfter w:val="1"/>
          <w:wAfter w:w="4680" w:type="dxa"/>
          <w:trHeight w:val="20"/>
          <w:trPrChange w:id="114" w:author="David Döbele" w:date="2025-07-16T17:16:00Z" w16du:dateUtc="2025-07-16T15:16:00Z">
            <w:trPr>
              <w:gridAfter w:val="1"/>
              <w:wAfter w:w="4681" w:type="dxa"/>
              <w:trHeight w:val="20"/>
            </w:trPr>
          </w:trPrChange>
        </w:trPr>
        <w:tc>
          <w:tcPr>
            <w:tcW w:w="8362" w:type="dxa"/>
            <w:gridSpan w:val="4"/>
            <w:vAlign w:val="bottom"/>
            <w:tcPrChange w:id="115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1BB2D8C6" w14:textId="422D3443" w:rsidR="008578C2" w:rsidRPr="00D45827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Umsatzverantwortung von 4,7 Millionen/Jahr </w:t>
            </w:r>
          </w:p>
        </w:tc>
        <w:tc>
          <w:tcPr>
            <w:tcW w:w="1846" w:type="dxa"/>
            <w:gridSpan w:val="3"/>
            <w:vAlign w:val="bottom"/>
            <w:tcPrChange w:id="116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3732E711" w14:textId="77777777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8578C2" w:rsidRPr="00F44F5F" w14:paraId="1E87C688" w14:textId="77777777" w:rsidTr="003E4206">
        <w:trPr>
          <w:gridAfter w:val="1"/>
          <w:wAfter w:w="4680" w:type="dxa"/>
          <w:trHeight w:val="113"/>
          <w:trPrChange w:id="117" w:author="David Döbele" w:date="2025-07-16T17:16:00Z" w16du:dateUtc="2025-07-16T15:16:00Z">
            <w:trPr>
              <w:gridAfter w:val="1"/>
              <w:wAfter w:w="4681" w:type="dxa"/>
              <w:trHeight w:val="113"/>
            </w:trPr>
          </w:trPrChange>
        </w:trPr>
        <w:tc>
          <w:tcPr>
            <w:tcW w:w="8362" w:type="dxa"/>
            <w:gridSpan w:val="4"/>
            <w:vAlign w:val="bottom"/>
            <w:tcPrChange w:id="118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0C364954" w14:textId="77777777" w:rsidR="008578C2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und Auswertung von Kennzahlen mithilfe interner „</w:t>
            </w:r>
            <w:proofErr w:type="spellStart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Reportingtools</w:t>
            </w:r>
            <w:proofErr w:type="spellEnd"/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“</w:t>
            </w:r>
          </w:p>
          <w:p w14:paraId="0917BB1C" w14:textId="63338584" w:rsidR="008578C2" w:rsidRPr="00D45827" w:rsidRDefault="008578C2" w:rsidP="008578C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Aus- und Weiterbildung von Mitarbeitern und Auszubildenden </w:t>
            </w:r>
          </w:p>
        </w:tc>
        <w:tc>
          <w:tcPr>
            <w:tcW w:w="1846" w:type="dxa"/>
            <w:gridSpan w:val="3"/>
            <w:vAlign w:val="bottom"/>
            <w:tcPrChange w:id="119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6E71CB0E" w14:textId="77777777" w:rsidR="008578C2" w:rsidRPr="00D45827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48328CB9" w14:textId="77777777" w:rsidTr="003E4206">
        <w:trPr>
          <w:gridAfter w:val="1"/>
          <w:wAfter w:w="4680" w:type="dxa"/>
          <w:trHeight w:val="283"/>
          <w:trPrChange w:id="120" w:author="David Döbele" w:date="2025-07-16T17:16:00Z" w16du:dateUtc="2025-07-16T15:16:00Z">
            <w:trPr>
              <w:gridAfter w:val="1"/>
              <w:wAfter w:w="4681" w:type="dxa"/>
              <w:trHeight w:val="283"/>
            </w:trPr>
          </w:trPrChange>
        </w:trPr>
        <w:tc>
          <w:tcPr>
            <w:tcW w:w="8362" w:type="dxa"/>
            <w:gridSpan w:val="4"/>
            <w:vAlign w:val="bottom"/>
            <w:tcPrChange w:id="121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74B74B41" w14:textId="11975AC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Auszubildender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Handelsfachwirt</w:t>
            </w:r>
            <w:proofErr w:type="spellEnd"/>
          </w:p>
        </w:tc>
        <w:tc>
          <w:tcPr>
            <w:tcW w:w="1846" w:type="dxa"/>
            <w:gridSpan w:val="3"/>
            <w:vAlign w:val="bottom"/>
            <w:tcPrChange w:id="122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2CB21DEB" w14:textId="6C35E4D6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8578C2" w:rsidRPr="00F44F5F" w:rsidDel="003E4206" w14:paraId="7C4155D6" w14:textId="3387BDE3" w:rsidTr="003E4206">
        <w:trPr>
          <w:gridAfter w:val="1"/>
          <w:wAfter w:w="4680" w:type="dxa"/>
          <w:trHeight w:val="113"/>
          <w:del w:id="123" w:author="David Döbele" w:date="2025-07-16T17:17:00Z" w16du:dateUtc="2025-07-16T15:17:00Z"/>
          <w:trPrChange w:id="124" w:author="David Döbele" w:date="2025-07-16T17:16:00Z" w16du:dateUtc="2025-07-16T15:16:00Z">
            <w:trPr>
              <w:gridAfter w:val="1"/>
              <w:wAfter w:w="4681" w:type="dxa"/>
              <w:trHeight w:val="113"/>
            </w:trPr>
          </w:trPrChange>
        </w:trPr>
        <w:tc>
          <w:tcPr>
            <w:tcW w:w="10208" w:type="dxa"/>
            <w:gridSpan w:val="7"/>
            <w:vAlign w:val="bottom"/>
            <w:tcPrChange w:id="125" w:author="David Döbele" w:date="2025-07-16T17:16:00Z" w16du:dateUtc="2025-07-16T15:16:00Z">
              <w:tcPr>
                <w:tcW w:w="10207" w:type="dxa"/>
                <w:gridSpan w:val="5"/>
                <w:vAlign w:val="bottom"/>
              </w:tcPr>
            </w:tcPrChange>
          </w:tcPr>
          <w:p w14:paraId="45099BE8" w14:textId="2422DA64" w:rsidR="008578C2" w:rsidDel="003E4206" w:rsidRDefault="008578C2" w:rsidP="008578C2">
            <w:pPr>
              <w:pStyle w:val="Bullets"/>
              <w:rPr>
                <w:del w:id="126" w:author="David Döbele" w:date="2025-07-16T17:17:00Z" w16du:dateUtc="2025-07-16T15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127" w:author="David Döbele" w:date="2025-07-16T17:17:00Z" w16du:dateUtc="2025-07-16T15:17:00Z">
              <w:r w:rsidDel="003E42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Teilnahme an Seminaren zur Erlangung von Schlüsselqualifikationen wie IT- und Präsentationsskills</w:delText>
              </w:r>
            </w:del>
          </w:p>
          <w:p w14:paraId="3658805E" w14:textId="518341FF" w:rsidR="008578C2" w:rsidRPr="00D45827" w:rsidDel="003E4206" w:rsidRDefault="008578C2" w:rsidP="008578C2">
            <w:pPr>
              <w:pStyle w:val="Bullets"/>
              <w:rPr>
                <w:del w:id="128" w:author="David Döbele" w:date="2025-07-16T17:17:00Z" w16du:dateUtc="2025-07-16T15:17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del w:id="129" w:author="David Döbele" w:date="2025-07-16T17:17:00Z" w16du:dateUtc="2025-07-16T15:17:00Z">
              <w:r w:rsidDel="003E4206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Grundlegende Verkaufsschulungen </w:delText>
              </w:r>
            </w:del>
          </w:p>
        </w:tc>
      </w:tr>
      <w:tr w:rsidR="008578C2" w:rsidRPr="00F44F5F" w14:paraId="414B4085" w14:textId="77777777" w:rsidTr="003E4206">
        <w:trPr>
          <w:gridAfter w:val="1"/>
          <w:wAfter w:w="4680" w:type="dxa"/>
          <w:trHeight w:val="397"/>
          <w:trPrChange w:id="130" w:author="David Döbele" w:date="2025-07-16T17:16:00Z" w16du:dateUtc="2025-07-16T15:16:00Z">
            <w:trPr>
              <w:gridAfter w:val="1"/>
              <w:wAfter w:w="4681" w:type="dxa"/>
              <w:trHeight w:val="397"/>
            </w:trPr>
          </w:trPrChange>
        </w:trPr>
        <w:tc>
          <w:tcPr>
            <w:tcW w:w="10208" w:type="dxa"/>
            <w:gridSpan w:val="7"/>
            <w:tcBorders>
              <w:bottom w:val="single" w:sz="4" w:space="0" w:color="auto"/>
            </w:tcBorders>
            <w:vAlign w:val="bottom"/>
            <w:tcPrChange w:id="131" w:author="David Döbele" w:date="2025-07-16T17:16:00Z" w16du:dateUtc="2025-07-16T15:16:00Z">
              <w:tcPr>
                <w:tcW w:w="10207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3F524BC5" w14:textId="77777777" w:rsidR="00F467F6" w:rsidRDefault="00F467F6" w:rsidP="008578C2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</w:rPr>
            </w:pPr>
          </w:p>
          <w:p w14:paraId="4741C5BA" w14:textId="7B81D842" w:rsidR="008578C2" w:rsidRPr="00F44F5F" w:rsidRDefault="008578C2" w:rsidP="008578C2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8578C2" w:rsidRPr="00F44F5F" w14:paraId="74251178" w14:textId="77777777" w:rsidTr="003E4206">
        <w:trPr>
          <w:gridAfter w:val="1"/>
          <w:wAfter w:w="4680" w:type="dxa"/>
          <w:trHeight w:val="340"/>
          <w:trPrChange w:id="132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8362" w:type="dxa"/>
            <w:gridSpan w:val="4"/>
            <w:tcBorders>
              <w:top w:val="single" w:sz="4" w:space="0" w:color="auto"/>
            </w:tcBorders>
            <w:vAlign w:val="bottom"/>
            <w:tcPrChange w:id="133" w:author="David Döbele" w:date="2025-07-16T17:16:00Z" w16du:dateUtc="2025-07-16T15:16:00Z">
              <w:tcPr>
                <w:tcW w:w="8361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43A755A3" w:rsidR="008578C2" w:rsidRPr="00F44F5F" w:rsidRDefault="008578C2" w:rsidP="008578C2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Theaterverein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Königsbrunn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6" w:type="dxa"/>
            <w:gridSpan w:val="3"/>
            <w:tcBorders>
              <w:top w:val="single" w:sz="4" w:space="0" w:color="auto"/>
            </w:tcBorders>
            <w:vAlign w:val="bottom"/>
            <w:tcPrChange w:id="134" w:author="David Döbele" w:date="2025-07-16T17:16:00Z" w16du:dateUtc="2025-07-16T15:16:00Z">
              <w:tcPr>
                <w:tcW w:w="1846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0A1EE6EB" w:rsidR="008578C2" w:rsidRPr="001647AB" w:rsidRDefault="008578C2" w:rsidP="008578C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Königsbrunn</w:t>
            </w:r>
          </w:p>
        </w:tc>
      </w:tr>
      <w:tr w:rsidR="008578C2" w:rsidRPr="00F44F5F" w14:paraId="4F59C612" w14:textId="77777777" w:rsidTr="003E4206">
        <w:trPr>
          <w:gridAfter w:val="1"/>
          <w:wAfter w:w="4680" w:type="dxa"/>
          <w:trHeight w:val="57"/>
          <w:trPrChange w:id="135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6795" w:type="dxa"/>
            <w:gridSpan w:val="3"/>
            <w:tcPrChange w:id="136" w:author="David Döbele" w:date="2025-07-16T17:16:00Z" w16du:dateUtc="2025-07-16T15:16:00Z">
              <w:tcPr>
                <w:tcW w:w="6797" w:type="dxa"/>
                <w:gridSpan w:val="3"/>
              </w:tcPr>
            </w:tcPrChange>
          </w:tcPr>
          <w:p w14:paraId="32F07601" w14:textId="3261BA73" w:rsidR="008578C2" w:rsidRPr="001647AB" w:rsidRDefault="008578C2" w:rsidP="008578C2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Ehrenamtliches Mitglied</w:t>
            </w:r>
          </w:p>
        </w:tc>
        <w:tc>
          <w:tcPr>
            <w:tcW w:w="3413" w:type="dxa"/>
            <w:gridSpan w:val="4"/>
            <w:tcPrChange w:id="137" w:author="David Döbele" w:date="2025-07-16T17:16:00Z" w16du:dateUtc="2025-07-16T15:16:00Z">
              <w:tcPr>
                <w:tcW w:w="3410" w:type="dxa"/>
                <w:gridSpan w:val="2"/>
              </w:tcPr>
            </w:tcPrChange>
          </w:tcPr>
          <w:p w14:paraId="45DD2178" w14:textId="6C4D221A" w:rsidR="008578C2" w:rsidRPr="00F44F5F" w:rsidRDefault="008578C2" w:rsidP="008578C2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8578C2" w:rsidRPr="00F44F5F" w14:paraId="02437711" w14:textId="77777777" w:rsidTr="003E4206">
        <w:trPr>
          <w:gridAfter w:val="1"/>
          <w:wAfter w:w="4680" w:type="dxa"/>
          <w:trHeight w:val="193"/>
          <w:trPrChange w:id="138" w:author="David Döbele" w:date="2025-07-16T17:16:00Z" w16du:dateUtc="2025-07-16T15:16:00Z">
            <w:trPr>
              <w:gridAfter w:val="1"/>
              <w:wAfter w:w="4681" w:type="dxa"/>
              <w:trHeight w:val="193"/>
            </w:trPr>
          </w:trPrChange>
        </w:trPr>
        <w:tc>
          <w:tcPr>
            <w:tcW w:w="10208" w:type="dxa"/>
            <w:gridSpan w:val="7"/>
            <w:tcPrChange w:id="139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68CFAD97" w14:textId="3E10FDB6" w:rsidR="008578C2" w:rsidRPr="00141731" w:rsidRDefault="008578C2" w:rsidP="008578C2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 bei der strategischen Neugestaltung des Vereins im Bereich Digitalisierung</w:t>
            </w:r>
          </w:p>
        </w:tc>
      </w:tr>
      <w:tr w:rsidR="008578C2" w:rsidRPr="00F44F5F" w14:paraId="0B098315" w14:textId="77777777" w:rsidTr="003E4206">
        <w:trPr>
          <w:gridAfter w:val="1"/>
          <w:wAfter w:w="4680" w:type="dxa"/>
          <w:trHeight w:val="346"/>
          <w:trPrChange w:id="140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141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0C72606A" w14:textId="5CB2581A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Schiedsrichtervereinigung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Augsburg </w:t>
            </w:r>
            <w:r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46" w:type="dxa"/>
            <w:gridSpan w:val="3"/>
            <w:vAlign w:val="bottom"/>
            <w:tcPrChange w:id="142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1AE98113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54557090" w14:textId="77777777" w:rsidTr="003E4206">
        <w:trPr>
          <w:gridAfter w:val="1"/>
          <w:wAfter w:w="4680" w:type="dxa"/>
          <w:trHeight w:val="57"/>
          <w:trPrChange w:id="143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8362" w:type="dxa"/>
            <w:gridSpan w:val="4"/>
            <w:tcPrChange w:id="144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10B05EF8" w14:textId="54C4F5DC" w:rsidR="008578C2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r Fußballschiedsrichter </w:t>
            </w:r>
          </w:p>
        </w:tc>
        <w:tc>
          <w:tcPr>
            <w:tcW w:w="1846" w:type="dxa"/>
            <w:gridSpan w:val="3"/>
            <w:vAlign w:val="bottom"/>
            <w:tcPrChange w:id="145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5937FF99" w14:textId="77777777" w:rsidR="008578C2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8578C2" w:rsidRPr="00F44F5F" w14:paraId="3B26943D" w14:textId="77777777" w:rsidTr="003E4206">
        <w:trPr>
          <w:gridAfter w:val="1"/>
          <w:wAfter w:w="4680" w:type="dxa"/>
          <w:trHeight w:val="346"/>
          <w:trPrChange w:id="146" w:author="David Döbele" w:date="2025-07-16T17:16:00Z" w16du:dateUtc="2025-07-16T15:16:00Z">
            <w:trPr>
              <w:gridAfter w:val="1"/>
              <w:wAfter w:w="4681" w:type="dxa"/>
              <w:trHeight w:val="346"/>
            </w:trPr>
          </w:trPrChange>
        </w:trPr>
        <w:tc>
          <w:tcPr>
            <w:tcW w:w="8362" w:type="dxa"/>
            <w:gridSpan w:val="4"/>
            <w:vAlign w:val="bottom"/>
            <w:tcPrChange w:id="147" w:author="David Döbele" w:date="2025-07-16T17:16:00Z" w16du:dateUtc="2025-07-16T15:16:00Z">
              <w:tcPr>
                <w:tcW w:w="8361" w:type="dxa"/>
                <w:gridSpan w:val="4"/>
                <w:vAlign w:val="bottom"/>
              </w:tcPr>
            </w:tcPrChange>
          </w:tcPr>
          <w:p w14:paraId="11E538C2" w14:textId="375C61D4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TSV Königsbrunn</w:t>
            </w:r>
          </w:p>
        </w:tc>
        <w:tc>
          <w:tcPr>
            <w:tcW w:w="1846" w:type="dxa"/>
            <w:gridSpan w:val="3"/>
            <w:vAlign w:val="bottom"/>
            <w:tcPrChange w:id="148" w:author="David Döbele" w:date="2025-07-16T17:16:00Z" w16du:dateUtc="2025-07-16T15:16:00Z">
              <w:tcPr>
                <w:tcW w:w="1846" w:type="dxa"/>
                <w:vAlign w:val="bottom"/>
              </w:tcPr>
            </w:tcPrChange>
          </w:tcPr>
          <w:p w14:paraId="21BF18C9" w14:textId="30D4ABAF" w:rsidR="008578C2" w:rsidRPr="001647AB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Königsbrunn</w:t>
            </w:r>
          </w:p>
        </w:tc>
      </w:tr>
      <w:tr w:rsidR="008578C2" w:rsidRPr="00F44F5F" w14:paraId="04BFDD79" w14:textId="77777777" w:rsidTr="003E4206">
        <w:trPr>
          <w:gridAfter w:val="1"/>
          <w:wAfter w:w="4680" w:type="dxa"/>
          <w:trHeight w:val="20"/>
          <w:trPrChange w:id="149" w:author="David Döbele" w:date="2025-07-16T17:16:00Z" w16du:dateUtc="2025-07-16T15:16:00Z">
            <w:trPr>
              <w:gridAfter w:val="1"/>
              <w:wAfter w:w="4681" w:type="dxa"/>
              <w:trHeight w:val="20"/>
            </w:trPr>
          </w:trPrChange>
        </w:trPr>
        <w:tc>
          <w:tcPr>
            <w:tcW w:w="8362" w:type="dxa"/>
            <w:gridSpan w:val="4"/>
            <w:tcPrChange w:id="150" w:author="David Döbele" w:date="2025-07-16T17:16:00Z" w16du:dateUtc="2025-07-16T15:16:00Z">
              <w:tcPr>
                <w:tcW w:w="8361" w:type="dxa"/>
                <w:gridSpan w:val="4"/>
              </w:tcPr>
            </w:tcPrChange>
          </w:tcPr>
          <w:p w14:paraId="5D908AF7" w14:textId="3156EBAF" w:rsidR="008578C2" w:rsidRPr="00F44F5F" w:rsidRDefault="008578C2" w:rsidP="008578C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Hauptverantwortlicher Fußballtrainer einer leistungsorientierten Jugendmannschaft </w:t>
            </w:r>
          </w:p>
        </w:tc>
        <w:tc>
          <w:tcPr>
            <w:tcW w:w="1846" w:type="dxa"/>
            <w:gridSpan w:val="3"/>
            <w:tcPrChange w:id="151" w:author="David Döbele" w:date="2025-07-16T17:16:00Z" w16du:dateUtc="2025-07-16T15:16:00Z">
              <w:tcPr>
                <w:tcW w:w="1846" w:type="dxa"/>
              </w:tcPr>
            </w:tcPrChange>
          </w:tcPr>
          <w:p w14:paraId="0D2FFB14" w14:textId="37166E2F" w:rsidR="008578C2" w:rsidRPr="001647AB" w:rsidRDefault="008578C2" w:rsidP="008578C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</w:p>
        </w:tc>
      </w:tr>
      <w:tr w:rsidR="008578C2" w:rsidRPr="00F44F5F" w14:paraId="66A58453" w14:textId="77777777" w:rsidTr="003E4206">
        <w:trPr>
          <w:gridAfter w:val="1"/>
          <w:wAfter w:w="4680" w:type="dxa"/>
          <w:trHeight w:val="20"/>
          <w:trPrChange w:id="152" w:author="David Döbele" w:date="2025-07-16T17:16:00Z" w16du:dateUtc="2025-07-16T15:16:00Z">
            <w:trPr>
              <w:gridAfter w:val="1"/>
              <w:wAfter w:w="4681" w:type="dxa"/>
              <w:trHeight w:val="20"/>
            </w:trPr>
          </w:trPrChange>
        </w:trPr>
        <w:tc>
          <w:tcPr>
            <w:tcW w:w="10208" w:type="dxa"/>
            <w:gridSpan w:val="7"/>
            <w:tcPrChange w:id="153" w:author="David Döbele" w:date="2025-07-16T17:16:00Z" w16du:dateUtc="2025-07-16T15:16:00Z">
              <w:tcPr>
                <w:tcW w:w="10207" w:type="dxa"/>
                <w:gridSpan w:val="5"/>
              </w:tcPr>
            </w:tcPrChange>
          </w:tcPr>
          <w:p w14:paraId="41EA9979" w14:textId="77777777" w:rsidR="008578C2" w:rsidRPr="00056F3B" w:rsidRDefault="008578C2" w:rsidP="008578C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Ausgebildeter DFB-Junior Coach mit zusätzlicher C-Lizenz </w:t>
            </w:r>
          </w:p>
          <w:p w14:paraId="50B5B9CB" w14:textId="2A210B3B" w:rsidR="008578C2" w:rsidRPr="001647AB" w:rsidRDefault="008578C2" w:rsidP="008578C2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lastRenderedPageBreak/>
              <w:t xml:space="preserve">Organisation von Fußballspielen, Turnieren und Trainings </w:t>
            </w:r>
          </w:p>
        </w:tc>
      </w:tr>
      <w:tr w:rsidR="008578C2" w:rsidRPr="00F44F5F" w14:paraId="482569A2" w14:textId="77777777" w:rsidTr="003E4206">
        <w:trPr>
          <w:gridAfter w:val="1"/>
          <w:wAfter w:w="4680" w:type="dxa"/>
          <w:trHeight w:val="397"/>
          <w:trPrChange w:id="154" w:author="David Döbele" w:date="2025-07-16T17:16:00Z" w16du:dateUtc="2025-07-16T15:16:00Z">
            <w:trPr>
              <w:gridAfter w:val="1"/>
              <w:wAfter w:w="4681" w:type="dxa"/>
              <w:trHeight w:val="397"/>
            </w:trPr>
          </w:trPrChange>
        </w:trPr>
        <w:tc>
          <w:tcPr>
            <w:tcW w:w="10208" w:type="dxa"/>
            <w:gridSpan w:val="7"/>
            <w:tcBorders>
              <w:bottom w:val="single" w:sz="4" w:space="0" w:color="auto"/>
            </w:tcBorders>
            <w:vAlign w:val="bottom"/>
            <w:tcPrChange w:id="155" w:author="David Döbele" w:date="2025-07-16T17:16:00Z" w16du:dateUtc="2025-07-16T15:16:00Z">
              <w:tcPr>
                <w:tcW w:w="10207" w:type="dxa"/>
                <w:gridSpan w:val="5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8578C2" w:rsidRPr="001647AB" w:rsidRDefault="008578C2" w:rsidP="008578C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FÄHIGKEITEN &amp; INTERESSEN</w:t>
            </w:r>
          </w:p>
        </w:tc>
      </w:tr>
      <w:tr w:rsidR="008578C2" w:rsidRPr="00F44F5F" w14:paraId="2B257790" w14:textId="77777777" w:rsidTr="003E4206">
        <w:trPr>
          <w:gridAfter w:val="1"/>
          <w:wAfter w:w="4680" w:type="dxa"/>
          <w:trHeight w:val="567"/>
          <w:trPrChange w:id="156" w:author="David Döbele" w:date="2025-07-16T17:16:00Z" w16du:dateUtc="2025-07-16T15:16:00Z">
            <w:trPr>
              <w:gridAfter w:val="1"/>
              <w:wAfter w:w="4681" w:type="dxa"/>
              <w:trHeight w:val="567"/>
            </w:trPr>
          </w:trPrChange>
        </w:trPr>
        <w:tc>
          <w:tcPr>
            <w:tcW w:w="1416" w:type="dxa"/>
            <w:tcBorders>
              <w:top w:val="single" w:sz="4" w:space="0" w:color="auto"/>
            </w:tcBorders>
            <w:vAlign w:val="bottom"/>
            <w:tcPrChange w:id="157" w:author="David Döbele" w:date="2025-07-16T17:16:00Z" w16du:dateUtc="2025-07-16T15:16:00Z">
              <w:tcPr>
                <w:tcW w:w="141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AE2AA7D" w14:textId="77777777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  <w:p w14:paraId="15B2C431" w14:textId="1998EDAC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2" w:type="dxa"/>
            <w:gridSpan w:val="6"/>
            <w:tcBorders>
              <w:top w:val="single" w:sz="4" w:space="0" w:color="auto"/>
            </w:tcBorders>
            <w:vAlign w:val="bottom"/>
            <w:tcPrChange w:id="158" w:author="David Döbele" w:date="2025-07-16T17:16:00Z" w16du:dateUtc="2025-07-16T15:16:00Z">
              <w:tcPr>
                <w:tcW w:w="8790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4D6F5D97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Spanisch </w:t>
            </w:r>
            <w:r w:rsidRPr="000F3071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Französisch </w:t>
            </w:r>
            <w:r w:rsidRPr="00106CD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1A0C91" w:rsidRPr="00F467F6" w14:paraId="43A7AE71" w14:textId="77777777" w:rsidTr="003E4206">
        <w:trPr>
          <w:gridAfter w:val="1"/>
          <w:wAfter w:w="4680" w:type="dxa"/>
          <w:trHeight w:val="567"/>
          <w:trPrChange w:id="159" w:author="David Döbele" w:date="2025-07-16T17:16:00Z" w16du:dateUtc="2025-07-16T15:16:00Z">
            <w:trPr>
              <w:gridAfter w:val="1"/>
              <w:wAfter w:w="4681" w:type="dxa"/>
              <w:trHeight w:val="567"/>
            </w:trPr>
          </w:trPrChange>
        </w:trPr>
        <w:tc>
          <w:tcPr>
            <w:tcW w:w="1416" w:type="dxa"/>
            <w:tcBorders>
              <w:top w:val="single" w:sz="4" w:space="0" w:color="auto"/>
            </w:tcBorders>
            <w:vAlign w:val="bottom"/>
            <w:tcPrChange w:id="160" w:author="David Döbele" w:date="2025-07-16T17:16:00Z" w16du:dateUtc="2025-07-16T15:16:00Z">
              <w:tcPr>
                <w:tcW w:w="141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BD3DCF" w14:textId="3B84FF60" w:rsidR="001A0C91" w:rsidRPr="001647AB" w:rsidRDefault="001A0C91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Sonstige </w:t>
            </w:r>
            <w:r w:rsidR="00F467F6">
              <w:rPr>
                <w:rFonts w:ascii="Times New Roman" w:hAnsi="Times New Roman" w:cs="Times New Roman"/>
                <w:sz w:val="20"/>
                <w:szCs w:val="20"/>
              </w:rPr>
              <w:t>Kenntnisse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92" w:type="dxa"/>
            <w:gridSpan w:val="6"/>
            <w:tcBorders>
              <w:top w:val="single" w:sz="4" w:space="0" w:color="auto"/>
            </w:tcBorders>
            <w:vAlign w:val="bottom"/>
            <w:tcPrChange w:id="161" w:author="David Döbele" w:date="2025-07-16T17:16:00Z" w16du:dateUtc="2025-07-16T15:16:00Z">
              <w:tcPr>
                <w:tcW w:w="8790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EF90E55" w14:textId="355B35E5" w:rsidR="001A0C91" w:rsidRPr="00F467F6" w:rsidRDefault="00F467F6" w:rsidP="008578C2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(Fortgeschrittene Kenntnisse), Power BI,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Data Analytics in </w:t>
            </w: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Python,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Data Mining in </w:t>
            </w:r>
            <w:r w:rsidRPr="00F467F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R, SQL</w:t>
            </w:r>
          </w:p>
        </w:tc>
      </w:tr>
      <w:tr w:rsidR="008578C2" w:rsidRPr="00F44F5F" w14:paraId="70CB01B0" w14:textId="77777777" w:rsidTr="003E4206">
        <w:trPr>
          <w:gridAfter w:val="1"/>
          <w:wAfter w:w="4680" w:type="dxa"/>
          <w:trHeight w:val="340"/>
          <w:trPrChange w:id="162" w:author="David Döbele" w:date="2025-07-16T17:16:00Z" w16du:dateUtc="2025-07-16T15:16:00Z">
            <w:trPr>
              <w:gridAfter w:val="1"/>
              <w:wAfter w:w="4681" w:type="dxa"/>
              <w:trHeight w:val="340"/>
            </w:trPr>
          </w:trPrChange>
        </w:trPr>
        <w:tc>
          <w:tcPr>
            <w:tcW w:w="1416" w:type="dxa"/>
            <w:vAlign w:val="bottom"/>
            <w:tcPrChange w:id="163" w:author="David Döbele" w:date="2025-07-16T17:16:00Z" w16du:dateUtc="2025-07-16T15:16:00Z">
              <w:tcPr>
                <w:tcW w:w="1417" w:type="dxa"/>
                <w:vAlign w:val="bottom"/>
              </w:tcPr>
            </w:tcPrChange>
          </w:tcPr>
          <w:p w14:paraId="04F58216" w14:textId="6D413C27" w:rsidR="008578C2" w:rsidRPr="001647AB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92" w:type="dxa"/>
            <w:gridSpan w:val="6"/>
            <w:vAlign w:val="bottom"/>
            <w:tcPrChange w:id="164" w:author="David Döbele" w:date="2025-07-16T17:16:00Z" w16du:dateUtc="2025-07-16T15:16:00Z">
              <w:tcPr>
                <w:tcW w:w="8790" w:type="dxa"/>
                <w:gridSpan w:val="4"/>
                <w:vAlign w:val="bottom"/>
              </w:tcPr>
            </w:tcPrChange>
          </w:tcPr>
          <w:p w14:paraId="598C2742" w14:textId="17530872" w:rsidR="008578C2" w:rsidRPr="001647AB" w:rsidRDefault="008578C2" w:rsidP="008578C2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Fußball, Bodybuilding, Reisen, Wirtschaft, Sprachen </w:t>
            </w:r>
          </w:p>
        </w:tc>
      </w:tr>
      <w:tr w:rsidR="008578C2" w:rsidRPr="00F44F5F" w14:paraId="071AB173" w14:textId="77777777" w:rsidTr="003E4206">
        <w:trPr>
          <w:gridAfter w:val="1"/>
          <w:wAfter w:w="4680" w:type="dxa"/>
          <w:trHeight w:val="57"/>
          <w:trPrChange w:id="165" w:author="David Döbele" w:date="2025-07-16T17:16:00Z" w16du:dateUtc="2025-07-16T15:16:00Z">
            <w:trPr>
              <w:gridAfter w:val="1"/>
              <w:wAfter w:w="4681" w:type="dxa"/>
              <w:trHeight w:val="57"/>
            </w:trPr>
          </w:trPrChange>
        </w:trPr>
        <w:tc>
          <w:tcPr>
            <w:tcW w:w="10208" w:type="dxa"/>
            <w:gridSpan w:val="7"/>
            <w:vAlign w:val="bottom"/>
            <w:tcPrChange w:id="166" w:author="David Döbele" w:date="2025-07-16T17:16:00Z" w16du:dateUtc="2025-07-16T15:16:00Z">
              <w:tcPr>
                <w:tcW w:w="10207" w:type="dxa"/>
                <w:gridSpan w:val="5"/>
                <w:vAlign w:val="bottom"/>
              </w:tcPr>
            </w:tcPrChange>
          </w:tcPr>
          <w:p w14:paraId="7A249881" w14:textId="03D3879B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Optima" w:hAnsi="Optima"/>
                <w:noProof/>
                <w:sz w:val="18"/>
                <w:lang w:val="de-AT"/>
              </w:rPr>
              <w:drawing>
                <wp:anchor distT="0" distB="0" distL="114300" distR="114300" simplePos="0" relativeHeight="251679744" behindDoc="0" locked="0" layoutInCell="1" allowOverlap="1" wp14:anchorId="700E59F3" wp14:editId="63FE6441">
                  <wp:simplePos x="0" y="0"/>
                  <wp:positionH relativeFrom="column">
                    <wp:posOffset>-1160780</wp:posOffset>
                  </wp:positionH>
                  <wp:positionV relativeFrom="paragraph">
                    <wp:posOffset>135890</wp:posOffset>
                  </wp:positionV>
                  <wp:extent cx="1066800" cy="285750"/>
                  <wp:effectExtent l="0" t="0" r="0" b="0"/>
                  <wp:wrapThrough wrapText="bothSides">
                    <wp:wrapPolygon edited="0">
                      <wp:start x="0" y="0"/>
                      <wp:lineTo x="0" y="20160"/>
                      <wp:lineTo x="21214" y="20160"/>
                      <wp:lineTo x="21214" y="0"/>
                      <wp:lineTo x="0" y="0"/>
                    </wp:wrapPolygon>
                  </wp:wrapThrough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9F3BAD" w14:textId="77777777" w:rsidR="008578C2" w:rsidRDefault="008578C2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1617FCD" w14:textId="77777777" w:rsidR="00F467F6" w:rsidRDefault="00F467F6" w:rsidP="008578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072F6C7C" w:rsidR="008578C2" w:rsidRPr="00F44F5F" w:rsidRDefault="008578C2" w:rsidP="008578C2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Augsburg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3F17EB65" w14:textId="2324E3C5" w:rsidR="00DD5563" w:rsidRPr="00DD5563" w:rsidRDefault="00DD5563" w:rsidP="00DD5563">
      <w:pPr>
        <w:spacing w:after="0"/>
        <w:rPr>
          <w:sz w:val="2"/>
          <w:szCs w:val="2"/>
        </w:rPr>
      </w:pPr>
    </w:p>
    <w:sectPr w:rsidR="00DD5563" w:rsidRPr="00DD5563" w:rsidSect="003E4206">
      <w:footerReference w:type="even" r:id="rId9"/>
      <w:pgSz w:w="11906" w:h="16838"/>
      <w:pgMar w:top="397" w:right="1418" w:bottom="340" w:left="1418" w:header="709" w:footer="709" w:gutter="0"/>
      <w:cols w:space="708"/>
      <w:docGrid w:linePitch="360"/>
      <w:sectPrChange w:id="167" w:author="David Döbele" w:date="2025-07-16T17:16:00Z" w16du:dateUtc="2025-07-16T15:16:00Z">
        <w:sectPr w:rsidR="00DD5563" w:rsidRPr="00DD5563" w:rsidSect="003E4206">
          <w:pgMar w:top="90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12D6A" w14:textId="77777777" w:rsidR="00E40724" w:rsidRDefault="00E40724" w:rsidP="00BE053D">
      <w:pPr>
        <w:spacing w:after="0" w:line="240" w:lineRule="auto"/>
      </w:pPr>
      <w:r>
        <w:separator/>
      </w:r>
    </w:p>
  </w:endnote>
  <w:endnote w:type="continuationSeparator" w:id="0">
    <w:p w14:paraId="63A834D4" w14:textId="77777777" w:rsidR="00E40724" w:rsidRDefault="00E4072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19B10" w14:textId="77777777" w:rsidR="00E40724" w:rsidRDefault="00E40724" w:rsidP="00BE053D">
      <w:pPr>
        <w:spacing w:after="0" w:line="240" w:lineRule="auto"/>
      </w:pPr>
      <w:r>
        <w:separator/>
      </w:r>
    </w:p>
  </w:footnote>
  <w:footnote w:type="continuationSeparator" w:id="0">
    <w:p w14:paraId="72CE7577" w14:textId="77777777" w:rsidR="00E40724" w:rsidRDefault="00E4072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9A4737"/>
    <w:multiLevelType w:val="hybridMultilevel"/>
    <w:tmpl w:val="5F12D232"/>
    <w:lvl w:ilvl="0" w:tplc="116CBE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EE1002"/>
    <w:multiLevelType w:val="hybridMultilevel"/>
    <w:tmpl w:val="8898A2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F645E"/>
    <w:multiLevelType w:val="hybridMultilevel"/>
    <w:tmpl w:val="93A80A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7F2DD7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7A6E6CEE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88B871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1358">
    <w:abstractNumId w:val="15"/>
  </w:num>
  <w:num w:numId="2" w16cid:durableId="1796869503">
    <w:abstractNumId w:val="19"/>
  </w:num>
  <w:num w:numId="3" w16cid:durableId="1956863914">
    <w:abstractNumId w:val="22"/>
  </w:num>
  <w:num w:numId="4" w16cid:durableId="963653403">
    <w:abstractNumId w:val="0"/>
  </w:num>
  <w:num w:numId="5" w16cid:durableId="30032754">
    <w:abstractNumId w:val="1"/>
  </w:num>
  <w:num w:numId="6" w16cid:durableId="1500579199">
    <w:abstractNumId w:val="2"/>
  </w:num>
  <w:num w:numId="7" w16cid:durableId="890384445">
    <w:abstractNumId w:val="14"/>
  </w:num>
  <w:num w:numId="8" w16cid:durableId="732705117">
    <w:abstractNumId w:val="25"/>
  </w:num>
  <w:num w:numId="9" w16cid:durableId="1849641234">
    <w:abstractNumId w:val="12"/>
  </w:num>
  <w:num w:numId="10" w16cid:durableId="2004357133">
    <w:abstractNumId w:val="26"/>
  </w:num>
  <w:num w:numId="11" w16cid:durableId="996113561">
    <w:abstractNumId w:val="5"/>
  </w:num>
  <w:num w:numId="12" w16cid:durableId="218831914">
    <w:abstractNumId w:val="6"/>
  </w:num>
  <w:num w:numId="13" w16cid:durableId="254750679">
    <w:abstractNumId w:val="8"/>
  </w:num>
  <w:num w:numId="14" w16cid:durableId="346713910">
    <w:abstractNumId w:val="9"/>
  </w:num>
  <w:num w:numId="15" w16cid:durableId="271935400">
    <w:abstractNumId w:val="24"/>
  </w:num>
  <w:num w:numId="16" w16cid:durableId="134416369">
    <w:abstractNumId w:val="4"/>
  </w:num>
  <w:num w:numId="17" w16cid:durableId="1791783489">
    <w:abstractNumId w:val="17"/>
  </w:num>
  <w:num w:numId="18" w16cid:durableId="845827606">
    <w:abstractNumId w:val="3"/>
  </w:num>
  <w:num w:numId="19" w16cid:durableId="709913599">
    <w:abstractNumId w:val="21"/>
  </w:num>
  <w:num w:numId="20" w16cid:durableId="1668090458">
    <w:abstractNumId w:val="10"/>
  </w:num>
  <w:num w:numId="21" w16cid:durableId="524245253">
    <w:abstractNumId w:val="11"/>
  </w:num>
  <w:num w:numId="22" w16cid:durableId="1699312351">
    <w:abstractNumId w:val="16"/>
  </w:num>
  <w:num w:numId="23" w16cid:durableId="1828278219">
    <w:abstractNumId w:val="7"/>
  </w:num>
  <w:num w:numId="24" w16cid:durableId="123161271">
    <w:abstractNumId w:val="23"/>
  </w:num>
  <w:num w:numId="25" w16cid:durableId="877009138">
    <w:abstractNumId w:val="27"/>
  </w:num>
  <w:num w:numId="26" w16cid:durableId="1208881128">
    <w:abstractNumId w:val="20"/>
  </w:num>
  <w:num w:numId="27" w16cid:durableId="1718161645">
    <w:abstractNumId w:val="13"/>
  </w:num>
  <w:num w:numId="28" w16cid:durableId="373693990">
    <w:abstractNumId w:val="22"/>
  </w:num>
  <w:num w:numId="29" w16cid:durableId="1834834660">
    <w:abstractNumId w:val="22"/>
  </w:num>
  <w:num w:numId="30" w16cid:durableId="574899142">
    <w:abstractNumId w:val="18"/>
  </w:num>
  <w:num w:numId="31" w16cid:durableId="384990495">
    <w:abstractNumId w:val="22"/>
  </w:num>
  <w:num w:numId="32" w16cid:durableId="526648338">
    <w:abstractNumId w:val="22"/>
  </w:num>
  <w:num w:numId="33" w16cid:durableId="1817532452">
    <w:abstractNumId w:val="22"/>
  </w:num>
  <w:num w:numId="34" w16cid:durableId="2024745622">
    <w:abstractNumId w:val="22"/>
  </w:num>
  <w:num w:numId="35" w16cid:durableId="155689454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6B0C"/>
    <w:rsid w:val="00056F3B"/>
    <w:rsid w:val="00061D33"/>
    <w:rsid w:val="00064643"/>
    <w:rsid w:val="00087747"/>
    <w:rsid w:val="000A1FDA"/>
    <w:rsid w:val="000B63E2"/>
    <w:rsid w:val="000B6548"/>
    <w:rsid w:val="000D4541"/>
    <w:rsid w:val="000D671A"/>
    <w:rsid w:val="000F3071"/>
    <w:rsid w:val="00103EC5"/>
    <w:rsid w:val="00106CD2"/>
    <w:rsid w:val="00116C6E"/>
    <w:rsid w:val="00125CA6"/>
    <w:rsid w:val="001340E3"/>
    <w:rsid w:val="00141731"/>
    <w:rsid w:val="00156FC9"/>
    <w:rsid w:val="00162A5A"/>
    <w:rsid w:val="001647AB"/>
    <w:rsid w:val="00172867"/>
    <w:rsid w:val="00175B6D"/>
    <w:rsid w:val="001901ED"/>
    <w:rsid w:val="0019483A"/>
    <w:rsid w:val="001A0C91"/>
    <w:rsid w:val="001A46BF"/>
    <w:rsid w:val="001A481B"/>
    <w:rsid w:val="001A61C9"/>
    <w:rsid w:val="001A6436"/>
    <w:rsid w:val="001B0186"/>
    <w:rsid w:val="001B62CA"/>
    <w:rsid w:val="001D4DCD"/>
    <w:rsid w:val="001E76D7"/>
    <w:rsid w:val="001F4175"/>
    <w:rsid w:val="00223A4D"/>
    <w:rsid w:val="00232CB5"/>
    <w:rsid w:val="00232F4D"/>
    <w:rsid w:val="00234A7E"/>
    <w:rsid w:val="0024373D"/>
    <w:rsid w:val="002508C2"/>
    <w:rsid w:val="00267252"/>
    <w:rsid w:val="00282DB0"/>
    <w:rsid w:val="00285BA3"/>
    <w:rsid w:val="002A684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B2C29"/>
    <w:rsid w:val="003C76CE"/>
    <w:rsid w:val="003D7734"/>
    <w:rsid w:val="003E27C3"/>
    <w:rsid w:val="003E4206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15BE"/>
    <w:rsid w:val="00476AF8"/>
    <w:rsid w:val="00484FD7"/>
    <w:rsid w:val="004929FB"/>
    <w:rsid w:val="0049492C"/>
    <w:rsid w:val="004A54BA"/>
    <w:rsid w:val="004B6A5E"/>
    <w:rsid w:val="004D24BE"/>
    <w:rsid w:val="00507EA7"/>
    <w:rsid w:val="0052004E"/>
    <w:rsid w:val="00526089"/>
    <w:rsid w:val="00527A28"/>
    <w:rsid w:val="00527DCA"/>
    <w:rsid w:val="005716D4"/>
    <w:rsid w:val="00571B60"/>
    <w:rsid w:val="00572876"/>
    <w:rsid w:val="00585A4D"/>
    <w:rsid w:val="005C51BB"/>
    <w:rsid w:val="005D00D9"/>
    <w:rsid w:val="005D6329"/>
    <w:rsid w:val="005E57F6"/>
    <w:rsid w:val="006058D8"/>
    <w:rsid w:val="006077F5"/>
    <w:rsid w:val="00610200"/>
    <w:rsid w:val="00623699"/>
    <w:rsid w:val="00632D5A"/>
    <w:rsid w:val="00635515"/>
    <w:rsid w:val="006432C1"/>
    <w:rsid w:val="006546FD"/>
    <w:rsid w:val="00665BF3"/>
    <w:rsid w:val="006732D6"/>
    <w:rsid w:val="00693E09"/>
    <w:rsid w:val="00694F63"/>
    <w:rsid w:val="006A2DE9"/>
    <w:rsid w:val="006A7230"/>
    <w:rsid w:val="006B4E32"/>
    <w:rsid w:val="006B72C7"/>
    <w:rsid w:val="006B7F78"/>
    <w:rsid w:val="006C2252"/>
    <w:rsid w:val="006D7F7F"/>
    <w:rsid w:val="006E0404"/>
    <w:rsid w:val="006E2C9C"/>
    <w:rsid w:val="006E40EF"/>
    <w:rsid w:val="006F0039"/>
    <w:rsid w:val="00711CEF"/>
    <w:rsid w:val="00720320"/>
    <w:rsid w:val="00723643"/>
    <w:rsid w:val="00725D3C"/>
    <w:rsid w:val="0073057C"/>
    <w:rsid w:val="00733DA1"/>
    <w:rsid w:val="00737822"/>
    <w:rsid w:val="0074111D"/>
    <w:rsid w:val="00753D4A"/>
    <w:rsid w:val="00756912"/>
    <w:rsid w:val="00761609"/>
    <w:rsid w:val="00763DCE"/>
    <w:rsid w:val="007650F7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22E19"/>
    <w:rsid w:val="00853438"/>
    <w:rsid w:val="008578C2"/>
    <w:rsid w:val="00866846"/>
    <w:rsid w:val="00875DA9"/>
    <w:rsid w:val="00895E38"/>
    <w:rsid w:val="008A782B"/>
    <w:rsid w:val="008B0FC0"/>
    <w:rsid w:val="008C429A"/>
    <w:rsid w:val="008E1F3D"/>
    <w:rsid w:val="008E7B7B"/>
    <w:rsid w:val="009053D7"/>
    <w:rsid w:val="0091331D"/>
    <w:rsid w:val="00914275"/>
    <w:rsid w:val="00925ED9"/>
    <w:rsid w:val="0093223C"/>
    <w:rsid w:val="00933928"/>
    <w:rsid w:val="00941A87"/>
    <w:rsid w:val="009501C2"/>
    <w:rsid w:val="009668B9"/>
    <w:rsid w:val="00976577"/>
    <w:rsid w:val="00996356"/>
    <w:rsid w:val="009963E8"/>
    <w:rsid w:val="00997D9A"/>
    <w:rsid w:val="009C5B1F"/>
    <w:rsid w:val="009D1BF6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0BC"/>
    <w:rsid w:val="00AD28F8"/>
    <w:rsid w:val="00AE4ED3"/>
    <w:rsid w:val="00B0230B"/>
    <w:rsid w:val="00B111FC"/>
    <w:rsid w:val="00B17D95"/>
    <w:rsid w:val="00B23509"/>
    <w:rsid w:val="00B27054"/>
    <w:rsid w:val="00B359DB"/>
    <w:rsid w:val="00B3632B"/>
    <w:rsid w:val="00B409D8"/>
    <w:rsid w:val="00B5178D"/>
    <w:rsid w:val="00B52A16"/>
    <w:rsid w:val="00B55CBA"/>
    <w:rsid w:val="00B67F1F"/>
    <w:rsid w:val="00B701D7"/>
    <w:rsid w:val="00B90595"/>
    <w:rsid w:val="00BA215A"/>
    <w:rsid w:val="00BB5F09"/>
    <w:rsid w:val="00BC0D9F"/>
    <w:rsid w:val="00BE053D"/>
    <w:rsid w:val="00BE31FD"/>
    <w:rsid w:val="00BF1A7A"/>
    <w:rsid w:val="00BF1FA3"/>
    <w:rsid w:val="00BF7BC8"/>
    <w:rsid w:val="00C00974"/>
    <w:rsid w:val="00C018E4"/>
    <w:rsid w:val="00C03FD8"/>
    <w:rsid w:val="00C066FA"/>
    <w:rsid w:val="00C155A5"/>
    <w:rsid w:val="00C25387"/>
    <w:rsid w:val="00C47870"/>
    <w:rsid w:val="00C51969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6762"/>
    <w:rsid w:val="00D45827"/>
    <w:rsid w:val="00D470E4"/>
    <w:rsid w:val="00D51487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D5563"/>
    <w:rsid w:val="00E00140"/>
    <w:rsid w:val="00E01453"/>
    <w:rsid w:val="00E13110"/>
    <w:rsid w:val="00E24DF1"/>
    <w:rsid w:val="00E40724"/>
    <w:rsid w:val="00E40B9A"/>
    <w:rsid w:val="00E431ED"/>
    <w:rsid w:val="00E55D90"/>
    <w:rsid w:val="00E606D5"/>
    <w:rsid w:val="00E64FF5"/>
    <w:rsid w:val="00E907EC"/>
    <w:rsid w:val="00EA5421"/>
    <w:rsid w:val="00EA6741"/>
    <w:rsid w:val="00EB34FC"/>
    <w:rsid w:val="00EB5816"/>
    <w:rsid w:val="00EB6537"/>
    <w:rsid w:val="00ED0EA9"/>
    <w:rsid w:val="00EF77DF"/>
    <w:rsid w:val="00F11BEF"/>
    <w:rsid w:val="00F165E1"/>
    <w:rsid w:val="00F258E7"/>
    <w:rsid w:val="00F31B84"/>
    <w:rsid w:val="00F44F5F"/>
    <w:rsid w:val="00F467F6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8E7B7B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E7B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E7B7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E7B7B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E7B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E7B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3473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2025-07-16T14:31:00Z</cp:lastPrinted>
  <dcterms:created xsi:type="dcterms:W3CDTF">2025-07-16T14:31:00Z</dcterms:created>
  <dcterms:modified xsi:type="dcterms:W3CDTF">2025-07-16T15:17:00Z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43e90f3f659299d153ece05f8e0fccc5bfd0a0f356dd58773caad3e0c69b75c4</vt:lpwstr>
  </property>
</Properties>
</file>