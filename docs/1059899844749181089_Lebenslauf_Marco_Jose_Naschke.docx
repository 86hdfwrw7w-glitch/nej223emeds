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0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3696"/>
        <w:gridCol w:w="1418"/>
        <w:gridCol w:w="1832"/>
        <w:tblGridChange w:id="0">
          <w:tblGrid>
            <w:gridCol w:w="2116"/>
            <w:gridCol w:w="3696"/>
            <w:gridCol w:w="1418"/>
            <w:gridCol w:w="1832"/>
          </w:tblGrid>
        </w:tblGridChange>
      </w:tblGrid>
      <w:tr w:rsidR="002508C2" w:rsidRPr="00DC414F" w14:paraId="5DF08F91" w14:textId="77777777" w:rsidTr="00DD649D">
        <w:trPr>
          <w:trHeight w:val="850"/>
        </w:trPr>
        <w:tc>
          <w:tcPr>
            <w:tcW w:w="9062" w:type="dxa"/>
            <w:gridSpan w:val="4"/>
            <w:vAlign w:val="bottom"/>
          </w:tcPr>
          <w:p w14:paraId="722A5AF6" w14:textId="45BDCA6E" w:rsidR="002508C2" w:rsidRPr="00DC414F" w:rsidRDefault="00D933EC" w:rsidP="00DD649D">
            <w:pPr>
              <w:rPr>
                <w:rFonts w:ascii="Georgia" w:hAnsi="Georgia"/>
                <w:sz w:val="64"/>
                <w:szCs w:val="64"/>
              </w:rPr>
            </w:pPr>
            <w:r w:rsidRPr="00DC414F">
              <w:rPr>
                <w:rFonts w:ascii="Georgia" w:hAnsi="Georgia"/>
                <w:noProof/>
                <w:sz w:val="24"/>
                <w:lang w:eastAsia="de-DE"/>
              </w:rPr>
              <w:drawing>
                <wp:anchor distT="0" distB="0" distL="114300" distR="114300" simplePos="0" relativeHeight="251660288" behindDoc="0" locked="0" layoutInCell="1" allowOverlap="1" wp14:anchorId="696C9AC3" wp14:editId="610CEAF4">
                  <wp:simplePos x="0" y="0"/>
                  <wp:positionH relativeFrom="column">
                    <wp:posOffset>4431665</wp:posOffset>
                  </wp:positionH>
                  <wp:positionV relativeFrom="paragraph">
                    <wp:posOffset>36195</wp:posOffset>
                  </wp:positionV>
                  <wp:extent cx="1318260" cy="1755140"/>
                  <wp:effectExtent l="0" t="0" r="2540" b="0"/>
                  <wp:wrapNone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fik 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260" cy="1755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B2A5A" w:rsidRPr="00DC414F">
              <w:rPr>
                <w:rFonts w:ascii="Georgia" w:hAnsi="Georgia"/>
                <w:sz w:val="64"/>
                <w:szCs w:val="64"/>
              </w:rPr>
              <w:t>M</w:t>
            </w:r>
            <w:r w:rsidR="00B65D77" w:rsidRPr="00DC414F">
              <w:rPr>
                <w:rFonts w:ascii="Georgia" w:hAnsi="Georgia"/>
                <w:sz w:val="64"/>
                <w:szCs w:val="64"/>
              </w:rPr>
              <w:t>arco Jose</w:t>
            </w:r>
            <w:r w:rsidR="00AB2A5A" w:rsidRPr="00DC414F">
              <w:rPr>
                <w:rFonts w:ascii="Georgia" w:hAnsi="Georgia"/>
                <w:sz w:val="64"/>
                <w:szCs w:val="64"/>
              </w:rPr>
              <w:t xml:space="preserve"> </w:t>
            </w:r>
            <w:r w:rsidR="00B65D77" w:rsidRPr="00DC414F">
              <w:rPr>
                <w:rFonts w:ascii="Georgia" w:hAnsi="Georgia"/>
                <w:sz w:val="64"/>
                <w:szCs w:val="64"/>
              </w:rPr>
              <w:t>Naschke</w:t>
            </w:r>
          </w:p>
        </w:tc>
      </w:tr>
      <w:tr w:rsidR="00814F18" w:rsidRPr="00DC414F" w14:paraId="29A4F061" w14:textId="77777777" w:rsidTr="00FB5872">
        <w:trPr>
          <w:trHeight w:val="340"/>
        </w:trPr>
        <w:tc>
          <w:tcPr>
            <w:tcW w:w="5812" w:type="dxa"/>
            <w:gridSpan w:val="2"/>
            <w:tcBorders>
              <w:bottom w:val="single" w:sz="4" w:space="0" w:color="auto"/>
            </w:tcBorders>
            <w:vAlign w:val="bottom"/>
          </w:tcPr>
          <w:p w14:paraId="1576CCFF" w14:textId="77777777" w:rsidR="00814F18" w:rsidRPr="00DC414F" w:rsidRDefault="00814F18" w:rsidP="00DD649D">
            <w:pPr>
              <w:rPr>
                <w:rFonts w:ascii="Georgia" w:hAnsi="Georgia"/>
                <w:b/>
                <w:smallCaps/>
              </w:rPr>
            </w:pPr>
            <w:r w:rsidRPr="00DC414F"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  <w:tc>
          <w:tcPr>
            <w:tcW w:w="3250" w:type="dxa"/>
            <w:gridSpan w:val="2"/>
            <w:vAlign w:val="bottom"/>
          </w:tcPr>
          <w:p w14:paraId="70C0A5C8" w14:textId="2EC01F66" w:rsidR="00814F18" w:rsidRPr="00DC414F" w:rsidRDefault="00814F18" w:rsidP="00DD649D">
            <w:pPr>
              <w:rPr>
                <w:rFonts w:ascii="Georgia" w:hAnsi="Georgia"/>
                <w:b/>
                <w:smallCaps/>
              </w:rPr>
            </w:pPr>
          </w:p>
        </w:tc>
      </w:tr>
      <w:tr w:rsidR="00C018E4" w:rsidRPr="00DC414F" w14:paraId="7E507145" w14:textId="77777777" w:rsidTr="008B149B">
        <w:tblPrEx>
          <w:tblW w:w="906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1" w:author="David Döbele" w:date="2023-01-03T19:19:00Z">
            <w:tblPrEx>
              <w:tblW w:w="906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rPr>
          <w:trHeight w:val="624"/>
          <w:trPrChange w:id="2" w:author="David Döbele" w:date="2023-01-03T19:19:00Z">
            <w:trPr>
              <w:trHeight w:val="20"/>
            </w:trPr>
          </w:trPrChange>
        </w:trPr>
        <w:tc>
          <w:tcPr>
            <w:tcW w:w="2116" w:type="dxa"/>
            <w:vAlign w:val="bottom"/>
            <w:tcPrChange w:id="3" w:author="David Döbele" w:date="2023-01-03T19:19:00Z">
              <w:tcPr>
                <w:tcW w:w="2116" w:type="dxa"/>
                <w:vAlign w:val="bottom"/>
              </w:tcPr>
            </w:tcPrChange>
          </w:tcPr>
          <w:p w14:paraId="37A6837E" w14:textId="77777777" w:rsidR="007966F0" w:rsidRPr="00DC414F" w:rsidRDefault="007966F0" w:rsidP="00DD649D">
            <w:pPr>
              <w:rPr>
                <w:rFonts w:ascii="Georgia" w:hAnsi="Georgia"/>
              </w:rPr>
            </w:pPr>
            <w:r w:rsidRPr="00DC414F">
              <w:rPr>
                <w:rFonts w:ascii="Georgia" w:hAnsi="Georgia"/>
              </w:rPr>
              <w:t>Adresse:</w:t>
            </w:r>
            <w:r w:rsidR="00723643" w:rsidRPr="00DC414F">
              <w:rPr>
                <w:rFonts w:ascii="Georgia" w:hAnsi="Georgia"/>
              </w:rPr>
              <w:br/>
            </w:r>
          </w:p>
        </w:tc>
        <w:tc>
          <w:tcPr>
            <w:tcW w:w="3696" w:type="dxa"/>
            <w:vAlign w:val="bottom"/>
            <w:tcPrChange w:id="4" w:author="David Döbele" w:date="2023-01-03T19:19:00Z">
              <w:tcPr>
                <w:tcW w:w="3696" w:type="dxa"/>
                <w:vAlign w:val="bottom"/>
              </w:tcPr>
            </w:tcPrChange>
          </w:tcPr>
          <w:p w14:paraId="24F11791" w14:textId="24CAAC65" w:rsidR="00EB5816" w:rsidRPr="00DC414F" w:rsidRDefault="008877A4" w:rsidP="00DD649D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 w:rsidRPr="00DC414F">
              <w:rPr>
                <w:rFonts w:ascii="Georgia" w:hAnsi="Georgia" w:cs="Georgia"/>
                <w:color w:val="000000"/>
              </w:rPr>
              <w:t>Erwin von Steinbachweg</w:t>
            </w:r>
            <w:r w:rsidR="00EB5816" w:rsidRPr="00DC414F">
              <w:rPr>
                <w:rFonts w:ascii="Georgia" w:hAnsi="Georgia" w:cs="Georgia"/>
                <w:color w:val="000000"/>
              </w:rPr>
              <w:t xml:space="preserve"> </w:t>
            </w:r>
            <w:r w:rsidRPr="00DC414F">
              <w:rPr>
                <w:rFonts w:ascii="Georgia" w:hAnsi="Georgia" w:cs="Georgia"/>
                <w:color w:val="000000"/>
              </w:rPr>
              <w:t>31</w:t>
            </w:r>
            <w:r w:rsidR="00EB5816" w:rsidRPr="00DC414F">
              <w:rPr>
                <w:rFonts w:ascii="Georgia" w:hAnsi="Georgia" w:cs="Georgia"/>
                <w:color w:val="000000"/>
              </w:rPr>
              <w:t>,</w:t>
            </w:r>
          </w:p>
          <w:p w14:paraId="08E9C253" w14:textId="30EA9548" w:rsidR="007966F0" w:rsidRPr="00DC414F" w:rsidRDefault="008877A4" w:rsidP="00DD649D">
            <w:pPr>
              <w:rPr>
                <w:rFonts w:ascii="Georgia" w:hAnsi="Georgia"/>
              </w:rPr>
            </w:pPr>
            <w:r w:rsidRPr="00DC414F">
              <w:rPr>
                <w:rFonts w:ascii="Georgia" w:hAnsi="Georgia" w:cs="Georgia"/>
                <w:color w:val="000000"/>
              </w:rPr>
              <w:t>80937</w:t>
            </w:r>
            <w:r w:rsidR="00EB5816" w:rsidRPr="00DC414F">
              <w:rPr>
                <w:rFonts w:ascii="Georgia" w:hAnsi="Georgia" w:cs="Georgia"/>
                <w:color w:val="000000"/>
              </w:rPr>
              <w:t xml:space="preserve"> M</w:t>
            </w:r>
            <w:r w:rsidRPr="00DC414F">
              <w:rPr>
                <w:rFonts w:ascii="Georgia" w:hAnsi="Georgia" w:cs="Georgia"/>
                <w:color w:val="000000"/>
              </w:rPr>
              <w:t>ünchen</w:t>
            </w:r>
          </w:p>
        </w:tc>
        <w:tc>
          <w:tcPr>
            <w:tcW w:w="3250" w:type="dxa"/>
            <w:gridSpan w:val="2"/>
            <w:vAlign w:val="bottom"/>
            <w:tcPrChange w:id="5" w:author="David Döbele" w:date="2023-01-03T19:19:00Z">
              <w:tcPr>
                <w:tcW w:w="3250" w:type="dxa"/>
                <w:gridSpan w:val="2"/>
                <w:vAlign w:val="bottom"/>
              </w:tcPr>
            </w:tcPrChange>
          </w:tcPr>
          <w:p w14:paraId="0AD090D2" w14:textId="5F831864" w:rsidR="007966F0" w:rsidRPr="00DC414F" w:rsidRDefault="007966F0" w:rsidP="00DD649D">
            <w:pPr>
              <w:rPr>
                <w:rFonts w:ascii="Georgia" w:hAnsi="Georgia"/>
              </w:rPr>
            </w:pPr>
          </w:p>
        </w:tc>
      </w:tr>
      <w:tr w:rsidR="00C018E4" w:rsidRPr="00DC414F" w14:paraId="18EF21B5" w14:textId="77777777" w:rsidTr="008B149B">
        <w:tblPrEx>
          <w:tblW w:w="906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6" w:author="David Döbele" w:date="2023-01-03T19:19:00Z">
            <w:tblPrEx>
              <w:tblW w:w="906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7" w:author="David Döbele" w:date="2023-01-03T19:19:00Z">
            <w:trPr>
              <w:trHeight w:val="20"/>
            </w:trPr>
          </w:trPrChange>
        </w:trPr>
        <w:tc>
          <w:tcPr>
            <w:tcW w:w="2116" w:type="dxa"/>
            <w:vAlign w:val="bottom"/>
            <w:tcPrChange w:id="8" w:author="David Döbele" w:date="2023-01-03T19:19:00Z">
              <w:tcPr>
                <w:tcW w:w="2116" w:type="dxa"/>
                <w:vAlign w:val="bottom"/>
              </w:tcPr>
            </w:tcPrChange>
          </w:tcPr>
          <w:p w14:paraId="6F1671FA" w14:textId="77777777" w:rsidR="007966F0" w:rsidRPr="00DC414F" w:rsidRDefault="007966F0" w:rsidP="00DD649D">
            <w:pPr>
              <w:rPr>
                <w:rFonts w:ascii="Georgia" w:hAnsi="Georgia"/>
              </w:rPr>
            </w:pPr>
            <w:r w:rsidRPr="00DC414F">
              <w:rPr>
                <w:rFonts w:ascii="Georgia" w:hAnsi="Georgia"/>
              </w:rPr>
              <w:t>E-Mail:</w:t>
            </w:r>
          </w:p>
        </w:tc>
        <w:tc>
          <w:tcPr>
            <w:tcW w:w="3696" w:type="dxa"/>
            <w:vAlign w:val="bottom"/>
            <w:tcPrChange w:id="9" w:author="David Döbele" w:date="2023-01-03T19:19:00Z">
              <w:tcPr>
                <w:tcW w:w="3696" w:type="dxa"/>
                <w:vAlign w:val="bottom"/>
              </w:tcPr>
            </w:tcPrChange>
          </w:tcPr>
          <w:p w14:paraId="4B1F8539" w14:textId="34E78E29" w:rsidR="007966F0" w:rsidRPr="00DC414F" w:rsidRDefault="008877A4" w:rsidP="00DD649D">
            <w:pPr>
              <w:rPr>
                <w:rFonts w:ascii="Georgia" w:hAnsi="Georgia"/>
              </w:rPr>
            </w:pPr>
            <w:r w:rsidRPr="00DC414F">
              <w:rPr>
                <w:rFonts w:ascii="Georgia" w:hAnsi="Georgia" w:cs="Georgia"/>
                <w:color w:val="000000"/>
              </w:rPr>
              <w:t>m.j.naschke</w:t>
            </w:r>
            <w:r w:rsidR="00FA02C7" w:rsidRPr="00DC414F">
              <w:rPr>
                <w:rFonts w:ascii="Georgia" w:hAnsi="Georgia" w:cs="Georgia"/>
                <w:color w:val="000000"/>
              </w:rPr>
              <w:t>@web.de</w:t>
            </w:r>
          </w:p>
        </w:tc>
        <w:tc>
          <w:tcPr>
            <w:tcW w:w="3250" w:type="dxa"/>
            <w:gridSpan w:val="2"/>
            <w:vAlign w:val="bottom"/>
            <w:tcPrChange w:id="10" w:author="David Döbele" w:date="2023-01-03T19:19:00Z">
              <w:tcPr>
                <w:tcW w:w="3250" w:type="dxa"/>
                <w:gridSpan w:val="2"/>
                <w:vAlign w:val="bottom"/>
              </w:tcPr>
            </w:tcPrChange>
          </w:tcPr>
          <w:p w14:paraId="1346A9DC" w14:textId="0A5A500D" w:rsidR="007966F0" w:rsidRPr="00DC414F" w:rsidRDefault="007966F0" w:rsidP="00DD649D">
            <w:pPr>
              <w:rPr>
                <w:rFonts w:ascii="Georgia" w:hAnsi="Georgia"/>
              </w:rPr>
            </w:pPr>
          </w:p>
        </w:tc>
      </w:tr>
      <w:tr w:rsidR="00C018E4" w:rsidRPr="00DC414F" w14:paraId="75FC1235" w14:textId="77777777" w:rsidTr="008B149B">
        <w:tblPrEx>
          <w:tblW w:w="906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11" w:author="David Döbele" w:date="2023-01-03T19:19:00Z">
            <w:tblPrEx>
              <w:tblW w:w="906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12" w:author="David Döbele" w:date="2023-01-03T19:19:00Z">
            <w:trPr>
              <w:trHeight w:val="20"/>
            </w:trPr>
          </w:trPrChange>
        </w:trPr>
        <w:tc>
          <w:tcPr>
            <w:tcW w:w="2116" w:type="dxa"/>
            <w:vAlign w:val="bottom"/>
            <w:tcPrChange w:id="13" w:author="David Döbele" w:date="2023-01-03T19:19:00Z">
              <w:tcPr>
                <w:tcW w:w="2116" w:type="dxa"/>
                <w:vAlign w:val="bottom"/>
              </w:tcPr>
            </w:tcPrChange>
          </w:tcPr>
          <w:p w14:paraId="28ECECDB" w14:textId="77777777" w:rsidR="007966F0" w:rsidRPr="00DC414F" w:rsidRDefault="007966F0" w:rsidP="00DD649D">
            <w:pPr>
              <w:rPr>
                <w:rFonts w:ascii="Georgia" w:hAnsi="Georgia"/>
              </w:rPr>
            </w:pPr>
            <w:r w:rsidRPr="00DC414F">
              <w:rPr>
                <w:rFonts w:ascii="Georgia" w:hAnsi="Georgia"/>
              </w:rPr>
              <w:t>Mobil:</w:t>
            </w:r>
          </w:p>
        </w:tc>
        <w:tc>
          <w:tcPr>
            <w:tcW w:w="3696" w:type="dxa"/>
            <w:vAlign w:val="bottom"/>
            <w:tcPrChange w:id="14" w:author="David Döbele" w:date="2023-01-03T19:19:00Z">
              <w:tcPr>
                <w:tcW w:w="3696" w:type="dxa"/>
                <w:vAlign w:val="bottom"/>
              </w:tcPr>
            </w:tcPrChange>
          </w:tcPr>
          <w:p w14:paraId="244747B4" w14:textId="374E0768" w:rsidR="007966F0" w:rsidRPr="00DC414F" w:rsidRDefault="00FA02C7" w:rsidP="00DD649D">
            <w:pPr>
              <w:rPr>
                <w:rFonts w:ascii="Georgia" w:hAnsi="Georgia"/>
              </w:rPr>
            </w:pPr>
            <w:r w:rsidRPr="00DC414F">
              <w:rPr>
                <w:rFonts w:ascii="Georgia" w:hAnsi="Georgia" w:cs="Georgia"/>
                <w:color w:val="000000"/>
              </w:rPr>
              <w:t xml:space="preserve">+49 </w:t>
            </w:r>
            <w:r w:rsidR="008877A4" w:rsidRPr="00DC414F">
              <w:rPr>
                <w:rFonts w:ascii="Georgia" w:hAnsi="Georgia" w:cs="Georgia"/>
                <w:color w:val="000000"/>
              </w:rPr>
              <w:t>160</w:t>
            </w:r>
            <w:r w:rsidRPr="00DC414F">
              <w:rPr>
                <w:rFonts w:ascii="Georgia" w:hAnsi="Georgia" w:cs="Georgia"/>
                <w:color w:val="000000"/>
              </w:rPr>
              <w:t xml:space="preserve"> </w:t>
            </w:r>
            <w:r w:rsidR="008877A4" w:rsidRPr="00DC414F">
              <w:rPr>
                <w:rFonts w:ascii="Georgia" w:hAnsi="Georgia" w:cs="Georgia"/>
                <w:color w:val="000000"/>
              </w:rPr>
              <w:t>99871234</w:t>
            </w:r>
          </w:p>
        </w:tc>
        <w:tc>
          <w:tcPr>
            <w:tcW w:w="3250" w:type="dxa"/>
            <w:gridSpan w:val="2"/>
            <w:vAlign w:val="bottom"/>
            <w:tcPrChange w:id="15" w:author="David Döbele" w:date="2023-01-03T19:19:00Z">
              <w:tcPr>
                <w:tcW w:w="3250" w:type="dxa"/>
                <w:gridSpan w:val="2"/>
                <w:vAlign w:val="bottom"/>
              </w:tcPr>
            </w:tcPrChange>
          </w:tcPr>
          <w:p w14:paraId="5D969C6E" w14:textId="6057949B" w:rsidR="007966F0" w:rsidRPr="00DC414F" w:rsidRDefault="007966F0" w:rsidP="00DD649D">
            <w:pPr>
              <w:rPr>
                <w:rFonts w:ascii="Georgia" w:hAnsi="Georgia"/>
              </w:rPr>
            </w:pPr>
          </w:p>
        </w:tc>
      </w:tr>
      <w:tr w:rsidR="00C018E4" w:rsidRPr="00DC414F" w14:paraId="49C9E9C3" w14:textId="77777777" w:rsidTr="008B149B">
        <w:tblPrEx>
          <w:tblW w:w="906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16" w:author="David Döbele" w:date="2023-01-03T19:19:00Z">
            <w:tblPrEx>
              <w:tblW w:w="906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17" w:author="David Döbele" w:date="2023-01-03T19:19:00Z">
            <w:trPr>
              <w:trHeight w:val="20"/>
            </w:trPr>
          </w:trPrChange>
        </w:trPr>
        <w:tc>
          <w:tcPr>
            <w:tcW w:w="2116" w:type="dxa"/>
            <w:vAlign w:val="bottom"/>
            <w:tcPrChange w:id="18" w:author="David Döbele" w:date="2023-01-03T19:19:00Z">
              <w:tcPr>
                <w:tcW w:w="2116" w:type="dxa"/>
                <w:vAlign w:val="bottom"/>
              </w:tcPr>
            </w:tcPrChange>
          </w:tcPr>
          <w:p w14:paraId="62536AD2" w14:textId="77777777" w:rsidR="007966F0" w:rsidRPr="00DC414F" w:rsidRDefault="007966F0" w:rsidP="00DD649D">
            <w:pPr>
              <w:rPr>
                <w:rFonts w:ascii="Georgia" w:hAnsi="Georgia"/>
              </w:rPr>
            </w:pPr>
            <w:r w:rsidRPr="00DC414F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3696" w:type="dxa"/>
            <w:vAlign w:val="bottom"/>
            <w:tcPrChange w:id="19" w:author="David Döbele" w:date="2023-01-03T19:19:00Z">
              <w:tcPr>
                <w:tcW w:w="3696" w:type="dxa"/>
                <w:vAlign w:val="bottom"/>
              </w:tcPr>
            </w:tcPrChange>
          </w:tcPr>
          <w:p w14:paraId="3535E5F6" w14:textId="30275F5E" w:rsidR="007966F0" w:rsidRPr="00DC414F" w:rsidRDefault="006900C5" w:rsidP="00DD649D">
            <w:pPr>
              <w:rPr>
                <w:rFonts w:ascii="Georgia" w:hAnsi="Georgia"/>
              </w:rPr>
            </w:pPr>
            <w:r w:rsidRPr="00DC414F">
              <w:rPr>
                <w:rFonts w:ascii="Georgia" w:hAnsi="Georgia" w:cs="Georgia"/>
                <w:color w:val="000000"/>
              </w:rPr>
              <w:t>13</w:t>
            </w:r>
            <w:r w:rsidR="00FA02C7" w:rsidRPr="00DC414F">
              <w:rPr>
                <w:rFonts w:ascii="Georgia" w:hAnsi="Georgia" w:cs="Georgia"/>
                <w:color w:val="000000"/>
              </w:rPr>
              <w:t>.0</w:t>
            </w:r>
            <w:r w:rsidRPr="00DC414F">
              <w:rPr>
                <w:rFonts w:ascii="Georgia" w:hAnsi="Georgia" w:cs="Georgia"/>
                <w:color w:val="000000"/>
              </w:rPr>
              <w:t>8</w:t>
            </w:r>
            <w:r w:rsidR="00FA02C7" w:rsidRPr="00DC414F">
              <w:rPr>
                <w:rFonts w:ascii="Georgia" w:hAnsi="Georgia" w:cs="Georgia"/>
                <w:color w:val="000000"/>
              </w:rPr>
              <w:t>.</w:t>
            </w:r>
            <w:r w:rsidRPr="00DC414F">
              <w:rPr>
                <w:rFonts w:ascii="Georgia" w:hAnsi="Georgia" w:cs="Georgia"/>
                <w:color w:val="000000"/>
              </w:rPr>
              <w:t>2003</w:t>
            </w:r>
            <w:r w:rsidR="00FA02C7" w:rsidRPr="00DC414F">
              <w:rPr>
                <w:rFonts w:ascii="Georgia" w:hAnsi="Georgia" w:cs="Georgia"/>
                <w:color w:val="000000"/>
              </w:rPr>
              <w:t xml:space="preserve"> in M</w:t>
            </w:r>
            <w:r w:rsidRPr="00DC414F">
              <w:rPr>
                <w:rFonts w:ascii="Georgia" w:hAnsi="Georgia" w:cs="Georgia"/>
                <w:color w:val="000000"/>
              </w:rPr>
              <w:t>ünchen</w:t>
            </w:r>
          </w:p>
        </w:tc>
        <w:tc>
          <w:tcPr>
            <w:tcW w:w="3250" w:type="dxa"/>
            <w:gridSpan w:val="2"/>
            <w:vAlign w:val="bottom"/>
            <w:tcPrChange w:id="20" w:author="David Döbele" w:date="2023-01-03T19:19:00Z">
              <w:tcPr>
                <w:tcW w:w="3250" w:type="dxa"/>
                <w:gridSpan w:val="2"/>
                <w:vAlign w:val="bottom"/>
              </w:tcPr>
            </w:tcPrChange>
          </w:tcPr>
          <w:p w14:paraId="6FC3E8E1" w14:textId="77777777" w:rsidR="007966F0" w:rsidRPr="00DC414F" w:rsidRDefault="007966F0" w:rsidP="00DD649D">
            <w:pPr>
              <w:rPr>
                <w:rFonts w:ascii="Georgia" w:hAnsi="Georgia"/>
              </w:rPr>
            </w:pPr>
          </w:p>
        </w:tc>
      </w:tr>
      <w:tr w:rsidR="002508C2" w:rsidRPr="00DC414F" w14:paraId="0FCADE56" w14:textId="77777777" w:rsidTr="003F3E6D">
        <w:tblPrEx>
          <w:tblW w:w="906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21" w:author="David Döbele" w:date="2023-01-03T19:21:00Z">
            <w:tblPrEx>
              <w:tblW w:w="906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rPr>
          <w:trHeight w:val="567"/>
          <w:trPrChange w:id="22" w:author="David Döbele" w:date="2023-01-03T19:21:00Z">
            <w:trPr>
              <w:trHeight w:val="397"/>
            </w:trPr>
          </w:trPrChange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  <w:tcPrChange w:id="23" w:author="David Döbele" w:date="2023-01-03T19:21:00Z">
              <w:tcPr>
                <w:tcW w:w="9062" w:type="dxa"/>
                <w:gridSpan w:val="4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77777777" w:rsidR="002508C2" w:rsidRPr="00DC414F" w:rsidRDefault="002508C2" w:rsidP="00DD649D">
            <w:pPr>
              <w:rPr>
                <w:rFonts w:ascii="Georgia" w:hAnsi="Georgia"/>
              </w:rPr>
            </w:pPr>
            <w:r w:rsidRPr="00DC414F">
              <w:rPr>
                <w:rFonts w:ascii="Georgia" w:hAnsi="Georgia"/>
                <w:b/>
                <w:smallCaps/>
                <w:sz w:val="32"/>
                <w:szCs w:val="32"/>
              </w:rPr>
              <w:t>Schulbildung</w:t>
            </w:r>
          </w:p>
        </w:tc>
      </w:tr>
      <w:tr w:rsidR="00C018E4" w:rsidRPr="00DC414F" w14:paraId="7D1DEBF7" w14:textId="77777777" w:rsidTr="008B149B">
        <w:tblPrEx>
          <w:tblW w:w="906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24" w:author="David Döbele" w:date="2023-01-03T19:18:00Z">
            <w:tblPrEx>
              <w:tblW w:w="906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25" w:author="David Döbele" w:date="2023-01-03T19:18:00Z">
            <w:trPr>
              <w:trHeight w:val="340"/>
            </w:trPr>
          </w:trPrChange>
        </w:trPr>
        <w:tc>
          <w:tcPr>
            <w:tcW w:w="2116" w:type="dxa"/>
            <w:vAlign w:val="bottom"/>
            <w:tcPrChange w:id="26" w:author="David Döbele" w:date="2023-01-03T19:18:00Z">
              <w:tcPr>
                <w:tcW w:w="2116" w:type="dxa"/>
                <w:vAlign w:val="bottom"/>
              </w:tcPr>
            </w:tcPrChange>
          </w:tcPr>
          <w:p w14:paraId="74C0312D" w14:textId="4C129730" w:rsidR="007C6A3C" w:rsidRPr="00DC414F" w:rsidRDefault="0016521E" w:rsidP="00DD649D">
            <w:pPr>
              <w:rPr>
                <w:rFonts w:ascii="Georgia" w:hAnsi="Georgia"/>
              </w:rPr>
            </w:pPr>
            <w:r w:rsidRPr="00DC414F">
              <w:rPr>
                <w:rFonts w:ascii="Georgia" w:hAnsi="Georgia"/>
              </w:rPr>
              <w:t>09</w:t>
            </w:r>
            <w:r w:rsidR="007C6A3C" w:rsidRPr="00DC414F">
              <w:rPr>
                <w:rFonts w:ascii="Georgia" w:hAnsi="Georgia"/>
              </w:rPr>
              <w:t>/20</w:t>
            </w:r>
            <w:r w:rsidR="00594A7D" w:rsidRPr="00DC414F">
              <w:rPr>
                <w:rFonts w:ascii="Georgia" w:hAnsi="Georgia"/>
              </w:rPr>
              <w:t>21</w:t>
            </w:r>
            <w:r w:rsidR="007C6A3C" w:rsidRPr="00DC414F">
              <w:rPr>
                <w:rFonts w:ascii="Georgia" w:hAnsi="Georgia"/>
              </w:rPr>
              <w:t xml:space="preserve"> – heute</w:t>
            </w:r>
          </w:p>
        </w:tc>
        <w:tc>
          <w:tcPr>
            <w:tcW w:w="5114" w:type="dxa"/>
            <w:gridSpan w:val="2"/>
            <w:vAlign w:val="bottom"/>
            <w:tcPrChange w:id="27" w:author="David Döbele" w:date="2023-01-03T19:18:00Z">
              <w:tcPr>
                <w:tcW w:w="5114" w:type="dxa"/>
                <w:gridSpan w:val="2"/>
                <w:vAlign w:val="bottom"/>
              </w:tcPr>
            </w:tcPrChange>
          </w:tcPr>
          <w:p w14:paraId="0C2B846F" w14:textId="455ECD90" w:rsidR="007C6A3C" w:rsidRPr="00DC414F" w:rsidRDefault="00CE4943" w:rsidP="00DD649D">
            <w:pPr>
              <w:rPr>
                <w:rFonts w:ascii="Georgia" w:hAnsi="Georgia"/>
                <w:b/>
                <w:smallCaps/>
                <w:sz w:val="24"/>
              </w:rPr>
            </w:pPr>
            <w:r w:rsidRPr="00DC414F">
              <w:rPr>
                <w:rFonts w:ascii="Georgia" w:hAnsi="Georgia"/>
                <w:b/>
                <w:smallCaps/>
                <w:sz w:val="28"/>
                <w:szCs w:val="28"/>
              </w:rPr>
              <w:t>R</w:t>
            </w:r>
            <w:r w:rsidRPr="00DC414F">
              <w:rPr>
                <w:rFonts w:ascii="Georgia" w:hAnsi="Georgia"/>
                <w:b/>
                <w:smallCaps/>
                <w:sz w:val="28"/>
              </w:rPr>
              <w:t>obert Bosch</w:t>
            </w:r>
            <w:r w:rsidR="00581A82" w:rsidRPr="00DC414F">
              <w:rPr>
                <w:rFonts w:ascii="Georgia" w:hAnsi="Georgia"/>
                <w:b/>
                <w:smallCaps/>
                <w:sz w:val="28"/>
              </w:rPr>
              <w:t>-Fachoberschule</w:t>
            </w:r>
          </w:p>
        </w:tc>
        <w:tc>
          <w:tcPr>
            <w:tcW w:w="1832" w:type="dxa"/>
            <w:vAlign w:val="bottom"/>
            <w:tcPrChange w:id="28" w:author="David Döbele" w:date="2023-01-03T19:18:00Z">
              <w:tcPr>
                <w:tcW w:w="1832" w:type="dxa"/>
                <w:vAlign w:val="bottom"/>
              </w:tcPr>
            </w:tcPrChange>
          </w:tcPr>
          <w:p w14:paraId="7C845E2D" w14:textId="70F90A19" w:rsidR="007C6A3C" w:rsidRPr="00FC37D8" w:rsidRDefault="00671F39" w:rsidP="008B149B">
            <w:pPr>
              <w:jc w:val="right"/>
              <w:rPr>
                <w:rFonts w:ascii="Georgia" w:hAnsi="Georgia"/>
                <w:i/>
                <w:smallCaps/>
                <w:sz w:val="24"/>
                <w:szCs w:val="24"/>
              </w:rPr>
              <w:pPrChange w:id="29" w:author="David Döbele" w:date="2023-01-03T19:18:00Z">
                <w:pPr/>
              </w:pPrChange>
            </w:pPr>
            <w:r w:rsidRPr="00FC37D8">
              <w:rPr>
                <w:rFonts w:ascii="Georgia" w:hAnsi="Georgia"/>
                <w:i/>
                <w:smallCaps/>
                <w:sz w:val="24"/>
                <w:szCs w:val="24"/>
              </w:rPr>
              <w:t>München</w:t>
            </w:r>
          </w:p>
        </w:tc>
      </w:tr>
      <w:tr w:rsidR="00056046" w:rsidRPr="00DC414F" w14:paraId="6384BDFF" w14:textId="77777777" w:rsidTr="009F2B41">
        <w:trPr>
          <w:trHeight w:val="20"/>
        </w:trPr>
        <w:tc>
          <w:tcPr>
            <w:tcW w:w="2116" w:type="dxa"/>
            <w:vAlign w:val="bottom"/>
          </w:tcPr>
          <w:p w14:paraId="20ACB965" w14:textId="77777777" w:rsidR="00056046" w:rsidRPr="00DC414F" w:rsidRDefault="00056046" w:rsidP="00DD649D">
            <w:pPr>
              <w:rPr>
                <w:rFonts w:ascii="Georgia" w:hAnsi="Georgia"/>
              </w:rPr>
            </w:pPr>
          </w:p>
        </w:tc>
        <w:tc>
          <w:tcPr>
            <w:tcW w:w="5114" w:type="dxa"/>
            <w:gridSpan w:val="2"/>
            <w:vAlign w:val="bottom"/>
          </w:tcPr>
          <w:p w14:paraId="1D511117" w14:textId="1604B864" w:rsidR="00056046" w:rsidRPr="000E463B" w:rsidRDefault="004D6B4B" w:rsidP="00DD649D">
            <w:pPr>
              <w:rPr>
                <w:rFonts w:ascii="Georgia" w:hAnsi="Georgia"/>
                <w:smallCaps/>
              </w:rPr>
            </w:pPr>
            <w:r>
              <w:rPr>
                <w:rFonts w:ascii="Georgia" w:hAnsi="Georgia" w:cs="Georgia"/>
                <w:color w:val="000000"/>
              </w:rPr>
              <w:t>Angehende Fachhochschulreife</w:t>
            </w:r>
          </w:p>
        </w:tc>
        <w:tc>
          <w:tcPr>
            <w:tcW w:w="1832" w:type="dxa"/>
            <w:vAlign w:val="bottom"/>
          </w:tcPr>
          <w:p w14:paraId="4A095813" w14:textId="77777777" w:rsidR="00056046" w:rsidRPr="00FC37D8" w:rsidRDefault="00056046" w:rsidP="00DD649D">
            <w:pPr>
              <w:rPr>
                <w:rFonts w:ascii="Georgia" w:hAnsi="Georgia"/>
                <w:i/>
                <w:smallCaps/>
                <w:sz w:val="24"/>
                <w:szCs w:val="24"/>
              </w:rPr>
            </w:pPr>
          </w:p>
        </w:tc>
      </w:tr>
      <w:tr w:rsidR="00C018E4" w:rsidRPr="00DC414F" w14:paraId="61E5D482" w14:textId="77777777" w:rsidTr="00B73B40">
        <w:trPr>
          <w:trHeight w:val="20"/>
        </w:trPr>
        <w:tc>
          <w:tcPr>
            <w:tcW w:w="2116" w:type="dxa"/>
            <w:vAlign w:val="bottom"/>
          </w:tcPr>
          <w:p w14:paraId="7FF25A3D" w14:textId="77777777" w:rsidR="00372F7B" w:rsidRPr="00DC414F" w:rsidRDefault="00372F7B" w:rsidP="00DD649D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419A9228" w14:textId="69B3C9AC" w:rsidR="00FB0152" w:rsidRPr="000F0CF9" w:rsidRDefault="0016518A" w:rsidP="00DD649D">
            <w:pPr>
              <w:pStyle w:val="Listenabsatz"/>
              <w:numPr>
                <w:ilvl w:val="0"/>
                <w:numId w:val="10"/>
              </w:numPr>
              <w:rPr>
                <w:rFonts w:ascii="Georgia" w:hAnsi="Georgia"/>
                <w:i/>
                <w:iCs/>
              </w:rPr>
            </w:pPr>
            <w:r w:rsidRPr="000F0CF9">
              <w:rPr>
                <w:rFonts w:ascii="Georgia" w:hAnsi="Georgia"/>
                <w:i/>
                <w:iCs/>
              </w:rPr>
              <w:t>Schwerpunkt</w:t>
            </w:r>
            <w:r w:rsidR="004D6B4B">
              <w:rPr>
                <w:rFonts w:ascii="Georgia" w:hAnsi="Georgia"/>
                <w:i/>
                <w:iCs/>
              </w:rPr>
              <w:t>fächer</w:t>
            </w:r>
            <w:r w:rsidRPr="000F0CF9">
              <w:rPr>
                <w:rFonts w:ascii="Georgia" w:hAnsi="Georgia"/>
                <w:i/>
                <w:iCs/>
              </w:rPr>
              <w:t xml:space="preserve"> </w:t>
            </w:r>
            <w:r w:rsidR="00F12030" w:rsidRPr="000F0CF9">
              <w:rPr>
                <w:rFonts w:ascii="Georgia" w:hAnsi="Georgia"/>
                <w:i/>
                <w:iCs/>
              </w:rPr>
              <w:t>BWR</w:t>
            </w:r>
            <w:r w:rsidR="000D1E57" w:rsidRPr="000F0CF9">
              <w:rPr>
                <w:rFonts w:ascii="Georgia" w:hAnsi="Georgia"/>
                <w:i/>
                <w:iCs/>
              </w:rPr>
              <w:t xml:space="preserve"> </w:t>
            </w:r>
            <w:r w:rsidR="00F12030" w:rsidRPr="000F0CF9">
              <w:rPr>
                <w:rFonts w:ascii="Georgia" w:hAnsi="Georgia"/>
                <w:i/>
                <w:iCs/>
              </w:rPr>
              <w:t>(</w:t>
            </w:r>
            <w:r w:rsidR="00BD0BD6" w:rsidRPr="000F0CF9">
              <w:rPr>
                <w:rFonts w:ascii="Georgia" w:hAnsi="Georgia"/>
                <w:i/>
                <w:iCs/>
              </w:rPr>
              <w:t>12</w:t>
            </w:r>
            <w:r w:rsidR="00D7144B" w:rsidRPr="000F0CF9">
              <w:rPr>
                <w:rFonts w:ascii="Georgia" w:hAnsi="Georgia"/>
                <w:i/>
                <w:iCs/>
              </w:rPr>
              <w:t xml:space="preserve"> Punkte)</w:t>
            </w:r>
            <w:r w:rsidR="000D1E57" w:rsidRPr="000F0CF9">
              <w:rPr>
                <w:rFonts w:ascii="Georgia" w:hAnsi="Georgia"/>
                <w:i/>
                <w:iCs/>
              </w:rPr>
              <w:t xml:space="preserve">, VWL (11 Punkte), </w:t>
            </w:r>
            <w:r w:rsidR="002B75C6">
              <w:rPr>
                <w:rFonts w:ascii="Georgia" w:hAnsi="Georgia"/>
                <w:i/>
                <w:iCs/>
              </w:rPr>
              <w:t>i</w:t>
            </w:r>
            <w:r w:rsidR="004D6B4B">
              <w:rPr>
                <w:rFonts w:ascii="Georgia" w:hAnsi="Georgia"/>
                <w:i/>
                <w:iCs/>
              </w:rPr>
              <w:t>nternationale Politik (13</w:t>
            </w:r>
            <w:r w:rsidR="004865D4" w:rsidRPr="000F0CF9">
              <w:rPr>
                <w:rFonts w:ascii="Georgia" w:hAnsi="Georgia"/>
                <w:i/>
                <w:iCs/>
              </w:rPr>
              <w:t xml:space="preserve"> Punkte), Informatik (13 Punkte) </w:t>
            </w:r>
          </w:p>
        </w:tc>
      </w:tr>
      <w:tr w:rsidR="00C018E4" w:rsidRPr="00DC414F" w14:paraId="013361E1" w14:textId="77777777" w:rsidTr="00E0290E">
        <w:trPr>
          <w:trHeight w:val="340"/>
        </w:trPr>
        <w:tc>
          <w:tcPr>
            <w:tcW w:w="2116" w:type="dxa"/>
            <w:vAlign w:val="bottom"/>
          </w:tcPr>
          <w:p w14:paraId="6C65D3AA" w14:textId="3006832D" w:rsidR="007C6A3C" w:rsidRPr="00DC414F" w:rsidRDefault="007C6A3C" w:rsidP="00DD649D">
            <w:pPr>
              <w:rPr>
                <w:rFonts w:ascii="Georgia" w:hAnsi="Georgia"/>
              </w:rPr>
            </w:pPr>
            <w:r w:rsidRPr="00DC414F">
              <w:rPr>
                <w:rFonts w:ascii="Georgia" w:hAnsi="Georgia"/>
              </w:rPr>
              <w:t>09/201</w:t>
            </w:r>
            <w:r w:rsidR="009176DD" w:rsidRPr="00DC414F">
              <w:rPr>
                <w:rFonts w:ascii="Georgia" w:hAnsi="Georgia"/>
              </w:rPr>
              <w:t>3</w:t>
            </w:r>
            <w:r w:rsidRPr="00DC414F">
              <w:rPr>
                <w:rFonts w:ascii="Georgia" w:hAnsi="Georgia"/>
              </w:rPr>
              <w:t xml:space="preserve"> – 0</w:t>
            </w:r>
            <w:r w:rsidR="009176DD" w:rsidRPr="00DC414F">
              <w:rPr>
                <w:rFonts w:ascii="Georgia" w:hAnsi="Georgia"/>
              </w:rPr>
              <w:t>7</w:t>
            </w:r>
            <w:r w:rsidRPr="00DC414F">
              <w:rPr>
                <w:rFonts w:ascii="Georgia" w:hAnsi="Georgia"/>
              </w:rPr>
              <w:t>/20</w:t>
            </w:r>
            <w:r w:rsidR="00713062" w:rsidRPr="00DC414F">
              <w:rPr>
                <w:rFonts w:ascii="Georgia" w:hAnsi="Georgia"/>
              </w:rPr>
              <w:t>20</w:t>
            </w:r>
          </w:p>
        </w:tc>
        <w:tc>
          <w:tcPr>
            <w:tcW w:w="5114" w:type="dxa"/>
            <w:gridSpan w:val="2"/>
            <w:vAlign w:val="bottom"/>
          </w:tcPr>
          <w:p w14:paraId="197620E3" w14:textId="3CD47AC3" w:rsidR="007C6A3C" w:rsidRPr="00DC414F" w:rsidRDefault="007C6A3C" w:rsidP="00DD649D">
            <w:pPr>
              <w:rPr>
                <w:rFonts w:ascii="Georgia" w:hAnsi="Georgia"/>
                <w:sz w:val="28"/>
              </w:rPr>
            </w:pPr>
            <w:r w:rsidRPr="00DC414F">
              <w:rPr>
                <w:rFonts w:ascii="Georgia" w:hAnsi="Georgia"/>
                <w:b/>
                <w:smallCaps/>
                <w:sz w:val="28"/>
                <w:szCs w:val="28"/>
              </w:rPr>
              <w:t>M</w:t>
            </w:r>
            <w:r w:rsidR="000F74E1" w:rsidRPr="00DC414F">
              <w:rPr>
                <w:rFonts w:ascii="Georgia" w:hAnsi="Georgia"/>
                <w:b/>
                <w:smallCaps/>
                <w:sz w:val="28"/>
              </w:rPr>
              <w:t>arie</w:t>
            </w:r>
            <w:r w:rsidR="009B4557" w:rsidRPr="00DC414F">
              <w:rPr>
                <w:rFonts w:ascii="Georgia" w:hAnsi="Georgia"/>
                <w:b/>
                <w:smallCaps/>
                <w:sz w:val="28"/>
              </w:rPr>
              <w:t xml:space="preserve"> Luise Fleißer</w:t>
            </w:r>
            <w:r w:rsidRPr="00DC414F">
              <w:rPr>
                <w:rFonts w:ascii="Georgia" w:hAnsi="Georgia"/>
                <w:b/>
                <w:smallCaps/>
                <w:sz w:val="28"/>
              </w:rPr>
              <w:t>-Realschule</w:t>
            </w:r>
          </w:p>
        </w:tc>
        <w:tc>
          <w:tcPr>
            <w:tcW w:w="1832" w:type="dxa"/>
            <w:vAlign w:val="bottom"/>
          </w:tcPr>
          <w:p w14:paraId="63D86F51" w14:textId="6351AD7B" w:rsidR="007C6A3C" w:rsidRPr="00FC37D8" w:rsidRDefault="007C6A3C" w:rsidP="00DD649D">
            <w:pPr>
              <w:rPr>
                <w:rFonts w:ascii="Georgia" w:hAnsi="Georgia"/>
                <w:i/>
                <w:sz w:val="24"/>
                <w:szCs w:val="24"/>
              </w:rPr>
            </w:pPr>
            <w:r w:rsidRPr="00FC37D8">
              <w:rPr>
                <w:rFonts w:ascii="Georgia" w:hAnsi="Georgia"/>
                <w:i/>
                <w:smallCaps/>
                <w:sz w:val="24"/>
                <w:szCs w:val="24"/>
              </w:rPr>
              <w:t>M</w:t>
            </w:r>
            <w:r w:rsidR="009B4557" w:rsidRPr="00FC37D8">
              <w:rPr>
                <w:rFonts w:ascii="Georgia" w:hAnsi="Georgia"/>
                <w:i/>
                <w:smallCaps/>
                <w:sz w:val="24"/>
                <w:szCs w:val="24"/>
              </w:rPr>
              <w:t>ünchen</w:t>
            </w:r>
          </w:p>
        </w:tc>
      </w:tr>
      <w:tr w:rsidR="00DE782A" w:rsidRPr="00DC414F" w14:paraId="64D2BCC8" w14:textId="77777777" w:rsidTr="00E0290E">
        <w:trPr>
          <w:trHeight w:val="20"/>
        </w:trPr>
        <w:tc>
          <w:tcPr>
            <w:tcW w:w="2116" w:type="dxa"/>
            <w:vAlign w:val="bottom"/>
          </w:tcPr>
          <w:p w14:paraId="78A4EE7C" w14:textId="77777777" w:rsidR="00DE782A" w:rsidRPr="00DC414F" w:rsidRDefault="00DE782A" w:rsidP="00DD649D">
            <w:pPr>
              <w:rPr>
                <w:rFonts w:ascii="Georgia" w:hAnsi="Georgia"/>
              </w:rPr>
            </w:pPr>
          </w:p>
        </w:tc>
        <w:tc>
          <w:tcPr>
            <w:tcW w:w="5114" w:type="dxa"/>
            <w:gridSpan w:val="2"/>
            <w:vAlign w:val="bottom"/>
          </w:tcPr>
          <w:p w14:paraId="6A5E02A2" w14:textId="24ACD2A9" w:rsidR="00DE782A" w:rsidRPr="00DE782A" w:rsidRDefault="00721AD1" w:rsidP="00DD649D">
            <w:pPr>
              <w:rPr>
                <w:rFonts w:ascii="Georgia" w:hAnsi="Georgia"/>
                <w:smallCaps/>
              </w:rPr>
            </w:pPr>
            <w:r>
              <w:rPr>
                <w:rFonts w:ascii="Georgia" w:hAnsi="Georgia" w:cs="Georgia"/>
                <w:color w:val="000000"/>
              </w:rPr>
              <w:t>Mittlere Reife</w:t>
            </w:r>
          </w:p>
        </w:tc>
        <w:tc>
          <w:tcPr>
            <w:tcW w:w="1832" w:type="dxa"/>
            <w:vAlign w:val="bottom"/>
          </w:tcPr>
          <w:p w14:paraId="3397E256" w14:textId="77777777" w:rsidR="00DE782A" w:rsidRPr="00FC37D8" w:rsidRDefault="00DE782A" w:rsidP="00DD649D">
            <w:pPr>
              <w:rPr>
                <w:rFonts w:ascii="Georgia" w:hAnsi="Georgia"/>
                <w:i/>
                <w:smallCaps/>
                <w:sz w:val="24"/>
                <w:szCs w:val="24"/>
              </w:rPr>
            </w:pPr>
          </w:p>
        </w:tc>
      </w:tr>
      <w:tr w:rsidR="00C018E4" w:rsidRPr="00DC414F" w14:paraId="62632213" w14:textId="77777777" w:rsidTr="00E0290E">
        <w:trPr>
          <w:trHeight w:val="20"/>
        </w:trPr>
        <w:tc>
          <w:tcPr>
            <w:tcW w:w="2116" w:type="dxa"/>
            <w:vAlign w:val="bottom"/>
          </w:tcPr>
          <w:p w14:paraId="2B3E93FC" w14:textId="77777777" w:rsidR="007C6A3C" w:rsidRPr="00DC414F" w:rsidRDefault="007C6A3C" w:rsidP="00DD649D">
            <w:pPr>
              <w:rPr>
                <w:rFonts w:ascii="Georgia" w:hAnsi="Georgia"/>
              </w:rPr>
            </w:pPr>
          </w:p>
        </w:tc>
        <w:tc>
          <w:tcPr>
            <w:tcW w:w="5114" w:type="dxa"/>
            <w:gridSpan w:val="2"/>
            <w:vAlign w:val="bottom"/>
          </w:tcPr>
          <w:p w14:paraId="38C0E02D" w14:textId="77777777" w:rsidR="00161AFF" w:rsidRPr="00DC414F" w:rsidRDefault="00C20145" w:rsidP="00DE782A">
            <w:pPr>
              <w:pStyle w:val="Listenabsatz"/>
              <w:numPr>
                <w:ilvl w:val="0"/>
                <w:numId w:val="10"/>
              </w:numPr>
              <w:rPr>
                <w:rFonts w:ascii="Georgia" w:hAnsi="Georgia"/>
                <w:i/>
                <w:iCs/>
              </w:rPr>
            </w:pPr>
            <w:r w:rsidRPr="00DC414F">
              <w:rPr>
                <w:rFonts w:ascii="Georgia" w:hAnsi="Georgia"/>
                <w:i/>
                <w:iCs/>
              </w:rPr>
              <w:t>S</w:t>
            </w:r>
            <w:r w:rsidR="00EB063B" w:rsidRPr="00DC414F">
              <w:rPr>
                <w:rFonts w:ascii="Georgia" w:hAnsi="Georgia"/>
                <w:i/>
                <w:iCs/>
              </w:rPr>
              <w:t>chulsanitäter</w:t>
            </w:r>
          </w:p>
          <w:p w14:paraId="1ABFFA93" w14:textId="36FABAF0" w:rsidR="001867C1" w:rsidRPr="00DC414F" w:rsidRDefault="001867C1" w:rsidP="00DD649D">
            <w:pPr>
              <w:pStyle w:val="Listenabsatz"/>
              <w:numPr>
                <w:ilvl w:val="0"/>
                <w:numId w:val="9"/>
              </w:numPr>
              <w:rPr>
                <w:rFonts w:ascii="Georgia" w:hAnsi="Georgia"/>
                <w:i/>
                <w:iCs/>
              </w:rPr>
            </w:pPr>
            <w:r w:rsidRPr="00DC414F">
              <w:rPr>
                <w:rFonts w:ascii="Georgia" w:hAnsi="Georgia"/>
                <w:i/>
                <w:iCs/>
              </w:rPr>
              <w:t>Mitglied SMV</w:t>
            </w:r>
            <w:r w:rsidR="00BC61EF" w:rsidRPr="00DC414F">
              <w:rPr>
                <w:rFonts w:ascii="Georgia" w:hAnsi="Georgia"/>
                <w:i/>
                <w:iCs/>
              </w:rPr>
              <w:t xml:space="preserve"> </w:t>
            </w:r>
            <w:r w:rsidR="00E0290E">
              <w:rPr>
                <w:rFonts w:ascii="Georgia" w:hAnsi="Georgia"/>
                <w:i/>
                <w:iCs/>
              </w:rPr>
              <w:t>(Schüler mit Verantwortung)</w:t>
            </w:r>
          </w:p>
        </w:tc>
        <w:tc>
          <w:tcPr>
            <w:tcW w:w="1832" w:type="dxa"/>
            <w:vAlign w:val="bottom"/>
          </w:tcPr>
          <w:p w14:paraId="51FC9814" w14:textId="77777777" w:rsidR="007C6A3C" w:rsidRPr="00DC414F" w:rsidRDefault="007C6A3C" w:rsidP="00DD649D">
            <w:pPr>
              <w:rPr>
                <w:rFonts w:ascii="Georgia" w:hAnsi="Georgia"/>
              </w:rPr>
            </w:pPr>
          </w:p>
        </w:tc>
      </w:tr>
      <w:tr w:rsidR="002508C2" w:rsidRPr="00DC414F" w14:paraId="3A2665B3" w14:textId="77777777" w:rsidTr="003F3E6D">
        <w:tblPrEx>
          <w:tblW w:w="906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30" w:author="David Döbele" w:date="2023-01-03T19:21:00Z">
            <w:tblPrEx>
              <w:tblW w:w="906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rPr>
          <w:trHeight w:val="567"/>
          <w:trPrChange w:id="31" w:author="David Döbele" w:date="2023-01-03T19:21:00Z">
            <w:trPr>
              <w:trHeight w:val="397"/>
            </w:trPr>
          </w:trPrChange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  <w:tcPrChange w:id="32" w:author="David Döbele" w:date="2023-01-03T19:21:00Z">
              <w:tcPr>
                <w:tcW w:w="9062" w:type="dxa"/>
                <w:gridSpan w:val="4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239F87B8" w14:textId="77777777" w:rsidR="002508C2" w:rsidRPr="00DC414F" w:rsidRDefault="002508C2" w:rsidP="00DD649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DC414F"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C018E4" w:rsidRPr="00DC414F" w14:paraId="127C64E2" w14:textId="77777777" w:rsidTr="00E0290E">
        <w:trPr>
          <w:trHeight w:val="340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6E186548" w14:textId="63B9DB45" w:rsidR="007C6A3C" w:rsidRPr="00DC414F" w:rsidRDefault="00372F7B" w:rsidP="00DD649D">
            <w:pPr>
              <w:rPr>
                <w:rFonts w:ascii="Georgia" w:hAnsi="Georgia"/>
              </w:rPr>
            </w:pPr>
            <w:r w:rsidRPr="00DC414F">
              <w:rPr>
                <w:rFonts w:ascii="Georgia" w:hAnsi="Georgia" w:cs="Georgia"/>
                <w:color w:val="000000"/>
              </w:rPr>
              <w:t>0</w:t>
            </w:r>
            <w:r w:rsidR="00ED3F88" w:rsidRPr="00DC414F">
              <w:rPr>
                <w:rFonts w:ascii="Georgia" w:hAnsi="Georgia" w:cs="Georgia"/>
                <w:color w:val="000000"/>
              </w:rPr>
              <w:t>9</w:t>
            </w:r>
            <w:r w:rsidRPr="00DC414F">
              <w:rPr>
                <w:rFonts w:ascii="Georgia" w:hAnsi="Georgia" w:cs="Georgia"/>
                <w:color w:val="000000"/>
              </w:rPr>
              <w:t>/20</w:t>
            </w:r>
            <w:r w:rsidR="00ED3F88" w:rsidRPr="00DC414F">
              <w:rPr>
                <w:rFonts w:ascii="Georgia" w:hAnsi="Georgia" w:cs="Georgia"/>
                <w:color w:val="000000"/>
              </w:rPr>
              <w:t>21</w:t>
            </w:r>
            <w:r w:rsidRPr="00DC414F">
              <w:rPr>
                <w:rFonts w:ascii="Georgia" w:hAnsi="Georgia" w:cs="Georgia"/>
                <w:color w:val="000000"/>
              </w:rPr>
              <w:t xml:space="preserve"> </w:t>
            </w:r>
            <w:r w:rsidR="00814F18" w:rsidRPr="00DC414F">
              <w:rPr>
                <w:rFonts w:ascii="Georgia" w:hAnsi="Georgia" w:cs="Georgia"/>
                <w:color w:val="000000"/>
              </w:rPr>
              <w:t>–</w:t>
            </w:r>
            <w:r w:rsidRPr="00DC414F">
              <w:rPr>
                <w:rFonts w:ascii="Georgia" w:hAnsi="Georgia" w:cs="Georgia"/>
                <w:color w:val="000000"/>
              </w:rPr>
              <w:t xml:space="preserve"> 0</w:t>
            </w:r>
            <w:r w:rsidR="00B66A1B" w:rsidRPr="00DC414F">
              <w:rPr>
                <w:rFonts w:ascii="Georgia" w:hAnsi="Georgia" w:cs="Georgia"/>
                <w:color w:val="000000"/>
              </w:rPr>
              <w:t>1</w:t>
            </w:r>
            <w:r w:rsidRPr="00DC414F">
              <w:rPr>
                <w:rFonts w:ascii="Georgia" w:hAnsi="Georgia" w:cs="Georgia"/>
                <w:color w:val="000000"/>
              </w:rPr>
              <w:t>/20</w:t>
            </w:r>
            <w:r w:rsidR="00B66A1B" w:rsidRPr="00DC414F">
              <w:rPr>
                <w:rFonts w:ascii="Georgia" w:hAnsi="Georgia" w:cs="Georgia"/>
                <w:color w:val="000000"/>
              </w:rPr>
              <w:t>22</w:t>
            </w:r>
          </w:p>
        </w:tc>
        <w:tc>
          <w:tcPr>
            <w:tcW w:w="5114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1FA0F464" w:rsidR="007C6A3C" w:rsidRPr="00DC414F" w:rsidRDefault="00E2613E" w:rsidP="00DD649D">
            <w:pPr>
              <w:rPr>
                <w:rFonts w:ascii="Georgia" w:hAnsi="Georgia"/>
              </w:rPr>
            </w:pPr>
            <w:r w:rsidRPr="00DC414F">
              <w:rPr>
                <w:rFonts w:ascii="Georgia" w:hAnsi="Georgia"/>
                <w:b/>
                <w:smallCaps/>
                <w:sz w:val="28"/>
              </w:rPr>
              <w:t xml:space="preserve">Kanzlei </w:t>
            </w:r>
            <w:r w:rsidR="0061788D" w:rsidRPr="00DC414F">
              <w:rPr>
                <w:rFonts w:ascii="Georgia" w:hAnsi="Georgia"/>
                <w:b/>
                <w:smallCaps/>
                <w:sz w:val="28"/>
              </w:rPr>
              <w:t xml:space="preserve">Dr. </w:t>
            </w:r>
            <w:r w:rsidRPr="00DC414F">
              <w:rPr>
                <w:rFonts w:ascii="Georgia" w:hAnsi="Georgia"/>
                <w:b/>
                <w:smallCaps/>
                <w:sz w:val="28"/>
              </w:rPr>
              <w:t>Adam Ahmed</w:t>
            </w:r>
          </w:p>
        </w:tc>
        <w:tc>
          <w:tcPr>
            <w:tcW w:w="1832" w:type="dxa"/>
            <w:tcBorders>
              <w:top w:val="single" w:sz="4" w:space="0" w:color="auto"/>
            </w:tcBorders>
            <w:vAlign w:val="bottom"/>
          </w:tcPr>
          <w:p w14:paraId="4820196E" w14:textId="326C1040" w:rsidR="007C6A3C" w:rsidRPr="00FC37D8" w:rsidRDefault="00187711" w:rsidP="00DD649D">
            <w:pPr>
              <w:rPr>
                <w:rFonts w:ascii="Georgia" w:hAnsi="Georgia"/>
                <w:i/>
                <w:smallCaps/>
                <w:sz w:val="24"/>
                <w:szCs w:val="24"/>
              </w:rPr>
            </w:pPr>
            <w:r w:rsidRPr="00FC37D8">
              <w:rPr>
                <w:rFonts w:ascii="Georgia" w:hAnsi="Georgia"/>
                <w:i/>
                <w:smallCaps/>
                <w:sz w:val="24"/>
                <w:szCs w:val="24"/>
              </w:rPr>
              <w:t>München</w:t>
            </w:r>
          </w:p>
        </w:tc>
      </w:tr>
      <w:tr w:rsidR="00C018E4" w:rsidRPr="00DC414F" w14:paraId="335D84E9" w14:textId="77777777" w:rsidTr="00B73B40">
        <w:trPr>
          <w:trHeight w:val="20"/>
        </w:trPr>
        <w:tc>
          <w:tcPr>
            <w:tcW w:w="2116" w:type="dxa"/>
            <w:vAlign w:val="bottom"/>
          </w:tcPr>
          <w:p w14:paraId="4936F65C" w14:textId="77777777" w:rsidR="00372F7B" w:rsidRPr="00DC414F" w:rsidRDefault="00372F7B" w:rsidP="00DD649D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0475B997" w14:textId="7A69A4C3" w:rsidR="00372F7B" w:rsidRPr="00DC414F" w:rsidRDefault="00DB7520" w:rsidP="00DD649D">
            <w:pPr>
              <w:rPr>
                <w:rFonts w:ascii="Georgia" w:hAnsi="Georgia"/>
              </w:rPr>
            </w:pPr>
            <w:r w:rsidRPr="00DC414F">
              <w:rPr>
                <w:rFonts w:ascii="Georgia" w:hAnsi="Georgia"/>
              </w:rPr>
              <w:t xml:space="preserve">FOS </w:t>
            </w:r>
            <w:r w:rsidR="00372F7B" w:rsidRPr="00DC414F">
              <w:rPr>
                <w:rFonts w:ascii="Georgia" w:hAnsi="Georgia"/>
              </w:rPr>
              <w:t xml:space="preserve">Praktikum </w:t>
            </w:r>
            <w:r w:rsidR="00E2613E" w:rsidRPr="00DC414F">
              <w:rPr>
                <w:rFonts w:ascii="Georgia" w:hAnsi="Georgia"/>
              </w:rPr>
              <w:t xml:space="preserve">im </w:t>
            </w:r>
            <w:r w:rsidR="002B75C6">
              <w:rPr>
                <w:rFonts w:ascii="Georgia" w:hAnsi="Georgia"/>
              </w:rPr>
              <w:t>3-Wochen-</w:t>
            </w:r>
            <w:r w:rsidR="00594FDB" w:rsidRPr="00DC414F">
              <w:rPr>
                <w:rFonts w:ascii="Georgia" w:hAnsi="Georgia"/>
              </w:rPr>
              <w:t>Takt</w:t>
            </w:r>
          </w:p>
        </w:tc>
      </w:tr>
      <w:tr w:rsidR="00C018E4" w:rsidRPr="00DC414F" w14:paraId="54C3D64C" w14:textId="77777777" w:rsidTr="00B73B40">
        <w:trPr>
          <w:trHeight w:val="20"/>
        </w:trPr>
        <w:tc>
          <w:tcPr>
            <w:tcW w:w="2116" w:type="dxa"/>
            <w:vAlign w:val="bottom"/>
          </w:tcPr>
          <w:p w14:paraId="25C0BB2F" w14:textId="77777777" w:rsidR="00372F7B" w:rsidRPr="00DC414F" w:rsidRDefault="00372F7B" w:rsidP="00DD649D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0C22A434" w14:textId="77777777" w:rsidR="00372F7B" w:rsidRDefault="00F91221" w:rsidP="00DD649D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7B2921">
              <w:rPr>
                <w:rFonts w:ascii="Georgia" w:hAnsi="Georgia"/>
                <w:i/>
                <w:iCs/>
              </w:rPr>
              <w:t xml:space="preserve">Formulierung von Entwürfen </w:t>
            </w:r>
            <w:r w:rsidR="009C534C" w:rsidRPr="007B2921">
              <w:rPr>
                <w:rFonts w:ascii="Georgia" w:hAnsi="Georgia"/>
                <w:i/>
                <w:iCs/>
              </w:rPr>
              <w:t>für die Mandanten</w:t>
            </w:r>
            <w:r w:rsidR="00BF611E" w:rsidRPr="007B2921">
              <w:rPr>
                <w:rFonts w:ascii="Georgia" w:hAnsi="Georgia"/>
                <w:i/>
                <w:iCs/>
              </w:rPr>
              <w:t xml:space="preserve"> </w:t>
            </w:r>
          </w:p>
          <w:p w14:paraId="6DD9BA0F" w14:textId="1C1D40F2" w:rsidR="001D1948" w:rsidRPr="007B2921" w:rsidRDefault="001D1948" w:rsidP="00DD649D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>
              <w:rPr>
                <w:rFonts w:ascii="Georgia" w:hAnsi="Georgia"/>
                <w:i/>
                <w:iCs/>
              </w:rPr>
              <w:t>Besuch von Gerichtsterminen</w:t>
            </w:r>
          </w:p>
        </w:tc>
      </w:tr>
      <w:tr w:rsidR="002508C2" w:rsidRPr="00DC414F" w14:paraId="5905F916" w14:textId="77777777" w:rsidTr="003F3E6D">
        <w:tblPrEx>
          <w:tblW w:w="906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33" w:author="David Döbele" w:date="2023-01-03T19:21:00Z">
            <w:tblPrEx>
              <w:tblW w:w="906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rPr>
          <w:trHeight w:val="567"/>
          <w:trPrChange w:id="34" w:author="David Döbele" w:date="2023-01-03T19:21:00Z">
            <w:trPr>
              <w:trHeight w:val="397"/>
            </w:trPr>
          </w:trPrChange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  <w:tcPrChange w:id="35" w:author="David Döbele" w:date="2023-01-03T19:21:00Z">
              <w:tcPr>
                <w:tcW w:w="9062" w:type="dxa"/>
                <w:gridSpan w:val="4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7800FD65" w14:textId="77777777" w:rsidR="002508C2" w:rsidRPr="00DC414F" w:rsidRDefault="002508C2" w:rsidP="00DD649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DC414F">
              <w:rPr>
                <w:rFonts w:ascii="Georgia" w:hAnsi="Georgia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C018E4" w:rsidRPr="00DC414F" w14:paraId="2479FE1D" w14:textId="77777777" w:rsidTr="00E0290E">
        <w:trPr>
          <w:trHeight w:val="340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5531A253" w14:textId="7E3951FB" w:rsidR="007C6A3C" w:rsidRPr="00DC414F" w:rsidRDefault="00372F7B" w:rsidP="00DD649D">
            <w:pPr>
              <w:rPr>
                <w:rFonts w:ascii="Georgia" w:hAnsi="Georgia"/>
              </w:rPr>
            </w:pPr>
            <w:r w:rsidRPr="00DC414F">
              <w:rPr>
                <w:rFonts w:ascii="Georgia" w:hAnsi="Georgia" w:cs="Georgia"/>
                <w:color w:val="000000"/>
              </w:rPr>
              <w:t>10/20</w:t>
            </w:r>
            <w:r w:rsidR="008869EF" w:rsidRPr="00DC414F">
              <w:rPr>
                <w:rFonts w:ascii="Georgia" w:hAnsi="Georgia" w:cs="Georgia"/>
                <w:color w:val="000000"/>
              </w:rPr>
              <w:t>22</w:t>
            </w:r>
            <w:r w:rsidRPr="00DC414F">
              <w:rPr>
                <w:rFonts w:ascii="Georgia" w:hAnsi="Georgia" w:cs="Georgia"/>
                <w:color w:val="000000"/>
              </w:rPr>
              <w:t xml:space="preserve"> </w:t>
            </w:r>
            <w:r w:rsidR="00814F18" w:rsidRPr="00DC414F">
              <w:rPr>
                <w:rFonts w:ascii="Georgia" w:hAnsi="Georgia" w:cs="Georgia"/>
                <w:color w:val="000000"/>
              </w:rPr>
              <w:t>–</w:t>
            </w:r>
            <w:r w:rsidRPr="00DC414F">
              <w:rPr>
                <w:rFonts w:ascii="Georgia" w:hAnsi="Georgia" w:cs="Georgia"/>
                <w:color w:val="000000"/>
              </w:rPr>
              <w:t xml:space="preserve"> heute</w:t>
            </w:r>
            <w:r w:rsidR="00814F18" w:rsidRPr="00DC414F">
              <w:rPr>
                <w:rFonts w:ascii="Georgia" w:hAnsi="Georgia" w:cs="Georgia"/>
                <w:color w:val="000000"/>
              </w:rPr>
              <w:t xml:space="preserve"> </w:t>
            </w:r>
          </w:p>
        </w:tc>
        <w:tc>
          <w:tcPr>
            <w:tcW w:w="5114" w:type="dxa"/>
            <w:gridSpan w:val="2"/>
            <w:tcBorders>
              <w:top w:val="single" w:sz="4" w:space="0" w:color="auto"/>
            </w:tcBorders>
            <w:vAlign w:val="bottom"/>
          </w:tcPr>
          <w:p w14:paraId="6C2D221E" w14:textId="35922D26" w:rsidR="007C6A3C" w:rsidRPr="00DC414F" w:rsidRDefault="00A61408" w:rsidP="00DD649D">
            <w:pPr>
              <w:rPr>
                <w:rFonts w:ascii="Georgia" w:hAnsi="Georgia"/>
                <w:sz w:val="28"/>
              </w:rPr>
            </w:pPr>
            <w:r w:rsidRPr="00DC414F">
              <w:rPr>
                <w:rFonts w:ascii="Georgia" w:hAnsi="Georgia"/>
                <w:b/>
                <w:smallCaps/>
                <w:sz w:val="28"/>
              </w:rPr>
              <w:t xml:space="preserve">Akademischer Börsenzirkel </w:t>
            </w:r>
            <w:r w:rsidR="00E9191E" w:rsidRPr="00DC414F">
              <w:rPr>
                <w:rFonts w:ascii="Georgia" w:hAnsi="Georgia"/>
                <w:b/>
                <w:smallCaps/>
                <w:sz w:val="28"/>
              </w:rPr>
              <w:t>e.V.</w:t>
            </w:r>
            <w:r w:rsidR="00372F7B" w:rsidRPr="00DC414F">
              <w:rPr>
                <w:rFonts w:ascii="Georgia" w:hAnsi="Georgia"/>
                <w:b/>
                <w:smallCaps/>
                <w:sz w:val="28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</w:tcBorders>
            <w:vAlign w:val="bottom"/>
          </w:tcPr>
          <w:p w14:paraId="1A82BC2E" w14:textId="4C6A8466" w:rsidR="007C6A3C" w:rsidRPr="00F31815" w:rsidRDefault="007C6A3C" w:rsidP="00DD649D">
            <w:pPr>
              <w:rPr>
                <w:rFonts w:ascii="Georgia" w:hAnsi="Georgia"/>
                <w:i/>
                <w:smallCaps/>
                <w:sz w:val="24"/>
                <w:szCs w:val="24"/>
              </w:rPr>
            </w:pPr>
            <w:r w:rsidRPr="00F31815">
              <w:rPr>
                <w:rFonts w:ascii="Georgia" w:hAnsi="Georgia"/>
                <w:i/>
                <w:smallCaps/>
                <w:sz w:val="24"/>
                <w:szCs w:val="24"/>
              </w:rPr>
              <w:t>M</w:t>
            </w:r>
            <w:r w:rsidR="000B72D6" w:rsidRPr="00F31815">
              <w:rPr>
                <w:rFonts w:ascii="Georgia" w:hAnsi="Georgia"/>
                <w:i/>
                <w:smallCaps/>
                <w:sz w:val="24"/>
                <w:szCs w:val="24"/>
              </w:rPr>
              <w:t>ünchen</w:t>
            </w:r>
          </w:p>
        </w:tc>
      </w:tr>
      <w:tr w:rsidR="00C018E4" w:rsidRPr="00DC414F" w14:paraId="060CDF6F" w14:textId="77777777" w:rsidTr="00B73B40">
        <w:trPr>
          <w:trHeight w:val="20"/>
        </w:trPr>
        <w:tc>
          <w:tcPr>
            <w:tcW w:w="2116" w:type="dxa"/>
            <w:vAlign w:val="bottom"/>
          </w:tcPr>
          <w:p w14:paraId="77166A5C" w14:textId="77777777" w:rsidR="00372F7B" w:rsidRPr="00DC414F" w:rsidRDefault="00372F7B" w:rsidP="00DD649D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0F8896C6" w14:textId="730D9463" w:rsidR="00372F7B" w:rsidRPr="00DC414F" w:rsidRDefault="00372F7B" w:rsidP="00DD649D">
            <w:pPr>
              <w:rPr>
                <w:rFonts w:ascii="Georgia" w:hAnsi="Georgia"/>
              </w:rPr>
            </w:pPr>
            <w:r w:rsidRPr="00DC414F">
              <w:rPr>
                <w:rFonts w:ascii="Georgia" w:hAnsi="Georgia" w:cs="Georgia"/>
                <w:color w:val="000000"/>
              </w:rPr>
              <w:t>Mitglied de</w:t>
            </w:r>
            <w:r w:rsidR="00E9191E" w:rsidRPr="00DC414F">
              <w:rPr>
                <w:rFonts w:ascii="Georgia" w:hAnsi="Georgia" w:cs="Georgia"/>
                <w:color w:val="000000"/>
              </w:rPr>
              <w:t>s</w:t>
            </w:r>
            <w:r w:rsidRPr="00DC414F">
              <w:rPr>
                <w:rFonts w:ascii="Georgia" w:hAnsi="Georgia" w:cs="Georgia"/>
                <w:color w:val="000000"/>
              </w:rPr>
              <w:t xml:space="preserve"> </w:t>
            </w:r>
            <w:r w:rsidR="00E9191E" w:rsidRPr="00DC414F">
              <w:rPr>
                <w:rFonts w:ascii="Georgia" w:hAnsi="Georgia" w:cs="Georgia"/>
                <w:color w:val="000000"/>
              </w:rPr>
              <w:t>ABZ</w:t>
            </w:r>
          </w:p>
        </w:tc>
      </w:tr>
      <w:tr w:rsidR="00C018E4" w:rsidRPr="00DC414F" w14:paraId="0777D577" w14:textId="77777777" w:rsidTr="00B73B40">
        <w:trPr>
          <w:trHeight w:val="20"/>
        </w:trPr>
        <w:tc>
          <w:tcPr>
            <w:tcW w:w="2116" w:type="dxa"/>
            <w:vAlign w:val="bottom"/>
          </w:tcPr>
          <w:p w14:paraId="11E09FA5" w14:textId="77777777" w:rsidR="00723643" w:rsidRPr="00DC414F" w:rsidRDefault="00723643" w:rsidP="00DD649D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2DE5E099" w14:textId="77777777" w:rsidR="00723643" w:rsidRDefault="00B53AA1" w:rsidP="00DD649D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631E2F">
              <w:rPr>
                <w:rFonts w:ascii="Georgia" w:hAnsi="Georgia"/>
                <w:i/>
                <w:iCs/>
              </w:rPr>
              <w:t>Exkursion</w:t>
            </w:r>
            <w:r w:rsidR="00BB3101" w:rsidRPr="00631E2F">
              <w:rPr>
                <w:rFonts w:ascii="Georgia" w:hAnsi="Georgia"/>
                <w:i/>
                <w:iCs/>
              </w:rPr>
              <w:t>en und Austausch</w:t>
            </w:r>
            <w:r w:rsidR="00494996" w:rsidRPr="00631E2F">
              <w:rPr>
                <w:rFonts w:ascii="Georgia" w:hAnsi="Georgia"/>
                <w:i/>
                <w:iCs/>
              </w:rPr>
              <w:t xml:space="preserve"> </w:t>
            </w:r>
            <w:r w:rsidR="001C5451" w:rsidRPr="00631E2F">
              <w:rPr>
                <w:rFonts w:ascii="Georgia" w:hAnsi="Georgia"/>
                <w:i/>
                <w:iCs/>
              </w:rPr>
              <w:t xml:space="preserve">mit wirtschaftlich </w:t>
            </w:r>
            <w:r w:rsidR="009A6C0F" w:rsidRPr="00631E2F">
              <w:rPr>
                <w:rFonts w:ascii="Georgia" w:hAnsi="Georgia"/>
                <w:i/>
                <w:iCs/>
              </w:rPr>
              <w:t xml:space="preserve">interessierten Studierenden </w:t>
            </w:r>
          </w:p>
          <w:p w14:paraId="71593CA1" w14:textId="78023369" w:rsidR="008C21D2" w:rsidRPr="00631E2F" w:rsidRDefault="008C21D2" w:rsidP="00DD649D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DC414F">
              <w:rPr>
                <w:rFonts w:ascii="Georgia" w:hAnsi="Georgia" w:cs="Georgia"/>
                <w:i/>
                <w:iCs/>
                <w:color w:val="000000"/>
              </w:rPr>
              <w:t>Verbesserung von meinem Finanzwissen (Börsenführerschein)</w:t>
            </w:r>
          </w:p>
        </w:tc>
      </w:tr>
      <w:tr w:rsidR="00C018E4" w:rsidRPr="00DC414F" w14:paraId="793F0D84" w14:textId="77777777" w:rsidTr="00E0290E">
        <w:trPr>
          <w:trHeight w:val="340"/>
        </w:trPr>
        <w:tc>
          <w:tcPr>
            <w:tcW w:w="2116" w:type="dxa"/>
            <w:vAlign w:val="bottom"/>
          </w:tcPr>
          <w:p w14:paraId="1B86188B" w14:textId="593F4689" w:rsidR="00C018E4" w:rsidRPr="00DC414F" w:rsidRDefault="00963295" w:rsidP="00DD649D">
            <w:pPr>
              <w:rPr>
                <w:rFonts w:ascii="Georgia" w:hAnsi="Georgia"/>
              </w:rPr>
            </w:pPr>
            <w:r w:rsidRPr="00DC414F">
              <w:rPr>
                <w:rFonts w:ascii="Georgia" w:hAnsi="Georgia" w:cs="Georgia"/>
                <w:color w:val="000000"/>
              </w:rPr>
              <w:t>09</w:t>
            </w:r>
            <w:r w:rsidR="00C018E4" w:rsidRPr="00DC414F">
              <w:rPr>
                <w:rFonts w:ascii="Georgia" w:hAnsi="Georgia" w:cs="Georgia"/>
                <w:color w:val="000000"/>
              </w:rPr>
              <w:t>/20</w:t>
            </w:r>
            <w:r w:rsidRPr="00DC414F">
              <w:rPr>
                <w:rFonts w:ascii="Georgia" w:hAnsi="Georgia" w:cs="Georgia"/>
                <w:color w:val="000000"/>
              </w:rPr>
              <w:t>20</w:t>
            </w:r>
            <w:r w:rsidR="00C018E4" w:rsidRPr="00DC414F">
              <w:rPr>
                <w:rFonts w:ascii="Georgia" w:hAnsi="Georgia" w:cs="Georgia"/>
                <w:color w:val="000000"/>
              </w:rPr>
              <w:t xml:space="preserve"> </w:t>
            </w:r>
            <w:r w:rsidR="00814F18" w:rsidRPr="00DC414F">
              <w:rPr>
                <w:rFonts w:ascii="Georgia" w:hAnsi="Georgia" w:cs="Georgia"/>
                <w:color w:val="000000"/>
              </w:rPr>
              <w:t>–</w:t>
            </w:r>
            <w:r w:rsidR="00C018E4" w:rsidRPr="00DC414F">
              <w:rPr>
                <w:rFonts w:ascii="Georgia" w:hAnsi="Georgia" w:cs="Georgia"/>
                <w:color w:val="000000"/>
              </w:rPr>
              <w:t xml:space="preserve"> </w:t>
            </w:r>
            <w:r w:rsidRPr="00DC414F">
              <w:rPr>
                <w:rFonts w:ascii="Georgia" w:hAnsi="Georgia" w:cs="Georgia"/>
                <w:color w:val="000000"/>
              </w:rPr>
              <w:t>08</w:t>
            </w:r>
            <w:r w:rsidR="0033238C" w:rsidRPr="00DC414F">
              <w:rPr>
                <w:rFonts w:ascii="Georgia" w:hAnsi="Georgia" w:cs="Georgia"/>
                <w:color w:val="000000"/>
              </w:rPr>
              <w:t>/2021</w:t>
            </w:r>
            <w:r w:rsidR="00814F18" w:rsidRPr="00DC414F">
              <w:rPr>
                <w:rFonts w:ascii="Georgia" w:hAnsi="Georgia" w:cs="Georgia"/>
                <w:color w:val="000000"/>
              </w:rPr>
              <w:t xml:space="preserve"> </w:t>
            </w:r>
          </w:p>
        </w:tc>
        <w:tc>
          <w:tcPr>
            <w:tcW w:w="5114" w:type="dxa"/>
            <w:gridSpan w:val="2"/>
            <w:vAlign w:val="bottom"/>
          </w:tcPr>
          <w:p w14:paraId="63857C44" w14:textId="5F7DBE3E" w:rsidR="00C018E4" w:rsidRPr="00DC414F" w:rsidRDefault="00055251" w:rsidP="00DD649D">
            <w:pPr>
              <w:rPr>
                <w:rFonts w:ascii="Georgia" w:hAnsi="Georgia" w:cs="Georgia"/>
                <w:i/>
                <w:iCs/>
                <w:color w:val="000000"/>
              </w:rPr>
            </w:pPr>
            <w:r w:rsidRPr="00DC414F">
              <w:rPr>
                <w:rFonts w:ascii="Georgia" w:hAnsi="Georgia"/>
                <w:b/>
                <w:smallCaps/>
                <w:sz w:val="28"/>
              </w:rPr>
              <w:t>Schul</w:t>
            </w:r>
            <w:r w:rsidR="0062364F" w:rsidRPr="00DC414F">
              <w:rPr>
                <w:rFonts w:ascii="Georgia" w:hAnsi="Georgia"/>
                <w:b/>
                <w:smallCaps/>
                <w:sz w:val="28"/>
              </w:rPr>
              <w:t>Freunde Schwabing</w:t>
            </w:r>
            <w:r w:rsidR="00C018E4" w:rsidRPr="00DC414F">
              <w:rPr>
                <w:rFonts w:ascii="Georgia" w:hAnsi="Georgia"/>
                <w:b/>
                <w:smallCaps/>
                <w:sz w:val="28"/>
              </w:rPr>
              <w:t xml:space="preserve"> e.V.</w:t>
            </w:r>
          </w:p>
        </w:tc>
        <w:tc>
          <w:tcPr>
            <w:tcW w:w="1832" w:type="dxa"/>
            <w:vAlign w:val="bottom"/>
          </w:tcPr>
          <w:p w14:paraId="02686032" w14:textId="42C27B9A" w:rsidR="00C018E4" w:rsidRPr="00F31815" w:rsidRDefault="00C018E4" w:rsidP="00DD649D">
            <w:pPr>
              <w:rPr>
                <w:rFonts w:ascii="Georgia" w:hAnsi="Georgia" w:cs="Georgia"/>
                <w:i/>
                <w:color w:val="000000"/>
                <w:sz w:val="24"/>
                <w:szCs w:val="24"/>
              </w:rPr>
            </w:pPr>
            <w:r w:rsidRPr="00F31815">
              <w:rPr>
                <w:rFonts w:ascii="Georgia" w:hAnsi="Georgia"/>
                <w:i/>
                <w:smallCaps/>
                <w:sz w:val="24"/>
                <w:szCs w:val="24"/>
              </w:rPr>
              <w:t>M</w:t>
            </w:r>
            <w:r w:rsidR="00E87976" w:rsidRPr="00F31815">
              <w:rPr>
                <w:rFonts w:ascii="Georgia" w:hAnsi="Georgia"/>
                <w:i/>
                <w:smallCaps/>
                <w:sz w:val="24"/>
                <w:szCs w:val="24"/>
              </w:rPr>
              <w:t>ünchen</w:t>
            </w:r>
          </w:p>
        </w:tc>
      </w:tr>
      <w:tr w:rsidR="00C018E4" w:rsidRPr="00DC414F" w14:paraId="792A0086" w14:textId="77777777" w:rsidTr="00B73B40">
        <w:trPr>
          <w:trHeight w:val="20"/>
        </w:trPr>
        <w:tc>
          <w:tcPr>
            <w:tcW w:w="2116" w:type="dxa"/>
            <w:vAlign w:val="bottom"/>
          </w:tcPr>
          <w:p w14:paraId="0269F0F4" w14:textId="77777777" w:rsidR="00C018E4" w:rsidRPr="00DC414F" w:rsidRDefault="00C018E4" w:rsidP="00DD649D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354D7FBB" w14:textId="7D8A2EA3" w:rsidR="00C018E4" w:rsidRPr="008B149B" w:rsidRDefault="00963295" w:rsidP="00DD649D">
            <w:pPr>
              <w:rPr>
                <w:rFonts w:ascii="Georgia" w:hAnsi="Georgia" w:cs="Georgia"/>
                <w:color w:val="000000"/>
                <w:rPrChange w:id="36" w:author="David Döbele" w:date="2023-01-03T19:18:00Z">
                  <w:rPr>
                    <w:rFonts w:ascii="Georgia" w:hAnsi="Georgia" w:cs="Georgia"/>
                    <w:i/>
                    <w:iCs/>
                    <w:color w:val="000000"/>
                  </w:rPr>
                </w:rPrChange>
              </w:rPr>
            </w:pPr>
            <w:r w:rsidRPr="008B149B">
              <w:rPr>
                <w:rFonts w:ascii="Georgia" w:hAnsi="Georgia" w:cs="Georgia"/>
                <w:color w:val="000000"/>
                <w:rPrChange w:id="37" w:author="David Döbele" w:date="2023-01-03T19:18:00Z">
                  <w:rPr>
                    <w:rFonts w:ascii="Georgia" w:hAnsi="Georgia" w:cs="Georgia"/>
                    <w:i/>
                    <w:iCs/>
                    <w:color w:val="000000"/>
                  </w:rPr>
                </w:rPrChange>
              </w:rPr>
              <w:t>Freiwilliges Soziales Jahr in einem Hort</w:t>
            </w:r>
            <w:r w:rsidR="00CA11C9" w:rsidRPr="008B149B">
              <w:rPr>
                <w:rFonts w:ascii="Georgia" w:hAnsi="Georgia" w:cs="Georgia"/>
                <w:color w:val="000000"/>
                <w:rPrChange w:id="38" w:author="David Döbele" w:date="2023-01-03T19:18:00Z">
                  <w:rPr>
                    <w:rFonts w:ascii="Georgia" w:hAnsi="Georgia" w:cs="Georgia"/>
                    <w:i/>
                    <w:iCs/>
                    <w:color w:val="000000"/>
                  </w:rPr>
                </w:rPrChange>
              </w:rPr>
              <w:t xml:space="preserve"> </w:t>
            </w:r>
          </w:p>
        </w:tc>
      </w:tr>
      <w:tr w:rsidR="00C018E4" w:rsidRPr="00DC414F" w14:paraId="0610C49B" w14:textId="77777777" w:rsidTr="00B73B40">
        <w:trPr>
          <w:trHeight w:val="20"/>
        </w:trPr>
        <w:tc>
          <w:tcPr>
            <w:tcW w:w="2116" w:type="dxa"/>
            <w:vAlign w:val="bottom"/>
          </w:tcPr>
          <w:p w14:paraId="72DE6FB0" w14:textId="77777777" w:rsidR="00C018E4" w:rsidRPr="00DC414F" w:rsidRDefault="00C018E4" w:rsidP="00DD649D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0DC9850A" w14:textId="6D860581" w:rsidR="00C018E4" w:rsidRPr="00DC414F" w:rsidRDefault="0033238C" w:rsidP="00DD649D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DC414F">
              <w:rPr>
                <w:rFonts w:ascii="Georgia" w:hAnsi="Georgia" w:cs="Georgia"/>
                <w:i/>
                <w:iCs/>
                <w:color w:val="000000"/>
              </w:rPr>
              <w:t xml:space="preserve">Betreuung </w:t>
            </w:r>
            <w:r w:rsidR="008F5726" w:rsidRPr="00DC414F">
              <w:rPr>
                <w:rFonts w:ascii="Georgia" w:hAnsi="Georgia" w:cs="Georgia"/>
                <w:i/>
                <w:iCs/>
                <w:color w:val="000000"/>
              </w:rPr>
              <w:t>von</w:t>
            </w:r>
            <w:r w:rsidR="0099452D" w:rsidRPr="00DC414F">
              <w:rPr>
                <w:rFonts w:ascii="Georgia" w:hAnsi="Georgia" w:cs="Georgia"/>
                <w:i/>
                <w:iCs/>
                <w:color w:val="000000"/>
              </w:rPr>
              <w:t xml:space="preserve"> Kinder</w:t>
            </w:r>
            <w:r w:rsidR="008F5726" w:rsidRPr="00DC414F">
              <w:rPr>
                <w:rFonts w:ascii="Georgia" w:hAnsi="Georgia" w:cs="Georgia"/>
                <w:i/>
                <w:iCs/>
                <w:color w:val="000000"/>
              </w:rPr>
              <w:t>n</w:t>
            </w:r>
          </w:p>
          <w:p w14:paraId="13EB8B31" w14:textId="77777777" w:rsidR="0099452D" w:rsidRDefault="00C45C6C" w:rsidP="00DD649D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DC414F">
              <w:rPr>
                <w:rFonts w:ascii="Georgia" w:hAnsi="Georgia" w:cs="Georgia"/>
                <w:i/>
                <w:iCs/>
                <w:color w:val="000000"/>
              </w:rPr>
              <w:t xml:space="preserve">Unterstützung und </w:t>
            </w:r>
            <w:r w:rsidR="00817476" w:rsidRPr="00DC414F">
              <w:rPr>
                <w:rFonts w:ascii="Georgia" w:hAnsi="Georgia" w:cs="Georgia"/>
                <w:i/>
                <w:iCs/>
                <w:color w:val="000000"/>
              </w:rPr>
              <w:t>Verbesserung der Hausaufgaben</w:t>
            </w:r>
          </w:p>
          <w:p w14:paraId="5A6F976B" w14:textId="72C2FCCD" w:rsidR="00AA167D" w:rsidRPr="00DC414F" w:rsidRDefault="00AA167D" w:rsidP="00DD649D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 xml:space="preserve">Planung von Ausflügen </w:t>
            </w:r>
          </w:p>
        </w:tc>
      </w:tr>
      <w:tr w:rsidR="002508C2" w:rsidRPr="00DC414F" w14:paraId="482569A2" w14:textId="77777777" w:rsidTr="003F3E6D">
        <w:tblPrEx>
          <w:tblW w:w="906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39" w:author="David Döbele" w:date="2023-01-03T19:21:00Z">
            <w:tblPrEx>
              <w:tblW w:w="906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rPr>
          <w:trHeight w:val="567"/>
          <w:trPrChange w:id="40" w:author="David Döbele" w:date="2023-01-03T19:21:00Z">
            <w:trPr>
              <w:trHeight w:val="397"/>
            </w:trPr>
          </w:trPrChange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  <w:tcPrChange w:id="41" w:author="David Döbele" w:date="2023-01-03T19:21:00Z">
              <w:tcPr>
                <w:tcW w:w="9062" w:type="dxa"/>
                <w:gridSpan w:val="4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1CFA4492" w14:textId="77777777" w:rsidR="002508C2" w:rsidRPr="00DC414F" w:rsidRDefault="002508C2" w:rsidP="00DD649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DC414F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C018E4" w:rsidRPr="00DC414F" w14:paraId="2B257790" w14:textId="77777777" w:rsidTr="00D23897">
        <w:trPr>
          <w:trHeight w:val="56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17B1DEB2" w14:textId="77777777" w:rsidR="00723643" w:rsidRDefault="00723643" w:rsidP="00B12240">
            <w:pPr>
              <w:rPr>
                <w:rFonts w:ascii="Georgia" w:hAnsi="Georgia"/>
              </w:rPr>
            </w:pPr>
            <w:r w:rsidRPr="00DC414F">
              <w:rPr>
                <w:rFonts w:ascii="Georgia" w:hAnsi="Georgia"/>
              </w:rPr>
              <w:t>Sprachkenntnisse:</w:t>
            </w:r>
          </w:p>
          <w:p w14:paraId="15B2C431" w14:textId="220C69DC" w:rsidR="00B12240" w:rsidRPr="00DC414F" w:rsidRDefault="00B12240" w:rsidP="00B12240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4833CDA3" w:rsidR="00723643" w:rsidRPr="00631E2F" w:rsidRDefault="00F258E7" w:rsidP="00DD649D">
            <w:pPr>
              <w:rPr>
                <w:rFonts w:ascii="Georgia" w:hAnsi="Georgia"/>
                <w:i/>
                <w:iCs/>
              </w:rPr>
            </w:pPr>
            <w:r w:rsidRPr="00631E2F">
              <w:rPr>
                <w:rFonts w:ascii="Georgia" w:hAnsi="Georgia" w:cs="Georgia"/>
                <w:i/>
                <w:iCs/>
                <w:color w:val="000000"/>
              </w:rPr>
              <w:t>Deutsch (Muttersprache), Englisch (fließend), Französisch (</w:t>
            </w:r>
            <w:r w:rsidR="00E334EA" w:rsidRPr="00631E2F">
              <w:rPr>
                <w:rFonts w:ascii="Georgia" w:hAnsi="Georgia" w:cs="Georgia"/>
                <w:i/>
                <w:iCs/>
                <w:color w:val="000000"/>
              </w:rPr>
              <w:t>Grundkenntnisse</w:t>
            </w:r>
            <w:r w:rsidRPr="00631E2F">
              <w:rPr>
                <w:rFonts w:ascii="Georgia" w:hAnsi="Georgia" w:cs="Georgia"/>
                <w:i/>
                <w:iCs/>
                <w:color w:val="000000"/>
              </w:rPr>
              <w:t>)</w:t>
            </w:r>
            <w:r w:rsidR="000C2024" w:rsidRPr="00631E2F">
              <w:rPr>
                <w:rFonts w:ascii="Georgia" w:hAnsi="Georgia" w:cs="Georgia"/>
                <w:i/>
                <w:iCs/>
                <w:color w:val="000000"/>
              </w:rPr>
              <w:t>, Spanisch (Grundkenntnisse)</w:t>
            </w:r>
          </w:p>
        </w:tc>
      </w:tr>
      <w:tr w:rsidR="00C018E4" w:rsidRPr="008B149B" w14:paraId="45706C3F" w14:textId="77777777" w:rsidTr="00403B87">
        <w:tblPrEx>
          <w:tblW w:w="906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42" w:author="David Döbele" w:date="2023-01-03T19:20:00Z">
            <w:tblPrEx>
              <w:tblW w:w="906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rPr>
          <w:trHeight w:val="306"/>
          <w:trPrChange w:id="43" w:author="David Döbele" w:date="2023-01-03T19:20:00Z">
            <w:trPr>
              <w:trHeight w:val="20"/>
            </w:trPr>
          </w:trPrChange>
        </w:trPr>
        <w:tc>
          <w:tcPr>
            <w:tcW w:w="2116" w:type="dxa"/>
            <w:vAlign w:val="bottom"/>
            <w:tcPrChange w:id="44" w:author="David Döbele" w:date="2023-01-03T19:20:00Z">
              <w:tcPr>
                <w:tcW w:w="2116" w:type="dxa"/>
                <w:vAlign w:val="bottom"/>
              </w:tcPr>
            </w:tcPrChange>
          </w:tcPr>
          <w:p w14:paraId="57688BDA" w14:textId="77777777" w:rsidR="00723643" w:rsidRPr="00DC414F" w:rsidRDefault="00723643" w:rsidP="00DD649D">
            <w:pPr>
              <w:rPr>
                <w:rFonts w:ascii="Georgia" w:hAnsi="Georgia"/>
              </w:rPr>
            </w:pPr>
            <w:r w:rsidRPr="00DC414F">
              <w:rPr>
                <w:rFonts w:ascii="Georgia" w:hAnsi="Georgia"/>
              </w:rPr>
              <w:t>IT-Kenntnisse:</w:t>
            </w:r>
          </w:p>
        </w:tc>
        <w:tc>
          <w:tcPr>
            <w:tcW w:w="6946" w:type="dxa"/>
            <w:gridSpan w:val="3"/>
            <w:vAlign w:val="bottom"/>
            <w:tcPrChange w:id="45" w:author="David Döbele" w:date="2023-01-03T19:20:00Z">
              <w:tcPr>
                <w:tcW w:w="6946" w:type="dxa"/>
                <w:gridSpan w:val="3"/>
                <w:vAlign w:val="bottom"/>
              </w:tcPr>
            </w:tcPrChange>
          </w:tcPr>
          <w:p w14:paraId="60CA2168" w14:textId="64DA5AFA" w:rsidR="00723643" w:rsidRPr="00631E2F" w:rsidRDefault="00F258E7" w:rsidP="00DD649D">
            <w:pPr>
              <w:rPr>
                <w:rFonts w:ascii="Georgia" w:hAnsi="Georgia"/>
                <w:i/>
                <w:iCs/>
                <w:lang w:val="en-US"/>
              </w:rPr>
            </w:pPr>
            <w:r w:rsidRPr="00631E2F">
              <w:rPr>
                <w:rFonts w:ascii="Georgia" w:hAnsi="Georgia" w:cs="Georgia"/>
                <w:i/>
                <w:iCs/>
                <w:color w:val="000000"/>
                <w:lang w:val="en-US"/>
              </w:rPr>
              <w:t>Microsoft Office (Word, Excel, PowerPoint, Outlook)</w:t>
            </w:r>
            <w:del w:id="46" w:author="David Döbele" w:date="2023-01-03T19:21:00Z">
              <w:r w:rsidR="00B26FCD" w:rsidDel="003F3E6D">
                <w:rPr>
                  <w:rFonts w:ascii="Georgia" w:hAnsi="Georgia" w:cs="Georgia"/>
                  <w:i/>
                  <w:iCs/>
                  <w:color w:val="000000"/>
                  <w:lang w:val="en-US"/>
                </w:rPr>
                <w:delText>, RA-MICRO</w:delText>
              </w:r>
            </w:del>
          </w:p>
        </w:tc>
      </w:tr>
      <w:tr w:rsidR="00C018E4" w:rsidRPr="00DC414F" w14:paraId="70CB01B0" w14:textId="77777777" w:rsidTr="00403B87">
        <w:tblPrEx>
          <w:tblW w:w="906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47" w:author="David Döbele" w:date="2023-01-03T19:20:00Z">
            <w:tblPrEx>
              <w:tblW w:w="906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rPr>
          <w:trHeight w:val="850"/>
          <w:trPrChange w:id="48" w:author="David Döbele" w:date="2023-01-03T19:20:00Z">
            <w:trPr>
              <w:trHeight w:val="20"/>
            </w:trPr>
          </w:trPrChange>
        </w:trPr>
        <w:tc>
          <w:tcPr>
            <w:tcW w:w="2116" w:type="dxa"/>
            <w:vAlign w:val="bottom"/>
            <w:tcPrChange w:id="49" w:author="David Döbele" w:date="2023-01-03T19:20:00Z">
              <w:tcPr>
                <w:tcW w:w="2116" w:type="dxa"/>
                <w:vAlign w:val="bottom"/>
              </w:tcPr>
            </w:tcPrChange>
          </w:tcPr>
          <w:p w14:paraId="04F58216" w14:textId="778623D7" w:rsidR="00723643" w:rsidRPr="00DC414F" w:rsidRDefault="00723643" w:rsidP="00DD649D">
            <w:pPr>
              <w:rPr>
                <w:rFonts w:ascii="Georgia" w:hAnsi="Georgia"/>
              </w:rPr>
            </w:pPr>
            <w:r w:rsidRPr="00DC414F">
              <w:rPr>
                <w:rFonts w:ascii="Georgia" w:hAnsi="Georgia"/>
              </w:rPr>
              <w:t xml:space="preserve">Interessen: </w:t>
            </w:r>
            <w:r w:rsidR="00F258E7" w:rsidRPr="00DC414F">
              <w:rPr>
                <w:rFonts w:ascii="Georgia" w:hAnsi="Georgia"/>
              </w:rPr>
              <w:br/>
            </w:r>
            <w:r w:rsidR="00F258E7" w:rsidRPr="00DC414F">
              <w:rPr>
                <w:rFonts w:ascii="Georgia" w:hAnsi="Georgia"/>
              </w:rPr>
              <w:br/>
            </w:r>
          </w:p>
        </w:tc>
        <w:tc>
          <w:tcPr>
            <w:tcW w:w="6946" w:type="dxa"/>
            <w:gridSpan w:val="3"/>
            <w:vAlign w:val="bottom"/>
            <w:tcPrChange w:id="50" w:author="David Döbele" w:date="2023-01-03T19:20:00Z">
              <w:tcPr>
                <w:tcW w:w="6946" w:type="dxa"/>
                <w:gridSpan w:val="3"/>
                <w:vAlign w:val="bottom"/>
              </w:tcPr>
            </w:tcPrChange>
          </w:tcPr>
          <w:p w14:paraId="598C2742" w14:textId="689CBF47" w:rsidR="00723643" w:rsidRPr="00517045" w:rsidRDefault="007409FC" w:rsidP="00517045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i/>
                <w:iCs/>
                <w:color w:val="000000"/>
              </w:rPr>
            </w:pPr>
            <w:r w:rsidRPr="00631E2F">
              <w:rPr>
                <w:rFonts w:ascii="Georgia" w:hAnsi="Georgia" w:cs="Georgia"/>
                <w:i/>
                <w:iCs/>
                <w:color w:val="000000"/>
              </w:rPr>
              <w:t>Schach, Börse</w:t>
            </w:r>
            <w:r w:rsidR="004F5F05" w:rsidRPr="00631E2F">
              <w:rPr>
                <w:rFonts w:ascii="Georgia" w:hAnsi="Georgia" w:cs="Georgia"/>
                <w:i/>
                <w:iCs/>
                <w:color w:val="000000"/>
              </w:rPr>
              <w:t xml:space="preserve"> (Finanzliteratu</w:t>
            </w:r>
            <w:r w:rsidR="005F3E2D" w:rsidRPr="00631E2F">
              <w:rPr>
                <w:rFonts w:ascii="Georgia" w:hAnsi="Georgia" w:cs="Georgia"/>
                <w:i/>
                <w:iCs/>
                <w:color w:val="000000"/>
              </w:rPr>
              <w:t>r etc.)</w:t>
            </w:r>
            <w:r w:rsidRPr="00631E2F">
              <w:rPr>
                <w:rFonts w:ascii="Georgia" w:hAnsi="Georgia" w:cs="Georgia"/>
                <w:i/>
                <w:iCs/>
                <w:color w:val="000000"/>
              </w:rPr>
              <w:t>, Reisen</w:t>
            </w:r>
            <w:r w:rsidR="00974874" w:rsidRPr="00631E2F">
              <w:rPr>
                <w:rFonts w:ascii="Georgia" w:hAnsi="Georgia" w:cs="Georgia"/>
                <w:i/>
                <w:iCs/>
                <w:color w:val="000000"/>
              </w:rPr>
              <w:t>, Fußball</w:t>
            </w:r>
            <w:r w:rsidR="004A5EB7" w:rsidRPr="00631E2F">
              <w:rPr>
                <w:rFonts w:ascii="Georgia" w:hAnsi="Georgia" w:cs="Georgia"/>
                <w:i/>
                <w:iCs/>
                <w:color w:val="000000"/>
              </w:rPr>
              <w:t xml:space="preserve"> (Ehemaliges Mitglied in Fußballvereinen),</w:t>
            </w:r>
            <w:r w:rsidR="00974874" w:rsidRPr="00631E2F">
              <w:rPr>
                <w:rFonts w:ascii="Georgia" w:hAnsi="Georgia" w:cs="Georgia"/>
                <w:i/>
                <w:iCs/>
                <w:color w:val="000000"/>
              </w:rPr>
              <w:t xml:space="preserve"> Kampfsport</w:t>
            </w:r>
            <w:r w:rsidR="00F258E7" w:rsidRPr="00631E2F">
              <w:rPr>
                <w:rFonts w:ascii="Georgia" w:hAnsi="Georgia" w:cs="Georgia"/>
                <w:i/>
                <w:iCs/>
                <w:color w:val="000000"/>
              </w:rPr>
              <w:t xml:space="preserve"> (</w:t>
            </w:r>
            <w:r w:rsidR="00974874" w:rsidRPr="00631E2F">
              <w:rPr>
                <w:rFonts w:ascii="Georgia" w:hAnsi="Georgia" w:cs="Georgia"/>
                <w:i/>
                <w:iCs/>
                <w:color w:val="000000"/>
              </w:rPr>
              <w:t xml:space="preserve">Ehemaliges </w:t>
            </w:r>
            <w:r w:rsidR="00F258E7" w:rsidRPr="00631E2F">
              <w:rPr>
                <w:rFonts w:ascii="Georgia" w:hAnsi="Georgia" w:cs="Georgia"/>
                <w:i/>
                <w:iCs/>
                <w:color w:val="000000"/>
              </w:rPr>
              <w:t xml:space="preserve">Mitglied </w:t>
            </w:r>
            <w:r w:rsidR="00155D3B" w:rsidRPr="00631E2F">
              <w:rPr>
                <w:rFonts w:ascii="Georgia" w:hAnsi="Georgia" w:cs="Georgia"/>
                <w:i/>
                <w:iCs/>
                <w:color w:val="000000"/>
              </w:rPr>
              <w:t>im Boxverein)</w:t>
            </w:r>
          </w:p>
        </w:tc>
      </w:tr>
      <w:tr w:rsidR="00723643" w:rsidRPr="00DC414F" w14:paraId="7F47F9D1" w14:textId="77777777" w:rsidTr="00DD649D">
        <w:trPr>
          <w:trHeight w:val="964"/>
        </w:trPr>
        <w:tc>
          <w:tcPr>
            <w:tcW w:w="9062" w:type="dxa"/>
            <w:gridSpan w:val="4"/>
            <w:vAlign w:val="bottom"/>
          </w:tcPr>
          <w:p w14:paraId="370CC0AA" w14:textId="06F1B44C" w:rsidR="00723643" w:rsidRPr="00DC414F" w:rsidRDefault="00723643" w:rsidP="00DD649D">
            <w:pPr>
              <w:rPr>
                <w:rFonts w:ascii="Georgia" w:hAnsi="Georgia"/>
              </w:rPr>
            </w:pPr>
            <w:r w:rsidRPr="00DC414F">
              <w:rPr>
                <w:rFonts w:ascii="Georgia" w:hAnsi="Georgia"/>
              </w:rPr>
              <w:t>M</w:t>
            </w:r>
            <w:r w:rsidR="00C4581F" w:rsidRPr="00DC414F">
              <w:rPr>
                <w:rFonts w:ascii="Georgia" w:hAnsi="Georgia"/>
              </w:rPr>
              <w:t>ünchen</w:t>
            </w:r>
            <w:r w:rsidRPr="00DC414F">
              <w:rPr>
                <w:rFonts w:ascii="Georgia" w:hAnsi="Georgia"/>
              </w:rPr>
              <w:t xml:space="preserve">, </w:t>
            </w:r>
            <w:r w:rsidR="008037BA" w:rsidRPr="00DC414F">
              <w:rPr>
                <w:rFonts w:ascii="Georgia" w:hAnsi="Georgia"/>
              </w:rPr>
              <w:t>02</w:t>
            </w:r>
            <w:r w:rsidRPr="00DC414F">
              <w:rPr>
                <w:rFonts w:ascii="Georgia" w:hAnsi="Georgia"/>
              </w:rPr>
              <w:t>.</w:t>
            </w:r>
            <w:r w:rsidR="008037BA" w:rsidRPr="00DC414F">
              <w:rPr>
                <w:rFonts w:ascii="Georgia" w:hAnsi="Georgia"/>
              </w:rPr>
              <w:t>01</w:t>
            </w:r>
            <w:r w:rsidRPr="00DC414F">
              <w:rPr>
                <w:rFonts w:ascii="Georgia" w:hAnsi="Georgia"/>
              </w:rPr>
              <w:t>.20</w:t>
            </w:r>
            <w:r w:rsidR="00C4581F" w:rsidRPr="00DC414F">
              <w:rPr>
                <w:rFonts w:ascii="Georgia" w:hAnsi="Georgia"/>
              </w:rPr>
              <w:t>23</w:t>
            </w:r>
          </w:p>
        </w:tc>
      </w:tr>
    </w:tbl>
    <w:p w14:paraId="0747D2BF" w14:textId="486F9D9D" w:rsidR="00723643" w:rsidRPr="00DC414F" w:rsidRDefault="00723643">
      <w:pPr>
        <w:rPr>
          <w:rFonts w:ascii="Georgia" w:hAnsi="Georgia"/>
        </w:rPr>
      </w:pPr>
    </w:p>
    <w:sectPr w:rsidR="00723643" w:rsidRPr="00DC414F" w:rsidSect="00F54ADC">
      <w:pgSz w:w="11906" w:h="16838"/>
      <w:pgMar w:top="1418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88A407B"/>
    <w:multiLevelType w:val="hybridMultilevel"/>
    <w:tmpl w:val="67C695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73D68"/>
    <w:multiLevelType w:val="hybridMultilevel"/>
    <w:tmpl w:val="E6FE537E"/>
    <w:lvl w:ilvl="0" w:tplc="FFFFFFFF">
      <w:start w:val="1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054D59"/>
    <w:multiLevelType w:val="hybridMultilevel"/>
    <w:tmpl w:val="190A15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BA0067"/>
    <w:multiLevelType w:val="hybridMultilevel"/>
    <w:tmpl w:val="756E94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3892629">
    <w:abstractNumId w:val="5"/>
  </w:num>
  <w:num w:numId="2" w16cid:durableId="541291031">
    <w:abstractNumId w:val="6"/>
  </w:num>
  <w:num w:numId="3" w16cid:durableId="1683972303">
    <w:abstractNumId w:val="7"/>
  </w:num>
  <w:num w:numId="4" w16cid:durableId="1778328916">
    <w:abstractNumId w:val="0"/>
  </w:num>
  <w:num w:numId="5" w16cid:durableId="478301840">
    <w:abstractNumId w:val="1"/>
  </w:num>
  <w:num w:numId="6" w16cid:durableId="2068256576">
    <w:abstractNumId w:val="2"/>
  </w:num>
  <w:num w:numId="7" w16cid:durableId="1608536212">
    <w:abstractNumId w:val="4"/>
  </w:num>
  <w:num w:numId="8" w16cid:durableId="1358848355">
    <w:abstractNumId w:val="8"/>
  </w:num>
  <w:num w:numId="9" w16cid:durableId="682825781">
    <w:abstractNumId w:val="9"/>
  </w:num>
  <w:num w:numId="10" w16cid:durableId="87091953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5254"/>
    <w:rsid w:val="000340CE"/>
    <w:rsid w:val="00055251"/>
    <w:rsid w:val="00056046"/>
    <w:rsid w:val="00064643"/>
    <w:rsid w:val="00077797"/>
    <w:rsid w:val="00083ABF"/>
    <w:rsid w:val="000A1FDA"/>
    <w:rsid w:val="000B72D6"/>
    <w:rsid w:val="000C2024"/>
    <w:rsid w:val="000D1E57"/>
    <w:rsid w:val="000E463B"/>
    <w:rsid w:val="000F0CF9"/>
    <w:rsid w:val="000F74E1"/>
    <w:rsid w:val="00155D3B"/>
    <w:rsid w:val="00161AFF"/>
    <w:rsid w:val="00162A5A"/>
    <w:rsid w:val="0016518A"/>
    <w:rsid w:val="0016521E"/>
    <w:rsid w:val="00171750"/>
    <w:rsid w:val="0017765F"/>
    <w:rsid w:val="001806BB"/>
    <w:rsid w:val="00180A9A"/>
    <w:rsid w:val="001867C1"/>
    <w:rsid w:val="00187711"/>
    <w:rsid w:val="001A6865"/>
    <w:rsid w:val="001C5451"/>
    <w:rsid w:val="001C5522"/>
    <w:rsid w:val="001D1948"/>
    <w:rsid w:val="001D4DCD"/>
    <w:rsid w:val="002508C2"/>
    <w:rsid w:val="002654AC"/>
    <w:rsid w:val="00282DB0"/>
    <w:rsid w:val="002B1581"/>
    <w:rsid w:val="002B3164"/>
    <w:rsid w:val="002B6517"/>
    <w:rsid w:val="002B75C6"/>
    <w:rsid w:val="002D4516"/>
    <w:rsid w:val="00314B7A"/>
    <w:rsid w:val="0033238C"/>
    <w:rsid w:val="00354964"/>
    <w:rsid w:val="00362FD6"/>
    <w:rsid w:val="00372F7B"/>
    <w:rsid w:val="00377BAD"/>
    <w:rsid w:val="003879B5"/>
    <w:rsid w:val="003922B6"/>
    <w:rsid w:val="003A1318"/>
    <w:rsid w:val="003F3E6D"/>
    <w:rsid w:val="00403B87"/>
    <w:rsid w:val="00420FB2"/>
    <w:rsid w:val="00443668"/>
    <w:rsid w:val="00446C40"/>
    <w:rsid w:val="00450DC7"/>
    <w:rsid w:val="004646BE"/>
    <w:rsid w:val="004865D4"/>
    <w:rsid w:val="00493CB6"/>
    <w:rsid w:val="00494996"/>
    <w:rsid w:val="004A54BA"/>
    <w:rsid w:val="004A5EB7"/>
    <w:rsid w:val="004C7029"/>
    <w:rsid w:val="004D6B4B"/>
    <w:rsid w:val="004F5F05"/>
    <w:rsid w:val="00507EA7"/>
    <w:rsid w:val="00517045"/>
    <w:rsid w:val="00554649"/>
    <w:rsid w:val="00575836"/>
    <w:rsid w:val="00576E04"/>
    <w:rsid w:val="00581A82"/>
    <w:rsid w:val="005837D2"/>
    <w:rsid w:val="00594A7D"/>
    <w:rsid w:val="00594FDB"/>
    <w:rsid w:val="005A5062"/>
    <w:rsid w:val="005B0B5B"/>
    <w:rsid w:val="005B2D3B"/>
    <w:rsid w:val="005F3E2D"/>
    <w:rsid w:val="005F6080"/>
    <w:rsid w:val="00615902"/>
    <w:rsid w:val="0061788D"/>
    <w:rsid w:val="0062364F"/>
    <w:rsid w:val="00631487"/>
    <w:rsid w:val="00631E2F"/>
    <w:rsid w:val="00632D5A"/>
    <w:rsid w:val="00671F39"/>
    <w:rsid w:val="006865F6"/>
    <w:rsid w:val="006900C5"/>
    <w:rsid w:val="00693E09"/>
    <w:rsid w:val="006B7F78"/>
    <w:rsid w:val="006F7B7C"/>
    <w:rsid w:val="00713062"/>
    <w:rsid w:val="00721AD1"/>
    <w:rsid w:val="00723643"/>
    <w:rsid w:val="00733DA1"/>
    <w:rsid w:val="007373A3"/>
    <w:rsid w:val="007409FC"/>
    <w:rsid w:val="00763DCE"/>
    <w:rsid w:val="00785254"/>
    <w:rsid w:val="007857FE"/>
    <w:rsid w:val="007966F0"/>
    <w:rsid w:val="00796F8A"/>
    <w:rsid w:val="007B2921"/>
    <w:rsid w:val="007C550B"/>
    <w:rsid w:val="007C6A3C"/>
    <w:rsid w:val="008037BA"/>
    <w:rsid w:val="00814F18"/>
    <w:rsid w:val="00817476"/>
    <w:rsid w:val="00823B6F"/>
    <w:rsid w:val="008869EF"/>
    <w:rsid w:val="00887700"/>
    <w:rsid w:val="008877A4"/>
    <w:rsid w:val="008B0FC0"/>
    <w:rsid w:val="008B149B"/>
    <w:rsid w:val="008B51AF"/>
    <w:rsid w:val="008C21D2"/>
    <w:rsid w:val="008F5726"/>
    <w:rsid w:val="009016B4"/>
    <w:rsid w:val="00905F75"/>
    <w:rsid w:val="009176DD"/>
    <w:rsid w:val="0092704A"/>
    <w:rsid w:val="00951FF0"/>
    <w:rsid w:val="00963295"/>
    <w:rsid w:val="00974874"/>
    <w:rsid w:val="0099452D"/>
    <w:rsid w:val="009A6C0F"/>
    <w:rsid w:val="009B4557"/>
    <w:rsid w:val="009C534C"/>
    <w:rsid w:val="009F14F3"/>
    <w:rsid w:val="009F2B41"/>
    <w:rsid w:val="00A61408"/>
    <w:rsid w:val="00A62A2F"/>
    <w:rsid w:val="00A96745"/>
    <w:rsid w:val="00AA167D"/>
    <w:rsid w:val="00AB2A5A"/>
    <w:rsid w:val="00AF14F9"/>
    <w:rsid w:val="00B109B5"/>
    <w:rsid w:val="00B12240"/>
    <w:rsid w:val="00B14EF4"/>
    <w:rsid w:val="00B26FCD"/>
    <w:rsid w:val="00B359DB"/>
    <w:rsid w:val="00B41591"/>
    <w:rsid w:val="00B424DD"/>
    <w:rsid w:val="00B5178D"/>
    <w:rsid w:val="00B53AA1"/>
    <w:rsid w:val="00B65D77"/>
    <w:rsid w:val="00B66A1B"/>
    <w:rsid w:val="00B73B40"/>
    <w:rsid w:val="00B90595"/>
    <w:rsid w:val="00B944F7"/>
    <w:rsid w:val="00BB3101"/>
    <w:rsid w:val="00BC61EF"/>
    <w:rsid w:val="00BD0BD6"/>
    <w:rsid w:val="00BD640A"/>
    <w:rsid w:val="00BF458A"/>
    <w:rsid w:val="00BF611E"/>
    <w:rsid w:val="00C018E4"/>
    <w:rsid w:val="00C066FA"/>
    <w:rsid w:val="00C20145"/>
    <w:rsid w:val="00C252A3"/>
    <w:rsid w:val="00C31366"/>
    <w:rsid w:val="00C4581F"/>
    <w:rsid w:val="00C45C6C"/>
    <w:rsid w:val="00C90AD1"/>
    <w:rsid w:val="00CA11C9"/>
    <w:rsid w:val="00CA5A04"/>
    <w:rsid w:val="00CE4943"/>
    <w:rsid w:val="00CF31EE"/>
    <w:rsid w:val="00D05F8A"/>
    <w:rsid w:val="00D10083"/>
    <w:rsid w:val="00D23897"/>
    <w:rsid w:val="00D47518"/>
    <w:rsid w:val="00D7144B"/>
    <w:rsid w:val="00D768B2"/>
    <w:rsid w:val="00D933EC"/>
    <w:rsid w:val="00DB7520"/>
    <w:rsid w:val="00DC1586"/>
    <w:rsid w:val="00DC414F"/>
    <w:rsid w:val="00DD0432"/>
    <w:rsid w:val="00DD649D"/>
    <w:rsid w:val="00DE782A"/>
    <w:rsid w:val="00E0290E"/>
    <w:rsid w:val="00E0337D"/>
    <w:rsid w:val="00E07916"/>
    <w:rsid w:val="00E2613E"/>
    <w:rsid w:val="00E334EA"/>
    <w:rsid w:val="00E3631D"/>
    <w:rsid w:val="00E431ED"/>
    <w:rsid w:val="00E64FF5"/>
    <w:rsid w:val="00E70431"/>
    <w:rsid w:val="00E87976"/>
    <w:rsid w:val="00E9191E"/>
    <w:rsid w:val="00EB063B"/>
    <w:rsid w:val="00EB5816"/>
    <w:rsid w:val="00ED3F88"/>
    <w:rsid w:val="00EE3090"/>
    <w:rsid w:val="00F11BEF"/>
    <w:rsid w:val="00F12030"/>
    <w:rsid w:val="00F258E7"/>
    <w:rsid w:val="00F31815"/>
    <w:rsid w:val="00F54ADC"/>
    <w:rsid w:val="00F80053"/>
    <w:rsid w:val="00F91221"/>
    <w:rsid w:val="00F914FE"/>
    <w:rsid w:val="00F94CB0"/>
    <w:rsid w:val="00FA02C7"/>
    <w:rsid w:val="00FA45B0"/>
    <w:rsid w:val="00FB0152"/>
    <w:rsid w:val="00FB5872"/>
    <w:rsid w:val="00FC37D8"/>
    <w:rsid w:val="00FC3D7B"/>
    <w:rsid w:val="00FE159E"/>
    <w:rsid w:val="00FF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docId w15:val="{A082F6A8-EDA3-E342-84B4-06DB55A7E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customStyle="1" w:styleId="Erwhnung1">
    <w:name w:val="Erwähnung1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styleId="berarbeitung">
    <w:name w:val="Revision"/>
    <w:hidden/>
    <w:uiPriority w:val="99"/>
    <w:semiHidden/>
    <w:rsid w:val="008B149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2EFFDAF-E339-45E1-8861-1DAF20FB9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7</cp:revision>
  <dcterms:created xsi:type="dcterms:W3CDTF">2023-01-02T20:34:00Z</dcterms:created>
  <dcterms:modified xsi:type="dcterms:W3CDTF">2023-01-03T18:21:00Z</dcterms:modified>
</cp:coreProperties>
</file>