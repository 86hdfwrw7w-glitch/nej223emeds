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3369D3E5" w:rsidR="006D2592" w:rsidRPr="00041538" w:rsidRDefault="0049793D" w:rsidP="00041538">
      <w:pPr>
        <w:spacing w:after="0" w:line="240" w:lineRule="auto"/>
        <w:ind w:left="-284" w:right="-540"/>
        <w:jc w:val="right"/>
        <w:rPr>
          <w:rFonts w:ascii="Georgia" w:hAnsi="Georgia" w:cs="Times New Roman"/>
          <w:sz w:val="20"/>
          <w:szCs w:val="21"/>
        </w:rPr>
      </w:pPr>
      <w:r w:rsidRPr="00041538">
        <w:rPr>
          <w:rFonts w:ascii="Georgia" w:hAnsi="Georgia" w:cs="Times New Roman"/>
          <w:sz w:val="20"/>
          <w:szCs w:val="21"/>
        </w:rPr>
        <w:t xml:space="preserve">Johannes </w:t>
      </w:r>
      <w:proofErr w:type="spellStart"/>
      <w:r w:rsidRPr="00041538">
        <w:rPr>
          <w:rFonts w:ascii="Georgia" w:hAnsi="Georgia" w:cs="Times New Roman"/>
          <w:sz w:val="20"/>
          <w:szCs w:val="21"/>
        </w:rPr>
        <w:t>Püttmann</w:t>
      </w:r>
      <w:proofErr w:type="spellEnd"/>
    </w:p>
    <w:p w14:paraId="2458A2A0" w14:textId="6696EADF" w:rsidR="00857C6F" w:rsidRPr="00041538" w:rsidRDefault="0049793D" w:rsidP="00041538">
      <w:pPr>
        <w:spacing w:after="0" w:line="240" w:lineRule="auto"/>
        <w:ind w:left="-284" w:right="-540"/>
        <w:jc w:val="right"/>
        <w:rPr>
          <w:rFonts w:ascii="Georgia" w:hAnsi="Georgia" w:cs="Times New Roman"/>
          <w:sz w:val="20"/>
          <w:szCs w:val="21"/>
        </w:rPr>
      </w:pPr>
      <w:proofErr w:type="spellStart"/>
      <w:r w:rsidRPr="00041538">
        <w:rPr>
          <w:rFonts w:ascii="Georgia" w:hAnsi="Georgia" w:cs="Times New Roman"/>
          <w:sz w:val="20"/>
          <w:szCs w:val="21"/>
        </w:rPr>
        <w:t>Neubukower</w:t>
      </w:r>
      <w:proofErr w:type="spellEnd"/>
      <w:r w:rsidRPr="00041538">
        <w:rPr>
          <w:rFonts w:ascii="Georgia" w:hAnsi="Georgia" w:cs="Times New Roman"/>
          <w:sz w:val="20"/>
          <w:szCs w:val="21"/>
        </w:rPr>
        <w:t xml:space="preserve"> Str. 25</w:t>
      </w:r>
    </w:p>
    <w:p w14:paraId="451AEE20" w14:textId="750CCACE" w:rsidR="00857C6F" w:rsidRPr="00041538" w:rsidRDefault="0049793D" w:rsidP="00041538">
      <w:pPr>
        <w:spacing w:after="0" w:line="240" w:lineRule="auto"/>
        <w:ind w:left="-284" w:right="-540"/>
        <w:jc w:val="right"/>
        <w:rPr>
          <w:rFonts w:ascii="Georgia" w:hAnsi="Georgia" w:cs="Times New Roman"/>
          <w:sz w:val="20"/>
          <w:szCs w:val="21"/>
        </w:rPr>
      </w:pPr>
      <w:r w:rsidRPr="00041538">
        <w:rPr>
          <w:rFonts w:ascii="Georgia" w:hAnsi="Georgia" w:cs="Times New Roman"/>
          <w:sz w:val="20"/>
          <w:szCs w:val="21"/>
        </w:rPr>
        <w:t>48565 Steinfurt</w:t>
      </w:r>
    </w:p>
    <w:p w14:paraId="12BA391A" w14:textId="0D6E5B20" w:rsidR="006A7895" w:rsidRPr="00041538" w:rsidRDefault="006A7895" w:rsidP="00041538">
      <w:pPr>
        <w:spacing w:after="0" w:line="240" w:lineRule="auto"/>
        <w:ind w:left="-284" w:right="-540"/>
        <w:jc w:val="right"/>
        <w:rPr>
          <w:rFonts w:ascii="Georgia" w:hAnsi="Georgia" w:cs="Times New Roman"/>
          <w:sz w:val="20"/>
          <w:szCs w:val="21"/>
        </w:rPr>
      </w:pPr>
      <w:r w:rsidRPr="00041538">
        <w:rPr>
          <w:rFonts w:ascii="Georgia" w:hAnsi="Georgia" w:cs="Times New Roman"/>
          <w:sz w:val="20"/>
          <w:szCs w:val="21"/>
        </w:rPr>
        <w:t xml:space="preserve">E-Mail: </w:t>
      </w:r>
      <w:r w:rsidR="0049793D" w:rsidRPr="00041538">
        <w:rPr>
          <w:rFonts w:ascii="Georgia" w:hAnsi="Georgia" w:cs="Georgia"/>
          <w:color w:val="000000"/>
          <w:sz w:val="20"/>
          <w:szCs w:val="21"/>
        </w:rPr>
        <w:t>joh.puettmann@gmx.de</w:t>
      </w:r>
    </w:p>
    <w:p w14:paraId="2E7278C7" w14:textId="53AC4F45" w:rsidR="00F74175" w:rsidRPr="00C82AF9" w:rsidRDefault="006A7895" w:rsidP="00041538">
      <w:pPr>
        <w:spacing w:after="0"/>
        <w:ind w:left="-284" w:right="-540"/>
        <w:jc w:val="right"/>
        <w:rPr>
          <w:rFonts w:ascii="Georgia" w:hAnsi="Georgia" w:cs="Georgia"/>
          <w:color w:val="000000"/>
          <w:sz w:val="20"/>
          <w:szCs w:val="21"/>
          <w:rPrChange w:id="0" w:author="David Döbele" w:date="2022-01-11T19:05:00Z">
            <w:rPr>
              <w:rFonts w:ascii="Georgia" w:hAnsi="Georgia" w:cs="Georgia"/>
              <w:color w:val="000000"/>
              <w:sz w:val="20"/>
              <w:szCs w:val="21"/>
              <w:lang w:val="en-US"/>
            </w:rPr>
          </w:rPrChange>
        </w:rPr>
      </w:pPr>
      <w:r w:rsidRPr="00C82AF9">
        <w:rPr>
          <w:rFonts w:ascii="Georgia" w:hAnsi="Georgia" w:cs="Times New Roman"/>
          <w:sz w:val="20"/>
          <w:szCs w:val="21"/>
          <w:rPrChange w:id="1" w:author="David Döbele" w:date="2022-01-11T19:05:00Z">
            <w:rPr>
              <w:rFonts w:ascii="Georgia" w:hAnsi="Georgia" w:cs="Times New Roman"/>
              <w:sz w:val="20"/>
              <w:szCs w:val="21"/>
              <w:lang w:val="en-US"/>
            </w:rPr>
          </w:rPrChange>
        </w:rPr>
        <w:t xml:space="preserve">Mobil: </w:t>
      </w:r>
      <w:r w:rsidR="006D2592" w:rsidRPr="00C82AF9">
        <w:rPr>
          <w:rFonts w:ascii="Georgia" w:hAnsi="Georgia" w:cs="Georgia"/>
          <w:color w:val="000000"/>
          <w:sz w:val="20"/>
          <w:szCs w:val="21"/>
          <w:rPrChange w:id="2" w:author="David Döbele" w:date="2022-01-11T19:05:00Z">
            <w:rPr>
              <w:rFonts w:ascii="Georgia" w:hAnsi="Georgia" w:cs="Georgia"/>
              <w:color w:val="000000"/>
              <w:sz w:val="20"/>
              <w:szCs w:val="21"/>
              <w:lang w:val="en-US"/>
            </w:rPr>
          </w:rPrChange>
        </w:rPr>
        <w:t>+</w:t>
      </w:r>
      <w:r w:rsidR="0049793D" w:rsidRPr="00C82AF9">
        <w:rPr>
          <w:rFonts w:ascii="Georgia" w:hAnsi="Georgia" w:cs="Georgia"/>
          <w:color w:val="000000"/>
          <w:sz w:val="20"/>
          <w:szCs w:val="21"/>
          <w:rPrChange w:id="3" w:author="David Döbele" w:date="2022-01-11T19:05:00Z">
            <w:rPr>
              <w:rFonts w:ascii="Georgia" w:hAnsi="Georgia" w:cs="Georgia"/>
              <w:color w:val="000000"/>
              <w:sz w:val="20"/>
              <w:szCs w:val="21"/>
              <w:lang w:val="en-US"/>
            </w:rPr>
          </w:rPrChange>
        </w:rPr>
        <w:t>49 15146160393</w:t>
      </w:r>
    </w:p>
    <w:p w14:paraId="4FFA7063" w14:textId="0FF235B5" w:rsidR="00F74175" w:rsidRPr="00ED34F9" w:rsidRDefault="00ED34F9" w:rsidP="00041538">
      <w:pPr>
        <w:spacing w:after="0"/>
        <w:ind w:left="-284" w:right="-540"/>
        <w:rPr>
          <w:rFonts w:ascii="Georgia" w:hAnsi="Georgia" w:cs="Georgia"/>
          <w:color w:val="000000"/>
          <w:sz w:val="20"/>
          <w:szCs w:val="21"/>
        </w:rPr>
      </w:pPr>
      <w:proofErr w:type="spellStart"/>
      <w:r w:rsidRPr="00ED34F9">
        <w:rPr>
          <w:rFonts w:ascii="Georgia" w:hAnsi="Georgia" w:cs="Georgia"/>
          <w:color w:val="000000"/>
          <w:sz w:val="20"/>
          <w:szCs w:val="21"/>
        </w:rPr>
        <w:t>Covendit</w:t>
      </w:r>
      <w:proofErr w:type="spellEnd"/>
      <w:r w:rsidRPr="00ED34F9">
        <w:rPr>
          <w:rFonts w:ascii="Georgia" w:hAnsi="Georgia" w:cs="Georgia"/>
          <w:color w:val="000000"/>
          <w:sz w:val="20"/>
          <w:szCs w:val="21"/>
        </w:rPr>
        <w:t xml:space="preserve"> GmbH</w:t>
      </w:r>
    </w:p>
    <w:p w14:paraId="2B175EBC" w14:textId="5AFC04D7" w:rsidR="00943C04" w:rsidRPr="00041538" w:rsidRDefault="00ED34F9" w:rsidP="00041538">
      <w:pPr>
        <w:spacing w:after="0"/>
        <w:ind w:left="-284" w:right="-540"/>
        <w:rPr>
          <w:rFonts w:ascii="Georgia" w:hAnsi="Georgia" w:cs="Georgia"/>
          <w:color w:val="000000"/>
          <w:sz w:val="20"/>
          <w:szCs w:val="21"/>
        </w:rPr>
      </w:pPr>
      <w:r>
        <w:rPr>
          <w:rFonts w:ascii="Georgia" w:hAnsi="Georgia" w:cs="Georgia"/>
          <w:color w:val="000000"/>
          <w:sz w:val="20"/>
          <w:szCs w:val="21"/>
        </w:rPr>
        <w:t>Walther-von-</w:t>
      </w:r>
      <w:proofErr w:type="spellStart"/>
      <w:r>
        <w:rPr>
          <w:rFonts w:ascii="Georgia" w:hAnsi="Georgia" w:cs="Georgia"/>
          <w:color w:val="000000"/>
          <w:sz w:val="20"/>
          <w:szCs w:val="21"/>
        </w:rPr>
        <w:t>Cronberg</w:t>
      </w:r>
      <w:proofErr w:type="spellEnd"/>
      <w:r>
        <w:rPr>
          <w:rFonts w:ascii="Georgia" w:hAnsi="Georgia" w:cs="Georgia"/>
          <w:color w:val="000000"/>
          <w:sz w:val="20"/>
          <w:szCs w:val="21"/>
        </w:rPr>
        <w:t>-Platz 13</w:t>
      </w:r>
    </w:p>
    <w:p w14:paraId="096C8AF5" w14:textId="1A4823CA" w:rsidR="00647413" w:rsidRPr="00041538" w:rsidRDefault="00ED34F9" w:rsidP="00041538">
      <w:pPr>
        <w:spacing w:after="0"/>
        <w:ind w:left="-284" w:right="-540"/>
        <w:rPr>
          <w:rFonts w:ascii="Georgia" w:hAnsi="Georgia"/>
          <w:sz w:val="20"/>
          <w:szCs w:val="21"/>
        </w:rPr>
      </w:pPr>
      <w:r>
        <w:rPr>
          <w:rFonts w:ascii="Georgia" w:hAnsi="Georgia"/>
          <w:sz w:val="20"/>
          <w:szCs w:val="21"/>
        </w:rPr>
        <w:t>60594 Frankfurt am Main</w:t>
      </w:r>
    </w:p>
    <w:p w14:paraId="155B6E2E" w14:textId="55C892EC" w:rsidR="006A7895" w:rsidRPr="00041538" w:rsidRDefault="0049793D" w:rsidP="00041538">
      <w:pPr>
        <w:spacing w:after="0"/>
        <w:ind w:left="-284" w:right="-540"/>
        <w:jc w:val="right"/>
        <w:rPr>
          <w:rFonts w:ascii="Georgia" w:hAnsi="Georgia" w:cs="Times New Roman"/>
          <w:sz w:val="20"/>
          <w:szCs w:val="21"/>
        </w:rPr>
      </w:pPr>
      <w:r w:rsidRPr="00041538">
        <w:rPr>
          <w:rFonts w:ascii="Georgia" w:hAnsi="Georgia" w:cs="Times New Roman"/>
          <w:sz w:val="20"/>
          <w:szCs w:val="21"/>
        </w:rPr>
        <w:t>Steinfurt</w:t>
      </w:r>
      <w:r w:rsidR="002D594E" w:rsidRPr="00041538">
        <w:rPr>
          <w:rFonts w:ascii="Georgia" w:hAnsi="Georgia" w:cs="Times New Roman"/>
          <w:sz w:val="20"/>
          <w:szCs w:val="21"/>
        </w:rPr>
        <w:t xml:space="preserve">, </w:t>
      </w:r>
      <w:r w:rsidR="00851FA3">
        <w:rPr>
          <w:rFonts w:ascii="Georgia" w:hAnsi="Georgia" w:cs="Times New Roman"/>
          <w:sz w:val="20"/>
          <w:szCs w:val="21"/>
        </w:rPr>
        <w:t>11</w:t>
      </w:r>
      <w:r w:rsidR="002D594E" w:rsidRPr="00041538">
        <w:rPr>
          <w:rFonts w:ascii="Georgia" w:hAnsi="Georgia" w:cs="Times New Roman"/>
          <w:sz w:val="20"/>
          <w:szCs w:val="21"/>
        </w:rPr>
        <w:t>.</w:t>
      </w:r>
      <w:r w:rsidR="001D7521">
        <w:rPr>
          <w:rFonts w:ascii="Georgia" w:hAnsi="Georgia" w:cs="Times New Roman"/>
          <w:sz w:val="20"/>
          <w:szCs w:val="21"/>
        </w:rPr>
        <w:t>01</w:t>
      </w:r>
      <w:r w:rsidR="006A7895" w:rsidRPr="00041538">
        <w:rPr>
          <w:rFonts w:ascii="Georgia" w:hAnsi="Georgia" w:cs="Times New Roman"/>
          <w:sz w:val="20"/>
          <w:szCs w:val="21"/>
        </w:rPr>
        <w:t>.</w:t>
      </w:r>
      <w:r w:rsidR="001D7521">
        <w:rPr>
          <w:rFonts w:ascii="Georgia" w:hAnsi="Georgia" w:cs="Times New Roman"/>
          <w:sz w:val="20"/>
          <w:szCs w:val="21"/>
        </w:rPr>
        <w:t>222</w:t>
      </w:r>
    </w:p>
    <w:p w14:paraId="0731715D" w14:textId="77777777" w:rsidR="001E0088" w:rsidRPr="00041538" w:rsidRDefault="001E0088" w:rsidP="00041538">
      <w:pPr>
        <w:spacing w:after="0"/>
        <w:ind w:left="-284" w:right="-540"/>
        <w:jc w:val="right"/>
        <w:rPr>
          <w:rFonts w:ascii="Georgia" w:hAnsi="Georgia" w:cs="Times New Roman"/>
          <w:sz w:val="20"/>
          <w:szCs w:val="21"/>
        </w:rPr>
      </w:pPr>
    </w:p>
    <w:p w14:paraId="0098600D" w14:textId="4D00C07B" w:rsidR="000A5AB8" w:rsidRPr="00041538" w:rsidRDefault="000A5AB8" w:rsidP="00041538">
      <w:pPr>
        <w:spacing w:after="0"/>
        <w:ind w:left="-284" w:right="-540"/>
        <w:rPr>
          <w:rFonts w:ascii="Georgia" w:hAnsi="Georgia" w:cs="Times New Roman"/>
          <w:b/>
          <w:sz w:val="20"/>
          <w:szCs w:val="21"/>
        </w:rPr>
      </w:pPr>
      <w:r w:rsidRPr="00041538">
        <w:rPr>
          <w:rFonts w:ascii="Georgia" w:hAnsi="Georgia" w:cs="Times New Roman"/>
          <w:b/>
          <w:sz w:val="20"/>
          <w:szCs w:val="21"/>
        </w:rPr>
        <w:t xml:space="preserve">Bewerbung </w:t>
      </w:r>
      <w:r w:rsidR="003D5D1E" w:rsidRPr="00041538">
        <w:rPr>
          <w:rFonts w:ascii="Georgia" w:hAnsi="Georgia" w:cs="Times New Roman"/>
          <w:b/>
          <w:sz w:val="20"/>
          <w:szCs w:val="21"/>
        </w:rPr>
        <w:t xml:space="preserve">um ein Praktikum im </w:t>
      </w:r>
      <w:r w:rsidR="005B25FE">
        <w:rPr>
          <w:rFonts w:ascii="Georgia" w:hAnsi="Georgia" w:cs="Times New Roman"/>
          <w:b/>
          <w:sz w:val="20"/>
          <w:szCs w:val="21"/>
        </w:rPr>
        <w:t>M&amp;A</w:t>
      </w:r>
      <w:r w:rsidR="00F74175" w:rsidRPr="00041538">
        <w:rPr>
          <w:rFonts w:ascii="Georgia" w:hAnsi="Georgia" w:cs="Times New Roman"/>
          <w:b/>
          <w:sz w:val="20"/>
          <w:szCs w:val="21"/>
        </w:rPr>
        <w:t xml:space="preserve"> </w:t>
      </w:r>
    </w:p>
    <w:p w14:paraId="3A5BDDA8" w14:textId="77777777" w:rsidR="004A615C" w:rsidRPr="00041538" w:rsidRDefault="004A615C" w:rsidP="00943C04">
      <w:pPr>
        <w:spacing w:after="0"/>
        <w:ind w:right="-540"/>
        <w:rPr>
          <w:rFonts w:ascii="Georgia" w:hAnsi="Georgia" w:cs="Times New Roman"/>
          <w:b/>
          <w:sz w:val="20"/>
          <w:szCs w:val="21"/>
        </w:rPr>
      </w:pPr>
    </w:p>
    <w:p w14:paraId="2FF34235" w14:textId="18140915" w:rsidR="000A5AB8" w:rsidRPr="00041538" w:rsidRDefault="000A5AB8" w:rsidP="00041538">
      <w:pPr>
        <w:spacing w:after="0"/>
        <w:ind w:left="-284" w:right="-540"/>
        <w:rPr>
          <w:rFonts w:ascii="Georgia" w:hAnsi="Georgia" w:cs="Times New Roman"/>
          <w:sz w:val="20"/>
          <w:szCs w:val="21"/>
        </w:rPr>
      </w:pPr>
      <w:r w:rsidRPr="00041538">
        <w:rPr>
          <w:rFonts w:ascii="Georgia" w:hAnsi="Georgia" w:cs="Times New Roman"/>
          <w:sz w:val="20"/>
          <w:szCs w:val="21"/>
        </w:rPr>
        <w:t xml:space="preserve">Sehr </w:t>
      </w:r>
      <w:r w:rsidR="00AE3A33" w:rsidRPr="00041538">
        <w:rPr>
          <w:rFonts w:ascii="Georgia" w:hAnsi="Georgia" w:cs="Times New Roman"/>
          <w:sz w:val="20"/>
          <w:szCs w:val="21"/>
        </w:rPr>
        <w:t>geehrte</w:t>
      </w:r>
      <w:r w:rsidR="00ED34F9">
        <w:rPr>
          <w:rFonts w:ascii="Georgia" w:hAnsi="Georgia" w:cs="Times New Roman"/>
          <w:sz w:val="20"/>
          <w:szCs w:val="21"/>
        </w:rPr>
        <w:t xml:space="preserve"> Damen und Herren</w:t>
      </w:r>
      <w:r w:rsidR="00324B09">
        <w:rPr>
          <w:rFonts w:ascii="Georgia" w:hAnsi="Georgia" w:cs="Times New Roman"/>
          <w:sz w:val="20"/>
          <w:szCs w:val="21"/>
        </w:rPr>
        <w:t>,</w:t>
      </w:r>
    </w:p>
    <w:p w14:paraId="679B7A04" w14:textId="52A4CEE2" w:rsidR="00EB5158" w:rsidRPr="00041538" w:rsidRDefault="00EB5158" w:rsidP="00041538">
      <w:pPr>
        <w:spacing w:after="0"/>
        <w:ind w:left="-284" w:right="-540"/>
        <w:rPr>
          <w:rFonts w:ascii="Georgia" w:hAnsi="Georgia" w:cs="Times New Roman"/>
          <w:sz w:val="20"/>
          <w:szCs w:val="21"/>
        </w:rPr>
      </w:pPr>
    </w:p>
    <w:p w14:paraId="3510694E" w14:textId="6570CB0B" w:rsidR="00FB3BA5" w:rsidRPr="00041538" w:rsidRDefault="007046CB" w:rsidP="00041538">
      <w:pPr>
        <w:spacing w:after="0"/>
        <w:ind w:left="-284" w:right="-540"/>
        <w:jc w:val="both"/>
        <w:rPr>
          <w:rFonts w:ascii="Georgia" w:hAnsi="Georgia" w:cs="Times New Roman"/>
          <w:sz w:val="20"/>
          <w:szCs w:val="21"/>
        </w:rPr>
      </w:pPr>
      <w:r>
        <w:rPr>
          <w:rFonts w:ascii="Georgia" w:hAnsi="Georgia" w:cs="Times New Roman"/>
          <w:sz w:val="20"/>
          <w:szCs w:val="21"/>
        </w:rPr>
        <w:t xml:space="preserve">bereits während meines Bundesfreiwilligendienstes </w:t>
      </w:r>
      <w:r w:rsidR="0049793D" w:rsidRPr="00041538">
        <w:rPr>
          <w:rFonts w:ascii="Georgia" w:hAnsi="Georgia" w:cs="Times New Roman"/>
          <w:sz w:val="20"/>
          <w:szCs w:val="21"/>
        </w:rPr>
        <w:t xml:space="preserve">entwickelte </w:t>
      </w:r>
      <w:r>
        <w:rPr>
          <w:rFonts w:ascii="Georgia" w:hAnsi="Georgia" w:cs="Times New Roman"/>
          <w:sz w:val="20"/>
          <w:szCs w:val="21"/>
        </w:rPr>
        <w:t xml:space="preserve">ich </w:t>
      </w:r>
      <w:r w:rsidR="0049793D" w:rsidRPr="00041538">
        <w:rPr>
          <w:rFonts w:ascii="Georgia" w:hAnsi="Georgia" w:cs="Times New Roman"/>
          <w:sz w:val="20"/>
          <w:szCs w:val="21"/>
        </w:rPr>
        <w:t xml:space="preserve">ein großes Interesse </w:t>
      </w:r>
      <w:r w:rsidR="00FB3BA5" w:rsidRPr="00041538">
        <w:rPr>
          <w:rFonts w:ascii="Georgia" w:hAnsi="Georgia" w:cs="Times New Roman"/>
          <w:sz w:val="20"/>
          <w:szCs w:val="21"/>
        </w:rPr>
        <w:t xml:space="preserve">für </w:t>
      </w:r>
      <w:r w:rsidR="00041538">
        <w:rPr>
          <w:rFonts w:ascii="Georgia" w:hAnsi="Georgia" w:cs="Times New Roman"/>
          <w:sz w:val="20"/>
          <w:szCs w:val="21"/>
        </w:rPr>
        <w:t xml:space="preserve">die </w:t>
      </w:r>
      <w:r w:rsidR="00FB3BA5" w:rsidRPr="00041538">
        <w:rPr>
          <w:rFonts w:ascii="Georgia" w:hAnsi="Georgia" w:cs="Times New Roman"/>
          <w:sz w:val="20"/>
          <w:szCs w:val="21"/>
        </w:rPr>
        <w:t xml:space="preserve">Wirtschaft und </w:t>
      </w:r>
      <w:r w:rsidR="00041538">
        <w:rPr>
          <w:rFonts w:ascii="Georgia" w:hAnsi="Georgia" w:cs="Times New Roman"/>
          <w:sz w:val="20"/>
          <w:szCs w:val="21"/>
        </w:rPr>
        <w:t xml:space="preserve">die </w:t>
      </w:r>
      <w:r w:rsidR="00FB3BA5" w:rsidRPr="00041538">
        <w:rPr>
          <w:rFonts w:ascii="Georgia" w:hAnsi="Georgia" w:cs="Times New Roman"/>
          <w:sz w:val="20"/>
          <w:szCs w:val="21"/>
        </w:rPr>
        <w:t xml:space="preserve">Kapitalmärkte, </w:t>
      </w:r>
      <w:r>
        <w:rPr>
          <w:rFonts w:ascii="Georgia" w:hAnsi="Georgia" w:cs="Times New Roman"/>
          <w:sz w:val="20"/>
          <w:szCs w:val="21"/>
        </w:rPr>
        <w:t>welches</w:t>
      </w:r>
      <w:r w:rsidR="00FB3BA5" w:rsidRPr="00041538">
        <w:rPr>
          <w:rFonts w:ascii="Georgia" w:hAnsi="Georgia" w:cs="Times New Roman"/>
          <w:sz w:val="20"/>
          <w:szCs w:val="21"/>
        </w:rPr>
        <w:t xml:space="preserve"> mich </w:t>
      </w:r>
      <w:r w:rsidR="00544E9A" w:rsidRPr="00041538">
        <w:rPr>
          <w:rFonts w:ascii="Georgia" w:hAnsi="Georgia" w:cs="Times New Roman"/>
          <w:sz w:val="20"/>
          <w:szCs w:val="21"/>
        </w:rPr>
        <w:t xml:space="preserve">seither </w:t>
      </w:r>
      <w:r w:rsidR="00AE1DF9" w:rsidRPr="00041538">
        <w:rPr>
          <w:rFonts w:ascii="Georgia" w:hAnsi="Georgia" w:cs="Times New Roman"/>
          <w:sz w:val="20"/>
          <w:szCs w:val="21"/>
        </w:rPr>
        <w:t xml:space="preserve">jeden Tag begleitet. </w:t>
      </w:r>
      <w:r w:rsidR="00FB3BA5" w:rsidRPr="00041538">
        <w:rPr>
          <w:rFonts w:ascii="Georgia" w:hAnsi="Georgia" w:cs="Times New Roman"/>
          <w:sz w:val="20"/>
          <w:szCs w:val="21"/>
        </w:rPr>
        <w:t xml:space="preserve">Besonders </w:t>
      </w:r>
      <w:r>
        <w:rPr>
          <w:rFonts w:ascii="Georgia" w:hAnsi="Georgia" w:cs="Times New Roman"/>
          <w:sz w:val="20"/>
          <w:szCs w:val="21"/>
        </w:rPr>
        <w:t xml:space="preserve">die letzten Jahre haben klar </w:t>
      </w:r>
      <w:r w:rsidR="00FB3BA5" w:rsidRPr="00041538">
        <w:rPr>
          <w:rFonts w:ascii="Georgia" w:hAnsi="Georgia" w:cs="Times New Roman"/>
          <w:sz w:val="20"/>
          <w:szCs w:val="21"/>
        </w:rPr>
        <w:t>gezeigt, dass die Ge</w:t>
      </w:r>
      <w:r w:rsidR="0000016A">
        <w:rPr>
          <w:rFonts w:ascii="Georgia" w:hAnsi="Georgia" w:cs="Times New Roman"/>
          <w:sz w:val="20"/>
          <w:szCs w:val="21"/>
        </w:rPr>
        <w:softHyphen/>
      </w:r>
      <w:r w:rsidR="00FB3BA5" w:rsidRPr="00041538">
        <w:rPr>
          <w:rFonts w:ascii="Georgia" w:hAnsi="Georgia" w:cs="Times New Roman"/>
          <w:sz w:val="20"/>
          <w:szCs w:val="21"/>
        </w:rPr>
        <w:t>schwindigkeit</w:t>
      </w:r>
      <w:r w:rsidR="00AE1DF9" w:rsidRPr="00041538">
        <w:rPr>
          <w:rFonts w:ascii="Georgia" w:hAnsi="Georgia" w:cs="Times New Roman"/>
          <w:sz w:val="20"/>
          <w:szCs w:val="21"/>
        </w:rPr>
        <w:t xml:space="preserve"> der</w:t>
      </w:r>
      <w:r w:rsidR="008950AE" w:rsidRPr="00041538">
        <w:rPr>
          <w:rFonts w:ascii="Georgia" w:hAnsi="Georgia" w:cs="Times New Roman"/>
          <w:sz w:val="20"/>
          <w:szCs w:val="21"/>
        </w:rPr>
        <w:t xml:space="preserve"> Entwicklu</w:t>
      </w:r>
      <w:r w:rsidR="00FB3BA5" w:rsidRPr="00041538">
        <w:rPr>
          <w:rFonts w:ascii="Georgia" w:hAnsi="Georgia" w:cs="Times New Roman"/>
          <w:sz w:val="20"/>
          <w:szCs w:val="21"/>
        </w:rPr>
        <w:t>ng</w:t>
      </w:r>
      <w:r w:rsidR="00B14284" w:rsidRPr="00041538">
        <w:rPr>
          <w:rFonts w:ascii="Georgia" w:hAnsi="Georgia" w:cs="Times New Roman"/>
          <w:sz w:val="20"/>
          <w:szCs w:val="21"/>
        </w:rPr>
        <w:t xml:space="preserve">en </w:t>
      </w:r>
      <w:r w:rsidR="00041538">
        <w:rPr>
          <w:rFonts w:ascii="Georgia" w:hAnsi="Georgia" w:cs="Times New Roman"/>
          <w:sz w:val="20"/>
          <w:szCs w:val="21"/>
        </w:rPr>
        <w:t>hier</w:t>
      </w:r>
      <w:r w:rsidR="00B3490D" w:rsidRPr="00041538">
        <w:rPr>
          <w:rFonts w:ascii="Georgia" w:hAnsi="Georgia" w:cs="Times New Roman"/>
          <w:sz w:val="20"/>
          <w:szCs w:val="21"/>
        </w:rPr>
        <w:t xml:space="preserve"> deutlich zugenommen hat</w:t>
      </w:r>
      <w:r w:rsidR="00BF0EEB" w:rsidRPr="00041538">
        <w:rPr>
          <w:rFonts w:ascii="Georgia" w:hAnsi="Georgia" w:cs="Times New Roman"/>
          <w:sz w:val="20"/>
          <w:szCs w:val="21"/>
        </w:rPr>
        <w:t xml:space="preserve">. Die Spitze </w:t>
      </w:r>
      <w:r w:rsidR="00041538">
        <w:rPr>
          <w:rFonts w:ascii="Georgia" w:hAnsi="Georgia" w:cs="Times New Roman"/>
          <w:sz w:val="20"/>
          <w:szCs w:val="21"/>
        </w:rPr>
        <w:t>dessen</w:t>
      </w:r>
      <w:r w:rsidR="00BF0EEB" w:rsidRPr="00041538">
        <w:rPr>
          <w:rFonts w:ascii="Georgia" w:hAnsi="Georgia" w:cs="Times New Roman"/>
          <w:sz w:val="20"/>
          <w:szCs w:val="21"/>
        </w:rPr>
        <w:t xml:space="preserve"> </w:t>
      </w:r>
      <w:r w:rsidR="00FB3BA5" w:rsidRPr="00041538">
        <w:rPr>
          <w:rFonts w:ascii="Georgia" w:hAnsi="Georgia" w:cs="Times New Roman"/>
          <w:sz w:val="20"/>
          <w:szCs w:val="21"/>
        </w:rPr>
        <w:t xml:space="preserve">bildet das Investment Banking. Kaum eine Branche </w:t>
      </w:r>
      <w:r>
        <w:rPr>
          <w:rFonts w:ascii="Georgia" w:hAnsi="Georgia" w:cs="Times New Roman"/>
          <w:sz w:val="20"/>
          <w:szCs w:val="21"/>
        </w:rPr>
        <w:t xml:space="preserve">hat einen so </w:t>
      </w:r>
      <w:r w:rsidR="00FB3BA5" w:rsidRPr="00041538">
        <w:rPr>
          <w:rFonts w:ascii="Georgia" w:hAnsi="Georgia" w:cs="Times New Roman"/>
          <w:sz w:val="20"/>
          <w:szCs w:val="21"/>
        </w:rPr>
        <w:t xml:space="preserve">großen </w:t>
      </w:r>
      <w:r>
        <w:rPr>
          <w:rFonts w:ascii="Georgia" w:hAnsi="Georgia" w:cs="Times New Roman"/>
          <w:sz w:val="20"/>
          <w:szCs w:val="21"/>
        </w:rPr>
        <w:t>Einfluss auf die täglichen Geschehnisse</w:t>
      </w:r>
      <w:r w:rsidR="0024460F" w:rsidRPr="00041538">
        <w:rPr>
          <w:rFonts w:ascii="Georgia" w:hAnsi="Georgia" w:cs="Times New Roman"/>
          <w:sz w:val="20"/>
          <w:szCs w:val="21"/>
        </w:rPr>
        <w:t>. Es begeistert mich enorm</w:t>
      </w:r>
      <w:r w:rsidR="00DE2915">
        <w:rPr>
          <w:rFonts w:ascii="Georgia" w:hAnsi="Georgia" w:cs="Times New Roman"/>
          <w:sz w:val="20"/>
          <w:szCs w:val="21"/>
        </w:rPr>
        <w:t>,</w:t>
      </w:r>
      <w:r w:rsidR="0024460F" w:rsidRPr="00041538">
        <w:rPr>
          <w:rFonts w:ascii="Georgia" w:hAnsi="Georgia" w:cs="Times New Roman"/>
          <w:sz w:val="20"/>
          <w:szCs w:val="21"/>
        </w:rPr>
        <w:t xml:space="preserve"> </w:t>
      </w:r>
      <w:r w:rsidR="006B240E">
        <w:rPr>
          <w:rFonts w:ascii="Georgia" w:hAnsi="Georgia" w:cs="Times New Roman"/>
          <w:sz w:val="20"/>
          <w:szCs w:val="21"/>
        </w:rPr>
        <w:t xml:space="preserve">sowohl </w:t>
      </w:r>
      <w:r w:rsidR="0024460F" w:rsidRPr="00041538">
        <w:rPr>
          <w:rFonts w:ascii="Georgia" w:hAnsi="Georgia" w:cs="Times New Roman"/>
          <w:sz w:val="20"/>
          <w:szCs w:val="21"/>
        </w:rPr>
        <w:t xml:space="preserve">welche tiefen Einblicke man </w:t>
      </w:r>
      <w:r w:rsidR="00544E9A" w:rsidRPr="00041538">
        <w:rPr>
          <w:rFonts w:ascii="Georgia" w:hAnsi="Georgia" w:cs="Times New Roman"/>
          <w:sz w:val="20"/>
          <w:szCs w:val="21"/>
        </w:rPr>
        <w:t xml:space="preserve">dort </w:t>
      </w:r>
      <w:r w:rsidR="0024460F" w:rsidRPr="00041538">
        <w:rPr>
          <w:rFonts w:ascii="Georgia" w:hAnsi="Georgia" w:cs="Times New Roman"/>
          <w:sz w:val="20"/>
          <w:szCs w:val="21"/>
        </w:rPr>
        <w:t>in wirtschaftliche Bereiche gewinnt</w:t>
      </w:r>
      <w:r w:rsidR="00BF0EEB" w:rsidRPr="00041538">
        <w:rPr>
          <w:rFonts w:ascii="Georgia" w:hAnsi="Georgia" w:cs="Times New Roman"/>
          <w:sz w:val="20"/>
          <w:szCs w:val="21"/>
        </w:rPr>
        <w:t>,</w:t>
      </w:r>
      <w:r w:rsidR="0024460F" w:rsidRPr="00041538">
        <w:rPr>
          <w:rFonts w:ascii="Georgia" w:hAnsi="Georgia" w:cs="Times New Roman"/>
          <w:sz w:val="20"/>
          <w:szCs w:val="21"/>
        </w:rPr>
        <w:t xml:space="preserve"> als auch</w:t>
      </w:r>
      <w:r w:rsidR="00FB3BA5" w:rsidRPr="00041538">
        <w:rPr>
          <w:rFonts w:ascii="Georgia" w:hAnsi="Georgia" w:cs="Times New Roman"/>
          <w:sz w:val="20"/>
          <w:szCs w:val="21"/>
        </w:rPr>
        <w:t xml:space="preserve"> </w:t>
      </w:r>
      <w:r w:rsidR="0024460F" w:rsidRPr="00041538">
        <w:rPr>
          <w:rFonts w:ascii="Georgia" w:hAnsi="Georgia" w:cs="Times New Roman"/>
          <w:sz w:val="20"/>
          <w:szCs w:val="21"/>
        </w:rPr>
        <w:t>in welchem Ausmaß hier ein</w:t>
      </w:r>
      <w:r w:rsidR="00FB3BA5" w:rsidRPr="00041538">
        <w:rPr>
          <w:rFonts w:ascii="Georgia" w:hAnsi="Georgia" w:cs="Times New Roman"/>
          <w:sz w:val="20"/>
          <w:szCs w:val="21"/>
        </w:rPr>
        <w:t xml:space="preserve"> starker Einfluss auf die positive Entwicklung eines Untern</w:t>
      </w:r>
      <w:r w:rsidR="006B240E">
        <w:rPr>
          <w:rFonts w:ascii="Georgia" w:hAnsi="Georgia" w:cs="Times New Roman"/>
          <w:sz w:val="20"/>
          <w:szCs w:val="21"/>
        </w:rPr>
        <w:t>ehmens oder einer ganzen Branche</w:t>
      </w:r>
      <w:r w:rsidR="00FB3BA5" w:rsidRPr="00041538">
        <w:rPr>
          <w:rFonts w:ascii="Georgia" w:hAnsi="Georgia" w:cs="Times New Roman"/>
          <w:sz w:val="20"/>
          <w:szCs w:val="21"/>
        </w:rPr>
        <w:t xml:space="preserve"> genomm</w:t>
      </w:r>
      <w:r w:rsidR="00544E9A" w:rsidRPr="00041538">
        <w:rPr>
          <w:rFonts w:ascii="Georgia" w:hAnsi="Georgia" w:cs="Times New Roman"/>
          <w:sz w:val="20"/>
          <w:szCs w:val="21"/>
        </w:rPr>
        <w:t>en werden kann.</w:t>
      </w:r>
      <w:r w:rsidR="00FB3BA5" w:rsidRPr="00041538">
        <w:rPr>
          <w:rFonts w:ascii="Georgia" w:hAnsi="Georgia" w:cs="Times New Roman"/>
          <w:sz w:val="20"/>
          <w:szCs w:val="21"/>
        </w:rPr>
        <w:t xml:space="preserve"> </w:t>
      </w:r>
      <w:r w:rsidR="00041538">
        <w:rPr>
          <w:rFonts w:ascii="Georgia" w:hAnsi="Georgia" w:cs="Times New Roman"/>
          <w:sz w:val="20"/>
          <w:szCs w:val="21"/>
        </w:rPr>
        <w:t xml:space="preserve">Bereits während meiner Ausbildung zum Bankkaufmann merkte ich, dass mich </w:t>
      </w:r>
      <w:r w:rsidR="005609B2">
        <w:rPr>
          <w:rFonts w:ascii="Georgia" w:hAnsi="Georgia" w:cs="Times New Roman"/>
          <w:sz w:val="20"/>
          <w:szCs w:val="21"/>
        </w:rPr>
        <w:t xml:space="preserve">besonders </w:t>
      </w:r>
      <w:r w:rsidR="00041538">
        <w:rPr>
          <w:rFonts w:ascii="Georgia" w:hAnsi="Georgia" w:cs="Times New Roman"/>
          <w:sz w:val="20"/>
          <w:szCs w:val="21"/>
        </w:rPr>
        <w:t xml:space="preserve">Aufgaben mit hoher Komplexität </w:t>
      </w:r>
      <w:r w:rsidR="005609B2">
        <w:rPr>
          <w:rFonts w:ascii="Georgia" w:hAnsi="Georgia" w:cs="Times New Roman"/>
          <w:sz w:val="20"/>
          <w:szCs w:val="21"/>
        </w:rPr>
        <w:t>anziehen</w:t>
      </w:r>
      <w:r w:rsidR="00041538">
        <w:rPr>
          <w:rFonts w:ascii="Georgia" w:hAnsi="Georgia" w:cs="Times New Roman"/>
          <w:sz w:val="20"/>
          <w:szCs w:val="21"/>
        </w:rPr>
        <w:t>. Hier gilt es</w:t>
      </w:r>
      <w:r w:rsidR="006B240E">
        <w:rPr>
          <w:rFonts w:ascii="Georgia" w:hAnsi="Georgia" w:cs="Times New Roman"/>
          <w:sz w:val="20"/>
          <w:szCs w:val="21"/>
        </w:rPr>
        <w:t>,</w:t>
      </w:r>
      <w:r w:rsidR="00041538">
        <w:rPr>
          <w:rFonts w:ascii="Georgia" w:hAnsi="Georgia" w:cs="Times New Roman"/>
          <w:sz w:val="20"/>
          <w:szCs w:val="21"/>
        </w:rPr>
        <w:t xml:space="preserve"> </w:t>
      </w:r>
      <w:r w:rsidR="006B240E">
        <w:rPr>
          <w:rFonts w:ascii="Georgia" w:hAnsi="Georgia" w:cs="Times New Roman"/>
          <w:sz w:val="20"/>
          <w:szCs w:val="21"/>
        </w:rPr>
        <w:t xml:space="preserve">bei einer Entscheidung </w:t>
      </w:r>
      <w:r w:rsidR="00041538">
        <w:rPr>
          <w:rFonts w:ascii="Georgia" w:hAnsi="Georgia" w:cs="Times New Roman"/>
          <w:sz w:val="20"/>
          <w:szCs w:val="21"/>
        </w:rPr>
        <w:t>mehre</w:t>
      </w:r>
      <w:r w:rsidR="00BD7338">
        <w:rPr>
          <w:rFonts w:ascii="Georgia" w:hAnsi="Georgia" w:cs="Times New Roman"/>
          <w:sz w:val="20"/>
          <w:szCs w:val="21"/>
        </w:rPr>
        <w:t xml:space="preserve">re Faktoren gleichzeitig </w:t>
      </w:r>
      <w:r w:rsidR="00041538">
        <w:rPr>
          <w:rFonts w:ascii="Georgia" w:hAnsi="Georgia" w:cs="Times New Roman"/>
          <w:sz w:val="20"/>
          <w:szCs w:val="21"/>
        </w:rPr>
        <w:t>zu berücksichtigen</w:t>
      </w:r>
      <w:r w:rsidR="006B240E">
        <w:rPr>
          <w:rFonts w:ascii="Georgia" w:hAnsi="Georgia" w:cs="Times New Roman"/>
          <w:sz w:val="20"/>
          <w:szCs w:val="21"/>
        </w:rPr>
        <w:t>, was aber auch die Möglichkeit bietet,</w:t>
      </w:r>
      <w:r w:rsidR="00041538">
        <w:rPr>
          <w:rFonts w:ascii="Georgia" w:hAnsi="Georgia" w:cs="Times New Roman"/>
          <w:sz w:val="20"/>
          <w:szCs w:val="21"/>
        </w:rPr>
        <w:t xml:space="preserve"> einen größeren Einfluss auf </w:t>
      </w:r>
      <w:r w:rsidR="00BD7338">
        <w:rPr>
          <w:rFonts w:ascii="Georgia" w:hAnsi="Georgia" w:cs="Times New Roman"/>
          <w:sz w:val="20"/>
          <w:szCs w:val="21"/>
        </w:rPr>
        <w:t xml:space="preserve">das </w:t>
      </w:r>
      <w:r w:rsidR="00DE6256">
        <w:rPr>
          <w:rFonts w:ascii="Georgia" w:hAnsi="Georgia" w:cs="Times New Roman"/>
          <w:sz w:val="20"/>
          <w:szCs w:val="21"/>
        </w:rPr>
        <w:t xml:space="preserve">gewünschte Ergebnis zu </w:t>
      </w:r>
      <w:r w:rsidR="006B240E">
        <w:rPr>
          <w:rFonts w:ascii="Georgia" w:hAnsi="Georgia" w:cs="Times New Roman"/>
          <w:sz w:val="20"/>
          <w:szCs w:val="21"/>
        </w:rPr>
        <w:t>nehmen</w:t>
      </w:r>
      <w:r w:rsidR="00BD7338">
        <w:rPr>
          <w:rFonts w:ascii="Georgia" w:hAnsi="Georgia" w:cs="Times New Roman"/>
          <w:sz w:val="20"/>
          <w:szCs w:val="21"/>
        </w:rPr>
        <w:t>. Gerade weil mich die Komplexität von Projekten so begeistert, möchte ich mich</w:t>
      </w:r>
      <w:r w:rsidR="00DE2915">
        <w:rPr>
          <w:rFonts w:ascii="Georgia" w:hAnsi="Georgia" w:cs="Times New Roman"/>
          <w:sz w:val="20"/>
          <w:szCs w:val="21"/>
        </w:rPr>
        <w:t xml:space="preserve"> bei Ihnen</w:t>
      </w:r>
      <w:r w:rsidR="00BD7338">
        <w:rPr>
          <w:rFonts w:ascii="Georgia" w:hAnsi="Georgia" w:cs="Times New Roman"/>
          <w:sz w:val="20"/>
          <w:szCs w:val="21"/>
        </w:rPr>
        <w:t xml:space="preserve"> um einen</w:t>
      </w:r>
      <w:r w:rsidR="00D865B4">
        <w:rPr>
          <w:rFonts w:ascii="Georgia" w:hAnsi="Georgia" w:cs="Times New Roman"/>
          <w:sz w:val="20"/>
          <w:szCs w:val="21"/>
        </w:rPr>
        <w:t xml:space="preserve"> Praktikumsplatz </w:t>
      </w:r>
      <w:r w:rsidR="006B240E">
        <w:rPr>
          <w:rFonts w:ascii="Georgia" w:hAnsi="Georgia" w:cs="Times New Roman"/>
          <w:sz w:val="20"/>
          <w:szCs w:val="21"/>
        </w:rPr>
        <w:t xml:space="preserve">im M&amp;A ab dem 08.08.2021 für </w:t>
      </w:r>
      <w:r w:rsidR="00D865B4">
        <w:rPr>
          <w:rFonts w:ascii="Georgia" w:hAnsi="Georgia" w:cs="Times New Roman"/>
          <w:sz w:val="20"/>
          <w:szCs w:val="21"/>
        </w:rPr>
        <w:t xml:space="preserve">12 Wochen </w:t>
      </w:r>
      <w:r w:rsidR="00DE2915">
        <w:rPr>
          <w:rFonts w:ascii="Georgia" w:hAnsi="Georgia" w:cs="Times New Roman"/>
          <w:sz w:val="20"/>
          <w:szCs w:val="21"/>
        </w:rPr>
        <w:t>bewerben</w:t>
      </w:r>
      <w:r w:rsidR="00D865B4">
        <w:rPr>
          <w:rFonts w:ascii="Georgia" w:hAnsi="Georgia" w:cs="Times New Roman"/>
          <w:sz w:val="20"/>
          <w:szCs w:val="21"/>
        </w:rPr>
        <w:t>.</w:t>
      </w:r>
      <w:r w:rsidR="005F7AFE">
        <w:rPr>
          <w:rFonts w:ascii="Georgia" w:hAnsi="Georgia" w:cs="Times New Roman"/>
          <w:sz w:val="20"/>
          <w:szCs w:val="21"/>
        </w:rPr>
        <w:t xml:space="preserve"> </w:t>
      </w:r>
    </w:p>
    <w:p w14:paraId="3554495C" w14:textId="77777777" w:rsidR="00FB3BA5" w:rsidRPr="00041538" w:rsidRDefault="00FB3BA5" w:rsidP="00041538">
      <w:pPr>
        <w:spacing w:after="0"/>
        <w:ind w:left="-284" w:right="-540"/>
        <w:jc w:val="both"/>
        <w:rPr>
          <w:rFonts w:ascii="Georgia" w:hAnsi="Georgia" w:cs="Times New Roman"/>
          <w:sz w:val="20"/>
          <w:szCs w:val="21"/>
        </w:rPr>
      </w:pPr>
    </w:p>
    <w:p w14:paraId="3B651B7D" w14:textId="300CEE4E" w:rsidR="00500D2A" w:rsidRPr="00041538" w:rsidRDefault="008950AE" w:rsidP="007D7548">
      <w:pPr>
        <w:spacing w:after="0"/>
        <w:ind w:left="-284" w:right="-540"/>
        <w:jc w:val="both"/>
        <w:rPr>
          <w:rFonts w:ascii="Georgia" w:hAnsi="Georgia" w:cs="Times New Roman"/>
          <w:sz w:val="20"/>
          <w:szCs w:val="21"/>
        </w:rPr>
      </w:pPr>
      <w:r w:rsidRPr="00041538">
        <w:rPr>
          <w:rFonts w:ascii="Georgia" w:hAnsi="Georgia" w:cs="Times New Roman"/>
          <w:sz w:val="20"/>
          <w:szCs w:val="21"/>
        </w:rPr>
        <w:t>Aktuell befinde ich mich am Ende meiner Ausbildun</w:t>
      </w:r>
      <w:r w:rsidR="00F53B2F" w:rsidRPr="00041538">
        <w:rPr>
          <w:rFonts w:ascii="Georgia" w:hAnsi="Georgia" w:cs="Times New Roman"/>
          <w:sz w:val="20"/>
          <w:szCs w:val="21"/>
        </w:rPr>
        <w:t>g</w:t>
      </w:r>
      <w:r w:rsidR="00DE2915">
        <w:rPr>
          <w:rFonts w:ascii="Georgia" w:hAnsi="Georgia" w:cs="Times New Roman"/>
          <w:sz w:val="20"/>
          <w:szCs w:val="21"/>
        </w:rPr>
        <w:t xml:space="preserve"> zum Bankkaufmann</w:t>
      </w:r>
      <w:r w:rsidR="00F53B2F" w:rsidRPr="00041538">
        <w:rPr>
          <w:rFonts w:ascii="Georgia" w:hAnsi="Georgia" w:cs="Times New Roman"/>
          <w:sz w:val="20"/>
          <w:szCs w:val="21"/>
        </w:rPr>
        <w:t>.</w:t>
      </w:r>
      <w:r w:rsidR="00E06E3D" w:rsidRPr="00041538">
        <w:rPr>
          <w:rFonts w:ascii="Georgia" w:hAnsi="Georgia" w:cs="Times New Roman"/>
          <w:sz w:val="20"/>
          <w:szCs w:val="21"/>
        </w:rPr>
        <w:t xml:space="preserve"> Neben der Beratung von </w:t>
      </w:r>
      <w:r w:rsidR="00041538">
        <w:rPr>
          <w:rFonts w:ascii="Georgia" w:hAnsi="Georgia" w:cs="Times New Roman"/>
          <w:sz w:val="20"/>
          <w:szCs w:val="21"/>
        </w:rPr>
        <w:t>Privatkunden</w:t>
      </w:r>
      <w:r w:rsidR="00E06E3D" w:rsidRPr="00041538">
        <w:rPr>
          <w:rFonts w:ascii="Georgia" w:hAnsi="Georgia" w:cs="Times New Roman"/>
          <w:sz w:val="20"/>
          <w:szCs w:val="21"/>
        </w:rPr>
        <w:t xml:space="preserve"> konnte ich </w:t>
      </w:r>
      <w:r w:rsidR="00BF0EEB" w:rsidRPr="00041538">
        <w:rPr>
          <w:rFonts w:ascii="Georgia" w:hAnsi="Georgia" w:cs="Times New Roman"/>
          <w:sz w:val="20"/>
          <w:szCs w:val="21"/>
        </w:rPr>
        <w:t xml:space="preserve">hier </w:t>
      </w:r>
      <w:r w:rsidR="00E06E3D" w:rsidRPr="00041538">
        <w:rPr>
          <w:rFonts w:ascii="Georgia" w:hAnsi="Georgia" w:cs="Times New Roman"/>
          <w:sz w:val="20"/>
          <w:szCs w:val="21"/>
        </w:rPr>
        <w:t>meine Teamfähigkeit in verschiedensten Projekten unter Beweis stellen.</w:t>
      </w:r>
      <w:r w:rsidR="00C13AB8">
        <w:rPr>
          <w:rFonts w:ascii="Georgia" w:hAnsi="Georgia" w:cs="Times New Roman"/>
          <w:sz w:val="20"/>
          <w:szCs w:val="21"/>
        </w:rPr>
        <w:t xml:space="preserve"> Ich übernahm gerne</w:t>
      </w:r>
      <w:r w:rsidR="009512AB">
        <w:rPr>
          <w:rFonts w:ascii="Georgia" w:hAnsi="Georgia" w:cs="Times New Roman"/>
          <w:sz w:val="20"/>
          <w:szCs w:val="21"/>
        </w:rPr>
        <w:t xml:space="preserve"> Verantwortung, motivierte </w:t>
      </w:r>
      <w:r w:rsidR="00C13AB8">
        <w:rPr>
          <w:rFonts w:ascii="Georgia" w:hAnsi="Georgia" w:cs="Times New Roman"/>
          <w:sz w:val="20"/>
          <w:szCs w:val="21"/>
        </w:rPr>
        <w:t xml:space="preserve">das Team und trug zu einem </w:t>
      </w:r>
      <w:r w:rsidR="00DE2915">
        <w:rPr>
          <w:rFonts w:ascii="Georgia" w:hAnsi="Georgia" w:cs="Times New Roman"/>
          <w:sz w:val="20"/>
          <w:szCs w:val="21"/>
        </w:rPr>
        <w:t xml:space="preserve">erfolgreichen </w:t>
      </w:r>
      <w:r w:rsidR="009512AB">
        <w:rPr>
          <w:rFonts w:ascii="Georgia" w:hAnsi="Georgia" w:cs="Times New Roman"/>
          <w:sz w:val="20"/>
          <w:szCs w:val="21"/>
        </w:rPr>
        <w:t>Ergebnis bei.</w:t>
      </w:r>
      <w:r w:rsidR="00C13AB8">
        <w:rPr>
          <w:rFonts w:ascii="Georgia" w:hAnsi="Georgia" w:cs="Times New Roman"/>
          <w:sz w:val="20"/>
          <w:szCs w:val="21"/>
        </w:rPr>
        <w:t xml:space="preserve"> </w:t>
      </w:r>
      <w:r w:rsidR="004B297D" w:rsidRPr="00041538">
        <w:rPr>
          <w:rFonts w:ascii="Georgia" w:hAnsi="Georgia" w:cs="Times New Roman"/>
          <w:sz w:val="20"/>
          <w:szCs w:val="21"/>
        </w:rPr>
        <w:t>Da ich früh erkannte, wie w</w:t>
      </w:r>
      <w:r w:rsidR="00CA664D" w:rsidRPr="00041538">
        <w:rPr>
          <w:rFonts w:ascii="Georgia" w:hAnsi="Georgia" w:cs="Times New Roman"/>
          <w:sz w:val="20"/>
          <w:szCs w:val="21"/>
        </w:rPr>
        <w:t>ichtig es ist</w:t>
      </w:r>
      <w:r w:rsidR="00B77509">
        <w:rPr>
          <w:rFonts w:ascii="Georgia" w:hAnsi="Georgia" w:cs="Times New Roman"/>
          <w:sz w:val="20"/>
          <w:szCs w:val="21"/>
        </w:rPr>
        <w:t>,</w:t>
      </w:r>
      <w:r w:rsidR="00CA664D" w:rsidRPr="00041538">
        <w:rPr>
          <w:rFonts w:ascii="Georgia" w:hAnsi="Georgia" w:cs="Times New Roman"/>
          <w:sz w:val="20"/>
          <w:szCs w:val="21"/>
        </w:rPr>
        <w:t xml:space="preserve"> Praxiserfahrungen außerhalb der Privatkundenberatung </w:t>
      </w:r>
      <w:r w:rsidR="004B297D" w:rsidRPr="00041538">
        <w:rPr>
          <w:rFonts w:ascii="Georgia" w:hAnsi="Georgia" w:cs="Times New Roman"/>
          <w:sz w:val="20"/>
          <w:szCs w:val="21"/>
        </w:rPr>
        <w:t xml:space="preserve">zu sammeln, </w:t>
      </w:r>
      <w:r w:rsidR="00C13AB8">
        <w:rPr>
          <w:rFonts w:ascii="Georgia" w:hAnsi="Georgia" w:cs="Times New Roman"/>
          <w:sz w:val="20"/>
          <w:szCs w:val="21"/>
        </w:rPr>
        <w:t>setzte ich mich stets</w:t>
      </w:r>
      <w:r w:rsidR="006A758B" w:rsidRPr="00041538">
        <w:rPr>
          <w:rFonts w:ascii="Georgia" w:hAnsi="Georgia" w:cs="Times New Roman"/>
          <w:sz w:val="20"/>
          <w:szCs w:val="21"/>
        </w:rPr>
        <w:t xml:space="preserve"> dafür ein</w:t>
      </w:r>
      <w:r w:rsidR="00270B99" w:rsidRPr="00041538">
        <w:rPr>
          <w:rFonts w:ascii="Georgia" w:hAnsi="Georgia" w:cs="Times New Roman"/>
          <w:sz w:val="20"/>
          <w:szCs w:val="21"/>
        </w:rPr>
        <w:t>,</w:t>
      </w:r>
      <w:r w:rsidR="005A5AD4" w:rsidRPr="00041538">
        <w:rPr>
          <w:rFonts w:ascii="Georgia" w:hAnsi="Georgia" w:cs="Times New Roman"/>
          <w:sz w:val="20"/>
          <w:szCs w:val="21"/>
        </w:rPr>
        <w:t xml:space="preserve"> </w:t>
      </w:r>
      <w:r w:rsidR="00BE083C">
        <w:rPr>
          <w:rFonts w:ascii="Georgia" w:hAnsi="Georgia" w:cs="Times New Roman"/>
          <w:sz w:val="20"/>
          <w:szCs w:val="21"/>
        </w:rPr>
        <w:t xml:space="preserve">mich in </w:t>
      </w:r>
      <w:r w:rsidR="006A758B" w:rsidRPr="00041538">
        <w:rPr>
          <w:rFonts w:ascii="Georgia" w:hAnsi="Georgia" w:cs="Times New Roman"/>
          <w:sz w:val="20"/>
          <w:szCs w:val="21"/>
        </w:rPr>
        <w:t xml:space="preserve">vielen Bereichen </w:t>
      </w:r>
      <w:r w:rsidR="00B3490D" w:rsidRPr="00041538">
        <w:rPr>
          <w:rFonts w:ascii="Georgia" w:hAnsi="Georgia" w:cs="Times New Roman"/>
          <w:sz w:val="20"/>
          <w:szCs w:val="21"/>
        </w:rPr>
        <w:t>auch außerhalb des Ausbildungsplans e</w:t>
      </w:r>
      <w:r w:rsidR="006A758B" w:rsidRPr="00041538">
        <w:rPr>
          <w:rFonts w:ascii="Georgia" w:hAnsi="Georgia" w:cs="Times New Roman"/>
          <w:sz w:val="20"/>
          <w:szCs w:val="21"/>
        </w:rPr>
        <w:t>ngagieren</w:t>
      </w:r>
      <w:r w:rsidR="005609B2">
        <w:rPr>
          <w:rFonts w:ascii="Georgia" w:hAnsi="Georgia" w:cs="Times New Roman"/>
          <w:sz w:val="20"/>
          <w:szCs w:val="21"/>
        </w:rPr>
        <w:t xml:space="preserve"> </w:t>
      </w:r>
      <w:r w:rsidR="00BE083C">
        <w:rPr>
          <w:rFonts w:ascii="Georgia" w:hAnsi="Georgia" w:cs="Times New Roman"/>
          <w:sz w:val="20"/>
          <w:szCs w:val="21"/>
        </w:rPr>
        <w:t>zu können</w:t>
      </w:r>
      <w:r w:rsidR="00C05D3A">
        <w:rPr>
          <w:rFonts w:ascii="Georgia" w:hAnsi="Georgia" w:cs="Times New Roman"/>
          <w:sz w:val="20"/>
          <w:szCs w:val="21"/>
        </w:rPr>
        <w:t>.</w:t>
      </w:r>
      <w:r w:rsidR="00123DE5">
        <w:rPr>
          <w:rFonts w:ascii="Georgia" w:hAnsi="Georgia" w:cs="Times New Roman"/>
          <w:sz w:val="20"/>
          <w:szCs w:val="21"/>
        </w:rPr>
        <w:t xml:space="preserve"> </w:t>
      </w:r>
      <w:r w:rsidR="00BE083C">
        <w:rPr>
          <w:rFonts w:ascii="Georgia" w:hAnsi="Georgia" w:cs="Times New Roman"/>
          <w:sz w:val="20"/>
          <w:szCs w:val="21"/>
        </w:rPr>
        <w:t>Dadurch</w:t>
      </w:r>
      <w:r w:rsidR="00123DE5">
        <w:rPr>
          <w:rFonts w:ascii="Georgia" w:hAnsi="Georgia" w:cs="Times New Roman"/>
          <w:sz w:val="20"/>
          <w:szCs w:val="21"/>
        </w:rPr>
        <w:t xml:space="preserve"> konnte ich spannende Kontakte knüpfen, </w:t>
      </w:r>
      <w:r w:rsidR="005609B2">
        <w:rPr>
          <w:rFonts w:ascii="Georgia" w:hAnsi="Georgia" w:cs="Times New Roman"/>
          <w:sz w:val="20"/>
          <w:szCs w:val="21"/>
        </w:rPr>
        <w:t xml:space="preserve">die </w:t>
      </w:r>
      <w:r w:rsidR="00123DE5">
        <w:rPr>
          <w:rFonts w:ascii="Georgia" w:hAnsi="Georgia" w:cs="Times New Roman"/>
          <w:sz w:val="20"/>
          <w:szCs w:val="21"/>
        </w:rPr>
        <w:t xml:space="preserve">mir für Rückfragen jeder Art zur Verfügung </w:t>
      </w:r>
      <w:r w:rsidR="005609B2">
        <w:rPr>
          <w:rFonts w:ascii="Georgia" w:hAnsi="Georgia" w:cs="Times New Roman"/>
          <w:sz w:val="20"/>
          <w:szCs w:val="21"/>
        </w:rPr>
        <w:t>stehen</w:t>
      </w:r>
      <w:r w:rsidR="00DE2915">
        <w:rPr>
          <w:rFonts w:ascii="Georgia" w:hAnsi="Georgia" w:cs="Times New Roman"/>
          <w:sz w:val="20"/>
          <w:szCs w:val="21"/>
        </w:rPr>
        <w:t xml:space="preserve">. </w:t>
      </w:r>
      <w:r w:rsidR="005609B2">
        <w:rPr>
          <w:rFonts w:ascii="Georgia" w:hAnsi="Georgia" w:cs="Times New Roman"/>
          <w:sz w:val="20"/>
          <w:szCs w:val="21"/>
        </w:rPr>
        <w:t>Die</w:t>
      </w:r>
      <w:r w:rsidR="00E06E3D" w:rsidRPr="00041538">
        <w:rPr>
          <w:rFonts w:ascii="Georgia" w:hAnsi="Georgia" w:cs="Times New Roman"/>
          <w:sz w:val="20"/>
          <w:szCs w:val="21"/>
        </w:rPr>
        <w:t xml:space="preserve"> Bereiche der Bank</w:t>
      </w:r>
      <w:r w:rsidR="00C05D3A">
        <w:rPr>
          <w:rFonts w:ascii="Georgia" w:hAnsi="Georgia" w:cs="Times New Roman"/>
          <w:sz w:val="20"/>
          <w:szCs w:val="21"/>
        </w:rPr>
        <w:t>,</w:t>
      </w:r>
      <w:r w:rsidR="00E06E3D" w:rsidRPr="00041538">
        <w:rPr>
          <w:rFonts w:ascii="Georgia" w:hAnsi="Georgia" w:cs="Times New Roman"/>
          <w:sz w:val="20"/>
          <w:szCs w:val="21"/>
        </w:rPr>
        <w:t xml:space="preserve"> </w:t>
      </w:r>
      <w:r w:rsidR="005609B2">
        <w:rPr>
          <w:rFonts w:ascii="Georgia" w:hAnsi="Georgia" w:cs="Times New Roman"/>
          <w:sz w:val="20"/>
          <w:szCs w:val="21"/>
        </w:rPr>
        <w:t>die</w:t>
      </w:r>
      <w:r w:rsidR="00E06E3D" w:rsidRPr="00041538">
        <w:rPr>
          <w:rFonts w:ascii="Georgia" w:hAnsi="Georgia" w:cs="Times New Roman"/>
          <w:sz w:val="20"/>
          <w:szCs w:val="21"/>
        </w:rPr>
        <w:t xml:space="preserve"> eine Nähe zum </w:t>
      </w:r>
      <w:r w:rsidR="00BF0EEB" w:rsidRPr="00041538">
        <w:rPr>
          <w:rFonts w:ascii="Georgia" w:hAnsi="Georgia" w:cs="Times New Roman"/>
          <w:sz w:val="20"/>
          <w:szCs w:val="21"/>
        </w:rPr>
        <w:t xml:space="preserve">Kapitalmarkt und </w:t>
      </w:r>
      <w:r w:rsidR="00C05D3A">
        <w:rPr>
          <w:rFonts w:ascii="Georgia" w:hAnsi="Georgia" w:cs="Times New Roman"/>
          <w:sz w:val="20"/>
          <w:szCs w:val="21"/>
        </w:rPr>
        <w:t xml:space="preserve">zu </w:t>
      </w:r>
      <w:r w:rsidR="00BF0EEB" w:rsidRPr="00041538">
        <w:rPr>
          <w:rFonts w:ascii="Georgia" w:hAnsi="Georgia" w:cs="Times New Roman"/>
          <w:sz w:val="20"/>
          <w:szCs w:val="21"/>
        </w:rPr>
        <w:t>Unternehmen</w:t>
      </w:r>
      <w:r w:rsidR="00E06E3D" w:rsidRPr="00041538">
        <w:rPr>
          <w:rFonts w:ascii="Georgia" w:hAnsi="Georgia" w:cs="Times New Roman"/>
          <w:sz w:val="20"/>
          <w:szCs w:val="21"/>
        </w:rPr>
        <w:t xml:space="preserve"> </w:t>
      </w:r>
      <w:r w:rsidR="007F1FA0" w:rsidRPr="00041538">
        <w:rPr>
          <w:rFonts w:ascii="Georgia" w:hAnsi="Georgia" w:cs="Times New Roman"/>
          <w:sz w:val="20"/>
          <w:szCs w:val="21"/>
        </w:rPr>
        <w:t>aufweisen</w:t>
      </w:r>
      <w:r w:rsidR="00BF0EEB" w:rsidRPr="00041538">
        <w:rPr>
          <w:rFonts w:ascii="Georgia" w:hAnsi="Georgia" w:cs="Times New Roman"/>
          <w:sz w:val="20"/>
          <w:szCs w:val="21"/>
        </w:rPr>
        <w:t>,</w:t>
      </w:r>
      <w:r w:rsidR="00E06E3D" w:rsidRPr="00041538">
        <w:rPr>
          <w:rFonts w:ascii="Georgia" w:hAnsi="Georgia" w:cs="Times New Roman"/>
          <w:sz w:val="20"/>
          <w:szCs w:val="21"/>
        </w:rPr>
        <w:t xml:space="preserve"> gefielen mir </w:t>
      </w:r>
      <w:r w:rsidR="00BF0EEB" w:rsidRPr="00041538">
        <w:rPr>
          <w:rFonts w:ascii="Georgia" w:hAnsi="Georgia" w:cs="Times New Roman"/>
          <w:sz w:val="20"/>
          <w:szCs w:val="21"/>
        </w:rPr>
        <w:t>dabei am besten</w:t>
      </w:r>
      <w:r w:rsidR="00E06E3D" w:rsidRPr="00041538">
        <w:rPr>
          <w:rFonts w:ascii="Georgia" w:hAnsi="Georgia" w:cs="Times New Roman"/>
          <w:sz w:val="20"/>
          <w:szCs w:val="21"/>
        </w:rPr>
        <w:t>.</w:t>
      </w:r>
      <w:r w:rsidR="00185D95" w:rsidRPr="00041538">
        <w:rPr>
          <w:rFonts w:ascii="Georgia" w:hAnsi="Georgia" w:cs="Times New Roman"/>
          <w:sz w:val="20"/>
          <w:szCs w:val="21"/>
        </w:rPr>
        <w:t xml:space="preserve"> So konnte ich meine Arbeitskollegen im Por</w:t>
      </w:r>
      <w:r w:rsidR="007F1FA0" w:rsidRPr="00041538">
        <w:rPr>
          <w:rFonts w:ascii="Georgia" w:hAnsi="Georgia" w:cs="Times New Roman"/>
          <w:sz w:val="20"/>
          <w:szCs w:val="21"/>
        </w:rPr>
        <w:t>t</w:t>
      </w:r>
      <w:r w:rsidR="00185D95" w:rsidRPr="00041538">
        <w:rPr>
          <w:rFonts w:ascii="Georgia" w:hAnsi="Georgia" w:cs="Times New Roman"/>
          <w:sz w:val="20"/>
          <w:szCs w:val="21"/>
        </w:rPr>
        <w:t>foliomanagement mit dem Erstellen von Pow</w:t>
      </w:r>
      <w:r w:rsidR="007F1FA0" w:rsidRPr="00041538">
        <w:rPr>
          <w:rFonts w:ascii="Georgia" w:hAnsi="Georgia" w:cs="Times New Roman"/>
          <w:sz w:val="20"/>
          <w:szCs w:val="21"/>
        </w:rPr>
        <w:t>erP</w:t>
      </w:r>
      <w:r w:rsidR="00B77509">
        <w:rPr>
          <w:rFonts w:ascii="Georgia" w:hAnsi="Georgia" w:cs="Times New Roman"/>
          <w:sz w:val="20"/>
          <w:szCs w:val="21"/>
        </w:rPr>
        <w:t>oint Präsentationen und dem H</w:t>
      </w:r>
      <w:r w:rsidR="00185D95" w:rsidRPr="00041538">
        <w:rPr>
          <w:rFonts w:ascii="Georgia" w:hAnsi="Georgia" w:cs="Times New Roman"/>
          <w:sz w:val="20"/>
          <w:szCs w:val="21"/>
        </w:rPr>
        <w:t>er</w:t>
      </w:r>
      <w:r w:rsidR="008A4A8B">
        <w:rPr>
          <w:rFonts w:ascii="Georgia" w:hAnsi="Georgia" w:cs="Times New Roman"/>
          <w:sz w:val="20"/>
          <w:szCs w:val="21"/>
        </w:rPr>
        <w:t xml:space="preserve">ausarbeiten individueller </w:t>
      </w:r>
      <w:proofErr w:type="spellStart"/>
      <w:r w:rsidR="008A4A8B">
        <w:rPr>
          <w:rFonts w:ascii="Georgia" w:hAnsi="Georgia" w:cs="Times New Roman"/>
          <w:sz w:val="20"/>
          <w:szCs w:val="21"/>
        </w:rPr>
        <w:t>Assetalloc</w:t>
      </w:r>
      <w:r w:rsidR="00185D95" w:rsidRPr="00041538">
        <w:rPr>
          <w:rFonts w:ascii="Georgia" w:hAnsi="Georgia" w:cs="Times New Roman"/>
          <w:sz w:val="20"/>
          <w:szCs w:val="21"/>
        </w:rPr>
        <w:t>ations</w:t>
      </w:r>
      <w:proofErr w:type="spellEnd"/>
      <w:r w:rsidR="00185D95" w:rsidRPr="00041538">
        <w:rPr>
          <w:rFonts w:ascii="Georgia" w:hAnsi="Georgia" w:cs="Times New Roman"/>
          <w:sz w:val="20"/>
          <w:szCs w:val="21"/>
        </w:rPr>
        <w:t xml:space="preserve"> für Kunden in Excel unterstützen.</w:t>
      </w:r>
      <w:r w:rsidR="007F1FA0" w:rsidRPr="00041538">
        <w:rPr>
          <w:rFonts w:ascii="Georgia" w:hAnsi="Georgia" w:cs="Times New Roman"/>
          <w:sz w:val="20"/>
          <w:szCs w:val="21"/>
        </w:rPr>
        <w:t xml:space="preserve"> Dazu hatte ich die Möglichkeit</w:t>
      </w:r>
      <w:r w:rsidR="00B77509">
        <w:rPr>
          <w:rFonts w:ascii="Georgia" w:hAnsi="Georgia" w:cs="Times New Roman"/>
          <w:sz w:val="20"/>
          <w:szCs w:val="21"/>
        </w:rPr>
        <w:t>,</w:t>
      </w:r>
      <w:r w:rsidR="007F1FA0" w:rsidRPr="00041538">
        <w:rPr>
          <w:rFonts w:ascii="Georgia" w:hAnsi="Georgia" w:cs="Times New Roman"/>
          <w:sz w:val="20"/>
          <w:szCs w:val="21"/>
        </w:rPr>
        <w:t xml:space="preserve"> an </w:t>
      </w:r>
      <w:r w:rsidR="007A78DA" w:rsidRPr="00041538">
        <w:rPr>
          <w:rFonts w:ascii="Georgia" w:hAnsi="Georgia" w:cs="Times New Roman"/>
          <w:sz w:val="20"/>
          <w:szCs w:val="21"/>
        </w:rPr>
        <w:t>wirklich</w:t>
      </w:r>
      <w:r w:rsidR="009512AB">
        <w:rPr>
          <w:rFonts w:ascii="Georgia" w:hAnsi="Georgia" w:cs="Times New Roman"/>
          <w:sz w:val="20"/>
          <w:szCs w:val="21"/>
        </w:rPr>
        <w:t xml:space="preserve"> spannenden</w:t>
      </w:r>
      <w:r w:rsidR="00C13AB8">
        <w:rPr>
          <w:rFonts w:ascii="Georgia" w:hAnsi="Georgia" w:cs="Times New Roman"/>
          <w:sz w:val="20"/>
          <w:szCs w:val="21"/>
        </w:rPr>
        <w:t xml:space="preserve"> und lehrreichen</w:t>
      </w:r>
      <w:r w:rsidR="009512AB">
        <w:rPr>
          <w:rFonts w:ascii="Georgia" w:hAnsi="Georgia" w:cs="Times New Roman"/>
          <w:sz w:val="20"/>
          <w:szCs w:val="21"/>
        </w:rPr>
        <w:t xml:space="preserve"> Terminen z.</w:t>
      </w:r>
      <w:r w:rsidR="005609B2">
        <w:rPr>
          <w:rFonts w:ascii="Georgia" w:hAnsi="Georgia" w:cs="Times New Roman"/>
          <w:sz w:val="20"/>
          <w:szCs w:val="21"/>
        </w:rPr>
        <w:t xml:space="preserve"> </w:t>
      </w:r>
      <w:r w:rsidR="009512AB">
        <w:rPr>
          <w:rFonts w:ascii="Georgia" w:hAnsi="Georgia" w:cs="Times New Roman"/>
          <w:sz w:val="20"/>
          <w:szCs w:val="21"/>
        </w:rPr>
        <w:t>B. mit Fon</w:t>
      </w:r>
      <w:r w:rsidR="008411BB">
        <w:rPr>
          <w:rFonts w:ascii="Georgia" w:hAnsi="Georgia" w:cs="Times New Roman"/>
          <w:sz w:val="20"/>
          <w:szCs w:val="21"/>
        </w:rPr>
        <w:t>dsmanagern oder großen Manda</w:t>
      </w:r>
      <w:r w:rsidR="005609B2">
        <w:rPr>
          <w:rFonts w:ascii="Georgia" w:hAnsi="Georgia" w:cs="Times New Roman"/>
          <w:sz w:val="20"/>
          <w:szCs w:val="21"/>
        </w:rPr>
        <w:t>nt</w:t>
      </w:r>
      <w:r w:rsidR="008411BB">
        <w:rPr>
          <w:rFonts w:ascii="Georgia" w:hAnsi="Georgia" w:cs="Times New Roman"/>
          <w:sz w:val="20"/>
          <w:szCs w:val="21"/>
        </w:rPr>
        <w:t xml:space="preserve">en </w:t>
      </w:r>
      <w:r w:rsidR="007F1FA0" w:rsidRPr="00041538">
        <w:rPr>
          <w:rFonts w:ascii="Georgia" w:hAnsi="Georgia" w:cs="Times New Roman"/>
          <w:sz w:val="20"/>
          <w:szCs w:val="21"/>
        </w:rPr>
        <w:t>teilzunehmen.</w:t>
      </w:r>
      <w:r w:rsidR="00185D95" w:rsidRPr="00041538">
        <w:rPr>
          <w:rFonts w:ascii="Georgia" w:hAnsi="Georgia" w:cs="Times New Roman"/>
          <w:sz w:val="20"/>
          <w:szCs w:val="21"/>
        </w:rPr>
        <w:t xml:space="preserve"> </w:t>
      </w:r>
      <w:r w:rsidR="003515DB" w:rsidRPr="00041538">
        <w:rPr>
          <w:rFonts w:ascii="Georgia" w:hAnsi="Georgia" w:cs="Times New Roman"/>
          <w:sz w:val="20"/>
          <w:szCs w:val="21"/>
        </w:rPr>
        <w:t>In der Firmen</w:t>
      </w:r>
      <w:del w:id="4" w:author="David Döbele" w:date="2022-01-11T19:06:00Z">
        <w:r w:rsidR="00B77509" w:rsidDel="00C82AF9">
          <w:rPr>
            <w:rFonts w:ascii="Georgia" w:hAnsi="Georgia" w:cs="Times New Roman"/>
            <w:sz w:val="20"/>
            <w:szCs w:val="21"/>
          </w:rPr>
          <w:softHyphen/>
        </w:r>
      </w:del>
      <w:r w:rsidR="003515DB" w:rsidRPr="00041538">
        <w:rPr>
          <w:rFonts w:ascii="Georgia" w:hAnsi="Georgia" w:cs="Times New Roman"/>
          <w:sz w:val="20"/>
          <w:szCs w:val="21"/>
        </w:rPr>
        <w:t>kunden</w:t>
      </w:r>
      <w:r w:rsidR="0000016A">
        <w:rPr>
          <w:rFonts w:ascii="Georgia" w:hAnsi="Georgia" w:cs="Times New Roman"/>
          <w:sz w:val="20"/>
          <w:szCs w:val="21"/>
        </w:rPr>
        <w:softHyphen/>
      </w:r>
      <w:r w:rsidR="003515DB" w:rsidRPr="00041538">
        <w:rPr>
          <w:rFonts w:ascii="Georgia" w:hAnsi="Georgia" w:cs="Times New Roman"/>
          <w:sz w:val="20"/>
          <w:szCs w:val="21"/>
        </w:rPr>
        <w:t xml:space="preserve">abteilung </w:t>
      </w:r>
      <w:r w:rsidR="00B3490D" w:rsidRPr="00041538">
        <w:rPr>
          <w:rFonts w:ascii="Georgia" w:hAnsi="Georgia" w:cs="Times New Roman"/>
          <w:sz w:val="20"/>
          <w:szCs w:val="21"/>
        </w:rPr>
        <w:t>konnte</w:t>
      </w:r>
      <w:r w:rsidR="007F1FA0" w:rsidRPr="00041538">
        <w:rPr>
          <w:rFonts w:ascii="Georgia" w:hAnsi="Georgia" w:cs="Times New Roman"/>
          <w:sz w:val="20"/>
          <w:szCs w:val="21"/>
        </w:rPr>
        <w:t xml:space="preserve"> ich </w:t>
      </w:r>
      <w:r w:rsidR="003515DB" w:rsidRPr="00041538">
        <w:rPr>
          <w:rFonts w:ascii="Georgia" w:hAnsi="Georgia" w:cs="Times New Roman"/>
          <w:sz w:val="20"/>
          <w:szCs w:val="21"/>
        </w:rPr>
        <w:t>meine analytischen Fähigkeiten und mein Interesse an betriebswirtschaftlichen Kennzahlen in der</w:t>
      </w:r>
      <w:r w:rsidR="00B3490D" w:rsidRPr="00041538">
        <w:rPr>
          <w:rFonts w:ascii="Georgia" w:hAnsi="Georgia" w:cs="Times New Roman"/>
          <w:sz w:val="20"/>
          <w:szCs w:val="21"/>
        </w:rPr>
        <w:t xml:space="preserve"> Durchfü</w:t>
      </w:r>
      <w:r w:rsidR="00AB0C53" w:rsidRPr="00041538">
        <w:rPr>
          <w:rFonts w:ascii="Georgia" w:hAnsi="Georgia" w:cs="Times New Roman"/>
          <w:sz w:val="20"/>
          <w:szCs w:val="21"/>
        </w:rPr>
        <w:t>h</w:t>
      </w:r>
      <w:r w:rsidR="00B3490D" w:rsidRPr="00041538">
        <w:rPr>
          <w:rFonts w:ascii="Georgia" w:hAnsi="Georgia" w:cs="Times New Roman"/>
          <w:sz w:val="20"/>
          <w:szCs w:val="21"/>
        </w:rPr>
        <w:t>r</w:t>
      </w:r>
      <w:r w:rsidR="00AB0C53" w:rsidRPr="00041538">
        <w:rPr>
          <w:rFonts w:ascii="Georgia" w:hAnsi="Georgia" w:cs="Times New Roman"/>
          <w:sz w:val="20"/>
          <w:szCs w:val="21"/>
        </w:rPr>
        <w:t>ung</w:t>
      </w:r>
      <w:r w:rsidR="00B3490D" w:rsidRPr="00041538">
        <w:rPr>
          <w:rFonts w:ascii="Georgia" w:hAnsi="Georgia" w:cs="Times New Roman"/>
          <w:sz w:val="20"/>
          <w:szCs w:val="21"/>
        </w:rPr>
        <w:t xml:space="preserve"> von Teilbereichen </w:t>
      </w:r>
      <w:r w:rsidR="003515DB" w:rsidRPr="00041538">
        <w:rPr>
          <w:rFonts w:ascii="Georgia" w:hAnsi="Georgia" w:cs="Times New Roman"/>
          <w:sz w:val="20"/>
          <w:szCs w:val="21"/>
        </w:rPr>
        <w:t xml:space="preserve">der Bilanzanalyse </w:t>
      </w:r>
      <w:r w:rsidR="00A036CF" w:rsidRPr="00041538">
        <w:rPr>
          <w:rFonts w:ascii="Georgia" w:hAnsi="Georgia" w:cs="Times New Roman"/>
          <w:sz w:val="20"/>
          <w:szCs w:val="21"/>
        </w:rPr>
        <w:t>zeigen.</w:t>
      </w:r>
      <w:r w:rsidR="00C13AB8">
        <w:rPr>
          <w:rFonts w:ascii="Georgia" w:hAnsi="Georgia" w:cs="Times New Roman"/>
          <w:sz w:val="20"/>
          <w:szCs w:val="21"/>
        </w:rPr>
        <w:t xml:space="preserve"> Besonders interessant empfand ich dort, wie sich bestimmte Branchen oder Geschäftsmodelle direkt in den Bilanzen widerspiegeln.</w:t>
      </w:r>
      <w:r w:rsidR="003515DB" w:rsidRPr="00041538">
        <w:rPr>
          <w:rFonts w:ascii="Georgia" w:hAnsi="Georgia" w:cs="Times New Roman"/>
          <w:sz w:val="20"/>
          <w:szCs w:val="21"/>
        </w:rPr>
        <w:t xml:space="preserve"> </w:t>
      </w:r>
      <w:r w:rsidR="008411BB">
        <w:rPr>
          <w:rFonts w:ascii="Georgia" w:hAnsi="Georgia" w:cs="Times New Roman"/>
          <w:sz w:val="20"/>
          <w:szCs w:val="21"/>
        </w:rPr>
        <w:t>Ich freue mich</w:t>
      </w:r>
      <w:r w:rsidR="007D7548">
        <w:rPr>
          <w:rFonts w:ascii="Georgia" w:hAnsi="Georgia" w:cs="Times New Roman"/>
          <w:sz w:val="20"/>
          <w:szCs w:val="21"/>
        </w:rPr>
        <w:t>,</w:t>
      </w:r>
      <w:r w:rsidR="008411BB">
        <w:rPr>
          <w:rFonts w:ascii="Georgia" w:hAnsi="Georgia" w:cs="Times New Roman"/>
          <w:sz w:val="20"/>
          <w:szCs w:val="21"/>
        </w:rPr>
        <w:t xml:space="preserve"> diese Fähigkeiten</w:t>
      </w:r>
      <w:r w:rsidR="005A5AD4" w:rsidRPr="00041538">
        <w:rPr>
          <w:rFonts w:ascii="Georgia" w:hAnsi="Georgia" w:cs="Times New Roman"/>
          <w:sz w:val="20"/>
          <w:szCs w:val="21"/>
        </w:rPr>
        <w:t xml:space="preserve"> im Rahmen eines Praktikums </w:t>
      </w:r>
      <w:r w:rsidR="00A036CF" w:rsidRPr="00041538">
        <w:rPr>
          <w:rFonts w:ascii="Georgia" w:hAnsi="Georgia" w:cs="Times New Roman"/>
          <w:sz w:val="20"/>
          <w:szCs w:val="21"/>
        </w:rPr>
        <w:t xml:space="preserve">bei </w:t>
      </w:r>
      <w:proofErr w:type="spellStart"/>
      <w:r w:rsidR="00A036CF" w:rsidRPr="00041538">
        <w:rPr>
          <w:rFonts w:ascii="Georgia" w:hAnsi="Georgia" w:cs="Times New Roman"/>
          <w:sz w:val="20"/>
          <w:szCs w:val="21"/>
        </w:rPr>
        <w:t>Deloitte</w:t>
      </w:r>
      <w:proofErr w:type="spellEnd"/>
      <w:r w:rsidR="00A036CF" w:rsidRPr="00041538">
        <w:rPr>
          <w:rFonts w:ascii="Georgia" w:hAnsi="Georgia" w:cs="Times New Roman"/>
          <w:sz w:val="20"/>
          <w:szCs w:val="21"/>
        </w:rPr>
        <w:t xml:space="preserve"> im Audit</w:t>
      </w:r>
      <w:r w:rsidR="005A5AD4" w:rsidRPr="00041538">
        <w:rPr>
          <w:rFonts w:ascii="Georgia" w:hAnsi="Georgia" w:cs="Times New Roman"/>
          <w:sz w:val="20"/>
          <w:szCs w:val="21"/>
        </w:rPr>
        <w:t xml:space="preserve"> bereits vor meinem Studium ausbauen</w:t>
      </w:r>
      <w:r w:rsidR="008411BB">
        <w:rPr>
          <w:rFonts w:ascii="Georgia" w:hAnsi="Georgia" w:cs="Times New Roman"/>
          <w:sz w:val="20"/>
          <w:szCs w:val="21"/>
        </w:rPr>
        <w:t xml:space="preserve"> zu können</w:t>
      </w:r>
      <w:r w:rsidR="00C05D3A">
        <w:rPr>
          <w:rFonts w:ascii="Georgia" w:hAnsi="Georgia" w:cs="Times New Roman"/>
          <w:sz w:val="20"/>
          <w:szCs w:val="21"/>
        </w:rPr>
        <w:t>.</w:t>
      </w:r>
      <w:r w:rsidR="005A5AD4" w:rsidRPr="00041538">
        <w:rPr>
          <w:rFonts w:ascii="Georgia" w:hAnsi="Georgia" w:cs="Times New Roman"/>
          <w:sz w:val="20"/>
          <w:szCs w:val="21"/>
        </w:rPr>
        <w:t xml:space="preserve"> </w:t>
      </w:r>
      <w:r w:rsidR="007D7548">
        <w:rPr>
          <w:rFonts w:ascii="Georgia" w:hAnsi="Georgia" w:cs="Times New Roman"/>
          <w:sz w:val="20"/>
          <w:szCs w:val="21"/>
        </w:rPr>
        <w:t xml:space="preserve">Da </w:t>
      </w:r>
      <w:r w:rsidR="003515DB" w:rsidRPr="00041538">
        <w:rPr>
          <w:rFonts w:ascii="Georgia" w:hAnsi="Georgia" w:cs="Times New Roman"/>
          <w:sz w:val="20"/>
          <w:szCs w:val="21"/>
        </w:rPr>
        <w:t>mich</w:t>
      </w:r>
      <w:r w:rsidR="001916A5" w:rsidRPr="00041538">
        <w:rPr>
          <w:rFonts w:ascii="Georgia" w:hAnsi="Georgia" w:cs="Times New Roman"/>
          <w:sz w:val="20"/>
          <w:szCs w:val="21"/>
        </w:rPr>
        <w:t xml:space="preserve"> </w:t>
      </w:r>
      <w:r w:rsidR="003515DB" w:rsidRPr="00041538">
        <w:rPr>
          <w:rFonts w:ascii="Georgia" w:hAnsi="Georgia" w:cs="Times New Roman"/>
          <w:sz w:val="20"/>
          <w:szCs w:val="21"/>
        </w:rPr>
        <w:t xml:space="preserve">das Thema Unternehmensbewertung </w:t>
      </w:r>
      <w:r w:rsidR="00254B8D" w:rsidRPr="00041538">
        <w:rPr>
          <w:rFonts w:ascii="Georgia" w:hAnsi="Georgia" w:cs="Times New Roman"/>
          <w:sz w:val="20"/>
          <w:szCs w:val="21"/>
        </w:rPr>
        <w:t>privat sehr i</w:t>
      </w:r>
      <w:r w:rsidR="00E74F13" w:rsidRPr="00041538">
        <w:rPr>
          <w:rFonts w:ascii="Georgia" w:hAnsi="Georgia" w:cs="Times New Roman"/>
          <w:sz w:val="20"/>
          <w:szCs w:val="21"/>
        </w:rPr>
        <w:t xml:space="preserve">nteressiert </w:t>
      </w:r>
      <w:r w:rsidR="007D7548">
        <w:rPr>
          <w:rFonts w:ascii="Georgia" w:hAnsi="Georgia" w:cs="Times New Roman"/>
          <w:sz w:val="20"/>
          <w:szCs w:val="21"/>
        </w:rPr>
        <w:t xml:space="preserve">und ich einen Berufseinstieg im Investment Banking anstrebe, möchte ich als Folgepraktikum erste </w:t>
      </w:r>
      <w:r w:rsidR="00EC345E" w:rsidRPr="00041538">
        <w:rPr>
          <w:rFonts w:ascii="Georgia" w:hAnsi="Georgia" w:cs="Times New Roman"/>
          <w:sz w:val="20"/>
          <w:szCs w:val="21"/>
        </w:rPr>
        <w:t>Praxiserfahrungen im M&amp;A sammeln</w:t>
      </w:r>
      <w:r w:rsidR="001916A5" w:rsidRPr="00041538">
        <w:rPr>
          <w:rFonts w:ascii="Georgia" w:hAnsi="Georgia" w:cs="Times New Roman"/>
          <w:sz w:val="20"/>
          <w:szCs w:val="21"/>
        </w:rPr>
        <w:t>.</w:t>
      </w:r>
    </w:p>
    <w:p w14:paraId="101612E9" w14:textId="77777777" w:rsidR="00500D2A" w:rsidRPr="00041538" w:rsidRDefault="00500D2A" w:rsidP="00041538">
      <w:pPr>
        <w:spacing w:after="0"/>
        <w:ind w:left="-284" w:right="-540"/>
        <w:jc w:val="both"/>
        <w:rPr>
          <w:rFonts w:ascii="Georgia" w:hAnsi="Georgia" w:cs="Times New Roman"/>
          <w:sz w:val="20"/>
          <w:szCs w:val="21"/>
        </w:rPr>
      </w:pPr>
    </w:p>
    <w:p w14:paraId="4038BE24" w14:textId="00676551" w:rsidR="00F21238" w:rsidRDefault="00F21238" w:rsidP="00F21238">
      <w:pPr>
        <w:spacing w:after="0"/>
        <w:ind w:left="-284" w:right="-540"/>
        <w:jc w:val="both"/>
        <w:rPr>
          <w:rFonts w:ascii="Georgia" w:hAnsi="Georgia" w:cs="Times New Roman"/>
          <w:sz w:val="20"/>
          <w:szCs w:val="21"/>
        </w:rPr>
      </w:pPr>
      <w:proofErr w:type="spellStart"/>
      <w:r>
        <w:rPr>
          <w:rFonts w:ascii="Georgia" w:hAnsi="Georgia" w:cs="Times New Roman"/>
          <w:sz w:val="20"/>
          <w:szCs w:val="21"/>
        </w:rPr>
        <w:t>Covendit</w:t>
      </w:r>
      <w:proofErr w:type="spellEnd"/>
      <w:r>
        <w:rPr>
          <w:rFonts w:ascii="Georgia" w:hAnsi="Georgia" w:cs="Times New Roman"/>
          <w:sz w:val="20"/>
          <w:szCs w:val="21"/>
        </w:rPr>
        <w:t xml:space="preserve"> ist der </w:t>
      </w:r>
      <w:r w:rsidR="00DE6550">
        <w:rPr>
          <w:rFonts w:ascii="Georgia" w:hAnsi="Georgia" w:cs="Times New Roman"/>
          <w:sz w:val="20"/>
          <w:szCs w:val="21"/>
        </w:rPr>
        <w:t>perfekte</w:t>
      </w:r>
      <w:r>
        <w:rPr>
          <w:rFonts w:ascii="Georgia" w:hAnsi="Georgia" w:cs="Times New Roman"/>
          <w:sz w:val="20"/>
          <w:szCs w:val="21"/>
        </w:rPr>
        <w:t xml:space="preserve"> Partner für mein Praktikum. Der Kundenkontakt auf Augenhöhe, mit Fingerspitzengefühl und Diskretion sind Werte, die ich bereits  in meiner Ausbildung als sehr wichtig erachtet habe. Dass Sie trotz der aktuellen wirtschaftlichen Umstände im letzten Jahr 15 Deals abgeschlossen haben, ist ein Qualitätssigel für Ihre Leistung und beeindruckt mich sehr.</w:t>
      </w:r>
      <w:ins w:id="5" w:author="David Döbele" w:date="2022-01-11T19:06:00Z">
        <w:r w:rsidR="00C82AF9">
          <w:rPr>
            <w:rFonts w:ascii="Georgia" w:hAnsi="Georgia" w:cs="Times New Roman"/>
            <w:sz w:val="20"/>
            <w:szCs w:val="21"/>
          </w:rPr>
          <w:t xml:space="preserve"> Nun boomt der M&amp;A-Markt und ich finde es spannend, hier in kl</w:t>
        </w:r>
      </w:ins>
      <w:ins w:id="6" w:author="David Döbele" w:date="2022-01-11T19:07:00Z">
        <w:r w:rsidR="00C82AF9">
          <w:rPr>
            <w:rFonts w:ascii="Georgia" w:hAnsi="Georgia" w:cs="Times New Roman"/>
            <w:sz w:val="20"/>
            <w:szCs w:val="21"/>
          </w:rPr>
          <w:t>einen und schlagkräftigen Teams dieses Wachstum bestmöglich zu nutzen.</w:t>
        </w:r>
      </w:ins>
      <w:del w:id="7" w:author="David Döbele" w:date="2022-01-11T19:06:00Z">
        <w:r w:rsidDel="00C82AF9">
          <w:rPr>
            <w:rFonts w:ascii="Georgia" w:hAnsi="Georgia" w:cs="Times New Roman"/>
            <w:sz w:val="20"/>
            <w:szCs w:val="21"/>
          </w:rPr>
          <w:delText xml:space="preserve"> </w:delText>
        </w:r>
      </w:del>
      <w:r>
        <w:rPr>
          <w:rFonts w:ascii="Georgia" w:hAnsi="Georgia" w:cs="Times New Roman"/>
          <w:sz w:val="20"/>
          <w:szCs w:val="21"/>
        </w:rPr>
        <w:t xml:space="preserve"> Es gefällt mir ebenfalls, dass Sie neben höchster Professionalität Wert auf flache Hierarchien legen</w:t>
      </w:r>
      <w:ins w:id="8" w:author="David Döbele" w:date="2022-01-11T19:07:00Z">
        <w:r w:rsidR="00C82AF9">
          <w:rPr>
            <w:rFonts w:ascii="Georgia" w:hAnsi="Georgia" w:cs="Times New Roman"/>
            <w:sz w:val="20"/>
            <w:szCs w:val="21"/>
          </w:rPr>
          <w:t xml:space="preserve"> – das </w:t>
        </w:r>
      </w:ins>
      <w:ins w:id="9" w:author="David Döbele" w:date="2022-01-11T19:08:00Z">
        <w:r w:rsidR="00C82AF9">
          <w:rPr>
            <w:rFonts w:ascii="Georgia" w:hAnsi="Georgia" w:cs="Times New Roman"/>
            <w:sz w:val="20"/>
            <w:szCs w:val="21"/>
          </w:rPr>
          <w:t>habe ich</w:t>
        </w:r>
      </w:ins>
      <w:ins w:id="10" w:author="David Döbele" w:date="2022-01-11T19:07:00Z">
        <w:r w:rsidR="00C82AF9">
          <w:rPr>
            <w:rFonts w:ascii="Georgia" w:hAnsi="Georgia" w:cs="Times New Roman"/>
            <w:sz w:val="20"/>
            <w:szCs w:val="21"/>
          </w:rPr>
          <w:t xml:space="preserve"> schon bei meiner Bankausbildung i</w:t>
        </w:r>
      </w:ins>
      <w:ins w:id="11" w:author="David Döbele" w:date="2022-01-11T19:08:00Z">
        <w:r w:rsidR="00C82AF9">
          <w:rPr>
            <w:rFonts w:ascii="Georgia" w:hAnsi="Georgia" w:cs="Times New Roman"/>
            <w:sz w:val="20"/>
            <w:szCs w:val="21"/>
          </w:rPr>
          <w:t>mmer sehr wertgeschätzt</w:t>
        </w:r>
      </w:ins>
      <w:r>
        <w:rPr>
          <w:rFonts w:ascii="Georgia" w:hAnsi="Georgia" w:cs="Times New Roman"/>
          <w:sz w:val="20"/>
          <w:szCs w:val="21"/>
        </w:rPr>
        <w:t xml:space="preserve">. </w:t>
      </w:r>
      <w:ins w:id="12" w:author="David Döbele" w:date="2022-01-11T19:08:00Z">
        <w:r w:rsidR="00C82AF9">
          <w:rPr>
            <w:rFonts w:ascii="Georgia" w:hAnsi="Georgia" w:cs="Times New Roman"/>
            <w:sz w:val="20"/>
            <w:szCs w:val="21"/>
          </w:rPr>
          <w:t xml:space="preserve">Ich freue mich darauf, von erfahrenen M&amp;A-Beratern wie Herrn X oder Herrn Y zu lernen und gleichzeitig maximalen Mehrwert für </w:t>
        </w:r>
        <w:proofErr w:type="spellStart"/>
        <w:r w:rsidR="00C82AF9">
          <w:rPr>
            <w:rFonts w:ascii="Georgia" w:hAnsi="Georgia" w:cs="Times New Roman"/>
            <w:sz w:val="20"/>
            <w:szCs w:val="21"/>
          </w:rPr>
          <w:t>Covendit</w:t>
        </w:r>
        <w:proofErr w:type="spellEnd"/>
        <w:r w:rsidR="00C82AF9">
          <w:rPr>
            <w:rFonts w:ascii="Georgia" w:hAnsi="Georgia" w:cs="Times New Roman"/>
            <w:sz w:val="20"/>
            <w:szCs w:val="21"/>
          </w:rPr>
          <w:t xml:space="preserve"> zu leisten. </w:t>
        </w:r>
      </w:ins>
      <w:r>
        <w:rPr>
          <w:rFonts w:ascii="Georgia" w:hAnsi="Georgia" w:cs="Times New Roman"/>
          <w:sz w:val="20"/>
          <w:szCs w:val="21"/>
        </w:rPr>
        <w:t>Deshalb bewerbe ich mich auf einen Praktikumsplatz sowohl in Frankfurt als auch in Berlin.</w:t>
      </w:r>
    </w:p>
    <w:p w14:paraId="5B6C0A14" w14:textId="77777777" w:rsidR="00BE083C" w:rsidRDefault="00BE083C" w:rsidP="0000016A">
      <w:pPr>
        <w:spacing w:after="0"/>
        <w:ind w:left="-284" w:right="-540"/>
        <w:jc w:val="both"/>
        <w:rPr>
          <w:rFonts w:ascii="Georgia" w:hAnsi="Georgia" w:cs="Times New Roman"/>
          <w:sz w:val="20"/>
          <w:szCs w:val="21"/>
        </w:rPr>
      </w:pPr>
    </w:p>
    <w:p w14:paraId="62B81468" w14:textId="0D00B67E" w:rsidR="00C05D3A" w:rsidRDefault="00E46B74" w:rsidP="0000016A">
      <w:pPr>
        <w:spacing w:after="0"/>
        <w:ind w:left="-284" w:right="-540"/>
        <w:jc w:val="both"/>
        <w:rPr>
          <w:rFonts w:ascii="Georgia" w:hAnsi="Georgia" w:cs="Times New Roman"/>
          <w:sz w:val="20"/>
          <w:szCs w:val="21"/>
        </w:rPr>
      </w:pPr>
      <w:r>
        <w:rPr>
          <w:rFonts w:ascii="Georgia" w:hAnsi="Georgia" w:cs="Times New Roman"/>
          <w:sz w:val="20"/>
          <w:szCs w:val="21"/>
        </w:rPr>
        <w:t>In einem Praktikum im M&amp;A sehe ich eine enorme Chance für mich</w:t>
      </w:r>
      <w:r w:rsidR="007D7548">
        <w:rPr>
          <w:rFonts w:ascii="Georgia" w:hAnsi="Georgia" w:cs="Times New Roman"/>
          <w:sz w:val="20"/>
          <w:szCs w:val="21"/>
        </w:rPr>
        <w:t xml:space="preserve">, </w:t>
      </w:r>
      <w:r>
        <w:rPr>
          <w:rFonts w:ascii="Georgia" w:hAnsi="Georgia" w:cs="Times New Roman"/>
          <w:sz w:val="20"/>
          <w:szCs w:val="21"/>
        </w:rPr>
        <w:t xml:space="preserve">spannende Einblicke in die Wirtschaft und </w:t>
      </w:r>
      <w:r w:rsidR="005609B2">
        <w:rPr>
          <w:rFonts w:ascii="Georgia" w:hAnsi="Georgia" w:cs="Times New Roman"/>
          <w:sz w:val="20"/>
          <w:szCs w:val="21"/>
        </w:rPr>
        <w:t xml:space="preserve">in </w:t>
      </w:r>
      <w:r>
        <w:rPr>
          <w:rFonts w:ascii="Georgia" w:hAnsi="Georgia" w:cs="Times New Roman"/>
          <w:sz w:val="20"/>
          <w:szCs w:val="21"/>
        </w:rPr>
        <w:t xml:space="preserve">komplexe Unternehmenstransaktionen zu bekommen. </w:t>
      </w:r>
      <w:r w:rsidR="007046CB">
        <w:rPr>
          <w:rFonts w:ascii="Georgia" w:hAnsi="Georgia" w:cs="Times New Roman"/>
          <w:sz w:val="20"/>
          <w:szCs w:val="21"/>
        </w:rPr>
        <w:t>Daher</w:t>
      </w:r>
      <w:r w:rsidR="001A2547">
        <w:rPr>
          <w:rFonts w:ascii="Georgia" w:hAnsi="Georgia" w:cs="Times New Roman"/>
          <w:sz w:val="20"/>
          <w:szCs w:val="21"/>
        </w:rPr>
        <w:t xml:space="preserve"> bin ich sehr motiviert und </w:t>
      </w:r>
      <w:r w:rsidR="00965E52">
        <w:rPr>
          <w:rFonts w:ascii="Georgia" w:hAnsi="Georgia" w:cs="Times New Roman"/>
          <w:sz w:val="20"/>
          <w:szCs w:val="21"/>
        </w:rPr>
        <w:t>möchte Ihr Team mit meinen bereits gesammelten Erfahrungen unterstützen.</w:t>
      </w:r>
      <w:r w:rsidR="0083092D">
        <w:rPr>
          <w:rFonts w:ascii="Georgia" w:hAnsi="Georgia" w:cs="Times New Roman"/>
          <w:sz w:val="20"/>
          <w:szCs w:val="21"/>
        </w:rPr>
        <w:t xml:space="preserve"> </w:t>
      </w:r>
      <w:r w:rsidR="009F4FF0">
        <w:rPr>
          <w:rFonts w:ascii="Georgia" w:hAnsi="Georgia" w:cs="Times New Roman"/>
          <w:sz w:val="20"/>
          <w:szCs w:val="21"/>
        </w:rPr>
        <w:t>Über ein persönliches Kennenlernen würde ich mich sehr freuen.</w:t>
      </w:r>
    </w:p>
    <w:p w14:paraId="0352A006" w14:textId="77777777" w:rsidR="00C05D3A" w:rsidRDefault="00C05D3A" w:rsidP="00067F55">
      <w:pPr>
        <w:spacing w:after="0"/>
        <w:ind w:right="-540"/>
        <w:rPr>
          <w:rFonts w:ascii="Georgia" w:hAnsi="Georgia" w:cs="Times New Roman"/>
          <w:sz w:val="20"/>
          <w:szCs w:val="21"/>
        </w:rPr>
      </w:pPr>
    </w:p>
    <w:p w14:paraId="3BDB02BA" w14:textId="34465DFA" w:rsidR="00BB3512" w:rsidRPr="00041538" w:rsidRDefault="004B4510" w:rsidP="00B949CC">
      <w:pPr>
        <w:spacing w:after="0"/>
        <w:ind w:left="-284" w:right="-540"/>
        <w:rPr>
          <w:rFonts w:ascii="Georgia" w:hAnsi="Georgia" w:cs="Times New Roman"/>
          <w:sz w:val="20"/>
          <w:szCs w:val="21"/>
        </w:rPr>
      </w:pPr>
      <w:r w:rsidRPr="00041538">
        <w:rPr>
          <w:rFonts w:ascii="Georgia" w:hAnsi="Georgia" w:cs="Times New Roman"/>
          <w:sz w:val="20"/>
          <w:szCs w:val="21"/>
        </w:rPr>
        <w:t>Mit freundlichen Grüßen</w:t>
      </w:r>
    </w:p>
    <w:p w14:paraId="3FD93F2A" w14:textId="49AA489A" w:rsidR="00C13AB8" w:rsidRPr="00041538" w:rsidRDefault="00B949CC" w:rsidP="00041538">
      <w:pPr>
        <w:spacing w:after="0"/>
        <w:ind w:left="-284" w:right="-540"/>
        <w:rPr>
          <w:rFonts w:ascii="Georgia" w:hAnsi="Georgia" w:cs="Times New Roman"/>
          <w:sz w:val="20"/>
          <w:szCs w:val="21"/>
        </w:rPr>
      </w:pPr>
      <w:r>
        <w:rPr>
          <w:rFonts w:ascii="Georgia" w:hAnsi="Georgia" w:cs="Times New Roman"/>
          <w:noProof/>
          <w:sz w:val="20"/>
          <w:szCs w:val="21"/>
          <w:lang w:val="en-US"/>
        </w:rPr>
        <w:drawing>
          <wp:inline distT="0" distB="0" distL="0" distR="0" wp14:anchorId="24B01496" wp14:editId="1ED9768E">
            <wp:extent cx="1221526" cy="562965"/>
            <wp:effectExtent l="0" t="0" r="0" b="889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erschrift 1.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25008" cy="564570"/>
                    </a:xfrm>
                    <a:prstGeom prst="rect">
                      <a:avLst/>
                    </a:prstGeom>
                  </pic:spPr>
                </pic:pic>
              </a:graphicData>
            </a:graphic>
          </wp:inline>
        </w:drawing>
      </w:r>
    </w:p>
    <w:sectPr w:rsidR="00C13AB8" w:rsidRPr="00041538" w:rsidSect="00E756EE">
      <w:pgSz w:w="11906" w:h="16838"/>
      <w:pgMar w:top="851" w:right="1247" w:bottom="568"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8"/>
  <w:proofState w:spelling="clean" w:grammar="clean"/>
  <w:trackRevisions/>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06233"/>
    <w:rsid w:val="0000016A"/>
    <w:rsid w:val="00012D78"/>
    <w:rsid w:val="00034B68"/>
    <w:rsid w:val="00041538"/>
    <w:rsid w:val="0004591A"/>
    <w:rsid w:val="00046459"/>
    <w:rsid w:val="000555E4"/>
    <w:rsid w:val="0005670D"/>
    <w:rsid w:val="00067F55"/>
    <w:rsid w:val="000710B0"/>
    <w:rsid w:val="00073C82"/>
    <w:rsid w:val="000A154E"/>
    <w:rsid w:val="000A1AB7"/>
    <w:rsid w:val="000A5300"/>
    <w:rsid w:val="000A5AB8"/>
    <w:rsid w:val="000A6678"/>
    <w:rsid w:val="000A7296"/>
    <w:rsid w:val="000A7DEB"/>
    <w:rsid w:val="000C55DE"/>
    <w:rsid w:val="000F14B6"/>
    <w:rsid w:val="000F371C"/>
    <w:rsid w:val="00117F83"/>
    <w:rsid w:val="00123DE5"/>
    <w:rsid w:val="001440A5"/>
    <w:rsid w:val="00146C8E"/>
    <w:rsid w:val="00152DF9"/>
    <w:rsid w:val="00156A98"/>
    <w:rsid w:val="001669DB"/>
    <w:rsid w:val="00171D11"/>
    <w:rsid w:val="001819B1"/>
    <w:rsid w:val="00185D95"/>
    <w:rsid w:val="001916A5"/>
    <w:rsid w:val="001A1241"/>
    <w:rsid w:val="001A2547"/>
    <w:rsid w:val="001A4522"/>
    <w:rsid w:val="001A571B"/>
    <w:rsid w:val="001C17FC"/>
    <w:rsid w:val="001D079A"/>
    <w:rsid w:val="001D7521"/>
    <w:rsid w:val="001E0088"/>
    <w:rsid w:val="001E0903"/>
    <w:rsid w:val="001E1EE7"/>
    <w:rsid w:val="002042CB"/>
    <w:rsid w:val="002062F6"/>
    <w:rsid w:val="00212042"/>
    <w:rsid w:val="002141F6"/>
    <w:rsid w:val="002213EE"/>
    <w:rsid w:val="0023683A"/>
    <w:rsid w:val="0024460F"/>
    <w:rsid w:val="002467A0"/>
    <w:rsid w:val="002536DC"/>
    <w:rsid w:val="00254B8D"/>
    <w:rsid w:val="00255EC1"/>
    <w:rsid w:val="00257D2A"/>
    <w:rsid w:val="00264191"/>
    <w:rsid w:val="0027047C"/>
    <w:rsid w:val="002708C2"/>
    <w:rsid w:val="00270B99"/>
    <w:rsid w:val="00274324"/>
    <w:rsid w:val="002A40E8"/>
    <w:rsid w:val="002A5B9F"/>
    <w:rsid w:val="002A7C56"/>
    <w:rsid w:val="002C4F19"/>
    <w:rsid w:val="002D05A9"/>
    <w:rsid w:val="002D309E"/>
    <w:rsid w:val="002D594E"/>
    <w:rsid w:val="002E39B8"/>
    <w:rsid w:val="002F51FA"/>
    <w:rsid w:val="00311A15"/>
    <w:rsid w:val="00324B09"/>
    <w:rsid w:val="003250EA"/>
    <w:rsid w:val="003421B1"/>
    <w:rsid w:val="003515DB"/>
    <w:rsid w:val="00375D2D"/>
    <w:rsid w:val="003811BC"/>
    <w:rsid w:val="0038671F"/>
    <w:rsid w:val="003947A8"/>
    <w:rsid w:val="003D464F"/>
    <w:rsid w:val="003D5D1E"/>
    <w:rsid w:val="003E0CC9"/>
    <w:rsid w:val="003E11E4"/>
    <w:rsid w:val="003F3290"/>
    <w:rsid w:val="003F688C"/>
    <w:rsid w:val="00415608"/>
    <w:rsid w:val="00424CAF"/>
    <w:rsid w:val="00434D23"/>
    <w:rsid w:val="004403CB"/>
    <w:rsid w:val="00453C2F"/>
    <w:rsid w:val="00454C0B"/>
    <w:rsid w:val="0046226E"/>
    <w:rsid w:val="0046788D"/>
    <w:rsid w:val="00474FC2"/>
    <w:rsid w:val="00492923"/>
    <w:rsid w:val="0049793D"/>
    <w:rsid w:val="004A1501"/>
    <w:rsid w:val="004A615C"/>
    <w:rsid w:val="004A6523"/>
    <w:rsid w:val="004B297D"/>
    <w:rsid w:val="004B4510"/>
    <w:rsid w:val="004C156C"/>
    <w:rsid w:val="004C174A"/>
    <w:rsid w:val="004C1EAA"/>
    <w:rsid w:val="00500D2A"/>
    <w:rsid w:val="00500EFA"/>
    <w:rsid w:val="005030E9"/>
    <w:rsid w:val="00506322"/>
    <w:rsid w:val="00507BBD"/>
    <w:rsid w:val="005407D6"/>
    <w:rsid w:val="00542F06"/>
    <w:rsid w:val="00544E9A"/>
    <w:rsid w:val="00553EC8"/>
    <w:rsid w:val="005609B2"/>
    <w:rsid w:val="00565E06"/>
    <w:rsid w:val="005705F7"/>
    <w:rsid w:val="00570B1D"/>
    <w:rsid w:val="00574140"/>
    <w:rsid w:val="005762CF"/>
    <w:rsid w:val="005842A0"/>
    <w:rsid w:val="00584EF6"/>
    <w:rsid w:val="00590834"/>
    <w:rsid w:val="00590E7F"/>
    <w:rsid w:val="00593C9C"/>
    <w:rsid w:val="005A5AD4"/>
    <w:rsid w:val="005B231F"/>
    <w:rsid w:val="005B25FE"/>
    <w:rsid w:val="005C55F7"/>
    <w:rsid w:val="005D7D49"/>
    <w:rsid w:val="005E00BC"/>
    <w:rsid w:val="005E63B8"/>
    <w:rsid w:val="005F350B"/>
    <w:rsid w:val="005F7AFE"/>
    <w:rsid w:val="00603752"/>
    <w:rsid w:val="00632F05"/>
    <w:rsid w:val="0063723B"/>
    <w:rsid w:val="00641A15"/>
    <w:rsid w:val="00647413"/>
    <w:rsid w:val="006502BE"/>
    <w:rsid w:val="00665749"/>
    <w:rsid w:val="006715D5"/>
    <w:rsid w:val="006A4BB5"/>
    <w:rsid w:val="006A758B"/>
    <w:rsid w:val="006A7895"/>
    <w:rsid w:val="006B240E"/>
    <w:rsid w:val="006B302C"/>
    <w:rsid w:val="006D2592"/>
    <w:rsid w:val="006F58EC"/>
    <w:rsid w:val="007046CB"/>
    <w:rsid w:val="00706233"/>
    <w:rsid w:val="007251EA"/>
    <w:rsid w:val="007340D7"/>
    <w:rsid w:val="007472BD"/>
    <w:rsid w:val="00755A3D"/>
    <w:rsid w:val="007675B1"/>
    <w:rsid w:val="00792BBA"/>
    <w:rsid w:val="00795D44"/>
    <w:rsid w:val="007970C4"/>
    <w:rsid w:val="00797EF1"/>
    <w:rsid w:val="007A321D"/>
    <w:rsid w:val="007A3246"/>
    <w:rsid w:val="007A64C5"/>
    <w:rsid w:val="007A719D"/>
    <w:rsid w:val="007A78DA"/>
    <w:rsid w:val="007B1B2B"/>
    <w:rsid w:val="007C59D2"/>
    <w:rsid w:val="007D1583"/>
    <w:rsid w:val="007D424A"/>
    <w:rsid w:val="007D7548"/>
    <w:rsid w:val="007E4326"/>
    <w:rsid w:val="007F0344"/>
    <w:rsid w:val="007F1FA0"/>
    <w:rsid w:val="007F7EA0"/>
    <w:rsid w:val="008049F7"/>
    <w:rsid w:val="00807293"/>
    <w:rsid w:val="00813F8C"/>
    <w:rsid w:val="0082099E"/>
    <w:rsid w:val="0083092D"/>
    <w:rsid w:val="0083750F"/>
    <w:rsid w:val="008411BB"/>
    <w:rsid w:val="008428CF"/>
    <w:rsid w:val="00851FA3"/>
    <w:rsid w:val="0085213A"/>
    <w:rsid w:val="008565FD"/>
    <w:rsid w:val="00857C6F"/>
    <w:rsid w:val="008657E3"/>
    <w:rsid w:val="00867CED"/>
    <w:rsid w:val="00874503"/>
    <w:rsid w:val="00883B55"/>
    <w:rsid w:val="00885347"/>
    <w:rsid w:val="0089337A"/>
    <w:rsid w:val="008950AE"/>
    <w:rsid w:val="00895F57"/>
    <w:rsid w:val="008A248F"/>
    <w:rsid w:val="008A4A8B"/>
    <w:rsid w:val="008B402E"/>
    <w:rsid w:val="008C27C1"/>
    <w:rsid w:val="008D6664"/>
    <w:rsid w:val="008D7CDB"/>
    <w:rsid w:val="008E100E"/>
    <w:rsid w:val="008E4BA9"/>
    <w:rsid w:val="008E7A27"/>
    <w:rsid w:val="008E7D17"/>
    <w:rsid w:val="00943C04"/>
    <w:rsid w:val="009512AB"/>
    <w:rsid w:val="00965E52"/>
    <w:rsid w:val="00991E04"/>
    <w:rsid w:val="009A256E"/>
    <w:rsid w:val="009B077E"/>
    <w:rsid w:val="009D07DC"/>
    <w:rsid w:val="009D3BBF"/>
    <w:rsid w:val="009E228C"/>
    <w:rsid w:val="009F46A7"/>
    <w:rsid w:val="009F4FF0"/>
    <w:rsid w:val="00A036CF"/>
    <w:rsid w:val="00A1282E"/>
    <w:rsid w:val="00A1289E"/>
    <w:rsid w:val="00A14247"/>
    <w:rsid w:val="00A21B03"/>
    <w:rsid w:val="00A40D57"/>
    <w:rsid w:val="00A44493"/>
    <w:rsid w:val="00A53760"/>
    <w:rsid w:val="00A70A87"/>
    <w:rsid w:val="00A73DE5"/>
    <w:rsid w:val="00A761C9"/>
    <w:rsid w:val="00AA2791"/>
    <w:rsid w:val="00AA4C7C"/>
    <w:rsid w:val="00AB0C53"/>
    <w:rsid w:val="00AB4CD0"/>
    <w:rsid w:val="00AC61EE"/>
    <w:rsid w:val="00AC66C4"/>
    <w:rsid w:val="00AC7086"/>
    <w:rsid w:val="00AE1DF9"/>
    <w:rsid w:val="00AE26F5"/>
    <w:rsid w:val="00AE3A33"/>
    <w:rsid w:val="00B1262B"/>
    <w:rsid w:val="00B135CE"/>
    <w:rsid w:val="00B14284"/>
    <w:rsid w:val="00B278A2"/>
    <w:rsid w:val="00B339B8"/>
    <w:rsid w:val="00B346A7"/>
    <w:rsid w:val="00B3490D"/>
    <w:rsid w:val="00B43970"/>
    <w:rsid w:val="00B50A34"/>
    <w:rsid w:val="00B54C38"/>
    <w:rsid w:val="00B5613E"/>
    <w:rsid w:val="00B57CB1"/>
    <w:rsid w:val="00B77509"/>
    <w:rsid w:val="00B77DCE"/>
    <w:rsid w:val="00B81B0E"/>
    <w:rsid w:val="00B87CA9"/>
    <w:rsid w:val="00B949CC"/>
    <w:rsid w:val="00B9666E"/>
    <w:rsid w:val="00BA125A"/>
    <w:rsid w:val="00BB3512"/>
    <w:rsid w:val="00BB3C75"/>
    <w:rsid w:val="00BC5172"/>
    <w:rsid w:val="00BD7338"/>
    <w:rsid w:val="00BE083C"/>
    <w:rsid w:val="00BF0EEB"/>
    <w:rsid w:val="00BF522D"/>
    <w:rsid w:val="00C0214A"/>
    <w:rsid w:val="00C030C1"/>
    <w:rsid w:val="00C05D3A"/>
    <w:rsid w:val="00C13AB8"/>
    <w:rsid w:val="00C1562F"/>
    <w:rsid w:val="00C6717B"/>
    <w:rsid w:val="00C71380"/>
    <w:rsid w:val="00C82AF9"/>
    <w:rsid w:val="00C85D48"/>
    <w:rsid w:val="00C9003C"/>
    <w:rsid w:val="00C97ECA"/>
    <w:rsid w:val="00CA1160"/>
    <w:rsid w:val="00CA664D"/>
    <w:rsid w:val="00CA702E"/>
    <w:rsid w:val="00CA7350"/>
    <w:rsid w:val="00CB639D"/>
    <w:rsid w:val="00CD51E6"/>
    <w:rsid w:val="00CE1A49"/>
    <w:rsid w:val="00CE1BC9"/>
    <w:rsid w:val="00CE433B"/>
    <w:rsid w:val="00CF55EB"/>
    <w:rsid w:val="00D70855"/>
    <w:rsid w:val="00D71D8E"/>
    <w:rsid w:val="00D865B4"/>
    <w:rsid w:val="00D9281A"/>
    <w:rsid w:val="00DA3404"/>
    <w:rsid w:val="00DA524B"/>
    <w:rsid w:val="00DB471D"/>
    <w:rsid w:val="00DD1863"/>
    <w:rsid w:val="00DD3349"/>
    <w:rsid w:val="00DD4B97"/>
    <w:rsid w:val="00DD54E1"/>
    <w:rsid w:val="00DD6747"/>
    <w:rsid w:val="00DE1FBC"/>
    <w:rsid w:val="00DE2915"/>
    <w:rsid w:val="00DE5C3D"/>
    <w:rsid w:val="00DE6256"/>
    <w:rsid w:val="00DE6550"/>
    <w:rsid w:val="00E02500"/>
    <w:rsid w:val="00E06E3D"/>
    <w:rsid w:val="00E12ED8"/>
    <w:rsid w:val="00E162C9"/>
    <w:rsid w:val="00E3005D"/>
    <w:rsid w:val="00E30491"/>
    <w:rsid w:val="00E42239"/>
    <w:rsid w:val="00E45665"/>
    <w:rsid w:val="00E46B74"/>
    <w:rsid w:val="00E473ED"/>
    <w:rsid w:val="00E47DAF"/>
    <w:rsid w:val="00E62550"/>
    <w:rsid w:val="00E64A89"/>
    <w:rsid w:val="00E74F13"/>
    <w:rsid w:val="00E756EE"/>
    <w:rsid w:val="00E83116"/>
    <w:rsid w:val="00E86C1F"/>
    <w:rsid w:val="00E914E5"/>
    <w:rsid w:val="00E91B86"/>
    <w:rsid w:val="00EA6CEC"/>
    <w:rsid w:val="00EA7AC2"/>
    <w:rsid w:val="00EB5158"/>
    <w:rsid w:val="00EC000C"/>
    <w:rsid w:val="00EC0367"/>
    <w:rsid w:val="00EC345E"/>
    <w:rsid w:val="00ED1030"/>
    <w:rsid w:val="00ED34F9"/>
    <w:rsid w:val="00EF2A67"/>
    <w:rsid w:val="00EF2FD5"/>
    <w:rsid w:val="00F11473"/>
    <w:rsid w:val="00F21238"/>
    <w:rsid w:val="00F253C5"/>
    <w:rsid w:val="00F30624"/>
    <w:rsid w:val="00F4717F"/>
    <w:rsid w:val="00F52ABE"/>
    <w:rsid w:val="00F5301B"/>
    <w:rsid w:val="00F53B2F"/>
    <w:rsid w:val="00F55CE3"/>
    <w:rsid w:val="00F56653"/>
    <w:rsid w:val="00F74175"/>
    <w:rsid w:val="00F75B22"/>
    <w:rsid w:val="00F92A04"/>
    <w:rsid w:val="00F962A9"/>
    <w:rsid w:val="00FA4972"/>
    <w:rsid w:val="00FA5291"/>
    <w:rsid w:val="00FB3BA5"/>
    <w:rsid w:val="00FB5D58"/>
    <w:rsid w:val="00FB7191"/>
    <w:rsid w:val="00FD7864"/>
    <w:rsid w:val="00FF368B"/>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docId w15:val="{C653183F-8169-AF42-83AE-C872061A7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Sprechblasentext">
    <w:name w:val="Balloon Text"/>
    <w:basedOn w:val="Standard"/>
    <w:link w:val="SprechblasentextZchn"/>
    <w:uiPriority w:val="99"/>
    <w:semiHidden/>
    <w:unhideWhenUsed/>
    <w:rsid w:val="00B949CC"/>
    <w:pPr>
      <w:spacing w:after="0"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B949CC"/>
    <w:rPr>
      <w:rFonts w:ascii="Tahoma" w:hAnsi="Tahoma" w:cs="Tahoma"/>
      <w:sz w:val="16"/>
      <w:szCs w:val="16"/>
    </w:rPr>
  </w:style>
  <w:style w:type="paragraph" w:styleId="berarbeitung">
    <w:name w:val="Revision"/>
    <w:hidden/>
    <w:uiPriority w:val="99"/>
    <w:semiHidden/>
    <w:rsid w:val="00DE291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933980451">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microsoft.com/office/2011/relationships/people" Target="peop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5C9C590C-ACE1-4CFA-BF37-6E85512341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603</Words>
  <Characters>3801</Characters>
  <Application>Microsoft Office Word</Application>
  <DocSecurity>0</DocSecurity>
  <Lines>31</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David Döbele</dc:creator>
  <cp:lastModifiedBy>David Döbele</cp:lastModifiedBy>
  <cp:revision>133</cp:revision>
  <cp:lastPrinted>2022-01-11T11:24:00Z</cp:lastPrinted>
  <dcterms:created xsi:type="dcterms:W3CDTF">2020-09-27T16:54:00Z</dcterms:created>
  <dcterms:modified xsi:type="dcterms:W3CDTF">2022-01-11T18:09:00Z</dcterms:modified>
</cp:coreProperties>
</file>