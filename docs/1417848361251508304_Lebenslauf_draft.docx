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105"/>
        <w:gridCol w:w="431"/>
        <w:gridCol w:w="567"/>
        <w:gridCol w:w="142"/>
        <w:gridCol w:w="141"/>
        <w:gridCol w:w="142"/>
        <w:gridCol w:w="851"/>
        <w:gridCol w:w="283"/>
        <w:gridCol w:w="142"/>
        <w:gridCol w:w="567"/>
        <w:gridCol w:w="1701"/>
        <w:tblGridChange w:id="0">
          <w:tblGrid>
            <w:gridCol w:w="1702"/>
            <w:gridCol w:w="4105"/>
            <w:gridCol w:w="431"/>
            <w:gridCol w:w="567"/>
            <w:gridCol w:w="142"/>
            <w:gridCol w:w="141"/>
            <w:gridCol w:w="142"/>
            <w:gridCol w:w="851"/>
            <w:gridCol w:w="283"/>
            <w:gridCol w:w="142"/>
            <w:gridCol w:w="567"/>
            <w:gridCol w:w="1701"/>
          </w:tblGrid>
        </w:tblGridChange>
      </w:tblGrid>
      <w:tr w:rsidR="00E55D90" w:rsidRPr="006854AD" w14:paraId="487AC9CE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0CBC6997" w14:textId="32B8D48C" w:rsidR="00E55D90" w:rsidRPr="006854AD" w:rsidRDefault="0013733F" w:rsidP="00BF196B">
            <w:pPr>
              <w:jc w:val="center"/>
              <w:rPr>
                <w:rFonts w:cstheme="minorHAnsi"/>
                <w:b/>
                <w:sz w:val="48"/>
                <w:szCs w:val="44"/>
                <w:rPrChange w:id="1" w:author="Sinan Sarigöl" w:date="2025-08-13T18:48:00Z" w16du:dateUtc="2025-08-13T16:48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</w:pPr>
            <w:r w:rsidRPr="006854AD">
              <w:rPr>
                <w:rFonts w:cstheme="minorHAnsi"/>
                <w:b/>
                <w:sz w:val="48"/>
                <w:szCs w:val="44"/>
                <w:rPrChange w:id="2" w:author="Sinan Sarigöl" w:date="2025-08-13T18:48:00Z" w16du:dateUtc="2025-08-13T16:48:00Z">
                  <w:rPr>
                    <w:rFonts w:ascii="Optima" w:hAnsi="Optima" w:cs="Times New Roman"/>
                    <w:b/>
                    <w:sz w:val="48"/>
                    <w:szCs w:val="44"/>
                  </w:rPr>
                </w:rPrChange>
              </w:rPr>
              <w:t>Sinan Sarigöl</w:t>
            </w:r>
          </w:p>
          <w:p w14:paraId="135895E2" w14:textId="3FA2EBA1" w:rsidR="00F44F5F" w:rsidRPr="006854AD" w:rsidRDefault="0013733F" w:rsidP="00BF196B">
            <w:pPr>
              <w:jc w:val="center"/>
              <w:rPr>
                <w:rFonts w:cstheme="minorHAnsi"/>
                <w:bCs/>
                <w:sz w:val="20"/>
                <w:szCs w:val="20"/>
                <w:rPrChange w:id="3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Cs/>
                <w:sz w:val="20"/>
                <w:szCs w:val="20"/>
                <w:rPrChange w:id="4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Friedrichstraße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5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6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1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7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9, </w:t>
            </w:r>
            <w:r w:rsidR="00C91F78" w:rsidRPr="006854AD">
              <w:rPr>
                <w:rFonts w:cstheme="minorHAnsi"/>
                <w:bCs/>
                <w:sz w:val="20"/>
                <w:szCs w:val="20"/>
                <w:rPrChange w:id="8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70794 </w:t>
            </w:r>
            <w:r w:rsidRPr="006854AD">
              <w:rPr>
                <w:rFonts w:cstheme="minorHAnsi"/>
                <w:bCs/>
                <w:sz w:val="20"/>
                <w:szCs w:val="20"/>
                <w:rPrChange w:id="9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Filderstadt</w:t>
            </w:r>
            <w:r w:rsidR="00C91F78" w:rsidRPr="006854AD">
              <w:rPr>
                <w:rFonts w:cstheme="minorHAnsi"/>
                <w:bCs/>
                <w:sz w:val="20"/>
                <w:szCs w:val="20"/>
                <w:rPrChange w:id="10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="000C71ED" w:rsidRPr="006854AD">
              <w:rPr>
                <w:rFonts w:cstheme="minorHAnsi"/>
                <w:bCs/>
                <w:sz w:val="20"/>
                <w:szCs w:val="20"/>
                <w:rPrChange w:id="11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| </w:t>
            </w:r>
            <w:r w:rsidRPr="006854AD">
              <w:rPr>
                <w:rFonts w:cstheme="minorHAnsi"/>
                <w:bCs/>
                <w:sz w:val="20"/>
                <w:szCs w:val="20"/>
                <w:rPrChange w:id="12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sinan.sarigoel@gmail.com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13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| +49</w:t>
            </w:r>
            <w:r w:rsidRPr="006854AD">
              <w:rPr>
                <w:rFonts w:cstheme="minorHAnsi"/>
                <w:bCs/>
                <w:sz w:val="20"/>
                <w:szCs w:val="20"/>
                <w:rPrChange w:id="14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="00F44F5F" w:rsidRPr="006854AD">
              <w:rPr>
                <w:rFonts w:cstheme="minorHAnsi"/>
                <w:bCs/>
                <w:sz w:val="20"/>
                <w:szCs w:val="20"/>
                <w:rPrChange w:id="15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1</w:t>
            </w:r>
            <w:r w:rsidRPr="006854AD">
              <w:rPr>
                <w:rFonts w:cstheme="minorHAnsi"/>
                <w:bCs/>
                <w:sz w:val="20"/>
                <w:szCs w:val="20"/>
                <w:rPrChange w:id="16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73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17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18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86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19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20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97</w:t>
            </w:r>
            <w:r w:rsidR="003C2F9A" w:rsidRPr="006854AD">
              <w:rPr>
                <w:rFonts w:cstheme="minorHAnsi"/>
                <w:bCs/>
                <w:sz w:val="20"/>
                <w:szCs w:val="20"/>
                <w:rPrChange w:id="21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bCs/>
                <w:sz w:val="20"/>
                <w:szCs w:val="20"/>
                <w:rPrChange w:id="22" w:author="Sinan Sarigöl" w:date="2025-08-13T18:48:00Z" w16du:dateUtc="2025-08-13T16:48:00Z">
                  <w:rPr>
                    <w:rFonts w:ascii="Optima" w:hAnsi="Optima" w:cs="Times New Roman"/>
                    <w:bCs/>
                    <w:sz w:val="20"/>
                    <w:szCs w:val="20"/>
                  </w:rPr>
                </w:rPrChange>
              </w:rPr>
              <w:t>821</w:t>
            </w:r>
          </w:p>
        </w:tc>
      </w:tr>
      <w:tr w:rsidR="002508C2" w:rsidRPr="006854AD" w14:paraId="0FCADE56" w14:textId="77777777" w:rsidTr="00BF196B">
        <w:trPr>
          <w:trHeight w:val="454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854AD" w:rsidRDefault="00F44F5F" w:rsidP="000F284B">
            <w:pPr>
              <w:jc w:val="center"/>
              <w:rPr>
                <w:rFonts w:cstheme="minorHAnsi"/>
                <w:b/>
                <w:sz w:val="26"/>
                <w:szCs w:val="26"/>
                <w:rPrChange w:id="23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</w:pPr>
            <w:r w:rsidRPr="006854AD">
              <w:rPr>
                <w:rFonts w:cstheme="minorHAnsi"/>
                <w:b/>
                <w:sz w:val="26"/>
                <w:szCs w:val="26"/>
                <w:rPrChange w:id="24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  <w:t>SCHULE &amp; STUDIUM</w:t>
            </w:r>
          </w:p>
        </w:tc>
      </w:tr>
      <w:tr w:rsidR="00D1492F" w:rsidRPr="006854AD" w14:paraId="7D1DEBF7" w14:textId="77777777" w:rsidTr="00BF196B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E21D54" w:rsidR="00D1492F" w:rsidRPr="006854AD" w:rsidRDefault="0013733F" w:rsidP="000F284B">
            <w:pPr>
              <w:rPr>
                <w:rFonts w:cstheme="minorHAnsi"/>
                <w:b/>
                <w:sz w:val="20"/>
                <w:szCs w:val="20"/>
                <w:rPrChange w:id="25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26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Universität Hohenheim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019ED24" w:rsidR="00D1492F" w:rsidRPr="006854AD" w:rsidRDefault="0013733F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2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2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Stuttgart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2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D1492F" w:rsidRPr="006854AD" w14:paraId="61E5D482" w14:textId="77777777" w:rsidTr="00BF196B">
        <w:trPr>
          <w:trHeight w:val="20"/>
        </w:trPr>
        <w:tc>
          <w:tcPr>
            <w:tcW w:w="7088" w:type="dxa"/>
            <w:gridSpan w:val="6"/>
            <w:vAlign w:val="bottom"/>
          </w:tcPr>
          <w:p w14:paraId="11CB9A0F" w14:textId="2D8E32C5" w:rsidR="00D1492F" w:rsidRPr="006854AD" w:rsidRDefault="0013733F" w:rsidP="00BF196B">
            <w:pPr>
              <w:rPr>
                <w:rFonts w:cstheme="minorHAnsi"/>
                <w:sz w:val="20"/>
                <w:szCs w:val="20"/>
                <w:rPrChange w:id="3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proofErr w:type="spellStart"/>
            <w:r w:rsidRPr="006854AD">
              <w:rPr>
                <w:rFonts w:cstheme="minorHAnsi"/>
                <w:sz w:val="20"/>
                <w:szCs w:val="20"/>
                <w:rPrChange w:id="3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M</w:t>
            </w:r>
            <w:r w:rsidR="00D1492F" w:rsidRPr="006854AD">
              <w:rPr>
                <w:rFonts w:cstheme="minorHAnsi"/>
                <w:sz w:val="20"/>
                <w:szCs w:val="20"/>
                <w:rPrChange w:id="3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.Sc</w:t>
            </w:r>
            <w:proofErr w:type="spellEnd"/>
            <w:r w:rsidR="00D1492F" w:rsidRPr="006854AD">
              <w:rPr>
                <w:rFonts w:cstheme="minorHAnsi"/>
                <w:sz w:val="20"/>
                <w:szCs w:val="20"/>
                <w:rPrChange w:id="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. in </w:t>
            </w:r>
            <w:r w:rsidRPr="006854AD">
              <w:rPr>
                <w:rFonts w:cstheme="minorHAnsi"/>
                <w:sz w:val="20"/>
                <w:szCs w:val="20"/>
                <w:rPrChange w:id="3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Management</w:t>
            </w:r>
            <w:r w:rsidR="0030574C" w:rsidRPr="006854AD">
              <w:rPr>
                <w:rFonts w:cstheme="minorHAnsi"/>
                <w:sz w:val="20"/>
                <w:szCs w:val="20"/>
                <w:rPrChange w:id="3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30574C" w:rsidRPr="006854AD">
              <w:rPr>
                <w:rFonts w:cstheme="minorHAnsi"/>
                <w:sz w:val="20"/>
                <w:szCs w:val="20"/>
                <w:rPrChange w:id="36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(Note: 1,</w:t>
            </w:r>
            <w:r w:rsidR="00953344" w:rsidRPr="006854AD">
              <w:rPr>
                <w:rFonts w:cstheme="minorHAnsi"/>
                <w:sz w:val="20"/>
                <w:szCs w:val="20"/>
                <w:rPrChange w:id="37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4</w:t>
            </w:r>
            <w:r w:rsidR="0030574C" w:rsidRPr="006854AD">
              <w:rPr>
                <w:rFonts w:cstheme="minorHAnsi"/>
                <w:sz w:val="20"/>
                <w:szCs w:val="20"/>
                <w:rPrChange w:id="38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3686" w:type="dxa"/>
            <w:gridSpan w:val="6"/>
            <w:vAlign w:val="bottom"/>
          </w:tcPr>
          <w:p w14:paraId="419A9228" w14:textId="12F42854" w:rsidR="00D1492F" w:rsidRPr="006854AD" w:rsidRDefault="0013733F" w:rsidP="000F284B">
            <w:pPr>
              <w:jc w:val="right"/>
              <w:rPr>
                <w:rFonts w:cstheme="minorHAnsi"/>
                <w:sz w:val="20"/>
                <w:szCs w:val="20"/>
                <w:rPrChange w:id="3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4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10</w:t>
            </w:r>
            <w:r w:rsidR="00D1492F" w:rsidRPr="006854AD">
              <w:rPr>
                <w:rFonts w:cstheme="minorHAnsi"/>
                <w:sz w:val="20"/>
                <w:szCs w:val="20"/>
                <w:rPrChange w:id="4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Pr="006854AD">
              <w:rPr>
                <w:rFonts w:cstheme="minorHAnsi"/>
                <w:sz w:val="20"/>
                <w:szCs w:val="20"/>
                <w:rPrChange w:id="4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24</w:t>
            </w:r>
            <w:r w:rsidR="00D1492F" w:rsidRPr="006854AD">
              <w:rPr>
                <w:rFonts w:cstheme="minorHAnsi"/>
                <w:sz w:val="20"/>
                <w:szCs w:val="20"/>
                <w:rPrChange w:id="4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</w:t>
            </w:r>
            <w:r w:rsidR="00B17D95" w:rsidRPr="006854AD">
              <w:rPr>
                <w:rFonts w:cstheme="minorHAnsi"/>
                <w:sz w:val="20"/>
                <w:szCs w:val="20"/>
                <w:rPrChange w:id="4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D5280E" w:rsidRPr="006854AD">
              <w:rPr>
                <w:rFonts w:cstheme="minorHAnsi"/>
                <w:sz w:val="20"/>
                <w:szCs w:val="20"/>
                <w:rPrChange w:id="4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heute</w:t>
            </w:r>
          </w:p>
        </w:tc>
      </w:tr>
      <w:tr w:rsidR="000B7EF0" w:rsidRPr="006854AD" w14:paraId="514084CF" w14:textId="77777777" w:rsidTr="005778F8">
        <w:trPr>
          <w:trHeight w:val="20"/>
        </w:trPr>
        <w:tc>
          <w:tcPr>
            <w:tcW w:w="10774" w:type="dxa"/>
            <w:gridSpan w:val="12"/>
            <w:vAlign w:val="bottom"/>
          </w:tcPr>
          <w:p w14:paraId="6DEB3717" w14:textId="0D48C528" w:rsidR="00953344" w:rsidRPr="00986BC0" w:rsidRDefault="0021468F" w:rsidP="007B16BC">
            <w:pPr>
              <w:pStyle w:val="Listenabsatz"/>
              <w:numPr>
                <w:ilvl w:val="0"/>
                <w:numId w:val="47"/>
              </w:numPr>
              <w:jc w:val="both"/>
              <w:rPr>
                <w:ins w:id="46" w:author="Sinan Sarigöl" w:date="2025-09-17T12:11:00Z" w16du:dateUtc="2025-09-17T10:11:00Z"/>
                <w:rFonts w:cstheme="minorHAnsi"/>
                <w:sz w:val="20"/>
                <w:szCs w:val="20"/>
                <w:rPrChange w:id="47" w:author="Sinan Sarigöl" w:date="2025-09-17T12:11:00Z" w16du:dateUtc="2025-09-17T10:11:00Z">
                  <w:rPr>
                    <w:ins w:id="48" w:author="Sinan Sarigöl" w:date="2025-09-17T12:11:00Z" w16du:dateUtc="2025-09-17T10:11:00Z"/>
                    <w:rFonts w:cstheme="minorHAnsi"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sz w:val="20"/>
                <w:szCs w:val="20"/>
                <w:rPrChange w:id="4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Erhalt des </w:t>
            </w:r>
            <w:r w:rsidR="00953344" w:rsidRPr="006854AD">
              <w:rPr>
                <w:rFonts w:cstheme="minorHAnsi"/>
                <w:i/>
                <w:iCs/>
                <w:sz w:val="20"/>
                <w:szCs w:val="20"/>
                <w:rPrChange w:id="5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Stipendium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51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s</w:t>
            </w:r>
            <w:r w:rsidR="00953344" w:rsidRPr="006854AD">
              <w:rPr>
                <w:rFonts w:cstheme="minorHAnsi"/>
                <w:i/>
                <w:iCs/>
                <w:sz w:val="20"/>
                <w:szCs w:val="20"/>
                <w:rPrChange w:id="5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 des KCH (Kreditwirtschaftliches Colloquium Hohenheim e.V.)</w:t>
            </w:r>
          </w:p>
          <w:p w14:paraId="18815C62" w14:textId="62B3BA3E" w:rsidR="00986BC0" w:rsidRPr="006854AD" w:rsidRDefault="00986BC0" w:rsidP="007B16BC">
            <w:pPr>
              <w:pStyle w:val="Listenabsatz"/>
              <w:numPr>
                <w:ilvl w:val="0"/>
                <w:numId w:val="47"/>
              </w:numPr>
              <w:jc w:val="both"/>
              <w:rPr>
                <w:rFonts w:cstheme="minorHAnsi"/>
                <w:sz w:val="20"/>
                <w:szCs w:val="20"/>
                <w:rPrChange w:id="5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ins w:id="54" w:author="Sinan Sarigöl" w:date="2025-09-17T12:12:00Z" w16du:dateUtc="2025-09-17T10:12:00Z">
              <w:r>
                <w:rPr>
                  <w:rFonts w:cstheme="minorHAnsi"/>
                  <w:i/>
                  <w:iCs/>
                  <w:sz w:val="20"/>
                  <w:szCs w:val="20"/>
                </w:rPr>
                <w:t>e-</w:t>
              </w:r>
              <w:proofErr w:type="spellStart"/>
              <w:r>
                <w:rPr>
                  <w:rFonts w:cstheme="minorHAnsi"/>
                  <w:i/>
                  <w:iCs/>
                  <w:sz w:val="20"/>
                  <w:szCs w:val="20"/>
                </w:rPr>
                <w:t>fellows</w:t>
              </w:r>
              <w:proofErr w:type="spellEnd"/>
              <w:r>
                <w:rPr>
                  <w:rFonts w:cstheme="minorHAnsi"/>
                  <w:i/>
                  <w:iCs/>
                  <w:sz w:val="20"/>
                  <w:szCs w:val="20"/>
                </w:rPr>
                <w:t xml:space="preserve"> Stipendiat</w:t>
              </w:r>
            </w:ins>
          </w:p>
          <w:p w14:paraId="141052AD" w14:textId="5C3310B4" w:rsidR="00E6261F" w:rsidRPr="006854AD" w:rsidRDefault="000B7EF0" w:rsidP="00953344">
            <w:pPr>
              <w:pStyle w:val="Listenabsatz"/>
              <w:numPr>
                <w:ilvl w:val="0"/>
                <w:numId w:val="47"/>
              </w:numPr>
              <w:jc w:val="both"/>
              <w:rPr>
                <w:rFonts w:cstheme="minorHAnsi"/>
                <w:sz w:val="20"/>
                <w:szCs w:val="20"/>
                <w:rPrChange w:id="5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sz w:val="20"/>
                <w:szCs w:val="20"/>
                <w:rPrChange w:id="5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Regelmäßige Teilnahme an </w:t>
            </w:r>
            <w:r w:rsidR="00046972" w:rsidRPr="006854AD">
              <w:rPr>
                <w:rFonts w:cstheme="minorHAnsi"/>
                <w:i/>
                <w:iCs/>
                <w:sz w:val="20"/>
                <w:szCs w:val="20"/>
                <w:rPrChange w:id="5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Finance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58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- und M&amp;A-Workshops, u.a. mit </w:t>
            </w:r>
            <w:r w:rsidR="001F27DA" w:rsidRPr="006854AD">
              <w:rPr>
                <w:rFonts w:cstheme="minorHAnsi"/>
                <w:i/>
                <w:iCs/>
                <w:sz w:val="20"/>
                <w:szCs w:val="20"/>
                <w:rPrChange w:id="5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der </w:t>
            </w:r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60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DZ Bank</w:t>
            </w:r>
            <w:r w:rsidR="0008352C" w:rsidRPr="006854AD">
              <w:rPr>
                <w:rFonts w:cstheme="minorHAnsi"/>
                <w:i/>
                <w:iCs/>
                <w:sz w:val="20"/>
                <w:szCs w:val="20"/>
                <w:rPrChange w:id="61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, </w:t>
            </w:r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6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BNP Paribas</w:t>
            </w:r>
            <w:r w:rsidR="0008352C" w:rsidRPr="006854AD">
              <w:rPr>
                <w:rFonts w:cstheme="minorHAnsi"/>
                <w:i/>
                <w:iCs/>
                <w:sz w:val="20"/>
                <w:szCs w:val="20"/>
                <w:rPrChange w:id="6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 xml:space="preserve"> und </w:t>
            </w:r>
            <w:proofErr w:type="spellStart"/>
            <w:r w:rsidR="00980947" w:rsidRPr="006854AD">
              <w:rPr>
                <w:rFonts w:cstheme="minorHAnsi"/>
                <w:i/>
                <w:iCs/>
                <w:sz w:val="20"/>
                <w:szCs w:val="20"/>
                <w:rPrChange w:id="6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  <w:t>Carlsquare</w:t>
            </w:r>
            <w:proofErr w:type="spellEnd"/>
          </w:p>
        </w:tc>
      </w:tr>
      <w:tr w:rsidR="00D5280E" w:rsidRPr="006854AD" w14:paraId="013361E1" w14:textId="77777777" w:rsidTr="00BF196B">
        <w:trPr>
          <w:trHeight w:val="340"/>
        </w:trPr>
        <w:tc>
          <w:tcPr>
            <w:tcW w:w="7230" w:type="dxa"/>
            <w:gridSpan w:val="7"/>
            <w:vAlign w:val="bottom"/>
          </w:tcPr>
          <w:p w14:paraId="197620E3" w14:textId="699AE818" w:rsidR="00D1492F" w:rsidRPr="006854AD" w:rsidRDefault="0013733F" w:rsidP="000F284B">
            <w:pPr>
              <w:rPr>
                <w:rFonts w:cstheme="minorHAnsi"/>
                <w:sz w:val="20"/>
                <w:szCs w:val="20"/>
                <w:lang w:val="en-US"/>
                <w:rPrChange w:id="6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  <w:lang w:val="en-US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lang w:val="en-US"/>
                <w:rPrChange w:id="66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>Hochschule Esslingen – University of Applied Science</w:t>
            </w:r>
          </w:p>
        </w:tc>
        <w:tc>
          <w:tcPr>
            <w:tcW w:w="3544" w:type="dxa"/>
            <w:gridSpan w:val="5"/>
            <w:vAlign w:val="bottom"/>
          </w:tcPr>
          <w:p w14:paraId="63D86F51" w14:textId="227D7720" w:rsidR="00D1492F" w:rsidRPr="006854AD" w:rsidRDefault="00E73CCA" w:rsidP="000F284B">
            <w:pPr>
              <w:ind w:left="-279"/>
              <w:jc w:val="right"/>
              <w:rPr>
                <w:rFonts w:cstheme="minorHAnsi"/>
                <w:b/>
                <w:bCs/>
                <w:sz w:val="20"/>
                <w:szCs w:val="20"/>
                <w:rPrChange w:id="6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6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Esslingen am Neckar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6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D5280E" w:rsidRPr="006854AD" w14:paraId="62632213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5F71027E" w14:textId="5D6DBFD1" w:rsidR="00D1492F" w:rsidRPr="006854AD" w:rsidRDefault="0013733F" w:rsidP="00BF196B">
            <w:pPr>
              <w:rPr>
                <w:rFonts w:cstheme="minorHAnsi"/>
                <w:sz w:val="20"/>
                <w:szCs w:val="20"/>
                <w:rPrChange w:id="70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</w:pPr>
            <w:proofErr w:type="spellStart"/>
            <w:r w:rsidRPr="006854AD">
              <w:rPr>
                <w:rFonts w:cstheme="minorHAnsi"/>
                <w:sz w:val="20"/>
                <w:szCs w:val="20"/>
                <w:rPrChange w:id="7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B.</w:t>
            </w:r>
            <w:r w:rsidR="007B16BC" w:rsidRPr="006854AD">
              <w:rPr>
                <w:rFonts w:cstheme="minorHAnsi"/>
                <w:sz w:val="20"/>
                <w:szCs w:val="20"/>
                <w:rPrChange w:id="7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Eng</w:t>
            </w:r>
            <w:proofErr w:type="spellEnd"/>
            <w:r w:rsidRPr="006854AD">
              <w:rPr>
                <w:rFonts w:cstheme="minorHAnsi"/>
                <w:sz w:val="20"/>
                <w:szCs w:val="20"/>
                <w:rPrChange w:id="7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. in </w:t>
            </w:r>
            <w:r w:rsidRPr="006854AD">
              <w:rPr>
                <w:rFonts w:cstheme="minorHAnsi"/>
                <w:sz w:val="20"/>
                <w:szCs w:val="20"/>
                <w:rPrChange w:id="74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Wirtschaftsingenieurwesen</w:t>
            </w:r>
            <w:r w:rsidRPr="006854AD">
              <w:rPr>
                <w:rFonts w:cstheme="minorHAnsi"/>
                <w:i/>
                <w:iCs/>
                <w:sz w:val="20"/>
                <w:szCs w:val="20"/>
                <w:rPrChange w:id="75" w:author="Sinan Sarigöl" w:date="2025-08-13T18:48:00Z" w16du:dateUtc="2025-08-13T16:48:00Z">
                  <w:rPr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t xml:space="preserve"> </w:t>
            </w:r>
            <w:r w:rsidRPr="006854AD">
              <w:rPr>
                <w:rFonts w:cstheme="minorHAnsi"/>
                <w:sz w:val="20"/>
                <w:szCs w:val="20"/>
                <w:rPrChange w:id="76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(Note: 2,0</w:t>
            </w:r>
            <w:ins w:id="77" w:author="Sinan Sarigöl" w:date="2025-08-07T16:07:00Z" w16du:dateUtc="2025-08-07T14:07:00Z">
              <w:r w:rsidR="00A81586" w:rsidRPr="006854AD">
                <w:rPr>
                  <w:rFonts w:cstheme="minorHAnsi"/>
                  <w:sz w:val="20"/>
                  <w:szCs w:val="20"/>
                  <w:rPrChange w:id="78" w:author="Sinan Sarigöl" w:date="2025-08-13T18:48:00Z" w16du:dateUtc="2025-08-13T16:48:00Z">
                    <w:rPr>
                      <w:rFonts w:ascii="Optima" w:hAnsi="Optima"/>
                      <w:sz w:val="20"/>
                      <w:szCs w:val="20"/>
                    </w:rPr>
                  </w:rPrChange>
                </w:rPr>
                <w:t>; Top 15%</w:t>
              </w:r>
            </w:ins>
            <w:r w:rsidRPr="006854AD">
              <w:rPr>
                <w:rFonts w:cstheme="minorHAnsi"/>
                <w:sz w:val="20"/>
                <w:szCs w:val="20"/>
                <w:rPrChange w:id="79" w:author="Sinan Sarigöl" w:date="2025-08-13T18:48:00Z" w16du:dateUtc="2025-08-13T16:48:00Z">
                  <w:rPr>
                    <w:rFonts w:ascii="Optima" w:hAnsi="Optima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51FC9814" w14:textId="1A1136EE" w:rsidR="00D1492F" w:rsidRPr="006854AD" w:rsidRDefault="00426D7E" w:rsidP="000F284B">
            <w:pPr>
              <w:jc w:val="right"/>
              <w:rPr>
                <w:rFonts w:cstheme="minorHAnsi"/>
                <w:sz w:val="20"/>
                <w:szCs w:val="20"/>
                <w:rPrChange w:id="8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8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09/20</w:t>
            </w:r>
            <w:r w:rsidR="0013733F" w:rsidRPr="006854AD">
              <w:rPr>
                <w:rFonts w:cstheme="minorHAnsi"/>
                <w:sz w:val="20"/>
                <w:szCs w:val="20"/>
                <w:rPrChange w:id="8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20</w:t>
            </w:r>
            <w:r w:rsidRPr="006854AD">
              <w:rPr>
                <w:rFonts w:cstheme="minorHAnsi"/>
                <w:sz w:val="20"/>
                <w:szCs w:val="20"/>
                <w:rPrChange w:id="8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</w:t>
            </w:r>
            <w:r w:rsidR="0091331D" w:rsidRPr="006854AD">
              <w:rPr>
                <w:rFonts w:cstheme="minorHAnsi"/>
                <w:sz w:val="20"/>
                <w:szCs w:val="20"/>
                <w:rPrChange w:id="8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</w:t>
            </w:r>
            <w:ins w:id="85" w:author="Sinan Sarigöl" w:date="2025-08-07T13:27:00Z" w16du:dateUtc="2025-08-07T11:27:00Z">
              <w:r w:rsidR="006D5379" w:rsidRPr="006854AD">
                <w:rPr>
                  <w:rFonts w:cstheme="minorHAnsi"/>
                  <w:sz w:val="20"/>
                  <w:szCs w:val="20"/>
                  <w:rPrChange w:id="86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t>7</w:t>
              </w:r>
            </w:ins>
            <w:del w:id="87" w:author="Sinan Sarigöl" w:date="2025-08-07T13:27:00Z" w16du:dateUtc="2025-08-07T11:27:00Z">
              <w:r w:rsidR="0013733F" w:rsidRPr="006854AD" w:rsidDel="006D5379">
                <w:rPr>
                  <w:rFonts w:cstheme="minorHAnsi"/>
                  <w:sz w:val="20"/>
                  <w:szCs w:val="20"/>
                  <w:rPrChange w:id="88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delText>8</w:delText>
              </w:r>
            </w:del>
            <w:r w:rsidRPr="006854AD">
              <w:rPr>
                <w:rFonts w:cstheme="minorHAnsi"/>
                <w:sz w:val="20"/>
                <w:szCs w:val="20"/>
                <w:rPrChange w:id="8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13733F" w:rsidRPr="006854AD">
              <w:rPr>
                <w:rFonts w:cstheme="minorHAnsi"/>
                <w:sz w:val="20"/>
                <w:szCs w:val="20"/>
                <w:rPrChange w:id="9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24</w:t>
            </w:r>
          </w:p>
        </w:tc>
      </w:tr>
      <w:tr w:rsidR="00D5280E" w:rsidRPr="006854AD" w14:paraId="4D68BFE7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43911947" w14:textId="3C3FA336" w:rsidR="0091331D" w:rsidRPr="006854AD" w:rsidRDefault="0021468F" w:rsidP="000F284B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91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2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Stipendiat </w:t>
            </w:r>
            <w:r w:rsidR="004029F7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der Hanns-</w:t>
            </w:r>
            <w:r w:rsidR="004029F7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Voith-Stiftung</w:t>
            </w:r>
            <w:r w:rsidR="0013733F"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5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</w:t>
            </w:r>
          </w:p>
          <w:p w14:paraId="54BF63E9" w14:textId="7CA219D4" w:rsidR="000B7EF0" w:rsidRPr="006854AD" w:rsidRDefault="000B7EF0" w:rsidP="000F284B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96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Bachelor-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98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Arbeit zur Veränderung der M&amp;A-Aktivitäten von MHP im Kontext der Transformation der Automobilwirtschaft</w:t>
            </w:r>
          </w:p>
        </w:tc>
      </w:tr>
      <w:tr w:rsidR="00AE4ED3" w:rsidRPr="006854AD" w14:paraId="6B19CF91" w14:textId="77777777" w:rsidTr="00BF196B">
        <w:trPr>
          <w:trHeight w:val="340"/>
        </w:trPr>
        <w:tc>
          <w:tcPr>
            <w:tcW w:w="8506" w:type="dxa"/>
            <w:gridSpan w:val="10"/>
            <w:vAlign w:val="bottom"/>
          </w:tcPr>
          <w:p w14:paraId="54F7169D" w14:textId="097C75D3" w:rsidR="00AE4ED3" w:rsidRPr="006854AD" w:rsidRDefault="0013733F" w:rsidP="000F284B">
            <w:pPr>
              <w:rPr>
                <w:rFonts w:cstheme="minorHAnsi"/>
                <w:b/>
                <w:sz w:val="20"/>
                <w:szCs w:val="20"/>
                <w:lang w:val="en-US"/>
                <w:rPrChange w:id="99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lang w:val="en-US"/>
                <w:rPrChange w:id="100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>University of Alabama</w:t>
            </w:r>
            <w:r w:rsidR="00180A59" w:rsidRPr="006854AD">
              <w:rPr>
                <w:rFonts w:cstheme="minorHAnsi"/>
                <w:b/>
                <w:sz w:val="20"/>
                <w:szCs w:val="20"/>
                <w:lang w:val="en-US"/>
                <w:rPrChange w:id="101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  <w:lang w:val="en-US"/>
                  </w:rPr>
                </w:rPrChange>
              </w:rPr>
              <w:t xml:space="preserve"> – Culverhouse College of Business</w:t>
            </w:r>
          </w:p>
        </w:tc>
        <w:tc>
          <w:tcPr>
            <w:tcW w:w="2268" w:type="dxa"/>
            <w:gridSpan w:val="2"/>
            <w:vAlign w:val="bottom"/>
          </w:tcPr>
          <w:p w14:paraId="262B6DA3" w14:textId="3E3B7AD8" w:rsidR="00AE4ED3" w:rsidRPr="006854AD" w:rsidRDefault="00E73CCA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02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103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Alabama, USA</w:t>
            </w:r>
          </w:p>
        </w:tc>
      </w:tr>
      <w:tr w:rsidR="00AE4ED3" w:rsidRPr="006854AD" w14:paraId="263521E3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36282A3A" w14:textId="3B35BEC6" w:rsidR="00AE4ED3" w:rsidRPr="006854AD" w:rsidRDefault="00E73CCA" w:rsidP="00BF196B">
            <w:pPr>
              <w:rPr>
                <w:rFonts w:cstheme="minorHAnsi"/>
                <w:i/>
                <w:iCs/>
                <w:sz w:val="20"/>
                <w:szCs w:val="20"/>
                <w:rPrChange w:id="10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0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Auslandssemester an der Fakultät für Betriebswirtschaftslehre</w:t>
            </w:r>
            <w:r w:rsidR="00A20147" w:rsidRPr="006854AD">
              <w:rPr>
                <w:rFonts w:cstheme="minorHAnsi"/>
                <w:sz w:val="20"/>
                <w:szCs w:val="20"/>
                <w:rPrChange w:id="106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(</w:t>
            </w:r>
            <w:r w:rsidR="00A20147" w:rsidRPr="006854AD">
              <w:rPr>
                <w:rFonts w:cstheme="minorHAnsi"/>
                <w:color w:val="000000"/>
                <w:sz w:val="20"/>
                <w:szCs w:val="20"/>
                <w:rPrChange w:id="107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Note: 1,0)</w:t>
            </w:r>
          </w:p>
        </w:tc>
        <w:tc>
          <w:tcPr>
            <w:tcW w:w="2268" w:type="dxa"/>
            <w:gridSpan w:val="2"/>
            <w:vAlign w:val="bottom"/>
          </w:tcPr>
          <w:p w14:paraId="3DE8C75D" w14:textId="5AC8398D" w:rsidR="00AE4ED3" w:rsidRPr="006854AD" w:rsidRDefault="00AE4ED3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0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0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</w:t>
            </w:r>
            <w:r w:rsidR="00BF196B" w:rsidRPr="006854AD">
              <w:rPr>
                <w:rFonts w:cstheme="minorHAnsi"/>
                <w:sz w:val="20"/>
                <w:szCs w:val="20"/>
                <w:rPrChange w:id="11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8</w:t>
            </w:r>
            <w:r w:rsidRPr="006854AD">
              <w:rPr>
                <w:rFonts w:cstheme="minorHAnsi"/>
                <w:sz w:val="20"/>
                <w:szCs w:val="20"/>
                <w:rPrChange w:id="11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BF196B" w:rsidRPr="006854AD">
              <w:rPr>
                <w:rFonts w:cstheme="minorHAnsi"/>
                <w:sz w:val="20"/>
                <w:szCs w:val="20"/>
                <w:rPrChange w:id="11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22</w:t>
            </w:r>
            <w:r w:rsidRPr="006854AD">
              <w:rPr>
                <w:rFonts w:cstheme="minorHAnsi"/>
                <w:sz w:val="20"/>
                <w:szCs w:val="20"/>
                <w:rPrChange w:id="11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</w:t>
            </w:r>
            <w:r w:rsidR="00BF196B" w:rsidRPr="006854AD">
              <w:rPr>
                <w:rFonts w:cstheme="minorHAnsi"/>
                <w:sz w:val="20"/>
                <w:szCs w:val="20"/>
                <w:rPrChange w:id="11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12</w:t>
            </w:r>
            <w:r w:rsidRPr="006854AD">
              <w:rPr>
                <w:rFonts w:cstheme="minorHAnsi"/>
                <w:sz w:val="20"/>
                <w:szCs w:val="20"/>
                <w:rPrChange w:id="11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</w:t>
            </w:r>
            <w:r w:rsidR="00BF196B" w:rsidRPr="006854AD">
              <w:rPr>
                <w:rFonts w:cstheme="minorHAnsi"/>
                <w:sz w:val="20"/>
                <w:szCs w:val="20"/>
                <w:rPrChange w:id="116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22</w:t>
            </w:r>
          </w:p>
        </w:tc>
      </w:tr>
      <w:tr w:rsidR="00AE4ED3" w:rsidRPr="006854AD" w:rsidDel="00D861D6" w14:paraId="27601A10" w14:textId="241AD30F" w:rsidTr="00BF196B">
        <w:trPr>
          <w:trHeight w:val="20"/>
          <w:del w:id="117" w:author="David Döbele" w:date="2025-09-09T19:55:00Z"/>
        </w:trPr>
        <w:tc>
          <w:tcPr>
            <w:tcW w:w="10774" w:type="dxa"/>
            <w:gridSpan w:val="12"/>
            <w:vAlign w:val="bottom"/>
          </w:tcPr>
          <w:p w14:paraId="6ECF7248" w14:textId="51FAF877" w:rsidR="00E73CCA" w:rsidRPr="006854AD" w:rsidDel="00D861D6" w:rsidRDefault="00E73CCA" w:rsidP="000F284B">
            <w:pPr>
              <w:pStyle w:val="Listenabsatz"/>
              <w:numPr>
                <w:ilvl w:val="0"/>
                <w:numId w:val="29"/>
              </w:numPr>
              <w:rPr>
                <w:del w:id="118" w:author="David Döbele" w:date="2025-09-09T19:55:00Z" w16du:dateUtc="2025-09-09T17:55:00Z"/>
                <w:rFonts w:cstheme="minorHAnsi"/>
                <w:i/>
                <w:iCs/>
                <w:sz w:val="20"/>
                <w:szCs w:val="20"/>
                <w:rPrChange w:id="119" w:author="Sinan Sarigöl" w:date="2025-08-13T18:48:00Z" w16du:dateUtc="2025-08-13T16:48:00Z">
                  <w:rPr>
                    <w:del w:id="120" w:author="David Döbele" w:date="2025-09-09T19:55:00Z" w16du:dateUtc="2025-09-09T17:55:00Z"/>
                    <w:rFonts w:ascii="Optima" w:hAnsi="Optima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del w:id="121" w:author="David Döbele" w:date="2025-09-09T19:55:00Z" w16du:dateUtc="2025-09-09T17:55:00Z"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22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Aufnahme in die President</w:delText>
              </w:r>
              <w:r w:rsidR="0021468F"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23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‘</w:delText>
              </w:r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24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 und Dean</w:delText>
              </w:r>
              <w:r w:rsidR="0021468F"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25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‘</w:delText>
              </w:r>
              <w:r w:rsidRPr="006854AD" w:rsidDel="00D861D6">
                <w:rPr>
                  <w:rFonts w:cstheme="minorHAnsi"/>
                  <w:i/>
                  <w:iCs/>
                  <w:color w:val="000000"/>
                  <w:sz w:val="20"/>
                  <w:szCs w:val="20"/>
                  <w:rPrChange w:id="126" w:author="Sinan Sarigöl" w:date="2025-08-13T18:48:00Z" w16du:dateUtc="2025-08-13T16:48:00Z">
                    <w:rPr>
                      <w:rFonts w:ascii="Optima" w:hAnsi="Optima" w:cs="Times New Roman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 List</w:delText>
              </w:r>
            </w:del>
          </w:p>
        </w:tc>
      </w:tr>
      <w:tr w:rsidR="00D5280E" w:rsidRPr="006854AD" w14:paraId="1C51E2FF" w14:textId="77777777" w:rsidTr="00BF196B">
        <w:trPr>
          <w:trHeight w:val="340"/>
        </w:trPr>
        <w:tc>
          <w:tcPr>
            <w:tcW w:w="8506" w:type="dxa"/>
            <w:gridSpan w:val="10"/>
            <w:vAlign w:val="bottom"/>
          </w:tcPr>
          <w:p w14:paraId="4BAC65D2" w14:textId="264E9B9A" w:rsidR="00665BF3" w:rsidRPr="006854AD" w:rsidRDefault="00E73CCA" w:rsidP="000F284B">
            <w:pPr>
              <w:rPr>
                <w:rFonts w:cstheme="minorHAnsi"/>
                <w:sz w:val="20"/>
                <w:szCs w:val="20"/>
                <w:rPrChange w:id="12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128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Elisabeth-Selbert-Gymnasium</w:t>
            </w:r>
          </w:p>
        </w:tc>
        <w:tc>
          <w:tcPr>
            <w:tcW w:w="2268" w:type="dxa"/>
            <w:gridSpan w:val="2"/>
            <w:vAlign w:val="bottom"/>
          </w:tcPr>
          <w:p w14:paraId="2FCB10D7" w14:textId="6A61DDCD" w:rsidR="00665BF3" w:rsidRPr="006854AD" w:rsidRDefault="00E73CCA" w:rsidP="000F284B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29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130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Filderstadt</w:t>
            </w:r>
            <w:r w:rsidR="0004183C" w:rsidRPr="006854AD">
              <w:rPr>
                <w:rFonts w:cstheme="minorHAnsi"/>
                <w:b/>
                <w:bCs/>
                <w:sz w:val="20"/>
                <w:szCs w:val="20"/>
                <w:rPrChange w:id="131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, DE</w:t>
            </w:r>
          </w:p>
        </w:tc>
      </w:tr>
      <w:tr w:rsidR="0091331D" w:rsidRPr="006854AD" w14:paraId="312B82BC" w14:textId="77777777" w:rsidTr="00BF196B">
        <w:trPr>
          <w:trHeight w:val="20"/>
        </w:trPr>
        <w:tc>
          <w:tcPr>
            <w:tcW w:w="8506" w:type="dxa"/>
            <w:gridSpan w:val="10"/>
            <w:vAlign w:val="bottom"/>
          </w:tcPr>
          <w:p w14:paraId="1CEE182B" w14:textId="0F7157E8" w:rsidR="0091331D" w:rsidRPr="006854AD" w:rsidRDefault="0091331D" w:rsidP="00BF196B">
            <w:pPr>
              <w:rPr>
                <w:rFonts w:cstheme="minorHAnsi"/>
                <w:sz w:val="20"/>
                <w:szCs w:val="20"/>
                <w:rPrChange w:id="13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Allgemeine Hochschulreife (Note: </w:t>
            </w:r>
            <w:r w:rsidR="00E73CCA" w:rsidRPr="006854AD">
              <w:rPr>
                <w:rFonts w:cstheme="minorHAnsi"/>
                <w:sz w:val="20"/>
                <w:szCs w:val="20"/>
                <w:rPrChange w:id="13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2,2</w:t>
            </w:r>
            <w:r w:rsidRPr="006854AD">
              <w:rPr>
                <w:rFonts w:cstheme="minorHAnsi"/>
                <w:sz w:val="20"/>
                <w:szCs w:val="20"/>
                <w:rPrChange w:id="13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7521EA6E" w14:textId="584E185F" w:rsidR="0091331D" w:rsidRPr="006854AD" w:rsidRDefault="0091331D" w:rsidP="000F284B">
            <w:pPr>
              <w:jc w:val="right"/>
              <w:rPr>
                <w:rFonts w:cstheme="minorHAnsi"/>
                <w:sz w:val="20"/>
                <w:szCs w:val="20"/>
                <w:rPrChange w:id="136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137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09/20</w:t>
            </w:r>
            <w:r w:rsidR="00E73CCA" w:rsidRPr="006854AD">
              <w:rPr>
                <w:rFonts w:cstheme="minorHAnsi"/>
                <w:sz w:val="20"/>
                <w:szCs w:val="20"/>
                <w:rPrChange w:id="138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11</w:t>
            </w:r>
            <w:r w:rsidRPr="006854AD">
              <w:rPr>
                <w:rFonts w:cstheme="minorHAnsi"/>
                <w:sz w:val="20"/>
                <w:szCs w:val="20"/>
                <w:rPrChange w:id="13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 – 0</w:t>
            </w:r>
            <w:ins w:id="140" w:author="Sinan Sarigöl" w:date="2025-08-07T16:03:00Z" w16du:dateUtc="2025-08-07T14:03:00Z">
              <w:r w:rsidR="00DA67FF" w:rsidRPr="006854AD">
                <w:rPr>
                  <w:rFonts w:cstheme="minorHAnsi"/>
                  <w:sz w:val="20"/>
                  <w:szCs w:val="20"/>
                  <w:rPrChange w:id="141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t>7</w:t>
              </w:r>
            </w:ins>
            <w:del w:id="142" w:author="Sinan Sarigöl" w:date="2025-08-07T16:03:00Z" w16du:dateUtc="2025-08-07T14:03:00Z">
              <w:r w:rsidRPr="006854AD" w:rsidDel="00DA67FF">
                <w:rPr>
                  <w:rFonts w:cstheme="minorHAnsi"/>
                  <w:sz w:val="20"/>
                  <w:szCs w:val="20"/>
                  <w:rPrChange w:id="143" w:author="Sinan Sarigöl" w:date="2025-08-13T18:48:00Z" w16du:dateUtc="2025-08-13T16:48:00Z">
                    <w:rPr>
                      <w:rFonts w:ascii="Optima" w:hAnsi="Optima" w:cs="Times New Roman"/>
                      <w:sz w:val="20"/>
                      <w:szCs w:val="20"/>
                    </w:rPr>
                  </w:rPrChange>
                </w:rPr>
                <w:delText>6</w:delText>
              </w:r>
            </w:del>
            <w:r w:rsidRPr="006854AD">
              <w:rPr>
                <w:rFonts w:cstheme="minorHAnsi"/>
                <w:sz w:val="20"/>
                <w:szCs w:val="20"/>
                <w:rPrChange w:id="14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/201</w:t>
            </w:r>
            <w:r w:rsidR="00E73CCA" w:rsidRPr="006854AD">
              <w:rPr>
                <w:rFonts w:cstheme="minorHAnsi"/>
                <w:sz w:val="20"/>
                <w:szCs w:val="20"/>
                <w:rPrChange w:id="14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9</w:t>
            </w:r>
          </w:p>
        </w:tc>
      </w:tr>
      <w:tr w:rsidR="00E55D90" w:rsidRPr="006854AD" w14:paraId="3A2665B3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854AD" w:rsidRDefault="00F44F5F" w:rsidP="000F284B">
            <w:pPr>
              <w:pStyle w:val="BERSCHRIFT"/>
              <w:jc w:val="center"/>
              <w:rPr>
                <w:rFonts w:asciiTheme="minorHAnsi" w:hAnsiTheme="minorHAnsi" w:cstheme="minorHAnsi"/>
                <w:smallCaps w:val="0"/>
                <w:sz w:val="26"/>
                <w:szCs w:val="26"/>
                <w:rPrChange w:id="146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smallCaps w:val="0"/>
                <w:sz w:val="26"/>
                <w:szCs w:val="26"/>
                <w:rPrChange w:id="147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  <w:t>PRAKTISCHE ERFAHRUNGEN</w:t>
            </w:r>
          </w:p>
        </w:tc>
      </w:tr>
      <w:tr w:rsidR="00986BC0" w:rsidRPr="006854AD" w14:paraId="008DEE15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8" w:author="Sinan Sarigöl" w:date="2025-09-17T12:15:00Z" w16du:dateUtc="2025-09-17T10:15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ins w:id="149" w:author="Sinan Sarigöl" w:date="2025-09-17T12:14:00Z" w16du:dateUtc="2025-09-17T10:14:00Z"/>
          <w:trPrChange w:id="150" w:author="Sinan Sarigöl" w:date="2025-09-17T12:15:00Z" w16du:dateUtc="2025-09-17T10:15:00Z">
            <w:trPr>
              <w:trHeight w:val="340"/>
            </w:trPr>
          </w:trPrChange>
        </w:trPr>
        <w:tc>
          <w:tcPr>
            <w:tcW w:w="6805" w:type="dxa"/>
            <w:gridSpan w:val="4"/>
            <w:tcBorders>
              <w:top w:val="single" w:sz="4" w:space="0" w:color="auto"/>
            </w:tcBorders>
            <w:vAlign w:val="bottom"/>
            <w:tcPrChange w:id="151" w:author="Sinan Sarigöl" w:date="2025-09-17T12:15:00Z" w16du:dateUtc="2025-09-17T10:15:00Z">
              <w:tcPr>
                <w:tcW w:w="680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0D7209E" w14:textId="4E8BD863" w:rsidR="00986BC0" w:rsidRPr="00986BC0" w:rsidRDefault="00986BC0" w:rsidP="000F284B">
            <w:pPr>
              <w:rPr>
                <w:ins w:id="152" w:author="Sinan Sarigöl" w:date="2025-09-17T12:14:00Z" w16du:dateUtc="2025-09-17T10:14:00Z"/>
                <w:rFonts w:cstheme="minorHAnsi"/>
                <w:b/>
                <w:sz w:val="20"/>
                <w:szCs w:val="20"/>
              </w:rPr>
            </w:pPr>
            <w:proofErr w:type="spellStart"/>
            <w:ins w:id="153" w:author="Sinan Sarigöl" w:date="2025-09-17T12:16:00Z" w16du:dateUtc="2025-09-17T10:16:00Z">
              <w:r>
                <w:rPr>
                  <w:rFonts w:cstheme="minorHAnsi"/>
                  <w:b/>
                  <w:sz w:val="20"/>
                  <w:szCs w:val="20"/>
                </w:rPr>
                <w:t>Bachert&amp;Partner</w:t>
              </w:r>
            </w:ins>
            <w:proofErr w:type="spellEnd"/>
          </w:p>
        </w:tc>
        <w:tc>
          <w:tcPr>
            <w:tcW w:w="3969" w:type="dxa"/>
            <w:gridSpan w:val="8"/>
            <w:vAlign w:val="bottom"/>
            <w:tcPrChange w:id="154" w:author="Sinan Sarigöl" w:date="2025-09-17T12:15:00Z" w16du:dateUtc="2025-09-17T10:15:00Z">
              <w:tcPr>
                <w:tcW w:w="3969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80B321B" w14:textId="6EC1181D" w:rsidR="00986BC0" w:rsidRPr="00986BC0" w:rsidRDefault="00986BC0" w:rsidP="000F284B">
            <w:pPr>
              <w:jc w:val="right"/>
              <w:rPr>
                <w:ins w:id="155" w:author="Sinan Sarigöl" w:date="2025-09-17T12:14:00Z" w16du:dateUtc="2025-09-17T10:14:00Z"/>
                <w:rFonts w:cstheme="minorHAnsi"/>
                <w:b/>
                <w:bCs/>
                <w:sz w:val="20"/>
                <w:szCs w:val="20"/>
              </w:rPr>
            </w:pPr>
            <w:ins w:id="156" w:author="Sinan Sarigöl" w:date="2025-09-17T12:19:00Z" w16du:dateUtc="2025-09-17T10:19:00Z">
              <w:r>
                <w:rPr>
                  <w:rFonts w:cstheme="minorHAnsi"/>
                  <w:b/>
                  <w:bCs/>
                  <w:sz w:val="20"/>
                  <w:szCs w:val="20"/>
                </w:rPr>
                <w:t>Stuttgart, DE</w:t>
              </w:r>
            </w:ins>
          </w:p>
        </w:tc>
      </w:tr>
      <w:tr w:rsidR="00986BC0" w:rsidRPr="006854AD" w14:paraId="27ED8579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7" w:author="Sinan Sarigöl" w:date="2025-09-17T12:18:00Z" w16du:dateUtc="2025-09-17T10:18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58" w:author="Sinan Sarigöl" w:date="2025-09-17T12:14:00Z" w16du:dateUtc="2025-09-17T10:14:00Z"/>
          <w:trPrChange w:id="159" w:author="Sinan Sarigöl" w:date="2025-09-17T12:18:00Z" w16du:dateUtc="2025-09-17T10:18:00Z">
            <w:trPr>
              <w:trHeight w:val="340"/>
            </w:trPr>
          </w:trPrChange>
        </w:trPr>
        <w:tc>
          <w:tcPr>
            <w:tcW w:w="6805" w:type="dxa"/>
            <w:gridSpan w:val="4"/>
            <w:vAlign w:val="bottom"/>
            <w:tcPrChange w:id="160" w:author="Sinan Sarigöl" w:date="2025-09-17T12:18:00Z" w16du:dateUtc="2025-09-17T10:18:00Z">
              <w:tcPr>
                <w:tcW w:w="680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312C229" w14:textId="0C2C936F" w:rsidR="00986BC0" w:rsidRPr="00986BC0" w:rsidRDefault="00986BC0" w:rsidP="000F284B">
            <w:pPr>
              <w:rPr>
                <w:ins w:id="161" w:author="Sinan Sarigöl" w:date="2025-09-17T12:14:00Z" w16du:dateUtc="2025-09-17T10:14:00Z"/>
                <w:rFonts w:cstheme="minorHAnsi"/>
                <w:b/>
                <w:sz w:val="20"/>
                <w:szCs w:val="20"/>
              </w:rPr>
            </w:pPr>
            <w:ins w:id="162" w:author="Sinan Sarigöl" w:date="2025-09-17T12:16:00Z" w16du:dateUtc="2025-09-17T10:16:00Z">
              <w:r w:rsidRPr="00986BC0">
                <w:rPr>
                  <w:rFonts w:cstheme="minorHAnsi"/>
                  <w:sz w:val="20"/>
                  <w:szCs w:val="20"/>
                  <w:rPrChange w:id="163" w:author="Sinan Sarigöl" w:date="2025-09-17T12:18:00Z" w16du:dateUtc="2025-09-17T10:18:00Z">
                    <w:rPr>
                      <w:rFonts w:cstheme="minorHAnsi"/>
                      <w:b/>
                      <w:sz w:val="20"/>
                      <w:szCs w:val="20"/>
                    </w:rPr>
                  </w:rPrChange>
                </w:rPr>
                <w:t>Praktikant im Bereich M&amp;A / Corporate Finance (anstehend)</w:t>
              </w:r>
            </w:ins>
          </w:p>
        </w:tc>
        <w:tc>
          <w:tcPr>
            <w:tcW w:w="3969" w:type="dxa"/>
            <w:gridSpan w:val="8"/>
            <w:vAlign w:val="bottom"/>
            <w:tcPrChange w:id="164" w:author="Sinan Sarigöl" w:date="2025-09-17T12:18:00Z" w16du:dateUtc="2025-09-17T10:18:00Z">
              <w:tcPr>
                <w:tcW w:w="3969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1AF94D4" w14:textId="63718057" w:rsidR="00986BC0" w:rsidRPr="00986BC0" w:rsidRDefault="00986BC0" w:rsidP="000F284B">
            <w:pPr>
              <w:jc w:val="right"/>
              <w:rPr>
                <w:ins w:id="165" w:author="Sinan Sarigöl" w:date="2025-09-17T12:14:00Z" w16du:dateUtc="2025-09-17T10:14:00Z"/>
                <w:rFonts w:cstheme="minorHAnsi"/>
                <w:sz w:val="20"/>
                <w:szCs w:val="20"/>
                <w:rPrChange w:id="166" w:author="Sinan Sarigöl" w:date="2025-09-17T12:19:00Z" w16du:dateUtc="2025-09-17T10:19:00Z">
                  <w:rPr>
                    <w:ins w:id="167" w:author="Sinan Sarigöl" w:date="2025-09-17T12:14:00Z" w16du:dateUtc="2025-09-17T10:14:00Z"/>
                    <w:rFonts w:cstheme="minorHAnsi"/>
                    <w:b/>
                    <w:bCs/>
                    <w:sz w:val="20"/>
                    <w:szCs w:val="20"/>
                  </w:rPr>
                </w:rPrChange>
              </w:rPr>
            </w:pPr>
            <w:ins w:id="168" w:author="Sinan Sarigöl" w:date="2025-09-17T12:19:00Z" w16du:dateUtc="2025-09-17T10:19:00Z">
              <w:r w:rsidRPr="00986BC0">
                <w:rPr>
                  <w:rFonts w:cstheme="minorHAnsi"/>
                  <w:sz w:val="20"/>
                  <w:szCs w:val="20"/>
                  <w:rPrChange w:id="169" w:author="Sinan Sarigöl" w:date="2025-09-17T12:19:00Z" w16du:dateUtc="2025-09-17T10:19:00Z"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rPrChange>
                </w:rPr>
                <w:t>04/2026 – 06/2026</w:t>
              </w:r>
            </w:ins>
          </w:p>
        </w:tc>
      </w:tr>
      <w:tr w:rsidR="00986BC0" w:rsidRPr="006854AD" w14:paraId="632C8B44" w14:textId="77777777" w:rsidTr="00ED35EA">
        <w:trPr>
          <w:trHeight w:val="340"/>
          <w:ins w:id="170" w:author="Sinan Sarigöl" w:date="2025-09-17T12:16:00Z" w16du:dateUtc="2025-09-17T10:16:00Z"/>
        </w:trPr>
        <w:tc>
          <w:tcPr>
            <w:tcW w:w="10774" w:type="dxa"/>
            <w:gridSpan w:val="12"/>
            <w:vAlign w:val="bottom"/>
          </w:tcPr>
          <w:p w14:paraId="41C74480" w14:textId="01503F81" w:rsidR="00986BC0" w:rsidRPr="000D62A8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ins w:id="171" w:author="Sinan Sarigöl" w:date="2025-09-17T14:16:00Z" w16du:dateUtc="2025-09-17T12:16:00Z"/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172" w:author="Sinan Sarigöl" w:date="2025-09-17T14:16:00Z" w16du:dateUtc="2025-09-17T12:16:00Z">
                  <w:rPr>
                    <w:ins w:id="173" w:author="Sinan Sarigöl" w:date="2025-09-17T14:16:00Z" w16du:dateUtc="2025-09-17T12:16:00Z"/>
                    <w:rFonts w:asciiTheme="minorHAnsi" w:hAnsiTheme="minorHAnsi" w:cstheme="minorHAnsi"/>
                    <w:i/>
                    <w:iCs/>
                    <w:sz w:val="20"/>
                    <w:szCs w:val="20"/>
                  </w:rPr>
                </w:rPrChange>
              </w:rPr>
              <w:pPrChange w:id="174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ins w:id="175" w:author="Sinan Sarigöl" w:date="2025-09-17T12:17:00Z" w16du:dateUtc="2025-09-17T10:17:00Z">
              <w:r w:rsidRPr="00254B20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>Erstellung von Vermarktungsunterlagen (Teaser, Information Memorandum etc.)</w:t>
              </w:r>
            </w:ins>
            <w:ins w:id="176" w:author="Sinan Sarigöl" w:date="2025-09-17T14:15:00Z" w16du:dateUtc="2025-09-17T12:15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&amp; Unterstützung bei</w:t>
              </w:r>
            </w:ins>
            <w:ins w:id="177" w:author="Sinan Sarigöl" w:date="2025-09-17T14:18:00Z" w16du:dateUtc="2025-09-17T12:18:00Z">
              <w:r w:rsidR="00E07020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</w:t>
              </w:r>
            </w:ins>
            <w:ins w:id="178" w:author="Sinan Sarigöl" w:date="2025-09-17T14:16:00Z" w16du:dateUtc="2025-09-17T12:16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>Unternehmensbewertungen</w:t>
              </w:r>
            </w:ins>
            <w:ins w:id="179" w:author="Sinan Sarigöl" w:date="2025-09-17T14:17:00Z" w16du:dateUtc="2025-09-17T12:17:00Z">
              <w:r w:rsidR="000D62A8">
                <w:rPr>
                  <w:rFonts w:asciiTheme="minorHAnsi" w:hAnsiTheme="minorHAnsi" w:cstheme="minorHAnsi"/>
                  <w:i/>
                  <w:iCs/>
                  <w:sz w:val="20"/>
                  <w:szCs w:val="20"/>
                </w:rPr>
                <w:t xml:space="preserve"> (</w:t>
              </w:r>
              <w:r w:rsidR="000D62A8" w:rsidRPr="00254B20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DCF-Verfahren und Multiples</w:t>
              </w:r>
              <w:r w:rsidR="000D62A8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)</w:t>
              </w:r>
            </w:ins>
          </w:p>
          <w:p w14:paraId="5E7CFD8F" w14:textId="4AED9BED" w:rsidR="000D62A8" w:rsidRPr="000D62A8" w:rsidRDefault="000D62A8" w:rsidP="000D62A8">
            <w:pPr>
              <w:pStyle w:val="Listenabsatz"/>
              <w:numPr>
                <w:ilvl w:val="0"/>
                <w:numId w:val="29"/>
              </w:numPr>
              <w:rPr>
                <w:ins w:id="180" w:author="Sinan Sarigöl" w:date="2025-09-17T12:17:00Z" w16du:dateUtc="2025-09-17T10:17:00Z"/>
                <w:rFonts w:eastAsia="Times New Roman" w:cstheme="minorHAnsi"/>
                <w:i/>
                <w:iCs/>
                <w:sz w:val="20"/>
                <w:szCs w:val="20"/>
                <w:lang w:eastAsia="de-DE"/>
                <w:rPrChange w:id="181" w:author="Sinan Sarigöl" w:date="2025-09-17T14:17:00Z" w16du:dateUtc="2025-09-17T12:17:00Z">
                  <w:rPr>
                    <w:ins w:id="182" w:author="Sinan Sarigöl" w:date="2025-09-17T12:17:00Z" w16du:dateUtc="2025-09-17T10:17:00Z"/>
                    <w:rFonts w:eastAsiaTheme="minorHAnsi"/>
                    <w:lang w:eastAsia="en-US"/>
                  </w:rPr>
                </w:rPrChange>
              </w:rPr>
              <w:pPrChange w:id="183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ins w:id="184" w:author="Sinan Sarigöl" w:date="2025-09-17T14:16:00Z" w16du:dateUtc="2025-09-17T12:16:00Z">
              <w:r w:rsidRPr="000D62A8">
                <w:rPr>
                  <w:rFonts w:cstheme="minorHAnsi"/>
                  <w:i/>
                  <w:iCs/>
                  <w:sz w:val="20"/>
                  <w:szCs w:val="20"/>
                </w:rPr>
                <w:t>Anfertigung von Pitch-Präsentationen und</w:t>
              </w:r>
            </w:ins>
            <w:ins w:id="185" w:author="Sinan Sarigöl" w:date="2025-09-17T14:17:00Z" w16du:dateUtc="2025-09-17T12:17:00Z">
              <w:r w:rsidRPr="000D62A8">
                <w:rPr>
                  <w:rFonts w:cstheme="minorHAnsi"/>
                  <w:i/>
                  <w:iCs/>
                  <w:sz w:val="20"/>
                  <w:szCs w:val="20"/>
                </w:rPr>
                <w:t xml:space="preserve"> </w:t>
              </w:r>
              <w:r w:rsidRPr="000D62A8">
                <w:rPr>
                  <w:rFonts w:eastAsia="Times New Roman" w:cstheme="minorHAnsi"/>
                  <w:i/>
                  <w:iCs/>
                  <w:sz w:val="20"/>
                  <w:szCs w:val="20"/>
                  <w:lang w:eastAsia="de-DE"/>
                </w:rPr>
                <w:t>Vorbereitung von Datenräumen und Due Diligence Prüfungen</w:t>
              </w:r>
            </w:ins>
          </w:p>
          <w:p w14:paraId="25F5D657" w14:textId="2AED42D6" w:rsidR="00986BC0" w:rsidRPr="00986BC0" w:rsidRDefault="000D62A8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ins w:id="186" w:author="Sinan Sarigöl" w:date="2025-09-17T12:16:00Z" w16du:dateUtc="2025-09-17T10:16:00Z"/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187" w:author="Sinan Sarigöl" w:date="2025-09-17T12:19:00Z" w16du:dateUtc="2025-09-17T10:19:00Z">
                  <w:rPr>
                    <w:ins w:id="188" w:author="Sinan Sarigöl" w:date="2025-09-17T12:16:00Z" w16du:dateUtc="2025-09-17T10:16:00Z"/>
                    <w:b/>
                    <w:bCs/>
                  </w:rPr>
                </w:rPrChange>
              </w:rPr>
              <w:pPrChange w:id="189" w:author="Sinan Sarigöl" w:date="2025-09-17T14:18:00Z" w16du:dateUtc="2025-09-17T12:18:00Z">
                <w:pPr>
                  <w:jc w:val="right"/>
                </w:pPr>
              </w:pPrChange>
            </w:pPr>
            <w:ins w:id="190" w:author="Sinan Sarigöl" w:date="2025-09-17T14:17:00Z" w16du:dateUtc="2025-09-17T12:17:00Z">
              <w:r w:rsidRPr="000D62A8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Analyse und detaillierte Aufbereitung von Markt-, Branchen- und Geschäftsmodellen von Unternehmen</w:t>
              </w:r>
            </w:ins>
          </w:p>
        </w:tc>
      </w:tr>
      <w:tr w:rsidR="00986BC0" w:rsidRPr="006854AD" w14:paraId="127C64E2" w14:textId="77777777" w:rsidTr="00986BC0">
        <w:tblPrEx>
          <w:tblW w:w="10774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91" w:author="Sinan Sarigöl" w:date="2025-09-17T12:15:00Z" w16du:dateUtc="2025-09-17T10:15:00Z">
            <w:tblPrEx>
              <w:tblW w:w="10774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92" w:author="Sinan Sarigöl" w:date="2025-09-17T12:15:00Z" w16du:dateUtc="2025-09-17T10:15:00Z">
            <w:trPr>
              <w:trHeight w:val="340"/>
            </w:trPr>
          </w:trPrChange>
        </w:trPr>
        <w:tc>
          <w:tcPr>
            <w:tcW w:w="6805" w:type="dxa"/>
            <w:gridSpan w:val="4"/>
            <w:vAlign w:val="bottom"/>
            <w:tcPrChange w:id="193" w:author="Sinan Sarigöl" w:date="2025-09-17T12:15:00Z" w16du:dateUtc="2025-09-17T10:15:00Z">
              <w:tcPr>
                <w:tcW w:w="680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0FDE05E1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194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sz w:val="20"/>
                <w:szCs w:val="20"/>
                <w:rPrChange w:id="195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  <w:t>Daimler Truck AG</w:t>
            </w:r>
          </w:p>
        </w:tc>
        <w:tc>
          <w:tcPr>
            <w:tcW w:w="3969" w:type="dxa"/>
            <w:gridSpan w:val="8"/>
            <w:vAlign w:val="bottom"/>
            <w:tcPrChange w:id="196" w:author="Sinan Sarigöl" w:date="2025-09-17T12:15:00Z" w16du:dateUtc="2025-09-17T10:15:00Z">
              <w:tcPr>
                <w:tcW w:w="3969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07B789B6" w:rsidR="00986BC0" w:rsidRPr="006854AD" w:rsidRDefault="00986BC0" w:rsidP="00986BC0">
            <w:pPr>
              <w:jc w:val="right"/>
              <w:rPr>
                <w:rFonts w:cstheme="minorHAnsi"/>
                <w:b/>
                <w:bCs/>
                <w:sz w:val="20"/>
                <w:szCs w:val="20"/>
                <w:rPrChange w:id="19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sz w:val="20"/>
                <w:szCs w:val="20"/>
                <w:rPrChange w:id="19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sz w:val="20"/>
                    <w:szCs w:val="20"/>
                  </w:rPr>
                </w:rPrChange>
              </w:rPr>
              <w:t>Leinfelden-Echterdingen, DE</w:t>
            </w:r>
          </w:p>
        </w:tc>
      </w:tr>
      <w:tr w:rsidR="00986BC0" w:rsidRPr="006854AD" w14:paraId="335D84E9" w14:textId="77777777" w:rsidTr="00853D58">
        <w:trPr>
          <w:trHeight w:val="20"/>
        </w:trPr>
        <w:tc>
          <w:tcPr>
            <w:tcW w:w="6947" w:type="dxa"/>
            <w:gridSpan w:val="5"/>
            <w:vAlign w:val="bottom"/>
          </w:tcPr>
          <w:p w14:paraId="20B1570F" w14:textId="297E822A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19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0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Werkstudent im Projektmanagement</w:t>
            </w:r>
          </w:p>
        </w:tc>
        <w:tc>
          <w:tcPr>
            <w:tcW w:w="3827" w:type="dxa"/>
            <w:gridSpan w:val="7"/>
            <w:vAlign w:val="bottom"/>
          </w:tcPr>
          <w:p w14:paraId="0475B997" w14:textId="43260F3D" w:rsidR="00986BC0" w:rsidRPr="006854AD" w:rsidRDefault="00986BC0" w:rsidP="00986BC0">
            <w:pPr>
              <w:jc w:val="right"/>
              <w:rPr>
                <w:rFonts w:cstheme="minorHAnsi"/>
                <w:sz w:val="20"/>
                <w:szCs w:val="20"/>
                <w:rPrChange w:id="20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0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04/2024 – 08/2024 &amp; 10/2024 – 04/2025 </w:t>
            </w:r>
          </w:p>
        </w:tc>
      </w:tr>
      <w:tr w:rsidR="00986BC0" w:rsidRPr="006854AD" w14:paraId="54C3D64C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308FAA40" w14:textId="3E9A168D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03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pPrChange w:id="204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sz w:val="20"/>
                <w:szCs w:val="20"/>
                <w:rPrChange w:id="205" w:author="Sinan Sarigöl" w:date="2025-08-13T18:48:00Z" w16du:dateUtc="2025-08-13T16:48:00Z">
                  <w:rPr>
                    <w:rFonts w:ascii="Optima" w:hAnsi="Optima"/>
                    <w:i/>
                    <w:iCs/>
                    <w:sz w:val="20"/>
                    <w:szCs w:val="20"/>
                  </w:rPr>
                </w:rPrChange>
              </w:rPr>
              <w:t>Leitung eines Projekts zur Entwicklung und Implementierung eines KPI-Dashboards zur transparenten Darstellung der Fortschritte und Statusberichte verschiedener Produktprojekte: Erstellung und Visualisierung von jeweils zehn KPIs für drei verschiedene Produktprojekte, wodurch eine wesentliche Effizienzsteigerung zustande kam</w:t>
            </w:r>
          </w:p>
          <w:p w14:paraId="6DD9BA0F" w14:textId="225BA32D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0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pPrChange w:id="207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08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Konzeption und Implementierung eines Risikomanagementprozesses zur effizienten Identifikation und Mitigation von </w:t>
            </w: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 w:themeColor="text1"/>
                <w:sz w:val="20"/>
                <w:szCs w:val="20"/>
                <w:lang w:eastAsia="en-US"/>
                <w:rPrChange w:id="209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 w:themeColor="text1"/>
                    <w:sz w:val="20"/>
                    <w:szCs w:val="20"/>
                    <w:lang w:eastAsia="en-US"/>
                  </w:rPr>
                </w:rPrChange>
              </w:rPr>
              <w:t>Risiken (Reduktion und gleichzeitig qualitative Steigerung von 62 auf 30 Risiken)</w:t>
            </w:r>
          </w:p>
        </w:tc>
      </w:tr>
      <w:tr w:rsidR="00986BC0" w:rsidRPr="006854AD" w14:paraId="45404236" w14:textId="77777777" w:rsidTr="00BF196B">
        <w:trPr>
          <w:trHeight w:val="340"/>
        </w:trPr>
        <w:tc>
          <w:tcPr>
            <w:tcW w:w="5807" w:type="dxa"/>
            <w:gridSpan w:val="2"/>
            <w:vAlign w:val="bottom"/>
          </w:tcPr>
          <w:p w14:paraId="3CF978EE" w14:textId="23EFB612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10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11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  <w:t>MHP Management- und IT-Beratung GmbH</w:t>
            </w:r>
          </w:p>
        </w:tc>
        <w:tc>
          <w:tcPr>
            <w:tcW w:w="4967" w:type="dxa"/>
            <w:gridSpan w:val="10"/>
            <w:vAlign w:val="bottom"/>
          </w:tcPr>
          <w:p w14:paraId="49A11F72" w14:textId="2FF09DEA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12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13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  <w:t>Ludwigsburg, DE</w:t>
            </w:r>
          </w:p>
        </w:tc>
      </w:tr>
      <w:tr w:rsidR="00986BC0" w:rsidRPr="006854AD" w14:paraId="16C6F7AD" w14:textId="77777777" w:rsidTr="00BF196B">
        <w:trPr>
          <w:trHeight w:val="57"/>
        </w:trPr>
        <w:tc>
          <w:tcPr>
            <w:tcW w:w="9073" w:type="dxa"/>
            <w:gridSpan w:val="11"/>
            <w:vAlign w:val="bottom"/>
          </w:tcPr>
          <w:p w14:paraId="5D8760E9" w14:textId="44407EEA" w:rsidR="00986BC0" w:rsidRPr="006854AD" w:rsidRDefault="00986BC0" w:rsidP="00986BC0">
            <w:pPr>
              <w:rPr>
                <w:rFonts w:cstheme="minorHAnsi"/>
                <w:b/>
                <w:sz w:val="20"/>
                <w:szCs w:val="20"/>
                <w:rPrChange w:id="214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15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Werkstudent und Bachelorand im M&amp;A-Bereich</w:t>
            </w:r>
          </w:p>
        </w:tc>
        <w:tc>
          <w:tcPr>
            <w:tcW w:w="1701" w:type="dxa"/>
            <w:vAlign w:val="bottom"/>
          </w:tcPr>
          <w:p w14:paraId="2D9DB8CA" w14:textId="16E3CC1F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1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rPrChange w:id="217" w:author="Sinan Sarigöl" w:date="2025-08-13T18:48:00Z" w16du:dateUtc="2025-08-13T16:48:00Z">
                  <w:rPr>
                    <w:rFonts w:ascii="Optima" w:hAnsi="Optima" w:cs="Times New Roman"/>
                    <w:i w:val="0"/>
                    <w:iCs w:val="0"/>
                    <w:sz w:val="20"/>
                    <w:szCs w:val="20"/>
                  </w:rPr>
                </w:rPrChange>
              </w:rPr>
              <w:t>07/2023 – 02/2024</w:t>
            </w:r>
          </w:p>
        </w:tc>
      </w:tr>
      <w:tr w:rsidR="00986BC0" w:rsidRPr="006854AD" w14:paraId="7660C4BA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0AD4A4AA" w14:textId="3EF34A06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18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19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0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Durchführung eines Target Screenings für einen deutschen OEM zur Evaluierung der Übernahme eines Batterieherstellers</w:t>
            </w:r>
          </w:p>
          <w:p w14:paraId="755058C1" w14:textId="243336E1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1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22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3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 xml:space="preserve">Erstellung &amp; Überarbeitung von Präsentationsunterlagen für das MHP Top-Management, sowie für MHP-Kunden </w:t>
            </w:r>
          </w:p>
          <w:p w14:paraId="5BCB20FE" w14:textId="2E24535F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4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25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 xml:space="preserve">Mitarbeit an M&amp;A-Projekten (Erstellung von Long- und </w:t>
            </w:r>
            <w:proofErr w:type="spellStart"/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7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Shortlists</w:t>
            </w:r>
            <w:proofErr w:type="spellEnd"/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8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, Erstellung von Firmen-Profilen und Dokumenten)</w:t>
            </w:r>
          </w:p>
          <w:p w14:paraId="132465C4" w14:textId="47D4A153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29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pPrChange w:id="230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sz w:val="20"/>
                <w:szCs w:val="20"/>
                <w:lang w:eastAsia="en-US"/>
                <w:rPrChange w:id="231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sz w:val="20"/>
                    <w:szCs w:val="20"/>
                    <w:lang w:eastAsia="en-US"/>
                  </w:rPr>
                </w:rPrChange>
              </w:rPr>
              <w:t>Detailrecherchen zu verschiedenen Markttrends und M&amp;A-Themen mit Fokus auf den IT- und Automobilsektor</w:t>
            </w:r>
          </w:p>
        </w:tc>
      </w:tr>
      <w:tr w:rsidR="00986BC0" w:rsidRPr="006854AD" w14:paraId="3DA6D0F3" w14:textId="77777777" w:rsidTr="004029F7">
        <w:trPr>
          <w:trHeight w:val="340"/>
        </w:trPr>
        <w:tc>
          <w:tcPr>
            <w:tcW w:w="9073" w:type="dxa"/>
            <w:gridSpan w:val="11"/>
            <w:vAlign w:val="bottom"/>
          </w:tcPr>
          <w:p w14:paraId="2AD74D29" w14:textId="0C0B8D81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23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3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Praktikant und Werkstudent in der strategischen Unternehmensentwicklung &amp; Internationalisierung</w:t>
            </w:r>
          </w:p>
        </w:tc>
        <w:tc>
          <w:tcPr>
            <w:tcW w:w="1701" w:type="dxa"/>
            <w:vAlign w:val="bottom"/>
          </w:tcPr>
          <w:p w14:paraId="1CD1F4BE" w14:textId="5E696AA0" w:rsidR="00986BC0" w:rsidRPr="006854AD" w:rsidRDefault="00986BC0" w:rsidP="00986BC0">
            <w:pPr>
              <w:pStyle w:val="StandardWeb"/>
              <w:spacing w:before="0" w:beforeAutospacing="0" w:after="0" w:afterAutospacing="0"/>
              <w:jc w:val="right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  <w:rPrChange w:id="234" w:author="Sinan Sarigöl" w:date="2025-08-13T18:48:00Z" w16du:dateUtc="2025-08-13T16:48:00Z">
                  <w:rPr>
                    <w:rFonts w:ascii="Optima" w:eastAsiaTheme="minorHAnsi" w:hAnsi="Optima"/>
                    <w:sz w:val="20"/>
                    <w:szCs w:val="20"/>
                    <w:lang w:eastAsia="en-US"/>
                  </w:rPr>
                </w:rPrChange>
              </w:rPr>
            </w:pPr>
            <w:r w:rsidRPr="006854AD"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  <w:rPrChange w:id="235" w:author="Sinan Sarigöl" w:date="2025-08-13T18:48:00Z" w16du:dateUtc="2025-08-13T16:48:00Z">
                  <w:rPr>
                    <w:rFonts w:ascii="Optima" w:eastAsiaTheme="minorHAnsi" w:hAnsi="Optima"/>
                    <w:sz w:val="20"/>
                    <w:szCs w:val="20"/>
                    <w:lang w:eastAsia="en-US"/>
                  </w:rPr>
                </w:rPrChange>
              </w:rPr>
              <w:t>01/2023 – 06/2023</w:t>
            </w:r>
          </w:p>
        </w:tc>
      </w:tr>
      <w:tr w:rsidR="00986BC0" w:rsidRPr="006854AD" w14:paraId="4E1428A5" w14:textId="77777777" w:rsidTr="00BF196B">
        <w:trPr>
          <w:trHeight w:val="57"/>
        </w:trPr>
        <w:tc>
          <w:tcPr>
            <w:tcW w:w="10774" w:type="dxa"/>
            <w:gridSpan w:val="12"/>
            <w:vAlign w:val="bottom"/>
          </w:tcPr>
          <w:p w14:paraId="0F5700F6" w14:textId="20510F2D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3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37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38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Durchführung umfassender Marktanalysen und Bewertung </w:t>
            </w:r>
            <w:ins w:id="239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von 10+</w:t>
              </w:r>
            </w:ins>
            <w:ins w:id="240" w:author="David Döbele" w:date="2025-09-09T19:54:00Z" w16du:dateUtc="2025-09-09T17:54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 xml:space="preserve"> </w:t>
              </w:r>
            </w:ins>
            <w:del w:id="241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42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 xml:space="preserve">von über zehn potenziellen 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43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>Länder</w:t>
            </w:r>
            <w:ins w:id="244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n</w:t>
              </w:r>
            </w:ins>
            <w:del w:id="245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46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n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47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 </w:t>
            </w:r>
            <w:del w:id="248" w:author="David Döbele" w:date="2025-09-09T19:54:00Z" w16du:dateUtc="2025-09-09T17:54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49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zur Unterstützung</w:delText>
              </w:r>
            </w:del>
            <w:ins w:id="250" w:author="David Döbele" w:date="2025-09-09T19:54:00Z" w16du:dateUtc="2025-09-09T17:54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im Rah</w:t>
              </w:r>
            </w:ins>
            <w:ins w:id="251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men</w:t>
              </w:r>
            </w:ins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52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 xml:space="preserve"> der</w:t>
            </w:r>
            <w:ins w:id="253" w:author="Sinan Sarigöl" w:date="2025-09-17T14:19:00Z" w16du:dateUtc="2025-09-17T12:19:00Z">
              <w:r w:rsidR="00E07020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 xml:space="preserve"> </w:t>
              </w:r>
            </w:ins>
            <w:del w:id="254" w:author="David Döbele" w:date="2025-09-09T19:55:00Z" w16du:dateUtc="2025-09-09T17:55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55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 xml:space="preserve"> </w:delText>
              </w:r>
            </w:del>
            <w:r w:rsidRPr="006854AD"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56" w:author="Sinan Sarigöl" w:date="2025-08-13T18:48:00Z" w16du:dateUtc="2025-08-13T16:48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t>Internationalisierungsstrategi</w:t>
            </w:r>
            <w:ins w:id="257" w:author="David Döbele" w:date="2025-09-09T19:55:00Z" w16du:dateUtc="2025-09-09T17:55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e</w:t>
              </w:r>
            </w:ins>
            <w:del w:id="258" w:author="David Döbele" w:date="2025-09-09T19:55:00Z" w16du:dateUtc="2025-09-09T17:55:00Z">
              <w:r w:rsidRPr="006854AD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59" w:author="Sinan Sarigöl" w:date="2025-08-13T18:48:00Z" w16du:dateUtc="2025-08-13T16:48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e der MHP</w:delText>
              </w:r>
            </w:del>
          </w:p>
          <w:p w14:paraId="45E3CAA2" w14:textId="26C7A1D1" w:rsidR="00986BC0" w:rsidRPr="006854AD" w:rsidDel="00D861D6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del w:id="260" w:author="David Döbele" w:date="2025-09-09T19:55:00Z" w16du:dateUtc="2025-09-09T17:55:00Z"/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61" w:author="Sinan Sarigöl" w:date="2025-08-13T18:48:00Z" w16du:dateUtc="2025-08-13T16:48:00Z">
                  <w:rPr>
                    <w:del w:id="262" w:author="David Döbele" w:date="2025-09-09T19:55:00Z" w16du:dateUtc="2025-09-09T17:55:00Z"/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63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6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Unterstützung bei der Projektleitung eines KI-basierten </w:t>
            </w:r>
            <w:proofErr w:type="spellStart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65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Staffing</w:t>
            </w:r>
            <w:proofErr w:type="spellEnd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66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-Tools, einschließlich Zeitplanerstellung, Risikobewertung und der strategischen Planung sowie Organisation, Vorbereitung und Koordination von verschiedenen Workshop</w:t>
            </w:r>
            <w:ins w:id="267" w:author="David Döbele" w:date="2025-09-09T19:56:00Z" w16du:dateUtc="2025-09-09T17:56:00Z">
              <w:r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</w:rPr>
                <w:t>s</w:t>
              </w:r>
            </w:ins>
            <w:del w:id="268" w:author="David Döbele" w:date="2025-09-09T19:55:00Z" w16du:dateUtc="2025-09-09T17:55:00Z">
              <w:r w:rsidRPr="006854AD" w:rsidDel="00D861D6">
                <w:rPr>
                  <w:rFonts w:asciiTheme="minorHAnsi" w:hAnsiTheme="minorHAnsi" w:cstheme="minorHAnsi"/>
                  <w:i/>
                  <w:iCs/>
                  <w:color w:val="000000"/>
                  <w:sz w:val="20"/>
                  <w:szCs w:val="20"/>
                  <w:rPrChange w:id="269" w:author="Sinan Sarigöl" w:date="2025-08-13T18:48:00Z" w16du:dateUtc="2025-08-13T16:48:00Z">
                    <w:rPr>
                      <w:rFonts w:ascii="Optima" w:hAnsi="Optim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delText>s</w:delText>
              </w:r>
            </w:del>
          </w:p>
          <w:p w14:paraId="6A1F4E85" w14:textId="466C14D3" w:rsidR="00986BC0" w:rsidRPr="00D861D6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eastAsiaTheme="minorHAnsi" w:hAnsiTheme="minorHAnsi" w:cstheme="minorHAnsi"/>
                <w:i/>
                <w:iCs/>
                <w:color w:val="000000"/>
                <w:sz w:val="20"/>
                <w:szCs w:val="20"/>
                <w:lang w:eastAsia="en-US"/>
                <w:rPrChange w:id="270" w:author="David Döbele" w:date="2025-09-09T19:55:00Z" w16du:dateUtc="2025-09-09T17:55:00Z">
                  <w:rPr>
                    <w:rFonts w:ascii="Optima" w:eastAsiaTheme="minorHAnsi" w:hAnsi="Optima"/>
                    <w:i/>
                    <w:iCs/>
                    <w:color w:val="000000"/>
                    <w:sz w:val="20"/>
                    <w:szCs w:val="20"/>
                    <w:lang w:eastAsia="en-US"/>
                  </w:rPr>
                </w:rPrChange>
              </w:rPr>
              <w:pPrChange w:id="271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del w:id="272" w:author="David Döbele" w:date="2025-09-09T19:55:00Z" w16du:dateUtc="2025-09-09T17:55:00Z">
              <w:r w:rsidRPr="00D861D6" w:rsidDel="00D861D6">
                <w:rPr>
                  <w:rFonts w:asciiTheme="minorHAnsi" w:eastAsiaTheme="minorHAnsi" w:hAnsiTheme="minorHAnsi" w:cstheme="minorHAnsi"/>
                  <w:i/>
                  <w:iCs/>
                  <w:color w:val="000000"/>
                  <w:sz w:val="20"/>
                  <w:szCs w:val="20"/>
                  <w:lang w:eastAsia="en-US"/>
                  <w:rPrChange w:id="273" w:author="David Döbele" w:date="2025-09-09T19:55:00Z" w16du:dateUtc="2025-09-09T17:55:00Z">
                    <w:rPr>
                      <w:rFonts w:ascii="Optima" w:eastAsiaTheme="minorHAnsi" w:hAnsi="Optima"/>
                      <w:i/>
                      <w:iCs/>
                      <w:color w:val="000000"/>
                      <w:sz w:val="20"/>
                      <w:szCs w:val="20"/>
                      <w:lang w:eastAsia="en-US"/>
                    </w:rPr>
                  </w:rPrChange>
                </w:rPr>
                <w:delText>Detailrecherchen zu strategischen Themen wie der „Internationalisierung der MHP“ sowie den „Zukunfts- und Entwicklungsfeldern der MHP“</w:delText>
              </w:r>
            </w:del>
          </w:p>
        </w:tc>
      </w:tr>
      <w:tr w:rsidR="00986BC0" w:rsidRPr="006854AD" w14:paraId="4EC9DEB8" w14:textId="77777777" w:rsidTr="00BF196B">
        <w:trPr>
          <w:trHeight w:val="340"/>
        </w:trPr>
        <w:tc>
          <w:tcPr>
            <w:tcW w:w="5807" w:type="dxa"/>
            <w:gridSpan w:val="2"/>
            <w:vAlign w:val="bottom"/>
          </w:tcPr>
          <w:p w14:paraId="061D97E7" w14:textId="695DA9EC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74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iCs w:val="0"/>
                <w:sz w:val="20"/>
                <w:szCs w:val="20"/>
                <w:rPrChange w:id="275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iCs w:val="0"/>
                    <w:sz w:val="20"/>
                    <w:szCs w:val="20"/>
                  </w:rPr>
                </w:rPrChange>
              </w:rPr>
              <w:t>Mercedes-Benz Group AG</w:t>
            </w:r>
          </w:p>
        </w:tc>
        <w:tc>
          <w:tcPr>
            <w:tcW w:w="4967" w:type="dxa"/>
            <w:gridSpan w:val="10"/>
            <w:vAlign w:val="bottom"/>
          </w:tcPr>
          <w:p w14:paraId="38592414" w14:textId="5CCB7268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7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7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  <w:t>Stuttgart, DE</w:t>
            </w:r>
          </w:p>
        </w:tc>
      </w:tr>
      <w:tr w:rsidR="00986BC0" w:rsidRPr="006854AD" w14:paraId="0A0FFCF6" w14:textId="77777777" w:rsidTr="00BF196B">
        <w:trPr>
          <w:trHeight w:val="20"/>
        </w:trPr>
        <w:tc>
          <w:tcPr>
            <w:tcW w:w="8364" w:type="dxa"/>
            <w:gridSpan w:val="9"/>
            <w:vAlign w:val="bottom"/>
          </w:tcPr>
          <w:p w14:paraId="30382087" w14:textId="3F4CABCA" w:rsidR="00986BC0" w:rsidRPr="006854AD" w:rsidRDefault="00986BC0" w:rsidP="00986BC0">
            <w:pPr>
              <w:rPr>
                <w:rFonts w:cstheme="minorHAnsi"/>
                <w:b/>
                <w:sz w:val="20"/>
                <w:szCs w:val="20"/>
                <w:rPrChange w:id="278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27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Praktikant im Controlling</w:t>
            </w:r>
          </w:p>
        </w:tc>
        <w:tc>
          <w:tcPr>
            <w:tcW w:w="2410" w:type="dxa"/>
            <w:gridSpan w:val="3"/>
            <w:vAlign w:val="bottom"/>
          </w:tcPr>
          <w:p w14:paraId="7444AF8F" w14:textId="1796C572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280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rPrChange w:id="281" w:author="Sinan Sarigöl" w:date="2025-08-13T18:48:00Z" w16du:dateUtc="2025-08-13T16:48:00Z">
                  <w:rPr>
                    <w:rFonts w:ascii="Optima" w:hAnsi="Optima" w:cs="Times New Roman"/>
                    <w:i w:val="0"/>
                    <w:iCs w:val="0"/>
                    <w:sz w:val="20"/>
                    <w:szCs w:val="20"/>
                  </w:rPr>
                </w:rPrChange>
              </w:rPr>
              <w:t>03/2022 – 08/2022</w:t>
            </w:r>
          </w:p>
        </w:tc>
      </w:tr>
      <w:tr w:rsidR="00986BC0" w:rsidRPr="006854AD" w14:paraId="4C00CD42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351B924B" w14:textId="7E1F4EE2" w:rsidR="00986BC0" w:rsidRPr="006854AD" w:rsidRDefault="00986BC0" w:rsidP="000D62A8">
            <w:pPr>
              <w:pStyle w:val="Standard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2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pPrChange w:id="283" w:author="Sinan Sarigöl" w:date="2025-09-17T14:18:00Z" w16du:dateUtc="2025-09-17T12:18:00Z">
                <w:pPr>
                  <w:pStyle w:val="StandardWeb"/>
                  <w:numPr>
                    <w:numId w:val="29"/>
                  </w:numPr>
                  <w:spacing w:before="0" w:beforeAutospacing="0" w:after="0" w:afterAutospacing="0"/>
                  <w:ind w:left="360" w:hanging="360"/>
                  <w:jc w:val="both"/>
                </w:pPr>
              </w:pPrChange>
            </w:pPr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4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Entwicklung und Optimierung von Tools und Vorlagen für Standardprozesse sowie Erstellung von </w:t>
            </w:r>
            <w:proofErr w:type="spellStart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5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PowerBI</w:t>
            </w:r>
            <w:proofErr w:type="spellEnd"/>
            <w:r w:rsidRPr="006854AD">
              <w:rPr>
                <w:rFonts w:asciiTheme="minorHAnsi" w:hAnsiTheme="minorHAnsi" w:cstheme="minorHAnsi"/>
                <w:i/>
                <w:iCs/>
                <w:color w:val="000000"/>
                <w:sz w:val="20"/>
                <w:szCs w:val="20"/>
                <w:rPrChange w:id="286" w:author="Sinan Sarigöl" w:date="2025-08-13T18:48:00Z" w16du:dateUtc="2025-08-13T16:48:00Z">
                  <w:rPr>
                    <w:rFonts w:ascii="Optima" w:hAnsi="Optima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-Dashboards</w:t>
            </w:r>
          </w:p>
          <w:p w14:paraId="746118C9" w14:textId="31904526" w:rsidR="00986BC0" w:rsidRPr="006854AD" w:rsidRDefault="00986BC0" w:rsidP="000D62A8">
            <w:pPr>
              <w:pStyle w:val="Listenabsatz"/>
              <w:widowControl w:val="0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sz w:val="20"/>
                <w:szCs w:val="20"/>
                <w:rPrChange w:id="287" w:author="Sinan Sarigöl" w:date="2025-08-13T18:48:00Z" w16du:dateUtc="2025-08-13T16:48:00Z">
                  <w:rPr>
                    <w:rFonts w:ascii="Carlito" w:hAnsi="Carlito" w:cs="Times New Roman"/>
                    <w:sz w:val="20"/>
                    <w:szCs w:val="20"/>
                  </w:rPr>
                </w:rPrChange>
              </w:rPr>
              <w:pPrChange w:id="288" w:author="Sinan Sarigöl" w:date="2025-09-17T14:18:00Z" w16du:dateUtc="2025-09-17T12:18:00Z">
                <w:pPr>
                  <w:pStyle w:val="Listenabsatz"/>
                  <w:widowControl w:val="0"/>
                  <w:numPr>
                    <w:numId w:val="29"/>
                  </w:numPr>
                  <w:tabs>
                    <w:tab w:val="left" w:pos="469"/>
                    <w:tab w:val="left" w:pos="470"/>
                  </w:tabs>
                  <w:autoSpaceDE w:val="0"/>
                  <w:autoSpaceDN w:val="0"/>
                  <w:spacing w:line="276" w:lineRule="auto"/>
                  <w:ind w:left="360" w:hanging="360"/>
                  <w:contextualSpacing w:val="0"/>
                  <w:jc w:val="both"/>
                </w:pPr>
              </w:pPrChange>
            </w:pPr>
            <w:r w:rsidRPr="006854A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de-DE"/>
                <w:rPrChange w:id="289" w:author="Sinan Sarigöl" w:date="2025-08-13T18:48:00Z" w16du:dateUtc="2025-08-13T16:48:00Z">
                  <w:rPr>
                    <w:rFonts w:ascii="Optima" w:eastAsia="Times New Roman" w:hAnsi="Optima" w:cs="Times New Roman"/>
                    <w:i/>
                    <w:iCs/>
                    <w:color w:val="000000"/>
                    <w:sz w:val="20"/>
                    <w:szCs w:val="20"/>
                    <w:lang w:eastAsia="de-DE"/>
                  </w:rPr>
                </w:rPrChange>
              </w:rPr>
              <w:t>Vorbereitung &amp; Erstellung von strategischen Planungsdateien, Präsentationen und Berichten für das Management-Board</w:t>
            </w:r>
            <w:r w:rsidRPr="006854AD">
              <w:rPr>
                <w:rFonts w:cstheme="minorHAnsi"/>
                <w:sz w:val="20"/>
                <w:szCs w:val="20"/>
                <w:rPrChange w:id="290" w:author="Sinan Sarigöl" w:date="2025-08-13T18:48:00Z" w16du:dateUtc="2025-08-13T16:48:00Z">
                  <w:rPr>
                    <w:rFonts w:ascii="Carlito" w:hAnsi="Carlito" w:cs="Times New Roman"/>
                    <w:sz w:val="20"/>
                    <w:szCs w:val="20"/>
                  </w:rPr>
                </w:rPrChange>
              </w:rPr>
              <w:t xml:space="preserve">  </w:t>
            </w:r>
          </w:p>
        </w:tc>
      </w:tr>
      <w:tr w:rsidR="00986BC0" w:rsidRPr="006854AD" w14:paraId="414B4085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986BC0" w:rsidRPr="006854AD" w:rsidRDefault="00986BC0" w:rsidP="00986BC0">
            <w:pPr>
              <w:pStyle w:val="BERSCHRIFT"/>
              <w:jc w:val="center"/>
              <w:rPr>
                <w:rFonts w:asciiTheme="minorHAnsi" w:hAnsiTheme="minorHAnsi" w:cstheme="minorHAnsi"/>
                <w:i/>
                <w:smallCaps w:val="0"/>
                <w:sz w:val="26"/>
                <w:szCs w:val="26"/>
                <w:rPrChange w:id="291" w:author="Sinan Sarigöl" w:date="2025-08-13T18:48:00Z" w16du:dateUtc="2025-08-13T16:48:00Z">
                  <w:rPr>
                    <w:rFonts w:ascii="Optima" w:hAnsi="Optima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smallCaps w:val="0"/>
                <w:sz w:val="26"/>
                <w:szCs w:val="26"/>
                <w:rPrChange w:id="292" w:author="Sinan Sarigöl" w:date="2025-08-13T18:48:00Z" w16du:dateUtc="2025-08-13T16:48:00Z">
                  <w:rPr>
                    <w:rFonts w:ascii="Optima" w:hAnsi="Optima" w:cs="Times New Roman"/>
                    <w:smallCaps w:val="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986BC0" w:rsidRPr="006854AD" w14:paraId="3B26943D" w14:textId="77777777" w:rsidTr="00BF196B">
        <w:trPr>
          <w:trHeight w:val="340"/>
        </w:trPr>
        <w:tc>
          <w:tcPr>
            <w:tcW w:w="6238" w:type="dxa"/>
            <w:gridSpan w:val="3"/>
            <w:vAlign w:val="bottom"/>
          </w:tcPr>
          <w:p w14:paraId="11E538C2" w14:textId="14203CB8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293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294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  <w:t xml:space="preserve">Fachschaft </w:t>
            </w:r>
            <w:proofErr w:type="spellStart"/>
            <w:r w:rsidRPr="006854AD"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295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  <w:t>Wiso</w:t>
            </w:r>
            <w:proofErr w:type="spellEnd"/>
            <w:r w:rsidRPr="006854AD"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296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  <w:t xml:space="preserve"> Universität Hohenheim</w:t>
            </w:r>
          </w:p>
        </w:tc>
        <w:tc>
          <w:tcPr>
            <w:tcW w:w="4536" w:type="dxa"/>
            <w:gridSpan w:val="9"/>
            <w:vAlign w:val="bottom"/>
          </w:tcPr>
          <w:p w14:paraId="21BF18C9" w14:textId="7E6F3643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29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29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  <w:t>Stuttgart, DE</w:t>
            </w:r>
          </w:p>
        </w:tc>
      </w:tr>
      <w:tr w:rsidR="00986BC0" w:rsidRPr="006854AD" w14:paraId="04BFDD79" w14:textId="77777777" w:rsidTr="00853D58">
        <w:trPr>
          <w:trHeight w:val="20"/>
        </w:trPr>
        <w:tc>
          <w:tcPr>
            <w:tcW w:w="6947" w:type="dxa"/>
            <w:gridSpan w:val="5"/>
            <w:vAlign w:val="bottom"/>
          </w:tcPr>
          <w:p w14:paraId="5D908AF7" w14:textId="14974F3C" w:rsidR="00986BC0" w:rsidRPr="006854AD" w:rsidRDefault="00986BC0" w:rsidP="00986BC0">
            <w:pPr>
              <w:rPr>
                <w:rFonts w:cstheme="minorHAnsi"/>
                <w:b/>
                <w:sz w:val="20"/>
                <w:szCs w:val="20"/>
                <w:rPrChange w:id="299" w:author="Sinan Sarigöl" w:date="2025-08-13T18:48:00Z" w16du:dateUtc="2025-08-13T16:48:00Z">
                  <w:rPr>
                    <w:rFonts w:ascii="Optima" w:hAnsi="Optima" w:cs="Times New Roman"/>
                    <w:b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0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Aktives Mitglied der Fachschaft Wirtschaft- und Sozialwissenschaften</w:t>
            </w:r>
          </w:p>
        </w:tc>
        <w:tc>
          <w:tcPr>
            <w:tcW w:w="3827" w:type="dxa"/>
            <w:gridSpan w:val="7"/>
            <w:vAlign w:val="bottom"/>
          </w:tcPr>
          <w:p w14:paraId="0D2FFB14" w14:textId="17A60DE2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01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sz w:val="20"/>
                <w:szCs w:val="20"/>
                <w:rPrChange w:id="302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  <w:t>10/2024 – heute</w:t>
            </w:r>
          </w:p>
        </w:tc>
      </w:tr>
      <w:tr w:rsidR="00986BC0" w:rsidRPr="006854AD" w14:paraId="66A58453" w14:textId="77777777" w:rsidTr="00BF196B">
        <w:trPr>
          <w:trHeight w:val="20"/>
        </w:trPr>
        <w:tc>
          <w:tcPr>
            <w:tcW w:w="10774" w:type="dxa"/>
            <w:gridSpan w:val="12"/>
            <w:vAlign w:val="bottom"/>
          </w:tcPr>
          <w:p w14:paraId="50B5B9CB" w14:textId="2C8828D1" w:rsidR="00986BC0" w:rsidRPr="006854AD" w:rsidRDefault="00986BC0" w:rsidP="00986BC0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b/>
                <w:bCs/>
                <w:i/>
                <w:iCs/>
                <w:sz w:val="20"/>
                <w:szCs w:val="20"/>
                <w:rPrChange w:id="303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/>
                    <w:iCs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0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Konzeptionierung, Planung und Durchführung von Events für die Universität und für die Studierenden</w:t>
            </w:r>
          </w:p>
        </w:tc>
      </w:tr>
      <w:tr w:rsidR="00986BC0" w:rsidRPr="006854AD" w14:paraId="398EAE9E" w14:textId="77777777" w:rsidTr="002B422E">
        <w:trPr>
          <w:trHeight w:val="340"/>
        </w:trPr>
        <w:tc>
          <w:tcPr>
            <w:tcW w:w="8081" w:type="dxa"/>
            <w:gridSpan w:val="8"/>
            <w:vAlign w:val="bottom"/>
          </w:tcPr>
          <w:p w14:paraId="14D69EA0" w14:textId="0C171D70" w:rsidR="00986BC0" w:rsidRPr="006854AD" w:rsidRDefault="00986BC0" w:rsidP="00986BC0">
            <w:pPr>
              <w:rPr>
                <w:rFonts w:cstheme="minorHAnsi"/>
                <w:b/>
                <w:bCs/>
                <w:color w:val="000000"/>
                <w:sz w:val="20"/>
                <w:szCs w:val="20"/>
                <w:rPrChange w:id="305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color w:val="000000"/>
                <w:sz w:val="20"/>
                <w:szCs w:val="20"/>
                <w:rPrChange w:id="306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  <w:t>Ehrenamtliche Nachhilfe</w:t>
            </w:r>
          </w:p>
        </w:tc>
        <w:tc>
          <w:tcPr>
            <w:tcW w:w="2693" w:type="dxa"/>
            <w:gridSpan w:val="4"/>
            <w:vAlign w:val="bottom"/>
          </w:tcPr>
          <w:p w14:paraId="50612329" w14:textId="2C884C3F" w:rsidR="00986BC0" w:rsidRPr="006854AD" w:rsidRDefault="00986BC0" w:rsidP="00986BC0">
            <w:pPr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  <w:rPrChange w:id="30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b/>
                <w:bCs/>
                <w:color w:val="000000"/>
                <w:sz w:val="20"/>
                <w:szCs w:val="20"/>
                <w:rPrChange w:id="30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color w:val="000000"/>
                    <w:sz w:val="20"/>
                    <w:szCs w:val="20"/>
                  </w:rPr>
                </w:rPrChange>
              </w:rPr>
              <w:t>Stuttgart, DE</w:t>
            </w:r>
          </w:p>
        </w:tc>
      </w:tr>
      <w:tr w:rsidR="00986BC0" w:rsidRPr="006854AD" w14:paraId="740449B2" w14:textId="77777777" w:rsidTr="002B422E">
        <w:trPr>
          <w:trHeight w:val="208"/>
        </w:trPr>
        <w:tc>
          <w:tcPr>
            <w:tcW w:w="8081" w:type="dxa"/>
            <w:gridSpan w:val="8"/>
            <w:vAlign w:val="bottom"/>
          </w:tcPr>
          <w:p w14:paraId="15AE1187" w14:textId="12AF8DED" w:rsidR="00986BC0" w:rsidRPr="006854AD" w:rsidRDefault="00986BC0" w:rsidP="00986BC0">
            <w:pPr>
              <w:rPr>
                <w:rFonts w:cstheme="minorHAnsi"/>
                <w:color w:val="000000"/>
                <w:sz w:val="20"/>
                <w:szCs w:val="20"/>
                <w:rPrChange w:id="309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10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Fach: Mathematik in den Klassen 7 – 12 (Gymnasium)</w:t>
            </w:r>
          </w:p>
        </w:tc>
        <w:tc>
          <w:tcPr>
            <w:tcW w:w="2693" w:type="dxa"/>
            <w:gridSpan w:val="4"/>
            <w:vAlign w:val="bottom"/>
          </w:tcPr>
          <w:p w14:paraId="1FAABC3E" w14:textId="59D0A313" w:rsidR="00986BC0" w:rsidRPr="006854AD" w:rsidRDefault="00986BC0" w:rsidP="00986BC0">
            <w:pPr>
              <w:jc w:val="right"/>
              <w:rPr>
                <w:rFonts w:cstheme="minorHAnsi"/>
                <w:color w:val="000000"/>
                <w:sz w:val="20"/>
                <w:szCs w:val="20"/>
                <w:rPrChange w:id="311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12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01/2023 </w:t>
            </w:r>
            <w:r w:rsidRPr="006854AD">
              <w:rPr>
                <w:rFonts w:cstheme="minorHAnsi"/>
                <w:sz w:val="20"/>
                <w:szCs w:val="20"/>
                <w:rPrChange w:id="31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–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14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heute </w:t>
            </w:r>
          </w:p>
        </w:tc>
      </w:tr>
      <w:tr w:rsidR="00986BC0" w:rsidRPr="006854AD" w14:paraId="4AF19DD1" w14:textId="77777777" w:rsidTr="00BF196B">
        <w:trPr>
          <w:trHeight w:val="340"/>
        </w:trPr>
        <w:tc>
          <w:tcPr>
            <w:tcW w:w="6238" w:type="dxa"/>
            <w:gridSpan w:val="3"/>
            <w:vAlign w:val="bottom"/>
          </w:tcPr>
          <w:p w14:paraId="7756FD9A" w14:textId="6A71AC1E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sz w:val="20"/>
                <w:szCs w:val="20"/>
                <w:rPrChange w:id="315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i w:val="0"/>
                <w:sz w:val="20"/>
                <w:szCs w:val="20"/>
                <w:rPrChange w:id="316" w:author="Sinan Sarigöl" w:date="2025-08-13T18:48:00Z" w16du:dateUtc="2025-08-13T16:48:00Z">
                  <w:rPr>
                    <w:rFonts w:ascii="Optima" w:hAnsi="Optima" w:cs="Times New Roman"/>
                    <w:b/>
                    <w:i w:val="0"/>
                    <w:sz w:val="20"/>
                    <w:szCs w:val="20"/>
                  </w:rPr>
                </w:rPrChange>
              </w:rPr>
              <w:t>Consulting Generation Esslingen e.V. (CGE)</w:t>
            </w:r>
          </w:p>
        </w:tc>
        <w:tc>
          <w:tcPr>
            <w:tcW w:w="4536" w:type="dxa"/>
            <w:gridSpan w:val="9"/>
            <w:vAlign w:val="bottom"/>
          </w:tcPr>
          <w:p w14:paraId="30626CB8" w14:textId="0E2163E6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17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b/>
                <w:bCs/>
                <w:i w:val="0"/>
                <w:sz w:val="20"/>
                <w:szCs w:val="20"/>
                <w:rPrChange w:id="318" w:author="Sinan Sarigöl" w:date="2025-08-13T18:48:00Z" w16du:dateUtc="2025-08-13T16:48:00Z">
                  <w:rPr>
                    <w:rFonts w:ascii="Optima" w:hAnsi="Optima" w:cs="Times New Roman"/>
                    <w:b/>
                    <w:bCs/>
                    <w:i w:val="0"/>
                    <w:sz w:val="20"/>
                    <w:szCs w:val="20"/>
                  </w:rPr>
                </w:rPrChange>
              </w:rPr>
              <w:t xml:space="preserve">Esslingen am Neckar, DE </w:t>
            </w:r>
          </w:p>
        </w:tc>
      </w:tr>
      <w:tr w:rsidR="00986BC0" w:rsidRPr="006854AD" w14:paraId="56372BDE" w14:textId="77777777" w:rsidTr="00853D58">
        <w:trPr>
          <w:trHeight w:val="20"/>
        </w:trPr>
        <w:tc>
          <w:tcPr>
            <w:tcW w:w="6947" w:type="dxa"/>
            <w:gridSpan w:val="5"/>
          </w:tcPr>
          <w:p w14:paraId="3C87D247" w14:textId="39B8A1E5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1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2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Ressortleiter Sales &amp; Partnerschaftsmanagement</w:t>
            </w:r>
          </w:p>
        </w:tc>
        <w:tc>
          <w:tcPr>
            <w:tcW w:w="3827" w:type="dxa"/>
            <w:gridSpan w:val="7"/>
            <w:vAlign w:val="bottom"/>
          </w:tcPr>
          <w:p w14:paraId="288A2195" w14:textId="074BCCB7" w:rsidR="00986BC0" w:rsidRPr="006854AD" w:rsidRDefault="00986BC0" w:rsidP="00986B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sz w:val="20"/>
                <w:szCs w:val="20"/>
                <w:rPrChange w:id="321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</w:pPr>
            <w:r w:rsidRPr="006854AD">
              <w:rPr>
                <w:rFonts w:asciiTheme="minorHAnsi" w:hAnsiTheme="minorHAnsi" w:cstheme="minorHAnsi"/>
                <w:i w:val="0"/>
                <w:sz w:val="20"/>
                <w:szCs w:val="20"/>
                <w:rPrChange w:id="322" w:author="Sinan Sarigöl" w:date="2025-08-13T18:48:00Z" w16du:dateUtc="2025-08-13T16:48:00Z">
                  <w:rPr>
                    <w:rFonts w:ascii="Optima" w:hAnsi="Optima" w:cs="Times New Roman"/>
                    <w:i w:val="0"/>
                    <w:sz w:val="20"/>
                    <w:szCs w:val="20"/>
                  </w:rPr>
                </w:rPrChange>
              </w:rPr>
              <w:t>08/2022 – 08/2023</w:t>
            </w:r>
          </w:p>
        </w:tc>
      </w:tr>
      <w:tr w:rsidR="00986BC0" w:rsidRPr="006854AD" w14:paraId="7ECB507F" w14:textId="77777777" w:rsidTr="00BF196B">
        <w:trPr>
          <w:trHeight w:val="193"/>
        </w:trPr>
        <w:tc>
          <w:tcPr>
            <w:tcW w:w="10774" w:type="dxa"/>
            <w:gridSpan w:val="12"/>
          </w:tcPr>
          <w:p w14:paraId="53EC5A83" w14:textId="4DAA6F3A" w:rsidR="00986BC0" w:rsidRPr="006854AD" w:rsidRDefault="00986BC0" w:rsidP="00986BC0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32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24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Führung eines vierköpfigen Teams zur erfolgreichen Akquise und Umsetzung von zwei Marktanalyseprojekten</w:t>
            </w:r>
          </w:p>
          <w:p w14:paraId="2CC438FF" w14:textId="351F5CC7" w:rsidR="00986BC0" w:rsidRPr="006854AD" w:rsidRDefault="00986BC0" w:rsidP="00986BC0">
            <w:pPr>
              <w:pStyle w:val="Listenabsatz"/>
              <w:numPr>
                <w:ilvl w:val="0"/>
                <w:numId w:val="29"/>
              </w:numPr>
              <w:rPr>
                <w:rFonts w:cstheme="minorHAnsi"/>
                <w:i/>
                <w:iCs/>
                <w:color w:val="000000"/>
                <w:sz w:val="20"/>
                <w:szCs w:val="20"/>
                <w:rPrChange w:id="32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2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Entwicklung und Implementierung neuer Akquise- (+2 Projekte), Wachstums- (+8 Mitglieder) und Weiterbildungsstrategien (Partnerschaften &amp; Workshops mit u.a. KPMG, GFT, EY)</w:t>
            </w:r>
          </w:p>
        </w:tc>
      </w:tr>
      <w:tr w:rsidR="00986BC0" w:rsidRPr="006854AD" w14:paraId="482569A2" w14:textId="77777777" w:rsidTr="00BF196B">
        <w:trPr>
          <w:trHeight w:val="397"/>
        </w:trPr>
        <w:tc>
          <w:tcPr>
            <w:tcW w:w="1077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986BC0" w:rsidRPr="006854AD" w:rsidRDefault="00986BC0" w:rsidP="00986BC0">
            <w:pPr>
              <w:jc w:val="center"/>
              <w:rPr>
                <w:rFonts w:cstheme="minorHAnsi"/>
                <w:b/>
                <w:sz w:val="26"/>
                <w:szCs w:val="26"/>
                <w:rPrChange w:id="327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</w:pPr>
            <w:r w:rsidRPr="006854AD">
              <w:rPr>
                <w:rFonts w:cstheme="minorHAnsi"/>
                <w:b/>
                <w:sz w:val="26"/>
                <w:szCs w:val="26"/>
                <w:rPrChange w:id="328" w:author="Sinan Sarigöl" w:date="2025-08-13T18:48:00Z" w16du:dateUtc="2025-08-13T16:48:00Z">
                  <w:rPr>
                    <w:rFonts w:ascii="Optima" w:hAnsi="Optima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986BC0" w:rsidRPr="006854AD" w14:paraId="2B257790" w14:textId="77777777" w:rsidTr="00BF196B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29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30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>Sprachen:</w:t>
            </w:r>
          </w:p>
        </w:tc>
        <w:tc>
          <w:tcPr>
            <w:tcW w:w="907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00D44C8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3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32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Deutsch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3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(C2)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34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Englisch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3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(C1),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36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Türkisch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37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(C1),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38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Französisch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3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(B2)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40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</w:t>
            </w:r>
          </w:p>
        </w:tc>
      </w:tr>
      <w:tr w:rsidR="00986BC0" w:rsidRPr="006854AD" w14:paraId="45706C3F" w14:textId="77777777" w:rsidTr="00BF196B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41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4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lastRenderedPageBreak/>
              <w:t>Technisch:</w:t>
            </w:r>
          </w:p>
        </w:tc>
        <w:tc>
          <w:tcPr>
            <w:tcW w:w="9072" w:type="dxa"/>
            <w:gridSpan w:val="11"/>
            <w:vAlign w:val="bottom"/>
          </w:tcPr>
          <w:p w14:paraId="60CA2168" w14:textId="69205454" w:rsidR="00986BC0" w:rsidRPr="006854AD" w:rsidRDefault="00986BC0" w:rsidP="00986BC0">
            <w:pPr>
              <w:rPr>
                <w:rFonts w:cstheme="minorHAnsi"/>
                <w:i/>
                <w:iCs/>
                <w:color w:val="000000"/>
                <w:sz w:val="20"/>
                <w:szCs w:val="20"/>
                <w:rPrChange w:id="343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44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MS Office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45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(Experte)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46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</w:t>
            </w:r>
            <w:proofErr w:type="spellStart"/>
            <w:r w:rsidRPr="006854AD">
              <w:rPr>
                <w:rFonts w:cstheme="minorHAnsi"/>
                <w:color w:val="000000"/>
                <w:sz w:val="20"/>
                <w:szCs w:val="20"/>
                <w:rPrChange w:id="347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Confluence</w:t>
            </w:r>
            <w:proofErr w:type="spellEnd"/>
            <w:r w:rsidRPr="006854AD">
              <w:rPr>
                <w:rFonts w:cstheme="minorHAnsi"/>
                <w:color w:val="000000"/>
                <w:sz w:val="20"/>
                <w:szCs w:val="20"/>
                <w:rPrChange w:id="348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 &amp; Miro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49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(fortgeschritten), 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50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KI-Tools: u.a. ChatGPT &amp; MS Copilot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51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 xml:space="preserve"> (Experte)</w:t>
            </w:r>
          </w:p>
        </w:tc>
      </w:tr>
      <w:tr w:rsidR="00986BC0" w:rsidRPr="006854AD" w14:paraId="70CB01B0" w14:textId="77777777" w:rsidTr="00BF196B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986BC0" w:rsidRPr="006854AD" w:rsidRDefault="00986BC0" w:rsidP="00986BC0">
            <w:pPr>
              <w:rPr>
                <w:rFonts w:cstheme="minorHAnsi"/>
                <w:sz w:val="20"/>
                <w:szCs w:val="20"/>
                <w:rPrChange w:id="352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sz w:val="20"/>
                <w:szCs w:val="20"/>
                <w:rPrChange w:id="353" w:author="Sinan Sarigöl" w:date="2025-08-13T18:48:00Z" w16du:dateUtc="2025-08-13T16:48:00Z">
                  <w:rPr>
                    <w:rFonts w:ascii="Optima" w:hAnsi="Optima" w:cs="Times New Roman"/>
                    <w:sz w:val="20"/>
                    <w:szCs w:val="20"/>
                  </w:rPr>
                </w:rPrChange>
              </w:rPr>
              <w:t xml:space="preserve">Interessen: </w:t>
            </w:r>
          </w:p>
        </w:tc>
        <w:tc>
          <w:tcPr>
            <w:tcW w:w="9072" w:type="dxa"/>
            <w:gridSpan w:val="11"/>
            <w:vAlign w:val="bottom"/>
          </w:tcPr>
          <w:p w14:paraId="598C2742" w14:textId="0F3A6AA6" w:rsidR="00986BC0" w:rsidRPr="006854AD" w:rsidRDefault="00986BC0" w:rsidP="00986BC0">
            <w:pPr>
              <w:rPr>
                <w:rFonts w:cstheme="minorHAnsi"/>
                <w:color w:val="000000"/>
                <w:sz w:val="20"/>
                <w:szCs w:val="20"/>
                <w:rPrChange w:id="354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</w:pPr>
            <w:r w:rsidRPr="006854AD">
              <w:rPr>
                <w:rFonts w:cstheme="minorHAnsi"/>
                <w:color w:val="000000"/>
                <w:sz w:val="20"/>
                <w:szCs w:val="20"/>
                <w:rPrChange w:id="355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Fußball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56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(ehem. Leistungssportler in der Fußball-Jugend-Bundesliga)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57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 xml:space="preserve">, Tennis, Reisen </w:t>
            </w:r>
            <w:r w:rsidRPr="006854AD">
              <w:rPr>
                <w:rFonts w:cstheme="minorHAnsi"/>
                <w:i/>
                <w:iCs/>
                <w:color w:val="000000"/>
                <w:sz w:val="20"/>
                <w:szCs w:val="20"/>
                <w:rPrChange w:id="358" w:author="Sinan Sarigöl" w:date="2025-08-13T18:48:00Z" w16du:dateUtc="2025-08-13T16:48:00Z">
                  <w:rPr>
                    <w:rFonts w:ascii="Optima" w:hAnsi="Optima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(&gt; 15 Länder</w:t>
            </w:r>
            <w:r w:rsidRPr="006854AD">
              <w:rPr>
                <w:rFonts w:cstheme="minorHAnsi"/>
                <w:color w:val="000000"/>
                <w:sz w:val="20"/>
                <w:szCs w:val="20"/>
                <w:rPrChange w:id="359" w:author="Sinan Sarigöl" w:date="2025-08-13T18:48:00Z" w16du:dateUtc="2025-08-13T16:48:00Z">
                  <w:rPr>
                    <w:rFonts w:ascii="Optima" w:hAnsi="Optima" w:cs="Times New Roman"/>
                    <w:color w:val="000000"/>
                    <w:sz w:val="20"/>
                    <w:szCs w:val="20"/>
                  </w:rPr>
                </w:rPrChange>
              </w:rPr>
              <w:t>)</w:t>
            </w:r>
          </w:p>
        </w:tc>
      </w:tr>
    </w:tbl>
    <w:p w14:paraId="56F54ECE" w14:textId="77777777" w:rsidR="001F7AFE" w:rsidRPr="006854AD" w:rsidRDefault="001F7AFE" w:rsidP="001F7AFE">
      <w:pPr>
        <w:spacing w:after="0" w:line="240" w:lineRule="auto"/>
        <w:rPr>
          <w:rFonts w:cstheme="minorHAnsi"/>
          <w:sz w:val="18"/>
          <w:rPrChange w:id="360" w:author="Sinan Sarigöl" w:date="2025-08-13T18:48:00Z" w16du:dateUtc="2025-08-13T16:48:00Z">
            <w:rPr>
              <w:rFonts w:ascii="Optima" w:hAnsi="Optima" w:cs="Times New Roman"/>
              <w:sz w:val="18"/>
            </w:rPr>
          </w:rPrChange>
        </w:rPr>
      </w:pPr>
    </w:p>
    <w:sectPr w:rsidR="001F7AFE" w:rsidRPr="006854AD" w:rsidSect="007F7572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12BD" w14:textId="77777777" w:rsidR="009E332D" w:rsidRDefault="009E332D" w:rsidP="00BE053D">
      <w:pPr>
        <w:spacing w:after="0" w:line="240" w:lineRule="auto"/>
      </w:pPr>
      <w:r>
        <w:separator/>
      </w:r>
    </w:p>
  </w:endnote>
  <w:endnote w:type="continuationSeparator" w:id="0">
    <w:p w14:paraId="663B9EA1" w14:textId="77777777" w:rsidR="009E332D" w:rsidRDefault="009E332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rlito">
    <w:altName w:val="Calibri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9DA9" w14:textId="77777777" w:rsidR="009E332D" w:rsidRDefault="009E332D" w:rsidP="00BE053D">
      <w:pPr>
        <w:spacing w:after="0" w:line="240" w:lineRule="auto"/>
      </w:pPr>
      <w:r>
        <w:separator/>
      </w:r>
    </w:p>
  </w:footnote>
  <w:footnote w:type="continuationSeparator" w:id="0">
    <w:p w14:paraId="40AEF51E" w14:textId="77777777" w:rsidR="009E332D" w:rsidRDefault="009E332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11EA9782"/>
    <w:lvl w:ilvl="0" w:tplc="379601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65CAE"/>
    <w:multiLevelType w:val="multilevel"/>
    <w:tmpl w:val="B34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65C1"/>
    <w:multiLevelType w:val="hybridMultilevel"/>
    <w:tmpl w:val="C186BFB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E02D6"/>
    <w:multiLevelType w:val="multilevel"/>
    <w:tmpl w:val="19F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4A02F5"/>
    <w:multiLevelType w:val="multilevel"/>
    <w:tmpl w:val="3B5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AA5B11"/>
    <w:multiLevelType w:val="multilevel"/>
    <w:tmpl w:val="B36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EE20F9"/>
    <w:multiLevelType w:val="multilevel"/>
    <w:tmpl w:val="3B5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C3B3F"/>
    <w:multiLevelType w:val="hybridMultilevel"/>
    <w:tmpl w:val="2B801B8A"/>
    <w:lvl w:ilvl="0" w:tplc="379601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C6813"/>
    <w:multiLevelType w:val="multilevel"/>
    <w:tmpl w:val="DF9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845D6D"/>
    <w:multiLevelType w:val="hybridMultilevel"/>
    <w:tmpl w:val="F252FF32"/>
    <w:lvl w:ilvl="0" w:tplc="8B189BC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9B785C"/>
    <w:multiLevelType w:val="multilevel"/>
    <w:tmpl w:val="873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85174C"/>
    <w:multiLevelType w:val="hybridMultilevel"/>
    <w:tmpl w:val="D06C681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E25852"/>
    <w:multiLevelType w:val="multilevel"/>
    <w:tmpl w:val="193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20"/>
  </w:num>
  <w:num w:numId="2" w16cid:durableId="1152600156">
    <w:abstractNumId w:val="28"/>
  </w:num>
  <w:num w:numId="3" w16cid:durableId="1697927410">
    <w:abstractNumId w:val="32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9"/>
  </w:num>
  <w:num w:numId="8" w16cid:durableId="881020874">
    <w:abstractNumId w:val="37"/>
  </w:num>
  <w:num w:numId="9" w16cid:durableId="1263149610">
    <w:abstractNumId w:val="18"/>
  </w:num>
  <w:num w:numId="10" w16cid:durableId="189681442">
    <w:abstractNumId w:val="40"/>
  </w:num>
  <w:num w:numId="11" w16cid:durableId="1844860521">
    <w:abstractNumId w:val="10"/>
  </w:num>
  <w:num w:numId="12" w16cid:durableId="369766251">
    <w:abstractNumId w:val="12"/>
  </w:num>
  <w:num w:numId="13" w16cid:durableId="318115815">
    <w:abstractNumId w:val="14"/>
  </w:num>
  <w:num w:numId="14" w16cid:durableId="303974678">
    <w:abstractNumId w:val="15"/>
  </w:num>
  <w:num w:numId="15" w16cid:durableId="91245226">
    <w:abstractNumId w:val="36"/>
  </w:num>
  <w:num w:numId="16" w16cid:durableId="1138110109">
    <w:abstractNumId w:val="9"/>
  </w:num>
  <w:num w:numId="17" w16cid:durableId="1063874226">
    <w:abstractNumId w:val="27"/>
  </w:num>
  <w:num w:numId="18" w16cid:durableId="113788392">
    <w:abstractNumId w:val="6"/>
  </w:num>
  <w:num w:numId="19" w16cid:durableId="560748726">
    <w:abstractNumId w:val="31"/>
  </w:num>
  <w:num w:numId="20" w16cid:durableId="1019890446">
    <w:abstractNumId w:val="16"/>
  </w:num>
  <w:num w:numId="21" w16cid:durableId="1358241060">
    <w:abstractNumId w:val="17"/>
  </w:num>
  <w:num w:numId="22" w16cid:durableId="1565333374">
    <w:abstractNumId w:val="26"/>
  </w:num>
  <w:num w:numId="23" w16cid:durableId="749930063">
    <w:abstractNumId w:val="13"/>
  </w:num>
  <w:num w:numId="24" w16cid:durableId="69692987">
    <w:abstractNumId w:val="34"/>
  </w:num>
  <w:num w:numId="25" w16cid:durableId="842476508">
    <w:abstractNumId w:val="43"/>
  </w:num>
  <w:num w:numId="26" w16cid:durableId="834301136">
    <w:abstractNumId w:val="29"/>
  </w:num>
  <w:num w:numId="27" w16cid:durableId="1631785384">
    <w:abstractNumId w:val="44"/>
  </w:num>
  <w:num w:numId="28" w16cid:durableId="274676215">
    <w:abstractNumId w:val="8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30"/>
  </w:num>
  <w:num w:numId="32" w16cid:durableId="1930698584">
    <w:abstractNumId w:val="33"/>
  </w:num>
  <w:num w:numId="33" w16cid:durableId="727144380">
    <w:abstractNumId w:val="39"/>
  </w:num>
  <w:num w:numId="34" w16cid:durableId="2079790446">
    <w:abstractNumId w:val="24"/>
  </w:num>
  <w:num w:numId="35" w16cid:durableId="1845628106">
    <w:abstractNumId w:val="23"/>
  </w:num>
  <w:num w:numId="36" w16cid:durableId="559484805">
    <w:abstractNumId w:val="22"/>
  </w:num>
  <w:num w:numId="37" w16cid:durableId="1856071882">
    <w:abstractNumId w:val="21"/>
  </w:num>
  <w:num w:numId="38" w16cid:durableId="1121610899">
    <w:abstractNumId w:val="42"/>
  </w:num>
  <w:num w:numId="39" w16cid:durableId="792015914">
    <w:abstractNumId w:val="35"/>
  </w:num>
  <w:num w:numId="40" w16cid:durableId="1412387454">
    <w:abstractNumId w:val="38"/>
  </w:num>
  <w:num w:numId="41" w16cid:durableId="940532784">
    <w:abstractNumId w:val="32"/>
  </w:num>
  <w:num w:numId="42" w16cid:durableId="733509815">
    <w:abstractNumId w:val="32"/>
  </w:num>
  <w:num w:numId="43" w16cid:durableId="998850814">
    <w:abstractNumId w:val="11"/>
  </w:num>
  <w:num w:numId="44" w16cid:durableId="629241707">
    <w:abstractNumId w:val="25"/>
  </w:num>
  <w:num w:numId="45" w16cid:durableId="1533149355">
    <w:abstractNumId w:val="7"/>
  </w:num>
  <w:num w:numId="46" w16cid:durableId="1226910215">
    <w:abstractNumId w:val="4"/>
  </w:num>
  <w:num w:numId="47" w16cid:durableId="1222594474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an Sarigöl">
    <w15:presenceInfo w15:providerId="AD" w15:userId="S::sinan.sarigoel@cg-esslingen.de::614b17e8-9e28-4e24-8f4a-f877b4755019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183C"/>
    <w:rsid w:val="00046972"/>
    <w:rsid w:val="00061D33"/>
    <w:rsid w:val="00064643"/>
    <w:rsid w:val="0008352C"/>
    <w:rsid w:val="00087747"/>
    <w:rsid w:val="000A1FDA"/>
    <w:rsid w:val="000B63E2"/>
    <w:rsid w:val="000B6548"/>
    <w:rsid w:val="000B7EF0"/>
    <w:rsid w:val="000C71ED"/>
    <w:rsid w:val="000D62A8"/>
    <w:rsid w:val="000D671A"/>
    <w:rsid w:val="000F284B"/>
    <w:rsid w:val="00103EC5"/>
    <w:rsid w:val="00115CE3"/>
    <w:rsid w:val="00116C6E"/>
    <w:rsid w:val="00125CA6"/>
    <w:rsid w:val="0013733F"/>
    <w:rsid w:val="00142DE9"/>
    <w:rsid w:val="00156FC9"/>
    <w:rsid w:val="00162A5A"/>
    <w:rsid w:val="001647AB"/>
    <w:rsid w:val="00167A2F"/>
    <w:rsid w:val="00172867"/>
    <w:rsid w:val="00175B6D"/>
    <w:rsid w:val="00180A59"/>
    <w:rsid w:val="001901ED"/>
    <w:rsid w:val="0019483A"/>
    <w:rsid w:val="001A46BF"/>
    <w:rsid w:val="001A481B"/>
    <w:rsid w:val="001B0186"/>
    <w:rsid w:val="001B62CA"/>
    <w:rsid w:val="001D439E"/>
    <w:rsid w:val="001D4DCD"/>
    <w:rsid w:val="001F1A52"/>
    <w:rsid w:val="001F27DA"/>
    <w:rsid w:val="001F4175"/>
    <w:rsid w:val="001F7AFE"/>
    <w:rsid w:val="0021468F"/>
    <w:rsid w:val="00223A4D"/>
    <w:rsid w:val="002249CA"/>
    <w:rsid w:val="00226581"/>
    <w:rsid w:val="0023054D"/>
    <w:rsid w:val="002326B8"/>
    <w:rsid w:val="00232CB5"/>
    <w:rsid w:val="00234A7E"/>
    <w:rsid w:val="0024373D"/>
    <w:rsid w:val="002508C2"/>
    <w:rsid w:val="00267252"/>
    <w:rsid w:val="00277DFE"/>
    <w:rsid w:val="00282DB0"/>
    <w:rsid w:val="002B2091"/>
    <w:rsid w:val="002B422E"/>
    <w:rsid w:val="002C6972"/>
    <w:rsid w:val="002D2B32"/>
    <w:rsid w:val="002D4516"/>
    <w:rsid w:val="002D7415"/>
    <w:rsid w:val="002F46AD"/>
    <w:rsid w:val="00302E96"/>
    <w:rsid w:val="0030574C"/>
    <w:rsid w:val="003101F0"/>
    <w:rsid w:val="00314B7A"/>
    <w:rsid w:val="00324BC5"/>
    <w:rsid w:val="00326A66"/>
    <w:rsid w:val="00340BAB"/>
    <w:rsid w:val="003418E0"/>
    <w:rsid w:val="00347F8D"/>
    <w:rsid w:val="00367780"/>
    <w:rsid w:val="00371A85"/>
    <w:rsid w:val="00372F7B"/>
    <w:rsid w:val="003733E5"/>
    <w:rsid w:val="00390EA6"/>
    <w:rsid w:val="003C2F9A"/>
    <w:rsid w:val="003C5855"/>
    <w:rsid w:val="003C674A"/>
    <w:rsid w:val="003E27C3"/>
    <w:rsid w:val="003F3E3F"/>
    <w:rsid w:val="004029F7"/>
    <w:rsid w:val="004067B8"/>
    <w:rsid w:val="004154BE"/>
    <w:rsid w:val="0042013D"/>
    <w:rsid w:val="00422F83"/>
    <w:rsid w:val="00426D7E"/>
    <w:rsid w:val="0043430C"/>
    <w:rsid w:val="00435E6D"/>
    <w:rsid w:val="00443668"/>
    <w:rsid w:val="0045396D"/>
    <w:rsid w:val="00456B0D"/>
    <w:rsid w:val="00476AF8"/>
    <w:rsid w:val="00484FD7"/>
    <w:rsid w:val="0048544D"/>
    <w:rsid w:val="004929FB"/>
    <w:rsid w:val="004A54BA"/>
    <w:rsid w:val="004B3C2F"/>
    <w:rsid w:val="004B6A5E"/>
    <w:rsid w:val="004C4631"/>
    <w:rsid w:val="00507EA7"/>
    <w:rsid w:val="005238B9"/>
    <w:rsid w:val="00526089"/>
    <w:rsid w:val="00527A28"/>
    <w:rsid w:val="00527DCA"/>
    <w:rsid w:val="00560748"/>
    <w:rsid w:val="005716D4"/>
    <w:rsid w:val="00571B60"/>
    <w:rsid w:val="00572876"/>
    <w:rsid w:val="005774EB"/>
    <w:rsid w:val="00583913"/>
    <w:rsid w:val="00585A4D"/>
    <w:rsid w:val="0059478F"/>
    <w:rsid w:val="005A3119"/>
    <w:rsid w:val="005D6329"/>
    <w:rsid w:val="005E57F6"/>
    <w:rsid w:val="006058D8"/>
    <w:rsid w:val="00610200"/>
    <w:rsid w:val="00623699"/>
    <w:rsid w:val="006262CE"/>
    <w:rsid w:val="0063059B"/>
    <w:rsid w:val="00632D5A"/>
    <w:rsid w:val="00635515"/>
    <w:rsid w:val="006546FD"/>
    <w:rsid w:val="00665BF3"/>
    <w:rsid w:val="006732D6"/>
    <w:rsid w:val="00677418"/>
    <w:rsid w:val="006854AD"/>
    <w:rsid w:val="00693E09"/>
    <w:rsid w:val="006A2DE9"/>
    <w:rsid w:val="006A7230"/>
    <w:rsid w:val="006B4E32"/>
    <w:rsid w:val="006B72C7"/>
    <w:rsid w:val="006B7A3B"/>
    <w:rsid w:val="006B7F78"/>
    <w:rsid w:val="006C2252"/>
    <w:rsid w:val="006C668B"/>
    <w:rsid w:val="006D1BE5"/>
    <w:rsid w:val="006D5379"/>
    <w:rsid w:val="006D7F7F"/>
    <w:rsid w:val="006E1300"/>
    <w:rsid w:val="006E2C9C"/>
    <w:rsid w:val="006E3D55"/>
    <w:rsid w:val="006E40EF"/>
    <w:rsid w:val="006F0039"/>
    <w:rsid w:val="006F2EF6"/>
    <w:rsid w:val="006F7D46"/>
    <w:rsid w:val="00711CEF"/>
    <w:rsid w:val="00720320"/>
    <w:rsid w:val="00723643"/>
    <w:rsid w:val="00725D3C"/>
    <w:rsid w:val="00733DA1"/>
    <w:rsid w:val="007368F0"/>
    <w:rsid w:val="00737822"/>
    <w:rsid w:val="0074111D"/>
    <w:rsid w:val="00753D4A"/>
    <w:rsid w:val="00756295"/>
    <w:rsid w:val="00756912"/>
    <w:rsid w:val="00761609"/>
    <w:rsid w:val="00763DCE"/>
    <w:rsid w:val="00763F9C"/>
    <w:rsid w:val="00767196"/>
    <w:rsid w:val="00776C46"/>
    <w:rsid w:val="0078260B"/>
    <w:rsid w:val="007838D1"/>
    <w:rsid w:val="00785254"/>
    <w:rsid w:val="00785853"/>
    <w:rsid w:val="007966F0"/>
    <w:rsid w:val="00797BFC"/>
    <w:rsid w:val="007A1767"/>
    <w:rsid w:val="007A720F"/>
    <w:rsid w:val="007B16BC"/>
    <w:rsid w:val="007C6A3C"/>
    <w:rsid w:val="007D4BEE"/>
    <w:rsid w:val="007D5BE9"/>
    <w:rsid w:val="007F4145"/>
    <w:rsid w:val="007F7572"/>
    <w:rsid w:val="00802D99"/>
    <w:rsid w:val="008050E4"/>
    <w:rsid w:val="0082026C"/>
    <w:rsid w:val="0082257D"/>
    <w:rsid w:val="00853438"/>
    <w:rsid w:val="00853D58"/>
    <w:rsid w:val="00866846"/>
    <w:rsid w:val="00875DA9"/>
    <w:rsid w:val="00895E38"/>
    <w:rsid w:val="008A49DF"/>
    <w:rsid w:val="008A782B"/>
    <w:rsid w:val="008B0FC0"/>
    <w:rsid w:val="008B79BB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53344"/>
    <w:rsid w:val="009668B9"/>
    <w:rsid w:val="00976577"/>
    <w:rsid w:val="00980947"/>
    <w:rsid w:val="00986BC0"/>
    <w:rsid w:val="00996356"/>
    <w:rsid w:val="00997D9A"/>
    <w:rsid w:val="009D2157"/>
    <w:rsid w:val="009D7C49"/>
    <w:rsid w:val="009E332D"/>
    <w:rsid w:val="009E7297"/>
    <w:rsid w:val="009F04AB"/>
    <w:rsid w:val="009F46EE"/>
    <w:rsid w:val="00A0257D"/>
    <w:rsid w:val="00A12EDC"/>
    <w:rsid w:val="00A15925"/>
    <w:rsid w:val="00A15B94"/>
    <w:rsid w:val="00A20147"/>
    <w:rsid w:val="00A26D0D"/>
    <w:rsid w:val="00A33BDE"/>
    <w:rsid w:val="00A34885"/>
    <w:rsid w:val="00A43BC1"/>
    <w:rsid w:val="00A74225"/>
    <w:rsid w:val="00A81586"/>
    <w:rsid w:val="00A86F7B"/>
    <w:rsid w:val="00A9328C"/>
    <w:rsid w:val="00A936D5"/>
    <w:rsid w:val="00A938E0"/>
    <w:rsid w:val="00AA1EB0"/>
    <w:rsid w:val="00AA2DA3"/>
    <w:rsid w:val="00AA5A9C"/>
    <w:rsid w:val="00AB016A"/>
    <w:rsid w:val="00AB2A5A"/>
    <w:rsid w:val="00AD28F8"/>
    <w:rsid w:val="00AE4ED3"/>
    <w:rsid w:val="00AE6D07"/>
    <w:rsid w:val="00B0230B"/>
    <w:rsid w:val="00B04DFB"/>
    <w:rsid w:val="00B17D95"/>
    <w:rsid w:val="00B23509"/>
    <w:rsid w:val="00B23C1C"/>
    <w:rsid w:val="00B359DB"/>
    <w:rsid w:val="00B3632B"/>
    <w:rsid w:val="00B409D8"/>
    <w:rsid w:val="00B5178D"/>
    <w:rsid w:val="00B67F1F"/>
    <w:rsid w:val="00B701D7"/>
    <w:rsid w:val="00B73388"/>
    <w:rsid w:val="00B90595"/>
    <w:rsid w:val="00BA215A"/>
    <w:rsid w:val="00BB5F09"/>
    <w:rsid w:val="00BC0D9F"/>
    <w:rsid w:val="00BE053D"/>
    <w:rsid w:val="00BF196B"/>
    <w:rsid w:val="00BF1A7A"/>
    <w:rsid w:val="00BF1FA3"/>
    <w:rsid w:val="00C00974"/>
    <w:rsid w:val="00C018E4"/>
    <w:rsid w:val="00C0399E"/>
    <w:rsid w:val="00C066FA"/>
    <w:rsid w:val="00C07650"/>
    <w:rsid w:val="00C25387"/>
    <w:rsid w:val="00C511F2"/>
    <w:rsid w:val="00C54BE3"/>
    <w:rsid w:val="00C5571C"/>
    <w:rsid w:val="00C57F80"/>
    <w:rsid w:val="00C768ED"/>
    <w:rsid w:val="00C82443"/>
    <w:rsid w:val="00C82A8F"/>
    <w:rsid w:val="00C85F4D"/>
    <w:rsid w:val="00C916C2"/>
    <w:rsid w:val="00C91F78"/>
    <w:rsid w:val="00CC7F56"/>
    <w:rsid w:val="00CD1B12"/>
    <w:rsid w:val="00CD55DC"/>
    <w:rsid w:val="00CE1BBC"/>
    <w:rsid w:val="00CE2595"/>
    <w:rsid w:val="00CE28CC"/>
    <w:rsid w:val="00CE72FC"/>
    <w:rsid w:val="00CF31EE"/>
    <w:rsid w:val="00D1484D"/>
    <w:rsid w:val="00D1492F"/>
    <w:rsid w:val="00D17B69"/>
    <w:rsid w:val="00D3003C"/>
    <w:rsid w:val="00D331F4"/>
    <w:rsid w:val="00D3454A"/>
    <w:rsid w:val="00D470E4"/>
    <w:rsid w:val="00D52142"/>
    <w:rsid w:val="00D5280E"/>
    <w:rsid w:val="00D61F14"/>
    <w:rsid w:val="00D80D6B"/>
    <w:rsid w:val="00D83A18"/>
    <w:rsid w:val="00D85D41"/>
    <w:rsid w:val="00D861D6"/>
    <w:rsid w:val="00D90950"/>
    <w:rsid w:val="00D958DE"/>
    <w:rsid w:val="00DA67FF"/>
    <w:rsid w:val="00DA69DF"/>
    <w:rsid w:val="00DB33F8"/>
    <w:rsid w:val="00DD38E2"/>
    <w:rsid w:val="00DF40CB"/>
    <w:rsid w:val="00E00140"/>
    <w:rsid w:val="00E07020"/>
    <w:rsid w:val="00E13110"/>
    <w:rsid w:val="00E21A49"/>
    <w:rsid w:val="00E21AB9"/>
    <w:rsid w:val="00E24DF1"/>
    <w:rsid w:val="00E26FD7"/>
    <w:rsid w:val="00E40B9A"/>
    <w:rsid w:val="00E431ED"/>
    <w:rsid w:val="00E55D90"/>
    <w:rsid w:val="00E6261F"/>
    <w:rsid w:val="00E64FF5"/>
    <w:rsid w:val="00E73CCA"/>
    <w:rsid w:val="00E907EC"/>
    <w:rsid w:val="00E912FF"/>
    <w:rsid w:val="00EA5421"/>
    <w:rsid w:val="00EB34FC"/>
    <w:rsid w:val="00EB5816"/>
    <w:rsid w:val="00ED0EA9"/>
    <w:rsid w:val="00ED693C"/>
    <w:rsid w:val="00EE2077"/>
    <w:rsid w:val="00EF77DF"/>
    <w:rsid w:val="00F11BEF"/>
    <w:rsid w:val="00F165E1"/>
    <w:rsid w:val="00F258E7"/>
    <w:rsid w:val="00F31B84"/>
    <w:rsid w:val="00F33F62"/>
    <w:rsid w:val="00F37473"/>
    <w:rsid w:val="00F44F5F"/>
    <w:rsid w:val="00F57BA5"/>
    <w:rsid w:val="00F631EC"/>
    <w:rsid w:val="00F64C22"/>
    <w:rsid w:val="00F64FA7"/>
    <w:rsid w:val="00F655A5"/>
    <w:rsid w:val="00F65CB7"/>
    <w:rsid w:val="00F72D3C"/>
    <w:rsid w:val="00F74D19"/>
    <w:rsid w:val="00F80053"/>
    <w:rsid w:val="00FA02C7"/>
    <w:rsid w:val="00FA4186"/>
    <w:rsid w:val="00FC0531"/>
    <w:rsid w:val="00FC13F0"/>
    <w:rsid w:val="00FD0FB7"/>
    <w:rsid w:val="00FE0496"/>
    <w:rsid w:val="00FE2785"/>
    <w:rsid w:val="00FE79A2"/>
    <w:rsid w:val="00F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91F7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6074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074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074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074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07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8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3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4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1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5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7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5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6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4128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Sinan Sarigöl</cp:lastModifiedBy>
  <cp:revision>2</cp:revision>
  <dcterms:created xsi:type="dcterms:W3CDTF">2025-09-17T12:20:00Z</dcterms:created>
  <dcterms:modified xsi:type="dcterms:W3CDTF">2025-09-17T12:20:00Z</dcterms:modified>
</cp:coreProperties>
</file>