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3-02-21T21:02:00Z">
          <w:tblPr>
            <w:tblStyle w:val="Tabellenraster"/>
            <w:tblW w:w="90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3538"/>
        <w:gridCol w:w="147"/>
        <w:gridCol w:w="284"/>
        <w:gridCol w:w="567"/>
        <w:gridCol w:w="283"/>
        <w:gridCol w:w="567"/>
        <w:gridCol w:w="2552"/>
        <w:gridCol w:w="567"/>
        <w:gridCol w:w="284"/>
        <w:tblGridChange w:id="1">
          <w:tblGrid>
            <w:gridCol w:w="851"/>
            <w:gridCol w:w="1134"/>
            <w:gridCol w:w="851"/>
            <w:gridCol w:w="3118"/>
            <w:gridCol w:w="420"/>
            <w:gridCol w:w="147"/>
            <w:gridCol w:w="283"/>
            <w:gridCol w:w="1"/>
            <w:gridCol w:w="566"/>
            <w:gridCol w:w="1"/>
            <w:gridCol w:w="283"/>
            <w:gridCol w:w="2263"/>
            <w:gridCol w:w="5"/>
            <w:gridCol w:w="567"/>
            <w:gridCol w:w="284"/>
          </w:tblGrid>
        </w:tblGridChange>
      </w:tblGrid>
      <w:tr w:rsidR="00E55D90" w:rsidRPr="00E55D90" w14:paraId="487AC9CE" w14:textId="77777777" w:rsidTr="005D7A10">
        <w:trPr>
          <w:trHeight w:val="283"/>
          <w:trPrChange w:id="2" w:author="David Döbele" w:date="2023-02-21T21:02:00Z">
            <w:trPr>
              <w:gridBefore w:val="1"/>
              <w:gridAfter w:val="0"/>
              <w:trHeight w:val="283"/>
            </w:trPr>
          </w:trPrChange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  <w:tcPrChange w:id="3" w:author="David Döbele" w:date="2023-02-21T21:02:00Z">
              <w:tcPr>
                <w:tcW w:w="9067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35895E2" w14:textId="0F874593" w:rsidR="00E55D90" w:rsidRPr="00E55D90" w:rsidRDefault="0016604F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Dominic Hartlieb</w:t>
            </w:r>
          </w:p>
        </w:tc>
      </w:tr>
      <w:tr w:rsidR="00E55D90" w:rsidRPr="0016604F" w14:paraId="034602FF" w14:textId="77777777" w:rsidTr="005D7A10">
        <w:trPr>
          <w:trHeight w:val="283"/>
          <w:trPrChange w:id="4" w:author="David Döbele" w:date="2023-02-21T21:02:00Z">
            <w:trPr>
              <w:gridBefore w:val="1"/>
              <w:gridAfter w:val="0"/>
              <w:trHeight w:val="283"/>
            </w:trPr>
          </w:trPrChange>
        </w:trPr>
        <w:tc>
          <w:tcPr>
            <w:tcW w:w="10774" w:type="dxa"/>
            <w:gridSpan w:val="10"/>
            <w:tcBorders>
              <w:top w:val="single" w:sz="4" w:space="0" w:color="auto"/>
            </w:tcBorders>
            <w:vAlign w:val="bottom"/>
            <w:tcPrChange w:id="5" w:author="David Döbele" w:date="2023-02-21T21:02:00Z">
              <w:tcPr>
                <w:tcW w:w="9067" w:type="dxa"/>
                <w:gridSpan w:val="11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5E1D21A" w14:textId="67B595CF" w:rsidR="00E55D90" w:rsidRPr="0016604F" w:rsidRDefault="0016604F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</w:pPr>
            <w:proofErr w:type="spellStart"/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Bussardweg</w:t>
            </w:r>
            <w:proofErr w:type="spellEnd"/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7</w:t>
            </w:r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• </w:t>
            </w:r>
            <w:proofErr w:type="spellStart"/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M</w:t>
            </w:r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ainaschaff</w:t>
            </w:r>
            <w:proofErr w:type="spellEnd"/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, D-</w:t>
            </w:r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63814</w:t>
            </w:r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, Germany • </w:t>
            </w:r>
            <w:r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dominic-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hartlieb@gmx.de</w:t>
            </w:r>
            <w:r w:rsidR="00E55D90" w:rsidRPr="0016604F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• +49(0)151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75057131</w:t>
            </w:r>
          </w:p>
        </w:tc>
      </w:tr>
      <w:tr w:rsidR="002508C2" w:rsidRPr="00E55D90" w14:paraId="0FCADE56" w14:textId="77777777" w:rsidTr="005D7A10">
        <w:trPr>
          <w:trHeight w:val="680"/>
          <w:trPrChange w:id="6" w:author="David Döbele" w:date="2023-02-21T21:02:00Z">
            <w:trPr>
              <w:gridBefore w:val="1"/>
              <w:gridAfter w:val="0"/>
              <w:trHeight w:val="680"/>
            </w:trPr>
          </w:trPrChange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  <w:tcPrChange w:id="7" w:author="David Döbele" w:date="2023-02-21T21:02:00Z">
              <w:tcPr>
                <w:tcW w:w="9067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7228492D" w:rsidR="002508C2" w:rsidRPr="00E55D90" w:rsidRDefault="0016604F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E55D90" w14:paraId="7D1DEBF7" w14:textId="77777777" w:rsidTr="005D7A10">
        <w:trPr>
          <w:trHeight w:val="340"/>
          <w:trPrChange w:id="8" w:author="David Döbele" w:date="2023-02-21T21:02:00Z">
            <w:trPr>
              <w:gridBefore w:val="1"/>
              <w:gridAfter w:val="0"/>
              <w:trHeight w:val="340"/>
            </w:trPr>
          </w:trPrChange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  <w:tcPrChange w:id="9" w:author="David Döbele" w:date="2023-02-21T21:02:00Z">
              <w:tcPr>
                <w:tcW w:w="6804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7BB471B2" w:rsidR="00D1492F" w:rsidRPr="00E907E7" w:rsidRDefault="00E907E7" w:rsidP="00723643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 w:rsidRPr="00E907E7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Frankfurt School of Finance 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&amp;</w:t>
            </w:r>
            <w:r w:rsidRPr="00E907E7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Management </w:t>
            </w:r>
          </w:p>
        </w:tc>
        <w:tc>
          <w:tcPr>
            <w:tcW w:w="3970" w:type="dxa"/>
            <w:gridSpan w:val="4"/>
            <w:tcBorders>
              <w:top w:val="single" w:sz="4" w:space="0" w:color="auto"/>
            </w:tcBorders>
            <w:vAlign w:val="bottom"/>
            <w:tcPrChange w:id="10" w:author="David Döbele" w:date="2023-02-21T21:02:00Z">
              <w:tcPr>
                <w:tcW w:w="2263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7B336F0D" w:rsidR="00D1492F" w:rsidRPr="00E55D90" w:rsidRDefault="00B17D95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E55D90" w14:paraId="61E5D482" w14:textId="77777777" w:rsidTr="005D7A10">
        <w:trPr>
          <w:trPrChange w:id="11" w:author="David Döbele" w:date="2023-02-21T21:02:00Z">
            <w:trPr>
              <w:gridBefore w:val="1"/>
              <w:gridAfter w:val="0"/>
            </w:trPr>
          </w:trPrChange>
        </w:trPr>
        <w:tc>
          <w:tcPr>
            <w:tcW w:w="5523" w:type="dxa"/>
            <w:gridSpan w:val="2"/>
            <w:tcPrChange w:id="12" w:author="David Döbele" w:date="2023-02-21T21:02:00Z">
              <w:tcPr>
                <w:tcW w:w="5523" w:type="dxa"/>
                <w:gridSpan w:val="4"/>
              </w:tcPr>
            </w:tcPrChange>
          </w:tcPr>
          <w:p w14:paraId="11CB9A0F" w14:textId="34245DAA" w:rsidR="00D1492F" w:rsidRPr="00A04D11" w:rsidRDefault="00D1492F">
            <w:pPr>
              <w:rPr>
                <w:rFonts w:ascii="Optima" w:hAnsi="Optima"/>
                <w:sz w:val="18"/>
                <w:lang w:val="en-US"/>
              </w:rPr>
            </w:pPr>
            <w:r w:rsidRPr="00A04D11">
              <w:rPr>
                <w:rFonts w:ascii="Optima" w:hAnsi="Optima"/>
                <w:sz w:val="18"/>
                <w:lang w:val="en-US"/>
              </w:rPr>
              <w:t xml:space="preserve">B.Sc. in </w:t>
            </w:r>
            <w:r w:rsidR="0017009A" w:rsidRPr="00A04D11">
              <w:rPr>
                <w:rFonts w:ascii="Optima" w:hAnsi="Optima"/>
                <w:sz w:val="18"/>
                <w:lang w:val="en-US"/>
              </w:rPr>
              <w:t>Business Administration</w:t>
            </w:r>
          </w:p>
        </w:tc>
        <w:tc>
          <w:tcPr>
            <w:tcW w:w="5251" w:type="dxa"/>
            <w:gridSpan w:val="8"/>
            <w:tcPrChange w:id="13" w:author="David Döbele" w:date="2023-02-21T21:02:00Z">
              <w:tcPr>
                <w:tcW w:w="3544" w:type="dxa"/>
                <w:gridSpan w:val="7"/>
              </w:tcPr>
            </w:tcPrChange>
          </w:tcPr>
          <w:p w14:paraId="419A9228" w14:textId="6A0F3A64" w:rsidR="00E80139" w:rsidRPr="00E55D90" w:rsidRDefault="00D1492F" w:rsidP="00E80139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E80139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E80139">
              <w:rPr>
                <w:rFonts w:ascii="Optima" w:hAnsi="Optima"/>
                <w:sz w:val="18"/>
              </w:rPr>
              <w:t>22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proofErr w:type="spellStart"/>
            <w:r w:rsidR="00E80139">
              <w:rPr>
                <w:rFonts w:ascii="Optima" w:hAnsi="Optima"/>
                <w:sz w:val="18"/>
              </w:rPr>
              <w:t>present</w:t>
            </w:r>
            <w:proofErr w:type="spellEnd"/>
          </w:p>
        </w:tc>
      </w:tr>
      <w:tr w:rsidR="00D5280E" w:rsidRPr="005D7A10" w14:paraId="7EABE9F1" w14:textId="77777777" w:rsidTr="005D7A10">
        <w:trPr>
          <w:trPrChange w:id="14" w:author="David Döbele" w:date="2023-02-21T21:02:00Z">
            <w:trPr>
              <w:gridBefore w:val="1"/>
              <w:gridAfter w:val="0"/>
            </w:trPr>
          </w:trPrChange>
        </w:trPr>
        <w:tc>
          <w:tcPr>
            <w:tcW w:w="10774" w:type="dxa"/>
            <w:gridSpan w:val="10"/>
            <w:tcPrChange w:id="15" w:author="David Döbele" w:date="2023-02-21T21:02:00Z">
              <w:tcPr>
                <w:tcW w:w="9067" w:type="dxa"/>
                <w:gridSpan w:val="11"/>
              </w:tcPr>
            </w:tcPrChange>
          </w:tcPr>
          <w:p w14:paraId="0816621A" w14:textId="653319E2" w:rsidR="00121911" w:rsidRDefault="00B17D95" w:rsidP="00121911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</w:pPr>
            <w:r w:rsidRPr="00560060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R</w:t>
            </w:r>
            <w:r w:rsidR="00A04D11" w:rsidRPr="00560060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elevant Courses</w:t>
            </w:r>
            <w:r w:rsidRPr="00560060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:</w:t>
            </w:r>
            <w:r w:rsidR="00E47FA4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 Principles of Finance, Microeconomics &amp; Decision Theory, Marketing, Macroeconomics, Statistics &amp; Probability</w:t>
            </w:r>
          </w:p>
          <w:p w14:paraId="5068D5A3" w14:textId="77777777" w:rsidR="008C3150" w:rsidRDefault="00121911" w:rsidP="00121911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Active Member in the </w:t>
            </w:r>
            <w:r w:rsidRPr="004D103D">
              <w:rPr>
                <w:rFonts w:ascii="Optima" w:hAnsi="Optima" w:cs="Georgia"/>
                <w:b/>
                <w:bCs/>
                <w:i/>
                <w:iCs/>
                <w:color w:val="000000"/>
                <w:sz w:val="16"/>
                <w:szCs w:val="21"/>
                <w:lang w:val="en-US"/>
              </w:rPr>
              <w:t>FS Entrepreneurship Initiative</w:t>
            </w:r>
            <w:r w:rsidRPr="004D103D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 </w:t>
            </w:r>
            <w: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(Introductory workshops about establishing a Start-Up)</w:t>
            </w:r>
          </w:p>
          <w:p w14:paraId="7A71E6B0" w14:textId="45DDB0C0" w:rsidR="004D103D" w:rsidRPr="00121911" w:rsidRDefault="00D96B87" w:rsidP="00121911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>Project Manager</w:t>
            </w:r>
            <w:r w:rsidR="004D103D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 in the </w:t>
            </w:r>
            <w:r w:rsidR="004D103D" w:rsidRPr="004D103D">
              <w:rPr>
                <w:rFonts w:ascii="Optima" w:hAnsi="Optima" w:cs="Georgia"/>
                <w:b/>
                <w:bCs/>
                <w:i/>
                <w:iCs/>
                <w:color w:val="000000"/>
                <w:sz w:val="16"/>
                <w:szCs w:val="21"/>
                <w:lang w:val="en-US"/>
              </w:rPr>
              <w:t>FS Economy &amp; Politics Initiative</w:t>
            </w:r>
            <w:r w:rsidR="004D103D">
              <w:rPr>
                <w:rFonts w:ascii="Optima" w:hAnsi="Optima" w:cs="Georgia"/>
                <w:i/>
                <w:iCs/>
                <w:color w:val="000000"/>
                <w:sz w:val="16"/>
                <w:szCs w:val="21"/>
                <w:lang w:val="en-US"/>
              </w:rPr>
              <w:t xml:space="preserve"> (responsible for planning speeches, lectures and disputations with top political and economic speakers)</w:t>
            </w:r>
          </w:p>
        </w:tc>
      </w:tr>
      <w:tr w:rsidR="00D5280E" w:rsidRPr="00E55D90" w14:paraId="1C51E2FF" w14:textId="77777777" w:rsidTr="005D7A10">
        <w:trPr>
          <w:trHeight w:val="340"/>
          <w:trPrChange w:id="16" w:author="David Döbele" w:date="2023-02-21T21:02:00Z">
            <w:trPr>
              <w:gridBefore w:val="1"/>
              <w:gridAfter w:val="0"/>
              <w:trHeight w:val="340"/>
            </w:trPr>
          </w:trPrChange>
        </w:trPr>
        <w:tc>
          <w:tcPr>
            <w:tcW w:w="5670" w:type="dxa"/>
            <w:gridSpan w:val="3"/>
            <w:vAlign w:val="bottom"/>
            <w:tcPrChange w:id="17" w:author="David Döbele" w:date="2023-02-21T21:02:00Z">
              <w:tcPr>
                <w:tcW w:w="5670" w:type="dxa"/>
                <w:gridSpan w:val="5"/>
                <w:vAlign w:val="bottom"/>
              </w:tcPr>
            </w:tcPrChange>
          </w:tcPr>
          <w:p w14:paraId="4BAC65D2" w14:textId="51F825B9" w:rsidR="00665BF3" w:rsidRPr="00E55D90" w:rsidRDefault="009F586F" w:rsidP="00665BF3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Bachgauschule Oberstufengymnasium</w:t>
            </w:r>
          </w:p>
        </w:tc>
        <w:tc>
          <w:tcPr>
            <w:tcW w:w="5104" w:type="dxa"/>
            <w:gridSpan w:val="7"/>
            <w:vAlign w:val="bottom"/>
            <w:tcPrChange w:id="18" w:author="David Döbele" w:date="2023-02-21T21:02:00Z">
              <w:tcPr>
                <w:tcW w:w="3397" w:type="dxa"/>
                <w:gridSpan w:val="6"/>
                <w:vAlign w:val="bottom"/>
              </w:tcPr>
            </w:tcPrChange>
          </w:tcPr>
          <w:p w14:paraId="2FCB10D7" w14:textId="76321FAA" w:rsidR="00665BF3" w:rsidRPr="00E55D90" w:rsidRDefault="009F586F" w:rsidP="00665BF3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Babenhausen</w:t>
            </w:r>
          </w:p>
        </w:tc>
      </w:tr>
      <w:tr w:rsidR="0091331D" w:rsidRPr="00E55D90" w14:paraId="312B82BC" w14:textId="77777777" w:rsidTr="005D7A10">
        <w:trPr>
          <w:trPrChange w:id="19" w:author="David Döbele" w:date="2023-02-21T21:02:00Z">
            <w:trPr>
              <w:gridBefore w:val="1"/>
              <w:gridAfter w:val="0"/>
            </w:trPr>
          </w:trPrChange>
        </w:trPr>
        <w:tc>
          <w:tcPr>
            <w:tcW w:w="5670" w:type="dxa"/>
            <w:gridSpan w:val="3"/>
            <w:tcPrChange w:id="20" w:author="David Döbele" w:date="2023-02-21T21:02:00Z">
              <w:tcPr>
                <w:tcW w:w="5670" w:type="dxa"/>
                <w:gridSpan w:val="5"/>
              </w:tcPr>
            </w:tcPrChange>
          </w:tcPr>
          <w:p w14:paraId="1CEE182B" w14:textId="7D1A77B3" w:rsidR="0091331D" w:rsidRPr="00E55D90" w:rsidRDefault="0091331D" w:rsidP="0091331D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Allgemeine Hochschulreife</w:t>
            </w:r>
            <w:r w:rsidR="009F586F">
              <w:rPr>
                <w:rFonts w:ascii="Optima" w:hAnsi="Optima"/>
                <w:sz w:val="18"/>
                <w:lang w:val="de-AT"/>
              </w:rPr>
              <w:t xml:space="preserve"> (German A-Level </w:t>
            </w:r>
            <w:proofErr w:type="spellStart"/>
            <w:r w:rsidR="009F586F">
              <w:rPr>
                <w:rFonts w:ascii="Optima" w:hAnsi="Optima"/>
                <w:sz w:val="18"/>
                <w:lang w:val="de-AT"/>
              </w:rPr>
              <w:t>Equivalent</w:t>
            </w:r>
            <w:proofErr w:type="spellEnd"/>
            <w:r w:rsidR="009F586F">
              <w:rPr>
                <w:rFonts w:ascii="Optima" w:hAnsi="Optima"/>
                <w:sz w:val="18"/>
                <w:lang w:val="de-AT"/>
              </w:rPr>
              <w:t xml:space="preserve">) </w:t>
            </w:r>
          </w:p>
        </w:tc>
        <w:tc>
          <w:tcPr>
            <w:tcW w:w="5104" w:type="dxa"/>
            <w:gridSpan w:val="7"/>
            <w:tcPrChange w:id="21" w:author="David Döbele" w:date="2023-02-21T21:02:00Z">
              <w:tcPr>
                <w:tcW w:w="3397" w:type="dxa"/>
                <w:gridSpan w:val="6"/>
              </w:tcPr>
            </w:tcPrChange>
          </w:tcPr>
          <w:p w14:paraId="7521EA6E" w14:textId="485083E7" w:rsidR="0091331D" w:rsidRPr="00E55D90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9F586F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9F586F">
              <w:rPr>
                <w:rFonts w:ascii="Optima" w:hAnsi="Optima"/>
                <w:sz w:val="18"/>
              </w:rPr>
              <w:t>18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9F586F"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9F586F">
              <w:rPr>
                <w:rFonts w:ascii="Optima" w:hAnsi="Optima"/>
                <w:sz w:val="18"/>
              </w:rPr>
              <w:t>21</w:t>
            </w:r>
          </w:p>
        </w:tc>
      </w:tr>
      <w:tr w:rsidR="00D5280E" w:rsidRPr="005D7A10" w14:paraId="69F47C1D" w14:textId="77777777" w:rsidTr="005D7A10">
        <w:trPr>
          <w:trPrChange w:id="22" w:author="David Döbele" w:date="2023-02-21T21:02:00Z">
            <w:trPr>
              <w:gridBefore w:val="1"/>
              <w:gridAfter w:val="0"/>
            </w:trPr>
          </w:trPrChange>
        </w:trPr>
        <w:tc>
          <w:tcPr>
            <w:tcW w:w="10774" w:type="dxa"/>
            <w:gridSpan w:val="10"/>
            <w:tcPrChange w:id="23" w:author="David Döbele" w:date="2023-02-21T21:02:00Z">
              <w:tcPr>
                <w:tcW w:w="9067" w:type="dxa"/>
                <w:gridSpan w:val="11"/>
              </w:tcPr>
            </w:tcPrChange>
          </w:tcPr>
          <w:p w14:paraId="1FFCD1E5" w14:textId="3E9321EA" w:rsidR="00D5280E" w:rsidDel="005D7A10" w:rsidRDefault="009F586F" w:rsidP="005D7A10">
            <w:pPr>
              <w:pStyle w:val="Listenabsatz"/>
              <w:numPr>
                <w:ilvl w:val="0"/>
                <w:numId w:val="2"/>
              </w:numPr>
              <w:rPr>
                <w:del w:id="24" w:author="David Döbele" w:date="2023-02-21T21:03:00Z"/>
                <w:rFonts w:ascii="Optima" w:hAnsi="Optima"/>
                <w:i/>
                <w:iCs/>
                <w:sz w:val="16"/>
                <w:szCs w:val="21"/>
              </w:rPr>
            </w:pPr>
            <w:r w:rsidRPr="00560060">
              <w:rPr>
                <w:rFonts w:ascii="Optima" w:hAnsi="Optima"/>
                <w:i/>
                <w:iCs/>
                <w:sz w:val="16"/>
                <w:szCs w:val="21"/>
              </w:rPr>
              <w:t>Final GPA 1.3 (1.0 – 5.0</w:t>
            </w:r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 xml:space="preserve">, 1.0 </w:t>
            </w:r>
            <w:proofErr w:type="spellStart"/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>being</w:t>
            </w:r>
            <w:proofErr w:type="spellEnd"/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 xml:space="preserve"> </w:t>
            </w:r>
            <w:proofErr w:type="spellStart"/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>best</w:t>
            </w:r>
            <w:proofErr w:type="spellEnd"/>
            <w:r w:rsidR="00E907E7" w:rsidRPr="00560060">
              <w:rPr>
                <w:rFonts w:ascii="Optima" w:hAnsi="Optima"/>
                <w:i/>
                <w:iCs/>
                <w:sz w:val="16"/>
                <w:szCs w:val="21"/>
              </w:rPr>
              <w:t xml:space="preserve">) </w:t>
            </w:r>
          </w:p>
          <w:p w14:paraId="2D88F1D0" w14:textId="77777777" w:rsidR="005D7A10" w:rsidRPr="00560060" w:rsidRDefault="005D7A10" w:rsidP="005D7A10">
            <w:pPr>
              <w:pStyle w:val="Listenabsatz"/>
              <w:numPr>
                <w:ilvl w:val="0"/>
                <w:numId w:val="2"/>
              </w:numPr>
              <w:rPr>
                <w:ins w:id="25" w:author="David Döbele" w:date="2023-02-21T21:03:00Z"/>
                <w:rFonts w:ascii="Optima" w:hAnsi="Optima"/>
                <w:i/>
                <w:iCs/>
                <w:sz w:val="16"/>
                <w:szCs w:val="21"/>
              </w:rPr>
            </w:pPr>
          </w:p>
          <w:p w14:paraId="2C45713A" w14:textId="3CD25CCA" w:rsidR="00E907E7" w:rsidRPr="00560060" w:rsidDel="005D7A10" w:rsidRDefault="00E907E7" w:rsidP="005D7A10">
            <w:pPr>
              <w:pStyle w:val="Listenabsatz"/>
              <w:numPr>
                <w:ilvl w:val="0"/>
                <w:numId w:val="2"/>
              </w:numPr>
              <w:rPr>
                <w:del w:id="26" w:author="David Döbele" w:date="2023-02-21T21:03:00Z"/>
                <w:rFonts w:ascii="Optima" w:hAnsi="Optima"/>
                <w:i/>
                <w:iCs/>
                <w:sz w:val="16"/>
                <w:szCs w:val="21"/>
                <w:lang w:val="en-US"/>
              </w:rPr>
              <w:pPrChange w:id="27" w:author="David Döbele" w:date="2023-02-21T21:03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del w:id="28" w:author="David Döbele" w:date="2023-02-21T21:03:00Z">
              <w:r w:rsidRPr="00560060" w:rsidDel="005D7A10">
                <w:rPr>
                  <w:rFonts w:ascii="Optima" w:hAnsi="Optima"/>
                  <w:i/>
                  <w:iCs/>
                  <w:sz w:val="16"/>
                  <w:szCs w:val="21"/>
                  <w:lang w:val="en-US"/>
                </w:rPr>
                <w:delText>Advanced Courses: Politics and Economics, English</w:delText>
              </w:r>
            </w:del>
          </w:p>
          <w:p w14:paraId="37E0EAB8" w14:textId="77777777" w:rsidR="00E907E7" w:rsidRPr="005D7A10" w:rsidRDefault="00E907E7" w:rsidP="005D7A10">
            <w:pPr>
              <w:pStyle w:val="Listenabsatz"/>
              <w:numPr>
                <w:ilvl w:val="0"/>
                <w:numId w:val="2"/>
              </w:numPr>
              <w:rPr>
                <w:ins w:id="29" w:author="David Döbele" w:date="2023-02-21T21:07:00Z"/>
                <w:rFonts w:ascii="Optima" w:hAnsi="Optima"/>
                <w:i/>
                <w:iCs/>
                <w:sz w:val="18"/>
                <w:lang w:val="en-US"/>
                <w:rPrChange w:id="30" w:author="David Döbele" w:date="2023-02-21T21:07:00Z">
                  <w:rPr>
                    <w:ins w:id="31" w:author="David Döbele" w:date="2023-02-21T21:07:00Z"/>
                    <w:rFonts w:ascii="Optima" w:hAnsi="Optima"/>
                    <w:i/>
                    <w:iCs/>
                    <w:sz w:val="16"/>
                    <w:szCs w:val="21"/>
                    <w:lang w:val="en-US"/>
                  </w:rPr>
                </w:rPrChange>
              </w:rPr>
            </w:pPr>
            <w:r w:rsidRPr="00560060"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 xml:space="preserve">Award of the German ‘Verein für </w:t>
            </w:r>
            <w:proofErr w:type="spellStart"/>
            <w:r w:rsidRPr="00560060"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>Socialpolitik</w:t>
            </w:r>
            <w:proofErr w:type="spellEnd"/>
            <w:r w:rsidRPr="00560060">
              <w:rPr>
                <w:rFonts w:ascii="Optima" w:hAnsi="Optima"/>
                <w:i/>
                <w:iCs/>
                <w:sz w:val="16"/>
                <w:szCs w:val="21"/>
                <w:lang w:val="en-US"/>
              </w:rPr>
              <w:t>’ for the best results in politics &amp; economics</w:t>
            </w:r>
          </w:p>
          <w:p w14:paraId="23575F6C" w14:textId="17D87E83" w:rsidR="005D7A10" w:rsidRPr="00E907E7" w:rsidRDefault="005D7A10" w:rsidP="005D7A10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ins w:id="32" w:author="David Döbele" w:date="2023-02-21T21:07:00Z">
              <w:r>
                <w:rPr>
                  <w:rFonts w:ascii="Optima" w:hAnsi="Optima"/>
                  <w:i/>
                  <w:iCs/>
                  <w:sz w:val="16"/>
                  <w:szCs w:val="21"/>
                  <w:lang w:val="en-US"/>
                </w:rPr>
                <w:t>Until today: Working as a private tutor for pupils in Ma</w:t>
              </w:r>
            </w:ins>
          </w:p>
        </w:tc>
      </w:tr>
      <w:tr w:rsidR="00E55D90" w:rsidRPr="00E55D90" w14:paraId="3A2665B3" w14:textId="77777777" w:rsidTr="005D7A10">
        <w:trPr>
          <w:trHeight w:val="510"/>
          <w:trPrChange w:id="33" w:author="David Döbele" w:date="2023-02-21T21:02:00Z">
            <w:trPr>
              <w:gridBefore w:val="1"/>
              <w:gridAfter w:val="0"/>
              <w:trHeight w:val="510"/>
            </w:trPr>
          </w:trPrChange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  <w:tcPrChange w:id="34" w:author="David Döbele" w:date="2023-02-21T21:02:00Z">
              <w:tcPr>
                <w:tcW w:w="9067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6BD0AEB2" w:rsidR="00E55D90" w:rsidRPr="00E55D90" w:rsidRDefault="0016604F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Work Experience</w:t>
            </w:r>
          </w:p>
        </w:tc>
      </w:tr>
      <w:tr w:rsidR="000529BD" w:rsidRPr="00E55D90" w14:paraId="1352E2A3" w14:textId="77777777" w:rsidTr="005D7A10">
        <w:trPr>
          <w:trHeight w:val="340"/>
          <w:trPrChange w:id="35" w:author="David Döbele" w:date="2023-02-21T21:02:00Z">
            <w:trPr>
              <w:gridBefore w:val="1"/>
              <w:gridAfter w:val="0"/>
              <w:trHeight w:val="340"/>
            </w:trPr>
          </w:trPrChange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  <w:tcPrChange w:id="36" w:author="David Döbele" w:date="2023-02-21T21:02:00Z">
              <w:tcPr>
                <w:tcW w:w="6521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8EAAFAC" w14:textId="0874F690" w:rsidR="000529BD" w:rsidRPr="000529BD" w:rsidRDefault="000529BD" w:rsidP="00E55D90">
            <w:pPr>
              <w:rPr>
                <w:rFonts w:ascii="Optima" w:hAnsi="Optima" w:cs="Times New Roman (Textkörper CS)"/>
                <w:b/>
                <w:smallCaps/>
                <w:sz w:val="23"/>
                <w:szCs w:val="23"/>
              </w:rPr>
            </w:pPr>
            <w:r w:rsidRPr="000529BD">
              <w:rPr>
                <w:rFonts w:ascii="Optima" w:hAnsi="Optima" w:cs="Times New Roman (Textkörper CS)"/>
                <w:b/>
                <w:iCs/>
                <w:smallCaps/>
                <w:sz w:val="23"/>
                <w:szCs w:val="23"/>
                <w:lang w:val="en-US"/>
              </w:rPr>
              <w:t>Frankfurt School Entrepreneurship Centre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</w:tcBorders>
            <w:vAlign w:val="bottom"/>
            <w:tcPrChange w:id="37" w:author="David Döbele" w:date="2023-02-21T21:02:00Z">
              <w:tcPr>
                <w:tcW w:w="2546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E6211D4" w14:textId="78C976E1" w:rsidR="000529BD" w:rsidRPr="00E55D90" w:rsidRDefault="000529BD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Frankfurt</w:t>
            </w:r>
          </w:p>
        </w:tc>
      </w:tr>
      <w:tr w:rsidR="000529BD" w:rsidRPr="000529BD" w14:paraId="073A755D" w14:textId="77777777" w:rsidTr="005D7A10">
        <w:trPr>
          <w:trHeight w:val="215"/>
          <w:trPrChange w:id="38" w:author="David Döbele" w:date="2023-02-21T21:02:00Z">
            <w:trPr>
              <w:gridBefore w:val="1"/>
              <w:gridAfter w:val="0"/>
              <w:trHeight w:val="215"/>
            </w:trPr>
          </w:trPrChange>
        </w:trPr>
        <w:tc>
          <w:tcPr>
            <w:tcW w:w="6521" w:type="dxa"/>
            <w:gridSpan w:val="5"/>
            <w:vAlign w:val="bottom"/>
            <w:tcPrChange w:id="39" w:author="David Döbele" w:date="2023-02-21T21:02:00Z">
              <w:tcPr>
                <w:tcW w:w="6521" w:type="dxa"/>
                <w:gridSpan w:val="9"/>
                <w:vAlign w:val="bottom"/>
              </w:tcPr>
            </w:tcPrChange>
          </w:tcPr>
          <w:p w14:paraId="021584BB" w14:textId="45575527" w:rsidR="000529BD" w:rsidRPr="000529BD" w:rsidRDefault="000529BD" w:rsidP="00E55D90">
            <w:pPr>
              <w:rPr>
                <w:rFonts w:ascii="Optima" w:hAnsi="Optima" w:cs="Times New Roman (Textkörper CS)"/>
                <w:bCs/>
                <w:sz w:val="18"/>
                <w:szCs w:val="18"/>
                <w:lang w:val="en-US"/>
              </w:rPr>
            </w:pPr>
            <w:r w:rsidRPr="000529BD">
              <w:rPr>
                <w:rFonts w:ascii="Optima" w:hAnsi="Optima" w:cs="Times New Roman (Textkörper CS)"/>
                <w:bCs/>
                <w:sz w:val="18"/>
                <w:szCs w:val="18"/>
                <w:lang w:val="en-US"/>
              </w:rPr>
              <w:t>Active Participation in the Accelerator Program</w:t>
            </w:r>
          </w:p>
        </w:tc>
        <w:tc>
          <w:tcPr>
            <w:tcW w:w="4253" w:type="dxa"/>
            <w:gridSpan w:val="5"/>
            <w:vAlign w:val="bottom"/>
            <w:tcPrChange w:id="40" w:author="David Döbele" w:date="2023-02-21T21:02:00Z">
              <w:tcPr>
                <w:tcW w:w="2546" w:type="dxa"/>
                <w:gridSpan w:val="2"/>
                <w:vAlign w:val="bottom"/>
              </w:tcPr>
            </w:tcPrChange>
          </w:tcPr>
          <w:p w14:paraId="0E91B787" w14:textId="05500277" w:rsidR="000529BD" w:rsidRPr="000529BD" w:rsidRDefault="000529BD" w:rsidP="00E55D90">
            <w:pPr>
              <w:jc w:val="right"/>
              <w:rPr>
                <w:rFonts w:ascii="Optima" w:hAnsi="Optima" w:cs="Times New Roman (Textkörper CS)"/>
                <w:iCs/>
                <w:sz w:val="18"/>
                <w:szCs w:val="18"/>
                <w:lang w:val="en-US"/>
              </w:rPr>
            </w:pPr>
            <w:r w:rsidRPr="000529BD">
              <w:rPr>
                <w:rFonts w:ascii="Optima" w:hAnsi="Optima" w:cs="Times New Roman (Textkörper CS)"/>
                <w:iCs/>
                <w:sz w:val="18"/>
                <w:szCs w:val="18"/>
                <w:lang w:val="en-US"/>
              </w:rPr>
              <w:t>01/2023 – 02/2023</w:t>
            </w:r>
          </w:p>
        </w:tc>
      </w:tr>
      <w:tr w:rsidR="005D7A10" w:rsidRPr="005D7A10" w14:paraId="5D2EFED1" w14:textId="77777777" w:rsidTr="005D7A10">
        <w:trPr>
          <w:trHeight w:val="283"/>
        </w:trPr>
        <w:tc>
          <w:tcPr>
            <w:tcW w:w="10490" w:type="dxa"/>
            <w:gridSpan w:val="9"/>
            <w:vAlign w:val="bottom"/>
          </w:tcPr>
          <w:p w14:paraId="3C2A2823" w14:textId="77777777" w:rsidR="000529BD" w:rsidRPr="000529BD" w:rsidRDefault="000529BD" w:rsidP="000529B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 (Textkörper CS)"/>
                <w:bCs/>
                <w:sz w:val="16"/>
                <w:szCs w:val="16"/>
                <w:lang w:val="en-US"/>
              </w:rPr>
            </w:pPr>
            <w:r w:rsidRPr="000529BD"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>Intense full-</w:t>
            </w:r>
            <w:r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>time program that boosts development of Start-Ups</w:t>
            </w:r>
          </w:p>
          <w:p w14:paraId="67D1E62D" w14:textId="77777777" w:rsidR="000529BD" w:rsidRPr="000529BD" w:rsidRDefault="000529BD" w:rsidP="000529B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 (Textkörper CS)"/>
                <w:bCs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 xml:space="preserve">Workshops regarding Financial Planning, Legal Affairs, Design Thinking, Agile, Marketing Strategy, Go-To-Market – Strategy, Pitching and other fields by entrepreneurs and experts </w:t>
            </w:r>
          </w:p>
          <w:p w14:paraId="49248ED1" w14:textId="77777777" w:rsidR="000529BD" w:rsidRPr="000529BD" w:rsidRDefault="000529BD" w:rsidP="000529B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 (Textkörper CS)"/>
                <w:bCs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 xml:space="preserve">Own Early-Stage Start-Up-Idea that strongly individualizes and simplifies mobility </w:t>
            </w:r>
          </w:p>
          <w:p w14:paraId="080ADD67" w14:textId="1FFDF9C3" w:rsidR="000529BD" w:rsidRPr="000529BD" w:rsidRDefault="000529BD" w:rsidP="000529B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 (Textkörper CS)"/>
                <w:bCs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i/>
                <w:iCs/>
                <w:sz w:val="16"/>
                <w:szCs w:val="16"/>
                <w:lang w:val="en-US"/>
              </w:rPr>
              <w:t xml:space="preserve">Continuous development in the Incubator Program of the Entrepreneurship Centre </w:t>
            </w:r>
          </w:p>
        </w:tc>
        <w:tc>
          <w:tcPr>
            <w:tcW w:w="284" w:type="dxa"/>
            <w:vAlign w:val="bottom"/>
          </w:tcPr>
          <w:p w14:paraId="23DC8034" w14:textId="77777777" w:rsidR="000529BD" w:rsidRPr="000529BD" w:rsidRDefault="000529BD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</w:p>
        </w:tc>
      </w:tr>
      <w:tr w:rsidR="00E55D90" w:rsidRPr="00E55D90" w14:paraId="127C64E2" w14:textId="77777777" w:rsidTr="005D7A10">
        <w:trPr>
          <w:trHeight w:val="340"/>
          <w:trPrChange w:id="41" w:author="David Döbele" w:date="2023-02-21T21:02:00Z">
            <w:trPr>
              <w:gridBefore w:val="1"/>
              <w:gridAfter w:val="0"/>
              <w:trHeight w:val="340"/>
            </w:trPr>
          </w:trPrChange>
        </w:trPr>
        <w:tc>
          <w:tcPr>
            <w:tcW w:w="6521" w:type="dxa"/>
            <w:gridSpan w:val="5"/>
            <w:vAlign w:val="bottom"/>
            <w:tcPrChange w:id="42" w:author="David Döbele" w:date="2023-02-21T21:02:00Z">
              <w:tcPr>
                <w:tcW w:w="6521" w:type="dxa"/>
                <w:gridSpan w:val="9"/>
                <w:vAlign w:val="bottom"/>
              </w:tcPr>
            </w:tcPrChange>
          </w:tcPr>
          <w:p w14:paraId="38F27285" w14:textId="4B5A1230" w:rsidR="00E55D90" w:rsidRPr="00E55D90" w:rsidRDefault="00131C18" w:rsidP="00E55D90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Flexocube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4253" w:type="dxa"/>
            <w:gridSpan w:val="5"/>
            <w:vAlign w:val="bottom"/>
            <w:tcPrChange w:id="43" w:author="David Döbele" w:date="2023-02-21T21:02:00Z">
              <w:tcPr>
                <w:tcW w:w="2546" w:type="dxa"/>
                <w:gridSpan w:val="2"/>
                <w:vAlign w:val="bottom"/>
              </w:tcPr>
            </w:tcPrChange>
          </w:tcPr>
          <w:p w14:paraId="4820196E" w14:textId="4AFB45F9" w:rsidR="00E55D90" w:rsidRPr="00E55D90" w:rsidRDefault="00E55D90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</w:t>
            </w:r>
            <w:r w:rsidR="00131C18">
              <w:rPr>
                <w:rFonts w:ascii="Optima" w:hAnsi="Optima"/>
                <w:i/>
                <w:smallCaps/>
                <w:sz w:val="23"/>
                <w:szCs w:val="23"/>
              </w:rPr>
              <w:t>reigericht</w:t>
            </w:r>
          </w:p>
        </w:tc>
      </w:tr>
      <w:tr w:rsidR="00E55D90" w:rsidRPr="00E55D90" w14:paraId="335D84E9" w14:textId="77777777" w:rsidTr="005D7A10">
        <w:trPr>
          <w:trPrChange w:id="44" w:author="David Döbele" w:date="2023-02-21T21:02:00Z">
            <w:trPr>
              <w:gridBefore w:val="1"/>
              <w:gridAfter w:val="0"/>
            </w:trPr>
          </w:trPrChange>
        </w:trPr>
        <w:tc>
          <w:tcPr>
            <w:tcW w:w="5954" w:type="dxa"/>
            <w:gridSpan w:val="4"/>
            <w:tcPrChange w:id="45" w:author="David Döbele" w:date="2023-02-21T21:02:00Z">
              <w:tcPr>
                <w:tcW w:w="5954" w:type="dxa"/>
                <w:gridSpan w:val="7"/>
              </w:tcPr>
            </w:tcPrChange>
          </w:tcPr>
          <w:p w14:paraId="20B1570F" w14:textId="181D18AE" w:rsidR="00E55D90" w:rsidRPr="00E55D90" w:rsidRDefault="00131C18" w:rsidP="00E55D90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 xml:space="preserve">Internship in </w:t>
            </w:r>
            <w:r w:rsidR="006778D0">
              <w:rPr>
                <w:rFonts w:ascii="Optima" w:hAnsi="Optima"/>
                <w:sz w:val="18"/>
                <w:lang w:val="en-US"/>
              </w:rPr>
              <w:t xml:space="preserve">a Start-Up of innovative Outdoor Kitchens </w:t>
            </w:r>
          </w:p>
        </w:tc>
        <w:tc>
          <w:tcPr>
            <w:tcW w:w="4820" w:type="dxa"/>
            <w:gridSpan w:val="6"/>
            <w:tcPrChange w:id="46" w:author="David Döbele" w:date="2023-02-21T21:02:00Z">
              <w:tcPr>
                <w:tcW w:w="3113" w:type="dxa"/>
                <w:gridSpan w:val="4"/>
              </w:tcPr>
            </w:tcPrChange>
          </w:tcPr>
          <w:p w14:paraId="0475B997" w14:textId="4B7D927B" w:rsidR="00E55D90" w:rsidRPr="00E55D90" w:rsidRDefault="00131C18" w:rsidP="00E55D90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05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08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22</w:t>
            </w:r>
          </w:p>
        </w:tc>
      </w:tr>
      <w:tr w:rsidR="00E55D90" w:rsidRPr="005D7A10" w14:paraId="54C3D64C" w14:textId="77777777" w:rsidTr="005D7A10">
        <w:trPr>
          <w:trPrChange w:id="47" w:author="David Döbele" w:date="2023-02-21T21:02:00Z">
            <w:trPr>
              <w:gridBefore w:val="1"/>
              <w:gridAfter w:val="0"/>
            </w:trPr>
          </w:trPrChange>
        </w:trPr>
        <w:tc>
          <w:tcPr>
            <w:tcW w:w="10774" w:type="dxa"/>
            <w:gridSpan w:val="10"/>
            <w:tcPrChange w:id="48" w:author="David Döbele" w:date="2023-02-21T21:02:00Z">
              <w:tcPr>
                <w:tcW w:w="9067" w:type="dxa"/>
                <w:gridSpan w:val="11"/>
              </w:tcPr>
            </w:tcPrChange>
          </w:tcPr>
          <w:p w14:paraId="27184178" w14:textId="644F9C88" w:rsidR="00E55D90" w:rsidRPr="00560060" w:rsidDel="005D7A10" w:rsidRDefault="006778D0" w:rsidP="00784A4A">
            <w:pPr>
              <w:pStyle w:val="Bullets"/>
              <w:numPr>
                <w:ilvl w:val="0"/>
                <w:numId w:val="0"/>
              </w:numPr>
              <w:rPr>
                <w:del w:id="49" w:author="David Döbele" w:date="2023-02-21T21:04:00Z"/>
                <w:rFonts w:ascii="Optima" w:hAnsi="Optima"/>
                <w:sz w:val="16"/>
                <w:szCs w:val="21"/>
                <w:lang w:val="en-US"/>
              </w:rPr>
              <w:pPrChange w:id="50" w:author="David Döbele" w:date="2023-02-21T21:04:00Z">
                <w:pPr>
                  <w:pStyle w:val="Bullets"/>
                </w:pPr>
              </w:pPrChange>
            </w:pPr>
            <w:del w:id="51" w:author="David Döbele" w:date="2023-02-21T21:05:00Z">
              <w:r w:rsidRPr="005D7A1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>Development of an innovative and logical Business Model</w:delText>
              </w:r>
            </w:del>
            <w:del w:id="52" w:author="David Döbele" w:date="2023-02-21T21:04:00Z">
              <w:r w:rsidRPr="005D7A1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 </w:delText>
              </w:r>
            </w:del>
          </w:p>
          <w:p w14:paraId="23AB8399" w14:textId="2A870077" w:rsidR="00E55D90" w:rsidRPr="005D7A10" w:rsidDel="005D7A10" w:rsidRDefault="006778D0" w:rsidP="00784A4A">
            <w:pPr>
              <w:pStyle w:val="Bullets"/>
              <w:numPr>
                <w:ilvl w:val="0"/>
                <w:numId w:val="0"/>
              </w:numPr>
              <w:rPr>
                <w:del w:id="53" w:author="David Döbele" w:date="2023-02-21T21:05:00Z"/>
                <w:rFonts w:ascii="Optima" w:hAnsi="Optima"/>
                <w:sz w:val="16"/>
                <w:szCs w:val="21"/>
                <w:lang w:val="en-US"/>
              </w:rPr>
              <w:pPrChange w:id="54" w:author="David Döbele" w:date="2023-02-21T21:04:00Z">
                <w:pPr>
                  <w:pStyle w:val="Bullets"/>
                </w:pPr>
              </w:pPrChange>
            </w:pPr>
            <w:del w:id="55" w:author="David Döbele" w:date="2022-09-06T19:43:00Z">
              <w:r w:rsidRPr="005D7A10" w:rsidDel="001459AB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Getting </w:delText>
              </w:r>
            </w:del>
            <w:del w:id="56" w:author="David Döbele" w:date="2023-02-21T21:05:00Z">
              <w:r w:rsidRPr="005D7A1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>introduced in conceiving a pitch and a financ</w:delText>
              </w:r>
              <w:r w:rsidR="00861BAC" w:rsidRPr="005D7A1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e plan </w:delText>
              </w:r>
            </w:del>
          </w:p>
          <w:p w14:paraId="31EEDC35" w14:textId="60B87A6E" w:rsidR="005D7A10" w:rsidRDefault="005D7A10" w:rsidP="00E55D90">
            <w:pPr>
              <w:pStyle w:val="Bullets"/>
              <w:rPr>
                <w:ins w:id="57" w:author="David Döbele" w:date="2023-02-21T21:04:00Z"/>
                <w:rFonts w:ascii="Optima" w:hAnsi="Optima"/>
                <w:sz w:val="16"/>
                <w:szCs w:val="21"/>
                <w:lang w:val="en-US"/>
              </w:rPr>
            </w:pPr>
            <w:ins w:id="58" w:author="David Döbele" w:date="2023-02-21T21:05:00Z">
              <w:r w:rsidRPr="005D7A10">
                <w:rPr>
                  <w:rFonts w:ascii="Optima" w:hAnsi="Optima"/>
                  <w:sz w:val="16"/>
                  <w:szCs w:val="21"/>
                  <w:lang w:val="en-US"/>
                </w:rPr>
                <w:t>Development of an innovative and logical Business Model</w:t>
              </w:r>
              <w:r>
                <w:rPr>
                  <w:rFonts w:ascii="Optima" w:hAnsi="Optima"/>
                  <w:sz w:val="16"/>
                  <w:szCs w:val="21"/>
                  <w:lang w:val="en-US"/>
                </w:rPr>
                <w:t>, w</w:t>
              </w:r>
              <w:r w:rsidRPr="005D7A10">
                <w:rPr>
                  <w:rFonts w:ascii="Optima" w:hAnsi="Optima"/>
                  <w:sz w:val="16"/>
                  <w:szCs w:val="21"/>
                  <w:lang w:val="en-US"/>
                </w:rPr>
                <w:t xml:space="preserve">as introduced in conceiving a pitch and a </w:t>
              </w:r>
              <w:proofErr w:type="gramStart"/>
              <w:r w:rsidRPr="005D7A10">
                <w:rPr>
                  <w:rFonts w:ascii="Optima" w:hAnsi="Optima"/>
                  <w:sz w:val="16"/>
                  <w:szCs w:val="21"/>
                  <w:lang w:val="en-US"/>
                </w:rPr>
                <w:t>finance</w:t>
              </w:r>
            </w:ins>
            <w:proofErr w:type="gramEnd"/>
          </w:p>
          <w:p w14:paraId="4E021A72" w14:textId="77777777" w:rsidR="005D7A10" w:rsidRPr="00560060" w:rsidRDefault="00861BAC" w:rsidP="005D7A10">
            <w:pPr>
              <w:pStyle w:val="Bullets"/>
              <w:rPr>
                <w:ins w:id="59" w:author="David Döbele" w:date="2023-02-21T21:05:00Z"/>
                <w:rFonts w:ascii="Optima" w:hAnsi="Optima"/>
                <w:sz w:val="16"/>
                <w:szCs w:val="21"/>
                <w:lang w:val="en-US"/>
              </w:rPr>
            </w:pPr>
            <w:r w:rsidRPr="00560060">
              <w:rPr>
                <w:rFonts w:ascii="Optima" w:hAnsi="Optima"/>
                <w:sz w:val="16"/>
                <w:szCs w:val="21"/>
                <w:lang w:val="en-US"/>
              </w:rPr>
              <w:t>Calcul</w:t>
            </w:r>
            <w:r w:rsidR="008575EE">
              <w:rPr>
                <w:rFonts w:ascii="Optima" w:hAnsi="Optima"/>
                <w:sz w:val="16"/>
                <w:szCs w:val="21"/>
                <w:lang w:val="en-US"/>
              </w:rPr>
              <w:t>ated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 the </w:t>
            </w:r>
            <w:r w:rsidR="003D230A" w:rsidRPr="00560060">
              <w:rPr>
                <w:rFonts w:ascii="Optima" w:hAnsi="Optima"/>
                <w:sz w:val="16"/>
                <w:szCs w:val="21"/>
                <w:lang w:val="en-US"/>
              </w:rPr>
              <w:t>P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rice of a </w:t>
            </w:r>
            <w:r w:rsidR="003D230A" w:rsidRPr="00560060">
              <w:rPr>
                <w:rFonts w:ascii="Optima" w:hAnsi="Optima"/>
                <w:sz w:val="16"/>
                <w:szCs w:val="21"/>
                <w:lang w:val="en-US"/>
              </w:rPr>
              <w:t>P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roduct and </w:t>
            </w:r>
            <w:r w:rsidR="003D230A" w:rsidRPr="00560060">
              <w:rPr>
                <w:rFonts w:ascii="Optima" w:hAnsi="Optima"/>
                <w:sz w:val="16"/>
                <w:szCs w:val="21"/>
                <w:lang w:val="en-US"/>
              </w:rPr>
              <w:t>P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 xml:space="preserve">roduct </w:t>
            </w:r>
            <w:r w:rsidR="003D230A" w:rsidRPr="00560060">
              <w:rPr>
                <w:rFonts w:ascii="Optima" w:hAnsi="Optima"/>
                <w:sz w:val="16"/>
                <w:szCs w:val="21"/>
                <w:lang w:val="en-US"/>
              </w:rPr>
              <w:t>O</w:t>
            </w:r>
            <w:r w:rsidRPr="00560060">
              <w:rPr>
                <w:rFonts w:ascii="Optima" w:hAnsi="Optima"/>
                <w:sz w:val="16"/>
                <w:szCs w:val="21"/>
                <w:lang w:val="en-US"/>
              </w:rPr>
              <w:t>ptimization</w:t>
            </w:r>
            <w:ins w:id="60" w:author="David Döbele" w:date="2023-02-21T21:05:00Z">
              <w:r w:rsidR="005D7A10">
                <w:rPr>
                  <w:rFonts w:ascii="Optima" w:hAnsi="Optima"/>
                  <w:sz w:val="16"/>
                  <w:szCs w:val="21"/>
                  <w:lang w:val="en-US"/>
                </w:rPr>
                <w:t xml:space="preserve">, </w:t>
              </w:r>
              <w:r w:rsidR="005D7A10" w:rsidRPr="00560060">
                <w:rPr>
                  <w:rFonts w:ascii="Optima" w:hAnsi="Optima"/>
                  <w:sz w:val="16"/>
                  <w:szCs w:val="21"/>
                  <w:lang w:val="en-US"/>
                </w:rPr>
                <w:t>Develop</w:t>
              </w:r>
              <w:r w:rsidR="005D7A10">
                <w:rPr>
                  <w:rFonts w:ascii="Optima" w:hAnsi="Optima"/>
                  <w:sz w:val="16"/>
                  <w:szCs w:val="21"/>
                  <w:lang w:val="en-US"/>
                </w:rPr>
                <w:t>ed</w:t>
              </w:r>
              <w:r w:rsidR="005D7A10" w:rsidRPr="00560060">
                <w:rPr>
                  <w:rFonts w:ascii="Optima" w:hAnsi="Optima"/>
                  <w:sz w:val="16"/>
                  <w:szCs w:val="21"/>
                  <w:lang w:val="en-US"/>
                </w:rPr>
                <w:t xml:space="preserve"> a Product as a flexible Extension of the Outdoor Kitchens </w:t>
              </w:r>
            </w:ins>
          </w:p>
          <w:p w14:paraId="3A3C7AF5" w14:textId="44D03DE7" w:rsidR="00E55D90" w:rsidRPr="00560060" w:rsidDel="005D7A10" w:rsidRDefault="00861BAC" w:rsidP="005D7A10">
            <w:pPr>
              <w:pStyle w:val="Bullets"/>
              <w:rPr>
                <w:del w:id="61" w:author="David Döbele" w:date="2023-02-21T21:05:00Z"/>
                <w:rFonts w:ascii="Optima" w:hAnsi="Optima"/>
                <w:sz w:val="16"/>
                <w:szCs w:val="21"/>
                <w:lang w:val="en-US"/>
              </w:rPr>
              <w:pPrChange w:id="62" w:author="David Döbele" w:date="2023-02-21T21:05:00Z">
                <w:pPr>
                  <w:pStyle w:val="Bullets"/>
                </w:pPr>
              </w:pPrChange>
            </w:pPr>
            <w:del w:id="63" w:author="David Döbele" w:date="2023-02-21T21:05:00Z">
              <w:r w:rsidRPr="0056006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 </w:delText>
              </w:r>
            </w:del>
          </w:p>
          <w:p w14:paraId="14BAD994" w14:textId="122A3DB2" w:rsidR="00861BAC" w:rsidRPr="00560060" w:rsidDel="005D7A10" w:rsidRDefault="00861BAC" w:rsidP="00BD1D68">
            <w:pPr>
              <w:pStyle w:val="Bullets"/>
              <w:rPr>
                <w:del w:id="64" w:author="David Döbele" w:date="2023-02-21T21:05:00Z"/>
                <w:rFonts w:ascii="Optima" w:hAnsi="Optima"/>
                <w:sz w:val="16"/>
                <w:szCs w:val="21"/>
                <w:lang w:val="en-US"/>
              </w:rPr>
            </w:pPr>
            <w:del w:id="65" w:author="David Döbele" w:date="2023-02-21T21:05:00Z">
              <w:r w:rsidRPr="005D7A1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>Develop</w:delText>
              </w:r>
              <w:r w:rsidR="008575EE" w:rsidRPr="005D7A1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>ed</w:delText>
              </w:r>
              <w:r w:rsidRPr="005D7A1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 a Product </w:delText>
              </w:r>
              <w:r w:rsidR="003D230A" w:rsidRPr="005D7A1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>as a</w:delText>
              </w:r>
              <w:r w:rsidRPr="005D7A1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 flexible Extension of the Outdoor Kitchens </w:delText>
              </w:r>
            </w:del>
          </w:p>
          <w:p w14:paraId="4C665B6D" w14:textId="709A8F1B" w:rsidR="00E55D90" w:rsidRPr="005D7A10" w:rsidDel="005D7A10" w:rsidRDefault="001459AB" w:rsidP="00BD1D68">
            <w:pPr>
              <w:pStyle w:val="Bullets"/>
              <w:rPr>
                <w:del w:id="66" w:author="David Döbele" w:date="2023-02-21T21:05:00Z"/>
                <w:rFonts w:ascii="Optima" w:hAnsi="Optima"/>
                <w:sz w:val="16"/>
                <w:szCs w:val="21"/>
                <w:lang w:val="en-US"/>
              </w:rPr>
              <w:pPrChange w:id="67" w:author="David Döbele" w:date="2023-02-21T21:05:00Z">
                <w:pPr>
                  <w:pStyle w:val="Bullets"/>
                </w:pPr>
              </w:pPrChange>
            </w:pPr>
            <w:ins w:id="68" w:author="David Döbele" w:date="2022-09-06T19:43:00Z">
              <w:r w:rsidRPr="005D7A10">
                <w:rPr>
                  <w:rFonts w:ascii="Optima" w:hAnsi="Optima"/>
                  <w:sz w:val="16"/>
                  <w:szCs w:val="21"/>
                  <w:lang w:val="en-US"/>
                </w:rPr>
                <w:t xml:space="preserve">Was </w:t>
              </w:r>
            </w:ins>
            <w:ins w:id="69" w:author="David Döbele" w:date="2022-09-06T19:44:00Z">
              <w:r w:rsidRPr="005D7A10">
                <w:rPr>
                  <w:rFonts w:ascii="Optima" w:hAnsi="Optima"/>
                  <w:sz w:val="16"/>
                  <w:szCs w:val="21"/>
                  <w:lang w:val="en-US"/>
                </w:rPr>
                <w:t xml:space="preserve">responsible for the </w:t>
              </w:r>
            </w:ins>
            <w:r w:rsidR="00861BAC" w:rsidRPr="005D7A10">
              <w:rPr>
                <w:rFonts w:ascii="Optima" w:hAnsi="Optima"/>
                <w:sz w:val="16"/>
                <w:szCs w:val="21"/>
                <w:lang w:val="en-US"/>
              </w:rPr>
              <w:t>Social Media Marketing (Instagram)</w:t>
            </w:r>
            <w:ins w:id="70" w:author="David Döbele" w:date="2022-09-06T19:44:00Z">
              <w:r w:rsidRPr="005D7A10">
                <w:rPr>
                  <w:rFonts w:ascii="Optima" w:hAnsi="Optima"/>
                  <w:sz w:val="16"/>
                  <w:szCs w:val="21"/>
                  <w:lang w:val="en-US"/>
                </w:rPr>
                <w:t>, growing the account by</w:t>
              </w:r>
            </w:ins>
            <w:r w:rsidR="008575EE" w:rsidRPr="005D7A10">
              <w:rPr>
                <w:rFonts w:ascii="Optima" w:hAnsi="Optima"/>
                <w:sz w:val="16"/>
                <w:szCs w:val="21"/>
                <w:lang w:val="en-US"/>
              </w:rPr>
              <w:t xml:space="preserve"> 15.7</w:t>
            </w:r>
            <w:ins w:id="71" w:author="David Döbele" w:date="2022-09-06T19:44:00Z">
              <w:r w:rsidRPr="005D7A10">
                <w:rPr>
                  <w:rFonts w:ascii="Optima" w:hAnsi="Optima"/>
                  <w:sz w:val="16"/>
                  <w:szCs w:val="21"/>
                  <w:lang w:val="en-US"/>
                </w:rPr>
                <w:t>%</w:t>
              </w:r>
            </w:ins>
            <w:del w:id="72" w:author="David Döbele" w:date="2022-09-06T19:44:00Z">
              <w:r w:rsidR="00861BAC" w:rsidRPr="005D7A10" w:rsidDel="001459AB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 </w:delText>
              </w:r>
            </w:del>
          </w:p>
          <w:p w14:paraId="6DD9BA0F" w14:textId="17188FB7" w:rsidR="00861BAC" w:rsidRPr="00861BAC" w:rsidRDefault="00861BAC" w:rsidP="005D7A10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del w:id="73" w:author="David Döbele" w:date="2022-09-06T19:44:00Z">
              <w:r w:rsidRPr="00560060" w:rsidDel="001459AB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Working </w:delText>
              </w:r>
            </w:del>
            <w:del w:id="74" w:author="David Döbele" w:date="2023-02-21T21:05:00Z">
              <w:r w:rsidRPr="00560060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 xml:space="preserve">with E-Commerce-Platforms (Shopware, Shopify) </w:delText>
              </w:r>
            </w:del>
          </w:p>
        </w:tc>
      </w:tr>
      <w:tr w:rsidR="00E55D90" w:rsidRPr="00E55D90" w14:paraId="414B4085" w14:textId="77777777" w:rsidTr="005D7A10">
        <w:trPr>
          <w:trHeight w:val="510"/>
          <w:trPrChange w:id="75" w:author="David Döbele" w:date="2023-02-21T21:02:00Z">
            <w:trPr>
              <w:gridBefore w:val="1"/>
              <w:gridAfter w:val="0"/>
              <w:trHeight w:val="510"/>
            </w:trPr>
          </w:trPrChange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  <w:tcPrChange w:id="76" w:author="David Döbele" w:date="2023-02-21T21:02:00Z">
              <w:tcPr>
                <w:tcW w:w="9067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333F3063" w:rsidR="00E55D90" w:rsidRPr="00E55D90" w:rsidRDefault="0016604F" w:rsidP="00861BAC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>
              <w:rPr>
                <w:rFonts w:ascii="Optima" w:hAnsi="Optima"/>
                <w:sz w:val="28"/>
              </w:rPr>
              <w:t>Extracurricular</w:t>
            </w:r>
            <w:r w:rsidR="00E55D90"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3B1A54" w:rsidRPr="004F3603" w14:paraId="163081D4" w14:textId="77777777" w:rsidTr="003B1A54">
        <w:trPr>
          <w:trHeight w:val="340"/>
        </w:trPr>
        <w:tc>
          <w:tcPr>
            <w:tcW w:w="6804" w:type="dxa"/>
            <w:gridSpan w:val="6"/>
            <w:vAlign w:val="bottom"/>
          </w:tcPr>
          <w:p w14:paraId="7611CA77" w14:textId="50A6910B" w:rsidR="004F3603" w:rsidRPr="004F3603" w:rsidRDefault="004F3603" w:rsidP="00BC4D36">
            <w:pPr>
              <w:pStyle w:val="Ort"/>
              <w:ind w:left="40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</w:rPr>
            </w:pPr>
            <w:r w:rsidRPr="004F3603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 xml:space="preserve">Freie Demokratische Partei e. </w:t>
            </w:r>
            <w:r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 xml:space="preserve">V. </w:t>
            </w:r>
          </w:p>
        </w:tc>
        <w:tc>
          <w:tcPr>
            <w:tcW w:w="3970" w:type="dxa"/>
            <w:gridSpan w:val="4"/>
            <w:vAlign w:val="bottom"/>
          </w:tcPr>
          <w:p w14:paraId="23913F27" w14:textId="0EDF2398" w:rsidR="004F3603" w:rsidRPr="004F3603" w:rsidRDefault="004F3603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Aschaffenburg</w:t>
            </w:r>
          </w:p>
        </w:tc>
      </w:tr>
      <w:tr w:rsidR="004F3603" w:rsidRPr="004F3603" w14:paraId="3B75C120" w14:textId="77777777" w:rsidTr="005D7A10">
        <w:trPr>
          <w:trHeight w:val="220"/>
          <w:trPrChange w:id="77" w:author="David Döbele" w:date="2023-02-21T21:02:00Z">
            <w:trPr>
              <w:gridBefore w:val="1"/>
              <w:gridAfter w:val="0"/>
              <w:trHeight w:val="220"/>
            </w:trPr>
          </w:trPrChange>
        </w:trPr>
        <w:tc>
          <w:tcPr>
            <w:tcW w:w="6804" w:type="dxa"/>
            <w:gridSpan w:val="6"/>
            <w:vAlign w:val="bottom"/>
            <w:tcPrChange w:id="78" w:author="David Döbele" w:date="2023-02-21T21:02:00Z">
              <w:tcPr>
                <w:tcW w:w="6804" w:type="dxa"/>
                <w:gridSpan w:val="10"/>
                <w:vAlign w:val="bottom"/>
              </w:tcPr>
            </w:tcPrChange>
          </w:tcPr>
          <w:p w14:paraId="240671F7" w14:textId="490C56DE" w:rsidR="004F3603" w:rsidRPr="004F3603" w:rsidRDefault="004F3603" w:rsidP="00BC4D36">
            <w:pPr>
              <w:pStyle w:val="Ort"/>
              <w:ind w:left="40"/>
              <w:jc w:val="left"/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Member of the Board of Aschaffenburg</w:t>
            </w:r>
          </w:p>
        </w:tc>
        <w:tc>
          <w:tcPr>
            <w:tcW w:w="3970" w:type="dxa"/>
            <w:gridSpan w:val="4"/>
            <w:vAlign w:val="bottom"/>
            <w:tcPrChange w:id="79" w:author="David Döbele" w:date="2023-02-21T21:02:00Z">
              <w:tcPr>
                <w:tcW w:w="2263" w:type="dxa"/>
                <w:vAlign w:val="bottom"/>
              </w:tcPr>
            </w:tcPrChange>
          </w:tcPr>
          <w:p w14:paraId="264EE361" w14:textId="4C590B64" w:rsidR="004F3603" w:rsidRPr="004F3603" w:rsidRDefault="004F3603" w:rsidP="00406815">
            <w:pPr>
              <w:pStyle w:val="Or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</w:pPr>
            <w:r w:rsidRPr="004F3603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  <w:t xml:space="preserve">11/2022 </w:t>
            </w:r>
            <w:r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  <w:t>–</w:t>
            </w:r>
            <w:r w:rsidRPr="004F3603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  <w:t xml:space="preserve"> </w:t>
            </w:r>
            <w:proofErr w:type="spellStart"/>
            <w:r w:rsidRPr="004F3603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</w:rPr>
              <w:t>present</w:t>
            </w:r>
            <w:proofErr w:type="spellEnd"/>
          </w:p>
        </w:tc>
      </w:tr>
      <w:tr w:rsidR="005D7A10" w:rsidRPr="004F3603" w14:paraId="7C969CE6" w14:textId="77777777" w:rsidTr="005D7A10">
        <w:trPr>
          <w:trHeight w:val="215"/>
        </w:trPr>
        <w:tc>
          <w:tcPr>
            <w:tcW w:w="9923" w:type="dxa"/>
            <w:gridSpan w:val="8"/>
            <w:vAlign w:val="bottom"/>
          </w:tcPr>
          <w:p w14:paraId="038EE1EC" w14:textId="11E0887E" w:rsidR="004F3603" w:rsidRDefault="004F3603" w:rsidP="004F3603">
            <w:pPr>
              <w:pStyle w:val="Ort"/>
              <w:numPr>
                <w:ilvl w:val="0"/>
                <w:numId w:val="40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 w:rsidRPr="004F3603"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>Introduction of structured Departments including Programma</w:t>
            </w: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 xml:space="preserve">tic, Digital Affairs, Public </w:t>
            </w:r>
            <w:proofErr w:type="gramStart"/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>Relations</w:t>
            </w:r>
            <w:proofErr w:type="gramEnd"/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 xml:space="preserve"> and Event Management </w:t>
            </w:r>
          </w:p>
          <w:p w14:paraId="37B61BD7" w14:textId="723758BF" w:rsidR="004F3603" w:rsidRPr="004F3603" w:rsidRDefault="004F3603" w:rsidP="004F3603">
            <w:pPr>
              <w:pStyle w:val="Ort"/>
              <w:numPr>
                <w:ilvl w:val="0"/>
                <w:numId w:val="40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>Planning Implementation of Departments</w:t>
            </w:r>
          </w:p>
        </w:tc>
        <w:tc>
          <w:tcPr>
            <w:tcW w:w="851" w:type="dxa"/>
            <w:gridSpan w:val="2"/>
            <w:vAlign w:val="bottom"/>
          </w:tcPr>
          <w:p w14:paraId="6056CA2A" w14:textId="77777777" w:rsidR="004F3603" w:rsidRPr="004F3603" w:rsidRDefault="004F3603" w:rsidP="00406815">
            <w:pPr>
              <w:pStyle w:val="Ort"/>
              <w:rPr>
                <w:rFonts w:ascii="Optima" w:hAnsi="Optima"/>
                <w:sz w:val="23"/>
                <w:szCs w:val="23"/>
                <w:lang w:val="en-US"/>
              </w:rPr>
            </w:pPr>
          </w:p>
        </w:tc>
      </w:tr>
      <w:tr w:rsidR="005D7A10" w:rsidRPr="00BC4D36" w14:paraId="3125EC26" w14:textId="77777777" w:rsidTr="005D7A10">
        <w:trPr>
          <w:trHeight w:val="340"/>
        </w:trPr>
        <w:tc>
          <w:tcPr>
            <w:tcW w:w="6804" w:type="dxa"/>
            <w:gridSpan w:val="6"/>
            <w:vAlign w:val="bottom"/>
          </w:tcPr>
          <w:p w14:paraId="4F03992D" w14:textId="086658CB" w:rsidR="00BC4D36" w:rsidRDefault="00BC4D36" w:rsidP="00BC4D36">
            <w:pPr>
              <w:pStyle w:val="Ort"/>
              <w:ind w:left="40"/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Junge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Liberale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e. V. </w:t>
            </w:r>
          </w:p>
        </w:tc>
        <w:tc>
          <w:tcPr>
            <w:tcW w:w="3970" w:type="dxa"/>
            <w:gridSpan w:val="4"/>
            <w:vAlign w:val="bottom"/>
          </w:tcPr>
          <w:p w14:paraId="581823E5" w14:textId="409FCA4A" w:rsidR="00BC4D36" w:rsidRDefault="005D7A10" w:rsidP="00406815">
            <w:pPr>
              <w:pStyle w:val="Ort"/>
              <w:rPr>
                <w:rFonts w:ascii="Optima" w:hAnsi="Optima"/>
                <w:sz w:val="23"/>
                <w:szCs w:val="23"/>
                <w:lang w:val="en-US"/>
              </w:rPr>
            </w:pPr>
            <w:ins w:id="80" w:author="David Döbele" w:date="2023-02-21T21:10:00Z">
              <w:r>
                <w:rPr>
                  <w:rFonts w:ascii="Optima" w:hAnsi="Optima"/>
                  <w:sz w:val="23"/>
                  <w:szCs w:val="23"/>
                  <w:lang w:val="en-US"/>
                </w:rPr>
                <w:t xml:space="preserve">Aschaffenburg / </w:t>
              </w:r>
            </w:ins>
            <w:proofErr w:type="spellStart"/>
            <w:r w:rsidR="00BC4D36">
              <w:rPr>
                <w:rFonts w:ascii="Optima" w:hAnsi="Optima"/>
                <w:sz w:val="23"/>
                <w:szCs w:val="23"/>
                <w:lang w:val="en-US"/>
              </w:rPr>
              <w:t>Unterfranken</w:t>
            </w:r>
            <w:proofErr w:type="spellEnd"/>
          </w:p>
        </w:tc>
      </w:tr>
      <w:tr w:rsidR="00BC4D36" w:rsidRPr="00BC4D36" w14:paraId="06C95EC9" w14:textId="77777777" w:rsidTr="005D7A10">
        <w:trPr>
          <w:trHeight w:val="220"/>
          <w:trPrChange w:id="81" w:author="David Döbele" w:date="2023-02-21T21:02:00Z">
            <w:trPr>
              <w:gridBefore w:val="1"/>
              <w:gridAfter w:val="0"/>
              <w:trHeight w:val="220"/>
            </w:trPr>
          </w:trPrChange>
        </w:trPr>
        <w:tc>
          <w:tcPr>
            <w:tcW w:w="6804" w:type="dxa"/>
            <w:gridSpan w:val="6"/>
            <w:vAlign w:val="bottom"/>
            <w:tcPrChange w:id="82" w:author="David Döbele" w:date="2023-02-21T21:02:00Z">
              <w:tcPr>
                <w:tcW w:w="6804" w:type="dxa"/>
                <w:gridSpan w:val="10"/>
                <w:vAlign w:val="bottom"/>
              </w:tcPr>
            </w:tcPrChange>
          </w:tcPr>
          <w:p w14:paraId="4E573121" w14:textId="4E101393" w:rsidR="00BC4D36" w:rsidRPr="00BC4D36" w:rsidRDefault="00BC4D36" w:rsidP="00BC4D36">
            <w:pPr>
              <w:pStyle w:val="Ort"/>
              <w:ind w:left="40"/>
              <w:jc w:val="left"/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6"/>
                <w:szCs w:val="16"/>
                <w:lang w:val="en-US"/>
              </w:rPr>
            </w:pPr>
            <w:r w:rsidRPr="00BC4D36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Board Member</w:t>
            </w: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 of the Programmatic Department of </w:t>
            </w:r>
            <w:proofErr w:type="spellStart"/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Unterfranken</w:t>
            </w:r>
            <w:proofErr w:type="spellEnd"/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970" w:type="dxa"/>
            <w:gridSpan w:val="4"/>
            <w:vAlign w:val="bottom"/>
            <w:tcPrChange w:id="83" w:author="David Döbele" w:date="2023-02-21T21:02:00Z">
              <w:tcPr>
                <w:tcW w:w="2263" w:type="dxa"/>
                <w:vAlign w:val="bottom"/>
              </w:tcPr>
            </w:tcPrChange>
          </w:tcPr>
          <w:p w14:paraId="0204A20C" w14:textId="7F9991F2" w:rsidR="00BC4D36" w:rsidRPr="00BC4D36" w:rsidRDefault="00BC4D36" w:rsidP="00406815">
            <w:pPr>
              <w:pStyle w:val="Or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BC4D36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  <w:lang w:val="en-US"/>
              </w:rPr>
              <w:t>12/2022</w:t>
            </w:r>
            <w:r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  <w:lang w:val="en-US"/>
              </w:rPr>
              <w:t xml:space="preserve"> </w:t>
            </w:r>
            <w:r w:rsidRPr="00BC4D36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szCs w:val="18"/>
                <w:lang w:val="en-US"/>
              </w:rPr>
              <w:t>- present</w:t>
            </w:r>
          </w:p>
        </w:tc>
      </w:tr>
      <w:tr w:rsidR="00BC4D36" w:rsidRPr="005D7A10" w14:paraId="6ADE781D" w14:textId="77777777" w:rsidTr="005D7A10">
        <w:trPr>
          <w:trHeight w:val="220"/>
          <w:trPrChange w:id="84" w:author="David Döbele" w:date="2023-02-21T21:02:00Z">
            <w:trPr>
              <w:gridBefore w:val="1"/>
              <w:gridAfter w:val="0"/>
              <w:trHeight w:val="220"/>
            </w:trPr>
          </w:trPrChange>
        </w:trPr>
        <w:tc>
          <w:tcPr>
            <w:tcW w:w="6804" w:type="dxa"/>
            <w:gridSpan w:val="6"/>
            <w:vAlign w:val="bottom"/>
            <w:tcPrChange w:id="85" w:author="David Döbele" w:date="2023-02-21T21:02:00Z">
              <w:tcPr>
                <w:tcW w:w="6804" w:type="dxa"/>
                <w:gridSpan w:val="10"/>
                <w:vAlign w:val="bottom"/>
              </w:tcPr>
            </w:tcPrChange>
          </w:tcPr>
          <w:p w14:paraId="54A217B5" w14:textId="1AD3947A" w:rsidR="00BC4D36" w:rsidRDefault="00DD114B" w:rsidP="00BC4D36">
            <w:pPr>
              <w:pStyle w:val="Ort"/>
              <w:numPr>
                <w:ilvl w:val="0"/>
                <w:numId w:val="37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 xml:space="preserve">Working out political proposals regarding different topics </w:t>
            </w:r>
          </w:p>
          <w:p w14:paraId="419889AF" w14:textId="77777777" w:rsidR="004F3603" w:rsidRDefault="00DD114B" w:rsidP="00BC4D36">
            <w:pPr>
              <w:pStyle w:val="Ort"/>
              <w:numPr>
                <w:ilvl w:val="0"/>
                <w:numId w:val="37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 xml:space="preserve">Participation in congresses to discuss proposals </w:t>
            </w:r>
          </w:p>
          <w:p w14:paraId="36CBF699" w14:textId="0010102F" w:rsidR="00DD114B" w:rsidRPr="00BC4D36" w:rsidRDefault="00DD114B" w:rsidP="00BC4D36">
            <w:pPr>
              <w:pStyle w:val="Ort"/>
              <w:numPr>
                <w:ilvl w:val="0"/>
                <w:numId w:val="37"/>
              </w:numPr>
              <w:jc w:val="left"/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</w:pPr>
            <w:r>
              <w:rPr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t xml:space="preserve">Preparing programmatic events about picked topics (eventually with speakers) </w:t>
            </w:r>
          </w:p>
        </w:tc>
        <w:tc>
          <w:tcPr>
            <w:tcW w:w="3970" w:type="dxa"/>
            <w:gridSpan w:val="4"/>
            <w:vAlign w:val="bottom"/>
            <w:tcPrChange w:id="86" w:author="David Döbele" w:date="2023-02-21T21:02:00Z">
              <w:tcPr>
                <w:tcW w:w="2263" w:type="dxa"/>
                <w:vAlign w:val="bottom"/>
              </w:tcPr>
            </w:tcPrChange>
          </w:tcPr>
          <w:p w14:paraId="49C021D3" w14:textId="77777777" w:rsidR="00BC4D36" w:rsidRDefault="00BC4D36" w:rsidP="00406815">
            <w:pPr>
              <w:pStyle w:val="Ort"/>
              <w:rPr>
                <w:rFonts w:ascii="Optima" w:hAnsi="Optima"/>
                <w:sz w:val="23"/>
                <w:szCs w:val="23"/>
                <w:lang w:val="en-US"/>
              </w:rPr>
            </w:pPr>
          </w:p>
        </w:tc>
      </w:tr>
      <w:tr w:rsidR="005D7A10" w:rsidRPr="005D7A10" w14:paraId="4DB781EB" w14:textId="77777777" w:rsidTr="005D7A10">
        <w:tblPrEx>
          <w:tblPrExChange w:id="87" w:author="David Döbele" w:date="2023-02-21T21:11:00Z">
            <w:tblPrEx>
              <w:tblW w:w="10774" w:type="dxa"/>
              <w:tblInd w:w="-851" w:type="dxa"/>
            </w:tblPrEx>
          </w:tblPrExChange>
        </w:tblPrEx>
        <w:trPr>
          <w:trHeight w:val="283"/>
          <w:ins w:id="88" w:author="David Döbele" w:date="2023-02-21T21:08:00Z"/>
          <w:trPrChange w:id="89" w:author="David Döbele" w:date="2023-02-21T21:11:00Z">
            <w:trPr>
              <w:trHeight w:val="220"/>
            </w:trPr>
          </w:trPrChange>
        </w:trPr>
        <w:tc>
          <w:tcPr>
            <w:tcW w:w="6804" w:type="dxa"/>
            <w:gridSpan w:val="6"/>
            <w:vAlign w:val="bottom"/>
            <w:tcPrChange w:id="90" w:author="David Döbele" w:date="2023-02-21T21:11:00Z">
              <w:tcPr>
                <w:tcW w:w="6804" w:type="dxa"/>
                <w:gridSpan w:val="7"/>
                <w:vAlign w:val="bottom"/>
              </w:tcPr>
            </w:tcPrChange>
          </w:tcPr>
          <w:p w14:paraId="61660FC6" w14:textId="7C77B98B" w:rsidR="005D7A10" w:rsidRDefault="005D7A10" w:rsidP="005D7A10">
            <w:pPr>
              <w:pStyle w:val="Ort"/>
              <w:jc w:val="left"/>
              <w:rPr>
                <w:ins w:id="91" w:author="David Döbele" w:date="2023-02-21T21:08:00Z"/>
                <w:rFonts w:ascii="Optima" w:hAnsi="Optima" w:cs="Times New Roman (Textkörper CS)"/>
                <w:bCs/>
                <w:smallCaps w:val="0"/>
                <w:sz w:val="16"/>
                <w:szCs w:val="16"/>
                <w:lang w:val="en-US"/>
              </w:rPr>
              <w:pPrChange w:id="92" w:author="David Döbele" w:date="2023-02-21T21:09:00Z">
                <w:pPr>
                  <w:pStyle w:val="Ort"/>
                  <w:numPr>
                    <w:numId w:val="37"/>
                  </w:numPr>
                  <w:ind w:left="760" w:hanging="360"/>
                  <w:jc w:val="left"/>
                </w:pPr>
              </w:pPrChange>
            </w:pPr>
            <w:ins w:id="93" w:author="David Döbele" w:date="2023-02-21T21:09:00Z">
              <w:r w:rsidRPr="005D7A10">
                <w:rPr>
                  <w:rFonts w:ascii="Optima" w:hAnsi="Optima" w:cs="Times New Roman (Textkörper CS)"/>
                  <w:bCs/>
                  <w:i w:val="0"/>
                  <w:iCs/>
                  <w:smallCaps w:val="0"/>
                  <w:sz w:val="18"/>
                  <w:szCs w:val="18"/>
                  <w:lang w:val="en-US"/>
                  <w:rPrChange w:id="94" w:author="David Döbele" w:date="2023-02-21T21:09:00Z">
                    <w:rPr>
                      <w:rFonts w:ascii="Optima" w:hAnsi="Optima"/>
                      <w:i w:val="0"/>
                      <w:sz w:val="18"/>
                      <w:lang w:val="en-US"/>
                    </w:rPr>
                  </w:rPrChange>
                </w:rPr>
                <w:t>Board Member of the Programmatic Department of Aschaffenburg</w:t>
              </w:r>
              <w:r>
                <w:rPr>
                  <w:rFonts w:ascii="Optima" w:hAnsi="Optima"/>
                  <w:i w:val="0"/>
                  <w:sz w:val="18"/>
                  <w:lang w:val="en-US"/>
                </w:rPr>
                <w:t xml:space="preserve">  </w:t>
              </w:r>
            </w:ins>
          </w:p>
        </w:tc>
        <w:tc>
          <w:tcPr>
            <w:tcW w:w="3970" w:type="dxa"/>
            <w:gridSpan w:val="4"/>
            <w:vAlign w:val="bottom"/>
            <w:tcPrChange w:id="95" w:author="David Döbele" w:date="2023-02-21T21:11:00Z">
              <w:tcPr>
                <w:tcW w:w="3970" w:type="dxa"/>
                <w:gridSpan w:val="8"/>
                <w:vAlign w:val="bottom"/>
              </w:tcPr>
            </w:tcPrChange>
          </w:tcPr>
          <w:p w14:paraId="2378007D" w14:textId="02C61E44" w:rsidR="005D7A10" w:rsidRDefault="005D7A10" w:rsidP="005D7A10">
            <w:pPr>
              <w:pStyle w:val="Ort"/>
              <w:rPr>
                <w:ins w:id="96" w:author="David Döbele" w:date="2023-02-21T21:08:00Z"/>
                <w:rFonts w:ascii="Optima" w:hAnsi="Optima"/>
                <w:sz w:val="23"/>
                <w:szCs w:val="23"/>
                <w:lang w:val="en-US"/>
              </w:rPr>
            </w:pPr>
            <w:ins w:id="97" w:author="David Döbele" w:date="2023-02-21T21:09:00Z">
              <w:r w:rsidRPr="005D7A10">
                <w:rPr>
                  <w:rFonts w:ascii="Optima" w:hAnsi="Optima" w:cs="Times New Roman (Textkörper CS)"/>
                  <w:i w:val="0"/>
                  <w:iCs/>
                  <w:smallCaps w:val="0"/>
                  <w:sz w:val="18"/>
                  <w:szCs w:val="18"/>
                  <w:lang w:val="en-US"/>
                  <w:rPrChange w:id="98" w:author="David Döbele" w:date="2023-02-21T21:09:00Z">
                    <w:rPr>
                      <w:rFonts w:ascii="Optima" w:hAnsi="Optima"/>
                      <w:i w:val="0"/>
                      <w:sz w:val="18"/>
                      <w:lang w:val="en-US"/>
                    </w:rPr>
                  </w:rPrChange>
                </w:rPr>
                <w:t>01/2022 – present</w:t>
              </w:r>
            </w:ins>
          </w:p>
        </w:tc>
      </w:tr>
      <w:tr w:rsidR="005D7A10" w:rsidRPr="005D7A10" w14:paraId="5C5CB377" w14:textId="77777777" w:rsidTr="005D7A10">
        <w:tblPrEx>
          <w:tblPrExChange w:id="99" w:author="David Döbele" w:date="2023-02-21T21:10:00Z">
            <w:tblPrEx>
              <w:tblW w:w="10774" w:type="dxa"/>
              <w:tblInd w:w="-851" w:type="dxa"/>
            </w:tblPrEx>
          </w:tblPrExChange>
        </w:tblPrEx>
        <w:trPr>
          <w:trHeight w:val="220"/>
          <w:ins w:id="100" w:author="David Döbele" w:date="2023-02-21T21:08:00Z"/>
          <w:trPrChange w:id="101" w:author="David Döbele" w:date="2023-02-21T21:10:00Z">
            <w:trPr>
              <w:trHeight w:val="220"/>
            </w:trPr>
          </w:trPrChange>
        </w:trPr>
        <w:tc>
          <w:tcPr>
            <w:tcW w:w="10490" w:type="dxa"/>
            <w:gridSpan w:val="9"/>
            <w:tcPrChange w:id="102" w:author="David Döbele" w:date="2023-02-21T21:10:00Z">
              <w:tcPr>
                <w:tcW w:w="6804" w:type="dxa"/>
                <w:gridSpan w:val="7"/>
                <w:vAlign w:val="bottom"/>
              </w:tcPr>
            </w:tcPrChange>
          </w:tcPr>
          <w:p w14:paraId="18161697" w14:textId="77777777" w:rsidR="005D7A10" w:rsidRPr="00BC4D36" w:rsidRDefault="005D7A10" w:rsidP="005D7A10">
            <w:pPr>
              <w:pStyle w:val="Beschreibung"/>
              <w:numPr>
                <w:ilvl w:val="0"/>
                <w:numId w:val="24"/>
              </w:numPr>
              <w:rPr>
                <w:ins w:id="103" w:author="David Döbele" w:date="2023-02-21T21:09:00Z"/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ins w:id="104" w:author="David Döbele" w:date="2023-02-21T21:09:00Z">
              <w:r w:rsidRPr="00560060">
                <w:rPr>
                  <w:rFonts w:ascii="Optima" w:hAnsi="Optima"/>
                  <w:i/>
                  <w:sz w:val="16"/>
                  <w:szCs w:val="21"/>
                  <w:lang w:val="en-US"/>
                </w:rPr>
                <w:t>Preparation of policy proposals on current political challenges</w:t>
              </w:r>
              <w:r w:rsidRPr="00BC4D36">
                <w:rPr>
                  <w:rFonts w:ascii="Optima" w:hAnsi="Optima"/>
                  <w:i/>
                  <w:sz w:val="16"/>
                  <w:szCs w:val="21"/>
                  <w:lang w:val="en-US"/>
                </w:rPr>
                <w:t xml:space="preserve"> </w:t>
              </w:r>
            </w:ins>
          </w:p>
          <w:p w14:paraId="2BC142B9" w14:textId="77777777" w:rsidR="005D7A10" w:rsidRPr="005D7A10" w:rsidRDefault="005D7A10" w:rsidP="005D7A10">
            <w:pPr>
              <w:pStyle w:val="Beschreibung"/>
              <w:numPr>
                <w:ilvl w:val="0"/>
                <w:numId w:val="24"/>
              </w:numPr>
              <w:rPr>
                <w:ins w:id="105" w:author="David Döbele" w:date="2023-02-21T21:10:00Z"/>
                <w:rFonts w:ascii="Optima" w:hAnsi="Optima"/>
                <w:i/>
                <w:sz w:val="16"/>
                <w:szCs w:val="21"/>
                <w:lang w:val="en-US"/>
              </w:rPr>
            </w:pPr>
            <w:ins w:id="106" w:author="David Döbele" w:date="2023-02-21T21:09:00Z">
              <w:r w:rsidRPr="00560060">
                <w:rPr>
                  <w:rFonts w:ascii="Optima" w:hAnsi="Optima"/>
                  <w:i/>
                  <w:sz w:val="16"/>
                  <w:szCs w:val="21"/>
                  <w:lang w:val="en-US"/>
                </w:rPr>
                <w:t xml:space="preserve">Organizing programmatic events and discussions </w:t>
              </w:r>
            </w:ins>
          </w:p>
          <w:p w14:paraId="78345189" w14:textId="5E092F0A" w:rsidR="005D7A10" w:rsidRDefault="005D7A10" w:rsidP="005D7A10">
            <w:pPr>
              <w:pStyle w:val="Beschreibung"/>
              <w:numPr>
                <w:ilvl w:val="0"/>
                <w:numId w:val="24"/>
              </w:numPr>
              <w:rPr>
                <w:ins w:id="107" w:author="David Döbele" w:date="2023-02-21T21:08:00Z"/>
                <w:rFonts w:ascii="Optima" w:hAnsi="Optima" w:cs="Times New Roman (Textkörper CS)"/>
                <w:bCs/>
                <w:smallCaps/>
                <w:sz w:val="16"/>
                <w:szCs w:val="16"/>
                <w:lang w:val="en-US"/>
              </w:rPr>
              <w:pPrChange w:id="108" w:author="David Döbele" w:date="2023-02-21T21:10:00Z">
                <w:pPr>
                  <w:pStyle w:val="Ort"/>
                  <w:numPr>
                    <w:numId w:val="37"/>
                  </w:numPr>
                  <w:ind w:left="760" w:hanging="360"/>
                  <w:jc w:val="left"/>
                </w:pPr>
              </w:pPrChange>
            </w:pPr>
            <w:ins w:id="109" w:author="David Döbele" w:date="2023-02-21T21:09:00Z">
              <w:r w:rsidRPr="005D7A10">
                <w:rPr>
                  <w:rFonts w:ascii="Optima" w:hAnsi="Optima"/>
                  <w:i/>
                  <w:sz w:val="16"/>
                  <w:szCs w:val="21"/>
                  <w:lang w:val="en-US"/>
                  <w:rPrChange w:id="110" w:author="David Döbele" w:date="2023-02-21T21:10:00Z">
                    <w:rPr>
                      <w:rFonts w:ascii="Optima" w:hAnsi="Optima"/>
                      <w:sz w:val="16"/>
                      <w:szCs w:val="21"/>
                      <w:lang w:val="en-US"/>
                    </w:rPr>
                  </w:rPrChange>
                </w:rPr>
                <w:t xml:space="preserve">Chief Electoral Officer of the Electoral Board (coordinated the work of the Electoral Board, </w:t>
              </w:r>
            </w:ins>
            <w:ins w:id="111" w:author="David Döbele" w:date="2023-02-21T21:10:00Z">
              <w:r>
                <w:rPr>
                  <w:rFonts w:ascii="Optima" w:hAnsi="Optima"/>
                  <w:i/>
                  <w:sz w:val="16"/>
                  <w:szCs w:val="21"/>
                  <w:lang w:val="en-US"/>
                </w:rPr>
                <w:br/>
              </w:r>
            </w:ins>
            <w:ins w:id="112" w:author="David Döbele" w:date="2023-02-21T21:09:00Z">
              <w:r w:rsidRPr="005D7A10">
                <w:rPr>
                  <w:rFonts w:ascii="Optima" w:hAnsi="Optima"/>
                  <w:i/>
                  <w:sz w:val="16"/>
                  <w:szCs w:val="21"/>
                  <w:lang w:val="en-US"/>
                  <w:rPrChange w:id="113" w:author="David Döbele" w:date="2023-02-21T21:10:00Z">
                    <w:rPr>
                      <w:rFonts w:ascii="Optima" w:hAnsi="Optima"/>
                      <w:sz w:val="16"/>
                      <w:szCs w:val="21"/>
                      <w:lang w:val="en-US"/>
                    </w:rPr>
                  </w:rPrChange>
                </w:rPr>
                <w:t>responsible for a proper and legal process, focusing on doing effective and efficient work)</w:t>
              </w:r>
              <w:r>
                <w:rPr>
                  <w:rFonts w:ascii="Optima" w:hAnsi="Optima"/>
                  <w:i/>
                  <w:sz w:val="16"/>
                  <w:szCs w:val="21"/>
                  <w:lang w:val="en-US"/>
                </w:rPr>
                <w:t xml:space="preserve"> </w:t>
              </w:r>
            </w:ins>
          </w:p>
        </w:tc>
        <w:tc>
          <w:tcPr>
            <w:tcW w:w="284" w:type="dxa"/>
            <w:vAlign w:val="bottom"/>
            <w:tcPrChange w:id="114" w:author="David Döbele" w:date="2023-02-21T21:10:00Z">
              <w:tcPr>
                <w:tcW w:w="3970" w:type="dxa"/>
                <w:gridSpan w:val="8"/>
                <w:vAlign w:val="bottom"/>
              </w:tcPr>
            </w:tcPrChange>
          </w:tcPr>
          <w:p w14:paraId="0A28DAC0" w14:textId="77777777" w:rsidR="005D7A10" w:rsidRDefault="005D7A10" w:rsidP="005D7A10">
            <w:pPr>
              <w:pStyle w:val="Ort"/>
              <w:rPr>
                <w:ins w:id="115" w:author="David Döbele" w:date="2023-02-21T21:08:00Z"/>
                <w:rFonts w:ascii="Optima" w:hAnsi="Optima"/>
                <w:sz w:val="23"/>
                <w:szCs w:val="23"/>
                <w:lang w:val="en-US"/>
              </w:rPr>
            </w:pPr>
          </w:p>
        </w:tc>
      </w:tr>
      <w:tr w:rsidR="005D7A10" w:rsidRPr="005D7A10" w:rsidDel="005D7A10" w14:paraId="1091179B" w14:textId="77777777" w:rsidTr="005D7A10">
        <w:trPr>
          <w:trHeight w:val="220"/>
          <w:del w:id="116" w:author="David Döbele" w:date="2023-02-21T21:07:00Z"/>
        </w:trPr>
        <w:tc>
          <w:tcPr>
            <w:tcW w:w="6804" w:type="dxa"/>
            <w:gridSpan w:val="6"/>
            <w:vAlign w:val="bottom"/>
          </w:tcPr>
          <w:p w14:paraId="5D6F3370" w14:textId="302EE734" w:rsidR="00406815" w:rsidRPr="00406815" w:rsidDel="005D7A10" w:rsidRDefault="00406815" w:rsidP="00406815">
            <w:pPr>
              <w:pStyle w:val="Ort"/>
              <w:jc w:val="left"/>
              <w:rPr>
                <w:del w:id="117" w:author="David Döbele" w:date="2023-02-21T21:07:00Z"/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del w:id="118" w:author="David Döbele" w:date="2023-02-21T21:07:00Z">
              <w:r w:rsidRPr="00406815" w:rsidDel="005D7A10">
                <w:rPr>
                  <w:rFonts w:ascii="Optima" w:hAnsi="Optima"/>
                  <w:b/>
                  <w:i w:val="0"/>
                  <w:iCs/>
                  <w:sz w:val="23"/>
                  <w:szCs w:val="23"/>
                  <w:lang w:val="en-US"/>
                </w:rPr>
                <w:delText>Workshop by an Investment Banker of Goldman Sachs</w:delText>
              </w:r>
            </w:del>
          </w:p>
        </w:tc>
        <w:tc>
          <w:tcPr>
            <w:tcW w:w="3970" w:type="dxa"/>
            <w:gridSpan w:val="4"/>
            <w:vAlign w:val="bottom"/>
          </w:tcPr>
          <w:p w14:paraId="0E152EA0" w14:textId="4CB2D4E5" w:rsidR="00406815" w:rsidRPr="00406815" w:rsidDel="005D7A10" w:rsidRDefault="00406815" w:rsidP="00406815">
            <w:pPr>
              <w:pStyle w:val="Ort"/>
              <w:rPr>
                <w:del w:id="119" w:author="David Döbele" w:date="2023-02-21T21:07:00Z"/>
                <w:rFonts w:ascii="Optima" w:hAnsi="Optima"/>
                <w:sz w:val="23"/>
                <w:szCs w:val="23"/>
                <w:lang w:val="en-US"/>
              </w:rPr>
            </w:pPr>
            <w:del w:id="120" w:author="David Döbele" w:date="2023-02-21T21:07:00Z">
              <w:r w:rsidDel="005D7A10">
                <w:rPr>
                  <w:rFonts w:ascii="Optima" w:hAnsi="Optima"/>
                  <w:sz w:val="23"/>
                  <w:szCs w:val="23"/>
                  <w:lang w:val="en-US"/>
                </w:rPr>
                <w:delText>Frankfurt</w:delText>
              </w:r>
            </w:del>
          </w:p>
        </w:tc>
      </w:tr>
      <w:tr w:rsidR="005D7A10" w:rsidRPr="005D7A10" w:rsidDel="005D7A10" w14:paraId="5A50A0F9" w14:textId="77777777" w:rsidTr="005D7A10">
        <w:trPr>
          <w:trHeight w:val="220"/>
          <w:del w:id="121" w:author="David Döbele" w:date="2023-02-21T21:07:00Z"/>
        </w:trPr>
        <w:tc>
          <w:tcPr>
            <w:tcW w:w="6804" w:type="dxa"/>
            <w:gridSpan w:val="6"/>
            <w:vAlign w:val="bottom"/>
          </w:tcPr>
          <w:p w14:paraId="213C0A7D" w14:textId="1EF2C9B5" w:rsidR="00406815" w:rsidRPr="00406815" w:rsidDel="005D7A10" w:rsidRDefault="00406815" w:rsidP="00406815">
            <w:pPr>
              <w:rPr>
                <w:del w:id="122" w:author="David Döbele" w:date="2023-02-21T21:07:00Z"/>
                <w:rFonts w:ascii="Optima" w:hAnsi="Optima"/>
                <w:b/>
                <w:sz w:val="23"/>
                <w:szCs w:val="23"/>
                <w:lang w:val="en-US"/>
              </w:rPr>
            </w:pPr>
            <w:del w:id="123" w:author="David Döbele" w:date="2023-02-21T21:07:00Z">
              <w:r w:rsidRPr="00406815" w:rsidDel="005D7A10">
                <w:rPr>
                  <w:rFonts w:ascii="Optima" w:hAnsi="Optima"/>
                  <w:sz w:val="18"/>
                  <w:szCs w:val="18"/>
                  <w:lang w:val="en-US"/>
                </w:rPr>
                <w:delText>Workshop on Financial Modelling in Investment Banking and Private Equity</w:delText>
              </w:r>
            </w:del>
          </w:p>
        </w:tc>
        <w:tc>
          <w:tcPr>
            <w:tcW w:w="3970" w:type="dxa"/>
            <w:gridSpan w:val="4"/>
            <w:vAlign w:val="bottom"/>
          </w:tcPr>
          <w:p w14:paraId="176B117D" w14:textId="65768EFF" w:rsidR="00406815" w:rsidRPr="00406815" w:rsidDel="005D7A10" w:rsidRDefault="00406815" w:rsidP="00406815">
            <w:pPr>
              <w:pStyle w:val="Ort"/>
              <w:rPr>
                <w:del w:id="124" w:author="David Döbele" w:date="2023-02-21T21:07:00Z"/>
                <w:rFonts w:ascii="Optima" w:hAnsi="Optima"/>
                <w:i w:val="0"/>
                <w:iCs/>
                <w:sz w:val="18"/>
                <w:szCs w:val="18"/>
                <w:lang w:val="en-US"/>
              </w:rPr>
            </w:pPr>
            <w:del w:id="125" w:author="David Döbele" w:date="2023-02-21T21:07:00Z">
              <w:r w:rsidRPr="00406815" w:rsidDel="005D7A10">
                <w:rPr>
                  <w:rFonts w:ascii="Optima" w:hAnsi="Optima"/>
                  <w:i w:val="0"/>
                  <w:iCs/>
                  <w:sz w:val="18"/>
                  <w:szCs w:val="18"/>
                  <w:lang w:val="en-US"/>
                </w:rPr>
                <w:delText>11/2022 – 11/2022</w:delText>
              </w:r>
            </w:del>
          </w:p>
        </w:tc>
      </w:tr>
      <w:tr w:rsidR="005D7A10" w:rsidRPr="005D7A10" w:rsidDel="005D7A10" w14:paraId="516B5F5C" w14:textId="77777777" w:rsidTr="005D7A10">
        <w:trPr>
          <w:trHeight w:val="220"/>
          <w:del w:id="126" w:author="David Döbele" w:date="2023-02-21T21:07:00Z"/>
        </w:trPr>
        <w:tc>
          <w:tcPr>
            <w:tcW w:w="10774" w:type="dxa"/>
            <w:gridSpan w:val="10"/>
            <w:vAlign w:val="bottom"/>
          </w:tcPr>
          <w:p w14:paraId="0D6A6701" w14:textId="1B660E88" w:rsidR="00406815" w:rsidRPr="004877B9" w:rsidDel="005D7A10" w:rsidRDefault="00406815" w:rsidP="00406815">
            <w:pPr>
              <w:pStyle w:val="Bullets"/>
              <w:numPr>
                <w:ilvl w:val="0"/>
                <w:numId w:val="33"/>
              </w:numPr>
              <w:rPr>
                <w:del w:id="127" w:author="David Döbele" w:date="2023-02-21T21:07:00Z"/>
                <w:rFonts w:ascii="Optima" w:hAnsi="Optima"/>
                <w:smallCaps/>
                <w:sz w:val="18"/>
                <w:szCs w:val="18"/>
                <w:lang w:val="en-US"/>
              </w:rPr>
            </w:pPr>
            <w:del w:id="128" w:author="David Döbele" w:date="2023-02-21T21:07:00Z">
              <w:r w:rsidRPr="004877B9" w:rsidDel="005D7A10">
                <w:rPr>
                  <w:rFonts w:ascii="Optima" w:hAnsi="Optima"/>
                  <w:sz w:val="16"/>
                  <w:szCs w:val="21"/>
                  <w:lang w:val="en-US"/>
                </w:rPr>
                <w:delText>Business Plan Modelling and Analysis</w:delText>
              </w:r>
            </w:del>
          </w:p>
          <w:p w14:paraId="45FE5433" w14:textId="2A85353A" w:rsidR="00406815" w:rsidRPr="004877B9" w:rsidDel="005D7A10" w:rsidRDefault="00406815" w:rsidP="00406815">
            <w:pPr>
              <w:pStyle w:val="Listenabsatz"/>
              <w:numPr>
                <w:ilvl w:val="0"/>
                <w:numId w:val="33"/>
              </w:numPr>
              <w:rPr>
                <w:del w:id="129" w:author="David Döbele" w:date="2023-02-21T21:07:00Z"/>
                <w:rFonts w:ascii="Optima" w:hAnsi="Optima"/>
                <w:i/>
                <w:iCs/>
                <w:smallCaps/>
                <w:sz w:val="18"/>
                <w:szCs w:val="18"/>
                <w:lang w:val="en-US"/>
              </w:rPr>
            </w:pPr>
            <w:del w:id="130" w:author="David Döbele" w:date="2023-02-21T21:07:00Z">
              <w:r w:rsidRPr="004877B9" w:rsidDel="005D7A10">
                <w:rPr>
                  <w:rFonts w:ascii="Optima" w:hAnsi="Optima"/>
                  <w:i/>
                  <w:iCs/>
                  <w:sz w:val="16"/>
                  <w:szCs w:val="21"/>
                  <w:lang w:val="en-US"/>
                </w:rPr>
                <w:delText>Multiple Valuation Models</w:delText>
              </w:r>
              <w:r w:rsidDel="005D7A10">
                <w:rPr>
                  <w:rFonts w:ascii="Optima" w:hAnsi="Optima"/>
                  <w:i/>
                  <w:iCs/>
                  <w:sz w:val="16"/>
                  <w:szCs w:val="21"/>
                  <w:lang w:val="en-US"/>
                </w:rPr>
                <w:delText xml:space="preserve"> of a Corporation</w:delText>
              </w:r>
            </w:del>
          </w:p>
          <w:p w14:paraId="48F10344" w14:textId="6908A8E5" w:rsidR="00406815" w:rsidRPr="00406815" w:rsidDel="005D7A10" w:rsidRDefault="00406815" w:rsidP="00406815">
            <w:pPr>
              <w:pStyle w:val="Listenabsatz"/>
              <w:numPr>
                <w:ilvl w:val="0"/>
                <w:numId w:val="33"/>
              </w:numPr>
              <w:rPr>
                <w:del w:id="131" w:author="David Döbele" w:date="2023-02-21T21:07:00Z"/>
                <w:rFonts w:ascii="Optima" w:hAnsi="Optima"/>
                <w:i/>
                <w:iCs/>
                <w:smallCaps/>
                <w:sz w:val="18"/>
                <w:szCs w:val="18"/>
                <w:lang w:val="en-US"/>
              </w:rPr>
            </w:pPr>
            <w:del w:id="132" w:author="David Döbele" w:date="2023-02-21T21:07:00Z">
              <w:r w:rsidRPr="004877B9" w:rsidDel="005D7A10">
                <w:rPr>
                  <w:rFonts w:ascii="Optima" w:hAnsi="Optima"/>
                  <w:i/>
                  <w:iCs/>
                  <w:sz w:val="16"/>
                  <w:szCs w:val="21"/>
                  <w:lang w:val="en-US"/>
                </w:rPr>
                <w:delText xml:space="preserve">Discounted Cash Flow Valuation </w:delText>
              </w:r>
            </w:del>
          </w:p>
          <w:p w14:paraId="063AC923" w14:textId="30F059DD" w:rsidR="00406815" w:rsidRPr="00406815" w:rsidDel="005D7A10" w:rsidRDefault="00406815" w:rsidP="00406815">
            <w:pPr>
              <w:pStyle w:val="Listenabsatz"/>
              <w:numPr>
                <w:ilvl w:val="0"/>
                <w:numId w:val="33"/>
              </w:numPr>
              <w:rPr>
                <w:del w:id="133" w:author="David Döbele" w:date="2023-02-21T21:07:00Z"/>
                <w:rFonts w:ascii="Optima" w:hAnsi="Optima"/>
                <w:i/>
                <w:iCs/>
                <w:smallCaps/>
                <w:sz w:val="18"/>
                <w:szCs w:val="18"/>
                <w:lang w:val="en-US"/>
              </w:rPr>
            </w:pPr>
            <w:del w:id="134" w:author="David Döbele" w:date="2023-02-21T21:07:00Z">
              <w:r w:rsidDel="005D7A10">
                <w:rPr>
                  <w:rFonts w:ascii="Optima" w:hAnsi="Optima"/>
                  <w:i/>
                  <w:iCs/>
                  <w:sz w:val="16"/>
                  <w:szCs w:val="21"/>
                  <w:lang w:val="en-US"/>
                </w:rPr>
                <w:delText>Leveraged Buyout (LBO) Modelling</w:delText>
              </w:r>
            </w:del>
          </w:p>
        </w:tc>
      </w:tr>
      <w:tr w:rsidR="00406815" w:rsidRPr="00E55D90" w14:paraId="0C7FC780" w14:textId="77777777" w:rsidTr="005D7A10">
        <w:trPr>
          <w:trHeight w:val="329"/>
          <w:trPrChange w:id="135" w:author="David Döbele" w:date="2023-02-21T21:02:00Z">
            <w:trPr>
              <w:gridBefore w:val="1"/>
              <w:gridAfter w:val="0"/>
              <w:trHeight w:val="329"/>
            </w:trPr>
          </w:trPrChange>
        </w:trPr>
        <w:tc>
          <w:tcPr>
            <w:tcW w:w="6804" w:type="dxa"/>
            <w:gridSpan w:val="6"/>
            <w:vAlign w:val="bottom"/>
            <w:tcPrChange w:id="136" w:author="David Döbele" w:date="2023-02-21T21:02:00Z">
              <w:tcPr>
                <w:tcW w:w="6804" w:type="dxa"/>
                <w:gridSpan w:val="10"/>
                <w:vAlign w:val="bottom"/>
              </w:tcPr>
            </w:tcPrChange>
          </w:tcPr>
          <w:p w14:paraId="51C96F84" w14:textId="4FA33FCA" w:rsidR="00406815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Berliner </w:t>
            </w: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Börsenkreis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e. V. </w:t>
            </w:r>
          </w:p>
        </w:tc>
        <w:tc>
          <w:tcPr>
            <w:tcW w:w="3970" w:type="dxa"/>
            <w:gridSpan w:val="4"/>
            <w:vAlign w:val="bottom"/>
            <w:tcPrChange w:id="137" w:author="David Döbele" w:date="2023-02-21T21:02:00Z">
              <w:tcPr>
                <w:tcW w:w="2263" w:type="dxa"/>
                <w:vAlign w:val="bottom"/>
              </w:tcPr>
            </w:tcPrChange>
          </w:tcPr>
          <w:p w14:paraId="37C7F145" w14:textId="5CB5171B" w:rsidR="00406815" w:rsidRDefault="00406815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Berlin</w:t>
            </w:r>
          </w:p>
        </w:tc>
      </w:tr>
      <w:tr w:rsidR="00406815" w:rsidRPr="00971E03" w14:paraId="47FF0785" w14:textId="77777777" w:rsidTr="005D7A10">
        <w:trPr>
          <w:trHeight w:val="215"/>
          <w:trPrChange w:id="138" w:author="David Döbele" w:date="2023-02-21T21:02:00Z">
            <w:trPr>
              <w:gridBefore w:val="1"/>
              <w:gridAfter w:val="0"/>
              <w:trHeight w:val="215"/>
            </w:trPr>
          </w:trPrChange>
        </w:trPr>
        <w:tc>
          <w:tcPr>
            <w:tcW w:w="6804" w:type="dxa"/>
            <w:gridSpan w:val="6"/>
            <w:vAlign w:val="bottom"/>
            <w:tcPrChange w:id="139" w:author="David Döbele" w:date="2023-02-21T21:02:00Z">
              <w:tcPr>
                <w:tcW w:w="6804" w:type="dxa"/>
                <w:gridSpan w:val="10"/>
                <w:vAlign w:val="bottom"/>
              </w:tcPr>
            </w:tcPrChange>
          </w:tcPr>
          <w:p w14:paraId="264993C4" w14:textId="05FB939F" w:rsidR="00406815" w:rsidRPr="00297C7F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</w:rPr>
            </w:pPr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 xml:space="preserve">Member </w:t>
            </w:r>
            <w:proofErr w:type="spellStart"/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>of</w:t>
            </w:r>
            <w:proofErr w:type="spellEnd"/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 xml:space="preserve"> </w:t>
            </w:r>
            <w:proofErr w:type="spellStart"/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>the</w:t>
            </w:r>
            <w:proofErr w:type="spellEnd"/>
            <w:r w:rsidRPr="00297C7F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 xml:space="preserve"> “Berliner Börsenkreis </w:t>
            </w: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</w:rPr>
              <w:t>e. V.“</w:t>
            </w:r>
          </w:p>
        </w:tc>
        <w:tc>
          <w:tcPr>
            <w:tcW w:w="3970" w:type="dxa"/>
            <w:gridSpan w:val="4"/>
            <w:vAlign w:val="bottom"/>
            <w:tcPrChange w:id="140" w:author="David Döbele" w:date="2023-02-21T21:02:00Z">
              <w:tcPr>
                <w:tcW w:w="2263" w:type="dxa"/>
                <w:vAlign w:val="bottom"/>
              </w:tcPr>
            </w:tcPrChange>
          </w:tcPr>
          <w:p w14:paraId="6FB68451" w14:textId="2DD31AE2" w:rsidR="00406815" w:rsidRPr="00971E03" w:rsidRDefault="00406815" w:rsidP="00406815">
            <w:pPr>
              <w:pStyle w:val="Ort"/>
              <w:rPr>
                <w:rFonts w:ascii="Optima" w:hAnsi="Optima"/>
                <w:sz w:val="23"/>
                <w:szCs w:val="23"/>
                <w:lang w:val="en-US"/>
              </w:rPr>
            </w:pP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0</w:t>
            </w:r>
            <w:r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9</w:t>
            </w: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/2022 – present</w:t>
            </w:r>
          </w:p>
        </w:tc>
      </w:tr>
      <w:tr w:rsidR="00406815" w:rsidRPr="005D7A10" w14:paraId="2BABBBCB" w14:textId="77777777" w:rsidTr="005D7A10">
        <w:trPr>
          <w:trHeight w:val="154"/>
          <w:trPrChange w:id="141" w:author="David Döbele" w:date="2023-02-21T21:02:00Z">
            <w:trPr>
              <w:gridBefore w:val="1"/>
              <w:gridAfter w:val="0"/>
              <w:trHeight w:val="154"/>
            </w:trPr>
          </w:trPrChange>
        </w:trPr>
        <w:tc>
          <w:tcPr>
            <w:tcW w:w="10774" w:type="dxa"/>
            <w:gridSpan w:val="10"/>
            <w:vAlign w:val="bottom"/>
            <w:tcPrChange w:id="142" w:author="David Döbele" w:date="2023-02-21T21:02:00Z">
              <w:tcPr>
                <w:tcW w:w="9067" w:type="dxa"/>
                <w:gridSpan w:val="11"/>
                <w:vAlign w:val="bottom"/>
              </w:tcPr>
            </w:tcPrChange>
          </w:tcPr>
          <w:p w14:paraId="108078EC" w14:textId="220C33D6" w:rsidR="00406815" w:rsidRPr="00AB688A" w:rsidRDefault="00406815" w:rsidP="00406815">
            <w:pPr>
              <w:pStyle w:val="Ort"/>
              <w:numPr>
                <w:ilvl w:val="0"/>
                <w:numId w:val="32"/>
              </w:numPr>
              <w:jc w:val="lef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  <w:del w:id="143" w:author="David Döbele" w:date="2023-02-21T21:08:00Z">
              <w:r w:rsidDel="005D7A10">
                <w:rPr>
                  <w:rFonts w:ascii="Optima" w:hAnsi="Optima" w:cs="Times New Roman (Textkörper CS)"/>
                  <w:smallCaps w:val="0"/>
                  <w:sz w:val="16"/>
                  <w:szCs w:val="20"/>
                  <w:lang w:val="en-US"/>
                </w:rPr>
                <w:delText xml:space="preserve">Society </w:delText>
              </w:r>
            </w:del>
            <w:ins w:id="144" w:author="David Döbele" w:date="2023-02-21T21:08:00Z">
              <w:r w:rsidR="005D7A10">
                <w:rPr>
                  <w:rFonts w:ascii="Optima" w:hAnsi="Optima" w:cs="Times New Roman (Textkörper CS)"/>
                  <w:smallCaps w:val="0"/>
                  <w:sz w:val="16"/>
                  <w:szCs w:val="20"/>
                  <w:lang w:val="en-US"/>
                </w:rPr>
                <w:t>Finance s</w:t>
              </w:r>
              <w:r w:rsidR="005D7A10">
                <w:rPr>
                  <w:rFonts w:ascii="Optima" w:hAnsi="Optima" w:cs="Times New Roman (Textkörper CS)"/>
                  <w:smallCaps w:val="0"/>
                  <w:sz w:val="16"/>
                  <w:szCs w:val="20"/>
                  <w:lang w:val="en-US"/>
                </w:rPr>
                <w:t xml:space="preserve">ociety </w:t>
              </w:r>
            </w:ins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 xml:space="preserve">whose </w:t>
            </w:r>
            <w:proofErr w:type="gramStart"/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>main focus</w:t>
            </w:r>
            <w:proofErr w:type="gramEnd"/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 xml:space="preserve"> is to transfer important knowledge about the stock market and finances </w:t>
            </w:r>
          </w:p>
        </w:tc>
      </w:tr>
      <w:tr w:rsidR="00406815" w:rsidRPr="00E55D90" w14:paraId="41DEC1F4" w14:textId="77777777" w:rsidTr="005D7A10">
        <w:trPr>
          <w:trHeight w:val="336"/>
          <w:trPrChange w:id="145" w:author="David Döbele" w:date="2023-02-21T21:02:00Z">
            <w:trPr>
              <w:gridBefore w:val="1"/>
              <w:gridAfter w:val="0"/>
              <w:trHeight w:val="336"/>
            </w:trPr>
          </w:trPrChange>
        </w:trPr>
        <w:tc>
          <w:tcPr>
            <w:tcW w:w="6804" w:type="dxa"/>
            <w:gridSpan w:val="6"/>
            <w:vAlign w:val="bottom"/>
            <w:tcPrChange w:id="146" w:author="David Döbele" w:date="2023-02-21T21:02:00Z">
              <w:tcPr>
                <w:tcW w:w="6804" w:type="dxa"/>
                <w:gridSpan w:val="10"/>
                <w:vAlign w:val="bottom"/>
              </w:tcPr>
            </w:tcPrChange>
          </w:tcPr>
          <w:p w14:paraId="77E54038" w14:textId="64F6469F" w:rsidR="00406815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Kinderschutzbund</w:t>
            </w:r>
            <w:proofErr w:type="spellEnd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Aschaffenburg e. V. </w:t>
            </w:r>
          </w:p>
        </w:tc>
        <w:tc>
          <w:tcPr>
            <w:tcW w:w="3970" w:type="dxa"/>
            <w:gridSpan w:val="4"/>
            <w:vAlign w:val="bottom"/>
            <w:tcPrChange w:id="147" w:author="David Döbele" w:date="2023-02-21T21:02:00Z">
              <w:tcPr>
                <w:tcW w:w="2263" w:type="dxa"/>
                <w:vAlign w:val="bottom"/>
              </w:tcPr>
            </w:tcPrChange>
          </w:tcPr>
          <w:p w14:paraId="30DDA3B9" w14:textId="0DB2D379" w:rsidR="00406815" w:rsidRDefault="00406815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Aschaffenburg</w:t>
            </w:r>
          </w:p>
        </w:tc>
      </w:tr>
      <w:tr w:rsidR="00406815" w:rsidRPr="00E55D90" w14:paraId="2D859E66" w14:textId="77777777" w:rsidTr="005D7A10">
        <w:trPr>
          <w:trHeight w:val="142"/>
          <w:trPrChange w:id="148" w:author="David Döbele" w:date="2023-02-21T21:02:00Z">
            <w:trPr>
              <w:gridBefore w:val="1"/>
              <w:gridAfter w:val="0"/>
              <w:trHeight w:val="142"/>
            </w:trPr>
          </w:trPrChange>
        </w:trPr>
        <w:tc>
          <w:tcPr>
            <w:tcW w:w="6804" w:type="dxa"/>
            <w:gridSpan w:val="6"/>
            <w:vAlign w:val="bottom"/>
            <w:tcPrChange w:id="149" w:author="David Döbele" w:date="2023-02-21T21:02:00Z">
              <w:tcPr>
                <w:tcW w:w="6804" w:type="dxa"/>
                <w:gridSpan w:val="10"/>
                <w:vAlign w:val="bottom"/>
              </w:tcPr>
            </w:tcPrChange>
          </w:tcPr>
          <w:p w14:paraId="193C58C1" w14:textId="10375B32" w:rsidR="00406815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Active Engagement as a Learning Coach </w:t>
            </w:r>
          </w:p>
        </w:tc>
        <w:tc>
          <w:tcPr>
            <w:tcW w:w="3970" w:type="dxa"/>
            <w:gridSpan w:val="4"/>
            <w:vAlign w:val="bottom"/>
            <w:tcPrChange w:id="150" w:author="David Döbele" w:date="2023-02-21T21:02:00Z">
              <w:tcPr>
                <w:tcW w:w="2263" w:type="dxa"/>
                <w:vAlign w:val="bottom"/>
              </w:tcPr>
            </w:tcPrChange>
          </w:tcPr>
          <w:p w14:paraId="3B25A05B" w14:textId="33E06D45" w:rsidR="00406815" w:rsidRDefault="00406815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0</w:t>
            </w:r>
            <w:r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9</w:t>
            </w: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/2022 – present</w:t>
            </w:r>
          </w:p>
        </w:tc>
      </w:tr>
      <w:tr w:rsidR="00406815" w:rsidRPr="005D7A10" w14:paraId="385DC011" w14:textId="77777777" w:rsidTr="005D7A10">
        <w:trPr>
          <w:trHeight w:val="142"/>
          <w:trPrChange w:id="151" w:author="David Döbele" w:date="2023-02-21T21:02:00Z">
            <w:trPr>
              <w:gridBefore w:val="1"/>
              <w:gridAfter w:val="0"/>
              <w:trHeight w:val="142"/>
            </w:trPr>
          </w:trPrChange>
        </w:trPr>
        <w:tc>
          <w:tcPr>
            <w:tcW w:w="10774" w:type="dxa"/>
            <w:gridSpan w:val="10"/>
            <w:vAlign w:val="bottom"/>
            <w:tcPrChange w:id="152" w:author="David Döbele" w:date="2023-02-21T21:02:00Z">
              <w:tcPr>
                <w:tcW w:w="9067" w:type="dxa"/>
                <w:gridSpan w:val="11"/>
                <w:vAlign w:val="bottom"/>
              </w:tcPr>
            </w:tcPrChange>
          </w:tcPr>
          <w:p w14:paraId="621D1104" w14:textId="77777777" w:rsidR="00406815" w:rsidRPr="00615202" w:rsidRDefault="00406815" w:rsidP="00406815">
            <w:pPr>
              <w:pStyle w:val="Ort"/>
              <w:numPr>
                <w:ilvl w:val="0"/>
                <w:numId w:val="31"/>
              </w:numPr>
              <w:jc w:val="lef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>Active Support of Children in all School Matters and in the Area of Personality Development</w:t>
            </w:r>
          </w:p>
          <w:p w14:paraId="39C740C0" w14:textId="5D6505B1" w:rsidR="00406815" w:rsidRPr="005D7A10" w:rsidDel="005D7A10" w:rsidRDefault="00406815" w:rsidP="005D7A10">
            <w:pPr>
              <w:pStyle w:val="Ort"/>
              <w:numPr>
                <w:ilvl w:val="0"/>
                <w:numId w:val="31"/>
              </w:numPr>
              <w:jc w:val="left"/>
              <w:rPr>
                <w:del w:id="153" w:author="David Döbele" w:date="2023-02-21T21:11:00Z"/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  <w:rPrChange w:id="154" w:author="David Döbele" w:date="2023-02-21T21:11:00Z">
                  <w:rPr>
                    <w:del w:id="155" w:author="David Döbele" w:date="2023-02-21T21:11:00Z"/>
                    <w:rFonts w:ascii="Optima" w:hAnsi="Optima" w:cs="Times New Roman (Textkörper CS)"/>
                    <w:smallCaps w:val="0"/>
                    <w:sz w:val="16"/>
                    <w:szCs w:val="20"/>
                    <w:lang w:val="en-US"/>
                  </w:rPr>
                </w:rPrChange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>Teaching of Individual Learning Techniques and Self-Organization</w:t>
            </w:r>
            <w:del w:id="156" w:author="David Döbele" w:date="2023-02-21T21:11:00Z">
              <w:r w:rsidDel="005D7A10">
                <w:rPr>
                  <w:rFonts w:ascii="Optima" w:hAnsi="Optima" w:cs="Times New Roman (Textkörper CS)"/>
                  <w:smallCaps w:val="0"/>
                  <w:sz w:val="16"/>
                  <w:szCs w:val="20"/>
                  <w:lang w:val="en-US"/>
                </w:rPr>
                <w:delText xml:space="preserve"> </w:delText>
              </w:r>
            </w:del>
          </w:p>
          <w:p w14:paraId="0798473F" w14:textId="77777777" w:rsidR="005D7A10" w:rsidRPr="00A2593E" w:rsidRDefault="005D7A10" w:rsidP="00406815">
            <w:pPr>
              <w:pStyle w:val="Ort"/>
              <w:numPr>
                <w:ilvl w:val="0"/>
                <w:numId w:val="31"/>
              </w:numPr>
              <w:jc w:val="left"/>
              <w:rPr>
                <w:ins w:id="157" w:author="David Döbele" w:date="2023-02-21T21:11:00Z"/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</w:p>
          <w:p w14:paraId="2D59C2F1" w14:textId="77777777" w:rsidR="00406815" w:rsidRPr="005D7A10" w:rsidRDefault="00406815" w:rsidP="005D7A10">
            <w:pPr>
              <w:pStyle w:val="Ort"/>
              <w:numPr>
                <w:ilvl w:val="0"/>
                <w:numId w:val="31"/>
              </w:numPr>
              <w:jc w:val="lef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  <w:proofErr w:type="spellStart"/>
            <w:r w:rsidRPr="005D7A10"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>Support</w:t>
            </w:r>
            <w:proofErr w:type="spellEnd"/>
            <w:r w:rsidRPr="005D7A10"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 xml:space="preserve"> of increasing Motivation and Concentration</w:t>
            </w:r>
          </w:p>
          <w:p w14:paraId="17447589" w14:textId="3D1FA938" w:rsidR="00406815" w:rsidRPr="00AB688A" w:rsidRDefault="00406815" w:rsidP="00406815">
            <w:pPr>
              <w:pStyle w:val="Ort"/>
              <w:numPr>
                <w:ilvl w:val="0"/>
                <w:numId w:val="31"/>
              </w:numPr>
              <w:jc w:val="left"/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20"/>
                <w:lang w:val="en-US"/>
              </w:rPr>
              <w:t xml:space="preserve">Regular Seminars and Courses to get better at working with Children and the Use of several Methods  </w:t>
            </w:r>
          </w:p>
        </w:tc>
      </w:tr>
      <w:tr w:rsidR="00406815" w:rsidRPr="00E55D90" w14:paraId="031EC586" w14:textId="77777777" w:rsidTr="005D7A10">
        <w:trPr>
          <w:trHeight w:val="336"/>
          <w:trPrChange w:id="158" w:author="David Döbele" w:date="2023-02-21T21:02:00Z">
            <w:trPr>
              <w:gridBefore w:val="1"/>
              <w:gridAfter w:val="0"/>
              <w:trHeight w:val="336"/>
            </w:trPr>
          </w:trPrChange>
        </w:trPr>
        <w:tc>
          <w:tcPr>
            <w:tcW w:w="6804" w:type="dxa"/>
            <w:gridSpan w:val="6"/>
            <w:vAlign w:val="bottom"/>
            <w:tcPrChange w:id="159" w:author="David Döbele" w:date="2023-02-21T21:02:00Z">
              <w:tcPr>
                <w:tcW w:w="6804" w:type="dxa"/>
                <w:gridSpan w:val="10"/>
                <w:vAlign w:val="bottom"/>
              </w:tcPr>
            </w:tcPrChange>
          </w:tcPr>
          <w:p w14:paraId="60719477" w14:textId="4365D10A" w:rsidR="00406815" w:rsidRDefault="00406815" w:rsidP="00406815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Verein für </w:t>
            </w:r>
            <w:proofErr w:type="spellStart"/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Socialpolitik</w:t>
            </w:r>
            <w:proofErr w:type="spellEnd"/>
          </w:p>
        </w:tc>
        <w:tc>
          <w:tcPr>
            <w:tcW w:w="3970" w:type="dxa"/>
            <w:gridSpan w:val="4"/>
            <w:vAlign w:val="bottom"/>
            <w:tcPrChange w:id="160" w:author="David Döbele" w:date="2023-02-21T21:02:00Z">
              <w:tcPr>
                <w:tcW w:w="2263" w:type="dxa"/>
                <w:vAlign w:val="bottom"/>
              </w:tcPr>
            </w:tcPrChange>
          </w:tcPr>
          <w:p w14:paraId="0059765F" w14:textId="0B5D34C2" w:rsidR="00406815" w:rsidRDefault="00406815" w:rsidP="00406815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Online</w:t>
            </w:r>
          </w:p>
        </w:tc>
      </w:tr>
      <w:tr w:rsidR="00406815" w:rsidRPr="00945C3C" w14:paraId="379D932E" w14:textId="77777777" w:rsidTr="005D7A10">
        <w:trPr>
          <w:trHeight w:val="143"/>
          <w:trPrChange w:id="161" w:author="David Döbele" w:date="2023-02-21T21:02:00Z">
            <w:trPr>
              <w:gridBefore w:val="1"/>
              <w:gridAfter w:val="0"/>
              <w:trHeight w:val="143"/>
            </w:trPr>
          </w:trPrChange>
        </w:trPr>
        <w:tc>
          <w:tcPr>
            <w:tcW w:w="6804" w:type="dxa"/>
            <w:gridSpan w:val="6"/>
            <w:vAlign w:val="bottom"/>
            <w:tcPrChange w:id="162" w:author="David Döbele" w:date="2023-02-21T21:02:00Z">
              <w:tcPr>
                <w:tcW w:w="6804" w:type="dxa"/>
                <w:gridSpan w:val="10"/>
                <w:vAlign w:val="bottom"/>
              </w:tcPr>
            </w:tcPrChange>
          </w:tcPr>
          <w:p w14:paraId="0869E02D" w14:textId="4FD74A8F" w:rsidR="00406815" w:rsidRPr="0010480D" w:rsidRDefault="00406815" w:rsidP="00406815">
            <w:pPr>
              <w:pStyle w:val="Ort"/>
              <w:jc w:val="left"/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6"/>
                <w:szCs w:val="16"/>
                <w:lang w:val="en-US"/>
              </w:rPr>
            </w:pPr>
            <w:r w:rsidRPr="00AB688A"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Member of the </w:t>
            </w:r>
            <w:r>
              <w:rPr>
                <w:rFonts w:ascii="Optima" w:hAnsi="Optima" w:cs="Times New Roman (Textkörper CS)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German Economic Association</w:t>
            </w:r>
          </w:p>
        </w:tc>
        <w:tc>
          <w:tcPr>
            <w:tcW w:w="3970" w:type="dxa"/>
            <w:gridSpan w:val="4"/>
            <w:vAlign w:val="bottom"/>
            <w:tcPrChange w:id="163" w:author="David Döbele" w:date="2023-02-21T21:02:00Z">
              <w:tcPr>
                <w:tcW w:w="2263" w:type="dxa"/>
                <w:vAlign w:val="bottom"/>
              </w:tcPr>
            </w:tcPrChange>
          </w:tcPr>
          <w:p w14:paraId="60C9C529" w14:textId="60EEC8BC" w:rsidR="00406815" w:rsidRPr="00AB688A" w:rsidRDefault="00406815" w:rsidP="00406815">
            <w:pPr>
              <w:pStyle w:val="Ort"/>
              <w:rPr>
                <w:rFonts w:ascii="Optima" w:hAnsi="Optima" w:cs="Times New Roman (Textkörper CS)"/>
                <w:i w:val="0"/>
                <w:iCs/>
                <w:smallCaps w:val="0"/>
                <w:sz w:val="23"/>
                <w:szCs w:val="23"/>
                <w:lang w:val="en-US"/>
              </w:rPr>
            </w:pPr>
            <w:r w:rsidRPr="00AB688A">
              <w:rPr>
                <w:rFonts w:ascii="Optima" w:hAnsi="Optima" w:cs="Times New Roman (Textkörper CS)"/>
                <w:i w:val="0"/>
                <w:iCs/>
                <w:smallCaps w:val="0"/>
                <w:sz w:val="18"/>
                <w:lang w:val="en-US"/>
              </w:rPr>
              <w:t>08/2022 – present</w:t>
            </w:r>
          </w:p>
        </w:tc>
      </w:tr>
      <w:tr w:rsidR="00406815" w:rsidRPr="005D7A10" w14:paraId="2D43481C" w14:textId="77777777" w:rsidTr="005D7A10">
        <w:trPr>
          <w:trHeight w:val="346"/>
          <w:trPrChange w:id="164" w:author="David Döbele" w:date="2023-02-21T21:02:00Z">
            <w:trPr>
              <w:gridBefore w:val="1"/>
              <w:gridAfter w:val="0"/>
              <w:trHeight w:val="346"/>
            </w:trPr>
          </w:trPrChange>
        </w:trPr>
        <w:tc>
          <w:tcPr>
            <w:tcW w:w="10774" w:type="dxa"/>
            <w:gridSpan w:val="10"/>
            <w:vAlign w:val="bottom"/>
            <w:tcPrChange w:id="165" w:author="David Döbele" w:date="2023-02-21T21:02:00Z">
              <w:tcPr>
                <w:tcW w:w="9067" w:type="dxa"/>
                <w:gridSpan w:val="11"/>
                <w:vAlign w:val="bottom"/>
              </w:tcPr>
            </w:tcPrChange>
          </w:tcPr>
          <w:p w14:paraId="1603BAED" w14:textId="77777777" w:rsidR="00406815" w:rsidRDefault="00406815" w:rsidP="00406815">
            <w:pPr>
              <w:pStyle w:val="Ort"/>
              <w:numPr>
                <w:ilvl w:val="0"/>
                <w:numId w:val="30"/>
              </w:numPr>
              <w:jc w:val="left"/>
              <w:rPr>
                <w:rFonts w:ascii="Optima" w:hAnsi="Optima" w:cs="Times New Roman (Textkörper CS)"/>
                <w:smallCaps w:val="0"/>
                <w:sz w:val="16"/>
                <w:szCs w:val="13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13"/>
                <w:lang w:val="en-US"/>
              </w:rPr>
              <w:t xml:space="preserve">Association consisting of 4,000 professors doing research on economic issues </w:t>
            </w:r>
          </w:p>
          <w:p w14:paraId="741D90A7" w14:textId="297E5B39" w:rsidR="00406815" w:rsidRPr="00AB688A" w:rsidRDefault="00406815" w:rsidP="00406815">
            <w:pPr>
              <w:pStyle w:val="Ort"/>
              <w:numPr>
                <w:ilvl w:val="0"/>
                <w:numId w:val="30"/>
              </w:numPr>
              <w:jc w:val="left"/>
              <w:rPr>
                <w:rFonts w:ascii="Optima" w:hAnsi="Optima" w:cs="Times New Roman (Textkörper CS)"/>
                <w:smallCaps w:val="0"/>
                <w:sz w:val="16"/>
                <w:szCs w:val="13"/>
                <w:lang w:val="en-US"/>
              </w:rPr>
            </w:pPr>
            <w:r>
              <w:rPr>
                <w:rFonts w:ascii="Optima" w:hAnsi="Optima" w:cs="Times New Roman (Textkörper CS)"/>
                <w:smallCaps w:val="0"/>
                <w:sz w:val="16"/>
                <w:szCs w:val="13"/>
                <w:lang w:val="en-US"/>
              </w:rPr>
              <w:t xml:space="preserve">Consists of various committees, concerning financial economics, macroeconomics and others </w:t>
            </w:r>
          </w:p>
        </w:tc>
      </w:tr>
      <w:tr w:rsidR="005D7A10" w:rsidRPr="00E55D90" w:rsidDel="005D7A10" w14:paraId="5ED26639" w14:textId="77777777" w:rsidTr="005D7A10">
        <w:trPr>
          <w:trHeight w:val="334"/>
          <w:del w:id="166" w:author="David Döbele" w:date="2023-02-21T21:09:00Z"/>
        </w:trPr>
        <w:tc>
          <w:tcPr>
            <w:tcW w:w="5954" w:type="dxa"/>
            <w:gridSpan w:val="4"/>
            <w:vAlign w:val="bottom"/>
          </w:tcPr>
          <w:p w14:paraId="7756FD9A" w14:textId="55BC926C" w:rsidR="00406815" w:rsidRPr="00E55D90" w:rsidDel="005D7A10" w:rsidRDefault="00BC4D36">
            <w:pPr>
              <w:pStyle w:val="Bullets"/>
              <w:numPr>
                <w:ilvl w:val="0"/>
                <w:numId w:val="0"/>
              </w:numPr>
              <w:rPr>
                <w:del w:id="167" w:author="David Döbele" w:date="2023-02-21T21:09:00Z"/>
                <w:rFonts w:ascii="Optima" w:hAnsi="Optima"/>
                <w:smallCaps/>
                <w:sz w:val="16"/>
              </w:rPr>
              <w:pPrChange w:id="168" w:author="David Döbele" w:date="2022-09-06T19:41:00Z">
                <w:pPr>
                  <w:pStyle w:val="Bullets"/>
                  <w:numPr>
                    <w:numId w:val="0"/>
                  </w:numPr>
                  <w:spacing w:line="276" w:lineRule="auto"/>
                  <w:ind w:left="0" w:firstLine="0"/>
                </w:pPr>
              </w:pPrChange>
            </w:pPr>
            <w:del w:id="169" w:author="David Döbele" w:date="2023-02-21T21:09:00Z">
              <w:r w:rsidDel="005D7A10">
                <w:rPr>
                  <w:rFonts w:ascii="Optima" w:hAnsi="Optima"/>
                  <w:b/>
                  <w:i w:val="0"/>
                  <w:iCs w:val="0"/>
                  <w:smallCaps/>
                  <w:sz w:val="23"/>
                  <w:szCs w:val="23"/>
                </w:rPr>
                <w:delText xml:space="preserve">Junge Liberale e. V.  </w:delText>
              </w:r>
            </w:del>
          </w:p>
        </w:tc>
        <w:tc>
          <w:tcPr>
            <w:tcW w:w="4820" w:type="dxa"/>
            <w:gridSpan w:val="6"/>
            <w:vAlign w:val="bottom"/>
          </w:tcPr>
          <w:p w14:paraId="30626CB8" w14:textId="39D35CB2" w:rsidR="00406815" w:rsidRPr="00E55D90" w:rsidDel="005D7A10" w:rsidRDefault="00406815" w:rsidP="00406815">
            <w:pPr>
              <w:pStyle w:val="Bullets"/>
              <w:numPr>
                <w:ilvl w:val="0"/>
                <w:numId w:val="0"/>
              </w:numPr>
              <w:jc w:val="right"/>
              <w:rPr>
                <w:del w:id="170" w:author="David Döbele" w:date="2023-02-21T21:09:00Z"/>
                <w:rFonts w:ascii="Optima" w:hAnsi="Optima"/>
                <w:smallCaps/>
                <w:sz w:val="23"/>
                <w:szCs w:val="23"/>
              </w:rPr>
            </w:pPr>
            <w:del w:id="171" w:author="David Döbele" w:date="2023-02-21T21:09:00Z">
              <w:r w:rsidDel="005D7A10">
                <w:rPr>
                  <w:rFonts w:ascii="Optima" w:hAnsi="Optima"/>
                  <w:smallCaps/>
                  <w:sz w:val="23"/>
                  <w:szCs w:val="23"/>
                </w:rPr>
                <w:delText>Aschaffenburg</w:delText>
              </w:r>
            </w:del>
          </w:p>
        </w:tc>
      </w:tr>
      <w:tr w:rsidR="005D7A10" w:rsidRPr="00E55D90" w:rsidDel="005D7A10" w14:paraId="0607A581" w14:textId="77777777" w:rsidTr="005D7A10">
        <w:trPr>
          <w:trHeight w:val="193"/>
          <w:del w:id="172" w:author="David Döbele" w:date="2023-02-21T21:09:00Z"/>
        </w:trPr>
        <w:tc>
          <w:tcPr>
            <w:tcW w:w="7371" w:type="dxa"/>
            <w:gridSpan w:val="7"/>
          </w:tcPr>
          <w:p w14:paraId="3C87D247" w14:textId="42522CA0" w:rsidR="00406815" w:rsidRPr="00AA7FF6" w:rsidDel="005D7A10" w:rsidRDefault="00BC4D36" w:rsidP="00406815">
            <w:pPr>
              <w:pStyle w:val="Bullets"/>
              <w:numPr>
                <w:ilvl w:val="0"/>
                <w:numId w:val="0"/>
              </w:numPr>
              <w:rPr>
                <w:del w:id="173" w:author="David Döbele" w:date="2023-02-21T21:09:00Z"/>
                <w:rFonts w:ascii="Optima" w:hAnsi="Optima"/>
                <w:i w:val="0"/>
                <w:iCs w:val="0"/>
                <w:sz w:val="18"/>
                <w:lang w:val="en-US"/>
              </w:rPr>
            </w:pPr>
            <w:del w:id="174" w:author="David Döbele" w:date="2023-02-21T21:09:00Z">
              <w:r w:rsidDel="005D7A10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 xml:space="preserve">Board Member of the Programmatic Department of Aschaffenburg  </w:delText>
              </w:r>
            </w:del>
          </w:p>
        </w:tc>
        <w:tc>
          <w:tcPr>
            <w:tcW w:w="3403" w:type="dxa"/>
            <w:gridSpan w:val="3"/>
          </w:tcPr>
          <w:p w14:paraId="288A2195" w14:textId="7A44A4BF" w:rsidR="00406815" w:rsidRPr="00E55D90" w:rsidDel="005D7A10" w:rsidRDefault="00406815" w:rsidP="00406815">
            <w:pPr>
              <w:pStyle w:val="Bullets"/>
              <w:numPr>
                <w:ilvl w:val="0"/>
                <w:numId w:val="0"/>
              </w:numPr>
              <w:jc w:val="right"/>
              <w:rPr>
                <w:del w:id="175" w:author="David Döbele" w:date="2023-02-21T21:09:00Z"/>
                <w:rFonts w:ascii="Optima" w:hAnsi="Optima"/>
                <w:i w:val="0"/>
                <w:iCs w:val="0"/>
                <w:sz w:val="18"/>
                <w:lang w:val="en-US"/>
              </w:rPr>
            </w:pPr>
            <w:del w:id="176" w:author="David Döbele" w:date="2023-02-21T21:09:00Z">
              <w:r w:rsidRPr="00E55D90" w:rsidDel="005D7A10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0</w:delText>
              </w:r>
              <w:r w:rsidDel="005D7A10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1/2022</w:delText>
              </w:r>
              <w:r w:rsidRPr="00E55D90" w:rsidDel="005D7A10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 xml:space="preserve"> – </w:delText>
              </w:r>
              <w:r w:rsidDel="005D7A10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present</w:delText>
              </w:r>
            </w:del>
          </w:p>
        </w:tc>
      </w:tr>
      <w:tr w:rsidR="005D7A10" w:rsidRPr="005D7A10" w:rsidDel="005D7A10" w14:paraId="3EC649EC" w14:textId="77777777" w:rsidTr="005D7A10">
        <w:trPr>
          <w:trHeight w:val="193"/>
          <w:del w:id="177" w:author="David Döbele" w:date="2023-02-21T21:09:00Z"/>
        </w:trPr>
        <w:tc>
          <w:tcPr>
            <w:tcW w:w="10774" w:type="dxa"/>
            <w:gridSpan w:val="10"/>
          </w:tcPr>
          <w:p w14:paraId="5DA07A36" w14:textId="5918D992" w:rsidR="00406815" w:rsidRPr="00BC4D36" w:rsidDel="005D7A10" w:rsidRDefault="00406815" w:rsidP="00BC4D36">
            <w:pPr>
              <w:pStyle w:val="Beschreibung"/>
              <w:numPr>
                <w:ilvl w:val="0"/>
                <w:numId w:val="24"/>
              </w:numPr>
              <w:rPr>
                <w:del w:id="178" w:author="David Döbele" w:date="2023-02-21T21:09:00Z"/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del w:id="179" w:author="David Döbele" w:date="2023-02-21T21:09:00Z">
              <w:r w:rsidRPr="00560060" w:rsidDel="005D7A10">
                <w:rPr>
                  <w:rFonts w:ascii="Optima" w:hAnsi="Optima"/>
                  <w:i/>
                  <w:sz w:val="16"/>
                  <w:szCs w:val="21"/>
                  <w:lang w:val="en-US"/>
                </w:rPr>
                <w:delText>Preparation of policy proposals on current political challenges</w:delText>
              </w:r>
              <w:r w:rsidRPr="00BC4D36" w:rsidDel="005D7A10">
                <w:rPr>
                  <w:rFonts w:ascii="Optima" w:hAnsi="Optima"/>
                  <w:i/>
                  <w:sz w:val="16"/>
                  <w:szCs w:val="21"/>
                  <w:lang w:val="en-US"/>
                </w:rPr>
                <w:delText xml:space="preserve"> </w:delText>
              </w:r>
            </w:del>
          </w:p>
          <w:p w14:paraId="28A0BD4E" w14:textId="5272D8A9" w:rsidR="00406815" w:rsidRPr="00560060" w:rsidDel="005D7A10" w:rsidRDefault="00406815" w:rsidP="00406815">
            <w:pPr>
              <w:pStyle w:val="Beschreibung"/>
              <w:numPr>
                <w:ilvl w:val="0"/>
                <w:numId w:val="24"/>
              </w:numPr>
              <w:rPr>
                <w:del w:id="180" w:author="David Döbele" w:date="2023-02-21T21:09:00Z"/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del w:id="181" w:author="David Döbele" w:date="2023-02-21T21:09:00Z">
              <w:r w:rsidRPr="00560060" w:rsidDel="005D7A10">
                <w:rPr>
                  <w:rFonts w:ascii="Optima" w:hAnsi="Optima"/>
                  <w:i/>
                  <w:sz w:val="16"/>
                  <w:szCs w:val="21"/>
                  <w:lang w:val="en-US"/>
                </w:rPr>
                <w:delText xml:space="preserve">Organizing programmatic events and discussions </w:delText>
              </w:r>
            </w:del>
          </w:p>
          <w:p w14:paraId="5838A2C3" w14:textId="1F14B218" w:rsidR="00BC4D36" w:rsidRPr="00BC4D36" w:rsidDel="005D7A10" w:rsidRDefault="00406815" w:rsidP="00406815">
            <w:pPr>
              <w:pStyle w:val="Beschreibung"/>
              <w:numPr>
                <w:ilvl w:val="0"/>
                <w:numId w:val="24"/>
              </w:numPr>
              <w:rPr>
                <w:del w:id="182" w:author="David Döbele" w:date="2023-02-21T21:09:00Z"/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del w:id="183" w:author="David Döbele" w:date="2023-02-21T21:09:00Z">
              <w:r w:rsidRPr="00560060" w:rsidDel="005D7A10">
                <w:rPr>
                  <w:rFonts w:ascii="Optima" w:hAnsi="Optima"/>
                  <w:i/>
                  <w:sz w:val="16"/>
                  <w:szCs w:val="21"/>
                  <w:lang w:val="en-US"/>
                </w:rPr>
                <w:delText>Active support during public events and political representation</w:delText>
              </w:r>
            </w:del>
          </w:p>
          <w:p w14:paraId="708D3981" w14:textId="367400C9" w:rsidR="00406815" w:rsidRPr="00560060" w:rsidDel="005D7A10" w:rsidRDefault="00BC4D36" w:rsidP="00406815">
            <w:pPr>
              <w:pStyle w:val="Beschreibung"/>
              <w:numPr>
                <w:ilvl w:val="0"/>
                <w:numId w:val="24"/>
              </w:numPr>
              <w:rPr>
                <w:del w:id="184" w:author="David Döbele" w:date="2023-02-21T21:09:00Z"/>
                <w:rFonts w:ascii="Optima" w:hAnsi="Optima"/>
                <w:i/>
                <w:iCs/>
                <w:sz w:val="16"/>
                <w:szCs w:val="21"/>
                <w:lang w:val="en-US"/>
              </w:rPr>
            </w:pPr>
            <w:del w:id="185" w:author="David Döbele" w:date="2023-02-21T21:09:00Z">
              <w:r w:rsidDel="005D7A10">
                <w:rPr>
                  <w:rFonts w:ascii="Optima" w:hAnsi="Optima"/>
                  <w:i/>
                  <w:sz w:val="16"/>
                  <w:szCs w:val="21"/>
                  <w:lang w:val="en-US"/>
                </w:rPr>
                <w:delText>Contribution of new Ideas</w:delText>
              </w:r>
              <w:r w:rsidR="00406815" w:rsidRPr="00560060" w:rsidDel="005D7A10">
                <w:rPr>
                  <w:rFonts w:ascii="Optima" w:hAnsi="Optima"/>
                  <w:i/>
                  <w:sz w:val="16"/>
                  <w:szCs w:val="21"/>
                  <w:lang w:val="en-US"/>
                </w:rPr>
                <w:delText xml:space="preserve">  </w:delText>
              </w:r>
            </w:del>
          </w:p>
          <w:p w14:paraId="2CC438FF" w14:textId="3C132B1C" w:rsidR="00406815" w:rsidRPr="002A0E9B" w:rsidDel="005D7A10" w:rsidRDefault="00406815" w:rsidP="00406815">
            <w:pPr>
              <w:pStyle w:val="Beschreibung"/>
              <w:numPr>
                <w:ilvl w:val="0"/>
                <w:numId w:val="24"/>
              </w:numPr>
              <w:rPr>
                <w:del w:id="186" w:author="David Döbele" w:date="2023-02-21T21:09:00Z"/>
                <w:rFonts w:ascii="Optima" w:hAnsi="Optima"/>
                <w:i/>
                <w:iCs/>
                <w:sz w:val="18"/>
                <w:lang w:val="en-US"/>
              </w:rPr>
            </w:pPr>
            <w:del w:id="187" w:author="David Döbele" w:date="2023-02-21T21:09:00Z">
              <w:r w:rsidDel="005D7A10">
                <w:rPr>
                  <w:rFonts w:ascii="Optima" w:hAnsi="Optima"/>
                  <w:i/>
                  <w:sz w:val="16"/>
                  <w:szCs w:val="21"/>
                  <w:lang w:val="en-US"/>
                </w:rPr>
                <w:delText xml:space="preserve">Chief Electoral Officer of the Electoral Board (coordinated the work of the Electoral Board, responsible for a proper and legal process, focusing on doing effective and efficient work) </w:delText>
              </w:r>
            </w:del>
          </w:p>
        </w:tc>
      </w:tr>
      <w:tr w:rsidR="005D7A10" w:rsidRPr="0017009A" w:rsidDel="005D7A10" w14:paraId="6A40783F" w14:textId="547B28D9" w:rsidTr="005D7A10">
        <w:trPr>
          <w:trHeight w:val="329"/>
          <w:del w:id="188" w:author="David Döbele" w:date="2023-02-21T21:08:00Z"/>
        </w:trPr>
        <w:tc>
          <w:tcPr>
            <w:tcW w:w="10774" w:type="dxa"/>
            <w:gridSpan w:val="10"/>
            <w:vAlign w:val="bottom"/>
          </w:tcPr>
          <w:p w14:paraId="1A91E665" w14:textId="17B6A240" w:rsidR="00406815" w:rsidDel="005D7A10" w:rsidRDefault="00406815" w:rsidP="00511527">
            <w:pPr>
              <w:pStyle w:val="Beschreibung"/>
              <w:spacing w:line="276" w:lineRule="auto"/>
              <w:rPr>
                <w:del w:id="189" w:author="David Döbele" w:date="2023-02-21T21:08:00Z"/>
                <w:rFonts w:ascii="Optima" w:hAnsi="Optima"/>
                <w:sz w:val="18"/>
                <w:lang w:val="en-US"/>
              </w:rPr>
            </w:pPr>
            <w:del w:id="190" w:author="David Döbele" w:date="2023-02-21T21:08:00Z">
              <w:r w:rsidDel="005D7A10">
                <w:rPr>
                  <w:rFonts w:ascii="Optima" w:hAnsi="Optima"/>
                  <w:b/>
                  <w:smallCaps/>
                  <w:sz w:val="23"/>
                  <w:szCs w:val="23"/>
                </w:rPr>
                <w:delText xml:space="preserve">Private Tution                                                                                                                        </w:delText>
              </w:r>
              <w:r w:rsidDel="005D7A10">
                <w:rPr>
                  <w:rFonts w:ascii="Optima" w:hAnsi="Optima"/>
                  <w:bCs/>
                  <w:i/>
                  <w:iCs/>
                  <w:smallCaps/>
                  <w:sz w:val="23"/>
                  <w:szCs w:val="23"/>
                </w:rPr>
                <w:delText>Aschaffenburg</w:delText>
              </w:r>
            </w:del>
          </w:p>
        </w:tc>
      </w:tr>
      <w:tr w:rsidR="005D7A10" w:rsidRPr="005D7A10" w:rsidDel="005D7A10" w14:paraId="6E8F440E" w14:textId="77777777" w:rsidTr="005D7A10">
        <w:trPr>
          <w:trHeight w:val="193"/>
          <w:del w:id="191" w:author="David Döbele" w:date="2023-02-21T21:08:00Z"/>
        </w:trPr>
        <w:tc>
          <w:tcPr>
            <w:tcW w:w="10774" w:type="dxa"/>
            <w:gridSpan w:val="10"/>
          </w:tcPr>
          <w:p w14:paraId="0E3329E7" w14:textId="63F97E62" w:rsidR="00406815" w:rsidDel="005D7A10" w:rsidRDefault="00406815" w:rsidP="00406815">
            <w:pPr>
              <w:pStyle w:val="Beschreibung"/>
              <w:rPr>
                <w:del w:id="192" w:author="David Döbele" w:date="2023-02-21T21:08:00Z"/>
                <w:rFonts w:ascii="Optima" w:hAnsi="Optima"/>
                <w:sz w:val="18"/>
                <w:lang w:val="en-US"/>
              </w:rPr>
            </w:pPr>
            <w:del w:id="193" w:author="David Döbele" w:date="2023-02-21T21:08:00Z">
              <w:r w:rsidDel="005D7A10">
                <w:rPr>
                  <w:rFonts w:ascii="Optima" w:hAnsi="Optima"/>
                  <w:sz w:val="18"/>
                  <w:lang w:val="en-US"/>
                </w:rPr>
                <w:delText>Tutoring a student in the subjects Mathematics, English and French                                                 10/2019 – present</w:delText>
              </w:r>
            </w:del>
          </w:p>
          <w:p w14:paraId="4F9A0E02" w14:textId="40B9ED0E" w:rsidR="00406815" w:rsidRPr="00511527" w:rsidDel="005D7A10" w:rsidRDefault="00406815" w:rsidP="00406815">
            <w:pPr>
              <w:pStyle w:val="Beschreibung"/>
              <w:numPr>
                <w:ilvl w:val="0"/>
                <w:numId w:val="27"/>
              </w:numPr>
              <w:rPr>
                <w:del w:id="194" w:author="David Döbele" w:date="2023-02-21T21:08:00Z"/>
                <w:rFonts w:ascii="Optima" w:hAnsi="Optima"/>
                <w:sz w:val="16"/>
                <w:szCs w:val="21"/>
                <w:lang w:val="en-US"/>
              </w:rPr>
            </w:pPr>
            <w:del w:id="195" w:author="David Döbele" w:date="2023-02-21T21:08:00Z">
              <w:r w:rsidDel="005D7A10">
                <w:rPr>
                  <w:rFonts w:ascii="Optima" w:hAnsi="Optima"/>
                  <w:i/>
                  <w:iCs/>
                  <w:sz w:val="16"/>
                  <w:szCs w:val="21"/>
                  <w:lang w:val="en-US"/>
                </w:rPr>
                <w:delText xml:space="preserve">Introduction to Preparation of Scripts and various Learning Methods as well as solving tasks </w:delText>
              </w:r>
            </w:del>
          </w:p>
          <w:p w14:paraId="4651F4A2" w14:textId="37C806FB" w:rsidR="00511527" w:rsidRPr="008A3720" w:rsidDel="005D7A10" w:rsidRDefault="00511527" w:rsidP="00511527">
            <w:pPr>
              <w:pStyle w:val="Beschreibung"/>
              <w:ind w:left="360"/>
              <w:rPr>
                <w:del w:id="196" w:author="David Döbele" w:date="2023-02-21T21:08:00Z"/>
                <w:rFonts w:ascii="Optima" w:hAnsi="Optima"/>
                <w:sz w:val="16"/>
                <w:szCs w:val="21"/>
                <w:lang w:val="en-US"/>
              </w:rPr>
            </w:pPr>
          </w:p>
        </w:tc>
      </w:tr>
      <w:tr w:rsidR="005D7A10" w:rsidRPr="00E55D90" w14:paraId="482569A2" w14:textId="77777777" w:rsidTr="005D7A10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543F67FB" w:rsidR="00406815" w:rsidRPr="00E55D90" w:rsidRDefault="00406815" w:rsidP="00406815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>
              <w:rPr>
                <w:rFonts w:ascii="Optima" w:hAnsi="Optim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Optima" w:hAnsi="Optim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406815" w:rsidRPr="005D7A10" w14:paraId="2B257790" w14:textId="77777777" w:rsidTr="005D7A10">
        <w:trPr>
          <w:trHeight w:val="340"/>
          <w:trPrChange w:id="197" w:author="David Döbele" w:date="2023-02-21T21:02:00Z">
            <w:trPr>
              <w:gridBefore w:val="1"/>
              <w:gridAfter w:val="0"/>
              <w:trHeight w:val="340"/>
            </w:trPr>
          </w:trPrChange>
        </w:trPr>
        <w:tc>
          <w:tcPr>
            <w:tcW w:w="1985" w:type="dxa"/>
            <w:tcBorders>
              <w:top w:val="single" w:sz="4" w:space="0" w:color="auto"/>
            </w:tcBorders>
            <w:vAlign w:val="bottom"/>
            <w:tcPrChange w:id="198" w:author="David Döbele" w:date="2023-02-21T21:02:00Z">
              <w:tcPr>
                <w:tcW w:w="1985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298A163B" w:rsidR="00406815" w:rsidRPr="00E55D90" w:rsidRDefault="00406815" w:rsidP="00406815">
            <w:pPr>
              <w:rPr>
                <w:rFonts w:ascii="Optima" w:hAnsi="Optima"/>
                <w:sz w:val="18"/>
              </w:rPr>
            </w:pPr>
            <w:proofErr w:type="spellStart"/>
            <w:r w:rsidRPr="008C3150">
              <w:rPr>
                <w:rFonts w:ascii="Optima" w:hAnsi="Optima"/>
                <w:b/>
                <w:bCs/>
                <w:sz w:val="18"/>
              </w:rPr>
              <w:t>Languages</w:t>
            </w:r>
            <w:proofErr w:type="spellEnd"/>
            <w:r w:rsidRPr="008C3150">
              <w:rPr>
                <w:rFonts w:ascii="Optima" w:hAnsi="Optima"/>
                <w:b/>
                <w:bCs/>
                <w:sz w:val="18"/>
              </w:rPr>
              <w:t>:</w:t>
            </w:r>
          </w:p>
        </w:tc>
        <w:tc>
          <w:tcPr>
            <w:tcW w:w="8789" w:type="dxa"/>
            <w:gridSpan w:val="9"/>
            <w:tcBorders>
              <w:top w:val="single" w:sz="4" w:space="0" w:color="auto"/>
            </w:tcBorders>
            <w:vAlign w:val="bottom"/>
            <w:tcPrChange w:id="199" w:author="David Döbele" w:date="2023-02-21T21:02:00Z">
              <w:tcPr>
                <w:tcW w:w="7082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46C1A5AD" w:rsidR="00406815" w:rsidRPr="0016604F" w:rsidRDefault="00406815" w:rsidP="00406815">
            <w:pPr>
              <w:rPr>
                <w:rFonts w:ascii="Optima" w:hAnsi="Optima"/>
                <w:sz w:val="18"/>
                <w:lang w:val="en-US"/>
              </w:rPr>
            </w:pP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German </w:t>
            </w:r>
            <w:r w:rsidRPr="0016604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English </w:t>
            </w:r>
            <w:r w:rsidRPr="0016604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(business fluent)</w:t>
            </w: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French </w:t>
            </w:r>
            <w:r w:rsidRPr="0016604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(B1)</w:t>
            </w: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Spanish </w:t>
            </w:r>
            <w:r w:rsidRPr="0016604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(basics) </w:t>
            </w:r>
            <w:r w:rsidRPr="0016604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406815" w:rsidRPr="005D7A10" w14:paraId="45706C3F" w14:textId="77777777" w:rsidTr="005D7A10">
        <w:trPr>
          <w:trHeight w:val="283"/>
          <w:trPrChange w:id="200" w:author="David Döbele" w:date="2023-02-21T21:02:00Z">
            <w:trPr>
              <w:gridBefore w:val="1"/>
              <w:gridAfter w:val="0"/>
              <w:trHeight w:val="283"/>
            </w:trPr>
          </w:trPrChange>
        </w:trPr>
        <w:tc>
          <w:tcPr>
            <w:tcW w:w="1985" w:type="dxa"/>
            <w:vAlign w:val="bottom"/>
            <w:tcPrChange w:id="201" w:author="David Döbele" w:date="2023-02-21T21:02:00Z">
              <w:tcPr>
                <w:tcW w:w="1985" w:type="dxa"/>
                <w:gridSpan w:val="2"/>
                <w:vAlign w:val="bottom"/>
              </w:tcPr>
            </w:tcPrChange>
          </w:tcPr>
          <w:p w14:paraId="57688BDA" w14:textId="04FCC74D" w:rsidR="00406815" w:rsidRPr="008C3150" w:rsidRDefault="00406815" w:rsidP="00406815">
            <w:pPr>
              <w:rPr>
                <w:rFonts w:ascii="Optima" w:hAnsi="Optima"/>
                <w:b/>
                <w:bCs/>
                <w:sz w:val="18"/>
              </w:rPr>
            </w:pPr>
            <w:r w:rsidRPr="008C3150">
              <w:rPr>
                <w:rFonts w:ascii="Optima" w:hAnsi="Optima"/>
                <w:b/>
                <w:bCs/>
                <w:sz w:val="18"/>
              </w:rPr>
              <w:t>IT:</w:t>
            </w:r>
          </w:p>
        </w:tc>
        <w:tc>
          <w:tcPr>
            <w:tcW w:w="8789" w:type="dxa"/>
            <w:gridSpan w:val="9"/>
            <w:vAlign w:val="bottom"/>
            <w:tcPrChange w:id="202" w:author="David Döbele" w:date="2023-02-21T21:02:00Z">
              <w:tcPr>
                <w:tcW w:w="7082" w:type="dxa"/>
                <w:gridSpan w:val="9"/>
                <w:vAlign w:val="bottom"/>
              </w:tcPr>
            </w:tcPrChange>
          </w:tcPr>
          <w:p w14:paraId="60CA2168" w14:textId="5B71DDF6" w:rsidR="00406815" w:rsidRPr="00E55D90" w:rsidRDefault="00406815" w:rsidP="00406815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Microsoft Word, Power Point, Excel), </w:t>
            </w:r>
            <w:r w:rsidRPr="00623994">
              <w:rPr>
                <w:rFonts w:ascii="Optima" w:hAnsi="Optima" w:cs="Georgia"/>
                <w:color w:val="000000"/>
                <w:sz w:val="18"/>
                <w:lang w:val="en-US"/>
                <w:rPrChange w:id="203" w:author="David Döbele" w:date="2023-02-21T21:12:00Z">
                  <w:rPr>
                    <w:rFonts w:ascii="Optima" w:hAnsi="Optima" w:cs="Georgia"/>
                    <w:i/>
                    <w:iCs/>
                    <w:color w:val="000000"/>
                    <w:sz w:val="18"/>
                    <w:lang w:val="en-US"/>
                  </w:rPr>
                </w:rPrChange>
              </w:rPr>
              <w:t>Shopify</w:t>
            </w:r>
            <w:ins w:id="204" w:author="David Döbele" w:date="2023-02-21T21:12:00Z">
              <w:r w:rsidR="00623994">
                <w:rPr>
                  <w:rFonts w:ascii="Optima" w:hAnsi="Optima" w:cs="Georgia"/>
                  <w:color w:val="000000"/>
                  <w:sz w:val="18"/>
                  <w:lang w:val="en-US"/>
                </w:rPr>
                <w:t xml:space="preserve"> </w:t>
              </w:r>
            </w:ins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(basics), </w:t>
            </w:r>
            <w:proofErr w:type="spellStart"/>
            <w:r w:rsidRPr="00623994">
              <w:rPr>
                <w:rFonts w:ascii="Optima" w:hAnsi="Optima" w:cs="Georgia"/>
                <w:color w:val="000000"/>
                <w:sz w:val="18"/>
                <w:lang w:val="en-US"/>
                <w:rPrChange w:id="205" w:author="David Döbele" w:date="2023-02-21T21:12:00Z">
                  <w:rPr>
                    <w:rFonts w:ascii="Optima" w:hAnsi="Optima" w:cs="Georgia"/>
                    <w:i/>
                    <w:iCs/>
                    <w:color w:val="000000"/>
                    <w:sz w:val="18"/>
                    <w:lang w:val="en-US"/>
                  </w:rPr>
                </w:rPrChange>
              </w:rPr>
              <w:t>Shopware</w:t>
            </w:r>
            <w:proofErr w:type="spellEnd"/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(basics)</w:t>
            </w:r>
            <w:r w:rsidR="00E46305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="00E46305" w:rsidRPr="00623994">
              <w:rPr>
                <w:rFonts w:ascii="Optima" w:hAnsi="Optima" w:cs="Georgia"/>
                <w:color w:val="000000"/>
                <w:sz w:val="18"/>
                <w:lang w:val="en-US"/>
                <w:rPrChange w:id="206" w:author="David Döbele" w:date="2023-02-21T21:12:00Z">
                  <w:rPr>
                    <w:rFonts w:ascii="Optima" w:hAnsi="Optima" w:cs="Georgia"/>
                    <w:i/>
                    <w:iCs/>
                    <w:color w:val="000000"/>
                    <w:sz w:val="18"/>
                    <w:lang w:val="en-US"/>
                  </w:rPr>
                </w:rPrChange>
              </w:rPr>
              <w:t>Python</w:t>
            </w:r>
            <w:r w:rsidR="00E46305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(basics)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406815" w:rsidRPr="005D7A10" w14:paraId="70CB01B0" w14:textId="77777777" w:rsidTr="005D7A10">
        <w:trPr>
          <w:trHeight w:val="283"/>
          <w:trPrChange w:id="207" w:author="David Döbele" w:date="2023-02-21T21:02:00Z">
            <w:trPr>
              <w:gridBefore w:val="1"/>
              <w:gridAfter w:val="0"/>
              <w:trHeight w:val="283"/>
            </w:trPr>
          </w:trPrChange>
        </w:trPr>
        <w:tc>
          <w:tcPr>
            <w:tcW w:w="1985" w:type="dxa"/>
            <w:vAlign w:val="bottom"/>
            <w:tcPrChange w:id="208" w:author="David Döbele" w:date="2023-02-21T21:02:00Z">
              <w:tcPr>
                <w:tcW w:w="1985" w:type="dxa"/>
                <w:gridSpan w:val="2"/>
                <w:vAlign w:val="bottom"/>
              </w:tcPr>
            </w:tcPrChange>
          </w:tcPr>
          <w:p w14:paraId="04F58216" w14:textId="1E5D857A" w:rsidR="00406815" w:rsidRPr="008C3150" w:rsidRDefault="00406815" w:rsidP="00406815">
            <w:pPr>
              <w:rPr>
                <w:rFonts w:ascii="Optima" w:hAnsi="Optima"/>
                <w:b/>
                <w:bCs/>
                <w:sz w:val="18"/>
              </w:rPr>
            </w:pPr>
            <w:proofErr w:type="spellStart"/>
            <w:r w:rsidRPr="008C3150">
              <w:rPr>
                <w:rFonts w:ascii="Optima" w:hAnsi="Optima"/>
                <w:b/>
                <w:bCs/>
                <w:sz w:val="18"/>
              </w:rPr>
              <w:t>Interests</w:t>
            </w:r>
            <w:proofErr w:type="spellEnd"/>
            <w:r w:rsidRPr="008C3150">
              <w:rPr>
                <w:rFonts w:ascii="Optima" w:hAnsi="Optima"/>
                <w:b/>
                <w:bCs/>
                <w:sz w:val="18"/>
              </w:rPr>
              <w:t xml:space="preserve">: </w:t>
            </w:r>
          </w:p>
        </w:tc>
        <w:tc>
          <w:tcPr>
            <w:tcW w:w="8789" w:type="dxa"/>
            <w:gridSpan w:val="9"/>
            <w:vAlign w:val="bottom"/>
            <w:tcPrChange w:id="209" w:author="David Döbele" w:date="2023-02-21T21:02:00Z">
              <w:tcPr>
                <w:tcW w:w="7082" w:type="dxa"/>
                <w:gridSpan w:val="9"/>
                <w:vAlign w:val="bottom"/>
              </w:tcPr>
            </w:tcPrChange>
          </w:tcPr>
          <w:p w14:paraId="598C2742" w14:textId="47BA7D0E" w:rsidR="00406815" w:rsidRPr="00560E1B" w:rsidRDefault="00406815" w:rsidP="00406815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560E1B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Reading informative literature,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studying on my own, </w:t>
            </w:r>
            <w:r w:rsidRPr="00560E1B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sports </w:t>
            </w:r>
            <w:r w:rsidRPr="00F659B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  <w:rPrChange w:id="210" w:author="David Döbele" w:date="2022-09-06T19:48:00Z">
                  <w:rPr>
                    <w:rFonts w:ascii="Optima" w:hAnsi="Optima" w:cs="Georgia"/>
                    <w:color w:val="000000"/>
                    <w:sz w:val="18"/>
                    <w:lang w:val="en-US"/>
                  </w:rPr>
                </w:rPrChange>
              </w:rPr>
              <w:t xml:space="preserve">(gym),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personal development</w:t>
            </w:r>
          </w:p>
        </w:tc>
      </w:tr>
      <w:tr w:rsidR="005D7A10" w:rsidRPr="00E55D90" w:rsidDel="005D7A10" w14:paraId="7F8846F0" w14:textId="77777777" w:rsidTr="005D7A10">
        <w:trPr>
          <w:trHeight w:val="692"/>
          <w:del w:id="211" w:author="David Döbele" w:date="2023-02-21T21:11:00Z"/>
        </w:trPr>
        <w:tc>
          <w:tcPr>
            <w:tcW w:w="1985" w:type="dxa"/>
            <w:vAlign w:val="bottom"/>
          </w:tcPr>
          <w:p w14:paraId="406B03AC" w14:textId="2E71C1F8" w:rsidR="00406815" w:rsidRPr="00E55D90" w:rsidDel="005D7A10" w:rsidRDefault="00406815" w:rsidP="00406815">
            <w:pPr>
              <w:rPr>
                <w:del w:id="212" w:author="David Döbele" w:date="2023-02-21T21:11:00Z"/>
                <w:rFonts w:ascii="Optima" w:hAnsi="Optima"/>
                <w:sz w:val="18"/>
              </w:rPr>
            </w:pPr>
            <w:del w:id="213" w:author="David Döbele" w:date="2023-02-21T21:11:00Z">
              <w:r w:rsidRPr="00E55D90" w:rsidDel="005D7A10">
                <w:rPr>
                  <w:rFonts w:ascii="Optima" w:hAnsi="Optima"/>
                  <w:sz w:val="18"/>
                </w:rPr>
                <w:delText xml:space="preserve">Frankfurt, </w:delText>
              </w:r>
              <w:r w:rsidR="0082202C" w:rsidDel="005D7A10">
                <w:rPr>
                  <w:rFonts w:ascii="Optima" w:hAnsi="Optima"/>
                  <w:sz w:val="18"/>
                </w:rPr>
                <w:delText>21</w:delText>
              </w:r>
              <w:r w:rsidDel="005D7A10">
                <w:rPr>
                  <w:rFonts w:ascii="Optima" w:hAnsi="Optima"/>
                  <w:sz w:val="18"/>
                </w:rPr>
                <w:delText>/</w:delText>
              </w:r>
              <w:r w:rsidR="0082202C" w:rsidDel="005D7A10">
                <w:rPr>
                  <w:rFonts w:ascii="Optima" w:hAnsi="Optima"/>
                  <w:sz w:val="18"/>
                </w:rPr>
                <w:delText>02</w:delText>
              </w:r>
              <w:r w:rsidDel="005D7A10">
                <w:rPr>
                  <w:rFonts w:ascii="Optima" w:hAnsi="Optima"/>
                  <w:sz w:val="18"/>
                </w:rPr>
                <w:delText>/202</w:delText>
              </w:r>
              <w:r w:rsidR="0082202C" w:rsidDel="005D7A10">
                <w:rPr>
                  <w:rFonts w:ascii="Optima" w:hAnsi="Optima"/>
                  <w:sz w:val="18"/>
                </w:rPr>
                <w:delText>3</w:delText>
              </w:r>
            </w:del>
          </w:p>
        </w:tc>
        <w:tc>
          <w:tcPr>
            <w:tcW w:w="8789" w:type="dxa"/>
            <w:gridSpan w:val="9"/>
            <w:vAlign w:val="bottom"/>
          </w:tcPr>
          <w:p w14:paraId="6478BDEA" w14:textId="5D2B22F4" w:rsidR="00406815" w:rsidRPr="00E55D90" w:rsidDel="005D7A10" w:rsidRDefault="00406815" w:rsidP="00406815">
            <w:pPr>
              <w:rPr>
                <w:del w:id="214" w:author="David Döbele" w:date="2023-02-21T21:11:00Z"/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628AC0E2" w14:textId="77777777" w:rsidR="00E53D59" w:rsidRPr="00E53D59" w:rsidRDefault="00E53D59" w:rsidP="00E53D59"/>
    <w:sectPr w:rsidR="00E53D59" w:rsidRPr="00E53D59" w:rsidSect="005D7A10">
      <w:footerReference w:type="even" r:id="rId8"/>
      <w:pgSz w:w="11906" w:h="16838"/>
      <w:pgMar w:top="510" w:right="1418" w:bottom="113" w:left="1418" w:header="709" w:footer="709" w:gutter="0"/>
      <w:cols w:space="708"/>
      <w:docGrid w:linePitch="360"/>
      <w:sectPrChange w:id="215" w:author="David Döbele" w:date="2023-02-21T21:02:00Z">
        <w:sectPr w:rsidR="00E53D59" w:rsidRPr="00E53D59" w:rsidSect="005D7A10">
          <w:pgMar w:top="680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9F2A2" w14:textId="77777777" w:rsidR="00A51177" w:rsidRDefault="00A51177" w:rsidP="00BE053D">
      <w:pPr>
        <w:spacing w:after="0" w:line="240" w:lineRule="auto"/>
      </w:pPr>
      <w:r>
        <w:separator/>
      </w:r>
    </w:p>
  </w:endnote>
  <w:endnote w:type="continuationSeparator" w:id="0">
    <w:p w14:paraId="53D09CB0" w14:textId="77777777" w:rsidR="00A51177" w:rsidRDefault="00A5117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Times New Roman (Textkörper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30FC1" w14:textId="77777777" w:rsidR="00A51177" w:rsidRDefault="00A51177" w:rsidP="00BE053D">
      <w:pPr>
        <w:spacing w:after="0" w:line="240" w:lineRule="auto"/>
      </w:pPr>
      <w:r>
        <w:separator/>
      </w:r>
    </w:p>
  </w:footnote>
  <w:footnote w:type="continuationSeparator" w:id="0">
    <w:p w14:paraId="7A0BFC95" w14:textId="77777777" w:rsidR="00A51177" w:rsidRDefault="00A5117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496CC4"/>
    <w:multiLevelType w:val="hybridMultilevel"/>
    <w:tmpl w:val="BE5436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F4F8E"/>
    <w:multiLevelType w:val="hybridMultilevel"/>
    <w:tmpl w:val="5C1E63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2E50B1"/>
    <w:multiLevelType w:val="hybridMultilevel"/>
    <w:tmpl w:val="B85E7014"/>
    <w:lvl w:ilvl="0" w:tplc="0407000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2E0A2E"/>
    <w:multiLevelType w:val="hybridMultilevel"/>
    <w:tmpl w:val="4E5A27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F39A5"/>
    <w:multiLevelType w:val="hybridMultilevel"/>
    <w:tmpl w:val="698C9CC6"/>
    <w:lvl w:ilvl="0" w:tplc="0407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15C2609B"/>
    <w:multiLevelType w:val="hybridMultilevel"/>
    <w:tmpl w:val="EA9028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24E21"/>
    <w:multiLevelType w:val="hybridMultilevel"/>
    <w:tmpl w:val="241463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1B4C20"/>
    <w:multiLevelType w:val="hybridMultilevel"/>
    <w:tmpl w:val="37480D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94785"/>
    <w:multiLevelType w:val="hybridMultilevel"/>
    <w:tmpl w:val="15A26F34"/>
    <w:lvl w:ilvl="0" w:tplc="0407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4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E62E42"/>
    <w:multiLevelType w:val="hybridMultilevel"/>
    <w:tmpl w:val="AAD2D6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825DA5"/>
    <w:multiLevelType w:val="hybridMultilevel"/>
    <w:tmpl w:val="9244CE62"/>
    <w:lvl w:ilvl="0" w:tplc="0407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3" w15:restartNumberingAfterBreak="0">
    <w:nsid w:val="600447CD"/>
    <w:multiLevelType w:val="hybridMultilevel"/>
    <w:tmpl w:val="927075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1D7F0C"/>
    <w:multiLevelType w:val="hybridMultilevel"/>
    <w:tmpl w:val="9F5AD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9A6CF5"/>
    <w:multiLevelType w:val="hybridMultilevel"/>
    <w:tmpl w:val="6B483142"/>
    <w:lvl w:ilvl="0" w:tplc="0407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7" w15:restartNumberingAfterBreak="0">
    <w:nsid w:val="66C142E7"/>
    <w:multiLevelType w:val="hybridMultilevel"/>
    <w:tmpl w:val="CF08F7A4"/>
    <w:lvl w:ilvl="0" w:tplc="0407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027A06"/>
    <w:multiLevelType w:val="hybridMultilevel"/>
    <w:tmpl w:val="2B907758"/>
    <w:lvl w:ilvl="0" w:tplc="0407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0" w15:restartNumberingAfterBreak="0">
    <w:nsid w:val="7CF91F79"/>
    <w:multiLevelType w:val="hybridMultilevel"/>
    <w:tmpl w:val="4E3EEF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238904">
    <w:abstractNumId w:val="22"/>
  </w:num>
  <w:num w:numId="2" w16cid:durableId="969096880">
    <w:abstractNumId w:val="26"/>
  </w:num>
  <w:num w:numId="3" w16cid:durableId="1251548676">
    <w:abstractNumId w:val="28"/>
  </w:num>
  <w:num w:numId="4" w16cid:durableId="1685130144">
    <w:abstractNumId w:val="0"/>
  </w:num>
  <w:num w:numId="5" w16cid:durableId="1065182436">
    <w:abstractNumId w:val="1"/>
  </w:num>
  <w:num w:numId="6" w16cid:durableId="861168829">
    <w:abstractNumId w:val="2"/>
  </w:num>
  <w:num w:numId="7" w16cid:durableId="1351488121">
    <w:abstractNumId w:val="21"/>
  </w:num>
  <w:num w:numId="8" w16cid:durableId="1564218628">
    <w:abstractNumId w:val="35"/>
  </w:num>
  <w:num w:numId="9" w16cid:durableId="1820727590">
    <w:abstractNumId w:val="20"/>
  </w:num>
  <w:num w:numId="10" w16cid:durableId="1696494896">
    <w:abstractNumId w:val="38"/>
  </w:num>
  <w:num w:numId="11" w16cid:durableId="1962567511">
    <w:abstractNumId w:val="8"/>
  </w:num>
  <w:num w:numId="12" w16cid:durableId="2045665779">
    <w:abstractNumId w:val="13"/>
  </w:num>
  <w:num w:numId="13" w16cid:durableId="1197036726">
    <w:abstractNumId w:val="15"/>
  </w:num>
  <w:num w:numId="14" w16cid:durableId="1394618177">
    <w:abstractNumId w:val="16"/>
  </w:num>
  <w:num w:numId="15" w16cid:durableId="566837995">
    <w:abstractNumId w:val="31"/>
  </w:num>
  <w:num w:numId="16" w16cid:durableId="719013861">
    <w:abstractNumId w:val="7"/>
  </w:num>
  <w:num w:numId="17" w16cid:durableId="335882428">
    <w:abstractNumId w:val="25"/>
  </w:num>
  <w:num w:numId="18" w16cid:durableId="531069242">
    <w:abstractNumId w:val="5"/>
  </w:num>
  <w:num w:numId="19" w16cid:durableId="73403411">
    <w:abstractNumId w:val="27"/>
  </w:num>
  <w:num w:numId="20" w16cid:durableId="184751622">
    <w:abstractNumId w:val="17"/>
  </w:num>
  <w:num w:numId="21" w16cid:durableId="1157267112">
    <w:abstractNumId w:val="19"/>
  </w:num>
  <w:num w:numId="22" w16cid:durableId="253631566">
    <w:abstractNumId w:val="24"/>
  </w:num>
  <w:num w:numId="23" w16cid:durableId="2107531582">
    <w:abstractNumId w:val="14"/>
  </w:num>
  <w:num w:numId="24" w16cid:durableId="616909617">
    <w:abstractNumId w:val="29"/>
  </w:num>
  <w:num w:numId="25" w16cid:durableId="479856580">
    <w:abstractNumId w:val="6"/>
  </w:num>
  <w:num w:numId="26" w16cid:durableId="1912109851">
    <w:abstractNumId w:val="4"/>
  </w:num>
  <w:num w:numId="27" w16cid:durableId="2143838484">
    <w:abstractNumId w:val="9"/>
  </w:num>
  <w:num w:numId="28" w16cid:durableId="1727531872">
    <w:abstractNumId w:val="12"/>
  </w:num>
  <w:num w:numId="29" w16cid:durableId="2011175019">
    <w:abstractNumId w:val="37"/>
  </w:num>
  <w:num w:numId="30" w16cid:durableId="1358700615">
    <w:abstractNumId w:val="39"/>
  </w:num>
  <w:num w:numId="31" w16cid:durableId="1307080124">
    <w:abstractNumId w:val="3"/>
  </w:num>
  <w:num w:numId="32" w16cid:durableId="1532301281">
    <w:abstractNumId w:val="30"/>
  </w:num>
  <w:num w:numId="33" w16cid:durableId="1765421970">
    <w:abstractNumId w:val="18"/>
  </w:num>
  <w:num w:numId="34" w16cid:durableId="1316184025">
    <w:abstractNumId w:val="34"/>
  </w:num>
  <w:num w:numId="35" w16cid:durableId="95713737">
    <w:abstractNumId w:val="32"/>
  </w:num>
  <w:num w:numId="36" w16cid:durableId="169761893">
    <w:abstractNumId w:val="36"/>
  </w:num>
  <w:num w:numId="37" w16cid:durableId="1648778239">
    <w:abstractNumId w:val="10"/>
  </w:num>
  <w:num w:numId="38" w16cid:durableId="752816673">
    <w:abstractNumId w:val="23"/>
  </w:num>
  <w:num w:numId="39" w16cid:durableId="986129579">
    <w:abstractNumId w:val="40"/>
  </w:num>
  <w:num w:numId="40" w16cid:durableId="1322200272">
    <w:abstractNumId w:val="33"/>
  </w:num>
  <w:num w:numId="41" w16cid:durableId="551310295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275"/>
    <w:rsid w:val="0003714D"/>
    <w:rsid w:val="00041EB1"/>
    <w:rsid w:val="000529BD"/>
    <w:rsid w:val="00061D33"/>
    <w:rsid w:val="00064643"/>
    <w:rsid w:val="00087747"/>
    <w:rsid w:val="000A1FDA"/>
    <w:rsid w:val="000B63E2"/>
    <w:rsid w:val="000B6548"/>
    <w:rsid w:val="000C6920"/>
    <w:rsid w:val="000D6434"/>
    <w:rsid w:val="000D671A"/>
    <w:rsid w:val="000D6B52"/>
    <w:rsid w:val="00103EC5"/>
    <w:rsid w:val="0010480D"/>
    <w:rsid w:val="00116C6E"/>
    <w:rsid w:val="00121911"/>
    <w:rsid w:val="00125CA6"/>
    <w:rsid w:val="00131C18"/>
    <w:rsid w:val="001459AB"/>
    <w:rsid w:val="00156FC9"/>
    <w:rsid w:val="00162A5A"/>
    <w:rsid w:val="0016361E"/>
    <w:rsid w:val="0016604F"/>
    <w:rsid w:val="00166C37"/>
    <w:rsid w:val="0017009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2B70"/>
    <w:rsid w:val="001F4175"/>
    <w:rsid w:val="00207639"/>
    <w:rsid w:val="00223A4D"/>
    <w:rsid w:val="00232CB5"/>
    <w:rsid w:val="00234A7E"/>
    <w:rsid w:val="002370D3"/>
    <w:rsid w:val="0024373D"/>
    <w:rsid w:val="002508C2"/>
    <w:rsid w:val="00267252"/>
    <w:rsid w:val="0028087C"/>
    <w:rsid w:val="00282DB0"/>
    <w:rsid w:val="00297C7F"/>
    <w:rsid w:val="002A0E9B"/>
    <w:rsid w:val="002B2091"/>
    <w:rsid w:val="002C3C8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5C62"/>
    <w:rsid w:val="0037004E"/>
    <w:rsid w:val="00372F7B"/>
    <w:rsid w:val="003733E5"/>
    <w:rsid w:val="00390EA6"/>
    <w:rsid w:val="003B1A54"/>
    <w:rsid w:val="003D230A"/>
    <w:rsid w:val="003E27C3"/>
    <w:rsid w:val="003F3E3F"/>
    <w:rsid w:val="00401B82"/>
    <w:rsid w:val="00405067"/>
    <w:rsid w:val="004067B8"/>
    <w:rsid w:val="00406815"/>
    <w:rsid w:val="004154BE"/>
    <w:rsid w:val="0042013D"/>
    <w:rsid w:val="00422F83"/>
    <w:rsid w:val="00426D7E"/>
    <w:rsid w:val="0043430C"/>
    <w:rsid w:val="00435E6D"/>
    <w:rsid w:val="00443668"/>
    <w:rsid w:val="00451DA3"/>
    <w:rsid w:val="004527E0"/>
    <w:rsid w:val="00456B0D"/>
    <w:rsid w:val="00476AF8"/>
    <w:rsid w:val="00484FD7"/>
    <w:rsid w:val="004877B9"/>
    <w:rsid w:val="004929FB"/>
    <w:rsid w:val="004936F5"/>
    <w:rsid w:val="004A54BA"/>
    <w:rsid w:val="004B4B60"/>
    <w:rsid w:val="004B6A5E"/>
    <w:rsid w:val="004C0DAE"/>
    <w:rsid w:val="004D103D"/>
    <w:rsid w:val="004F3603"/>
    <w:rsid w:val="0050387C"/>
    <w:rsid w:val="00505053"/>
    <w:rsid w:val="00507EA7"/>
    <w:rsid w:val="00511527"/>
    <w:rsid w:val="005171A3"/>
    <w:rsid w:val="00526089"/>
    <w:rsid w:val="00527A28"/>
    <w:rsid w:val="00527DCA"/>
    <w:rsid w:val="00532CCB"/>
    <w:rsid w:val="00553D40"/>
    <w:rsid w:val="00560060"/>
    <w:rsid w:val="00560E1B"/>
    <w:rsid w:val="005716D4"/>
    <w:rsid w:val="00571B60"/>
    <w:rsid w:val="00585A4D"/>
    <w:rsid w:val="00594607"/>
    <w:rsid w:val="005D6329"/>
    <w:rsid w:val="005D7A10"/>
    <w:rsid w:val="005E04BB"/>
    <w:rsid w:val="005E57F6"/>
    <w:rsid w:val="006058D8"/>
    <w:rsid w:val="00610200"/>
    <w:rsid w:val="00615202"/>
    <w:rsid w:val="00623699"/>
    <w:rsid w:val="00623994"/>
    <w:rsid w:val="006264CD"/>
    <w:rsid w:val="00632D5A"/>
    <w:rsid w:val="00635515"/>
    <w:rsid w:val="006546FD"/>
    <w:rsid w:val="00665BF3"/>
    <w:rsid w:val="006732D6"/>
    <w:rsid w:val="006778D0"/>
    <w:rsid w:val="00685403"/>
    <w:rsid w:val="00693E09"/>
    <w:rsid w:val="006A2DE9"/>
    <w:rsid w:val="006A7230"/>
    <w:rsid w:val="006B07AC"/>
    <w:rsid w:val="006B4E32"/>
    <w:rsid w:val="006B72C7"/>
    <w:rsid w:val="006B7F78"/>
    <w:rsid w:val="006C2252"/>
    <w:rsid w:val="006D3225"/>
    <w:rsid w:val="006D7F7F"/>
    <w:rsid w:val="006E2C9C"/>
    <w:rsid w:val="006E40EF"/>
    <w:rsid w:val="006F0039"/>
    <w:rsid w:val="006F5160"/>
    <w:rsid w:val="00706EC7"/>
    <w:rsid w:val="00711CEF"/>
    <w:rsid w:val="007148A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F71"/>
    <w:rsid w:val="007A720F"/>
    <w:rsid w:val="007B5411"/>
    <w:rsid w:val="007C6A3C"/>
    <w:rsid w:val="007D4BEE"/>
    <w:rsid w:val="007D5BE9"/>
    <w:rsid w:val="007E33F2"/>
    <w:rsid w:val="007E4A97"/>
    <w:rsid w:val="008050E4"/>
    <w:rsid w:val="00812792"/>
    <w:rsid w:val="00821D10"/>
    <w:rsid w:val="0082202C"/>
    <w:rsid w:val="0082257D"/>
    <w:rsid w:val="00852DE4"/>
    <w:rsid w:val="00853438"/>
    <w:rsid w:val="008575EE"/>
    <w:rsid w:val="00860AFD"/>
    <w:rsid w:val="00861BAC"/>
    <w:rsid w:val="00866846"/>
    <w:rsid w:val="00871458"/>
    <w:rsid w:val="00875DA9"/>
    <w:rsid w:val="00883347"/>
    <w:rsid w:val="00895E38"/>
    <w:rsid w:val="008A3720"/>
    <w:rsid w:val="008A5E66"/>
    <w:rsid w:val="008A782B"/>
    <w:rsid w:val="008B0FC0"/>
    <w:rsid w:val="008C3150"/>
    <w:rsid w:val="008C429A"/>
    <w:rsid w:val="008C5AB9"/>
    <w:rsid w:val="008E1F3D"/>
    <w:rsid w:val="00901FDF"/>
    <w:rsid w:val="009053D7"/>
    <w:rsid w:val="00907DB8"/>
    <w:rsid w:val="0091331D"/>
    <w:rsid w:val="0093223C"/>
    <w:rsid w:val="00941A87"/>
    <w:rsid w:val="00945C3C"/>
    <w:rsid w:val="009501C2"/>
    <w:rsid w:val="009668B9"/>
    <w:rsid w:val="00971E03"/>
    <w:rsid w:val="00976577"/>
    <w:rsid w:val="00996356"/>
    <w:rsid w:val="00997D9A"/>
    <w:rsid w:val="009A6628"/>
    <w:rsid w:val="009D7C49"/>
    <w:rsid w:val="009E7297"/>
    <w:rsid w:val="009F4F1E"/>
    <w:rsid w:val="009F586F"/>
    <w:rsid w:val="00A0257D"/>
    <w:rsid w:val="00A04D11"/>
    <w:rsid w:val="00A12EDC"/>
    <w:rsid w:val="00A2593E"/>
    <w:rsid w:val="00A26D0D"/>
    <w:rsid w:val="00A30E82"/>
    <w:rsid w:val="00A33BDE"/>
    <w:rsid w:val="00A34885"/>
    <w:rsid w:val="00A407E4"/>
    <w:rsid w:val="00A43BC1"/>
    <w:rsid w:val="00A51177"/>
    <w:rsid w:val="00A74225"/>
    <w:rsid w:val="00A936D5"/>
    <w:rsid w:val="00A96381"/>
    <w:rsid w:val="00AA1EB0"/>
    <w:rsid w:val="00AA2DA3"/>
    <w:rsid w:val="00AA5A9C"/>
    <w:rsid w:val="00AA7FF6"/>
    <w:rsid w:val="00AB016A"/>
    <w:rsid w:val="00AB2A5A"/>
    <w:rsid w:val="00AB688A"/>
    <w:rsid w:val="00AD28F8"/>
    <w:rsid w:val="00B0230B"/>
    <w:rsid w:val="00B17D95"/>
    <w:rsid w:val="00B23509"/>
    <w:rsid w:val="00B359DB"/>
    <w:rsid w:val="00B3632B"/>
    <w:rsid w:val="00B409D8"/>
    <w:rsid w:val="00B5178D"/>
    <w:rsid w:val="00B67424"/>
    <w:rsid w:val="00B67F1F"/>
    <w:rsid w:val="00B701D7"/>
    <w:rsid w:val="00B90595"/>
    <w:rsid w:val="00BA215A"/>
    <w:rsid w:val="00BA2B02"/>
    <w:rsid w:val="00BB5F09"/>
    <w:rsid w:val="00BC0D9F"/>
    <w:rsid w:val="00BC4D36"/>
    <w:rsid w:val="00BE053D"/>
    <w:rsid w:val="00BF1A7A"/>
    <w:rsid w:val="00BF1FA3"/>
    <w:rsid w:val="00BF5D82"/>
    <w:rsid w:val="00BF776F"/>
    <w:rsid w:val="00C00974"/>
    <w:rsid w:val="00C018E4"/>
    <w:rsid w:val="00C066FA"/>
    <w:rsid w:val="00C22B4C"/>
    <w:rsid w:val="00C25387"/>
    <w:rsid w:val="00C54BE3"/>
    <w:rsid w:val="00C57F80"/>
    <w:rsid w:val="00C768ED"/>
    <w:rsid w:val="00C8194E"/>
    <w:rsid w:val="00C82A8F"/>
    <w:rsid w:val="00C916C2"/>
    <w:rsid w:val="00CB34A6"/>
    <w:rsid w:val="00CC7F56"/>
    <w:rsid w:val="00CD1B12"/>
    <w:rsid w:val="00CD55DC"/>
    <w:rsid w:val="00CE1BBC"/>
    <w:rsid w:val="00CE2595"/>
    <w:rsid w:val="00CE28CC"/>
    <w:rsid w:val="00CE72FC"/>
    <w:rsid w:val="00CF31EE"/>
    <w:rsid w:val="00D070E2"/>
    <w:rsid w:val="00D1492F"/>
    <w:rsid w:val="00D17B69"/>
    <w:rsid w:val="00D2115F"/>
    <w:rsid w:val="00D3003C"/>
    <w:rsid w:val="00D331F4"/>
    <w:rsid w:val="00D4296D"/>
    <w:rsid w:val="00D470E4"/>
    <w:rsid w:val="00D52142"/>
    <w:rsid w:val="00D5280E"/>
    <w:rsid w:val="00D61F14"/>
    <w:rsid w:val="00D80D6B"/>
    <w:rsid w:val="00D8523E"/>
    <w:rsid w:val="00D90950"/>
    <w:rsid w:val="00D96B87"/>
    <w:rsid w:val="00DA69DF"/>
    <w:rsid w:val="00DB33F8"/>
    <w:rsid w:val="00DC5EE1"/>
    <w:rsid w:val="00DD114B"/>
    <w:rsid w:val="00DD38E2"/>
    <w:rsid w:val="00E13110"/>
    <w:rsid w:val="00E24DF1"/>
    <w:rsid w:val="00E31140"/>
    <w:rsid w:val="00E40B9A"/>
    <w:rsid w:val="00E431ED"/>
    <w:rsid w:val="00E46305"/>
    <w:rsid w:val="00E47FA4"/>
    <w:rsid w:val="00E53D59"/>
    <w:rsid w:val="00E55D90"/>
    <w:rsid w:val="00E56ACD"/>
    <w:rsid w:val="00E64FF5"/>
    <w:rsid w:val="00E7154B"/>
    <w:rsid w:val="00E80139"/>
    <w:rsid w:val="00E907E7"/>
    <w:rsid w:val="00E907EC"/>
    <w:rsid w:val="00EA5421"/>
    <w:rsid w:val="00EB34FC"/>
    <w:rsid w:val="00EB5816"/>
    <w:rsid w:val="00ED0EA9"/>
    <w:rsid w:val="00ED28AE"/>
    <w:rsid w:val="00ED5CF9"/>
    <w:rsid w:val="00EF77DF"/>
    <w:rsid w:val="00F11BEF"/>
    <w:rsid w:val="00F24530"/>
    <w:rsid w:val="00F258E7"/>
    <w:rsid w:val="00F31B84"/>
    <w:rsid w:val="00F57BA5"/>
    <w:rsid w:val="00F631EC"/>
    <w:rsid w:val="00F64C22"/>
    <w:rsid w:val="00F64FA7"/>
    <w:rsid w:val="00F659B2"/>
    <w:rsid w:val="00F74D19"/>
    <w:rsid w:val="00F80053"/>
    <w:rsid w:val="00FA02C7"/>
    <w:rsid w:val="00FA4186"/>
    <w:rsid w:val="00FB5ABC"/>
    <w:rsid w:val="00FC0531"/>
    <w:rsid w:val="00FC13F0"/>
    <w:rsid w:val="00FD0FB7"/>
    <w:rsid w:val="00FD666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3D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459AB"/>
    <w:pPr>
      <w:spacing w:after="0" w:line="240" w:lineRule="auto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E53D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774</Words>
  <Characters>4877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93</cp:revision>
  <cp:lastPrinted>2022-09-08T21:45:00Z</cp:lastPrinted>
  <dcterms:created xsi:type="dcterms:W3CDTF">2020-08-07T15:50:00Z</dcterms:created>
  <dcterms:modified xsi:type="dcterms:W3CDTF">2023-02-21T20:13:00Z</dcterms:modified>
</cp:coreProperties>
</file>