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3465D8" w14:textId="77777777" w:rsidR="002E3566" w:rsidRDefault="00000000" w:rsidP="000A0367">
      <w:pPr>
        <w:spacing w:line="276" w:lineRule="auto"/>
        <w:jc w:val="right"/>
      </w:pPr>
      <w:r w:rsidRPr="00A722F9">
        <w:rPr>
          <w:b/>
          <w:bCs/>
        </w:rPr>
        <w:t>Alexander</w:t>
      </w:r>
      <w:r>
        <w:rPr>
          <w:b/>
          <w:bCs/>
        </w:rPr>
        <w:t xml:space="preserve"> Gribanov</w:t>
      </w:r>
    </w:p>
    <w:p w14:paraId="4433DFDE" w14:textId="77777777" w:rsidR="002E3566" w:rsidRDefault="00000000" w:rsidP="000A0367">
      <w:pPr>
        <w:spacing w:line="276" w:lineRule="auto"/>
        <w:jc w:val="right"/>
      </w:pPr>
      <w:r>
        <w:t>Am Eichenplatz 12a</w:t>
      </w:r>
    </w:p>
    <w:p w14:paraId="15201DAB" w14:textId="77777777" w:rsidR="002E3566" w:rsidRDefault="00000000" w:rsidP="000A0367">
      <w:pPr>
        <w:spacing w:line="276" w:lineRule="auto"/>
        <w:jc w:val="right"/>
      </w:pPr>
      <w:r>
        <w:t>22549 Hamburg</w:t>
      </w:r>
    </w:p>
    <w:p w14:paraId="0C1EF0AE" w14:textId="77777777" w:rsidR="002E3566" w:rsidRDefault="00000000" w:rsidP="000A0367">
      <w:pPr>
        <w:spacing w:line="276" w:lineRule="auto"/>
        <w:jc w:val="right"/>
      </w:pPr>
      <w:r>
        <w:t>alexander.gribanov2008@gmail.com</w:t>
      </w:r>
    </w:p>
    <w:p w14:paraId="2B95A622" w14:textId="77777777" w:rsidR="00A722F9" w:rsidRDefault="00000000" w:rsidP="00A722F9">
      <w:pPr>
        <w:spacing w:line="276" w:lineRule="auto"/>
        <w:jc w:val="right"/>
      </w:pPr>
      <w:r>
        <w:t>+49 176 95156448</w:t>
      </w:r>
    </w:p>
    <w:p w14:paraId="211E08EF" w14:textId="625680BC" w:rsidR="002E3566" w:rsidRDefault="00000000" w:rsidP="00A722F9">
      <w:pPr>
        <w:spacing w:line="276" w:lineRule="auto"/>
      </w:pPr>
      <w:r>
        <w:t xml:space="preserve">CFC Corporate Finance </w:t>
      </w:r>
      <w:proofErr w:type="spellStart"/>
      <w:r>
        <w:t>Contor</w:t>
      </w:r>
      <w:proofErr w:type="spellEnd"/>
      <w:r>
        <w:t xml:space="preserve"> GmbH</w:t>
      </w:r>
    </w:p>
    <w:p w14:paraId="0BD4D3DB" w14:textId="77777777" w:rsidR="00116883" w:rsidRDefault="00A722F9" w:rsidP="006A699B">
      <w:pPr>
        <w:spacing w:line="276" w:lineRule="auto"/>
      </w:pPr>
      <w:proofErr w:type="spellStart"/>
      <w:r w:rsidRPr="00A722F9">
        <w:t>Domstrasse</w:t>
      </w:r>
      <w:proofErr w:type="spellEnd"/>
      <w:r w:rsidRPr="00A722F9">
        <w:t xml:space="preserve"> 17, D-20095</w:t>
      </w:r>
      <w:r>
        <w:t xml:space="preserve">, </w:t>
      </w:r>
    </w:p>
    <w:p w14:paraId="51062A77" w14:textId="640E18A8" w:rsidR="002E3566" w:rsidRDefault="00000000" w:rsidP="006A699B">
      <w:pPr>
        <w:spacing w:line="276" w:lineRule="auto"/>
      </w:pPr>
      <w:r>
        <w:t>Hamburg</w:t>
      </w:r>
    </w:p>
    <w:p w14:paraId="2C0C61A9" w14:textId="65177093" w:rsidR="006A699B" w:rsidRDefault="006A699B" w:rsidP="006A699B">
      <w:pPr>
        <w:spacing w:line="276" w:lineRule="auto"/>
        <w:jc w:val="right"/>
      </w:pPr>
      <w:r>
        <w:t>Hamburg, 17.08.206</w:t>
      </w:r>
    </w:p>
    <w:p w14:paraId="36A4A343" w14:textId="77777777" w:rsidR="006A699B" w:rsidRDefault="006A699B" w:rsidP="006A699B">
      <w:pPr>
        <w:spacing w:line="276" w:lineRule="auto"/>
      </w:pPr>
    </w:p>
    <w:p w14:paraId="7497F2CA" w14:textId="05D48F8A" w:rsidR="002E3566" w:rsidRPr="00116883" w:rsidRDefault="00000000">
      <w:pPr>
        <w:spacing w:after="60" w:line="276" w:lineRule="auto"/>
        <w:rPr>
          <w:sz w:val="28"/>
          <w:szCs w:val="28"/>
        </w:rPr>
      </w:pPr>
      <w:r w:rsidRPr="00116883">
        <w:rPr>
          <w:b/>
          <w:bCs/>
          <w:sz w:val="28"/>
          <w:szCs w:val="28"/>
        </w:rPr>
        <w:t>Bewerbung als Praktikant im Bereich Corporate Finance / M&amp;A (</w:t>
      </w:r>
      <w:del w:id="0" w:author="David Döbele" w:date="2026-08-18T10:00:00Z" w16du:dateUtc="2026-08-18T08:00:00Z">
        <w:r w:rsidR="00A722F9" w:rsidRPr="00116883" w:rsidDel="00BB1A5B">
          <w:rPr>
            <w:b/>
            <w:bCs/>
            <w:sz w:val="28"/>
            <w:szCs w:val="28"/>
          </w:rPr>
          <w:delText xml:space="preserve"> </w:delText>
        </w:r>
      </w:del>
      <w:r w:rsidR="00A722F9" w:rsidRPr="00116883">
        <w:rPr>
          <w:b/>
          <w:bCs/>
          <w:sz w:val="28"/>
          <w:szCs w:val="28"/>
        </w:rPr>
        <w:t>Q3-</w:t>
      </w:r>
      <w:r w:rsidRPr="00116883">
        <w:rPr>
          <w:b/>
          <w:bCs/>
          <w:sz w:val="28"/>
          <w:szCs w:val="28"/>
        </w:rPr>
        <w:t>2027)</w:t>
      </w:r>
    </w:p>
    <w:p w14:paraId="044A2E3E" w14:textId="77777777" w:rsidR="002E3566" w:rsidRDefault="002E3566"/>
    <w:p w14:paraId="3B3BF90E" w14:textId="77777777" w:rsidR="00116883" w:rsidRDefault="00116883" w:rsidP="00116883">
      <w:pPr>
        <w:spacing w:line="276" w:lineRule="auto"/>
      </w:pPr>
      <w:r w:rsidRPr="00116883">
        <w:t>Sehr geehrte Damen und Herren,</w:t>
      </w:r>
    </w:p>
    <w:p w14:paraId="390DF1F4" w14:textId="77777777" w:rsidR="00116883" w:rsidRPr="00116883" w:rsidRDefault="00116883" w:rsidP="00116883">
      <w:pPr>
        <w:spacing w:line="276" w:lineRule="auto"/>
      </w:pPr>
    </w:p>
    <w:p w14:paraId="06CE6ED2" w14:textId="514ABADC" w:rsidR="00116883" w:rsidRDefault="00116883" w:rsidP="00116883">
      <w:pPr>
        <w:spacing w:line="276" w:lineRule="auto"/>
      </w:pPr>
      <w:r w:rsidRPr="00116883">
        <w:t xml:space="preserve">schon früh hat mich weniger ein einzelnes Produkt interessiert als die Frage, warum ein Unternehmen erfolgreich ist und ein anderes nicht. Zwei Praktika haben aus diesem Interesse eine klare Richtung </w:t>
      </w:r>
      <w:del w:id="1" w:author="David Döbele" w:date="2026-08-18T10:00:00Z" w16du:dateUtc="2026-08-18T08:00:00Z">
        <w:r w:rsidRPr="00116883" w:rsidDel="00BB1A5B">
          <w:delText>gemacht</w:delText>
        </w:r>
      </w:del>
      <w:ins w:id="2" w:author="David Döbele" w:date="2026-08-18T10:00:00Z" w16du:dateUtc="2026-08-18T08:00:00Z">
        <w:r w:rsidR="00BB1A5B">
          <w:t>geformt</w:t>
        </w:r>
      </w:ins>
      <w:r w:rsidRPr="00116883">
        <w:t>: Bei BRAEMAR NAVES Corporate Finance habe ich in M&amp;A, Restrukturierung und Finanzierung mitgearbeitet, bei MPC Capital im Bereich maritime Investments und Projektfinanzierung. Seitdem reizt mich vor allem die Arbeit an konkreten Transaktionen, der unmittelbare Einfluss auf unternehmerische Entscheidungen und die steile Lernkurve. Um dieses Wissen zu vertiefen, würde ich Sie gern ab Ende Juni 2027 für rund zehn bis zwölf Wochen in Ihrem Hamburger Büro unterstützen.</w:t>
      </w:r>
    </w:p>
    <w:p w14:paraId="5AE5F52A" w14:textId="77777777" w:rsidR="00116883" w:rsidRPr="00116883" w:rsidRDefault="00116883" w:rsidP="00116883">
      <w:pPr>
        <w:spacing w:line="276" w:lineRule="auto"/>
      </w:pPr>
    </w:p>
    <w:p w14:paraId="7B54FC6B" w14:textId="397900B7" w:rsidR="00116883" w:rsidRDefault="00116883" w:rsidP="00116883">
      <w:pPr>
        <w:spacing w:line="276" w:lineRule="auto"/>
      </w:pPr>
      <w:r w:rsidRPr="00116883">
        <w:t xml:space="preserve">Im Herbst 2026 habe ich mein </w:t>
      </w:r>
      <w:r w:rsidR="001F4C4D" w:rsidRPr="00116883">
        <w:t>BWL-Studium</w:t>
      </w:r>
      <w:r w:rsidRPr="00116883">
        <w:t xml:space="preserve"> an der Universität Mannheim begonnen, eine bewusste Entscheidung für ein anspruchsvolles Umfeld, in dem ich mein Interesse an Finance vertiefen kann. Was andere an mir schätzen, ist, dass ich auch in arbeitsintensiven Phasen zuverlässig und eigenständig bleibe. Das habe ich über zwei Jahre gezeigt, als ich an meinem Gymnasium nacheinander zwei Schu</w:t>
      </w:r>
      <w:r w:rsidR="001F4C4D">
        <w:t>l-</w:t>
      </w:r>
      <w:r w:rsidRPr="00116883">
        <w:t>AGs eigenverantwortlich geleitet habe. Aus dem Mannschaftssport, zuletzt als Leiter einer Fußball AG, nehme ich mit, dass ein Team gemeinsam mehr erreicht als jeder für sich. Dieses Verständnis möchte ich einbringen.</w:t>
      </w:r>
    </w:p>
    <w:p w14:paraId="33F6862A" w14:textId="77777777" w:rsidR="00116883" w:rsidRDefault="00116883" w:rsidP="00116883">
      <w:pPr>
        <w:spacing w:line="276" w:lineRule="auto"/>
      </w:pPr>
    </w:p>
    <w:p w14:paraId="5CBF2CE5" w14:textId="10BE9B35" w:rsidR="00116883" w:rsidRPr="00873F90" w:rsidRDefault="00116883" w:rsidP="00116883">
      <w:pPr>
        <w:spacing w:line="276" w:lineRule="auto"/>
        <w:rPr>
          <w:color w:val="FF0000"/>
        </w:rPr>
      </w:pPr>
      <w:r w:rsidRPr="00116883">
        <w:rPr>
          <w:color w:val="FF0000"/>
        </w:rPr>
        <w:t xml:space="preserve">CFC </w:t>
      </w:r>
      <w:proofErr w:type="spellStart"/>
      <w:r w:rsidRPr="00116883">
        <w:rPr>
          <w:color w:val="FF0000"/>
        </w:rPr>
        <w:t>Contor</w:t>
      </w:r>
      <w:proofErr w:type="spellEnd"/>
      <w:r w:rsidRPr="00116883">
        <w:rPr>
          <w:color w:val="FF0000"/>
        </w:rPr>
        <w:t xml:space="preserve"> scheint mir für dieses Praktikum besonders passend. Als unabhängige, 2017 gegründete Boutique verbinden Sie M&amp;A und strategische Unternehmensfinanzierung unter einem Dach und begleiten den Mittelstand als „Finanzabteilung auf Zeit“, genau die Kombination aus Beratung und Finanzierung, mit der ich bei BRAEMAR NAVES erste Berührungspunkte hatte. Ein verantwortetes Transaktionsvolumen von über zehn Milliarden Euro zeigt, wie viel sich hier über reale Prozesse lernen lässt. Als Hamburger Haus mit Nähe zum Norden, unter anderem als Mitglied des Clusters Erneuerbare Energien Hamburg, sehe ich zudem Anknüpfungspunkte zu meiner Arbeit bei MPC Capital. Und schließlich reizt es mich, in einem überschaubaren Team eine Transaktion über den gesamten Prozess zu begleiten.</w:t>
      </w:r>
    </w:p>
    <w:p w14:paraId="2FC0F5DE" w14:textId="77777777" w:rsidR="00116883" w:rsidRPr="00116883" w:rsidRDefault="00116883" w:rsidP="00116883">
      <w:pPr>
        <w:spacing w:line="276" w:lineRule="auto"/>
      </w:pPr>
    </w:p>
    <w:p w14:paraId="2D2A3DE3" w14:textId="55294A8B" w:rsidR="00116883" w:rsidRDefault="00116883" w:rsidP="00116883">
      <w:pPr>
        <w:spacing w:line="276" w:lineRule="auto"/>
      </w:pPr>
      <w:r w:rsidRPr="00116883">
        <w:t xml:space="preserve">Von einem Praktikum bei </w:t>
      </w:r>
      <w:r w:rsidRPr="00116883">
        <w:rPr>
          <w:color w:val="FF0000"/>
        </w:rPr>
        <w:t xml:space="preserve">CFC </w:t>
      </w:r>
      <w:proofErr w:type="spellStart"/>
      <w:r w:rsidRPr="00116883">
        <w:rPr>
          <w:color w:val="FF0000"/>
        </w:rPr>
        <w:t>Contor</w:t>
      </w:r>
      <w:proofErr w:type="spellEnd"/>
      <w:r w:rsidRPr="00116883">
        <w:rPr>
          <w:color w:val="FF0000"/>
        </w:rPr>
        <w:t xml:space="preserve"> </w:t>
      </w:r>
      <w:r w:rsidRPr="00116883">
        <w:t>erhoffe ich mir eine steile Lernkurve und die Möglichkeit, früh Verantwortung zu übernehmen. Durch mein ernsthaftes Interesse an Corporate Finance, meine bereits gesammelte Praxis und meine strukturierte Arbeitsweise bin ich zuversichtlich, Ihr Team konkret unterstützen zu können. Über ein persönliches Gespräch würde ich mich sehr freuen</w:t>
      </w:r>
      <w:r>
        <w:t>.</w:t>
      </w:r>
    </w:p>
    <w:p w14:paraId="025D6CF3" w14:textId="77777777" w:rsidR="00116883" w:rsidRPr="00116883" w:rsidRDefault="00116883" w:rsidP="00116883">
      <w:pPr>
        <w:spacing w:line="276" w:lineRule="auto"/>
      </w:pPr>
    </w:p>
    <w:p w14:paraId="04B8A19C" w14:textId="3A1CA381" w:rsidR="00116883" w:rsidRDefault="00116883" w:rsidP="00116883">
      <w:pPr>
        <w:spacing w:line="276" w:lineRule="auto"/>
      </w:pPr>
      <w:r w:rsidRPr="00116883">
        <w:t>Mit freundlichen Grüßen</w:t>
      </w:r>
    </w:p>
    <w:p w14:paraId="2631DA1A" w14:textId="77777777" w:rsidR="00116883" w:rsidRPr="00116883" w:rsidRDefault="00116883" w:rsidP="00116883">
      <w:pPr>
        <w:spacing w:line="276" w:lineRule="auto"/>
      </w:pPr>
    </w:p>
    <w:p w14:paraId="0EC2F635" w14:textId="2028E8ED" w:rsidR="00116883" w:rsidRDefault="00116883">
      <w:pPr>
        <w:spacing w:line="276" w:lineRule="auto"/>
      </w:pPr>
      <w:r w:rsidRPr="00116883">
        <w:t>Alexander Gribanov</w:t>
      </w:r>
    </w:p>
    <w:p w14:paraId="58D7A627" w14:textId="77777777" w:rsidR="00116883" w:rsidRDefault="00116883">
      <w:pPr>
        <w:spacing w:line="276" w:lineRule="auto"/>
      </w:pPr>
    </w:p>
    <w:p w14:paraId="0773262A" w14:textId="3AE9F0E7" w:rsidR="002E3566" w:rsidRDefault="006A699B">
      <w:pPr>
        <w:spacing w:line="276" w:lineRule="auto"/>
      </w:pPr>
      <w:r w:rsidRPr="00447606">
        <w:rPr>
          <w:noProof/>
        </w:rPr>
        <w:drawing>
          <wp:inline distT="0" distB="0" distL="0" distR="0" wp14:anchorId="59017136" wp14:editId="4F46B282">
            <wp:extent cx="1495425" cy="333375"/>
            <wp:effectExtent l="0" t="0" r="9525" b="9525"/>
            <wp:docPr id="7" name="Рисунок 7" descr="C:\Users\User\Downloads\10000034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1000003495.jp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49975" b="37126"/>
                    <a:stretch/>
                  </pic:blipFill>
                  <pic:spPr bwMode="auto">
                    <a:xfrm>
                      <a:off x="0" y="0"/>
                      <a:ext cx="1579695" cy="352161"/>
                    </a:xfrm>
                    <a:prstGeom prst="rect">
                      <a:avLst/>
                    </a:prstGeom>
                    <a:noFill/>
                    <a:ln>
                      <a:noFill/>
                    </a:ln>
                    <a:extLst>
                      <a:ext uri="{53640926-AAD7-44D8-BBD7-CCE9431645EC}">
                        <a14:shadowObscured xmlns:a14="http://schemas.microsoft.com/office/drawing/2010/main"/>
                      </a:ext>
                    </a:extLst>
                  </pic:spPr>
                </pic:pic>
              </a:graphicData>
            </a:graphic>
          </wp:inline>
        </w:drawing>
      </w:r>
    </w:p>
    <w:sectPr w:rsidR="002E3566" w:rsidSect="00116883">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BE50968"/>
    <w:multiLevelType w:val="hybridMultilevel"/>
    <w:tmpl w:val="F8346CBA"/>
    <w:lvl w:ilvl="0" w:tplc="B2120D80">
      <w:start w:val="1"/>
      <w:numFmt w:val="bullet"/>
      <w:lvlText w:val="●"/>
      <w:lvlJc w:val="left"/>
      <w:pPr>
        <w:ind w:left="720" w:hanging="360"/>
      </w:pPr>
    </w:lvl>
    <w:lvl w:ilvl="1" w:tplc="3412DE48">
      <w:start w:val="1"/>
      <w:numFmt w:val="bullet"/>
      <w:lvlText w:val="○"/>
      <w:lvlJc w:val="left"/>
      <w:pPr>
        <w:ind w:left="1440" w:hanging="360"/>
      </w:pPr>
    </w:lvl>
    <w:lvl w:ilvl="2" w:tplc="19984008">
      <w:start w:val="1"/>
      <w:numFmt w:val="bullet"/>
      <w:lvlText w:val="■"/>
      <w:lvlJc w:val="left"/>
      <w:pPr>
        <w:ind w:left="2160" w:hanging="360"/>
      </w:pPr>
    </w:lvl>
    <w:lvl w:ilvl="3" w:tplc="DFEE3650">
      <w:start w:val="1"/>
      <w:numFmt w:val="bullet"/>
      <w:lvlText w:val="●"/>
      <w:lvlJc w:val="left"/>
      <w:pPr>
        <w:ind w:left="2880" w:hanging="360"/>
      </w:pPr>
    </w:lvl>
    <w:lvl w:ilvl="4" w:tplc="27CC0066">
      <w:start w:val="1"/>
      <w:numFmt w:val="bullet"/>
      <w:lvlText w:val="○"/>
      <w:lvlJc w:val="left"/>
      <w:pPr>
        <w:ind w:left="3600" w:hanging="360"/>
      </w:pPr>
    </w:lvl>
    <w:lvl w:ilvl="5" w:tplc="A5D21D0C">
      <w:start w:val="1"/>
      <w:numFmt w:val="bullet"/>
      <w:lvlText w:val="■"/>
      <w:lvlJc w:val="left"/>
      <w:pPr>
        <w:ind w:left="4320" w:hanging="360"/>
      </w:pPr>
    </w:lvl>
    <w:lvl w:ilvl="6" w:tplc="A52E7010">
      <w:start w:val="1"/>
      <w:numFmt w:val="bullet"/>
      <w:lvlText w:val="●"/>
      <w:lvlJc w:val="left"/>
      <w:pPr>
        <w:ind w:left="5040" w:hanging="360"/>
      </w:pPr>
    </w:lvl>
    <w:lvl w:ilvl="7" w:tplc="7C52F95A">
      <w:start w:val="1"/>
      <w:numFmt w:val="bullet"/>
      <w:lvlText w:val="●"/>
      <w:lvlJc w:val="left"/>
      <w:pPr>
        <w:ind w:left="5760" w:hanging="360"/>
      </w:pPr>
    </w:lvl>
    <w:lvl w:ilvl="8" w:tplc="B8482A20">
      <w:start w:val="1"/>
      <w:numFmt w:val="bullet"/>
      <w:lvlText w:val="●"/>
      <w:lvlJc w:val="left"/>
      <w:pPr>
        <w:ind w:left="6480" w:hanging="360"/>
      </w:pPr>
    </w:lvl>
  </w:abstractNum>
  <w:num w:numId="1" w16cid:durableId="662008903">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566"/>
    <w:rsid w:val="000A0367"/>
    <w:rsid w:val="00116883"/>
    <w:rsid w:val="001B53DE"/>
    <w:rsid w:val="001F4C4D"/>
    <w:rsid w:val="002E3566"/>
    <w:rsid w:val="005F1C2C"/>
    <w:rsid w:val="006A699B"/>
    <w:rsid w:val="006D62E0"/>
    <w:rsid w:val="00873F90"/>
    <w:rsid w:val="008965E8"/>
    <w:rsid w:val="00A722F9"/>
    <w:rsid w:val="00BB1A5B"/>
    <w:rsid w:val="00CB2F5D"/>
    <w:rsid w:val="00E677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54F98"/>
  <w15:docId w15:val="{586B370A-AC3F-4830-B679-141DCC253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berarbeitung">
    <w:name w:val="Revision"/>
    <w:hidden/>
    <w:uiPriority w:val="99"/>
    <w:semiHidden/>
    <w:rsid w:val="00BB1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72123108">
      <w:bodyDiv w:val="1"/>
      <w:marLeft w:val="0"/>
      <w:marRight w:val="0"/>
      <w:marTop w:val="0"/>
      <w:marBottom w:val="0"/>
      <w:divBdr>
        <w:top w:val="none" w:sz="0" w:space="0" w:color="auto"/>
        <w:left w:val="none" w:sz="0" w:space="0" w:color="auto"/>
        <w:bottom w:val="none" w:sz="0" w:space="0" w:color="auto"/>
        <w:right w:val="none" w:sz="0" w:space="0" w:color="auto"/>
      </w:divBdr>
    </w:div>
    <w:div w:id="611595267">
      <w:bodyDiv w:val="1"/>
      <w:marLeft w:val="0"/>
      <w:marRight w:val="0"/>
      <w:marTop w:val="0"/>
      <w:marBottom w:val="0"/>
      <w:divBdr>
        <w:top w:val="none" w:sz="0" w:space="0" w:color="auto"/>
        <w:left w:val="none" w:sz="0" w:space="0" w:color="auto"/>
        <w:bottom w:val="none" w:sz="0" w:space="0" w:color="auto"/>
        <w:right w:val="none" w:sz="0" w:space="0" w:color="auto"/>
      </w:divBdr>
      <w:divsChild>
        <w:div w:id="1842428666">
          <w:marLeft w:val="0"/>
          <w:marRight w:val="0"/>
          <w:marTop w:val="75"/>
          <w:marBottom w:val="0"/>
          <w:divBdr>
            <w:top w:val="none" w:sz="0" w:space="0" w:color="auto"/>
            <w:left w:val="none" w:sz="0" w:space="0" w:color="auto"/>
            <w:bottom w:val="none" w:sz="0" w:space="0" w:color="auto"/>
            <w:right w:val="none" w:sz="0" w:space="0" w:color="auto"/>
          </w:divBdr>
        </w:div>
      </w:divsChild>
    </w:div>
    <w:div w:id="1204172413">
      <w:bodyDiv w:val="1"/>
      <w:marLeft w:val="0"/>
      <w:marRight w:val="0"/>
      <w:marTop w:val="0"/>
      <w:marBottom w:val="0"/>
      <w:divBdr>
        <w:top w:val="none" w:sz="0" w:space="0" w:color="auto"/>
        <w:left w:val="none" w:sz="0" w:space="0" w:color="auto"/>
        <w:bottom w:val="none" w:sz="0" w:space="0" w:color="auto"/>
        <w:right w:val="none" w:sz="0" w:space="0" w:color="auto"/>
      </w:divBdr>
    </w:div>
    <w:div w:id="2080858858">
      <w:bodyDiv w:val="1"/>
      <w:marLeft w:val="0"/>
      <w:marRight w:val="0"/>
      <w:marTop w:val="0"/>
      <w:marBottom w:val="0"/>
      <w:divBdr>
        <w:top w:val="none" w:sz="0" w:space="0" w:color="auto"/>
        <w:left w:val="none" w:sz="0" w:space="0" w:color="auto"/>
        <w:bottom w:val="none" w:sz="0" w:space="0" w:color="auto"/>
        <w:right w:val="none" w:sz="0" w:space="0" w:color="auto"/>
      </w:divBdr>
      <w:divsChild>
        <w:div w:id="1794247570">
          <w:marLeft w:val="0"/>
          <w:marRight w:val="0"/>
          <w:marTop w:val="75"/>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382</Words>
  <Characters>2412</Characters>
  <Application>Microsoft Office Word</Application>
  <DocSecurity>0</DocSecurity>
  <Lines>20</Lines>
  <Paragraphs>5</Paragraphs>
  <ScaleCrop>false</ScaleCrop>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Döbele</cp:lastModifiedBy>
  <cp:revision>18</cp:revision>
  <dcterms:created xsi:type="dcterms:W3CDTF">2026-08-17T11:05:00Z</dcterms:created>
  <dcterms:modified xsi:type="dcterms:W3CDTF">2026-08-18T08:01:00Z</dcterms:modified>
</cp:coreProperties>
</file>