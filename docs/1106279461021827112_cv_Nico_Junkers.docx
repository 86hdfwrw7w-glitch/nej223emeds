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2949"/>
        <w:gridCol w:w="163"/>
        <w:gridCol w:w="371"/>
        <w:gridCol w:w="422"/>
        <w:gridCol w:w="158"/>
        <w:gridCol w:w="211"/>
        <w:gridCol w:w="739"/>
        <w:gridCol w:w="212"/>
        <w:gridCol w:w="1630"/>
      </w:tblGrid>
      <w:tr w:rsidR="002508C2" w:rsidRPr="00BA215A" w14:paraId="5DF08F91" w14:textId="77777777" w:rsidTr="0030446C">
        <w:trPr>
          <w:trHeight w:val="233"/>
        </w:trPr>
        <w:tc>
          <w:tcPr>
            <w:tcW w:w="9072" w:type="dxa"/>
            <w:gridSpan w:val="10"/>
          </w:tcPr>
          <w:p w14:paraId="11DD220E" w14:textId="0B1E146D" w:rsidR="002508C2" w:rsidRDefault="00E85643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Nico Junkers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>
              <w:rPr>
                <w:rFonts w:ascii="Georgia" w:hAnsi="Georgia"/>
                <w:sz w:val="20"/>
              </w:rPr>
              <w:t>Glafeystraße</w:t>
            </w:r>
            <w:proofErr w:type="spellEnd"/>
            <w:r>
              <w:rPr>
                <w:rFonts w:ascii="Georgia" w:hAnsi="Georgia"/>
                <w:sz w:val="20"/>
              </w:rPr>
              <w:t xml:space="preserve"> 13, 04299 Leipzig</w:t>
            </w:r>
          </w:p>
          <w:p w14:paraId="722A5AF6" w14:textId="6A5A1F08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E85643">
              <w:rPr>
                <w:rFonts w:ascii="Georgia" w:hAnsi="Georgia" w:cs="Georgia"/>
                <w:color w:val="000000"/>
                <w:sz w:val="20"/>
                <w:lang w:val="de-AT"/>
              </w:rPr>
              <w:t>172 4982793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E85643">
              <w:rPr>
                <w:rFonts w:ascii="Georgia" w:hAnsi="Georgia" w:cs="Georgia"/>
                <w:color w:val="000000"/>
                <w:sz w:val="20"/>
                <w:lang w:val="de-AT"/>
              </w:rPr>
              <w:t>nico.junkers2705@gmail.com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8564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geb. am 27.05.2003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E85643">
              <w:rPr>
                <w:rFonts w:ascii="Georgia" w:hAnsi="Georgia" w:cs="Georgia"/>
                <w:color w:val="000000"/>
                <w:sz w:val="20"/>
                <w:lang w:val="de-AT"/>
              </w:rPr>
              <w:t>Bischofswerda</w:t>
            </w:r>
          </w:p>
        </w:tc>
      </w:tr>
      <w:tr w:rsidR="002508C2" w:rsidRPr="009D7C49" w14:paraId="0FCADE56" w14:textId="77777777" w:rsidTr="0030446C">
        <w:trPr>
          <w:trHeight w:val="524"/>
        </w:trPr>
        <w:tc>
          <w:tcPr>
            <w:tcW w:w="9072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30446C">
        <w:trPr>
          <w:trHeight w:val="349"/>
        </w:trPr>
        <w:tc>
          <w:tcPr>
            <w:tcW w:w="7442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6304331C" w:rsidR="00D1492F" w:rsidRPr="008050E4" w:rsidRDefault="00E85643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Leipzig</w:t>
            </w:r>
          </w:p>
        </w:tc>
        <w:tc>
          <w:tcPr>
            <w:tcW w:w="1630" w:type="dxa"/>
            <w:tcBorders>
              <w:top w:val="single" w:sz="4" w:space="0" w:color="auto"/>
            </w:tcBorders>
            <w:vAlign w:val="bottom"/>
          </w:tcPr>
          <w:p w14:paraId="7C845E2D" w14:textId="06325D5B" w:rsidR="00D1492F" w:rsidRPr="008050E4" w:rsidRDefault="00E85643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Leipzig</w:t>
            </w:r>
          </w:p>
        </w:tc>
      </w:tr>
      <w:tr w:rsidR="00D1492F" w:rsidRPr="00D1492F" w14:paraId="61E5D482" w14:textId="77777777" w:rsidTr="0030446C">
        <w:trPr>
          <w:trHeight w:val="213"/>
        </w:trPr>
        <w:tc>
          <w:tcPr>
            <w:tcW w:w="5166" w:type="dxa"/>
            <w:gridSpan w:val="2"/>
          </w:tcPr>
          <w:p w14:paraId="11CB9A0F" w14:textId="0DC84847" w:rsidR="00D1492F" w:rsidRPr="002B2091" w:rsidRDefault="00D1492F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</w:t>
            </w:r>
            <w:r w:rsidR="00E85643">
              <w:rPr>
                <w:rFonts w:ascii="Georgia" w:hAnsi="Georgia"/>
                <w:sz w:val="18"/>
              </w:rPr>
              <w:t>Physik</w:t>
            </w:r>
            <w:r w:rsidR="00B17D95">
              <w:rPr>
                <w:rFonts w:ascii="Georgia" w:hAnsi="Georgia"/>
                <w:sz w:val="18"/>
              </w:rPr>
              <w:t xml:space="preserve"> (</w:t>
            </w:r>
            <w:r w:rsidR="00426D7E">
              <w:rPr>
                <w:rFonts w:ascii="Georgia" w:hAnsi="Georgia"/>
                <w:sz w:val="18"/>
              </w:rPr>
              <w:t xml:space="preserve">aktueller </w:t>
            </w:r>
            <w:r w:rsidR="00B17D95">
              <w:rPr>
                <w:rFonts w:ascii="Georgia" w:hAnsi="Georgia"/>
                <w:sz w:val="18"/>
              </w:rPr>
              <w:t xml:space="preserve">Schnitt: </w:t>
            </w:r>
            <w:r w:rsidR="00E85643">
              <w:rPr>
                <w:rFonts w:ascii="Georgia" w:hAnsi="Georgia"/>
                <w:sz w:val="18"/>
              </w:rPr>
              <w:t>2,1</w:t>
            </w:r>
            <w:r w:rsidR="00B17D95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06" w:type="dxa"/>
            <w:gridSpan w:val="8"/>
            <w:vAlign w:val="bottom"/>
          </w:tcPr>
          <w:p w14:paraId="419A9228" w14:textId="487C082D" w:rsidR="00D1492F" w:rsidRPr="00D1492F" w:rsidRDefault="00E85643" w:rsidP="0008798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D5280E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90950" w14:paraId="7EABE9F1" w14:textId="77777777" w:rsidTr="00D21282">
        <w:trPr>
          <w:trHeight w:val="680"/>
        </w:trPr>
        <w:tc>
          <w:tcPr>
            <w:tcW w:w="9072" w:type="dxa"/>
            <w:gridSpan w:val="10"/>
          </w:tcPr>
          <w:p w14:paraId="015CC027" w14:textId="19E9C2B8" w:rsidR="00B17D95" w:rsidRPr="00B17D95" w:rsidRDefault="00E85643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Analytische Methoden zur Lösung von physikalischen &amp; mathematischen Problemen</w:t>
            </w:r>
          </w:p>
          <w:p w14:paraId="7A71E6B0" w14:textId="2C3CA318" w:rsidR="00D21282" w:rsidRPr="00D21282" w:rsidRDefault="00B17D95" w:rsidP="00D21282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B17D95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E85643">
              <w:rPr>
                <w:rFonts w:ascii="Georgia" w:hAnsi="Georgia" w:cs="Georgia"/>
                <w:i/>
                <w:iCs/>
                <w:color w:val="000000"/>
                <w:sz w:val="18"/>
              </w:rPr>
              <w:t>Mathematik 1 (1,7), Physikalisches Praktikum (1,3), Theoretische Mechanik (2,3), computerbasierte physikalische Modellierung (1,0)</w:t>
            </w:r>
          </w:p>
        </w:tc>
      </w:tr>
      <w:tr w:rsidR="00D5280E" w:rsidRPr="006546FD" w14:paraId="1C51E2FF" w14:textId="77777777" w:rsidTr="0030446C">
        <w:trPr>
          <w:trHeight w:val="349"/>
        </w:trPr>
        <w:tc>
          <w:tcPr>
            <w:tcW w:w="5329" w:type="dxa"/>
            <w:gridSpan w:val="3"/>
            <w:vAlign w:val="bottom"/>
          </w:tcPr>
          <w:p w14:paraId="4BAC65D2" w14:textId="435FAE9C" w:rsidR="00D21282" w:rsidRPr="00D21282" w:rsidRDefault="00E85643" w:rsidP="00665BF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Immanuel-Kant-Gymnasium Wilthen</w:t>
            </w:r>
          </w:p>
        </w:tc>
        <w:tc>
          <w:tcPr>
            <w:tcW w:w="3743" w:type="dxa"/>
            <w:gridSpan w:val="7"/>
            <w:vAlign w:val="bottom"/>
          </w:tcPr>
          <w:p w14:paraId="2FCB10D7" w14:textId="4B2B9726" w:rsidR="00665BF3" w:rsidRDefault="00E85643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Wilthen</w:t>
            </w:r>
          </w:p>
        </w:tc>
      </w:tr>
      <w:tr w:rsidR="0091331D" w:rsidRPr="006546FD" w14:paraId="312B82BC" w14:textId="77777777" w:rsidTr="0030446C">
        <w:trPr>
          <w:trHeight w:val="213"/>
        </w:trPr>
        <w:tc>
          <w:tcPr>
            <w:tcW w:w="5329" w:type="dxa"/>
            <w:gridSpan w:val="3"/>
          </w:tcPr>
          <w:p w14:paraId="1CEE182B" w14:textId="7167AA1A" w:rsidR="00E85643" w:rsidRPr="00D5280E" w:rsidRDefault="0091331D" w:rsidP="0091331D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743" w:type="dxa"/>
            <w:gridSpan w:val="7"/>
          </w:tcPr>
          <w:p w14:paraId="7521EA6E" w14:textId="0EDB4B0D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85643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E85643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E85643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E85643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3101F0" w14:paraId="69F47C1D" w14:textId="77777777" w:rsidTr="0030446C">
        <w:trPr>
          <w:trHeight w:val="455"/>
        </w:trPr>
        <w:tc>
          <w:tcPr>
            <w:tcW w:w="9072" w:type="dxa"/>
            <w:gridSpan w:val="10"/>
          </w:tcPr>
          <w:p w14:paraId="52B8BC5E" w14:textId="2F45D2D7" w:rsidR="00E85643" w:rsidRPr="00E85643" w:rsidRDefault="00E85643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de-AT"/>
              </w:rPr>
              <w:t>Abschlussnote: 1,5</w:t>
            </w:r>
          </w:p>
          <w:p w14:paraId="23575F6C" w14:textId="088644A9" w:rsidR="00D5280E" w:rsidRPr="00E85643" w:rsidRDefault="0091331D" w:rsidP="00E85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426D7E">
              <w:rPr>
                <w:rFonts w:ascii="Georgia" w:hAnsi="Georgia"/>
                <w:i/>
                <w:iCs/>
                <w:sz w:val="18"/>
              </w:rPr>
              <w:t>Schwerpunktfächer: Mathematik (13 Punkte)</w:t>
            </w:r>
            <w:r w:rsidR="00E85643">
              <w:rPr>
                <w:rFonts w:ascii="Georgia" w:hAnsi="Georgia"/>
                <w:i/>
                <w:iCs/>
                <w:sz w:val="18"/>
              </w:rPr>
              <w:t>,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E85643">
              <w:rPr>
                <w:rFonts w:ascii="Georgia" w:hAnsi="Georgia"/>
                <w:i/>
                <w:iCs/>
                <w:sz w:val="18"/>
              </w:rPr>
              <w:t>Physik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(1</w:t>
            </w:r>
            <w:r w:rsidR="00E85643">
              <w:rPr>
                <w:rFonts w:ascii="Georgia" w:hAnsi="Georgia"/>
                <w:i/>
                <w:iCs/>
                <w:sz w:val="18"/>
              </w:rPr>
              <w:t>4</w:t>
            </w:r>
            <w:r w:rsidRPr="00426D7E">
              <w:rPr>
                <w:rFonts w:ascii="Georgia" w:hAnsi="Georgia"/>
                <w:i/>
                <w:iCs/>
                <w:sz w:val="18"/>
              </w:rPr>
              <w:t xml:space="preserve"> P</w:t>
            </w:r>
            <w:r>
              <w:rPr>
                <w:rFonts w:ascii="Georgia" w:hAnsi="Georgia"/>
                <w:i/>
                <w:iCs/>
                <w:sz w:val="18"/>
              </w:rPr>
              <w:t xml:space="preserve">unkte) </w:t>
            </w:r>
          </w:p>
        </w:tc>
      </w:tr>
      <w:tr w:rsidR="00D5280E" w:rsidRPr="009D7C49" w14:paraId="3A2665B3" w14:textId="77777777" w:rsidTr="0030446C">
        <w:trPr>
          <w:trHeight w:val="524"/>
        </w:trPr>
        <w:tc>
          <w:tcPr>
            <w:tcW w:w="9072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30446C">
        <w:trPr>
          <w:trHeight w:val="349"/>
        </w:trPr>
        <w:tc>
          <w:tcPr>
            <w:tcW w:w="628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71ACFF3" w:rsidR="00665BF3" w:rsidRPr="008050E4" w:rsidRDefault="00E85643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ADZ Nagano</w:t>
            </w:r>
            <w:r w:rsidR="003733E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792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9A4B7A6" w:rsidR="00665BF3" w:rsidRPr="008050E4" w:rsidRDefault="00AD36C3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Ottendorf-</w:t>
            </w:r>
            <w:proofErr w:type="spellStart"/>
            <w:r>
              <w:rPr>
                <w:rFonts w:ascii="Georgia" w:hAnsi="Georgia"/>
                <w:i/>
                <w:smallCaps/>
                <w:sz w:val="23"/>
                <w:szCs w:val="23"/>
              </w:rPr>
              <w:t>Okrilla</w:t>
            </w:r>
            <w:proofErr w:type="spellEnd"/>
          </w:p>
        </w:tc>
      </w:tr>
      <w:tr w:rsidR="00D5280E" w:rsidRPr="00CE1BBC" w14:paraId="335D84E9" w14:textId="77777777" w:rsidTr="0030446C">
        <w:trPr>
          <w:trHeight w:val="213"/>
        </w:trPr>
        <w:tc>
          <w:tcPr>
            <w:tcW w:w="6491" w:type="dxa"/>
            <w:gridSpan w:val="7"/>
          </w:tcPr>
          <w:p w14:paraId="20B1570F" w14:textId="21E08BDA" w:rsidR="00665BF3" w:rsidRPr="00E85643" w:rsidRDefault="003733E5" w:rsidP="00665BF3">
            <w:pPr>
              <w:rPr>
                <w:rFonts w:ascii="Georgia" w:hAnsi="Georgia"/>
                <w:sz w:val="18"/>
              </w:rPr>
            </w:pPr>
            <w:r w:rsidRPr="00E85643">
              <w:rPr>
                <w:rFonts w:ascii="Georgia" w:hAnsi="Georgia"/>
                <w:sz w:val="18"/>
              </w:rPr>
              <w:t xml:space="preserve">Praktikant </w:t>
            </w:r>
            <w:r w:rsidR="00E85643" w:rsidRPr="00E85643">
              <w:rPr>
                <w:rFonts w:ascii="Georgia" w:hAnsi="Georgia"/>
                <w:sz w:val="18"/>
              </w:rPr>
              <w:t>in Forschung und Entwicklung</w:t>
            </w:r>
            <w:r w:rsidR="003418E0" w:rsidRPr="00E85643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2581" w:type="dxa"/>
            <w:gridSpan w:val="3"/>
          </w:tcPr>
          <w:p w14:paraId="0475B997" w14:textId="660C08A9" w:rsidR="00665BF3" w:rsidRPr="00A74225" w:rsidRDefault="00627FEE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3733E5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0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</w:p>
        </w:tc>
      </w:tr>
      <w:tr w:rsidR="00D5280E" w:rsidRPr="00D5280E" w14:paraId="54C3D64C" w14:textId="77777777" w:rsidTr="0030446C">
        <w:trPr>
          <w:trHeight w:val="882"/>
        </w:trPr>
        <w:tc>
          <w:tcPr>
            <w:tcW w:w="9072" w:type="dxa"/>
            <w:gridSpan w:val="10"/>
          </w:tcPr>
          <w:p w14:paraId="1E0EEC8B" w14:textId="60675089" w:rsidR="000A00A8" w:rsidRDefault="000A00A8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Die ADZ Nagano GmbH ist ein mittelständisches Unternehmen, welches für zahlreiche Branchen (Bahn, Luft- und Raumfahrt) mit weltweiten Kunden Sensor- und Messtechnik herstellt</w:t>
            </w:r>
          </w:p>
          <w:p w14:paraId="27184178" w14:textId="122E8772" w:rsidR="003418E0" w:rsidRPr="003418E0" w:rsidRDefault="00AD36C3" w:rsidP="003418E0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Erhebung, Verarbeitung &amp; Auswertung von Big-Data zur Optimierung interner Prozesse </w:t>
            </w:r>
          </w:p>
          <w:p w14:paraId="23AB8399" w14:textId="16353403" w:rsidR="00665BF3" w:rsidRPr="00D5280E" w:rsidRDefault="00AD36C3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Organisation der Daten mit SQL, Analyse durch Statistik-Software (SPSS)</w:t>
            </w:r>
          </w:p>
          <w:p w14:paraId="6DD9BA0F" w14:textId="56A258F1" w:rsidR="00CE28CC" w:rsidRPr="00AD36C3" w:rsidRDefault="00AD36C3" w:rsidP="00AD36C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Visualisierung und Präsentation der Daten mit Hilfe von Excel (Diagramme, Statistiken)</w:t>
            </w:r>
            <w:r w:rsidR="003B3CC6">
              <w:rPr>
                <w:sz w:val="18"/>
                <w:lang w:val="de-AT"/>
              </w:rPr>
              <w:t xml:space="preserve"> inklusive Erstellung eines ausführlichen Abschlussberichts</w:t>
            </w:r>
          </w:p>
        </w:tc>
      </w:tr>
      <w:tr w:rsidR="00D5280E" w:rsidRPr="009D7C49" w14:paraId="50AFEA03" w14:textId="77777777" w:rsidTr="0030446C">
        <w:trPr>
          <w:trHeight w:val="355"/>
        </w:trPr>
        <w:tc>
          <w:tcPr>
            <w:tcW w:w="5166" w:type="dxa"/>
            <w:gridSpan w:val="2"/>
            <w:vAlign w:val="bottom"/>
          </w:tcPr>
          <w:p w14:paraId="42FB0D26" w14:textId="0C47CC63" w:rsidR="00665BF3" w:rsidRPr="00F31B84" w:rsidRDefault="00AD36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Trumpf Sachsen GmbH</w:t>
            </w:r>
          </w:p>
        </w:tc>
        <w:tc>
          <w:tcPr>
            <w:tcW w:w="3906" w:type="dxa"/>
            <w:gridSpan w:val="8"/>
            <w:vAlign w:val="bottom"/>
          </w:tcPr>
          <w:p w14:paraId="11E31BD8" w14:textId="5EE0A300" w:rsidR="00665BF3" w:rsidRPr="00F31B84" w:rsidRDefault="00AD36C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Neukirch (Lausitz)</w:t>
            </w:r>
          </w:p>
        </w:tc>
      </w:tr>
      <w:tr w:rsidR="00D5280E" w:rsidRPr="006546FD" w14:paraId="48328CB9" w14:textId="77777777" w:rsidTr="0030446C">
        <w:trPr>
          <w:trHeight w:val="213"/>
        </w:trPr>
        <w:tc>
          <w:tcPr>
            <w:tcW w:w="6122" w:type="dxa"/>
            <w:gridSpan w:val="5"/>
          </w:tcPr>
          <w:p w14:paraId="74B74B41" w14:textId="32D9A607" w:rsidR="00665BF3" w:rsidRPr="00A74225" w:rsidRDefault="00AD36C3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30446C">
              <w:rPr>
                <w:rFonts w:cstheme="minorBidi"/>
                <w:i w:val="0"/>
                <w:iCs w:val="0"/>
                <w:color w:val="auto"/>
                <w:sz w:val="18"/>
              </w:rPr>
              <w:t>Schülerp</w:t>
            </w:r>
            <w:r w:rsidR="00D5280E" w:rsidRPr="0030446C">
              <w:rPr>
                <w:rFonts w:cstheme="minorBidi"/>
                <w:i w:val="0"/>
                <w:iCs w:val="0"/>
                <w:color w:val="auto"/>
                <w:sz w:val="18"/>
              </w:rPr>
              <w:t>raktikant</w:t>
            </w:r>
            <w:r w:rsidR="00665BF3" w:rsidRPr="0030446C">
              <w:rPr>
                <w:rFonts w:cstheme="minorBidi"/>
                <w:i w:val="0"/>
                <w:iCs w:val="0"/>
                <w:color w:val="auto"/>
                <w:sz w:val="18"/>
              </w:rPr>
              <w:t xml:space="preserve"> </w:t>
            </w:r>
            <w:r w:rsidR="0091331D" w:rsidRPr="0030446C">
              <w:rPr>
                <w:rFonts w:cstheme="minorBidi"/>
                <w:i w:val="0"/>
                <w:iCs w:val="0"/>
                <w:color w:val="auto"/>
                <w:sz w:val="18"/>
              </w:rPr>
              <w:t>i</w:t>
            </w:r>
            <w:r w:rsidRPr="0030446C">
              <w:rPr>
                <w:rFonts w:cstheme="minorBidi"/>
                <w:i w:val="0"/>
                <w:iCs w:val="0"/>
                <w:color w:val="auto"/>
                <w:sz w:val="18"/>
              </w:rPr>
              <w:t>n Qualitätssicherung</w:t>
            </w:r>
          </w:p>
        </w:tc>
        <w:tc>
          <w:tcPr>
            <w:tcW w:w="2950" w:type="dxa"/>
            <w:gridSpan w:val="5"/>
          </w:tcPr>
          <w:p w14:paraId="2CB21DEB" w14:textId="13C9BD12" w:rsidR="00665BF3" w:rsidRPr="00C01205" w:rsidRDefault="00C01205" w:rsidP="00C01205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04/2018 – 05/2018</w:t>
            </w:r>
          </w:p>
        </w:tc>
      </w:tr>
      <w:tr w:rsidR="00D5280E" w:rsidRPr="00D5280E" w14:paraId="7C4155D6" w14:textId="77777777" w:rsidTr="0030446C">
        <w:trPr>
          <w:trHeight w:val="683"/>
        </w:trPr>
        <w:tc>
          <w:tcPr>
            <w:tcW w:w="9072" w:type="dxa"/>
            <w:gridSpan w:val="10"/>
          </w:tcPr>
          <w:p w14:paraId="1A135F1D" w14:textId="6A26FF6C" w:rsidR="0091331D" w:rsidRDefault="0091331D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</w:t>
            </w:r>
            <w:r w:rsidR="00AD36C3">
              <w:rPr>
                <w:sz w:val="18"/>
                <w:lang w:val="de-AT"/>
              </w:rPr>
              <w:t>earbeitung von Qualitätsmanagementberichten</w:t>
            </w:r>
          </w:p>
          <w:p w14:paraId="7C7DA6E8" w14:textId="43CB4D91" w:rsidR="0091331D" w:rsidRDefault="00AD36C3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Aufnahme von Daten zur Kontrolle der internen Arbeitsabläufe  </w:t>
            </w:r>
          </w:p>
          <w:p w14:paraId="3658805E" w14:textId="6D4B87E8" w:rsidR="00BA215A" w:rsidRPr="0091331D" w:rsidRDefault="00AD36C3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Installation eines neuen Computersystems in der QS</w:t>
            </w:r>
          </w:p>
        </w:tc>
      </w:tr>
      <w:tr w:rsidR="00D5280E" w:rsidRPr="009D7C49" w14:paraId="414B4085" w14:textId="77777777" w:rsidTr="0030446C">
        <w:trPr>
          <w:trHeight w:val="524"/>
        </w:trPr>
        <w:tc>
          <w:tcPr>
            <w:tcW w:w="9072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30446C">
        <w:trPr>
          <w:trHeight w:val="349"/>
        </w:trPr>
        <w:tc>
          <w:tcPr>
            <w:tcW w:w="516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4703601" w:rsidR="00CE28CC" w:rsidRPr="00C01205" w:rsidRDefault="00AD36C3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C01205">
              <w:rPr>
                <w:b/>
                <w:i w:val="0"/>
                <w:iCs/>
                <w:sz w:val="23"/>
                <w:szCs w:val="23"/>
              </w:rPr>
              <w:t>Campus Inform</w:t>
            </w:r>
            <w:r w:rsidR="00AA5A9C" w:rsidRPr="00C01205">
              <w:rPr>
                <w:b/>
                <w:i w:val="0"/>
                <w:iCs/>
                <w:sz w:val="23"/>
                <w:szCs w:val="23"/>
              </w:rPr>
              <w:t xml:space="preserve"> e.V. </w:t>
            </w:r>
            <w:r w:rsidR="001704E2" w:rsidRPr="00C01205">
              <w:rPr>
                <w:b/>
                <w:i w:val="0"/>
                <w:iCs/>
                <w:sz w:val="23"/>
                <w:szCs w:val="23"/>
              </w:rPr>
              <w:t xml:space="preserve">  </w:t>
            </w:r>
          </w:p>
        </w:tc>
        <w:tc>
          <w:tcPr>
            <w:tcW w:w="3906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2AEB12F" w:rsidR="00CE28CC" w:rsidRPr="00C01205" w:rsidRDefault="00627FE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C01205">
              <w:rPr>
                <w:sz w:val="23"/>
                <w:szCs w:val="23"/>
              </w:rPr>
              <w:t>Leipzig</w:t>
            </w:r>
          </w:p>
        </w:tc>
      </w:tr>
      <w:tr w:rsidR="00D5280E" w:rsidRPr="006546FD" w14:paraId="4F59C612" w14:textId="77777777" w:rsidTr="0030446C">
        <w:trPr>
          <w:trHeight w:val="198"/>
        </w:trPr>
        <w:tc>
          <w:tcPr>
            <w:tcW w:w="7442" w:type="dxa"/>
            <w:gridSpan w:val="9"/>
          </w:tcPr>
          <w:p w14:paraId="32F07601" w14:textId="3C1072EE" w:rsidR="00665BF3" w:rsidRPr="00C01205" w:rsidRDefault="00AA5A9C" w:rsidP="00665BF3">
            <w:pPr>
              <w:pStyle w:val="Beschreibung"/>
              <w:rPr>
                <w:sz w:val="18"/>
              </w:rPr>
            </w:pPr>
            <w:r w:rsidRPr="00C01205">
              <w:rPr>
                <w:sz w:val="18"/>
              </w:rPr>
              <w:t>Aktives Mitglied de</w:t>
            </w:r>
            <w:r w:rsidR="00E13110" w:rsidRPr="00C01205">
              <w:rPr>
                <w:sz w:val="18"/>
              </w:rPr>
              <w:t>r studentischen Unternehmensberatung</w:t>
            </w:r>
            <w:r w:rsidRPr="00C01205">
              <w:rPr>
                <w:sz w:val="18"/>
              </w:rPr>
              <w:t xml:space="preserve"> der</w:t>
            </w:r>
            <w:r w:rsidR="00AD36C3" w:rsidRPr="00C01205">
              <w:rPr>
                <w:sz w:val="18"/>
              </w:rPr>
              <w:t xml:space="preserve"> </w:t>
            </w:r>
            <w:r w:rsidR="00627FEE" w:rsidRPr="00C01205">
              <w:rPr>
                <w:sz w:val="18"/>
              </w:rPr>
              <w:t>Universität</w:t>
            </w:r>
            <w:r w:rsidR="00AD36C3" w:rsidRPr="00C01205">
              <w:rPr>
                <w:sz w:val="18"/>
              </w:rPr>
              <w:t xml:space="preserve"> Leipzig</w:t>
            </w:r>
          </w:p>
        </w:tc>
        <w:tc>
          <w:tcPr>
            <w:tcW w:w="1630" w:type="dxa"/>
          </w:tcPr>
          <w:p w14:paraId="45DD2178" w14:textId="4D1B65EF" w:rsidR="00665BF3" w:rsidRPr="00C01205" w:rsidRDefault="00AD36C3" w:rsidP="00665BF3">
            <w:pPr>
              <w:pStyle w:val="Beschreibung"/>
              <w:jc w:val="right"/>
              <w:rPr>
                <w:sz w:val="18"/>
              </w:rPr>
            </w:pPr>
            <w:r w:rsidRPr="00C01205">
              <w:rPr>
                <w:sz w:val="18"/>
              </w:rPr>
              <w:t>04</w:t>
            </w:r>
            <w:r w:rsidR="00665BF3" w:rsidRPr="00C01205">
              <w:rPr>
                <w:sz w:val="18"/>
              </w:rPr>
              <w:t>/20</w:t>
            </w:r>
            <w:r w:rsidRPr="00C01205">
              <w:rPr>
                <w:sz w:val="18"/>
              </w:rPr>
              <w:t>2</w:t>
            </w:r>
            <w:r w:rsidR="00627FEE" w:rsidRPr="00C01205">
              <w:rPr>
                <w:sz w:val="18"/>
              </w:rPr>
              <w:t>3</w:t>
            </w:r>
            <w:r w:rsidR="00665BF3" w:rsidRPr="00C01205">
              <w:rPr>
                <w:sz w:val="18"/>
              </w:rPr>
              <w:t xml:space="preserve"> – </w:t>
            </w:r>
            <w:r w:rsidR="00AA5A9C" w:rsidRPr="00C01205">
              <w:rPr>
                <w:sz w:val="18"/>
              </w:rPr>
              <w:t>heute</w:t>
            </w:r>
          </w:p>
        </w:tc>
      </w:tr>
      <w:tr w:rsidR="00D5280E" w:rsidRPr="00D5280E" w14:paraId="02437711" w14:textId="77777777" w:rsidTr="0030446C">
        <w:trPr>
          <w:trHeight w:val="198"/>
        </w:trPr>
        <w:tc>
          <w:tcPr>
            <w:tcW w:w="9072" w:type="dxa"/>
            <w:gridSpan w:val="10"/>
          </w:tcPr>
          <w:p w14:paraId="7CA4D9D0" w14:textId="7AB66026" w:rsidR="00AA5A9C" w:rsidRPr="00C01205" w:rsidRDefault="00AA350A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>
              <w:rPr>
                <w:i/>
                <w:sz w:val="18"/>
              </w:rPr>
              <w:t>Aktuelles</w:t>
            </w:r>
            <w:r w:rsidR="00D21282">
              <w:rPr>
                <w:i/>
                <w:sz w:val="18"/>
              </w:rPr>
              <w:t xml:space="preserve"> P</w:t>
            </w:r>
            <w:r>
              <w:rPr>
                <w:i/>
                <w:sz w:val="18"/>
              </w:rPr>
              <w:t xml:space="preserve">rojekt: Konzipierung und Implementierung einer </w:t>
            </w:r>
            <w:r w:rsidR="006D2D28">
              <w:rPr>
                <w:i/>
                <w:sz w:val="18"/>
              </w:rPr>
              <w:t>Klima</w:t>
            </w:r>
            <w:r>
              <w:rPr>
                <w:i/>
                <w:sz w:val="18"/>
              </w:rPr>
              <w:t xml:space="preserve">strategie zur Reduktion der </w:t>
            </w:r>
            <w:r w:rsidR="006D2D28">
              <w:rPr>
                <w:i/>
                <w:sz w:val="18"/>
              </w:rPr>
              <w:t>CO2-Emissionen zur Neutralität mit Kontrollsystem</w:t>
            </w:r>
          </w:p>
          <w:p w14:paraId="56BF582D" w14:textId="1B4B5A6C" w:rsidR="00AE712B" w:rsidRDefault="00A3269B" w:rsidP="00AE712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D21282">
              <w:rPr>
                <w:i/>
                <w:iCs/>
                <w:sz w:val="18"/>
              </w:rPr>
              <w:t xml:space="preserve">Teil des Ressorts </w:t>
            </w:r>
            <w:ins w:id="0" w:author="David Döbele" w:date="2023-05-11T19:58:00Z">
              <w:r w:rsidR="009C085D">
                <w:rPr>
                  <w:i/>
                  <w:iCs/>
                  <w:sz w:val="18"/>
                </w:rPr>
                <w:t>„</w:t>
              </w:r>
            </w:ins>
            <w:r w:rsidRPr="00D21282">
              <w:rPr>
                <w:i/>
                <w:iCs/>
                <w:sz w:val="18"/>
              </w:rPr>
              <w:t>Projekte</w:t>
            </w:r>
            <w:ins w:id="1" w:author="David Döbele" w:date="2023-05-11T19:58:00Z">
              <w:r w:rsidR="009C085D">
                <w:rPr>
                  <w:i/>
                  <w:iCs/>
                  <w:sz w:val="18"/>
                </w:rPr>
                <w:t>“</w:t>
              </w:r>
            </w:ins>
            <w:r w:rsidRPr="00D21282">
              <w:rPr>
                <w:i/>
                <w:iCs/>
                <w:sz w:val="18"/>
              </w:rPr>
              <w:t xml:space="preserve">: </w:t>
            </w:r>
            <w:r w:rsidR="00F813D4" w:rsidRPr="00D21282">
              <w:rPr>
                <w:i/>
                <w:iCs/>
                <w:sz w:val="18"/>
              </w:rPr>
              <w:t xml:space="preserve">Akquise von Projekten, Erstellung von Projektplänen und Ressourcenmanagement, Ansprache von </w:t>
            </w:r>
            <w:r w:rsidR="00AE712B" w:rsidRPr="00D21282">
              <w:rPr>
                <w:i/>
                <w:iCs/>
                <w:sz w:val="18"/>
              </w:rPr>
              <w:t>potenziellen</w:t>
            </w:r>
            <w:r w:rsidR="00F813D4" w:rsidRPr="00D21282">
              <w:rPr>
                <w:i/>
                <w:iCs/>
                <w:sz w:val="18"/>
              </w:rPr>
              <w:t xml:space="preserve"> Partnern</w:t>
            </w:r>
          </w:p>
          <w:p w14:paraId="68CFAD97" w14:textId="6A0087E3" w:rsidR="00D21282" w:rsidRPr="00D21282" w:rsidRDefault="00D21282" w:rsidP="00AE712B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iCs/>
                <w:sz w:val="18"/>
              </w:rPr>
              <w:t xml:space="preserve">Teilnahme an Veranstaltungen und Workshops von u.a. Deloitte, </w:t>
            </w:r>
            <w:del w:id="2" w:author="David Döbele" w:date="2023-05-11T19:58:00Z">
              <w:r w:rsidDel="009C085D">
                <w:rPr>
                  <w:i/>
                  <w:iCs/>
                  <w:sz w:val="18"/>
                </w:rPr>
                <w:delText>Pwc,…</w:delText>
              </w:r>
            </w:del>
            <w:ins w:id="3" w:author="David Döbele" w:date="2023-05-11T19:58:00Z">
              <w:r w:rsidR="009C085D">
                <w:rPr>
                  <w:i/>
                  <w:iCs/>
                  <w:sz w:val="18"/>
                </w:rPr>
                <w:t>PwC, …</w:t>
              </w:r>
            </w:ins>
          </w:p>
        </w:tc>
      </w:tr>
      <w:tr w:rsidR="00F64FA7" w:rsidRPr="009D7C49" w14:paraId="4AF19DD1" w14:textId="77777777" w:rsidTr="0030446C">
        <w:trPr>
          <w:trHeight w:val="349"/>
        </w:trPr>
        <w:tc>
          <w:tcPr>
            <w:tcW w:w="6491" w:type="dxa"/>
            <w:gridSpan w:val="7"/>
            <w:vAlign w:val="bottom"/>
          </w:tcPr>
          <w:p w14:paraId="7756FD9A" w14:textId="0DFFF7F7" w:rsidR="00F64FA7" w:rsidRPr="00C01205" w:rsidRDefault="00627FEE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 w:rsidRPr="00C01205">
              <w:rPr>
                <w:b/>
                <w:i w:val="0"/>
                <w:iCs w:val="0"/>
                <w:smallCaps/>
                <w:sz w:val="23"/>
                <w:szCs w:val="23"/>
              </w:rPr>
              <w:t>Mentoring Programm der Universität Leipzig</w:t>
            </w:r>
          </w:p>
        </w:tc>
        <w:tc>
          <w:tcPr>
            <w:tcW w:w="2581" w:type="dxa"/>
            <w:gridSpan w:val="3"/>
            <w:vAlign w:val="bottom"/>
          </w:tcPr>
          <w:p w14:paraId="30626CB8" w14:textId="39F5BAC1" w:rsidR="00F64FA7" w:rsidRPr="00C01205" w:rsidRDefault="00627FEE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C01205">
              <w:rPr>
                <w:smallCaps/>
                <w:sz w:val="23"/>
                <w:szCs w:val="23"/>
              </w:rPr>
              <w:t>Leipzig</w:t>
            </w:r>
          </w:p>
        </w:tc>
      </w:tr>
      <w:tr w:rsidR="00F64FA7" w:rsidRPr="006546FD" w14:paraId="56372BDE" w14:textId="77777777" w:rsidTr="0030446C">
        <w:trPr>
          <w:trHeight w:val="198"/>
        </w:trPr>
        <w:tc>
          <w:tcPr>
            <w:tcW w:w="7230" w:type="dxa"/>
            <w:gridSpan w:val="8"/>
          </w:tcPr>
          <w:p w14:paraId="3C87D247" w14:textId="1BFB0D4B" w:rsidR="00F64FA7" w:rsidRPr="00C01205" w:rsidRDefault="00D63D4B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C01205">
              <w:rPr>
                <w:i w:val="0"/>
                <w:iCs w:val="0"/>
                <w:sz w:val="18"/>
              </w:rPr>
              <w:t>Teilnahme an Veranstaltungen und Workshops</w:t>
            </w:r>
          </w:p>
        </w:tc>
        <w:tc>
          <w:tcPr>
            <w:tcW w:w="1842" w:type="dxa"/>
            <w:gridSpan w:val="2"/>
          </w:tcPr>
          <w:p w14:paraId="288A2195" w14:textId="09BCA1AC" w:rsidR="00F64FA7" w:rsidRPr="00C01205" w:rsidRDefault="00C01205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C01205">
              <w:rPr>
                <w:i w:val="0"/>
                <w:iCs w:val="0"/>
                <w:sz w:val="18"/>
              </w:rPr>
              <w:t>10</w:t>
            </w:r>
            <w:r w:rsidR="00F64FA7" w:rsidRPr="00C01205">
              <w:rPr>
                <w:i w:val="0"/>
                <w:iCs w:val="0"/>
                <w:sz w:val="18"/>
              </w:rPr>
              <w:t>/20</w:t>
            </w:r>
            <w:r w:rsidRPr="00C01205">
              <w:rPr>
                <w:i w:val="0"/>
                <w:iCs w:val="0"/>
                <w:sz w:val="18"/>
              </w:rPr>
              <w:t>22</w:t>
            </w:r>
            <w:r w:rsidR="00F64FA7" w:rsidRPr="00C01205">
              <w:rPr>
                <w:i w:val="0"/>
                <w:iCs w:val="0"/>
                <w:sz w:val="18"/>
              </w:rPr>
              <w:t xml:space="preserve"> – </w:t>
            </w:r>
            <w:r w:rsidRPr="00C01205">
              <w:rPr>
                <w:i w:val="0"/>
                <w:iCs w:val="0"/>
                <w:sz w:val="18"/>
              </w:rPr>
              <w:t>heute</w:t>
            </w:r>
          </w:p>
        </w:tc>
      </w:tr>
      <w:tr w:rsidR="00CE28CC" w:rsidRPr="00D63D4B" w14:paraId="7ECB507F" w14:textId="77777777" w:rsidTr="0030446C">
        <w:trPr>
          <w:trHeight w:val="198"/>
        </w:trPr>
        <w:tc>
          <w:tcPr>
            <w:tcW w:w="9072" w:type="dxa"/>
            <w:gridSpan w:val="10"/>
          </w:tcPr>
          <w:p w14:paraId="1A6A237B" w14:textId="31C32519" w:rsidR="00CE28CC" w:rsidRPr="00C01205" w:rsidRDefault="00D63D4B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C01205">
              <w:rPr>
                <w:i/>
                <w:sz w:val="18"/>
              </w:rPr>
              <w:t>Beratung zur beruflichen Orientierung, Vernetzung in der Region</w:t>
            </w:r>
          </w:p>
          <w:p w14:paraId="2CC438FF" w14:textId="4FA905D9" w:rsidR="00627FEE" w:rsidRPr="00C01205" w:rsidRDefault="00D63D4B" w:rsidP="00627FEE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C01205">
              <w:rPr>
                <w:i/>
                <w:sz w:val="18"/>
              </w:rPr>
              <w:t>Workshops zu diversen Themen (Kommunikation in Beratungsgesprächen)</w:t>
            </w:r>
          </w:p>
        </w:tc>
      </w:tr>
      <w:tr w:rsidR="001704E2" w:rsidRPr="006546FD" w14:paraId="1BC5E7E9" w14:textId="77777777" w:rsidTr="0030446C">
        <w:trPr>
          <w:trHeight w:val="349"/>
        </w:trPr>
        <w:tc>
          <w:tcPr>
            <w:tcW w:w="6491" w:type="dxa"/>
            <w:gridSpan w:val="7"/>
            <w:vAlign w:val="bottom"/>
          </w:tcPr>
          <w:p w14:paraId="57B5702C" w14:textId="77777777" w:rsidR="001704E2" w:rsidRPr="00C01205" w:rsidRDefault="001704E2" w:rsidP="00627FEE">
            <w:pPr>
              <w:pStyle w:val="Bullets"/>
              <w:numPr>
                <w:ilvl w:val="0"/>
                <w:numId w:val="0"/>
              </w:numPr>
              <w:rPr>
                <w:b/>
                <w:bCs/>
                <w:iCs w:val="0"/>
                <w:sz w:val="23"/>
                <w:szCs w:val="23"/>
              </w:rPr>
            </w:pPr>
            <w:r w:rsidRPr="00C01205">
              <w:rPr>
                <w:b/>
                <w:i w:val="0"/>
                <w:iCs w:val="0"/>
                <w:smallCaps/>
                <w:sz w:val="23"/>
                <w:szCs w:val="23"/>
              </w:rPr>
              <w:t>SV Gaußig e.V.</w:t>
            </w:r>
          </w:p>
        </w:tc>
        <w:tc>
          <w:tcPr>
            <w:tcW w:w="2581" w:type="dxa"/>
            <w:gridSpan w:val="3"/>
            <w:vAlign w:val="bottom"/>
          </w:tcPr>
          <w:p w14:paraId="38832F9A" w14:textId="35C6BBA8" w:rsidR="001704E2" w:rsidRPr="00C01205" w:rsidRDefault="001704E2" w:rsidP="001704E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C01205">
              <w:rPr>
                <w:smallCaps/>
                <w:sz w:val="23"/>
                <w:szCs w:val="23"/>
              </w:rPr>
              <w:t>Gaußig</w:t>
            </w:r>
          </w:p>
        </w:tc>
      </w:tr>
      <w:tr w:rsidR="001704E2" w:rsidRPr="006546FD" w14:paraId="0FA03912" w14:textId="77777777" w:rsidTr="0030446C">
        <w:trPr>
          <w:trHeight w:val="198"/>
        </w:trPr>
        <w:tc>
          <w:tcPr>
            <w:tcW w:w="5700" w:type="dxa"/>
            <w:gridSpan w:val="4"/>
            <w:vAlign w:val="bottom"/>
          </w:tcPr>
          <w:p w14:paraId="556C8493" w14:textId="77777777" w:rsidR="001704E2" w:rsidRPr="00C01205" w:rsidRDefault="001704E2" w:rsidP="001704E2">
            <w:pPr>
              <w:pStyle w:val="Bullets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C01205">
              <w:rPr>
                <w:i w:val="0"/>
                <w:iCs w:val="0"/>
                <w:sz w:val="18"/>
              </w:rPr>
              <w:t>Spieler und Helfer der Jugendmannschaften</w:t>
            </w:r>
          </w:p>
        </w:tc>
        <w:tc>
          <w:tcPr>
            <w:tcW w:w="3372" w:type="dxa"/>
            <w:gridSpan w:val="6"/>
            <w:vAlign w:val="bottom"/>
          </w:tcPr>
          <w:p w14:paraId="470E6E09" w14:textId="2D198C3D" w:rsidR="001704E2" w:rsidRPr="00C01205" w:rsidRDefault="001704E2" w:rsidP="001704E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C01205">
              <w:rPr>
                <w:i w:val="0"/>
                <w:iCs w:val="0"/>
                <w:sz w:val="18"/>
              </w:rPr>
              <w:t>06/2012 – 12/2019</w:t>
            </w:r>
          </w:p>
        </w:tc>
      </w:tr>
      <w:tr w:rsidR="001704E2" w:rsidRPr="006546FD" w14:paraId="7CC90EBF" w14:textId="77777777" w:rsidTr="0030446C">
        <w:trPr>
          <w:trHeight w:val="198"/>
        </w:trPr>
        <w:tc>
          <w:tcPr>
            <w:tcW w:w="9072" w:type="dxa"/>
            <w:gridSpan w:val="10"/>
            <w:vAlign w:val="bottom"/>
          </w:tcPr>
          <w:p w14:paraId="5A1C6826" w14:textId="77777777" w:rsidR="001704E2" w:rsidRPr="003C1D78" w:rsidRDefault="001704E2" w:rsidP="003C1D78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</w:rPr>
            </w:pPr>
            <w:r w:rsidRPr="003C1D78">
              <w:rPr>
                <w:i/>
                <w:sz w:val="18"/>
              </w:rPr>
              <w:t>Aktiver Spieler von E- bis A-Jugend, Mannschaftskapitän in C- &amp; B-Jugend</w:t>
            </w:r>
          </w:p>
          <w:p w14:paraId="33486EA2" w14:textId="274092FB" w:rsidR="001704E2" w:rsidRPr="00C01205" w:rsidRDefault="001704E2" w:rsidP="003C1D7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3C1D78">
              <w:rPr>
                <w:i/>
                <w:sz w:val="18"/>
              </w:rPr>
              <w:t>Unterstützung der Nachwuchsarbeit (Koordination von Trainingseinheiten)</w:t>
            </w:r>
          </w:p>
        </w:tc>
      </w:tr>
      <w:tr w:rsidR="00CE28CC" w:rsidRPr="009D7C49" w14:paraId="482569A2" w14:textId="77777777" w:rsidTr="0030446C">
        <w:trPr>
          <w:trHeight w:val="524"/>
        </w:trPr>
        <w:tc>
          <w:tcPr>
            <w:tcW w:w="9072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C01205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C01205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30446C">
        <w:trPr>
          <w:trHeight w:val="349"/>
        </w:trPr>
        <w:tc>
          <w:tcPr>
            <w:tcW w:w="2217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C01205" w:rsidRDefault="00CE28CC" w:rsidP="00CE28CC">
            <w:pPr>
              <w:rPr>
                <w:rFonts w:ascii="Georgia" w:hAnsi="Georgia"/>
                <w:sz w:val="18"/>
              </w:rPr>
            </w:pPr>
            <w:r w:rsidRPr="00C01205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6855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58967DD" w:rsidR="00CE28CC" w:rsidRPr="00C01205" w:rsidRDefault="00CE28CC" w:rsidP="00CE28CC">
            <w:pPr>
              <w:rPr>
                <w:rFonts w:ascii="Georgia" w:hAnsi="Georgia"/>
                <w:sz w:val="18"/>
              </w:rPr>
            </w:pP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627FEE"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B2</w:t>
            </w:r>
            <w:r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627FEE" w:rsidRPr="00C01205">
              <w:rPr>
                <w:rFonts w:ascii="Georgia" w:hAnsi="Georgia" w:cs="Georgia"/>
                <w:color w:val="000000"/>
                <w:sz w:val="18"/>
              </w:rPr>
              <w:t>Latein</w:t>
            </w: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627FEE"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Latinum</w:t>
            </w:r>
            <w:r w:rsidRPr="00C01205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627FEE" w14:paraId="45706C3F" w14:textId="77777777" w:rsidTr="0030446C">
        <w:trPr>
          <w:trHeight w:val="524"/>
        </w:trPr>
        <w:tc>
          <w:tcPr>
            <w:tcW w:w="2217" w:type="dxa"/>
            <w:vAlign w:val="bottom"/>
          </w:tcPr>
          <w:p w14:paraId="29F1C6FE" w14:textId="77777777" w:rsidR="00CE28CC" w:rsidRDefault="00CE28CC" w:rsidP="0008798D">
            <w:pPr>
              <w:rPr>
                <w:rFonts w:ascii="Georgia" w:hAnsi="Georgia"/>
                <w:sz w:val="18"/>
              </w:rPr>
            </w:pPr>
            <w:r w:rsidRPr="00C01205">
              <w:rPr>
                <w:rFonts w:ascii="Georgia" w:hAnsi="Georgia"/>
                <w:sz w:val="18"/>
              </w:rPr>
              <w:t>Technisch:</w:t>
            </w:r>
          </w:p>
          <w:p w14:paraId="57688BDA" w14:textId="4A6B399E" w:rsidR="0008798D" w:rsidRPr="00C01205" w:rsidRDefault="0008798D" w:rsidP="0008798D">
            <w:pPr>
              <w:rPr>
                <w:rFonts w:ascii="Georgia" w:hAnsi="Georgia"/>
                <w:sz w:val="18"/>
              </w:rPr>
            </w:pPr>
          </w:p>
        </w:tc>
        <w:tc>
          <w:tcPr>
            <w:tcW w:w="6855" w:type="dxa"/>
            <w:gridSpan w:val="9"/>
            <w:vAlign w:val="bottom"/>
          </w:tcPr>
          <w:p w14:paraId="60CA2168" w14:textId="2E3DB531" w:rsidR="00CE28CC" w:rsidRPr="003C1D78" w:rsidRDefault="00CE28CC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C01205">
              <w:rPr>
                <w:rFonts w:ascii="Georgia" w:hAnsi="Georgia" w:cs="Georgia"/>
                <w:color w:val="000000"/>
                <w:sz w:val="18"/>
              </w:rPr>
              <w:t>Microsoft Office</w:t>
            </w:r>
            <w:r w:rsidR="003C1D78">
              <w:rPr>
                <w:rFonts w:ascii="Georgia" w:hAnsi="Georgia" w:cs="Georgia"/>
                <w:color w:val="000000"/>
                <w:sz w:val="18"/>
              </w:rPr>
              <w:t xml:space="preserve"> (fortgeschritten)</w:t>
            </w:r>
            <w:r w:rsidRPr="00C01205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627FEE" w:rsidRPr="00C01205">
              <w:rPr>
                <w:rFonts w:ascii="Georgia" w:hAnsi="Georgia" w:cs="Georgia"/>
                <w:color w:val="000000"/>
                <w:sz w:val="18"/>
              </w:rPr>
              <w:t xml:space="preserve">Python (fortgeschritten), </w:t>
            </w:r>
            <w:r w:rsidR="00AA350A" w:rsidRPr="00C01205">
              <w:rPr>
                <w:rFonts w:ascii="Georgia" w:hAnsi="Georgia" w:cs="Georgia"/>
                <w:color w:val="000000"/>
                <w:sz w:val="18"/>
              </w:rPr>
              <w:t>SQL (</w:t>
            </w:r>
            <w:r w:rsidR="00627FEE" w:rsidRPr="00C01205">
              <w:rPr>
                <w:rFonts w:ascii="Georgia" w:hAnsi="Georgia" w:cs="Georgia"/>
                <w:color w:val="000000"/>
                <w:sz w:val="18"/>
              </w:rPr>
              <w:t>fortgeschritten)</w:t>
            </w:r>
            <w:r w:rsidR="003C1D78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proofErr w:type="spellStart"/>
            <w:r w:rsidR="003C1D78">
              <w:rPr>
                <w:rFonts w:ascii="Georgia" w:hAnsi="Georgia" w:cs="Georgia"/>
                <w:color w:val="000000"/>
                <w:sz w:val="18"/>
              </w:rPr>
              <w:t>LaTeX</w:t>
            </w:r>
            <w:proofErr w:type="spellEnd"/>
            <w:r w:rsidR="003C1D78">
              <w:rPr>
                <w:rFonts w:ascii="Georgia" w:hAnsi="Georgia" w:cs="Georgia"/>
                <w:color w:val="000000"/>
                <w:sz w:val="18"/>
              </w:rPr>
              <w:t xml:space="preserve"> (fortgeschritten)</w:t>
            </w:r>
          </w:p>
        </w:tc>
      </w:tr>
      <w:tr w:rsidR="00CE28CC" w:rsidRPr="00C01205" w14:paraId="70CB01B0" w14:textId="77777777" w:rsidTr="0030446C">
        <w:trPr>
          <w:trHeight w:val="291"/>
        </w:trPr>
        <w:tc>
          <w:tcPr>
            <w:tcW w:w="2217" w:type="dxa"/>
            <w:vAlign w:val="bottom"/>
          </w:tcPr>
          <w:p w14:paraId="04F58216" w14:textId="661ACBAE" w:rsidR="00CE28CC" w:rsidRPr="00C01205" w:rsidRDefault="00CE28CC" w:rsidP="00CE28CC">
            <w:pPr>
              <w:rPr>
                <w:rFonts w:ascii="Georgia" w:hAnsi="Georgia"/>
                <w:sz w:val="18"/>
              </w:rPr>
            </w:pPr>
            <w:r w:rsidRPr="00C01205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6855" w:type="dxa"/>
            <w:gridSpan w:val="9"/>
            <w:vAlign w:val="bottom"/>
          </w:tcPr>
          <w:p w14:paraId="598C2742" w14:textId="47E4CC2D" w:rsidR="00CE28CC" w:rsidRPr="00C01205" w:rsidRDefault="00627FEE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C01205">
              <w:rPr>
                <w:rFonts w:ascii="Georgia" w:hAnsi="Georgia" w:cs="Georgia"/>
                <w:color w:val="000000"/>
                <w:sz w:val="18"/>
              </w:rPr>
              <w:t>F</w:t>
            </w:r>
            <w:r w:rsidR="00C01205" w:rsidRPr="00C01205">
              <w:rPr>
                <w:rFonts w:ascii="Georgia" w:hAnsi="Georgia" w:cs="Georgia"/>
                <w:color w:val="000000"/>
                <w:sz w:val="18"/>
              </w:rPr>
              <w:t xml:space="preserve">ußball (Kreisoberliga Saison 16/17), Fitness, </w:t>
            </w:r>
            <w:proofErr w:type="spellStart"/>
            <w:r w:rsidR="00C01205" w:rsidRPr="00C01205">
              <w:rPr>
                <w:rFonts w:ascii="Georgia" w:hAnsi="Georgia" w:cs="Georgia"/>
                <w:color w:val="000000"/>
                <w:sz w:val="18"/>
              </w:rPr>
              <w:t>Cinematographie</w:t>
            </w:r>
            <w:proofErr w:type="spellEnd"/>
            <w:r w:rsidR="00C0120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C01205" w:rsidRPr="00C01205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CE28CC" w:rsidRPr="00BA215A" w14:paraId="071AB173" w14:textId="77777777" w:rsidTr="00E63703">
        <w:trPr>
          <w:trHeight w:val="1054"/>
        </w:trPr>
        <w:tc>
          <w:tcPr>
            <w:tcW w:w="2217" w:type="dxa"/>
            <w:vAlign w:val="bottom"/>
          </w:tcPr>
          <w:p w14:paraId="406B03AC" w14:textId="654E7028" w:rsidR="00CE28CC" w:rsidRDefault="00FB0E9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669620B5" wp14:editId="7524419A">
                      <wp:simplePos x="0" y="0"/>
                      <wp:positionH relativeFrom="column">
                        <wp:posOffset>115570</wp:posOffset>
                      </wp:positionH>
                      <wp:positionV relativeFrom="paragraph">
                        <wp:posOffset>-368300</wp:posOffset>
                      </wp:positionV>
                      <wp:extent cx="1015365" cy="300990"/>
                      <wp:effectExtent l="38100" t="38100" r="32385" b="41910"/>
                      <wp:wrapNone/>
                      <wp:docPr id="269794338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5365" cy="3009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4CB3B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1" o:spid="_x0000_s1026" type="#_x0000_t75" style="position:absolute;margin-left:8.4pt;margin-top:-29.7pt;width:81.35pt;height:2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">
                      <v:imagedata r:id="rId9" o:title=""/>
                    </v:shape>
                  </w:pict>
                </mc:Fallback>
              </mc:AlternateContent>
            </w:r>
            <w:r w:rsidR="00627FEE">
              <w:rPr>
                <w:rFonts w:ascii="Georgia" w:hAnsi="Georgia"/>
                <w:sz w:val="18"/>
              </w:rPr>
              <w:t xml:space="preserve">Leipzig, </w:t>
            </w:r>
            <w:r w:rsidR="00B843C5">
              <w:rPr>
                <w:rFonts w:ascii="Georgia" w:hAnsi="Georgia"/>
                <w:sz w:val="18"/>
              </w:rPr>
              <w:t>11</w:t>
            </w:r>
            <w:r w:rsidR="00627FEE">
              <w:rPr>
                <w:rFonts w:ascii="Georgia" w:hAnsi="Georgia"/>
                <w:sz w:val="18"/>
              </w:rPr>
              <w:t>.05.2023</w:t>
            </w:r>
          </w:p>
        </w:tc>
        <w:tc>
          <w:tcPr>
            <w:tcW w:w="6855" w:type="dxa"/>
            <w:gridSpan w:val="9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A00A8">
      <w:footerReference w:type="even" r:id="rId10"/>
      <w:pgSz w:w="11906" w:h="16838"/>
      <w:pgMar w:top="113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086BC" w14:textId="77777777" w:rsidR="00332275" w:rsidRDefault="00332275" w:rsidP="00BE053D">
      <w:pPr>
        <w:spacing w:after="0" w:line="240" w:lineRule="auto"/>
      </w:pPr>
      <w:r>
        <w:separator/>
      </w:r>
    </w:p>
  </w:endnote>
  <w:endnote w:type="continuationSeparator" w:id="0">
    <w:p w14:paraId="760C2164" w14:textId="77777777" w:rsidR="00332275" w:rsidRDefault="0033227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B61D6" w14:textId="77777777" w:rsidR="00332275" w:rsidRDefault="00332275" w:rsidP="00BE053D">
      <w:pPr>
        <w:spacing w:after="0" w:line="240" w:lineRule="auto"/>
      </w:pPr>
      <w:r>
        <w:separator/>
      </w:r>
    </w:p>
  </w:footnote>
  <w:footnote w:type="continuationSeparator" w:id="0">
    <w:p w14:paraId="6F9CC472" w14:textId="77777777" w:rsidR="00332275" w:rsidRDefault="0033227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6D6B5B"/>
    <w:multiLevelType w:val="hybridMultilevel"/>
    <w:tmpl w:val="B2D420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0918955">
    <w:abstractNumId w:val="14"/>
  </w:num>
  <w:num w:numId="2" w16cid:durableId="82141795">
    <w:abstractNumId w:val="17"/>
  </w:num>
  <w:num w:numId="3" w16cid:durableId="1917015486">
    <w:abstractNumId w:val="19"/>
  </w:num>
  <w:num w:numId="4" w16cid:durableId="1810200614">
    <w:abstractNumId w:val="0"/>
  </w:num>
  <w:num w:numId="5" w16cid:durableId="998919795">
    <w:abstractNumId w:val="1"/>
  </w:num>
  <w:num w:numId="6" w16cid:durableId="652224247">
    <w:abstractNumId w:val="2"/>
  </w:num>
  <w:num w:numId="7" w16cid:durableId="256447622">
    <w:abstractNumId w:val="13"/>
  </w:num>
  <w:num w:numId="8" w16cid:durableId="632444996">
    <w:abstractNumId w:val="23"/>
  </w:num>
  <w:num w:numId="9" w16cid:durableId="207182372">
    <w:abstractNumId w:val="12"/>
  </w:num>
  <w:num w:numId="10" w16cid:durableId="130556213">
    <w:abstractNumId w:val="24"/>
  </w:num>
  <w:num w:numId="11" w16cid:durableId="31921899">
    <w:abstractNumId w:val="5"/>
  </w:num>
  <w:num w:numId="12" w16cid:durableId="837616593">
    <w:abstractNumId w:val="6"/>
  </w:num>
  <w:num w:numId="13" w16cid:durableId="220674750">
    <w:abstractNumId w:val="8"/>
  </w:num>
  <w:num w:numId="14" w16cid:durableId="260575610">
    <w:abstractNumId w:val="9"/>
  </w:num>
  <w:num w:numId="15" w16cid:durableId="2104063282">
    <w:abstractNumId w:val="21"/>
  </w:num>
  <w:num w:numId="16" w16cid:durableId="2127654023">
    <w:abstractNumId w:val="4"/>
  </w:num>
  <w:num w:numId="17" w16cid:durableId="1895308866">
    <w:abstractNumId w:val="16"/>
  </w:num>
  <w:num w:numId="18" w16cid:durableId="412777093">
    <w:abstractNumId w:val="3"/>
  </w:num>
  <w:num w:numId="19" w16cid:durableId="1003826336">
    <w:abstractNumId w:val="18"/>
  </w:num>
  <w:num w:numId="20" w16cid:durableId="987517664">
    <w:abstractNumId w:val="10"/>
  </w:num>
  <w:num w:numId="21" w16cid:durableId="1276449497">
    <w:abstractNumId w:val="11"/>
  </w:num>
  <w:num w:numId="22" w16cid:durableId="1412656308">
    <w:abstractNumId w:val="15"/>
  </w:num>
  <w:num w:numId="23" w16cid:durableId="1754426660">
    <w:abstractNumId w:val="7"/>
  </w:num>
  <w:num w:numId="24" w16cid:durableId="900016882">
    <w:abstractNumId w:val="20"/>
  </w:num>
  <w:num w:numId="25" w16cid:durableId="215317050">
    <w:abstractNumId w:val="19"/>
  </w:num>
  <w:num w:numId="26" w16cid:durableId="1008295459">
    <w:abstractNumId w:val="19"/>
  </w:num>
  <w:num w:numId="27" w16cid:durableId="970356378">
    <w:abstractNumId w:val="19"/>
  </w:num>
  <w:num w:numId="28" w16cid:durableId="1993632347">
    <w:abstractNumId w:val="19"/>
  </w:num>
  <w:num w:numId="29" w16cid:durableId="516387699">
    <w:abstractNumId w:val="22"/>
  </w:num>
  <w:num w:numId="30" w16cid:durableId="75552135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636"/>
    <w:rsid w:val="00061D33"/>
    <w:rsid w:val="00064643"/>
    <w:rsid w:val="00087747"/>
    <w:rsid w:val="0008798D"/>
    <w:rsid w:val="00092A2C"/>
    <w:rsid w:val="000A00A8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04E2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0446C"/>
    <w:rsid w:val="003101F0"/>
    <w:rsid w:val="00314B7A"/>
    <w:rsid w:val="0032021D"/>
    <w:rsid w:val="00324BC5"/>
    <w:rsid w:val="00332275"/>
    <w:rsid w:val="00340BAB"/>
    <w:rsid w:val="003418E0"/>
    <w:rsid w:val="00347F8D"/>
    <w:rsid w:val="00372F7B"/>
    <w:rsid w:val="003733E5"/>
    <w:rsid w:val="00390EA6"/>
    <w:rsid w:val="003B3CC6"/>
    <w:rsid w:val="003C1D78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429F8"/>
    <w:rsid w:val="005716D4"/>
    <w:rsid w:val="00571B60"/>
    <w:rsid w:val="00585A4D"/>
    <w:rsid w:val="005D6329"/>
    <w:rsid w:val="005E57F6"/>
    <w:rsid w:val="006058D8"/>
    <w:rsid w:val="00610200"/>
    <w:rsid w:val="00623699"/>
    <w:rsid w:val="00627FEE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C7D1B"/>
    <w:rsid w:val="006D2D28"/>
    <w:rsid w:val="006D7F7F"/>
    <w:rsid w:val="006E2C9C"/>
    <w:rsid w:val="006E40EF"/>
    <w:rsid w:val="006F0039"/>
    <w:rsid w:val="00711CEF"/>
    <w:rsid w:val="00720320"/>
    <w:rsid w:val="00723643"/>
    <w:rsid w:val="0072368A"/>
    <w:rsid w:val="00725D3C"/>
    <w:rsid w:val="007266C8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03D6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085D"/>
    <w:rsid w:val="009D7C49"/>
    <w:rsid w:val="009E7297"/>
    <w:rsid w:val="00A0257D"/>
    <w:rsid w:val="00A12EDC"/>
    <w:rsid w:val="00A26D0D"/>
    <w:rsid w:val="00A3269B"/>
    <w:rsid w:val="00A33BDE"/>
    <w:rsid w:val="00A34885"/>
    <w:rsid w:val="00A43BC1"/>
    <w:rsid w:val="00A74225"/>
    <w:rsid w:val="00A936D5"/>
    <w:rsid w:val="00AA1EB0"/>
    <w:rsid w:val="00AA2DA3"/>
    <w:rsid w:val="00AA350A"/>
    <w:rsid w:val="00AA5A9C"/>
    <w:rsid w:val="00AB016A"/>
    <w:rsid w:val="00AB2A5A"/>
    <w:rsid w:val="00AC2042"/>
    <w:rsid w:val="00AD28F8"/>
    <w:rsid w:val="00AD36C3"/>
    <w:rsid w:val="00AE712B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43C5"/>
    <w:rsid w:val="00B90595"/>
    <w:rsid w:val="00BA215A"/>
    <w:rsid w:val="00BB5F09"/>
    <w:rsid w:val="00BC0D9F"/>
    <w:rsid w:val="00BD6F34"/>
    <w:rsid w:val="00BE053D"/>
    <w:rsid w:val="00BF1A7A"/>
    <w:rsid w:val="00BF1FA3"/>
    <w:rsid w:val="00C00974"/>
    <w:rsid w:val="00C01205"/>
    <w:rsid w:val="00C018E4"/>
    <w:rsid w:val="00C066FA"/>
    <w:rsid w:val="00C16CD6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057"/>
    <w:rsid w:val="00D17B69"/>
    <w:rsid w:val="00D21282"/>
    <w:rsid w:val="00D3003C"/>
    <w:rsid w:val="00D331F4"/>
    <w:rsid w:val="00D470E4"/>
    <w:rsid w:val="00D52142"/>
    <w:rsid w:val="00D5280E"/>
    <w:rsid w:val="00D60D8C"/>
    <w:rsid w:val="00D61F14"/>
    <w:rsid w:val="00D63D4B"/>
    <w:rsid w:val="00D80D6B"/>
    <w:rsid w:val="00D90950"/>
    <w:rsid w:val="00DA69DF"/>
    <w:rsid w:val="00DB33F8"/>
    <w:rsid w:val="00DD38E2"/>
    <w:rsid w:val="00E13110"/>
    <w:rsid w:val="00E24DF1"/>
    <w:rsid w:val="00E431ED"/>
    <w:rsid w:val="00E63703"/>
    <w:rsid w:val="00E64FF5"/>
    <w:rsid w:val="00E85643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813D4"/>
    <w:rsid w:val="00FA02C7"/>
    <w:rsid w:val="00FA4186"/>
    <w:rsid w:val="00FB0E9F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C08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07T10:09:30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193 153 8554,'0'0'11650,"-7"11"-9616,-7 19-1819,-18 51 1,26-67 362,1 2-420,4-10-213,0 0 0,0 0 0,0 0 1,-1 0-1,0 0 0,-4 9 0,4-10 53,0-1 1,0 1-1,0 0 0,1 0 1,0 0-1,0 1 1,0-1-1,0 7 0,1-7 46,0 0-1,0-1 0,-1 1 0,1 0 1,-1 0-1,0-1 0,-1 1 0,1-1 1,-1 1-1,-2 4 0,1-3 33,-3 25 242,2-20-179,0 0-1,-4 23 1,5-23-61,1-1 1,-1 1-1,0-1 1,-7 12-1,4-7 1,0 1 0,0 0 0,-3 20-1,4-16 111,-7 33-70</inkml:trace>
  <inkml:trace contextRef="#ctx0" brushRef="#br0" timeOffset="1920.58">164 210 4097,'3'4'8431,"0"4"-4324,13 43-3230,-10-28-269,-3-10 152,1 0 0,9 20 0,-9-21-599,0-1 0,0 2 0,3 21-1,-5-23-2,0 0 1,1 0-1,0-1 0,1 1 0,6 12 1,-7-17-29,-1 1 1,1 0-1,-1 0 0,-1 0 1,2 11-1,6 21-3302,6 12 6625,2 30-3469,-9-44-211,-5-9-132,-3-23 499,1 1 0,-1-1 0,1 0 1,0 1-1,1-1 0,2 8 1,-4-12-76,4-14 1355,-1 7-1400,0-1-1,0 1 0,0-1 1,-1 0-1,0 1 0,0-1 1,-1 0-1,0 0 0,1-11 1,0 5-17,0 1 1,2-1 0,-1 1 0,10-21 0,-7 19 8,-1 0 0,6-26 1,-9 26 50,0 0 0,-2-18 0,0 29-60,5-21 36,-5 23-38,0 1 0,1-1 0,-1 0 0,1 1 0,-1-1 0,1 1 0,-1-1 0,1 0 0,-1 1 0,1-1 0,-1 1 0,1-1 0,0 1 0,-1 0 0,1-1 0,0 1 0,-1 0 0,1-1 0,0 1 0,0 0 0,0 0 0,0-1 5,0 0-1,0 1 1,0-1 0,0 0-1,0 0 1,0 0 0,-1 0-1,1 0 1,0 0 0,0 0-1,-1 0 1,1 0-1,-1 0 1,1 0 0,-1 0-1,1-2 1,6-20 71,-5 13-70,1 0-1,1 0 0,-1 0 0,8-12 0,-11 20-7,1 0 1,0-1-1,-1 1 0,1-1 1,-1 1-1,1-1 0,-1 1 1,0-1-1,0 1 0,0-1 1,-1 1-1,1 0 0,-1-3 0,0 3-2,1 0-1,-1 0 0,1 0 1,0 0-1,0 0 0,0 0 1,0 0-1,0 0 0,0 0 0,0 0 1,1 0-1,-1 0 0,1 0 1,-1 0-1,1 0 0,0 0 1,0 1-1,2-4 0,-2 2 23,1 1 0,-1-1 0,1 1 1,-1-1-1,0 1 0,0-1 0,0 0 0,0 0 0,0 0 0,-1 1 0,1-1 0,-1 0 1,0 0-1,0 0 0,0 0 0,-1-4 0,3-28-134,0 29-1028,3-2 3579,-1 2-6171</inkml:trace>
  <inkml:trace contextRef="#ctx0" brushRef="#br0" timeOffset="2762.63">521 646 5545,'-17'23'24088</inkml:trace>
  <inkml:trace contextRef="#ctx0" brushRef="#br0" timeOffset="4627.39">768 216 6017,'3'-8'7054,"5"1"-4415,3-6-1284,-10 10-1222,1 0-1,-1 0 1,1 1-1,-1-1 1,1 1-1,0-1 1,0 1-1,0 0 1,0-1-1,1 1 1,-1 0-1,0 1 1,1-1 0,0 0-1,-1 1 1,1-1-1,4-1 1,5-1-64,0 1 0,0 0 0,14-2 0,9-2 102,0-2-17,111-24 531,-127 30-585,1 1 0,-1 1-1,1 0 1,0 2 0,29 3-1,-22 3-15,0 0-1,-1 2 1,1 0-1,24 14 1,-49-22-88,1 0 0,-1 0 0,0 0-1,0 0 1,0 1 0,1-1 0,-1 1 0,0-1 0,-1 1 0,1 0 0,0 0 0,0-1 0,-1 1 0,1 0 0,-1 1 0,0-1 0,1 0 0,-1 0 0,0 1 0,0-1 0,-1 0 0,1 1 0,0-1 0,-1 1 0,1-1 0,-1 1 0,0-1 0,0 1 0,0-1-1,0 1 1,0-1 0,-1 1 0,1-1 0,-2 4 0,1 3 63,0 0-1,-1 0 0,0 0 1,0-1-1,-1 1 1,0 0-1,0-1 0,-1 0 1,0 0-1,-1 0 0,0 0 1,-9 10-1,-196 229 154,202-239-197,0 0 0,0 0 0,-1-1 0,0-1 0,0 0 0,-18 9 0,-65 23 89,45-20-11,29-12-44,0-1 1,-30 6 0,27-8-36,-35 12 0,28-7 375,27-8-516,0 0-1,0 1 0,0-1 0,0 0 0,0 0 0,0 0 0,0 0 1,0 0-1,0 0 0,0 0 0,0 0 0,0 0 0,0-1 0,0 1 0,0 0 1,0-1-1,0 1 0,1 0 0,-1-1 0,0 1 0,0-1 0,0 0 0,0 1 1,-1-2-1,2 0 188,1 0 0,-1 1 0,0-1 0,1 0 0,0 0 0,-1 1 0,1-1 0,0 1 0,0-1 0,0 1 0,-1-1 0,2 1 0,-1-1 0,0 1 0,0 0 0,0 0 0,1 0 0,-1-1 0,0 1 0,3-1 0,18-15-229,1 1-1,48-25 1,64-22-9,-75 35 150,-2-1 126,-37 17-28,1 1 0,0 1-1,0 1 1,1 1 0,46-10 0,-46 15 89,-9 1-25,0 0 1,0 1 0,0 0-1,0 1 1,0 0 0,0 1-1,18 4 1,-27-4-132,1 0 0,-1 0 0,1-1 0,0 0 1,-1 0-1,1 0 0,-1-1 0,10-2 0,45-16 117,134-68 372,-182 80-463,-1 0 0,-1-1-1,0 0 1,0-1 0,0 0 0,-1-1 0,-1 0 0,15-21 0,13-14 43,-23 30-50,0-1 0,11-20 1,-21 31-273,0 0 0,0 0 0,0 0 0,-1-1 0,0 1 0,0-1 0,-1 1 0,1-1 0,-1 0 0,0 0 0,-1 1 0,1-7 0,-2 10 211,1 0 0,0 0 0,-1 1 1,1-1-1,-1 0 0,0 0 0,1 1 1,-1-1-1,0 1 0,0-1 0,0 1 1,0-1-1,0 1 0,0 0 0,-1-1 1,1 1-1,-3-2 0,2 2-520,0-1 0,0 1 0,-1 0 0,1 0 0,0 0 0,-1 0 0,1 1 0,0-1 0,-1 1 0,1-1 0,-1 1 0,-3 0 0,-8 2-3032</inkml:trace>
  <inkml:trace contextRef="#ctx0" brushRef="#br0" timeOffset="5849.7">1481 455 7082,'0'1'333,"0"-1"1,-1 1 0,1-1 0,0 1 0,-1-1 0,1 1 0,0 0 0,0-1 0,0 1 0,0-1 0,0 1 0,0 0 0,0-1 0,0 1 0,0-1 0,0 1 0,0-1-1,0 1 1,0 0 0,0-1 0,0 1 0,0-1 0,1 1 0,-1-1 0,0 1 0,1-1 0,-1 1 0,0-1 0,1 1 0,-1-1 0,0 1 0,1-1 0,-1 1 0,1 0 0,1-1-29,0 1 1,0 0 0,0-1 0,0 0-1,0 1 1,0-1 0,0 0 0,0 0-1,0 0 1,3 0 0,8-2-287,0-1 1,18-5-1,80-25 389,88-29-310,-35 7 59,-95 33-29,-64 20-100,0 0 0,0 0 0,0-1 1,0 0-1,0 0 0,0 0 0,-1 0 0,1-1 0,-1 0 1,4-5-1,-22 20-11125,-16 3 11526,16-8-884,-17 10 2083,0 2-1,-41 29 1,43-26-962,20-16 193,0 2 0,0-1 0,1 1 0,-12 12 0,20-19-832,1 0 0,-1 0 0,0 0 0,0 0 1,0 0-1,0 0 0,1 0 0,-1 0 0,0 0 1,0 0-1,0 0 0,0 0 0,0 0 0,1 0 1,-1 0-1,0 0 0,0 0 0,0 0 0,0 0 0,0 0 1,1 0-1,-1 0 0,0 0 0,0 0 0,0 0 1,0 1-1,0-1 0,0 0 0,1 0 0,-1 0 1,0 0-1,0 0 0,0 0 0,0 1 0,0-1 0,0 0 1,0 0-1,0 0 0,0 0 0,0 1 0,0-1 1,0 0-1,0 0 0,0 0 0,0 0 0,0 0 1,0 1-1,0-1 0,0 0 0,0 0 0,0 0 1,0 0-1,0 1 0,0-1 0,0 0 0,0 0 0,0 0 1,18-5-532,-14 4 518,69-25 70,108-54 1,-129 56-109,46-27 24,-88 44 56,0 1-1,0-2 1,-1 1 0,0-1-1,0-1 1,-1 0 0,8-10-1,-15 18-58,-1 0 0,1 0 0,0 0-1,-1 0 1,1-1 0,-1 1-1,0 0 1,1 0 0,-1 0-1,0 0 1,0-1 0,1 1 0,-1 0-1,0 0 1,0 0 0,-1-1-1,1 1 1,0 0 0,0 0 0,0 0-1,-1-1 1,1 1 0,-1 0-1,1 0 1,-1 0 0,1 0-1,-1 0 1,0 0 0,1 0 0,-1 0-1,0 0 1,0 0 0,0 0-1,0 0 1,0 1 0,0-1 0,0 0-1,0 1 1,0-1 0,0 1-1,-2-2 1,-7-3-102,-1 0-1,0 1 1,-17-5 0,16 6 118,-10-4-47,0 1 0,0 1 0,-44-4 0,57 8-203,0 1 0,1 0 0,-1 1-1,0 0 1,0 1 0,1 0 0,-12 4-1,15-4-334,0 0 0,0 0 0,0 1 0,1 0-1,0 0 1,-1 0 0,1 0 0,-4 5 0,-5 10-4993,6 1 3350,7 5 2934,1-19 166,0-1 0,0 1 0,0-1 0,1 1 0,4 7 0,-1-4 1001,0 0-1,1 0 1,0-1 0,13 13-1,11 6-3620,9 2 1954,1-2-1,79 37 1,-96-53-137,0-1 1,1-1 0,0-1-1,0-1 1,1-1-1,0-1 1,28 1 0,-50-5-40,-1 0 1,0 0-1,1 0 1,-1 0-1,1 0 0,-1-1 1,0 1-1,1-1 1,3-1-1,-6 2-36,0 0-1,1 0 0,-1 0 0,0-1 0,0 1 0,0 0 1,0 0-1,0 0 0,0 0 0,0 0 0,0-1 0,0 1 1,0 0-1,0 0 0,0 0 0,1 0 0,-1-1 0,0 1 1,0 0-1,0 0 0,0 0 0,-1 0 0,1 0 0,0-1 1,0 1-1,0 0 0,0 0 0,0 0 0,0 0 0,0-1 1,0 1-1,0 0 0,0 0 0,0 0 0,0 0 0,0 0 1,-1 0-1,1-1 0,0 1 0,-12-8-1,6 4-21,1 0 0,-1-1-1,1 1 1,-6-7 0,8 8 26,0-1 0,0 1 0,-1 0 0,1 0 0,-1 0 0,0 1 0,1 0 0,-1-1 0,0 1 0,-1 0-1,1 1 1,-8-3 0,-7-2-1022,37 9-511,239 76 2976,-220-64-1334,-4 0-1681,-11-10-3676,-15-6 737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2411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dcterms:created xsi:type="dcterms:W3CDTF">2023-05-03T21:14:00Z</dcterms:created>
  <dcterms:modified xsi:type="dcterms:W3CDTF">2023-05-11T17:58:00Z</dcterms:modified>
</cp:coreProperties>
</file>