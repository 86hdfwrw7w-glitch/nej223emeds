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3685"/>
        <w:gridCol w:w="284"/>
        <w:gridCol w:w="425"/>
        <w:gridCol w:w="142"/>
        <w:gridCol w:w="283"/>
        <w:gridCol w:w="142"/>
        <w:gridCol w:w="425"/>
        <w:gridCol w:w="1696"/>
      </w:tblGrid>
      <w:tr w:rsidR="002508C2" w:rsidRPr="003F4DE1" w14:paraId="5DF08F91" w14:textId="77777777" w:rsidTr="00300196">
        <w:trPr>
          <w:trHeight w:val="227"/>
        </w:trPr>
        <w:tc>
          <w:tcPr>
            <w:tcW w:w="8641" w:type="dxa"/>
            <w:gridSpan w:val="9"/>
          </w:tcPr>
          <w:p w14:paraId="11DD220E" w14:textId="1A6C171D" w:rsidR="002508C2" w:rsidRPr="003F4DE1" w:rsidRDefault="00AD7953" w:rsidP="008050E4">
            <w:pPr>
              <w:spacing w:line="276" w:lineRule="auto"/>
              <w:jc w:val="center"/>
              <w:rPr>
                <w:rFonts w:ascii="Georgia" w:hAnsi="Georgia"/>
                <w:sz w:val="24"/>
                <w:szCs w:val="24"/>
              </w:rPr>
            </w:pPr>
            <w:r w:rsidRPr="003F4DE1">
              <w:rPr>
                <w:rFonts w:ascii="Georgia" w:hAnsi="Georgia"/>
                <w:b/>
                <w:smallCaps/>
                <w:sz w:val="52"/>
                <w:szCs w:val="36"/>
              </w:rPr>
              <w:t>Gregor Retzlaff</w:t>
            </w:r>
            <w:r w:rsidR="008050E4" w:rsidRPr="003F4DE1">
              <w:rPr>
                <w:rFonts w:ascii="Georgia" w:hAnsi="Georgia"/>
                <w:sz w:val="48"/>
                <w:szCs w:val="72"/>
              </w:rPr>
              <w:br/>
            </w:r>
            <w:proofErr w:type="spellStart"/>
            <w:r w:rsidRPr="003F4DE1">
              <w:rPr>
                <w:rFonts w:ascii="Georgia" w:hAnsi="Georgia"/>
                <w:sz w:val="21"/>
                <w:szCs w:val="24"/>
              </w:rPr>
              <w:t>Obergrünewalderstraße</w:t>
            </w:r>
            <w:proofErr w:type="spellEnd"/>
            <w:r w:rsidR="00853438" w:rsidRPr="003F4DE1">
              <w:rPr>
                <w:rFonts w:ascii="Georgia" w:hAnsi="Georgia"/>
                <w:sz w:val="21"/>
                <w:szCs w:val="24"/>
              </w:rPr>
              <w:t xml:space="preserve"> </w:t>
            </w:r>
            <w:r w:rsidRPr="003F4DE1">
              <w:rPr>
                <w:rFonts w:ascii="Georgia" w:hAnsi="Georgia"/>
                <w:sz w:val="21"/>
                <w:szCs w:val="24"/>
              </w:rPr>
              <w:t>10a</w:t>
            </w:r>
            <w:r w:rsidR="00853438" w:rsidRPr="003F4DE1">
              <w:rPr>
                <w:rFonts w:ascii="Georgia" w:hAnsi="Georgia"/>
                <w:sz w:val="21"/>
                <w:szCs w:val="24"/>
              </w:rPr>
              <w:t xml:space="preserve">, </w:t>
            </w:r>
            <w:r w:rsidRPr="003F4DE1">
              <w:rPr>
                <w:rFonts w:ascii="Georgia" w:hAnsi="Georgia"/>
                <w:sz w:val="21"/>
                <w:szCs w:val="24"/>
              </w:rPr>
              <w:t>42103</w:t>
            </w:r>
            <w:r w:rsidR="0091331D" w:rsidRPr="003F4DE1">
              <w:rPr>
                <w:rFonts w:ascii="Georgia" w:hAnsi="Georgia"/>
                <w:sz w:val="21"/>
                <w:szCs w:val="24"/>
              </w:rPr>
              <w:t xml:space="preserve"> </w:t>
            </w:r>
            <w:r w:rsidRPr="003F4DE1">
              <w:rPr>
                <w:rFonts w:ascii="Georgia" w:hAnsi="Georgia"/>
                <w:sz w:val="21"/>
                <w:szCs w:val="24"/>
              </w:rPr>
              <w:t>Wuppertal</w:t>
            </w:r>
          </w:p>
          <w:p w14:paraId="722A5AF6" w14:textId="04AB9DFC" w:rsidR="008050E4" w:rsidRPr="003F4DE1" w:rsidRDefault="002B2091" w:rsidP="008050E4">
            <w:pPr>
              <w:spacing w:line="276" w:lineRule="auto"/>
              <w:jc w:val="center"/>
              <w:rPr>
                <w:rFonts w:ascii="Georgia" w:hAnsi="Georgia"/>
                <w:sz w:val="24"/>
                <w:szCs w:val="24"/>
                <w:lang w:val="de-AT"/>
              </w:rPr>
            </w:pPr>
            <w:r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+4</w:t>
            </w:r>
            <w:r w:rsidR="0091331D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9</w:t>
            </w:r>
            <w:r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 xml:space="preserve"> </w:t>
            </w:r>
            <w:r w:rsidR="00AD7953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170 4386465</w:t>
            </w:r>
            <w:ins w:id="0" w:author="Anna-Marleen Howe" w:date="2021-10-25T14:00:00Z">
              <w:r w:rsidR="009D7492">
                <w:rPr>
                  <w:rFonts w:ascii="Georgia" w:hAnsi="Georgia" w:cs="Georgia"/>
                  <w:color w:val="000000"/>
                  <w:sz w:val="21"/>
                  <w:szCs w:val="24"/>
                  <w:lang w:val="de-AT"/>
                </w:rPr>
                <w:t xml:space="preserve"> </w:t>
              </w:r>
            </w:ins>
            <w:r w:rsidR="008050E4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 xml:space="preserve">| </w:t>
            </w:r>
            <w:r w:rsidR="00AD7953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retzlaff.gregor@gmail.com</w:t>
            </w:r>
            <w:r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 xml:space="preserve"> </w:t>
            </w:r>
            <w:r w:rsidR="008050E4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 xml:space="preserve">| </w:t>
            </w:r>
            <w:r w:rsidR="00BA215A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1</w:t>
            </w:r>
            <w:r w:rsidR="00AD7953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1</w:t>
            </w:r>
            <w:r w:rsidR="00BA215A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.0</w:t>
            </w:r>
            <w:r w:rsidR="00AD7953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2</w:t>
            </w:r>
            <w:r w:rsidR="00BA215A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.</w:t>
            </w:r>
            <w:r w:rsidR="0091331D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199</w:t>
            </w:r>
            <w:r w:rsidR="00AD7953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9</w:t>
            </w:r>
            <w:r w:rsidR="00853438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 xml:space="preserve"> in </w:t>
            </w:r>
            <w:r w:rsidR="00AD7953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Velbert</w:t>
            </w:r>
          </w:p>
        </w:tc>
      </w:tr>
      <w:tr w:rsidR="002508C2" w:rsidRPr="003F4DE1" w14:paraId="0FCADE56" w14:textId="77777777" w:rsidTr="00300196">
        <w:trPr>
          <w:trHeight w:val="510"/>
        </w:trPr>
        <w:tc>
          <w:tcPr>
            <w:tcW w:w="8641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3F4DE1" w:rsidRDefault="006E2C9C" w:rsidP="00682721">
            <w:pPr>
              <w:jc w:val="center"/>
              <w:rPr>
                <w:rFonts w:ascii="Georgia" w:hAnsi="Georgia"/>
                <w:sz w:val="32"/>
                <w:szCs w:val="24"/>
              </w:rPr>
            </w:pPr>
            <w:r w:rsidRPr="003F4DE1">
              <w:rPr>
                <w:rFonts w:ascii="Georgia" w:hAnsi="Georgia"/>
                <w:b/>
                <w:smallCaps/>
                <w:sz w:val="32"/>
                <w:szCs w:val="36"/>
              </w:rPr>
              <w:t>Schule &amp; Studium</w:t>
            </w:r>
          </w:p>
        </w:tc>
      </w:tr>
      <w:tr w:rsidR="00420AE7" w:rsidRPr="003F4DE1" w14:paraId="539F0E4B" w14:textId="77777777" w:rsidTr="00300196">
        <w:trPr>
          <w:trHeight w:val="340"/>
        </w:trPr>
        <w:tc>
          <w:tcPr>
            <w:tcW w:w="6378" w:type="dxa"/>
            <w:gridSpan w:val="6"/>
            <w:tcBorders>
              <w:top w:val="single" w:sz="4" w:space="0" w:color="auto"/>
            </w:tcBorders>
            <w:vAlign w:val="bottom"/>
          </w:tcPr>
          <w:p w14:paraId="7A6360C3" w14:textId="77777777" w:rsidR="00420AE7" w:rsidRPr="003F4DE1" w:rsidRDefault="00420AE7" w:rsidP="00420AE7">
            <w:pPr>
              <w:rPr>
                <w:rFonts w:ascii="Georgia" w:hAnsi="Georgia"/>
                <w:b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b/>
                <w:smallCaps/>
                <w:sz w:val="24"/>
                <w:szCs w:val="24"/>
              </w:rPr>
              <w:t>Bergische Universität Wuppertal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51841824" w14:textId="77777777" w:rsidR="00420AE7" w:rsidRPr="003F4DE1" w:rsidRDefault="00420AE7" w:rsidP="00420AE7">
            <w:pPr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i/>
                <w:smallCaps/>
                <w:sz w:val="24"/>
                <w:szCs w:val="24"/>
              </w:rPr>
              <w:t>Wuppertal</w:t>
            </w:r>
          </w:p>
        </w:tc>
      </w:tr>
      <w:tr w:rsidR="00D1492F" w:rsidRPr="003F4DE1" w14:paraId="61E5D482" w14:textId="77777777" w:rsidTr="00300196">
        <w:trPr>
          <w:trHeight w:val="20"/>
        </w:trPr>
        <w:tc>
          <w:tcPr>
            <w:tcW w:w="6945" w:type="dxa"/>
            <w:gridSpan w:val="8"/>
            <w:vAlign w:val="bottom"/>
          </w:tcPr>
          <w:p w14:paraId="11CB9A0F" w14:textId="198D197D" w:rsidR="00D1492F" w:rsidRPr="003F4DE1" w:rsidRDefault="00D1492F" w:rsidP="00420AE7">
            <w:pPr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 xml:space="preserve">B.Sc. in </w:t>
            </w:r>
            <w:r w:rsidR="00B17D95" w:rsidRPr="003F4DE1">
              <w:rPr>
                <w:rFonts w:ascii="Georgia" w:hAnsi="Georgia"/>
                <w:sz w:val="20"/>
                <w:szCs w:val="24"/>
              </w:rPr>
              <w:t>Wirtschaftswissenschaften (</w:t>
            </w:r>
            <w:r w:rsidR="00426D7E" w:rsidRPr="003F4DE1">
              <w:rPr>
                <w:rFonts w:ascii="Georgia" w:hAnsi="Georgia"/>
                <w:sz w:val="20"/>
                <w:szCs w:val="24"/>
              </w:rPr>
              <w:t xml:space="preserve">aktueller </w:t>
            </w:r>
            <w:r w:rsidR="00B17D95" w:rsidRPr="003F4DE1">
              <w:rPr>
                <w:rFonts w:ascii="Georgia" w:hAnsi="Georgia"/>
                <w:sz w:val="20"/>
                <w:szCs w:val="24"/>
              </w:rPr>
              <w:t xml:space="preserve">Schnitt: </w:t>
            </w:r>
            <w:r w:rsidR="00AD7953" w:rsidRPr="003F4DE1">
              <w:rPr>
                <w:rFonts w:ascii="Georgia" w:hAnsi="Georgia"/>
                <w:sz w:val="20"/>
                <w:szCs w:val="24"/>
              </w:rPr>
              <w:t>2,1</w:t>
            </w:r>
            <w:r w:rsidR="00B17D95" w:rsidRPr="003F4DE1">
              <w:rPr>
                <w:rFonts w:ascii="Georgia" w:hAnsi="Georgia"/>
                <w:sz w:val="20"/>
                <w:szCs w:val="24"/>
              </w:rPr>
              <w:t>)</w:t>
            </w:r>
            <w:r w:rsidR="00C44B25">
              <w:rPr>
                <w:rFonts w:ascii="Georgia" w:hAnsi="Georgia"/>
                <w:sz w:val="20"/>
                <w:szCs w:val="24"/>
              </w:rPr>
              <w:t xml:space="preserve"> </w:t>
            </w:r>
          </w:p>
        </w:tc>
        <w:tc>
          <w:tcPr>
            <w:tcW w:w="1696" w:type="dxa"/>
            <w:vAlign w:val="bottom"/>
          </w:tcPr>
          <w:p w14:paraId="419A9228" w14:textId="710364C6" w:rsidR="00D1492F" w:rsidRPr="003F4DE1" w:rsidRDefault="00D1492F" w:rsidP="00420AE7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>0</w:t>
            </w:r>
            <w:r w:rsidR="008C42A3" w:rsidRPr="003F4DE1">
              <w:rPr>
                <w:rFonts w:ascii="Georgia" w:hAnsi="Georgia"/>
                <w:sz w:val="20"/>
                <w:szCs w:val="24"/>
              </w:rPr>
              <w:t>4</w:t>
            </w:r>
            <w:r w:rsidRPr="003F4DE1">
              <w:rPr>
                <w:rFonts w:ascii="Georgia" w:hAnsi="Georgia"/>
                <w:sz w:val="20"/>
                <w:szCs w:val="24"/>
              </w:rPr>
              <w:t>/20</w:t>
            </w:r>
            <w:r w:rsidR="008C42A3" w:rsidRPr="003F4DE1">
              <w:rPr>
                <w:rFonts w:ascii="Georgia" w:hAnsi="Georgia"/>
                <w:sz w:val="20"/>
                <w:szCs w:val="24"/>
              </w:rPr>
              <w:t>20</w:t>
            </w:r>
            <w:r w:rsidRPr="003F4DE1">
              <w:rPr>
                <w:rFonts w:ascii="Georgia" w:hAnsi="Georgia"/>
                <w:sz w:val="20"/>
                <w:szCs w:val="24"/>
              </w:rPr>
              <w:t xml:space="preserve"> –</w:t>
            </w:r>
            <w:r w:rsidR="00B17D95" w:rsidRPr="003F4DE1">
              <w:rPr>
                <w:rFonts w:ascii="Georgia" w:hAnsi="Georgia"/>
                <w:sz w:val="20"/>
                <w:szCs w:val="24"/>
              </w:rPr>
              <w:t xml:space="preserve"> </w:t>
            </w:r>
            <w:r w:rsidR="00D5280E" w:rsidRPr="003F4DE1">
              <w:rPr>
                <w:rFonts w:ascii="Georgia" w:hAnsi="Georgia"/>
                <w:sz w:val="20"/>
                <w:szCs w:val="24"/>
              </w:rPr>
              <w:t>heute</w:t>
            </w:r>
          </w:p>
        </w:tc>
      </w:tr>
      <w:tr w:rsidR="00D5280E" w:rsidRPr="003F4DE1" w14:paraId="7EABE9F1" w14:textId="77777777" w:rsidTr="00300196">
        <w:trPr>
          <w:trHeight w:val="57"/>
        </w:trPr>
        <w:tc>
          <w:tcPr>
            <w:tcW w:w="8641" w:type="dxa"/>
            <w:gridSpan w:val="9"/>
            <w:vAlign w:val="bottom"/>
          </w:tcPr>
          <w:p w14:paraId="61B58E8C" w14:textId="77777777" w:rsidR="00426D7E" w:rsidRDefault="00B17D95" w:rsidP="0031702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</w:pP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Relevante Module: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Wirtschaftswissenschaften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(Note: 1,3),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Marketing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(Note: 1,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3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),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Seminar im Bereich Marketing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(Note: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1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,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7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)</w:t>
            </w:r>
            <w:r w:rsidR="00D90950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,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Seminar im Bereich Venture Capital</w:t>
            </w:r>
            <w:r w:rsidR="00D90950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(Note: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2,0</w:t>
            </w:r>
            <w:r w:rsidR="00D90950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),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Volkswirtschaftslehre 1</w:t>
            </w:r>
            <w:r w:rsidR="00D90950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(Note: 1,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7</w:t>
            </w:r>
            <w:r w:rsidR="00D90950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),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Betriebswirtschaftslehre 2</w:t>
            </w:r>
            <w:r w:rsidR="00D90950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(Note: 2,0)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</w:t>
            </w:r>
          </w:p>
          <w:p w14:paraId="7A71E6B0" w14:textId="7A024C77" w:rsidR="00E975D5" w:rsidRPr="00E975D5" w:rsidRDefault="00E975D5" w:rsidP="00E975D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</w:pP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Regelmäßiger Besuch beim Innovationslabor der Uni</w:t>
            </w:r>
            <w:ins w:id="1" w:author="Anna-Marleen Howe" w:date="2021-10-25T14:00:00Z">
              <w:r w:rsidR="009D7492">
                <w:rPr>
                  <w:rFonts w:ascii="Georgia" w:hAnsi="Georgia" w:cs="Georgia"/>
                  <w:i/>
                  <w:iCs/>
                  <w:color w:val="000000"/>
                  <w:sz w:val="20"/>
                  <w:szCs w:val="24"/>
                </w:rPr>
                <w:t>versität</w:t>
              </w:r>
            </w:ins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Wuppertal</w:t>
            </w:r>
          </w:p>
        </w:tc>
      </w:tr>
      <w:tr w:rsidR="00D5280E" w:rsidRPr="003F4DE1" w14:paraId="013361E1" w14:textId="77777777" w:rsidTr="00300196">
        <w:trPr>
          <w:trHeight w:val="340"/>
        </w:trPr>
        <w:tc>
          <w:tcPr>
            <w:tcW w:w="6520" w:type="dxa"/>
            <w:gridSpan w:val="7"/>
            <w:vAlign w:val="bottom"/>
          </w:tcPr>
          <w:p w14:paraId="197620E3" w14:textId="778813AA" w:rsidR="00D1492F" w:rsidRPr="003F4DE1" w:rsidRDefault="00A26D0D" w:rsidP="00420AE7">
            <w:pPr>
              <w:rPr>
                <w:rFonts w:ascii="Georgia" w:hAnsi="Georgia"/>
                <w:sz w:val="24"/>
                <w:szCs w:val="24"/>
              </w:rPr>
            </w:pPr>
            <w:r w:rsidRPr="003F4DE1">
              <w:rPr>
                <w:rFonts w:ascii="Georgia" w:hAnsi="Georgia"/>
                <w:b/>
                <w:smallCaps/>
                <w:sz w:val="24"/>
                <w:szCs w:val="24"/>
              </w:rPr>
              <w:t xml:space="preserve">Auslandssemester </w:t>
            </w:r>
            <w:r w:rsidR="0091331D" w:rsidRPr="003F4DE1">
              <w:rPr>
                <w:rFonts w:ascii="Georgia" w:hAnsi="Georgia"/>
                <w:b/>
                <w:smallCaps/>
                <w:sz w:val="24"/>
                <w:szCs w:val="24"/>
              </w:rPr>
              <w:t>Un</w:t>
            </w:r>
            <w:r w:rsidR="00AD7953" w:rsidRPr="003F4DE1">
              <w:rPr>
                <w:rFonts w:ascii="Georgia" w:hAnsi="Georgia"/>
                <w:b/>
                <w:smallCaps/>
                <w:sz w:val="24"/>
                <w:szCs w:val="24"/>
              </w:rPr>
              <w:t xml:space="preserve">iversity </w:t>
            </w:r>
            <w:proofErr w:type="spellStart"/>
            <w:r w:rsidR="00AD7953" w:rsidRPr="003F4DE1">
              <w:rPr>
                <w:rFonts w:ascii="Georgia" w:hAnsi="Georgia"/>
                <w:b/>
                <w:smallCaps/>
                <w:sz w:val="24"/>
                <w:szCs w:val="24"/>
              </w:rPr>
              <w:t>of</w:t>
            </w:r>
            <w:proofErr w:type="spellEnd"/>
            <w:r w:rsidR="00AD7953" w:rsidRPr="003F4DE1">
              <w:rPr>
                <w:rFonts w:ascii="Georgia" w:hAnsi="Georgia"/>
                <w:b/>
                <w:smallCaps/>
                <w:sz w:val="24"/>
                <w:szCs w:val="24"/>
              </w:rPr>
              <w:t xml:space="preserve"> Tartu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0B72C949" w:rsidR="00D1492F" w:rsidRPr="003F4DE1" w:rsidRDefault="00AD7953" w:rsidP="00420AE7">
            <w:pPr>
              <w:ind w:left="-279"/>
              <w:jc w:val="right"/>
              <w:rPr>
                <w:rFonts w:ascii="Georgia" w:hAnsi="Georgia"/>
                <w:sz w:val="24"/>
                <w:szCs w:val="24"/>
              </w:rPr>
            </w:pPr>
            <w:r w:rsidRPr="003F4DE1">
              <w:rPr>
                <w:rFonts w:ascii="Georgia" w:hAnsi="Georgia"/>
                <w:i/>
                <w:smallCaps/>
                <w:sz w:val="24"/>
                <w:szCs w:val="24"/>
              </w:rPr>
              <w:t>Tartu</w:t>
            </w:r>
            <w:r w:rsidR="0091331D" w:rsidRPr="003F4DE1">
              <w:rPr>
                <w:rFonts w:ascii="Georgia" w:hAnsi="Georgia"/>
                <w:i/>
                <w:smallCaps/>
                <w:sz w:val="24"/>
                <w:szCs w:val="24"/>
              </w:rPr>
              <w:t xml:space="preserve">, </w:t>
            </w:r>
            <w:r w:rsidRPr="003F4DE1">
              <w:rPr>
                <w:rFonts w:ascii="Georgia" w:hAnsi="Georgia"/>
                <w:i/>
                <w:smallCaps/>
                <w:sz w:val="24"/>
                <w:szCs w:val="24"/>
              </w:rPr>
              <w:t>Estland</w:t>
            </w:r>
          </w:p>
        </w:tc>
      </w:tr>
      <w:tr w:rsidR="006149DD" w:rsidRPr="003F4DE1" w14:paraId="53C01A32" w14:textId="77777777" w:rsidTr="00300196">
        <w:trPr>
          <w:trHeight w:val="20"/>
        </w:trPr>
        <w:tc>
          <w:tcPr>
            <w:tcW w:w="6520" w:type="dxa"/>
            <w:gridSpan w:val="7"/>
            <w:vAlign w:val="bottom"/>
          </w:tcPr>
          <w:p w14:paraId="38545AAB" w14:textId="2E7AE96B" w:rsidR="006149DD" w:rsidRPr="006149DD" w:rsidRDefault="006149DD" w:rsidP="00420AE7">
            <w:pPr>
              <w:rPr>
                <w:rFonts w:ascii="Georgia" w:hAnsi="Georgia"/>
                <w:sz w:val="20"/>
                <w:szCs w:val="24"/>
                <w:lang w:val="de-AT"/>
              </w:rPr>
            </w:pPr>
            <w:r w:rsidRPr="003F4DE1">
              <w:rPr>
                <w:rFonts w:ascii="Georgia" w:hAnsi="Georgia"/>
                <w:sz w:val="20"/>
                <w:szCs w:val="24"/>
                <w:lang w:val="de-AT"/>
              </w:rPr>
              <w:t>Auslandssemester an der Fakultät für Business Administration</w:t>
            </w:r>
          </w:p>
        </w:tc>
        <w:tc>
          <w:tcPr>
            <w:tcW w:w="2121" w:type="dxa"/>
            <w:gridSpan w:val="2"/>
            <w:vAlign w:val="bottom"/>
          </w:tcPr>
          <w:p w14:paraId="172724EB" w14:textId="232B40B8" w:rsidR="006149DD" w:rsidRPr="003F4DE1" w:rsidRDefault="006149DD" w:rsidP="00420AE7">
            <w:pPr>
              <w:ind w:left="-279"/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>08/2021 – heute</w:t>
            </w:r>
          </w:p>
        </w:tc>
      </w:tr>
      <w:tr w:rsidR="006149DD" w:rsidRPr="003F4DE1" w14:paraId="62632213" w14:textId="77777777" w:rsidTr="00300196">
        <w:trPr>
          <w:trHeight w:val="20"/>
        </w:trPr>
        <w:tc>
          <w:tcPr>
            <w:tcW w:w="8641" w:type="dxa"/>
            <w:gridSpan w:val="9"/>
            <w:vAlign w:val="bottom"/>
          </w:tcPr>
          <w:p w14:paraId="1DDE2089" w14:textId="77777777" w:rsidR="006149DD" w:rsidRPr="003B34A6" w:rsidRDefault="006149DD" w:rsidP="00420AE7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</w:pPr>
            <w:r w:rsidRPr="003B34A6"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  <w:t>Erfolgreiche Teilnahme am Corporate Finance Game</w:t>
            </w:r>
          </w:p>
          <w:p w14:paraId="23815F31" w14:textId="77777777" w:rsidR="006149DD" w:rsidRPr="00EC5B3F" w:rsidRDefault="006149DD" w:rsidP="00420AE7">
            <w:pPr>
              <w:pStyle w:val="Listenabsatz"/>
              <w:numPr>
                <w:ilvl w:val="0"/>
                <w:numId w:val="25"/>
              </w:numPr>
              <w:rPr>
                <w:ins w:id="2" w:author="David Döbele" w:date="2021-11-02T19:43:00Z"/>
                <w:rFonts w:ascii="Georgia" w:hAnsi="Georgia"/>
                <w:sz w:val="20"/>
                <w:szCs w:val="24"/>
                <w:lang w:val="de-AT"/>
                <w:rPrChange w:id="3" w:author="David Döbele" w:date="2021-11-02T19:43:00Z">
                  <w:rPr>
                    <w:ins w:id="4" w:author="David Döbele" w:date="2021-11-02T19:43:00Z"/>
                    <w:rFonts w:ascii="Georgia" w:hAnsi="Georgia"/>
                    <w:i/>
                    <w:iCs/>
                    <w:sz w:val="20"/>
                    <w:szCs w:val="24"/>
                    <w:lang w:val="de-AT"/>
                  </w:rPr>
                </w:rPrChange>
              </w:rPr>
            </w:pPr>
            <w:r w:rsidRPr="003B34A6"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  <w:t xml:space="preserve">Laufende Teilnahme am Börsenspiel Stock </w:t>
            </w:r>
            <w:proofErr w:type="spellStart"/>
            <w:r w:rsidRPr="003B34A6"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  <w:t>Shark</w:t>
            </w:r>
            <w:proofErr w:type="spellEnd"/>
            <w:r w:rsidRPr="003B34A6"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  <w:t xml:space="preserve"> Game</w:t>
            </w:r>
          </w:p>
          <w:p w14:paraId="51FC9814" w14:textId="68E0E44A" w:rsidR="00EC5B3F" w:rsidRPr="006149DD" w:rsidRDefault="00EC5B3F" w:rsidP="00420AE7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sz w:val="20"/>
                <w:szCs w:val="24"/>
                <w:lang w:val="de-AT"/>
              </w:rPr>
            </w:pPr>
            <w:ins w:id="5" w:author="David Döbele" w:date="2021-11-02T19:43:00Z">
              <w:r>
                <w:rPr>
                  <w:rFonts w:ascii="Georgia" w:hAnsi="Georgia"/>
                  <w:i/>
                  <w:iCs/>
                  <w:sz w:val="20"/>
                  <w:szCs w:val="24"/>
                  <w:lang w:val="de-AT"/>
                </w:rPr>
                <w:t>F</w:t>
              </w:r>
            </w:ins>
            <w:ins w:id="6" w:author="David Döbele" w:date="2021-11-02T19:44:00Z">
              <w:r>
                <w:rPr>
                  <w:rFonts w:ascii="Georgia" w:hAnsi="Georgia"/>
                  <w:i/>
                  <w:iCs/>
                  <w:sz w:val="20"/>
                  <w:szCs w:val="24"/>
                  <w:lang w:val="de-AT"/>
                </w:rPr>
                <w:t>örderung durch das Erasmus-Stipendium der Europäischen Union</w:t>
              </w:r>
            </w:ins>
          </w:p>
        </w:tc>
      </w:tr>
      <w:tr w:rsidR="006149DD" w:rsidRPr="003F4DE1" w14:paraId="7AC24D88" w14:textId="77777777" w:rsidTr="00300196">
        <w:trPr>
          <w:trHeight w:val="340"/>
        </w:trPr>
        <w:tc>
          <w:tcPr>
            <w:tcW w:w="6378" w:type="dxa"/>
            <w:gridSpan w:val="6"/>
            <w:vAlign w:val="bottom"/>
          </w:tcPr>
          <w:p w14:paraId="5CCFF48E" w14:textId="77777777" w:rsidR="006149DD" w:rsidRPr="003F4DE1" w:rsidRDefault="006149DD" w:rsidP="00420AE7">
            <w:pPr>
              <w:rPr>
                <w:rFonts w:ascii="Georgia" w:hAnsi="Georgia"/>
                <w:b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b/>
                <w:smallCaps/>
                <w:sz w:val="24"/>
                <w:szCs w:val="24"/>
              </w:rPr>
              <w:t>Bergische Universität Wuppertal</w:t>
            </w:r>
          </w:p>
        </w:tc>
        <w:tc>
          <w:tcPr>
            <w:tcW w:w="2263" w:type="dxa"/>
            <w:gridSpan w:val="3"/>
            <w:vAlign w:val="bottom"/>
          </w:tcPr>
          <w:p w14:paraId="30E5CBA5" w14:textId="77777777" w:rsidR="006149DD" w:rsidRPr="003F4DE1" w:rsidRDefault="006149DD" w:rsidP="00420AE7">
            <w:pPr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i/>
                <w:smallCaps/>
                <w:sz w:val="24"/>
                <w:szCs w:val="24"/>
              </w:rPr>
              <w:t>Wuppertal</w:t>
            </w:r>
          </w:p>
        </w:tc>
      </w:tr>
      <w:tr w:rsidR="006149DD" w:rsidRPr="003F4DE1" w14:paraId="4E46206C" w14:textId="77777777" w:rsidTr="00300196">
        <w:trPr>
          <w:trHeight w:val="57"/>
        </w:trPr>
        <w:tc>
          <w:tcPr>
            <w:tcW w:w="6378" w:type="dxa"/>
            <w:gridSpan w:val="6"/>
            <w:vAlign w:val="bottom"/>
          </w:tcPr>
          <w:p w14:paraId="4124B23F" w14:textId="5A88D2BC" w:rsidR="006149DD" w:rsidRPr="008A3887" w:rsidRDefault="0074746C" w:rsidP="00420AE7">
            <w:pPr>
              <w:rPr>
                <w:rFonts w:ascii="Georgia" w:hAnsi="Georgia"/>
                <w:sz w:val="20"/>
                <w:szCs w:val="24"/>
              </w:rPr>
            </w:pPr>
            <w:r>
              <w:rPr>
                <w:rFonts w:ascii="Georgia" w:hAnsi="Georgia"/>
                <w:sz w:val="20"/>
                <w:szCs w:val="24"/>
              </w:rPr>
              <w:t>B.Sc. in Wirtschaftsmathematik</w:t>
            </w:r>
          </w:p>
        </w:tc>
        <w:tc>
          <w:tcPr>
            <w:tcW w:w="2263" w:type="dxa"/>
            <w:gridSpan w:val="3"/>
            <w:vAlign w:val="bottom"/>
          </w:tcPr>
          <w:p w14:paraId="37D700CA" w14:textId="1835248E" w:rsidR="006149DD" w:rsidRPr="003F4DE1" w:rsidRDefault="006149DD" w:rsidP="00420AE7">
            <w:pPr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>10/2017 –</w:t>
            </w:r>
            <w:r w:rsidR="00342D0C">
              <w:rPr>
                <w:rFonts w:ascii="Georgia" w:hAnsi="Georgia"/>
                <w:sz w:val="20"/>
                <w:szCs w:val="24"/>
              </w:rPr>
              <w:t xml:space="preserve"> </w:t>
            </w:r>
            <w:r w:rsidRPr="003F4DE1">
              <w:rPr>
                <w:rFonts w:ascii="Georgia" w:hAnsi="Georgia"/>
                <w:sz w:val="20"/>
                <w:szCs w:val="24"/>
              </w:rPr>
              <w:t>04/2020</w:t>
            </w:r>
          </w:p>
        </w:tc>
      </w:tr>
      <w:tr w:rsidR="006149DD" w:rsidRPr="003F4DE1" w14:paraId="409F2B50" w14:textId="77777777" w:rsidTr="00300196">
        <w:trPr>
          <w:trHeight w:val="57"/>
        </w:trPr>
        <w:tc>
          <w:tcPr>
            <w:tcW w:w="8641" w:type="dxa"/>
            <w:gridSpan w:val="9"/>
            <w:vAlign w:val="bottom"/>
          </w:tcPr>
          <w:p w14:paraId="337C3F8F" w14:textId="5EA5CB84" w:rsidR="006149DD" w:rsidRPr="003B34A6" w:rsidRDefault="00CF5007" w:rsidP="00420AE7">
            <w:pPr>
              <w:pStyle w:val="Listenabsatz"/>
              <w:numPr>
                <w:ilvl w:val="0"/>
                <w:numId w:val="27"/>
              </w:numPr>
              <w:rPr>
                <w:rFonts w:ascii="Georgia" w:hAnsi="Georgia"/>
                <w:i/>
                <w:iCs/>
                <w:sz w:val="20"/>
                <w:szCs w:val="24"/>
              </w:rPr>
            </w:pPr>
            <w:r w:rsidRPr="003B34A6">
              <w:rPr>
                <w:rFonts w:ascii="Georgia" w:hAnsi="Georgia"/>
                <w:i/>
                <w:iCs/>
                <w:sz w:val="20"/>
                <w:szCs w:val="24"/>
              </w:rPr>
              <w:t>Studiengangw</w:t>
            </w:r>
            <w:r w:rsidR="006149DD" w:rsidRPr="003B34A6">
              <w:rPr>
                <w:rFonts w:ascii="Georgia" w:hAnsi="Georgia"/>
                <w:i/>
                <w:iCs/>
                <w:sz w:val="20"/>
                <w:szCs w:val="24"/>
              </w:rPr>
              <w:t xml:space="preserve">echsel </w:t>
            </w:r>
            <w:ins w:id="7" w:author="Anna-Marleen Howe" w:date="2021-10-25T14:01:00Z">
              <w:r w:rsidR="009D7492">
                <w:rPr>
                  <w:rFonts w:ascii="Georgia" w:hAnsi="Georgia"/>
                  <w:i/>
                  <w:iCs/>
                  <w:sz w:val="20"/>
                  <w:szCs w:val="24"/>
                </w:rPr>
                <w:t>nac</w:t>
              </w:r>
            </w:ins>
            <w:ins w:id="8" w:author="Anna-Marleen Howe" w:date="2021-10-25T14:02:00Z">
              <w:r w:rsidR="009D7492">
                <w:rPr>
                  <w:rFonts w:ascii="Georgia" w:hAnsi="Georgia"/>
                  <w:i/>
                  <w:iCs/>
                  <w:sz w:val="20"/>
                  <w:szCs w:val="24"/>
                </w:rPr>
                <w:t xml:space="preserve">h dem </w:t>
              </w:r>
            </w:ins>
            <w:ins w:id="9" w:author="Gregor Retzlaff" w:date="2021-11-02T20:15:00Z">
              <w:r w:rsidR="003B34A6">
                <w:rPr>
                  <w:rFonts w:ascii="Georgia" w:hAnsi="Georgia"/>
                  <w:i/>
                  <w:iCs/>
                  <w:sz w:val="20"/>
                  <w:szCs w:val="24"/>
                </w:rPr>
                <w:t>vierten</w:t>
              </w:r>
            </w:ins>
            <w:ins w:id="10" w:author="Anna-Marleen Howe" w:date="2021-10-25T14:02:00Z">
              <w:r w:rsidR="009D7492">
                <w:rPr>
                  <w:rFonts w:ascii="Georgia" w:hAnsi="Georgia"/>
                  <w:i/>
                  <w:iCs/>
                  <w:sz w:val="20"/>
                  <w:szCs w:val="24"/>
                </w:rPr>
                <w:t xml:space="preserve"> Semester </w:t>
              </w:r>
            </w:ins>
            <w:r w:rsidR="006149DD" w:rsidRPr="003B34A6">
              <w:rPr>
                <w:rFonts w:ascii="Georgia" w:hAnsi="Georgia"/>
                <w:i/>
                <w:iCs/>
                <w:sz w:val="20"/>
                <w:szCs w:val="24"/>
              </w:rPr>
              <w:t>aufgrund von stärkerem Interesse für wirtschaftliche Zusammenhänge</w:t>
            </w:r>
          </w:p>
        </w:tc>
      </w:tr>
      <w:tr w:rsidR="006149DD" w:rsidRPr="003F4DE1" w14:paraId="1C51E2FF" w14:textId="77777777" w:rsidTr="00300196">
        <w:trPr>
          <w:trHeight w:val="340"/>
        </w:trPr>
        <w:tc>
          <w:tcPr>
            <w:tcW w:w="5244" w:type="dxa"/>
            <w:gridSpan w:val="2"/>
            <w:vAlign w:val="bottom"/>
          </w:tcPr>
          <w:p w14:paraId="4BAC65D2" w14:textId="7F58493F" w:rsidR="006149DD" w:rsidRPr="003F4DE1" w:rsidRDefault="006149DD" w:rsidP="00420AE7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r w:rsidRPr="003F4DE1">
              <w:rPr>
                <w:rFonts w:ascii="Georgia" w:hAnsi="Georgia"/>
                <w:b/>
                <w:smallCaps/>
                <w:sz w:val="24"/>
                <w:szCs w:val="24"/>
              </w:rPr>
              <w:t>Erzbischöfliches St.-Anna-Gymnasium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19DC1BEA" w:rsidR="006149DD" w:rsidRPr="003F4DE1" w:rsidRDefault="006149DD" w:rsidP="00420AE7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i/>
                <w:smallCaps/>
                <w:sz w:val="24"/>
                <w:szCs w:val="24"/>
              </w:rPr>
              <w:t>Wuppertal</w:t>
            </w:r>
          </w:p>
        </w:tc>
      </w:tr>
      <w:tr w:rsidR="006149DD" w:rsidRPr="003F4DE1" w14:paraId="312B82BC" w14:textId="77777777" w:rsidTr="00300196">
        <w:trPr>
          <w:trHeight w:val="57"/>
        </w:trPr>
        <w:tc>
          <w:tcPr>
            <w:tcW w:w="5244" w:type="dxa"/>
            <w:gridSpan w:val="2"/>
            <w:vAlign w:val="bottom"/>
          </w:tcPr>
          <w:p w14:paraId="1CEE182B" w14:textId="5E9EAA94" w:rsidR="006149DD" w:rsidRPr="003F4DE1" w:rsidRDefault="006149DD" w:rsidP="00420AE7">
            <w:pPr>
              <w:rPr>
                <w:rFonts w:ascii="Georgia" w:hAnsi="Georgia"/>
                <w:sz w:val="20"/>
                <w:szCs w:val="24"/>
                <w:lang w:val="de-AT"/>
              </w:rPr>
            </w:pPr>
            <w:r w:rsidRPr="003F4DE1">
              <w:rPr>
                <w:rFonts w:ascii="Georgia" w:hAnsi="Georgia"/>
                <w:sz w:val="20"/>
                <w:szCs w:val="24"/>
                <w:lang w:val="de-AT"/>
              </w:rPr>
              <w:t>Allgemeine Hochschulreife (Note: 2,2)</w:t>
            </w:r>
          </w:p>
        </w:tc>
        <w:tc>
          <w:tcPr>
            <w:tcW w:w="3397" w:type="dxa"/>
            <w:gridSpan w:val="7"/>
            <w:vAlign w:val="bottom"/>
          </w:tcPr>
          <w:p w14:paraId="7521EA6E" w14:textId="4A961089" w:rsidR="006149DD" w:rsidRPr="003F4DE1" w:rsidRDefault="006149DD" w:rsidP="00420AE7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>07/2010 – 07/2017</w:t>
            </w:r>
          </w:p>
        </w:tc>
      </w:tr>
      <w:tr w:rsidR="006149DD" w:rsidRPr="003F4DE1" w14:paraId="69F47C1D" w14:textId="77777777" w:rsidTr="00300196">
        <w:trPr>
          <w:trHeight w:val="113"/>
        </w:trPr>
        <w:tc>
          <w:tcPr>
            <w:tcW w:w="8641" w:type="dxa"/>
            <w:gridSpan w:val="9"/>
            <w:vAlign w:val="bottom"/>
          </w:tcPr>
          <w:p w14:paraId="2A886040" w14:textId="52115609" w:rsidR="006149DD" w:rsidRPr="00E975D5" w:rsidRDefault="006149DD" w:rsidP="0031702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</w:pPr>
            <w:r w:rsidRPr="003F4DE1">
              <w:rPr>
                <w:rFonts w:ascii="Georgia" w:hAnsi="Georgia"/>
                <w:i/>
                <w:iCs/>
                <w:sz w:val="20"/>
                <w:szCs w:val="24"/>
              </w:rPr>
              <w:t xml:space="preserve">Schwerpunktfächer: Sozialwissenschaften Mathematik </w:t>
            </w:r>
          </w:p>
          <w:p w14:paraId="23575F6C" w14:textId="00843EBD" w:rsidR="00E975D5" w:rsidRPr="00E975D5" w:rsidRDefault="009D7492" w:rsidP="00E975D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</w:pPr>
            <w:ins w:id="11" w:author="Anna-Marleen Howe" w:date="2021-10-25T14:02:00Z">
              <w:r>
                <w:rPr>
                  <w:rFonts w:ascii="Georgia" w:hAnsi="Georgia"/>
                  <w:i/>
                  <w:iCs/>
                  <w:sz w:val="20"/>
                  <w:szCs w:val="24"/>
                </w:rPr>
                <w:t>Erster</w:t>
              </w:r>
            </w:ins>
            <w:r w:rsidR="00E975D5" w:rsidRPr="003F4DE1">
              <w:rPr>
                <w:rFonts w:ascii="Georgia" w:hAnsi="Georgia"/>
                <w:i/>
                <w:iCs/>
                <w:sz w:val="20"/>
                <w:szCs w:val="24"/>
              </w:rPr>
              <w:t xml:space="preserve"> Platz im Börsenspiel der Stadt Wuppertal</w:t>
            </w:r>
            <w:r w:rsidR="00E975D5">
              <w:rPr>
                <w:rFonts w:ascii="Georgia" w:hAnsi="Georgia"/>
                <w:i/>
                <w:iCs/>
                <w:sz w:val="20"/>
                <w:szCs w:val="24"/>
              </w:rPr>
              <w:t xml:space="preserve"> </w:t>
            </w:r>
            <w:ins w:id="12" w:author="David Döbele" w:date="2021-11-02T19:46:00Z">
              <w:r w:rsidR="005C27D6">
                <w:rPr>
                  <w:rFonts w:ascii="Georgia" w:hAnsi="Georgia"/>
                  <w:i/>
                  <w:iCs/>
                  <w:sz w:val="20"/>
                  <w:szCs w:val="24"/>
                </w:rPr>
                <w:t xml:space="preserve">mit Preisgeld </w:t>
              </w:r>
              <w:proofErr w:type="spellStart"/>
              <w:r w:rsidR="005C27D6">
                <w:rPr>
                  <w:rFonts w:ascii="Georgia" w:hAnsi="Georgia"/>
                  <w:i/>
                  <w:iCs/>
                  <w:sz w:val="20"/>
                  <w:szCs w:val="24"/>
                </w:rPr>
                <w:t>i.H.v</w:t>
              </w:r>
              <w:proofErr w:type="spellEnd"/>
              <w:r w:rsidR="005C27D6">
                <w:rPr>
                  <w:rFonts w:ascii="Georgia" w:hAnsi="Georgia"/>
                  <w:i/>
                  <w:iCs/>
                  <w:sz w:val="20"/>
                  <w:szCs w:val="24"/>
                </w:rPr>
                <w:t>. 300€</w:t>
              </w:r>
            </w:ins>
          </w:p>
        </w:tc>
      </w:tr>
      <w:tr w:rsidR="006149DD" w:rsidRPr="003F4DE1" w14:paraId="3A2665B3" w14:textId="77777777" w:rsidTr="00300196">
        <w:trPr>
          <w:trHeight w:val="510"/>
        </w:trPr>
        <w:tc>
          <w:tcPr>
            <w:tcW w:w="8641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149DD" w:rsidRPr="003F4DE1" w:rsidRDefault="006149DD" w:rsidP="006149DD">
            <w:pPr>
              <w:pStyle w:val="BERSCHRIFT"/>
              <w:jc w:val="center"/>
              <w:rPr>
                <w:szCs w:val="36"/>
              </w:rPr>
            </w:pPr>
            <w:r w:rsidRPr="003F4DE1">
              <w:rPr>
                <w:szCs w:val="36"/>
              </w:rPr>
              <w:t>Praxiserfahrungen</w:t>
            </w:r>
          </w:p>
        </w:tc>
      </w:tr>
      <w:tr w:rsidR="006149DD" w:rsidRPr="003F4DE1" w14:paraId="127C64E2" w14:textId="77777777" w:rsidTr="00300196">
        <w:trPr>
          <w:trHeight w:val="340"/>
        </w:trPr>
        <w:tc>
          <w:tcPr>
            <w:tcW w:w="6095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50720635" w:rsidR="006149DD" w:rsidRPr="003F4DE1" w:rsidRDefault="006149DD" w:rsidP="00420AE7">
            <w:pPr>
              <w:rPr>
                <w:rFonts w:ascii="Georgia" w:hAnsi="Georgia"/>
                <w:sz w:val="24"/>
                <w:szCs w:val="24"/>
              </w:rPr>
            </w:pPr>
            <w:r w:rsidRPr="003F4DE1">
              <w:rPr>
                <w:rFonts w:ascii="Georgia" w:hAnsi="Georgia"/>
                <w:b/>
                <w:smallCaps/>
                <w:sz w:val="24"/>
                <w:szCs w:val="24"/>
              </w:rPr>
              <w:t>Bergische Universität Wuppertal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C3308FB" w:rsidR="006149DD" w:rsidRPr="003F4DE1" w:rsidRDefault="006149DD" w:rsidP="00420AE7">
            <w:pPr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i/>
                <w:smallCaps/>
                <w:sz w:val="24"/>
                <w:szCs w:val="24"/>
              </w:rPr>
              <w:t>Wuppertal</w:t>
            </w:r>
          </w:p>
        </w:tc>
      </w:tr>
      <w:tr w:rsidR="006149DD" w:rsidRPr="003F4DE1" w14:paraId="335D84E9" w14:textId="77777777" w:rsidTr="00300196">
        <w:trPr>
          <w:trHeight w:val="20"/>
        </w:trPr>
        <w:tc>
          <w:tcPr>
            <w:tcW w:w="5528" w:type="dxa"/>
            <w:gridSpan w:val="3"/>
            <w:vAlign w:val="bottom"/>
          </w:tcPr>
          <w:p w14:paraId="20B1570F" w14:textId="4DDF9CEE" w:rsidR="006149DD" w:rsidRPr="00EC5B3F" w:rsidRDefault="006149DD" w:rsidP="00420AE7">
            <w:pPr>
              <w:rPr>
                <w:rFonts w:ascii="Georgia" w:hAnsi="Georgia"/>
                <w:sz w:val="20"/>
                <w:szCs w:val="24"/>
                <w:rPrChange w:id="13" w:author="David Döbele" w:date="2021-11-02T19:41:00Z">
                  <w:rPr>
                    <w:rFonts w:ascii="Georgia" w:hAnsi="Georgia"/>
                    <w:sz w:val="20"/>
                    <w:szCs w:val="24"/>
                    <w:lang w:val="en-US"/>
                  </w:rPr>
                </w:rPrChange>
              </w:rPr>
            </w:pPr>
            <w:r w:rsidRPr="00EC5B3F">
              <w:rPr>
                <w:rFonts w:ascii="Georgia" w:hAnsi="Georgia"/>
                <w:sz w:val="20"/>
                <w:szCs w:val="24"/>
                <w:rPrChange w:id="14" w:author="David Döbele" w:date="2021-11-02T19:41:00Z">
                  <w:rPr>
                    <w:rFonts w:ascii="Georgia" w:hAnsi="Georgia"/>
                    <w:sz w:val="20"/>
                    <w:szCs w:val="24"/>
                    <w:lang w:val="en-US"/>
                  </w:rPr>
                </w:rPrChange>
              </w:rPr>
              <w:t xml:space="preserve">Studentische Hilfskraft </w:t>
            </w:r>
            <w:ins w:id="15" w:author="Anna-Marleen Howe" w:date="2021-10-25T13:53:00Z">
              <w:r w:rsidR="00FE3112" w:rsidRPr="00EC5B3F">
                <w:rPr>
                  <w:rFonts w:ascii="Georgia" w:hAnsi="Georgia"/>
                  <w:sz w:val="20"/>
                  <w:szCs w:val="24"/>
                  <w:rPrChange w:id="16" w:author="David Döbele" w:date="2021-11-02T19:41:00Z">
                    <w:rPr>
                      <w:rFonts w:ascii="Georgia" w:hAnsi="Georgia"/>
                      <w:sz w:val="20"/>
                      <w:szCs w:val="24"/>
                      <w:lang w:val="en-US"/>
                    </w:rPr>
                  </w:rPrChange>
                </w:rPr>
                <w:t xml:space="preserve">in </w:t>
              </w:r>
            </w:ins>
            <w:r w:rsidRPr="00EC5B3F">
              <w:rPr>
                <w:rFonts w:ascii="Georgia" w:hAnsi="Georgia"/>
                <w:sz w:val="20"/>
                <w:szCs w:val="24"/>
                <w:rPrChange w:id="17" w:author="David Döbele" w:date="2021-11-02T19:41:00Z">
                  <w:rPr>
                    <w:rFonts w:ascii="Georgia" w:hAnsi="Georgia"/>
                    <w:sz w:val="20"/>
                    <w:szCs w:val="24"/>
                    <w:lang w:val="en-US"/>
                  </w:rPr>
                </w:rPrChange>
              </w:rPr>
              <w:t>der Administration</w:t>
            </w:r>
          </w:p>
        </w:tc>
        <w:tc>
          <w:tcPr>
            <w:tcW w:w="3113" w:type="dxa"/>
            <w:gridSpan w:val="6"/>
            <w:vAlign w:val="bottom"/>
          </w:tcPr>
          <w:p w14:paraId="0475B997" w14:textId="18D35313" w:rsidR="006149DD" w:rsidRPr="003F4DE1" w:rsidRDefault="006149DD" w:rsidP="00420AE7">
            <w:pPr>
              <w:jc w:val="right"/>
              <w:rPr>
                <w:rFonts w:ascii="Georgia" w:hAnsi="Georgia"/>
                <w:sz w:val="20"/>
                <w:szCs w:val="24"/>
                <w:lang w:val="en-US"/>
              </w:rPr>
            </w:pPr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>1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>1</w:t>
            </w:r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>/20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>20</w:t>
            </w:r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 xml:space="preserve"> – 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>09</w:t>
            </w:r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>/20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>21</w:t>
            </w:r>
          </w:p>
        </w:tc>
      </w:tr>
      <w:tr w:rsidR="006149DD" w:rsidRPr="003F4DE1" w14:paraId="54C3D64C" w14:textId="77777777" w:rsidTr="00300196">
        <w:trPr>
          <w:trHeight w:val="20"/>
        </w:trPr>
        <w:tc>
          <w:tcPr>
            <w:tcW w:w="8641" w:type="dxa"/>
            <w:gridSpan w:val="9"/>
            <w:vAlign w:val="bottom"/>
          </w:tcPr>
          <w:p w14:paraId="4D4325CA" w14:textId="769A4AD1" w:rsidR="0031702D" w:rsidRPr="0031702D" w:rsidDel="00EC5B3F" w:rsidRDefault="0031702D" w:rsidP="00EC5B3F">
            <w:pPr>
              <w:pStyle w:val="Bullets"/>
              <w:rPr>
                <w:del w:id="18" w:author="David Döbele" w:date="2021-11-02T19:45:00Z"/>
                <w:sz w:val="20"/>
                <w:szCs w:val="24"/>
                <w:lang w:val="de-AT"/>
              </w:rPr>
              <w:pPrChange w:id="19" w:author="David Döbele" w:date="2021-11-02T19:45:00Z">
                <w:pPr>
                  <w:pStyle w:val="Bullets"/>
                </w:pPr>
              </w:pPrChange>
            </w:pPr>
            <w:r w:rsidRPr="003F4DE1">
              <w:rPr>
                <w:sz w:val="20"/>
                <w:szCs w:val="24"/>
                <w:lang w:val="de-AT"/>
              </w:rPr>
              <w:t>Katalogisierung von Raumanfragen</w:t>
            </w:r>
            <w:ins w:id="20" w:author="David Döbele" w:date="2021-11-02T19:44:00Z">
              <w:r w:rsidR="00EC5B3F">
                <w:rPr>
                  <w:sz w:val="20"/>
                  <w:szCs w:val="24"/>
                  <w:lang w:val="de-AT"/>
                </w:rPr>
                <w:t xml:space="preserve"> und </w:t>
              </w:r>
              <w:r w:rsidR="00EC5B3F" w:rsidRPr="00EC5B3F">
                <w:rPr>
                  <w:sz w:val="20"/>
                  <w:szCs w:val="24"/>
                  <w:lang w:val="de-AT"/>
                </w:rPr>
                <w:t xml:space="preserve">Identifikation von Programmfehlern der neuen Raumorganisationssysteme </w:t>
              </w:r>
              <w:proofErr w:type="spellStart"/>
              <w:r w:rsidR="00EC5B3F" w:rsidRPr="00EC5B3F">
                <w:rPr>
                  <w:sz w:val="20"/>
                  <w:szCs w:val="24"/>
                  <w:lang w:val="de-AT"/>
                </w:rPr>
                <w:t>RoSy</w:t>
              </w:r>
              <w:proofErr w:type="spellEnd"/>
              <w:r w:rsidR="00EC5B3F" w:rsidRPr="00EC5B3F">
                <w:rPr>
                  <w:sz w:val="20"/>
                  <w:szCs w:val="24"/>
                  <w:lang w:val="de-AT"/>
                </w:rPr>
                <w:t xml:space="preserve"> und </w:t>
              </w:r>
              <w:proofErr w:type="spellStart"/>
              <w:r w:rsidR="00EC5B3F" w:rsidRPr="00EC5B3F">
                <w:rPr>
                  <w:sz w:val="20"/>
                  <w:szCs w:val="24"/>
                  <w:lang w:val="de-AT"/>
                </w:rPr>
                <w:t>Studilöwe</w:t>
              </w:r>
            </w:ins>
            <w:proofErr w:type="spellEnd"/>
          </w:p>
          <w:p w14:paraId="27184178" w14:textId="18353987" w:rsidR="006149DD" w:rsidRPr="003F4DE1" w:rsidRDefault="006149DD" w:rsidP="00EC5B3F">
            <w:pPr>
              <w:pStyle w:val="Bullets"/>
              <w:rPr>
                <w:sz w:val="20"/>
                <w:szCs w:val="24"/>
                <w:lang w:val="de-AT"/>
              </w:rPr>
            </w:pPr>
            <w:bookmarkStart w:id="21" w:name="OLE_LINK1"/>
            <w:bookmarkStart w:id="22" w:name="OLE_LINK2"/>
            <w:del w:id="23" w:author="David Döbele" w:date="2021-11-02T19:45:00Z">
              <w:r w:rsidRPr="003F4DE1" w:rsidDel="00EC5B3F">
                <w:rPr>
                  <w:sz w:val="20"/>
                  <w:szCs w:val="24"/>
                  <w:lang w:val="de-AT"/>
                </w:rPr>
                <w:delText>Identifikation von Programmfehlern der neuen Raumorganisationssysteme RoSy und Studilöwe</w:delText>
              </w:r>
            </w:del>
          </w:p>
          <w:bookmarkEnd w:id="21"/>
          <w:bookmarkEnd w:id="22"/>
          <w:p w14:paraId="23AB8399" w14:textId="1B064D48" w:rsidR="006149DD" w:rsidRPr="003F4DE1" w:rsidRDefault="006149DD" w:rsidP="00420AE7">
            <w:pPr>
              <w:pStyle w:val="Bullets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>Anleitung der Sachbearbeiter*innen zur Nutzung der neuen Programme</w:t>
            </w:r>
          </w:p>
          <w:p w14:paraId="6DD9BA0F" w14:textId="258B2B40" w:rsidR="006149DD" w:rsidRPr="003F4DE1" w:rsidRDefault="006149DD" w:rsidP="00420AE7">
            <w:pPr>
              <w:pStyle w:val="Bullets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>Erstellung von Excel Listen zur Unterstützung der alltäglichen Arbeit der Sachbearbeiter*innen</w:t>
            </w:r>
          </w:p>
        </w:tc>
      </w:tr>
      <w:tr w:rsidR="006149DD" w:rsidRPr="003F4DE1" w14:paraId="50AFEA03" w14:textId="77777777" w:rsidTr="00300196">
        <w:trPr>
          <w:trHeight w:val="340"/>
        </w:trPr>
        <w:tc>
          <w:tcPr>
            <w:tcW w:w="6945" w:type="dxa"/>
            <w:gridSpan w:val="8"/>
            <w:vAlign w:val="bottom"/>
          </w:tcPr>
          <w:p w14:paraId="42FB0D26" w14:textId="178FB04D" w:rsidR="006149DD" w:rsidRPr="003F4DE1" w:rsidRDefault="006149DD" w:rsidP="00420AE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</w:rPr>
            </w:pPr>
            <w:r w:rsidRPr="003F4DE1">
              <w:rPr>
                <w:b/>
                <w:i w:val="0"/>
                <w:iCs w:val="0"/>
                <w:smallCaps/>
                <w:sz w:val="24"/>
                <w:szCs w:val="24"/>
              </w:rPr>
              <w:t>Kreativer Moment</w:t>
            </w:r>
          </w:p>
        </w:tc>
        <w:tc>
          <w:tcPr>
            <w:tcW w:w="1696" w:type="dxa"/>
            <w:vAlign w:val="bottom"/>
          </w:tcPr>
          <w:p w14:paraId="11E31BD8" w14:textId="4D806541" w:rsidR="006149DD" w:rsidRPr="003F4DE1" w:rsidRDefault="006149DD" w:rsidP="00420AE7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0"/>
                <w:szCs w:val="24"/>
              </w:rPr>
            </w:pPr>
            <w:r w:rsidRPr="003F4DE1">
              <w:rPr>
                <w:iCs w:val="0"/>
                <w:smallCaps/>
                <w:sz w:val="24"/>
                <w:szCs w:val="24"/>
              </w:rPr>
              <w:t>Solingen</w:t>
            </w:r>
          </w:p>
        </w:tc>
      </w:tr>
      <w:tr w:rsidR="006149DD" w:rsidRPr="003F4DE1" w14:paraId="48328CB9" w14:textId="77777777" w:rsidTr="00300196">
        <w:trPr>
          <w:trHeight w:val="57"/>
        </w:trPr>
        <w:tc>
          <w:tcPr>
            <w:tcW w:w="5953" w:type="dxa"/>
            <w:gridSpan w:val="4"/>
            <w:vAlign w:val="bottom"/>
          </w:tcPr>
          <w:p w14:paraId="74B74B41" w14:textId="084DD392" w:rsidR="006149DD" w:rsidRPr="00EC5B3F" w:rsidRDefault="006149DD" w:rsidP="00420AE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rPrChange w:id="24" w:author="David Döbele" w:date="2021-11-02T19:41:00Z">
                  <w:rPr>
                    <w:i w:val="0"/>
                    <w:iCs w:val="0"/>
                    <w:sz w:val="20"/>
                    <w:szCs w:val="24"/>
                    <w:lang w:val="en-US"/>
                  </w:rPr>
                </w:rPrChange>
              </w:rPr>
            </w:pPr>
            <w:r w:rsidRPr="00EC5B3F">
              <w:rPr>
                <w:i w:val="0"/>
                <w:iCs w:val="0"/>
                <w:sz w:val="20"/>
                <w:szCs w:val="24"/>
                <w:rPrChange w:id="25" w:author="David Döbele" w:date="2021-11-02T19:41:00Z">
                  <w:rPr>
                    <w:i w:val="0"/>
                    <w:iCs w:val="0"/>
                    <w:sz w:val="20"/>
                    <w:szCs w:val="24"/>
                    <w:lang w:val="en-US"/>
                  </w:rPr>
                </w:rPrChange>
              </w:rPr>
              <w:t xml:space="preserve">Praktikant </w:t>
            </w:r>
            <w:ins w:id="26" w:author="Anna-Marleen Howe" w:date="2021-10-25T14:03:00Z">
              <w:r w:rsidR="009D7492" w:rsidRPr="00EC5B3F">
                <w:rPr>
                  <w:i w:val="0"/>
                  <w:iCs w:val="0"/>
                  <w:sz w:val="20"/>
                  <w:szCs w:val="24"/>
                  <w:rPrChange w:id="27" w:author="David Döbele" w:date="2021-11-02T19:41:00Z">
                    <w:rPr>
                      <w:i w:val="0"/>
                      <w:iCs w:val="0"/>
                      <w:sz w:val="20"/>
                      <w:szCs w:val="24"/>
                      <w:lang w:val="en-US"/>
                    </w:rPr>
                  </w:rPrChange>
                </w:rPr>
                <w:t xml:space="preserve">in </w:t>
              </w:r>
            </w:ins>
            <w:r w:rsidRPr="00EC5B3F">
              <w:rPr>
                <w:i w:val="0"/>
                <w:iCs w:val="0"/>
                <w:sz w:val="20"/>
                <w:szCs w:val="24"/>
                <w:rPrChange w:id="28" w:author="David Döbele" w:date="2021-11-02T19:41:00Z">
                  <w:rPr>
                    <w:i w:val="0"/>
                    <w:iCs w:val="0"/>
                    <w:sz w:val="20"/>
                    <w:szCs w:val="24"/>
                    <w:lang w:val="en-US"/>
                  </w:rPr>
                </w:rPrChange>
              </w:rPr>
              <w:t>der strategischen Planung</w:t>
            </w:r>
          </w:p>
        </w:tc>
        <w:tc>
          <w:tcPr>
            <w:tcW w:w="2688" w:type="dxa"/>
            <w:gridSpan w:val="5"/>
            <w:vAlign w:val="bottom"/>
          </w:tcPr>
          <w:p w14:paraId="2CB21DEB" w14:textId="4E0A8A58" w:rsidR="006149DD" w:rsidRPr="003F4DE1" w:rsidRDefault="006149DD" w:rsidP="00420AE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4"/>
                <w:lang w:val="en-US"/>
              </w:rPr>
            </w:pPr>
            <w:r w:rsidRPr="003F4DE1">
              <w:rPr>
                <w:i w:val="0"/>
                <w:iCs w:val="0"/>
                <w:sz w:val="20"/>
                <w:szCs w:val="24"/>
                <w:lang w:val="en-US"/>
              </w:rPr>
              <w:t>0</w:t>
            </w:r>
            <w:r>
              <w:rPr>
                <w:i w:val="0"/>
                <w:iCs w:val="0"/>
                <w:sz w:val="20"/>
                <w:szCs w:val="24"/>
                <w:lang w:val="en-US"/>
              </w:rPr>
              <w:t>9</w:t>
            </w:r>
            <w:r w:rsidRPr="003F4DE1">
              <w:rPr>
                <w:i w:val="0"/>
                <w:iCs w:val="0"/>
                <w:sz w:val="20"/>
                <w:szCs w:val="24"/>
                <w:lang w:val="en-US"/>
              </w:rPr>
              <w:t xml:space="preserve">/2019 – </w:t>
            </w:r>
            <w:r>
              <w:rPr>
                <w:i w:val="0"/>
                <w:iCs w:val="0"/>
                <w:sz w:val="20"/>
                <w:szCs w:val="24"/>
                <w:lang w:val="en-US"/>
              </w:rPr>
              <w:t>10</w:t>
            </w:r>
            <w:r w:rsidRPr="003F4DE1">
              <w:rPr>
                <w:i w:val="0"/>
                <w:iCs w:val="0"/>
                <w:sz w:val="20"/>
                <w:szCs w:val="24"/>
                <w:lang w:val="en-US"/>
              </w:rPr>
              <w:t>/2019</w:t>
            </w:r>
          </w:p>
        </w:tc>
      </w:tr>
      <w:tr w:rsidR="006149DD" w:rsidRPr="003F4DE1" w14:paraId="7C4155D6" w14:textId="77777777" w:rsidTr="00300196">
        <w:trPr>
          <w:trHeight w:val="20"/>
        </w:trPr>
        <w:tc>
          <w:tcPr>
            <w:tcW w:w="8641" w:type="dxa"/>
            <w:gridSpan w:val="9"/>
            <w:vAlign w:val="bottom"/>
          </w:tcPr>
          <w:p w14:paraId="1A135F1D" w14:textId="6F1D4819" w:rsidR="006149DD" w:rsidRPr="003F4DE1" w:rsidRDefault="006149DD" w:rsidP="00C2229F">
            <w:pPr>
              <w:pStyle w:val="Bullets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>Kreativer Moment ist eine regionale Werbeagentur, die sich auf die Bereiche Marketing und Corporate Design fokussier</w:t>
            </w:r>
            <w:ins w:id="29" w:author="Gregor Retzlaff" w:date="2021-11-02T20:17:00Z">
              <w:r w:rsidR="003B34A6">
                <w:rPr>
                  <w:sz w:val="20"/>
                  <w:szCs w:val="24"/>
                  <w:lang w:val="de-AT"/>
                </w:rPr>
                <w:t>en</w:t>
              </w:r>
            </w:ins>
          </w:p>
          <w:p w14:paraId="7C7DA6E8" w14:textId="25F6D785" w:rsidR="006149DD" w:rsidRPr="003F4DE1" w:rsidRDefault="006149DD" w:rsidP="00C2229F">
            <w:pPr>
              <w:pStyle w:val="Bullets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 xml:space="preserve">Koordinierung von </w:t>
            </w:r>
            <w:ins w:id="30" w:author="Anna-Marleen Howe" w:date="2021-10-25T13:55:00Z">
              <w:r w:rsidR="009D7492">
                <w:rPr>
                  <w:sz w:val="20"/>
                  <w:szCs w:val="24"/>
                  <w:lang w:val="de-AT"/>
                </w:rPr>
                <w:t>drei</w:t>
              </w:r>
            </w:ins>
            <w:r w:rsidR="0040300A">
              <w:rPr>
                <w:sz w:val="20"/>
                <w:szCs w:val="24"/>
                <w:lang w:val="de-AT"/>
              </w:rPr>
              <w:t xml:space="preserve"> </w:t>
            </w:r>
            <w:r w:rsidR="00C9076B">
              <w:rPr>
                <w:sz w:val="20"/>
                <w:szCs w:val="24"/>
                <w:lang w:val="de-AT"/>
              </w:rPr>
              <w:t>Schülerp</w:t>
            </w:r>
            <w:r w:rsidRPr="003F4DE1">
              <w:rPr>
                <w:sz w:val="20"/>
                <w:szCs w:val="24"/>
                <w:lang w:val="de-AT"/>
              </w:rPr>
              <w:t>raktikanten</w:t>
            </w:r>
            <w:ins w:id="31" w:author="David Döbele" w:date="2021-11-02T19:45:00Z">
              <w:r w:rsidR="00EC5B3F">
                <w:rPr>
                  <w:sz w:val="20"/>
                  <w:szCs w:val="24"/>
                  <w:lang w:val="de-AT"/>
                </w:rPr>
                <w:t xml:space="preserve"> im Bereich Business Development</w:t>
              </w:r>
            </w:ins>
          </w:p>
          <w:p w14:paraId="3658805E" w14:textId="49F762E5" w:rsidR="006149DD" w:rsidRPr="003F4DE1" w:rsidRDefault="006149DD" w:rsidP="00C2229F">
            <w:pPr>
              <w:pStyle w:val="Bullets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>Auswertung von SEO-Maßnahmen für einen Klienten</w:t>
            </w:r>
            <w:r w:rsidR="005B31AC">
              <w:rPr>
                <w:sz w:val="20"/>
                <w:szCs w:val="24"/>
                <w:lang w:val="de-AT"/>
              </w:rPr>
              <w:t xml:space="preserve"> </w:t>
            </w:r>
            <w:ins w:id="32" w:author="Anna-Marleen Howe" w:date="2021-10-25T13:55:00Z">
              <w:r w:rsidR="009D7492">
                <w:rPr>
                  <w:sz w:val="20"/>
                  <w:szCs w:val="24"/>
                  <w:lang w:val="de-AT"/>
                </w:rPr>
                <w:t xml:space="preserve">in </w:t>
              </w:r>
            </w:ins>
            <w:del w:id="33" w:author="David Döbele" w:date="2021-11-02T19:45:00Z">
              <w:r w:rsidR="005B31AC" w:rsidDel="00EC5B3F">
                <w:rPr>
                  <w:sz w:val="20"/>
                  <w:szCs w:val="24"/>
                  <w:lang w:val="de-AT"/>
                </w:rPr>
                <w:delText xml:space="preserve"> </w:delText>
              </w:r>
            </w:del>
            <w:r w:rsidR="005B31AC">
              <w:rPr>
                <w:sz w:val="20"/>
                <w:szCs w:val="24"/>
                <w:lang w:val="de-AT"/>
              </w:rPr>
              <w:t xml:space="preserve">der </w:t>
            </w:r>
            <w:r w:rsidR="001D6AA6">
              <w:rPr>
                <w:sz w:val="20"/>
                <w:szCs w:val="24"/>
                <w:lang w:val="de-AT"/>
              </w:rPr>
              <w:t xml:space="preserve">Produktentwicklung </w:t>
            </w:r>
          </w:p>
        </w:tc>
      </w:tr>
      <w:tr w:rsidR="006149DD" w:rsidRPr="003F4DE1" w14:paraId="414B4085" w14:textId="77777777" w:rsidTr="00300196">
        <w:trPr>
          <w:trHeight w:val="510"/>
        </w:trPr>
        <w:tc>
          <w:tcPr>
            <w:tcW w:w="8641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266E609" w:rsidR="006149DD" w:rsidRPr="003F4DE1" w:rsidRDefault="006149DD" w:rsidP="006149DD">
            <w:pPr>
              <w:pStyle w:val="BERSCHRIFT"/>
              <w:jc w:val="center"/>
              <w:rPr>
                <w:i/>
                <w:szCs w:val="36"/>
              </w:rPr>
            </w:pPr>
            <w:proofErr w:type="spellStart"/>
            <w:r w:rsidRPr="003F4DE1">
              <w:rPr>
                <w:szCs w:val="36"/>
              </w:rPr>
              <w:t>Ausseruniversitäres</w:t>
            </w:r>
            <w:proofErr w:type="spellEnd"/>
            <w:r w:rsidRPr="003F4DE1">
              <w:rPr>
                <w:szCs w:val="36"/>
              </w:rPr>
              <w:t xml:space="preserve"> Engagement</w:t>
            </w:r>
          </w:p>
        </w:tc>
      </w:tr>
      <w:tr w:rsidR="006149DD" w:rsidRPr="003F4DE1" w14:paraId="74251178" w14:textId="77777777" w:rsidTr="00300196">
        <w:trPr>
          <w:trHeight w:val="340"/>
        </w:trPr>
        <w:tc>
          <w:tcPr>
            <w:tcW w:w="6945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38622CEB" w:rsidR="006149DD" w:rsidRPr="003F4DE1" w:rsidRDefault="006149DD" w:rsidP="00420AE7">
            <w:pPr>
              <w:pStyle w:val="Ort"/>
              <w:jc w:val="left"/>
              <w:rPr>
                <w:b/>
                <w:bCs/>
                <w:i w:val="0"/>
                <w:iCs/>
                <w:sz w:val="24"/>
                <w:szCs w:val="24"/>
                <w:lang w:val="en-US"/>
              </w:rPr>
            </w:pPr>
            <w:proofErr w:type="spellStart"/>
            <w:r w:rsidRPr="003F4DE1">
              <w:rPr>
                <w:b/>
                <w:i w:val="0"/>
                <w:iCs/>
                <w:sz w:val="24"/>
                <w:szCs w:val="24"/>
                <w:lang w:val="en-US"/>
              </w:rPr>
              <w:t>Vohwinkler</w:t>
            </w:r>
            <w:proofErr w:type="spellEnd"/>
            <w:r w:rsidRPr="003F4DE1">
              <w:rPr>
                <w:b/>
                <w:i w:val="0"/>
                <w:iCs/>
                <w:sz w:val="24"/>
                <w:szCs w:val="24"/>
                <w:lang w:val="en-US"/>
              </w:rPr>
              <w:t xml:space="preserve"> STV </w:t>
            </w:r>
            <w:proofErr w:type="spellStart"/>
            <w:r w:rsidRPr="003F4DE1">
              <w:rPr>
                <w:b/>
                <w:i w:val="0"/>
                <w:iCs/>
                <w:sz w:val="24"/>
                <w:szCs w:val="24"/>
                <w:lang w:val="en-US"/>
              </w:rPr>
              <w:t>e.V</w:t>
            </w:r>
            <w:proofErr w:type="spellEnd"/>
            <w:r w:rsidRPr="003F4DE1">
              <w:rPr>
                <w:b/>
                <w:i w:val="0"/>
                <w:iCs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1696" w:type="dxa"/>
            <w:tcBorders>
              <w:top w:val="single" w:sz="4" w:space="0" w:color="auto"/>
            </w:tcBorders>
            <w:vAlign w:val="bottom"/>
          </w:tcPr>
          <w:p w14:paraId="58208F44" w14:textId="5BB8D015" w:rsidR="006149DD" w:rsidRPr="003F4DE1" w:rsidRDefault="006149DD" w:rsidP="00420AE7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4"/>
                <w:szCs w:val="25"/>
              </w:rPr>
            </w:pPr>
            <w:r w:rsidRPr="003F4DE1">
              <w:rPr>
                <w:sz w:val="24"/>
                <w:szCs w:val="24"/>
              </w:rPr>
              <w:t>Wuppertal</w:t>
            </w:r>
          </w:p>
        </w:tc>
      </w:tr>
      <w:tr w:rsidR="006149DD" w:rsidRPr="003F4DE1" w14:paraId="4F59C612" w14:textId="77777777" w:rsidTr="00300196">
        <w:trPr>
          <w:trHeight w:val="20"/>
        </w:trPr>
        <w:tc>
          <w:tcPr>
            <w:tcW w:w="6378" w:type="dxa"/>
            <w:gridSpan w:val="6"/>
            <w:vAlign w:val="bottom"/>
          </w:tcPr>
          <w:p w14:paraId="32F07601" w14:textId="744B3B29" w:rsidR="006149DD" w:rsidRPr="003F4DE1" w:rsidRDefault="006149DD" w:rsidP="00420AE7">
            <w:pPr>
              <w:pStyle w:val="Beschreibung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>Übungsleiter im Schwimmen</w:t>
            </w:r>
          </w:p>
        </w:tc>
        <w:tc>
          <w:tcPr>
            <w:tcW w:w="2263" w:type="dxa"/>
            <w:gridSpan w:val="3"/>
            <w:vAlign w:val="bottom"/>
          </w:tcPr>
          <w:p w14:paraId="45DD2178" w14:textId="3FE66869" w:rsidR="006149DD" w:rsidRPr="003F4DE1" w:rsidRDefault="006149DD" w:rsidP="00420AE7">
            <w:pPr>
              <w:pStyle w:val="Beschreibung"/>
              <w:jc w:val="right"/>
              <w:rPr>
                <w:sz w:val="20"/>
                <w:szCs w:val="24"/>
                <w:lang w:val="en-US"/>
              </w:rPr>
            </w:pPr>
            <w:r w:rsidRPr="003F4DE1">
              <w:rPr>
                <w:sz w:val="20"/>
                <w:szCs w:val="24"/>
                <w:lang w:val="en-US"/>
              </w:rPr>
              <w:t xml:space="preserve">12/2019 – </w:t>
            </w:r>
            <w:proofErr w:type="spellStart"/>
            <w:r w:rsidRPr="003F4DE1">
              <w:rPr>
                <w:sz w:val="20"/>
                <w:szCs w:val="24"/>
                <w:lang w:val="en-US"/>
              </w:rPr>
              <w:t>heute</w:t>
            </w:r>
            <w:proofErr w:type="spellEnd"/>
          </w:p>
        </w:tc>
      </w:tr>
      <w:tr w:rsidR="006149DD" w:rsidRPr="003F4DE1" w14:paraId="02437711" w14:textId="77777777" w:rsidTr="00300196">
        <w:trPr>
          <w:trHeight w:val="20"/>
        </w:trPr>
        <w:tc>
          <w:tcPr>
            <w:tcW w:w="8641" w:type="dxa"/>
            <w:gridSpan w:val="9"/>
            <w:vAlign w:val="bottom"/>
          </w:tcPr>
          <w:p w14:paraId="7CA4D9D0" w14:textId="2911149D" w:rsidR="006149DD" w:rsidRPr="003F4DE1" w:rsidRDefault="006149DD" w:rsidP="00420AE7">
            <w:pPr>
              <w:pStyle w:val="Beschreibung"/>
              <w:numPr>
                <w:ilvl w:val="0"/>
                <w:numId w:val="24"/>
              </w:numPr>
              <w:rPr>
                <w:sz w:val="20"/>
                <w:szCs w:val="24"/>
                <w:lang w:val="de-AT"/>
              </w:rPr>
            </w:pPr>
            <w:r w:rsidRPr="003F4DE1">
              <w:rPr>
                <w:i/>
                <w:sz w:val="20"/>
                <w:szCs w:val="24"/>
                <w:lang w:val="de-AT"/>
              </w:rPr>
              <w:t>Eigenständige Organisation und Durchführung von Trainingseinheiten</w:t>
            </w:r>
          </w:p>
          <w:p w14:paraId="0F509C8F" w14:textId="04ADF0DC" w:rsidR="006149DD" w:rsidRPr="003F4DE1" w:rsidRDefault="006149DD" w:rsidP="00420AE7">
            <w:pPr>
              <w:pStyle w:val="Beschreibung"/>
              <w:numPr>
                <w:ilvl w:val="0"/>
                <w:numId w:val="24"/>
              </w:numPr>
              <w:rPr>
                <w:sz w:val="20"/>
                <w:szCs w:val="24"/>
                <w:lang w:val="de-AT"/>
              </w:rPr>
            </w:pPr>
            <w:r w:rsidRPr="003F4DE1">
              <w:rPr>
                <w:i/>
                <w:sz w:val="20"/>
                <w:szCs w:val="24"/>
                <w:lang w:val="de-AT"/>
              </w:rPr>
              <w:t xml:space="preserve">Verantwortung für eine Gruppe von </w:t>
            </w:r>
            <w:ins w:id="34" w:author="Anna-Marleen Howe" w:date="2021-10-25T13:55:00Z">
              <w:r w:rsidR="009D7492">
                <w:rPr>
                  <w:i/>
                  <w:sz w:val="20"/>
                  <w:szCs w:val="24"/>
                  <w:lang w:val="de-AT"/>
                </w:rPr>
                <w:t>fünf bis zehn</w:t>
              </w:r>
            </w:ins>
            <w:r w:rsidRPr="003F4DE1">
              <w:rPr>
                <w:i/>
                <w:sz w:val="20"/>
                <w:szCs w:val="24"/>
                <w:lang w:val="de-AT"/>
              </w:rPr>
              <w:t xml:space="preserve"> Kindern</w:t>
            </w:r>
          </w:p>
          <w:p w14:paraId="68CFAD97" w14:textId="019E9E43" w:rsidR="006149DD" w:rsidRPr="003F4DE1" w:rsidRDefault="009D7492" w:rsidP="00420AE7">
            <w:pPr>
              <w:pStyle w:val="Beschreibung"/>
              <w:numPr>
                <w:ilvl w:val="0"/>
                <w:numId w:val="24"/>
              </w:numPr>
              <w:rPr>
                <w:sz w:val="20"/>
                <w:szCs w:val="24"/>
                <w:lang w:val="de-AT"/>
              </w:rPr>
            </w:pPr>
            <w:ins w:id="35" w:author="Anna-Marleen Howe" w:date="2021-10-25T14:04:00Z">
              <w:r>
                <w:rPr>
                  <w:i/>
                  <w:sz w:val="20"/>
                  <w:szCs w:val="24"/>
                  <w:lang w:val="de-AT"/>
                </w:rPr>
                <w:t>G</w:t>
              </w:r>
            </w:ins>
            <w:ins w:id="36" w:author="Anna-Marleen Howe" w:date="2021-10-25T13:56:00Z">
              <w:r>
                <w:rPr>
                  <w:i/>
                  <w:sz w:val="20"/>
                  <w:szCs w:val="24"/>
                  <w:lang w:val="de-AT"/>
                </w:rPr>
                <w:t>eplante</w:t>
              </w:r>
            </w:ins>
            <w:r w:rsidR="006149DD" w:rsidRPr="003F4DE1">
              <w:rPr>
                <w:i/>
                <w:sz w:val="20"/>
                <w:szCs w:val="24"/>
                <w:lang w:val="de-AT"/>
              </w:rPr>
              <w:t xml:space="preserve"> C-Trainer Ausbildung </w:t>
            </w:r>
            <w:ins w:id="37" w:author="Anna-Marleen Howe" w:date="2021-10-25T13:56:00Z">
              <w:r>
                <w:rPr>
                  <w:i/>
                  <w:sz w:val="20"/>
                  <w:szCs w:val="24"/>
                  <w:lang w:val="de-AT"/>
                </w:rPr>
                <w:t>(</w:t>
              </w:r>
            </w:ins>
            <w:r w:rsidR="006149DD" w:rsidRPr="003F4DE1">
              <w:rPr>
                <w:i/>
                <w:sz w:val="20"/>
                <w:szCs w:val="24"/>
                <w:lang w:val="de-AT"/>
              </w:rPr>
              <w:t>Pandemie</w:t>
            </w:r>
            <w:ins w:id="38" w:author="Anna-Marleen Howe" w:date="2021-10-25T13:56:00Z">
              <w:r>
                <w:rPr>
                  <w:i/>
                  <w:sz w:val="20"/>
                  <w:szCs w:val="24"/>
                  <w:lang w:val="de-AT"/>
                </w:rPr>
                <w:t>bedingt verschoben)</w:t>
              </w:r>
            </w:ins>
          </w:p>
        </w:tc>
      </w:tr>
      <w:tr w:rsidR="006149DD" w:rsidRPr="003F4DE1" w14:paraId="482569A2" w14:textId="77777777" w:rsidTr="00300196">
        <w:trPr>
          <w:trHeight w:val="510"/>
        </w:trPr>
        <w:tc>
          <w:tcPr>
            <w:tcW w:w="8641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434049E0" w:rsidR="006149DD" w:rsidRPr="003F4DE1" w:rsidRDefault="006149DD" w:rsidP="006149DD">
            <w:pPr>
              <w:jc w:val="center"/>
              <w:rPr>
                <w:rFonts w:ascii="Georgia" w:hAnsi="Georgia"/>
                <w:b/>
                <w:smallCaps/>
                <w:sz w:val="24"/>
                <w:szCs w:val="36"/>
              </w:rPr>
            </w:pPr>
            <w:r w:rsidRPr="003F4DE1">
              <w:rPr>
                <w:rFonts w:ascii="Georgia" w:hAnsi="Georgia"/>
                <w:b/>
                <w:smallCaps/>
                <w:sz w:val="32"/>
                <w:szCs w:val="36"/>
              </w:rPr>
              <w:t>Fähigkeiten &amp; Interessen</w:t>
            </w:r>
          </w:p>
        </w:tc>
      </w:tr>
      <w:tr w:rsidR="006149DD" w:rsidRPr="003F4DE1" w14:paraId="2B257790" w14:textId="77777777" w:rsidTr="003B34A6">
        <w:trPr>
          <w:trHeight w:val="340"/>
        </w:trPr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15B2C431" w14:textId="56F73C25" w:rsidR="006149DD" w:rsidRPr="003F4DE1" w:rsidRDefault="006149DD" w:rsidP="00420AE7">
            <w:pPr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>Sprachen: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3C9C6A6A" w:rsidR="006149DD" w:rsidRPr="003F4DE1" w:rsidRDefault="006149DD" w:rsidP="00420AE7">
            <w:pPr>
              <w:rPr>
                <w:rFonts w:ascii="Georgia" w:hAnsi="Georgia"/>
                <w:sz w:val="20"/>
                <w:szCs w:val="24"/>
                <w:lang w:val="de-AT"/>
              </w:rPr>
            </w:pP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Deutsch 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(Muttersprache)</w:t>
            </w: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, Englisch 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(</w:t>
            </w:r>
            <w:ins w:id="39" w:author="Anna-Marleen Howe" w:date="2021-10-25T14:04:00Z">
              <w:r w:rsidR="009D7492">
                <w:rPr>
                  <w:rFonts w:ascii="Georgia" w:hAnsi="Georgia" w:cs="Georgia"/>
                  <w:i/>
                  <w:iCs/>
                  <w:color w:val="000000"/>
                  <w:sz w:val="20"/>
                  <w:szCs w:val="24"/>
                  <w:lang w:val="de-AT"/>
                </w:rPr>
                <w:t>v</w:t>
              </w:r>
            </w:ins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erhandlungssicher), Latein (Latinum)</w:t>
            </w:r>
          </w:p>
        </w:tc>
      </w:tr>
      <w:tr w:rsidR="006149DD" w:rsidRPr="00EC5B3F" w14:paraId="45706C3F" w14:textId="77777777" w:rsidTr="003B34A6">
        <w:trPr>
          <w:trHeight w:val="283"/>
        </w:trPr>
        <w:tc>
          <w:tcPr>
            <w:tcW w:w="1559" w:type="dxa"/>
            <w:vAlign w:val="bottom"/>
          </w:tcPr>
          <w:p w14:paraId="57688BDA" w14:textId="350496FE" w:rsidR="006149DD" w:rsidRPr="003F4DE1" w:rsidRDefault="006149DD" w:rsidP="00420AE7">
            <w:pPr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>Technisch:</w:t>
            </w:r>
          </w:p>
        </w:tc>
        <w:tc>
          <w:tcPr>
            <w:tcW w:w="7082" w:type="dxa"/>
            <w:gridSpan w:val="8"/>
            <w:vAlign w:val="bottom"/>
          </w:tcPr>
          <w:p w14:paraId="60CA2168" w14:textId="5C0819C2" w:rsidR="006149DD" w:rsidRPr="003F4DE1" w:rsidRDefault="006149DD" w:rsidP="00420AE7">
            <w:p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</w:pP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Microsoft Office 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</w:t>
            </w:r>
            <w:proofErr w:type="spellStart"/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fortgeschritten</w:t>
            </w:r>
            <w:proofErr w:type="spellEnd"/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)</w:t>
            </w: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, C 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(basic)</w:t>
            </w: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, SPSS 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(basic)</w:t>
            </w:r>
          </w:p>
        </w:tc>
      </w:tr>
      <w:tr w:rsidR="006149DD" w:rsidRPr="003F4DE1" w14:paraId="70CB01B0" w14:textId="77777777" w:rsidTr="003B34A6">
        <w:trPr>
          <w:trHeight w:val="510"/>
        </w:trPr>
        <w:tc>
          <w:tcPr>
            <w:tcW w:w="1559" w:type="dxa"/>
            <w:vAlign w:val="bottom"/>
          </w:tcPr>
          <w:p w14:paraId="01E93B04" w14:textId="77777777" w:rsidR="006149DD" w:rsidRDefault="006149DD" w:rsidP="00420AE7">
            <w:pPr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 xml:space="preserve">Interessen: </w:t>
            </w:r>
          </w:p>
          <w:p w14:paraId="04F58216" w14:textId="7598CC79" w:rsidR="001D6DBB" w:rsidRPr="003F4DE1" w:rsidRDefault="001D6DBB" w:rsidP="00420AE7">
            <w:pPr>
              <w:rPr>
                <w:rFonts w:ascii="Georgia" w:hAnsi="Georgia"/>
                <w:sz w:val="20"/>
                <w:szCs w:val="24"/>
              </w:rPr>
            </w:pPr>
          </w:p>
        </w:tc>
        <w:tc>
          <w:tcPr>
            <w:tcW w:w="7082" w:type="dxa"/>
            <w:gridSpan w:val="8"/>
            <w:vAlign w:val="bottom"/>
          </w:tcPr>
          <w:p w14:paraId="598C2742" w14:textId="3D226C62" w:rsidR="006149DD" w:rsidRPr="003F4DE1" w:rsidRDefault="006149DD" w:rsidP="00420AE7">
            <w:pPr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</w:pP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Schwimmen, Aktien </w:t>
            </w:r>
            <w:r w:rsidRPr="003B34A6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 xml:space="preserve">(Regelmäßige Teilnahme an Börsenspielen, sowie eigene Erfahrungen mit dem Aktienhandel), </w:t>
            </w: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>Fitness</w:t>
            </w:r>
          </w:p>
        </w:tc>
      </w:tr>
      <w:tr w:rsidR="00DD2F28" w:rsidRPr="003F4DE1" w14:paraId="071AB173" w14:textId="77777777" w:rsidTr="008707A3">
        <w:trPr>
          <w:trHeight w:val="1020"/>
        </w:trPr>
        <w:tc>
          <w:tcPr>
            <w:tcW w:w="8641" w:type="dxa"/>
            <w:gridSpan w:val="9"/>
            <w:vAlign w:val="bottom"/>
          </w:tcPr>
          <w:p w14:paraId="6478BDEA" w14:textId="5AFA6586" w:rsidR="00DD2F28" w:rsidRPr="003F4DE1" w:rsidRDefault="00DD2F28" w:rsidP="00420AE7">
            <w:pPr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 xml:space="preserve">Tartu, </w:t>
            </w:r>
            <w:ins w:id="40" w:author="Gregor Retzlaff" w:date="2021-11-02T20:18:00Z">
              <w:r w:rsidR="003B34A6">
                <w:rPr>
                  <w:rFonts w:ascii="Georgia" w:hAnsi="Georgia"/>
                  <w:sz w:val="20"/>
                  <w:szCs w:val="24"/>
                </w:rPr>
                <w:t>02</w:t>
              </w:r>
            </w:ins>
            <w:r w:rsidRPr="003F4DE1">
              <w:rPr>
                <w:rFonts w:ascii="Georgia" w:hAnsi="Georgia"/>
                <w:sz w:val="20"/>
                <w:szCs w:val="24"/>
              </w:rPr>
              <w:t>.1</w:t>
            </w:r>
            <w:ins w:id="41" w:author="Gregor Retzlaff" w:date="2021-11-02T20:18:00Z">
              <w:r w:rsidR="003B34A6">
                <w:rPr>
                  <w:rFonts w:ascii="Georgia" w:hAnsi="Georgia"/>
                  <w:sz w:val="20"/>
                  <w:szCs w:val="24"/>
                </w:rPr>
                <w:t>1</w:t>
              </w:r>
            </w:ins>
            <w:r w:rsidRPr="003F4DE1">
              <w:rPr>
                <w:rFonts w:ascii="Georgia" w:hAnsi="Georgia"/>
                <w:sz w:val="20"/>
                <w:szCs w:val="24"/>
              </w:rPr>
              <w:t>.2021</w:t>
            </w:r>
          </w:p>
        </w:tc>
      </w:tr>
    </w:tbl>
    <w:p w14:paraId="0747D2BF" w14:textId="69F47280" w:rsidR="00723643" w:rsidRPr="00E24C3C" w:rsidRDefault="00723643">
      <w:pPr>
        <w:rPr>
          <w:sz w:val="20"/>
          <w:szCs w:val="24"/>
        </w:rPr>
      </w:pPr>
    </w:p>
    <w:sectPr w:rsidR="00723643" w:rsidRPr="00E24C3C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F8BE6" w14:textId="77777777" w:rsidR="00A51A43" w:rsidRDefault="00A51A43" w:rsidP="00BE053D">
      <w:pPr>
        <w:spacing w:after="0" w:line="240" w:lineRule="auto"/>
      </w:pPr>
      <w:r>
        <w:separator/>
      </w:r>
    </w:p>
  </w:endnote>
  <w:endnote w:type="continuationSeparator" w:id="0">
    <w:p w14:paraId="0F55B421" w14:textId="77777777" w:rsidR="00A51A43" w:rsidRDefault="00A51A4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77740" w14:textId="77777777" w:rsidR="00A51A43" w:rsidRDefault="00A51A43" w:rsidP="00BE053D">
      <w:pPr>
        <w:spacing w:after="0" w:line="240" w:lineRule="auto"/>
      </w:pPr>
      <w:r>
        <w:separator/>
      </w:r>
    </w:p>
  </w:footnote>
  <w:footnote w:type="continuationSeparator" w:id="0">
    <w:p w14:paraId="55EBD5B2" w14:textId="77777777" w:rsidR="00A51A43" w:rsidRDefault="00A51A4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61690"/>
    <w:multiLevelType w:val="hybridMultilevel"/>
    <w:tmpl w:val="8BB66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A2352"/>
    <w:multiLevelType w:val="hybridMultilevel"/>
    <w:tmpl w:val="8C1CA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CE66AC"/>
    <w:multiLevelType w:val="hybridMultilevel"/>
    <w:tmpl w:val="2E026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8"/>
  </w:num>
  <w:num w:numId="3">
    <w:abstractNumId w:val="21"/>
  </w:num>
  <w:num w:numId="4">
    <w:abstractNumId w:val="0"/>
  </w:num>
  <w:num w:numId="5">
    <w:abstractNumId w:val="1"/>
  </w:num>
  <w:num w:numId="6">
    <w:abstractNumId w:val="2"/>
  </w:num>
  <w:num w:numId="7">
    <w:abstractNumId w:val="14"/>
  </w:num>
  <w:num w:numId="8">
    <w:abstractNumId w:val="25"/>
  </w:num>
  <w:num w:numId="9">
    <w:abstractNumId w:val="13"/>
  </w:num>
  <w:num w:numId="10">
    <w:abstractNumId w:val="26"/>
  </w:num>
  <w:num w:numId="11">
    <w:abstractNumId w:val="5"/>
  </w:num>
  <w:num w:numId="12">
    <w:abstractNumId w:val="7"/>
  </w:num>
  <w:num w:numId="13">
    <w:abstractNumId w:val="9"/>
  </w:num>
  <w:num w:numId="14">
    <w:abstractNumId w:val="10"/>
  </w:num>
  <w:num w:numId="15">
    <w:abstractNumId w:val="24"/>
  </w:num>
  <w:num w:numId="16">
    <w:abstractNumId w:val="4"/>
  </w:num>
  <w:num w:numId="17">
    <w:abstractNumId w:val="17"/>
  </w:num>
  <w:num w:numId="18">
    <w:abstractNumId w:val="3"/>
  </w:num>
  <w:num w:numId="19">
    <w:abstractNumId w:val="20"/>
  </w:num>
  <w:num w:numId="20">
    <w:abstractNumId w:val="11"/>
  </w:num>
  <w:num w:numId="21">
    <w:abstractNumId w:val="12"/>
  </w:num>
  <w:num w:numId="22">
    <w:abstractNumId w:val="16"/>
  </w:num>
  <w:num w:numId="23">
    <w:abstractNumId w:val="8"/>
  </w:num>
  <w:num w:numId="24">
    <w:abstractNumId w:val="22"/>
  </w:num>
  <w:num w:numId="25">
    <w:abstractNumId w:val="19"/>
  </w:num>
  <w:num w:numId="26">
    <w:abstractNumId w:val="6"/>
  </w:num>
  <w:num w:numId="27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na-Marleen Howe">
    <w15:presenceInfo w15:providerId="None" w15:userId="Anna-Marleen Howe"/>
  </w15:person>
  <w15:person w15:author="David Döbele">
    <w15:presenceInfo w15:providerId="AD" w15:userId="S::david.doebele@pumpkincareeres.onmicrosoft.com::9046cfa8-3fc7-4052-9daa-75c97e906e36"/>
  </w15:person>
  <w15:person w15:author="Gregor Retzlaff">
    <w15:presenceInfo w15:providerId="Windows Live" w15:userId="07de9750dfbb78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73A40"/>
    <w:rsid w:val="00087747"/>
    <w:rsid w:val="00092A2C"/>
    <w:rsid w:val="000A1FDA"/>
    <w:rsid w:val="000B484E"/>
    <w:rsid w:val="000B63E2"/>
    <w:rsid w:val="000B6548"/>
    <w:rsid w:val="000C247B"/>
    <w:rsid w:val="000D671A"/>
    <w:rsid w:val="00103DD3"/>
    <w:rsid w:val="00103EC5"/>
    <w:rsid w:val="00116C6E"/>
    <w:rsid w:val="00125CA6"/>
    <w:rsid w:val="00142FF4"/>
    <w:rsid w:val="0014659A"/>
    <w:rsid w:val="00147430"/>
    <w:rsid w:val="00156FC9"/>
    <w:rsid w:val="00162A5A"/>
    <w:rsid w:val="001712B9"/>
    <w:rsid w:val="00172867"/>
    <w:rsid w:val="00175B6D"/>
    <w:rsid w:val="001901ED"/>
    <w:rsid w:val="0019483A"/>
    <w:rsid w:val="001A46BF"/>
    <w:rsid w:val="001A481B"/>
    <w:rsid w:val="001B0186"/>
    <w:rsid w:val="001B62CA"/>
    <w:rsid w:val="001D2D7F"/>
    <w:rsid w:val="001D4DCD"/>
    <w:rsid w:val="001D6AA6"/>
    <w:rsid w:val="001D6DBB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0FE4"/>
    <w:rsid w:val="002C3BF0"/>
    <w:rsid w:val="002C6972"/>
    <w:rsid w:val="002D2B32"/>
    <w:rsid w:val="002D4516"/>
    <w:rsid w:val="002F46AD"/>
    <w:rsid w:val="00300196"/>
    <w:rsid w:val="003101F0"/>
    <w:rsid w:val="00314B7A"/>
    <w:rsid w:val="0031702D"/>
    <w:rsid w:val="00324BC5"/>
    <w:rsid w:val="00340BAB"/>
    <w:rsid w:val="003418E0"/>
    <w:rsid w:val="00342D0C"/>
    <w:rsid w:val="00347F8D"/>
    <w:rsid w:val="00355E3D"/>
    <w:rsid w:val="003578A0"/>
    <w:rsid w:val="00372F7B"/>
    <w:rsid w:val="003733E5"/>
    <w:rsid w:val="00390EA6"/>
    <w:rsid w:val="003B34A6"/>
    <w:rsid w:val="003E27C3"/>
    <w:rsid w:val="003F3E3F"/>
    <w:rsid w:val="003F4DE1"/>
    <w:rsid w:val="00400EAB"/>
    <w:rsid w:val="0040300A"/>
    <w:rsid w:val="004067B8"/>
    <w:rsid w:val="004154BE"/>
    <w:rsid w:val="0042013D"/>
    <w:rsid w:val="00420AE7"/>
    <w:rsid w:val="00422F83"/>
    <w:rsid w:val="00426431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4B5D"/>
    <w:rsid w:val="004B6A5E"/>
    <w:rsid w:val="00507EA7"/>
    <w:rsid w:val="00526089"/>
    <w:rsid w:val="00527A28"/>
    <w:rsid w:val="00527DCA"/>
    <w:rsid w:val="005716D4"/>
    <w:rsid w:val="00571B60"/>
    <w:rsid w:val="00585A4D"/>
    <w:rsid w:val="005A3EE0"/>
    <w:rsid w:val="005B31AC"/>
    <w:rsid w:val="005C005E"/>
    <w:rsid w:val="005C27D6"/>
    <w:rsid w:val="005D6329"/>
    <w:rsid w:val="005E57F6"/>
    <w:rsid w:val="0060527E"/>
    <w:rsid w:val="006058D8"/>
    <w:rsid w:val="00610200"/>
    <w:rsid w:val="006149DD"/>
    <w:rsid w:val="00623699"/>
    <w:rsid w:val="00632D5A"/>
    <w:rsid w:val="00635515"/>
    <w:rsid w:val="006546FD"/>
    <w:rsid w:val="006547FD"/>
    <w:rsid w:val="00665BF3"/>
    <w:rsid w:val="006732D6"/>
    <w:rsid w:val="00680E0B"/>
    <w:rsid w:val="00682721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1BAC"/>
    <w:rsid w:val="00711CEF"/>
    <w:rsid w:val="00720320"/>
    <w:rsid w:val="00723643"/>
    <w:rsid w:val="00725D3C"/>
    <w:rsid w:val="00733DA1"/>
    <w:rsid w:val="00737822"/>
    <w:rsid w:val="0074111D"/>
    <w:rsid w:val="0074746C"/>
    <w:rsid w:val="00753D4A"/>
    <w:rsid w:val="007568D7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7FEE"/>
    <w:rsid w:val="007C6A3C"/>
    <w:rsid w:val="007D4BEE"/>
    <w:rsid w:val="007D5BE9"/>
    <w:rsid w:val="007E4F33"/>
    <w:rsid w:val="008050E4"/>
    <w:rsid w:val="0082257D"/>
    <w:rsid w:val="00853097"/>
    <w:rsid w:val="00853438"/>
    <w:rsid w:val="00866846"/>
    <w:rsid w:val="00871384"/>
    <w:rsid w:val="00875DA9"/>
    <w:rsid w:val="00895E38"/>
    <w:rsid w:val="00897F34"/>
    <w:rsid w:val="008A3887"/>
    <w:rsid w:val="008A782B"/>
    <w:rsid w:val="008B0FC0"/>
    <w:rsid w:val="008B3D5B"/>
    <w:rsid w:val="008C429A"/>
    <w:rsid w:val="008C42A3"/>
    <w:rsid w:val="008E1F3D"/>
    <w:rsid w:val="009053D7"/>
    <w:rsid w:val="0091331D"/>
    <w:rsid w:val="0093223C"/>
    <w:rsid w:val="00941A87"/>
    <w:rsid w:val="009501C2"/>
    <w:rsid w:val="009668B9"/>
    <w:rsid w:val="00976577"/>
    <w:rsid w:val="00981A51"/>
    <w:rsid w:val="00985342"/>
    <w:rsid w:val="00996356"/>
    <w:rsid w:val="00997D9A"/>
    <w:rsid w:val="009B5227"/>
    <w:rsid w:val="009D7492"/>
    <w:rsid w:val="009D7C49"/>
    <w:rsid w:val="009E7297"/>
    <w:rsid w:val="00A0257D"/>
    <w:rsid w:val="00A12EDC"/>
    <w:rsid w:val="00A26D0D"/>
    <w:rsid w:val="00A33BDE"/>
    <w:rsid w:val="00A34885"/>
    <w:rsid w:val="00A43BC1"/>
    <w:rsid w:val="00A51A43"/>
    <w:rsid w:val="00A74225"/>
    <w:rsid w:val="00A936D5"/>
    <w:rsid w:val="00AA1EB0"/>
    <w:rsid w:val="00AA2DA3"/>
    <w:rsid w:val="00AA5A9C"/>
    <w:rsid w:val="00AB016A"/>
    <w:rsid w:val="00AB2A5A"/>
    <w:rsid w:val="00AC28BE"/>
    <w:rsid w:val="00AD28F8"/>
    <w:rsid w:val="00AD625A"/>
    <w:rsid w:val="00AD7953"/>
    <w:rsid w:val="00AE580E"/>
    <w:rsid w:val="00B0230B"/>
    <w:rsid w:val="00B17D95"/>
    <w:rsid w:val="00B23509"/>
    <w:rsid w:val="00B359DB"/>
    <w:rsid w:val="00B3632B"/>
    <w:rsid w:val="00B409D8"/>
    <w:rsid w:val="00B43199"/>
    <w:rsid w:val="00B5178D"/>
    <w:rsid w:val="00B640F9"/>
    <w:rsid w:val="00B67F1F"/>
    <w:rsid w:val="00B701D7"/>
    <w:rsid w:val="00B90595"/>
    <w:rsid w:val="00BA215A"/>
    <w:rsid w:val="00BB5F09"/>
    <w:rsid w:val="00BC0D9F"/>
    <w:rsid w:val="00BC2F1B"/>
    <w:rsid w:val="00BE053D"/>
    <w:rsid w:val="00BF1A7A"/>
    <w:rsid w:val="00BF1FA3"/>
    <w:rsid w:val="00C00974"/>
    <w:rsid w:val="00C018E4"/>
    <w:rsid w:val="00C066FA"/>
    <w:rsid w:val="00C2229F"/>
    <w:rsid w:val="00C25387"/>
    <w:rsid w:val="00C44B25"/>
    <w:rsid w:val="00C54BE3"/>
    <w:rsid w:val="00C57F80"/>
    <w:rsid w:val="00C768ED"/>
    <w:rsid w:val="00C82A8F"/>
    <w:rsid w:val="00C9076B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CF5007"/>
    <w:rsid w:val="00D1492F"/>
    <w:rsid w:val="00D17B69"/>
    <w:rsid w:val="00D3003C"/>
    <w:rsid w:val="00D331F4"/>
    <w:rsid w:val="00D33ECC"/>
    <w:rsid w:val="00D470E4"/>
    <w:rsid w:val="00D52142"/>
    <w:rsid w:val="00D5280E"/>
    <w:rsid w:val="00D61F14"/>
    <w:rsid w:val="00D80D6B"/>
    <w:rsid w:val="00D90950"/>
    <w:rsid w:val="00DA69DF"/>
    <w:rsid w:val="00DB33F8"/>
    <w:rsid w:val="00DD2F28"/>
    <w:rsid w:val="00DD38E2"/>
    <w:rsid w:val="00DF5063"/>
    <w:rsid w:val="00E13110"/>
    <w:rsid w:val="00E24C3C"/>
    <w:rsid w:val="00E24DF1"/>
    <w:rsid w:val="00E25AEF"/>
    <w:rsid w:val="00E37271"/>
    <w:rsid w:val="00E431ED"/>
    <w:rsid w:val="00E64FF5"/>
    <w:rsid w:val="00E73F0C"/>
    <w:rsid w:val="00E907EC"/>
    <w:rsid w:val="00E95653"/>
    <w:rsid w:val="00E975D5"/>
    <w:rsid w:val="00EA5421"/>
    <w:rsid w:val="00EB34FC"/>
    <w:rsid w:val="00EB5816"/>
    <w:rsid w:val="00EC5B3F"/>
    <w:rsid w:val="00ED0EA9"/>
    <w:rsid w:val="00ED1B0D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B3808"/>
    <w:rsid w:val="00FC0531"/>
    <w:rsid w:val="00FC13F0"/>
    <w:rsid w:val="00FC3504"/>
    <w:rsid w:val="00FD0FB7"/>
    <w:rsid w:val="00FD6EC3"/>
    <w:rsid w:val="00FE311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E311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E311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E311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E311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E3112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3B34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4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5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4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1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2415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dcterms:created xsi:type="dcterms:W3CDTF">2021-11-02T18:21:00Z</dcterms:created>
  <dcterms:modified xsi:type="dcterms:W3CDTF">2021-11-02T18:47:00Z</dcterms:modified>
</cp:coreProperties>
</file>