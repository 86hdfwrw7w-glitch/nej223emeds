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A94A4" w14:textId="6ADEBB2D" w:rsidR="007E3694" w:rsidRPr="00813847" w:rsidRDefault="007E3694" w:rsidP="001800D6">
      <w:pPr>
        <w:spacing w:after="0" w:line="252" w:lineRule="auto"/>
        <w:jc w:val="right"/>
        <w:rPr>
          <w:rFonts w:ascii="Georgia" w:hAnsi="Georgia" w:cs="Times New Roman"/>
          <w:sz w:val="20"/>
          <w:szCs w:val="20"/>
          <w:rPrChange w:id="0" w:author="David Döbele" w:date="2023-02-28T19:04:00Z">
            <w:rPr>
              <w:rFonts w:ascii="Georgia" w:hAnsi="Georgia" w:cs="Times New Roman"/>
              <w:sz w:val="21"/>
              <w:szCs w:val="21"/>
            </w:rPr>
          </w:rPrChange>
        </w:rPr>
      </w:pPr>
      <w:r w:rsidRPr="00813847">
        <w:rPr>
          <w:rFonts w:ascii="Georgia" w:hAnsi="Georgia" w:cs="Times New Roman"/>
          <w:sz w:val="20"/>
          <w:szCs w:val="20"/>
          <w:rPrChange w:id="1" w:author="David Döbele" w:date="2023-02-28T19:04:00Z">
            <w:rPr>
              <w:rFonts w:ascii="Georgia" w:hAnsi="Georgia" w:cs="Times New Roman"/>
              <w:sz w:val="21"/>
              <w:szCs w:val="21"/>
            </w:rPr>
          </w:rPrChange>
        </w:rPr>
        <w:t>Malte Wernicke</w:t>
      </w:r>
    </w:p>
    <w:p w14:paraId="08417D1C" w14:textId="297DBD31" w:rsidR="00126F88" w:rsidRPr="00813847" w:rsidRDefault="007E3694" w:rsidP="001800D6">
      <w:pPr>
        <w:spacing w:after="0" w:line="252" w:lineRule="auto"/>
        <w:jc w:val="right"/>
        <w:rPr>
          <w:rFonts w:ascii="Georgia" w:hAnsi="Georgia" w:cs="Times New Roman"/>
          <w:sz w:val="20"/>
          <w:szCs w:val="20"/>
          <w:rPrChange w:id="2" w:author="David Döbele" w:date="2023-02-28T19:04:00Z">
            <w:rPr>
              <w:rFonts w:ascii="Georgia" w:hAnsi="Georgia" w:cs="Times New Roman"/>
              <w:sz w:val="21"/>
              <w:szCs w:val="21"/>
            </w:rPr>
          </w:rPrChange>
        </w:rPr>
      </w:pPr>
      <w:proofErr w:type="spellStart"/>
      <w:r w:rsidRPr="00813847">
        <w:rPr>
          <w:rFonts w:ascii="Georgia" w:hAnsi="Georgia" w:cs="Times New Roman"/>
          <w:sz w:val="20"/>
          <w:szCs w:val="20"/>
          <w:rPrChange w:id="3" w:author="David Döbele" w:date="2023-02-28T19:04:00Z">
            <w:rPr>
              <w:rFonts w:ascii="Georgia" w:hAnsi="Georgia" w:cs="Times New Roman"/>
              <w:sz w:val="21"/>
              <w:szCs w:val="21"/>
            </w:rPr>
          </w:rPrChange>
        </w:rPr>
        <w:t>Langackerstrasse</w:t>
      </w:r>
      <w:proofErr w:type="spellEnd"/>
      <w:r w:rsidRPr="00813847">
        <w:rPr>
          <w:rFonts w:ascii="Georgia" w:hAnsi="Georgia" w:cs="Times New Roman"/>
          <w:sz w:val="20"/>
          <w:szCs w:val="20"/>
          <w:rPrChange w:id="4" w:author="David Döbele" w:date="2023-02-28T19:04:00Z">
            <w:rPr>
              <w:rFonts w:ascii="Georgia" w:hAnsi="Georgia" w:cs="Times New Roman"/>
              <w:sz w:val="21"/>
              <w:szCs w:val="21"/>
            </w:rPr>
          </w:rPrChange>
        </w:rPr>
        <w:t xml:space="preserve"> 10</w:t>
      </w:r>
      <w:r w:rsidR="00683A63" w:rsidRPr="00813847">
        <w:rPr>
          <w:rFonts w:ascii="Georgia" w:hAnsi="Georgia" w:cs="Times New Roman"/>
          <w:sz w:val="20"/>
          <w:szCs w:val="20"/>
          <w:rPrChange w:id="5" w:author="David Döbele" w:date="2023-02-28T19:04:00Z">
            <w:rPr>
              <w:rFonts w:ascii="Georgia" w:hAnsi="Georgia" w:cs="Times New Roman"/>
              <w:sz w:val="21"/>
              <w:szCs w:val="21"/>
            </w:rPr>
          </w:rPrChange>
        </w:rPr>
        <w:t xml:space="preserve">, </w:t>
      </w:r>
      <w:r w:rsidR="00E26076" w:rsidRPr="00813847">
        <w:rPr>
          <w:rFonts w:ascii="Georgia" w:hAnsi="Georgia" w:cs="Times New Roman"/>
          <w:sz w:val="20"/>
          <w:szCs w:val="20"/>
          <w:rPrChange w:id="6" w:author="David Döbele" w:date="2023-02-28T19:04:00Z">
            <w:rPr>
              <w:rFonts w:ascii="Georgia" w:hAnsi="Georgia" w:cs="Times New Roman"/>
              <w:sz w:val="21"/>
              <w:szCs w:val="21"/>
            </w:rPr>
          </w:rPrChange>
        </w:rPr>
        <w:t>CH-</w:t>
      </w:r>
      <w:r w:rsidRPr="00813847">
        <w:rPr>
          <w:rFonts w:ascii="Georgia" w:hAnsi="Georgia" w:cs="Times New Roman"/>
          <w:sz w:val="20"/>
          <w:szCs w:val="20"/>
          <w:rPrChange w:id="7" w:author="David Döbele" w:date="2023-02-28T19:04:00Z">
            <w:rPr>
              <w:rFonts w:ascii="Georgia" w:hAnsi="Georgia" w:cs="Times New Roman"/>
              <w:sz w:val="21"/>
              <w:szCs w:val="21"/>
            </w:rPr>
          </w:rPrChange>
        </w:rPr>
        <w:t>9010 St. Gallen</w:t>
      </w:r>
    </w:p>
    <w:p w14:paraId="13D57B4D" w14:textId="24B2CE3B" w:rsidR="007E3694" w:rsidRDefault="00931C91" w:rsidP="001800D6">
      <w:pPr>
        <w:spacing w:after="0" w:line="252" w:lineRule="auto"/>
        <w:jc w:val="right"/>
        <w:rPr>
          <w:ins w:id="8" w:author="David Döbele" w:date="2023-02-28T19:04:00Z"/>
          <w:rFonts w:ascii="Georgia" w:hAnsi="Georgia" w:cs="Times New Roman"/>
          <w:sz w:val="20"/>
          <w:szCs w:val="20"/>
        </w:rPr>
      </w:pPr>
      <w:r w:rsidRPr="00813847">
        <w:rPr>
          <w:rFonts w:ascii="Georgia" w:hAnsi="Georgia" w:cs="Times New Roman"/>
          <w:sz w:val="20"/>
          <w:szCs w:val="20"/>
          <w:rPrChange w:id="9" w:author="David Döbele" w:date="2023-02-28T19:04:00Z">
            <w:rPr>
              <w:rFonts w:ascii="Georgia" w:hAnsi="Georgia" w:cs="Times New Roman"/>
              <w:sz w:val="21"/>
              <w:szCs w:val="21"/>
            </w:rPr>
          </w:rPrChange>
        </w:rPr>
        <w:t>St. Gallen,</w:t>
      </w:r>
      <w:r w:rsidR="00B13530" w:rsidRPr="00813847">
        <w:rPr>
          <w:rFonts w:ascii="Georgia" w:hAnsi="Georgia" w:cs="Times New Roman"/>
          <w:sz w:val="20"/>
          <w:szCs w:val="20"/>
          <w:rPrChange w:id="10" w:author="David Döbele" w:date="2023-02-28T19:04:00Z">
            <w:rPr>
              <w:rFonts w:ascii="Georgia" w:hAnsi="Georgia" w:cs="Times New Roman"/>
              <w:sz w:val="21"/>
              <w:szCs w:val="21"/>
            </w:rPr>
          </w:rPrChange>
        </w:rPr>
        <w:t xml:space="preserve"> </w:t>
      </w:r>
      <w:r w:rsidR="005F6B52" w:rsidRPr="00813847">
        <w:rPr>
          <w:rFonts w:ascii="Georgia" w:hAnsi="Georgia" w:cs="Times New Roman"/>
          <w:sz w:val="20"/>
          <w:szCs w:val="20"/>
          <w:rPrChange w:id="11" w:author="David Döbele" w:date="2023-02-28T19:04:00Z">
            <w:rPr>
              <w:rFonts w:ascii="Georgia" w:hAnsi="Georgia" w:cs="Times New Roman"/>
              <w:sz w:val="21"/>
              <w:szCs w:val="21"/>
            </w:rPr>
          </w:rPrChange>
        </w:rPr>
        <w:t>21</w:t>
      </w:r>
      <w:r w:rsidR="00FA2B01" w:rsidRPr="00813847">
        <w:rPr>
          <w:rFonts w:ascii="Georgia" w:hAnsi="Georgia" w:cs="Times New Roman"/>
          <w:sz w:val="20"/>
          <w:szCs w:val="20"/>
          <w:rPrChange w:id="12" w:author="David Döbele" w:date="2023-02-28T19:04:00Z">
            <w:rPr>
              <w:rFonts w:ascii="Georgia" w:hAnsi="Georgia" w:cs="Times New Roman"/>
              <w:sz w:val="21"/>
              <w:szCs w:val="21"/>
            </w:rPr>
          </w:rPrChange>
        </w:rPr>
        <w:t>.</w:t>
      </w:r>
      <w:r w:rsidR="0022771F" w:rsidRPr="00813847">
        <w:rPr>
          <w:rFonts w:ascii="Georgia" w:hAnsi="Georgia" w:cs="Times New Roman"/>
          <w:sz w:val="20"/>
          <w:szCs w:val="20"/>
          <w:rPrChange w:id="13" w:author="David Döbele" w:date="2023-02-28T19:04:00Z">
            <w:rPr>
              <w:rFonts w:ascii="Georgia" w:hAnsi="Georgia" w:cs="Times New Roman"/>
              <w:sz w:val="21"/>
              <w:szCs w:val="21"/>
            </w:rPr>
          </w:rPrChange>
        </w:rPr>
        <w:t>0</w:t>
      </w:r>
      <w:r w:rsidR="00B5262A" w:rsidRPr="00813847">
        <w:rPr>
          <w:rFonts w:ascii="Georgia" w:hAnsi="Georgia" w:cs="Times New Roman"/>
          <w:sz w:val="20"/>
          <w:szCs w:val="20"/>
          <w:rPrChange w:id="14" w:author="David Döbele" w:date="2023-02-28T19:04:00Z">
            <w:rPr>
              <w:rFonts w:ascii="Georgia" w:hAnsi="Georgia" w:cs="Times New Roman"/>
              <w:sz w:val="21"/>
              <w:szCs w:val="21"/>
            </w:rPr>
          </w:rPrChange>
        </w:rPr>
        <w:t>2</w:t>
      </w:r>
      <w:r w:rsidR="00B13530" w:rsidRPr="00813847">
        <w:rPr>
          <w:rFonts w:ascii="Georgia" w:hAnsi="Georgia" w:cs="Times New Roman"/>
          <w:sz w:val="20"/>
          <w:szCs w:val="20"/>
          <w:rPrChange w:id="15" w:author="David Döbele" w:date="2023-02-28T19:04:00Z">
            <w:rPr>
              <w:rFonts w:ascii="Georgia" w:hAnsi="Georgia" w:cs="Times New Roman"/>
              <w:sz w:val="21"/>
              <w:szCs w:val="21"/>
            </w:rPr>
          </w:rPrChange>
        </w:rPr>
        <w:t>.</w:t>
      </w:r>
      <w:r w:rsidR="00FA2B01" w:rsidRPr="00813847">
        <w:rPr>
          <w:rFonts w:ascii="Georgia" w:hAnsi="Georgia" w:cs="Times New Roman"/>
          <w:sz w:val="20"/>
          <w:szCs w:val="20"/>
          <w:rPrChange w:id="16" w:author="David Döbele" w:date="2023-02-28T19:04:00Z">
            <w:rPr>
              <w:rFonts w:ascii="Georgia" w:hAnsi="Georgia" w:cs="Times New Roman"/>
              <w:sz w:val="21"/>
              <w:szCs w:val="21"/>
            </w:rPr>
          </w:rPrChange>
        </w:rPr>
        <w:t>202</w:t>
      </w:r>
      <w:r w:rsidR="001800D6" w:rsidRPr="00813847">
        <w:rPr>
          <w:rFonts w:ascii="Georgia" w:hAnsi="Georgia" w:cs="Times New Roman"/>
          <w:sz w:val="20"/>
          <w:szCs w:val="20"/>
          <w:rPrChange w:id="17" w:author="David Döbele" w:date="2023-02-28T19:04:00Z">
            <w:rPr>
              <w:rFonts w:ascii="Georgia" w:hAnsi="Georgia" w:cs="Times New Roman"/>
              <w:sz w:val="21"/>
              <w:szCs w:val="21"/>
            </w:rPr>
          </w:rPrChange>
        </w:rPr>
        <w:t>3</w:t>
      </w:r>
    </w:p>
    <w:p w14:paraId="7A9E63E7" w14:textId="296B9725" w:rsidR="00813847" w:rsidRDefault="00813847" w:rsidP="001800D6">
      <w:pPr>
        <w:spacing w:after="0" w:line="252" w:lineRule="auto"/>
        <w:jc w:val="right"/>
        <w:rPr>
          <w:ins w:id="18" w:author="David Döbele" w:date="2023-02-28T19:04:00Z"/>
          <w:rFonts w:ascii="Georgia" w:hAnsi="Georgia" w:cs="Times New Roman"/>
          <w:sz w:val="20"/>
          <w:szCs w:val="20"/>
        </w:rPr>
      </w:pPr>
    </w:p>
    <w:p w14:paraId="1F923498" w14:textId="7EADF5C4" w:rsidR="00813847" w:rsidRDefault="00813847" w:rsidP="001800D6">
      <w:pPr>
        <w:spacing w:after="0" w:line="252" w:lineRule="auto"/>
        <w:jc w:val="right"/>
        <w:rPr>
          <w:ins w:id="19" w:author="David Döbele" w:date="2023-02-28T19:04:00Z"/>
          <w:rFonts w:ascii="Georgia" w:hAnsi="Georgia" w:cs="Times New Roman"/>
          <w:sz w:val="20"/>
          <w:szCs w:val="20"/>
        </w:rPr>
      </w:pPr>
    </w:p>
    <w:p w14:paraId="72BA4DF8" w14:textId="704E2757" w:rsidR="00813847" w:rsidRDefault="00813847" w:rsidP="001800D6">
      <w:pPr>
        <w:spacing w:after="0" w:line="252" w:lineRule="auto"/>
        <w:jc w:val="right"/>
        <w:rPr>
          <w:ins w:id="20" w:author="David Döbele" w:date="2023-02-28T19:04:00Z"/>
          <w:rFonts w:ascii="Georgia" w:hAnsi="Georgia" w:cs="Times New Roman"/>
          <w:sz w:val="20"/>
          <w:szCs w:val="20"/>
        </w:rPr>
      </w:pPr>
    </w:p>
    <w:p w14:paraId="01482560" w14:textId="77777777" w:rsidR="00813847" w:rsidRPr="00813847" w:rsidRDefault="00813847" w:rsidP="001800D6">
      <w:pPr>
        <w:spacing w:after="0" w:line="252" w:lineRule="auto"/>
        <w:jc w:val="right"/>
        <w:rPr>
          <w:rFonts w:ascii="Georgia" w:hAnsi="Georgia" w:cs="Times New Roman"/>
          <w:sz w:val="20"/>
          <w:szCs w:val="20"/>
          <w:rPrChange w:id="21" w:author="David Döbele" w:date="2023-02-28T19:04:00Z">
            <w:rPr>
              <w:rFonts w:ascii="Georgia" w:hAnsi="Georgia" w:cs="Times New Roman"/>
              <w:sz w:val="21"/>
              <w:szCs w:val="21"/>
            </w:rPr>
          </w:rPrChange>
        </w:rPr>
      </w:pPr>
    </w:p>
    <w:p w14:paraId="0D48CEF8" w14:textId="77777777" w:rsidR="001800D6" w:rsidRPr="00813847" w:rsidRDefault="001800D6" w:rsidP="001800D6">
      <w:pPr>
        <w:spacing w:after="0" w:line="252" w:lineRule="auto"/>
        <w:jc w:val="right"/>
        <w:rPr>
          <w:rFonts w:ascii="Georgia" w:hAnsi="Georgia" w:cs="Times New Roman"/>
          <w:sz w:val="20"/>
          <w:szCs w:val="20"/>
          <w:rPrChange w:id="22" w:author="David Döbele" w:date="2023-02-28T19:04:00Z">
            <w:rPr>
              <w:rFonts w:ascii="Georgia" w:hAnsi="Georgia" w:cs="Times New Roman"/>
              <w:sz w:val="21"/>
              <w:szCs w:val="21"/>
            </w:rPr>
          </w:rPrChange>
        </w:rPr>
      </w:pPr>
    </w:p>
    <w:p w14:paraId="7FE7FD61" w14:textId="0580A0A2" w:rsidR="007E3694" w:rsidRPr="00813847" w:rsidRDefault="007E3694" w:rsidP="001800D6">
      <w:pPr>
        <w:spacing w:after="0" w:line="252" w:lineRule="auto"/>
        <w:jc w:val="both"/>
        <w:rPr>
          <w:rFonts w:ascii="Georgia" w:hAnsi="Georgia" w:cs="Times New Roman"/>
          <w:b/>
          <w:bCs/>
          <w:sz w:val="20"/>
          <w:szCs w:val="20"/>
          <w:rPrChange w:id="23" w:author="David Döbele" w:date="2023-02-28T19:04:00Z">
            <w:rPr>
              <w:rFonts w:ascii="Georgia" w:hAnsi="Georgia" w:cs="Times New Roman"/>
              <w:b/>
              <w:bCs/>
              <w:sz w:val="21"/>
              <w:szCs w:val="21"/>
            </w:rPr>
          </w:rPrChange>
        </w:rPr>
      </w:pPr>
      <w:r w:rsidRPr="00813847">
        <w:rPr>
          <w:rFonts w:ascii="Georgia" w:hAnsi="Georgia" w:cs="Times New Roman"/>
          <w:b/>
          <w:sz w:val="20"/>
          <w:szCs w:val="20"/>
          <w:rPrChange w:id="24" w:author="David Döbele" w:date="2023-02-28T19:04:00Z">
            <w:rPr>
              <w:rFonts w:ascii="Georgia" w:hAnsi="Georgia" w:cs="Times New Roman"/>
              <w:b/>
              <w:sz w:val="21"/>
              <w:szCs w:val="21"/>
            </w:rPr>
          </w:rPrChange>
        </w:rPr>
        <w:t xml:space="preserve">Bewerbung </w:t>
      </w:r>
      <w:r w:rsidR="000C43F6" w:rsidRPr="00813847">
        <w:rPr>
          <w:rFonts w:ascii="Georgia" w:hAnsi="Georgia" w:cs="Times New Roman"/>
          <w:b/>
          <w:sz w:val="20"/>
          <w:szCs w:val="20"/>
          <w:rPrChange w:id="25" w:author="David Döbele" w:date="2023-02-28T19:04:00Z">
            <w:rPr>
              <w:rFonts w:ascii="Georgia" w:hAnsi="Georgia" w:cs="Times New Roman"/>
              <w:b/>
              <w:sz w:val="21"/>
              <w:szCs w:val="21"/>
            </w:rPr>
          </w:rPrChange>
        </w:rPr>
        <w:t xml:space="preserve">für </w:t>
      </w:r>
      <w:r w:rsidR="00066F7E" w:rsidRPr="00813847">
        <w:rPr>
          <w:rFonts w:ascii="Georgia" w:hAnsi="Georgia" w:cs="Times New Roman"/>
          <w:b/>
          <w:sz w:val="20"/>
          <w:szCs w:val="20"/>
          <w:rPrChange w:id="26" w:author="David Döbele" w:date="2023-02-28T19:04:00Z">
            <w:rPr>
              <w:rFonts w:ascii="Georgia" w:hAnsi="Georgia" w:cs="Times New Roman"/>
              <w:b/>
              <w:sz w:val="21"/>
              <w:szCs w:val="21"/>
            </w:rPr>
          </w:rPrChange>
        </w:rPr>
        <w:t xml:space="preserve">Praktikant (m/w/d) Mergers &amp; </w:t>
      </w:r>
      <w:proofErr w:type="spellStart"/>
      <w:r w:rsidR="00066F7E" w:rsidRPr="00813847">
        <w:rPr>
          <w:rFonts w:ascii="Georgia" w:hAnsi="Georgia" w:cs="Times New Roman"/>
          <w:b/>
          <w:sz w:val="20"/>
          <w:szCs w:val="20"/>
          <w:rPrChange w:id="27" w:author="David Döbele" w:date="2023-02-28T19:04:00Z">
            <w:rPr>
              <w:rFonts w:ascii="Georgia" w:hAnsi="Georgia" w:cs="Times New Roman"/>
              <w:b/>
              <w:sz w:val="21"/>
              <w:szCs w:val="21"/>
            </w:rPr>
          </w:rPrChange>
        </w:rPr>
        <w:t>Acqusitions</w:t>
      </w:r>
      <w:proofErr w:type="spellEnd"/>
    </w:p>
    <w:p w14:paraId="7F749574" w14:textId="77777777" w:rsidR="007E3694" w:rsidRPr="00813847" w:rsidRDefault="007E3694" w:rsidP="001800D6">
      <w:pPr>
        <w:spacing w:after="0" w:line="252" w:lineRule="auto"/>
        <w:jc w:val="both"/>
        <w:rPr>
          <w:rFonts w:ascii="Georgia" w:hAnsi="Georgia" w:cs="Times New Roman"/>
          <w:b/>
          <w:sz w:val="20"/>
          <w:szCs w:val="20"/>
          <w:rPrChange w:id="28" w:author="David Döbele" w:date="2023-02-28T19:04:00Z">
            <w:rPr>
              <w:rFonts w:ascii="Georgia" w:hAnsi="Georgia" w:cs="Times New Roman"/>
              <w:b/>
              <w:sz w:val="21"/>
              <w:szCs w:val="21"/>
            </w:rPr>
          </w:rPrChange>
        </w:rPr>
      </w:pPr>
    </w:p>
    <w:p w14:paraId="233815DE" w14:textId="3A4379B1" w:rsidR="006A0524" w:rsidRPr="00813847" w:rsidRDefault="006A0524" w:rsidP="001800D6">
      <w:pPr>
        <w:autoSpaceDE w:val="0"/>
        <w:autoSpaceDN w:val="0"/>
        <w:adjustRightInd w:val="0"/>
        <w:spacing w:after="0" w:line="252" w:lineRule="auto"/>
        <w:jc w:val="both"/>
        <w:rPr>
          <w:rFonts w:ascii="Georgia" w:hAnsi="Georgia" w:cs="Times New Roman"/>
          <w:sz w:val="20"/>
          <w:szCs w:val="20"/>
          <w:rPrChange w:id="29" w:author="David Döbele" w:date="2023-02-28T19:04:00Z">
            <w:rPr>
              <w:rFonts w:ascii="Georgia" w:hAnsi="Georgia" w:cs="Times New Roman"/>
              <w:sz w:val="21"/>
              <w:szCs w:val="21"/>
            </w:rPr>
          </w:rPrChange>
        </w:rPr>
      </w:pPr>
      <w:r w:rsidRPr="00813847">
        <w:rPr>
          <w:rFonts w:ascii="Georgia" w:hAnsi="Georgia" w:cs="Times New Roman"/>
          <w:sz w:val="20"/>
          <w:szCs w:val="20"/>
          <w:rPrChange w:id="30" w:author="David Döbele" w:date="2023-02-28T19:04:00Z">
            <w:rPr>
              <w:rFonts w:ascii="Georgia" w:hAnsi="Georgia" w:cs="Times New Roman"/>
              <w:sz w:val="21"/>
              <w:szCs w:val="21"/>
            </w:rPr>
          </w:rPrChange>
        </w:rPr>
        <w:t xml:space="preserve">Sehr geehrte </w:t>
      </w:r>
      <w:r w:rsidR="00AE7A8E" w:rsidRPr="00813847">
        <w:rPr>
          <w:rFonts w:ascii="Georgia" w:hAnsi="Georgia" w:cs="Times New Roman"/>
          <w:sz w:val="20"/>
          <w:szCs w:val="20"/>
          <w:rPrChange w:id="31" w:author="David Döbele" w:date="2023-02-28T19:04:00Z">
            <w:rPr>
              <w:rFonts w:ascii="Georgia" w:hAnsi="Georgia" w:cs="Times New Roman"/>
              <w:sz w:val="21"/>
              <w:szCs w:val="21"/>
            </w:rPr>
          </w:rPrChange>
        </w:rPr>
        <w:t>Damen und Herren</w:t>
      </w:r>
      <w:r w:rsidRPr="00813847">
        <w:rPr>
          <w:rFonts w:ascii="Georgia" w:hAnsi="Georgia" w:cs="Times New Roman"/>
          <w:sz w:val="20"/>
          <w:szCs w:val="20"/>
          <w:rPrChange w:id="32" w:author="David Döbele" w:date="2023-02-28T19:04:00Z">
            <w:rPr>
              <w:rFonts w:ascii="Georgia" w:hAnsi="Georgia" w:cs="Times New Roman"/>
              <w:sz w:val="21"/>
              <w:szCs w:val="21"/>
            </w:rPr>
          </w:rPrChange>
        </w:rPr>
        <w:t xml:space="preserve">, </w:t>
      </w:r>
    </w:p>
    <w:p w14:paraId="1657FEA1" w14:textId="77777777" w:rsidR="001B4451" w:rsidRPr="00813847" w:rsidRDefault="001B4451" w:rsidP="001800D6">
      <w:pPr>
        <w:autoSpaceDE w:val="0"/>
        <w:autoSpaceDN w:val="0"/>
        <w:adjustRightInd w:val="0"/>
        <w:spacing w:after="0" w:line="252" w:lineRule="auto"/>
        <w:jc w:val="both"/>
        <w:rPr>
          <w:rFonts w:ascii="Georgia" w:hAnsi="Georgia" w:cs="Times New Roman"/>
          <w:sz w:val="20"/>
          <w:szCs w:val="20"/>
          <w:rPrChange w:id="33" w:author="David Döbele" w:date="2023-02-28T19:04:00Z">
            <w:rPr>
              <w:rFonts w:ascii="Georgia" w:hAnsi="Georgia" w:cs="Times New Roman"/>
              <w:sz w:val="21"/>
              <w:szCs w:val="21"/>
            </w:rPr>
          </w:rPrChange>
        </w:rPr>
      </w:pPr>
    </w:p>
    <w:p w14:paraId="37FFC622" w14:textId="2717305B" w:rsidR="00F9324B" w:rsidRPr="00813847" w:rsidRDefault="00F9324B" w:rsidP="001800D6">
      <w:pPr>
        <w:spacing w:after="0" w:line="252" w:lineRule="auto"/>
        <w:jc w:val="both"/>
        <w:rPr>
          <w:rFonts w:ascii="Georgia" w:eastAsia="Times New Roman" w:hAnsi="Georgia" w:cs="Times New Roman"/>
          <w:sz w:val="20"/>
          <w:szCs w:val="20"/>
          <w:lang w:eastAsia="de-DE"/>
          <w:rPrChange w:id="34" w:author="David Döbele" w:date="2023-02-28T19:04:00Z">
            <w:rPr>
              <w:rFonts w:ascii="Georgia" w:eastAsia="Times New Roman" w:hAnsi="Georgia" w:cs="Times New Roman"/>
              <w:sz w:val="21"/>
              <w:szCs w:val="21"/>
              <w:lang w:eastAsia="de-DE"/>
            </w:rPr>
          </w:rPrChange>
        </w:rPr>
      </w:pPr>
      <w:r w:rsidRPr="00813847">
        <w:rPr>
          <w:rFonts w:ascii="Georgia" w:eastAsia="Times New Roman" w:hAnsi="Georgia" w:cs="Times New Roman"/>
          <w:sz w:val="20"/>
          <w:szCs w:val="20"/>
          <w:lang w:eastAsia="de-DE"/>
          <w:rPrChange w:id="35" w:author="David Döbele" w:date="2023-02-28T19:04:00Z">
            <w:rPr>
              <w:rFonts w:ascii="Georgia" w:eastAsia="Times New Roman" w:hAnsi="Georgia" w:cs="Times New Roman"/>
              <w:sz w:val="21"/>
              <w:szCs w:val="21"/>
              <w:lang w:eastAsia="de-DE"/>
            </w:rPr>
          </w:rPrChange>
        </w:rPr>
        <w:t xml:space="preserve">Die aktuell unvorhersehbare Wirtschaftslage stellt eine sehr spannende Zeit </w:t>
      </w:r>
      <w:proofErr w:type="spellStart"/>
      <w:r w:rsidRPr="00813847">
        <w:rPr>
          <w:rFonts w:ascii="Georgia" w:eastAsia="Times New Roman" w:hAnsi="Georgia" w:cs="Times New Roman"/>
          <w:sz w:val="20"/>
          <w:szCs w:val="20"/>
          <w:lang w:eastAsia="de-DE"/>
          <w:rPrChange w:id="36" w:author="David Döbele" w:date="2023-02-28T19:04:00Z">
            <w:rPr>
              <w:rFonts w:ascii="Georgia" w:eastAsia="Times New Roman" w:hAnsi="Georgia" w:cs="Times New Roman"/>
              <w:sz w:val="21"/>
              <w:szCs w:val="21"/>
              <w:lang w:eastAsia="de-DE"/>
            </w:rPr>
          </w:rPrChange>
        </w:rPr>
        <w:t>für</w:t>
      </w:r>
      <w:proofErr w:type="spellEnd"/>
      <w:r w:rsidRPr="00813847">
        <w:rPr>
          <w:rFonts w:ascii="Georgia" w:eastAsia="Times New Roman" w:hAnsi="Georgia" w:cs="Times New Roman"/>
          <w:sz w:val="20"/>
          <w:szCs w:val="20"/>
          <w:lang w:eastAsia="de-DE"/>
          <w:rPrChange w:id="37" w:author="David Döbele" w:date="2023-02-28T19:04:00Z">
            <w:rPr>
              <w:rFonts w:ascii="Georgia" w:eastAsia="Times New Roman" w:hAnsi="Georgia" w:cs="Times New Roman"/>
              <w:sz w:val="21"/>
              <w:szCs w:val="21"/>
              <w:lang w:eastAsia="de-DE"/>
            </w:rPr>
          </w:rPrChange>
        </w:rPr>
        <w:t xml:space="preserve"> den Corporate Finance/M&amp;A - Bereich dar. Unternehmen </w:t>
      </w:r>
      <w:proofErr w:type="spellStart"/>
      <w:r w:rsidRPr="00813847">
        <w:rPr>
          <w:rFonts w:ascii="Georgia" w:eastAsia="Times New Roman" w:hAnsi="Georgia" w:cs="Times New Roman"/>
          <w:sz w:val="20"/>
          <w:szCs w:val="20"/>
          <w:lang w:eastAsia="de-DE"/>
          <w:rPrChange w:id="38" w:author="David Döbele" w:date="2023-02-28T19:04:00Z">
            <w:rPr>
              <w:rFonts w:ascii="Georgia" w:eastAsia="Times New Roman" w:hAnsi="Georgia" w:cs="Times New Roman"/>
              <w:sz w:val="21"/>
              <w:szCs w:val="21"/>
              <w:lang w:eastAsia="de-DE"/>
            </w:rPr>
          </w:rPrChange>
        </w:rPr>
        <w:t>müssen</w:t>
      </w:r>
      <w:proofErr w:type="spellEnd"/>
      <w:r w:rsidRPr="00813847">
        <w:rPr>
          <w:rFonts w:ascii="Georgia" w:eastAsia="Times New Roman" w:hAnsi="Georgia" w:cs="Times New Roman"/>
          <w:sz w:val="20"/>
          <w:szCs w:val="20"/>
          <w:lang w:eastAsia="de-DE"/>
          <w:rPrChange w:id="39" w:author="David Döbele" w:date="2023-02-28T19:04:00Z">
            <w:rPr>
              <w:rFonts w:ascii="Georgia" w:eastAsia="Times New Roman" w:hAnsi="Georgia" w:cs="Times New Roman"/>
              <w:sz w:val="21"/>
              <w:szCs w:val="21"/>
              <w:lang w:eastAsia="de-DE"/>
            </w:rPr>
          </w:rPrChange>
        </w:rPr>
        <w:t xml:space="preserve"> teilweise unter starkem Zeitdruck </w:t>
      </w:r>
      <w:proofErr w:type="spellStart"/>
      <w:r w:rsidRPr="00813847">
        <w:rPr>
          <w:rFonts w:ascii="Georgia" w:eastAsia="Times New Roman" w:hAnsi="Georgia" w:cs="Times New Roman"/>
          <w:sz w:val="20"/>
          <w:szCs w:val="20"/>
          <w:lang w:eastAsia="de-DE"/>
          <w:rPrChange w:id="40" w:author="David Döbele" w:date="2023-02-28T19:04:00Z">
            <w:rPr>
              <w:rFonts w:ascii="Georgia" w:eastAsia="Times New Roman" w:hAnsi="Georgia" w:cs="Times New Roman"/>
              <w:sz w:val="21"/>
              <w:szCs w:val="21"/>
              <w:lang w:eastAsia="de-DE"/>
            </w:rPr>
          </w:rPrChange>
        </w:rPr>
        <w:t>über</w:t>
      </w:r>
      <w:proofErr w:type="spellEnd"/>
      <w:r w:rsidRPr="00813847">
        <w:rPr>
          <w:rFonts w:ascii="Georgia" w:eastAsia="Times New Roman" w:hAnsi="Georgia" w:cs="Times New Roman"/>
          <w:sz w:val="20"/>
          <w:szCs w:val="20"/>
          <w:lang w:eastAsia="de-DE"/>
          <w:rPrChange w:id="41" w:author="David Döbele" w:date="2023-02-28T19:04:00Z">
            <w:rPr>
              <w:rFonts w:ascii="Georgia" w:eastAsia="Times New Roman" w:hAnsi="Georgia" w:cs="Times New Roman"/>
              <w:sz w:val="21"/>
              <w:szCs w:val="21"/>
              <w:lang w:eastAsia="de-DE"/>
            </w:rPr>
          </w:rPrChange>
        </w:rPr>
        <w:t xml:space="preserve"> ihre </w:t>
      </w:r>
      <w:proofErr w:type="spellStart"/>
      <w:r w:rsidRPr="00813847">
        <w:rPr>
          <w:rFonts w:ascii="Georgia" w:eastAsia="Times New Roman" w:hAnsi="Georgia" w:cs="Times New Roman"/>
          <w:sz w:val="20"/>
          <w:szCs w:val="20"/>
          <w:lang w:eastAsia="de-DE"/>
          <w:rPrChange w:id="42" w:author="David Döbele" w:date="2023-02-28T19:04:00Z">
            <w:rPr>
              <w:rFonts w:ascii="Georgia" w:eastAsia="Times New Roman" w:hAnsi="Georgia" w:cs="Times New Roman"/>
              <w:sz w:val="21"/>
              <w:szCs w:val="21"/>
              <w:lang w:eastAsia="de-DE"/>
            </w:rPr>
          </w:rPrChange>
        </w:rPr>
        <w:t>zukünftige</w:t>
      </w:r>
      <w:proofErr w:type="spellEnd"/>
      <w:r w:rsidRPr="00813847">
        <w:rPr>
          <w:rFonts w:ascii="Georgia" w:eastAsia="Times New Roman" w:hAnsi="Georgia" w:cs="Times New Roman"/>
          <w:sz w:val="20"/>
          <w:szCs w:val="20"/>
          <w:lang w:eastAsia="de-DE"/>
          <w:rPrChange w:id="43" w:author="David Döbele" w:date="2023-02-28T19:04:00Z">
            <w:rPr>
              <w:rFonts w:ascii="Georgia" w:eastAsia="Times New Roman" w:hAnsi="Georgia" w:cs="Times New Roman"/>
              <w:sz w:val="21"/>
              <w:szCs w:val="21"/>
              <w:lang w:eastAsia="de-DE"/>
            </w:rPr>
          </w:rPrChange>
        </w:rPr>
        <w:t xml:space="preserve"> strategische Ausrichtung entscheiden, obwohl Ungewissheit </w:t>
      </w:r>
      <w:proofErr w:type="spellStart"/>
      <w:r w:rsidRPr="00813847">
        <w:rPr>
          <w:rFonts w:ascii="Georgia" w:eastAsia="Times New Roman" w:hAnsi="Georgia" w:cs="Times New Roman"/>
          <w:sz w:val="20"/>
          <w:szCs w:val="20"/>
          <w:lang w:eastAsia="de-DE"/>
          <w:rPrChange w:id="44" w:author="David Döbele" w:date="2023-02-28T19:04:00Z">
            <w:rPr>
              <w:rFonts w:ascii="Georgia" w:eastAsia="Times New Roman" w:hAnsi="Georgia" w:cs="Times New Roman"/>
              <w:sz w:val="21"/>
              <w:szCs w:val="21"/>
              <w:lang w:eastAsia="de-DE"/>
            </w:rPr>
          </w:rPrChange>
        </w:rPr>
        <w:t>über</w:t>
      </w:r>
      <w:proofErr w:type="spellEnd"/>
      <w:r w:rsidRPr="00813847">
        <w:rPr>
          <w:rFonts w:ascii="Georgia" w:eastAsia="Times New Roman" w:hAnsi="Georgia" w:cs="Times New Roman"/>
          <w:sz w:val="20"/>
          <w:szCs w:val="20"/>
          <w:lang w:eastAsia="de-DE"/>
          <w:rPrChange w:id="45" w:author="David Döbele" w:date="2023-02-28T19:04:00Z">
            <w:rPr>
              <w:rFonts w:ascii="Georgia" w:eastAsia="Times New Roman" w:hAnsi="Georgia" w:cs="Times New Roman"/>
              <w:sz w:val="21"/>
              <w:szCs w:val="21"/>
              <w:lang w:eastAsia="de-DE"/>
            </w:rPr>
          </w:rPrChange>
        </w:rPr>
        <w:t xml:space="preserve"> den weiteren Verlauf der wirtschaftlichen Lage sowie </w:t>
      </w:r>
      <w:proofErr w:type="spellStart"/>
      <w:r w:rsidRPr="00813847">
        <w:rPr>
          <w:rFonts w:ascii="Georgia" w:eastAsia="Times New Roman" w:hAnsi="Georgia" w:cs="Times New Roman"/>
          <w:sz w:val="20"/>
          <w:szCs w:val="20"/>
          <w:lang w:eastAsia="de-DE"/>
          <w:rPrChange w:id="46" w:author="David Döbele" w:date="2023-02-28T19:04:00Z">
            <w:rPr>
              <w:rFonts w:ascii="Georgia" w:eastAsia="Times New Roman" w:hAnsi="Georgia" w:cs="Times New Roman"/>
              <w:sz w:val="21"/>
              <w:szCs w:val="21"/>
              <w:lang w:eastAsia="de-DE"/>
            </w:rPr>
          </w:rPrChange>
        </w:rPr>
        <w:t>über</w:t>
      </w:r>
      <w:proofErr w:type="spellEnd"/>
      <w:r w:rsidRPr="00813847">
        <w:rPr>
          <w:rFonts w:ascii="Georgia" w:eastAsia="Times New Roman" w:hAnsi="Georgia" w:cs="Times New Roman"/>
          <w:sz w:val="20"/>
          <w:szCs w:val="20"/>
          <w:lang w:eastAsia="de-DE"/>
          <w:rPrChange w:id="47" w:author="David Döbele" w:date="2023-02-28T19:04:00Z">
            <w:rPr>
              <w:rFonts w:ascii="Georgia" w:eastAsia="Times New Roman" w:hAnsi="Georgia" w:cs="Times New Roman"/>
              <w:sz w:val="21"/>
              <w:szCs w:val="21"/>
              <w:lang w:eastAsia="de-DE"/>
            </w:rPr>
          </w:rPrChange>
        </w:rPr>
        <w:t xml:space="preserve"> den Verbleib der disruptiven Lieferketten herrscht. Um in dieser Zeit einen langfristigen Fortbestand der Unternehmen zu sichern, ist die Beratung sowie die </w:t>
      </w:r>
      <w:proofErr w:type="spellStart"/>
      <w:r w:rsidRPr="00813847">
        <w:rPr>
          <w:rFonts w:ascii="Georgia" w:eastAsia="Times New Roman" w:hAnsi="Georgia" w:cs="Times New Roman"/>
          <w:sz w:val="20"/>
          <w:szCs w:val="20"/>
          <w:lang w:eastAsia="de-DE"/>
          <w:rPrChange w:id="48" w:author="David Döbele" w:date="2023-02-28T19:04:00Z">
            <w:rPr>
              <w:rFonts w:ascii="Georgia" w:eastAsia="Times New Roman" w:hAnsi="Georgia" w:cs="Times New Roman"/>
              <w:sz w:val="21"/>
              <w:szCs w:val="21"/>
              <w:lang w:eastAsia="de-DE"/>
            </w:rPr>
          </w:rPrChange>
        </w:rPr>
        <w:t>Führungsfähigkeit</w:t>
      </w:r>
      <w:proofErr w:type="spellEnd"/>
      <w:r w:rsidRPr="00813847">
        <w:rPr>
          <w:rFonts w:ascii="Georgia" w:eastAsia="Times New Roman" w:hAnsi="Georgia" w:cs="Times New Roman"/>
          <w:sz w:val="20"/>
          <w:szCs w:val="20"/>
          <w:lang w:eastAsia="de-DE"/>
          <w:rPrChange w:id="49" w:author="David Döbele" w:date="2023-02-28T19:04:00Z">
            <w:rPr>
              <w:rFonts w:ascii="Georgia" w:eastAsia="Times New Roman" w:hAnsi="Georgia" w:cs="Times New Roman"/>
              <w:sz w:val="21"/>
              <w:szCs w:val="21"/>
              <w:lang w:eastAsia="de-DE"/>
            </w:rPr>
          </w:rPrChange>
        </w:rPr>
        <w:t xml:space="preserve"> erfahrener </w:t>
      </w:r>
      <w:r w:rsidR="00DA7750" w:rsidRPr="00813847">
        <w:rPr>
          <w:rFonts w:ascii="Georgia" w:eastAsia="Times New Roman" w:hAnsi="Georgia" w:cs="Times New Roman"/>
          <w:sz w:val="20"/>
          <w:szCs w:val="20"/>
          <w:lang w:eastAsia="de-DE"/>
          <w:rPrChange w:id="50" w:author="David Döbele" w:date="2023-02-28T19:04:00Z">
            <w:rPr>
              <w:rFonts w:ascii="Georgia" w:eastAsia="Times New Roman" w:hAnsi="Georgia" w:cs="Times New Roman"/>
              <w:sz w:val="21"/>
              <w:szCs w:val="21"/>
              <w:lang w:eastAsia="de-DE"/>
            </w:rPr>
          </w:rPrChange>
        </w:rPr>
        <w:t xml:space="preserve">Corporate Finance/M&amp;A </w:t>
      </w:r>
      <w:r w:rsidRPr="00813847">
        <w:rPr>
          <w:rFonts w:ascii="Georgia" w:eastAsia="Times New Roman" w:hAnsi="Georgia" w:cs="Times New Roman"/>
          <w:sz w:val="20"/>
          <w:szCs w:val="20"/>
          <w:lang w:eastAsia="de-DE"/>
          <w:rPrChange w:id="51" w:author="David Döbele" w:date="2023-02-28T19:04:00Z">
            <w:rPr>
              <w:rFonts w:ascii="Georgia" w:eastAsia="Times New Roman" w:hAnsi="Georgia" w:cs="Times New Roman"/>
              <w:sz w:val="21"/>
              <w:szCs w:val="21"/>
              <w:lang w:eastAsia="de-DE"/>
            </w:rPr>
          </w:rPrChange>
        </w:rPr>
        <w:t xml:space="preserve">- Berater essenziell. An diesem Punkt kommt die Vielfalt des Investment Bankings zum Vorschein, denn es bietet nicht nur die Chance, den Kunden in der Erweiterung seiner Firmenzweige zu beraten, sondern kann auch gezielt dazu beitragen, die erforderliche </w:t>
      </w:r>
      <w:proofErr w:type="spellStart"/>
      <w:r w:rsidRPr="00813847">
        <w:rPr>
          <w:rFonts w:ascii="Georgia" w:eastAsia="Times New Roman" w:hAnsi="Georgia" w:cs="Times New Roman"/>
          <w:sz w:val="20"/>
          <w:szCs w:val="20"/>
          <w:lang w:eastAsia="de-DE"/>
          <w:rPrChange w:id="52" w:author="David Döbele" w:date="2023-02-28T19:04:00Z">
            <w:rPr>
              <w:rFonts w:ascii="Georgia" w:eastAsia="Times New Roman" w:hAnsi="Georgia" w:cs="Times New Roman"/>
              <w:sz w:val="21"/>
              <w:szCs w:val="21"/>
              <w:lang w:eastAsia="de-DE"/>
            </w:rPr>
          </w:rPrChange>
        </w:rPr>
        <w:t>Liquidität</w:t>
      </w:r>
      <w:proofErr w:type="spellEnd"/>
      <w:r w:rsidRPr="00813847">
        <w:rPr>
          <w:rFonts w:ascii="Georgia" w:eastAsia="Times New Roman" w:hAnsi="Georgia" w:cs="Times New Roman"/>
          <w:sz w:val="20"/>
          <w:szCs w:val="20"/>
          <w:lang w:eastAsia="de-DE"/>
          <w:rPrChange w:id="53" w:author="David Döbele" w:date="2023-02-28T19:04:00Z">
            <w:rPr>
              <w:rFonts w:ascii="Georgia" w:eastAsia="Times New Roman" w:hAnsi="Georgia" w:cs="Times New Roman"/>
              <w:sz w:val="21"/>
              <w:szCs w:val="21"/>
              <w:lang w:eastAsia="de-DE"/>
            </w:rPr>
          </w:rPrChange>
        </w:rPr>
        <w:t xml:space="preserve"> eines Unternehmens – die in einer schwierigen Lage unabdingbar ist – sicherzustellen. Besonders fasziniert mich, dass die Entscheidungen, die mit dem Kunden getroffen werden, meist nicht nur lokale Marktauswirkungen haben, sondern </w:t>
      </w:r>
      <w:del w:id="54" w:author="David Döbele" w:date="2023-02-28T19:03:00Z">
        <w:r w:rsidRPr="00813847" w:rsidDel="00B64FAA">
          <w:rPr>
            <w:rFonts w:ascii="Georgia" w:eastAsia="Times New Roman" w:hAnsi="Georgia" w:cs="Times New Roman"/>
            <w:sz w:val="20"/>
            <w:szCs w:val="20"/>
            <w:lang w:eastAsia="de-DE"/>
            <w:rPrChange w:id="55" w:author="David Döbele" w:date="2023-02-28T19:04:00Z">
              <w:rPr>
                <w:rFonts w:ascii="Georgia" w:eastAsia="Times New Roman" w:hAnsi="Georgia" w:cs="Times New Roman"/>
                <w:sz w:val="21"/>
                <w:szCs w:val="21"/>
                <w:lang w:eastAsia="de-DE"/>
              </w:rPr>
            </w:rPrChange>
          </w:rPr>
          <w:delText xml:space="preserve">sie können </w:delText>
        </w:r>
      </w:del>
      <w:r w:rsidRPr="00813847">
        <w:rPr>
          <w:rFonts w:ascii="Georgia" w:eastAsia="Times New Roman" w:hAnsi="Georgia" w:cs="Times New Roman"/>
          <w:sz w:val="20"/>
          <w:szCs w:val="20"/>
          <w:lang w:eastAsia="de-DE"/>
          <w:rPrChange w:id="56" w:author="David Döbele" w:date="2023-02-28T19:04:00Z">
            <w:rPr>
              <w:rFonts w:ascii="Georgia" w:eastAsia="Times New Roman" w:hAnsi="Georgia" w:cs="Times New Roman"/>
              <w:sz w:val="21"/>
              <w:szCs w:val="21"/>
              <w:lang w:eastAsia="de-DE"/>
            </w:rPr>
          </w:rPrChange>
        </w:rPr>
        <w:t>auch Auswirkungen auf internationaler Ebene zeigen</w:t>
      </w:r>
      <w:ins w:id="57" w:author="David Döbele" w:date="2023-02-28T19:03:00Z">
        <w:r w:rsidR="00B64FAA" w:rsidRPr="00813847">
          <w:rPr>
            <w:rFonts w:ascii="Georgia" w:eastAsia="Times New Roman" w:hAnsi="Georgia" w:cs="Times New Roman"/>
            <w:sz w:val="20"/>
            <w:szCs w:val="20"/>
            <w:lang w:eastAsia="de-DE"/>
            <w:rPrChange w:id="58" w:author="David Döbele" w:date="2023-02-28T19:04:00Z">
              <w:rPr>
                <w:rFonts w:ascii="Georgia" w:eastAsia="Times New Roman" w:hAnsi="Georgia" w:cs="Times New Roman"/>
                <w:sz w:val="21"/>
                <w:szCs w:val="21"/>
                <w:lang w:eastAsia="de-DE"/>
              </w:rPr>
            </w:rPrChange>
          </w:rPr>
          <w:t xml:space="preserve"> können</w:t>
        </w:r>
      </w:ins>
      <w:r w:rsidRPr="00813847">
        <w:rPr>
          <w:rFonts w:ascii="Georgia" w:eastAsia="Times New Roman" w:hAnsi="Georgia" w:cs="Times New Roman"/>
          <w:sz w:val="20"/>
          <w:szCs w:val="20"/>
          <w:lang w:eastAsia="de-DE"/>
          <w:rPrChange w:id="59" w:author="David Döbele" w:date="2023-02-28T19:04:00Z">
            <w:rPr>
              <w:rFonts w:ascii="Georgia" w:eastAsia="Times New Roman" w:hAnsi="Georgia" w:cs="Times New Roman"/>
              <w:sz w:val="21"/>
              <w:szCs w:val="21"/>
              <w:lang w:eastAsia="de-DE"/>
            </w:rPr>
          </w:rPrChange>
        </w:rPr>
        <w:t xml:space="preserve">. Um die theoretischen Grundlagen, die ich in meinem Studium und durch studentische Initiativen an der </w:t>
      </w:r>
      <w:proofErr w:type="spellStart"/>
      <w:r w:rsidRPr="00813847">
        <w:rPr>
          <w:rFonts w:ascii="Georgia" w:eastAsia="Times New Roman" w:hAnsi="Georgia" w:cs="Times New Roman"/>
          <w:sz w:val="20"/>
          <w:szCs w:val="20"/>
          <w:lang w:eastAsia="de-DE"/>
          <w:rPrChange w:id="60" w:author="David Döbele" w:date="2023-02-28T19:04:00Z">
            <w:rPr>
              <w:rFonts w:ascii="Georgia" w:eastAsia="Times New Roman" w:hAnsi="Georgia" w:cs="Times New Roman"/>
              <w:sz w:val="21"/>
              <w:szCs w:val="21"/>
              <w:lang w:eastAsia="de-DE"/>
            </w:rPr>
          </w:rPrChange>
        </w:rPr>
        <w:t>Universität</w:t>
      </w:r>
      <w:proofErr w:type="spellEnd"/>
      <w:r w:rsidRPr="00813847">
        <w:rPr>
          <w:rFonts w:ascii="Georgia" w:eastAsia="Times New Roman" w:hAnsi="Georgia" w:cs="Times New Roman"/>
          <w:sz w:val="20"/>
          <w:szCs w:val="20"/>
          <w:lang w:eastAsia="de-DE"/>
          <w:rPrChange w:id="61" w:author="David Döbele" w:date="2023-02-28T19:04:00Z">
            <w:rPr>
              <w:rFonts w:ascii="Georgia" w:eastAsia="Times New Roman" w:hAnsi="Georgia" w:cs="Times New Roman"/>
              <w:sz w:val="21"/>
              <w:szCs w:val="21"/>
              <w:lang w:eastAsia="de-DE"/>
            </w:rPr>
          </w:rPrChange>
        </w:rPr>
        <w:t xml:space="preserve"> St. Gallen bereits erworben habe, in einem dynamischen Projektsetting umsetzen zu </w:t>
      </w:r>
      <w:proofErr w:type="spellStart"/>
      <w:r w:rsidRPr="00813847">
        <w:rPr>
          <w:rFonts w:ascii="Georgia" w:eastAsia="Times New Roman" w:hAnsi="Georgia" w:cs="Times New Roman"/>
          <w:sz w:val="20"/>
          <w:szCs w:val="20"/>
          <w:lang w:eastAsia="de-DE"/>
          <w:rPrChange w:id="62" w:author="David Döbele" w:date="2023-02-28T19:04:00Z">
            <w:rPr>
              <w:rFonts w:ascii="Georgia" w:eastAsia="Times New Roman" w:hAnsi="Georgia" w:cs="Times New Roman"/>
              <w:sz w:val="21"/>
              <w:szCs w:val="21"/>
              <w:lang w:eastAsia="de-DE"/>
            </w:rPr>
          </w:rPrChange>
        </w:rPr>
        <w:t>können</w:t>
      </w:r>
      <w:proofErr w:type="spellEnd"/>
      <w:r w:rsidRPr="00813847">
        <w:rPr>
          <w:rFonts w:ascii="Georgia" w:eastAsia="Times New Roman" w:hAnsi="Georgia" w:cs="Times New Roman"/>
          <w:sz w:val="20"/>
          <w:szCs w:val="20"/>
          <w:lang w:eastAsia="de-DE"/>
          <w:rPrChange w:id="63" w:author="David Döbele" w:date="2023-02-28T19:04:00Z">
            <w:rPr>
              <w:rFonts w:ascii="Georgia" w:eastAsia="Times New Roman" w:hAnsi="Georgia" w:cs="Times New Roman"/>
              <w:sz w:val="21"/>
              <w:szCs w:val="21"/>
              <w:lang w:eastAsia="de-DE"/>
            </w:rPr>
          </w:rPrChange>
        </w:rPr>
        <w:t xml:space="preserve">, </w:t>
      </w:r>
      <w:proofErr w:type="spellStart"/>
      <w:r w:rsidRPr="00813847">
        <w:rPr>
          <w:rFonts w:ascii="Georgia" w:eastAsia="Times New Roman" w:hAnsi="Georgia" w:cs="Times New Roman"/>
          <w:sz w:val="20"/>
          <w:szCs w:val="20"/>
          <w:lang w:eastAsia="de-DE"/>
          <w:rPrChange w:id="64" w:author="David Döbele" w:date="2023-02-28T19:04:00Z">
            <w:rPr>
              <w:rFonts w:ascii="Georgia" w:eastAsia="Times New Roman" w:hAnsi="Georgia" w:cs="Times New Roman"/>
              <w:sz w:val="21"/>
              <w:szCs w:val="21"/>
              <w:lang w:eastAsia="de-DE"/>
            </w:rPr>
          </w:rPrChange>
        </w:rPr>
        <w:t>möchte</w:t>
      </w:r>
      <w:proofErr w:type="spellEnd"/>
      <w:r w:rsidRPr="00813847">
        <w:rPr>
          <w:rFonts w:ascii="Georgia" w:eastAsia="Times New Roman" w:hAnsi="Georgia" w:cs="Times New Roman"/>
          <w:sz w:val="20"/>
          <w:szCs w:val="20"/>
          <w:lang w:eastAsia="de-DE"/>
          <w:rPrChange w:id="65" w:author="David Döbele" w:date="2023-02-28T19:04:00Z">
            <w:rPr>
              <w:rFonts w:ascii="Georgia" w:eastAsia="Times New Roman" w:hAnsi="Georgia" w:cs="Times New Roman"/>
              <w:sz w:val="21"/>
              <w:szCs w:val="21"/>
              <w:lang w:eastAsia="de-DE"/>
            </w:rPr>
          </w:rPrChange>
        </w:rPr>
        <w:t xml:space="preserve"> ich Sie gerne als Praktikant im </w:t>
      </w:r>
      <w:r w:rsidR="00CC0E5C" w:rsidRPr="00813847">
        <w:rPr>
          <w:rFonts w:ascii="Georgia" w:hAnsi="Georgia" w:cs="Times New Roman"/>
          <w:bCs/>
          <w:sz w:val="20"/>
          <w:szCs w:val="20"/>
          <w:rPrChange w:id="66" w:author="David Döbele" w:date="2023-02-28T19:04:00Z">
            <w:rPr>
              <w:rFonts w:ascii="Georgia" w:hAnsi="Georgia" w:cs="Times New Roman"/>
              <w:bCs/>
              <w:sz w:val="21"/>
              <w:szCs w:val="21"/>
            </w:rPr>
          </w:rPrChange>
        </w:rPr>
        <w:t>Co</w:t>
      </w:r>
      <w:r w:rsidR="00365ECB" w:rsidRPr="00813847">
        <w:rPr>
          <w:rFonts w:ascii="Georgia" w:hAnsi="Georgia" w:cs="Times New Roman"/>
          <w:bCs/>
          <w:sz w:val="20"/>
          <w:szCs w:val="20"/>
          <w:rPrChange w:id="67" w:author="David Döbele" w:date="2023-02-28T19:04:00Z">
            <w:rPr>
              <w:rFonts w:ascii="Georgia" w:hAnsi="Georgia" w:cs="Times New Roman"/>
              <w:bCs/>
              <w:sz w:val="21"/>
              <w:szCs w:val="21"/>
            </w:rPr>
          </w:rPrChange>
        </w:rPr>
        <w:t>r</w:t>
      </w:r>
      <w:r w:rsidR="00CC0E5C" w:rsidRPr="00813847">
        <w:rPr>
          <w:rFonts w:ascii="Georgia" w:hAnsi="Georgia" w:cs="Times New Roman"/>
          <w:bCs/>
          <w:sz w:val="20"/>
          <w:szCs w:val="20"/>
          <w:rPrChange w:id="68" w:author="David Döbele" w:date="2023-02-28T19:04:00Z">
            <w:rPr>
              <w:rFonts w:ascii="Georgia" w:hAnsi="Georgia" w:cs="Times New Roman"/>
              <w:bCs/>
              <w:sz w:val="21"/>
              <w:szCs w:val="21"/>
            </w:rPr>
          </w:rPrChange>
        </w:rPr>
        <w:t>porate Finance</w:t>
      </w:r>
      <w:r w:rsidR="00365ECB" w:rsidRPr="00813847">
        <w:rPr>
          <w:rFonts w:ascii="Georgia" w:hAnsi="Georgia" w:cs="Times New Roman"/>
          <w:bCs/>
          <w:sz w:val="20"/>
          <w:szCs w:val="20"/>
          <w:rPrChange w:id="69" w:author="David Döbele" w:date="2023-02-28T19:04:00Z">
            <w:rPr>
              <w:rFonts w:ascii="Georgia" w:hAnsi="Georgia" w:cs="Times New Roman"/>
              <w:bCs/>
              <w:sz w:val="21"/>
              <w:szCs w:val="21"/>
            </w:rPr>
          </w:rPrChange>
        </w:rPr>
        <w:t>/ M&amp;A</w:t>
      </w:r>
      <w:r w:rsidR="00D172F3" w:rsidRPr="00813847">
        <w:rPr>
          <w:rFonts w:ascii="Georgia" w:hAnsi="Georgia" w:cs="Times New Roman"/>
          <w:b/>
          <w:sz w:val="20"/>
          <w:szCs w:val="20"/>
          <w:rPrChange w:id="70" w:author="David Döbele" w:date="2023-02-28T19:04:00Z">
            <w:rPr>
              <w:rFonts w:ascii="Georgia" w:hAnsi="Georgia" w:cs="Times New Roman"/>
              <w:b/>
              <w:sz w:val="21"/>
              <w:szCs w:val="21"/>
            </w:rPr>
          </w:rPrChange>
        </w:rPr>
        <w:t xml:space="preserve"> </w:t>
      </w:r>
      <w:r w:rsidRPr="00813847">
        <w:rPr>
          <w:rFonts w:ascii="Georgia" w:eastAsia="Times New Roman" w:hAnsi="Georgia" w:cs="Times New Roman"/>
          <w:sz w:val="20"/>
          <w:szCs w:val="20"/>
          <w:lang w:eastAsia="de-DE"/>
          <w:rPrChange w:id="71" w:author="David Döbele" w:date="2023-02-28T19:04:00Z">
            <w:rPr>
              <w:rFonts w:ascii="Georgia" w:eastAsia="Times New Roman" w:hAnsi="Georgia" w:cs="Times New Roman"/>
              <w:sz w:val="21"/>
              <w:szCs w:val="21"/>
              <w:lang w:eastAsia="de-DE"/>
            </w:rPr>
          </w:rPrChange>
        </w:rPr>
        <w:t>vom 0</w:t>
      </w:r>
      <w:r w:rsidR="00704625" w:rsidRPr="00813847">
        <w:rPr>
          <w:rFonts w:ascii="Georgia" w:eastAsia="Times New Roman" w:hAnsi="Georgia" w:cs="Times New Roman"/>
          <w:sz w:val="20"/>
          <w:szCs w:val="20"/>
          <w:lang w:eastAsia="de-DE"/>
          <w:rPrChange w:id="72" w:author="David Döbele" w:date="2023-02-28T19:04:00Z">
            <w:rPr>
              <w:rFonts w:ascii="Georgia" w:eastAsia="Times New Roman" w:hAnsi="Georgia" w:cs="Times New Roman"/>
              <w:sz w:val="21"/>
              <w:szCs w:val="21"/>
              <w:lang w:eastAsia="de-DE"/>
            </w:rPr>
          </w:rPrChange>
        </w:rPr>
        <w:t>3</w:t>
      </w:r>
      <w:r w:rsidRPr="00813847">
        <w:rPr>
          <w:rFonts w:ascii="Georgia" w:eastAsia="Times New Roman" w:hAnsi="Georgia" w:cs="Times New Roman"/>
          <w:sz w:val="20"/>
          <w:szCs w:val="20"/>
          <w:lang w:eastAsia="de-DE"/>
          <w:rPrChange w:id="73" w:author="David Döbele" w:date="2023-02-28T19:04:00Z">
            <w:rPr>
              <w:rFonts w:ascii="Georgia" w:eastAsia="Times New Roman" w:hAnsi="Georgia" w:cs="Times New Roman"/>
              <w:sz w:val="21"/>
              <w:szCs w:val="21"/>
              <w:lang w:eastAsia="de-DE"/>
            </w:rPr>
          </w:rPrChange>
        </w:rPr>
        <w:t>.07.2023 für drei Monate unterstützen.</w:t>
      </w:r>
    </w:p>
    <w:p w14:paraId="6A60CBE2" w14:textId="77777777" w:rsidR="00F9324B" w:rsidRPr="00813847" w:rsidRDefault="00F9324B" w:rsidP="001800D6">
      <w:pPr>
        <w:spacing w:after="0" w:line="252" w:lineRule="auto"/>
        <w:jc w:val="both"/>
        <w:rPr>
          <w:rFonts w:ascii="Georgia" w:eastAsia="Times New Roman" w:hAnsi="Georgia" w:cs="Times New Roman"/>
          <w:sz w:val="20"/>
          <w:szCs w:val="20"/>
          <w:lang w:eastAsia="de-DE"/>
          <w:rPrChange w:id="74" w:author="David Döbele" w:date="2023-02-28T19:04:00Z">
            <w:rPr>
              <w:rFonts w:ascii="Georgia" w:eastAsia="Times New Roman" w:hAnsi="Georgia" w:cs="Times New Roman"/>
              <w:sz w:val="21"/>
              <w:szCs w:val="21"/>
              <w:lang w:eastAsia="de-DE"/>
            </w:rPr>
          </w:rPrChange>
        </w:rPr>
      </w:pPr>
      <w:r w:rsidRPr="00813847">
        <w:rPr>
          <w:rFonts w:ascii="Georgia" w:eastAsia="Times New Roman" w:hAnsi="Georgia" w:cs="Times New Roman"/>
          <w:sz w:val="20"/>
          <w:szCs w:val="20"/>
          <w:lang w:eastAsia="de-DE"/>
          <w:rPrChange w:id="75" w:author="David Döbele" w:date="2023-02-28T19:04:00Z">
            <w:rPr>
              <w:rFonts w:ascii="Georgia" w:eastAsia="Times New Roman" w:hAnsi="Georgia" w:cs="Times New Roman"/>
              <w:sz w:val="21"/>
              <w:szCs w:val="21"/>
              <w:lang w:eastAsia="de-DE"/>
            </w:rPr>
          </w:rPrChange>
        </w:rPr>
        <w:t> </w:t>
      </w:r>
    </w:p>
    <w:p w14:paraId="1E7A8C86" w14:textId="77777777" w:rsidR="00F9324B" w:rsidRPr="00813847" w:rsidRDefault="00F9324B" w:rsidP="001800D6">
      <w:pPr>
        <w:spacing w:after="0" w:line="252" w:lineRule="auto"/>
        <w:jc w:val="both"/>
        <w:rPr>
          <w:rFonts w:ascii="Georgia" w:eastAsia="Times New Roman" w:hAnsi="Georgia" w:cs="Times New Roman"/>
          <w:sz w:val="20"/>
          <w:szCs w:val="20"/>
          <w:lang w:eastAsia="de-DE"/>
          <w:rPrChange w:id="76" w:author="David Döbele" w:date="2023-02-28T19:04:00Z">
            <w:rPr>
              <w:rFonts w:ascii="Georgia" w:eastAsia="Times New Roman" w:hAnsi="Georgia" w:cs="Times New Roman"/>
              <w:sz w:val="21"/>
              <w:szCs w:val="21"/>
              <w:lang w:eastAsia="de-DE"/>
            </w:rPr>
          </w:rPrChange>
        </w:rPr>
      </w:pPr>
      <w:r w:rsidRPr="00813847">
        <w:rPr>
          <w:rFonts w:ascii="Georgia" w:eastAsia="Times New Roman" w:hAnsi="Georgia" w:cs="Times New Roman"/>
          <w:sz w:val="20"/>
          <w:szCs w:val="20"/>
          <w:lang w:eastAsia="de-DE"/>
          <w:rPrChange w:id="77" w:author="David Döbele" w:date="2023-02-28T19:04:00Z">
            <w:rPr>
              <w:rFonts w:ascii="Georgia" w:eastAsia="Times New Roman" w:hAnsi="Georgia" w:cs="Times New Roman"/>
              <w:sz w:val="21"/>
              <w:szCs w:val="21"/>
              <w:lang w:eastAsia="de-DE"/>
            </w:rPr>
          </w:rPrChange>
        </w:rPr>
        <w:t xml:space="preserve">Solange ich denken kann, ist der Wettbewerb mit anderen ein großer Bestandteil meines Lebens. Im Zuge dessen habe ich 2018 beschlossen, meinen unermüdlichen Ehrgeiz und meine Begabung im Basketball besser zu nutzen und bin an das Sportinternat in Paderborn gewechselt. Der Basketball hat mich gelehrt, dass ein starkes und zuverlässiges Team die Grundlage für jeden Erfolg darstellt. Durch diese Erkenntnis schätze ich Teamarbeit in besonderem Maße und weiß, dass ein Team nur dann Großes leisten kann, wenn jedes Mitglied seine Rolle erfüllt und ein Grundvertrauen im Team herrscht. Eine weitere wichtige Erfahrung war, dass Stress allgegenwärtig ist und man mit diesem umgehen muss. Aufgrund dessen haben wir beim individuellen Training gezielt geübt, in solchen Situationen stets einen kühlen Kopf zu bewahren – manchmal kann eine schnelle und zielstrebige Entscheidung über Erfolg oder Misserfolg entscheiden. Des </w:t>
      </w:r>
      <w:proofErr w:type="spellStart"/>
      <w:r w:rsidRPr="00813847">
        <w:rPr>
          <w:rFonts w:ascii="Georgia" w:eastAsia="Times New Roman" w:hAnsi="Georgia" w:cs="Times New Roman"/>
          <w:sz w:val="20"/>
          <w:szCs w:val="20"/>
          <w:lang w:eastAsia="de-DE"/>
          <w:rPrChange w:id="78" w:author="David Döbele" w:date="2023-02-28T19:04:00Z">
            <w:rPr>
              <w:rFonts w:ascii="Georgia" w:eastAsia="Times New Roman" w:hAnsi="Georgia" w:cs="Times New Roman"/>
              <w:sz w:val="21"/>
              <w:szCs w:val="21"/>
              <w:lang w:eastAsia="de-DE"/>
            </w:rPr>
          </w:rPrChange>
        </w:rPr>
        <w:t>Weiteren</w:t>
      </w:r>
      <w:proofErr w:type="spellEnd"/>
      <w:r w:rsidRPr="00813847">
        <w:rPr>
          <w:rFonts w:ascii="Georgia" w:eastAsia="Times New Roman" w:hAnsi="Georgia" w:cs="Times New Roman"/>
          <w:sz w:val="20"/>
          <w:szCs w:val="20"/>
          <w:lang w:eastAsia="de-DE"/>
          <w:rPrChange w:id="79" w:author="David Döbele" w:date="2023-02-28T19:04:00Z">
            <w:rPr>
              <w:rFonts w:ascii="Georgia" w:eastAsia="Times New Roman" w:hAnsi="Georgia" w:cs="Times New Roman"/>
              <w:sz w:val="21"/>
              <w:szCs w:val="21"/>
              <w:lang w:eastAsia="de-DE"/>
            </w:rPr>
          </w:rPrChange>
        </w:rPr>
        <w:t xml:space="preserve"> lehrte mich das Sportinternat einen hohen Grad an Selbstständigkeit sowie Eigenständigkeit in der Aufgabenbearbeitung und erlaubte mir erste Erfahrungen in der Teamführung als Internatssprecher zu sammeln. Besonders im Einsatz als Mediator zwischen Sportlern und Trainern war es mir möglich, mich schnell auf verschiedene Situationen einzustellen und mich gezielt für die Interessen meiner Teamkollegen einzusetzen. Weiters konnte ich bereits essenzielle Microsoft Excel- und PowerPoint-Kenntnisse sowie Pitch-Techniken im Zuge meines Praktikums bei </w:t>
      </w:r>
      <w:proofErr w:type="spellStart"/>
      <w:r w:rsidRPr="00813847">
        <w:rPr>
          <w:rFonts w:ascii="Georgia" w:eastAsia="Times New Roman" w:hAnsi="Georgia" w:cs="Times New Roman"/>
          <w:sz w:val="20"/>
          <w:szCs w:val="20"/>
          <w:lang w:eastAsia="de-DE"/>
          <w:rPrChange w:id="80" w:author="David Döbele" w:date="2023-02-28T19:04:00Z">
            <w:rPr>
              <w:rFonts w:ascii="Georgia" w:eastAsia="Times New Roman" w:hAnsi="Georgia" w:cs="Times New Roman"/>
              <w:sz w:val="21"/>
              <w:szCs w:val="21"/>
              <w:lang w:eastAsia="de-DE"/>
            </w:rPr>
          </w:rPrChange>
        </w:rPr>
        <w:t>Miwon</w:t>
      </w:r>
      <w:proofErr w:type="spellEnd"/>
      <w:r w:rsidRPr="00813847">
        <w:rPr>
          <w:rFonts w:ascii="Georgia" w:eastAsia="Times New Roman" w:hAnsi="Georgia" w:cs="Times New Roman"/>
          <w:sz w:val="20"/>
          <w:szCs w:val="20"/>
          <w:lang w:eastAsia="de-DE"/>
          <w:rPrChange w:id="81" w:author="David Döbele" w:date="2023-02-28T19:04:00Z">
            <w:rPr>
              <w:rFonts w:ascii="Georgia" w:eastAsia="Times New Roman" w:hAnsi="Georgia" w:cs="Times New Roman"/>
              <w:sz w:val="21"/>
              <w:szCs w:val="21"/>
              <w:lang w:eastAsia="de-DE"/>
            </w:rPr>
          </w:rPrChange>
        </w:rPr>
        <w:t xml:space="preserve"> Europe und diversen Workshops des </w:t>
      </w:r>
      <w:proofErr w:type="spellStart"/>
      <w:r w:rsidRPr="00813847">
        <w:rPr>
          <w:rFonts w:ascii="Georgia" w:eastAsia="Times New Roman" w:hAnsi="Georgia" w:cs="Times New Roman"/>
          <w:sz w:val="20"/>
          <w:szCs w:val="20"/>
          <w:lang w:eastAsia="de-DE"/>
          <w:rPrChange w:id="82" w:author="David Döbele" w:date="2023-02-28T19:04:00Z">
            <w:rPr>
              <w:rFonts w:ascii="Georgia" w:eastAsia="Times New Roman" w:hAnsi="Georgia" w:cs="Times New Roman"/>
              <w:sz w:val="21"/>
              <w:szCs w:val="21"/>
              <w:lang w:eastAsia="de-DE"/>
            </w:rPr>
          </w:rPrChange>
        </w:rPr>
        <w:t>Helvetian</w:t>
      </w:r>
      <w:proofErr w:type="spellEnd"/>
      <w:r w:rsidRPr="00813847">
        <w:rPr>
          <w:rFonts w:ascii="Georgia" w:eastAsia="Times New Roman" w:hAnsi="Georgia" w:cs="Times New Roman"/>
          <w:sz w:val="20"/>
          <w:szCs w:val="20"/>
          <w:lang w:eastAsia="de-DE"/>
          <w:rPrChange w:id="83" w:author="David Döbele" w:date="2023-02-28T19:04:00Z">
            <w:rPr>
              <w:rFonts w:ascii="Georgia" w:eastAsia="Times New Roman" w:hAnsi="Georgia" w:cs="Times New Roman"/>
              <w:sz w:val="21"/>
              <w:szCs w:val="21"/>
              <w:lang w:eastAsia="de-DE"/>
            </w:rPr>
          </w:rPrChange>
        </w:rPr>
        <w:t xml:space="preserve"> Investment Clubs an der HSG erwerben – Fähigkeiten, die ich gerne bei Ihnen im Praktikum unter Beweis stellen möchte.</w:t>
      </w:r>
    </w:p>
    <w:p w14:paraId="27511B19" w14:textId="56ABBC1C" w:rsidR="00EA7BEB" w:rsidRPr="00813847" w:rsidRDefault="00EA7BEB" w:rsidP="001800D6">
      <w:pPr>
        <w:pStyle w:val="StandardWeb"/>
        <w:spacing w:line="252" w:lineRule="auto"/>
        <w:jc w:val="both"/>
        <w:rPr>
          <w:sz w:val="20"/>
          <w:szCs w:val="20"/>
          <w:rPrChange w:id="84" w:author="David Döbele" w:date="2023-02-28T19:04:00Z">
            <w:rPr>
              <w:sz w:val="21"/>
              <w:szCs w:val="21"/>
            </w:rPr>
          </w:rPrChange>
        </w:rPr>
      </w:pPr>
      <w:r w:rsidRPr="00813847">
        <w:rPr>
          <w:rFonts w:ascii="Georgia" w:hAnsi="Georgia"/>
          <w:sz w:val="20"/>
          <w:szCs w:val="20"/>
          <w:rPrChange w:id="85" w:author="David Döbele" w:date="2023-02-28T19:04:00Z">
            <w:rPr>
              <w:rFonts w:ascii="Georgia" w:hAnsi="Georgia"/>
              <w:sz w:val="21"/>
              <w:szCs w:val="21"/>
            </w:rPr>
          </w:rPrChange>
        </w:rPr>
        <w:t xml:space="preserve">Durch den breiten Beratungsansatz von </w:t>
      </w:r>
      <w:r w:rsidR="006F3C26" w:rsidRPr="00813847">
        <w:rPr>
          <w:rFonts w:ascii="Georgia" w:hAnsi="Georgia"/>
          <w:sz w:val="20"/>
          <w:szCs w:val="20"/>
          <w:rPrChange w:id="86" w:author="David Döbele" w:date="2023-02-28T19:04:00Z">
            <w:rPr>
              <w:rFonts w:ascii="Georgia" w:hAnsi="Georgia"/>
              <w:sz w:val="21"/>
              <w:szCs w:val="21"/>
            </w:rPr>
          </w:rPrChange>
        </w:rPr>
        <w:t>XXXX</w:t>
      </w:r>
      <w:r w:rsidRPr="00813847">
        <w:rPr>
          <w:rFonts w:ascii="Georgia" w:hAnsi="Georgia"/>
          <w:sz w:val="20"/>
          <w:szCs w:val="20"/>
          <w:rPrChange w:id="87" w:author="David Döbele" w:date="2023-02-28T19:04:00Z">
            <w:rPr>
              <w:rFonts w:ascii="Georgia" w:hAnsi="Georgia"/>
              <w:sz w:val="21"/>
              <w:szCs w:val="21"/>
            </w:rPr>
          </w:rPrChange>
        </w:rPr>
        <w:t xml:space="preserve"> scheint mir ein Praktikum bei Ihnen ideal, denn Sie begleiten Ihre Kunden langfristig durch den gesamten M&amp;A-Prozess und </w:t>
      </w:r>
      <w:r w:rsidR="00A93608" w:rsidRPr="00813847">
        <w:rPr>
          <w:rFonts w:ascii="Georgia" w:hAnsi="Georgia"/>
          <w:sz w:val="20"/>
          <w:szCs w:val="20"/>
          <w:rPrChange w:id="88" w:author="David Döbele" w:date="2023-02-28T19:04:00Z">
            <w:rPr>
              <w:rFonts w:ascii="Georgia" w:hAnsi="Georgia"/>
              <w:sz w:val="21"/>
              <w:szCs w:val="21"/>
            </w:rPr>
          </w:rPrChange>
        </w:rPr>
        <w:t>führen</w:t>
      </w:r>
      <w:r w:rsidRPr="00813847">
        <w:rPr>
          <w:rFonts w:ascii="Georgia" w:hAnsi="Georgia"/>
          <w:sz w:val="20"/>
          <w:szCs w:val="20"/>
          <w:rPrChange w:id="89" w:author="David Döbele" w:date="2023-02-28T19:04:00Z">
            <w:rPr>
              <w:rFonts w:ascii="Georgia" w:hAnsi="Georgia"/>
              <w:sz w:val="21"/>
              <w:szCs w:val="21"/>
            </w:rPr>
          </w:rPrChange>
        </w:rPr>
        <w:t xml:space="preserve"> diese so zu nachhaltigem Erfolg – ein Erfolg, der </w:t>
      </w:r>
      <w:r w:rsidR="00677293" w:rsidRPr="00813847">
        <w:rPr>
          <w:rFonts w:ascii="Georgia" w:hAnsi="Georgia"/>
          <w:sz w:val="20"/>
          <w:szCs w:val="20"/>
          <w:rPrChange w:id="90" w:author="David Döbele" w:date="2023-02-28T19:04:00Z">
            <w:rPr>
              <w:rFonts w:ascii="Georgia" w:hAnsi="Georgia"/>
              <w:sz w:val="21"/>
              <w:szCs w:val="21"/>
            </w:rPr>
          </w:rPrChange>
        </w:rPr>
        <w:t xml:space="preserve">mit über </w:t>
      </w:r>
      <w:proofErr w:type="gramStart"/>
      <w:r w:rsidR="00AD5FB3" w:rsidRPr="00813847">
        <w:rPr>
          <w:rFonts w:ascii="Georgia" w:hAnsi="Georgia"/>
          <w:sz w:val="20"/>
          <w:szCs w:val="20"/>
          <w:rPrChange w:id="91" w:author="David Döbele" w:date="2023-02-28T19:04:00Z">
            <w:rPr>
              <w:rFonts w:ascii="Georgia" w:hAnsi="Georgia"/>
              <w:sz w:val="21"/>
              <w:szCs w:val="21"/>
            </w:rPr>
          </w:rPrChange>
        </w:rPr>
        <w:t>XXX</w:t>
      </w:r>
      <w:r w:rsidR="00677293" w:rsidRPr="00813847">
        <w:rPr>
          <w:rFonts w:ascii="Georgia" w:hAnsi="Georgia"/>
          <w:sz w:val="20"/>
          <w:szCs w:val="20"/>
          <w:rPrChange w:id="92" w:author="David Döbele" w:date="2023-02-28T19:04:00Z">
            <w:rPr>
              <w:rFonts w:ascii="Georgia" w:hAnsi="Georgia"/>
              <w:sz w:val="21"/>
              <w:szCs w:val="21"/>
            </w:rPr>
          </w:rPrChange>
        </w:rPr>
        <w:t xml:space="preserve"> Transaktionen</w:t>
      </w:r>
      <w:proofErr w:type="gramEnd"/>
      <w:r w:rsidR="00677293" w:rsidRPr="00813847">
        <w:rPr>
          <w:rFonts w:ascii="Georgia" w:hAnsi="Georgia"/>
          <w:sz w:val="20"/>
          <w:szCs w:val="20"/>
          <w:rPrChange w:id="93" w:author="David Döbele" w:date="2023-02-28T19:04:00Z">
            <w:rPr>
              <w:rFonts w:ascii="Georgia" w:hAnsi="Georgia"/>
              <w:sz w:val="21"/>
              <w:szCs w:val="21"/>
            </w:rPr>
          </w:rPrChange>
        </w:rPr>
        <w:t xml:space="preserve"> </w:t>
      </w:r>
      <w:r w:rsidR="00AD5FB3" w:rsidRPr="00813847">
        <w:rPr>
          <w:rFonts w:ascii="Georgia" w:hAnsi="Georgia"/>
          <w:sz w:val="20"/>
          <w:szCs w:val="20"/>
          <w:rPrChange w:id="94" w:author="David Döbele" w:date="2023-02-28T19:04:00Z">
            <w:rPr>
              <w:rFonts w:ascii="Georgia" w:hAnsi="Georgia"/>
              <w:sz w:val="21"/>
              <w:szCs w:val="21"/>
            </w:rPr>
          </w:rPrChange>
        </w:rPr>
        <w:t xml:space="preserve">und einem Transaktionsvolumen von XXX </w:t>
      </w:r>
      <w:r w:rsidR="00A6194E" w:rsidRPr="00813847">
        <w:rPr>
          <w:rFonts w:ascii="Georgia" w:hAnsi="Georgia"/>
          <w:sz w:val="20"/>
          <w:szCs w:val="20"/>
          <w:rPrChange w:id="95" w:author="David Döbele" w:date="2023-02-28T19:04:00Z">
            <w:rPr>
              <w:rFonts w:ascii="Georgia" w:hAnsi="Georgia"/>
              <w:sz w:val="21"/>
              <w:szCs w:val="21"/>
            </w:rPr>
          </w:rPrChange>
        </w:rPr>
        <w:t>in der Unternehmensgeschichte</w:t>
      </w:r>
      <w:r w:rsidR="0084596D" w:rsidRPr="00813847">
        <w:rPr>
          <w:rFonts w:ascii="Georgia" w:hAnsi="Georgia"/>
          <w:sz w:val="20"/>
          <w:szCs w:val="20"/>
          <w:rPrChange w:id="96" w:author="David Döbele" w:date="2023-02-28T19:04:00Z">
            <w:rPr>
              <w:rFonts w:ascii="Georgia" w:hAnsi="Georgia"/>
              <w:sz w:val="21"/>
              <w:szCs w:val="21"/>
            </w:rPr>
          </w:rPrChange>
        </w:rPr>
        <w:t xml:space="preserve"> </w:t>
      </w:r>
      <w:r w:rsidRPr="00813847">
        <w:rPr>
          <w:rFonts w:ascii="Georgia" w:hAnsi="Georgia"/>
          <w:sz w:val="20"/>
          <w:szCs w:val="20"/>
          <w:rPrChange w:id="97" w:author="David Döbele" w:date="2023-02-28T19:04:00Z">
            <w:rPr>
              <w:rFonts w:ascii="Georgia" w:hAnsi="Georgia"/>
              <w:sz w:val="21"/>
              <w:szCs w:val="21"/>
            </w:rPr>
          </w:rPrChange>
        </w:rPr>
        <w:t xml:space="preserve">unterstrichen wird. </w:t>
      </w:r>
      <w:r w:rsidR="00E05401" w:rsidRPr="00813847">
        <w:rPr>
          <w:rFonts w:ascii="Georgia" w:hAnsi="Georgia"/>
          <w:sz w:val="20"/>
          <w:szCs w:val="20"/>
          <w:rPrChange w:id="98" w:author="David Döbele" w:date="2023-02-28T19:04:00Z">
            <w:rPr>
              <w:rFonts w:ascii="Georgia" w:hAnsi="Georgia"/>
              <w:sz w:val="21"/>
              <w:szCs w:val="21"/>
            </w:rPr>
          </w:rPrChange>
        </w:rPr>
        <w:t>B</w:t>
      </w:r>
      <w:r w:rsidR="00CC41A0" w:rsidRPr="00813847">
        <w:rPr>
          <w:rFonts w:ascii="Georgia" w:hAnsi="Georgia"/>
          <w:sz w:val="20"/>
          <w:szCs w:val="20"/>
          <w:rPrChange w:id="99" w:author="David Döbele" w:date="2023-02-28T19:04:00Z">
            <w:rPr>
              <w:rFonts w:ascii="Georgia" w:hAnsi="Georgia"/>
              <w:sz w:val="21"/>
              <w:szCs w:val="21"/>
            </w:rPr>
          </w:rPrChange>
        </w:rPr>
        <w:t xml:space="preserve">esonders beeindruckend finde ich </w:t>
      </w:r>
      <w:ins w:id="100" w:author="David Döbele" w:date="2023-02-28T19:05:00Z">
        <w:r w:rsidR="008557B7">
          <w:rPr>
            <w:rFonts w:ascii="Georgia" w:hAnsi="Georgia"/>
            <w:sz w:val="20"/>
            <w:szCs w:val="20"/>
          </w:rPr>
          <w:t>I</w:t>
        </w:r>
      </w:ins>
      <w:del w:id="101" w:author="David Döbele" w:date="2023-02-28T19:05:00Z">
        <w:r w:rsidR="00CC41A0" w:rsidRPr="00813847" w:rsidDel="008557B7">
          <w:rPr>
            <w:rFonts w:ascii="Georgia" w:hAnsi="Georgia"/>
            <w:sz w:val="20"/>
            <w:szCs w:val="20"/>
            <w:rPrChange w:id="102" w:author="David Döbele" w:date="2023-02-28T19:04:00Z">
              <w:rPr>
                <w:rFonts w:ascii="Georgia" w:hAnsi="Georgia"/>
                <w:sz w:val="21"/>
                <w:szCs w:val="21"/>
              </w:rPr>
            </w:rPrChange>
          </w:rPr>
          <w:delText>i</w:delText>
        </w:r>
      </w:del>
      <w:r w:rsidR="00CC41A0" w:rsidRPr="00813847">
        <w:rPr>
          <w:rFonts w:ascii="Georgia" w:hAnsi="Georgia"/>
          <w:sz w:val="20"/>
          <w:szCs w:val="20"/>
          <w:rPrChange w:id="103" w:author="David Döbele" w:date="2023-02-28T19:04:00Z">
            <w:rPr>
              <w:rFonts w:ascii="Georgia" w:hAnsi="Georgia"/>
              <w:sz w:val="21"/>
              <w:szCs w:val="21"/>
            </w:rPr>
          </w:rPrChange>
        </w:rPr>
        <w:t xml:space="preserve">hre Unternehmenskultur, </w:t>
      </w:r>
      <w:ins w:id="104" w:author="David Döbele" w:date="2023-02-28T19:05:00Z">
        <w:r w:rsidR="008557B7">
          <w:rPr>
            <w:rFonts w:ascii="Georgia" w:hAnsi="Georgia"/>
            <w:sz w:val="20"/>
            <w:szCs w:val="20"/>
          </w:rPr>
          <w:t>S</w:t>
        </w:r>
      </w:ins>
      <w:del w:id="105" w:author="David Döbele" w:date="2023-02-28T19:05:00Z">
        <w:r w:rsidR="00CC41A0" w:rsidRPr="00813847" w:rsidDel="008557B7">
          <w:rPr>
            <w:rFonts w:ascii="Georgia" w:hAnsi="Georgia"/>
            <w:sz w:val="20"/>
            <w:szCs w:val="20"/>
            <w:rPrChange w:id="106" w:author="David Döbele" w:date="2023-02-28T19:04:00Z">
              <w:rPr>
                <w:rFonts w:ascii="Georgia" w:hAnsi="Georgia"/>
                <w:sz w:val="21"/>
                <w:szCs w:val="21"/>
              </w:rPr>
            </w:rPrChange>
          </w:rPr>
          <w:delText>s</w:delText>
        </w:r>
      </w:del>
      <w:r w:rsidR="00CC41A0" w:rsidRPr="00813847">
        <w:rPr>
          <w:rFonts w:ascii="Georgia" w:hAnsi="Georgia"/>
          <w:sz w:val="20"/>
          <w:szCs w:val="20"/>
          <w:rPrChange w:id="107" w:author="David Döbele" w:date="2023-02-28T19:04:00Z">
            <w:rPr>
              <w:rFonts w:ascii="Georgia" w:hAnsi="Georgia"/>
              <w:sz w:val="21"/>
              <w:szCs w:val="21"/>
            </w:rPr>
          </w:rPrChange>
        </w:rPr>
        <w:t xml:space="preserve">ie </w:t>
      </w:r>
      <w:r w:rsidR="00EF31C1" w:rsidRPr="00813847">
        <w:rPr>
          <w:rFonts w:ascii="Georgia" w:hAnsi="Georgia"/>
          <w:sz w:val="20"/>
          <w:szCs w:val="20"/>
          <w:rPrChange w:id="108" w:author="David Döbele" w:date="2023-02-28T19:04:00Z">
            <w:rPr>
              <w:rFonts w:ascii="Georgia" w:hAnsi="Georgia"/>
              <w:sz w:val="21"/>
              <w:szCs w:val="21"/>
            </w:rPr>
          </w:rPrChange>
        </w:rPr>
        <w:t>überlassen</w:t>
      </w:r>
      <w:r w:rsidR="00CC41A0" w:rsidRPr="00813847">
        <w:rPr>
          <w:rFonts w:ascii="Georgia" w:hAnsi="Georgia"/>
          <w:sz w:val="20"/>
          <w:szCs w:val="20"/>
          <w:rPrChange w:id="109" w:author="David Döbele" w:date="2023-02-28T19:04:00Z">
            <w:rPr>
              <w:rFonts w:ascii="Georgia" w:hAnsi="Georgia"/>
              <w:sz w:val="21"/>
              <w:szCs w:val="21"/>
            </w:rPr>
          </w:rPrChange>
        </w:rPr>
        <w:t xml:space="preserve"> nichts dem Zufall und haben </w:t>
      </w:r>
      <w:r w:rsidR="00587C32" w:rsidRPr="00813847">
        <w:rPr>
          <w:rFonts w:ascii="Georgia" w:hAnsi="Georgia"/>
          <w:sz w:val="20"/>
          <w:szCs w:val="20"/>
          <w:rPrChange w:id="110" w:author="David Döbele" w:date="2023-02-28T19:04:00Z">
            <w:rPr>
              <w:rFonts w:ascii="Georgia" w:hAnsi="Georgia"/>
              <w:sz w:val="21"/>
              <w:szCs w:val="21"/>
            </w:rPr>
          </w:rPrChange>
        </w:rPr>
        <w:t xml:space="preserve">XXXXXX </w:t>
      </w:r>
      <w:r w:rsidR="00CC41A0" w:rsidRPr="00813847">
        <w:rPr>
          <w:rFonts w:ascii="Georgia" w:hAnsi="Georgia"/>
          <w:sz w:val="20"/>
          <w:szCs w:val="20"/>
          <w:rPrChange w:id="111" w:author="David Döbele" w:date="2023-02-28T19:04:00Z">
            <w:rPr>
              <w:rFonts w:ascii="Georgia" w:hAnsi="Georgia"/>
              <w:sz w:val="21"/>
              <w:szCs w:val="21"/>
            </w:rPr>
          </w:rPrChange>
        </w:rPr>
        <w:t xml:space="preserve">breitaufgestellter Berater Team mit einer nahezu </w:t>
      </w:r>
      <w:r w:rsidR="00EF31C1" w:rsidRPr="00813847">
        <w:rPr>
          <w:rFonts w:ascii="Georgia" w:hAnsi="Georgia"/>
          <w:sz w:val="20"/>
          <w:szCs w:val="20"/>
          <w:rPrChange w:id="112" w:author="David Döbele" w:date="2023-02-28T19:04:00Z">
            <w:rPr>
              <w:rFonts w:ascii="Georgia" w:hAnsi="Georgia"/>
              <w:sz w:val="21"/>
              <w:szCs w:val="21"/>
            </w:rPr>
          </w:rPrChange>
        </w:rPr>
        <w:t>unermüdlichen</w:t>
      </w:r>
      <w:r w:rsidR="00CC41A0" w:rsidRPr="00813847">
        <w:rPr>
          <w:rFonts w:ascii="Georgia" w:hAnsi="Georgia"/>
          <w:sz w:val="20"/>
          <w:szCs w:val="20"/>
          <w:rPrChange w:id="113" w:author="David Döbele" w:date="2023-02-28T19:04:00Z">
            <w:rPr>
              <w:rFonts w:ascii="Georgia" w:hAnsi="Georgia"/>
              <w:sz w:val="21"/>
              <w:szCs w:val="21"/>
            </w:rPr>
          </w:rPrChange>
        </w:rPr>
        <w:t xml:space="preserve"> Expertis</w:t>
      </w:r>
      <w:r w:rsidR="00EF31C1" w:rsidRPr="00813847">
        <w:rPr>
          <w:rFonts w:ascii="Georgia" w:hAnsi="Georgia"/>
          <w:sz w:val="20"/>
          <w:szCs w:val="20"/>
          <w:rPrChange w:id="114" w:author="David Döbele" w:date="2023-02-28T19:04:00Z">
            <w:rPr>
              <w:rFonts w:ascii="Georgia" w:hAnsi="Georgia"/>
              <w:sz w:val="21"/>
              <w:szCs w:val="21"/>
            </w:rPr>
          </w:rPrChange>
        </w:rPr>
        <w:t>e</w:t>
      </w:r>
      <w:r w:rsidRPr="00813847">
        <w:rPr>
          <w:rFonts w:ascii="Georgia" w:hAnsi="Georgia"/>
          <w:sz w:val="20"/>
          <w:szCs w:val="20"/>
          <w:rPrChange w:id="115" w:author="David Döbele" w:date="2023-02-28T19:04:00Z">
            <w:rPr>
              <w:rFonts w:ascii="Georgia" w:hAnsi="Georgia"/>
              <w:sz w:val="21"/>
              <w:szCs w:val="21"/>
            </w:rPr>
          </w:rPrChange>
        </w:rPr>
        <w:t xml:space="preserve">. </w:t>
      </w:r>
      <w:r w:rsidR="00D61164" w:rsidRPr="00813847">
        <w:rPr>
          <w:rFonts w:ascii="Georgia" w:hAnsi="Georgia"/>
          <w:sz w:val="20"/>
          <w:szCs w:val="20"/>
          <w:rPrChange w:id="116" w:author="David Döbele" w:date="2023-02-28T19:04:00Z">
            <w:rPr>
              <w:rFonts w:ascii="Georgia" w:hAnsi="Georgia"/>
              <w:sz w:val="21"/>
              <w:szCs w:val="21"/>
            </w:rPr>
          </w:rPrChange>
        </w:rPr>
        <w:t xml:space="preserve">Ihre </w:t>
      </w:r>
      <w:r w:rsidR="00C6253E" w:rsidRPr="00813847">
        <w:rPr>
          <w:rFonts w:ascii="Georgia" w:hAnsi="Georgia"/>
          <w:sz w:val="20"/>
          <w:szCs w:val="20"/>
          <w:rPrChange w:id="117" w:author="David Döbele" w:date="2023-02-28T19:04:00Z">
            <w:rPr>
              <w:rFonts w:ascii="Georgia" w:hAnsi="Georgia"/>
              <w:sz w:val="21"/>
              <w:szCs w:val="21"/>
            </w:rPr>
          </w:rPrChange>
        </w:rPr>
        <w:t>Zusammenarbeit</w:t>
      </w:r>
      <w:r w:rsidR="00D61164" w:rsidRPr="00813847">
        <w:rPr>
          <w:rFonts w:ascii="Georgia" w:hAnsi="Georgia"/>
          <w:sz w:val="20"/>
          <w:szCs w:val="20"/>
          <w:rPrChange w:id="118" w:author="David Döbele" w:date="2023-02-28T19:04:00Z">
            <w:rPr>
              <w:rFonts w:ascii="Georgia" w:hAnsi="Georgia"/>
              <w:sz w:val="21"/>
              <w:szCs w:val="21"/>
            </w:rPr>
          </w:rPrChange>
        </w:rPr>
        <w:t xml:space="preserve"> mit </w:t>
      </w:r>
      <w:r w:rsidR="00C6253E" w:rsidRPr="00813847">
        <w:rPr>
          <w:rFonts w:ascii="Georgia" w:hAnsi="Georgia"/>
          <w:sz w:val="20"/>
          <w:szCs w:val="20"/>
          <w:rPrChange w:id="119" w:author="David Döbele" w:date="2023-02-28T19:04:00Z">
            <w:rPr>
              <w:rFonts w:ascii="Georgia" w:hAnsi="Georgia"/>
              <w:sz w:val="21"/>
              <w:szCs w:val="21"/>
            </w:rPr>
          </w:rPrChange>
        </w:rPr>
        <w:t>Unternehmen</w:t>
      </w:r>
      <w:r w:rsidR="00D61164" w:rsidRPr="00813847">
        <w:rPr>
          <w:rFonts w:ascii="Georgia" w:hAnsi="Georgia"/>
          <w:sz w:val="20"/>
          <w:szCs w:val="20"/>
          <w:rPrChange w:id="120" w:author="David Döbele" w:date="2023-02-28T19:04:00Z">
            <w:rPr>
              <w:rFonts w:ascii="Georgia" w:hAnsi="Georgia"/>
              <w:sz w:val="21"/>
              <w:szCs w:val="21"/>
            </w:rPr>
          </w:rPrChange>
        </w:rPr>
        <w:t xml:space="preserve"> wie </w:t>
      </w:r>
      <w:proofErr w:type="gramStart"/>
      <w:r w:rsidR="00587C32" w:rsidRPr="00813847">
        <w:rPr>
          <w:rFonts w:ascii="Georgia" w:hAnsi="Georgia"/>
          <w:sz w:val="20"/>
          <w:szCs w:val="20"/>
          <w:rPrChange w:id="121" w:author="David Döbele" w:date="2023-02-28T19:04:00Z">
            <w:rPr>
              <w:rFonts w:ascii="Georgia" w:hAnsi="Georgia"/>
              <w:sz w:val="21"/>
              <w:szCs w:val="21"/>
            </w:rPr>
          </w:rPrChange>
        </w:rPr>
        <w:t xml:space="preserve">XXXX </w:t>
      </w:r>
      <w:r w:rsidR="00621B53" w:rsidRPr="00813847">
        <w:rPr>
          <w:rFonts w:ascii="Georgia" w:hAnsi="Georgia"/>
          <w:sz w:val="20"/>
          <w:szCs w:val="20"/>
          <w:rPrChange w:id="122" w:author="David Döbele" w:date="2023-02-28T19:04:00Z">
            <w:rPr>
              <w:rFonts w:ascii="Georgia" w:hAnsi="Georgia"/>
              <w:sz w:val="21"/>
              <w:szCs w:val="21"/>
            </w:rPr>
          </w:rPrChange>
        </w:rPr>
        <w:t xml:space="preserve"> oder</w:t>
      </w:r>
      <w:proofErr w:type="gramEnd"/>
      <w:r w:rsidR="00621B53" w:rsidRPr="00813847">
        <w:rPr>
          <w:rFonts w:ascii="Georgia" w:hAnsi="Georgia"/>
          <w:sz w:val="20"/>
          <w:szCs w:val="20"/>
          <w:rPrChange w:id="123" w:author="David Döbele" w:date="2023-02-28T19:04:00Z">
            <w:rPr>
              <w:rFonts w:ascii="Georgia" w:hAnsi="Georgia"/>
              <w:sz w:val="21"/>
              <w:szCs w:val="21"/>
            </w:rPr>
          </w:rPrChange>
        </w:rPr>
        <w:t xml:space="preserve"> </w:t>
      </w:r>
      <w:r w:rsidR="00587C32" w:rsidRPr="00813847">
        <w:rPr>
          <w:rFonts w:ascii="Georgia" w:hAnsi="Georgia"/>
          <w:sz w:val="20"/>
          <w:szCs w:val="20"/>
          <w:rPrChange w:id="124" w:author="David Döbele" w:date="2023-02-28T19:04:00Z">
            <w:rPr>
              <w:rFonts w:ascii="Georgia" w:hAnsi="Georgia"/>
              <w:sz w:val="21"/>
              <w:szCs w:val="21"/>
            </w:rPr>
          </w:rPrChange>
        </w:rPr>
        <w:t>XXXX</w:t>
      </w:r>
      <w:r w:rsidR="00526CC2" w:rsidRPr="00813847">
        <w:rPr>
          <w:rFonts w:ascii="Georgia" w:hAnsi="Georgia"/>
          <w:sz w:val="20"/>
          <w:szCs w:val="20"/>
          <w:rPrChange w:id="125" w:author="David Döbele" w:date="2023-02-28T19:04:00Z">
            <w:rPr>
              <w:rFonts w:ascii="Georgia" w:hAnsi="Georgia"/>
              <w:sz w:val="21"/>
              <w:szCs w:val="21"/>
            </w:rPr>
          </w:rPrChange>
        </w:rPr>
        <w:t xml:space="preserve"> </w:t>
      </w:r>
      <w:r w:rsidR="00621B53" w:rsidRPr="00813847">
        <w:rPr>
          <w:rFonts w:ascii="Georgia" w:hAnsi="Georgia"/>
          <w:sz w:val="20"/>
          <w:szCs w:val="20"/>
          <w:rPrChange w:id="126" w:author="David Döbele" w:date="2023-02-28T19:04:00Z">
            <w:rPr>
              <w:rFonts w:ascii="Georgia" w:hAnsi="Georgia"/>
              <w:sz w:val="21"/>
              <w:szCs w:val="21"/>
            </w:rPr>
          </w:rPrChange>
        </w:rPr>
        <w:t xml:space="preserve">, beweist Ihren Einfluss und das Vertrauen der Branche in Sie. </w:t>
      </w:r>
      <w:r w:rsidRPr="00813847">
        <w:rPr>
          <w:rFonts w:ascii="Georgia" w:hAnsi="Georgia"/>
          <w:sz w:val="20"/>
          <w:szCs w:val="20"/>
          <w:rPrChange w:id="127" w:author="David Döbele" w:date="2023-02-28T19:04:00Z">
            <w:rPr>
              <w:rFonts w:ascii="Georgia" w:hAnsi="Georgia"/>
              <w:sz w:val="21"/>
              <w:szCs w:val="21"/>
            </w:rPr>
          </w:rPrChange>
        </w:rPr>
        <w:t>Zudem fasziniert mich Ihre auf Teamarbeit</w:t>
      </w:r>
      <w:r w:rsidR="007D0D96" w:rsidRPr="00813847">
        <w:rPr>
          <w:rFonts w:ascii="Georgia" w:hAnsi="Georgia"/>
          <w:sz w:val="20"/>
          <w:szCs w:val="20"/>
          <w:rPrChange w:id="128" w:author="David Döbele" w:date="2023-02-28T19:04:00Z">
            <w:rPr>
              <w:rFonts w:ascii="Georgia" w:hAnsi="Georgia"/>
              <w:sz w:val="21"/>
              <w:szCs w:val="21"/>
            </w:rPr>
          </w:rPrChange>
        </w:rPr>
        <w:t xml:space="preserve"> </w:t>
      </w:r>
      <w:r w:rsidRPr="00813847">
        <w:rPr>
          <w:rFonts w:ascii="Georgia" w:hAnsi="Georgia"/>
          <w:sz w:val="20"/>
          <w:szCs w:val="20"/>
          <w:rPrChange w:id="129" w:author="David Döbele" w:date="2023-02-28T19:04:00Z">
            <w:rPr>
              <w:rFonts w:ascii="Georgia" w:hAnsi="Georgia"/>
              <w:sz w:val="21"/>
              <w:szCs w:val="21"/>
            </w:rPr>
          </w:rPrChange>
        </w:rPr>
        <w:t xml:space="preserve">ausgerichtete Unternehmenskultur sowie die Tatsache, dass Praktikanten bei Ihnen ab Tag eins direkt eingebunden werden, da es mir ein Anliegen ist, meine </w:t>
      </w:r>
      <w:proofErr w:type="spellStart"/>
      <w:r w:rsidRPr="00813847">
        <w:rPr>
          <w:rFonts w:ascii="Georgia" w:hAnsi="Georgia"/>
          <w:sz w:val="20"/>
          <w:szCs w:val="20"/>
          <w:rPrChange w:id="130" w:author="David Döbele" w:date="2023-02-28T19:04:00Z">
            <w:rPr>
              <w:rFonts w:ascii="Georgia" w:hAnsi="Georgia"/>
              <w:sz w:val="21"/>
              <w:szCs w:val="21"/>
            </w:rPr>
          </w:rPrChange>
        </w:rPr>
        <w:t>Hands-on-Mentalität</w:t>
      </w:r>
      <w:proofErr w:type="spellEnd"/>
      <w:r w:rsidRPr="00813847">
        <w:rPr>
          <w:rFonts w:ascii="Georgia" w:hAnsi="Georgia"/>
          <w:sz w:val="20"/>
          <w:szCs w:val="20"/>
          <w:rPrChange w:id="131" w:author="David Döbele" w:date="2023-02-28T19:04:00Z">
            <w:rPr>
              <w:rFonts w:ascii="Georgia" w:hAnsi="Georgia"/>
              <w:sz w:val="21"/>
              <w:szCs w:val="21"/>
            </w:rPr>
          </w:rPrChange>
        </w:rPr>
        <w:t xml:space="preserve"> auch im Praktikum zeigen zu </w:t>
      </w:r>
      <w:r w:rsidR="00A93608" w:rsidRPr="00813847">
        <w:rPr>
          <w:rFonts w:ascii="Georgia" w:hAnsi="Georgia"/>
          <w:sz w:val="20"/>
          <w:szCs w:val="20"/>
          <w:rPrChange w:id="132" w:author="David Döbele" w:date="2023-02-28T19:04:00Z">
            <w:rPr>
              <w:rFonts w:ascii="Georgia" w:hAnsi="Georgia"/>
              <w:sz w:val="21"/>
              <w:szCs w:val="21"/>
            </w:rPr>
          </w:rPrChange>
        </w:rPr>
        <w:t>können</w:t>
      </w:r>
      <w:r w:rsidRPr="00813847">
        <w:rPr>
          <w:rFonts w:ascii="Georgia" w:hAnsi="Georgia"/>
          <w:sz w:val="20"/>
          <w:szCs w:val="20"/>
          <w:rPrChange w:id="133" w:author="David Döbele" w:date="2023-02-28T19:04:00Z">
            <w:rPr>
              <w:rFonts w:ascii="Georgia" w:hAnsi="Georgia"/>
              <w:sz w:val="21"/>
              <w:szCs w:val="21"/>
            </w:rPr>
          </w:rPrChange>
        </w:rPr>
        <w:t xml:space="preserve">. </w:t>
      </w:r>
    </w:p>
    <w:p w14:paraId="2BBCAAB9" w14:textId="5CD43793" w:rsidR="00F9324B" w:rsidRPr="00813847" w:rsidRDefault="00F9324B" w:rsidP="001800D6">
      <w:pPr>
        <w:spacing w:after="0" w:line="252" w:lineRule="auto"/>
        <w:jc w:val="both"/>
        <w:rPr>
          <w:rFonts w:ascii="Georgia" w:eastAsia="Times New Roman" w:hAnsi="Georgia" w:cs="Times New Roman"/>
          <w:sz w:val="20"/>
          <w:szCs w:val="20"/>
          <w:lang w:eastAsia="de-DE"/>
          <w:rPrChange w:id="134" w:author="David Döbele" w:date="2023-02-28T19:04:00Z">
            <w:rPr>
              <w:rFonts w:ascii="Georgia" w:eastAsia="Times New Roman" w:hAnsi="Georgia" w:cs="Times New Roman"/>
              <w:sz w:val="21"/>
              <w:szCs w:val="21"/>
              <w:lang w:eastAsia="de-DE"/>
            </w:rPr>
          </w:rPrChange>
        </w:rPr>
      </w:pPr>
      <w:r w:rsidRPr="00813847">
        <w:rPr>
          <w:rFonts w:ascii="Georgia" w:eastAsia="Times New Roman" w:hAnsi="Georgia" w:cs="Times New Roman"/>
          <w:sz w:val="20"/>
          <w:szCs w:val="20"/>
          <w:lang w:eastAsia="de-DE"/>
          <w:rPrChange w:id="135" w:author="David Döbele" w:date="2023-02-28T19:04:00Z">
            <w:rPr>
              <w:rFonts w:ascii="Georgia" w:eastAsia="Times New Roman" w:hAnsi="Georgia" w:cs="Times New Roman"/>
              <w:sz w:val="21"/>
              <w:szCs w:val="21"/>
              <w:lang w:eastAsia="de-DE"/>
            </w:rPr>
          </w:rPrChange>
        </w:rPr>
        <w:t xml:space="preserve">Von dem Praktikum bei </w:t>
      </w:r>
      <w:r w:rsidR="006F3C26" w:rsidRPr="00813847">
        <w:rPr>
          <w:rFonts w:ascii="Georgia" w:hAnsi="Georgia"/>
          <w:sz w:val="20"/>
          <w:szCs w:val="20"/>
          <w:rPrChange w:id="136" w:author="David Döbele" w:date="2023-02-28T19:04:00Z">
            <w:rPr>
              <w:rFonts w:ascii="Georgia" w:hAnsi="Georgia"/>
              <w:sz w:val="21"/>
              <w:szCs w:val="21"/>
            </w:rPr>
          </w:rPrChange>
        </w:rPr>
        <w:t>XXX</w:t>
      </w:r>
      <w:r w:rsidR="00D5050C" w:rsidRPr="00813847">
        <w:rPr>
          <w:rFonts w:ascii="Georgia" w:eastAsia="Times New Roman" w:hAnsi="Georgia" w:cs="Times New Roman"/>
          <w:sz w:val="20"/>
          <w:szCs w:val="20"/>
          <w:lang w:eastAsia="de-DE"/>
          <w:rPrChange w:id="137" w:author="David Döbele" w:date="2023-02-28T19:04:00Z">
            <w:rPr>
              <w:rFonts w:ascii="Georgia" w:eastAsia="Times New Roman" w:hAnsi="Georgia" w:cs="Times New Roman"/>
              <w:sz w:val="21"/>
              <w:szCs w:val="21"/>
              <w:lang w:eastAsia="de-DE"/>
            </w:rPr>
          </w:rPrChange>
        </w:rPr>
        <w:t xml:space="preserve"> </w:t>
      </w:r>
      <w:r w:rsidRPr="00813847">
        <w:rPr>
          <w:rFonts w:ascii="Georgia" w:eastAsia="Times New Roman" w:hAnsi="Georgia" w:cs="Times New Roman"/>
          <w:sz w:val="20"/>
          <w:szCs w:val="20"/>
          <w:lang w:eastAsia="de-DE"/>
          <w:rPrChange w:id="138" w:author="David Döbele" w:date="2023-02-28T19:04:00Z">
            <w:rPr>
              <w:rFonts w:ascii="Georgia" w:eastAsia="Times New Roman" w:hAnsi="Georgia" w:cs="Times New Roman"/>
              <w:sz w:val="21"/>
              <w:szCs w:val="21"/>
              <w:lang w:eastAsia="de-DE"/>
            </w:rPr>
          </w:rPrChange>
        </w:rPr>
        <w:t>erhoffe ich mir interessante Einblicke in diese für mich so spannenden Bereiche sowie die Möglichkeit, meine bisherigen Erfahrungen mehrwertstiftend einbringen zu können. Ich bin mir sicher, dass ich durch mein starkes Interesse am Investment Banking, meine hohe Einsatzbereitschaft sowie meine hervorragenden Teamfähigkeiten eine Bereicherung für</w:t>
      </w:r>
      <w:r w:rsidR="00621FF2" w:rsidRPr="00813847">
        <w:rPr>
          <w:rFonts w:ascii="Georgia" w:eastAsia="Times New Roman" w:hAnsi="Georgia" w:cs="Times New Roman"/>
          <w:sz w:val="20"/>
          <w:szCs w:val="20"/>
          <w:lang w:eastAsia="de-DE"/>
          <w:rPrChange w:id="139" w:author="David Döbele" w:date="2023-02-28T19:04:00Z">
            <w:rPr>
              <w:rFonts w:ascii="Georgia" w:eastAsia="Times New Roman" w:hAnsi="Georgia" w:cs="Times New Roman"/>
              <w:sz w:val="21"/>
              <w:szCs w:val="21"/>
              <w:lang w:eastAsia="de-DE"/>
            </w:rPr>
          </w:rPrChange>
        </w:rPr>
        <w:t xml:space="preserve"> </w:t>
      </w:r>
      <w:r w:rsidR="006F3C26" w:rsidRPr="00813847">
        <w:rPr>
          <w:rFonts w:ascii="Georgia" w:hAnsi="Georgia"/>
          <w:sz w:val="20"/>
          <w:szCs w:val="20"/>
          <w:rPrChange w:id="140" w:author="David Döbele" w:date="2023-02-28T19:04:00Z">
            <w:rPr>
              <w:rFonts w:ascii="Georgia" w:hAnsi="Georgia"/>
              <w:sz w:val="21"/>
              <w:szCs w:val="21"/>
            </w:rPr>
          </w:rPrChange>
        </w:rPr>
        <w:t>XXX</w:t>
      </w:r>
      <w:r w:rsidR="00D5050C" w:rsidRPr="00813847">
        <w:rPr>
          <w:rFonts w:ascii="Georgia" w:eastAsia="Times New Roman" w:hAnsi="Georgia" w:cs="Times New Roman"/>
          <w:sz w:val="20"/>
          <w:szCs w:val="20"/>
          <w:lang w:eastAsia="de-DE"/>
          <w:rPrChange w:id="141" w:author="David Döbele" w:date="2023-02-28T19:04:00Z">
            <w:rPr>
              <w:rFonts w:ascii="Georgia" w:eastAsia="Times New Roman" w:hAnsi="Georgia" w:cs="Times New Roman"/>
              <w:sz w:val="21"/>
              <w:szCs w:val="21"/>
              <w:lang w:eastAsia="de-DE"/>
            </w:rPr>
          </w:rPrChange>
        </w:rPr>
        <w:t xml:space="preserve"> </w:t>
      </w:r>
      <w:r w:rsidRPr="00813847">
        <w:rPr>
          <w:rFonts w:ascii="Georgia" w:eastAsia="Times New Roman" w:hAnsi="Georgia" w:cs="Times New Roman"/>
          <w:sz w:val="20"/>
          <w:szCs w:val="20"/>
          <w:lang w:eastAsia="de-DE"/>
          <w:rPrChange w:id="142" w:author="David Döbele" w:date="2023-02-28T19:04:00Z">
            <w:rPr>
              <w:rFonts w:ascii="Georgia" w:eastAsia="Times New Roman" w:hAnsi="Georgia" w:cs="Times New Roman"/>
              <w:sz w:val="21"/>
              <w:szCs w:val="21"/>
              <w:lang w:eastAsia="de-DE"/>
            </w:rPr>
          </w:rPrChange>
        </w:rPr>
        <w:t>sein werde und würde mich sehr darüber freuen, Sie auch in einem persönlichen Gespräch von mir überzeugen zu dürfen.</w:t>
      </w:r>
    </w:p>
    <w:p w14:paraId="0BC9DC6B" w14:textId="1DE7D810" w:rsidR="002E0D5C" w:rsidRPr="00813847" w:rsidRDefault="002E0D5C" w:rsidP="001800D6">
      <w:pPr>
        <w:spacing w:after="0" w:line="252" w:lineRule="auto"/>
        <w:jc w:val="both"/>
        <w:rPr>
          <w:rFonts w:ascii="Georgia" w:hAnsi="Georgia" w:cs="Times New Roman"/>
          <w:sz w:val="20"/>
          <w:szCs w:val="20"/>
          <w:rPrChange w:id="143" w:author="David Döbele" w:date="2023-02-28T19:04:00Z">
            <w:rPr>
              <w:rFonts w:ascii="Georgia" w:hAnsi="Georgia" w:cs="Times New Roman"/>
              <w:sz w:val="21"/>
              <w:szCs w:val="21"/>
            </w:rPr>
          </w:rPrChange>
        </w:rPr>
      </w:pPr>
    </w:p>
    <w:p w14:paraId="44E8C014" w14:textId="32BF4356" w:rsidR="00282975" w:rsidRPr="00813847" w:rsidRDefault="007E3694" w:rsidP="001800D6">
      <w:pPr>
        <w:spacing w:after="0" w:line="252" w:lineRule="auto"/>
        <w:jc w:val="both"/>
        <w:rPr>
          <w:rFonts w:ascii="Georgia" w:hAnsi="Georgia" w:cs="Times New Roman"/>
          <w:sz w:val="20"/>
          <w:szCs w:val="20"/>
          <w:rPrChange w:id="144" w:author="David Döbele" w:date="2023-02-28T19:04:00Z">
            <w:rPr>
              <w:rFonts w:ascii="Georgia" w:hAnsi="Georgia" w:cs="Times New Roman"/>
              <w:sz w:val="21"/>
              <w:szCs w:val="21"/>
            </w:rPr>
          </w:rPrChange>
        </w:rPr>
      </w:pPr>
      <w:r w:rsidRPr="00813847">
        <w:rPr>
          <w:rFonts w:ascii="Georgia" w:hAnsi="Georgia" w:cs="Times New Roman"/>
          <w:sz w:val="20"/>
          <w:szCs w:val="20"/>
          <w:rPrChange w:id="145" w:author="David Döbele" w:date="2023-02-28T19:04:00Z">
            <w:rPr>
              <w:rFonts w:ascii="Georgia" w:hAnsi="Georgia" w:cs="Times New Roman"/>
              <w:sz w:val="21"/>
              <w:szCs w:val="21"/>
            </w:rPr>
          </w:rPrChange>
        </w:rPr>
        <w:t>Mit freundlichen Grüßen</w:t>
      </w:r>
    </w:p>
    <w:p w14:paraId="36B165AF" w14:textId="03686F7E" w:rsidR="00FA2B01" w:rsidRPr="00813847" w:rsidRDefault="00E209CD" w:rsidP="00C320EA">
      <w:pPr>
        <w:spacing w:after="0"/>
        <w:jc w:val="both"/>
        <w:rPr>
          <w:rFonts w:ascii="Georgia" w:hAnsi="Georgia" w:cs="Times New Roman"/>
          <w:sz w:val="20"/>
          <w:szCs w:val="20"/>
          <w:rPrChange w:id="146" w:author="David Döbele" w:date="2023-02-28T19:04:00Z">
            <w:rPr>
              <w:rFonts w:ascii="Georgia" w:hAnsi="Georgia" w:cs="Times New Roman"/>
              <w:sz w:val="21"/>
              <w:szCs w:val="21"/>
            </w:rPr>
          </w:rPrChange>
        </w:rPr>
      </w:pPr>
      <w:r w:rsidRPr="00813847">
        <w:rPr>
          <w:i/>
          <w:iCs/>
          <w:noProof/>
          <w:sz w:val="20"/>
          <w:szCs w:val="20"/>
          <w:rPrChange w:id="147" w:author="David Döbele" w:date="2023-02-28T19:04:00Z">
            <w:rPr>
              <w:i/>
              <w:iCs/>
              <w:noProof/>
              <w:sz w:val="21"/>
              <w:szCs w:val="21"/>
            </w:rPr>
          </w:rPrChange>
        </w:rPr>
        <mc:AlternateContent>
          <mc:Choice Requires="wpi">
            <w:drawing>
              <wp:anchor distT="0" distB="0" distL="114300" distR="114300" simplePos="0" relativeHeight="251661312" behindDoc="0" locked="0" layoutInCell="1" allowOverlap="1" wp14:anchorId="47228CBF" wp14:editId="1248ED12">
                <wp:simplePos x="0" y="0"/>
                <wp:positionH relativeFrom="column">
                  <wp:posOffset>0</wp:posOffset>
                </wp:positionH>
                <wp:positionV relativeFrom="paragraph">
                  <wp:posOffset>54286</wp:posOffset>
                </wp:positionV>
                <wp:extent cx="1072515" cy="402590"/>
                <wp:effectExtent l="38100" t="38100" r="0" b="41910"/>
                <wp:wrapNone/>
                <wp:docPr id="52" name="Freihand 52"/>
                <wp:cNvGraphicFramePr/>
                <a:graphic xmlns:a="http://schemas.openxmlformats.org/drawingml/2006/main">
                  <a:graphicData uri="http://schemas.microsoft.com/office/word/2010/wordprocessingInk">
                    <w14:contentPart bwMode="auto" r:id="rId5">
                      <w14:nvContentPartPr>
                        <w14:cNvContentPartPr/>
                      </w14:nvContentPartPr>
                      <w14:xfrm>
                        <a:off x="0" y="0"/>
                        <a:ext cx="1072515" cy="402590"/>
                      </w14:xfrm>
                    </w14:contentPart>
                  </a:graphicData>
                </a:graphic>
                <wp14:sizeRelH relativeFrom="margin">
                  <wp14:pctWidth>0</wp14:pctWidth>
                </wp14:sizeRelH>
                <wp14:sizeRelV relativeFrom="margin">
                  <wp14:pctHeight>0</wp14:pctHeight>
                </wp14:sizeRelV>
              </wp:anchor>
            </w:drawing>
          </mc:Choice>
          <mc:Fallback>
            <w:pict>
              <v:shapetype w14:anchorId="22A95C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52" o:spid="_x0000_s1026" type="#_x0000_t75" style="position:absolute;margin-left:-1.2pt;margin-top:3.05pt;width:86.85pt;height:3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">
                <v:imagedata r:id="rId6" o:title=""/>
              </v:shape>
            </w:pict>
          </mc:Fallback>
        </mc:AlternateContent>
      </w:r>
    </w:p>
    <w:sectPr w:rsidR="00FA2B01" w:rsidRPr="00813847" w:rsidSect="00D67268">
      <w:pgSz w:w="11906" w:h="16838"/>
      <w:pgMar w:top="720" w:right="851" w:bottom="72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694"/>
    <w:rsid w:val="000015F9"/>
    <w:rsid w:val="00003AD5"/>
    <w:rsid w:val="00010B59"/>
    <w:rsid w:val="00015499"/>
    <w:rsid w:val="00020AF7"/>
    <w:rsid w:val="000323CB"/>
    <w:rsid w:val="000348AD"/>
    <w:rsid w:val="00034B71"/>
    <w:rsid w:val="000404F6"/>
    <w:rsid w:val="00045113"/>
    <w:rsid w:val="0004593C"/>
    <w:rsid w:val="00046FBF"/>
    <w:rsid w:val="00050A4A"/>
    <w:rsid w:val="00065F7D"/>
    <w:rsid w:val="00066F7E"/>
    <w:rsid w:val="0007276D"/>
    <w:rsid w:val="00076AFC"/>
    <w:rsid w:val="0008673B"/>
    <w:rsid w:val="00087F12"/>
    <w:rsid w:val="00094C73"/>
    <w:rsid w:val="00094D19"/>
    <w:rsid w:val="00097862"/>
    <w:rsid w:val="000B0F61"/>
    <w:rsid w:val="000B6E01"/>
    <w:rsid w:val="000C43F6"/>
    <w:rsid w:val="000C7D27"/>
    <w:rsid w:val="000D0B64"/>
    <w:rsid w:val="000E0A0D"/>
    <w:rsid w:val="000E4ABC"/>
    <w:rsid w:val="000F1BC5"/>
    <w:rsid w:val="000F66E7"/>
    <w:rsid w:val="00105ECD"/>
    <w:rsid w:val="001103BD"/>
    <w:rsid w:val="001266E5"/>
    <w:rsid w:val="00126F88"/>
    <w:rsid w:val="00130662"/>
    <w:rsid w:val="00130889"/>
    <w:rsid w:val="001311B8"/>
    <w:rsid w:val="00131C38"/>
    <w:rsid w:val="00141C6B"/>
    <w:rsid w:val="00152790"/>
    <w:rsid w:val="00152DF4"/>
    <w:rsid w:val="00153D07"/>
    <w:rsid w:val="00154949"/>
    <w:rsid w:val="00154999"/>
    <w:rsid w:val="0015710E"/>
    <w:rsid w:val="0016332C"/>
    <w:rsid w:val="00164DDF"/>
    <w:rsid w:val="00173E8F"/>
    <w:rsid w:val="00176965"/>
    <w:rsid w:val="001800D6"/>
    <w:rsid w:val="00180E92"/>
    <w:rsid w:val="00182227"/>
    <w:rsid w:val="0019387C"/>
    <w:rsid w:val="001977FB"/>
    <w:rsid w:val="001A1696"/>
    <w:rsid w:val="001A27F5"/>
    <w:rsid w:val="001B4451"/>
    <w:rsid w:val="001C06E7"/>
    <w:rsid w:val="001C0A94"/>
    <w:rsid w:val="001C3EFD"/>
    <w:rsid w:val="001C47F9"/>
    <w:rsid w:val="001C5A3E"/>
    <w:rsid w:val="001D0BB8"/>
    <w:rsid w:val="001D2408"/>
    <w:rsid w:val="001D2945"/>
    <w:rsid w:val="001D32A4"/>
    <w:rsid w:val="001E4536"/>
    <w:rsid w:val="001F3D97"/>
    <w:rsid w:val="00200B16"/>
    <w:rsid w:val="00201853"/>
    <w:rsid w:val="00202882"/>
    <w:rsid w:val="002037E8"/>
    <w:rsid w:val="002077D9"/>
    <w:rsid w:val="00211B0B"/>
    <w:rsid w:val="002144D3"/>
    <w:rsid w:val="002171F2"/>
    <w:rsid w:val="00223A77"/>
    <w:rsid w:val="0022539B"/>
    <w:rsid w:val="0022771F"/>
    <w:rsid w:val="0022797E"/>
    <w:rsid w:val="002325C0"/>
    <w:rsid w:val="002339F2"/>
    <w:rsid w:val="00234F27"/>
    <w:rsid w:val="00250A8C"/>
    <w:rsid w:val="00254C81"/>
    <w:rsid w:val="00260F8B"/>
    <w:rsid w:val="00272C5D"/>
    <w:rsid w:val="00282975"/>
    <w:rsid w:val="00282CC7"/>
    <w:rsid w:val="002843F5"/>
    <w:rsid w:val="00284E3A"/>
    <w:rsid w:val="00284E7D"/>
    <w:rsid w:val="002A6815"/>
    <w:rsid w:val="002A769E"/>
    <w:rsid w:val="002A7E3D"/>
    <w:rsid w:val="002B12C7"/>
    <w:rsid w:val="002B5F9C"/>
    <w:rsid w:val="002C1ABD"/>
    <w:rsid w:val="002C6435"/>
    <w:rsid w:val="002D38A6"/>
    <w:rsid w:val="002E0718"/>
    <w:rsid w:val="002E0D5C"/>
    <w:rsid w:val="002E6F47"/>
    <w:rsid w:val="002E7733"/>
    <w:rsid w:val="002F03C2"/>
    <w:rsid w:val="002F2546"/>
    <w:rsid w:val="002F4C09"/>
    <w:rsid w:val="002F706F"/>
    <w:rsid w:val="002F7076"/>
    <w:rsid w:val="0030177C"/>
    <w:rsid w:val="0031188D"/>
    <w:rsid w:val="00312499"/>
    <w:rsid w:val="003157B5"/>
    <w:rsid w:val="00316F60"/>
    <w:rsid w:val="00324366"/>
    <w:rsid w:val="0032756E"/>
    <w:rsid w:val="003314EF"/>
    <w:rsid w:val="00334722"/>
    <w:rsid w:val="0033620E"/>
    <w:rsid w:val="00337C40"/>
    <w:rsid w:val="003476EE"/>
    <w:rsid w:val="00361261"/>
    <w:rsid w:val="003617C1"/>
    <w:rsid w:val="00365ECB"/>
    <w:rsid w:val="00367642"/>
    <w:rsid w:val="00375E74"/>
    <w:rsid w:val="00377E72"/>
    <w:rsid w:val="00382069"/>
    <w:rsid w:val="00382C24"/>
    <w:rsid w:val="00382CB4"/>
    <w:rsid w:val="003913E6"/>
    <w:rsid w:val="0039225D"/>
    <w:rsid w:val="00393365"/>
    <w:rsid w:val="00394179"/>
    <w:rsid w:val="00395708"/>
    <w:rsid w:val="003965A1"/>
    <w:rsid w:val="00397FCE"/>
    <w:rsid w:val="003A3E1B"/>
    <w:rsid w:val="003A53DC"/>
    <w:rsid w:val="003A5730"/>
    <w:rsid w:val="003A73F6"/>
    <w:rsid w:val="003B17E0"/>
    <w:rsid w:val="003B2080"/>
    <w:rsid w:val="003B43A0"/>
    <w:rsid w:val="003B4AEF"/>
    <w:rsid w:val="003C59B3"/>
    <w:rsid w:val="003C7827"/>
    <w:rsid w:val="003D2004"/>
    <w:rsid w:val="003D2C02"/>
    <w:rsid w:val="003D6F13"/>
    <w:rsid w:val="003E1090"/>
    <w:rsid w:val="003E29CA"/>
    <w:rsid w:val="003E2BB6"/>
    <w:rsid w:val="003E7379"/>
    <w:rsid w:val="003F4563"/>
    <w:rsid w:val="003F592F"/>
    <w:rsid w:val="004022CE"/>
    <w:rsid w:val="00406D1D"/>
    <w:rsid w:val="00406EB8"/>
    <w:rsid w:val="0041154B"/>
    <w:rsid w:val="00441763"/>
    <w:rsid w:val="0044428F"/>
    <w:rsid w:val="004512C5"/>
    <w:rsid w:val="00461A32"/>
    <w:rsid w:val="00461D7D"/>
    <w:rsid w:val="00467964"/>
    <w:rsid w:val="00472122"/>
    <w:rsid w:val="00481DCA"/>
    <w:rsid w:val="004850E2"/>
    <w:rsid w:val="00490DC6"/>
    <w:rsid w:val="004961EB"/>
    <w:rsid w:val="004A597F"/>
    <w:rsid w:val="004B0FC0"/>
    <w:rsid w:val="004B24FF"/>
    <w:rsid w:val="004B2A9D"/>
    <w:rsid w:val="004B43CD"/>
    <w:rsid w:val="004C70E6"/>
    <w:rsid w:val="004D21CC"/>
    <w:rsid w:val="004D71FA"/>
    <w:rsid w:val="004E42F7"/>
    <w:rsid w:val="004E6785"/>
    <w:rsid w:val="004F67FF"/>
    <w:rsid w:val="00502895"/>
    <w:rsid w:val="00506B38"/>
    <w:rsid w:val="00522608"/>
    <w:rsid w:val="00523CC1"/>
    <w:rsid w:val="00526CC2"/>
    <w:rsid w:val="00535C62"/>
    <w:rsid w:val="00545D0B"/>
    <w:rsid w:val="005500A6"/>
    <w:rsid w:val="00550DE7"/>
    <w:rsid w:val="005604DA"/>
    <w:rsid w:val="005634D5"/>
    <w:rsid w:val="00563BE4"/>
    <w:rsid w:val="00564067"/>
    <w:rsid w:val="005640AC"/>
    <w:rsid w:val="005656E8"/>
    <w:rsid w:val="005667CC"/>
    <w:rsid w:val="005746E0"/>
    <w:rsid w:val="00580409"/>
    <w:rsid w:val="00585D27"/>
    <w:rsid w:val="00587C32"/>
    <w:rsid w:val="00594414"/>
    <w:rsid w:val="00596A77"/>
    <w:rsid w:val="005A1F02"/>
    <w:rsid w:val="005B0AE9"/>
    <w:rsid w:val="005B14FB"/>
    <w:rsid w:val="005B5787"/>
    <w:rsid w:val="005B689F"/>
    <w:rsid w:val="005C1071"/>
    <w:rsid w:val="005C27DA"/>
    <w:rsid w:val="005C399C"/>
    <w:rsid w:val="005D72DC"/>
    <w:rsid w:val="005F02F4"/>
    <w:rsid w:val="005F6B52"/>
    <w:rsid w:val="005F6D60"/>
    <w:rsid w:val="006044F6"/>
    <w:rsid w:val="00610F75"/>
    <w:rsid w:val="00621B53"/>
    <w:rsid w:val="00621FF2"/>
    <w:rsid w:val="00622CB6"/>
    <w:rsid w:val="00631CCD"/>
    <w:rsid w:val="006404FB"/>
    <w:rsid w:val="00640C7E"/>
    <w:rsid w:val="006415C8"/>
    <w:rsid w:val="00643055"/>
    <w:rsid w:val="006446FE"/>
    <w:rsid w:val="00653B64"/>
    <w:rsid w:val="006548CD"/>
    <w:rsid w:val="006553ED"/>
    <w:rsid w:val="0066080A"/>
    <w:rsid w:val="00660FF0"/>
    <w:rsid w:val="00666E5F"/>
    <w:rsid w:val="00670EB2"/>
    <w:rsid w:val="00677293"/>
    <w:rsid w:val="00683A63"/>
    <w:rsid w:val="006A0524"/>
    <w:rsid w:val="006A4C4B"/>
    <w:rsid w:val="006A4CBF"/>
    <w:rsid w:val="006A7241"/>
    <w:rsid w:val="006C11EE"/>
    <w:rsid w:val="006C21FC"/>
    <w:rsid w:val="006E1A61"/>
    <w:rsid w:val="006E5C4A"/>
    <w:rsid w:val="006F2D79"/>
    <w:rsid w:val="006F3C26"/>
    <w:rsid w:val="006F5EAB"/>
    <w:rsid w:val="00701FD6"/>
    <w:rsid w:val="00704625"/>
    <w:rsid w:val="007149A4"/>
    <w:rsid w:val="00715112"/>
    <w:rsid w:val="00723078"/>
    <w:rsid w:val="007375C7"/>
    <w:rsid w:val="00742827"/>
    <w:rsid w:val="00743BB1"/>
    <w:rsid w:val="00746E84"/>
    <w:rsid w:val="00762D65"/>
    <w:rsid w:val="00762D8D"/>
    <w:rsid w:val="00781448"/>
    <w:rsid w:val="00782733"/>
    <w:rsid w:val="00795DFB"/>
    <w:rsid w:val="007B1C64"/>
    <w:rsid w:val="007B1D7E"/>
    <w:rsid w:val="007B27D9"/>
    <w:rsid w:val="007B62DC"/>
    <w:rsid w:val="007C1657"/>
    <w:rsid w:val="007D0D96"/>
    <w:rsid w:val="007D4A3C"/>
    <w:rsid w:val="007E0FD2"/>
    <w:rsid w:val="007E1E2C"/>
    <w:rsid w:val="007E3694"/>
    <w:rsid w:val="007E3A4F"/>
    <w:rsid w:val="007E4866"/>
    <w:rsid w:val="007E54C0"/>
    <w:rsid w:val="007F047E"/>
    <w:rsid w:val="007F4F4D"/>
    <w:rsid w:val="007F5B35"/>
    <w:rsid w:val="00803EE9"/>
    <w:rsid w:val="00813847"/>
    <w:rsid w:val="0081395F"/>
    <w:rsid w:val="008238B3"/>
    <w:rsid w:val="00823994"/>
    <w:rsid w:val="00825B52"/>
    <w:rsid w:val="008262D0"/>
    <w:rsid w:val="008320AC"/>
    <w:rsid w:val="00833527"/>
    <w:rsid w:val="00835CC4"/>
    <w:rsid w:val="0084596D"/>
    <w:rsid w:val="008557B7"/>
    <w:rsid w:val="00877874"/>
    <w:rsid w:val="00893910"/>
    <w:rsid w:val="00893DCB"/>
    <w:rsid w:val="00894A1E"/>
    <w:rsid w:val="00897F35"/>
    <w:rsid w:val="008B0B69"/>
    <w:rsid w:val="008B0FF3"/>
    <w:rsid w:val="008B3944"/>
    <w:rsid w:val="008B59CE"/>
    <w:rsid w:val="008C3D14"/>
    <w:rsid w:val="008C5D97"/>
    <w:rsid w:val="008D07E0"/>
    <w:rsid w:val="008D0F08"/>
    <w:rsid w:val="008D187E"/>
    <w:rsid w:val="008D429F"/>
    <w:rsid w:val="008D5D94"/>
    <w:rsid w:val="008E6439"/>
    <w:rsid w:val="008F40DA"/>
    <w:rsid w:val="008F4C00"/>
    <w:rsid w:val="008F5705"/>
    <w:rsid w:val="009019EB"/>
    <w:rsid w:val="00903E3A"/>
    <w:rsid w:val="00905792"/>
    <w:rsid w:val="00907EA8"/>
    <w:rsid w:val="0091657E"/>
    <w:rsid w:val="009165FD"/>
    <w:rsid w:val="009262B9"/>
    <w:rsid w:val="009306AB"/>
    <w:rsid w:val="00931109"/>
    <w:rsid w:val="00931C91"/>
    <w:rsid w:val="00932CE5"/>
    <w:rsid w:val="00935615"/>
    <w:rsid w:val="00941973"/>
    <w:rsid w:val="00944E48"/>
    <w:rsid w:val="009513F1"/>
    <w:rsid w:val="009515BA"/>
    <w:rsid w:val="00973649"/>
    <w:rsid w:val="00980A21"/>
    <w:rsid w:val="00983533"/>
    <w:rsid w:val="00985986"/>
    <w:rsid w:val="00986BFA"/>
    <w:rsid w:val="00996F14"/>
    <w:rsid w:val="009975B2"/>
    <w:rsid w:val="009A27EF"/>
    <w:rsid w:val="009A575F"/>
    <w:rsid w:val="009B5AC9"/>
    <w:rsid w:val="009C2FFA"/>
    <w:rsid w:val="009C5F1D"/>
    <w:rsid w:val="009C65A3"/>
    <w:rsid w:val="009C7551"/>
    <w:rsid w:val="009D2EDE"/>
    <w:rsid w:val="009E2E9B"/>
    <w:rsid w:val="009F0166"/>
    <w:rsid w:val="009F4160"/>
    <w:rsid w:val="00A065B1"/>
    <w:rsid w:val="00A14426"/>
    <w:rsid w:val="00A2280E"/>
    <w:rsid w:val="00A25BDB"/>
    <w:rsid w:val="00A31F9B"/>
    <w:rsid w:val="00A33EFD"/>
    <w:rsid w:val="00A41A89"/>
    <w:rsid w:val="00A441D0"/>
    <w:rsid w:val="00A4476F"/>
    <w:rsid w:val="00A476FA"/>
    <w:rsid w:val="00A516A3"/>
    <w:rsid w:val="00A53B8F"/>
    <w:rsid w:val="00A604F1"/>
    <w:rsid w:val="00A60535"/>
    <w:rsid w:val="00A6194E"/>
    <w:rsid w:val="00A65079"/>
    <w:rsid w:val="00A70177"/>
    <w:rsid w:val="00A7264E"/>
    <w:rsid w:val="00A72E79"/>
    <w:rsid w:val="00A75605"/>
    <w:rsid w:val="00A86DBD"/>
    <w:rsid w:val="00A9350B"/>
    <w:rsid w:val="00A93608"/>
    <w:rsid w:val="00A9436B"/>
    <w:rsid w:val="00A94D24"/>
    <w:rsid w:val="00AA738C"/>
    <w:rsid w:val="00AC2C6C"/>
    <w:rsid w:val="00AC3EB4"/>
    <w:rsid w:val="00AC4001"/>
    <w:rsid w:val="00AC4FB8"/>
    <w:rsid w:val="00AC5335"/>
    <w:rsid w:val="00AD20D6"/>
    <w:rsid w:val="00AD5FB3"/>
    <w:rsid w:val="00AE0CEA"/>
    <w:rsid w:val="00AE1AB6"/>
    <w:rsid w:val="00AE2CA5"/>
    <w:rsid w:val="00AE3F5E"/>
    <w:rsid w:val="00AE471C"/>
    <w:rsid w:val="00AE57B7"/>
    <w:rsid w:val="00AE7A8E"/>
    <w:rsid w:val="00AF3A33"/>
    <w:rsid w:val="00AF6456"/>
    <w:rsid w:val="00B04AA4"/>
    <w:rsid w:val="00B04E0E"/>
    <w:rsid w:val="00B1069B"/>
    <w:rsid w:val="00B10C65"/>
    <w:rsid w:val="00B13530"/>
    <w:rsid w:val="00B222A6"/>
    <w:rsid w:val="00B24024"/>
    <w:rsid w:val="00B34C0D"/>
    <w:rsid w:val="00B4184F"/>
    <w:rsid w:val="00B43C5C"/>
    <w:rsid w:val="00B44D60"/>
    <w:rsid w:val="00B460D7"/>
    <w:rsid w:val="00B5262A"/>
    <w:rsid w:val="00B53702"/>
    <w:rsid w:val="00B60A89"/>
    <w:rsid w:val="00B64AF2"/>
    <w:rsid w:val="00B64FAA"/>
    <w:rsid w:val="00B7207F"/>
    <w:rsid w:val="00B72261"/>
    <w:rsid w:val="00B764DE"/>
    <w:rsid w:val="00B84047"/>
    <w:rsid w:val="00B92F0D"/>
    <w:rsid w:val="00B95AD0"/>
    <w:rsid w:val="00BB2110"/>
    <w:rsid w:val="00BB40D4"/>
    <w:rsid w:val="00BC19F3"/>
    <w:rsid w:val="00BC2402"/>
    <w:rsid w:val="00BC4C63"/>
    <w:rsid w:val="00BE1172"/>
    <w:rsid w:val="00BE1BA3"/>
    <w:rsid w:val="00BE45FB"/>
    <w:rsid w:val="00BE6DBA"/>
    <w:rsid w:val="00BF22BC"/>
    <w:rsid w:val="00C07B11"/>
    <w:rsid w:val="00C11E95"/>
    <w:rsid w:val="00C167D7"/>
    <w:rsid w:val="00C22681"/>
    <w:rsid w:val="00C27025"/>
    <w:rsid w:val="00C27E75"/>
    <w:rsid w:val="00C320EA"/>
    <w:rsid w:val="00C33909"/>
    <w:rsid w:val="00C3535B"/>
    <w:rsid w:val="00C36792"/>
    <w:rsid w:val="00C40AEC"/>
    <w:rsid w:val="00C45035"/>
    <w:rsid w:val="00C479BA"/>
    <w:rsid w:val="00C562A5"/>
    <w:rsid w:val="00C602D0"/>
    <w:rsid w:val="00C6253E"/>
    <w:rsid w:val="00C66CB1"/>
    <w:rsid w:val="00C72F1D"/>
    <w:rsid w:val="00C935C4"/>
    <w:rsid w:val="00C96125"/>
    <w:rsid w:val="00CA60B1"/>
    <w:rsid w:val="00CC0E5C"/>
    <w:rsid w:val="00CC41A0"/>
    <w:rsid w:val="00CD18A5"/>
    <w:rsid w:val="00CD23DC"/>
    <w:rsid w:val="00CE0F92"/>
    <w:rsid w:val="00CE32A0"/>
    <w:rsid w:val="00CF17A3"/>
    <w:rsid w:val="00CF5153"/>
    <w:rsid w:val="00D022CC"/>
    <w:rsid w:val="00D07758"/>
    <w:rsid w:val="00D1264B"/>
    <w:rsid w:val="00D172F3"/>
    <w:rsid w:val="00D2312B"/>
    <w:rsid w:val="00D23527"/>
    <w:rsid w:val="00D236E4"/>
    <w:rsid w:val="00D27EAC"/>
    <w:rsid w:val="00D34303"/>
    <w:rsid w:val="00D40381"/>
    <w:rsid w:val="00D40E45"/>
    <w:rsid w:val="00D41714"/>
    <w:rsid w:val="00D457B5"/>
    <w:rsid w:val="00D47080"/>
    <w:rsid w:val="00D5050C"/>
    <w:rsid w:val="00D511FE"/>
    <w:rsid w:val="00D56B3B"/>
    <w:rsid w:val="00D61164"/>
    <w:rsid w:val="00D67268"/>
    <w:rsid w:val="00D73109"/>
    <w:rsid w:val="00D8175B"/>
    <w:rsid w:val="00D83168"/>
    <w:rsid w:val="00D95ED9"/>
    <w:rsid w:val="00DA7750"/>
    <w:rsid w:val="00DB5042"/>
    <w:rsid w:val="00DD13C9"/>
    <w:rsid w:val="00DD2749"/>
    <w:rsid w:val="00DD341E"/>
    <w:rsid w:val="00DE2E2E"/>
    <w:rsid w:val="00DE4251"/>
    <w:rsid w:val="00DF1A9A"/>
    <w:rsid w:val="00DF1F60"/>
    <w:rsid w:val="00DF56C9"/>
    <w:rsid w:val="00DF632B"/>
    <w:rsid w:val="00DF738D"/>
    <w:rsid w:val="00DF782D"/>
    <w:rsid w:val="00E05401"/>
    <w:rsid w:val="00E1419A"/>
    <w:rsid w:val="00E17A01"/>
    <w:rsid w:val="00E209CD"/>
    <w:rsid w:val="00E26076"/>
    <w:rsid w:val="00E26EFA"/>
    <w:rsid w:val="00E32A7A"/>
    <w:rsid w:val="00E367D4"/>
    <w:rsid w:val="00E36FAD"/>
    <w:rsid w:val="00E37820"/>
    <w:rsid w:val="00E50408"/>
    <w:rsid w:val="00E6532E"/>
    <w:rsid w:val="00E74F93"/>
    <w:rsid w:val="00E84DAF"/>
    <w:rsid w:val="00E868EB"/>
    <w:rsid w:val="00E91186"/>
    <w:rsid w:val="00EA0FED"/>
    <w:rsid w:val="00EA14E5"/>
    <w:rsid w:val="00EA381D"/>
    <w:rsid w:val="00EA7BEB"/>
    <w:rsid w:val="00EB2239"/>
    <w:rsid w:val="00EB37CA"/>
    <w:rsid w:val="00EB400F"/>
    <w:rsid w:val="00EB7AF5"/>
    <w:rsid w:val="00ED107E"/>
    <w:rsid w:val="00ED1132"/>
    <w:rsid w:val="00EF31C1"/>
    <w:rsid w:val="00F00839"/>
    <w:rsid w:val="00F064AB"/>
    <w:rsid w:val="00F1047B"/>
    <w:rsid w:val="00F213A7"/>
    <w:rsid w:val="00F246E1"/>
    <w:rsid w:val="00F26BC2"/>
    <w:rsid w:val="00F27E9E"/>
    <w:rsid w:val="00F33124"/>
    <w:rsid w:val="00F33D40"/>
    <w:rsid w:val="00F34481"/>
    <w:rsid w:val="00F35B96"/>
    <w:rsid w:val="00F361DF"/>
    <w:rsid w:val="00F404C9"/>
    <w:rsid w:val="00F413CF"/>
    <w:rsid w:val="00F5004E"/>
    <w:rsid w:val="00F552D2"/>
    <w:rsid w:val="00F60CB9"/>
    <w:rsid w:val="00F617DF"/>
    <w:rsid w:val="00F62038"/>
    <w:rsid w:val="00F6344D"/>
    <w:rsid w:val="00F6672C"/>
    <w:rsid w:val="00F70445"/>
    <w:rsid w:val="00F74495"/>
    <w:rsid w:val="00F76791"/>
    <w:rsid w:val="00F9324B"/>
    <w:rsid w:val="00FA1C44"/>
    <w:rsid w:val="00FA1FDE"/>
    <w:rsid w:val="00FA2B01"/>
    <w:rsid w:val="00FA4812"/>
    <w:rsid w:val="00FA599C"/>
    <w:rsid w:val="00FB16F6"/>
    <w:rsid w:val="00FB50D5"/>
    <w:rsid w:val="00FB6DC2"/>
    <w:rsid w:val="00FB7854"/>
    <w:rsid w:val="00FC3344"/>
    <w:rsid w:val="00FD3502"/>
    <w:rsid w:val="00FE5037"/>
    <w:rsid w:val="00FE760E"/>
    <w:rsid w:val="00FF0EA3"/>
    <w:rsid w:val="00FF121D"/>
    <w:rsid w:val="00FF39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26D6"/>
  <w15:chartTrackingRefBased/>
  <w15:docId w15:val="{6C7A47FB-87E1-ED4B-A28F-7C0CC8A8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3694"/>
    <w:pPr>
      <w:spacing w:after="160" w:line="256" w:lineRule="auto"/>
    </w:pPr>
    <w:rPr>
      <w:sz w:val="22"/>
      <w:szCs w:val="22"/>
    </w:rPr>
  </w:style>
  <w:style w:type="paragraph" w:styleId="berschrift1">
    <w:name w:val="heading 1"/>
    <w:basedOn w:val="Standard"/>
    <w:next w:val="Standard"/>
    <w:link w:val="berschrift1Zchn"/>
    <w:uiPriority w:val="9"/>
    <w:qFormat/>
    <w:rsid w:val="007D4A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683A63"/>
    <w:rPr>
      <w:color w:val="0563C1" w:themeColor="hyperlink"/>
      <w:u w:val="single"/>
    </w:rPr>
  </w:style>
  <w:style w:type="character" w:styleId="NichtaufgelsteErwhnung">
    <w:name w:val="Unresolved Mention"/>
    <w:basedOn w:val="Absatz-Standardschriftart"/>
    <w:uiPriority w:val="99"/>
    <w:semiHidden/>
    <w:unhideWhenUsed/>
    <w:rsid w:val="00683A63"/>
    <w:rPr>
      <w:color w:val="605E5C"/>
      <w:shd w:val="clear" w:color="auto" w:fill="E1DFDD"/>
    </w:rPr>
  </w:style>
  <w:style w:type="paragraph" w:styleId="berarbeitung">
    <w:name w:val="Revision"/>
    <w:hidden/>
    <w:uiPriority w:val="99"/>
    <w:semiHidden/>
    <w:rsid w:val="00A441D0"/>
    <w:rPr>
      <w:sz w:val="22"/>
      <w:szCs w:val="22"/>
    </w:rPr>
  </w:style>
  <w:style w:type="character" w:styleId="Kommentarzeichen">
    <w:name w:val="annotation reference"/>
    <w:basedOn w:val="Absatz-Standardschriftart"/>
    <w:uiPriority w:val="99"/>
    <w:semiHidden/>
    <w:unhideWhenUsed/>
    <w:rsid w:val="00394179"/>
    <w:rPr>
      <w:sz w:val="16"/>
      <w:szCs w:val="16"/>
    </w:rPr>
  </w:style>
  <w:style w:type="paragraph" w:styleId="Kommentartext">
    <w:name w:val="annotation text"/>
    <w:basedOn w:val="Standard"/>
    <w:link w:val="KommentartextZchn"/>
    <w:uiPriority w:val="99"/>
    <w:semiHidden/>
    <w:unhideWhenUsed/>
    <w:rsid w:val="0039417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94179"/>
    <w:rPr>
      <w:sz w:val="20"/>
      <w:szCs w:val="20"/>
    </w:rPr>
  </w:style>
  <w:style w:type="paragraph" w:styleId="Kommentarthema">
    <w:name w:val="annotation subject"/>
    <w:basedOn w:val="Kommentartext"/>
    <w:next w:val="Kommentartext"/>
    <w:link w:val="KommentarthemaZchn"/>
    <w:uiPriority w:val="99"/>
    <w:semiHidden/>
    <w:unhideWhenUsed/>
    <w:rsid w:val="00394179"/>
    <w:rPr>
      <w:b/>
      <w:bCs/>
    </w:rPr>
  </w:style>
  <w:style w:type="character" w:customStyle="1" w:styleId="KommentarthemaZchn">
    <w:name w:val="Kommentarthema Zchn"/>
    <w:basedOn w:val="KommentartextZchn"/>
    <w:link w:val="Kommentarthema"/>
    <w:uiPriority w:val="99"/>
    <w:semiHidden/>
    <w:rsid w:val="00394179"/>
    <w:rPr>
      <w:b/>
      <w:bCs/>
      <w:sz w:val="20"/>
      <w:szCs w:val="20"/>
    </w:rPr>
  </w:style>
  <w:style w:type="paragraph" w:styleId="StandardWeb">
    <w:name w:val="Normal (Web)"/>
    <w:basedOn w:val="Standard"/>
    <w:uiPriority w:val="99"/>
    <w:unhideWhenUsed/>
    <w:rsid w:val="00C2268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1Zchn">
    <w:name w:val="Überschrift 1 Zchn"/>
    <w:basedOn w:val="Absatz-Standardschriftart"/>
    <w:link w:val="berschrift1"/>
    <w:uiPriority w:val="9"/>
    <w:rsid w:val="007D4A3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1877">
      <w:bodyDiv w:val="1"/>
      <w:marLeft w:val="0"/>
      <w:marRight w:val="0"/>
      <w:marTop w:val="0"/>
      <w:marBottom w:val="0"/>
      <w:divBdr>
        <w:top w:val="none" w:sz="0" w:space="0" w:color="auto"/>
        <w:left w:val="none" w:sz="0" w:space="0" w:color="auto"/>
        <w:bottom w:val="none" w:sz="0" w:space="0" w:color="auto"/>
        <w:right w:val="none" w:sz="0" w:space="0" w:color="auto"/>
      </w:divBdr>
    </w:div>
    <w:div w:id="177543115">
      <w:bodyDiv w:val="1"/>
      <w:marLeft w:val="0"/>
      <w:marRight w:val="0"/>
      <w:marTop w:val="0"/>
      <w:marBottom w:val="0"/>
      <w:divBdr>
        <w:top w:val="none" w:sz="0" w:space="0" w:color="auto"/>
        <w:left w:val="none" w:sz="0" w:space="0" w:color="auto"/>
        <w:bottom w:val="none" w:sz="0" w:space="0" w:color="auto"/>
        <w:right w:val="none" w:sz="0" w:space="0" w:color="auto"/>
      </w:divBdr>
      <w:divsChild>
        <w:div w:id="249241876">
          <w:marLeft w:val="0"/>
          <w:marRight w:val="0"/>
          <w:marTop w:val="0"/>
          <w:marBottom w:val="0"/>
          <w:divBdr>
            <w:top w:val="none" w:sz="0" w:space="0" w:color="auto"/>
            <w:left w:val="none" w:sz="0" w:space="0" w:color="auto"/>
            <w:bottom w:val="none" w:sz="0" w:space="0" w:color="auto"/>
            <w:right w:val="none" w:sz="0" w:space="0" w:color="auto"/>
          </w:divBdr>
          <w:divsChild>
            <w:div w:id="726345451">
              <w:marLeft w:val="0"/>
              <w:marRight w:val="0"/>
              <w:marTop w:val="0"/>
              <w:marBottom w:val="0"/>
              <w:divBdr>
                <w:top w:val="none" w:sz="0" w:space="0" w:color="auto"/>
                <w:left w:val="none" w:sz="0" w:space="0" w:color="auto"/>
                <w:bottom w:val="none" w:sz="0" w:space="0" w:color="auto"/>
                <w:right w:val="none" w:sz="0" w:space="0" w:color="auto"/>
              </w:divBdr>
              <w:divsChild>
                <w:div w:id="12786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7197">
      <w:bodyDiv w:val="1"/>
      <w:marLeft w:val="0"/>
      <w:marRight w:val="0"/>
      <w:marTop w:val="0"/>
      <w:marBottom w:val="0"/>
      <w:divBdr>
        <w:top w:val="none" w:sz="0" w:space="0" w:color="auto"/>
        <w:left w:val="none" w:sz="0" w:space="0" w:color="auto"/>
        <w:bottom w:val="none" w:sz="0" w:space="0" w:color="auto"/>
        <w:right w:val="none" w:sz="0" w:space="0" w:color="auto"/>
      </w:divBdr>
      <w:divsChild>
        <w:div w:id="1265724324">
          <w:marLeft w:val="0"/>
          <w:marRight w:val="0"/>
          <w:marTop w:val="0"/>
          <w:marBottom w:val="0"/>
          <w:divBdr>
            <w:top w:val="none" w:sz="0" w:space="0" w:color="auto"/>
            <w:left w:val="none" w:sz="0" w:space="0" w:color="auto"/>
            <w:bottom w:val="none" w:sz="0" w:space="0" w:color="auto"/>
            <w:right w:val="none" w:sz="0" w:space="0" w:color="auto"/>
          </w:divBdr>
          <w:divsChild>
            <w:div w:id="690423510">
              <w:marLeft w:val="0"/>
              <w:marRight w:val="0"/>
              <w:marTop w:val="0"/>
              <w:marBottom w:val="0"/>
              <w:divBdr>
                <w:top w:val="none" w:sz="0" w:space="0" w:color="auto"/>
                <w:left w:val="none" w:sz="0" w:space="0" w:color="auto"/>
                <w:bottom w:val="none" w:sz="0" w:space="0" w:color="auto"/>
                <w:right w:val="none" w:sz="0" w:space="0" w:color="auto"/>
              </w:divBdr>
              <w:divsChild>
                <w:div w:id="35723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87649">
      <w:bodyDiv w:val="1"/>
      <w:marLeft w:val="0"/>
      <w:marRight w:val="0"/>
      <w:marTop w:val="0"/>
      <w:marBottom w:val="0"/>
      <w:divBdr>
        <w:top w:val="none" w:sz="0" w:space="0" w:color="auto"/>
        <w:left w:val="none" w:sz="0" w:space="0" w:color="auto"/>
        <w:bottom w:val="none" w:sz="0" w:space="0" w:color="auto"/>
        <w:right w:val="none" w:sz="0" w:space="0" w:color="auto"/>
      </w:divBdr>
      <w:divsChild>
        <w:div w:id="2145465161">
          <w:marLeft w:val="0"/>
          <w:marRight w:val="0"/>
          <w:marTop w:val="0"/>
          <w:marBottom w:val="0"/>
          <w:divBdr>
            <w:top w:val="none" w:sz="0" w:space="0" w:color="auto"/>
            <w:left w:val="none" w:sz="0" w:space="0" w:color="auto"/>
            <w:bottom w:val="none" w:sz="0" w:space="0" w:color="auto"/>
            <w:right w:val="none" w:sz="0" w:space="0" w:color="auto"/>
          </w:divBdr>
          <w:divsChild>
            <w:div w:id="745417060">
              <w:marLeft w:val="0"/>
              <w:marRight w:val="0"/>
              <w:marTop w:val="0"/>
              <w:marBottom w:val="0"/>
              <w:divBdr>
                <w:top w:val="none" w:sz="0" w:space="0" w:color="auto"/>
                <w:left w:val="none" w:sz="0" w:space="0" w:color="auto"/>
                <w:bottom w:val="none" w:sz="0" w:space="0" w:color="auto"/>
                <w:right w:val="none" w:sz="0" w:space="0" w:color="auto"/>
              </w:divBdr>
              <w:divsChild>
                <w:div w:id="7105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56804">
      <w:bodyDiv w:val="1"/>
      <w:marLeft w:val="0"/>
      <w:marRight w:val="0"/>
      <w:marTop w:val="0"/>
      <w:marBottom w:val="0"/>
      <w:divBdr>
        <w:top w:val="none" w:sz="0" w:space="0" w:color="auto"/>
        <w:left w:val="none" w:sz="0" w:space="0" w:color="auto"/>
        <w:bottom w:val="none" w:sz="0" w:space="0" w:color="auto"/>
        <w:right w:val="none" w:sz="0" w:space="0" w:color="auto"/>
      </w:divBdr>
      <w:divsChild>
        <w:div w:id="382292631">
          <w:marLeft w:val="0"/>
          <w:marRight w:val="0"/>
          <w:marTop w:val="0"/>
          <w:marBottom w:val="0"/>
          <w:divBdr>
            <w:top w:val="none" w:sz="0" w:space="0" w:color="auto"/>
            <w:left w:val="none" w:sz="0" w:space="0" w:color="auto"/>
            <w:bottom w:val="none" w:sz="0" w:space="0" w:color="auto"/>
            <w:right w:val="none" w:sz="0" w:space="0" w:color="auto"/>
          </w:divBdr>
          <w:divsChild>
            <w:div w:id="526722304">
              <w:marLeft w:val="0"/>
              <w:marRight w:val="0"/>
              <w:marTop w:val="0"/>
              <w:marBottom w:val="0"/>
              <w:divBdr>
                <w:top w:val="none" w:sz="0" w:space="0" w:color="auto"/>
                <w:left w:val="none" w:sz="0" w:space="0" w:color="auto"/>
                <w:bottom w:val="none" w:sz="0" w:space="0" w:color="auto"/>
                <w:right w:val="none" w:sz="0" w:space="0" w:color="auto"/>
              </w:divBdr>
              <w:divsChild>
                <w:div w:id="9885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965877">
      <w:bodyDiv w:val="1"/>
      <w:marLeft w:val="0"/>
      <w:marRight w:val="0"/>
      <w:marTop w:val="0"/>
      <w:marBottom w:val="0"/>
      <w:divBdr>
        <w:top w:val="none" w:sz="0" w:space="0" w:color="auto"/>
        <w:left w:val="none" w:sz="0" w:space="0" w:color="auto"/>
        <w:bottom w:val="none" w:sz="0" w:space="0" w:color="auto"/>
        <w:right w:val="none" w:sz="0" w:space="0" w:color="auto"/>
      </w:divBdr>
      <w:divsChild>
        <w:div w:id="1417095965">
          <w:marLeft w:val="0"/>
          <w:marRight w:val="0"/>
          <w:marTop w:val="0"/>
          <w:marBottom w:val="0"/>
          <w:divBdr>
            <w:top w:val="none" w:sz="0" w:space="0" w:color="auto"/>
            <w:left w:val="none" w:sz="0" w:space="0" w:color="auto"/>
            <w:bottom w:val="none" w:sz="0" w:space="0" w:color="auto"/>
            <w:right w:val="none" w:sz="0" w:space="0" w:color="auto"/>
          </w:divBdr>
          <w:divsChild>
            <w:div w:id="1451166136">
              <w:marLeft w:val="0"/>
              <w:marRight w:val="0"/>
              <w:marTop w:val="0"/>
              <w:marBottom w:val="0"/>
              <w:divBdr>
                <w:top w:val="none" w:sz="0" w:space="0" w:color="auto"/>
                <w:left w:val="none" w:sz="0" w:space="0" w:color="auto"/>
                <w:bottom w:val="none" w:sz="0" w:space="0" w:color="auto"/>
                <w:right w:val="none" w:sz="0" w:space="0" w:color="auto"/>
              </w:divBdr>
              <w:divsChild>
                <w:div w:id="1229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47762">
      <w:bodyDiv w:val="1"/>
      <w:marLeft w:val="0"/>
      <w:marRight w:val="0"/>
      <w:marTop w:val="0"/>
      <w:marBottom w:val="0"/>
      <w:divBdr>
        <w:top w:val="none" w:sz="0" w:space="0" w:color="auto"/>
        <w:left w:val="none" w:sz="0" w:space="0" w:color="auto"/>
        <w:bottom w:val="none" w:sz="0" w:space="0" w:color="auto"/>
        <w:right w:val="none" w:sz="0" w:space="0" w:color="auto"/>
      </w:divBdr>
      <w:divsChild>
        <w:div w:id="1436251392">
          <w:marLeft w:val="0"/>
          <w:marRight w:val="0"/>
          <w:marTop w:val="0"/>
          <w:marBottom w:val="0"/>
          <w:divBdr>
            <w:top w:val="none" w:sz="0" w:space="0" w:color="auto"/>
            <w:left w:val="none" w:sz="0" w:space="0" w:color="auto"/>
            <w:bottom w:val="none" w:sz="0" w:space="0" w:color="auto"/>
            <w:right w:val="none" w:sz="0" w:space="0" w:color="auto"/>
          </w:divBdr>
          <w:divsChild>
            <w:div w:id="2079328726">
              <w:marLeft w:val="0"/>
              <w:marRight w:val="0"/>
              <w:marTop w:val="0"/>
              <w:marBottom w:val="0"/>
              <w:divBdr>
                <w:top w:val="none" w:sz="0" w:space="0" w:color="auto"/>
                <w:left w:val="none" w:sz="0" w:space="0" w:color="auto"/>
                <w:bottom w:val="none" w:sz="0" w:space="0" w:color="auto"/>
                <w:right w:val="none" w:sz="0" w:space="0" w:color="auto"/>
              </w:divBdr>
              <w:divsChild>
                <w:div w:id="15266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5576">
      <w:bodyDiv w:val="1"/>
      <w:marLeft w:val="0"/>
      <w:marRight w:val="0"/>
      <w:marTop w:val="0"/>
      <w:marBottom w:val="0"/>
      <w:divBdr>
        <w:top w:val="none" w:sz="0" w:space="0" w:color="auto"/>
        <w:left w:val="none" w:sz="0" w:space="0" w:color="auto"/>
        <w:bottom w:val="none" w:sz="0" w:space="0" w:color="auto"/>
        <w:right w:val="none" w:sz="0" w:space="0" w:color="auto"/>
      </w:divBdr>
      <w:divsChild>
        <w:div w:id="1339188392">
          <w:marLeft w:val="0"/>
          <w:marRight w:val="0"/>
          <w:marTop w:val="0"/>
          <w:marBottom w:val="0"/>
          <w:divBdr>
            <w:top w:val="none" w:sz="0" w:space="0" w:color="auto"/>
            <w:left w:val="none" w:sz="0" w:space="0" w:color="auto"/>
            <w:bottom w:val="none" w:sz="0" w:space="0" w:color="auto"/>
            <w:right w:val="none" w:sz="0" w:space="0" w:color="auto"/>
          </w:divBdr>
          <w:divsChild>
            <w:div w:id="1789733352">
              <w:marLeft w:val="0"/>
              <w:marRight w:val="0"/>
              <w:marTop w:val="0"/>
              <w:marBottom w:val="0"/>
              <w:divBdr>
                <w:top w:val="none" w:sz="0" w:space="0" w:color="auto"/>
                <w:left w:val="none" w:sz="0" w:space="0" w:color="auto"/>
                <w:bottom w:val="none" w:sz="0" w:space="0" w:color="auto"/>
                <w:right w:val="none" w:sz="0" w:space="0" w:color="auto"/>
              </w:divBdr>
              <w:divsChild>
                <w:div w:id="10069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99920">
      <w:bodyDiv w:val="1"/>
      <w:marLeft w:val="0"/>
      <w:marRight w:val="0"/>
      <w:marTop w:val="0"/>
      <w:marBottom w:val="0"/>
      <w:divBdr>
        <w:top w:val="none" w:sz="0" w:space="0" w:color="auto"/>
        <w:left w:val="none" w:sz="0" w:space="0" w:color="auto"/>
        <w:bottom w:val="none" w:sz="0" w:space="0" w:color="auto"/>
        <w:right w:val="none" w:sz="0" w:space="0" w:color="auto"/>
      </w:divBdr>
      <w:divsChild>
        <w:div w:id="1651597116">
          <w:marLeft w:val="0"/>
          <w:marRight w:val="0"/>
          <w:marTop w:val="0"/>
          <w:marBottom w:val="0"/>
          <w:divBdr>
            <w:top w:val="none" w:sz="0" w:space="0" w:color="auto"/>
            <w:left w:val="none" w:sz="0" w:space="0" w:color="auto"/>
            <w:bottom w:val="none" w:sz="0" w:space="0" w:color="auto"/>
            <w:right w:val="none" w:sz="0" w:space="0" w:color="auto"/>
          </w:divBdr>
          <w:divsChild>
            <w:div w:id="976108767">
              <w:marLeft w:val="0"/>
              <w:marRight w:val="0"/>
              <w:marTop w:val="0"/>
              <w:marBottom w:val="0"/>
              <w:divBdr>
                <w:top w:val="none" w:sz="0" w:space="0" w:color="auto"/>
                <w:left w:val="none" w:sz="0" w:space="0" w:color="auto"/>
                <w:bottom w:val="none" w:sz="0" w:space="0" w:color="auto"/>
                <w:right w:val="none" w:sz="0" w:space="0" w:color="auto"/>
              </w:divBdr>
              <w:divsChild>
                <w:div w:id="7288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64621">
      <w:bodyDiv w:val="1"/>
      <w:marLeft w:val="0"/>
      <w:marRight w:val="0"/>
      <w:marTop w:val="0"/>
      <w:marBottom w:val="0"/>
      <w:divBdr>
        <w:top w:val="none" w:sz="0" w:space="0" w:color="auto"/>
        <w:left w:val="none" w:sz="0" w:space="0" w:color="auto"/>
        <w:bottom w:val="none" w:sz="0" w:space="0" w:color="auto"/>
        <w:right w:val="none" w:sz="0" w:space="0" w:color="auto"/>
      </w:divBdr>
    </w:div>
    <w:div w:id="904952272">
      <w:bodyDiv w:val="1"/>
      <w:marLeft w:val="0"/>
      <w:marRight w:val="0"/>
      <w:marTop w:val="0"/>
      <w:marBottom w:val="0"/>
      <w:divBdr>
        <w:top w:val="none" w:sz="0" w:space="0" w:color="auto"/>
        <w:left w:val="none" w:sz="0" w:space="0" w:color="auto"/>
        <w:bottom w:val="none" w:sz="0" w:space="0" w:color="auto"/>
        <w:right w:val="none" w:sz="0" w:space="0" w:color="auto"/>
      </w:divBdr>
    </w:div>
    <w:div w:id="1008017878">
      <w:bodyDiv w:val="1"/>
      <w:marLeft w:val="0"/>
      <w:marRight w:val="0"/>
      <w:marTop w:val="0"/>
      <w:marBottom w:val="0"/>
      <w:divBdr>
        <w:top w:val="none" w:sz="0" w:space="0" w:color="auto"/>
        <w:left w:val="none" w:sz="0" w:space="0" w:color="auto"/>
        <w:bottom w:val="none" w:sz="0" w:space="0" w:color="auto"/>
        <w:right w:val="none" w:sz="0" w:space="0" w:color="auto"/>
      </w:divBdr>
      <w:divsChild>
        <w:div w:id="2034383741">
          <w:marLeft w:val="0"/>
          <w:marRight w:val="0"/>
          <w:marTop w:val="0"/>
          <w:marBottom w:val="0"/>
          <w:divBdr>
            <w:top w:val="none" w:sz="0" w:space="0" w:color="auto"/>
            <w:left w:val="none" w:sz="0" w:space="0" w:color="auto"/>
            <w:bottom w:val="none" w:sz="0" w:space="0" w:color="auto"/>
            <w:right w:val="none" w:sz="0" w:space="0" w:color="auto"/>
          </w:divBdr>
          <w:divsChild>
            <w:div w:id="1346708105">
              <w:marLeft w:val="0"/>
              <w:marRight w:val="0"/>
              <w:marTop w:val="0"/>
              <w:marBottom w:val="0"/>
              <w:divBdr>
                <w:top w:val="none" w:sz="0" w:space="0" w:color="auto"/>
                <w:left w:val="none" w:sz="0" w:space="0" w:color="auto"/>
                <w:bottom w:val="none" w:sz="0" w:space="0" w:color="auto"/>
                <w:right w:val="none" w:sz="0" w:space="0" w:color="auto"/>
              </w:divBdr>
              <w:divsChild>
                <w:div w:id="13887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026536">
      <w:bodyDiv w:val="1"/>
      <w:marLeft w:val="0"/>
      <w:marRight w:val="0"/>
      <w:marTop w:val="0"/>
      <w:marBottom w:val="0"/>
      <w:divBdr>
        <w:top w:val="none" w:sz="0" w:space="0" w:color="auto"/>
        <w:left w:val="none" w:sz="0" w:space="0" w:color="auto"/>
        <w:bottom w:val="none" w:sz="0" w:space="0" w:color="auto"/>
        <w:right w:val="none" w:sz="0" w:space="0" w:color="auto"/>
      </w:divBdr>
      <w:divsChild>
        <w:div w:id="430274079">
          <w:marLeft w:val="0"/>
          <w:marRight w:val="0"/>
          <w:marTop w:val="0"/>
          <w:marBottom w:val="0"/>
          <w:divBdr>
            <w:top w:val="none" w:sz="0" w:space="0" w:color="auto"/>
            <w:left w:val="none" w:sz="0" w:space="0" w:color="auto"/>
            <w:bottom w:val="none" w:sz="0" w:space="0" w:color="auto"/>
            <w:right w:val="none" w:sz="0" w:space="0" w:color="auto"/>
          </w:divBdr>
          <w:divsChild>
            <w:div w:id="1488549790">
              <w:marLeft w:val="0"/>
              <w:marRight w:val="0"/>
              <w:marTop w:val="0"/>
              <w:marBottom w:val="0"/>
              <w:divBdr>
                <w:top w:val="none" w:sz="0" w:space="0" w:color="auto"/>
                <w:left w:val="none" w:sz="0" w:space="0" w:color="auto"/>
                <w:bottom w:val="none" w:sz="0" w:space="0" w:color="auto"/>
                <w:right w:val="none" w:sz="0" w:space="0" w:color="auto"/>
              </w:divBdr>
              <w:divsChild>
                <w:div w:id="13633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1078">
      <w:bodyDiv w:val="1"/>
      <w:marLeft w:val="0"/>
      <w:marRight w:val="0"/>
      <w:marTop w:val="0"/>
      <w:marBottom w:val="0"/>
      <w:divBdr>
        <w:top w:val="none" w:sz="0" w:space="0" w:color="auto"/>
        <w:left w:val="none" w:sz="0" w:space="0" w:color="auto"/>
        <w:bottom w:val="none" w:sz="0" w:space="0" w:color="auto"/>
        <w:right w:val="none" w:sz="0" w:space="0" w:color="auto"/>
      </w:divBdr>
      <w:divsChild>
        <w:div w:id="1084037227">
          <w:marLeft w:val="0"/>
          <w:marRight w:val="0"/>
          <w:marTop w:val="0"/>
          <w:marBottom w:val="0"/>
          <w:divBdr>
            <w:top w:val="none" w:sz="0" w:space="0" w:color="auto"/>
            <w:left w:val="none" w:sz="0" w:space="0" w:color="auto"/>
            <w:bottom w:val="none" w:sz="0" w:space="0" w:color="auto"/>
            <w:right w:val="none" w:sz="0" w:space="0" w:color="auto"/>
          </w:divBdr>
          <w:divsChild>
            <w:div w:id="573319763">
              <w:marLeft w:val="0"/>
              <w:marRight w:val="0"/>
              <w:marTop w:val="0"/>
              <w:marBottom w:val="0"/>
              <w:divBdr>
                <w:top w:val="none" w:sz="0" w:space="0" w:color="auto"/>
                <w:left w:val="none" w:sz="0" w:space="0" w:color="auto"/>
                <w:bottom w:val="none" w:sz="0" w:space="0" w:color="auto"/>
                <w:right w:val="none" w:sz="0" w:space="0" w:color="auto"/>
              </w:divBdr>
              <w:divsChild>
                <w:div w:id="15601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45837">
      <w:bodyDiv w:val="1"/>
      <w:marLeft w:val="0"/>
      <w:marRight w:val="0"/>
      <w:marTop w:val="0"/>
      <w:marBottom w:val="0"/>
      <w:divBdr>
        <w:top w:val="none" w:sz="0" w:space="0" w:color="auto"/>
        <w:left w:val="none" w:sz="0" w:space="0" w:color="auto"/>
        <w:bottom w:val="none" w:sz="0" w:space="0" w:color="auto"/>
        <w:right w:val="none" w:sz="0" w:space="0" w:color="auto"/>
      </w:divBdr>
      <w:divsChild>
        <w:div w:id="561795720">
          <w:marLeft w:val="0"/>
          <w:marRight w:val="0"/>
          <w:marTop w:val="0"/>
          <w:marBottom w:val="0"/>
          <w:divBdr>
            <w:top w:val="none" w:sz="0" w:space="0" w:color="auto"/>
            <w:left w:val="none" w:sz="0" w:space="0" w:color="auto"/>
            <w:bottom w:val="none" w:sz="0" w:space="0" w:color="auto"/>
            <w:right w:val="none" w:sz="0" w:space="0" w:color="auto"/>
          </w:divBdr>
          <w:divsChild>
            <w:div w:id="1616714921">
              <w:marLeft w:val="0"/>
              <w:marRight w:val="0"/>
              <w:marTop w:val="0"/>
              <w:marBottom w:val="0"/>
              <w:divBdr>
                <w:top w:val="none" w:sz="0" w:space="0" w:color="auto"/>
                <w:left w:val="none" w:sz="0" w:space="0" w:color="auto"/>
                <w:bottom w:val="none" w:sz="0" w:space="0" w:color="auto"/>
                <w:right w:val="none" w:sz="0" w:space="0" w:color="auto"/>
              </w:divBdr>
              <w:divsChild>
                <w:div w:id="1632442052">
                  <w:marLeft w:val="0"/>
                  <w:marRight w:val="0"/>
                  <w:marTop w:val="0"/>
                  <w:marBottom w:val="0"/>
                  <w:divBdr>
                    <w:top w:val="none" w:sz="0" w:space="0" w:color="auto"/>
                    <w:left w:val="none" w:sz="0" w:space="0" w:color="auto"/>
                    <w:bottom w:val="none" w:sz="0" w:space="0" w:color="auto"/>
                    <w:right w:val="none" w:sz="0" w:space="0" w:color="auto"/>
                  </w:divBdr>
                  <w:divsChild>
                    <w:div w:id="16170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503995">
      <w:bodyDiv w:val="1"/>
      <w:marLeft w:val="0"/>
      <w:marRight w:val="0"/>
      <w:marTop w:val="0"/>
      <w:marBottom w:val="0"/>
      <w:divBdr>
        <w:top w:val="none" w:sz="0" w:space="0" w:color="auto"/>
        <w:left w:val="none" w:sz="0" w:space="0" w:color="auto"/>
        <w:bottom w:val="none" w:sz="0" w:space="0" w:color="auto"/>
        <w:right w:val="none" w:sz="0" w:space="0" w:color="auto"/>
      </w:divBdr>
      <w:divsChild>
        <w:div w:id="1264680691">
          <w:marLeft w:val="0"/>
          <w:marRight w:val="0"/>
          <w:marTop w:val="0"/>
          <w:marBottom w:val="0"/>
          <w:divBdr>
            <w:top w:val="none" w:sz="0" w:space="0" w:color="auto"/>
            <w:left w:val="none" w:sz="0" w:space="0" w:color="auto"/>
            <w:bottom w:val="none" w:sz="0" w:space="0" w:color="auto"/>
            <w:right w:val="none" w:sz="0" w:space="0" w:color="auto"/>
          </w:divBdr>
          <w:divsChild>
            <w:div w:id="162287427">
              <w:marLeft w:val="0"/>
              <w:marRight w:val="0"/>
              <w:marTop w:val="0"/>
              <w:marBottom w:val="0"/>
              <w:divBdr>
                <w:top w:val="none" w:sz="0" w:space="0" w:color="auto"/>
                <w:left w:val="none" w:sz="0" w:space="0" w:color="auto"/>
                <w:bottom w:val="none" w:sz="0" w:space="0" w:color="auto"/>
                <w:right w:val="none" w:sz="0" w:space="0" w:color="auto"/>
              </w:divBdr>
              <w:divsChild>
                <w:div w:id="118536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38197">
      <w:bodyDiv w:val="1"/>
      <w:marLeft w:val="0"/>
      <w:marRight w:val="0"/>
      <w:marTop w:val="0"/>
      <w:marBottom w:val="0"/>
      <w:divBdr>
        <w:top w:val="none" w:sz="0" w:space="0" w:color="auto"/>
        <w:left w:val="none" w:sz="0" w:space="0" w:color="auto"/>
        <w:bottom w:val="none" w:sz="0" w:space="0" w:color="auto"/>
        <w:right w:val="none" w:sz="0" w:space="0" w:color="auto"/>
      </w:divBdr>
      <w:divsChild>
        <w:div w:id="775558988">
          <w:marLeft w:val="0"/>
          <w:marRight w:val="0"/>
          <w:marTop w:val="0"/>
          <w:marBottom w:val="0"/>
          <w:divBdr>
            <w:top w:val="none" w:sz="0" w:space="0" w:color="auto"/>
            <w:left w:val="none" w:sz="0" w:space="0" w:color="auto"/>
            <w:bottom w:val="none" w:sz="0" w:space="0" w:color="auto"/>
            <w:right w:val="none" w:sz="0" w:space="0" w:color="auto"/>
          </w:divBdr>
          <w:divsChild>
            <w:div w:id="263734561">
              <w:marLeft w:val="0"/>
              <w:marRight w:val="0"/>
              <w:marTop w:val="0"/>
              <w:marBottom w:val="0"/>
              <w:divBdr>
                <w:top w:val="none" w:sz="0" w:space="0" w:color="auto"/>
                <w:left w:val="none" w:sz="0" w:space="0" w:color="auto"/>
                <w:bottom w:val="none" w:sz="0" w:space="0" w:color="auto"/>
                <w:right w:val="none" w:sz="0" w:space="0" w:color="auto"/>
              </w:divBdr>
              <w:divsChild>
                <w:div w:id="9319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6160">
      <w:bodyDiv w:val="1"/>
      <w:marLeft w:val="0"/>
      <w:marRight w:val="0"/>
      <w:marTop w:val="0"/>
      <w:marBottom w:val="0"/>
      <w:divBdr>
        <w:top w:val="none" w:sz="0" w:space="0" w:color="auto"/>
        <w:left w:val="none" w:sz="0" w:space="0" w:color="auto"/>
        <w:bottom w:val="none" w:sz="0" w:space="0" w:color="auto"/>
        <w:right w:val="none" w:sz="0" w:space="0" w:color="auto"/>
      </w:divBdr>
      <w:divsChild>
        <w:div w:id="344554103">
          <w:marLeft w:val="0"/>
          <w:marRight w:val="0"/>
          <w:marTop w:val="0"/>
          <w:marBottom w:val="0"/>
          <w:divBdr>
            <w:top w:val="none" w:sz="0" w:space="0" w:color="auto"/>
            <w:left w:val="none" w:sz="0" w:space="0" w:color="auto"/>
            <w:bottom w:val="none" w:sz="0" w:space="0" w:color="auto"/>
            <w:right w:val="none" w:sz="0" w:space="0" w:color="auto"/>
          </w:divBdr>
          <w:divsChild>
            <w:div w:id="1334532786">
              <w:marLeft w:val="0"/>
              <w:marRight w:val="0"/>
              <w:marTop w:val="0"/>
              <w:marBottom w:val="0"/>
              <w:divBdr>
                <w:top w:val="none" w:sz="0" w:space="0" w:color="auto"/>
                <w:left w:val="none" w:sz="0" w:space="0" w:color="auto"/>
                <w:bottom w:val="none" w:sz="0" w:space="0" w:color="auto"/>
                <w:right w:val="none" w:sz="0" w:space="0" w:color="auto"/>
              </w:divBdr>
              <w:divsChild>
                <w:div w:id="12389209">
                  <w:marLeft w:val="0"/>
                  <w:marRight w:val="0"/>
                  <w:marTop w:val="0"/>
                  <w:marBottom w:val="0"/>
                  <w:divBdr>
                    <w:top w:val="none" w:sz="0" w:space="0" w:color="auto"/>
                    <w:left w:val="none" w:sz="0" w:space="0" w:color="auto"/>
                    <w:bottom w:val="none" w:sz="0" w:space="0" w:color="auto"/>
                    <w:right w:val="none" w:sz="0" w:space="0" w:color="auto"/>
                  </w:divBdr>
                  <w:divsChild>
                    <w:div w:id="3863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83748">
      <w:bodyDiv w:val="1"/>
      <w:marLeft w:val="0"/>
      <w:marRight w:val="0"/>
      <w:marTop w:val="0"/>
      <w:marBottom w:val="0"/>
      <w:divBdr>
        <w:top w:val="none" w:sz="0" w:space="0" w:color="auto"/>
        <w:left w:val="none" w:sz="0" w:space="0" w:color="auto"/>
        <w:bottom w:val="none" w:sz="0" w:space="0" w:color="auto"/>
        <w:right w:val="none" w:sz="0" w:space="0" w:color="auto"/>
      </w:divBdr>
      <w:divsChild>
        <w:div w:id="634218882">
          <w:marLeft w:val="0"/>
          <w:marRight w:val="0"/>
          <w:marTop w:val="0"/>
          <w:marBottom w:val="0"/>
          <w:divBdr>
            <w:top w:val="none" w:sz="0" w:space="0" w:color="auto"/>
            <w:left w:val="none" w:sz="0" w:space="0" w:color="auto"/>
            <w:bottom w:val="none" w:sz="0" w:space="0" w:color="auto"/>
            <w:right w:val="none" w:sz="0" w:space="0" w:color="auto"/>
          </w:divBdr>
          <w:divsChild>
            <w:div w:id="1084300051">
              <w:marLeft w:val="0"/>
              <w:marRight w:val="0"/>
              <w:marTop w:val="0"/>
              <w:marBottom w:val="0"/>
              <w:divBdr>
                <w:top w:val="none" w:sz="0" w:space="0" w:color="auto"/>
                <w:left w:val="none" w:sz="0" w:space="0" w:color="auto"/>
                <w:bottom w:val="none" w:sz="0" w:space="0" w:color="auto"/>
                <w:right w:val="none" w:sz="0" w:space="0" w:color="auto"/>
              </w:divBdr>
              <w:divsChild>
                <w:div w:id="10545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3418">
      <w:bodyDiv w:val="1"/>
      <w:marLeft w:val="0"/>
      <w:marRight w:val="0"/>
      <w:marTop w:val="0"/>
      <w:marBottom w:val="0"/>
      <w:divBdr>
        <w:top w:val="none" w:sz="0" w:space="0" w:color="auto"/>
        <w:left w:val="none" w:sz="0" w:space="0" w:color="auto"/>
        <w:bottom w:val="none" w:sz="0" w:space="0" w:color="auto"/>
        <w:right w:val="none" w:sz="0" w:space="0" w:color="auto"/>
      </w:divBdr>
      <w:divsChild>
        <w:div w:id="97137920">
          <w:marLeft w:val="0"/>
          <w:marRight w:val="0"/>
          <w:marTop w:val="0"/>
          <w:marBottom w:val="0"/>
          <w:divBdr>
            <w:top w:val="none" w:sz="0" w:space="0" w:color="auto"/>
            <w:left w:val="none" w:sz="0" w:space="0" w:color="auto"/>
            <w:bottom w:val="none" w:sz="0" w:space="0" w:color="auto"/>
            <w:right w:val="none" w:sz="0" w:space="0" w:color="auto"/>
          </w:divBdr>
          <w:divsChild>
            <w:div w:id="1129520271">
              <w:marLeft w:val="0"/>
              <w:marRight w:val="0"/>
              <w:marTop w:val="0"/>
              <w:marBottom w:val="0"/>
              <w:divBdr>
                <w:top w:val="none" w:sz="0" w:space="0" w:color="auto"/>
                <w:left w:val="none" w:sz="0" w:space="0" w:color="auto"/>
                <w:bottom w:val="none" w:sz="0" w:space="0" w:color="auto"/>
                <w:right w:val="none" w:sz="0" w:space="0" w:color="auto"/>
              </w:divBdr>
              <w:divsChild>
                <w:div w:id="1007050917">
                  <w:marLeft w:val="0"/>
                  <w:marRight w:val="0"/>
                  <w:marTop w:val="0"/>
                  <w:marBottom w:val="0"/>
                  <w:divBdr>
                    <w:top w:val="none" w:sz="0" w:space="0" w:color="auto"/>
                    <w:left w:val="none" w:sz="0" w:space="0" w:color="auto"/>
                    <w:bottom w:val="none" w:sz="0" w:space="0" w:color="auto"/>
                    <w:right w:val="none" w:sz="0" w:space="0" w:color="auto"/>
                  </w:divBdr>
                </w:div>
              </w:divsChild>
            </w:div>
            <w:div w:id="847791232">
              <w:marLeft w:val="0"/>
              <w:marRight w:val="0"/>
              <w:marTop w:val="0"/>
              <w:marBottom w:val="0"/>
              <w:divBdr>
                <w:top w:val="none" w:sz="0" w:space="0" w:color="auto"/>
                <w:left w:val="none" w:sz="0" w:space="0" w:color="auto"/>
                <w:bottom w:val="none" w:sz="0" w:space="0" w:color="auto"/>
                <w:right w:val="none" w:sz="0" w:space="0" w:color="auto"/>
              </w:divBdr>
              <w:divsChild>
                <w:div w:id="686833930">
                  <w:marLeft w:val="0"/>
                  <w:marRight w:val="0"/>
                  <w:marTop w:val="0"/>
                  <w:marBottom w:val="0"/>
                  <w:divBdr>
                    <w:top w:val="none" w:sz="0" w:space="0" w:color="auto"/>
                    <w:left w:val="none" w:sz="0" w:space="0" w:color="auto"/>
                    <w:bottom w:val="none" w:sz="0" w:space="0" w:color="auto"/>
                    <w:right w:val="none" w:sz="0" w:space="0" w:color="auto"/>
                  </w:divBdr>
                </w:div>
              </w:divsChild>
            </w:div>
            <w:div w:id="731929573">
              <w:marLeft w:val="0"/>
              <w:marRight w:val="0"/>
              <w:marTop w:val="0"/>
              <w:marBottom w:val="0"/>
              <w:divBdr>
                <w:top w:val="none" w:sz="0" w:space="0" w:color="auto"/>
                <w:left w:val="none" w:sz="0" w:space="0" w:color="auto"/>
                <w:bottom w:val="none" w:sz="0" w:space="0" w:color="auto"/>
                <w:right w:val="none" w:sz="0" w:space="0" w:color="auto"/>
              </w:divBdr>
              <w:divsChild>
                <w:div w:id="192873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623936">
      <w:bodyDiv w:val="1"/>
      <w:marLeft w:val="0"/>
      <w:marRight w:val="0"/>
      <w:marTop w:val="0"/>
      <w:marBottom w:val="0"/>
      <w:divBdr>
        <w:top w:val="none" w:sz="0" w:space="0" w:color="auto"/>
        <w:left w:val="none" w:sz="0" w:space="0" w:color="auto"/>
        <w:bottom w:val="none" w:sz="0" w:space="0" w:color="auto"/>
        <w:right w:val="none" w:sz="0" w:space="0" w:color="auto"/>
      </w:divBdr>
      <w:divsChild>
        <w:div w:id="1600140254">
          <w:marLeft w:val="0"/>
          <w:marRight w:val="0"/>
          <w:marTop w:val="0"/>
          <w:marBottom w:val="0"/>
          <w:divBdr>
            <w:top w:val="none" w:sz="0" w:space="0" w:color="auto"/>
            <w:left w:val="none" w:sz="0" w:space="0" w:color="auto"/>
            <w:bottom w:val="none" w:sz="0" w:space="0" w:color="auto"/>
            <w:right w:val="none" w:sz="0" w:space="0" w:color="auto"/>
          </w:divBdr>
          <w:divsChild>
            <w:div w:id="1928423487">
              <w:marLeft w:val="0"/>
              <w:marRight w:val="0"/>
              <w:marTop w:val="0"/>
              <w:marBottom w:val="0"/>
              <w:divBdr>
                <w:top w:val="none" w:sz="0" w:space="0" w:color="auto"/>
                <w:left w:val="none" w:sz="0" w:space="0" w:color="auto"/>
                <w:bottom w:val="none" w:sz="0" w:space="0" w:color="auto"/>
                <w:right w:val="none" w:sz="0" w:space="0" w:color="auto"/>
              </w:divBdr>
              <w:divsChild>
                <w:div w:id="1381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00732">
      <w:bodyDiv w:val="1"/>
      <w:marLeft w:val="0"/>
      <w:marRight w:val="0"/>
      <w:marTop w:val="0"/>
      <w:marBottom w:val="0"/>
      <w:divBdr>
        <w:top w:val="none" w:sz="0" w:space="0" w:color="auto"/>
        <w:left w:val="none" w:sz="0" w:space="0" w:color="auto"/>
        <w:bottom w:val="none" w:sz="0" w:space="0" w:color="auto"/>
        <w:right w:val="none" w:sz="0" w:space="0" w:color="auto"/>
      </w:divBdr>
      <w:divsChild>
        <w:div w:id="28146162">
          <w:marLeft w:val="0"/>
          <w:marRight w:val="0"/>
          <w:marTop w:val="0"/>
          <w:marBottom w:val="0"/>
          <w:divBdr>
            <w:top w:val="none" w:sz="0" w:space="0" w:color="auto"/>
            <w:left w:val="none" w:sz="0" w:space="0" w:color="auto"/>
            <w:bottom w:val="none" w:sz="0" w:space="0" w:color="auto"/>
            <w:right w:val="none" w:sz="0" w:space="0" w:color="auto"/>
          </w:divBdr>
          <w:divsChild>
            <w:div w:id="1036733072">
              <w:marLeft w:val="0"/>
              <w:marRight w:val="0"/>
              <w:marTop w:val="0"/>
              <w:marBottom w:val="0"/>
              <w:divBdr>
                <w:top w:val="none" w:sz="0" w:space="0" w:color="auto"/>
                <w:left w:val="none" w:sz="0" w:space="0" w:color="auto"/>
                <w:bottom w:val="none" w:sz="0" w:space="0" w:color="auto"/>
                <w:right w:val="none" w:sz="0" w:space="0" w:color="auto"/>
              </w:divBdr>
              <w:divsChild>
                <w:div w:id="3930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49420">
      <w:bodyDiv w:val="1"/>
      <w:marLeft w:val="0"/>
      <w:marRight w:val="0"/>
      <w:marTop w:val="0"/>
      <w:marBottom w:val="0"/>
      <w:divBdr>
        <w:top w:val="none" w:sz="0" w:space="0" w:color="auto"/>
        <w:left w:val="none" w:sz="0" w:space="0" w:color="auto"/>
        <w:bottom w:val="none" w:sz="0" w:space="0" w:color="auto"/>
        <w:right w:val="none" w:sz="0" w:space="0" w:color="auto"/>
      </w:divBdr>
      <w:divsChild>
        <w:div w:id="1181120783">
          <w:marLeft w:val="0"/>
          <w:marRight w:val="0"/>
          <w:marTop w:val="0"/>
          <w:marBottom w:val="0"/>
          <w:divBdr>
            <w:top w:val="none" w:sz="0" w:space="0" w:color="auto"/>
            <w:left w:val="none" w:sz="0" w:space="0" w:color="auto"/>
            <w:bottom w:val="none" w:sz="0" w:space="0" w:color="auto"/>
            <w:right w:val="none" w:sz="0" w:space="0" w:color="auto"/>
          </w:divBdr>
          <w:divsChild>
            <w:div w:id="935137633">
              <w:marLeft w:val="0"/>
              <w:marRight w:val="0"/>
              <w:marTop w:val="0"/>
              <w:marBottom w:val="0"/>
              <w:divBdr>
                <w:top w:val="none" w:sz="0" w:space="0" w:color="auto"/>
                <w:left w:val="none" w:sz="0" w:space="0" w:color="auto"/>
                <w:bottom w:val="none" w:sz="0" w:space="0" w:color="auto"/>
                <w:right w:val="none" w:sz="0" w:space="0" w:color="auto"/>
              </w:divBdr>
              <w:divsChild>
                <w:div w:id="12182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20766">
      <w:bodyDiv w:val="1"/>
      <w:marLeft w:val="0"/>
      <w:marRight w:val="0"/>
      <w:marTop w:val="0"/>
      <w:marBottom w:val="0"/>
      <w:divBdr>
        <w:top w:val="none" w:sz="0" w:space="0" w:color="auto"/>
        <w:left w:val="none" w:sz="0" w:space="0" w:color="auto"/>
        <w:bottom w:val="none" w:sz="0" w:space="0" w:color="auto"/>
        <w:right w:val="none" w:sz="0" w:space="0" w:color="auto"/>
      </w:divBdr>
      <w:divsChild>
        <w:div w:id="102842235">
          <w:marLeft w:val="0"/>
          <w:marRight w:val="0"/>
          <w:marTop w:val="0"/>
          <w:marBottom w:val="0"/>
          <w:divBdr>
            <w:top w:val="none" w:sz="0" w:space="0" w:color="auto"/>
            <w:left w:val="none" w:sz="0" w:space="0" w:color="auto"/>
            <w:bottom w:val="none" w:sz="0" w:space="0" w:color="auto"/>
            <w:right w:val="none" w:sz="0" w:space="0" w:color="auto"/>
          </w:divBdr>
          <w:divsChild>
            <w:div w:id="1284001547">
              <w:marLeft w:val="0"/>
              <w:marRight w:val="0"/>
              <w:marTop w:val="0"/>
              <w:marBottom w:val="0"/>
              <w:divBdr>
                <w:top w:val="none" w:sz="0" w:space="0" w:color="auto"/>
                <w:left w:val="none" w:sz="0" w:space="0" w:color="auto"/>
                <w:bottom w:val="none" w:sz="0" w:space="0" w:color="auto"/>
                <w:right w:val="none" w:sz="0" w:space="0" w:color="auto"/>
              </w:divBdr>
              <w:divsChild>
                <w:div w:id="11746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156962">
      <w:bodyDiv w:val="1"/>
      <w:marLeft w:val="0"/>
      <w:marRight w:val="0"/>
      <w:marTop w:val="0"/>
      <w:marBottom w:val="0"/>
      <w:divBdr>
        <w:top w:val="none" w:sz="0" w:space="0" w:color="auto"/>
        <w:left w:val="none" w:sz="0" w:space="0" w:color="auto"/>
        <w:bottom w:val="none" w:sz="0" w:space="0" w:color="auto"/>
        <w:right w:val="none" w:sz="0" w:space="0" w:color="auto"/>
      </w:divBdr>
    </w:div>
    <w:div w:id="2130927919">
      <w:bodyDiv w:val="1"/>
      <w:marLeft w:val="0"/>
      <w:marRight w:val="0"/>
      <w:marTop w:val="0"/>
      <w:marBottom w:val="0"/>
      <w:divBdr>
        <w:top w:val="none" w:sz="0" w:space="0" w:color="auto"/>
        <w:left w:val="none" w:sz="0" w:space="0" w:color="auto"/>
        <w:bottom w:val="none" w:sz="0" w:space="0" w:color="auto"/>
        <w:right w:val="none" w:sz="0" w:space="0" w:color="auto"/>
      </w:divBdr>
      <w:divsChild>
        <w:div w:id="1187208775">
          <w:marLeft w:val="0"/>
          <w:marRight w:val="0"/>
          <w:marTop w:val="0"/>
          <w:marBottom w:val="0"/>
          <w:divBdr>
            <w:top w:val="none" w:sz="0" w:space="0" w:color="auto"/>
            <w:left w:val="none" w:sz="0" w:space="0" w:color="auto"/>
            <w:bottom w:val="none" w:sz="0" w:space="0" w:color="auto"/>
            <w:right w:val="none" w:sz="0" w:space="0" w:color="auto"/>
          </w:divBdr>
          <w:divsChild>
            <w:div w:id="255135640">
              <w:marLeft w:val="0"/>
              <w:marRight w:val="0"/>
              <w:marTop w:val="0"/>
              <w:marBottom w:val="0"/>
              <w:divBdr>
                <w:top w:val="none" w:sz="0" w:space="0" w:color="auto"/>
                <w:left w:val="none" w:sz="0" w:space="0" w:color="auto"/>
                <w:bottom w:val="none" w:sz="0" w:space="0" w:color="auto"/>
                <w:right w:val="none" w:sz="0" w:space="0" w:color="auto"/>
              </w:divBdr>
              <w:divsChild>
                <w:div w:id="12677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2T08:46:44.243"/>
    </inkml:context>
    <inkml:brush xml:id="br0">
      <inkml:brushProperty name="width" value="0.08571" units="cm"/>
      <inkml:brushProperty name="height" value="0.08571" units="cm"/>
    </inkml:brush>
  </inkml:definitions>
  <inkml:trace contextRef="#ctx0" brushRef="#br0">0 1136 8027,'12'-13'0,"-1"-1"0,0 2 0,-2-2 0,3-4 0,1-2 0,-5 5 0,1 0 0,0-1 0,-2 1 0,0 1 0,0-2 0,0 0-415,2-1 0,-2-1 0,1-1 0,0 0 0,-1 0 0,0 0 0,0-1 0,0 0 415,-1 2 0,0 0 0,0-1 0,1 1 0,-2-1 0,2 0 0,-2 1 0,1-1 0,-1 1 0,0-1 0,1 0 0,-1 0 0,0 0 0,1 0 0,-1 0 0,0-2 0,1 1 0,-1-1 0,0 1 0,0 0 0,0-1 0,-1 0 0,1 1 0,-1-1 0,1 2 0,-1-1 0,-1 1 0,2 0 0,-2 1 0,1-3 0,-1 0 0,0 5 0,-1 1 241,-1 1 1,1 1-1,-2 0 1,0 1-242,-1-1 0,-2 4 0,-7 10 0,1 11 0,1 6 0,2-5 0,0 2 0,1 0 0,-3 5 0,1 1 0,0 0 0,3-5 0,-1 0 0,1 0 0,0 1-65,0 1 0,0 0 0,0 0 1,1-1-1,0 1 0,0-1 1,1 1-1,0-2 65,-1 6 0,0 0 0,2-2 0,0-1 0,-1-2 0,2 1 0,0 0 0,0 1 0,1-3 0,0 1-22,1-2 1,0 1-1,2-1 1,0 0 21,2 0 0,1-1 0,9 3 525,4-19 1,-9-4 0,-2-4-526,1-4 0,0-2 0,0-3 0,-1-1 0,-3 4 0,0 0 0,-1 0 0,1-1 0,-1 0 0,1 0 0,-2 3 0,0 0 0,1 1 0,0-6 0,0 2 0,-1 4 0,0 0 0,2-5 0,-1 7 0,0-1 631,3-6 0,1 12-631,-5 20 0,-1-1 0,-1 1 0,0 7 0,0 1 0,-2-6 0,2 1 0,-1-1-121,1 2 1,-1 1 0,1-1 0,0 0 0,-1-1 0,1 1 120,0-1 0,0-1 0,0 1 0,0-1 0,1 0 0,0-1 0,0 4 0,2-1 0,-1-2 0,1 0 0,-1-4 0,0 0 0,1-1 0,1 0 0,0 1 0,1-2 0,8 2 0,3-8 0,2-17 0,-10 1 0,-2-2 0,1-3 0,-2-1 0,-1 4 0,-1-1 0,-1 0 0,0-2 0,0 0 0,0 0 0,-1-1 0,-1 0 0,1 0-113,-1-1 1,0 0 0,-1 0 0,0 3 0,-1 0-1,1 0 113,0 1 0,-1 0 0,0-1 0,0 0 0,0 0 0,0 0 0,0 1 0,-1 3 0,0 0 0,0-6 0</inkml:trace>
  <inkml:trace contextRef="#ctx0" brushRef="#br0" timeOffset="560">689 764 8027,'4'13'0,"2"-2"0,4-4 0,6-2 0,2-3 0,2 0 0,3-4 0,1-3 0,-11-1 0,1 0 0,0-3 0,1-2 0,-2-1 0,1-1 0,-3-1 0,-1-2 0,-1 2 0,-2-2 0,-1 2 0,-2-1 0,0 0 0,-3-1 0,-1 4 0,-1-1 0,-1 1 0,-1-1 0,-1 3 0,-1 0 0,-14-3 0,-6 4 0,10 8 0,0 1 0,-3 5 0,0 2 0,0 1 0,0 3 0,-1 2 0,2 1-118,0 3 1,2 1 0,2-2 0,0 0 117,1 0 0,1 2 0,1-1 0,2-1 0,0 0 0,1 0 0,1 0 0,2 1 0,2-4 0,1 0 0,1 0 0,1-1 0,3 1 0,1-2 0,4-3 0,2 0 0,5-2 0,2 0 0,2-3 0,1-1-133,3-1 1,2-2 0,-8 0-1,0-2 1,0 0 0,1-1-1,0 1 1,1-2 0</inkml:trace>
  <inkml:trace contextRef="#ctx0" brushRef="#br0" timeOffset="1442">1112 708 8027,'-3'15'0,"2"3"0,1 1 0,3-1 0,2 0 0,1-1 0,1 0 0,-2-1 0,-2-4 0,0-1 0,-1-1 0,-1-2 0,1 2 0,-3-4 0,-2-2 0,-3-5 0,-4-6 0,-2-5 0,4 3 0,1-1 0,0-1 0,1-1 0,-1-2 0,0-1 0,2 1 0,1-2 0,1 1 0,1 0 0,0 1 0,1-1 0,1 0 0,1 1 0,1 1 0,0 1 0,2 0 0,1 0 0,1 1 0,2 0 0,0 1 0,1 2 0,12-5 0,2 4 0,2 5 0,2 3 0,-13 2 0,0 1 0,1 1 0,1 2 0,-1 2 0,0 1 0,-1 1 0,0 2 0,-3 1 0,1 0 0,-2 2 0,1 0-519,-2 2 1,0 0 518,0 0 0,-1 0 0,-3 0 0,1-2 0,-2 0 0,-1 0 0,0-2 0,0 0 0,-1-1 0,0 0 0,0 7 0,-1 0 0,-2-5 0,-2-3 0,-3-9 0,-4-11 0,2-8 0,4 6 0,1-2 0,2 1 0,-1 2 0,1-3 0,1 1 0,1 0 0,1 1 0,1-1 0,1 1 0,1 0 0,2 1 0,0 2 0,2 1 0,2 1 0,1 2 259,1 1 0,1 2 1,1 2-1,0 2-259,0 2 0,1 2 0,-1 1 0,-1 0 0,0 2 0,-1 1 0,0 1 0,0-1 0,-4-1 0,0 0 0,1 0 0,-1 0 0,4 5 0,-1 0 0,-3-4 0,0 1 0,-4-11 0,-8-10 0,-1-1 0,-1-3 0,-4-5 0,0-2 0,2 5 0,0-1 0,0 0 0,0-3 0,-1 0 0,0 0-182,3 4 0,-1 0 1,0-1-1,2 0 1,-2 0-1,1 0 1,1-1-1,-1 0 182,1 0 0,-1 0 0,1-1 0,0 2 0,0-3 0,0 0 0,0 1 0,0 2 0,1 0 0,0 2 0,-1-5 0,2 2 0,-1 3 0,1 1 0,0 2 0,0 0 0,0 0 0,1 1 0,-1 0 0,0 0 0,1-1 0,-1 2 0,0 0 0,3 18 0,0 10 0</inkml:trace>
  <inkml:trace contextRef="#ctx0" brushRef="#br0" timeOffset="2853">1916 642 8027,'-2'-15'0,"0"1"0,-1 2 0,-1 2 0,-3-2 0,-3 2 0,-3 0 0,-1 1 0,-4 3 0,-2 1 0,-7 3 0,12 3 0,0 1 0,1 2 0,-1 2 0,1 2 0,1 2 0,0 1 0,1 2 0,0 1 0,0 2 0,2 0 0,1 1 0,1 1 0,2 0 0,1 0 0,2 0 0,1 0 0,2 0 0,1 0 0,2 0 0,2-1 0,2-1-78,2-1 0,4 0 1,0-2-1,2-1 78,2-1 0,0-2 0,2-1 0,1-1 0,0-2 0,1-3 0,0 0 0,0-1 0,1-2 0,0-3 0,1-2 0,-1-3-103,0-2 1,-1-3 0,-7 5-1,-1-2 1,-1-1 102,-2 0 0,0 0 0,-1-2 0,0-2 0,0-1 0,-1 0-184,-1-2 1,0-1-1,-2 1 1,0 3 0,-1-1-1,-1 0 1,-1 1 183,1-1 0,-2-1 0,0 1 0,-1-1 0,1-2 0,0 0 0,-1-1 0,0 0 0,0 0 0,-1 0 0,0 1 0,0-1 0,0 2 0,0-2 0,-1 2 0,1 0 0,-2-2 0,0 0 0,1 2 0,-1 1 0,1 1 0,-1-1 0,0 0 0,0 0 0,1 1 0,0 1 0,-1 1 0,1 0 0,-1-4 0,0 3 0,-2-5 0,2 8 0,0 1 0,-1 0 0,1 1 0,-6-2 95,-1 15 1,0 18-96,3-2 0,1 3 0,2-6 0,1 1 0,-1 0 0,0 4 0,1 0 0,0 1 0,0-1 0,0 1 0,1 1-71,1-6 1,0 0-1,0 1 1,0 0 0,0 2-1,1 1 1,0 0 70,0 0 0,0 0 0,0 0 0,2-1 0,0 0 0,0 0 0,2 1 0,-2 1 0,3-1 0,-2-2 0,1-2 0,0 0 185,1-1 1,1 0 0,-1-1-1,2 2 1,1 0-186,0 0 0,2 0 0,-2-4 0,2-1 0,0-1 0,1-1 0,12 3 0,-2-14 0,0-8 0,-7-8 0,-8 4 0,-1-2 0,-1 2 0,-1-2 0,-1 0 0,0 0 0,0 3 0,0 0 0,0-7 0,1 0 0,1-1 0,1 6 567,1 3 0,-1 14-567,0 12 0,-1-2 0,-2 0 0,1 4 0,1 0 0,0 2 0,-1 0 0,2-1 0,-1-1 0,-1-1 0,1 0 0,0-3 0,-1 1 0,2-1 0,0 0 115,-1-1 1,0-1 0,7 9-116,1-4 0,2-6 0,2-6 0,1-6 0,-2-8 0,-7 3 0,-1-2 0,0 0 0,-1-2 0,0 1 0,-1 0 0,4-8 0,0 1 0,-2 4 0,1 1 0,1-1 0,0 6 0,-2 5 0,-2 6 0,-2 8 0,-1 9 0,-1-1 0,1 2 0,0-2 0,1-1 0,1-2 0,2-2 0,3-5 0,3-3 0,3-5 0,4-6 0,0-6 0,-7 2 0,-1-2 0,0-1 0,1 0 0,-2-1 0,1-2 0,-1-1 0,0-1 0,0 0 0,-2-1-622,0-1 0,-1 1 622,-1-2 0,-1 1 0,-2 2 0,-1 1 0,-1 1 0,0 1 0,-1 1 0,-2 0 0,0 0 0,-1 0 0,-1 2 0,-3 1 0,-7-5 0,-7 4 0,-2 10 0,9 5 0,0 3 0,1 0 0,1 3 0,-1 3 0,1 1 0,0 2 0,2 0-54,0 0 0,2 0 1,1-1-1,2 0 54,0 0 0,1 1 0,1-2 0,1 1 0,1 0 0,0 1 0,2 0 0,2 0 0,2-2 0,3 0 0,4 2 0,2-2 0,1-4 0,1 0 0,6 0 0,2 0 0,0-4 0,0 1 71,-5-3 1,1 1-1,1-2 1,1 1 0,0-1-1,0-1-71,0 0 0,-1 0 0,0 0 0,7 1 0,-3-1 0,-10-1 0,-2 0 0,1 0 0,0 1 0,12-1 0</inkml:trace>
  <inkml:trace contextRef="#ctx0" brushRef="#br0" timeOffset="3116">3012 802 8027,'-23'3'0,"-1"1"0,1 0 0,0-1 0,-1 1 0,-1 0 0,5-2 0,0-1 0,0 1 0,-2 0 0,0 0 0,-2 1 0,0-1 0,-1 1 0,0-1 0,-1 1 0,-1-1 0,0 1 0,-2 0 0,7-1 0,-2 0 0,1 0 0,-2 1 0,2-1 0,-2 0 0,1 0-809,-1 1 1,0-1-1,0 0 1,0 0-1,0 0 1,0 1-1,-1-1 809,0 1 0,-1-1 0,1 1 0,-1-1 0,1 1 0,-1 0 0,0-1 0,0 1 0,0-1 0,1 0 0,-1 1 0,0-1 0,0 0 0,0 1 0,3-1 0,1 0 0,-1 1 0,-1-1 0,2 0 0,-1 0 0,0 1 0,0-1 0,-3 0 0,-1 1 0,1-1 0,0 1 0,0 0 0,-1-1 0,1 1 0,3-1 0,0 0 0,-1 0 0,1 0 0,0 0 0,0 0 0,-1 0 0,1 1-68,-1-1 1,0 0 0,-1 1-1,1-1 1,1 0 0,-1 0-1,0 0 1,-1 1 0,1-1-1,1 0 1,-1 0 0,0 1 0,0-1-1,0 0 1,1 1 0,-2-1 67,2 1 0,0-1 0,-2 1 0,2-1 0,-1 0 0,0 1 0,2 0 0,-1 0 0,-3 0 0,-1 0 0,1 1 0,1-1 0,0 1 0,-1-1-74,3 0 1,-1 1 0,1 0 0,0 0-1,0 0 1,1 0 73,-5 1 0,1 0 0,0 1 0,1 0 0,2-1 0,2-1 0,1 1 0,2-1 0,0 1 0,-2 1 0,0 0 0,1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322338-9372-8F42-BA4B-EB906386F421}">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8C407-C1AD-40FF-A167-7CE981ABB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636</Words>
  <Characters>4013</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Wernicke</dc:creator>
  <cp:keywords/>
  <dc:description/>
  <cp:lastModifiedBy>David Döbele</cp:lastModifiedBy>
  <cp:revision>398</cp:revision>
  <cp:lastPrinted>2023-02-21T17:43:00Z</cp:lastPrinted>
  <dcterms:created xsi:type="dcterms:W3CDTF">2022-10-30T23:23:00Z</dcterms:created>
  <dcterms:modified xsi:type="dcterms:W3CDTF">2023-02-28T18:06:00Z</dcterms:modified>
</cp:coreProperties>
</file>