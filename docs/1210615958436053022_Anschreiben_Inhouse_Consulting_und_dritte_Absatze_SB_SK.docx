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5A1106" w:rsidRDefault="00F21879" w:rsidP="00F21879">
      <w:pPr>
        <w:spacing w:after="0" w:line="240" w:lineRule="auto"/>
        <w:jc w:val="right"/>
        <w:rPr>
          <w:rFonts w:ascii="Georgia" w:eastAsia="Calibri" w:hAnsi="Georgia" w:cs="Times New Roman"/>
          <w:sz w:val="21"/>
          <w:szCs w:val="21"/>
        </w:rPr>
      </w:pPr>
      <w:bookmarkStart w:id="0" w:name="_Hlk143671718"/>
      <w:r w:rsidRPr="005A1106">
        <w:rPr>
          <w:rFonts w:ascii="Georgia" w:eastAsia="Calibri" w:hAnsi="Georgia" w:cs="Times New Roman"/>
          <w:sz w:val="21"/>
          <w:szCs w:val="21"/>
        </w:rPr>
        <w:t>Kilian Brilz</w:t>
      </w:r>
    </w:p>
    <w:p w14:paraId="1BC0164D" w14:textId="4AAD2FBD" w:rsidR="00F21879" w:rsidRPr="005A1106" w:rsidRDefault="008B071B" w:rsidP="00F21879">
      <w:pPr>
        <w:spacing w:after="0" w:line="240" w:lineRule="auto"/>
        <w:jc w:val="right"/>
        <w:rPr>
          <w:rFonts w:ascii="Georgia" w:eastAsia="Calibri" w:hAnsi="Georgia" w:cs="Times New Roman"/>
          <w:sz w:val="21"/>
          <w:szCs w:val="21"/>
        </w:rPr>
      </w:pPr>
      <w:r w:rsidRPr="005A1106">
        <w:rPr>
          <w:rFonts w:ascii="Georgia" w:eastAsia="Calibri" w:hAnsi="Georgia" w:cs="Times New Roman"/>
          <w:sz w:val="21"/>
          <w:szCs w:val="21"/>
        </w:rPr>
        <w:t>Max-Hufschmidt-Straße 15</w:t>
      </w:r>
    </w:p>
    <w:p w14:paraId="33243874" w14:textId="52C80520" w:rsidR="00F21879" w:rsidRPr="005A1106" w:rsidRDefault="008B071B" w:rsidP="00F21879">
      <w:pPr>
        <w:spacing w:after="0" w:line="240" w:lineRule="auto"/>
        <w:jc w:val="right"/>
        <w:rPr>
          <w:rFonts w:ascii="Georgia" w:eastAsia="Calibri" w:hAnsi="Georgia" w:cs="Times New Roman"/>
          <w:sz w:val="21"/>
          <w:szCs w:val="21"/>
          <w:lang w:val="en-US"/>
        </w:rPr>
      </w:pPr>
      <w:r w:rsidRPr="005A1106">
        <w:rPr>
          <w:rFonts w:ascii="Georgia" w:eastAsia="Calibri" w:hAnsi="Georgia" w:cs="Times New Roman"/>
          <w:sz w:val="21"/>
          <w:szCs w:val="21"/>
          <w:lang w:val="en-US"/>
        </w:rPr>
        <w:t>55130 Mainz</w:t>
      </w:r>
    </w:p>
    <w:p w14:paraId="0F9681A0" w14:textId="77940470" w:rsidR="00F21879" w:rsidRPr="005A1106" w:rsidRDefault="008B071B" w:rsidP="00F21879">
      <w:pPr>
        <w:spacing w:after="0" w:line="240" w:lineRule="auto"/>
        <w:jc w:val="right"/>
        <w:rPr>
          <w:rFonts w:ascii="Georgia" w:eastAsia="Calibri" w:hAnsi="Georgia" w:cs="Times New Roman"/>
          <w:sz w:val="21"/>
          <w:szCs w:val="21"/>
          <w:lang w:val="en-US"/>
        </w:rPr>
      </w:pPr>
      <w:r w:rsidRPr="005A1106">
        <w:rPr>
          <w:rFonts w:ascii="Georgia" w:eastAsia="Calibri" w:hAnsi="Georgia" w:cs="Georgia"/>
          <w:color w:val="000000"/>
          <w:sz w:val="21"/>
          <w:szCs w:val="21"/>
          <w:lang w:val="en-US"/>
        </w:rPr>
        <w:t>k</w:t>
      </w:r>
      <w:r w:rsidR="00F21879" w:rsidRPr="005A1106">
        <w:rPr>
          <w:rFonts w:ascii="Georgia" w:eastAsia="Calibri" w:hAnsi="Georgia" w:cs="Georgia"/>
          <w:color w:val="000000"/>
          <w:sz w:val="21"/>
          <w:szCs w:val="21"/>
          <w:lang w:val="en-US"/>
        </w:rPr>
        <w:t>ilianbrilz0301@gmail.com</w:t>
      </w:r>
    </w:p>
    <w:p w14:paraId="1BF7958B" w14:textId="75BF5B7B" w:rsidR="00F21879" w:rsidRPr="005A1106" w:rsidRDefault="00F21879" w:rsidP="00F21879">
      <w:pPr>
        <w:spacing w:after="0" w:line="256" w:lineRule="auto"/>
        <w:jc w:val="right"/>
        <w:rPr>
          <w:rFonts w:ascii="Georgia" w:eastAsia="Calibri" w:hAnsi="Georgia" w:cs="Georgia"/>
          <w:color w:val="000000"/>
          <w:sz w:val="21"/>
          <w:szCs w:val="21"/>
          <w:lang w:val="en-US"/>
        </w:rPr>
      </w:pPr>
      <w:r w:rsidRPr="005A1106">
        <w:rPr>
          <w:rFonts w:ascii="Georgia" w:eastAsia="Calibri" w:hAnsi="Georgia" w:cs="Georgia"/>
          <w:color w:val="000000"/>
          <w:sz w:val="21"/>
          <w:szCs w:val="21"/>
          <w:lang w:val="en-US"/>
        </w:rPr>
        <w:t>+49</w:t>
      </w:r>
      <w:r w:rsidR="00B03FDD" w:rsidRPr="005A1106">
        <w:rPr>
          <w:rFonts w:ascii="Georgia" w:eastAsia="Calibri" w:hAnsi="Georgia" w:cs="Georgia"/>
          <w:color w:val="000000"/>
          <w:sz w:val="21"/>
          <w:szCs w:val="21"/>
          <w:lang w:val="en-US"/>
        </w:rPr>
        <w:t xml:space="preserve"> 177 159 8623</w:t>
      </w:r>
    </w:p>
    <w:p w14:paraId="0430B4BD" w14:textId="77777777" w:rsidR="00F21879" w:rsidRPr="005A1106" w:rsidRDefault="00F21879" w:rsidP="00F21879">
      <w:pPr>
        <w:spacing w:after="0" w:line="256" w:lineRule="auto"/>
        <w:rPr>
          <w:rFonts w:ascii="Georgia" w:eastAsia="Calibri" w:hAnsi="Georgia" w:cs="Georgia"/>
          <w:color w:val="000000"/>
          <w:sz w:val="21"/>
          <w:szCs w:val="21"/>
          <w:highlight w:val="yellow"/>
          <w:lang w:val="en-US"/>
        </w:rPr>
      </w:pPr>
      <w:r w:rsidRPr="005A1106">
        <w:rPr>
          <w:rFonts w:ascii="Georgia" w:eastAsia="Calibri" w:hAnsi="Georgia" w:cs="Georgia"/>
          <w:color w:val="000000"/>
          <w:sz w:val="21"/>
          <w:szCs w:val="21"/>
          <w:highlight w:val="yellow"/>
          <w:lang w:val="en-US"/>
        </w:rPr>
        <w:t xml:space="preserve">Corporate Finance </w:t>
      </w:r>
      <w:proofErr w:type="spellStart"/>
      <w:r w:rsidRPr="005A1106">
        <w:rPr>
          <w:rFonts w:ascii="Georgia" w:eastAsia="Calibri" w:hAnsi="Georgia" w:cs="Georgia"/>
          <w:color w:val="000000"/>
          <w:sz w:val="21"/>
          <w:szCs w:val="21"/>
          <w:highlight w:val="yellow"/>
          <w:lang w:val="en-US"/>
        </w:rPr>
        <w:t>Beratung</w:t>
      </w:r>
      <w:proofErr w:type="spellEnd"/>
      <w:r w:rsidRPr="005A1106">
        <w:rPr>
          <w:rFonts w:ascii="Georgia" w:eastAsia="Calibri" w:hAnsi="Georgia" w:cs="Georgia"/>
          <w:color w:val="000000"/>
          <w:sz w:val="21"/>
          <w:szCs w:val="21"/>
          <w:highlight w:val="yellow"/>
          <w:lang w:val="en-US"/>
        </w:rPr>
        <w:t xml:space="preserve"> GmbH</w:t>
      </w:r>
    </w:p>
    <w:p w14:paraId="5B9275D3" w14:textId="77777777" w:rsidR="00F21879" w:rsidRPr="005A1106" w:rsidRDefault="00F21879" w:rsidP="00F21879">
      <w:pPr>
        <w:spacing w:after="0" w:line="256" w:lineRule="auto"/>
        <w:rPr>
          <w:rFonts w:ascii="Georgia" w:eastAsia="Calibri" w:hAnsi="Georgia" w:cs="Times New Roman"/>
          <w:sz w:val="21"/>
          <w:szCs w:val="21"/>
        </w:rPr>
      </w:pPr>
      <w:r w:rsidRPr="005A1106">
        <w:rPr>
          <w:rFonts w:ascii="Georgia" w:eastAsia="Calibri" w:hAnsi="Georgia" w:cs="Times New Roman"/>
          <w:sz w:val="21"/>
          <w:szCs w:val="21"/>
          <w:highlight w:val="yellow"/>
        </w:rPr>
        <w:t>Musterstraße 99</w:t>
      </w:r>
      <w:r w:rsidRPr="005A1106">
        <w:rPr>
          <w:rFonts w:ascii="Georgia" w:eastAsia="Calibri" w:hAnsi="Georgia" w:cs="Times New Roman"/>
          <w:sz w:val="21"/>
          <w:szCs w:val="21"/>
          <w:highlight w:val="yellow"/>
        </w:rPr>
        <w:br/>
        <w:t>55005 Frankfurt am Main</w:t>
      </w:r>
      <w:r w:rsidRPr="005A1106">
        <w:rPr>
          <w:rFonts w:ascii="Georgia" w:eastAsia="Calibri" w:hAnsi="Georgia" w:cs="Times New Roman"/>
          <w:sz w:val="21"/>
          <w:szCs w:val="21"/>
        </w:rPr>
        <w:t xml:space="preserve"> </w:t>
      </w:r>
    </w:p>
    <w:p w14:paraId="1CBEFE37" w14:textId="10FEF025" w:rsidR="00F21879" w:rsidRPr="005A1106" w:rsidRDefault="00665074" w:rsidP="00F21879">
      <w:pPr>
        <w:spacing w:after="0" w:line="256" w:lineRule="auto"/>
        <w:jc w:val="right"/>
        <w:rPr>
          <w:rFonts w:ascii="Georgia" w:eastAsia="Calibri" w:hAnsi="Georgia" w:cs="Times New Roman"/>
          <w:sz w:val="21"/>
          <w:szCs w:val="21"/>
        </w:rPr>
      </w:pPr>
      <w:r w:rsidRPr="005A1106">
        <w:rPr>
          <w:rFonts w:ascii="Georgia" w:eastAsia="Calibri" w:hAnsi="Georgia" w:cs="Times New Roman"/>
          <w:sz w:val="21"/>
          <w:szCs w:val="21"/>
          <w:highlight w:val="yellow"/>
        </w:rPr>
        <w:t>Adendorf</w:t>
      </w:r>
      <w:r w:rsidR="00F21879" w:rsidRPr="005A1106">
        <w:rPr>
          <w:rFonts w:ascii="Georgia" w:eastAsia="Calibri" w:hAnsi="Georgia" w:cs="Times New Roman"/>
          <w:sz w:val="21"/>
          <w:szCs w:val="21"/>
          <w:highlight w:val="yellow"/>
        </w:rPr>
        <w:t xml:space="preserve">, </w:t>
      </w:r>
      <w:r w:rsidRPr="005A1106">
        <w:rPr>
          <w:rFonts w:ascii="Georgia" w:eastAsia="Calibri" w:hAnsi="Georgia" w:cs="Times New Roman"/>
          <w:sz w:val="21"/>
          <w:szCs w:val="21"/>
          <w:highlight w:val="yellow"/>
        </w:rPr>
        <w:t>15</w:t>
      </w:r>
      <w:r w:rsidR="00F21879" w:rsidRPr="005A1106">
        <w:rPr>
          <w:rFonts w:ascii="Georgia" w:eastAsia="Calibri" w:hAnsi="Georgia" w:cs="Times New Roman"/>
          <w:sz w:val="21"/>
          <w:szCs w:val="21"/>
          <w:highlight w:val="yellow"/>
        </w:rPr>
        <w:t>.</w:t>
      </w:r>
      <w:r w:rsidRPr="005A1106">
        <w:rPr>
          <w:rFonts w:ascii="Georgia" w:eastAsia="Calibri" w:hAnsi="Georgia" w:cs="Times New Roman"/>
          <w:sz w:val="21"/>
          <w:szCs w:val="21"/>
          <w:highlight w:val="yellow"/>
        </w:rPr>
        <w:t>10</w:t>
      </w:r>
      <w:r w:rsidR="00F21879" w:rsidRPr="005A1106">
        <w:rPr>
          <w:rFonts w:ascii="Georgia" w:eastAsia="Calibri" w:hAnsi="Georgia" w:cs="Times New Roman"/>
          <w:sz w:val="21"/>
          <w:szCs w:val="21"/>
          <w:highlight w:val="yellow"/>
        </w:rPr>
        <w:t>.202</w:t>
      </w:r>
      <w:r w:rsidRPr="005A1106">
        <w:rPr>
          <w:rFonts w:ascii="Georgia" w:eastAsia="Calibri" w:hAnsi="Georgia" w:cs="Times New Roman"/>
          <w:sz w:val="21"/>
          <w:szCs w:val="21"/>
          <w:highlight w:val="yellow"/>
        </w:rPr>
        <w:t>3</w:t>
      </w:r>
    </w:p>
    <w:p w14:paraId="662B404C" w14:textId="77777777" w:rsidR="00F21879" w:rsidRPr="005A1106" w:rsidRDefault="00F21879" w:rsidP="00F21879">
      <w:pPr>
        <w:spacing w:after="0" w:line="256" w:lineRule="auto"/>
        <w:rPr>
          <w:rFonts w:ascii="Georgia" w:eastAsia="Calibri" w:hAnsi="Georgia" w:cs="Times New Roman"/>
          <w:sz w:val="21"/>
          <w:szCs w:val="21"/>
        </w:rPr>
      </w:pPr>
    </w:p>
    <w:p w14:paraId="1CD00DF6" w14:textId="77777777" w:rsidR="00DB7A0E" w:rsidRPr="005A1106" w:rsidRDefault="00F21879" w:rsidP="00DB7A0E">
      <w:pPr>
        <w:spacing w:after="0" w:line="256" w:lineRule="auto"/>
        <w:jc w:val="both"/>
        <w:rPr>
          <w:rFonts w:ascii="Georgia" w:eastAsia="Calibri" w:hAnsi="Georgia" w:cs="Times New Roman"/>
          <w:b/>
          <w:bCs/>
          <w:sz w:val="21"/>
          <w:szCs w:val="21"/>
        </w:rPr>
      </w:pPr>
      <w:r w:rsidRPr="005A1106">
        <w:rPr>
          <w:rFonts w:ascii="Georgia" w:eastAsia="Calibri" w:hAnsi="Georgia" w:cs="Times New Roman"/>
          <w:b/>
          <w:bCs/>
          <w:sz w:val="21"/>
          <w:szCs w:val="21"/>
        </w:rPr>
        <w:t xml:space="preserve">Bewerbung um ein Praktikum im </w:t>
      </w:r>
      <w:r w:rsidR="00565CDB" w:rsidRPr="005A1106">
        <w:rPr>
          <w:rFonts w:ascii="Georgia" w:eastAsia="Calibri" w:hAnsi="Georgia" w:cs="Times New Roman"/>
          <w:b/>
          <w:bCs/>
          <w:sz w:val="21"/>
          <w:szCs w:val="21"/>
          <w:highlight w:val="yellow"/>
        </w:rPr>
        <w:t xml:space="preserve">Inhouse </w:t>
      </w:r>
      <w:r w:rsidRPr="005A1106">
        <w:rPr>
          <w:rFonts w:ascii="Georgia" w:eastAsia="Calibri" w:hAnsi="Georgia" w:cs="Times New Roman"/>
          <w:b/>
          <w:bCs/>
          <w:sz w:val="21"/>
          <w:szCs w:val="21"/>
          <w:highlight w:val="yellow"/>
        </w:rPr>
        <w:t>Consulting</w:t>
      </w:r>
    </w:p>
    <w:p w14:paraId="432B7905" w14:textId="77777777" w:rsidR="00DB7A0E" w:rsidRPr="001E5F1E" w:rsidRDefault="00DB7A0E" w:rsidP="00DB7A0E">
      <w:pPr>
        <w:spacing w:after="0" w:line="256" w:lineRule="auto"/>
        <w:jc w:val="both"/>
        <w:rPr>
          <w:rFonts w:ascii="Georgia" w:eastAsia="Calibri" w:hAnsi="Georgia" w:cs="Times New Roman"/>
          <w:sz w:val="21"/>
          <w:szCs w:val="21"/>
        </w:rPr>
      </w:pPr>
    </w:p>
    <w:p w14:paraId="48831BFA" w14:textId="77777777"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Sehr geehrte Damen und Herren,</w:t>
      </w:r>
    </w:p>
    <w:p w14:paraId="68D51EE8" w14:textId="77777777" w:rsidR="00E53560" w:rsidRPr="001E5F1E" w:rsidRDefault="00E53560" w:rsidP="00E53560">
      <w:pPr>
        <w:spacing w:after="0" w:line="256" w:lineRule="auto"/>
        <w:jc w:val="both"/>
        <w:rPr>
          <w:rFonts w:ascii="Georgia" w:eastAsia="Calibri" w:hAnsi="Georgia" w:cs="Times New Roman"/>
          <w:sz w:val="21"/>
          <w:szCs w:val="21"/>
        </w:rPr>
      </w:pPr>
    </w:p>
    <w:p w14:paraId="530FA95C" w14:textId="77777777"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mit dem Beruf des Consultants verbinde ich vielseitige und anspruchsvolle Tätigkeiten, die es einem ermöglichen, innerhalb kurzer Zeit tiefgehende Einblicke in verschiedene Geschäftsfelder zu gewinnen. Der Reiz, insbesondere als Inhouse-Berater, die Veränderungen, die man mit seiner Arbeit hervorruft, teilweise noch in Monaten oder Jahren beobachten zu können und dabei ein Teil einer großen Mannschaft zu sein und dennoch agil agieren zu können, fasziniert mich enorm. In einer sich stetig wandelnden Wirtschaftsumgebung wird die Rolle des Inhouse-Beraters zunehmend bedeutender, indem er das Unternehmen dabei unterstützt, Veränderungen nicht nur anzunehmen, sondern auch proaktiv zu gestalten. Um durch meine Arbeit eines Tages auch eine bedeutende Rolle in der Wirtschaft einzunehmen, möchte ich ab dem </w:t>
      </w:r>
      <w:r w:rsidRPr="001E5F1E">
        <w:rPr>
          <w:rFonts w:ascii="Georgia" w:eastAsia="Calibri" w:hAnsi="Georgia" w:cs="Times New Roman"/>
          <w:sz w:val="21"/>
          <w:szCs w:val="21"/>
          <w:highlight w:val="yellow"/>
        </w:rPr>
        <w:t>04.03.2024</w:t>
      </w:r>
      <w:r w:rsidRPr="001E5F1E">
        <w:rPr>
          <w:rFonts w:ascii="Georgia" w:eastAsia="Calibri" w:hAnsi="Georgia" w:cs="Times New Roman"/>
          <w:sz w:val="21"/>
          <w:szCs w:val="21"/>
        </w:rPr>
        <w:t xml:space="preserve"> ein zehn- bis zwölfwöchiges Praktikum im Inhouse Consulting am </w:t>
      </w:r>
      <w:r w:rsidRPr="001E5F1E">
        <w:rPr>
          <w:rFonts w:ascii="Georgia" w:eastAsia="Calibri" w:hAnsi="Georgia" w:cs="Times New Roman"/>
          <w:sz w:val="21"/>
          <w:szCs w:val="21"/>
          <w:highlight w:val="yellow"/>
        </w:rPr>
        <w:t>Standort Frankfurt am Main</w:t>
      </w:r>
      <w:r w:rsidRPr="001E5F1E">
        <w:rPr>
          <w:rFonts w:ascii="Georgia" w:eastAsia="Calibri" w:hAnsi="Georgia" w:cs="Times New Roman"/>
          <w:sz w:val="21"/>
          <w:szCs w:val="21"/>
        </w:rPr>
        <w:t xml:space="preserve"> – alternativ auch gerne an einem Ihrer anderen Standorte – absolvieren. </w:t>
      </w:r>
    </w:p>
    <w:p w14:paraId="1AE10AA9" w14:textId="77777777" w:rsidR="00E53560" w:rsidRPr="001E5F1E" w:rsidRDefault="00E53560" w:rsidP="00E53560">
      <w:pPr>
        <w:spacing w:after="0" w:line="256" w:lineRule="auto"/>
        <w:jc w:val="both"/>
        <w:rPr>
          <w:rFonts w:ascii="Georgia" w:eastAsia="Calibri" w:hAnsi="Georgia" w:cs="Times New Roman"/>
          <w:sz w:val="21"/>
          <w:szCs w:val="21"/>
        </w:rPr>
      </w:pPr>
    </w:p>
    <w:p w14:paraId="4662BFE0" w14:textId="77777777"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Während eines Ferienjobs als Sicherheitstrainer in einem Kletterwald hatte ich die Gelegenheit, einen Unternehmensberater kennenzulernen. Dieses Erlebnis entfachte meine Begeisterung für die Branche und den Beruf. Auf meiner Schwedenreise vertiefte ich mein Interesse und entschied mich, Wirtschaftswissenschaften an der </w:t>
      </w:r>
      <w:proofErr w:type="gramStart"/>
      <w:r w:rsidRPr="001E5F1E">
        <w:rPr>
          <w:rFonts w:ascii="Georgia" w:eastAsia="Calibri" w:hAnsi="Georgia" w:cs="Times New Roman"/>
          <w:sz w:val="21"/>
          <w:szCs w:val="21"/>
        </w:rPr>
        <w:t>Johannes Gutenberg-Universität</w:t>
      </w:r>
      <w:proofErr w:type="gramEnd"/>
      <w:r w:rsidRPr="001E5F1E">
        <w:rPr>
          <w:rFonts w:ascii="Georgia" w:eastAsia="Calibri" w:hAnsi="Georgia" w:cs="Times New Roman"/>
          <w:sz w:val="21"/>
          <w:szCs w:val="21"/>
        </w:rPr>
        <w:t xml:space="preserve"> in Mainz zu studieren.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w:t>
      </w:r>
      <w:commentRangeStart w:id="1"/>
      <w:r w:rsidRPr="001E5F1E">
        <w:rPr>
          <w:rFonts w:ascii="Georgia" w:eastAsia="Calibri" w:hAnsi="Georgia" w:cs="Times New Roman"/>
          <w:sz w:val="21"/>
          <w:szCs w:val="21"/>
        </w:rPr>
        <w:t xml:space="preserve">bei </w:t>
      </w:r>
      <w:proofErr w:type="spellStart"/>
      <w:r w:rsidRPr="001E5F1E">
        <w:rPr>
          <w:rFonts w:ascii="Georgia" w:eastAsia="Calibri" w:hAnsi="Georgia" w:cs="Times New Roman"/>
          <w:sz w:val="21"/>
          <w:szCs w:val="21"/>
        </w:rPr>
        <w:t>Solidaris</w:t>
      </w:r>
      <w:proofErr w:type="spellEnd"/>
      <w:r w:rsidRPr="001E5F1E">
        <w:rPr>
          <w:rFonts w:ascii="Georgia" w:eastAsia="Calibri" w:hAnsi="Georgia" w:cs="Times New Roman"/>
          <w:sz w:val="21"/>
          <w:szCs w:val="21"/>
        </w:rPr>
        <w:t xml:space="preserve"> und Schaeffler Consulting</w:t>
      </w:r>
      <w:commentRangeEnd w:id="1"/>
      <w:r w:rsidR="00C903B0">
        <w:rPr>
          <w:rStyle w:val="CommentReference"/>
        </w:rPr>
        <w:commentReference w:id="1"/>
      </w:r>
      <w:r w:rsidRPr="001E5F1E">
        <w:rPr>
          <w:rFonts w:ascii="Georgia" w:eastAsia="Calibri" w:hAnsi="Georgia" w:cs="Times New Roman"/>
          <w:sz w:val="21"/>
          <w:szCs w:val="21"/>
        </w:rPr>
        <w:t xml:space="preserve">, hervorragende akademische Leistungen zu erbringen und dabei noch genügend Kapazitäten zu haben, um </w:t>
      </w:r>
      <w:commentRangeStart w:id="2"/>
      <w:commentRangeStart w:id="3"/>
      <w:r w:rsidRPr="001E5F1E">
        <w:rPr>
          <w:rFonts w:ascii="Georgia" w:eastAsia="Calibri" w:hAnsi="Georgia" w:cs="Times New Roman"/>
          <w:sz w:val="21"/>
          <w:szCs w:val="21"/>
        </w:rPr>
        <w:t xml:space="preserve">meinen Hobbys </w:t>
      </w:r>
      <w:commentRangeEnd w:id="2"/>
      <w:r w:rsidRPr="001E5F1E">
        <w:rPr>
          <w:rStyle w:val="CommentReference"/>
          <w:rFonts w:ascii="Georgia" w:hAnsi="Georgia"/>
          <w:sz w:val="21"/>
          <w:szCs w:val="21"/>
        </w:rPr>
        <w:commentReference w:id="2"/>
      </w:r>
      <w:commentRangeEnd w:id="3"/>
      <w:r w:rsidR="00C903B0">
        <w:rPr>
          <w:rStyle w:val="CommentReference"/>
        </w:rPr>
        <w:commentReference w:id="3"/>
      </w:r>
      <w:r w:rsidRPr="001E5F1E">
        <w:rPr>
          <w:rFonts w:ascii="Georgia" w:eastAsia="Calibri" w:hAnsi="Georgia" w:cs="Times New Roman"/>
          <w:sz w:val="21"/>
          <w:szCs w:val="21"/>
        </w:rPr>
        <w:t xml:space="preserve">nachzugehen. Nachdem ich nun ein umfangreiches betriebswirtschaftliches Grundverständnis aufgebaut habe, möchte ich meine Karriere durch das Praktikum nun final in Richtung Unternehmensberatung ausrichten. </w:t>
      </w:r>
    </w:p>
    <w:p w14:paraId="5567BCFB" w14:textId="77777777" w:rsidR="00E53560" w:rsidRPr="001E5F1E" w:rsidRDefault="00E53560" w:rsidP="00E53560">
      <w:pPr>
        <w:spacing w:after="0" w:line="256" w:lineRule="auto"/>
        <w:jc w:val="both"/>
        <w:rPr>
          <w:rFonts w:ascii="Georgia" w:eastAsia="Calibri" w:hAnsi="Georgia" w:cs="Times New Roman"/>
          <w:sz w:val="21"/>
          <w:szCs w:val="21"/>
        </w:rPr>
      </w:pPr>
    </w:p>
    <w:p w14:paraId="07C9C367" w14:textId="77EB3CDF"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Bayer Consulting erscheint mir als ideale Wahl für dieses Praktikum. Neben Ihrem Status als Inhouse-Beratung eines der führenden Unternehmen in den Branchen Agrarwirtschaft und Pharmazie, begeistert mich vor allem Ihr Fortschritt in der Gentherapie, der einen bedeutenden Fortschritt zur Bekämpfung von bisher unheilbaren Krankheiten wie Parkinson bietet. </w:t>
      </w:r>
      <w:commentRangeStart w:id="4"/>
      <w:ins w:id="5" w:author="Kilian Brilz | berater e.V." w:date="2024-02-23T16:17:00Z">
        <w:r w:rsidR="001E5F1E">
          <w:rPr>
            <w:rFonts w:ascii="Georgia" w:eastAsia="Calibri" w:hAnsi="Georgia" w:cs="Times New Roman"/>
            <w:sz w:val="21"/>
            <w:szCs w:val="21"/>
          </w:rPr>
          <w:t>Schon in meiner Oberstufenzeit konnte ich</w:t>
        </w:r>
      </w:ins>
      <w:ins w:id="6" w:author="Kilian Brilz | berater e.V." w:date="2024-02-23T16:18:00Z">
        <w:r w:rsidR="001E5F1E">
          <w:rPr>
            <w:rFonts w:ascii="Georgia" w:eastAsia="Calibri" w:hAnsi="Georgia" w:cs="Times New Roman"/>
            <w:sz w:val="21"/>
            <w:szCs w:val="21"/>
          </w:rPr>
          <w:t xml:space="preserve"> mich neben wirtschaftlichen Themen auch für biologische Themen </w:t>
        </w:r>
      </w:ins>
      <w:ins w:id="7" w:author="Kilian Brilz | berater e.V." w:date="2024-02-23T16:19:00Z">
        <w:r w:rsidR="001E5F1E">
          <w:rPr>
            <w:rFonts w:ascii="Georgia" w:eastAsia="Calibri" w:hAnsi="Georgia" w:cs="Times New Roman"/>
            <w:sz w:val="21"/>
            <w:szCs w:val="21"/>
          </w:rPr>
          <w:t>begeistern</w:t>
        </w:r>
      </w:ins>
      <w:ins w:id="8" w:author="Kilian Brilz | berater e.V." w:date="2024-02-23T16:18:00Z">
        <w:r w:rsidR="001E5F1E">
          <w:rPr>
            <w:rFonts w:ascii="Georgia" w:eastAsia="Calibri" w:hAnsi="Georgia" w:cs="Times New Roman"/>
            <w:sz w:val="21"/>
            <w:szCs w:val="21"/>
          </w:rPr>
          <w:t xml:space="preserve"> und</w:t>
        </w:r>
      </w:ins>
      <w:ins w:id="9" w:author="Kilian Brilz | berater e.V." w:date="2024-02-23T16:19:00Z">
        <w:r w:rsidR="001E5F1E">
          <w:rPr>
            <w:rFonts w:ascii="Georgia" w:eastAsia="Calibri" w:hAnsi="Georgia" w:cs="Times New Roman"/>
            <w:sz w:val="21"/>
            <w:szCs w:val="21"/>
          </w:rPr>
          <w:t xml:space="preserve"> unter anderem </w:t>
        </w:r>
      </w:ins>
      <w:ins w:id="10" w:author="Kilian Brilz | berater e.V." w:date="2024-02-23T16:20:00Z">
        <w:r w:rsidR="001E5F1E">
          <w:rPr>
            <w:rFonts w:ascii="Georgia" w:eastAsia="Calibri" w:hAnsi="Georgia" w:cs="Times New Roman"/>
            <w:sz w:val="21"/>
            <w:szCs w:val="21"/>
          </w:rPr>
          <w:t>ein</w:t>
        </w:r>
      </w:ins>
      <w:ins w:id="11" w:author="Kilian Brilz | berater e.V." w:date="2024-02-23T16:19:00Z">
        <w:r w:rsidR="001E5F1E">
          <w:rPr>
            <w:rFonts w:ascii="Georgia" w:eastAsia="Calibri" w:hAnsi="Georgia" w:cs="Times New Roman"/>
            <w:sz w:val="21"/>
            <w:szCs w:val="21"/>
          </w:rPr>
          <w:t>e Facharbeit über das Thema „CRISPR-Cas9 – ethisch vertretbar“ verfassen</w:t>
        </w:r>
      </w:ins>
      <w:ins w:id="12" w:author="Kilian Brilz | berater e.V." w:date="2024-02-23T16:20:00Z">
        <w:r w:rsidR="001E5F1E">
          <w:rPr>
            <w:rFonts w:ascii="Georgia" w:eastAsia="Calibri" w:hAnsi="Georgia" w:cs="Times New Roman"/>
            <w:sz w:val="21"/>
            <w:szCs w:val="21"/>
          </w:rPr>
          <w:t xml:space="preserve"> und so meine Begeisterung für diese Branche noch weiter stärken. (Hier könn</w:t>
        </w:r>
      </w:ins>
      <w:ins w:id="13" w:author="Kilian Brilz | berater e.V." w:date="2024-02-23T16:21:00Z">
        <w:r w:rsidR="001E5F1E">
          <w:rPr>
            <w:rFonts w:ascii="Georgia" w:eastAsia="Calibri" w:hAnsi="Georgia" w:cs="Times New Roman"/>
            <w:sz w:val="21"/>
            <w:szCs w:val="21"/>
          </w:rPr>
          <w:t>te noch was hin, im Sinne von „Ich hoffe… Rahmen Praktikum… auch)</w:t>
        </w:r>
      </w:ins>
      <w:commentRangeEnd w:id="4"/>
      <w:ins w:id="14" w:author="Kilian Brilz | berater e.V." w:date="2024-02-23T16:38:00Z">
        <w:r w:rsidR="00C903B0">
          <w:rPr>
            <w:rStyle w:val="CommentReference"/>
          </w:rPr>
          <w:commentReference w:id="4"/>
        </w:r>
      </w:ins>
      <w:ins w:id="15" w:author="Kilian Brilz | berater e.V." w:date="2024-02-23T16:19:00Z">
        <w:r w:rsidR="001E5F1E">
          <w:rPr>
            <w:rFonts w:ascii="Georgia" w:eastAsia="Calibri" w:hAnsi="Georgia" w:cs="Times New Roman"/>
            <w:sz w:val="21"/>
            <w:szCs w:val="21"/>
          </w:rPr>
          <w:t>.</w:t>
        </w:r>
      </w:ins>
      <w:del w:id="16" w:author="Kilian Brilz | berater e.V." w:date="2024-02-23T16:21:00Z">
        <w:r w:rsidRPr="001E5F1E" w:rsidDel="001E5F1E">
          <w:rPr>
            <w:rFonts w:ascii="Georgia" w:eastAsia="Calibri" w:hAnsi="Georgia" w:cs="Times New Roman"/>
            <w:sz w:val="21"/>
            <w:szCs w:val="21"/>
          </w:rPr>
          <w:delText xml:space="preserve">Schon seit meiner Oberstufenzeit interessiere ich mich neben wirtschaftlichen Themen auch </w:delText>
        </w:r>
        <w:commentRangeStart w:id="17"/>
        <w:r w:rsidRPr="001E5F1E" w:rsidDel="001E5F1E">
          <w:rPr>
            <w:rFonts w:ascii="Georgia" w:eastAsia="Calibri" w:hAnsi="Georgia" w:cs="Times New Roman"/>
            <w:sz w:val="21"/>
            <w:szCs w:val="21"/>
          </w:rPr>
          <w:delText xml:space="preserve">für genetische Lösungen für die Lösung </w:delText>
        </w:r>
        <w:commentRangeEnd w:id="17"/>
        <w:r w:rsidR="005A1106" w:rsidDel="001E5F1E">
          <w:rPr>
            <w:rStyle w:val="CommentReference"/>
          </w:rPr>
          <w:commentReference w:id="17"/>
        </w:r>
        <w:r w:rsidRPr="001E5F1E" w:rsidDel="001E5F1E">
          <w:rPr>
            <w:rFonts w:ascii="Georgia" w:eastAsia="Calibri" w:hAnsi="Georgia" w:cs="Times New Roman"/>
            <w:sz w:val="21"/>
            <w:szCs w:val="21"/>
          </w:rPr>
          <w:delText>von Problemen der Menschheit.</w:delText>
        </w:r>
      </w:del>
      <w:r w:rsidRPr="001E5F1E">
        <w:rPr>
          <w:rFonts w:ascii="Georgia" w:eastAsia="Calibri" w:hAnsi="Georgia" w:cs="Times New Roman"/>
          <w:sz w:val="21"/>
          <w:szCs w:val="21"/>
        </w:rPr>
        <w:t xml:space="preserve"> </w:t>
      </w:r>
    </w:p>
    <w:p w14:paraId="6259EE34" w14:textId="77777777" w:rsidR="00E53560" w:rsidRPr="001E5F1E" w:rsidRDefault="00E53560" w:rsidP="00E53560">
      <w:pPr>
        <w:spacing w:after="0" w:line="256" w:lineRule="auto"/>
        <w:jc w:val="both"/>
        <w:rPr>
          <w:rFonts w:ascii="Georgia" w:eastAsia="Calibri" w:hAnsi="Georgia" w:cs="Times New Roman"/>
          <w:sz w:val="21"/>
          <w:szCs w:val="21"/>
        </w:rPr>
      </w:pPr>
    </w:p>
    <w:p w14:paraId="4EA6411D" w14:textId="5C210CD0"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290D20BB" w14:textId="77777777" w:rsidR="00022546" w:rsidRPr="005A1106" w:rsidRDefault="00022546" w:rsidP="00E200D3">
      <w:pPr>
        <w:spacing w:after="0" w:line="233" w:lineRule="atLeast"/>
        <w:jc w:val="both"/>
        <w:rPr>
          <w:rFonts w:ascii="Georgia" w:eastAsia="Times New Roman" w:hAnsi="Georgia" w:cs="Calibri"/>
          <w:color w:val="000000"/>
          <w:kern w:val="0"/>
          <w:sz w:val="21"/>
          <w:szCs w:val="21"/>
          <w:lang w:eastAsia="de-DE"/>
          <w14:ligatures w14:val="none"/>
        </w:rPr>
      </w:pPr>
    </w:p>
    <w:p w14:paraId="4B84EDBD" w14:textId="5D0A6A89" w:rsidR="007E1463" w:rsidRPr="005A1106" w:rsidRDefault="00C006C5" w:rsidP="00C006C5">
      <w:pPr>
        <w:spacing w:after="0" w:line="233" w:lineRule="atLeast"/>
        <w:jc w:val="both"/>
        <w:rPr>
          <w:rFonts w:ascii="Georgia" w:eastAsia="Times New Roman" w:hAnsi="Georgia" w:cs="Calibri"/>
          <w:color w:val="000000"/>
          <w:kern w:val="0"/>
          <w:sz w:val="21"/>
          <w:szCs w:val="21"/>
          <w:lang w:eastAsia="de-DE"/>
          <w14:ligatures w14:val="none"/>
        </w:rPr>
      </w:pPr>
      <w:r w:rsidRPr="001E5F1E">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71552" behindDoc="0" locked="0" layoutInCell="1" allowOverlap="1" wp14:anchorId="510E7DFC" wp14:editId="643A8904">
                <wp:simplePos x="0" y="0"/>
                <wp:positionH relativeFrom="margin">
                  <wp:align>left</wp:align>
                </wp:positionH>
                <wp:positionV relativeFrom="paragraph">
                  <wp:posOffset>184785</wp:posOffset>
                </wp:positionV>
                <wp:extent cx="1298490" cy="705295"/>
                <wp:effectExtent l="57150" t="38100" r="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anchor>
            </w:drawing>
          </mc:Choice>
          <mc:Fallback>
            <w:pict>
              <v:shapetype w14:anchorId="270F46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13.85pt;width:103.7pt;height:56.95pt;z-index:251671552;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">
                <v:imagedata r:id="rId10" o:title=""/>
                <w10:wrap anchorx="margin"/>
              </v:shape>
            </w:pict>
          </mc:Fallback>
        </mc:AlternateContent>
      </w:r>
      <w:r w:rsidR="00A67886" w:rsidRPr="005A1106">
        <w:rPr>
          <w:rFonts w:ascii="Georgia" w:eastAsia="Times New Roman" w:hAnsi="Georgia" w:cs="Calibri"/>
          <w:color w:val="000000"/>
          <w:kern w:val="0"/>
          <w:sz w:val="21"/>
          <w:szCs w:val="21"/>
          <w:lang w:eastAsia="de-DE"/>
          <w14:ligatures w14:val="none"/>
        </w:rPr>
        <w:t>Mit freundlichen Grüßen</w:t>
      </w:r>
      <w:bookmarkEnd w:id="0"/>
    </w:p>
    <w:p w14:paraId="1A4DBCA4"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50907F65"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4A6387AB"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47A17DAE"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6C3E4A40" w14:textId="77777777" w:rsidR="00437B0F" w:rsidRPr="005A1106" w:rsidRDefault="00437B0F" w:rsidP="00C006C5">
      <w:pPr>
        <w:spacing w:after="0" w:line="233" w:lineRule="atLeast"/>
        <w:jc w:val="both"/>
        <w:rPr>
          <w:rFonts w:ascii="Georgia" w:eastAsia="Georgia" w:hAnsi="Georgia" w:cs="Georgia"/>
          <w:sz w:val="21"/>
          <w:szCs w:val="21"/>
        </w:rPr>
      </w:pPr>
    </w:p>
    <w:p w14:paraId="724FC608" w14:textId="7B14E912" w:rsidR="00FE2CD5" w:rsidRPr="005A1106" w:rsidRDefault="00FE2CD5" w:rsidP="00C006C5">
      <w:pPr>
        <w:spacing w:after="0" w:line="233" w:lineRule="atLeast"/>
        <w:jc w:val="both"/>
        <w:rPr>
          <w:rFonts w:ascii="Georgia" w:eastAsia="Georgia" w:hAnsi="Georgia" w:cs="Georgia"/>
          <w:sz w:val="21"/>
          <w:szCs w:val="21"/>
        </w:rPr>
      </w:pPr>
      <w:r w:rsidRPr="005A1106">
        <w:rPr>
          <w:rFonts w:ascii="Georgia" w:eastAsia="Georgia" w:hAnsi="Georgia" w:cs="Georgia"/>
          <w:sz w:val="21"/>
          <w:szCs w:val="21"/>
        </w:rPr>
        <w:t>VW Consulting</w:t>
      </w:r>
    </w:p>
    <w:p w14:paraId="67F87F3C" w14:textId="77777777" w:rsidR="00FE2CD5" w:rsidRPr="005A1106" w:rsidRDefault="00FE2CD5" w:rsidP="00C006C5">
      <w:pPr>
        <w:spacing w:after="0" w:line="233" w:lineRule="atLeast"/>
        <w:jc w:val="both"/>
        <w:rPr>
          <w:rFonts w:ascii="Georgia" w:eastAsia="Georgia" w:hAnsi="Georgia" w:cs="Georgia"/>
          <w:sz w:val="21"/>
          <w:szCs w:val="21"/>
        </w:rPr>
      </w:pPr>
    </w:p>
    <w:p w14:paraId="02998BEE" w14:textId="77777777" w:rsidR="00E53560" w:rsidRPr="005A1106" w:rsidRDefault="00E53560" w:rsidP="00E53560">
      <w:pPr>
        <w:spacing w:after="0" w:line="233" w:lineRule="atLeast"/>
        <w:jc w:val="both"/>
        <w:rPr>
          <w:rFonts w:ascii="Georgia" w:eastAsia="Georgia" w:hAnsi="Georgia" w:cs="Georgia"/>
          <w:sz w:val="21"/>
          <w:szCs w:val="21"/>
        </w:rPr>
      </w:pPr>
      <w:r w:rsidRPr="005A1106">
        <w:rPr>
          <w:rFonts w:ascii="Georgia" w:eastAsia="Georgia" w:hAnsi="Georgia" w:cs="Georgia"/>
          <w:sz w:val="21"/>
          <w:szCs w:val="21"/>
        </w:rPr>
        <w:t>Volkswagen Consulting erscheint mir als ideale Wahl für dieses Praktikum. Neben Ihrem Status als Inhouse Beratung eines der weltweit führenden Unternehmen in der Automobilindustrie begeistert mich Ihre Unternehmenskultur, die Ihre Mitarbeiter dazu ermutigt, ihr Potenzial voll auszuschöpfen und sich persönlich weiterzuentwickeln. Mit Volkswagen Consulting verbinde ich Diversität, Professionalität und Leistung auf höchstem Niveau – Werte, mit denen ich mich vollkommen identifiziere und auf deren Basis ich meine Karriere gerne aufbauen möchte.</w:t>
      </w:r>
    </w:p>
    <w:p w14:paraId="5799EC39" w14:textId="77777777" w:rsidR="00E53560" w:rsidRPr="005A1106" w:rsidRDefault="00E53560" w:rsidP="00E53560">
      <w:pPr>
        <w:spacing w:after="0" w:line="233" w:lineRule="atLeast"/>
        <w:jc w:val="both"/>
        <w:rPr>
          <w:rFonts w:ascii="Georgia" w:eastAsia="Georgia" w:hAnsi="Georgia" w:cs="Georgia"/>
          <w:sz w:val="21"/>
          <w:szCs w:val="21"/>
        </w:rPr>
      </w:pPr>
    </w:p>
    <w:p w14:paraId="1D2C70CD" w14:textId="2F84A73F" w:rsidR="00E53560" w:rsidRPr="005A1106" w:rsidRDefault="00E53560" w:rsidP="00FE2CD5">
      <w:pPr>
        <w:jc w:val="both"/>
        <w:rPr>
          <w:rFonts w:ascii="Georgia" w:eastAsia="Georgia" w:hAnsi="Georgia" w:cs="Georgia"/>
          <w:sz w:val="21"/>
          <w:szCs w:val="21"/>
        </w:rPr>
      </w:pPr>
      <w:r w:rsidRPr="005A1106">
        <w:rPr>
          <w:rFonts w:ascii="Georgia" w:eastAsia="Georgia" w:hAnsi="Georgia" w:cs="Georgia"/>
          <w:sz w:val="21"/>
          <w:szCs w:val="21"/>
        </w:rPr>
        <w:t xml:space="preserve"> </w:t>
      </w:r>
    </w:p>
    <w:p w14:paraId="651CCD51" w14:textId="5AD84CC7" w:rsidR="00FE2CD5" w:rsidRPr="005A1106" w:rsidRDefault="00FE2CD5" w:rsidP="00FE2CD5">
      <w:pPr>
        <w:jc w:val="both"/>
        <w:rPr>
          <w:rFonts w:ascii="Georgia" w:eastAsia="Georgia" w:hAnsi="Georgia" w:cs="Georgia"/>
          <w:sz w:val="21"/>
          <w:szCs w:val="21"/>
        </w:rPr>
      </w:pPr>
      <w:r w:rsidRPr="005A1106">
        <w:rPr>
          <w:rFonts w:ascii="Georgia" w:eastAsia="Georgia" w:hAnsi="Georgia" w:cs="Georgia"/>
          <w:sz w:val="21"/>
          <w:szCs w:val="21"/>
        </w:rPr>
        <w:t>Deutsche Bank Group Management Consulting</w:t>
      </w:r>
    </w:p>
    <w:p w14:paraId="48A78CA7" w14:textId="418E7413" w:rsidR="00E53560" w:rsidRPr="005A1106" w:rsidRDefault="00E53560" w:rsidP="00FE2CD5">
      <w:pPr>
        <w:jc w:val="both"/>
        <w:rPr>
          <w:rFonts w:ascii="Georgia" w:eastAsia="Georgia" w:hAnsi="Georgia" w:cs="Georgia"/>
          <w:sz w:val="21"/>
          <w:szCs w:val="21"/>
        </w:rPr>
      </w:pPr>
      <w:bookmarkStart w:id="18" w:name="_Hlk148271117"/>
      <w:r w:rsidRPr="005A1106">
        <w:rPr>
          <w:rFonts w:ascii="Georgia" w:eastAsia="Georgia" w:hAnsi="Georgia" w:cs="Georgia"/>
          <w:sz w:val="21"/>
          <w:szCs w:val="21"/>
        </w:rPr>
        <w:t xml:space="preserve">Deutsche Bank Management Consulting erscheint mir als ideale Wahl für dieses Praktikum. Als Inhouse-Beratung einer der größten Banken Europas ermöglichen Sie, unmittelbar an faszinierenden und hochrelevanten Projekten zu arbeiten, die von entscheidender Bedeutung für Menschen, Unternehmen und insbesondere die deutsche Wirtschaft im Allgemeinen sind. Dabei fördern Sie eine Unternehmenskultur, die das Potenzial eines jeden Einzelnen fördert und gleichzeitig eine lockere Atmosphäre pflegt. Besonders gefällt mir die Aussicht darauf, einen Beitrag zur langfristigen Entwicklung der Deutschen Bank zu leisten und gleichzeitig dem Erfolg dieser Entwicklung zu folgen. </w:t>
      </w:r>
      <w:bookmarkEnd w:id="18"/>
    </w:p>
    <w:p w14:paraId="4CCCBA88"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7B2A20D8" w14:textId="77777777" w:rsidR="00FE2CD5" w:rsidRPr="005A1106" w:rsidRDefault="00FE2CD5" w:rsidP="00FE2CD5">
      <w:pPr>
        <w:jc w:val="both"/>
        <w:rPr>
          <w:rFonts w:ascii="Georgia" w:eastAsia="Georgia" w:hAnsi="Georgia" w:cs="Georgia"/>
          <w:sz w:val="21"/>
          <w:szCs w:val="21"/>
        </w:rPr>
      </w:pPr>
      <w:commentRangeStart w:id="19"/>
      <w:r w:rsidRPr="005A1106">
        <w:rPr>
          <w:rFonts w:ascii="Georgia" w:eastAsia="Georgia" w:hAnsi="Georgia" w:cs="Georgia"/>
          <w:sz w:val="21"/>
          <w:szCs w:val="21"/>
        </w:rPr>
        <w:t>Mercedes Benz Management Consulting</w:t>
      </w:r>
      <w:commentRangeEnd w:id="19"/>
      <w:r w:rsidRPr="001E5F1E">
        <w:rPr>
          <w:rStyle w:val="CommentReference"/>
          <w:rFonts w:ascii="Georgia" w:hAnsi="Georgia"/>
          <w:sz w:val="21"/>
          <w:szCs w:val="21"/>
        </w:rPr>
        <w:commentReference w:id="19"/>
      </w:r>
    </w:p>
    <w:p w14:paraId="3D6E5075" w14:textId="448EF136" w:rsidR="00987913" w:rsidRPr="005A1106" w:rsidRDefault="00987913" w:rsidP="00FE2CD5">
      <w:pPr>
        <w:jc w:val="both"/>
        <w:rPr>
          <w:rFonts w:ascii="Georgia" w:eastAsia="Georgia" w:hAnsi="Georgia" w:cs="Georgia"/>
          <w:sz w:val="21"/>
          <w:szCs w:val="21"/>
        </w:rPr>
      </w:pPr>
      <w:r w:rsidRPr="005A1106">
        <w:rPr>
          <w:rFonts w:ascii="Georgia" w:eastAsia="Georgia" w:hAnsi="Georgia" w:cs="Georgia"/>
          <w:sz w:val="21"/>
          <w:szCs w:val="21"/>
        </w:rPr>
        <w:t>Mercedes Benz Management Consulting erscheint mir als ideale Wahl für dieses Praktikum. Neben Ihrem Status als renommierte Inhouse Beratung eines der weltweit führenden Unternehmen in der Automobilindustrie, schätze ich besonders Ihre Unternehmensethik, die Automobilindustrie durch Innovation auf ein nächstes Level zu bringen und dabei einen großen Wert auf anhaltende Tradition und gesellschaftliches Wohlbefinden zu legen. Außerdem finde ich Ihre Beiträge zum Klimaschutz und welche Rolle Sie dabei in der Wirtschaft einnehmen, sehr faszinierend. Auf die Möglichkeit, meine Leidenschaft für die Automobilindustrie und den Umweltschutz zu kombinieren und aktiv an Lösungen für die Herausforderungen des Klimawandels mitzuarbeiten, freue ich mich sehr.</w:t>
      </w:r>
    </w:p>
    <w:p w14:paraId="3AA8DCC4"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1619A249" w14:textId="77777777" w:rsidR="00FE2CD5" w:rsidRPr="005A1106" w:rsidRDefault="00FE2CD5" w:rsidP="00FE2CD5">
      <w:pPr>
        <w:spacing w:after="0"/>
        <w:jc w:val="both"/>
        <w:rPr>
          <w:rFonts w:ascii="Georgia" w:eastAsia="Georgia" w:hAnsi="Georgia" w:cs="Georgia"/>
          <w:sz w:val="21"/>
          <w:szCs w:val="21"/>
        </w:rPr>
      </w:pPr>
      <w:r w:rsidRPr="005A1106">
        <w:rPr>
          <w:rFonts w:ascii="Georgia" w:eastAsia="Georgia" w:hAnsi="Georgia" w:cs="Georgia"/>
          <w:sz w:val="21"/>
          <w:szCs w:val="21"/>
        </w:rPr>
        <w:t>REWE Group</w:t>
      </w:r>
    </w:p>
    <w:p w14:paraId="70737CA5" w14:textId="77777777" w:rsidR="00FE2CD5" w:rsidRPr="005A1106" w:rsidRDefault="00FE2CD5" w:rsidP="00FE2CD5">
      <w:pPr>
        <w:spacing w:after="0"/>
        <w:jc w:val="both"/>
        <w:rPr>
          <w:rFonts w:ascii="Georgia" w:eastAsia="Georgia" w:hAnsi="Georgia" w:cs="Georgia"/>
          <w:sz w:val="21"/>
          <w:szCs w:val="21"/>
        </w:rPr>
      </w:pPr>
    </w:p>
    <w:p w14:paraId="54AD45EE" w14:textId="2ECCC002" w:rsidR="00FE2CD5" w:rsidRDefault="00E53560" w:rsidP="00C006C5">
      <w:pPr>
        <w:spacing w:after="0" w:line="233" w:lineRule="atLeast"/>
        <w:jc w:val="both"/>
        <w:rPr>
          <w:rFonts w:ascii="Georgia" w:eastAsia="Times New Roman" w:hAnsi="Georgia" w:cs="Calibri"/>
          <w:color w:val="000000"/>
          <w:kern w:val="0"/>
          <w:sz w:val="21"/>
          <w:szCs w:val="21"/>
          <w:lang w:eastAsia="de-DE"/>
          <w14:ligatures w14:val="none"/>
        </w:rPr>
      </w:pPr>
      <w:bookmarkStart w:id="20" w:name="_Hlk147577643"/>
      <w:r w:rsidRPr="005A1106">
        <w:rPr>
          <w:rFonts w:ascii="Georgia" w:eastAsia="Georgia" w:hAnsi="Georgia" w:cs="Georgia"/>
          <w:sz w:val="21"/>
          <w:szCs w:val="21"/>
        </w:rPr>
        <w:t>REWE Group erscheint mir als ideale Wahl für dieses Praktikum. Neben Ihrem Status als eines der weltweit führenden Unternehmen und einer erstklassigen Inhouse-Beratung beeindruckt mich primär Ihr Fokus auf Nachhaltigkeit – eine Thematik, die immer mehr an Bedeutung gewinnt. An der Tätigkeit in der Inhouse Beratung fasziniert mich vor allem die Möglichkeit, mit ambitionierten Kollegen an Projekten zu arbeiten, die von hoher Bedeutung für die einzelnen Menschen als auch für das Unternehmen und die Wirtschaft als Ganzes sind. Besonders begeistert mich Ihr engagiertes Projekt zur Wahrung von Menschenrechten, welches durch den von Ihnen entwickelten vierstufigen Prozess zur Fairness bestmöglich gewährleistet wird. Mit REWE Group verbinde ich Teamgeist, Professionalität und Leistung auf höchstem Niveau – Werte, mit denen ich mich vollkommen identifiziere und auf deren Basis ich meine Karriere gerne aufbauen möchte.</w:t>
      </w:r>
      <w:bookmarkEnd w:id="20"/>
    </w:p>
    <w:p w14:paraId="593970C1" w14:textId="77777777" w:rsidR="00FE2CD5" w:rsidRPr="00C006C5"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sectPr w:rsidR="00FE2CD5" w:rsidRPr="00C006C5" w:rsidSect="00E757AF">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ilian Brilz | berater e.V." w:date="2024-02-23T16:40:00Z" w:initials="KB">
    <w:p w14:paraId="7B69450D" w14:textId="77777777" w:rsidR="00C903B0" w:rsidRDefault="00C903B0" w:rsidP="00C903B0">
      <w:pPr>
        <w:pStyle w:val="CommentText"/>
      </w:pPr>
      <w:r>
        <w:rPr>
          <w:rStyle w:val="CommentReference"/>
        </w:rPr>
        <w:annotationRef/>
      </w:r>
      <w:r>
        <w:t>@David soll das drin bleiben? Especially, weil das Praktikum noch garnicht angefangen hat bei Schaeffler Consulting</w:t>
      </w:r>
    </w:p>
  </w:comment>
  <w:comment w:id="2" w:author="Sarah Bergmann" w:date="2024-02-23T10:46:00Z" w:initials="SB">
    <w:p w14:paraId="09590890" w14:textId="38482918" w:rsidR="00E53560" w:rsidRDefault="00E53560">
      <w:pPr>
        <w:pStyle w:val="CommentText"/>
      </w:pPr>
      <w:r>
        <w:rPr>
          <w:rStyle w:val="CommentReference"/>
        </w:rPr>
        <w:annotationRef/>
      </w:r>
      <w:r>
        <w:t>Du könntest noch knapp darauf eingehen welche Hobbys und was für Stärken du ggf. aus diesen ziehst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3" w:author="Kilian Brilz | berater e.V." w:date="2024-02-23T16:39:00Z" w:initials="KB">
    <w:p w14:paraId="7DB9D538" w14:textId="77777777" w:rsidR="00C903B0" w:rsidRDefault="00C903B0" w:rsidP="00C903B0">
      <w:pPr>
        <w:pStyle w:val="CommentText"/>
      </w:pPr>
      <w:r>
        <w:rPr>
          <w:rStyle w:val="CommentReference"/>
        </w:rPr>
        <w:annotationRef/>
      </w:r>
      <w:r>
        <w:t>@David</w:t>
      </w:r>
      <w:r>
        <w:br/>
      </w:r>
      <w:r>
        <w:br/>
        <w:t>Soll ich das noch mit einbauen</w:t>
      </w:r>
      <w:r>
        <w:br/>
      </w:r>
      <w:r>
        <w:br/>
        <w:t>So hätte ich das verfasst (Achtung die Satzlänge wird dadurch SUPER lang:</w:t>
      </w:r>
      <w:r>
        <w:br/>
      </w:r>
      <w:r>
        <w:br/>
        <w:t>„,Kraft- und Ausdauersport“, welche mir einen weiteren wichtigen Ausgleich zum stressigen Alltag bieten, nachzugehen“</w:t>
      </w:r>
    </w:p>
  </w:comment>
  <w:comment w:id="4" w:author="Kilian Brilz | berater e.V." w:date="2024-02-23T16:38:00Z" w:initials="KB">
    <w:p w14:paraId="695159DC" w14:textId="18B9FD34" w:rsidR="00C903B0" w:rsidRDefault="00C903B0" w:rsidP="00C903B0">
      <w:pPr>
        <w:pStyle w:val="CommentText"/>
      </w:pPr>
      <w:r>
        <w:rPr>
          <w:rStyle w:val="CommentReference"/>
        </w:rPr>
        <w:annotationRef/>
      </w:r>
      <w:r>
        <w:t>@david kannst du dir das bitte kurz durchlesen und dann ggf. bestätigen, ändern oder streichen?</w:t>
      </w:r>
    </w:p>
  </w:comment>
  <w:comment w:id="17" w:author="Sophie Klocke" w:date="2024-02-23T14:22:00Z" w:initials="S">
    <w:p w14:paraId="095B0DB5" w14:textId="78477BF1" w:rsidR="005A1106" w:rsidRDefault="005A1106" w:rsidP="005A1106">
      <w:r>
        <w:rPr>
          <w:rStyle w:val="CommentReference"/>
        </w:rPr>
        <w:annotationRef/>
      </w:r>
      <w:r>
        <w:rPr>
          <w:color w:val="000000"/>
          <w:sz w:val="20"/>
          <w:szCs w:val="20"/>
        </w:rPr>
        <w:t>Würde ich umformulieren, das ist grundsätzlich zwar verständlich, aber dennoch „unschön“ zum lesen bzw. mindert den Lesefluss</w:t>
      </w:r>
    </w:p>
  </w:comment>
  <w:comment w:id="19" w:author="Kilian Brilz | berater e.V." w:date="2024-02-22T18:18:00Z" w:initials="KB">
    <w:p w14:paraId="621297C8" w14:textId="77777777" w:rsidR="00C903B0" w:rsidRDefault="00FE2CD5" w:rsidP="00C903B0">
      <w:pPr>
        <w:pStyle w:val="CommentText"/>
      </w:pPr>
      <w:r>
        <w:rPr>
          <w:rStyle w:val="CommentReference"/>
        </w:rPr>
        <w:annotationRef/>
      </w:r>
      <w:r w:rsidR="00C903B0">
        <w:t>@David kann/soll ich diesen Absatz auch für VW-Consulting benutzen?</w:t>
      </w:r>
      <w:r w:rsidR="00C903B0">
        <w:br/>
        <w:t xml:space="preserve">Welcher gefällt dir besser?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69450D" w15:done="0"/>
  <w15:commentEx w15:paraId="09590890" w15:done="0"/>
  <w15:commentEx w15:paraId="7DB9D538" w15:paraIdParent="09590890" w15:done="0"/>
  <w15:commentEx w15:paraId="695159DC" w15:done="0"/>
  <w15:commentEx w15:paraId="095B0DB5" w15:done="0"/>
  <w15:commentEx w15:paraId="621297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DBDCF7E" w16cex:dateUtc="2024-02-23T15:40:00Z"/>
  <w16cex:commentExtensible w16cex:durableId="7077C609" w16cex:dateUtc="2024-02-23T09:46:00Z"/>
  <w16cex:commentExtensible w16cex:durableId="12E4F00B" w16cex:dateUtc="2024-02-23T15:39:00Z"/>
  <w16cex:commentExtensible w16cex:durableId="68EA3203" w16cex:dateUtc="2024-02-23T15:38:00Z"/>
  <w16cex:commentExtensible w16cex:durableId="14688863" w16cex:dateUtc="2024-02-23T13:22:00Z"/>
  <w16cex:commentExtensible w16cex:durableId="3197F53A" w16cex:dateUtc="2024-02-22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69450D" w16cid:durableId="5DBDCF7E"/>
  <w16cid:commentId w16cid:paraId="09590890" w16cid:durableId="7077C609"/>
  <w16cid:commentId w16cid:paraId="7DB9D538" w16cid:durableId="12E4F00B"/>
  <w16cid:commentId w16cid:paraId="695159DC" w16cid:durableId="68EA3203"/>
  <w16cid:commentId w16cid:paraId="095B0DB5" w16cid:durableId="14688863"/>
  <w16cid:commentId w16cid:paraId="621297C8" w16cid:durableId="3197F5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 berater e.V.">
    <w15:presenceInfo w15:providerId="AD" w15:userId="S::Kilian.Brilz@berater-mainz.de::95f7e3ff-e25f-4d4c-b064-15013613a90d"/>
  </w15:person>
  <w15:person w15:author="Sarah Bergmann">
    <w15:presenceInfo w15:providerId="Windows Live" w15:userId="f1dd7be93f828254"/>
  </w15:person>
  <w15:person w15:author="Sophie Klocke">
    <w15:presenceInfo w15:providerId="AD" w15:userId="S::sophie.klocke@uni-bielefeld.de::4a69cec3-bb69-4d72-b84c-f3bdc39d9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22546"/>
    <w:rsid w:val="00051545"/>
    <w:rsid w:val="000543CD"/>
    <w:rsid w:val="00063349"/>
    <w:rsid w:val="000C42CE"/>
    <w:rsid w:val="001E5F1E"/>
    <w:rsid w:val="002143A1"/>
    <w:rsid w:val="002410AA"/>
    <w:rsid w:val="002803A6"/>
    <w:rsid w:val="0030523D"/>
    <w:rsid w:val="00375AAC"/>
    <w:rsid w:val="003B3DEA"/>
    <w:rsid w:val="00415916"/>
    <w:rsid w:val="004200D8"/>
    <w:rsid w:val="00437B0F"/>
    <w:rsid w:val="005015D5"/>
    <w:rsid w:val="00544FF7"/>
    <w:rsid w:val="00565CDB"/>
    <w:rsid w:val="005906EB"/>
    <w:rsid w:val="005A1106"/>
    <w:rsid w:val="005C668B"/>
    <w:rsid w:val="006471C0"/>
    <w:rsid w:val="00665074"/>
    <w:rsid w:val="006664CB"/>
    <w:rsid w:val="006D251B"/>
    <w:rsid w:val="00734501"/>
    <w:rsid w:val="007934FE"/>
    <w:rsid w:val="007C3F3D"/>
    <w:rsid w:val="007E1463"/>
    <w:rsid w:val="007E3C3E"/>
    <w:rsid w:val="007F48D9"/>
    <w:rsid w:val="008A438A"/>
    <w:rsid w:val="008B071B"/>
    <w:rsid w:val="008F2EFD"/>
    <w:rsid w:val="00935FA2"/>
    <w:rsid w:val="00936CDD"/>
    <w:rsid w:val="0094473E"/>
    <w:rsid w:val="0096306C"/>
    <w:rsid w:val="0096715F"/>
    <w:rsid w:val="00987913"/>
    <w:rsid w:val="00A24718"/>
    <w:rsid w:val="00A26E0A"/>
    <w:rsid w:val="00A67886"/>
    <w:rsid w:val="00AA7413"/>
    <w:rsid w:val="00B03FDD"/>
    <w:rsid w:val="00B12B57"/>
    <w:rsid w:val="00BC3710"/>
    <w:rsid w:val="00C006C5"/>
    <w:rsid w:val="00C146D2"/>
    <w:rsid w:val="00C903B0"/>
    <w:rsid w:val="00DB7A0E"/>
    <w:rsid w:val="00DD5AA4"/>
    <w:rsid w:val="00E200D3"/>
    <w:rsid w:val="00E53560"/>
    <w:rsid w:val="00E757AF"/>
    <w:rsid w:val="00F21879"/>
    <w:rsid w:val="00F3231B"/>
    <w:rsid w:val="00F5130D"/>
    <w:rsid w:val="00F613E2"/>
    <w:rsid w:val="00FD16DD"/>
    <w:rsid w:val="00FE2C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A438A"/>
    <w:rPr>
      <w:sz w:val="16"/>
      <w:szCs w:val="16"/>
    </w:rPr>
  </w:style>
  <w:style w:type="paragraph" w:styleId="CommentText">
    <w:name w:val="annotation text"/>
    <w:basedOn w:val="Normal"/>
    <w:link w:val="CommentTextChar"/>
    <w:uiPriority w:val="99"/>
    <w:unhideWhenUsed/>
    <w:rsid w:val="008A438A"/>
    <w:pPr>
      <w:spacing w:line="240" w:lineRule="auto"/>
    </w:pPr>
    <w:rPr>
      <w:sz w:val="20"/>
      <w:szCs w:val="20"/>
    </w:rPr>
  </w:style>
  <w:style w:type="character" w:customStyle="1" w:styleId="CommentTextChar">
    <w:name w:val="Comment Text Char"/>
    <w:basedOn w:val="DefaultParagraphFont"/>
    <w:link w:val="CommentText"/>
    <w:uiPriority w:val="99"/>
    <w:rsid w:val="008A438A"/>
    <w:rPr>
      <w:sz w:val="20"/>
      <w:szCs w:val="20"/>
    </w:rPr>
  </w:style>
  <w:style w:type="paragraph" w:styleId="CommentSubject">
    <w:name w:val="annotation subject"/>
    <w:basedOn w:val="CommentText"/>
    <w:next w:val="CommentText"/>
    <w:link w:val="CommentSubjectChar"/>
    <w:uiPriority w:val="99"/>
    <w:semiHidden/>
    <w:unhideWhenUsed/>
    <w:rsid w:val="008A438A"/>
    <w:rPr>
      <w:b/>
      <w:bCs/>
    </w:rPr>
  </w:style>
  <w:style w:type="character" w:customStyle="1" w:styleId="CommentSubjectChar">
    <w:name w:val="Comment Subject Char"/>
    <w:basedOn w:val="CommentTextChar"/>
    <w:link w:val="CommentSubject"/>
    <w:uiPriority w:val="99"/>
    <w:semiHidden/>
    <w:rsid w:val="008A438A"/>
    <w:rPr>
      <w:b/>
      <w:bCs/>
      <w:sz w:val="20"/>
      <w:szCs w:val="20"/>
    </w:rPr>
  </w:style>
  <w:style w:type="paragraph" w:styleId="Revision">
    <w:name w:val="Revision"/>
    <w:hidden/>
    <w:uiPriority w:val="99"/>
    <w:semiHidden/>
    <w:rsid w:val="00F21879"/>
    <w:pPr>
      <w:spacing w:after="0" w:line="240" w:lineRule="auto"/>
    </w:pPr>
  </w:style>
  <w:style w:type="paragraph" w:styleId="NormalWeb">
    <w:name w:val="Normal (Web)"/>
    <w:basedOn w:val="Normal"/>
    <w:uiPriority w:val="99"/>
    <w:semiHidden/>
    <w:unhideWhenUsed/>
    <w:rsid w:val="00E200D3"/>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348173">
      <w:bodyDiv w:val="1"/>
      <w:marLeft w:val="0"/>
      <w:marRight w:val="0"/>
      <w:marTop w:val="0"/>
      <w:marBottom w:val="0"/>
      <w:divBdr>
        <w:top w:val="none" w:sz="0" w:space="0" w:color="auto"/>
        <w:left w:val="none" w:sz="0" w:space="0" w:color="auto"/>
        <w:bottom w:val="none" w:sz="0" w:space="0" w:color="auto"/>
        <w:right w:val="none" w:sz="0" w:space="0" w:color="auto"/>
      </w:divBdr>
    </w:div>
    <w:div w:id="813525917">
      <w:bodyDiv w:val="1"/>
      <w:marLeft w:val="0"/>
      <w:marRight w:val="0"/>
      <w:marTop w:val="0"/>
      <w:marBottom w:val="0"/>
      <w:divBdr>
        <w:top w:val="none" w:sz="0" w:space="0" w:color="auto"/>
        <w:left w:val="none" w:sz="0" w:space="0" w:color="auto"/>
        <w:bottom w:val="none" w:sz="0" w:space="0" w:color="auto"/>
        <w:right w:val="none" w:sz="0" w:space="0" w:color="auto"/>
      </w:divBdr>
    </w:div>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70-962 0 0,-1 30-3008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29-1 0 0,-5-39-571 0 0,15 65 621 0 0,53 145 1 0 0,-51-171-1091 0 0,0-1-1688 0 0,-10-34-5914 0 0</inkml:trace>
  <inkml:trace contextRef="#ctx0" brushRef="#br0" timeOffset="1234.55">651 1139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0,-7 270-112 0 0,14-355-4091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0,32 8 0 0 0,-53-9 278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0,-63 79 3085 0 0,47-62-1823 0 0,1 1 1 0 0,1 0 0 0 0,-21 39-1 0 0,35-57-1359 0 0,0 0-1 0 0,0 0 1 0 0,1 0-1 0 0,-1 1 1 0 0,1-1 0 0 0,0 0-1 0 0,0 1 1 0 0,0-1-1 0 0,1 1 1 0 0,0-1-1 0 0,0 1 1 0 0,0-1-1 0 0,0 1 1 0 0,0-1 0 0 0,1 2-1 0 0,0-2 1 0 0,0 1-1 0 0,0-1 1 0 0,1 0-1 0 0,0 0 1 0 0,-1 1-1 0 0,1-1 1 0 0,1 0 0 0 0,-1-1-1 0 0,1 1 1 0 0,-1 0-1 0 0,1-1 1 0 0,0 1-1 0 0,0-1 1 0 0,6 4-1 0 0,0 1-88 0 0,1-1 0 0 0,0 0-1 0 0,0-1 1 0 0,1 0 0 0 0,17 6-1 0 0,59 16-449 0 0,0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0,-25 13 431 0 0,0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1851 998 12439 0 0,'1'1'253'0'0,"-1"0"1"0"0,1 0-1 0 0,-1 0 0 0 0,1 0 0 0 0,-1 0 0 0 0,0 1 0 0 0,1-1 0 0 0,-1 0 0 0 0,0 0 0 0 0,0 0 0 0 0,0 1 1 0 0,0-1-1 0 0,0 0 0 0 0,0 2 0 0 0,0 0 80 0 0,-2 48 1749 0 0,-1-1 1 0 0,-13 69 0 0 0,-1 0-1824 0 0,16-109-1896 0 0</inkml:trace>
  <inkml:trace contextRef="#ctx0" brushRef="#br0" timeOffset="3546.2">1875 422 19351 0 0,'-11'-12'856'0'0,"6"7"176"0"0,1 1-824 0 0,-1 1-208 0 0,3 3 0 0 0,0 0 0 0 0,-1 1 360 0 0,0 4 32 0 0,-4 3 8 0 0,0 6 0 0 0,1 7-152 0 0,1 3-32 0 0,2 0-8 0 0,2-2 0 0 0,4 0-296 0 0,2-5-56 0 0,4-3-16 0 0,3-3-9248 0 0</inkml:trace>
  <inkml:trace contextRef="#ctx0" brushRef="#br0" timeOffset="3956.93">2353 1 12895 0 0,'-1'2'445'0'0,"1"-1"1"0"0,0 1-1 0 0,-1 0 0 0 0,1 0 0 0 0,0 0 0 0 0,0 0 1 0 0,0-1-1 0 0,1 4 0 0 0,-1 3 222 0 0,-16 220 4417 0 0,-19-2-3882 0 0,28-187-1091 0 0,-61 289 472 0 0,-9 62-541 0 0,60-269-554 0 0,11-74-16 0 0</inkml:trace>
  <inkml:trace contextRef="#ctx0" brushRef="#br0" timeOffset="4385.22">2506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0,284-56-236 0 0,19 13-851 0 0,-383 63 911 0 0,-122 27 198 0 0,-49 15 550 0 0,-76 35 159 0 0,-171 53 642 0 0,-951 337 1256 0 0,1226-415-2520 0 0,-494 206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0,52-21-68 0 0,42-14-6 0 0,409-65-273 0 0,-300 55 27 0 0,29-8-1896 0 0,29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931</Words>
  <Characters>5867</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Kilian Brilz | berater e.V.</cp:lastModifiedBy>
  <cp:revision>4</cp:revision>
  <dcterms:created xsi:type="dcterms:W3CDTF">2024-02-23T13:22:00Z</dcterms:created>
  <dcterms:modified xsi:type="dcterms:W3CDTF">2024-02-23T15:42:00Z</dcterms:modified>
</cp:coreProperties>
</file>