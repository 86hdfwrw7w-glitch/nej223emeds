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56D181A" w:rsidR="00C46C50" w:rsidRDefault="003B350C">
      <w:pPr>
        <w:jc w:val="right"/>
        <w:rPr>
          <w:rFonts w:ascii="Georgia" w:eastAsia="Georgia" w:hAnsi="Georgia" w:cs="Georgia"/>
          <w:sz w:val="21"/>
          <w:szCs w:val="21"/>
        </w:rPr>
      </w:pPr>
      <w:r>
        <w:rPr>
          <w:rFonts w:ascii="Georgia" w:eastAsia="Georgia" w:hAnsi="Georgia" w:cs="Georgia"/>
          <w:sz w:val="21"/>
          <w:szCs w:val="21"/>
        </w:rPr>
        <w:t>Armin Reimoser</w:t>
      </w:r>
    </w:p>
    <w:p w14:paraId="00000002" w14:textId="4F19ADF0" w:rsidR="00C46C50" w:rsidRDefault="003B350C">
      <w:pPr>
        <w:jc w:val="right"/>
        <w:rPr>
          <w:rFonts w:ascii="Georgia" w:eastAsia="Georgia" w:hAnsi="Georgia" w:cs="Georgia"/>
          <w:sz w:val="21"/>
          <w:szCs w:val="21"/>
        </w:rPr>
      </w:pPr>
      <w:r>
        <w:rPr>
          <w:rFonts w:ascii="Georgia" w:eastAsia="Georgia" w:hAnsi="Georgia" w:cs="Georgia"/>
          <w:sz w:val="21"/>
          <w:szCs w:val="21"/>
        </w:rPr>
        <w:t>Tschudistrasse 13</w:t>
      </w:r>
    </w:p>
    <w:p w14:paraId="00000003" w14:textId="78C5A5AF" w:rsidR="00C46C50" w:rsidRDefault="003B350C">
      <w:pPr>
        <w:jc w:val="right"/>
        <w:rPr>
          <w:rFonts w:ascii="Georgia" w:eastAsia="Georgia" w:hAnsi="Georgia" w:cs="Georgia"/>
          <w:sz w:val="21"/>
          <w:szCs w:val="21"/>
        </w:rPr>
      </w:pPr>
      <w:r>
        <w:rPr>
          <w:rFonts w:ascii="Georgia" w:eastAsia="Georgia" w:hAnsi="Georgia" w:cs="Georgia"/>
          <w:sz w:val="21"/>
          <w:szCs w:val="21"/>
        </w:rPr>
        <w:t>9000 St. Gallen</w:t>
      </w:r>
    </w:p>
    <w:p w14:paraId="00000004" w14:textId="06901598" w:rsidR="00C46C50" w:rsidRDefault="00000000">
      <w:pPr>
        <w:jc w:val="right"/>
        <w:rPr>
          <w:rFonts w:ascii="Georgia" w:eastAsia="Georgia" w:hAnsi="Georgia" w:cs="Georgia"/>
          <w:sz w:val="21"/>
          <w:szCs w:val="21"/>
        </w:rPr>
      </w:pPr>
      <w:r>
        <w:rPr>
          <w:rFonts w:ascii="Georgia" w:eastAsia="Georgia" w:hAnsi="Georgia" w:cs="Georgia"/>
          <w:sz w:val="21"/>
          <w:szCs w:val="21"/>
        </w:rPr>
        <w:t>Mail:</w:t>
      </w:r>
      <w:r w:rsidR="003B350C">
        <w:rPr>
          <w:rFonts w:ascii="Georgia" w:eastAsia="Georgia" w:hAnsi="Georgia" w:cs="Georgia"/>
          <w:sz w:val="21"/>
          <w:szCs w:val="21"/>
        </w:rPr>
        <w:t xml:space="preserve"> armin.reimoser@gmail.com</w:t>
      </w:r>
    </w:p>
    <w:p w14:paraId="00000005" w14:textId="11A56660" w:rsidR="00C46C50" w:rsidRDefault="00000000">
      <w:pPr>
        <w:jc w:val="right"/>
        <w:rPr>
          <w:rFonts w:ascii="Georgia" w:eastAsia="Georgia" w:hAnsi="Georgia" w:cs="Georgia"/>
          <w:sz w:val="21"/>
          <w:szCs w:val="21"/>
        </w:rPr>
      </w:pPr>
      <w:r>
        <w:rPr>
          <w:rFonts w:ascii="Georgia" w:eastAsia="Georgia" w:hAnsi="Georgia" w:cs="Georgia"/>
          <w:sz w:val="21"/>
          <w:szCs w:val="21"/>
        </w:rPr>
        <w:t>Mobil:</w:t>
      </w:r>
      <w:r w:rsidR="003B350C">
        <w:rPr>
          <w:rFonts w:ascii="Georgia" w:eastAsia="Georgia" w:hAnsi="Georgia" w:cs="Georgia"/>
          <w:sz w:val="21"/>
          <w:szCs w:val="21"/>
        </w:rPr>
        <w:t xml:space="preserve"> +41 76 612 53 17</w:t>
      </w:r>
    </w:p>
    <w:p w14:paraId="00000006" w14:textId="77777777" w:rsidR="00C46C50" w:rsidRDefault="00C46C50">
      <w:pPr>
        <w:rPr>
          <w:rFonts w:ascii="Georgia" w:eastAsia="Georgia" w:hAnsi="Georgia" w:cs="Georgia"/>
          <w:sz w:val="21"/>
          <w:szCs w:val="21"/>
        </w:rPr>
      </w:pPr>
    </w:p>
    <w:p w14:paraId="00000007" w14:textId="77A2B031" w:rsidR="00C46C50" w:rsidRDefault="00001B83">
      <w:pPr>
        <w:rPr>
          <w:rFonts w:ascii="Georgia" w:eastAsia="Georgia" w:hAnsi="Georgia" w:cs="Georgia"/>
          <w:sz w:val="21"/>
          <w:szCs w:val="21"/>
        </w:rPr>
      </w:pPr>
      <w:r>
        <w:rPr>
          <w:rFonts w:ascii="Georgia" w:eastAsia="Georgia" w:hAnsi="Georgia" w:cs="Georgia"/>
          <w:sz w:val="21"/>
          <w:szCs w:val="21"/>
        </w:rPr>
        <w:t>Raiffeisen Bank International AG</w:t>
      </w:r>
    </w:p>
    <w:p w14:paraId="00000008" w14:textId="57E858FD" w:rsidR="00C46C50" w:rsidRDefault="00001B83">
      <w:pPr>
        <w:rPr>
          <w:rFonts w:ascii="Georgia" w:eastAsia="Georgia" w:hAnsi="Georgia" w:cs="Georgia"/>
          <w:sz w:val="21"/>
          <w:szCs w:val="21"/>
        </w:rPr>
      </w:pPr>
      <w:r>
        <w:rPr>
          <w:rFonts w:ascii="Georgia" w:eastAsia="Georgia" w:hAnsi="Georgia" w:cs="Georgia"/>
          <w:sz w:val="21"/>
          <w:szCs w:val="21"/>
        </w:rPr>
        <w:t>Am Stadtpark 9</w:t>
      </w:r>
    </w:p>
    <w:p w14:paraId="00000009" w14:textId="2682F7AD" w:rsidR="00C46C50" w:rsidRDefault="00001B83">
      <w:pPr>
        <w:rPr>
          <w:rFonts w:ascii="Georgia" w:eastAsia="Georgia" w:hAnsi="Georgia" w:cs="Georgia"/>
          <w:sz w:val="21"/>
          <w:szCs w:val="21"/>
        </w:rPr>
      </w:pPr>
      <w:r>
        <w:rPr>
          <w:rFonts w:ascii="Georgia" w:eastAsia="Georgia" w:hAnsi="Georgia" w:cs="Georgia"/>
          <w:sz w:val="21"/>
          <w:szCs w:val="21"/>
        </w:rPr>
        <w:t>1030 Vienna</w:t>
      </w:r>
    </w:p>
    <w:p w14:paraId="0000000A" w14:textId="12C8F99C" w:rsidR="00C46C50" w:rsidRDefault="003B350C">
      <w:pPr>
        <w:ind w:left="708" w:firstLine="708"/>
        <w:jc w:val="right"/>
        <w:rPr>
          <w:rFonts w:ascii="Georgia" w:eastAsia="Georgia" w:hAnsi="Georgia" w:cs="Georgia"/>
          <w:sz w:val="21"/>
          <w:szCs w:val="21"/>
        </w:rPr>
      </w:pPr>
      <w:r>
        <w:rPr>
          <w:rFonts w:ascii="Georgia" w:eastAsia="Georgia" w:hAnsi="Georgia" w:cs="Georgia"/>
          <w:sz w:val="21"/>
          <w:szCs w:val="21"/>
        </w:rPr>
        <w:t>St Gallen, Datum</w:t>
      </w:r>
    </w:p>
    <w:p w14:paraId="0000000B" w14:textId="77777777" w:rsidR="00C46C50" w:rsidRDefault="00C46C50">
      <w:pPr>
        <w:rPr>
          <w:rFonts w:ascii="Georgia" w:eastAsia="Georgia" w:hAnsi="Georgia" w:cs="Georgia"/>
          <w:sz w:val="21"/>
          <w:szCs w:val="21"/>
        </w:rPr>
      </w:pPr>
    </w:p>
    <w:p w14:paraId="0000000C" w14:textId="2538B9BF" w:rsidR="00C46C50" w:rsidRDefault="00000000">
      <w:pPr>
        <w:spacing w:line="246" w:lineRule="auto"/>
        <w:rPr>
          <w:rFonts w:ascii="Georgia" w:eastAsia="Georgia" w:hAnsi="Georgia" w:cs="Georgia"/>
          <w:b/>
          <w:sz w:val="21"/>
          <w:szCs w:val="21"/>
        </w:rPr>
      </w:pPr>
      <w:r>
        <w:rPr>
          <w:rFonts w:ascii="Georgia" w:eastAsia="Georgia" w:hAnsi="Georgia" w:cs="Georgia"/>
          <w:b/>
          <w:sz w:val="21"/>
          <w:szCs w:val="21"/>
        </w:rPr>
        <w:t xml:space="preserve">Bewerbung als Praktikant für </w:t>
      </w:r>
      <w:r w:rsidR="00001B83">
        <w:rPr>
          <w:rFonts w:ascii="Georgia" w:eastAsia="Georgia" w:hAnsi="Georgia" w:cs="Georgia"/>
          <w:b/>
          <w:sz w:val="21"/>
          <w:szCs w:val="21"/>
        </w:rPr>
        <w:t>den M&amp;A Bereich</w:t>
      </w:r>
    </w:p>
    <w:p w14:paraId="0000000D" w14:textId="77777777" w:rsidR="00C46C50" w:rsidRDefault="00C46C50">
      <w:pPr>
        <w:spacing w:line="246" w:lineRule="auto"/>
        <w:rPr>
          <w:rFonts w:ascii="Georgia" w:eastAsia="Georgia" w:hAnsi="Georgia" w:cs="Georgia"/>
          <w:b/>
          <w:sz w:val="21"/>
          <w:szCs w:val="21"/>
        </w:rPr>
      </w:pPr>
    </w:p>
    <w:p w14:paraId="0000000E" w14:textId="77777777" w:rsidR="00C46C50" w:rsidRDefault="00C46C50">
      <w:pPr>
        <w:spacing w:line="246" w:lineRule="auto"/>
        <w:rPr>
          <w:rFonts w:ascii="Georgia" w:eastAsia="Georgia" w:hAnsi="Georgia" w:cs="Georgia"/>
          <w:b/>
          <w:sz w:val="21"/>
          <w:szCs w:val="21"/>
        </w:rPr>
      </w:pPr>
    </w:p>
    <w:p w14:paraId="0000000F" w14:textId="77777777" w:rsidR="00C46C50" w:rsidRDefault="00000000">
      <w:pPr>
        <w:jc w:val="both"/>
        <w:rPr>
          <w:rFonts w:ascii="Georgia" w:eastAsia="Georgia" w:hAnsi="Georgia" w:cs="Georgia"/>
          <w:sz w:val="21"/>
          <w:szCs w:val="21"/>
        </w:rPr>
      </w:pPr>
      <w:r>
        <w:rPr>
          <w:rFonts w:ascii="Georgia" w:eastAsia="Georgia" w:hAnsi="Georgia" w:cs="Georgia"/>
          <w:sz w:val="21"/>
          <w:szCs w:val="21"/>
        </w:rPr>
        <w:t>Sehr geehrte Damen und Herren,</w:t>
      </w:r>
    </w:p>
    <w:p w14:paraId="00000010" w14:textId="77777777" w:rsidR="00C46C50" w:rsidRDefault="00C46C50">
      <w:pPr>
        <w:jc w:val="both"/>
        <w:rPr>
          <w:rFonts w:ascii="Georgia" w:eastAsia="Georgia" w:hAnsi="Georgia" w:cs="Georgia"/>
          <w:sz w:val="21"/>
          <w:szCs w:val="21"/>
        </w:rPr>
      </w:pPr>
    </w:p>
    <w:p w14:paraId="7ABEADE4" w14:textId="7717B70F" w:rsidR="00314BC8" w:rsidRDefault="00000000">
      <w:pPr>
        <w:jc w:val="both"/>
        <w:rPr>
          <w:rFonts w:ascii="Georgia" w:eastAsia="Georgia" w:hAnsi="Georgia" w:cs="Georgia"/>
          <w:sz w:val="21"/>
          <w:szCs w:val="21"/>
        </w:rPr>
      </w:pPr>
      <w:r>
        <w:rPr>
          <w:rFonts w:ascii="Georgia" w:eastAsia="Georgia" w:hAnsi="Georgia" w:cs="Georgia"/>
          <w:sz w:val="21"/>
          <w:szCs w:val="21"/>
        </w:rPr>
        <w:t xml:space="preserve">schon zu Schulzeiten hatte ich ein großes Interesse an wirtschaftlichen Fragestellungen und beschäftigte mich viel mit </w:t>
      </w:r>
      <w:r w:rsidR="001A5419">
        <w:rPr>
          <w:rFonts w:ascii="Georgia" w:eastAsia="Georgia" w:hAnsi="Georgia" w:cs="Georgia"/>
          <w:sz w:val="21"/>
          <w:szCs w:val="21"/>
        </w:rPr>
        <w:t>den</w:t>
      </w:r>
      <w:r>
        <w:rPr>
          <w:rFonts w:ascii="Georgia" w:eastAsia="Georgia" w:hAnsi="Georgia" w:cs="Georgia"/>
          <w:sz w:val="21"/>
          <w:szCs w:val="21"/>
        </w:rPr>
        <w:t xml:space="preserve"> </w:t>
      </w:r>
      <w:r w:rsidR="001A5419">
        <w:rPr>
          <w:rFonts w:ascii="Georgia" w:eastAsia="Georgia" w:hAnsi="Georgia" w:cs="Georgia"/>
          <w:sz w:val="21"/>
          <w:szCs w:val="21"/>
        </w:rPr>
        <w:t>Kapitalmärkten</w:t>
      </w:r>
      <w:r>
        <w:rPr>
          <w:rFonts w:ascii="Georgia" w:eastAsia="Georgia" w:hAnsi="Georgia" w:cs="Georgia"/>
          <w:sz w:val="21"/>
          <w:szCs w:val="21"/>
        </w:rPr>
        <w:t xml:space="preserve"> und </w:t>
      </w:r>
      <w:r w:rsidR="001A5419">
        <w:rPr>
          <w:rFonts w:ascii="Georgia" w:eastAsia="Georgia" w:hAnsi="Georgia" w:cs="Georgia"/>
          <w:sz w:val="21"/>
          <w:szCs w:val="21"/>
        </w:rPr>
        <w:t>Makroökonomie.</w:t>
      </w:r>
      <w:r>
        <w:rPr>
          <w:rFonts w:ascii="Georgia" w:eastAsia="Georgia" w:hAnsi="Georgia" w:cs="Georgia"/>
          <w:sz w:val="21"/>
          <w:szCs w:val="21"/>
        </w:rPr>
        <w:t xml:space="preserve"> Durch diverse Workshops </w:t>
      </w:r>
      <w:r w:rsidR="001A5419">
        <w:rPr>
          <w:rFonts w:ascii="Georgia" w:eastAsia="Georgia" w:hAnsi="Georgia" w:cs="Georgia"/>
          <w:sz w:val="21"/>
          <w:szCs w:val="21"/>
        </w:rPr>
        <w:t xml:space="preserve">der führenden Unternehmen am Campus, </w:t>
      </w:r>
      <w:r>
        <w:rPr>
          <w:rFonts w:ascii="Georgia" w:eastAsia="Georgia" w:hAnsi="Georgia" w:cs="Georgia"/>
          <w:sz w:val="21"/>
          <w:szCs w:val="21"/>
        </w:rPr>
        <w:t>sowie Gespräche mit Alumni der Uni</w:t>
      </w:r>
      <w:r w:rsidR="001A5419">
        <w:rPr>
          <w:rFonts w:ascii="Georgia" w:eastAsia="Georgia" w:hAnsi="Georgia" w:cs="Georgia"/>
          <w:sz w:val="21"/>
          <w:szCs w:val="21"/>
        </w:rPr>
        <w:t xml:space="preserve">versität St. Gallen </w:t>
      </w:r>
      <w:r>
        <w:rPr>
          <w:rFonts w:ascii="Georgia" w:eastAsia="Georgia" w:hAnsi="Georgia" w:cs="Georgia"/>
          <w:sz w:val="21"/>
          <w:szCs w:val="21"/>
        </w:rPr>
        <w:t xml:space="preserve">ist mir klar geworden, dass mich eine Karriere im </w:t>
      </w:r>
      <w:r w:rsidR="001A5419">
        <w:rPr>
          <w:rFonts w:ascii="Georgia" w:eastAsia="Georgia" w:hAnsi="Georgia" w:cs="Georgia"/>
          <w:sz w:val="21"/>
          <w:szCs w:val="21"/>
        </w:rPr>
        <w:t>Corporate Finance Bereich</w:t>
      </w:r>
      <w:r>
        <w:rPr>
          <w:rFonts w:ascii="Georgia" w:eastAsia="Georgia" w:hAnsi="Georgia" w:cs="Georgia"/>
          <w:sz w:val="21"/>
          <w:szCs w:val="21"/>
        </w:rPr>
        <w:t xml:space="preserve"> enorm reizt. </w:t>
      </w:r>
      <w:r w:rsidR="00314BC8" w:rsidRPr="00314BC8">
        <w:rPr>
          <w:rFonts w:ascii="Georgia" w:eastAsia="Georgia" w:hAnsi="Georgia" w:cs="Georgia"/>
          <w:sz w:val="21"/>
          <w:szCs w:val="21"/>
        </w:rPr>
        <w:t xml:space="preserve">Ich bin fasziniert von der Wirkung, die man durch die Beteiligung an bedeutenden Transaktionen erzielen kann, sowie von der steilen Lernkurve, die sich durch die anregende und spannende Arbeitsumgebung automatisch ergibt. Um mein bisheriges Wissen über Corporate Finance und M&amp;A nun praktisch zu vertiefen, möchte ich Sie ab August 2023 als Praktikant in Ihrem </w:t>
      </w:r>
      <w:r w:rsidR="00314BC8">
        <w:rPr>
          <w:rFonts w:ascii="Georgia" w:eastAsia="Georgia" w:hAnsi="Georgia" w:cs="Georgia"/>
          <w:sz w:val="21"/>
          <w:szCs w:val="21"/>
        </w:rPr>
        <w:t>Standort</w:t>
      </w:r>
      <w:r w:rsidR="00314BC8" w:rsidRPr="00314BC8">
        <w:rPr>
          <w:rFonts w:ascii="Georgia" w:eastAsia="Georgia" w:hAnsi="Georgia" w:cs="Georgia"/>
          <w:sz w:val="21"/>
          <w:szCs w:val="21"/>
        </w:rPr>
        <w:t xml:space="preserve"> in Wien für einen Zeitraum von </w:t>
      </w:r>
      <w:del w:id="0" w:author="David Döbele" w:date="2023-11-28T20:20:00Z">
        <w:r w:rsidR="00314BC8" w:rsidRPr="00314BC8" w:rsidDel="001D767E">
          <w:rPr>
            <w:rFonts w:ascii="Georgia" w:eastAsia="Georgia" w:hAnsi="Georgia" w:cs="Georgia"/>
            <w:sz w:val="21"/>
            <w:szCs w:val="21"/>
          </w:rPr>
          <w:delText xml:space="preserve">vier bis </w:delText>
        </w:r>
      </w:del>
      <w:r w:rsidR="00314BC8" w:rsidRPr="00314BC8">
        <w:rPr>
          <w:rFonts w:ascii="Georgia" w:eastAsia="Georgia" w:hAnsi="Georgia" w:cs="Georgia"/>
          <w:sz w:val="21"/>
          <w:szCs w:val="21"/>
        </w:rPr>
        <w:t>acht Wochen unterstützen.</w:t>
      </w:r>
    </w:p>
    <w:p w14:paraId="1D9222F7" w14:textId="77777777" w:rsidR="001A5419" w:rsidRPr="00903B20" w:rsidRDefault="001A5419" w:rsidP="001A5419">
      <w:pPr>
        <w:jc w:val="both"/>
        <w:rPr>
          <w:rFonts w:ascii="Georgia" w:hAnsi="Georgia" w:cs="Times New Roman"/>
          <w:sz w:val="21"/>
          <w:szCs w:val="21"/>
        </w:rPr>
      </w:pPr>
    </w:p>
    <w:p w14:paraId="0A541A20" w14:textId="4030502A" w:rsidR="001A5419" w:rsidRPr="00DA5E9A" w:rsidRDefault="001A5419" w:rsidP="001A5419">
      <w:pPr>
        <w:jc w:val="both"/>
        <w:rPr>
          <w:rFonts w:ascii="Georgia" w:eastAsia="Times New Roman" w:hAnsi="Georgia" w:cs="Times New Roman"/>
          <w:color w:val="000000"/>
          <w:sz w:val="21"/>
          <w:szCs w:val="21"/>
        </w:rPr>
      </w:pPr>
      <w:r w:rsidRPr="00DA5E9A">
        <w:rPr>
          <w:rFonts w:ascii="Georgia" w:eastAsia="Times New Roman" w:hAnsi="Georgia" w:cs="Times New Roman"/>
          <w:color w:val="000000"/>
          <w:sz w:val="21"/>
          <w:szCs w:val="21"/>
        </w:rPr>
        <w:t>Nach Abschluss meiner Schullaufbahn und einem hervorragenden Abiturschnitt von 1,</w:t>
      </w:r>
      <w:r>
        <w:rPr>
          <w:rFonts w:ascii="Georgia" w:eastAsia="Times New Roman" w:hAnsi="Georgia" w:cs="Times New Roman"/>
          <w:color w:val="000000"/>
          <w:sz w:val="21"/>
          <w:szCs w:val="21"/>
        </w:rPr>
        <w:t>0</w:t>
      </w:r>
      <w:r w:rsidRPr="00DA5E9A">
        <w:rPr>
          <w:rFonts w:ascii="Georgia" w:eastAsia="Times New Roman" w:hAnsi="Georgia" w:cs="Times New Roman"/>
          <w:color w:val="000000"/>
          <w:sz w:val="21"/>
          <w:szCs w:val="21"/>
        </w:rPr>
        <w:t xml:space="preserve"> habe ich das Studium der Business Administration an der </w:t>
      </w:r>
      <w:r>
        <w:rPr>
          <w:rFonts w:ascii="Georgia" w:eastAsia="Times New Roman" w:hAnsi="Georgia" w:cs="Times New Roman"/>
          <w:color w:val="000000"/>
          <w:sz w:val="21"/>
          <w:szCs w:val="21"/>
        </w:rPr>
        <w:t>Universität St. Gallen (HSG)</w:t>
      </w:r>
      <w:r w:rsidRPr="00DA5E9A">
        <w:rPr>
          <w:rFonts w:ascii="Georgia" w:eastAsia="Times New Roman" w:hAnsi="Georgia" w:cs="Times New Roman"/>
          <w:color w:val="000000"/>
          <w:sz w:val="21"/>
          <w:szCs w:val="21"/>
        </w:rPr>
        <w:t xml:space="preserve"> aufgenommen. Dieser Schritt ermöglicht mir nicht nur den Aufbau eines Netzwerks aus engagierten Kommilitonen, sondern auch die Vertiefung und Erweiterung meines wirtschaftlichen Wissens. Eine Eigenschaft, die mir bisher enorm geholfen hat, ist meine Arbeits- und Denkweise, die vor allem durch meine sportliche Laufbahn </w:t>
      </w:r>
      <w:ins w:id="1" w:author="David Döbele" w:date="2023-11-28T20:24:00Z">
        <w:r w:rsidR="00EA2D8A">
          <w:rPr>
            <w:rFonts w:ascii="Georgia" w:eastAsia="Times New Roman" w:hAnsi="Georgia" w:cs="Times New Roman"/>
            <w:color w:val="000000"/>
            <w:sz w:val="21"/>
            <w:szCs w:val="21"/>
          </w:rPr>
          <w:t xml:space="preserve">bis zur Regionalliga </w:t>
        </w:r>
      </w:ins>
      <w:r w:rsidRPr="00DA5E9A">
        <w:rPr>
          <w:rFonts w:ascii="Georgia" w:eastAsia="Times New Roman" w:hAnsi="Georgia" w:cs="Times New Roman"/>
          <w:color w:val="000000"/>
          <w:sz w:val="21"/>
          <w:szCs w:val="21"/>
        </w:rPr>
        <w:t xml:space="preserve">bereits öfter auf die Probe gestellt worden ist. Ausdauer und Ehrgeiz sind nur zwei der Eigenschaften, die mich auf meinem bisherigen Weg unterstützt haben. Die Fähigkeit, in stressigen Zeiten Ruhe zu bewahren und angemessene Lösungen vorzuschlagen, wurde von meinen ehemaligen Mitschülern besonders geschätzt und wird mir sicherlich auch in der angestrebten Position zugutekommen. Zudem hat meine langjährige </w:t>
      </w:r>
      <w:r>
        <w:rPr>
          <w:rFonts w:ascii="Georgia" w:eastAsia="Times New Roman" w:hAnsi="Georgia" w:cs="Times New Roman"/>
          <w:color w:val="000000"/>
          <w:sz w:val="21"/>
          <w:szCs w:val="21"/>
        </w:rPr>
        <w:t>Basketball</w:t>
      </w:r>
      <w:r w:rsidRPr="00DA5E9A">
        <w:rPr>
          <w:rFonts w:ascii="Georgia" w:eastAsia="Times New Roman" w:hAnsi="Georgia" w:cs="Times New Roman"/>
          <w:color w:val="000000"/>
          <w:sz w:val="21"/>
          <w:szCs w:val="21"/>
        </w:rPr>
        <w:t>karriere Teamfähigkeit und Zuverlässigkeit in mir gefestigt. Diese Stärken und meinen Ehrgeiz möchte ich gerne in einem Praktikum bei Ihnen einbringen.</w:t>
      </w:r>
    </w:p>
    <w:p w14:paraId="00000014" w14:textId="77777777" w:rsidR="00C46C50" w:rsidRDefault="00C46C50">
      <w:pPr>
        <w:jc w:val="both"/>
        <w:rPr>
          <w:ins w:id="2" w:author="David Döbele" w:date="2023-11-28T20:26:00Z"/>
          <w:rFonts w:ascii="Georgia" w:eastAsia="Georgia" w:hAnsi="Georgia" w:cs="Georgia"/>
          <w:sz w:val="21"/>
          <w:szCs w:val="21"/>
        </w:rPr>
      </w:pPr>
    </w:p>
    <w:p w14:paraId="67A44E69" w14:textId="37933328" w:rsidR="00AD1698" w:rsidRDefault="00AD1698">
      <w:pPr>
        <w:jc w:val="both"/>
        <w:rPr>
          <w:rFonts w:ascii="Georgia" w:eastAsia="Georgia" w:hAnsi="Georgia" w:cs="Georgia"/>
          <w:sz w:val="21"/>
          <w:szCs w:val="21"/>
        </w:rPr>
      </w:pPr>
      <w:ins w:id="3" w:author="David Döbele" w:date="2023-11-28T20:26:00Z">
        <w:r>
          <w:rPr>
            <w:rFonts w:ascii="Georgia" w:eastAsia="Georgia" w:hAnsi="Georgia" w:cs="Georgia"/>
            <w:sz w:val="21"/>
            <w:szCs w:val="21"/>
          </w:rPr>
          <w:t xml:space="preserve">Die </w:t>
        </w:r>
        <w:r>
          <w:rPr>
            <w:rFonts w:ascii="Georgia" w:eastAsia="Georgia" w:hAnsi="Georgia" w:cs="Georgia"/>
            <w:sz w:val="21"/>
            <w:szCs w:val="21"/>
          </w:rPr>
          <w:t>Raiffeisen Bank</w:t>
        </w:r>
        <w:r>
          <w:rPr>
            <w:rFonts w:ascii="Georgia" w:eastAsia="Georgia" w:hAnsi="Georgia" w:cs="Georgia"/>
            <w:sz w:val="21"/>
            <w:szCs w:val="21"/>
          </w:rPr>
          <w:t xml:space="preserve"> scheint mir für dieses P</w:t>
        </w:r>
      </w:ins>
      <w:ins w:id="4" w:author="David Döbele" w:date="2023-11-28T20:27:00Z">
        <w:r>
          <w:rPr>
            <w:rFonts w:ascii="Georgia" w:eastAsia="Georgia" w:hAnsi="Georgia" w:cs="Georgia"/>
            <w:sz w:val="21"/>
            <w:szCs w:val="21"/>
          </w:rPr>
          <w:t>raktikum ideal geeignet zu sein. Durch mein privates Netzwerk habe ich bereits einige Einblicke in Ihren Arbeitsalltag und die Firmenkultur gewinnen können und habe einen sehr guten Eindruck von der kameradschaftlichen und gleichzeitig zielorientierten Arbeitsweise</w:t>
        </w:r>
      </w:ins>
      <w:ins w:id="5" w:author="David Döbele" w:date="2023-11-28T20:28:00Z">
        <w:r>
          <w:rPr>
            <w:rFonts w:ascii="Georgia" w:eastAsia="Georgia" w:hAnsi="Georgia" w:cs="Georgia"/>
            <w:sz w:val="21"/>
            <w:szCs w:val="21"/>
          </w:rPr>
          <w:t xml:space="preserve"> erhalten. Als gebürtiger Österreicher reizt mich die</w:t>
        </w:r>
        <w:r w:rsidR="00E91F82">
          <w:rPr>
            <w:rFonts w:ascii="Georgia" w:eastAsia="Georgia" w:hAnsi="Georgia" w:cs="Georgia"/>
            <w:sz w:val="21"/>
            <w:szCs w:val="21"/>
          </w:rPr>
          <w:t xml:space="preserve"> Herausforderung, bei </w:t>
        </w:r>
      </w:ins>
      <w:ins w:id="6" w:author="David Döbele" w:date="2023-11-28T20:29:00Z">
        <w:r w:rsidR="00E91F82">
          <w:rPr>
            <w:rFonts w:ascii="Georgia" w:eastAsia="Georgia" w:hAnsi="Georgia" w:cs="Georgia"/>
            <w:sz w:val="21"/>
            <w:szCs w:val="21"/>
          </w:rPr>
          <w:t xml:space="preserve">der führenden Bank des Landes zu arbeiten, da Sie dadurch einen einzigartigen Zugang zu neuen Mandaten im M&amp;A haben. Gleichzeitig können Sie im Vergleich zu kleinen M&amp;A-Beratungshäusern auf ein sehr umfangreiches Produktportfolio zurückgreifen, um </w:t>
        </w:r>
      </w:ins>
      <w:ins w:id="7" w:author="David Döbele" w:date="2023-11-28T20:30:00Z">
        <w:r w:rsidR="00E91F82">
          <w:rPr>
            <w:rFonts w:ascii="Georgia" w:eastAsia="Georgia" w:hAnsi="Georgia" w:cs="Georgia"/>
            <w:sz w:val="21"/>
            <w:szCs w:val="21"/>
          </w:rPr>
          <w:t>Ihren Kunden bei sämtlichen Fragen des Corporate Finance zur Seite zu stehen.</w:t>
        </w:r>
      </w:ins>
    </w:p>
    <w:p w14:paraId="00000015" w14:textId="223E2140" w:rsidR="00C46C50" w:rsidDel="00EA2D8A" w:rsidRDefault="00000000">
      <w:pPr>
        <w:jc w:val="both"/>
        <w:rPr>
          <w:del w:id="8" w:author="David Döbele" w:date="2023-11-28T20:24:00Z"/>
          <w:rFonts w:ascii="Georgia" w:eastAsia="Georgia" w:hAnsi="Georgia" w:cs="Georgia"/>
          <w:sz w:val="21"/>
          <w:szCs w:val="21"/>
        </w:rPr>
      </w:pPr>
      <w:del w:id="9" w:author="David Döbele" w:date="2023-11-28T20:24:00Z">
        <w:r w:rsidDel="00EA2D8A">
          <w:rPr>
            <w:rFonts w:ascii="Georgia" w:eastAsia="Georgia" w:hAnsi="Georgia" w:cs="Georgia"/>
            <w:sz w:val="21"/>
            <w:szCs w:val="21"/>
          </w:rPr>
          <w:delText>Ihren breiten Beratungsansatz begleiten Sie Ihre Kunden langfristig und führen sie so zu wirklich nachhaltigem Erfolg. Gleichzeitig bieten Sie Ihren Mitarbeitern eine stimulierende und freundschaftliche Unternehmenskultur, in der man sich persönlich bestens entfalten kann. Besonders spannend finde ich auch Ihren starken Fokus auf der Pharmabranche, insbesondere Ihre Mitarbeit beim Merger von MEGA Pharma und Saltex Solutions. Ich selbst beschäftige mich bereits seit einiger Zeit vor allem mit der Bio-Tech-Industrie und sehe für die gesamte Pharmabranche enormes Wachstumspotential in den kommenden Jahren, was alleine durch den demografischen Wandel immer weiter beflügelt werden wird. Daher kann ich es mir sehr gut vorstellen, mich bei Berufseinstieg auf Healthcare festzulegen, wodurch Sie die perfekte Adresse für dieses Praktikum sind.</w:delText>
        </w:r>
      </w:del>
    </w:p>
    <w:p w14:paraId="00000016" w14:textId="77777777" w:rsidR="00C46C50" w:rsidRDefault="00C46C50">
      <w:pPr>
        <w:jc w:val="both"/>
        <w:rPr>
          <w:rFonts w:ascii="Georgia" w:eastAsia="Georgia" w:hAnsi="Georgia" w:cs="Georgia"/>
          <w:sz w:val="21"/>
          <w:szCs w:val="21"/>
        </w:rPr>
      </w:pPr>
    </w:p>
    <w:p w14:paraId="4F71E977" w14:textId="73C031DF" w:rsidR="001A5419" w:rsidRPr="00903B20" w:rsidRDefault="001A5419" w:rsidP="001A5419">
      <w:pPr>
        <w:jc w:val="both"/>
        <w:rPr>
          <w:rFonts w:ascii="Georgia" w:hAnsi="Georgia" w:cs="Times New Roman"/>
          <w:sz w:val="21"/>
          <w:szCs w:val="21"/>
        </w:rPr>
      </w:pPr>
      <w:r w:rsidRPr="00903B20">
        <w:rPr>
          <w:rFonts w:ascii="Georgia" w:hAnsi="Georgia" w:cs="Times New Roman"/>
          <w:sz w:val="21"/>
          <w:szCs w:val="21"/>
        </w:rPr>
        <w:t xml:space="preserve">Von dem Praktikum im Bereich </w:t>
      </w:r>
      <w:r>
        <w:rPr>
          <w:rFonts w:ascii="Georgia" w:hAnsi="Georgia" w:cs="Times New Roman"/>
          <w:sz w:val="21"/>
          <w:szCs w:val="21"/>
        </w:rPr>
        <w:t>M</w:t>
      </w:r>
      <w:del w:id="10" w:author="David Döbele" w:date="2023-11-28T20:24:00Z">
        <w:r w:rsidDel="00EA2D8A">
          <w:rPr>
            <w:rFonts w:ascii="Georgia" w:hAnsi="Georgia" w:cs="Times New Roman"/>
            <w:sz w:val="21"/>
            <w:szCs w:val="21"/>
          </w:rPr>
          <w:delText xml:space="preserve"> </w:delText>
        </w:r>
      </w:del>
      <w:r>
        <w:rPr>
          <w:rFonts w:ascii="Georgia" w:hAnsi="Georgia" w:cs="Times New Roman"/>
          <w:sz w:val="21"/>
          <w:szCs w:val="21"/>
        </w:rPr>
        <w:t>&amp;</w:t>
      </w:r>
      <w:del w:id="11" w:author="David Döbele" w:date="2023-11-28T20:24:00Z">
        <w:r w:rsidDel="00EA2D8A">
          <w:rPr>
            <w:rFonts w:ascii="Georgia" w:hAnsi="Georgia" w:cs="Times New Roman"/>
            <w:sz w:val="21"/>
            <w:szCs w:val="21"/>
          </w:rPr>
          <w:delText xml:space="preserve"> </w:delText>
        </w:r>
      </w:del>
      <w:r>
        <w:rPr>
          <w:rFonts w:ascii="Georgia" w:hAnsi="Georgia" w:cs="Times New Roman"/>
          <w:sz w:val="21"/>
          <w:szCs w:val="21"/>
        </w:rPr>
        <w:t>A</w:t>
      </w:r>
      <w:r w:rsidRPr="00903B20">
        <w:rPr>
          <w:rFonts w:ascii="Georgia" w:hAnsi="Georgia" w:cs="Times New Roman"/>
          <w:sz w:val="21"/>
          <w:szCs w:val="21"/>
        </w:rPr>
        <w:t xml:space="preserve"> erhoffe ich mir eine steile Lernkurve sowie die Möglichkeit, meine eigenen Ideen und bisherigen Erfahrungen bei Ihnen mehrwertschaffend einbringen zu können. Ich bin mir sicher, dass ich durch mein starkes Interesse an der Tätigkeit als Consultant, meine hohe Einsatzbereitschaft sowie meine ausgeprägten Analysefähigkeiten eine Bereicherung für </w:t>
      </w:r>
      <w:r>
        <w:rPr>
          <w:rFonts w:ascii="Georgia" w:hAnsi="Georgia" w:cs="Times New Roman"/>
          <w:sz w:val="21"/>
          <w:szCs w:val="21"/>
        </w:rPr>
        <w:t>die RBI</w:t>
      </w:r>
      <w:r w:rsidRPr="00903B20">
        <w:rPr>
          <w:rFonts w:ascii="Georgia" w:hAnsi="Georgia" w:cs="Times New Roman"/>
          <w:sz w:val="21"/>
          <w:szCs w:val="21"/>
        </w:rPr>
        <w:t xml:space="preserve"> sein werde und würde mich sehr darüber freuen, Sie auch in einem persönlichen Gespräch von mir überzeugen zu dürfen.</w:t>
      </w:r>
    </w:p>
    <w:p w14:paraId="00000018" w14:textId="77777777" w:rsidR="00C46C50" w:rsidRDefault="00C46C50">
      <w:pPr>
        <w:jc w:val="both"/>
        <w:rPr>
          <w:rFonts w:ascii="Georgia" w:eastAsia="Georgia" w:hAnsi="Georgia" w:cs="Georgia"/>
          <w:sz w:val="21"/>
          <w:szCs w:val="21"/>
        </w:rPr>
      </w:pPr>
    </w:p>
    <w:p w14:paraId="00000019" w14:textId="77777777" w:rsidR="00C46C50" w:rsidRDefault="00000000">
      <w:pPr>
        <w:jc w:val="both"/>
        <w:rPr>
          <w:rFonts w:ascii="Georgia" w:eastAsia="Georgia" w:hAnsi="Georgia" w:cs="Georgia"/>
          <w:sz w:val="21"/>
          <w:szCs w:val="21"/>
        </w:rPr>
      </w:pPr>
      <w:r>
        <w:rPr>
          <w:rFonts w:ascii="Georgia" w:eastAsia="Georgia" w:hAnsi="Georgia" w:cs="Georgia"/>
          <w:sz w:val="21"/>
          <w:szCs w:val="21"/>
        </w:rPr>
        <w:t>Mit freundlichen Grüßen</w:t>
      </w:r>
    </w:p>
    <w:p w14:paraId="0000001A" w14:textId="77777777" w:rsidR="00C46C50" w:rsidRDefault="00C46C50">
      <w:pPr>
        <w:jc w:val="both"/>
        <w:rPr>
          <w:rFonts w:ascii="Georgia" w:eastAsia="Georgia" w:hAnsi="Georgia" w:cs="Georgia"/>
          <w:sz w:val="21"/>
          <w:szCs w:val="21"/>
        </w:rPr>
      </w:pPr>
    </w:p>
    <w:p w14:paraId="74649829" w14:textId="58B9AD39" w:rsidR="003B350C" w:rsidRDefault="003B350C">
      <w:pPr>
        <w:jc w:val="both"/>
        <w:rPr>
          <w:rFonts w:ascii="Georgia" w:eastAsia="Georgia" w:hAnsi="Georgia" w:cs="Georgia"/>
          <w:sz w:val="21"/>
          <w:szCs w:val="21"/>
        </w:rPr>
      </w:pPr>
      <w:del w:id="12" w:author="David Döbele" w:date="2023-11-28T20:30:00Z">
        <w:r w:rsidDel="00C40CCD">
          <w:rPr>
            <w:rFonts w:ascii="Georgia" w:eastAsia="Georgia" w:hAnsi="Georgia" w:cs="Georgia"/>
            <w:sz w:val="21"/>
            <w:szCs w:val="21"/>
          </w:rPr>
          <w:delText>Armin Reimoser</w:delText>
        </w:r>
      </w:del>
    </w:p>
    <w:sectPr w:rsidR="003B350C">
      <w:pgSz w:w="11900" w:h="16840"/>
      <w:pgMar w:top="907" w:right="1418" w:bottom="62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C50"/>
    <w:rsid w:val="00001B83"/>
    <w:rsid w:val="001A5419"/>
    <w:rsid w:val="001D767E"/>
    <w:rsid w:val="00314BC8"/>
    <w:rsid w:val="003B350C"/>
    <w:rsid w:val="004E7842"/>
    <w:rsid w:val="005C50EE"/>
    <w:rsid w:val="008D4003"/>
    <w:rsid w:val="00A84F86"/>
    <w:rsid w:val="00AD1698"/>
    <w:rsid w:val="00C40CCD"/>
    <w:rsid w:val="00C46C50"/>
    <w:rsid w:val="00E91F82"/>
    <w:rsid w:val="00EA2D8A"/>
    <w:rsid w:val="00EB5337"/>
    <w:rsid w:val="00F74CF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D3D9A1A"/>
  <w15:docId w15:val="{6D6525F6-F3AD-774A-96F3-47C79C3E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berarbeitung">
    <w:name w:val="Revision"/>
    <w:hidden/>
    <w:uiPriority w:val="99"/>
    <w:semiHidden/>
    <w:rsid w:val="004E7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3665</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9</cp:revision>
  <dcterms:created xsi:type="dcterms:W3CDTF">2023-11-28T18:05:00Z</dcterms:created>
  <dcterms:modified xsi:type="dcterms:W3CDTF">2023-11-28T19:30:00Z</dcterms:modified>
</cp:coreProperties>
</file>