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D06B4E3" w:rsidR="006D2592" w:rsidRPr="00285C67" w:rsidRDefault="003D5D1E" w:rsidP="007F61BE">
      <w:pPr>
        <w:spacing w:after="0" w:line="240" w:lineRule="auto"/>
        <w:jc w:val="right"/>
        <w:rPr>
          <w:rFonts w:ascii="Georgia" w:hAnsi="Georgia" w:cs="Times New Roman"/>
          <w:sz w:val="21"/>
          <w:szCs w:val="21"/>
        </w:rPr>
      </w:pPr>
      <w:r w:rsidRPr="00285C67">
        <w:rPr>
          <w:rFonts w:ascii="Georgia" w:hAnsi="Georgia" w:cs="Times New Roman"/>
          <w:sz w:val="21"/>
          <w:szCs w:val="21"/>
        </w:rPr>
        <w:t>Vorname Nachname</w:t>
      </w:r>
    </w:p>
    <w:p w14:paraId="2458A2A0" w14:textId="2FFDAEEA" w:rsidR="00857C6F" w:rsidRPr="00285C67" w:rsidRDefault="003D5D1E" w:rsidP="006A7895">
      <w:pPr>
        <w:spacing w:after="0" w:line="240" w:lineRule="auto"/>
        <w:jc w:val="right"/>
        <w:rPr>
          <w:rFonts w:ascii="Georgia" w:hAnsi="Georgia" w:cs="Times New Roman"/>
          <w:sz w:val="21"/>
          <w:szCs w:val="21"/>
        </w:rPr>
      </w:pPr>
      <w:r w:rsidRPr="00285C67">
        <w:rPr>
          <w:rFonts w:ascii="Georgia" w:hAnsi="Georgia" w:cs="Times New Roman"/>
          <w:sz w:val="21"/>
          <w:szCs w:val="21"/>
        </w:rPr>
        <w:t>Straße 22</w:t>
      </w:r>
    </w:p>
    <w:p w14:paraId="451AEE20" w14:textId="7F0B8F91" w:rsidR="00857C6F" w:rsidRPr="00285C67" w:rsidRDefault="003D5D1E" w:rsidP="006A7895">
      <w:pPr>
        <w:spacing w:after="0" w:line="240" w:lineRule="auto"/>
        <w:jc w:val="right"/>
        <w:rPr>
          <w:rFonts w:ascii="Georgia" w:hAnsi="Georgia" w:cs="Times New Roman"/>
          <w:sz w:val="21"/>
          <w:szCs w:val="21"/>
        </w:rPr>
      </w:pPr>
      <w:r w:rsidRPr="00285C67">
        <w:rPr>
          <w:rFonts w:ascii="Georgia" w:hAnsi="Georgia" w:cs="Times New Roman"/>
          <w:sz w:val="21"/>
          <w:szCs w:val="21"/>
        </w:rPr>
        <w:t>604440</w:t>
      </w:r>
      <w:r w:rsidR="00857C6F" w:rsidRPr="00285C67">
        <w:rPr>
          <w:rFonts w:ascii="Georgia" w:hAnsi="Georgia" w:cs="Times New Roman"/>
          <w:sz w:val="21"/>
          <w:szCs w:val="21"/>
        </w:rPr>
        <w:t xml:space="preserve"> </w:t>
      </w:r>
      <w:r w:rsidRPr="00285C67">
        <w:rPr>
          <w:rFonts w:ascii="Georgia" w:hAnsi="Georgia" w:cs="Times New Roman"/>
          <w:sz w:val="21"/>
          <w:szCs w:val="21"/>
        </w:rPr>
        <w:t>Musterhausen</w:t>
      </w:r>
    </w:p>
    <w:p w14:paraId="12BA391A" w14:textId="4D15200F" w:rsidR="006A7895" w:rsidRPr="00285C67" w:rsidRDefault="003D5D1E" w:rsidP="006A7895">
      <w:pPr>
        <w:spacing w:after="0" w:line="240" w:lineRule="auto"/>
        <w:jc w:val="right"/>
        <w:rPr>
          <w:rFonts w:ascii="Georgia" w:hAnsi="Georgia" w:cs="Times New Roman"/>
          <w:sz w:val="21"/>
          <w:szCs w:val="21"/>
        </w:rPr>
      </w:pPr>
      <w:r w:rsidRPr="00285C67">
        <w:rPr>
          <w:rFonts w:ascii="Georgia" w:hAnsi="Georgia" w:cs="Georgia"/>
          <w:color w:val="000000"/>
          <w:sz w:val="21"/>
          <w:szCs w:val="21"/>
        </w:rPr>
        <w:t>blablabla</w:t>
      </w:r>
      <w:r w:rsidR="00857C6F" w:rsidRPr="00285C67">
        <w:rPr>
          <w:rFonts w:ascii="Georgia" w:hAnsi="Georgia" w:cs="Georgia"/>
          <w:color w:val="000000"/>
          <w:sz w:val="21"/>
          <w:szCs w:val="21"/>
        </w:rPr>
        <w:t>@googlemail.com</w:t>
      </w:r>
    </w:p>
    <w:p w14:paraId="2E7278C7" w14:textId="30552264" w:rsidR="00F74175" w:rsidRPr="00285C67" w:rsidRDefault="006D2592" w:rsidP="00E65B09">
      <w:pPr>
        <w:spacing w:after="0"/>
        <w:jc w:val="right"/>
        <w:rPr>
          <w:rFonts w:ascii="Georgia" w:hAnsi="Georgia" w:cs="Georgia"/>
          <w:color w:val="000000"/>
          <w:sz w:val="21"/>
          <w:szCs w:val="21"/>
        </w:rPr>
      </w:pPr>
      <w:r w:rsidRPr="00285C67">
        <w:rPr>
          <w:rFonts w:ascii="Georgia" w:hAnsi="Georgia" w:cs="Georgia"/>
          <w:color w:val="000000"/>
          <w:sz w:val="21"/>
          <w:szCs w:val="21"/>
        </w:rPr>
        <w:t>+</w:t>
      </w:r>
      <w:r w:rsidR="00857C6F" w:rsidRPr="00285C67">
        <w:rPr>
          <w:rFonts w:ascii="Georgia" w:hAnsi="Georgia" w:cs="Georgia"/>
          <w:color w:val="000000"/>
          <w:sz w:val="21"/>
          <w:szCs w:val="21"/>
        </w:rPr>
        <w:t xml:space="preserve">49 175 </w:t>
      </w:r>
      <w:r w:rsidR="003D5D1E" w:rsidRPr="00285C67">
        <w:rPr>
          <w:rFonts w:ascii="Georgia" w:hAnsi="Georgia" w:cs="Georgia"/>
          <w:color w:val="000000"/>
          <w:sz w:val="21"/>
          <w:szCs w:val="21"/>
        </w:rPr>
        <w:t>151 1212 1212</w:t>
      </w:r>
    </w:p>
    <w:p w14:paraId="170FE07D" w14:textId="77777777" w:rsidR="00F270C0" w:rsidRPr="00285C67" w:rsidRDefault="00F270C0" w:rsidP="00F74175">
      <w:pPr>
        <w:spacing w:after="0"/>
        <w:rPr>
          <w:rFonts w:ascii="Georgia" w:hAnsi="Georgia" w:cs="Georgia"/>
          <w:color w:val="000000"/>
          <w:sz w:val="21"/>
          <w:szCs w:val="21"/>
        </w:rPr>
      </w:pPr>
    </w:p>
    <w:p w14:paraId="4FFA7063" w14:textId="221B3D21" w:rsidR="00F74175" w:rsidRPr="00285C67" w:rsidRDefault="00250470" w:rsidP="00F74175">
      <w:pPr>
        <w:spacing w:after="0"/>
        <w:rPr>
          <w:rFonts w:ascii="Georgia" w:hAnsi="Georgia" w:cs="Georgia"/>
          <w:color w:val="000000"/>
          <w:sz w:val="21"/>
          <w:szCs w:val="21"/>
        </w:rPr>
      </w:pPr>
      <w:r w:rsidRPr="00285C67">
        <w:rPr>
          <w:rFonts w:ascii="Georgia" w:hAnsi="Georgia" w:cs="Georgia"/>
          <w:color w:val="000000"/>
          <w:sz w:val="21"/>
          <w:szCs w:val="21"/>
        </w:rPr>
        <w:t xml:space="preserve">Rating 6-10 </w:t>
      </w:r>
      <w:r w:rsidR="003D5D1E" w:rsidRPr="00285C67">
        <w:rPr>
          <w:rFonts w:ascii="Georgia" w:hAnsi="Georgia" w:cs="Georgia"/>
          <w:color w:val="000000"/>
          <w:sz w:val="21"/>
          <w:szCs w:val="21"/>
        </w:rPr>
        <w:t>Beratung</w:t>
      </w:r>
      <w:r w:rsidR="00F74175" w:rsidRPr="00285C67">
        <w:rPr>
          <w:rFonts w:ascii="Georgia" w:hAnsi="Georgia" w:cs="Georgia"/>
          <w:color w:val="000000"/>
          <w:sz w:val="21"/>
          <w:szCs w:val="21"/>
        </w:rPr>
        <w:t xml:space="preserve"> GmbH</w:t>
      </w:r>
    </w:p>
    <w:p w14:paraId="6A013FD1" w14:textId="1ED858FC" w:rsidR="00F74175" w:rsidRPr="00285C67" w:rsidRDefault="003D5D1E" w:rsidP="00F74175">
      <w:pPr>
        <w:spacing w:after="0"/>
        <w:rPr>
          <w:rFonts w:ascii="Georgia" w:hAnsi="Georgia"/>
          <w:sz w:val="21"/>
          <w:szCs w:val="21"/>
        </w:rPr>
      </w:pPr>
      <w:r w:rsidRPr="00285C67">
        <w:rPr>
          <w:rFonts w:ascii="Georgia" w:hAnsi="Georgia"/>
          <w:sz w:val="21"/>
          <w:szCs w:val="21"/>
        </w:rPr>
        <w:t>Musterstraße 99</w:t>
      </w:r>
      <w:r w:rsidR="00F74175" w:rsidRPr="00285C67">
        <w:rPr>
          <w:rFonts w:ascii="Georgia" w:hAnsi="Georgia"/>
          <w:sz w:val="21"/>
          <w:szCs w:val="21"/>
        </w:rPr>
        <w:br/>
      </w:r>
      <w:r w:rsidRPr="00285C67">
        <w:rPr>
          <w:rFonts w:ascii="Georgia" w:hAnsi="Georgia"/>
          <w:sz w:val="21"/>
          <w:szCs w:val="21"/>
        </w:rPr>
        <w:t>55005</w:t>
      </w:r>
      <w:r w:rsidR="00F74175" w:rsidRPr="00285C67">
        <w:rPr>
          <w:rFonts w:ascii="Georgia" w:hAnsi="Georgia"/>
          <w:sz w:val="21"/>
          <w:szCs w:val="21"/>
        </w:rPr>
        <w:t xml:space="preserve"> </w:t>
      </w:r>
      <w:r w:rsidRPr="00285C67">
        <w:rPr>
          <w:rFonts w:ascii="Georgia" w:hAnsi="Georgia"/>
          <w:sz w:val="21"/>
          <w:szCs w:val="21"/>
        </w:rPr>
        <w:t>Frankfurt am Main</w:t>
      </w:r>
      <w:r w:rsidR="00F74175" w:rsidRPr="00285C67">
        <w:rPr>
          <w:rFonts w:ascii="Georgia" w:hAnsi="Georgia"/>
          <w:sz w:val="21"/>
          <w:szCs w:val="21"/>
        </w:rPr>
        <w:t xml:space="preserve"> </w:t>
      </w:r>
    </w:p>
    <w:p w14:paraId="096C8AF5" w14:textId="77777777" w:rsidR="00647413" w:rsidRPr="00285C67" w:rsidRDefault="00647413" w:rsidP="00F74175">
      <w:pPr>
        <w:spacing w:after="0"/>
        <w:rPr>
          <w:rFonts w:ascii="Georgia" w:hAnsi="Georgia" w:cs="Georgia"/>
          <w:color w:val="000000"/>
          <w:sz w:val="21"/>
          <w:szCs w:val="21"/>
        </w:rPr>
      </w:pPr>
    </w:p>
    <w:p w14:paraId="155B6E2E" w14:textId="6D296C09" w:rsidR="006A7895" w:rsidRPr="00285C67" w:rsidRDefault="003D5D1E" w:rsidP="0085213A">
      <w:pPr>
        <w:spacing w:after="0"/>
        <w:jc w:val="right"/>
        <w:rPr>
          <w:rFonts w:ascii="Georgia" w:hAnsi="Georgia" w:cs="Times New Roman"/>
          <w:sz w:val="21"/>
          <w:szCs w:val="21"/>
        </w:rPr>
      </w:pPr>
      <w:r w:rsidRPr="00285C67">
        <w:rPr>
          <w:rFonts w:ascii="Georgia" w:hAnsi="Georgia" w:cs="Times New Roman"/>
          <w:sz w:val="21"/>
          <w:szCs w:val="21"/>
        </w:rPr>
        <w:t>Musterhausen</w:t>
      </w:r>
      <w:r w:rsidR="002D594E" w:rsidRPr="00285C67">
        <w:rPr>
          <w:rFonts w:ascii="Georgia" w:hAnsi="Georgia" w:cs="Times New Roman"/>
          <w:sz w:val="21"/>
          <w:szCs w:val="21"/>
        </w:rPr>
        <w:t xml:space="preserve">, </w:t>
      </w:r>
      <w:r w:rsidR="0085213A" w:rsidRPr="00285C67">
        <w:rPr>
          <w:rFonts w:ascii="Georgia" w:hAnsi="Georgia" w:cs="Times New Roman"/>
          <w:sz w:val="21"/>
          <w:szCs w:val="21"/>
        </w:rPr>
        <w:t>2</w:t>
      </w:r>
      <w:r w:rsidR="00590834" w:rsidRPr="00285C67">
        <w:rPr>
          <w:rFonts w:ascii="Georgia" w:hAnsi="Georgia" w:cs="Times New Roman"/>
          <w:sz w:val="21"/>
          <w:szCs w:val="21"/>
        </w:rPr>
        <w:t>8</w:t>
      </w:r>
      <w:r w:rsidR="002D594E" w:rsidRPr="00285C67">
        <w:rPr>
          <w:rFonts w:ascii="Georgia" w:hAnsi="Georgia" w:cs="Times New Roman"/>
          <w:sz w:val="21"/>
          <w:szCs w:val="21"/>
        </w:rPr>
        <w:t>.</w:t>
      </w:r>
      <w:r w:rsidRPr="00285C67">
        <w:rPr>
          <w:rFonts w:ascii="Georgia" w:hAnsi="Georgia" w:cs="Times New Roman"/>
          <w:sz w:val="21"/>
          <w:szCs w:val="21"/>
        </w:rPr>
        <w:t>12</w:t>
      </w:r>
      <w:r w:rsidR="006A7895" w:rsidRPr="00285C67">
        <w:rPr>
          <w:rFonts w:ascii="Georgia" w:hAnsi="Georgia" w:cs="Times New Roman"/>
          <w:sz w:val="21"/>
          <w:szCs w:val="21"/>
        </w:rPr>
        <w:t>.</w:t>
      </w:r>
      <w:r w:rsidRPr="00285C67">
        <w:rPr>
          <w:rFonts w:ascii="Georgia" w:hAnsi="Georgia" w:cs="Times New Roman"/>
          <w:sz w:val="21"/>
          <w:szCs w:val="21"/>
        </w:rPr>
        <w:t>2019</w:t>
      </w:r>
    </w:p>
    <w:p w14:paraId="0731715D" w14:textId="77777777" w:rsidR="001E0088" w:rsidRPr="00285C67" w:rsidRDefault="001E0088" w:rsidP="001E0088">
      <w:pPr>
        <w:spacing w:after="0"/>
        <w:jc w:val="right"/>
        <w:rPr>
          <w:rFonts w:ascii="Georgia" w:hAnsi="Georgia" w:cs="Times New Roman"/>
          <w:sz w:val="21"/>
          <w:szCs w:val="21"/>
        </w:rPr>
      </w:pPr>
    </w:p>
    <w:p w14:paraId="0098600D" w14:textId="3F43733D" w:rsidR="000A5AB8" w:rsidRPr="00285C67" w:rsidRDefault="0099776A" w:rsidP="00590834">
      <w:pPr>
        <w:spacing w:after="0"/>
        <w:rPr>
          <w:rFonts w:ascii="Georgia" w:hAnsi="Georgia" w:cs="Times New Roman"/>
          <w:b/>
          <w:sz w:val="21"/>
          <w:szCs w:val="21"/>
        </w:rPr>
      </w:pPr>
      <w:r w:rsidRPr="00285C67">
        <w:rPr>
          <w:rFonts w:ascii="Georgia" w:hAnsi="Georgia" w:cs="Times New Roman"/>
          <w:b/>
          <w:sz w:val="21"/>
          <w:szCs w:val="21"/>
        </w:rPr>
        <w:t xml:space="preserve">Bewerbung um ein Praktikum im Bereich </w:t>
      </w:r>
      <w:r w:rsidR="00863728" w:rsidRPr="00285C67">
        <w:rPr>
          <w:rFonts w:ascii="Georgia" w:hAnsi="Georgia" w:cs="Times New Roman"/>
          <w:b/>
          <w:sz w:val="21"/>
          <w:szCs w:val="21"/>
        </w:rPr>
        <w:t>Consulting</w:t>
      </w:r>
    </w:p>
    <w:p w14:paraId="70A974D0" w14:textId="3277D60F" w:rsidR="000A5AB8" w:rsidRPr="00285C67" w:rsidRDefault="000A5AB8" w:rsidP="000A5AB8">
      <w:pPr>
        <w:spacing w:after="0"/>
        <w:rPr>
          <w:rFonts w:ascii="Georgia" w:hAnsi="Georgia" w:cs="Times New Roman"/>
          <w:b/>
          <w:sz w:val="21"/>
          <w:szCs w:val="21"/>
        </w:rPr>
      </w:pPr>
    </w:p>
    <w:p w14:paraId="3A5BDDA8" w14:textId="77777777" w:rsidR="004A615C" w:rsidRPr="00285C67" w:rsidRDefault="004A615C" w:rsidP="000A5AB8">
      <w:pPr>
        <w:spacing w:after="0"/>
        <w:rPr>
          <w:rFonts w:ascii="Georgia" w:hAnsi="Georgia" w:cs="Times New Roman"/>
          <w:b/>
          <w:sz w:val="21"/>
          <w:szCs w:val="21"/>
        </w:rPr>
      </w:pPr>
    </w:p>
    <w:p w14:paraId="61CDE0AD" w14:textId="5D9C3695" w:rsidR="00034B68" w:rsidRPr="00285C67" w:rsidRDefault="0099776A" w:rsidP="00375D2D">
      <w:pPr>
        <w:spacing w:after="0"/>
        <w:jc w:val="both"/>
        <w:rPr>
          <w:rFonts w:ascii="Georgia" w:hAnsi="Georgia" w:cs="Times New Roman"/>
          <w:sz w:val="21"/>
          <w:szCs w:val="21"/>
        </w:rPr>
      </w:pPr>
      <w:r w:rsidRPr="00285C67">
        <w:rPr>
          <w:rFonts w:ascii="Georgia" w:hAnsi="Georgia" w:cs="Times New Roman"/>
          <w:sz w:val="21"/>
          <w:szCs w:val="21"/>
        </w:rPr>
        <w:t>Sehr geehrte Damen und Herren</w:t>
      </w:r>
      <w:r w:rsidR="00E65B09" w:rsidRPr="00285C67">
        <w:rPr>
          <w:rFonts w:ascii="Georgia" w:hAnsi="Georgia" w:cs="Times New Roman"/>
          <w:sz w:val="21"/>
          <w:szCs w:val="21"/>
        </w:rPr>
        <w:t xml:space="preserve">, </w:t>
      </w:r>
    </w:p>
    <w:p w14:paraId="433CF1AE" w14:textId="14106765" w:rsidR="00E65B09" w:rsidRPr="00285C67" w:rsidRDefault="00E65B09" w:rsidP="00375D2D">
      <w:pPr>
        <w:spacing w:after="0"/>
        <w:jc w:val="both"/>
        <w:rPr>
          <w:rFonts w:ascii="Georgia" w:hAnsi="Georgia" w:cs="Times New Roman"/>
          <w:sz w:val="21"/>
          <w:szCs w:val="21"/>
        </w:rPr>
      </w:pPr>
    </w:p>
    <w:p w14:paraId="3D4D00A5" w14:textId="0AB73676" w:rsidR="00E65B09" w:rsidRPr="00285C67" w:rsidRDefault="000D7BD4" w:rsidP="007F61BE">
      <w:pPr>
        <w:spacing w:after="0"/>
        <w:jc w:val="both"/>
        <w:rPr>
          <w:rFonts w:ascii="Georgia" w:hAnsi="Georgia" w:cs="Times New Roman"/>
          <w:sz w:val="21"/>
          <w:szCs w:val="21"/>
        </w:rPr>
      </w:pPr>
      <w:r w:rsidRPr="00285C67">
        <w:rPr>
          <w:rFonts w:ascii="Georgia" w:hAnsi="Georgia" w:cs="Times New Roman"/>
          <w:sz w:val="21"/>
          <w:szCs w:val="21"/>
        </w:rPr>
        <w:t xml:space="preserve">mein erster Kontakt </w:t>
      </w:r>
      <w:r w:rsidR="00541553" w:rsidRPr="00285C67">
        <w:rPr>
          <w:rFonts w:ascii="Georgia" w:hAnsi="Georgia" w:cs="Times New Roman"/>
          <w:sz w:val="21"/>
          <w:szCs w:val="21"/>
        </w:rPr>
        <w:t xml:space="preserve">zur </w:t>
      </w:r>
      <w:r w:rsidRPr="00285C67">
        <w:rPr>
          <w:rFonts w:ascii="Georgia" w:hAnsi="Georgia" w:cs="Times New Roman"/>
          <w:sz w:val="21"/>
          <w:szCs w:val="21"/>
        </w:rPr>
        <w:t>Unternehmensberat</w:t>
      </w:r>
      <w:r w:rsidR="00541553" w:rsidRPr="00285C67">
        <w:rPr>
          <w:rFonts w:ascii="Georgia" w:hAnsi="Georgia" w:cs="Times New Roman"/>
          <w:sz w:val="21"/>
          <w:szCs w:val="21"/>
        </w:rPr>
        <w:t>ung</w:t>
      </w:r>
      <w:r w:rsidRPr="00285C67">
        <w:rPr>
          <w:rFonts w:ascii="Georgia" w:hAnsi="Georgia" w:cs="Times New Roman"/>
          <w:sz w:val="21"/>
          <w:szCs w:val="21"/>
        </w:rPr>
        <w:t xml:space="preserve"> erfolgte bereits </w:t>
      </w:r>
      <w:r w:rsidR="00541553" w:rsidRPr="00285C67">
        <w:rPr>
          <w:rFonts w:ascii="Georgia" w:hAnsi="Georgia" w:cs="Times New Roman"/>
          <w:sz w:val="21"/>
          <w:szCs w:val="21"/>
        </w:rPr>
        <w:t xml:space="preserve">in meinem ersten Praktikum während der Fachoberschule. </w:t>
      </w:r>
      <w:r w:rsidR="000C1FA7" w:rsidRPr="00285C67">
        <w:rPr>
          <w:rFonts w:ascii="Georgia" w:hAnsi="Georgia" w:cs="Times New Roman"/>
          <w:sz w:val="21"/>
          <w:szCs w:val="21"/>
        </w:rPr>
        <w:t xml:space="preserve">Dort </w:t>
      </w:r>
      <w:r w:rsidR="00541553" w:rsidRPr="00285C67">
        <w:rPr>
          <w:rFonts w:ascii="Georgia" w:hAnsi="Georgia" w:cs="Times New Roman"/>
          <w:sz w:val="21"/>
          <w:szCs w:val="21"/>
        </w:rPr>
        <w:t xml:space="preserve">war </w:t>
      </w:r>
      <w:r w:rsidR="000C1FA7" w:rsidRPr="00285C67">
        <w:rPr>
          <w:rFonts w:ascii="Georgia" w:hAnsi="Georgia" w:cs="Times New Roman"/>
          <w:sz w:val="21"/>
          <w:szCs w:val="21"/>
        </w:rPr>
        <w:t xml:space="preserve">ich </w:t>
      </w:r>
      <w:r w:rsidR="00541553" w:rsidRPr="00285C67">
        <w:rPr>
          <w:rFonts w:ascii="Georgia" w:hAnsi="Georgia" w:cs="Times New Roman"/>
          <w:sz w:val="21"/>
          <w:szCs w:val="21"/>
        </w:rPr>
        <w:t xml:space="preserve">in </w:t>
      </w:r>
      <w:del w:id="0" w:author="David Döbele" w:date="2023-09-05T20:52:00Z">
        <w:r w:rsidR="00541553" w:rsidRPr="00285C67" w:rsidDel="00111FDA">
          <w:rPr>
            <w:rFonts w:ascii="Georgia" w:hAnsi="Georgia" w:cs="Times New Roman"/>
            <w:sz w:val="21"/>
            <w:szCs w:val="21"/>
          </w:rPr>
          <w:delText xml:space="preserve">dem </w:delText>
        </w:r>
      </w:del>
      <w:ins w:id="1" w:author="David Döbele" w:date="2023-09-05T20:52:00Z">
        <w:r w:rsidR="00111FDA">
          <w:rPr>
            <w:rFonts w:ascii="Georgia" w:hAnsi="Georgia" w:cs="Times New Roman"/>
            <w:sz w:val="21"/>
            <w:szCs w:val="21"/>
          </w:rPr>
          <w:t>einem</w:t>
        </w:r>
        <w:r w:rsidR="00111FDA" w:rsidRPr="00285C67">
          <w:rPr>
            <w:rFonts w:ascii="Georgia" w:hAnsi="Georgia" w:cs="Times New Roman"/>
            <w:sz w:val="21"/>
            <w:szCs w:val="21"/>
          </w:rPr>
          <w:t xml:space="preserve"> </w:t>
        </w:r>
      </w:ins>
      <w:r w:rsidR="00541553" w:rsidRPr="00285C67">
        <w:rPr>
          <w:rFonts w:ascii="Georgia" w:hAnsi="Georgia" w:cs="Times New Roman"/>
          <w:sz w:val="21"/>
          <w:szCs w:val="21"/>
        </w:rPr>
        <w:t xml:space="preserve">Projekt zur DIN </w:t>
      </w:r>
      <w:r w:rsidR="00250470" w:rsidRPr="00285C67">
        <w:rPr>
          <w:rFonts w:ascii="Georgia" w:hAnsi="Georgia" w:cs="Times New Roman"/>
          <w:sz w:val="21"/>
          <w:szCs w:val="21"/>
        </w:rPr>
        <w:t xml:space="preserve">EN </w:t>
      </w:r>
      <w:r w:rsidR="00541553" w:rsidRPr="00285C67">
        <w:rPr>
          <w:rFonts w:ascii="Georgia" w:hAnsi="Georgia" w:cs="Times New Roman"/>
          <w:sz w:val="21"/>
          <w:szCs w:val="21"/>
        </w:rPr>
        <w:t xml:space="preserve">ISO 9001 Zertifizierung im Qualitätsmanagement bei der HEIFO GmbH </w:t>
      </w:r>
      <w:r w:rsidR="000C1FA7" w:rsidRPr="00285C67">
        <w:rPr>
          <w:rFonts w:ascii="Georgia" w:hAnsi="Georgia" w:cs="Times New Roman"/>
          <w:sz w:val="21"/>
          <w:szCs w:val="21"/>
        </w:rPr>
        <w:t>tätig</w:t>
      </w:r>
      <w:r w:rsidR="00541553" w:rsidRPr="00285C67">
        <w:rPr>
          <w:rFonts w:ascii="Georgia" w:hAnsi="Georgia" w:cs="Times New Roman"/>
          <w:sz w:val="21"/>
          <w:szCs w:val="21"/>
        </w:rPr>
        <w:t xml:space="preserve">. In diesem über </w:t>
      </w:r>
      <w:r w:rsidR="000C1FA7" w:rsidRPr="00285C67">
        <w:rPr>
          <w:rFonts w:ascii="Georgia" w:hAnsi="Georgia" w:cs="Times New Roman"/>
          <w:sz w:val="21"/>
          <w:szCs w:val="21"/>
        </w:rPr>
        <w:t xml:space="preserve">mehrere </w:t>
      </w:r>
      <w:r w:rsidR="00541553" w:rsidRPr="00285C67">
        <w:rPr>
          <w:rFonts w:ascii="Georgia" w:hAnsi="Georgia" w:cs="Times New Roman"/>
          <w:sz w:val="21"/>
          <w:szCs w:val="21"/>
        </w:rPr>
        <w:t xml:space="preserve">Monate andauernden Prozess standen uns Berater zur Seite, die uns bei den erforderlichen </w:t>
      </w:r>
      <w:proofErr w:type="spellStart"/>
      <w:r w:rsidR="00541553" w:rsidRPr="00285C67">
        <w:rPr>
          <w:rFonts w:ascii="Georgia" w:hAnsi="Georgia" w:cs="Times New Roman"/>
          <w:sz w:val="21"/>
          <w:szCs w:val="21"/>
        </w:rPr>
        <w:t>To-Do’s</w:t>
      </w:r>
      <w:proofErr w:type="spellEnd"/>
      <w:r w:rsidR="00541553" w:rsidRPr="00285C67">
        <w:rPr>
          <w:rFonts w:ascii="Georgia" w:hAnsi="Georgia" w:cs="Times New Roman"/>
          <w:sz w:val="21"/>
          <w:szCs w:val="21"/>
        </w:rPr>
        <w:t xml:space="preserve"> unterstützt haben. Mich hat es </w:t>
      </w:r>
      <w:r w:rsidR="00623C16" w:rsidRPr="00285C67">
        <w:rPr>
          <w:rFonts w:ascii="Georgia" w:hAnsi="Georgia" w:cs="Times New Roman"/>
          <w:sz w:val="21"/>
          <w:szCs w:val="21"/>
        </w:rPr>
        <w:t xml:space="preserve">damals </w:t>
      </w:r>
      <w:r w:rsidR="005C1A09" w:rsidRPr="00285C67">
        <w:rPr>
          <w:rFonts w:ascii="Georgia" w:hAnsi="Georgia" w:cs="Times New Roman"/>
          <w:sz w:val="21"/>
          <w:szCs w:val="21"/>
        </w:rPr>
        <w:t xml:space="preserve">schon </w:t>
      </w:r>
      <w:r w:rsidR="00623C16" w:rsidRPr="00285C67">
        <w:rPr>
          <w:rFonts w:ascii="Georgia" w:hAnsi="Georgia" w:cs="Times New Roman"/>
          <w:sz w:val="21"/>
          <w:szCs w:val="21"/>
        </w:rPr>
        <w:t xml:space="preserve">enorm </w:t>
      </w:r>
      <w:r w:rsidR="00541553" w:rsidRPr="00285C67">
        <w:rPr>
          <w:rFonts w:ascii="Georgia" w:hAnsi="Georgia" w:cs="Times New Roman"/>
          <w:sz w:val="21"/>
          <w:szCs w:val="21"/>
        </w:rPr>
        <w:t>fasziniert</w:t>
      </w:r>
      <w:r w:rsidR="005C1A09" w:rsidRPr="00285C67">
        <w:rPr>
          <w:rFonts w:ascii="Georgia" w:hAnsi="Georgia" w:cs="Times New Roman"/>
          <w:sz w:val="21"/>
          <w:szCs w:val="21"/>
        </w:rPr>
        <w:t>,</w:t>
      </w:r>
      <w:r w:rsidR="00541553" w:rsidRPr="00285C67">
        <w:rPr>
          <w:rFonts w:ascii="Georgia" w:hAnsi="Georgia" w:cs="Times New Roman"/>
          <w:sz w:val="21"/>
          <w:szCs w:val="21"/>
        </w:rPr>
        <w:t xml:space="preserve"> wie detailliert </w:t>
      </w:r>
      <w:r w:rsidR="000631E5" w:rsidRPr="00285C67">
        <w:rPr>
          <w:rFonts w:ascii="Georgia" w:hAnsi="Georgia" w:cs="Times New Roman"/>
          <w:sz w:val="21"/>
          <w:szCs w:val="21"/>
        </w:rPr>
        <w:t>jene</w:t>
      </w:r>
      <w:r w:rsidR="00623C16" w:rsidRPr="00285C67">
        <w:rPr>
          <w:rFonts w:ascii="Georgia" w:hAnsi="Georgia" w:cs="Times New Roman"/>
          <w:sz w:val="21"/>
          <w:szCs w:val="21"/>
        </w:rPr>
        <w:t xml:space="preserve"> externen Partner in unserem Vorhaben eingeweiht waren und strategisch </w:t>
      </w:r>
      <w:r w:rsidR="005C1A09" w:rsidRPr="00285C67">
        <w:rPr>
          <w:rFonts w:ascii="Georgia" w:hAnsi="Georgia" w:cs="Times New Roman"/>
          <w:sz w:val="21"/>
          <w:szCs w:val="21"/>
        </w:rPr>
        <w:t>mitwirkten</w:t>
      </w:r>
      <w:r w:rsidR="00623C16" w:rsidRPr="00285C67">
        <w:rPr>
          <w:rFonts w:ascii="Georgia" w:hAnsi="Georgia" w:cs="Times New Roman"/>
          <w:sz w:val="21"/>
          <w:szCs w:val="21"/>
        </w:rPr>
        <w:t>.</w:t>
      </w:r>
      <w:r w:rsidR="00541553" w:rsidRPr="00285C67">
        <w:rPr>
          <w:rFonts w:ascii="Georgia" w:hAnsi="Georgia" w:cs="Times New Roman"/>
          <w:sz w:val="21"/>
          <w:szCs w:val="21"/>
        </w:rPr>
        <w:t xml:space="preserve"> </w:t>
      </w:r>
      <w:r w:rsidR="00623C16" w:rsidRPr="00285C67">
        <w:rPr>
          <w:rFonts w:ascii="Georgia" w:hAnsi="Georgia" w:cs="Times New Roman"/>
          <w:sz w:val="21"/>
          <w:szCs w:val="21"/>
        </w:rPr>
        <w:t>Mein</w:t>
      </w:r>
      <w:r w:rsidR="00FD079F" w:rsidRPr="00285C67">
        <w:rPr>
          <w:rFonts w:ascii="Georgia" w:hAnsi="Georgia" w:cs="Times New Roman"/>
          <w:sz w:val="21"/>
          <w:szCs w:val="21"/>
        </w:rPr>
        <w:t xml:space="preserve"> Entschluss </w:t>
      </w:r>
      <w:r w:rsidR="00623C16" w:rsidRPr="00285C67">
        <w:rPr>
          <w:rFonts w:ascii="Georgia" w:hAnsi="Georgia" w:cs="Times New Roman"/>
          <w:sz w:val="21"/>
          <w:szCs w:val="21"/>
        </w:rPr>
        <w:t>steht</w:t>
      </w:r>
      <w:r w:rsidR="00FD079F" w:rsidRPr="00285C67">
        <w:rPr>
          <w:rFonts w:ascii="Georgia" w:hAnsi="Georgia" w:cs="Times New Roman"/>
          <w:sz w:val="21"/>
          <w:szCs w:val="21"/>
        </w:rPr>
        <w:t xml:space="preserve"> fest</w:t>
      </w:r>
      <w:r w:rsidR="00623C16" w:rsidRPr="00285C67">
        <w:rPr>
          <w:rFonts w:ascii="Georgia" w:hAnsi="Georgia" w:cs="Times New Roman"/>
          <w:sz w:val="21"/>
          <w:szCs w:val="21"/>
        </w:rPr>
        <w:t xml:space="preserve">: Ich möchte </w:t>
      </w:r>
      <w:r w:rsidR="00FD079F" w:rsidRPr="00285C67">
        <w:rPr>
          <w:rFonts w:ascii="Georgia" w:hAnsi="Georgia" w:cs="Times New Roman"/>
          <w:sz w:val="21"/>
          <w:szCs w:val="21"/>
        </w:rPr>
        <w:t xml:space="preserve">unbedingt </w:t>
      </w:r>
      <w:r w:rsidR="00623C16" w:rsidRPr="00285C67">
        <w:rPr>
          <w:rFonts w:ascii="Georgia" w:hAnsi="Georgia" w:cs="Times New Roman"/>
          <w:sz w:val="21"/>
          <w:szCs w:val="21"/>
        </w:rPr>
        <w:t>die Praxis auf der anderen Seit</w:t>
      </w:r>
      <w:r w:rsidR="00FD079F" w:rsidRPr="00285C67">
        <w:rPr>
          <w:rFonts w:ascii="Georgia" w:hAnsi="Georgia" w:cs="Times New Roman"/>
          <w:sz w:val="21"/>
          <w:szCs w:val="21"/>
        </w:rPr>
        <w:t xml:space="preserve">e </w:t>
      </w:r>
      <w:del w:id="2" w:author="David Döbele" w:date="2023-09-05T20:52:00Z">
        <w:r w:rsidR="004C5BB2" w:rsidRPr="00285C67" w:rsidDel="00111FDA">
          <w:rPr>
            <w:rFonts w:ascii="Georgia" w:hAnsi="Georgia" w:cs="Times New Roman"/>
            <w:sz w:val="21"/>
            <w:szCs w:val="21"/>
          </w:rPr>
          <w:delText xml:space="preserve">– </w:delText>
        </w:r>
        <w:r w:rsidR="00FD079F" w:rsidRPr="00285C67" w:rsidDel="00111FDA">
          <w:rPr>
            <w:rFonts w:ascii="Georgia" w:hAnsi="Georgia" w:cs="Times New Roman"/>
            <w:sz w:val="21"/>
            <w:szCs w:val="21"/>
          </w:rPr>
          <w:delText>sowohl im Front</w:delText>
        </w:r>
        <w:r w:rsidR="00D76903" w:rsidRPr="00285C67" w:rsidDel="00111FDA">
          <w:rPr>
            <w:rFonts w:ascii="Georgia" w:hAnsi="Georgia" w:cs="Times New Roman"/>
            <w:sz w:val="21"/>
            <w:szCs w:val="21"/>
          </w:rPr>
          <w:delText>-</w:delText>
        </w:r>
        <w:r w:rsidR="00FD079F" w:rsidRPr="00285C67" w:rsidDel="00111FDA">
          <w:rPr>
            <w:rFonts w:ascii="Georgia" w:hAnsi="Georgia" w:cs="Times New Roman"/>
            <w:sz w:val="21"/>
            <w:szCs w:val="21"/>
          </w:rPr>
          <w:delText xml:space="preserve"> als auch im Backoffice – </w:delText>
        </w:r>
      </w:del>
      <w:r w:rsidR="00FD079F" w:rsidRPr="00285C67">
        <w:rPr>
          <w:rFonts w:ascii="Georgia" w:hAnsi="Georgia" w:cs="Times New Roman"/>
          <w:sz w:val="21"/>
          <w:szCs w:val="21"/>
        </w:rPr>
        <w:t xml:space="preserve">besser kennenlernen, weshalb ich mich nun für ein Praktikum </w:t>
      </w:r>
      <w:r w:rsidR="000C1FA7" w:rsidRPr="00285C67">
        <w:rPr>
          <w:rFonts w:ascii="Georgia" w:hAnsi="Georgia" w:cs="Times New Roman"/>
          <w:sz w:val="21"/>
          <w:szCs w:val="21"/>
        </w:rPr>
        <w:t>bei Ihnen bewerbe.</w:t>
      </w:r>
    </w:p>
    <w:p w14:paraId="656B7B34" w14:textId="77777777" w:rsidR="000C1FA7" w:rsidRPr="00285C67" w:rsidRDefault="000C1FA7" w:rsidP="00E65B09">
      <w:pPr>
        <w:spacing w:after="0"/>
        <w:jc w:val="both"/>
        <w:rPr>
          <w:rFonts w:ascii="Georgia" w:hAnsi="Georgia" w:cs="Times New Roman"/>
          <w:sz w:val="21"/>
          <w:szCs w:val="21"/>
        </w:rPr>
      </w:pPr>
    </w:p>
    <w:p w14:paraId="7BAE49DB" w14:textId="1DA1E187" w:rsidR="009A7A46" w:rsidRPr="00285C67" w:rsidRDefault="000C1FA7" w:rsidP="00111FDA">
      <w:pPr>
        <w:pStyle w:val="KeinLeerraum"/>
        <w:jc w:val="both"/>
        <w:rPr>
          <w:rFonts w:ascii="Georgia" w:hAnsi="Georgia"/>
          <w:sz w:val="21"/>
          <w:szCs w:val="21"/>
        </w:rPr>
        <w:pPrChange w:id="3" w:author="David Döbele" w:date="2023-09-05T20:51:00Z">
          <w:pPr>
            <w:pStyle w:val="KeinLeerraum"/>
          </w:pPr>
        </w:pPrChange>
      </w:pPr>
      <w:r w:rsidRPr="00285C67">
        <w:rPr>
          <w:rFonts w:ascii="Georgia" w:hAnsi="Georgia"/>
          <w:sz w:val="21"/>
          <w:szCs w:val="21"/>
        </w:rPr>
        <w:t>In meiner</w:t>
      </w:r>
      <w:r w:rsidR="005C1A09" w:rsidRPr="00285C67">
        <w:rPr>
          <w:rFonts w:ascii="Georgia" w:hAnsi="Georgia"/>
          <w:sz w:val="21"/>
          <w:szCs w:val="21"/>
        </w:rPr>
        <w:t xml:space="preserve"> Ausbildung zum Groß- und Außenhandelskaufmann</w:t>
      </w:r>
      <w:r w:rsidRPr="00285C67">
        <w:rPr>
          <w:rFonts w:ascii="Georgia" w:hAnsi="Georgia"/>
          <w:sz w:val="21"/>
          <w:szCs w:val="21"/>
        </w:rPr>
        <w:t xml:space="preserve"> habe ich zudem</w:t>
      </w:r>
      <w:r w:rsidR="005C1A09" w:rsidRPr="00285C67">
        <w:rPr>
          <w:rFonts w:ascii="Georgia" w:hAnsi="Georgia"/>
          <w:sz w:val="21"/>
          <w:szCs w:val="21"/>
        </w:rPr>
        <w:t xml:space="preserve"> ein besonderes Interesse für die Bereiche Vertrieb und Marketing entwickelt. Die </w:t>
      </w:r>
      <w:r w:rsidR="00D76903" w:rsidRPr="00285C67">
        <w:rPr>
          <w:rFonts w:ascii="Georgia" w:hAnsi="Georgia"/>
          <w:sz w:val="21"/>
          <w:szCs w:val="21"/>
        </w:rPr>
        <w:t>größte</w:t>
      </w:r>
      <w:r w:rsidR="005C1A09" w:rsidRPr="00285C67">
        <w:rPr>
          <w:rFonts w:ascii="Georgia" w:hAnsi="Georgia"/>
          <w:sz w:val="21"/>
          <w:szCs w:val="21"/>
        </w:rPr>
        <w:t xml:space="preserve"> Freude bereitet hat mir seitdem schon immer</w:t>
      </w:r>
      <w:ins w:id="4" w:author="David Döbele" w:date="2023-09-05T20:52:00Z">
        <w:r w:rsidR="00111FDA">
          <w:rPr>
            <w:rFonts w:ascii="Georgia" w:hAnsi="Georgia"/>
            <w:sz w:val="21"/>
            <w:szCs w:val="21"/>
          </w:rPr>
          <w:t>,</w:t>
        </w:r>
      </w:ins>
      <w:r w:rsidR="005C1A09" w:rsidRPr="00285C67">
        <w:rPr>
          <w:rFonts w:ascii="Georgia" w:hAnsi="Georgia"/>
          <w:sz w:val="21"/>
          <w:szCs w:val="21"/>
        </w:rPr>
        <w:t xml:space="preserve"> zusammen mit dem Kunden seinen Bedarf zu ermitteln und </w:t>
      </w:r>
      <w:del w:id="5" w:author="David Döbele" w:date="2023-09-05T20:52:00Z">
        <w:r w:rsidR="005C1A09" w:rsidRPr="00285C67" w:rsidDel="00111FDA">
          <w:rPr>
            <w:rFonts w:ascii="Georgia" w:hAnsi="Georgia"/>
            <w:sz w:val="21"/>
            <w:szCs w:val="21"/>
          </w:rPr>
          <w:delText xml:space="preserve">diesem </w:delText>
        </w:r>
      </w:del>
      <w:ins w:id="6" w:author="David Döbele" w:date="2023-09-05T20:52:00Z">
        <w:r w:rsidR="00111FDA" w:rsidRPr="00285C67">
          <w:rPr>
            <w:rFonts w:ascii="Georgia" w:hAnsi="Georgia"/>
            <w:sz w:val="21"/>
            <w:szCs w:val="21"/>
          </w:rPr>
          <w:t>diese</w:t>
        </w:r>
        <w:r w:rsidR="00111FDA">
          <w:rPr>
            <w:rFonts w:ascii="Georgia" w:hAnsi="Georgia"/>
            <w:sz w:val="21"/>
            <w:szCs w:val="21"/>
          </w:rPr>
          <w:t>n</w:t>
        </w:r>
        <w:r w:rsidR="00111FDA" w:rsidRPr="00285C67">
          <w:rPr>
            <w:rFonts w:ascii="Georgia" w:hAnsi="Georgia"/>
            <w:sz w:val="21"/>
            <w:szCs w:val="21"/>
          </w:rPr>
          <w:t xml:space="preserve"> </w:t>
        </w:r>
      </w:ins>
      <w:r w:rsidR="005C1A09" w:rsidRPr="00285C67">
        <w:rPr>
          <w:rFonts w:ascii="Georgia" w:hAnsi="Georgia"/>
          <w:sz w:val="21"/>
          <w:szCs w:val="21"/>
        </w:rPr>
        <w:t>auch im Aftersales weiter zu</w:t>
      </w:r>
      <w:r w:rsidR="00232083">
        <w:rPr>
          <w:rFonts w:ascii="Georgia" w:hAnsi="Georgia"/>
          <w:sz w:val="21"/>
          <w:szCs w:val="21"/>
        </w:rPr>
        <w:t xml:space="preserve"> begleiten</w:t>
      </w:r>
      <w:r w:rsidR="005C1A09" w:rsidRPr="00285C67">
        <w:rPr>
          <w:rFonts w:ascii="Georgia" w:hAnsi="Georgia"/>
          <w:sz w:val="21"/>
          <w:szCs w:val="21"/>
        </w:rPr>
        <w:t>.</w:t>
      </w:r>
      <w:r w:rsidR="00285C67">
        <w:rPr>
          <w:rFonts w:ascii="Georgia" w:hAnsi="Georgia"/>
          <w:sz w:val="21"/>
          <w:szCs w:val="21"/>
        </w:rPr>
        <w:t xml:space="preserve"> </w:t>
      </w:r>
      <w:r w:rsidR="009A7A46" w:rsidRPr="00285C67">
        <w:rPr>
          <w:rFonts w:ascii="Georgia" w:hAnsi="Georgia"/>
          <w:sz w:val="21"/>
          <w:szCs w:val="21"/>
        </w:rPr>
        <w:t xml:space="preserve">Durch ein in England anknüpfendes Praktikum </w:t>
      </w:r>
      <w:r w:rsidR="007F61BE" w:rsidRPr="00285C67">
        <w:rPr>
          <w:rFonts w:ascii="Georgia" w:hAnsi="Georgia"/>
          <w:sz w:val="21"/>
          <w:szCs w:val="21"/>
        </w:rPr>
        <w:t>im Business Development de</w:t>
      </w:r>
      <w:r w:rsidR="00232083">
        <w:rPr>
          <w:rFonts w:ascii="Georgia" w:hAnsi="Georgia"/>
          <w:sz w:val="21"/>
          <w:szCs w:val="21"/>
        </w:rPr>
        <w:t xml:space="preserve">r </w:t>
      </w:r>
      <w:r w:rsidR="009A7A46" w:rsidRPr="00285C67">
        <w:rPr>
          <w:rFonts w:ascii="Georgia" w:hAnsi="Georgia"/>
          <w:sz w:val="21"/>
          <w:szCs w:val="21"/>
        </w:rPr>
        <w:t>Rosen</w:t>
      </w:r>
      <w:r w:rsidR="00232083">
        <w:rPr>
          <w:rFonts w:ascii="Georgia" w:hAnsi="Georgia"/>
          <w:sz w:val="21"/>
          <w:szCs w:val="21"/>
        </w:rPr>
        <w:t xml:space="preserve"> Group</w:t>
      </w:r>
      <w:r w:rsidR="009A7A46" w:rsidRPr="00285C67">
        <w:rPr>
          <w:rFonts w:ascii="Georgia" w:hAnsi="Georgia"/>
          <w:sz w:val="21"/>
          <w:szCs w:val="21"/>
        </w:rPr>
        <w:t xml:space="preserve"> hatte sich mein Faible für meine Spezialisierungen nochmal gefestigt. Dort habe ich neben dem Erstellen einer</w:t>
      </w:r>
      <w:r w:rsidR="00232083">
        <w:rPr>
          <w:rFonts w:ascii="Georgia" w:hAnsi="Georgia"/>
          <w:sz w:val="21"/>
          <w:szCs w:val="21"/>
        </w:rPr>
        <w:t xml:space="preserve"> </w:t>
      </w:r>
      <w:r w:rsidR="009A7A46" w:rsidRPr="00285C67">
        <w:rPr>
          <w:rFonts w:ascii="Georgia" w:hAnsi="Georgia"/>
          <w:sz w:val="21"/>
          <w:szCs w:val="21"/>
        </w:rPr>
        <w:t>Konkurrenzanalyse auch an einem Businessplan eines potenziell neuen Absatzgebietes mitgewirkt.</w:t>
      </w:r>
      <w:r w:rsidR="000631E5" w:rsidRPr="00285C67">
        <w:rPr>
          <w:rFonts w:ascii="Georgia" w:hAnsi="Georgia"/>
          <w:sz w:val="21"/>
          <w:szCs w:val="21"/>
        </w:rPr>
        <w:t xml:space="preserve"> 2021 habe ich mich für</w:t>
      </w:r>
      <w:r w:rsidR="00285C67" w:rsidRPr="00285C67">
        <w:rPr>
          <w:rFonts w:ascii="Georgia" w:hAnsi="Georgia"/>
          <w:sz w:val="21"/>
          <w:szCs w:val="21"/>
        </w:rPr>
        <w:t xml:space="preserve"> </w:t>
      </w:r>
      <w:r w:rsidR="000631E5" w:rsidRPr="00285C67">
        <w:rPr>
          <w:rFonts w:ascii="Georgia" w:hAnsi="Georgia"/>
          <w:sz w:val="21"/>
          <w:szCs w:val="21"/>
        </w:rPr>
        <w:t xml:space="preserve">Peek &amp; Cloppenburg mit einem Konzept eines möglichen </w:t>
      </w:r>
      <w:r w:rsidR="007F61BE" w:rsidRPr="00285C67">
        <w:rPr>
          <w:rFonts w:ascii="Georgia" w:hAnsi="Georgia"/>
          <w:sz w:val="21"/>
          <w:szCs w:val="21"/>
        </w:rPr>
        <w:t>„</w:t>
      </w:r>
      <w:r w:rsidR="000631E5" w:rsidRPr="00285C67">
        <w:rPr>
          <w:rFonts w:ascii="Georgia" w:hAnsi="Georgia"/>
          <w:sz w:val="21"/>
          <w:szCs w:val="21"/>
        </w:rPr>
        <w:t>Onlineshop</w:t>
      </w:r>
      <w:r w:rsidR="00285C67" w:rsidRPr="00285C67">
        <w:rPr>
          <w:rFonts w:ascii="Georgia" w:hAnsi="Georgia"/>
          <w:sz w:val="21"/>
          <w:szCs w:val="21"/>
        </w:rPr>
        <w:t>s</w:t>
      </w:r>
      <w:r w:rsidR="000631E5" w:rsidRPr="00285C67">
        <w:rPr>
          <w:rFonts w:ascii="Georgia" w:hAnsi="Georgia"/>
          <w:sz w:val="21"/>
          <w:szCs w:val="21"/>
        </w:rPr>
        <w:t xml:space="preserve"> der Zukunft</w:t>
      </w:r>
      <w:r w:rsidR="007F61BE" w:rsidRPr="00285C67">
        <w:rPr>
          <w:rFonts w:ascii="Georgia" w:hAnsi="Georgia"/>
          <w:sz w:val="21"/>
          <w:szCs w:val="21"/>
        </w:rPr>
        <w:t>“</w:t>
      </w:r>
      <w:r w:rsidR="000631E5" w:rsidRPr="00285C67">
        <w:rPr>
          <w:rFonts w:ascii="Georgia" w:hAnsi="Georgia"/>
          <w:sz w:val="21"/>
          <w:szCs w:val="21"/>
        </w:rPr>
        <w:t xml:space="preserve"> beschäftigt.</w:t>
      </w:r>
      <w:r w:rsidR="00285C67" w:rsidRPr="00285C67">
        <w:rPr>
          <w:rFonts w:ascii="Georgia" w:hAnsi="Georgia"/>
          <w:sz w:val="21"/>
          <w:szCs w:val="21"/>
        </w:rPr>
        <w:t xml:space="preserve"> </w:t>
      </w:r>
      <w:r w:rsidR="000631E5" w:rsidRPr="00285C67">
        <w:rPr>
          <w:rFonts w:ascii="Georgia" w:hAnsi="Georgia"/>
          <w:sz w:val="21"/>
          <w:szCs w:val="21"/>
        </w:rPr>
        <w:t>Diese Kooperation erfolgte durch die Hochschule Niederrhein im Wahlmodul Handelsbetriebslehre.</w:t>
      </w:r>
      <w:r w:rsidR="00285C67" w:rsidRPr="00285C67">
        <w:rPr>
          <w:rFonts w:ascii="Georgia" w:hAnsi="Georgia"/>
          <w:sz w:val="21"/>
          <w:szCs w:val="21"/>
        </w:rPr>
        <w:t xml:space="preserve"> </w:t>
      </w:r>
      <w:r w:rsidR="000631E5" w:rsidRPr="00285C67">
        <w:rPr>
          <w:rFonts w:ascii="Georgia" w:hAnsi="Georgia"/>
          <w:sz w:val="21"/>
          <w:szCs w:val="21"/>
        </w:rPr>
        <w:t>Resultierend aus einer Wettbewerbsanalyse, den Möglichkeiten zur Kundenansprache</w:t>
      </w:r>
      <w:r w:rsidR="007F61BE" w:rsidRPr="00285C67">
        <w:rPr>
          <w:rFonts w:ascii="Georgia" w:hAnsi="Georgia"/>
          <w:sz w:val="21"/>
          <w:szCs w:val="21"/>
        </w:rPr>
        <w:t xml:space="preserve">, der </w:t>
      </w:r>
      <w:r w:rsidR="000631E5" w:rsidRPr="00285C67">
        <w:rPr>
          <w:rFonts w:ascii="Georgia" w:hAnsi="Georgia"/>
          <w:sz w:val="21"/>
          <w:szCs w:val="21"/>
        </w:rPr>
        <w:t>Produktdarstellung, sowie einer öffentlichen Umfrage - folgten innovative Ideen</w:t>
      </w:r>
      <w:ins w:id="7" w:author="David Döbele" w:date="2023-09-05T20:53:00Z">
        <w:r w:rsidR="00111FDA">
          <w:rPr>
            <w:rFonts w:ascii="Georgia" w:hAnsi="Georgia"/>
            <w:sz w:val="21"/>
            <w:szCs w:val="21"/>
          </w:rPr>
          <w:t>,</w:t>
        </w:r>
      </w:ins>
      <w:r w:rsidR="000631E5" w:rsidRPr="00285C67">
        <w:rPr>
          <w:rFonts w:ascii="Georgia" w:hAnsi="Georgia"/>
          <w:sz w:val="21"/>
          <w:szCs w:val="21"/>
        </w:rPr>
        <w:t xml:space="preserve"> ein neues und moderneres Websitelayout mit maximaler Usability zu entwerfen.</w:t>
      </w:r>
      <w:r w:rsidR="009A7A46" w:rsidRPr="00285C67">
        <w:rPr>
          <w:rFonts w:ascii="Georgia" w:hAnsi="Georgia"/>
          <w:sz w:val="21"/>
          <w:szCs w:val="21"/>
        </w:rPr>
        <w:t xml:space="preserve"> </w:t>
      </w:r>
      <w:del w:id="8" w:author="David Döbele" w:date="2023-09-05T20:51:00Z">
        <w:r w:rsidR="00232083" w:rsidDel="00111FDA">
          <w:rPr>
            <w:rFonts w:ascii="Georgia" w:hAnsi="Georgia"/>
            <w:sz w:val="21"/>
            <w:szCs w:val="21"/>
          </w:rPr>
          <w:delText xml:space="preserve">             </w:delText>
        </w:r>
      </w:del>
      <w:r w:rsidR="009A7A46" w:rsidRPr="00285C67">
        <w:rPr>
          <w:rFonts w:ascii="Georgia" w:hAnsi="Georgia"/>
          <w:sz w:val="21"/>
          <w:szCs w:val="21"/>
        </w:rPr>
        <w:t>Während meines kürzlich absolvierten Praktikums bei Vodafone im Channel Management</w:t>
      </w:r>
      <w:r w:rsidRPr="00285C67">
        <w:rPr>
          <w:rFonts w:ascii="Georgia" w:hAnsi="Georgia"/>
          <w:sz w:val="21"/>
          <w:szCs w:val="21"/>
        </w:rPr>
        <w:t xml:space="preserve"> </w:t>
      </w:r>
      <w:r w:rsidR="009A7A46" w:rsidRPr="00285C67">
        <w:rPr>
          <w:rFonts w:ascii="Georgia" w:hAnsi="Georgia"/>
          <w:sz w:val="21"/>
          <w:szCs w:val="21"/>
        </w:rPr>
        <w:t>konnte ich meine Vertriebskenntnisse zusätzlich mit wertvollen Einblicken ergänze</w:t>
      </w:r>
      <w:r w:rsidR="00285C67">
        <w:rPr>
          <w:rFonts w:ascii="Georgia" w:hAnsi="Georgia"/>
          <w:sz w:val="21"/>
          <w:szCs w:val="21"/>
        </w:rPr>
        <w:t>n</w:t>
      </w:r>
      <w:r w:rsidR="009A7A46" w:rsidRPr="00285C67">
        <w:rPr>
          <w:rFonts w:ascii="Georgia" w:hAnsi="Georgia"/>
          <w:sz w:val="21"/>
          <w:szCs w:val="21"/>
        </w:rPr>
        <w:t>.</w:t>
      </w:r>
      <w:r w:rsidR="00285C67">
        <w:rPr>
          <w:rFonts w:ascii="Georgia" w:hAnsi="Georgia"/>
          <w:sz w:val="21"/>
          <w:szCs w:val="21"/>
        </w:rPr>
        <w:t xml:space="preserve"> </w:t>
      </w:r>
      <w:r w:rsidR="009A7A46" w:rsidRPr="00285C67">
        <w:rPr>
          <w:rFonts w:ascii="Georgia" w:hAnsi="Georgia"/>
          <w:sz w:val="21"/>
          <w:szCs w:val="21"/>
        </w:rPr>
        <w:t xml:space="preserve">In dieser Abteilung liegt der Fokus im Management und der Sales Performance der externen </w:t>
      </w:r>
      <w:r w:rsidRPr="00285C67">
        <w:rPr>
          <w:rFonts w:ascii="Georgia" w:hAnsi="Georgia"/>
          <w:sz w:val="21"/>
          <w:szCs w:val="21"/>
        </w:rPr>
        <w:t>Direktv</w:t>
      </w:r>
      <w:r w:rsidR="009A7A46" w:rsidRPr="00285C67">
        <w:rPr>
          <w:rFonts w:ascii="Georgia" w:hAnsi="Georgia"/>
          <w:sz w:val="21"/>
          <w:szCs w:val="21"/>
        </w:rPr>
        <w:t>ertriebspartner.</w:t>
      </w:r>
      <w:r w:rsidR="00232083">
        <w:rPr>
          <w:rFonts w:ascii="Georgia" w:hAnsi="Georgia"/>
          <w:sz w:val="21"/>
          <w:szCs w:val="21"/>
        </w:rPr>
        <w:t xml:space="preserve"> </w:t>
      </w:r>
      <w:r w:rsidR="009A7A46" w:rsidRPr="00285C67">
        <w:rPr>
          <w:rFonts w:ascii="Georgia" w:hAnsi="Georgia"/>
          <w:sz w:val="21"/>
          <w:szCs w:val="21"/>
        </w:rPr>
        <w:t xml:space="preserve">Für diese erstellte ich Trainings und Schulungsunterlagen. Ferner war ich mit an der Produkt- </w:t>
      </w:r>
      <w:r w:rsidR="007F61BE" w:rsidRPr="00285C67">
        <w:rPr>
          <w:rFonts w:ascii="Georgia" w:hAnsi="Georgia"/>
          <w:sz w:val="21"/>
          <w:szCs w:val="21"/>
        </w:rPr>
        <w:t xml:space="preserve">und </w:t>
      </w:r>
      <w:r w:rsidR="009A7A46" w:rsidRPr="00285C67">
        <w:rPr>
          <w:rFonts w:ascii="Georgia" w:hAnsi="Georgia"/>
          <w:sz w:val="21"/>
          <w:szCs w:val="21"/>
        </w:rPr>
        <w:t>Vertriebskommunikation</w:t>
      </w:r>
      <w:r w:rsidR="007F61BE" w:rsidRPr="00285C67">
        <w:rPr>
          <w:rFonts w:ascii="Georgia" w:hAnsi="Georgia"/>
          <w:sz w:val="21"/>
          <w:szCs w:val="21"/>
        </w:rPr>
        <w:t xml:space="preserve">, </w:t>
      </w:r>
      <w:r w:rsidR="009A7A46" w:rsidRPr="00285C67">
        <w:rPr>
          <w:rFonts w:ascii="Georgia" w:hAnsi="Georgia"/>
          <w:sz w:val="21"/>
          <w:szCs w:val="21"/>
        </w:rPr>
        <w:t xml:space="preserve">sowie </w:t>
      </w:r>
      <w:r w:rsidR="007F61BE" w:rsidRPr="00285C67">
        <w:rPr>
          <w:rFonts w:ascii="Georgia" w:hAnsi="Georgia"/>
          <w:sz w:val="21"/>
          <w:szCs w:val="21"/>
        </w:rPr>
        <w:t xml:space="preserve">an </w:t>
      </w:r>
      <w:r w:rsidR="009A7A46" w:rsidRPr="00285C67">
        <w:rPr>
          <w:rFonts w:ascii="Georgia" w:hAnsi="Georgia"/>
          <w:sz w:val="21"/>
          <w:szCs w:val="21"/>
        </w:rPr>
        <w:t>der Konzeption und Umsetzung von Incentives beteilig</w:t>
      </w:r>
      <w:r w:rsidR="007F61BE" w:rsidRPr="00285C67">
        <w:rPr>
          <w:rFonts w:ascii="Georgia" w:hAnsi="Georgia"/>
          <w:sz w:val="21"/>
          <w:szCs w:val="21"/>
        </w:rPr>
        <w:t xml:space="preserve">t. </w:t>
      </w:r>
      <w:r w:rsidR="009A7A46" w:rsidRPr="00285C67">
        <w:rPr>
          <w:rFonts w:ascii="Georgia" w:hAnsi="Georgia"/>
          <w:sz w:val="21"/>
          <w:szCs w:val="21"/>
        </w:rPr>
        <w:t xml:space="preserve">Als eigenverantwortliches Projekt durfte ich einen Workshop zur Stärkung der internen Kommunikation gestalten und durchführen. Derweil vertiefe ich die Module Sales Management, International Management und Marketing innerhalb meines Studiums der Betriebswirtschaftslehre </w:t>
      </w:r>
      <w:r w:rsidR="00D76903" w:rsidRPr="00285C67">
        <w:rPr>
          <w:rFonts w:ascii="Georgia" w:hAnsi="Georgia"/>
          <w:sz w:val="21"/>
          <w:szCs w:val="21"/>
        </w:rPr>
        <w:t xml:space="preserve">(geplanter Abschluss 06/2024) </w:t>
      </w:r>
      <w:r w:rsidR="009A7A46" w:rsidRPr="00285C67">
        <w:rPr>
          <w:rFonts w:ascii="Georgia" w:hAnsi="Georgia"/>
          <w:sz w:val="21"/>
          <w:szCs w:val="21"/>
        </w:rPr>
        <w:t>an der Hochschule Niederrhein</w:t>
      </w:r>
      <w:r w:rsidR="00D76903" w:rsidRPr="00285C67">
        <w:rPr>
          <w:rFonts w:ascii="Georgia" w:hAnsi="Georgia"/>
          <w:sz w:val="21"/>
          <w:szCs w:val="21"/>
        </w:rPr>
        <w:t>.</w:t>
      </w:r>
    </w:p>
    <w:p w14:paraId="0D1927BC" w14:textId="366D7854" w:rsidR="00E65B09" w:rsidRPr="00285C67" w:rsidRDefault="00E65B09" w:rsidP="00E65B09">
      <w:pPr>
        <w:spacing w:after="0"/>
        <w:jc w:val="both"/>
        <w:rPr>
          <w:rFonts w:ascii="Georgia" w:hAnsi="Georgia" w:cs="Times New Roman"/>
          <w:sz w:val="21"/>
          <w:szCs w:val="21"/>
        </w:rPr>
      </w:pPr>
    </w:p>
    <w:p w14:paraId="75DF23C2" w14:textId="541AA519" w:rsidR="009A7A46" w:rsidRPr="00285C67" w:rsidRDefault="009A7A46" w:rsidP="009A7A46">
      <w:pPr>
        <w:spacing w:after="0"/>
        <w:jc w:val="both"/>
        <w:rPr>
          <w:rFonts w:ascii="Georgia" w:hAnsi="Georgia" w:cs="Times New Roman"/>
          <w:sz w:val="21"/>
          <w:szCs w:val="21"/>
        </w:rPr>
      </w:pPr>
      <w:r w:rsidRPr="00285C67">
        <w:rPr>
          <w:rFonts w:ascii="Georgia" w:hAnsi="Georgia" w:cs="Times New Roman"/>
          <w:sz w:val="21"/>
          <w:szCs w:val="21"/>
        </w:rPr>
        <w:t xml:space="preserve">Insbesondere ein Praktikum in Ihrem Kompetenzfeld des Consultings erachte ich als förderlich und bin mir sicher, dass ich mit meiner kundenorientierten Arbeitsweise eine Bereicherung für </w:t>
      </w:r>
      <w:del w:id="9" w:author="David Döbele" w:date="2023-09-05T20:54:00Z">
        <w:r w:rsidRPr="00285C67" w:rsidDel="00111FDA">
          <w:rPr>
            <w:rFonts w:ascii="Georgia" w:hAnsi="Georgia" w:cs="Times New Roman"/>
            <w:sz w:val="21"/>
            <w:szCs w:val="21"/>
          </w:rPr>
          <w:delText xml:space="preserve">das </w:delText>
        </w:r>
      </w:del>
      <w:ins w:id="10" w:author="David Döbele" w:date="2023-09-05T20:54:00Z">
        <w:r w:rsidR="00111FDA">
          <w:rPr>
            <w:rFonts w:ascii="Georgia" w:hAnsi="Georgia" w:cs="Times New Roman"/>
            <w:sz w:val="21"/>
            <w:szCs w:val="21"/>
          </w:rPr>
          <w:t>Ihr</w:t>
        </w:r>
        <w:r w:rsidR="00111FDA" w:rsidRPr="00285C67">
          <w:rPr>
            <w:rFonts w:ascii="Georgia" w:hAnsi="Georgia" w:cs="Times New Roman"/>
            <w:sz w:val="21"/>
            <w:szCs w:val="21"/>
          </w:rPr>
          <w:t xml:space="preserve"> </w:t>
        </w:r>
      </w:ins>
      <w:r w:rsidRPr="00285C67">
        <w:rPr>
          <w:rFonts w:ascii="Georgia" w:hAnsi="Georgia" w:cs="Times New Roman"/>
          <w:sz w:val="21"/>
          <w:szCs w:val="21"/>
        </w:rPr>
        <w:t xml:space="preserve">Unternehmen und zugehörige Stakeholder bin. Mit großem Eifer werde ich mein zukünftiges Team bei ihren </w:t>
      </w:r>
      <w:r w:rsidR="004C5BB2" w:rsidRPr="00285C67">
        <w:rPr>
          <w:rFonts w:ascii="Georgia" w:hAnsi="Georgia" w:cs="Times New Roman"/>
          <w:sz w:val="21"/>
          <w:szCs w:val="21"/>
        </w:rPr>
        <w:t>Routinearbeiten</w:t>
      </w:r>
      <w:r w:rsidRPr="00285C67">
        <w:rPr>
          <w:rFonts w:ascii="Georgia" w:hAnsi="Georgia" w:cs="Times New Roman"/>
          <w:sz w:val="21"/>
          <w:szCs w:val="21"/>
        </w:rPr>
        <w:t xml:space="preserve"> unterstützen und auch bei aktuellen Projekten aktiv mitwirken. Ich bin überzeugt, dass mein bisher erlerntes Know-how durch </w:t>
      </w:r>
      <w:r w:rsidR="004C5BB2" w:rsidRPr="00285C67">
        <w:rPr>
          <w:rFonts w:ascii="Georgia" w:hAnsi="Georgia" w:cs="Times New Roman"/>
          <w:sz w:val="21"/>
          <w:szCs w:val="21"/>
        </w:rPr>
        <w:t>e</w:t>
      </w:r>
      <w:r w:rsidRPr="00285C67">
        <w:rPr>
          <w:rFonts w:ascii="Georgia" w:hAnsi="Georgia" w:cs="Times New Roman"/>
          <w:sz w:val="21"/>
          <w:szCs w:val="21"/>
        </w:rPr>
        <w:t xml:space="preserve">in Praktikum bei </w:t>
      </w:r>
      <w:r w:rsidR="004C5BB2" w:rsidRPr="00285C67">
        <w:rPr>
          <w:rFonts w:ascii="Georgia" w:hAnsi="Georgia" w:cs="Times New Roman"/>
          <w:sz w:val="21"/>
          <w:szCs w:val="21"/>
        </w:rPr>
        <w:t>XYZ</w:t>
      </w:r>
      <w:r w:rsidRPr="00285C67">
        <w:rPr>
          <w:rFonts w:ascii="Georgia" w:hAnsi="Georgia" w:cs="Times New Roman"/>
          <w:sz w:val="21"/>
          <w:szCs w:val="21"/>
        </w:rPr>
        <w:t xml:space="preserve"> Consulting nur positiv untermauert wird.</w:t>
      </w:r>
    </w:p>
    <w:p w14:paraId="602EEE5A" w14:textId="77777777" w:rsidR="00D76903" w:rsidRPr="00285C67" w:rsidRDefault="00D76903" w:rsidP="009A7A46">
      <w:pPr>
        <w:spacing w:after="0"/>
        <w:jc w:val="both"/>
        <w:rPr>
          <w:rFonts w:ascii="Georgia" w:hAnsi="Georgia" w:cs="Times New Roman"/>
          <w:sz w:val="21"/>
          <w:szCs w:val="21"/>
        </w:rPr>
      </w:pPr>
    </w:p>
    <w:p w14:paraId="1E43D90C" w14:textId="73D4AA11" w:rsidR="00D76903" w:rsidRPr="00285C67" w:rsidRDefault="00D76903" w:rsidP="00D76903">
      <w:pPr>
        <w:spacing w:after="0"/>
        <w:jc w:val="both"/>
        <w:rPr>
          <w:rFonts w:ascii="Georgia" w:hAnsi="Georgia" w:cs="Times New Roman"/>
          <w:sz w:val="21"/>
          <w:szCs w:val="21"/>
        </w:rPr>
      </w:pPr>
      <w:r w:rsidRPr="00285C67">
        <w:rPr>
          <w:rFonts w:ascii="Georgia" w:hAnsi="Georgia" w:cs="Times New Roman"/>
          <w:sz w:val="21"/>
          <w:szCs w:val="21"/>
        </w:rPr>
        <w:t xml:space="preserve">Für ein Praktikum stehe ich ab dem 15. Februar 2024 für drei Monate zur Verfügung. Andere Zeiträume können wir ebenfalls gerne besprechen. Ich freue mich auf ein persönliches Gespräch und stehe bei Rückfragen unter meiner E-Mail oder Mobilnummer bereit. </w:t>
      </w:r>
    </w:p>
    <w:p w14:paraId="7247AE4A" w14:textId="77777777" w:rsidR="009A7A46" w:rsidRPr="00285C67" w:rsidRDefault="009A7A46" w:rsidP="00E65B09">
      <w:pPr>
        <w:spacing w:after="0"/>
        <w:jc w:val="both"/>
        <w:rPr>
          <w:rFonts w:ascii="Georgia" w:hAnsi="Georgia" w:cs="Times New Roman"/>
          <w:sz w:val="21"/>
          <w:szCs w:val="21"/>
        </w:rPr>
      </w:pPr>
    </w:p>
    <w:p w14:paraId="7B2F36CF" w14:textId="77777777" w:rsidR="009A7A46" w:rsidRPr="00285C67" w:rsidRDefault="009A7A46" w:rsidP="00E65B09">
      <w:pPr>
        <w:spacing w:after="0"/>
        <w:jc w:val="both"/>
        <w:rPr>
          <w:rFonts w:ascii="Georgia" w:hAnsi="Georgia" w:cs="Times New Roman"/>
          <w:sz w:val="21"/>
          <w:szCs w:val="21"/>
        </w:rPr>
      </w:pPr>
    </w:p>
    <w:p w14:paraId="11B49693" w14:textId="63C4B0FD" w:rsidR="00E65B09" w:rsidRPr="00285C67" w:rsidRDefault="00E65B09" w:rsidP="00E65B09">
      <w:pPr>
        <w:spacing w:after="0"/>
        <w:jc w:val="both"/>
        <w:rPr>
          <w:rFonts w:ascii="Georgia" w:hAnsi="Georgia" w:cs="Times New Roman"/>
          <w:sz w:val="21"/>
          <w:szCs w:val="21"/>
        </w:rPr>
      </w:pPr>
    </w:p>
    <w:p w14:paraId="4459D038" w14:textId="07A27375" w:rsidR="00E65B09" w:rsidRPr="00285C67" w:rsidRDefault="0099776A" w:rsidP="00E65B09">
      <w:pPr>
        <w:spacing w:after="0"/>
        <w:jc w:val="both"/>
        <w:rPr>
          <w:rFonts w:ascii="Georgia" w:hAnsi="Georgia" w:cs="Times New Roman"/>
          <w:sz w:val="21"/>
          <w:szCs w:val="21"/>
        </w:rPr>
      </w:pPr>
      <w:r w:rsidRPr="00285C67">
        <w:rPr>
          <w:rFonts w:ascii="Georgia" w:hAnsi="Georgia" w:cs="Times New Roman"/>
          <w:sz w:val="21"/>
          <w:szCs w:val="21"/>
        </w:rPr>
        <w:t>Mit freundlichen Grüßen</w:t>
      </w:r>
    </w:p>
    <w:p w14:paraId="08A2C9F3" w14:textId="2744C5A5" w:rsidR="00D76903" w:rsidRPr="00285C67" w:rsidRDefault="0099776A" w:rsidP="00E65B09">
      <w:pPr>
        <w:spacing w:after="0"/>
        <w:jc w:val="both"/>
        <w:rPr>
          <w:rFonts w:ascii="Georgia" w:hAnsi="Georgia" w:cs="Times New Roman"/>
          <w:sz w:val="21"/>
          <w:szCs w:val="21"/>
          <w:lang w:val="en-US"/>
        </w:rPr>
      </w:pPr>
      <w:proofErr w:type="spellStart"/>
      <w:r w:rsidRPr="00285C67">
        <w:rPr>
          <w:rFonts w:ascii="Georgia" w:hAnsi="Georgia" w:cs="Times New Roman"/>
          <w:sz w:val="21"/>
          <w:szCs w:val="21"/>
          <w:lang w:val="en-US"/>
        </w:rPr>
        <w:t>Unterschrift</w:t>
      </w:r>
      <w:proofErr w:type="spellEnd"/>
    </w:p>
    <w:sectPr w:rsidR="00D76903" w:rsidRPr="00285C67" w:rsidSect="007F61B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31E5"/>
    <w:rsid w:val="000710B0"/>
    <w:rsid w:val="00073C82"/>
    <w:rsid w:val="00081359"/>
    <w:rsid w:val="000A154E"/>
    <w:rsid w:val="000A5AB8"/>
    <w:rsid w:val="000A6678"/>
    <w:rsid w:val="000A7DEB"/>
    <w:rsid w:val="000C1FA7"/>
    <w:rsid w:val="000C55DE"/>
    <w:rsid w:val="000D7BD4"/>
    <w:rsid w:val="000F371C"/>
    <w:rsid w:val="00111FDA"/>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2083"/>
    <w:rsid w:val="0023683A"/>
    <w:rsid w:val="002467A0"/>
    <w:rsid w:val="00250470"/>
    <w:rsid w:val="002536DC"/>
    <w:rsid w:val="00255EC1"/>
    <w:rsid w:val="00257D2A"/>
    <w:rsid w:val="002627D2"/>
    <w:rsid w:val="00264191"/>
    <w:rsid w:val="0027047C"/>
    <w:rsid w:val="002708C2"/>
    <w:rsid w:val="00274324"/>
    <w:rsid w:val="00285C67"/>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C5BB2"/>
    <w:rsid w:val="00500EFA"/>
    <w:rsid w:val="00506322"/>
    <w:rsid w:val="00507BBD"/>
    <w:rsid w:val="005407D6"/>
    <w:rsid w:val="00541553"/>
    <w:rsid w:val="00542F06"/>
    <w:rsid w:val="00553EC8"/>
    <w:rsid w:val="00567509"/>
    <w:rsid w:val="005705F7"/>
    <w:rsid w:val="00570B1D"/>
    <w:rsid w:val="00574140"/>
    <w:rsid w:val="005762CF"/>
    <w:rsid w:val="005842A0"/>
    <w:rsid w:val="00590834"/>
    <w:rsid w:val="00590E7F"/>
    <w:rsid w:val="00593C9C"/>
    <w:rsid w:val="005B231F"/>
    <w:rsid w:val="005C1A09"/>
    <w:rsid w:val="005C55F7"/>
    <w:rsid w:val="005D7D49"/>
    <w:rsid w:val="005E00BC"/>
    <w:rsid w:val="005E63B8"/>
    <w:rsid w:val="005F350B"/>
    <w:rsid w:val="00603752"/>
    <w:rsid w:val="00623C16"/>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0A74"/>
    <w:rsid w:val="007E4326"/>
    <w:rsid w:val="007F0344"/>
    <w:rsid w:val="007F61BE"/>
    <w:rsid w:val="007F7EA0"/>
    <w:rsid w:val="008049F7"/>
    <w:rsid w:val="00807293"/>
    <w:rsid w:val="0083750F"/>
    <w:rsid w:val="008428CF"/>
    <w:rsid w:val="0085213A"/>
    <w:rsid w:val="008565FD"/>
    <w:rsid w:val="00857C6F"/>
    <w:rsid w:val="00863728"/>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A7A46"/>
    <w:rsid w:val="009D07DC"/>
    <w:rsid w:val="009D3BBF"/>
    <w:rsid w:val="009F46A7"/>
    <w:rsid w:val="00A064AE"/>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6903"/>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079F"/>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285C67"/>
    <w:pPr>
      <w:spacing w:after="0" w:line="240" w:lineRule="auto"/>
    </w:pPr>
  </w:style>
  <w:style w:type="paragraph" w:styleId="berarbeitung">
    <w:name w:val="Revision"/>
    <w:hidden/>
    <w:uiPriority w:val="99"/>
    <w:semiHidden/>
    <w:rsid w:val="00111F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501</Words>
  <Characters>3163</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10</cp:revision>
  <dcterms:created xsi:type="dcterms:W3CDTF">2020-09-27T10:32:00Z</dcterms:created>
  <dcterms:modified xsi:type="dcterms:W3CDTF">2023-09-05T18:54:00Z</dcterms:modified>
</cp:coreProperties>
</file>