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445" w14:textId="67608CE1" w:rsidR="00EE44B0" w:rsidRPr="003717F1" w:rsidRDefault="00CE1126" w:rsidP="00A156B9">
      <w:pPr>
        <w:jc w:val="right"/>
        <w:rPr>
          <w:rFonts w:ascii="Arial" w:hAnsi="Arial" w:cs="Arial"/>
          <w:sz w:val="21"/>
          <w:szCs w:val="21"/>
        </w:rPr>
      </w:pPr>
      <w:r w:rsidRPr="003717F1">
        <w:rPr>
          <w:rFonts w:ascii="Arial" w:hAnsi="Arial" w:cs="Arial"/>
          <w:sz w:val="21"/>
          <w:szCs w:val="21"/>
        </w:rPr>
        <w:t>Jakob Gläser</w:t>
      </w:r>
    </w:p>
    <w:p w14:paraId="30DCE4AD" w14:textId="78BDA0BD" w:rsidR="004A6740" w:rsidRPr="003717F1" w:rsidRDefault="00CE1126" w:rsidP="00A156B9">
      <w:pPr>
        <w:jc w:val="right"/>
        <w:rPr>
          <w:rFonts w:ascii="Arial" w:hAnsi="Arial" w:cs="Arial"/>
          <w:sz w:val="21"/>
          <w:szCs w:val="21"/>
        </w:rPr>
      </w:pPr>
      <w:r w:rsidRPr="003717F1">
        <w:rPr>
          <w:rFonts w:ascii="Arial" w:hAnsi="Arial" w:cs="Arial"/>
          <w:sz w:val="21"/>
          <w:szCs w:val="21"/>
        </w:rPr>
        <w:t>Rödelheimer Landstraße 168</w:t>
      </w:r>
    </w:p>
    <w:p w14:paraId="253D9332" w14:textId="5687976C" w:rsidR="001E6FC7" w:rsidRPr="003717F1" w:rsidRDefault="00CE1126" w:rsidP="00A156B9">
      <w:pPr>
        <w:jc w:val="right"/>
        <w:rPr>
          <w:rFonts w:ascii="Arial" w:hAnsi="Arial" w:cs="Arial"/>
          <w:sz w:val="21"/>
          <w:szCs w:val="21"/>
        </w:rPr>
      </w:pPr>
      <w:r w:rsidRPr="003717F1">
        <w:rPr>
          <w:rFonts w:ascii="Arial" w:hAnsi="Arial" w:cs="Arial"/>
          <w:sz w:val="21"/>
          <w:szCs w:val="21"/>
        </w:rPr>
        <w:t>60489 Frankfurt</w:t>
      </w:r>
    </w:p>
    <w:p w14:paraId="26454FCC" w14:textId="1F5F58F7" w:rsidR="00C20EE7" w:rsidRPr="003717F1" w:rsidRDefault="00CE1126" w:rsidP="00DF3E8D">
      <w:pPr>
        <w:jc w:val="right"/>
        <w:rPr>
          <w:rFonts w:ascii="Arial" w:hAnsi="Arial" w:cs="Arial"/>
          <w:sz w:val="21"/>
          <w:szCs w:val="21"/>
        </w:rPr>
      </w:pPr>
      <w:r w:rsidRPr="003717F1">
        <w:rPr>
          <w:rFonts w:ascii="Arial" w:hAnsi="Arial" w:cs="Arial"/>
          <w:sz w:val="21"/>
          <w:szCs w:val="21"/>
        </w:rPr>
        <w:t xml:space="preserve"> </w:t>
      </w:r>
      <w:r w:rsidR="00C20EE7" w:rsidRPr="003717F1">
        <w:rPr>
          <w:rFonts w:ascii="Arial" w:hAnsi="Arial" w:cs="Arial"/>
          <w:sz w:val="21"/>
          <w:szCs w:val="21"/>
        </w:rPr>
        <w:t>jakobglaeser2006@gmail.com</w:t>
      </w:r>
    </w:p>
    <w:p w14:paraId="267B6CC3" w14:textId="3F74EC19" w:rsidR="001E6FC7" w:rsidRPr="003717F1" w:rsidRDefault="00CE1126" w:rsidP="00BB2078">
      <w:pPr>
        <w:jc w:val="right"/>
        <w:rPr>
          <w:rFonts w:ascii="Arial" w:hAnsi="Arial" w:cs="Arial"/>
          <w:sz w:val="21"/>
          <w:szCs w:val="21"/>
          <w:lang w:val="en-GB"/>
        </w:rPr>
      </w:pPr>
      <w:r w:rsidRPr="003717F1">
        <w:rPr>
          <w:rFonts w:ascii="Arial" w:hAnsi="Arial" w:cs="Arial"/>
          <w:sz w:val="21"/>
          <w:szCs w:val="21"/>
        </w:rPr>
        <w:t xml:space="preserve"> </w:t>
      </w:r>
      <w:r w:rsidRPr="003717F1">
        <w:rPr>
          <w:rFonts w:ascii="Arial" w:hAnsi="Arial" w:cs="Arial"/>
          <w:sz w:val="21"/>
          <w:szCs w:val="21"/>
          <w:lang w:val="en-GB"/>
        </w:rPr>
        <w:t>+49 15566932749</w:t>
      </w:r>
    </w:p>
    <w:p w14:paraId="20A69D4D" w14:textId="723B5201" w:rsidR="007F63A0" w:rsidRPr="00EF1AC1" w:rsidRDefault="00AC146E">
      <w:pPr>
        <w:rPr>
          <w:rFonts w:ascii="Arial" w:hAnsi="Arial" w:cs="Arial"/>
          <w:sz w:val="21"/>
          <w:szCs w:val="21"/>
          <w:lang w:val="en-GB"/>
        </w:rPr>
      </w:pPr>
      <w:r>
        <w:rPr>
          <w:rFonts w:ascii="Arial" w:hAnsi="Arial" w:cs="Arial"/>
          <w:sz w:val="21"/>
          <w:szCs w:val="21"/>
          <w:lang w:val="en-GB"/>
        </w:rPr>
        <w:t>GREEN finance consulting</w:t>
      </w:r>
      <w:r w:rsidR="007F63A0" w:rsidRPr="00EF1AC1">
        <w:rPr>
          <w:rFonts w:ascii="Arial" w:hAnsi="Arial" w:cs="Arial"/>
          <w:sz w:val="21"/>
          <w:szCs w:val="21"/>
          <w:lang w:val="en-GB"/>
        </w:rPr>
        <w:t xml:space="preserve"> e.</w:t>
      </w:r>
      <w:r w:rsidR="003717F1" w:rsidRPr="00EF1AC1">
        <w:rPr>
          <w:rFonts w:ascii="Arial" w:hAnsi="Arial" w:cs="Arial"/>
          <w:sz w:val="21"/>
          <w:szCs w:val="21"/>
          <w:lang w:val="en-GB"/>
        </w:rPr>
        <w:t xml:space="preserve"> </w:t>
      </w:r>
      <w:r w:rsidR="007F63A0" w:rsidRPr="00EF1AC1">
        <w:rPr>
          <w:rFonts w:ascii="Arial" w:hAnsi="Arial" w:cs="Arial"/>
          <w:sz w:val="21"/>
          <w:szCs w:val="21"/>
          <w:lang w:val="en-GB"/>
        </w:rPr>
        <w:t>V.</w:t>
      </w:r>
    </w:p>
    <w:p w14:paraId="1A7FE23E" w14:textId="4122A1F1" w:rsidR="007F63A0" w:rsidRPr="00EF1AC1" w:rsidRDefault="007F63A0">
      <w:pPr>
        <w:rPr>
          <w:rFonts w:ascii="Arial" w:hAnsi="Arial" w:cs="Arial"/>
          <w:sz w:val="21"/>
          <w:szCs w:val="21"/>
        </w:rPr>
      </w:pPr>
      <w:r w:rsidRPr="00EF1AC1">
        <w:rPr>
          <w:rFonts w:ascii="Arial" w:hAnsi="Arial" w:cs="Arial"/>
          <w:sz w:val="21"/>
          <w:szCs w:val="21"/>
        </w:rPr>
        <w:t>Theodor-W.-Adorno-Platz 4</w:t>
      </w:r>
      <w:r w:rsidR="00E44C40">
        <w:rPr>
          <w:rFonts w:ascii="Arial" w:hAnsi="Arial" w:cs="Arial"/>
          <w:sz w:val="21"/>
          <w:szCs w:val="21"/>
        </w:rPr>
        <w:t xml:space="preserve"> (RuW)</w:t>
      </w:r>
    </w:p>
    <w:p w14:paraId="008F69E9" w14:textId="764BC9E5" w:rsidR="007F63A0" w:rsidRPr="003717F1" w:rsidRDefault="007F63A0" w:rsidP="007F63A0">
      <w:pPr>
        <w:rPr>
          <w:rFonts w:ascii="Arial" w:hAnsi="Arial" w:cs="Arial"/>
          <w:sz w:val="21"/>
          <w:szCs w:val="21"/>
        </w:rPr>
      </w:pPr>
      <w:r w:rsidRPr="00EF1AC1">
        <w:rPr>
          <w:rFonts w:ascii="Arial" w:hAnsi="Arial" w:cs="Arial"/>
          <w:sz w:val="21"/>
          <w:szCs w:val="21"/>
        </w:rPr>
        <w:t>6062</w:t>
      </w:r>
      <w:r w:rsidR="00C45F9B">
        <w:rPr>
          <w:rFonts w:ascii="Arial" w:hAnsi="Arial" w:cs="Arial"/>
          <w:sz w:val="21"/>
          <w:szCs w:val="21"/>
        </w:rPr>
        <w:t>9</w:t>
      </w:r>
      <w:r w:rsidRPr="00EF1AC1">
        <w:rPr>
          <w:rFonts w:ascii="Arial" w:hAnsi="Arial" w:cs="Arial"/>
          <w:sz w:val="21"/>
          <w:szCs w:val="21"/>
        </w:rPr>
        <w:t xml:space="preserve"> Frankfurt am Main</w:t>
      </w:r>
    </w:p>
    <w:p w14:paraId="209AA189" w14:textId="5971F6C9" w:rsidR="001E6FC7" w:rsidRPr="003717F1" w:rsidRDefault="00A77761" w:rsidP="008F7948">
      <w:pPr>
        <w:ind w:left="708" w:firstLine="708"/>
        <w:jc w:val="right"/>
        <w:rPr>
          <w:rFonts w:ascii="Arial" w:hAnsi="Arial" w:cs="Arial"/>
          <w:sz w:val="21"/>
          <w:szCs w:val="21"/>
        </w:rPr>
      </w:pPr>
      <w:r w:rsidRPr="00EF1AC1">
        <w:rPr>
          <w:rFonts w:ascii="Arial" w:hAnsi="Arial" w:cs="Arial"/>
          <w:sz w:val="21"/>
          <w:szCs w:val="21"/>
        </w:rPr>
        <w:t>Frankfurt am Main</w:t>
      </w:r>
      <w:r w:rsidR="00C4564A" w:rsidRPr="00EF1AC1">
        <w:rPr>
          <w:rFonts w:ascii="Arial" w:hAnsi="Arial" w:cs="Arial"/>
          <w:sz w:val="21"/>
          <w:szCs w:val="21"/>
        </w:rPr>
        <w:t>,</w:t>
      </w:r>
      <w:r w:rsidR="003F2482">
        <w:rPr>
          <w:rFonts w:ascii="Arial" w:hAnsi="Arial" w:cs="Arial"/>
          <w:sz w:val="21"/>
          <w:szCs w:val="21"/>
        </w:rPr>
        <w:t xml:space="preserve"> </w:t>
      </w:r>
      <w:r w:rsidR="00FF60C8">
        <w:rPr>
          <w:rFonts w:ascii="Arial" w:hAnsi="Arial" w:cs="Arial"/>
          <w:sz w:val="21"/>
          <w:szCs w:val="21"/>
        </w:rPr>
        <w:t>31</w:t>
      </w:r>
      <w:r w:rsidR="00EF1AC1">
        <w:rPr>
          <w:rFonts w:ascii="Arial" w:hAnsi="Arial" w:cs="Arial"/>
          <w:sz w:val="21"/>
          <w:szCs w:val="21"/>
        </w:rPr>
        <w:t>.10.2025</w:t>
      </w:r>
    </w:p>
    <w:p w14:paraId="6733C954" w14:textId="77777777" w:rsidR="001E6FC7" w:rsidRPr="003717F1" w:rsidRDefault="001E6FC7" w:rsidP="00BE31E4">
      <w:pPr>
        <w:rPr>
          <w:rFonts w:ascii="Arial" w:hAnsi="Arial" w:cs="Arial"/>
          <w:sz w:val="21"/>
          <w:szCs w:val="21"/>
        </w:rPr>
      </w:pPr>
    </w:p>
    <w:p w14:paraId="51A3B7DB" w14:textId="5ECFF00F" w:rsidR="004875CF" w:rsidRPr="00E6154E" w:rsidRDefault="004875CF" w:rsidP="004875CF">
      <w:pPr>
        <w:rPr>
          <w:rFonts w:ascii="Arial" w:hAnsi="Arial" w:cs="Arial"/>
          <w:b/>
          <w:bCs/>
          <w:sz w:val="21"/>
          <w:szCs w:val="21"/>
        </w:rPr>
      </w:pPr>
      <w:r w:rsidRPr="00157CD7">
        <w:rPr>
          <w:rFonts w:ascii="Arial" w:hAnsi="Arial" w:cs="Arial"/>
          <w:b/>
          <w:bCs/>
          <w:sz w:val="21"/>
          <w:szCs w:val="21"/>
        </w:rPr>
        <w:t>Bewerbung um eine Mitgliedschaft als studentischer Berater bei</w:t>
      </w:r>
      <w:r>
        <w:rPr>
          <w:rFonts w:ascii="Arial" w:hAnsi="Arial" w:cs="Arial"/>
          <w:b/>
          <w:bCs/>
          <w:sz w:val="21"/>
          <w:szCs w:val="21"/>
        </w:rPr>
        <w:t xml:space="preserve"> GREEN </w:t>
      </w:r>
      <w:proofErr w:type="spellStart"/>
      <w:r>
        <w:rPr>
          <w:rFonts w:ascii="Arial" w:hAnsi="Arial" w:cs="Arial"/>
          <w:b/>
          <w:bCs/>
          <w:sz w:val="21"/>
          <w:szCs w:val="21"/>
        </w:rPr>
        <w:t>finance</w:t>
      </w:r>
      <w:proofErr w:type="spellEnd"/>
      <w:r>
        <w:rPr>
          <w:rFonts w:ascii="Arial" w:hAnsi="Arial" w:cs="Arial"/>
          <w:b/>
          <w:bCs/>
          <w:sz w:val="21"/>
          <w:szCs w:val="21"/>
        </w:rPr>
        <w:t xml:space="preserve"> </w:t>
      </w:r>
      <w:proofErr w:type="spellStart"/>
      <w:r>
        <w:rPr>
          <w:rFonts w:ascii="Arial" w:hAnsi="Arial" w:cs="Arial"/>
          <w:b/>
          <w:bCs/>
          <w:sz w:val="21"/>
          <w:szCs w:val="21"/>
        </w:rPr>
        <w:t>consulting</w:t>
      </w:r>
      <w:proofErr w:type="spellEnd"/>
      <w:r>
        <w:rPr>
          <w:rFonts w:ascii="Arial" w:hAnsi="Arial" w:cs="Arial"/>
          <w:b/>
          <w:bCs/>
          <w:sz w:val="21"/>
          <w:szCs w:val="21"/>
        </w:rPr>
        <w:t xml:space="preserve"> e.V.</w:t>
      </w:r>
    </w:p>
    <w:p w14:paraId="10D1402D" w14:textId="77777777" w:rsidR="004875CF" w:rsidRPr="00E6154E" w:rsidRDefault="004875CF" w:rsidP="004875CF">
      <w:pPr>
        <w:rPr>
          <w:rFonts w:ascii="Arial" w:hAnsi="Arial" w:cs="Arial"/>
          <w:b/>
          <w:bCs/>
          <w:sz w:val="21"/>
          <w:szCs w:val="21"/>
        </w:rPr>
      </w:pPr>
    </w:p>
    <w:p w14:paraId="2465E50E" w14:textId="4697BC3D" w:rsidR="007F63A0" w:rsidRPr="003717F1" w:rsidRDefault="007F63A0" w:rsidP="00BE31E4">
      <w:pPr>
        <w:rPr>
          <w:rFonts w:ascii="Arial" w:hAnsi="Arial" w:cs="Arial"/>
          <w:b/>
          <w:bCs/>
          <w:sz w:val="21"/>
          <w:szCs w:val="21"/>
        </w:rPr>
      </w:pPr>
    </w:p>
    <w:p w14:paraId="340F8996" w14:textId="59CB8D44" w:rsidR="00BE31E4" w:rsidRPr="003717F1" w:rsidRDefault="00BE31E4" w:rsidP="00BE31E4">
      <w:pPr>
        <w:rPr>
          <w:rFonts w:ascii="Arial" w:hAnsi="Arial" w:cs="Arial"/>
          <w:sz w:val="21"/>
          <w:szCs w:val="21"/>
        </w:rPr>
      </w:pPr>
      <w:r w:rsidRPr="003717F1">
        <w:rPr>
          <w:rFonts w:ascii="Arial" w:hAnsi="Arial" w:cs="Arial"/>
          <w:sz w:val="21"/>
          <w:szCs w:val="21"/>
        </w:rPr>
        <w:t>Sehr geehrte</w:t>
      </w:r>
      <w:r w:rsidR="00B9081C" w:rsidRPr="003717F1">
        <w:rPr>
          <w:rFonts w:ascii="Arial" w:hAnsi="Arial" w:cs="Arial"/>
          <w:sz w:val="21"/>
          <w:szCs w:val="21"/>
        </w:rPr>
        <w:t xml:space="preserve"> Damen und Herren</w:t>
      </w:r>
      <w:r w:rsidRPr="003717F1">
        <w:rPr>
          <w:rFonts w:ascii="Arial" w:hAnsi="Arial" w:cs="Arial"/>
          <w:sz w:val="21"/>
          <w:szCs w:val="21"/>
        </w:rPr>
        <w:t>,</w:t>
      </w:r>
    </w:p>
    <w:p w14:paraId="347E39EA" w14:textId="77777777" w:rsidR="00B9081C" w:rsidRPr="003717F1" w:rsidRDefault="00B9081C" w:rsidP="00BE31E4">
      <w:pPr>
        <w:rPr>
          <w:rFonts w:ascii="Arial" w:hAnsi="Arial" w:cs="Arial"/>
          <w:sz w:val="21"/>
          <w:szCs w:val="21"/>
        </w:rPr>
      </w:pPr>
    </w:p>
    <w:p w14:paraId="4C14B850" w14:textId="0C61E785" w:rsidR="00B9081C" w:rsidRPr="003717F1" w:rsidRDefault="000678C1" w:rsidP="00BB2078">
      <w:pPr>
        <w:jc w:val="both"/>
        <w:rPr>
          <w:rFonts w:ascii="Arial" w:hAnsi="Arial" w:cs="Arial"/>
          <w:sz w:val="21"/>
          <w:szCs w:val="21"/>
        </w:rPr>
      </w:pPr>
      <w:r>
        <w:rPr>
          <w:rFonts w:ascii="Arial" w:hAnsi="Arial" w:cs="Arial"/>
          <w:sz w:val="21"/>
          <w:szCs w:val="21"/>
        </w:rPr>
        <w:t>b</w:t>
      </w:r>
      <w:r w:rsidRPr="000678C1">
        <w:rPr>
          <w:rFonts w:ascii="Arial" w:hAnsi="Arial" w:cs="Arial"/>
          <w:sz w:val="21"/>
          <w:szCs w:val="21"/>
        </w:rPr>
        <w:t xml:space="preserve">ereits in der Schulzeit faszinierte mich die Auseinandersetzung mit wirtschaftlichen Fragestellungen. Um diesen Themenbereich näher kennenzulernen, wechselte ich zur 11. Klasse auf ein Wirtschaftsgymnasium und studiere nun Wirtschaftswissenschaften an der Goethe-Universität </w:t>
      </w:r>
      <w:r w:rsidR="00B84DB8" w:rsidRPr="000678C1">
        <w:rPr>
          <w:rFonts w:ascii="Arial" w:hAnsi="Arial" w:cs="Arial"/>
          <w:sz w:val="21"/>
          <w:szCs w:val="21"/>
        </w:rPr>
        <w:t>Frankfurt.</w:t>
      </w:r>
      <w:r w:rsidR="006B014B">
        <w:rPr>
          <w:rFonts w:ascii="Arial" w:hAnsi="Arial" w:cs="Arial"/>
          <w:sz w:val="21"/>
          <w:szCs w:val="21"/>
        </w:rPr>
        <w:t xml:space="preserve"> </w:t>
      </w:r>
      <w:r w:rsidR="00BC38C6">
        <w:rPr>
          <w:rFonts w:ascii="Arial" w:hAnsi="Arial" w:cs="Arial"/>
          <w:sz w:val="21"/>
          <w:szCs w:val="21"/>
        </w:rPr>
        <w:t>M</w:t>
      </w:r>
      <w:r w:rsidR="009B7D71">
        <w:rPr>
          <w:rFonts w:ascii="Arial" w:hAnsi="Arial" w:cs="Arial"/>
          <w:sz w:val="21"/>
          <w:szCs w:val="21"/>
        </w:rPr>
        <w:t>it</w:t>
      </w:r>
      <w:r w:rsidR="005F4FF6">
        <w:rPr>
          <w:rFonts w:ascii="Arial" w:hAnsi="Arial" w:cs="Arial"/>
          <w:sz w:val="21"/>
          <w:szCs w:val="21"/>
        </w:rPr>
        <w:t xml:space="preserve"> einer Mitgliedschaft bei GREEN </w:t>
      </w:r>
      <w:proofErr w:type="spellStart"/>
      <w:r w:rsidR="005F4FF6">
        <w:rPr>
          <w:rFonts w:ascii="Arial" w:hAnsi="Arial" w:cs="Arial"/>
          <w:sz w:val="21"/>
          <w:szCs w:val="21"/>
        </w:rPr>
        <w:t>finance</w:t>
      </w:r>
      <w:proofErr w:type="spellEnd"/>
      <w:r w:rsidR="005F4FF6">
        <w:rPr>
          <w:rFonts w:ascii="Arial" w:hAnsi="Arial" w:cs="Arial"/>
          <w:sz w:val="21"/>
          <w:szCs w:val="21"/>
        </w:rPr>
        <w:t xml:space="preserve"> </w:t>
      </w:r>
      <w:proofErr w:type="spellStart"/>
      <w:r w:rsidR="005F4FF6">
        <w:rPr>
          <w:rFonts w:ascii="Arial" w:hAnsi="Arial" w:cs="Arial"/>
          <w:sz w:val="21"/>
          <w:szCs w:val="21"/>
        </w:rPr>
        <w:t>consulting</w:t>
      </w:r>
      <w:proofErr w:type="spellEnd"/>
      <w:r w:rsidR="005F4FF6">
        <w:rPr>
          <w:rFonts w:ascii="Arial" w:hAnsi="Arial" w:cs="Arial"/>
          <w:sz w:val="21"/>
          <w:szCs w:val="21"/>
        </w:rPr>
        <w:t xml:space="preserve"> assoziiere ich </w:t>
      </w:r>
      <w:r w:rsidR="001F1764">
        <w:rPr>
          <w:rFonts w:ascii="Arial" w:hAnsi="Arial" w:cs="Arial"/>
          <w:sz w:val="21"/>
          <w:szCs w:val="21"/>
        </w:rPr>
        <w:t>engagierte Projektarbeit</w:t>
      </w:r>
      <w:r w:rsidR="001E7CD2">
        <w:rPr>
          <w:rFonts w:ascii="Arial" w:hAnsi="Arial" w:cs="Arial"/>
          <w:sz w:val="21"/>
          <w:szCs w:val="21"/>
        </w:rPr>
        <w:t xml:space="preserve">, bei </w:t>
      </w:r>
      <w:r w:rsidR="00385B2B">
        <w:rPr>
          <w:rFonts w:ascii="Arial" w:hAnsi="Arial" w:cs="Arial"/>
          <w:sz w:val="21"/>
          <w:szCs w:val="21"/>
        </w:rPr>
        <w:t>der</w:t>
      </w:r>
      <w:r w:rsidR="001E7CD2">
        <w:rPr>
          <w:rFonts w:ascii="Arial" w:hAnsi="Arial" w:cs="Arial"/>
          <w:sz w:val="21"/>
          <w:szCs w:val="21"/>
        </w:rPr>
        <w:t xml:space="preserve"> ich </w:t>
      </w:r>
      <w:r w:rsidR="005E3391">
        <w:rPr>
          <w:rFonts w:ascii="Arial" w:hAnsi="Arial" w:cs="Arial"/>
          <w:sz w:val="21"/>
          <w:szCs w:val="21"/>
        </w:rPr>
        <w:t xml:space="preserve">mein theoretisches wirtschaftliches Wissen sowohl anwenden als auch </w:t>
      </w:r>
      <w:r w:rsidR="001560A3">
        <w:rPr>
          <w:rFonts w:ascii="Arial" w:hAnsi="Arial" w:cs="Arial"/>
          <w:sz w:val="21"/>
          <w:szCs w:val="21"/>
        </w:rPr>
        <w:t>erweitern</w:t>
      </w:r>
      <w:r w:rsidR="008E7AFD">
        <w:rPr>
          <w:rFonts w:ascii="Arial" w:hAnsi="Arial" w:cs="Arial"/>
          <w:sz w:val="21"/>
          <w:szCs w:val="21"/>
        </w:rPr>
        <w:t xml:space="preserve"> kann</w:t>
      </w:r>
      <w:r w:rsidR="00834497">
        <w:rPr>
          <w:rFonts w:ascii="Arial" w:hAnsi="Arial" w:cs="Arial"/>
          <w:sz w:val="21"/>
          <w:szCs w:val="21"/>
        </w:rPr>
        <w:t>.</w:t>
      </w:r>
      <w:r w:rsidR="00DA1BE1">
        <w:rPr>
          <w:rFonts w:ascii="Arial" w:hAnsi="Arial" w:cs="Arial"/>
          <w:sz w:val="21"/>
          <w:szCs w:val="21"/>
        </w:rPr>
        <w:t xml:space="preserve"> </w:t>
      </w:r>
      <w:r w:rsidR="00834497">
        <w:rPr>
          <w:rFonts w:ascii="Arial" w:hAnsi="Arial" w:cs="Arial"/>
          <w:sz w:val="21"/>
          <w:szCs w:val="21"/>
        </w:rPr>
        <w:t>Außerdem sagt mir das</w:t>
      </w:r>
      <w:r w:rsidR="001F1764">
        <w:rPr>
          <w:rFonts w:ascii="Arial" w:hAnsi="Arial" w:cs="Arial"/>
          <w:sz w:val="21"/>
          <w:szCs w:val="21"/>
        </w:rPr>
        <w:t xml:space="preserve"> </w:t>
      </w:r>
      <w:r w:rsidR="00F07430">
        <w:rPr>
          <w:rFonts w:ascii="Arial" w:hAnsi="Arial" w:cs="Arial"/>
          <w:sz w:val="21"/>
          <w:szCs w:val="21"/>
        </w:rPr>
        <w:t>vielfältige</w:t>
      </w:r>
      <w:r w:rsidR="001F1764">
        <w:rPr>
          <w:rFonts w:ascii="Arial" w:hAnsi="Arial" w:cs="Arial"/>
          <w:sz w:val="21"/>
          <w:szCs w:val="21"/>
        </w:rPr>
        <w:t xml:space="preserve"> Vereins</w:t>
      </w:r>
      <w:r w:rsidR="00CA014D">
        <w:rPr>
          <w:rFonts w:ascii="Arial" w:hAnsi="Arial" w:cs="Arial"/>
          <w:sz w:val="21"/>
          <w:szCs w:val="21"/>
        </w:rPr>
        <w:t>leben</w:t>
      </w:r>
      <w:r w:rsidR="008E7AFD">
        <w:rPr>
          <w:rFonts w:ascii="Arial" w:hAnsi="Arial" w:cs="Arial"/>
          <w:sz w:val="21"/>
          <w:szCs w:val="21"/>
        </w:rPr>
        <w:t xml:space="preserve">, welches mich </w:t>
      </w:r>
      <w:r w:rsidR="00A02E6A">
        <w:rPr>
          <w:rFonts w:ascii="Arial" w:hAnsi="Arial" w:cs="Arial"/>
          <w:sz w:val="21"/>
          <w:szCs w:val="21"/>
        </w:rPr>
        <w:t xml:space="preserve">aufgrund des </w:t>
      </w:r>
      <w:r w:rsidR="00686F0C">
        <w:rPr>
          <w:rFonts w:ascii="Arial" w:hAnsi="Arial" w:cs="Arial"/>
          <w:sz w:val="21"/>
          <w:szCs w:val="21"/>
        </w:rPr>
        <w:t>breit</w:t>
      </w:r>
      <w:r w:rsidR="00A02E6A">
        <w:rPr>
          <w:rFonts w:ascii="Arial" w:hAnsi="Arial" w:cs="Arial"/>
          <w:sz w:val="21"/>
          <w:szCs w:val="21"/>
        </w:rPr>
        <w:t>en Angebots</w:t>
      </w:r>
      <w:r w:rsidR="005D2C3D">
        <w:rPr>
          <w:rFonts w:ascii="Arial" w:hAnsi="Arial" w:cs="Arial"/>
          <w:sz w:val="21"/>
          <w:szCs w:val="21"/>
        </w:rPr>
        <w:t xml:space="preserve"> sehr reizt</w:t>
      </w:r>
      <w:r w:rsidR="00C504CC">
        <w:rPr>
          <w:rFonts w:ascii="Arial" w:hAnsi="Arial" w:cs="Arial"/>
          <w:sz w:val="21"/>
          <w:szCs w:val="21"/>
        </w:rPr>
        <w:t>, zu</w:t>
      </w:r>
      <w:r w:rsidR="00CA014D">
        <w:rPr>
          <w:rFonts w:ascii="Arial" w:hAnsi="Arial" w:cs="Arial"/>
          <w:sz w:val="21"/>
          <w:szCs w:val="21"/>
        </w:rPr>
        <w:t>.</w:t>
      </w:r>
      <w:r w:rsidR="00D45816">
        <w:rPr>
          <w:rFonts w:ascii="Arial" w:hAnsi="Arial" w:cs="Arial"/>
          <w:sz w:val="21"/>
          <w:szCs w:val="21"/>
        </w:rPr>
        <w:t xml:space="preserve"> </w:t>
      </w:r>
      <w:r w:rsidR="005D2C3D">
        <w:rPr>
          <w:rFonts w:ascii="Arial" w:hAnsi="Arial" w:cs="Arial"/>
          <w:sz w:val="21"/>
          <w:szCs w:val="21"/>
        </w:rPr>
        <w:t xml:space="preserve">Meine Hauptmotivation jedoch ist, mit GREEN </w:t>
      </w:r>
      <w:proofErr w:type="spellStart"/>
      <w:r w:rsidR="005D2C3D">
        <w:rPr>
          <w:rFonts w:ascii="Arial" w:hAnsi="Arial" w:cs="Arial"/>
          <w:sz w:val="21"/>
          <w:szCs w:val="21"/>
        </w:rPr>
        <w:t>finance</w:t>
      </w:r>
      <w:proofErr w:type="spellEnd"/>
      <w:r w:rsidR="005D2C3D">
        <w:rPr>
          <w:rFonts w:ascii="Arial" w:hAnsi="Arial" w:cs="Arial"/>
          <w:sz w:val="21"/>
          <w:szCs w:val="21"/>
        </w:rPr>
        <w:t xml:space="preserve"> </w:t>
      </w:r>
      <w:proofErr w:type="spellStart"/>
      <w:r w:rsidR="005D2C3D">
        <w:rPr>
          <w:rFonts w:ascii="Arial" w:hAnsi="Arial" w:cs="Arial"/>
          <w:sz w:val="21"/>
          <w:szCs w:val="21"/>
        </w:rPr>
        <w:t>consulting</w:t>
      </w:r>
      <w:proofErr w:type="spellEnd"/>
      <w:r w:rsidR="00D9767E">
        <w:rPr>
          <w:rFonts w:ascii="Arial" w:hAnsi="Arial" w:cs="Arial"/>
          <w:sz w:val="21"/>
          <w:szCs w:val="21"/>
        </w:rPr>
        <w:t xml:space="preserve"> meine ersten Schritte in Richtung meines langfristigen Ziels, der Unternehmensberatung, zu gehen.</w:t>
      </w:r>
    </w:p>
    <w:p w14:paraId="51EFBB1D" w14:textId="77777777" w:rsidR="00B9081C" w:rsidRPr="003717F1" w:rsidRDefault="00B9081C" w:rsidP="00BB2078">
      <w:pPr>
        <w:jc w:val="both"/>
        <w:rPr>
          <w:rFonts w:ascii="Arial" w:hAnsi="Arial" w:cs="Arial"/>
          <w:sz w:val="21"/>
          <w:szCs w:val="21"/>
        </w:rPr>
      </w:pPr>
    </w:p>
    <w:p w14:paraId="74EA3082" w14:textId="032BC0AA" w:rsidR="00B9081C" w:rsidRPr="003717F1" w:rsidRDefault="00B9081C" w:rsidP="00BB2078">
      <w:pPr>
        <w:jc w:val="both"/>
        <w:rPr>
          <w:rFonts w:ascii="Arial" w:hAnsi="Arial" w:cs="Arial"/>
          <w:sz w:val="21"/>
          <w:szCs w:val="21"/>
        </w:rPr>
      </w:pPr>
      <w:r w:rsidRPr="003717F1">
        <w:rPr>
          <w:rFonts w:ascii="Arial" w:hAnsi="Arial" w:cs="Arial"/>
          <w:sz w:val="21"/>
          <w:szCs w:val="21"/>
        </w:rPr>
        <w:t xml:space="preserve">Ich bringe ausgeprägte analytische und organisatorische Stärken sowie Führungserfahrung mit, </w:t>
      </w:r>
      <w:r w:rsidR="00CF12FC">
        <w:rPr>
          <w:rFonts w:ascii="Arial" w:hAnsi="Arial" w:cs="Arial"/>
          <w:sz w:val="21"/>
          <w:szCs w:val="21"/>
        </w:rPr>
        <w:t>die sich</w:t>
      </w:r>
      <w:r w:rsidRPr="003717F1">
        <w:rPr>
          <w:rFonts w:ascii="Arial" w:hAnsi="Arial" w:cs="Arial"/>
          <w:sz w:val="21"/>
          <w:szCs w:val="21"/>
        </w:rPr>
        <w:t xml:space="preserve"> in meinen Noten widerspiegeln und von denen </w:t>
      </w:r>
      <w:r w:rsidR="00EC2B74">
        <w:rPr>
          <w:rFonts w:ascii="Arial" w:hAnsi="Arial" w:cs="Arial"/>
          <w:sz w:val="21"/>
          <w:szCs w:val="21"/>
        </w:rPr>
        <w:t xml:space="preserve">GREEN </w:t>
      </w:r>
      <w:proofErr w:type="spellStart"/>
      <w:r w:rsidR="00EC2B74">
        <w:rPr>
          <w:rFonts w:ascii="Arial" w:hAnsi="Arial" w:cs="Arial"/>
          <w:sz w:val="21"/>
          <w:szCs w:val="21"/>
        </w:rPr>
        <w:t>finance</w:t>
      </w:r>
      <w:proofErr w:type="spellEnd"/>
      <w:r w:rsidR="00EC2B74">
        <w:rPr>
          <w:rFonts w:ascii="Arial" w:hAnsi="Arial" w:cs="Arial"/>
          <w:sz w:val="21"/>
          <w:szCs w:val="21"/>
        </w:rPr>
        <w:t xml:space="preserve"> </w:t>
      </w:r>
      <w:proofErr w:type="spellStart"/>
      <w:r w:rsidR="00EC2B74">
        <w:rPr>
          <w:rFonts w:ascii="Arial" w:hAnsi="Arial" w:cs="Arial"/>
          <w:sz w:val="21"/>
          <w:szCs w:val="21"/>
        </w:rPr>
        <w:t>consult</w:t>
      </w:r>
      <w:r w:rsidR="00416A15">
        <w:rPr>
          <w:rFonts w:ascii="Arial" w:hAnsi="Arial" w:cs="Arial"/>
          <w:sz w:val="21"/>
          <w:szCs w:val="21"/>
        </w:rPr>
        <w:t>ing</w:t>
      </w:r>
      <w:proofErr w:type="spellEnd"/>
      <w:r w:rsidRPr="003717F1">
        <w:rPr>
          <w:rFonts w:ascii="Arial" w:hAnsi="Arial" w:cs="Arial"/>
          <w:sz w:val="21"/>
          <w:szCs w:val="21"/>
        </w:rPr>
        <w:t xml:space="preserve"> direkt profitieren kann. Als Schichtleiter bei Subway habe ich Verantwortung für Qualitätsstandards und die Koordination von Teams übernommen, was meine Kommunikations- und Führungsfähigkeiten stärkte. In einem Praktikum im Prozessmanagement entwickelte ich ein internes Service-Tool zur Optimierung von Bestellprozessen und unterstützte Inventurprozesse, was meinen Blick für Effizienz und datenbasierte Lösungen geschärft hat. Zudem habe ich finanzielle Verantwortung bei der Organisation der Abiturkasse übernommen und als Nachhilfegeber in VBWL / Mathematik komplexe Sachverhalte verständlich vermittelt. Technisch arbeite ich sicher mit MS Office und verfüge über Kenntnisse in Python, HTML und SQL. Dies sind Fähigkeiten, die ich gern in Analysen und Modellierungen für eure Projekte einbringe.  </w:t>
      </w:r>
    </w:p>
    <w:p w14:paraId="5753D76C" w14:textId="77777777" w:rsidR="00B9081C" w:rsidRPr="003717F1" w:rsidRDefault="00B9081C" w:rsidP="00BB2078">
      <w:pPr>
        <w:jc w:val="both"/>
        <w:rPr>
          <w:rFonts w:ascii="Arial" w:hAnsi="Arial" w:cs="Arial"/>
          <w:sz w:val="21"/>
          <w:szCs w:val="21"/>
        </w:rPr>
      </w:pPr>
    </w:p>
    <w:p w14:paraId="467C2F2A" w14:textId="7CF7B5FA" w:rsidR="00B9081C" w:rsidRPr="003717F1" w:rsidRDefault="00EC2B74" w:rsidP="00BB2078">
      <w:pPr>
        <w:jc w:val="both"/>
        <w:rPr>
          <w:rFonts w:ascii="Arial" w:hAnsi="Arial" w:cs="Arial"/>
          <w:sz w:val="21"/>
          <w:szCs w:val="21"/>
        </w:rPr>
      </w:pPr>
      <w:r>
        <w:rPr>
          <w:rFonts w:ascii="Arial" w:hAnsi="Arial" w:cs="Arial"/>
          <w:sz w:val="21"/>
          <w:szCs w:val="21"/>
        </w:rPr>
        <w:t>Ich</w:t>
      </w:r>
      <w:r w:rsidR="003D180D">
        <w:rPr>
          <w:rFonts w:ascii="Arial" w:hAnsi="Arial" w:cs="Arial"/>
          <w:sz w:val="21"/>
          <w:szCs w:val="21"/>
        </w:rPr>
        <w:t xml:space="preserve"> sehe viele Überschneidungen zwischen meinen Vorstellungen und Qualifikationen und den Werten von GREEN</w:t>
      </w:r>
      <w:r w:rsidR="00586591">
        <w:rPr>
          <w:rFonts w:ascii="Arial" w:hAnsi="Arial" w:cs="Arial"/>
          <w:sz w:val="21"/>
          <w:szCs w:val="21"/>
        </w:rPr>
        <w:t xml:space="preserve"> </w:t>
      </w:r>
      <w:proofErr w:type="spellStart"/>
      <w:r w:rsidR="00586591">
        <w:rPr>
          <w:rFonts w:ascii="Arial" w:hAnsi="Arial" w:cs="Arial"/>
          <w:sz w:val="21"/>
          <w:szCs w:val="21"/>
        </w:rPr>
        <w:t>finance</w:t>
      </w:r>
      <w:proofErr w:type="spellEnd"/>
      <w:r w:rsidR="00586591">
        <w:rPr>
          <w:rFonts w:ascii="Arial" w:hAnsi="Arial" w:cs="Arial"/>
          <w:sz w:val="21"/>
          <w:szCs w:val="21"/>
        </w:rPr>
        <w:t xml:space="preserve"> </w:t>
      </w:r>
      <w:proofErr w:type="spellStart"/>
      <w:r w:rsidR="00586591">
        <w:rPr>
          <w:rFonts w:ascii="Arial" w:hAnsi="Arial" w:cs="Arial"/>
          <w:sz w:val="21"/>
          <w:szCs w:val="21"/>
        </w:rPr>
        <w:t>consulting</w:t>
      </w:r>
      <w:proofErr w:type="spellEnd"/>
      <w:r w:rsidR="00AA29E4">
        <w:rPr>
          <w:rFonts w:ascii="Arial" w:hAnsi="Arial" w:cs="Arial"/>
          <w:sz w:val="21"/>
          <w:szCs w:val="21"/>
        </w:rPr>
        <w:t>.</w:t>
      </w:r>
      <w:r w:rsidR="00057555">
        <w:rPr>
          <w:rFonts w:ascii="Arial" w:hAnsi="Arial" w:cs="Arial"/>
          <w:sz w:val="21"/>
          <w:szCs w:val="21"/>
        </w:rPr>
        <w:t xml:space="preserve"> </w:t>
      </w:r>
      <w:r w:rsidR="008C54DE">
        <w:rPr>
          <w:rFonts w:ascii="Arial" w:hAnsi="Arial" w:cs="Arial"/>
          <w:sz w:val="21"/>
          <w:szCs w:val="21"/>
        </w:rPr>
        <w:t xml:space="preserve">Ich bin überzeugt davon, dass GREEN </w:t>
      </w:r>
      <w:proofErr w:type="spellStart"/>
      <w:r w:rsidR="008C54DE">
        <w:rPr>
          <w:rFonts w:ascii="Arial" w:hAnsi="Arial" w:cs="Arial"/>
          <w:sz w:val="21"/>
          <w:szCs w:val="21"/>
        </w:rPr>
        <w:t>finance</w:t>
      </w:r>
      <w:proofErr w:type="spellEnd"/>
      <w:r w:rsidR="008C54DE">
        <w:rPr>
          <w:rFonts w:ascii="Arial" w:hAnsi="Arial" w:cs="Arial"/>
          <w:sz w:val="21"/>
          <w:szCs w:val="21"/>
        </w:rPr>
        <w:t xml:space="preserve"> </w:t>
      </w:r>
      <w:proofErr w:type="spellStart"/>
      <w:r w:rsidR="008C54DE">
        <w:rPr>
          <w:rFonts w:ascii="Arial" w:hAnsi="Arial" w:cs="Arial"/>
          <w:sz w:val="21"/>
          <w:szCs w:val="21"/>
        </w:rPr>
        <w:t>consulting</w:t>
      </w:r>
      <w:proofErr w:type="spellEnd"/>
      <w:r w:rsidR="00B41914">
        <w:rPr>
          <w:rFonts w:ascii="Arial" w:hAnsi="Arial" w:cs="Arial"/>
          <w:sz w:val="21"/>
          <w:szCs w:val="21"/>
        </w:rPr>
        <w:t>, genau die richtige Initiative für mich</w:t>
      </w:r>
      <w:r w:rsidR="00E34324">
        <w:rPr>
          <w:rFonts w:ascii="Arial" w:hAnsi="Arial" w:cs="Arial"/>
          <w:sz w:val="21"/>
          <w:szCs w:val="21"/>
        </w:rPr>
        <w:t xml:space="preserve"> ist</w:t>
      </w:r>
      <w:r w:rsidR="00B41914">
        <w:rPr>
          <w:rFonts w:ascii="Arial" w:hAnsi="Arial" w:cs="Arial"/>
          <w:sz w:val="21"/>
          <w:szCs w:val="21"/>
        </w:rPr>
        <w:t xml:space="preserve">, da </w:t>
      </w:r>
      <w:r w:rsidR="006F1DF4">
        <w:rPr>
          <w:rFonts w:ascii="Arial" w:hAnsi="Arial" w:cs="Arial"/>
          <w:sz w:val="21"/>
          <w:szCs w:val="21"/>
        </w:rPr>
        <w:t>GREEN-</w:t>
      </w:r>
      <w:r w:rsidR="00B41914">
        <w:rPr>
          <w:rFonts w:ascii="Arial" w:hAnsi="Arial" w:cs="Arial"/>
          <w:sz w:val="21"/>
          <w:szCs w:val="21"/>
        </w:rPr>
        <w:t>Berater</w:t>
      </w:r>
      <w:r w:rsidR="00B564DC">
        <w:rPr>
          <w:rFonts w:ascii="Arial" w:hAnsi="Arial" w:cs="Arial"/>
          <w:sz w:val="21"/>
          <w:szCs w:val="21"/>
        </w:rPr>
        <w:t xml:space="preserve"> auf Projekten innovative und strategisch komplexe</w:t>
      </w:r>
      <w:r w:rsidR="00E34324">
        <w:rPr>
          <w:rFonts w:ascii="Arial" w:hAnsi="Arial" w:cs="Arial"/>
          <w:sz w:val="21"/>
          <w:szCs w:val="21"/>
        </w:rPr>
        <w:t xml:space="preserve"> Lösungen entwickelt</w:t>
      </w:r>
      <w:r w:rsidR="00AC58F0">
        <w:rPr>
          <w:rFonts w:ascii="Arial" w:hAnsi="Arial" w:cs="Arial"/>
          <w:sz w:val="21"/>
          <w:szCs w:val="21"/>
        </w:rPr>
        <w:t xml:space="preserve"> und dabei durch ein hohes analytisches </w:t>
      </w:r>
      <w:del w:id="0" w:author="David Döbele" w:date="2025-10-30T22:14:00Z" w16du:dateUtc="2025-10-30T21:14:00Z">
        <w:r w:rsidR="00AC58F0" w:rsidDel="00783A1C">
          <w:rPr>
            <w:rFonts w:ascii="Arial" w:hAnsi="Arial" w:cs="Arial"/>
            <w:sz w:val="21"/>
            <w:szCs w:val="21"/>
          </w:rPr>
          <w:delText>Verständis</w:delText>
        </w:r>
      </w:del>
      <w:ins w:id="1" w:author="David Döbele" w:date="2025-10-30T22:14:00Z" w16du:dateUtc="2025-10-30T21:14:00Z">
        <w:r w:rsidR="00783A1C">
          <w:rPr>
            <w:rFonts w:ascii="Arial" w:hAnsi="Arial" w:cs="Arial"/>
            <w:sz w:val="21"/>
            <w:szCs w:val="21"/>
          </w:rPr>
          <w:t>Verständnis</w:t>
        </w:r>
      </w:ins>
      <w:r w:rsidR="00AC58F0">
        <w:rPr>
          <w:rFonts w:ascii="Arial" w:hAnsi="Arial" w:cs="Arial"/>
          <w:sz w:val="21"/>
          <w:szCs w:val="21"/>
        </w:rPr>
        <w:t xml:space="preserve"> überzeugen. Dies sind </w:t>
      </w:r>
      <w:r w:rsidR="00771066">
        <w:rPr>
          <w:rFonts w:ascii="Arial" w:hAnsi="Arial" w:cs="Arial"/>
          <w:sz w:val="21"/>
          <w:szCs w:val="21"/>
        </w:rPr>
        <w:t>Qualifikationen,</w:t>
      </w:r>
      <w:r w:rsidR="00AC58F0">
        <w:rPr>
          <w:rFonts w:ascii="Arial" w:hAnsi="Arial" w:cs="Arial"/>
          <w:sz w:val="21"/>
          <w:szCs w:val="21"/>
        </w:rPr>
        <w:t xml:space="preserve"> </w:t>
      </w:r>
      <w:r w:rsidR="00BA7DA7">
        <w:rPr>
          <w:rFonts w:ascii="Arial" w:hAnsi="Arial" w:cs="Arial"/>
          <w:sz w:val="21"/>
          <w:szCs w:val="21"/>
        </w:rPr>
        <w:t>die</w:t>
      </w:r>
      <w:r w:rsidR="00AC58F0">
        <w:rPr>
          <w:rFonts w:ascii="Arial" w:hAnsi="Arial" w:cs="Arial"/>
          <w:sz w:val="21"/>
          <w:szCs w:val="21"/>
        </w:rPr>
        <w:t xml:space="preserve"> ich </w:t>
      </w:r>
      <w:r w:rsidR="00883304">
        <w:rPr>
          <w:rFonts w:ascii="Arial" w:hAnsi="Arial" w:cs="Arial"/>
          <w:sz w:val="21"/>
          <w:szCs w:val="21"/>
        </w:rPr>
        <w:t xml:space="preserve">ebenfalls mitbringe und auch bereit bin, bei Ihnen praxisnah auszubauen. </w:t>
      </w:r>
      <w:r w:rsidR="00A2273D">
        <w:rPr>
          <w:rFonts w:ascii="Arial" w:hAnsi="Arial" w:cs="Arial"/>
          <w:sz w:val="21"/>
          <w:szCs w:val="21"/>
        </w:rPr>
        <w:t>Besonders beeindruckt hat mich aber das starke Netzwer</w:t>
      </w:r>
      <w:r w:rsidR="00CC5149">
        <w:rPr>
          <w:rFonts w:ascii="Arial" w:hAnsi="Arial" w:cs="Arial"/>
          <w:sz w:val="21"/>
          <w:szCs w:val="21"/>
        </w:rPr>
        <w:t xml:space="preserve">k aus Professoren, Praxispartnern und Alumni, von </w:t>
      </w:r>
      <w:r w:rsidR="008A5B63">
        <w:rPr>
          <w:rFonts w:ascii="Arial" w:hAnsi="Arial" w:cs="Arial"/>
          <w:sz w:val="21"/>
          <w:szCs w:val="21"/>
        </w:rPr>
        <w:t>dem</w:t>
      </w:r>
      <w:r w:rsidR="00CC5149">
        <w:rPr>
          <w:rFonts w:ascii="Arial" w:hAnsi="Arial" w:cs="Arial"/>
          <w:sz w:val="21"/>
          <w:szCs w:val="21"/>
        </w:rPr>
        <w:t xml:space="preserve"> </w:t>
      </w:r>
      <w:r w:rsidR="008A5B63">
        <w:rPr>
          <w:rFonts w:ascii="Arial" w:hAnsi="Arial" w:cs="Arial"/>
          <w:sz w:val="21"/>
          <w:szCs w:val="21"/>
        </w:rPr>
        <w:t>i</w:t>
      </w:r>
      <w:r w:rsidR="00CC5149">
        <w:rPr>
          <w:rFonts w:ascii="Arial" w:hAnsi="Arial" w:cs="Arial"/>
          <w:sz w:val="21"/>
          <w:szCs w:val="21"/>
        </w:rPr>
        <w:t xml:space="preserve">ch durch eine Mitgliedschaft ebenfalls sehr profitieren könnte. </w:t>
      </w:r>
      <w:r w:rsidR="0016669B">
        <w:rPr>
          <w:rFonts w:ascii="Arial" w:hAnsi="Arial" w:cs="Arial"/>
          <w:sz w:val="21"/>
          <w:szCs w:val="21"/>
        </w:rPr>
        <w:t>Zudem lege ich großen Wert auf soziales Engagement</w:t>
      </w:r>
      <w:r w:rsidR="00CF40EC">
        <w:rPr>
          <w:rFonts w:ascii="Arial" w:hAnsi="Arial" w:cs="Arial"/>
          <w:sz w:val="21"/>
          <w:szCs w:val="21"/>
        </w:rPr>
        <w:t xml:space="preserve">, </w:t>
      </w:r>
      <w:r w:rsidR="00C426D0">
        <w:rPr>
          <w:rFonts w:ascii="Arial" w:hAnsi="Arial" w:cs="Arial"/>
          <w:sz w:val="21"/>
          <w:szCs w:val="21"/>
        </w:rPr>
        <w:t>das</w:t>
      </w:r>
      <w:r w:rsidR="00CF40EC">
        <w:rPr>
          <w:rFonts w:ascii="Arial" w:hAnsi="Arial" w:cs="Arial"/>
          <w:sz w:val="21"/>
          <w:szCs w:val="21"/>
        </w:rPr>
        <w:t xml:space="preserve"> ich durch meine</w:t>
      </w:r>
      <w:r w:rsidR="00753EEB">
        <w:rPr>
          <w:rFonts w:ascii="Arial" w:hAnsi="Arial" w:cs="Arial"/>
          <w:sz w:val="21"/>
          <w:szCs w:val="21"/>
        </w:rPr>
        <w:t xml:space="preserve"> langjährige Tätigkeit als Messdiener</w:t>
      </w:r>
      <w:r w:rsidR="008D2700">
        <w:rPr>
          <w:rFonts w:ascii="Arial" w:hAnsi="Arial" w:cs="Arial"/>
          <w:sz w:val="21"/>
          <w:szCs w:val="21"/>
        </w:rPr>
        <w:t xml:space="preserve"> verwirklicht habe und nun durch eine Mitgliedschaft bei </w:t>
      </w:r>
      <w:r w:rsidR="00CC38F6">
        <w:rPr>
          <w:rFonts w:ascii="Arial" w:hAnsi="Arial" w:cs="Arial"/>
          <w:sz w:val="21"/>
          <w:szCs w:val="21"/>
        </w:rPr>
        <w:t xml:space="preserve">ROCK YOUR LIFE! Frankfurt am Main e. V. </w:t>
      </w:r>
      <w:r w:rsidR="00645FD5">
        <w:rPr>
          <w:rFonts w:ascii="Arial" w:hAnsi="Arial" w:cs="Arial"/>
          <w:sz w:val="21"/>
          <w:szCs w:val="21"/>
        </w:rPr>
        <w:t>weiterführe. Genau diese</w:t>
      </w:r>
      <w:r w:rsidR="008D2700">
        <w:rPr>
          <w:rFonts w:ascii="Arial" w:hAnsi="Arial" w:cs="Arial"/>
          <w:sz w:val="21"/>
          <w:szCs w:val="21"/>
        </w:rPr>
        <w:t xml:space="preserve"> </w:t>
      </w:r>
      <w:r w:rsidR="00645FD5">
        <w:rPr>
          <w:rFonts w:ascii="Arial" w:hAnsi="Arial" w:cs="Arial"/>
          <w:sz w:val="21"/>
          <w:szCs w:val="21"/>
        </w:rPr>
        <w:t xml:space="preserve">werteorientierte Perspektive möchte </w:t>
      </w:r>
      <w:r w:rsidR="00B435DB">
        <w:rPr>
          <w:rFonts w:ascii="Arial" w:hAnsi="Arial" w:cs="Arial"/>
          <w:sz w:val="21"/>
          <w:szCs w:val="21"/>
        </w:rPr>
        <w:t xml:space="preserve">ich bei GREEN </w:t>
      </w:r>
      <w:proofErr w:type="spellStart"/>
      <w:r w:rsidR="00B435DB">
        <w:rPr>
          <w:rFonts w:ascii="Arial" w:hAnsi="Arial" w:cs="Arial"/>
          <w:sz w:val="21"/>
          <w:szCs w:val="21"/>
        </w:rPr>
        <w:t>finance</w:t>
      </w:r>
      <w:proofErr w:type="spellEnd"/>
      <w:r w:rsidR="00B435DB">
        <w:rPr>
          <w:rFonts w:ascii="Arial" w:hAnsi="Arial" w:cs="Arial"/>
          <w:sz w:val="21"/>
          <w:szCs w:val="21"/>
        </w:rPr>
        <w:t xml:space="preserve"> </w:t>
      </w:r>
      <w:proofErr w:type="spellStart"/>
      <w:r w:rsidR="00B435DB">
        <w:rPr>
          <w:rFonts w:ascii="Arial" w:hAnsi="Arial" w:cs="Arial"/>
          <w:sz w:val="21"/>
          <w:szCs w:val="21"/>
        </w:rPr>
        <w:t>consulting</w:t>
      </w:r>
      <w:proofErr w:type="spellEnd"/>
      <w:r w:rsidR="00B435DB">
        <w:rPr>
          <w:rFonts w:ascii="Arial" w:hAnsi="Arial" w:cs="Arial"/>
          <w:sz w:val="21"/>
          <w:szCs w:val="21"/>
        </w:rPr>
        <w:t xml:space="preserve"> in die Projektarbeit einbri</w:t>
      </w:r>
      <w:r w:rsidR="00E71380">
        <w:rPr>
          <w:rFonts w:ascii="Arial" w:hAnsi="Arial" w:cs="Arial"/>
          <w:sz w:val="21"/>
          <w:szCs w:val="21"/>
        </w:rPr>
        <w:t>ngen.</w:t>
      </w:r>
      <w:r w:rsidR="00306DD4">
        <w:rPr>
          <w:rFonts w:ascii="Arial" w:hAnsi="Arial" w:cs="Arial"/>
          <w:sz w:val="21"/>
          <w:szCs w:val="21"/>
        </w:rPr>
        <w:t xml:space="preserve"> </w:t>
      </w:r>
      <w:r w:rsidR="00105607" w:rsidRPr="00105607">
        <w:rPr>
          <w:rFonts w:ascii="Arial" w:hAnsi="Arial" w:cs="Arial"/>
          <w:sz w:val="21"/>
          <w:szCs w:val="21"/>
        </w:rPr>
        <w:t xml:space="preserve">Zuletzt freue ich mich auch darauf, bei </w:t>
      </w:r>
      <w:r w:rsidR="009A4989">
        <w:rPr>
          <w:rFonts w:ascii="Arial" w:hAnsi="Arial" w:cs="Arial"/>
          <w:sz w:val="21"/>
          <w:szCs w:val="21"/>
        </w:rPr>
        <w:t xml:space="preserve">GREEN </w:t>
      </w:r>
      <w:proofErr w:type="spellStart"/>
      <w:r w:rsidR="009A4989">
        <w:rPr>
          <w:rFonts w:ascii="Arial" w:hAnsi="Arial" w:cs="Arial"/>
          <w:sz w:val="21"/>
          <w:szCs w:val="21"/>
        </w:rPr>
        <w:t>finance</w:t>
      </w:r>
      <w:proofErr w:type="spellEnd"/>
      <w:r w:rsidR="009A4989">
        <w:rPr>
          <w:rFonts w:ascii="Arial" w:hAnsi="Arial" w:cs="Arial"/>
          <w:sz w:val="21"/>
          <w:szCs w:val="21"/>
        </w:rPr>
        <w:t xml:space="preserve"> </w:t>
      </w:r>
      <w:proofErr w:type="spellStart"/>
      <w:r w:rsidR="009A4989">
        <w:rPr>
          <w:rFonts w:ascii="Arial" w:hAnsi="Arial" w:cs="Arial"/>
          <w:sz w:val="21"/>
          <w:szCs w:val="21"/>
        </w:rPr>
        <w:t>consulting</w:t>
      </w:r>
      <w:proofErr w:type="spellEnd"/>
      <w:r w:rsidR="00105607" w:rsidRPr="00105607">
        <w:rPr>
          <w:rFonts w:ascii="Arial" w:hAnsi="Arial" w:cs="Arial"/>
          <w:sz w:val="21"/>
          <w:szCs w:val="21"/>
        </w:rPr>
        <w:t xml:space="preserve"> viele sympathische und ambitionierte Studierende kennenzulernen, mit denen man auf Projekten</w:t>
      </w:r>
      <w:r w:rsidR="00105607">
        <w:rPr>
          <w:rFonts w:ascii="Arial" w:hAnsi="Arial" w:cs="Arial"/>
          <w:sz w:val="21"/>
          <w:szCs w:val="21"/>
        </w:rPr>
        <w:t xml:space="preserve"> </w:t>
      </w:r>
      <w:r w:rsidR="00105607" w:rsidRPr="00105607">
        <w:rPr>
          <w:rFonts w:ascii="Arial" w:hAnsi="Arial" w:cs="Arial"/>
          <w:sz w:val="21"/>
          <w:szCs w:val="21"/>
        </w:rPr>
        <w:t xml:space="preserve">und vielleicht auch bei privaten Veranstaltungen eine </w:t>
      </w:r>
      <w:proofErr w:type="gramStart"/>
      <w:r w:rsidR="00105607" w:rsidRPr="00105607">
        <w:rPr>
          <w:rFonts w:ascii="Arial" w:hAnsi="Arial" w:cs="Arial"/>
          <w:sz w:val="21"/>
          <w:szCs w:val="21"/>
        </w:rPr>
        <w:t>tolle</w:t>
      </w:r>
      <w:proofErr w:type="gramEnd"/>
      <w:r w:rsidR="00105607" w:rsidRPr="00105607">
        <w:rPr>
          <w:rFonts w:ascii="Arial" w:hAnsi="Arial" w:cs="Arial"/>
          <w:sz w:val="21"/>
          <w:szCs w:val="21"/>
        </w:rPr>
        <w:t xml:space="preserve"> gemeinsame Zeit haben kann.</w:t>
      </w:r>
    </w:p>
    <w:p w14:paraId="252A2B70" w14:textId="77777777" w:rsidR="00B9081C" w:rsidRPr="003717F1" w:rsidRDefault="00B9081C" w:rsidP="00BB2078">
      <w:pPr>
        <w:jc w:val="both"/>
        <w:rPr>
          <w:rFonts w:ascii="Arial" w:hAnsi="Arial" w:cs="Arial"/>
          <w:sz w:val="21"/>
          <w:szCs w:val="21"/>
        </w:rPr>
      </w:pPr>
    </w:p>
    <w:p w14:paraId="3291DAE9" w14:textId="6BD2B6D4" w:rsidR="00B9081C" w:rsidRPr="003717F1" w:rsidRDefault="007712B3" w:rsidP="00BB2078">
      <w:pPr>
        <w:jc w:val="both"/>
        <w:rPr>
          <w:rFonts w:ascii="Arial" w:hAnsi="Arial" w:cs="Arial"/>
          <w:sz w:val="21"/>
          <w:szCs w:val="21"/>
        </w:rPr>
      </w:pPr>
      <w:r w:rsidRPr="00CD54FF">
        <w:rPr>
          <w:rFonts w:ascii="Arial" w:hAnsi="Arial" w:cs="Arial"/>
          <w:sz w:val="21"/>
          <w:szCs w:val="21"/>
        </w:rPr>
        <w:t>Mit meiner Erfahrung in der Teamführung, meinem strukturierten Vorgehen und meiner Begeisterung für nachhaltige Finanzthemen bin ich überzeugt, Ihr Team bereichern zu können. Ich freue mich darauf, bei GREEN</w:t>
      </w:r>
      <w:r w:rsidR="007C44C5">
        <w:rPr>
          <w:rFonts w:ascii="Arial" w:hAnsi="Arial" w:cs="Arial"/>
          <w:sz w:val="21"/>
          <w:szCs w:val="21"/>
        </w:rPr>
        <w:t xml:space="preserve"> </w:t>
      </w:r>
      <w:proofErr w:type="spellStart"/>
      <w:r w:rsidR="007C44C5">
        <w:rPr>
          <w:rFonts w:ascii="Arial" w:hAnsi="Arial" w:cs="Arial"/>
          <w:sz w:val="21"/>
          <w:szCs w:val="21"/>
        </w:rPr>
        <w:t>finance</w:t>
      </w:r>
      <w:proofErr w:type="spellEnd"/>
      <w:r w:rsidR="007C44C5">
        <w:rPr>
          <w:rFonts w:ascii="Arial" w:hAnsi="Arial" w:cs="Arial"/>
          <w:sz w:val="21"/>
          <w:szCs w:val="21"/>
        </w:rPr>
        <w:t xml:space="preserve"> </w:t>
      </w:r>
      <w:proofErr w:type="spellStart"/>
      <w:r w:rsidR="007C44C5">
        <w:rPr>
          <w:rFonts w:ascii="Arial" w:hAnsi="Arial" w:cs="Arial"/>
          <w:sz w:val="21"/>
          <w:szCs w:val="21"/>
        </w:rPr>
        <w:t>consulting</w:t>
      </w:r>
      <w:proofErr w:type="spellEnd"/>
      <w:r w:rsidRPr="00CD54FF">
        <w:rPr>
          <w:rFonts w:ascii="Arial" w:hAnsi="Arial" w:cs="Arial"/>
          <w:sz w:val="21"/>
          <w:szCs w:val="21"/>
        </w:rPr>
        <w:t xml:space="preserve"> in interdisziplinären Projekten mitzuwirken und dabei weitere praxisnahe Beratungsfertigkeiten zu erlernen. Gerne würde ich mich persönlich bei Ihnen vorstellen und mehr darüber erfahren, wie ich gemeinsam mit engagierten Kommilitonen wirkungsvolle Beratungsprojekte für Unternehmen gestalten kann.</w:t>
      </w:r>
      <w:r w:rsidR="00B9081C" w:rsidRPr="003717F1">
        <w:rPr>
          <w:rFonts w:ascii="Arial" w:hAnsi="Arial" w:cs="Arial"/>
          <w:sz w:val="21"/>
          <w:szCs w:val="21"/>
        </w:rPr>
        <w:t xml:space="preserve"> </w:t>
      </w:r>
    </w:p>
    <w:p w14:paraId="18D67825" w14:textId="77777777" w:rsidR="00BE31E4" w:rsidRPr="003717F1" w:rsidRDefault="00BE31E4" w:rsidP="00BE31E4">
      <w:pPr>
        <w:rPr>
          <w:rFonts w:ascii="Arial" w:hAnsi="Arial" w:cs="Arial"/>
          <w:sz w:val="21"/>
          <w:szCs w:val="21"/>
        </w:rPr>
      </w:pPr>
    </w:p>
    <w:p w14:paraId="70520E25" w14:textId="2E40F473" w:rsidR="00A77761" w:rsidRPr="00B9145A" w:rsidRDefault="005C79D3" w:rsidP="00A77761">
      <w:pPr>
        <w:rPr>
          <w:rFonts w:ascii="Arial" w:hAnsi="Arial" w:cs="Arial"/>
          <w:sz w:val="18"/>
        </w:rPr>
      </w:pPr>
      <w:r>
        <w:rPr>
          <w:rFonts w:ascii="Arial" w:hAnsi="Arial" w:cs="Arial"/>
          <w:noProof/>
          <w:sz w:val="18"/>
        </w:rPr>
        <w:drawing>
          <wp:anchor distT="0" distB="0" distL="114300" distR="114300" simplePos="0" relativeHeight="251658240" behindDoc="1" locked="0" layoutInCell="1" allowOverlap="1" wp14:anchorId="4AFF0390" wp14:editId="49C4CAA3">
            <wp:simplePos x="0" y="0"/>
            <wp:positionH relativeFrom="margin">
              <wp:posOffset>228600</wp:posOffset>
            </wp:positionH>
            <wp:positionV relativeFrom="paragraph">
              <wp:posOffset>155575</wp:posOffset>
            </wp:positionV>
            <wp:extent cx="679694" cy="1104900"/>
            <wp:effectExtent l="0" t="0" r="6350" b="0"/>
            <wp:wrapNone/>
            <wp:docPr id="456958575" name="Grafik 1" descr="Ein Bild, das Text, Handschrift, Brief,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575" name="Grafik 1" descr="Ein Bild, das Text, Handschrift, Brief, Entwurf enthält.&#10;&#10;KI-generierte Inhalte können fehlerhaft sein."/>
                    <pic:cNvPicPr/>
                  </pic:nvPicPr>
                  <pic:blipFill rotWithShape="1">
                    <a:blip r:embed="rId7" cstate="print">
                      <a:extLst>
                        <a:ext uri="{BEBA8EAE-BF5A-486C-A8C5-ECC9F3942E4B}">
                          <a14:imgProps xmlns:a14="http://schemas.microsoft.com/office/drawing/2010/main">
                            <a14:imgLayer r:embed="rId8">
                              <a14:imgEffect>
                                <a14:sharpenSoften amount="100000"/>
                              </a14:imgEffect>
                              <a14:imgEffect>
                                <a14:brightnessContrast bright="35000"/>
                              </a14:imgEffect>
                            </a14:imgLayer>
                          </a14:imgProps>
                        </a:ext>
                        <a:ext uri="{28A0092B-C50C-407E-A947-70E740481C1C}">
                          <a14:useLocalDpi xmlns:a14="http://schemas.microsoft.com/office/drawing/2010/main" val="0"/>
                        </a:ext>
                      </a:extLst>
                    </a:blip>
                    <a:srcRect l="47924" t="56382" r="29524" b="16122"/>
                    <a:stretch>
                      <a:fillRect/>
                    </a:stretch>
                  </pic:blipFill>
                  <pic:spPr bwMode="auto">
                    <a:xfrm>
                      <a:off x="0" y="0"/>
                      <a:ext cx="679694" cy="110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1E4" w:rsidRPr="003717F1">
        <w:rPr>
          <w:rFonts w:ascii="Arial" w:hAnsi="Arial" w:cs="Arial"/>
          <w:sz w:val="21"/>
          <w:szCs w:val="21"/>
        </w:rPr>
        <w:t>Mit freundlichen Grüßen</w:t>
      </w:r>
      <w:r w:rsidR="00BE31E4" w:rsidRPr="003717F1">
        <w:rPr>
          <w:rFonts w:ascii="Arial" w:hAnsi="Arial" w:cs="Arial"/>
          <w:sz w:val="21"/>
          <w:szCs w:val="21"/>
        </w:rPr>
        <w:br/>
      </w:r>
    </w:p>
    <w:p w14:paraId="71D53436" w14:textId="7D407E79" w:rsidR="003328F3" w:rsidRPr="003717F1" w:rsidRDefault="003328F3" w:rsidP="00BB2078">
      <w:pPr>
        <w:rPr>
          <w:rFonts w:ascii="Arial" w:hAnsi="Arial" w:cs="Arial"/>
          <w:sz w:val="21"/>
          <w:szCs w:val="21"/>
        </w:rPr>
      </w:pPr>
    </w:p>
    <w:sectPr w:rsidR="003328F3" w:rsidRPr="003717F1" w:rsidSect="00783A1C">
      <w:pgSz w:w="11900" w:h="16840"/>
      <w:pgMar w:top="1077" w:right="1134" w:bottom="62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BB5AA" w14:textId="77777777" w:rsidR="002F7529" w:rsidRDefault="002F7529" w:rsidP="00A156B9">
      <w:r>
        <w:separator/>
      </w:r>
    </w:p>
  </w:endnote>
  <w:endnote w:type="continuationSeparator" w:id="0">
    <w:p w14:paraId="54EB6E0B" w14:textId="77777777" w:rsidR="002F7529" w:rsidRDefault="002F7529"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720B9" w14:textId="77777777" w:rsidR="002F7529" w:rsidRDefault="002F7529" w:rsidP="00A156B9">
      <w:r>
        <w:separator/>
      </w:r>
    </w:p>
  </w:footnote>
  <w:footnote w:type="continuationSeparator" w:id="0">
    <w:p w14:paraId="081DC5D0" w14:textId="77777777" w:rsidR="002F7529" w:rsidRDefault="002F7529"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95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7DF3"/>
    <w:rsid w:val="00022F30"/>
    <w:rsid w:val="00027649"/>
    <w:rsid w:val="00057555"/>
    <w:rsid w:val="000678C1"/>
    <w:rsid w:val="000C3413"/>
    <w:rsid w:val="000C3DDE"/>
    <w:rsid w:val="000E5917"/>
    <w:rsid w:val="000F2F6E"/>
    <w:rsid w:val="00105607"/>
    <w:rsid w:val="001057F0"/>
    <w:rsid w:val="0013061C"/>
    <w:rsid w:val="001476D4"/>
    <w:rsid w:val="001560A3"/>
    <w:rsid w:val="00165783"/>
    <w:rsid w:val="0016669B"/>
    <w:rsid w:val="0017795A"/>
    <w:rsid w:val="00185DAD"/>
    <w:rsid w:val="001A012E"/>
    <w:rsid w:val="001C3673"/>
    <w:rsid w:val="001D4E5E"/>
    <w:rsid w:val="001E6FC7"/>
    <w:rsid w:val="001E7CD2"/>
    <w:rsid w:val="001E7F44"/>
    <w:rsid w:val="001F1764"/>
    <w:rsid w:val="00235669"/>
    <w:rsid w:val="00241A1C"/>
    <w:rsid w:val="002713F2"/>
    <w:rsid w:val="002717C6"/>
    <w:rsid w:val="00284FE4"/>
    <w:rsid w:val="002950F2"/>
    <w:rsid w:val="002A59A4"/>
    <w:rsid w:val="002A5DCC"/>
    <w:rsid w:val="002B70E7"/>
    <w:rsid w:val="002C5F07"/>
    <w:rsid w:val="002E099B"/>
    <w:rsid w:val="002E3F2E"/>
    <w:rsid w:val="002F7529"/>
    <w:rsid w:val="00304D5C"/>
    <w:rsid w:val="00306DD4"/>
    <w:rsid w:val="003112EA"/>
    <w:rsid w:val="0032583B"/>
    <w:rsid w:val="003328F3"/>
    <w:rsid w:val="00355ADE"/>
    <w:rsid w:val="003606B8"/>
    <w:rsid w:val="003717F1"/>
    <w:rsid w:val="00375C8B"/>
    <w:rsid w:val="00376E4C"/>
    <w:rsid w:val="00385B2B"/>
    <w:rsid w:val="003A48A3"/>
    <w:rsid w:val="003B2432"/>
    <w:rsid w:val="003C0453"/>
    <w:rsid w:val="003C063B"/>
    <w:rsid w:val="003C29DF"/>
    <w:rsid w:val="003D180D"/>
    <w:rsid w:val="003D5CFC"/>
    <w:rsid w:val="003F2482"/>
    <w:rsid w:val="003F7403"/>
    <w:rsid w:val="00407537"/>
    <w:rsid w:val="00416A15"/>
    <w:rsid w:val="00444DE6"/>
    <w:rsid w:val="004729B6"/>
    <w:rsid w:val="004875CF"/>
    <w:rsid w:val="00487BD1"/>
    <w:rsid w:val="004A6740"/>
    <w:rsid w:val="004B55C3"/>
    <w:rsid w:val="004D54C6"/>
    <w:rsid w:val="0050362E"/>
    <w:rsid w:val="00513856"/>
    <w:rsid w:val="0051624B"/>
    <w:rsid w:val="00530799"/>
    <w:rsid w:val="00531526"/>
    <w:rsid w:val="005447E5"/>
    <w:rsid w:val="005824C7"/>
    <w:rsid w:val="00586591"/>
    <w:rsid w:val="005A33F4"/>
    <w:rsid w:val="005A7876"/>
    <w:rsid w:val="005C18A8"/>
    <w:rsid w:val="005C45BA"/>
    <w:rsid w:val="005C79D3"/>
    <w:rsid w:val="005D2C3D"/>
    <w:rsid w:val="005E3391"/>
    <w:rsid w:val="005E388D"/>
    <w:rsid w:val="005F4FF6"/>
    <w:rsid w:val="005F7AA2"/>
    <w:rsid w:val="00622562"/>
    <w:rsid w:val="00623FD8"/>
    <w:rsid w:val="0064311F"/>
    <w:rsid w:val="00645FD5"/>
    <w:rsid w:val="00650496"/>
    <w:rsid w:val="00686F0C"/>
    <w:rsid w:val="006A3056"/>
    <w:rsid w:val="006A3780"/>
    <w:rsid w:val="006B014B"/>
    <w:rsid w:val="006C3E20"/>
    <w:rsid w:val="006C6004"/>
    <w:rsid w:val="006F1DF4"/>
    <w:rsid w:val="006F55C1"/>
    <w:rsid w:val="0070635E"/>
    <w:rsid w:val="007271B0"/>
    <w:rsid w:val="007307F4"/>
    <w:rsid w:val="00742F06"/>
    <w:rsid w:val="0075090E"/>
    <w:rsid w:val="00753EEB"/>
    <w:rsid w:val="00755109"/>
    <w:rsid w:val="00771066"/>
    <w:rsid w:val="007712B3"/>
    <w:rsid w:val="00783A1C"/>
    <w:rsid w:val="0078695D"/>
    <w:rsid w:val="007950E2"/>
    <w:rsid w:val="00797F89"/>
    <w:rsid w:val="007C24A1"/>
    <w:rsid w:val="007C44C5"/>
    <w:rsid w:val="007D4BBB"/>
    <w:rsid w:val="007E3211"/>
    <w:rsid w:val="007F63A0"/>
    <w:rsid w:val="0082681F"/>
    <w:rsid w:val="00834497"/>
    <w:rsid w:val="00836AC0"/>
    <w:rsid w:val="00863756"/>
    <w:rsid w:val="00883304"/>
    <w:rsid w:val="00883869"/>
    <w:rsid w:val="00894D21"/>
    <w:rsid w:val="008A5B63"/>
    <w:rsid w:val="008C54DE"/>
    <w:rsid w:val="008C77FC"/>
    <w:rsid w:val="008D2700"/>
    <w:rsid w:val="008D5621"/>
    <w:rsid w:val="008E7AFD"/>
    <w:rsid w:val="008F0795"/>
    <w:rsid w:val="008F7948"/>
    <w:rsid w:val="00955BE9"/>
    <w:rsid w:val="00984D82"/>
    <w:rsid w:val="009A2817"/>
    <w:rsid w:val="009A4989"/>
    <w:rsid w:val="009B7D71"/>
    <w:rsid w:val="009C1696"/>
    <w:rsid w:val="009F2E7C"/>
    <w:rsid w:val="009F47B4"/>
    <w:rsid w:val="009F50E5"/>
    <w:rsid w:val="00A02E6A"/>
    <w:rsid w:val="00A10A19"/>
    <w:rsid w:val="00A156B9"/>
    <w:rsid w:val="00A2273D"/>
    <w:rsid w:val="00A3280A"/>
    <w:rsid w:val="00A64663"/>
    <w:rsid w:val="00A66993"/>
    <w:rsid w:val="00A67A9A"/>
    <w:rsid w:val="00A77761"/>
    <w:rsid w:val="00A87F55"/>
    <w:rsid w:val="00A90976"/>
    <w:rsid w:val="00AA29E4"/>
    <w:rsid w:val="00AA7FE9"/>
    <w:rsid w:val="00AC146E"/>
    <w:rsid w:val="00AC4E2A"/>
    <w:rsid w:val="00AC58F0"/>
    <w:rsid w:val="00B27710"/>
    <w:rsid w:val="00B41914"/>
    <w:rsid w:val="00B435DB"/>
    <w:rsid w:val="00B471DB"/>
    <w:rsid w:val="00B51C4A"/>
    <w:rsid w:val="00B564DC"/>
    <w:rsid w:val="00B7517D"/>
    <w:rsid w:val="00B804AF"/>
    <w:rsid w:val="00B843C4"/>
    <w:rsid w:val="00B84DB8"/>
    <w:rsid w:val="00B87BB7"/>
    <w:rsid w:val="00B9081C"/>
    <w:rsid w:val="00BA7DA7"/>
    <w:rsid w:val="00BB2078"/>
    <w:rsid w:val="00BC38C6"/>
    <w:rsid w:val="00BC6398"/>
    <w:rsid w:val="00BE31E4"/>
    <w:rsid w:val="00BF708A"/>
    <w:rsid w:val="00C10FCC"/>
    <w:rsid w:val="00C16765"/>
    <w:rsid w:val="00C20EE7"/>
    <w:rsid w:val="00C247DD"/>
    <w:rsid w:val="00C426D0"/>
    <w:rsid w:val="00C436FE"/>
    <w:rsid w:val="00C4564A"/>
    <w:rsid w:val="00C45F9B"/>
    <w:rsid w:val="00C504CC"/>
    <w:rsid w:val="00C973D7"/>
    <w:rsid w:val="00CA014D"/>
    <w:rsid w:val="00CA3501"/>
    <w:rsid w:val="00CA6FE3"/>
    <w:rsid w:val="00CB393C"/>
    <w:rsid w:val="00CC38F6"/>
    <w:rsid w:val="00CC5149"/>
    <w:rsid w:val="00CE1126"/>
    <w:rsid w:val="00CF12FC"/>
    <w:rsid w:val="00CF40EC"/>
    <w:rsid w:val="00CF5E5E"/>
    <w:rsid w:val="00D00256"/>
    <w:rsid w:val="00D05D77"/>
    <w:rsid w:val="00D06951"/>
    <w:rsid w:val="00D15FA0"/>
    <w:rsid w:val="00D2033A"/>
    <w:rsid w:val="00D31189"/>
    <w:rsid w:val="00D41CDC"/>
    <w:rsid w:val="00D422A8"/>
    <w:rsid w:val="00D45816"/>
    <w:rsid w:val="00D54045"/>
    <w:rsid w:val="00D57873"/>
    <w:rsid w:val="00D648FF"/>
    <w:rsid w:val="00D64CB6"/>
    <w:rsid w:val="00D81716"/>
    <w:rsid w:val="00D8789C"/>
    <w:rsid w:val="00D9767E"/>
    <w:rsid w:val="00DA1BE1"/>
    <w:rsid w:val="00DC4587"/>
    <w:rsid w:val="00DD3777"/>
    <w:rsid w:val="00DF3E8D"/>
    <w:rsid w:val="00E01186"/>
    <w:rsid w:val="00E3243A"/>
    <w:rsid w:val="00E34324"/>
    <w:rsid w:val="00E351C8"/>
    <w:rsid w:val="00E44C40"/>
    <w:rsid w:val="00E555BE"/>
    <w:rsid w:val="00E55736"/>
    <w:rsid w:val="00E606EE"/>
    <w:rsid w:val="00E71380"/>
    <w:rsid w:val="00E825FF"/>
    <w:rsid w:val="00EA6931"/>
    <w:rsid w:val="00EB6E52"/>
    <w:rsid w:val="00EC2B74"/>
    <w:rsid w:val="00EC2D87"/>
    <w:rsid w:val="00ED0EFD"/>
    <w:rsid w:val="00ED3D04"/>
    <w:rsid w:val="00EE44B0"/>
    <w:rsid w:val="00EF1AC1"/>
    <w:rsid w:val="00EF7788"/>
    <w:rsid w:val="00F06D19"/>
    <w:rsid w:val="00F07430"/>
    <w:rsid w:val="00F17E63"/>
    <w:rsid w:val="00F32BA5"/>
    <w:rsid w:val="00F40192"/>
    <w:rsid w:val="00F5419A"/>
    <w:rsid w:val="00F63D88"/>
    <w:rsid w:val="00F70849"/>
    <w:rsid w:val="00F7199D"/>
    <w:rsid w:val="00F85FDD"/>
    <w:rsid w:val="00FA00EF"/>
    <w:rsid w:val="00FB2B88"/>
    <w:rsid w:val="00FC1C20"/>
    <w:rsid w:val="00FE3DBB"/>
    <w:rsid w:val="00FF60C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9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530</Words>
  <Characters>3340</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3</cp:revision>
  <dcterms:created xsi:type="dcterms:W3CDTF">2025-10-30T20:14:00Z</dcterms:created>
  <dcterms:modified xsi:type="dcterms:W3CDTF">2025-10-30T21:14:00Z</dcterms:modified>
</cp:coreProperties>
</file>