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0" w:author="David Döbele" w:date="2024-10-22T19:24:00Z" w16du:dateUtc="2024-10-22T17:24:00Z">
          <w:tblPr>
            <w:tblStyle w:val="Tabellenraster"/>
            <w:tblW w:w="9126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985"/>
        <w:gridCol w:w="3538"/>
        <w:gridCol w:w="6"/>
        <w:gridCol w:w="567"/>
        <w:gridCol w:w="765"/>
        <w:gridCol w:w="567"/>
        <w:gridCol w:w="2778"/>
        <w:tblGridChange w:id="1">
          <w:tblGrid>
            <w:gridCol w:w="567"/>
            <w:gridCol w:w="1418"/>
            <w:gridCol w:w="567"/>
            <w:gridCol w:w="3538"/>
            <w:gridCol w:w="6"/>
            <w:gridCol w:w="567"/>
            <w:gridCol w:w="765"/>
            <w:gridCol w:w="567"/>
            <w:gridCol w:w="1692"/>
            <w:gridCol w:w="6"/>
            <w:gridCol w:w="513"/>
          </w:tblGrid>
        </w:tblGridChange>
      </w:tblGrid>
      <w:tr w:rsidR="002508C2" w:rsidRPr="005A6010" w14:paraId="5DF08F91" w14:textId="77777777" w:rsidTr="009703E1">
        <w:trPr>
          <w:trHeight w:val="20"/>
          <w:trPrChange w:id="2" w:author="David Döbele" w:date="2024-10-22T19:24:00Z" w16du:dateUtc="2024-10-22T17:24:00Z">
            <w:trPr>
              <w:gridBefore w:val="1"/>
              <w:gridAfter w:val="0"/>
              <w:wAfter w:w="6" w:type="dxa"/>
              <w:trHeight w:val="20"/>
            </w:trPr>
          </w:trPrChange>
        </w:trPr>
        <w:tc>
          <w:tcPr>
            <w:tcW w:w="10206" w:type="dxa"/>
            <w:gridSpan w:val="7"/>
            <w:vAlign w:val="bottom"/>
            <w:tcPrChange w:id="3" w:author="David Döbele" w:date="2024-10-22T19:24:00Z" w16du:dateUtc="2024-10-22T17:24:00Z">
              <w:tcPr>
                <w:tcW w:w="9120" w:type="dxa"/>
                <w:gridSpan w:val="8"/>
                <w:vAlign w:val="bottom"/>
              </w:tcPr>
            </w:tcPrChange>
          </w:tcPr>
          <w:p w14:paraId="11DD220E" w14:textId="114200AE" w:rsidR="002508C2" w:rsidRPr="005A6010" w:rsidRDefault="006E2D80" w:rsidP="00A82B2D">
            <w:pPr>
              <w:jc w:val="center"/>
              <w:rPr>
                <w:rFonts w:ascii="Georgia" w:hAnsi="Georgia"/>
              </w:rPr>
            </w:pPr>
            <w:r w:rsidRPr="005A6010">
              <w:rPr>
                <w:rFonts w:ascii="Georgia" w:hAnsi="Georgia"/>
                <w:b/>
                <w:smallCaps/>
                <w:sz w:val="48"/>
                <w:szCs w:val="32"/>
              </w:rPr>
              <w:t>Darius Kallenbach</w:t>
            </w:r>
            <w:r w:rsidR="008050E4" w:rsidRPr="005A6010">
              <w:rPr>
                <w:rFonts w:ascii="Georgia" w:hAnsi="Georgia"/>
                <w:sz w:val="44"/>
                <w:szCs w:val="64"/>
              </w:rPr>
              <w:br/>
            </w:r>
            <w:proofErr w:type="spellStart"/>
            <w:r w:rsidR="009147B4">
              <w:rPr>
                <w:rFonts w:ascii="Georgia" w:hAnsi="Georgia"/>
                <w:sz w:val="20"/>
              </w:rPr>
              <w:t>Senefelderstraße</w:t>
            </w:r>
            <w:proofErr w:type="spellEnd"/>
            <w:r w:rsidR="009147B4">
              <w:rPr>
                <w:rFonts w:ascii="Georgia" w:hAnsi="Georgia"/>
                <w:sz w:val="20"/>
              </w:rPr>
              <w:t xml:space="preserve"> 15, </w:t>
            </w:r>
            <w:r w:rsidR="00617514">
              <w:rPr>
                <w:rFonts w:ascii="Georgia" w:hAnsi="Georgia"/>
                <w:sz w:val="20"/>
              </w:rPr>
              <w:t>63069 Offenbach am Main</w:t>
            </w:r>
          </w:p>
          <w:p w14:paraId="722A5AF6" w14:textId="15257BEF" w:rsidR="008050E4" w:rsidRPr="005A6010" w:rsidRDefault="002B2091" w:rsidP="00A82B2D">
            <w:pPr>
              <w:jc w:val="center"/>
              <w:rPr>
                <w:rFonts w:ascii="Georgia" w:hAnsi="Georgia"/>
                <w:lang w:val="de-AT"/>
              </w:rPr>
            </w:pPr>
            <w:r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6E2D80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>177 211 6452</w:t>
            </w:r>
            <w:r w:rsidR="00087F96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6E2D80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>dariuskallenbach@gmail.com</w:t>
            </w:r>
            <w:r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6E2D80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>28.10.2003</w:t>
            </w:r>
            <w:r w:rsidR="00853438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</w:t>
            </w:r>
            <w:r w:rsidR="006E2D80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>Karlsruhe</w:t>
            </w:r>
          </w:p>
        </w:tc>
      </w:tr>
      <w:tr w:rsidR="002508C2" w:rsidRPr="005A6010" w14:paraId="0FCADE56" w14:textId="77777777" w:rsidTr="009703E1">
        <w:trPr>
          <w:trHeight w:val="454"/>
          <w:trPrChange w:id="4" w:author="David Döbele" w:date="2024-10-22T19:24:00Z" w16du:dateUtc="2024-10-22T17:24:00Z">
            <w:trPr>
              <w:gridBefore w:val="1"/>
              <w:gridAfter w:val="0"/>
              <w:wAfter w:w="6" w:type="dxa"/>
              <w:trHeight w:val="454"/>
            </w:trPr>
          </w:trPrChange>
        </w:trPr>
        <w:tc>
          <w:tcPr>
            <w:tcW w:w="10206" w:type="dxa"/>
            <w:gridSpan w:val="7"/>
            <w:tcBorders>
              <w:bottom w:val="single" w:sz="4" w:space="0" w:color="auto"/>
            </w:tcBorders>
            <w:vAlign w:val="bottom"/>
            <w:tcPrChange w:id="5" w:author="David Döbele" w:date="2024-10-22T19:24:00Z" w16du:dateUtc="2024-10-22T17:24:00Z">
              <w:tcPr>
                <w:tcW w:w="9120" w:type="dxa"/>
                <w:gridSpan w:val="8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1ED9FB2D" w:rsidR="002508C2" w:rsidRPr="005A6010" w:rsidRDefault="006E2C9C" w:rsidP="00A82B2D">
            <w:pPr>
              <w:jc w:val="center"/>
              <w:rPr>
                <w:rFonts w:ascii="Georgia" w:hAnsi="Georgia"/>
                <w:sz w:val="28"/>
              </w:rPr>
            </w:pPr>
            <w:r w:rsidRPr="005A6010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CC1F4B" w:rsidRPr="005A6010" w14:paraId="1FA34C30" w14:textId="77777777" w:rsidTr="009703E1">
        <w:trPr>
          <w:trHeight w:val="340"/>
          <w:trPrChange w:id="6" w:author="David Döbele" w:date="2024-10-22T19:24:00Z" w16du:dateUtc="2024-10-22T17:24:00Z">
            <w:trPr>
              <w:gridBefore w:val="1"/>
              <w:gridAfter w:val="0"/>
              <w:wAfter w:w="6" w:type="dxa"/>
              <w:trHeight w:val="340"/>
            </w:trPr>
          </w:trPrChange>
        </w:trPr>
        <w:tc>
          <w:tcPr>
            <w:tcW w:w="6861" w:type="dxa"/>
            <w:gridSpan w:val="5"/>
            <w:tcBorders>
              <w:top w:val="single" w:sz="4" w:space="0" w:color="auto"/>
            </w:tcBorders>
            <w:vAlign w:val="bottom"/>
            <w:tcPrChange w:id="7" w:author="David Döbele" w:date="2024-10-22T19:24:00Z" w16du:dateUtc="2024-10-22T17:24:00Z">
              <w:tcPr>
                <w:tcW w:w="6861" w:type="dxa"/>
                <w:gridSpan w:val="6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500B846D" w14:textId="5AA731C9" w:rsidR="00CC1F4B" w:rsidRPr="005A6010" w:rsidRDefault="00CC1F4B" w:rsidP="00CC1F4B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Johann Wolfgang Goethe-Universität</w:t>
            </w:r>
          </w:p>
        </w:tc>
        <w:tc>
          <w:tcPr>
            <w:tcW w:w="3345" w:type="dxa"/>
            <w:gridSpan w:val="2"/>
            <w:vAlign w:val="bottom"/>
            <w:tcPrChange w:id="8" w:author="David Döbele" w:date="2024-10-22T19:24:00Z" w16du:dateUtc="2024-10-22T17:24:00Z">
              <w:tcPr>
                <w:tcW w:w="2259" w:type="dxa"/>
                <w:gridSpan w:val="2"/>
                <w:vAlign w:val="bottom"/>
              </w:tcPr>
            </w:tcPrChange>
          </w:tcPr>
          <w:p w14:paraId="64E4266F" w14:textId="7A158913" w:rsidR="00CC1F4B" w:rsidRPr="005A6010" w:rsidRDefault="00CC1F4B" w:rsidP="00CC1F4B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CC1F4B" w:rsidRPr="005A6010" w14:paraId="77F8F3E4" w14:textId="77777777" w:rsidTr="009703E1">
        <w:trPr>
          <w:trHeight w:val="56"/>
          <w:trPrChange w:id="9" w:author="David Döbele" w:date="2024-10-22T19:24:00Z" w16du:dateUtc="2024-10-22T17:24:00Z">
            <w:trPr>
              <w:gridBefore w:val="1"/>
              <w:gridAfter w:val="0"/>
              <w:wAfter w:w="6" w:type="dxa"/>
              <w:trHeight w:val="56"/>
            </w:trPr>
          </w:trPrChange>
        </w:trPr>
        <w:tc>
          <w:tcPr>
            <w:tcW w:w="6861" w:type="dxa"/>
            <w:gridSpan w:val="5"/>
            <w:vAlign w:val="bottom"/>
            <w:tcPrChange w:id="10" w:author="David Döbele" w:date="2024-10-22T19:24:00Z" w16du:dateUtc="2024-10-22T17:24:00Z">
              <w:tcPr>
                <w:tcW w:w="6861" w:type="dxa"/>
                <w:gridSpan w:val="6"/>
                <w:vAlign w:val="bottom"/>
              </w:tcPr>
            </w:tcPrChange>
          </w:tcPr>
          <w:p w14:paraId="56AE9B70" w14:textId="7E0D8EF8" w:rsidR="00CC1F4B" w:rsidRPr="00E74EC7" w:rsidRDefault="00CC1F4B" w:rsidP="00CC1F4B">
            <w:pPr>
              <w:rPr>
                <w:rFonts w:ascii="Georgia" w:hAnsi="Georgia"/>
                <w:bCs/>
                <w:smallCaps/>
                <w:sz w:val="18"/>
                <w:szCs w:val="18"/>
              </w:rPr>
            </w:pPr>
            <w:r>
              <w:rPr>
                <w:rFonts w:ascii="Georgia" w:hAnsi="Georgia"/>
                <w:sz w:val="18"/>
              </w:rPr>
              <w:t>B.Sc. in Wirtschaftswissenschaften</w:t>
            </w:r>
            <w:r w:rsidR="00C04F47">
              <w:rPr>
                <w:rFonts w:ascii="Georgia" w:hAnsi="Georgia"/>
                <w:sz w:val="18"/>
              </w:rPr>
              <w:t xml:space="preserve"> (</w:t>
            </w:r>
            <w:del w:id="11" w:author="David Döbele" w:date="2024-10-22T19:23:00Z" w16du:dateUtc="2024-10-22T17:23:00Z">
              <w:r w:rsidR="00C04F47" w:rsidDel="009703E1">
                <w:rPr>
                  <w:rFonts w:ascii="Georgia" w:hAnsi="Georgia"/>
                  <w:sz w:val="18"/>
                </w:rPr>
                <w:delText>Note 1.</w:delText>
              </w:r>
            </w:del>
            <w:ins w:id="12" w:author="David Döbele" w:date="2024-10-22T19:23:00Z" w16du:dateUtc="2024-10-22T17:23:00Z">
              <w:r w:rsidR="009703E1">
                <w:rPr>
                  <w:rFonts w:ascii="Georgia" w:hAnsi="Georgia"/>
                  <w:sz w:val="18"/>
                </w:rPr>
                <w:t>Schnitt: 1,</w:t>
              </w:r>
            </w:ins>
            <w:r w:rsidR="00C04F47">
              <w:rPr>
                <w:rFonts w:ascii="Georgia" w:hAnsi="Georgia"/>
                <w:sz w:val="18"/>
              </w:rPr>
              <w:t>6)</w:t>
            </w:r>
          </w:p>
        </w:tc>
        <w:tc>
          <w:tcPr>
            <w:tcW w:w="3345" w:type="dxa"/>
            <w:gridSpan w:val="2"/>
            <w:vAlign w:val="bottom"/>
            <w:tcPrChange w:id="13" w:author="David Döbele" w:date="2024-10-22T19:24:00Z" w16du:dateUtc="2024-10-22T17:24:00Z">
              <w:tcPr>
                <w:tcW w:w="2259" w:type="dxa"/>
                <w:gridSpan w:val="2"/>
                <w:vAlign w:val="bottom"/>
              </w:tcPr>
            </w:tcPrChange>
          </w:tcPr>
          <w:p w14:paraId="038DF4E7" w14:textId="7794AF0E" w:rsidR="00CC1F4B" w:rsidRPr="005A6010" w:rsidRDefault="00CC1F4B" w:rsidP="00CC1F4B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5A6010">
              <w:rPr>
                <w:rFonts w:ascii="Georgia" w:hAnsi="Georgia"/>
                <w:sz w:val="18"/>
              </w:rPr>
              <w:t>0</w:t>
            </w:r>
            <w:r w:rsidR="00154B33">
              <w:rPr>
                <w:rFonts w:ascii="Georgia" w:hAnsi="Georgia"/>
                <w:sz w:val="18"/>
              </w:rPr>
              <w:t>3/2024</w:t>
            </w:r>
            <w:r w:rsidRPr="005A6010">
              <w:rPr>
                <w:rFonts w:ascii="Georgia" w:hAnsi="Georgia"/>
                <w:sz w:val="18"/>
              </w:rPr>
              <w:t xml:space="preserve"> – </w:t>
            </w:r>
            <w:r w:rsidR="00154B33">
              <w:rPr>
                <w:rFonts w:ascii="Georgia" w:hAnsi="Georgia"/>
                <w:sz w:val="18"/>
              </w:rPr>
              <w:t>heute</w:t>
            </w:r>
          </w:p>
        </w:tc>
      </w:tr>
      <w:tr w:rsidR="00BD1E0A" w:rsidRPr="005A6010" w14:paraId="7D1DEBF7" w14:textId="77777777" w:rsidTr="009703E1">
        <w:trPr>
          <w:trHeight w:val="340"/>
          <w:trPrChange w:id="14" w:author="David Döbele" w:date="2024-10-22T19:24:00Z" w16du:dateUtc="2024-10-22T17:24:00Z">
            <w:trPr>
              <w:gridBefore w:val="1"/>
              <w:gridAfter w:val="0"/>
              <w:wAfter w:w="6" w:type="dxa"/>
              <w:trHeight w:val="340"/>
            </w:trPr>
          </w:trPrChange>
        </w:trPr>
        <w:tc>
          <w:tcPr>
            <w:tcW w:w="6861" w:type="dxa"/>
            <w:gridSpan w:val="5"/>
            <w:vAlign w:val="bottom"/>
            <w:tcPrChange w:id="15" w:author="David Döbele" w:date="2024-10-22T19:24:00Z" w16du:dateUtc="2024-10-22T17:24:00Z">
              <w:tcPr>
                <w:tcW w:w="6861" w:type="dxa"/>
                <w:gridSpan w:val="6"/>
                <w:vAlign w:val="bottom"/>
              </w:tcPr>
            </w:tcPrChange>
          </w:tcPr>
          <w:p w14:paraId="0C2B846F" w14:textId="27496E8B" w:rsidR="00BD1E0A" w:rsidRPr="005A6010" w:rsidRDefault="00BD1E0A" w:rsidP="00BD1E0A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5A6010">
              <w:rPr>
                <w:rFonts w:ascii="Georgia" w:hAnsi="Georgia"/>
                <w:b/>
                <w:smallCaps/>
                <w:sz w:val="23"/>
                <w:szCs w:val="23"/>
              </w:rPr>
              <w:t>Eduard-Spranger-Gymnasium</w:t>
            </w:r>
          </w:p>
        </w:tc>
        <w:tc>
          <w:tcPr>
            <w:tcW w:w="3345" w:type="dxa"/>
            <w:gridSpan w:val="2"/>
            <w:vAlign w:val="bottom"/>
            <w:tcPrChange w:id="16" w:author="David Döbele" w:date="2024-10-22T19:24:00Z" w16du:dateUtc="2024-10-22T17:24:00Z">
              <w:tcPr>
                <w:tcW w:w="2259" w:type="dxa"/>
                <w:gridSpan w:val="2"/>
                <w:vAlign w:val="bottom"/>
              </w:tcPr>
            </w:tcPrChange>
          </w:tcPr>
          <w:p w14:paraId="7C845E2D" w14:textId="7A40D20B" w:rsidR="00BD1E0A" w:rsidRPr="005A6010" w:rsidRDefault="00BD1E0A" w:rsidP="00BD1E0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5A6010">
              <w:rPr>
                <w:rFonts w:ascii="Georgia" w:hAnsi="Georgia"/>
                <w:i/>
                <w:smallCaps/>
                <w:sz w:val="23"/>
                <w:szCs w:val="23"/>
              </w:rPr>
              <w:t>Landau</w:t>
            </w:r>
          </w:p>
        </w:tc>
      </w:tr>
      <w:tr w:rsidR="00BD1E0A" w:rsidRPr="005A6010" w14:paraId="61E5D482" w14:textId="77777777" w:rsidTr="009703E1">
        <w:trPr>
          <w:trHeight w:val="20"/>
          <w:trPrChange w:id="17" w:author="David Döbele" w:date="2024-10-22T19:24:00Z" w16du:dateUtc="2024-10-22T17:24:00Z">
            <w:trPr>
              <w:gridBefore w:val="1"/>
              <w:gridAfter w:val="0"/>
              <w:wAfter w:w="6" w:type="dxa"/>
              <w:trHeight w:val="20"/>
            </w:trPr>
          </w:trPrChange>
        </w:trPr>
        <w:tc>
          <w:tcPr>
            <w:tcW w:w="5523" w:type="dxa"/>
            <w:gridSpan w:val="2"/>
            <w:vAlign w:val="bottom"/>
            <w:tcPrChange w:id="18" w:author="David Döbele" w:date="2024-10-22T19:24:00Z" w16du:dateUtc="2024-10-22T17:24:00Z">
              <w:tcPr>
                <w:tcW w:w="5523" w:type="dxa"/>
                <w:gridSpan w:val="3"/>
                <w:vAlign w:val="bottom"/>
              </w:tcPr>
            </w:tcPrChange>
          </w:tcPr>
          <w:p w14:paraId="11CB9A0F" w14:textId="2AEA1C32" w:rsidR="00BD1E0A" w:rsidRPr="005A6010" w:rsidRDefault="00BD1E0A" w:rsidP="00BD1E0A">
            <w:pPr>
              <w:rPr>
                <w:rFonts w:ascii="Georgia" w:hAnsi="Georgia"/>
                <w:sz w:val="18"/>
              </w:rPr>
            </w:pPr>
            <w:r w:rsidRPr="005A6010">
              <w:rPr>
                <w:rFonts w:ascii="Georgia" w:hAnsi="Georgia"/>
                <w:sz w:val="18"/>
              </w:rPr>
              <w:t xml:space="preserve">Allgemeine Hochschulreife </w:t>
            </w:r>
          </w:p>
        </w:tc>
        <w:tc>
          <w:tcPr>
            <w:tcW w:w="4683" w:type="dxa"/>
            <w:gridSpan w:val="5"/>
            <w:vAlign w:val="bottom"/>
            <w:tcPrChange w:id="19" w:author="David Döbele" w:date="2024-10-22T19:24:00Z" w16du:dateUtc="2024-10-22T17:24:00Z">
              <w:tcPr>
                <w:tcW w:w="3597" w:type="dxa"/>
                <w:gridSpan w:val="5"/>
                <w:vAlign w:val="bottom"/>
              </w:tcPr>
            </w:tcPrChange>
          </w:tcPr>
          <w:p w14:paraId="419A9228" w14:textId="17A4B035" w:rsidR="00BD1E0A" w:rsidRPr="005A6010" w:rsidRDefault="00BD1E0A" w:rsidP="00BD1E0A">
            <w:pPr>
              <w:jc w:val="right"/>
              <w:rPr>
                <w:rFonts w:ascii="Georgia" w:hAnsi="Georgia"/>
                <w:sz w:val="18"/>
              </w:rPr>
            </w:pPr>
            <w:r w:rsidRPr="005A6010">
              <w:rPr>
                <w:rFonts w:ascii="Georgia" w:hAnsi="Georgia"/>
                <w:sz w:val="18"/>
              </w:rPr>
              <w:t>09/2014 – 03/2023</w:t>
            </w:r>
          </w:p>
        </w:tc>
      </w:tr>
      <w:tr w:rsidR="00BD1E0A" w:rsidRPr="005A6010" w14:paraId="7EABE9F1" w14:textId="77777777" w:rsidTr="009703E1">
        <w:trPr>
          <w:trHeight w:val="20"/>
          <w:trPrChange w:id="20" w:author="David Döbele" w:date="2024-10-22T19:24:00Z" w16du:dateUtc="2024-10-22T17:24:00Z">
            <w:trPr>
              <w:gridBefore w:val="1"/>
              <w:gridAfter w:val="0"/>
              <w:wAfter w:w="6" w:type="dxa"/>
              <w:trHeight w:val="20"/>
            </w:trPr>
          </w:trPrChange>
        </w:trPr>
        <w:tc>
          <w:tcPr>
            <w:tcW w:w="10206" w:type="dxa"/>
            <w:gridSpan w:val="7"/>
            <w:vAlign w:val="bottom"/>
            <w:tcPrChange w:id="21" w:author="David Döbele" w:date="2024-10-22T19:24:00Z" w16du:dateUtc="2024-10-22T17:24:00Z">
              <w:tcPr>
                <w:tcW w:w="9120" w:type="dxa"/>
                <w:gridSpan w:val="8"/>
                <w:vAlign w:val="bottom"/>
              </w:tcPr>
            </w:tcPrChange>
          </w:tcPr>
          <w:p w14:paraId="7A71E6B0" w14:textId="0444EC53" w:rsidR="00BD1E0A" w:rsidRPr="005A6010" w:rsidRDefault="00BD1E0A" w:rsidP="00BD1E0A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 w:rsidRPr="005A601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Leistungsfächer: Englisch, Biologie und Sport</w:t>
            </w:r>
          </w:p>
        </w:tc>
      </w:tr>
      <w:tr w:rsidR="00BD1E0A" w:rsidRPr="005A6010" w14:paraId="3A2665B3" w14:textId="77777777" w:rsidTr="009703E1">
        <w:trPr>
          <w:trHeight w:val="454"/>
          <w:trPrChange w:id="22" w:author="David Döbele" w:date="2024-10-22T19:24:00Z" w16du:dateUtc="2024-10-22T17:24:00Z">
            <w:trPr>
              <w:gridBefore w:val="1"/>
              <w:gridAfter w:val="0"/>
              <w:wAfter w:w="6" w:type="dxa"/>
              <w:trHeight w:val="454"/>
            </w:trPr>
          </w:trPrChange>
        </w:trPr>
        <w:tc>
          <w:tcPr>
            <w:tcW w:w="10206" w:type="dxa"/>
            <w:gridSpan w:val="7"/>
            <w:tcBorders>
              <w:bottom w:val="single" w:sz="4" w:space="0" w:color="auto"/>
            </w:tcBorders>
            <w:vAlign w:val="bottom"/>
            <w:tcPrChange w:id="23" w:author="David Döbele" w:date="2024-10-22T19:24:00Z" w16du:dateUtc="2024-10-22T17:24:00Z">
              <w:tcPr>
                <w:tcW w:w="9120" w:type="dxa"/>
                <w:gridSpan w:val="8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239F87B8" w14:textId="1F65DA26" w:rsidR="00BD1E0A" w:rsidRPr="005A6010" w:rsidRDefault="00BD1E0A" w:rsidP="00BD1E0A">
            <w:pPr>
              <w:pStyle w:val="BERSCHRIFT"/>
              <w:jc w:val="center"/>
              <w:rPr>
                <w:sz w:val="28"/>
              </w:rPr>
            </w:pPr>
            <w:r w:rsidRPr="005A6010">
              <w:rPr>
                <w:sz w:val="28"/>
              </w:rPr>
              <w:t>Praxiserfahrungen</w:t>
            </w:r>
          </w:p>
        </w:tc>
      </w:tr>
      <w:tr w:rsidR="00BD1E0A" w:rsidRPr="005A6010" w14:paraId="4209703B" w14:textId="77777777" w:rsidTr="009703E1">
        <w:trPr>
          <w:trHeight w:val="340"/>
          <w:trPrChange w:id="24" w:author="David Döbele" w:date="2024-10-22T19:24:00Z" w16du:dateUtc="2024-10-22T17:24:00Z">
            <w:trPr>
              <w:gridBefore w:val="1"/>
              <w:gridAfter w:val="0"/>
              <w:wAfter w:w="6" w:type="dxa"/>
              <w:trHeight w:val="340"/>
            </w:trPr>
          </w:trPrChange>
        </w:trPr>
        <w:tc>
          <w:tcPr>
            <w:tcW w:w="5529" w:type="dxa"/>
            <w:gridSpan w:val="3"/>
            <w:vAlign w:val="bottom"/>
            <w:tcPrChange w:id="25" w:author="David Döbele" w:date="2024-10-22T19:24:00Z" w16du:dateUtc="2024-10-22T17:24:00Z">
              <w:tcPr>
                <w:tcW w:w="5529" w:type="dxa"/>
                <w:gridSpan w:val="4"/>
                <w:vAlign w:val="bottom"/>
              </w:tcPr>
            </w:tcPrChange>
          </w:tcPr>
          <w:p w14:paraId="17AA28C3" w14:textId="0ED383A7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proofErr w:type="spellStart"/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>Reflect</w:t>
            </w:r>
            <w:proofErr w:type="spellEnd"/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GmbH &amp; Co. KG</w:t>
            </w:r>
          </w:p>
        </w:tc>
        <w:tc>
          <w:tcPr>
            <w:tcW w:w="4677" w:type="dxa"/>
            <w:gridSpan w:val="4"/>
            <w:vAlign w:val="bottom"/>
            <w:tcPrChange w:id="26" w:author="David Döbele" w:date="2024-10-22T19:24:00Z" w16du:dateUtc="2024-10-22T17:24:00Z">
              <w:tcPr>
                <w:tcW w:w="3591" w:type="dxa"/>
                <w:gridSpan w:val="4"/>
                <w:vAlign w:val="bottom"/>
              </w:tcPr>
            </w:tcPrChange>
          </w:tcPr>
          <w:p w14:paraId="75EA8BFD" w14:textId="515BC86E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5A6010">
              <w:rPr>
                <w:iCs w:val="0"/>
                <w:smallCaps/>
                <w:sz w:val="23"/>
                <w:szCs w:val="23"/>
              </w:rPr>
              <w:t>Rohrbach</w:t>
            </w:r>
          </w:p>
        </w:tc>
      </w:tr>
      <w:tr w:rsidR="00BD1E0A" w:rsidRPr="005A6010" w14:paraId="0F40885D" w14:textId="77777777" w:rsidTr="009703E1">
        <w:trPr>
          <w:trHeight w:val="20"/>
          <w:trPrChange w:id="27" w:author="David Döbele" w:date="2024-10-22T19:24:00Z" w16du:dateUtc="2024-10-22T17:24:00Z">
            <w:trPr>
              <w:gridBefore w:val="1"/>
              <w:gridAfter w:val="0"/>
              <w:wAfter w:w="6" w:type="dxa"/>
              <w:trHeight w:val="20"/>
            </w:trPr>
          </w:trPrChange>
        </w:trPr>
        <w:tc>
          <w:tcPr>
            <w:tcW w:w="5529" w:type="dxa"/>
            <w:gridSpan w:val="3"/>
            <w:vAlign w:val="bottom"/>
            <w:tcPrChange w:id="28" w:author="David Döbele" w:date="2024-10-22T19:24:00Z" w16du:dateUtc="2024-10-22T17:24:00Z">
              <w:tcPr>
                <w:tcW w:w="5529" w:type="dxa"/>
                <w:gridSpan w:val="4"/>
                <w:vAlign w:val="bottom"/>
              </w:tcPr>
            </w:tcPrChange>
          </w:tcPr>
          <w:p w14:paraId="7F236311" w14:textId="6577093A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bCs/>
                <w:i w:val="0"/>
                <w:iCs w:val="0"/>
                <w:smallCaps/>
                <w:sz w:val="18"/>
                <w:szCs w:val="18"/>
              </w:rPr>
            </w:pPr>
            <w:proofErr w:type="spellStart"/>
            <w:r>
              <w:rPr>
                <w:i w:val="0"/>
                <w:iCs w:val="0"/>
                <w:sz w:val="18"/>
                <w:lang w:val="en-US"/>
              </w:rPr>
              <w:t>Werkstudent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>
              <w:rPr>
                <w:i w:val="0"/>
                <w:iCs w:val="0"/>
                <w:sz w:val="18"/>
                <w:lang w:val="en-US"/>
              </w:rPr>
              <w:t>im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 </w:t>
            </w:r>
            <w:r w:rsidRPr="005A6010">
              <w:rPr>
                <w:i w:val="0"/>
                <w:iCs w:val="0"/>
                <w:sz w:val="18"/>
                <w:lang w:val="en-US"/>
              </w:rPr>
              <w:t xml:space="preserve">Social-Media-Marketing </w:t>
            </w:r>
          </w:p>
        </w:tc>
        <w:tc>
          <w:tcPr>
            <w:tcW w:w="4677" w:type="dxa"/>
            <w:gridSpan w:val="4"/>
            <w:vAlign w:val="bottom"/>
            <w:tcPrChange w:id="29" w:author="David Döbele" w:date="2024-10-22T19:24:00Z" w16du:dateUtc="2024-10-22T17:24:00Z">
              <w:tcPr>
                <w:tcW w:w="3591" w:type="dxa"/>
                <w:gridSpan w:val="4"/>
                <w:vAlign w:val="bottom"/>
              </w:tcPr>
            </w:tcPrChange>
          </w:tcPr>
          <w:p w14:paraId="0B9C8900" w14:textId="47A13CED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smallCaps/>
                <w:sz w:val="18"/>
                <w:szCs w:val="18"/>
              </w:rPr>
            </w:pPr>
            <w:r w:rsidRPr="005A6010">
              <w:rPr>
                <w:i w:val="0"/>
                <w:iCs w:val="0"/>
                <w:sz w:val="18"/>
                <w:lang w:val="en-US"/>
              </w:rPr>
              <w:t>0</w:t>
            </w:r>
            <w:r w:rsidR="00CE2C1E">
              <w:rPr>
                <w:i w:val="0"/>
                <w:iCs w:val="0"/>
                <w:sz w:val="18"/>
                <w:lang w:val="en-US"/>
              </w:rPr>
              <w:t>2</w:t>
            </w:r>
            <w:r w:rsidRPr="005A6010">
              <w:rPr>
                <w:i w:val="0"/>
                <w:iCs w:val="0"/>
                <w:sz w:val="18"/>
                <w:lang w:val="en-US"/>
              </w:rPr>
              <w:t>/202</w:t>
            </w:r>
            <w:r w:rsidR="00FA5387">
              <w:rPr>
                <w:i w:val="0"/>
                <w:iCs w:val="0"/>
                <w:sz w:val="18"/>
                <w:lang w:val="en-US"/>
              </w:rPr>
              <w:t>4</w:t>
            </w:r>
            <w:r w:rsidRPr="005A6010">
              <w:rPr>
                <w:i w:val="0"/>
                <w:iCs w:val="0"/>
                <w:sz w:val="18"/>
                <w:lang w:val="en-US"/>
              </w:rPr>
              <w:t xml:space="preserve"> – </w:t>
            </w:r>
            <w:proofErr w:type="spellStart"/>
            <w:r w:rsidRPr="005A6010">
              <w:rPr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BD1E0A" w:rsidRPr="005A6010" w14:paraId="404F50F8" w14:textId="77777777" w:rsidTr="009703E1">
        <w:trPr>
          <w:trHeight w:val="20"/>
          <w:trPrChange w:id="30" w:author="David Döbele" w:date="2024-10-22T19:24:00Z" w16du:dateUtc="2024-10-22T17:24:00Z">
            <w:trPr>
              <w:gridBefore w:val="1"/>
              <w:gridAfter w:val="0"/>
              <w:wAfter w:w="6" w:type="dxa"/>
              <w:trHeight w:val="20"/>
            </w:trPr>
          </w:trPrChange>
        </w:trPr>
        <w:tc>
          <w:tcPr>
            <w:tcW w:w="10206" w:type="dxa"/>
            <w:gridSpan w:val="7"/>
            <w:vAlign w:val="bottom"/>
            <w:tcPrChange w:id="31" w:author="David Döbele" w:date="2024-10-22T19:24:00Z" w16du:dateUtc="2024-10-22T17:24:00Z">
              <w:tcPr>
                <w:tcW w:w="9120" w:type="dxa"/>
                <w:gridSpan w:val="8"/>
                <w:vAlign w:val="bottom"/>
              </w:tcPr>
            </w:tcPrChange>
          </w:tcPr>
          <w:p w14:paraId="0399F18F" w14:textId="211088AE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>Verwaltung von LinkedIn-Accounts, Erstellung von Posts und Bildern sowie Verbesserung der Profile</w:t>
            </w:r>
          </w:p>
          <w:p w14:paraId="7FBAE77B" w14:textId="6122ACA3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Betreuung </w:t>
            </w:r>
            <w:r w:rsidRPr="005A6010">
              <w:rPr>
                <w:sz w:val="18"/>
                <w:lang w:val="de-AT"/>
              </w:rPr>
              <w:t>und Optimierung der Website</w:t>
            </w:r>
          </w:p>
        </w:tc>
      </w:tr>
      <w:tr w:rsidR="00BD1E0A" w:rsidRPr="005A6010" w14:paraId="112CADA2" w14:textId="77777777" w:rsidTr="009703E1">
        <w:trPr>
          <w:trHeight w:val="340"/>
          <w:trPrChange w:id="32" w:author="David Döbele" w:date="2024-10-22T19:24:00Z" w16du:dateUtc="2024-10-22T17:24:00Z">
            <w:trPr>
              <w:gridBefore w:val="1"/>
              <w:gridAfter w:val="0"/>
              <w:wAfter w:w="6" w:type="dxa"/>
              <w:trHeight w:val="340"/>
            </w:trPr>
          </w:trPrChange>
        </w:trPr>
        <w:tc>
          <w:tcPr>
            <w:tcW w:w="5529" w:type="dxa"/>
            <w:gridSpan w:val="3"/>
            <w:vAlign w:val="bottom"/>
            <w:tcPrChange w:id="33" w:author="David Döbele" w:date="2024-10-22T19:24:00Z" w16du:dateUtc="2024-10-22T17:24:00Z">
              <w:tcPr>
                <w:tcW w:w="5529" w:type="dxa"/>
                <w:gridSpan w:val="4"/>
                <w:vAlign w:val="bottom"/>
              </w:tcPr>
            </w:tcPrChange>
          </w:tcPr>
          <w:p w14:paraId="493534B3" w14:textId="719A12CD" w:rsidR="00BD1E0A" w:rsidRPr="005A6010" w:rsidRDefault="00AF6B2A" w:rsidP="00BD1E0A">
            <w:pPr>
              <w:pStyle w:val="Bullets"/>
              <w:numPr>
                <w:ilvl w:val="0"/>
                <w:numId w:val="0"/>
              </w:numPr>
              <w:rPr>
                <w:sz w:val="18"/>
                <w:lang w:val="de-AT"/>
              </w:rPr>
            </w:pPr>
            <w:proofErr w:type="spellStart"/>
            <w:r>
              <w:rPr>
                <w:b/>
                <w:i w:val="0"/>
                <w:iCs w:val="0"/>
                <w:smallCaps/>
                <w:sz w:val="23"/>
                <w:szCs w:val="23"/>
              </w:rPr>
              <w:t>Incedo</w:t>
            </w:r>
            <w:proofErr w:type="spellEnd"/>
            <w:r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Services GmbH</w:t>
            </w:r>
            <w:r w:rsidR="00BD1E0A"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4677" w:type="dxa"/>
            <w:gridSpan w:val="4"/>
            <w:vAlign w:val="bottom"/>
            <w:tcPrChange w:id="34" w:author="David Döbele" w:date="2024-10-22T19:24:00Z" w16du:dateUtc="2024-10-22T17:24:00Z">
              <w:tcPr>
                <w:tcW w:w="3591" w:type="dxa"/>
                <w:gridSpan w:val="4"/>
                <w:vAlign w:val="bottom"/>
              </w:tcPr>
            </w:tcPrChange>
          </w:tcPr>
          <w:p w14:paraId="47BF4E53" w14:textId="63AA3E8E" w:rsidR="00BD1E0A" w:rsidRPr="005A6010" w:rsidRDefault="00764CF2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sz w:val="18"/>
                <w:lang w:val="de-AT"/>
              </w:rPr>
            </w:pPr>
            <w:r>
              <w:rPr>
                <w:iCs w:val="0"/>
                <w:smallCaps/>
                <w:sz w:val="23"/>
                <w:szCs w:val="23"/>
              </w:rPr>
              <w:t>Stuttgart</w:t>
            </w:r>
          </w:p>
        </w:tc>
      </w:tr>
      <w:tr w:rsidR="00BD1E0A" w:rsidRPr="005A6010" w14:paraId="27A5D08B" w14:textId="77777777" w:rsidTr="009703E1">
        <w:trPr>
          <w:trHeight w:val="20"/>
          <w:trPrChange w:id="35" w:author="David Döbele" w:date="2024-10-22T19:24:00Z" w16du:dateUtc="2024-10-22T17:24:00Z">
            <w:trPr>
              <w:gridBefore w:val="1"/>
              <w:gridAfter w:val="0"/>
              <w:wAfter w:w="6" w:type="dxa"/>
              <w:trHeight w:val="20"/>
            </w:trPr>
          </w:trPrChange>
        </w:trPr>
        <w:tc>
          <w:tcPr>
            <w:tcW w:w="5529" w:type="dxa"/>
            <w:gridSpan w:val="3"/>
            <w:vAlign w:val="bottom"/>
            <w:tcPrChange w:id="36" w:author="David Döbele" w:date="2024-10-22T19:24:00Z" w16du:dateUtc="2024-10-22T17:24:00Z">
              <w:tcPr>
                <w:tcW w:w="5529" w:type="dxa"/>
                <w:gridSpan w:val="4"/>
                <w:vAlign w:val="bottom"/>
              </w:tcPr>
            </w:tcPrChange>
          </w:tcPr>
          <w:p w14:paraId="6F2C2D97" w14:textId="3AC16825" w:rsidR="00BD1E0A" w:rsidRPr="005A6010" w:rsidRDefault="00CD4191" w:rsidP="00BD1E0A">
            <w:pPr>
              <w:pStyle w:val="Bullets"/>
              <w:numPr>
                <w:ilvl w:val="0"/>
                <w:numId w:val="0"/>
              </w:numPr>
              <w:rPr>
                <w:sz w:val="18"/>
                <w:lang w:val="de-AT"/>
              </w:rPr>
            </w:pPr>
            <w:r w:rsidRPr="002E751E">
              <w:rPr>
                <w:i w:val="0"/>
                <w:iCs w:val="0"/>
                <w:sz w:val="18"/>
              </w:rPr>
              <w:t xml:space="preserve">Praktikant als Junior </w:t>
            </w:r>
            <w:r w:rsidR="002E751E" w:rsidRPr="002E751E">
              <w:rPr>
                <w:i w:val="0"/>
                <w:iCs w:val="0"/>
                <w:sz w:val="18"/>
              </w:rPr>
              <w:t>ERP-</w:t>
            </w:r>
            <w:r w:rsidRPr="002E751E">
              <w:rPr>
                <w:i w:val="0"/>
                <w:iCs w:val="0"/>
                <w:sz w:val="18"/>
              </w:rPr>
              <w:t>Consultant</w:t>
            </w:r>
          </w:p>
        </w:tc>
        <w:tc>
          <w:tcPr>
            <w:tcW w:w="4677" w:type="dxa"/>
            <w:gridSpan w:val="4"/>
            <w:vAlign w:val="bottom"/>
            <w:tcPrChange w:id="37" w:author="David Döbele" w:date="2024-10-22T19:24:00Z" w16du:dateUtc="2024-10-22T17:24:00Z">
              <w:tcPr>
                <w:tcW w:w="3591" w:type="dxa"/>
                <w:gridSpan w:val="4"/>
                <w:vAlign w:val="bottom"/>
              </w:tcPr>
            </w:tcPrChange>
          </w:tcPr>
          <w:p w14:paraId="7E8DF967" w14:textId="2B6F6DD6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sz w:val="18"/>
                <w:lang w:val="de-AT"/>
              </w:rPr>
            </w:pPr>
            <w:r w:rsidRPr="005A6010">
              <w:rPr>
                <w:i w:val="0"/>
                <w:iCs w:val="0"/>
                <w:sz w:val="18"/>
                <w:lang w:val="en-US"/>
              </w:rPr>
              <w:t>0</w:t>
            </w:r>
            <w:r w:rsidR="00764CF2">
              <w:rPr>
                <w:i w:val="0"/>
                <w:iCs w:val="0"/>
                <w:sz w:val="18"/>
                <w:lang w:val="en-US"/>
              </w:rPr>
              <w:t>8</w:t>
            </w:r>
            <w:r w:rsidRPr="005A6010">
              <w:rPr>
                <w:i w:val="0"/>
                <w:iCs w:val="0"/>
                <w:sz w:val="18"/>
                <w:lang w:val="en-US"/>
              </w:rPr>
              <w:t>/202</w:t>
            </w:r>
            <w:r w:rsidR="00764CF2">
              <w:rPr>
                <w:i w:val="0"/>
                <w:iCs w:val="0"/>
                <w:sz w:val="18"/>
                <w:lang w:val="en-US"/>
              </w:rPr>
              <w:t>4</w:t>
            </w:r>
            <w:r w:rsidRPr="005A6010">
              <w:rPr>
                <w:i w:val="0"/>
                <w:iCs w:val="0"/>
                <w:sz w:val="18"/>
                <w:lang w:val="en-US"/>
              </w:rPr>
              <w:t xml:space="preserve"> – 1</w:t>
            </w:r>
            <w:r w:rsidR="00764CF2">
              <w:rPr>
                <w:i w:val="0"/>
                <w:iCs w:val="0"/>
                <w:sz w:val="18"/>
                <w:lang w:val="en-US"/>
              </w:rPr>
              <w:t>0</w:t>
            </w:r>
            <w:r w:rsidRPr="005A6010">
              <w:rPr>
                <w:i w:val="0"/>
                <w:iCs w:val="0"/>
                <w:sz w:val="18"/>
                <w:lang w:val="en-US"/>
              </w:rPr>
              <w:t>/202</w:t>
            </w:r>
            <w:r w:rsidR="00B46192">
              <w:rPr>
                <w:i w:val="0"/>
                <w:iCs w:val="0"/>
                <w:sz w:val="18"/>
                <w:lang w:val="en-US"/>
              </w:rPr>
              <w:t>4</w:t>
            </w:r>
          </w:p>
        </w:tc>
      </w:tr>
      <w:tr w:rsidR="00BD1E0A" w:rsidRPr="005A6010" w14:paraId="14765E42" w14:textId="77777777" w:rsidTr="009703E1">
        <w:trPr>
          <w:trHeight w:val="20"/>
          <w:trPrChange w:id="38" w:author="David Döbele" w:date="2024-10-22T19:24:00Z" w16du:dateUtc="2024-10-22T17:24:00Z">
            <w:trPr>
              <w:gridBefore w:val="1"/>
              <w:gridAfter w:val="0"/>
              <w:wAfter w:w="6" w:type="dxa"/>
              <w:trHeight w:val="20"/>
            </w:trPr>
          </w:trPrChange>
        </w:trPr>
        <w:tc>
          <w:tcPr>
            <w:tcW w:w="10206" w:type="dxa"/>
            <w:gridSpan w:val="7"/>
            <w:vAlign w:val="bottom"/>
            <w:tcPrChange w:id="39" w:author="David Döbele" w:date="2024-10-22T19:24:00Z" w16du:dateUtc="2024-10-22T17:24:00Z">
              <w:tcPr>
                <w:tcW w:w="9120" w:type="dxa"/>
                <w:gridSpan w:val="8"/>
                <w:vAlign w:val="bottom"/>
              </w:tcPr>
            </w:tcPrChange>
          </w:tcPr>
          <w:p w14:paraId="6B56A8CD" w14:textId="7D2C6B19" w:rsidR="00BD1E0A" w:rsidRPr="005A6010" w:rsidRDefault="00CD03E1" w:rsidP="00BD1E0A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Beratung der Kunden bei der </w:t>
            </w:r>
            <w:r w:rsidR="006264F3">
              <w:rPr>
                <w:sz w:val="18"/>
                <w:lang w:val="de-AT"/>
              </w:rPr>
              <w:t xml:space="preserve">Implementierung </w:t>
            </w:r>
            <w:r w:rsidR="0003613E">
              <w:rPr>
                <w:sz w:val="18"/>
                <w:lang w:val="de-AT"/>
              </w:rPr>
              <w:t>der</w:t>
            </w:r>
            <w:r w:rsidR="006264F3">
              <w:rPr>
                <w:sz w:val="18"/>
                <w:lang w:val="de-AT"/>
              </w:rPr>
              <w:t xml:space="preserve"> neuen ERP-Software</w:t>
            </w:r>
          </w:p>
          <w:p w14:paraId="5C2BACC1" w14:textId="0F512AFB" w:rsidR="00BD1E0A" w:rsidRDefault="00150BEC" w:rsidP="00BD1E0A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Durchführung der Implementierungsprojekte bis hin zum Go-Live</w:t>
            </w:r>
          </w:p>
          <w:p w14:paraId="2CCB75E3" w14:textId="53005000" w:rsidR="00F4352E" w:rsidRPr="005A6010" w:rsidRDefault="00604A47" w:rsidP="00BD1E0A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Datenmigration von Excel </w:t>
            </w:r>
            <w:r w:rsidR="00C611C9">
              <w:rPr>
                <w:sz w:val="18"/>
                <w:lang w:val="de-AT"/>
              </w:rPr>
              <w:t>in die ERP-Software</w:t>
            </w:r>
            <w:r w:rsidR="00610493">
              <w:rPr>
                <w:sz w:val="18"/>
                <w:lang w:val="de-AT"/>
              </w:rPr>
              <w:t xml:space="preserve">, Integration von Drittanbieterprogrammen, </w:t>
            </w:r>
            <w:r w:rsidR="00FF15CE">
              <w:rPr>
                <w:sz w:val="18"/>
                <w:lang w:val="de-AT"/>
              </w:rPr>
              <w:t xml:space="preserve">Erstellung eines Newsletters und </w:t>
            </w:r>
            <w:r w:rsidR="00351D91">
              <w:rPr>
                <w:sz w:val="18"/>
                <w:lang w:val="de-AT"/>
              </w:rPr>
              <w:t>der entsprechenden</w:t>
            </w:r>
            <w:r w:rsidR="00B2686F">
              <w:rPr>
                <w:sz w:val="18"/>
                <w:lang w:val="de-AT"/>
              </w:rPr>
              <w:t xml:space="preserve"> Marketingkampagne </w:t>
            </w:r>
          </w:p>
        </w:tc>
      </w:tr>
      <w:tr w:rsidR="00BD1E0A" w:rsidRPr="005A6010" w14:paraId="50AFEA03" w14:textId="77777777" w:rsidTr="009703E1">
        <w:trPr>
          <w:trHeight w:val="346"/>
          <w:trPrChange w:id="40" w:author="David Döbele" w:date="2024-10-22T19:24:00Z" w16du:dateUtc="2024-10-22T17:24:00Z">
            <w:trPr>
              <w:gridBefore w:val="1"/>
              <w:gridAfter w:val="0"/>
              <w:wAfter w:w="6" w:type="dxa"/>
              <w:trHeight w:val="346"/>
            </w:trPr>
          </w:trPrChange>
        </w:trPr>
        <w:tc>
          <w:tcPr>
            <w:tcW w:w="5523" w:type="dxa"/>
            <w:gridSpan w:val="2"/>
            <w:vAlign w:val="bottom"/>
            <w:tcPrChange w:id="41" w:author="David Döbele" w:date="2024-10-22T19:24:00Z" w16du:dateUtc="2024-10-22T17:24:00Z">
              <w:tcPr>
                <w:tcW w:w="5523" w:type="dxa"/>
                <w:gridSpan w:val="3"/>
                <w:vAlign w:val="bottom"/>
              </w:tcPr>
            </w:tcPrChange>
          </w:tcPr>
          <w:p w14:paraId="42FB0D26" w14:textId="48A20E59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West Vancouver </w:t>
            </w:r>
            <w:proofErr w:type="spellStart"/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>Foundation</w:t>
            </w:r>
            <w:proofErr w:type="spellEnd"/>
          </w:p>
        </w:tc>
        <w:tc>
          <w:tcPr>
            <w:tcW w:w="4683" w:type="dxa"/>
            <w:gridSpan w:val="5"/>
            <w:vAlign w:val="bottom"/>
            <w:tcPrChange w:id="42" w:author="David Döbele" w:date="2024-10-22T19:24:00Z" w16du:dateUtc="2024-10-22T17:24:00Z">
              <w:tcPr>
                <w:tcW w:w="3597" w:type="dxa"/>
                <w:gridSpan w:val="5"/>
                <w:vAlign w:val="bottom"/>
              </w:tcPr>
            </w:tcPrChange>
          </w:tcPr>
          <w:p w14:paraId="11E31BD8" w14:textId="745B16E1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5A6010">
              <w:rPr>
                <w:smallCaps/>
                <w:sz w:val="23"/>
                <w:szCs w:val="23"/>
              </w:rPr>
              <w:t>West Vancouver, Kanada</w:t>
            </w:r>
          </w:p>
        </w:tc>
      </w:tr>
      <w:tr w:rsidR="00BD1E0A" w:rsidRPr="005A6010" w14:paraId="48328CB9" w14:textId="77777777" w:rsidTr="009703E1">
        <w:trPr>
          <w:trHeight w:val="20"/>
          <w:trPrChange w:id="43" w:author="David Döbele" w:date="2024-10-22T19:24:00Z" w16du:dateUtc="2024-10-22T17:24:00Z">
            <w:trPr>
              <w:gridBefore w:val="1"/>
              <w:gridAfter w:val="0"/>
              <w:trHeight w:val="20"/>
            </w:trPr>
          </w:trPrChange>
        </w:trPr>
        <w:tc>
          <w:tcPr>
            <w:tcW w:w="5529" w:type="dxa"/>
            <w:gridSpan w:val="3"/>
            <w:vAlign w:val="bottom"/>
            <w:tcPrChange w:id="44" w:author="David Döbele" w:date="2024-10-22T19:24:00Z" w16du:dateUtc="2024-10-22T17:24:00Z">
              <w:tcPr>
                <w:tcW w:w="5529" w:type="dxa"/>
                <w:gridSpan w:val="4"/>
                <w:vAlign w:val="bottom"/>
              </w:tcPr>
            </w:tcPrChange>
          </w:tcPr>
          <w:p w14:paraId="74B74B41" w14:textId="6B4FDBC0" w:rsidR="00BD1E0A" w:rsidRPr="00F70CF0" w:rsidRDefault="00BD1E0A" w:rsidP="00BD1E0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F70CF0">
              <w:rPr>
                <w:i w:val="0"/>
                <w:iCs w:val="0"/>
                <w:sz w:val="18"/>
              </w:rPr>
              <w:t>Praktikant als Assistent der Geschäftsführung</w:t>
            </w:r>
          </w:p>
        </w:tc>
        <w:tc>
          <w:tcPr>
            <w:tcW w:w="4677" w:type="dxa"/>
            <w:gridSpan w:val="4"/>
            <w:vAlign w:val="bottom"/>
            <w:tcPrChange w:id="45" w:author="David Döbele" w:date="2024-10-22T19:24:00Z" w16du:dateUtc="2024-10-22T17:24:00Z">
              <w:tcPr>
                <w:tcW w:w="3597" w:type="dxa"/>
                <w:gridSpan w:val="5"/>
                <w:vAlign w:val="bottom"/>
              </w:tcPr>
            </w:tcPrChange>
          </w:tcPr>
          <w:p w14:paraId="2CB21DEB" w14:textId="43C23738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F70CF0">
              <w:rPr>
                <w:i w:val="0"/>
                <w:iCs w:val="0"/>
                <w:sz w:val="18"/>
                <w:lang w:val="en-US"/>
              </w:rPr>
              <w:t>06/2023 – 11/2023</w:t>
            </w:r>
          </w:p>
        </w:tc>
      </w:tr>
      <w:tr w:rsidR="00BD1E0A" w:rsidRPr="005A6010" w14:paraId="7C4155D6" w14:textId="77777777" w:rsidTr="009703E1">
        <w:trPr>
          <w:trHeight w:val="20"/>
          <w:trPrChange w:id="46" w:author="David Döbele" w:date="2024-10-22T19:24:00Z" w16du:dateUtc="2024-10-22T17:24:00Z">
            <w:trPr>
              <w:gridBefore w:val="1"/>
              <w:gridAfter w:val="0"/>
              <w:wAfter w:w="6" w:type="dxa"/>
              <w:trHeight w:val="20"/>
            </w:trPr>
          </w:trPrChange>
        </w:trPr>
        <w:tc>
          <w:tcPr>
            <w:tcW w:w="10206" w:type="dxa"/>
            <w:gridSpan w:val="7"/>
            <w:vAlign w:val="bottom"/>
            <w:tcPrChange w:id="47" w:author="David Döbele" w:date="2024-10-22T19:24:00Z" w16du:dateUtc="2024-10-22T17:24:00Z">
              <w:tcPr>
                <w:tcW w:w="9120" w:type="dxa"/>
                <w:gridSpan w:val="8"/>
                <w:vAlign w:val="bottom"/>
              </w:tcPr>
            </w:tcPrChange>
          </w:tcPr>
          <w:p w14:paraId="3E57B616" w14:textId="77777777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>Erstellung einer neuen Website mit verschiedenen Daten, Graphiken, Statistiken und Beschreibungen</w:t>
            </w:r>
          </w:p>
          <w:p w14:paraId="45F1421C" w14:textId="30278CAD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 xml:space="preserve">Umsetzung des </w:t>
            </w:r>
            <w:r w:rsidR="008647B4">
              <w:rPr>
                <w:sz w:val="18"/>
                <w:lang w:val="de-AT"/>
              </w:rPr>
              <w:t xml:space="preserve">Jahresreports, </w:t>
            </w:r>
            <w:r w:rsidRPr="005A6010">
              <w:rPr>
                <w:sz w:val="18"/>
                <w:lang w:val="de-AT"/>
              </w:rPr>
              <w:t>welche</w:t>
            </w:r>
            <w:r w:rsidR="008647B4">
              <w:rPr>
                <w:sz w:val="18"/>
                <w:lang w:val="de-AT"/>
              </w:rPr>
              <w:t>r</w:t>
            </w:r>
            <w:r w:rsidRPr="005A6010">
              <w:rPr>
                <w:sz w:val="18"/>
                <w:lang w:val="de-AT"/>
              </w:rPr>
              <w:t xml:space="preserve"> Daten über die Gesellschaft Va</w:t>
            </w:r>
            <w:r w:rsidR="008647B4">
              <w:rPr>
                <w:sz w:val="18"/>
                <w:lang w:val="de-AT"/>
              </w:rPr>
              <w:t xml:space="preserve">ncouvers </w:t>
            </w:r>
            <w:r w:rsidR="0025146D">
              <w:rPr>
                <w:sz w:val="18"/>
                <w:lang w:val="de-AT"/>
              </w:rPr>
              <w:t xml:space="preserve">beinhaltet </w:t>
            </w:r>
          </w:p>
          <w:p w14:paraId="3658805E" w14:textId="55423257" w:rsidR="00BD1E0A" w:rsidRPr="007C1E03" w:rsidRDefault="00BD1E0A" w:rsidP="007C1E03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 xml:space="preserve">Aufbereitung, Analyse und Verwaltung der Daten in der Datenbank </w:t>
            </w:r>
          </w:p>
        </w:tc>
      </w:tr>
      <w:tr w:rsidR="00BD1E0A" w:rsidRPr="005A6010" w14:paraId="1D16B8CA" w14:textId="77777777" w:rsidTr="009703E1">
        <w:trPr>
          <w:trHeight w:val="346"/>
          <w:trPrChange w:id="48" w:author="David Döbele" w:date="2024-10-22T19:24:00Z" w16du:dateUtc="2024-10-22T17:24:00Z">
            <w:trPr>
              <w:gridBefore w:val="1"/>
              <w:gridAfter w:val="0"/>
              <w:trHeight w:val="346"/>
            </w:trPr>
          </w:trPrChange>
        </w:trPr>
        <w:tc>
          <w:tcPr>
            <w:tcW w:w="5529" w:type="dxa"/>
            <w:gridSpan w:val="3"/>
            <w:vAlign w:val="bottom"/>
            <w:tcPrChange w:id="49" w:author="David Döbele" w:date="2024-10-22T19:24:00Z" w16du:dateUtc="2024-10-22T17:24:00Z">
              <w:tcPr>
                <w:tcW w:w="5529" w:type="dxa"/>
                <w:gridSpan w:val="4"/>
                <w:vAlign w:val="bottom"/>
              </w:tcPr>
            </w:tcPrChange>
          </w:tcPr>
          <w:p w14:paraId="1CB12FAD" w14:textId="14C0C840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>Mercedes Benz AG</w:t>
            </w:r>
          </w:p>
        </w:tc>
        <w:tc>
          <w:tcPr>
            <w:tcW w:w="4677" w:type="dxa"/>
            <w:gridSpan w:val="4"/>
            <w:vAlign w:val="bottom"/>
            <w:tcPrChange w:id="50" w:author="David Döbele" w:date="2024-10-22T19:24:00Z" w16du:dateUtc="2024-10-22T17:24:00Z">
              <w:tcPr>
                <w:tcW w:w="3597" w:type="dxa"/>
                <w:gridSpan w:val="5"/>
                <w:vAlign w:val="bottom"/>
              </w:tcPr>
            </w:tcPrChange>
          </w:tcPr>
          <w:p w14:paraId="547EBC9D" w14:textId="26CB445B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5A6010">
              <w:rPr>
                <w:iCs w:val="0"/>
                <w:smallCaps/>
                <w:sz w:val="23"/>
                <w:szCs w:val="23"/>
              </w:rPr>
              <w:t>Sindelfingen</w:t>
            </w:r>
          </w:p>
        </w:tc>
      </w:tr>
      <w:tr w:rsidR="00BD1E0A" w:rsidRPr="005A6010" w14:paraId="27B36C38" w14:textId="77777777" w:rsidTr="009703E1">
        <w:trPr>
          <w:trHeight w:val="20"/>
          <w:trPrChange w:id="51" w:author="David Döbele" w:date="2024-10-22T19:24:00Z" w16du:dateUtc="2024-10-22T17:24:00Z">
            <w:trPr>
              <w:gridBefore w:val="1"/>
              <w:gridAfter w:val="0"/>
              <w:trHeight w:val="20"/>
            </w:trPr>
          </w:trPrChange>
        </w:trPr>
        <w:tc>
          <w:tcPr>
            <w:tcW w:w="5529" w:type="dxa"/>
            <w:gridSpan w:val="3"/>
            <w:vAlign w:val="bottom"/>
            <w:tcPrChange w:id="52" w:author="David Döbele" w:date="2024-10-22T19:24:00Z" w16du:dateUtc="2024-10-22T17:24:00Z">
              <w:tcPr>
                <w:tcW w:w="5529" w:type="dxa"/>
                <w:gridSpan w:val="4"/>
                <w:vAlign w:val="bottom"/>
              </w:tcPr>
            </w:tcPrChange>
          </w:tcPr>
          <w:p w14:paraId="0BBBEA7D" w14:textId="79693BC1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18"/>
                <w:szCs w:val="18"/>
              </w:rPr>
            </w:pPr>
            <w:proofErr w:type="spellStart"/>
            <w:r w:rsidRPr="005A6010">
              <w:rPr>
                <w:i w:val="0"/>
                <w:iCs w:val="0"/>
                <w:sz w:val="18"/>
                <w:lang w:val="en-US"/>
              </w:rPr>
              <w:t>Praktikant</w:t>
            </w:r>
            <w:proofErr w:type="spellEnd"/>
          </w:p>
        </w:tc>
        <w:tc>
          <w:tcPr>
            <w:tcW w:w="4677" w:type="dxa"/>
            <w:gridSpan w:val="4"/>
            <w:vAlign w:val="bottom"/>
            <w:tcPrChange w:id="53" w:author="David Döbele" w:date="2024-10-22T19:24:00Z" w16du:dateUtc="2024-10-22T17:24:00Z">
              <w:tcPr>
                <w:tcW w:w="3597" w:type="dxa"/>
                <w:gridSpan w:val="5"/>
                <w:vAlign w:val="bottom"/>
              </w:tcPr>
            </w:tcPrChange>
          </w:tcPr>
          <w:p w14:paraId="431F6D5D" w14:textId="55264D27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5A6010">
              <w:rPr>
                <w:i w:val="0"/>
                <w:iCs w:val="0"/>
                <w:sz w:val="18"/>
                <w:lang w:val="en-US"/>
              </w:rPr>
              <w:t>04/2023</w:t>
            </w:r>
          </w:p>
        </w:tc>
      </w:tr>
      <w:tr w:rsidR="00BD1E0A" w:rsidRPr="005A6010" w14:paraId="31C342AE" w14:textId="77777777" w:rsidTr="009703E1">
        <w:trPr>
          <w:trHeight w:val="346"/>
          <w:trPrChange w:id="54" w:author="David Döbele" w:date="2024-10-22T19:24:00Z" w16du:dateUtc="2024-10-22T17:24:00Z">
            <w:trPr>
              <w:gridBefore w:val="1"/>
              <w:gridAfter w:val="0"/>
              <w:trHeight w:val="346"/>
            </w:trPr>
          </w:trPrChange>
        </w:trPr>
        <w:tc>
          <w:tcPr>
            <w:tcW w:w="10206" w:type="dxa"/>
            <w:gridSpan w:val="7"/>
            <w:vAlign w:val="bottom"/>
            <w:tcPrChange w:id="55" w:author="David Döbele" w:date="2024-10-22T19:24:00Z" w16du:dateUtc="2024-10-22T17:24:00Z">
              <w:tcPr>
                <w:tcW w:w="9126" w:type="dxa"/>
                <w:gridSpan w:val="9"/>
                <w:vAlign w:val="bottom"/>
              </w:tcPr>
            </w:tcPrChange>
          </w:tcPr>
          <w:p w14:paraId="7A32EBF4" w14:textId="4F90D4CB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>Führung durch die verschiedenen Produktionshallen und detaillierte Erklärung der Autoherstellung</w:t>
            </w:r>
          </w:p>
          <w:p w14:paraId="4A120E81" w14:textId="11F9A214" w:rsidR="00BD1E0A" w:rsidRPr="00612B82" w:rsidRDefault="00BD1E0A" w:rsidP="00612B82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>Verstehen der Komplexität des Unternehmens und der täglichen Ziele sowie Herausforderungen</w:t>
            </w:r>
            <w:r w:rsidR="00DA2F87">
              <w:rPr>
                <w:sz w:val="18"/>
                <w:lang w:val="de-AT"/>
              </w:rPr>
              <w:t xml:space="preserve"> </w:t>
            </w:r>
          </w:p>
        </w:tc>
      </w:tr>
      <w:tr w:rsidR="00BD1E0A" w:rsidRPr="005A6010" w14:paraId="280EBB92" w14:textId="77777777" w:rsidTr="009703E1">
        <w:trPr>
          <w:trHeight w:val="346"/>
          <w:trPrChange w:id="56" w:author="David Döbele" w:date="2024-10-22T19:24:00Z" w16du:dateUtc="2024-10-22T17:24:00Z">
            <w:trPr>
              <w:gridBefore w:val="1"/>
              <w:gridAfter w:val="0"/>
              <w:trHeight w:val="346"/>
            </w:trPr>
          </w:trPrChange>
        </w:trPr>
        <w:tc>
          <w:tcPr>
            <w:tcW w:w="5529" w:type="dxa"/>
            <w:gridSpan w:val="3"/>
            <w:vAlign w:val="bottom"/>
            <w:tcPrChange w:id="57" w:author="David Döbele" w:date="2024-10-22T19:24:00Z" w16du:dateUtc="2024-10-22T17:24:00Z">
              <w:tcPr>
                <w:tcW w:w="5529" w:type="dxa"/>
                <w:gridSpan w:val="4"/>
                <w:vAlign w:val="bottom"/>
              </w:tcPr>
            </w:tcPrChange>
          </w:tcPr>
          <w:p w14:paraId="5176415B" w14:textId="0E24D506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proofErr w:type="spellStart"/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>Reflect</w:t>
            </w:r>
            <w:proofErr w:type="spellEnd"/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GmbH &amp; Co. KG</w:t>
            </w:r>
          </w:p>
        </w:tc>
        <w:tc>
          <w:tcPr>
            <w:tcW w:w="4677" w:type="dxa"/>
            <w:gridSpan w:val="4"/>
            <w:vAlign w:val="bottom"/>
            <w:tcPrChange w:id="58" w:author="David Döbele" w:date="2024-10-22T19:24:00Z" w16du:dateUtc="2024-10-22T17:24:00Z">
              <w:tcPr>
                <w:tcW w:w="3597" w:type="dxa"/>
                <w:gridSpan w:val="5"/>
                <w:vAlign w:val="bottom"/>
              </w:tcPr>
            </w:tcPrChange>
          </w:tcPr>
          <w:p w14:paraId="40B62DFB" w14:textId="3D88BFFA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5A6010">
              <w:rPr>
                <w:iCs w:val="0"/>
                <w:smallCaps/>
                <w:sz w:val="23"/>
                <w:szCs w:val="23"/>
              </w:rPr>
              <w:t>Rohrbach</w:t>
            </w:r>
          </w:p>
        </w:tc>
      </w:tr>
      <w:tr w:rsidR="00BD1E0A" w:rsidRPr="005A6010" w14:paraId="698C745C" w14:textId="77777777" w:rsidTr="009703E1">
        <w:trPr>
          <w:trHeight w:val="20"/>
          <w:trPrChange w:id="59" w:author="David Döbele" w:date="2024-10-22T19:24:00Z" w16du:dateUtc="2024-10-22T17:24:00Z">
            <w:trPr>
              <w:gridBefore w:val="1"/>
              <w:gridAfter w:val="0"/>
              <w:trHeight w:val="20"/>
            </w:trPr>
          </w:trPrChange>
        </w:trPr>
        <w:tc>
          <w:tcPr>
            <w:tcW w:w="5529" w:type="dxa"/>
            <w:gridSpan w:val="3"/>
            <w:vAlign w:val="bottom"/>
            <w:tcPrChange w:id="60" w:author="David Döbele" w:date="2024-10-22T19:24:00Z" w16du:dateUtc="2024-10-22T17:24:00Z">
              <w:tcPr>
                <w:tcW w:w="5529" w:type="dxa"/>
                <w:gridSpan w:val="4"/>
                <w:vAlign w:val="bottom"/>
              </w:tcPr>
            </w:tcPrChange>
          </w:tcPr>
          <w:p w14:paraId="583E8B28" w14:textId="743CE9A3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proofErr w:type="spellStart"/>
            <w:r w:rsidRPr="005A6010">
              <w:rPr>
                <w:i w:val="0"/>
                <w:iCs w:val="0"/>
                <w:sz w:val="18"/>
                <w:lang w:val="en-US"/>
              </w:rPr>
              <w:t>Aushilfskraft</w:t>
            </w:r>
            <w:proofErr w:type="spellEnd"/>
          </w:p>
        </w:tc>
        <w:tc>
          <w:tcPr>
            <w:tcW w:w="4677" w:type="dxa"/>
            <w:gridSpan w:val="4"/>
            <w:vAlign w:val="bottom"/>
            <w:tcPrChange w:id="61" w:author="David Döbele" w:date="2024-10-22T19:24:00Z" w16du:dateUtc="2024-10-22T17:24:00Z">
              <w:tcPr>
                <w:tcW w:w="3597" w:type="dxa"/>
                <w:gridSpan w:val="5"/>
                <w:vAlign w:val="bottom"/>
              </w:tcPr>
            </w:tcPrChange>
          </w:tcPr>
          <w:p w14:paraId="726D636E" w14:textId="6FE1353D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5A6010">
              <w:rPr>
                <w:i w:val="0"/>
                <w:iCs w:val="0"/>
                <w:sz w:val="18"/>
                <w:lang w:val="en-US"/>
              </w:rPr>
              <w:t>07/2022 – 12/2022</w:t>
            </w:r>
          </w:p>
        </w:tc>
      </w:tr>
      <w:tr w:rsidR="00BD1E0A" w:rsidRPr="005A6010" w14:paraId="268DB88F" w14:textId="77777777" w:rsidTr="009703E1">
        <w:trPr>
          <w:trHeight w:val="20"/>
          <w:trPrChange w:id="62" w:author="David Döbele" w:date="2024-10-22T19:24:00Z" w16du:dateUtc="2024-10-22T17:24:00Z">
            <w:trPr>
              <w:gridBefore w:val="1"/>
              <w:gridAfter w:val="0"/>
              <w:trHeight w:val="20"/>
            </w:trPr>
          </w:trPrChange>
        </w:trPr>
        <w:tc>
          <w:tcPr>
            <w:tcW w:w="10206" w:type="dxa"/>
            <w:gridSpan w:val="7"/>
            <w:vAlign w:val="bottom"/>
            <w:tcPrChange w:id="63" w:author="David Döbele" w:date="2024-10-22T19:24:00Z" w16du:dateUtc="2024-10-22T17:24:00Z">
              <w:tcPr>
                <w:tcW w:w="9126" w:type="dxa"/>
                <w:gridSpan w:val="9"/>
                <w:vAlign w:val="bottom"/>
              </w:tcPr>
            </w:tcPrChange>
          </w:tcPr>
          <w:p w14:paraId="23FFCDDC" w14:textId="3483A180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>Erstellung von PowerPoint-Präsentationen für Projekte der Berater</w:t>
            </w:r>
          </w:p>
          <w:p w14:paraId="08E078FA" w14:textId="799C9928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>Durchführung von Recherche- und Analysearbeit für Blogartikel auf der Website</w:t>
            </w:r>
          </w:p>
        </w:tc>
      </w:tr>
      <w:tr w:rsidR="00BD1E0A" w:rsidRPr="005A6010" w14:paraId="0D4DF1FA" w14:textId="77777777" w:rsidTr="009703E1">
        <w:trPr>
          <w:trHeight w:val="346"/>
          <w:trPrChange w:id="64" w:author="David Döbele" w:date="2024-10-22T19:24:00Z" w16du:dateUtc="2024-10-22T17:24:00Z">
            <w:trPr>
              <w:gridBefore w:val="1"/>
              <w:gridAfter w:val="0"/>
              <w:trHeight w:val="346"/>
            </w:trPr>
          </w:trPrChange>
        </w:trPr>
        <w:tc>
          <w:tcPr>
            <w:tcW w:w="5529" w:type="dxa"/>
            <w:gridSpan w:val="3"/>
            <w:vAlign w:val="bottom"/>
            <w:tcPrChange w:id="65" w:author="David Döbele" w:date="2024-10-22T19:24:00Z" w16du:dateUtc="2024-10-22T17:24:00Z">
              <w:tcPr>
                <w:tcW w:w="5529" w:type="dxa"/>
                <w:gridSpan w:val="4"/>
                <w:vAlign w:val="bottom"/>
              </w:tcPr>
            </w:tcPrChange>
          </w:tcPr>
          <w:p w14:paraId="52DCB940" w14:textId="3362F799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Burg </w:t>
            </w:r>
            <w:proofErr w:type="spellStart"/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>Berwartstein</w:t>
            </w:r>
            <w:proofErr w:type="spellEnd"/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4677" w:type="dxa"/>
            <w:gridSpan w:val="4"/>
            <w:vAlign w:val="bottom"/>
            <w:tcPrChange w:id="66" w:author="David Döbele" w:date="2024-10-22T19:24:00Z" w16du:dateUtc="2024-10-22T17:24:00Z">
              <w:tcPr>
                <w:tcW w:w="3597" w:type="dxa"/>
                <w:gridSpan w:val="5"/>
                <w:vAlign w:val="bottom"/>
              </w:tcPr>
            </w:tcPrChange>
          </w:tcPr>
          <w:p w14:paraId="00F3353C" w14:textId="5DA71EEB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5A6010">
              <w:rPr>
                <w:iCs w:val="0"/>
                <w:smallCaps/>
                <w:sz w:val="23"/>
                <w:szCs w:val="23"/>
              </w:rPr>
              <w:t>Erlenbach</w:t>
            </w:r>
          </w:p>
        </w:tc>
      </w:tr>
      <w:tr w:rsidR="00BD1E0A" w:rsidRPr="005A6010" w14:paraId="7A1EBBAB" w14:textId="77777777" w:rsidTr="009703E1">
        <w:trPr>
          <w:trHeight w:val="20"/>
          <w:trPrChange w:id="67" w:author="David Döbele" w:date="2024-10-22T19:24:00Z" w16du:dateUtc="2024-10-22T17:24:00Z">
            <w:trPr>
              <w:gridBefore w:val="1"/>
              <w:gridAfter w:val="0"/>
              <w:wAfter w:w="6" w:type="dxa"/>
              <w:trHeight w:val="20"/>
            </w:trPr>
          </w:trPrChange>
        </w:trPr>
        <w:tc>
          <w:tcPr>
            <w:tcW w:w="6096" w:type="dxa"/>
            <w:gridSpan w:val="4"/>
            <w:vAlign w:val="bottom"/>
            <w:tcPrChange w:id="68" w:author="David Döbele" w:date="2024-10-22T19:24:00Z" w16du:dateUtc="2024-10-22T17:24:00Z">
              <w:tcPr>
                <w:tcW w:w="6096" w:type="dxa"/>
                <w:gridSpan w:val="5"/>
                <w:vAlign w:val="bottom"/>
              </w:tcPr>
            </w:tcPrChange>
          </w:tcPr>
          <w:p w14:paraId="06A0ABEE" w14:textId="68D748D2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 w:rsidRPr="005A6010">
              <w:rPr>
                <w:i w:val="0"/>
                <w:iCs w:val="0"/>
                <w:sz w:val="18"/>
                <w:lang w:val="en-US"/>
              </w:rPr>
              <w:t>Fremdenführer</w:t>
            </w:r>
            <w:proofErr w:type="spellEnd"/>
          </w:p>
        </w:tc>
        <w:tc>
          <w:tcPr>
            <w:tcW w:w="4110" w:type="dxa"/>
            <w:gridSpan w:val="3"/>
            <w:vAlign w:val="bottom"/>
            <w:tcPrChange w:id="69" w:author="David Döbele" w:date="2024-10-22T19:24:00Z" w16du:dateUtc="2024-10-22T17:24:00Z">
              <w:tcPr>
                <w:tcW w:w="3024" w:type="dxa"/>
                <w:gridSpan w:val="3"/>
                <w:vAlign w:val="bottom"/>
              </w:tcPr>
            </w:tcPrChange>
          </w:tcPr>
          <w:p w14:paraId="59E67B8D" w14:textId="3A7FD78C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5A6010">
              <w:rPr>
                <w:i w:val="0"/>
                <w:iCs w:val="0"/>
                <w:sz w:val="18"/>
                <w:lang w:val="en-US"/>
              </w:rPr>
              <w:t>10/2018 – 01/2020</w:t>
            </w:r>
          </w:p>
        </w:tc>
      </w:tr>
      <w:tr w:rsidR="00BD1E0A" w:rsidRPr="005A6010" w14:paraId="76B55717" w14:textId="77777777" w:rsidTr="009703E1">
        <w:trPr>
          <w:trHeight w:val="20"/>
          <w:trPrChange w:id="70" w:author="David Döbele" w:date="2024-10-22T19:24:00Z" w16du:dateUtc="2024-10-22T17:24:00Z">
            <w:trPr>
              <w:gridBefore w:val="1"/>
              <w:gridAfter w:val="0"/>
              <w:wAfter w:w="6" w:type="dxa"/>
              <w:trHeight w:val="20"/>
            </w:trPr>
          </w:trPrChange>
        </w:trPr>
        <w:tc>
          <w:tcPr>
            <w:tcW w:w="10206" w:type="dxa"/>
            <w:gridSpan w:val="7"/>
            <w:vAlign w:val="bottom"/>
            <w:tcPrChange w:id="71" w:author="David Döbele" w:date="2024-10-22T19:24:00Z" w16du:dateUtc="2024-10-22T17:24:00Z">
              <w:tcPr>
                <w:tcW w:w="9120" w:type="dxa"/>
                <w:gridSpan w:val="8"/>
                <w:vAlign w:val="bottom"/>
              </w:tcPr>
            </w:tcPrChange>
          </w:tcPr>
          <w:p w14:paraId="2CBDD47D" w14:textId="38D78976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 xml:space="preserve">Führung der bis zu 60 Besucher durch die Burg sowie Vortragen der Geschichte und wichtiger Fakten </w:t>
            </w:r>
          </w:p>
          <w:p w14:paraId="5E301C2A" w14:textId="4F248721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 xml:space="preserve">Verbesserung von Fähigkeiten im Vortragen vor großen Gruppen sowie Ausbau des Selbstbewusstseins </w:t>
            </w:r>
          </w:p>
        </w:tc>
      </w:tr>
      <w:tr w:rsidR="00BD1E0A" w:rsidRPr="005A6010" w14:paraId="414B4085" w14:textId="77777777" w:rsidTr="009703E1">
        <w:trPr>
          <w:trHeight w:val="454"/>
          <w:trPrChange w:id="72" w:author="David Döbele" w:date="2024-10-22T19:24:00Z" w16du:dateUtc="2024-10-22T17:24:00Z">
            <w:trPr>
              <w:gridBefore w:val="1"/>
              <w:gridAfter w:val="0"/>
              <w:wAfter w:w="6" w:type="dxa"/>
              <w:trHeight w:val="454"/>
            </w:trPr>
          </w:trPrChange>
        </w:trPr>
        <w:tc>
          <w:tcPr>
            <w:tcW w:w="10206" w:type="dxa"/>
            <w:gridSpan w:val="7"/>
            <w:tcBorders>
              <w:bottom w:val="single" w:sz="4" w:space="0" w:color="auto"/>
            </w:tcBorders>
            <w:vAlign w:val="bottom"/>
            <w:tcPrChange w:id="73" w:author="David Döbele" w:date="2024-10-22T19:24:00Z" w16du:dateUtc="2024-10-22T17:24:00Z">
              <w:tcPr>
                <w:tcW w:w="9120" w:type="dxa"/>
                <w:gridSpan w:val="8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4741C5BA" w14:textId="439DD27F" w:rsidR="00BD1E0A" w:rsidRPr="005A6010" w:rsidRDefault="00BD1E0A" w:rsidP="00BD1E0A">
            <w:pPr>
              <w:pStyle w:val="BERSCHRIFT"/>
              <w:jc w:val="center"/>
              <w:rPr>
                <w:i/>
                <w:sz w:val="28"/>
              </w:rPr>
            </w:pPr>
            <w:r w:rsidRPr="005A6010">
              <w:rPr>
                <w:sz w:val="28"/>
              </w:rPr>
              <w:t xml:space="preserve">Sportliches Engagement </w:t>
            </w:r>
          </w:p>
        </w:tc>
      </w:tr>
      <w:tr w:rsidR="00BD1E0A" w:rsidRPr="005A6010" w14:paraId="74251178" w14:textId="77777777" w:rsidTr="009703E1">
        <w:trPr>
          <w:trHeight w:val="340"/>
          <w:trPrChange w:id="74" w:author="David Döbele" w:date="2024-10-22T19:24:00Z" w16du:dateUtc="2024-10-22T17:24:00Z">
            <w:trPr>
              <w:gridBefore w:val="1"/>
              <w:gridAfter w:val="0"/>
              <w:wAfter w:w="6" w:type="dxa"/>
              <w:trHeight w:val="340"/>
            </w:trPr>
          </w:trPrChange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  <w:tcPrChange w:id="75" w:author="David Döbele" w:date="2024-10-22T19:24:00Z" w16du:dateUtc="2024-10-22T17:24:00Z">
              <w:tcPr>
                <w:tcW w:w="5523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23826F21" w14:textId="2080DBDD" w:rsidR="00BD1E0A" w:rsidRPr="005A6010" w:rsidRDefault="00BD1E0A" w:rsidP="00BD1E0A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Erfolge</w:t>
            </w:r>
            <w:proofErr w:type="spellEnd"/>
            <w:r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im</w:t>
            </w:r>
            <w:proofErr w:type="spellEnd"/>
            <w:r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Einzelwettkampf</w:t>
            </w:r>
            <w:proofErr w:type="spellEnd"/>
          </w:p>
        </w:tc>
        <w:tc>
          <w:tcPr>
            <w:tcW w:w="4683" w:type="dxa"/>
            <w:gridSpan w:val="5"/>
            <w:tcBorders>
              <w:top w:val="single" w:sz="4" w:space="0" w:color="auto"/>
            </w:tcBorders>
            <w:vAlign w:val="bottom"/>
            <w:tcPrChange w:id="76" w:author="David Döbele" w:date="2024-10-22T19:24:00Z" w16du:dateUtc="2024-10-22T17:24:00Z">
              <w:tcPr>
                <w:tcW w:w="3597" w:type="dxa"/>
                <w:gridSpan w:val="5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58208F44" w14:textId="6B5D3AD2" w:rsidR="00BD1E0A" w:rsidRPr="005A6010" w:rsidRDefault="00BD1E0A" w:rsidP="00BD1E0A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5A6010">
              <w:rPr>
                <w:sz w:val="23"/>
                <w:szCs w:val="23"/>
              </w:rPr>
              <w:t>Deutschlandweit</w:t>
            </w:r>
          </w:p>
        </w:tc>
      </w:tr>
      <w:tr w:rsidR="00BD1E0A" w:rsidRPr="005A6010" w14:paraId="4F59C612" w14:textId="77777777" w:rsidTr="009703E1">
        <w:trPr>
          <w:trHeight w:val="20"/>
          <w:trPrChange w:id="77" w:author="David Döbele" w:date="2024-10-22T19:24:00Z" w16du:dateUtc="2024-10-22T17:24:00Z">
            <w:trPr>
              <w:gridBefore w:val="1"/>
              <w:gridAfter w:val="0"/>
              <w:wAfter w:w="6" w:type="dxa"/>
              <w:trHeight w:val="20"/>
            </w:trPr>
          </w:trPrChange>
        </w:trPr>
        <w:tc>
          <w:tcPr>
            <w:tcW w:w="6861" w:type="dxa"/>
            <w:gridSpan w:val="5"/>
            <w:vAlign w:val="bottom"/>
            <w:tcPrChange w:id="78" w:author="David Döbele" w:date="2024-10-22T19:24:00Z" w16du:dateUtc="2024-10-22T17:24:00Z">
              <w:tcPr>
                <w:tcW w:w="6861" w:type="dxa"/>
                <w:gridSpan w:val="6"/>
                <w:vAlign w:val="bottom"/>
              </w:tcPr>
            </w:tcPrChange>
          </w:tcPr>
          <w:p w14:paraId="32F07601" w14:textId="5E963851" w:rsidR="00BD1E0A" w:rsidRPr="005A6010" w:rsidRDefault="00BD1E0A" w:rsidP="00BD1E0A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Judo (JSV-Speyer)</w:t>
            </w:r>
          </w:p>
        </w:tc>
        <w:tc>
          <w:tcPr>
            <w:tcW w:w="3345" w:type="dxa"/>
            <w:gridSpan w:val="2"/>
            <w:vAlign w:val="bottom"/>
            <w:tcPrChange w:id="79" w:author="David Döbele" w:date="2024-10-22T19:24:00Z" w16du:dateUtc="2024-10-22T17:24:00Z">
              <w:tcPr>
                <w:tcW w:w="2259" w:type="dxa"/>
                <w:gridSpan w:val="2"/>
                <w:vAlign w:val="bottom"/>
              </w:tcPr>
            </w:tcPrChange>
          </w:tcPr>
          <w:p w14:paraId="45DD2178" w14:textId="486B2B29" w:rsidR="00BD1E0A" w:rsidRPr="005A6010" w:rsidRDefault="00BD1E0A" w:rsidP="00BD1E0A">
            <w:pPr>
              <w:pStyle w:val="Beschreibung"/>
              <w:jc w:val="right"/>
              <w:rPr>
                <w:sz w:val="18"/>
                <w:lang w:val="en-US"/>
              </w:rPr>
            </w:pPr>
            <w:r w:rsidRPr="005A6010">
              <w:rPr>
                <w:sz w:val="18"/>
                <w:lang w:val="en-US"/>
              </w:rPr>
              <w:t xml:space="preserve">2013 – </w:t>
            </w:r>
            <w:proofErr w:type="spellStart"/>
            <w:r w:rsidRPr="005A6010">
              <w:rPr>
                <w:sz w:val="18"/>
                <w:lang w:val="en-US"/>
              </w:rPr>
              <w:t>heute</w:t>
            </w:r>
            <w:proofErr w:type="spellEnd"/>
          </w:p>
        </w:tc>
      </w:tr>
      <w:tr w:rsidR="00BD1E0A" w:rsidRPr="005A6010" w14:paraId="02437711" w14:textId="77777777" w:rsidTr="009703E1">
        <w:trPr>
          <w:trHeight w:val="20"/>
          <w:trPrChange w:id="80" w:author="David Döbele" w:date="2024-10-22T19:24:00Z" w16du:dateUtc="2024-10-22T17:24:00Z">
            <w:trPr>
              <w:gridBefore w:val="1"/>
              <w:gridAfter w:val="0"/>
              <w:wAfter w:w="6" w:type="dxa"/>
              <w:trHeight w:val="20"/>
            </w:trPr>
          </w:trPrChange>
        </w:trPr>
        <w:tc>
          <w:tcPr>
            <w:tcW w:w="10206" w:type="dxa"/>
            <w:gridSpan w:val="7"/>
            <w:vAlign w:val="bottom"/>
            <w:tcPrChange w:id="81" w:author="David Döbele" w:date="2024-10-22T19:24:00Z" w16du:dateUtc="2024-10-22T17:24:00Z">
              <w:tcPr>
                <w:tcW w:w="9120" w:type="dxa"/>
                <w:gridSpan w:val="8"/>
                <w:vAlign w:val="bottom"/>
              </w:tcPr>
            </w:tcPrChange>
          </w:tcPr>
          <w:p w14:paraId="7CA4D9D0" w14:textId="44EBA032" w:rsidR="00BD1E0A" w:rsidRPr="005A6010" w:rsidRDefault="00BD1E0A" w:rsidP="00BD1E0A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5A6010">
              <w:rPr>
                <w:i/>
                <w:sz w:val="18"/>
                <w:lang w:val="de-AT"/>
              </w:rPr>
              <w:t>Südwestdeutsche Meisterschaften: Erster Platz U21 (2022), Dritter Platz U18 (2020), Dritter Platz U15 (2017, 2016)</w:t>
            </w:r>
          </w:p>
          <w:p w14:paraId="68CFAD97" w14:textId="119FE2E2" w:rsidR="00BD1E0A" w:rsidRPr="005A6010" w:rsidRDefault="00BD1E0A" w:rsidP="00BD1E0A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5A6010">
              <w:rPr>
                <w:i/>
                <w:iCs/>
                <w:sz w:val="18"/>
                <w:lang w:val="de-AT"/>
              </w:rPr>
              <w:t>Rheinlandpfalz- und Pfalzmeisterschaften: fünfmal erster Platz, siebenmal zweiter Platz und zweimal dritter Platz</w:t>
            </w:r>
          </w:p>
        </w:tc>
      </w:tr>
      <w:tr w:rsidR="00BD1E0A" w:rsidRPr="005A6010" w14:paraId="372B236E" w14:textId="77777777" w:rsidTr="009703E1">
        <w:trPr>
          <w:trHeight w:val="346"/>
          <w:trPrChange w:id="82" w:author="David Döbele" w:date="2024-10-22T19:24:00Z" w16du:dateUtc="2024-10-22T17:24:00Z">
            <w:trPr>
              <w:gridBefore w:val="1"/>
              <w:gridAfter w:val="0"/>
              <w:wAfter w:w="6" w:type="dxa"/>
              <w:trHeight w:val="346"/>
            </w:trPr>
          </w:trPrChange>
        </w:trPr>
        <w:tc>
          <w:tcPr>
            <w:tcW w:w="5529" w:type="dxa"/>
            <w:gridSpan w:val="3"/>
            <w:vAlign w:val="bottom"/>
            <w:tcPrChange w:id="83" w:author="David Döbele" w:date="2024-10-22T19:24:00Z" w16du:dateUtc="2024-10-22T17:24:00Z">
              <w:tcPr>
                <w:tcW w:w="5529" w:type="dxa"/>
                <w:gridSpan w:val="4"/>
                <w:vAlign w:val="bottom"/>
              </w:tcPr>
            </w:tcPrChange>
          </w:tcPr>
          <w:p w14:paraId="4006E5D0" w14:textId="31EF8430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Erste Judo Bundesliga</w:t>
            </w:r>
          </w:p>
        </w:tc>
        <w:tc>
          <w:tcPr>
            <w:tcW w:w="4677" w:type="dxa"/>
            <w:gridSpan w:val="4"/>
            <w:vAlign w:val="bottom"/>
            <w:tcPrChange w:id="84" w:author="David Döbele" w:date="2024-10-22T19:24:00Z" w16du:dateUtc="2024-10-22T17:24:00Z">
              <w:tcPr>
                <w:tcW w:w="3591" w:type="dxa"/>
                <w:gridSpan w:val="4"/>
                <w:vAlign w:val="bottom"/>
              </w:tcPr>
            </w:tcPrChange>
          </w:tcPr>
          <w:p w14:paraId="63AB2158" w14:textId="5EF376FA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5A6010">
              <w:rPr>
                <w:smallCaps/>
                <w:sz w:val="23"/>
                <w:szCs w:val="23"/>
              </w:rPr>
              <w:t>Karlsruhe</w:t>
            </w:r>
          </w:p>
        </w:tc>
      </w:tr>
      <w:tr w:rsidR="00BD1E0A" w:rsidRPr="005A6010" w14:paraId="43D2C31A" w14:textId="77777777" w:rsidTr="009703E1">
        <w:trPr>
          <w:trHeight w:val="20"/>
          <w:trPrChange w:id="85" w:author="David Döbele" w:date="2024-10-22T19:24:00Z" w16du:dateUtc="2024-10-22T17:24:00Z">
            <w:trPr>
              <w:gridBefore w:val="1"/>
              <w:gridAfter w:val="0"/>
              <w:wAfter w:w="6" w:type="dxa"/>
              <w:trHeight w:val="20"/>
            </w:trPr>
          </w:trPrChange>
        </w:trPr>
        <w:tc>
          <w:tcPr>
            <w:tcW w:w="5529" w:type="dxa"/>
            <w:gridSpan w:val="3"/>
            <w:vAlign w:val="bottom"/>
            <w:tcPrChange w:id="86" w:author="David Döbele" w:date="2024-10-22T19:24:00Z" w16du:dateUtc="2024-10-22T17:24:00Z">
              <w:tcPr>
                <w:tcW w:w="5529" w:type="dxa"/>
                <w:gridSpan w:val="4"/>
                <w:vAlign w:val="bottom"/>
              </w:tcPr>
            </w:tcPrChange>
          </w:tcPr>
          <w:p w14:paraId="0CFB1379" w14:textId="42B10588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i w:val="0"/>
                <w:iCs w:val="0"/>
                <w:sz w:val="18"/>
                <w:lang w:val="de-AT"/>
              </w:rPr>
              <w:t>Budo-Club-Karlsruhe</w:t>
            </w:r>
          </w:p>
        </w:tc>
        <w:tc>
          <w:tcPr>
            <w:tcW w:w="4677" w:type="dxa"/>
            <w:gridSpan w:val="4"/>
            <w:vAlign w:val="bottom"/>
            <w:tcPrChange w:id="87" w:author="David Döbele" w:date="2024-10-22T19:24:00Z" w16du:dateUtc="2024-10-22T17:24:00Z">
              <w:tcPr>
                <w:tcW w:w="3591" w:type="dxa"/>
                <w:gridSpan w:val="4"/>
                <w:vAlign w:val="bottom"/>
              </w:tcPr>
            </w:tcPrChange>
          </w:tcPr>
          <w:p w14:paraId="1726BAA3" w14:textId="7780CF9C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5A6010">
              <w:rPr>
                <w:i w:val="0"/>
                <w:iCs w:val="0"/>
                <w:sz w:val="18"/>
                <w:lang w:val="en-US"/>
              </w:rPr>
              <w:t xml:space="preserve">01/2023 – </w:t>
            </w:r>
            <w:proofErr w:type="spellStart"/>
            <w:r w:rsidRPr="005A6010">
              <w:rPr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BD1E0A" w:rsidRPr="005A6010" w14:paraId="2B109D77" w14:textId="77777777" w:rsidTr="009703E1">
        <w:trPr>
          <w:trHeight w:val="20"/>
          <w:trPrChange w:id="88" w:author="David Döbele" w:date="2024-10-22T19:24:00Z" w16du:dateUtc="2024-10-22T17:24:00Z">
            <w:trPr>
              <w:gridBefore w:val="1"/>
              <w:gridAfter w:val="0"/>
              <w:wAfter w:w="6" w:type="dxa"/>
              <w:trHeight w:val="20"/>
            </w:trPr>
          </w:trPrChange>
        </w:trPr>
        <w:tc>
          <w:tcPr>
            <w:tcW w:w="10206" w:type="dxa"/>
            <w:gridSpan w:val="7"/>
            <w:vAlign w:val="bottom"/>
            <w:tcPrChange w:id="89" w:author="David Döbele" w:date="2024-10-22T19:24:00Z" w16du:dateUtc="2024-10-22T17:24:00Z">
              <w:tcPr>
                <w:tcW w:w="9120" w:type="dxa"/>
                <w:gridSpan w:val="8"/>
                <w:vAlign w:val="bottom"/>
              </w:tcPr>
            </w:tcPrChange>
          </w:tcPr>
          <w:p w14:paraId="6B5CD5D4" w14:textId="77777777" w:rsidR="00BD1E0A" w:rsidRPr="00F70CF0" w:rsidRDefault="00BD1E0A" w:rsidP="00BD1E0A">
            <w:pPr>
              <w:pStyle w:val="Bullets"/>
              <w:numPr>
                <w:ilvl w:val="0"/>
                <w:numId w:val="2"/>
              </w:numPr>
              <w:rPr>
                <w:smallCaps/>
                <w:sz w:val="23"/>
                <w:szCs w:val="23"/>
              </w:rPr>
            </w:pPr>
            <w:r w:rsidRPr="005A6010">
              <w:rPr>
                <w:sz w:val="18"/>
                <w:lang w:val="de-AT"/>
              </w:rPr>
              <w:t>Aufstieg von der zweiten Bundesliga in die erste Bundesliga</w:t>
            </w:r>
          </w:p>
          <w:p w14:paraId="417B1CE7" w14:textId="461546E5" w:rsidR="00BD1E0A" w:rsidRPr="005A6010" w:rsidRDefault="00BD1E0A" w:rsidP="00BD1E0A">
            <w:pPr>
              <w:pStyle w:val="Bullets"/>
              <w:numPr>
                <w:ilvl w:val="0"/>
                <w:numId w:val="2"/>
              </w:numPr>
              <w:rPr>
                <w:smallCaps/>
                <w:sz w:val="23"/>
                <w:szCs w:val="23"/>
              </w:rPr>
            </w:pPr>
            <w:r w:rsidRPr="005A6010">
              <w:rPr>
                <w:sz w:val="18"/>
                <w:lang w:val="de-AT"/>
              </w:rPr>
              <w:t>Vorbereitung mit dem Team auf die nächste Saison</w:t>
            </w:r>
          </w:p>
        </w:tc>
      </w:tr>
      <w:tr w:rsidR="00BD1E0A" w:rsidRPr="005A6010" w14:paraId="4AF19DD1" w14:textId="77777777" w:rsidTr="009703E1">
        <w:trPr>
          <w:trHeight w:val="346"/>
          <w:trPrChange w:id="90" w:author="David Döbele" w:date="2024-10-22T19:24:00Z" w16du:dateUtc="2024-10-22T17:24:00Z">
            <w:trPr>
              <w:gridBefore w:val="1"/>
              <w:gridAfter w:val="0"/>
              <w:wAfter w:w="6" w:type="dxa"/>
              <w:trHeight w:val="346"/>
            </w:trPr>
          </w:trPrChange>
        </w:trPr>
        <w:tc>
          <w:tcPr>
            <w:tcW w:w="5529" w:type="dxa"/>
            <w:gridSpan w:val="3"/>
            <w:vAlign w:val="bottom"/>
            <w:tcPrChange w:id="91" w:author="David Döbele" w:date="2024-10-22T19:24:00Z" w16du:dateUtc="2024-10-22T17:24:00Z">
              <w:tcPr>
                <w:tcW w:w="5529" w:type="dxa"/>
                <w:gridSpan w:val="4"/>
                <w:vAlign w:val="bottom"/>
              </w:tcPr>
            </w:tcPrChange>
          </w:tcPr>
          <w:p w14:paraId="7756FD9A" w14:textId="16A942FD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Erste Judo Bundesliga</w:t>
            </w:r>
          </w:p>
        </w:tc>
        <w:tc>
          <w:tcPr>
            <w:tcW w:w="4677" w:type="dxa"/>
            <w:gridSpan w:val="4"/>
            <w:vAlign w:val="bottom"/>
            <w:tcPrChange w:id="92" w:author="David Döbele" w:date="2024-10-22T19:24:00Z" w16du:dateUtc="2024-10-22T17:24:00Z">
              <w:tcPr>
                <w:tcW w:w="3591" w:type="dxa"/>
                <w:gridSpan w:val="4"/>
                <w:vAlign w:val="bottom"/>
              </w:tcPr>
            </w:tcPrChange>
          </w:tcPr>
          <w:p w14:paraId="30626CB8" w14:textId="37282C3D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5A6010">
              <w:rPr>
                <w:smallCaps/>
                <w:sz w:val="23"/>
                <w:szCs w:val="23"/>
              </w:rPr>
              <w:t>Speyer</w:t>
            </w:r>
          </w:p>
        </w:tc>
      </w:tr>
      <w:tr w:rsidR="00BD1E0A" w:rsidRPr="005A6010" w14:paraId="56372BDE" w14:textId="77777777" w:rsidTr="009703E1">
        <w:trPr>
          <w:trHeight w:val="20"/>
          <w:trPrChange w:id="93" w:author="David Döbele" w:date="2024-10-22T19:24:00Z" w16du:dateUtc="2024-10-22T17:24:00Z">
            <w:trPr>
              <w:gridBefore w:val="1"/>
              <w:gridAfter w:val="0"/>
              <w:wAfter w:w="6" w:type="dxa"/>
              <w:trHeight w:val="20"/>
            </w:trPr>
          </w:trPrChange>
        </w:trPr>
        <w:tc>
          <w:tcPr>
            <w:tcW w:w="7428" w:type="dxa"/>
            <w:gridSpan w:val="6"/>
            <w:vAlign w:val="bottom"/>
            <w:tcPrChange w:id="94" w:author="David Döbele" w:date="2024-10-22T19:24:00Z" w16du:dateUtc="2024-10-22T17:24:00Z">
              <w:tcPr>
                <w:tcW w:w="7428" w:type="dxa"/>
                <w:gridSpan w:val="7"/>
                <w:vAlign w:val="bottom"/>
              </w:tcPr>
            </w:tcPrChange>
          </w:tcPr>
          <w:p w14:paraId="3C87D247" w14:textId="63BFA442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 w:rsidRPr="005A6010">
              <w:rPr>
                <w:i w:val="0"/>
                <w:iCs w:val="0"/>
                <w:sz w:val="18"/>
                <w:lang w:val="de-AT"/>
              </w:rPr>
              <w:t>J</w:t>
            </w:r>
            <w:r>
              <w:rPr>
                <w:i w:val="0"/>
                <w:iCs w:val="0"/>
                <w:sz w:val="18"/>
                <w:lang w:val="de-AT"/>
              </w:rPr>
              <w:t>SV-Speyer</w:t>
            </w:r>
          </w:p>
        </w:tc>
        <w:tc>
          <w:tcPr>
            <w:tcW w:w="2778" w:type="dxa"/>
            <w:vAlign w:val="bottom"/>
            <w:tcPrChange w:id="95" w:author="David Döbele" w:date="2024-10-22T19:24:00Z" w16du:dateUtc="2024-10-22T17:24:00Z">
              <w:tcPr>
                <w:tcW w:w="1692" w:type="dxa"/>
                <w:vAlign w:val="bottom"/>
              </w:tcPr>
            </w:tcPrChange>
          </w:tcPr>
          <w:p w14:paraId="288A2195" w14:textId="3EF0350A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5A6010">
              <w:rPr>
                <w:i w:val="0"/>
                <w:iCs w:val="0"/>
                <w:sz w:val="18"/>
                <w:lang w:val="en-US"/>
              </w:rPr>
              <w:t>07/2021 – 12/2022</w:t>
            </w:r>
          </w:p>
        </w:tc>
      </w:tr>
      <w:tr w:rsidR="00BD1E0A" w:rsidRPr="005A6010" w14:paraId="7ECB507F" w14:textId="77777777" w:rsidTr="009703E1">
        <w:trPr>
          <w:trHeight w:val="20"/>
          <w:trPrChange w:id="96" w:author="David Döbele" w:date="2024-10-22T19:24:00Z" w16du:dateUtc="2024-10-22T17:24:00Z">
            <w:trPr>
              <w:gridBefore w:val="1"/>
              <w:gridAfter w:val="0"/>
              <w:wAfter w:w="6" w:type="dxa"/>
              <w:trHeight w:val="20"/>
            </w:trPr>
          </w:trPrChange>
        </w:trPr>
        <w:tc>
          <w:tcPr>
            <w:tcW w:w="10206" w:type="dxa"/>
            <w:gridSpan w:val="7"/>
            <w:vAlign w:val="bottom"/>
            <w:tcPrChange w:id="97" w:author="David Döbele" w:date="2024-10-22T19:24:00Z" w16du:dateUtc="2024-10-22T17:24:00Z">
              <w:tcPr>
                <w:tcW w:w="9120" w:type="dxa"/>
                <w:gridSpan w:val="8"/>
                <w:vAlign w:val="bottom"/>
              </w:tcPr>
            </w:tcPrChange>
          </w:tcPr>
          <w:p w14:paraId="7F32B5F2" w14:textId="7D7D0517" w:rsidR="00BD1E0A" w:rsidRPr="005A6010" w:rsidRDefault="00BD1E0A" w:rsidP="00BD1E0A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5A6010">
              <w:rPr>
                <w:i/>
                <w:iCs/>
                <w:sz w:val="18"/>
                <w:lang w:val="de-AT"/>
              </w:rPr>
              <w:t>Vierter Platz als Saisonergebnis</w:t>
            </w:r>
          </w:p>
          <w:p w14:paraId="2CC438FF" w14:textId="0CC4712A" w:rsidR="00BD1E0A" w:rsidRPr="00F70CF0" w:rsidRDefault="00BD1E0A" w:rsidP="00BD1E0A">
            <w:pPr>
              <w:pStyle w:val="Listenabsatz"/>
              <w:numPr>
                <w:ilvl w:val="0"/>
                <w:numId w:val="24"/>
              </w:numPr>
              <w:ind w:left="714" w:hanging="357"/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5A6010">
              <w:rPr>
                <w:rFonts w:ascii="Georgia" w:hAnsi="Georgia"/>
                <w:i/>
                <w:iCs/>
                <w:sz w:val="18"/>
                <w:lang w:val="de-AT"/>
              </w:rPr>
              <w:t>Durchführung von Kämpfen vor großem Publikum und Erlernen von Umgang mit viel Druck</w:t>
            </w:r>
          </w:p>
        </w:tc>
      </w:tr>
      <w:tr w:rsidR="00BD1E0A" w:rsidRPr="005A6010" w14:paraId="482569A2" w14:textId="77777777" w:rsidTr="009703E1">
        <w:trPr>
          <w:trHeight w:val="454"/>
          <w:trPrChange w:id="98" w:author="David Döbele" w:date="2024-10-22T19:24:00Z" w16du:dateUtc="2024-10-22T17:24:00Z">
            <w:trPr>
              <w:gridBefore w:val="1"/>
              <w:gridAfter w:val="0"/>
              <w:wAfter w:w="6" w:type="dxa"/>
              <w:trHeight w:val="454"/>
            </w:trPr>
          </w:trPrChange>
        </w:trPr>
        <w:tc>
          <w:tcPr>
            <w:tcW w:w="10206" w:type="dxa"/>
            <w:gridSpan w:val="7"/>
            <w:tcBorders>
              <w:bottom w:val="single" w:sz="4" w:space="0" w:color="auto"/>
            </w:tcBorders>
            <w:vAlign w:val="bottom"/>
            <w:tcPrChange w:id="99" w:author="David Döbele" w:date="2024-10-22T19:24:00Z" w16du:dateUtc="2024-10-22T17:24:00Z">
              <w:tcPr>
                <w:tcW w:w="9120" w:type="dxa"/>
                <w:gridSpan w:val="8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1CFA4492" w14:textId="78D7F049" w:rsidR="00BD1E0A" w:rsidRPr="005A6010" w:rsidRDefault="00BD1E0A" w:rsidP="00BD1E0A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5A6010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BD1E0A" w:rsidRPr="005A6010" w14:paraId="2B257790" w14:textId="77777777" w:rsidTr="009703E1">
        <w:trPr>
          <w:trHeight w:val="340"/>
          <w:trPrChange w:id="100" w:author="David Döbele" w:date="2024-10-22T19:24:00Z" w16du:dateUtc="2024-10-22T17:24:00Z">
            <w:trPr>
              <w:gridBefore w:val="1"/>
              <w:gridAfter w:val="0"/>
              <w:wAfter w:w="6" w:type="dxa"/>
              <w:trHeight w:val="340"/>
            </w:trPr>
          </w:trPrChange>
        </w:trPr>
        <w:tc>
          <w:tcPr>
            <w:tcW w:w="1985" w:type="dxa"/>
            <w:tcBorders>
              <w:top w:val="single" w:sz="4" w:space="0" w:color="auto"/>
            </w:tcBorders>
            <w:vAlign w:val="bottom"/>
            <w:tcPrChange w:id="101" w:author="David Döbele" w:date="2024-10-22T19:24:00Z" w16du:dateUtc="2024-10-22T17:24:00Z">
              <w:tcPr>
                <w:tcW w:w="1985" w:type="dxa"/>
                <w:gridSpan w:val="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15B2C431" w14:textId="56F73C25" w:rsidR="00BD1E0A" w:rsidRPr="005A6010" w:rsidRDefault="00BD1E0A" w:rsidP="00BD1E0A">
            <w:pPr>
              <w:rPr>
                <w:rFonts w:ascii="Georgia" w:hAnsi="Georgia"/>
                <w:sz w:val="18"/>
              </w:rPr>
            </w:pPr>
            <w:r w:rsidRPr="005A6010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8221" w:type="dxa"/>
            <w:gridSpan w:val="6"/>
            <w:tcBorders>
              <w:top w:val="single" w:sz="4" w:space="0" w:color="auto"/>
            </w:tcBorders>
            <w:vAlign w:val="bottom"/>
            <w:tcPrChange w:id="102" w:author="David Döbele" w:date="2024-10-22T19:24:00Z" w16du:dateUtc="2024-10-22T17:24:00Z">
              <w:tcPr>
                <w:tcW w:w="7135" w:type="dxa"/>
                <w:gridSpan w:val="6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61D3FCE" w14:textId="13677C31" w:rsidR="00BD1E0A" w:rsidRPr="005A6010" w:rsidRDefault="00BD1E0A" w:rsidP="00BD1E0A">
            <w:pPr>
              <w:rPr>
                <w:rFonts w:ascii="Georgia" w:hAnsi="Georgia"/>
                <w:sz w:val="18"/>
                <w:lang w:val="de-AT"/>
              </w:rPr>
            </w:pPr>
            <w:r w:rsidRPr="005A601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5A601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(C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2</w:t>
            </w:r>
            <w:r w:rsidRPr="005A601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5A601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Englisch </w:t>
            </w:r>
            <w:r w:rsidRPr="005A601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(C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1</w:t>
            </w:r>
            <w:r w:rsidRPr="005A601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5A601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Spanisch </w:t>
            </w:r>
            <w:r w:rsidRPr="005A601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(B2)</w:t>
            </w:r>
            <w:r w:rsidRPr="005A601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9703E1" w:rsidRPr="009703E1" w14:paraId="45706C3F" w14:textId="77777777" w:rsidTr="009703E1">
        <w:trPr>
          <w:trHeight w:val="340"/>
        </w:trPr>
        <w:tc>
          <w:tcPr>
            <w:tcW w:w="1985" w:type="dxa"/>
            <w:vAlign w:val="bottom"/>
          </w:tcPr>
          <w:p w14:paraId="57688BDA" w14:textId="350496FE" w:rsidR="00BD1E0A" w:rsidRPr="005A6010" w:rsidRDefault="00BD1E0A" w:rsidP="00BD1E0A">
            <w:pPr>
              <w:rPr>
                <w:rFonts w:ascii="Georgia" w:hAnsi="Georgia"/>
                <w:sz w:val="18"/>
              </w:rPr>
            </w:pPr>
            <w:r w:rsidRPr="005A6010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8221" w:type="dxa"/>
            <w:gridSpan w:val="6"/>
            <w:vAlign w:val="bottom"/>
          </w:tcPr>
          <w:p w14:paraId="60CA2168" w14:textId="27A56E2F" w:rsidR="00BD1E0A" w:rsidRPr="005A6010" w:rsidRDefault="00BD1E0A" w:rsidP="00BD1E0A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A6010">
              <w:rPr>
                <w:rFonts w:ascii="Georgia" w:hAnsi="Georgia" w:cs="Georgia"/>
                <w:color w:val="000000"/>
                <w:sz w:val="18"/>
                <w:lang w:val="en-US"/>
              </w:rPr>
              <w:t>Microsoft Office</w:t>
            </w:r>
            <w:r w:rsidRPr="005A6010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(Excel, PowerPoint und Word)</w:t>
            </w:r>
          </w:p>
        </w:tc>
      </w:tr>
      <w:tr w:rsidR="009703E1" w:rsidRPr="005A6010" w14:paraId="70CB01B0" w14:textId="77777777" w:rsidTr="009703E1">
        <w:trPr>
          <w:trHeight w:val="340"/>
        </w:trPr>
        <w:tc>
          <w:tcPr>
            <w:tcW w:w="1985" w:type="dxa"/>
            <w:vAlign w:val="bottom"/>
          </w:tcPr>
          <w:p w14:paraId="04F58216" w14:textId="6D413C27" w:rsidR="00BD1E0A" w:rsidRPr="005A6010" w:rsidRDefault="00BD1E0A" w:rsidP="00BD1E0A">
            <w:pPr>
              <w:rPr>
                <w:rFonts w:ascii="Georgia" w:hAnsi="Georgia"/>
                <w:sz w:val="18"/>
              </w:rPr>
            </w:pPr>
            <w:r w:rsidRPr="005A6010">
              <w:rPr>
                <w:rFonts w:ascii="Georgia" w:hAnsi="Georgia"/>
                <w:sz w:val="18"/>
              </w:rPr>
              <w:t xml:space="preserve">Interessen: </w:t>
            </w:r>
          </w:p>
        </w:tc>
        <w:tc>
          <w:tcPr>
            <w:tcW w:w="8221" w:type="dxa"/>
            <w:gridSpan w:val="6"/>
            <w:vAlign w:val="bottom"/>
          </w:tcPr>
          <w:p w14:paraId="598C2742" w14:textId="53BB5272" w:rsidR="00BD1E0A" w:rsidRPr="005A6010" w:rsidRDefault="00BD1E0A" w:rsidP="00BD1E0A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5A601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Judo </w:t>
            </w:r>
            <w:r w:rsidRPr="005A601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(JSV-Speyer und BC-Karlsruhe)</w:t>
            </w:r>
            <w:r w:rsidRPr="005A601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Volleyball, 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Skifahren</w:t>
            </w:r>
            <w:r w:rsidRPr="005A601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Wirtschaft</w:t>
            </w:r>
            <w:r w:rsidRPr="005A601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und Politik </w:t>
            </w:r>
          </w:p>
        </w:tc>
      </w:tr>
      <w:tr w:rsidR="009703E1" w:rsidRPr="005A6010" w14:paraId="071AB173" w14:textId="77777777" w:rsidTr="009703E1">
        <w:trPr>
          <w:trHeight w:val="794"/>
        </w:trPr>
        <w:tc>
          <w:tcPr>
            <w:tcW w:w="1985" w:type="dxa"/>
            <w:vAlign w:val="bottom"/>
          </w:tcPr>
          <w:p w14:paraId="406B03AC" w14:textId="1BB1A971" w:rsidR="00BD1E0A" w:rsidRPr="005A6010" w:rsidRDefault="00BD1E0A" w:rsidP="00BD1E0A">
            <w:pPr>
              <w:rPr>
                <w:rFonts w:ascii="Georgia" w:hAnsi="Georgia"/>
                <w:sz w:val="18"/>
              </w:rPr>
            </w:pPr>
            <w:r w:rsidRPr="005A6010">
              <w:rPr>
                <w:rFonts w:ascii="Georgia" w:hAnsi="Georgia"/>
                <w:sz w:val="18"/>
              </w:rPr>
              <w:t xml:space="preserve">Rohrbach, </w:t>
            </w:r>
            <w:r>
              <w:rPr>
                <w:rFonts w:ascii="Georgia" w:hAnsi="Georgia"/>
                <w:sz w:val="18"/>
              </w:rPr>
              <w:t>2</w:t>
            </w:r>
            <w:r w:rsidR="000B6FD2">
              <w:rPr>
                <w:rFonts w:ascii="Georgia" w:hAnsi="Georgia"/>
                <w:sz w:val="18"/>
              </w:rPr>
              <w:t>4</w:t>
            </w:r>
            <w:r w:rsidRPr="005A6010">
              <w:rPr>
                <w:rFonts w:ascii="Georgia" w:hAnsi="Georgia"/>
                <w:sz w:val="18"/>
              </w:rPr>
              <w:t>.03.2024</w:t>
            </w:r>
          </w:p>
        </w:tc>
        <w:tc>
          <w:tcPr>
            <w:tcW w:w="8221" w:type="dxa"/>
            <w:gridSpan w:val="6"/>
            <w:vAlign w:val="bottom"/>
          </w:tcPr>
          <w:p w14:paraId="6478BDEA" w14:textId="77777777" w:rsidR="00BD1E0A" w:rsidRPr="005A6010" w:rsidRDefault="00BD1E0A" w:rsidP="00BD1E0A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1E1EAB" w:rsidRDefault="00723643">
      <w:pPr>
        <w:rPr>
          <w:sz w:val="2"/>
          <w:szCs w:val="2"/>
        </w:rPr>
      </w:pPr>
    </w:p>
    <w:sectPr w:rsidR="00723643" w:rsidRPr="001E1EAB" w:rsidSect="00F70CF0">
      <w:footerReference w:type="even" r:id="rId8"/>
      <w:pgSz w:w="11906" w:h="16838"/>
      <w:pgMar w:top="680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5724EF" w14:textId="77777777" w:rsidR="00B6620D" w:rsidRDefault="00B6620D" w:rsidP="00BE053D">
      <w:pPr>
        <w:spacing w:after="0" w:line="240" w:lineRule="auto"/>
      </w:pPr>
      <w:r>
        <w:separator/>
      </w:r>
    </w:p>
  </w:endnote>
  <w:endnote w:type="continuationSeparator" w:id="0">
    <w:p w14:paraId="32792A1E" w14:textId="77777777" w:rsidR="00B6620D" w:rsidRDefault="00B6620D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Body CS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7E625766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 w:rsidR="001F3657"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7FA887" w14:textId="77777777" w:rsidR="00B6620D" w:rsidRDefault="00B6620D" w:rsidP="00BE053D">
      <w:pPr>
        <w:spacing w:after="0" w:line="240" w:lineRule="auto"/>
      </w:pPr>
      <w:r>
        <w:separator/>
      </w:r>
    </w:p>
  </w:footnote>
  <w:footnote w:type="continuationSeparator" w:id="0">
    <w:p w14:paraId="14EC5616" w14:textId="77777777" w:rsidR="00B6620D" w:rsidRDefault="00B6620D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CC1079"/>
    <w:multiLevelType w:val="hybridMultilevel"/>
    <w:tmpl w:val="A99A0060"/>
    <w:lvl w:ilvl="0" w:tplc="0102FAFE">
      <w:start w:val="1"/>
      <w:numFmt w:val="decimal"/>
      <w:lvlText w:val="%1."/>
      <w:lvlJc w:val="left"/>
      <w:pPr>
        <w:ind w:left="720" w:hanging="360"/>
      </w:pPr>
      <w:rPr>
        <w:rFonts w:ascii="Georgia" w:hAnsi="Georgia" w:hint="default"/>
        <w:b/>
        <w:i w:val="0"/>
        <w:sz w:val="23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500E7C2C"/>
    <w:lvl w:ilvl="0" w:tplc="2D6845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23079FA"/>
    <w:multiLevelType w:val="hybridMultilevel"/>
    <w:tmpl w:val="EF6E00EE"/>
    <w:lvl w:ilvl="0" w:tplc="F3661F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10520641">
    <w:abstractNumId w:val="15"/>
  </w:num>
  <w:num w:numId="2" w16cid:durableId="1530265851">
    <w:abstractNumId w:val="18"/>
  </w:num>
  <w:num w:numId="3" w16cid:durableId="614944295">
    <w:abstractNumId w:val="20"/>
  </w:num>
  <w:num w:numId="4" w16cid:durableId="921449191">
    <w:abstractNumId w:val="0"/>
  </w:num>
  <w:num w:numId="5" w16cid:durableId="765612025">
    <w:abstractNumId w:val="1"/>
  </w:num>
  <w:num w:numId="6" w16cid:durableId="2018266931">
    <w:abstractNumId w:val="2"/>
  </w:num>
  <w:num w:numId="7" w16cid:durableId="437995238">
    <w:abstractNumId w:val="14"/>
  </w:num>
  <w:num w:numId="8" w16cid:durableId="1743524392">
    <w:abstractNumId w:val="23"/>
  </w:num>
  <w:num w:numId="9" w16cid:durableId="2045863846">
    <w:abstractNumId w:val="12"/>
  </w:num>
  <w:num w:numId="10" w16cid:durableId="1842156095">
    <w:abstractNumId w:val="25"/>
  </w:num>
  <w:num w:numId="11" w16cid:durableId="1485705277">
    <w:abstractNumId w:val="5"/>
  </w:num>
  <w:num w:numId="12" w16cid:durableId="2057000513">
    <w:abstractNumId w:val="6"/>
  </w:num>
  <w:num w:numId="13" w16cid:durableId="106512940">
    <w:abstractNumId w:val="8"/>
  </w:num>
  <w:num w:numId="14" w16cid:durableId="1679429222">
    <w:abstractNumId w:val="9"/>
  </w:num>
  <w:num w:numId="15" w16cid:durableId="1050037499">
    <w:abstractNumId w:val="22"/>
  </w:num>
  <w:num w:numId="16" w16cid:durableId="470363269">
    <w:abstractNumId w:val="4"/>
  </w:num>
  <w:num w:numId="17" w16cid:durableId="66340336">
    <w:abstractNumId w:val="17"/>
  </w:num>
  <w:num w:numId="18" w16cid:durableId="216168622">
    <w:abstractNumId w:val="3"/>
  </w:num>
  <w:num w:numId="19" w16cid:durableId="1745830363">
    <w:abstractNumId w:val="19"/>
  </w:num>
  <w:num w:numId="20" w16cid:durableId="374817956">
    <w:abstractNumId w:val="10"/>
  </w:num>
  <w:num w:numId="21" w16cid:durableId="521356873">
    <w:abstractNumId w:val="11"/>
  </w:num>
  <w:num w:numId="22" w16cid:durableId="1421831519">
    <w:abstractNumId w:val="16"/>
  </w:num>
  <w:num w:numId="23" w16cid:durableId="2087797357">
    <w:abstractNumId w:val="7"/>
  </w:num>
  <w:num w:numId="24" w16cid:durableId="989989952">
    <w:abstractNumId w:val="21"/>
  </w:num>
  <w:num w:numId="25" w16cid:durableId="387345258">
    <w:abstractNumId w:val="13"/>
  </w:num>
  <w:num w:numId="26" w16cid:durableId="1818834306">
    <w:abstractNumId w:val="2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9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9D1"/>
    <w:rsid w:val="00006D73"/>
    <w:rsid w:val="00011C16"/>
    <w:rsid w:val="00017621"/>
    <w:rsid w:val="0003613E"/>
    <w:rsid w:val="00037C5F"/>
    <w:rsid w:val="00037E59"/>
    <w:rsid w:val="00044AD5"/>
    <w:rsid w:val="00050F59"/>
    <w:rsid w:val="00061D33"/>
    <w:rsid w:val="00064643"/>
    <w:rsid w:val="00084B4D"/>
    <w:rsid w:val="00087747"/>
    <w:rsid w:val="00087F96"/>
    <w:rsid w:val="00092A2C"/>
    <w:rsid w:val="000A1FDA"/>
    <w:rsid w:val="000A5B99"/>
    <w:rsid w:val="000A5FC8"/>
    <w:rsid w:val="000B63E2"/>
    <w:rsid w:val="000B6548"/>
    <w:rsid w:val="000B6FD2"/>
    <w:rsid w:val="000C0E8E"/>
    <w:rsid w:val="000C5BC6"/>
    <w:rsid w:val="000D14BD"/>
    <w:rsid w:val="000D569F"/>
    <w:rsid w:val="000D671A"/>
    <w:rsid w:val="000E30C8"/>
    <w:rsid w:val="00103EC5"/>
    <w:rsid w:val="0010740C"/>
    <w:rsid w:val="001118F1"/>
    <w:rsid w:val="00114E9C"/>
    <w:rsid w:val="00116C6E"/>
    <w:rsid w:val="00123BD5"/>
    <w:rsid w:val="00125CA6"/>
    <w:rsid w:val="00131DB0"/>
    <w:rsid w:val="00132047"/>
    <w:rsid w:val="00141308"/>
    <w:rsid w:val="00142F1F"/>
    <w:rsid w:val="00147695"/>
    <w:rsid w:val="00150BEC"/>
    <w:rsid w:val="00154B33"/>
    <w:rsid w:val="00156FC9"/>
    <w:rsid w:val="00162A5A"/>
    <w:rsid w:val="00172867"/>
    <w:rsid w:val="00175B6D"/>
    <w:rsid w:val="0018494C"/>
    <w:rsid w:val="001901ED"/>
    <w:rsid w:val="0019483A"/>
    <w:rsid w:val="001A1583"/>
    <w:rsid w:val="001A46BF"/>
    <w:rsid w:val="001A481B"/>
    <w:rsid w:val="001A58BA"/>
    <w:rsid w:val="001B0186"/>
    <w:rsid w:val="001B62CA"/>
    <w:rsid w:val="001B7CD4"/>
    <w:rsid w:val="001C56C4"/>
    <w:rsid w:val="001D4DCD"/>
    <w:rsid w:val="001D61EB"/>
    <w:rsid w:val="001D7ECD"/>
    <w:rsid w:val="001E1EAB"/>
    <w:rsid w:val="001F3657"/>
    <w:rsid w:val="001F4175"/>
    <w:rsid w:val="001F50EE"/>
    <w:rsid w:val="00213C5D"/>
    <w:rsid w:val="00222E9F"/>
    <w:rsid w:val="00223A4D"/>
    <w:rsid w:val="00225720"/>
    <w:rsid w:val="00232CB5"/>
    <w:rsid w:val="00234A7E"/>
    <w:rsid w:val="0024141B"/>
    <w:rsid w:val="002416A0"/>
    <w:rsid w:val="0024373D"/>
    <w:rsid w:val="00250288"/>
    <w:rsid w:val="002508C2"/>
    <w:rsid w:val="0025146D"/>
    <w:rsid w:val="00264080"/>
    <w:rsid w:val="00267252"/>
    <w:rsid w:val="00274266"/>
    <w:rsid w:val="002805A6"/>
    <w:rsid w:val="00282DB0"/>
    <w:rsid w:val="0028320F"/>
    <w:rsid w:val="00297D49"/>
    <w:rsid w:val="002A018E"/>
    <w:rsid w:val="002A7FDB"/>
    <w:rsid w:val="002B2091"/>
    <w:rsid w:val="002B40A4"/>
    <w:rsid w:val="002B4520"/>
    <w:rsid w:val="002B4937"/>
    <w:rsid w:val="002C6972"/>
    <w:rsid w:val="002D2B32"/>
    <w:rsid w:val="002D4516"/>
    <w:rsid w:val="002E5735"/>
    <w:rsid w:val="002E751E"/>
    <w:rsid w:val="002F46AD"/>
    <w:rsid w:val="003101F0"/>
    <w:rsid w:val="0031022C"/>
    <w:rsid w:val="00314B7A"/>
    <w:rsid w:val="00315A6D"/>
    <w:rsid w:val="00324BC5"/>
    <w:rsid w:val="00336D19"/>
    <w:rsid w:val="00340BAB"/>
    <w:rsid w:val="003418E0"/>
    <w:rsid w:val="003442A1"/>
    <w:rsid w:val="00347F8D"/>
    <w:rsid w:val="00350F3E"/>
    <w:rsid w:val="00351D91"/>
    <w:rsid w:val="00355F94"/>
    <w:rsid w:val="00360807"/>
    <w:rsid w:val="00362735"/>
    <w:rsid w:val="00363C62"/>
    <w:rsid w:val="003653EA"/>
    <w:rsid w:val="003674C1"/>
    <w:rsid w:val="00372F7B"/>
    <w:rsid w:val="003733E5"/>
    <w:rsid w:val="00390EA6"/>
    <w:rsid w:val="003A6539"/>
    <w:rsid w:val="003B3B35"/>
    <w:rsid w:val="003B6060"/>
    <w:rsid w:val="003C357F"/>
    <w:rsid w:val="003C4109"/>
    <w:rsid w:val="003C46AA"/>
    <w:rsid w:val="003E27C3"/>
    <w:rsid w:val="003F3E3F"/>
    <w:rsid w:val="003F5368"/>
    <w:rsid w:val="004067B8"/>
    <w:rsid w:val="004068B8"/>
    <w:rsid w:val="0041156C"/>
    <w:rsid w:val="004154BE"/>
    <w:rsid w:val="0042013D"/>
    <w:rsid w:val="00422F83"/>
    <w:rsid w:val="00426D7E"/>
    <w:rsid w:val="0043430C"/>
    <w:rsid w:val="00435CDF"/>
    <w:rsid w:val="00435E6D"/>
    <w:rsid w:val="0044019E"/>
    <w:rsid w:val="00443668"/>
    <w:rsid w:val="00451C4C"/>
    <w:rsid w:val="0045383C"/>
    <w:rsid w:val="004552B3"/>
    <w:rsid w:val="00456B0D"/>
    <w:rsid w:val="00476AF8"/>
    <w:rsid w:val="0048190B"/>
    <w:rsid w:val="00484FD7"/>
    <w:rsid w:val="0048514F"/>
    <w:rsid w:val="00485B8F"/>
    <w:rsid w:val="004929FB"/>
    <w:rsid w:val="00492C3A"/>
    <w:rsid w:val="004A54BA"/>
    <w:rsid w:val="004B04E3"/>
    <w:rsid w:val="004B6A5E"/>
    <w:rsid w:val="004C69C8"/>
    <w:rsid w:val="004C7B91"/>
    <w:rsid w:val="004D259D"/>
    <w:rsid w:val="004D4B59"/>
    <w:rsid w:val="004F364A"/>
    <w:rsid w:val="00507EA7"/>
    <w:rsid w:val="00511FB2"/>
    <w:rsid w:val="0051747B"/>
    <w:rsid w:val="00526089"/>
    <w:rsid w:val="00527A28"/>
    <w:rsid w:val="00527DCA"/>
    <w:rsid w:val="00560315"/>
    <w:rsid w:val="005716D4"/>
    <w:rsid w:val="00571B60"/>
    <w:rsid w:val="00576FE8"/>
    <w:rsid w:val="00585A4D"/>
    <w:rsid w:val="005A6010"/>
    <w:rsid w:val="005B2A43"/>
    <w:rsid w:val="005C6473"/>
    <w:rsid w:val="005D6329"/>
    <w:rsid w:val="005E57F6"/>
    <w:rsid w:val="005F7FF4"/>
    <w:rsid w:val="00604A47"/>
    <w:rsid w:val="006058D8"/>
    <w:rsid w:val="00610200"/>
    <w:rsid w:val="00610493"/>
    <w:rsid w:val="00612B82"/>
    <w:rsid w:val="006131D0"/>
    <w:rsid w:val="006138DD"/>
    <w:rsid w:val="00617514"/>
    <w:rsid w:val="00623699"/>
    <w:rsid w:val="006264F3"/>
    <w:rsid w:val="00632D5A"/>
    <w:rsid w:val="00635515"/>
    <w:rsid w:val="00641134"/>
    <w:rsid w:val="00652DDB"/>
    <w:rsid w:val="006546FD"/>
    <w:rsid w:val="00655504"/>
    <w:rsid w:val="00665BF3"/>
    <w:rsid w:val="00667785"/>
    <w:rsid w:val="006732D6"/>
    <w:rsid w:val="006916D1"/>
    <w:rsid w:val="00692521"/>
    <w:rsid w:val="00693E09"/>
    <w:rsid w:val="006A2DE9"/>
    <w:rsid w:val="006A7230"/>
    <w:rsid w:val="006B0A19"/>
    <w:rsid w:val="006B4E32"/>
    <w:rsid w:val="006B72C7"/>
    <w:rsid w:val="006B7F78"/>
    <w:rsid w:val="006C2252"/>
    <w:rsid w:val="006C6C57"/>
    <w:rsid w:val="006D21A0"/>
    <w:rsid w:val="006D7F7F"/>
    <w:rsid w:val="006E17F6"/>
    <w:rsid w:val="006E2C9C"/>
    <w:rsid w:val="006E2D80"/>
    <w:rsid w:val="006E40EF"/>
    <w:rsid w:val="006F0039"/>
    <w:rsid w:val="00711CEF"/>
    <w:rsid w:val="00714312"/>
    <w:rsid w:val="00720320"/>
    <w:rsid w:val="00723643"/>
    <w:rsid w:val="00725D3C"/>
    <w:rsid w:val="00733DA1"/>
    <w:rsid w:val="00737822"/>
    <w:rsid w:val="0074111D"/>
    <w:rsid w:val="00753579"/>
    <w:rsid w:val="00753D4A"/>
    <w:rsid w:val="00756912"/>
    <w:rsid w:val="00761609"/>
    <w:rsid w:val="00763DCE"/>
    <w:rsid w:val="00764CF2"/>
    <w:rsid w:val="0076591F"/>
    <w:rsid w:val="00776C46"/>
    <w:rsid w:val="0078260B"/>
    <w:rsid w:val="007838D1"/>
    <w:rsid w:val="00785254"/>
    <w:rsid w:val="00785853"/>
    <w:rsid w:val="007966F0"/>
    <w:rsid w:val="00797BFC"/>
    <w:rsid w:val="007A720F"/>
    <w:rsid w:val="007B1991"/>
    <w:rsid w:val="007C1E03"/>
    <w:rsid w:val="007C6463"/>
    <w:rsid w:val="007C6A3C"/>
    <w:rsid w:val="007D4BEE"/>
    <w:rsid w:val="007D5BE9"/>
    <w:rsid w:val="007D6B81"/>
    <w:rsid w:val="007F5DE9"/>
    <w:rsid w:val="00802C61"/>
    <w:rsid w:val="008050E4"/>
    <w:rsid w:val="008058B3"/>
    <w:rsid w:val="0082257D"/>
    <w:rsid w:val="00846F95"/>
    <w:rsid w:val="00853438"/>
    <w:rsid w:val="008647B4"/>
    <w:rsid w:val="008659C5"/>
    <w:rsid w:val="00866846"/>
    <w:rsid w:val="00872221"/>
    <w:rsid w:val="00872553"/>
    <w:rsid w:val="00875207"/>
    <w:rsid w:val="00875DA9"/>
    <w:rsid w:val="00895E38"/>
    <w:rsid w:val="008A782B"/>
    <w:rsid w:val="008B0FC0"/>
    <w:rsid w:val="008B2072"/>
    <w:rsid w:val="008B21AA"/>
    <w:rsid w:val="008B3107"/>
    <w:rsid w:val="008B7E3E"/>
    <w:rsid w:val="008C0A8A"/>
    <w:rsid w:val="008C429A"/>
    <w:rsid w:val="008C602E"/>
    <w:rsid w:val="008D73FC"/>
    <w:rsid w:val="008E1F3D"/>
    <w:rsid w:val="008E2343"/>
    <w:rsid w:val="008E2FDD"/>
    <w:rsid w:val="008E3F89"/>
    <w:rsid w:val="008E6C95"/>
    <w:rsid w:val="008F1C71"/>
    <w:rsid w:val="008F2351"/>
    <w:rsid w:val="00902E70"/>
    <w:rsid w:val="009031BB"/>
    <w:rsid w:val="009053D7"/>
    <w:rsid w:val="0091331D"/>
    <w:rsid w:val="009147B4"/>
    <w:rsid w:val="0093039D"/>
    <w:rsid w:val="0093223C"/>
    <w:rsid w:val="00941A87"/>
    <w:rsid w:val="009501C2"/>
    <w:rsid w:val="009541E4"/>
    <w:rsid w:val="00961C99"/>
    <w:rsid w:val="009666D0"/>
    <w:rsid w:val="009668B9"/>
    <w:rsid w:val="009703E1"/>
    <w:rsid w:val="009739A0"/>
    <w:rsid w:val="00976577"/>
    <w:rsid w:val="009840A0"/>
    <w:rsid w:val="0098796A"/>
    <w:rsid w:val="00996356"/>
    <w:rsid w:val="00997D9A"/>
    <w:rsid w:val="009A0EA3"/>
    <w:rsid w:val="009B4069"/>
    <w:rsid w:val="009B5B97"/>
    <w:rsid w:val="009D7C49"/>
    <w:rsid w:val="009E7297"/>
    <w:rsid w:val="009F7E7B"/>
    <w:rsid w:val="00A0257D"/>
    <w:rsid w:val="00A02F52"/>
    <w:rsid w:val="00A12EDC"/>
    <w:rsid w:val="00A1326B"/>
    <w:rsid w:val="00A13CF4"/>
    <w:rsid w:val="00A26D0D"/>
    <w:rsid w:val="00A33135"/>
    <w:rsid w:val="00A33BDE"/>
    <w:rsid w:val="00A34885"/>
    <w:rsid w:val="00A35803"/>
    <w:rsid w:val="00A4020D"/>
    <w:rsid w:val="00A40897"/>
    <w:rsid w:val="00A43BC1"/>
    <w:rsid w:val="00A6577F"/>
    <w:rsid w:val="00A74225"/>
    <w:rsid w:val="00A82B2D"/>
    <w:rsid w:val="00A87075"/>
    <w:rsid w:val="00A902BA"/>
    <w:rsid w:val="00A936D5"/>
    <w:rsid w:val="00A94FCB"/>
    <w:rsid w:val="00A979D9"/>
    <w:rsid w:val="00AA1EB0"/>
    <w:rsid w:val="00AA2DA3"/>
    <w:rsid w:val="00AA5A9C"/>
    <w:rsid w:val="00AB016A"/>
    <w:rsid w:val="00AB2A5A"/>
    <w:rsid w:val="00AD28F8"/>
    <w:rsid w:val="00AE4C88"/>
    <w:rsid w:val="00AE6E83"/>
    <w:rsid w:val="00AF492A"/>
    <w:rsid w:val="00AF6B2A"/>
    <w:rsid w:val="00B0230B"/>
    <w:rsid w:val="00B17D95"/>
    <w:rsid w:val="00B23509"/>
    <w:rsid w:val="00B2686F"/>
    <w:rsid w:val="00B30A11"/>
    <w:rsid w:val="00B359DB"/>
    <w:rsid w:val="00B3632B"/>
    <w:rsid w:val="00B409D8"/>
    <w:rsid w:val="00B45172"/>
    <w:rsid w:val="00B46192"/>
    <w:rsid w:val="00B50B9E"/>
    <w:rsid w:val="00B5178D"/>
    <w:rsid w:val="00B62150"/>
    <w:rsid w:val="00B6620D"/>
    <w:rsid w:val="00B67F1F"/>
    <w:rsid w:val="00B701D7"/>
    <w:rsid w:val="00B746BF"/>
    <w:rsid w:val="00B803C8"/>
    <w:rsid w:val="00B83764"/>
    <w:rsid w:val="00B84E4D"/>
    <w:rsid w:val="00B90595"/>
    <w:rsid w:val="00BA1126"/>
    <w:rsid w:val="00BA215A"/>
    <w:rsid w:val="00BA588A"/>
    <w:rsid w:val="00BB5F09"/>
    <w:rsid w:val="00BC0D9F"/>
    <w:rsid w:val="00BC599E"/>
    <w:rsid w:val="00BD1E0A"/>
    <w:rsid w:val="00BD50EC"/>
    <w:rsid w:val="00BE053D"/>
    <w:rsid w:val="00BF1A7A"/>
    <w:rsid w:val="00BF1B6F"/>
    <w:rsid w:val="00BF1FA3"/>
    <w:rsid w:val="00C00974"/>
    <w:rsid w:val="00C018E4"/>
    <w:rsid w:val="00C04F47"/>
    <w:rsid w:val="00C066FA"/>
    <w:rsid w:val="00C17163"/>
    <w:rsid w:val="00C25387"/>
    <w:rsid w:val="00C365FC"/>
    <w:rsid w:val="00C54BE3"/>
    <w:rsid w:val="00C57571"/>
    <w:rsid w:val="00C57F80"/>
    <w:rsid w:val="00C611C9"/>
    <w:rsid w:val="00C768ED"/>
    <w:rsid w:val="00C77044"/>
    <w:rsid w:val="00C772F5"/>
    <w:rsid w:val="00C82A8F"/>
    <w:rsid w:val="00C8507E"/>
    <w:rsid w:val="00C916C2"/>
    <w:rsid w:val="00CA5A97"/>
    <w:rsid w:val="00CB3DD2"/>
    <w:rsid w:val="00CC1F4B"/>
    <w:rsid w:val="00CC5084"/>
    <w:rsid w:val="00CC70F4"/>
    <w:rsid w:val="00CC7F56"/>
    <w:rsid w:val="00CD03E1"/>
    <w:rsid w:val="00CD1B12"/>
    <w:rsid w:val="00CD4191"/>
    <w:rsid w:val="00CD55DC"/>
    <w:rsid w:val="00CE1BBC"/>
    <w:rsid w:val="00CE2595"/>
    <w:rsid w:val="00CE28CC"/>
    <w:rsid w:val="00CE2C1E"/>
    <w:rsid w:val="00CE72FC"/>
    <w:rsid w:val="00CF31EE"/>
    <w:rsid w:val="00CF5667"/>
    <w:rsid w:val="00D02A37"/>
    <w:rsid w:val="00D125CE"/>
    <w:rsid w:val="00D1492F"/>
    <w:rsid w:val="00D17B69"/>
    <w:rsid w:val="00D23C38"/>
    <w:rsid w:val="00D3003C"/>
    <w:rsid w:val="00D329D4"/>
    <w:rsid w:val="00D331F4"/>
    <w:rsid w:val="00D34786"/>
    <w:rsid w:val="00D44F8F"/>
    <w:rsid w:val="00D4697D"/>
    <w:rsid w:val="00D470E4"/>
    <w:rsid w:val="00D52142"/>
    <w:rsid w:val="00D5280E"/>
    <w:rsid w:val="00D61F14"/>
    <w:rsid w:val="00D634EC"/>
    <w:rsid w:val="00D72B6F"/>
    <w:rsid w:val="00D80D6B"/>
    <w:rsid w:val="00D84E54"/>
    <w:rsid w:val="00D870F4"/>
    <w:rsid w:val="00D90950"/>
    <w:rsid w:val="00DA2F87"/>
    <w:rsid w:val="00DA423E"/>
    <w:rsid w:val="00DA69DF"/>
    <w:rsid w:val="00DB3371"/>
    <w:rsid w:val="00DB33F8"/>
    <w:rsid w:val="00DD38E2"/>
    <w:rsid w:val="00DD3D5B"/>
    <w:rsid w:val="00DD777D"/>
    <w:rsid w:val="00DE3F98"/>
    <w:rsid w:val="00E13110"/>
    <w:rsid w:val="00E24DF1"/>
    <w:rsid w:val="00E431ED"/>
    <w:rsid w:val="00E600AE"/>
    <w:rsid w:val="00E6054B"/>
    <w:rsid w:val="00E64FF5"/>
    <w:rsid w:val="00E71AAE"/>
    <w:rsid w:val="00E72A87"/>
    <w:rsid w:val="00E74EC7"/>
    <w:rsid w:val="00E80178"/>
    <w:rsid w:val="00E907EC"/>
    <w:rsid w:val="00E9721C"/>
    <w:rsid w:val="00EA5421"/>
    <w:rsid w:val="00EB34FC"/>
    <w:rsid w:val="00EB5816"/>
    <w:rsid w:val="00EC0FBE"/>
    <w:rsid w:val="00EC4712"/>
    <w:rsid w:val="00EC738D"/>
    <w:rsid w:val="00EC7C09"/>
    <w:rsid w:val="00ED0EA9"/>
    <w:rsid w:val="00EE2F0B"/>
    <w:rsid w:val="00EE4F8C"/>
    <w:rsid w:val="00EF30B5"/>
    <w:rsid w:val="00EF77DF"/>
    <w:rsid w:val="00F1044D"/>
    <w:rsid w:val="00F11BEF"/>
    <w:rsid w:val="00F14318"/>
    <w:rsid w:val="00F15D96"/>
    <w:rsid w:val="00F1798F"/>
    <w:rsid w:val="00F258E7"/>
    <w:rsid w:val="00F31B84"/>
    <w:rsid w:val="00F3290B"/>
    <w:rsid w:val="00F4352E"/>
    <w:rsid w:val="00F43894"/>
    <w:rsid w:val="00F458B8"/>
    <w:rsid w:val="00F631EC"/>
    <w:rsid w:val="00F64C22"/>
    <w:rsid w:val="00F64FA7"/>
    <w:rsid w:val="00F70CF0"/>
    <w:rsid w:val="00F73A62"/>
    <w:rsid w:val="00F74D19"/>
    <w:rsid w:val="00F80053"/>
    <w:rsid w:val="00F872E7"/>
    <w:rsid w:val="00F97DF4"/>
    <w:rsid w:val="00FA02C7"/>
    <w:rsid w:val="00FA4186"/>
    <w:rsid w:val="00FA515E"/>
    <w:rsid w:val="00FA5387"/>
    <w:rsid w:val="00FB0D79"/>
    <w:rsid w:val="00FC0531"/>
    <w:rsid w:val="00FC13F0"/>
    <w:rsid w:val="00FD0FB7"/>
    <w:rsid w:val="00FE2834"/>
    <w:rsid w:val="00FE79A2"/>
    <w:rsid w:val="00FF1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6D21A0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961C9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61C99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61C99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61C9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61C9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418</Words>
  <Characters>2640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7</cp:revision>
  <cp:lastPrinted>2024-10-17T12:51:00Z</cp:lastPrinted>
  <dcterms:created xsi:type="dcterms:W3CDTF">2024-10-17T12:29:00Z</dcterms:created>
  <dcterms:modified xsi:type="dcterms:W3CDTF">2024-10-22T17:24:00Z</dcterms:modified>
</cp:coreProperties>
</file>