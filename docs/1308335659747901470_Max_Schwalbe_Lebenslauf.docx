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992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2410"/>
        <w:tblGridChange w:id="0">
          <w:tblGrid>
            <w:gridCol w:w="1702"/>
            <w:gridCol w:w="992"/>
            <w:gridCol w:w="3402"/>
            <w:gridCol w:w="136"/>
            <w:gridCol w:w="147"/>
            <w:gridCol w:w="284"/>
            <w:gridCol w:w="142"/>
            <w:gridCol w:w="283"/>
            <w:gridCol w:w="142"/>
            <w:gridCol w:w="283"/>
            <w:gridCol w:w="142"/>
            <w:gridCol w:w="425"/>
            <w:gridCol w:w="2410"/>
          </w:tblGrid>
        </w:tblGridChange>
      </w:tblGrid>
      <w:tr w:rsidR="005C4605" w:rsidRPr="005C4605" w14:paraId="5DF08F91" w14:textId="77777777" w:rsidTr="005C4605">
        <w:trPr>
          <w:trHeight w:val="20"/>
        </w:trPr>
        <w:tc>
          <w:tcPr>
            <w:tcW w:w="10490" w:type="dxa"/>
            <w:gridSpan w:val="13"/>
            <w:vAlign w:val="bottom"/>
          </w:tcPr>
          <w:p w14:paraId="11DD220E" w14:textId="0D270BE1" w:rsidR="002508C2" w:rsidRPr="005C4605" w:rsidRDefault="008A63CD" w:rsidP="00233942">
            <w:pPr>
              <w:jc w:val="center"/>
              <w:rPr>
                <w:b/>
                <w:smallCaps/>
                <w:sz w:val="48"/>
                <w:szCs w:val="32"/>
              </w:rPr>
            </w:pPr>
            <w:r w:rsidRPr="008A63CD">
              <w:rPr>
                <w:b/>
                <w:bCs/>
                <w:sz w:val="48"/>
                <w:szCs w:val="48"/>
              </w:rPr>
              <w:t>Max Ferdinand Schwalbe</w:t>
            </w:r>
            <w:r>
              <w:rPr>
                <w:sz w:val="20"/>
              </w:rPr>
              <w:br/>
            </w:r>
            <w:r w:rsidR="00522AF7">
              <w:rPr>
                <w:sz w:val="20"/>
              </w:rPr>
              <w:t>Keplerstraße 18, 68723</w:t>
            </w:r>
            <w:r w:rsidR="001A5525">
              <w:rPr>
                <w:sz w:val="20"/>
              </w:rPr>
              <w:t xml:space="preserve"> Schwetzingen</w:t>
            </w:r>
          </w:p>
          <w:p w14:paraId="722A5AF6" w14:textId="0AD937A7" w:rsidR="00674557" w:rsidRPr="005C4605" w:rsidRDefault="002B2091" w:rsidP="00233942">
            <w:pPr>
              <w:jc w:val="center"/>
              <w:rPr>
                <w:color w:val="000000"/>
                <w:sz w:val="20"/>
                <w:lang w:val="de-AT"/>
              </w:rPr>
            </w:pPr>
            <w:r w:rsidRPr="005C4605">
              <w:rPr>
                <w:color w:val="000000"/>
                <w:sz w:val="20"/>
                <w:lang w:val="de-AT"/>
              </w:rPr>
              <w:t>+4</w:t>
            </w:r>
            <w:r w:rsidR="0091331D" w:rsidRPr="005C4605">
              <w:rPr>
                <w:color w:val="000000"/>
                <w:sz w:val="20"/>
                <w:lang w:val="de-AT"/>
              </w:rPr>
              <w:t>9</w:t>
            </w:r>
            <w:r w:rsidRPr="005C4605">
              <w:rPr>
                <w:color w:val="000000"/>
                <w:sz w:val="20"/>
                <w:lang w:val="de-AT"/>
              </w:rPr>
              <w:t xml:space="preserve"> </w:t>
            </w:r>
            <w:r w:rsidR="00025E81" w:rsidRPr="005C4605">
              <w:rPr>
                <w:color w:val="000000"/>
                <w:sz w:val="20"/>
                <w:lang w:val="de-AT"/>
              </w:rPr>
              <w:t>152 09239320</w:t>
            </w:r>
            <w:r w:rsidR="003119BD" w:rsidRPr="005C4605">
              <w:rPr>
                <w:color w:val="000000"/>
                <w:sz w:val="20"/>
                <w:lang w:val="de-AT"/>
              </w:rPr>
              <w:t xml:space="preserve"> </w:t>
            </w:r>
            <w:r w:rsidR="008050E4" w:rsidRPr="005C4605">
              <w:rPr>
                <w:color w:val="000000"/>
                <w:sz w:val="20"/>
                <w:lang w:val="de-AT"/>
              </w:rPr>
              <w:t xml:space="preserve">| </w:t>
            </w:r>
            <w:r w:rsidR="000227CD">
              <w:rPr>
                <w:sz w:val="20"/>
                <w:lang w:val="de-AT"/>
              </w:rPr>
              <w:t>max-schwalbe@outlook.de</w:t>
            </w:r>
            <w:r w:rsidR="003119BD" w:rsidRPr="005C4605">
              <w:rPr>
                <w:color w:val="000000"/>
                <w:sz w:val="20"/>
                <w:lang w:val="de-AT"/>
              </w:rPr>
              <w:t xml:space="preserve"> | </w:t>
            </w:r>
            <w:r w:rsidR="00025E81" w:rsidRPr="005C4605">
              <w:rPr>
                <w:color w:val="000000"/>
                <w:sz w:val="20"/>
                <w:lang w:val="de-AT"/>
              </w:rPr>
              <w:t>07.01.2002</w:t>
            </w:r>
            <w:r w:rsidR="00853438" w:rsidRPr="005C4605">
              <w:rPr>
                <w:color w:val="000000"/>
                <w:sz w:val="20"/>
                <w:lang w:val="de-AT"/>
              </w:rPr>
              <w:t xml:space="preserve"> in </w:t>
            </w:r>
            <w:r w:rsidR="0091331D" w:rsidRPr="005C4605">
              <w:rPr>
                <w:color w:val="000000"/>
                <w:sz w:val="20"/>
                <w:lang w:val="de-AT"/>
              </w:rPr>
              <w:t>M</w:t>
            </w:r>
            <w:r w:rsidR="00025E81" w:rsidRPr="005C4605">
              <w:rPr>
                <w:color w:val="000000"/>
                <w:sz w:val="20"/>
                <w:lang w:val="de-AT"/>
              </w:rPr>
              <w:t>annheim</w:t>
            </w:r>
          </w:p>
        </w:tc>
      </w:tr>
      <w:tr w:rsidR="002508C2" w:rsidRPr="005C4605" w14:paraId="0FCADE56" w14:textId="77777777" w:rsidTr="003119BD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2BA4AD28" w:rsidR="002508C2" w:rsidRPr="005C4605" w:rsidRDefault="006E2C9C" w:rsidP="008A63CD">
            <w:pPr>
              <w:pStyle w:val="Bullets"/>
              <w:numPr>
                <w:ilvl w:val="0"/>
                <w:numId w:val="0"/>
              </w:numPr>
              <w:jc w:val="center"/>
              <w:rPr>
                <w:sz w:val="28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>Schule &amp; Studium</w:t>
            </w:r>
          </w:p>
        </w:tc>
      </w:tr>
      <w:tr w:rsidR="002077D7" w:rsidRPr="008A63CD" w14:paraId="7D1DEBF7" w14:textId="77777777" w:rsidTr="003119BD">
        <w:trPr>
          <w:trHeight w:val="340"/>
        </w:trPr>
        <w:tc>
          <w:tcPr>
            <w:tcW w:w="7513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57323E0F" w:rsidR="002077D7" w:rsidRPr="005C4605" w:rsidRDefault="002077D7" w:rsidP="008A63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Johannes-Gutenberg-Universität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EB99171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Mainz</w:t>
            </w:r>
          </w:p>
        </w:tc>
      </w:tr>
      <w:tr w:rsidR="002077D7" w:rsidRPr="005C4605" w14:paraId="61E5D482" w14:textId="77777777" w:rsidTr="000C287E">
        <w:trPr>
          <w:trHeight w:val="20"/>
        </w:trPr>
        <w:tc>
          <w:tcPr>
            <w:tcW w:w="6232" w:type="dxa"/>
            <w:gridSpan w:val="4"/>
            <w:vAlign w:val="bottom"/>
          </w:tcPr>
          <w:p w14:paraId="11CB9A0F" w14:textId="4955F5B2" w:rsidR="002077D7" w:rsidRPr="005C4605" w:rsidRDefault="002077D7" w:rsidP="00233942">
            <w:pPr>
              <w:tabs>
                <w:tab w:val="left" w:pos="3750"/>
              </w:tabs>
              <w:rPr>
                <w:sz w:val="18"/>
              </w:rPr>
            </w:pPr>
            <w:r w:rsidRPr="005C4605">
              <w:rPr>
                <w:sz w:val="18"/>
              </w:rPr>
              <w:t>B.Sc. in Wirtschaftswissenschaften</w:t>
            </w:r>
            <w:r w:rsidR="0094594E" w:rsidRPr="005C4605">
              <w:rPr>
                <w:sz w:val="18"/>
              </w:rPr>
              <w:t xml:space="preserve"> (Aktueller Notenschnitt: </w:t>
            </w:r>
            <w:r w:rsidR="00A96B29" w:rsidRPr="005C4605">
              <w:rPr>
                <w:sz w:val="18"/>
              </w:rPr>
              <w:t>1,9</w:t>
            </w:r>
            <w:r w:rsidR="0094594E" w:rsidRPr="005C4605">
              <w:rPr>
                <w:sz w:val="18"/>
              </w:rPr>
              <w:t>)</w:t>
            </w:r>
          </w:p>
        </w:tc>
        <w:tc>
          <w:tcPr>
            <w:tcW w:w="4258" w:type="dxa"/>
            <w:gridSpan w:val="9"/>
            <w:vAlign w:val="bottom"/>
          </w:tcPr>
          <w:p w14:paraId="419A9228" w14:textId="523DC2A1" w:rsidR="002077D7" w:rsidRPr="005C4605" w:rsidRDefault="002077D7" w:rsidP="00233942">
            <w:pPr>
              <w:jc w:val="right"/>
              <w:rPr>
                <w:sz w:val="18"/>
              </w:rPr>
            </w:pPr>
            <w:r w:rsidRPr="005C4605">
              <w:rPr>
                <w:sz w:val="18"/>
              </w:rPr>
              <w:t>09/2021 – heute</w:t>
            </w:r>
          </w:p>
        </w:tc>
      </w:tr>
      <w:tr w:rsidR="002077D7" w:rsidRPr="005C4605" w14:paraId="7EABE9F1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7A71E6B0" w14:textId="4E252E90" w:rsidR="002077D7" w:rsidRPr="005C4605" w:rsidRDefault="002077D7" w:rsidP="00667CAA">
            <w:pPr>
              <w:pStyle w:val="Listenabsatz"/>
              <w:numPr>
                <w:ilvl w:val="0"/>
                <w:numId w:val="1"/>
              </w:numPr>
              <w:rPr>
                <w:i/>
                <w:iCs/>
                <w:color w:val="000000"/>
                <w:sz w:val="18"/>
              </w:rPr>
            </w:pPr>
            <w:r w:rsidRPr="005C4605">
              <w:rPr>
                <w:i/>
                <w:iCs/>
                <w:color w:val="000000"/>
                <w:sz w:val="18"/>
              </w:rPr>
              <w:t xml:space="preserve">Relevante Module: </w:t>
            </w:r>
            <w:r w:rsidR="00621C05" w:rsidRPr="005C4605">
              <w:rPr>
                <w:i/>
                <w:iCs/>
                <w:color w:val="000000"/>
                <w:sz w:val="18"/>
              </w:rPr>
              <w:t>Empirische Wirtschaftsforschung (Note: 1,0),</w:t>
            </w:r>
            <w:r w:rsidRPr="005C4605">
              <w:rPr>
                <w:i/>
                <w:iCs/>
                <w:color w:val="000000"/>
                <w:sz w:val="18"/>
              </w:rPr>
              <w:t xml:space="preserve"> Rechnungswesen (Note: 1,3)</w:t>
            </w:r>
            <w:r w:rsidR="00621C05" w:rsidRPr="005C4605">
              <w:rPr>
                <w:i/>
                <w:iCs/>
                <w:color w:val="000000"/>
                <w:sz w:val="18"/>
              </w:rPr>
              <w:t>,</w:t>
            </w:r>
            <w:r w:rsidRPr="005C4605">
              <w:rPr>
                <w:i/>
                <w:iCs/>
                <w:color w:val="000000"/>
                <w:sz w:val="18"/>
              </w:rPr>
              <w:t xml:space="preserve"> Mathematik (Note: 2,0), Statistik II (Note: 2,0), Absatzwirtschaft (Note: 1,7), </w:t>
            </w:r>
            <w:proofErr w:type="spellStart"/>
            <w:r w:rsidRPr="005C4605">
              <w:rPr>
                <w:i/>
                <w:iCs/>
                <w:color w:val="000000"/>
                <w:sz w:val="18"/>
              </w:rPr>
              <w:t>Operations</w:t>
            </w:r>
            <w:proofErr w:type="spellEnd"/>
            <w:r w:rsidRPr="005C4605">
              <w:rPr>
                <w:i/>
                <w:iCs/>
                <w:color w:val="000000"/>
                <w:sz w:val="18"/>
              </w:rPr>
              <w:t xml:space="preserve"> Management (Note: 1,7), Finanzwirtschaft (Note: 1,3)</w:t>
            </w:r>
          </w:p>
        </w:tc>
      </w:tr>
      <w:tr w:rsidR="002077D7" w:rsidRPr="005C4605" w14:paraId="79587C73" w14:textId="77777777" w:rsidTr="003119BD">
        <w:trPr>
          <w:trHeight w:val="340"/>
        </w:trPr>
        <w:tc>
          <w:tcPr>
            <w:tcW w:w="7655" w:type="dxa"/>
            <w:gridSpan w:val="11"/>
            <w:vAlign w:val="bottom"/>
          </w:tcPr>
          <w:p w14:paraId="1924BC70" w14:textId="7918A1AB" w:rsidR="002077D7" w:rsidRPr="005C4605" w:rsidRDefault="002077D7" w:rsidP="008A63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proofErr w:type="spellStart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Università</w:t>
            </w:r>
            <w:proofErr w:type="spellEnd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 xml:space="preserve"> </w:t>
            </w:r>
            <w:proofErr w:type="spellStart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degli</w:t>
            </w:r>
            <w:proofErr w:type="spellEnd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 xml:space="preserve"> Studi di Verona</w:t>
            </w:r>
          </w:p>
        </w:tc>
        <w:tc>
          <w:tcPr>
            <w:tcW w:w="2835" w:type="dxa"/>
            <w:gridSpan w:val="2"/>
            <w:vAlign w:val="bottom"/>
          </w:tcPr>
          <w:p w14:paraId="315DDF9E" w14:textId="2094D3C1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Verona, Italien</w:t>
            </w:r>
          </w:p>
        </w:tc>
      </w:tr>
      <w:tr w:rsidR="002077D7" w:rsidRPr="005C4605" w14:paraId="53F099A3" w14:textId="77777777" w:rsidTr="00D93340">
        <w:trPr>
          <w:trHeight w:val="20"/>
        </w:trPr>
        <w:tc>
          <w:tcPr>
            <w:tcW w:w="7655" w:type="dxa"/>
            <w:gridSpan w:val="11"/>
            <w:vAlign w:val="bottom"/>
          </w:tcPr>
          <w:p w14:paraId="4852C148" w14:textId="696BF51A" w:rsidR="002077D7" w:rsidRPr="005C4605" w:rsidRDefault="005C4605" w:rsidP="00233942">
            <w:pPr>
              <w:rPr>
                <w:b/>
                <w:smallCaps/>
                <w:sz w:val="23"/>
                <w:szCs w:val="23"/>
              </w:rPr>
            </w:pPr>
            <w:r w:rsidRPr="005C4605">
              <w:rPr>
                <w:sz w:val="18"/>
              </w:rPr>
              <w:t>Auslandssemester</w:t>
            </w:r>
            <w:r w:rsidR="008B5271" w:rsidRPr="005C4605">
              <w:rPr>
                <w:sz w:val="18"/>
              </w:rPr>
              <w:t xml:space="preserve"> </w:t>
            </w:r>
            <w:r w:rsidR="003D6A6E" w:rsidRPr="005C4605">
              <w:rPr>
                <w:sz w:val="18"/>
              </w:rPr>
              <w:t>(Notenschnitt: 30</w:t>
            </w:r>
            <w:r w:rsidR="00974B40" w:rsidRPr="005C4605">
              <w:rPr>
                <w:sz w:val="18"/>
              </w:rPr>
              <w:t xml:space="preserve"> italienische Skala</w:t>
            </w:r>
            <w:r w:rsidR="00374E22" w:rsidRPr="005C4605">
              <w:rPr>
                <w:sz w:val="18"/>
              </w:rPr>
              <w:t xml:space="preserve"> </w:t>
            </w:r>
            <w:r w:rsidR="00974B40" w:rsidRPr="005C4605">
              <w:rPr>
                <w:sz w:val="18"/>
              </w:rPr>
              <w:t>/ 1</w:t>
            </w:r>
            <w:r w:rsidR="00172EBB">
              <w:rPr>
                <w:sz w:val="18"/>
              </w:rPr>
              <w:t>,</w:t>
            </w:r>
            <w:r w:rsidR="00974B40" w:rsidRPr="005C4605">
              <w:rPr>
                <w:sz w:val="18"/>
              </w:rPr>
              <w:t>0 deutsche Skala)</w:t>
            </w:r>
          </w:p>
        </w:tc>
        <w:tc>
          <w:tcPr>
            <w:tcW w:w="2835" w:type="dxa"/>
            <w:gridSpan w:val="2"/>
            <w:vAlign w:val="bottom"/>
          </w:tcPr>
          <w:p w14:paraId="29CDB6F5" w14:textId="29427713" w:rsidR="002077D7" w:rsidRPr="005C4605" w:rsidRDefault="002077D7" w:rsidP="00233942">
            <w:pPr>
              <w:ind w:left="-279"/>
              <w:jc w:val="right"/>
              <w:rPr>
                <w:i/>
                <w:smallCaps/>
                <w:sz w:val="23"/>
                <w:szCs w:val="23"/>
              </w:rPr>
            </w:pPr>
            <w:r w:rsidRPr="005C4605">
              <w:rPr>
                <w:sz w:val="18"/>
              </w:rPr>
              <w:t>09/2023 – 01/2024</w:t>
            </w:r>
          </w:p>
        </w:tc>
      </w:tr>
      <w:tr w:rsidR="002077D7" w:rsidRPr="00C006C4" w:rsidDel="00C006C4" w14:paraId="2BCE3418" w14:textId="067EEFBA" w:rsidTr="00D93340">
        <w:trPr>
          <w:trHeight w:val="20"/>
          <w:del w:id="1" w:author="David Döbele" w:date="2024-11-19T08:37:00Z" w16du:dateUtc="2024-11-19T07:37:00Z"/>
        </w:trPr>
        <w:tc>
          <w:tcPr>
            <w:tcW w:w="10490" w:type="dxa"/>
            <w:gridSpan w:val="13"/>
            <w:vAlign w:val="bottom"/>
          </w:tcPr>
          <w:p w14:paraId="344DE81B" w14:textId="133F8285" w:rsidR="00974B40" w:rsidRPr="005C4605" w:rsidDel="00C006C4" w:rsidRDefault="002077D7" w:rsidP="00667CAA">
            <w:pPr>
              <w:pStyle w:val="Listenabsatz"/>
              <w:numPr>
                <w:ilvl w:val="0"/>
                <w:numId w:val="1"/>
              </w:numPr>
              <w:rPr>
                <w:del w:id="2" w:author="David Döbele" w:date="2024-11-19T08:37:00Z" w16du:dateUtc="2024-11-19T07:37:00Z"/>
                <w:i/>
                <w:iCs/>
                <w:color w:val="000000"/>
                <w:sz w:val="18"/>
                <w:szCs w:val="22"/>
                <w:lang w:val="en-US"/>
              </w:rPr>
            </w:pPr>
            <w:del w:id="3" w:author="David Döbele" w:date="2024-11-19T08:37:00Z" w16du:dateUtc="2024-11-19T07:37:00Z">
              <w:r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 xml:space="preserve">Relevante Module: International </w:delText>
              </w:r>
              <w:r w:rsidR="00770EDD"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>B</w:delText>
              </w:r>
              <w:r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 xml:space="preserve">usiness and </w:delText>
              </w:r>
              <w:r w:rsidR="00770EDD"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>M</w:delText>
              </w:r>
              <w:r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 xml:space="preserve">anagement, Resilience and </w:delText>
              </w:r>
              <w:r w:rsidR="00770EDD"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>R</w:delText>
              </w:r>
              <w:r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 xml:space="preserve">isk </w:delText>
              </w:r>
              <w:r w:rsidR="003D6A6E"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>Management</w:delText>
              </w:r>
              <w:r w:rsidRPr="005C4605" w:rsidDel="00C006C4">
                <w:rPr>
                  <w:i/>
                  <w:iCs/>
                  <w:color w:val="000000"/>
                  <w:sz w:val="18"/>
                  <w:lang w:val="en-US"/>
                </w:rPr>
                <w:delText>, Investments</w:delText>
              </w:r>
            </w:del>
          </w:p>
        </w:tc>
      </w:tr>
      <w:tr w:rsidR="002077D7" w:rsidRPr="008A63CD" w14:paraId="013361E1" w14:textId="77777777" w:rsidTr="003119BD">
        <w:trPr>
          <w:trHeight w:val="340"/>
        </w:trPr>
        <w:tc>
          <w:tcPr>
            <w:tcW w:w="7655" w:type="dxa"/>
            <w:gridSpan w:val="11"/>
            <w:vAlign w:val="bottom"/>
          </w:tcPr>
          <w:p w14:paraId="197620E3" w14:textId="7C0FAADA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Hochschule Darmstadt</w:t>
            </w:r>
          </w:p>
        </w:tc>
        <w:tc>
          <w:tcPr>
            <w:tcW w:w="2835" w:type="dxa"/>
            <w:gridSpan w:val="2"/>
            <w:vAlign w:val="bottom"/>
          </w:tcPr>
          <w:p w14:paraId="63D86F51" w14:textId="4376DC46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Darmstadt</w:t>
            </w:r>
          </w:p>
        </w:tc>
      </w:tr>
      <w:tr w:rsidR="002077D7" w:rsidRPr="005C4605" w14:paraId="62632213" w14:textId="77777777" w:rsidTr="000C287E">
        <w:trPr>
          <w:trHeight w:val="20"/>
        </w:trPr>
        <w:tc>
          <w:tcPr>
            <w:tcW w:w="6096" w:type="dxa"/>
            <w:gridSpan w:val="3"/>
            <w:vAlign w:val="bottom"/>
          </w:tcPr>
          <w:p w14:paraId="5F71027E" w14:textId="326C83DC" w:rsidR="002077D7" w:rsidRPr="005C4605" w:rsidRDefault="002077D7" w:rsidP="00233942">
            <w:pPr>
              <w:rPr>
                <w:sz w:val="18"/>
                <w:lang w:val="de-AT"/>
              </w:rPr>
            </w:pPr>
            <w:r w:rsidRPr="005C4605">
              <w:rPr>
                <w:sz w:val="18"/>
                <w:lang w:val="de-AT"/>
              </w:rPr>
              <w:t xml:space="preserve">B.Sc. in Wirtschaftsingenieurwesen </w:t>
            </w:r>
            <w:r w:rsidR="0094594E" w:rsidRPr="005C4605">
              <w:rPr>
                <w:sz w:val="18"/>
                <w:lang w:val="de-AT"/>
              </w:rPr>
              <w:t>(Notenschnitt: 1,7)</w:t>
            </w:r>
          </w:p>
        </w:tc>
        <w:tc>
          <w:tcPr>
            <w:tcW w:w="4394" w:type="dxa"/>
            <w:gridSpan w:val="10"/>
            <w:vAlign w:val="bottom"/>
          </w:tcPr>
          <w:p w14:paraId="51FC9814" w14:textId="29984159" w:rsidR="002077D7" w:rsidRPr="005C4605" w:rsidRDefault="002077D7" w:rsidP="00233942">
            <w:pPr>
              <w:jc w:val="right"/>
              <w:rPr>
                <w:sz w:val="18"/>
                <w:lang w:val="en-US"/>
              </w:rPr>
            </w:pPr>
            <w:r w:rsidRPr="005C4605">
              <w:rPr>
                <w:sz w:val="18"/>
              </w:rPr>
              <w:t>10/2020 – 09/2021</w:t>
            </w:r>
          </w:p>
        </w:tc>
      </w:tr>
      <w:tr w:rsidR="002077D7" w:rsidRPr="005C4605" w14:paraId="4D68BFE7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54BF63E9" w14:textId="423C5FD8" w:rsidR="002077D7" w:rsidRPr="005C4605" w:rsidRDefault="002077D7" w:rsidP="00667CAA">
            <w:pPr>
              <w:pStyle w:val="Listenabsatz"/>
              <w:numPr>
                <w:ilvl w:val="0"/>
                <w:numId w:val="1"/>
              </w:numPr>
              <w:rPr>
                <w:i/>
                <w:iCs/>
                <w:sz w:val="18"/>
                <w:lang w:val="de-AT"/>
              </w:rPr>
            </w:pPr>
            <w:r w:rsidRPr="005C4605">
              <w:rPr>
                <w:i/>
                <w:iCs/>
                <w:sz w:val="18"/>
              </w:rPr>
              <w:t>Studiengangwechsel nach dem zweiten Semester</w:t>
            </w:r>
          </w:p>
        </w:tc>
      </w:tr>
      <w:tr w:rsidR="002077D7" w:rsidRPr="005C4605" w14:paraId="1C51E2FF" w14:textId="77777777" w:rsidTr="003119BD">
        <w:trPr>
          <w:trHeight w:val="340"/>
        </w:trPr>
        <w:tc>
          <w:tcPr>
            <w:tcW w:w="6379" w:type="dxa"/>
            <w:gridSpan w:val="5"/>
            <w:vAlign w:val="bottom"/>
          </w:tcPr>
          <w:p w14:paraId="4BAC65D2" w14:textId="0FA6415A" w:rsidR="002077D7" w:rsidRPr="005C4605" w:rsidRDefault="002077D7" w:rsidP="008A63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Johann-Sebastian-Bach Gymnasium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603FE78E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Mannheim</w:t>
            </w:r>
          </w:p>
        </w:tc>
      </w:tr>
      <w:tr w:rsidR="002077D7" w:rsidRPr="005C4605" w14:paraId="312B82BC" w14:textId="77777777" w:rsidTr="000C287E">
        <w:trPr>
          <w:trHeight w:val="20"/>
        </w:trPr>
        <w:tc>
          <w:tcPr>
            <w:tcW w:w="6379" w:type="dxa"/>
            <w:gridSpan w:val="5"/>
            <w:vAlign w:val="bottom"/>
          </w:tcPr>
          <w:p w14:paraId="1CEE182B" w14:textId="51600C79" w:rsidR="002077D7" w:rsidRPr="005C4605" w:rsidRDefault="002077D7" w:rsidP="00233942">
            <w:pPr>
              <w:rPr>
                <w:sz w:val="18"/>
                <w:lang w:val="de-AT"/>
              </w:rPr>
            </w:pPr>
            <w:r w:rsidRPr="005C4605">
              <w:rPr>
                <w:sz w:val="18"/>
                <w:lang w:val="de-AT"/>
              </w:rPr>
              <w:t xml:space="preserve">Allgemeine Hochschulreife </w:t>
            </w:r>
            <w:r w:rsidR="0094594E" w:rsidRPr="005C4605">
              <w:rPr>
                <w:sz w:val="18"/>
                <w:lang w:val="de-AT"/>
              </w:rPr>
              <w:t>(Notenschnitt: 2,4)</w:t>
            </w:r>
          </w:p>
        </w:tc>
        <w:tc>
          <w:tcPr>
            <w:tcW w:w="4111" w:type="dxa"/>
            <w:gridSpan w:val="8"/>
            <w:vAlign w:val="bottom"/>
          </w:tcPr>
          <w:p w14:paraId="7521EA6E" w14:textId="3F7A3BAC" w:rsidR="002077D7" w:rsidRPr="005C4605" w:rsidRDefault="002077D7" w:rsidP="00233942">
            <w:pPr>
              <w:jc w:val="right"/>
              <w:rPr>
                <w:sz w:val="18"/>
              </w:rPr>
            </w:pPr>
            <w:r w:rsidRPr="005C4605">
              <w:rPr>
                <w:sz w:val="18"/>
              </w:rPr>
              <w:t>09/2012 – 09/2020</w:t>
            </w:r>
          </w:p>
        </w:tc>
      </w:tr>
      <w:tr w:rsidR="002077D7" w:rsidRPr="005C4605" w:rsidDel="00C006C4" w14:paraId="69F47C1D" w14:textId="0F5686DA" w:rsidTr="001E4A6B">
        <w:trPr>
          <w:trHeight w:val="20"/>
          <w:del w:id="4" w:author="David Döbele" w:date="2024-11-19T08:37:00Z" w16du:dateUtc="2024-11-19T07:37:00Z"/>
        </w:trPr>
        <w:tc>
          <w:tcPr>
            <w:tcW w:w="10490" w:type="dxa"/>
            <w:gridSpan w:val="13"/>
            <w:vAlign w:val="bottom"/>
          </w:tcPr>
          <w:p w14:paraId="23575F6C" w14:textId="6C54E15C" w:rsidR="002077D7" w:rsidRPr="005C4605" w:rsidDel="00C006C4" w:rsidRDefault="00C12367" w:rsidP="00667CAA">
            <w:pPr>
              <w:pStyle w:val="Listenabsatz"/>
              <w:numPr>
                <w:ilvl w:val="0"/>
                <w:numId w:val="1"/>
              </w:numPr>
              <w:rPr>
                <w:del w:id="5" w:author="David Döbele" w:date="2024-11-19T08:37:00Z" w16du:dateUtc="2024-11-19T07:37:00Z"/>
                <w:i/>
                <w:iCs/>
                <w:sz w:val="18"/>
              </w:rPr>
            </w:pPr>
            <w:del w:id="6" w:author="David Döbele" w:date="2024-11-19T08:37:00Z" w16du:dateUtc="2024-11-19T07:37:00Z">
              <w:r w:rsidRPr="005C4605" w:rsidDel="00C006C4">
                <w:rPr>
                  <w:i/>
                  <w:iCs/>
                  <w:sz w:val="18"/>
                </w:rPr>
                <w:delText>Leistungskurse: Mathematik, Deutsch, Englisch, Biologie und Sport</w:delText>
              </w:r>
            </w:del>
          </w:p>
        </w:tc>
      </w:tr>
      <w:tr w:rsidR="002077D7" w:rsidRPr="005C4605" w14:paraId="3A2665B3" w14:textId="77777777" w:rsidTr="001E4A6B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617C9C0D" w:rsidR="002077D7" w:rsidRPr="008A63CD" w:rsidRDefault="008A63CD" w:rsidP="008A63CD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>Praxiserfahrungen</w:t>
            </w:r>
          </w:p>
        </w:tc>
      </w:tr>
      <w:tr w:rsidR="001E4A6B" w:rsidRPr="008A63CD" w14:paraId="75431CB6" w14:textId="77777777" w:rsidTr="001E4A6B">
        <w:trPr>
          <w:trHeight w:val="308"/>
        </w:trPr>
        <w:tc>
          <w:tcPr>
            <w:tcW w:w="7230" w:type="dxa"/>
            <w:gridSpan w:val="9"/>
            <w:tcBorders>
              <w:top w:val="single" w:sz="4" w:space="0" w:color="auto"/>
            </w:tcBorders>
            <w:vAlign w:val="bottom"/>
          </w:tcPr>
          <w:p w14:paraId="104ED9E8" w14:textId="293DE211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BASF SE</w:t>
            </w:r>
            <w:r w:rsidRPr="005C460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</w:tcBorders>
            <w:vAlign w:val="bottom"/>
          </w:tcPr>
          <w:p w14:paraId="3C0A614A" w14:textId="762AFDCA" w:rsidR="001E4A6B" w:rsidRPr="008A63CD" w:rsidRDefault="00537D83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Ludwigshafen am Rhein</w:t>
            </w:r>
          </w:p>
        </w:tc>
      </w:tr>
      <w:tr w:rsidR="001E4A6B" w:rsidRPr="008A63CD" w14:paraId="0B086A0F" w14:textId="77777777" w:rsidTr="00537D83">
        <w:trPr>
          <w:trHeight w:val="23"/>
        </w:trPr>
        <w:tc>
          <w:tcPr>
            <w:tcW w:w="7230" w:type="dxa"/>
            <w:gridSpan w:val="9"/>
            <w:vAlign w:val="bottom"/>
          </w:tcPr>
          <w:p w14:paraId="2AB1613D" w14:textId="15BB9A86" w:rsidR="001E4A6B" w:rsidRPr="00C067D9" w:rsidRDefault="001E4A6B" w:rsidP="001E4A6B">
            <w:pPr>
              <w:rPr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C067D9">
              <w:rPr>
                <w:sz w:val="18"/>
                <w:lang w:val="en-US"/>
              </w:rPr>
              <w:t>Praktikant</w:t>
            </w:r>
            <w:proofErr w:type="spellEnd"/>
            <w:r w:rsidRPr="00C067D9">
              <w:rPr>
                <w:sz w:val="18"/>
                <w:lang w:val="en-US"/>
              </w:rPr>
              <w:t xml:space="preserve"> </w:t>
            </w:r>
            <w:proofErr w:type="spellStart"/>
            <w:r w:rsidRPr="00C067D9">
              <w:rPr>
                <w:sz w:val="18"/>
                <w:lang w:val="en-US"/>
              </w:rPr>
              <w:t>im</w:t>
            </w:r>
            <w:proofErr w:type="spellEnd"/>
            <w:r w:rsidRPr="00C067D9">
              <w:rPr>
                <w:sz w:val="18"/>
                <w:lang w:val="en-US"/>
              </w:rPr>
              <w:t xml:space="preserve"> Corporate Development</w:t>
            </w:r>
            <w:r w:rsidR="00C067D9" w:rsidRPr="00C067D9">
              <w:rPr>
                <w:sz w:val="18"/>
                <w:lang w:val="en-US"/>
              </w:rPr>
              <w:t xml:space="preserve"> (</w:t>
            </w:r>
            <w:proofErr w:type="spellStart"/>
            <w:r w:rsidR="00C067D9" w:rsidRPr="00C067D9">
              <w:rPr>
                <w:sz w:val="18"/>
                <w:lang w:val="en-US"/>
              </w:rPr>
              <w:t>geplant</w:t>
            </w:r>
            <w:proofErr w:type="spellEnd"/>
            <w:r w:rsidR="00C067D9" w:rsidRPr="00C067D9">
              <w:rPr>
                <w:sz w:val="18"/>
                <w:lang w:val="en-US"/>
              </w:rPr>
              <w:t>)</w:t>
            </w:r>
          </w:p>
        </w:tc>
        <w:tc>
          <w:tcPr>
            <w:tcW w:w="3260" w:type="dxa"/>
            <w:gridSpan w:val="4"/>
            <w:vAlign w:val="bottom"/>
          </w:tcPr>
          <w:p w14:paraId="71EC2305" w14:textId="0905B561" w:rsidR="001E4A6B" w:rsidRPr="008A63CD" w:rsidRDefault="001E4A6B" w:rsidP="001E4A6B">
            <w:pPr>
              <w:jc w:val="right"/>
              <w:rPr>
                <w:sz w:val="23"/>
                <w:szCs w:val="23"/>
                <w:lang w:val="de-AT"/>
              </w:rPr>
            </w:pPr>
            <w:r w:rsidRPr="005C4605">
              <w:rPr>
                <w:sz w:val="18"/>
                <w:lang w:val="en-US"/>
              </w:rPr>
              <w:t>0</w:t>
            </w:r>
            <w:r>
              <w:rPr>
                <w:sz w:val="18"/>
                <w:lang w:val="en-US"/>
              </w:rPr>
              <w:t>3</w:t>
            </w:r>
            <w:r w:rsidRPr="005C4605">
              <w:rPr>
                <w:sz w:val="18"/>
                <w:lang w:val="en-US"/>
              </w:rPr>
              <w:t>/202</w:t>
            </w:r>
            <w:r>
              <w:rPr>
                <w:sz w:val="18"/>
                <w:lang w:val="en-US"/>
              </w:rPr>
              <w:t>5</w:t>
            </w:r>
            <w:r w:rsidRPr="005C4605">
              <w:rPr>
                <w:sz w:val="18"/>
                <w:lang w:val="en-US"/>
              </w:rPr>
              <w:t xml:space="preserve"> – </w:t>
            </w:r>
            <w:r>
              <w:rPr>
                <w:sz w:val="18"/>
                <w:lang w:val="en-US"/>
              </w:rPr>
              <w:t>05/2025</w:t>
            </w:r>
          </w:p>
        </w:tc>
      </w:tr>
      <w:tr w:rsidR="001E4A6B" w:rsidRPr="008A63CD" w14:paraId="127C64E2" w14:textId="77777777" w:rsidTr="001E4A6B">
        <w:trPr>
          <w:trHeight w:val="340"/>
        </w:trPr>
        <w:tc>
          <w:tcPr>
            <w:tcW w:w="7230" w:type="dxa"/>
            <w:gridSpan w:val="9"/>
            <w:vAlign w:val="bottom"/>
          </w:tcPr>
          <w:p w14:paraId="38F27285" w14:textId="584B5839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UTO</w:t>
            </w: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1 Group SE</w:t>
            </w:r>
            <w:r w:rsidRPr="005C460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60" w:type="dxa"/>
            <w:gridSpan w:val="4"/>
            <w:vAlign w:val="bottom"/>
          </w:tcPr>
          <w:p w14:paraId="4820196E" w14:textId="0B5F459D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Berlin</w:t>
            </w:r>
          </w:p>
        </w:tc>
      </w:tr>
      <w:tr w:rsidR="001E4A6B" w:rsidRPr="005C4605" w14:paraId="5BBF9350" w14:textId="77777777" w:rsidTr="00DA59A3">
        <w:trPr>
          <w:trHeight w:val="20"/>
        </w:trPr>
        <w:tc>
          <w:tcPr>
            <w:tcW w:w="6663" w:type="dxa"/>
            <w:gridSpan w:val="6"/>
            <w:vAlign w:val="bottom"/>
          </w:tcPr>
          <w:p w14:paraId="7456DD06" w14:textId="474E84A6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sz w:val="18"/>
              </w:rPr>
              <w:t>Praktikant im Business Development</w:t>
            </w:r>
          </w:p>
        </w:tc>
        <w:tc>
          <w:tcPr>
            <w:tcW w:w="3827" w:type="dxa"/>
            <w:gridSpan w:val="7"/>
            <w:vAlign w:val="bottom"/>
          </w:tcPr>
          <w:p w14:paraId="436A2FFB" w14:textId="22482C20" w:rsidR="001E4A6B" w:rsidRPr="005C4605" w:rsidRDefault="001E4A6B" w:rsidP="001E4A6B">
            <w:pPr>
              <w:jc w:val="right"/>
              <w:rPr>
                <w:sz w:val="18"/>
                <w:lang w:val="en-US"/>
              </w:rPr>
            </w:pPr>
            <w:r w:rsidRPr="005C4605">
              <w:rPr>
                <w:sz w:val="18"/>
                <w:lang w:val="en-US"/>
              </w:rPr>
              <w:t xml:space="preserve">09/2024 – </w:t>
            </w:r>
            <w:r>
              <w:rPr>
                <w:sz w:val="18"/>
                <w:lang w:val="en-US"/>
              </w:rPr>
              <w:t>11/2024</w:t>
            </w:r>
          </w:p>
        </w:tc>
      </w:tr>
      <w:tr w:rsidR="001E4A6B" w:rsidRPr="005C4605" w14:paraId="08A5B610" w14:textId="77777777" w:rsidTr="00DA59A3">
        <w:trPr>
          <w:trHeight w:val="20"/>
        </w:trPr>
        <w:tc>
          <w:tcPr>
            <w:tcW w:w="10490" w:type="dxa"/>
            <w:gridSpan w:val="13"/>
            <w:vAlign w:val="bottom"/>
          </w:tcPr>
          <w:p w14:paraId="736F4002" w14:textId="77777777" w:rsidR="001E4A6B" w:rsidRPr="005C4605" w:rsidRDefault="001E4A6B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AUTO1 Group ist Europas führender Online-Marktplatz für Gebrauchtwagenhandel, gelistet im SDAX (5,5 €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Mrd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Umsatz)</w:t>
            </w:r>
          </w:p>
          <w:p w14:paraId="4271F4EE" w14:textId="247773DE" w:rsidR="00C067D9" w:rsidRPr="00C067D9" w:rsidRDefault="00C067D9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C067D9">
              <w:rPr>
                <w:rFonts w:ascii="Times New Roman" w:hAnsi="Times New Roman" w:cs="Times New Roman"/>
                <w:sz w:val="18"/>
                <w:lang w:val="de-AT"/>
              </w:rPr>
              <w:t xml:space="preserve">Unterstützung beim deutschlandweiten Roll-out eines europaweiten Pilotprojekts zur Diversifizierung im Gebrauchtwagenmarkt, </w:t>
            </w:r>
            <w:del w:id="7" w:author="David Döbele" w:date="2024-11-19T08:37:00Z" w16du:dateUtc="2024-11-19T07:37:00Z">
              <w:r w:rsidRPr="00C067D9" w:rsidDel="00C006C4">
                <w:rPr>
                  <w:rFonts w:ascii="Times New Roman" w:hAnsi="Times New Roman" w:cs="Times New Roman"/>
                  <w:sz w:val="18"/>
                  <w:lang w:val="de-AT"/>
                </w:rPr>
                <w:delText xml:space="preserve">inklusive </w:delText>
              </w:r>
            </w:del>
            <w:ins w:id="8" w:author="David Döbele" w:date="2024-11-19T08:37:00Z" w16du:dateUtc="2024-11-19T07:37:00Z">
              <w:r w:rsidR="00C006C4">
                <w:rPr>
                  <w:rFonts w:ascii="Times New Roman" w:hAnsi="Times New Roman" w:cs="Times New Roman"/>
                  <w:sz w:val="18"/>
                  <w:lang w:val="de-AT"/>
                </w:rPr>
                <w:t>inkl.</w:t>
              </w:r>
              <w:r w:rsidR="00C006C4" w:rsidRPr="00C067D9">
                <w:rPr>
                  <w:rFonts w:ascii="Times New Roman" w:hAnsi="Times New Roman" w:cs="Times New Roman"/>
                  <w:sz w:val="18"/>
                  <w:lang w:val="de-AT"/>
                </w:rPr>
                <w:t xml:space="preserve"> </w:t>
              </w:r>
            </w:ins>
            <w:r w:rsidRPr="00C067D9">
              <w:rPr>
                <w:rFonts w:ascii="Times New Roman" w:hAnsi="Times New Roman" w:cs="Times New Roman"/>
                <w:sz w:val="18"/>
                <w:lang w:val="de-AT"/>
              </w:rPr>
              <w:t>eigenständiger Besichtigung und Verhandlungsbeginn neuer Standorte, Evaluation der Profitabilität und Vorbereitung der Anmietung</w:t>
            </w:r>
          </w:p>
          <w:p w14:paraId="1BB356A7" w14:textId="4F89DFAA" w:rsidR="00537D83" w:rsidRPr="00C067D9" w:rsidRDefault="00537D83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37D83">
              <w:rPr>
                <w:rFonts w:ascii="Times New Roman" w:hAnsi="Times New Roman" w:cs="Times New Roman"/>
                <w:sz w:val="18"/>
                <w:lang w:val="de-AT"/>
              </w:rPr>
              <w:t xml:space="preserve">Erstellung von Präsentationsunterlagen für </w:t>
            </w:r>
            <w:proofErr w:type="spellStart"/>
            <w:r w:rsidRPr="00537D83">
              <w:rPr>
                <w:rFonts w:ascii="Times New Roman" w:hAnsi="Times New Roman" w:cs="Times New Roman"/>
                <w:sz w:val="18"/>
                <w:lang w:val="de-AT"/>
              </w:rPr>
              <w:t>Sign</w:t>
            </w:r>
            <w:proofErr w:type="spellEnd"/>
            <w:r w:rsidRPr="00537D83">
              <w:rPr>
                <w:rFonts w:ascii="Times New Roman" w:hAnsi="Times New Roman" w:cs="Times New Roman"/>
                <w:sz w:val="18"/>
                <w:lang w:val="de-AT"/>
              </w:rPr>
              <w:t>-Off Pitches neuer Locations vor dem Top-Management</w:t>
            </w:r>
          </w:p>
          <w:p w14:paraId="389A90F6" w14:textId="77777777" w:rsidR="00C067D9" w:rsidRDefault="00C067D9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18"/>
                <w:lang w:val="de-AT"/>
              </w:rPr>
              <w:t>Entwicklung und Implementierung von Marktstrategien für den strategischen und deutschlandweiten Aufbau neuer Locations</w:t>
            </w:r>
          </w:p>
          <w:p w14:paraId="5BD1548E" w14:textId="6A080F0E" w:rsidR="00C067D9" w:rsidRPr="00C067D9" w:rsidRDefault="00C067D9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C067D9">
              <w:rPr>
                <w:rFonts w:ascii="Times New Roman" w:hAnsi="Times New Roman" w:cs="Times New Roman"/>
                <w:sz w:val="18"/>
                <w:lang w:val="de-AT"/>
              </w:rPr>
              <w:t>Initiierung des Anmietung-Prozesses neuer Standorte mit Lead Research, Verhandlungsbeginn zu Maklern und Eigentümern, Datenanalyse und Konstruktion von Business Cases zur Bewertung der Rentabilität neuer Standorte</w:t>
            </w:r>
          </w:p>
        </w:tc>
      </w:tr>
      <w:tr w:rsidR="001E4A6B" w:rsidRPr="008A63CD" w14:paraId="50AFEA03" w14:textId="77777777" w:rsidTr="00537D83">
        <w:trPr>
          <w:trHeight w:val="340"/>
        </w:trPr>
        <w:tc>
          <w:tcPr>
            <w:tcW w:w="6232" w:type="dxa"/>
            <w:gridSpan w:val="4"/>
            <w:vAlign w:val="bottom"/>
          </w:tcPr>
          <w:p w14:paraId="42FB0D26" w14:textId="33417186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HPP Harnischfeger, Pietsch &amp; Partner GmbH</w:t>
            </w:r>
          </w:p>
        </w:tc>
        <w:tc>
          <w:tcPr>
            <w:tcW w:w="4258" w:type="dxa"/>
            <w:gridSpan w:val="9"/>
            <w:vAlign w:val="bottom"/>
          </w:tcPr>
          <w:p w14:paraId="11E31BD8" w14:textId="35FEF9D4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Frankfurt am Main</w:t>
            </w:r>
          </w:p>
        </w:tc>
      </w:tr>
      <w:tr w:rsidR="001E4A6B" w:rsidRPr="005C4605" w14:paraId="48328CB9" w14:textId="77777777" w:rsidTr="000C287E">
        <w:trPr>
          <w:trHeight w:val="20"/>
        </w:trPr>
        <w:tc>
          <w:tcPr>
            <w:tcW w:w="7088" w:type="dxa"/>
            <w:gridSpan w:val="8"/>
            <w:vAlign w:val="bottom"/>
          </w:tcPr>
          <w:p w14:paraId="74B74B41" w14:textId="2B1DF5D4" w:rsidR="001E4A6B" w:rsidRPr="005C4605" w:rsidRDefault="001E4A6B" w:rsidP="001E4A6B">
            <w:pPr>
              <w:rPr>
                <w:i/>
                <w:iCs/>
                <w:sz w:val="18"/>
                <w:lang w:val="en-US"/>
              </w:rPr>
            </w:pPr>
            <w:proofErr w:type="spellStart"/>
            <w:r w:rsidRPr="005C4605">
              <w:rPr>
                <w:sz w:val="18"/>
                <w:lang w:val="en-US"/>
              </w:rPr>
              <w:t>Praktikant</w:t>
            </w:r>
            <w:proofErr w:type="spellEnd"/>
            <w:r w:rsidRPr="005C4605">
              <w:rPr>
                <w:sz w:val="18"/>
                <w:lang w:val="en-US"/>
              </w:rPr>
              <w:t xml:space="preserve"> </w:t>
            </w:r>
            <w:proofErr w:type="spellStart"/>
            <w:r w:rsidRPr="005C4605">
              <w:rPr>
                <w:sz w:val="18"/>
                <w:lang w:val="en-US"/>
              </w:rPr>
              <w:t>im</w:t>
            </w:r>
            <w:proofErr w:type="spellEnd"/>
            <w:r w:rsidRPr="005C4605">
              <w:rPr>
                <w:sz w:val="18"/>
                <w:lang w:val="en-US"/>
              </w:rPr>
              <w:t xml:space="preserve"> Consulting</w:t>
            </w:r>
          </w:p>
        </w:tc>
        <w:tc>
          <w:tcPr>
            <w:tcW w:w="3402" w:type="dxa"/>
            <w:gridSpan w:val="5"/>
            <w:vAlign w:val="bottom"/>
          </w:tcPr>
          <w:p w14:paraId="2CB21DEB" w14:textId="2D606AFF" w:rsidR="001E4A6B" w:rsidRPr="005C4605" w:rsidRDefault="001E4A6B" w:rsidP="001E4A6B">
            <w:pPr>
              <w:jc w:val="right"/>
              <w:rPr>
                <w:sz w:val="18"/>
                <w:lang w:val="en-US"/>
              </w:rPr>
            </w:pPr>
            <w:r w:rsidRPr="005C4605">
              <w:rPr>
                <w:sz w:val="18"/>
                <w:lang w:val="en-US"/>
              </w:rPr>
              <w:t>03/2023 – 05/2023</w:t>
            </w:r>
          </w:p>
        </w:tc>
      </w:tr>
      <w:tr w:rsidR="001E4A6B" w:rsidRPr="005C4605" w14:paraId="7C4155D6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3EA894E9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Mitarbeit bei der Definition von Vertriebsprozessen eines Telekommunikationsdienstleisters im Bereich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Direct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Sales</w:t>
            </w:r>
          </w:p>
          <w:p w14:paraId="646575D3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Analyse von Ist-Prozessen im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Direct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Sales Bereich und Unterstützung bei der Ableitung von Optimierungspotenzialen</w:t>
            </w:r>
          </w:p>
          <w:p w14:paraId="23660EEC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Erfassung von Projektreports mit Funktionsbeschreibungen und Erstellung einer Übersicht in MS Excel </w:t>
            </w:r>
          </w:p>
          <w:p w14:paraId="234229A1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Eigenständige Erarbeitung einer vertrieblichen Einsatzplanung für den Bereich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Direct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Sales</w:t>
            </w:r>
          </w:p>
          <w:p w14:paraId="3658805E" w14:textId="5067F5A8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Erarbeitung einer Recherche von Anbietern im Segment Computer-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Aided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-Facility-Management-Tools</w:t>
            </w:r>
            <w:r w:rsidRPr="005C46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für ein deutsches Forschungszentrum im Public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Sector</w:t>
            </w:r>
            <w:proofErr w:type="spellEnd"/>
          </w:p>
        </w:tc>
      </w:tr>
      <w:tr w:rsidR="001E4A6B" w:rsidRPr="008A63CD" w14:paraId="0D4DF1FA" w14:textId="77777777" w:rsidTr="001E4A6B">
        <w:trPr>
          <w:trHeight w:val="340"/>
        </w:trPr>
        <w:tc>
          <w:tcPr>
            <w:tcW w:w="7088" w:type="dxa"/>
            <w:gridSpan w:val="8"/>
            <w:vAlign w:val="bottom"/>
          </w:tcPr>
          <w:p w14:paraId="52DCB940" w14:textId="5EAA947F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Ernst &amp; Young GmbH</w:t>
            </w:r>
          </w:p>
        </w:tc>
        <w:tc>
          <w:tcPr>
            <w:tcW w:w="3402" w:type="dxa"/>
            <w:gridSpan w:val="5"/>
            <w:vAlign w:val="bottom"/>
          </w:tcPr>
          <w:p w14:paraId="00F3353C" w14:textId="17663E18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Mannheim</w:t>
            </w:r>
          </w:p>
        </w:tc>
      </w:tr>
      <w:tr w:rsidR="001E4A6B" w:rsidRPr="005C4605" w14:paraId="7A1EBBAB" w14:textId="77777777" w:rsidTr="000C287E">
        <w:trPr>
          <w:trHeight w:val="20"/>
        </w:trPr>
        <w:tc>
          <w:tcPr>
            <w:tcW w:w="6805" w:type="dxa"/>
            <w:gridSpan w:val="7"/>
            <w:vAlign w:val="bottom"/>
          </w:tcPr>
          <w:p w14:paraId="06A0ABEE" w14:textId="357BF8B1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proofErr w:type="spellStart"/>
            <w:r w:rsidRPr="005C460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5C460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 w:rsidRPr="005C460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3685" w:type="dxa"/>
            <w:gridSpan w:val="6"/>
            <w:vAlign w:val="bottom"/>
          </w:tcPr>
          <w:p w14:paraId="59E67B8D" w14:textId="7F2C4E73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5C460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09/2022 – 10/2022</w:t>
            </w:r>
          </w:p>
        </w:tc>
      </w:tr>
      <w:tr w:rsidR="001E4A6B" w:rsidRPr="005C4605" w14:paraId="76B55717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7EC8AF1C" w14:textId="0C5D4618" w:rsidR="001E4A6B" w:rsidDel="00C006C4" w:rsidRDefault="001E4A6B" w:rsidP="00C006C4">
            <w:pPr>
              <w:pStyle w:val="Bullets"/>
              <w:rPr>
                <w:del w:id="9" w:author="David Döbele" w:date="2024-11-19T08:37:00Z" w16du:dateUtc="2024-11-19T07:37:00Z"/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Mitwirkung bei Prüfungen von Einzel- und Konzernabschlüssen bei Gesellschaften mit unterschiedlichen Rechtsformen und Größen bei einem global führenden Hygiene- und Gesundheitsunternehmen</w:t>
            </w:r>
          </w:p>
          <w:p w14:paraId="23689B20" w14:textId="77777777" w:rsidR="00C006C4" w:rsidRPr="005C4605" w:rsidRDefault="00C006C4" w:rsidP="00C006C4">
            <w:pPr>
              <w:pStyle w:val="Bullets"/>
              <w:rPr>
                <w:ins w:id="10" w:author="David Döbele" w:date="2024-11-19T08:37:00Z" w16du:dateUtc="2024-11-19T07:37:00Z"/>
                <w:rFonts w:ascii="Times New Roman" w:hAnsi="Times New Roman" w:cs="Times New Roman"/>
                <w:sz w:val="18"/>
                <w:lang w:val="de-AT"/>
              </w:rPr>
            </w:pPr>
          </w:p>
          <w:p w14:paraId="73F2D1CF" w14:textId="291A8BDA" w:rsidR="001E4A6B" w:rsidRPr="005C4605" w:rsidDel="00C006C4" w:rsidRDefault="001E4A6B" w:rsidP="00C006C4">
            <w:pPr>
              <w:pStyle w:val="Bullets"/>
              <w:rPr>
                <w:del w:id="11" w:author="David Döbele" w:date="2024-11-19T08:37:00Z" w16du:dateUtc="2024-11-19T07:37:00Z"/>
                <w:rFonts w:ascii="Times New Roman" w:hAnsi="Times New Roman" w:cs="Times New Roman"/>
                <w:sz w:val="18"/>
                <w:lang w:val="de-AT"/>
              </w:rPr>
              <w:pPrChange w:id="12" w:author="David Döbele" w:date="2024-11-19T08:37:00Z" w16du:dateUtc="2024-11-19T07:37:00Z">
                <w:pPr>
                  <w:pStyle w:val="Bullets"/>
                </w:pPr>
              </w:pPrChange>
            </w:pPr>
            <w:del w:id="13" w:author="David Döbele" w:date="2024-11-19T08:37:00Z" w16du:dateUtc="2024-11-19T07:37:00Z">
              <w:r w:rsidRPr="005C4605" w:rsidDel="00C006C4">
                <w:rPr>
                  <w:rFonts w:ascii="Times New Roman" w:hAnsi="Times New Roman" w:cs="Times New Roman"/>
                  <w:sz w:val="18"/>
                  <w:lang w:val="de-AT"/>
                </w:rPr>
                <w:delText>Dokumentation der Prüfungsplanung und -durchführung in einem elektronischen Prüfungsprogramm</w:delText>
              </w:r>
            </w:del>
          </w:p>
          <w:p w14:paraId="4567F027" w14:textId="4E39310C" w:rsidR="001E4A6B" w:rsidRPr="005C4605" w:rsidDel="00C006C4" w:rsidRDefault="001E4A6B" w:rsidP="00C006C4">
            <w:pPr>
              <w:pStyle w:val="Bullets"/>
              <w:rPr>
                <w:del w:id="14" w:author="David Döbele" w:date="2024-11-19T08:37:00Z" w16du:dateUtc="2024-11-19T07:37:00Z"/>
                <w:rFonts w:ascii="Times New Roman" w:hAnsi="Times New Roman" w:cs="Times New Roman"/>
                <w:sz w:val="18"/>
                <w:lang w:val="de-AT"/>
              </w:rPr>
              <w:pPrChange w:id="15" w:author="David Döbele" w:date="2024-11-19T08:37:00Z" w16du:dateUtc="2024-11-19T07:37:00Z">
                <w:pPr>
                  <w:pStyle w:val="Bullets"/>
                </w:pPr>
              </w:pPrChange>
            </w:pPr>
            <w:del w:id="16" w:author="David Döbele" w:date="2024-11-19T08:37:00Z" w16du:dateUtc="2024-11-19T07:37:00Z">
              <w:r w:rsidRPr="005C4605" w:rsidDel="00C006C4">
                <w:rPr>
                  <w:rFonts w:ascii="Times New Roman" w:hAnsi="Times New Roman" w:cs="Times New Roman"/>
                  <w:sz w:val="18"/>
                  <w:lang w:val="de-AT"/>
                </w:rPr>
                <w:delText>Durchführung und Auswertung von Stichprobenprüfungen</w:delText>
              </w:r>
            </w:del>
          </w:p>
          <w:p w14:paraId="5E301C2A" w14:textId="7234E7F3" w:rsidR="001E4A6B" w:rsidRPr="005C4605" w:rsidRDefault="001E4A6B" w:rsidP="00C006C4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Plausibilitätsverprobung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von Zahlen und Angaben des Jahresabschlusses sowie Durchführung von Inventurbeobachtungen</w:t>
            </w:r>
          </w:p>
        </w:tc>
      </w:tr>
      <w:tr w:rsidR="001E4A6B" w:rsidRPr="005C4605" w14:paraId="414B4085" w14:textId="77777777" w:rsidTr="003119BD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3F31892D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i w:val="0"/>
                <w:sz w:val="28"/>
              </w:rPr>
            </w:pPr>
            <w:proofErr w:type="spellStart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>Ausseruniversitäres</w:t>
            </w:r>
            <w:proofErr w:type="spellEnd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 xml:space="preserve"> Engagement</w:t>
            </w:r>
          </w:p>
        </w:tc>
      </w:tr>
      <w:tr w:rsidR="001E4A6B" w:rsidRPr="008A63CD" w14:paraId="74251178" w14:textId="77777777" w:rsidTr="003119BD">
        <w:trPr>
          <w:trHeight w:val="340"/>
        </w:trPr>
        <w:tc>
          <w:tcPr>
            <w:tcW w:w="6232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51C069CB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en-US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Berater e.V.</w:t>
            </w:r>
          </w:p>
        </w:tc>
        <w:tc>
          <w:tcPr>
            <w:tcW w:w="4258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16913AC5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Mainz</w:t>
            </w:r>
          </w:p>
        </w:tc>
      </w:tr>
      <w:tr w:rsidR="001E4A6B" w:rsidRPr="005C4605" w14:paraId="4F59C612" w14:textId="77777777" w:rsidTr="000C287E">
        <w:trPr>
          <w:trHeight w:val="20"/>
        </w:trPr>
        <w:tc>
          <w:tcPr>
            <w:tcW w:w="7513" w:type="dxa"/>
            <w:gridSpan w:val="10"/>
            <w:vAlign w:val="bottom"/>
          </w:tcPr>
          <w:p w14:paraId="32F07601" w14:textId="4C0B362C" w:rsidR="001E4A6B" w:rsidRPr="005C4605" w:rsidRDefault="001E4A6B" w:rsidP="001E4A6B">
            <w:pPr>
              <w:pStyle w:val="Beschreibung"/>
              <w:rPr>
                <w:rFonts w:ascii="Times New Roman" w:hAnsi="Times New Roman"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sz w:val="18"/>
                <w:lang w:val="de-AT"/>
              </w:rPr>
              <w:t>Aktives Mitglied in der studentischen Unternehmensberatung der Universität Mainz</w:t>
            </w:r>
          </w:p>
        </w:tc>
        <w:tc>
          <w:tcPr>
            <w:tcW w:w="2977" w:type="dxa"/>
            <w:gridSpan w:val="3"/>
            <w:vAlign w:val="bottom"/>
          </w:tcPr>
          <w:p w14:paraId="45DD2178" w14:textId="492209D1" w:rsidR="001E4A6B" w:rsidRPr="005C4605" w:rsidRDefault="001E4A6B" w:rsidP="001E4A6B">
            <w:pPr>
              <w:pStyle w:val="Beschreibung"/>
              <w:jc w:val="right"/>
              <w:rPr>
                <w:rFonts w:ascii="Times New Roman" w:hAnsi="Times New Roman"/>
                <w:sz w:val="18"/>
                <w:lang w:val="en-US"/>
              </w:rPr>
            </w:pPr>
            <w:r w:rsidRPr="005C4605">
              <w:rPr>
                <w:rFonts w:ascii="Times New Roman" w:hAnsi="Times New Roman"/>
                <w:sz w:val="18"/>
                <w:lang w:val="en-US"/>
              </w:rPr>
              <w:t xml:space="preserve">10/2021 – </w:t>
            </w:r>
            <w:proofErr w:type="spellStart"/>
            <w:r w:rsidRPr="005C4605">
              <w:rPr>
                <w:rFonts w:ascii="Times New Roman" w:hAnsi="Times New Roman"/>
                <w:sz w:val="18"/>
                <w:lang w:val="en-US"/>
              </w:rPr>
              <w:t>heute</w:t>
            </w:r>
            <w:proofErr w:type="spellEnd"/>
          </w:p>
        </w:tc>
      </w:tr>
      <w:tr w:rsidR="001E4A6B" w:rsidRPr="005C4605" w14:paraId="02437711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0B1E72A9" w14:textId="551D69B1" w:rsidR="001E4A6B" w:rsidRPr="005C4605" w:rsidRDefault="001E4A6B" w:rsidP="001E4A6B">
            <w:pPr>
              <w:pStyle w:val="Beschreibung"/>
              <w:numPr>
                <w:ilvl w:val="0"/>
                <w:numId w:val="3"/>
              </w:numPr>
              <w:rPr>
                <w:rFonts w:ascii="Times New Roman" w:hAnsi="Times New Roman"/>
                <w:i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i/>
                <w:sz w:val="18"/>
                <w:lang w:val="de-AT"/>
              </w:rPr>
              <w:t>Aktive Mitarbeit im Ressort Customer Relations sowie Absolvierung von Schulungen</w:t>
            </w:r>
          </w:p>
          <w:p w14:paraId="68CFAD97" w14:textId="00A06F3D" w:rsidR="001E4A6B" w:rsidRPr="005C4605" w:rsidRDefault="001E4A6B" w:rsidP="001E4A6B">
            <w:pPr>
              <w:pStyle w:val="Beschreibung"/>
              <w:numPr>
                <w:ilvl w:val="0"/>
                <w:numId w:val="3"/>
              </w:numPr>
              <w:rPr>
                <w:rFonts w:ascii="Times New Roman" w:hAnsi="Times New Roman"/>
                <w:i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i/>
                <w:sz w:val="18"/>
                <w:lang w:val="de-AT"/>
              </w:rPr>
              <w:t>Letztes externes Projekt: Umfrageauswertung und -analyse, mithilfe von MS Excel und MS PowerPoint, zum Thema Home-Office der eigenen Mitarbeiter einer deutsch-französischen Bank</w:t>
            </w:r>
          </w:p>
        </w:tc>
      </w:tr>
      <w:tr w:rsidR="001E4A6B" w:rsidRPr="008A63CD" w14:paraId="4AF19DD1" w14:textId="77777777" w:rsidTr="00537D83">
        <w:trPr>
          <w:trHeight w:val="340"/>
        </w:trPr>
        <w:tc>
          <w:tcPr>
            <w:tcW w:w="6663" w:type="dxa"/>
            <w:gridSpan w:val="6"/>
            <w:vAlign w:val="bottom"/>
          </w:tcPr>
          <w:p w14:paraId="7756FD9A" w14:textId="4551A932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16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Kirchengemeinde Schwetzingen</w:t>
            </w:r>
          </w:p>
        </w:tc>
        <w:tc>
          <w:tcPr>
            <w:tcW w:w="3827" w:type="dxa"/>
            <w:gridSpan w:val="7"/>
            <w:vAlign w:val="bottom"/>
          </w:tcPr>
          <w:p w14:paraId="30626CB8" w14:textId="270608ED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Schwetzingen</w:t>
            </w:r>
          </w:p>
        </w:tc>
      </w:tr>
      <w:tr w:rsidR="001E4A6B" w:rsidRPr="005C4605" w14:paraId="56372BDE" w14:textId="77777777" w:rsidTr="000C287E">
        <w:trPr>
          <w:trHeight w:val="20"/>
        </w:trPr>
        <w:tc>
          <w:tcPr>
            <w:tcW w:w="8080" w:type="dxa"/>
            <w:gridSpan w:val="12"/>
            <w:vAlign w:val="bottom"/>
          </w:tcPr>
          <w:p w14:paraId="3C87D247" w14:textId="4F231F56" w:rsidR="001E4A6B" w:rsidRPr="005C4605" w:rsidRDefault="001E4A6B" w:rsidP="001E4A6B">
            <w:pPr>
              <w:pStyle w:val="Beschreibung"/>
              <w:rPr>
                <w:rFonts w:ascii="Times New Roman" w:hAnsi="Times New Roman"/>
                <w:i/>
                <w:iCs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sz w:val="18"/>
                <w:lang w:val="de-AT"/>
              </w:rPr>
              <w:t>Ministrant in der Kirchengemeinde</w:t>
            </w:r>
          </w:p>
        </w:tc>
        <w:tc>
          <w:tcPr>
            <w:tcW w:w="2410" w:type="dxa"/>
            <w:vAlign w:val="bottom"/>
          </w:tcPr>
          <w:p w14:paraId="288A2195" w14:textId="2CA5CF38" w:rsidR="001E4A6B" w:rsidRPr="005C4605" w:rsidRDefault="001E4A6B" w:rsidP="001E4A6B">
            <w:pPr>
              <w:pStyle w:val="Beschreibung"/>
              <w:jc w:val="right"/>
              <w:rPr>
                <w:rFonts w:ascii="Times New Roman" w:hAnsi="Times New Roman"/>
                <w:sz w:val="18"/>
                <w:lang w:val="en-US"/>
              </w:rPr>
            </w:pPr>
            <w:r w:rsidRPr="005C4605">
              <w:rPr>
                <w:rFonts w:ascii="Times New Roman" w:hAnsi="Times New Roman"/>
                <w:sz w:val="18"/>
                <w:lang w:val="en-US"/>
              </w:rPr>
              <w:t xml:space="preserve">10/2012 – </w:t>
            </w:r>
            <w:proofErr w:type="spellStart"/>
            <w:r w:rsidRPr="005C4605">
              <w:rPr>
                <w:rFonts w:ascii="Times New Roman" w:hAnsi="Times New Roman"/>
                <w:sz w:val="18"/>
                <w:lang w:val="en-US"/>
              </w:rPr>
              <w:t>heute</w:t>
            </w:r>
            <w:proofErr w:type="spellEnd"/>
          </w:p>
        </w:tc>
      </w:tr>
      <w:tr w:rsidR="001E4A6B" w:rsidRPr="005C4605" w14:paraId="7ECB507F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2CC438FF" w14:textId="7FA40D57" w:rsidR="001E4A6B" w:rsidRPr="005C4605" w:rsidRDefault="001E4A6B" w:rsidP="001E4A6B">
            <w:pPr>
              <w:pStyle w:val="Beschreibung"/>
              <w:numPr>
                <w:ilvl w:val="0"/>
                <w:numId w:val="3"/>
              </w:numPr>
              <w:rPr>
                <w:rFonts w:ascii="Times New Roman" w:hAnsi="Times New Roman"/>
                <w:i/>
                <w:iCs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i/>
                <w:sz w:val="18"/>
                <w:lang w:val="de-AT"/>
              </w:rPr>
              <w:t>Mithilfe bei Gottesdiensten</w:t>
            </w:r>
          </w:p>
        </w:tc>
      </w:tr>
      <w:tr w:rsidR="001E4A6B" w:rsidRPr="005C4605" w14:paraId="482569A2" w14:textId="77777777" w:rsidTr="003119BD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12BF5485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jc w:val="center"/>
              <w:rPr>
                <w:b/>
                <w:smallCaps/>
                <w:szCs w:val="32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>Fähigkeiten &amp; Interessen</w:t>
            </w:r>
          </w:p>
        </w:tc>
      </w:tr>
      <w:tr w:rsidR="001E4A6B" w:rsidRPr="005C4605" w14:paraId="2B257790" w14:textId="77777777" w:rsidTr="00DE088F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sz w:val="18"/>
              </w:rPr>
              <w:t>Sprachen:</w:t>
            </w:r>
          </w:p>
        </w:tc>
        <w:tc>
          <w:tcPr>
            <w:tcW w:w="8788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77D4F656" w:rsidR="001E4A6B" w:rsidRPr="005C4605" w:rsidRDefault="001E4A6B" w:rsidP="001E4A6B">
            <w:pPr>
              <w:rPr>
                <w:sz w:val="18"/>
                <w:lang w:val="de-AT"/>
              </w:rPr>
            </w:pPr>
            <w:r w:rsidRPr="005C4605">
              <w:rPr>
                <w:color w:val="000000"/>
                <w:sz w:val="18"/>
                <w:lang w:val="de-AT"/>
              </w:rPr>
              <w:t xml:space="preserve">Deutsch </w:t>
            </w:r>
            <w:r w:rsidRPr="005C4605">
              <w:rPr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5C4605">
              <w:rPr>
                <w:color w:val="000000"/>
                <w:sz w:val="18"/>
                <w:lang w:val="de-AT"/>
              </w:rPr>
              <w:t xml:space="preserve">, Englisch </w:t>
            </w:r>
            <w:r w:rsidRPr="005C4605">
              <w:rPr>
                <w:i/>
                <w:iCs/>
                <w:color w:val="000000"/>
                <w:sz w:val="18"/>
                <w:lang w:val="de-AT"/>
              </w:rPr>
              <w:t>(fließend)</w:t>
            </w:r>
            <w:r w:rsidRPr="00DA59A3">
              <w:rPr>
                <w:color w:val="000000"/>
                <w:sz w:val="18"/>
                <w:lang w:val="de-AT"/>
              </w:rPr>
              <w:t xml:space="preserve">, Italienisch </w:t>
            </w:r>
            <w:r w:rsidRPr="005C4605">
              <w:rPr>
                <w:i/>
                <w:iCs/>
                <w:color w:val="000000"/>
                <w:sz w:val="18"/>
                <w:lang w:val="de-AT"/>
              </w:rPr>
              <w:t>(Grundkenntnisse)</w:t>
            </w:r>
          </w:p>
        </w:tc>
      </w:tr>
      <w:tr w:rsidR="001E4A6B" w:rsidRPr="005C4605" w14:paraId="45706C3F" w14:textId="77777777" w:rsidTr="00DE088F">
        <w:trPr>
          <w:trHeight w:val="340"/>
        </w:trPr>
        <w:tc>
          <w:tcPr>
            <w:tcW w:w="1702" w:type="dxa"/>
            <w:vAlign w:val="bottom"/>
          </w:tcPr>
          <w:p w14:paraId="57688BDA" w14:textId="3B05EB24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sz w:val="18"/>
              </w:rPr>
              <w:t>Technisch:</w:t>
            </w:r>
          </w:p>
        </w:tc>
        <w:tc>
          <w:tcPr>
            <w:tcW w:w="8788" w:type="dxa"/>
            <w:gridSpan w:val="12"/>
            <w:vAlign w:val="bottom"/>
          </w:tcPr>
          <w:p w14:paraId="60CA2168" w14:textId="6D1AA110" w:rsidR="001E4A6B" w:rsidRPr="005C4605" w:rsidRDefault="001E4A6B" w:rsidP="001E4A6B">
            <w:pPr>
              <w:rPr>
                <w:i/>
                <w:iCs/>
                <w:color w:val="000000"/>
                <w:sz w:val="18"/>
              </w:rPr>
            </w:pPr>
            <w:r w:rsidRPr="005C4605">
              <w:rPr>
                <w:color w:val="000000"/>
                <w:sz w:val="18"/>
              </w:rPr>
              <w:t xml:space="preserve">Microsoft Office </w:t>
            </w:r>
            <w:r w:rsidRPr="005C4605">
              <w:rPr>
                <w:i/>
                <w:iCs/>
                <w:color w:val="000000"/>
                <w:sz w:val="18"/>
              </w:rPr>
              <w:t>(fortgeschritten)</w:t>
            </w:r>
            <w:r w:rsidRPr="005C4605">
              <w:rPr>
                <w:color w:val="000000"/>
                <w:sz w:val="18"/>
              </w:rPr>
              <w:t xml:space="preserve">, R Software </w:t>
            </w:r>
            <w:r w:rsidRPr="005C4605">
              <w:rPr>
                <w:i/>
                <w:iCs/>
                <w:color w:val="000000"/>
                <w:sz w:val="18"/>
              </w:rPr>
              <w:t>(Grundkenntnisse),</w:t>
            </w:r>
            <w:r w:rsidRPr="005C4605">
              <w:rPr>
                <w:color w:val="000000"/>
                <w:sz w:val="18"/>
              </w:rPr>
              <w:t xml:space="preserve"> C++ </w:t>
            </w:r>
            <w:r w:rsidRPr="005C4605">
              <w:rPr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1E4A6B" w:rsidRPr="005C4605" w14:paraId="70CB01B0" w14:textId="77777777" w:rsidTr="000C287E">
        <w:trPr>
          <w:trHeight w:val="567"/>
        </w:trPr>
        <w:tc>
          <w:tcPr>
            <w:tcW w:w="1702" w:type="dxa"/>
            <w:vAlign w:val="bottom"/>
          </w:tcPr>
          <w:p w14:paraId="0EC31D82" w14:textId="77777777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sz w:val="18"/>
              </w:rPr>
              <w:t xml:space="preserve">Interessen: </w:t>
            </w:r>
          </w:p>
          <w:p w14:paraId="04F58216" w14:textId="1179F49A" w:rsidR="001E4A6B" w:rsidRPr="005C4605" w:rsidRDefault="001E4A6B" w:rsidP="001E4A6B">
            <w:pPr>
              <w:rPr>
                <w:sz w:val="18"/>
              </w:rPr>
            </w:pPr>
          </w:p>
        </w:tc>
        <w:tc>
          <w:tcPr>
            <w:tcW w:w="8788" w:type="dxa"/>
            <w:gridSpan w:val="12"/>
            <w:vAlign w:val="bottom"/>
          </w:tcPr>
          <w:p w14:paraId="598C2742" w14:textId="6945C678" w:rsidR="001E4A6B" w:rsidRPr="005C4605" w:rsidRDefault="001E4A6B" w:rsidP="001E4A6B">
            <w:pPr>
              <w:rPr>
                <w:color w:val="000000"/>
                <w:sz w:val="18"/>
              </w:rPr>
            </w:pPr>
            <w:r w:rsidRPr="005C4605">
              <w:rPr>
                <w:color w:val="000000"/>
                <w:sz w:val="18"/>
              </w:rPr>
              <w:t>Sport: (Paddle-)Tennis, Ski-&amp; Snowboard fahren; Musik: Gitarre spielen; Schach: Teilnahme an Schachtunieren wie dem größten Opens Europas</w:t>
            </w:r>
            <w:r w:rsidRPr="005C4605">
              <w:rPr>
                <w:i/>
                <w:iCs/>
                <w:color w:val="000000"/>
                <w:sz w:val="18"/>
              </w:rPr>
              <w:t xml:space="preserve"> (GRENKE Open)</w:t>
            </w:r>
          </w:p>
        </w:tc>
      </w:tr>
      <w:tr w:rsidR="001E4A6B" w:rsidRPr="005C4605" w14:paraId="071AB173" w14:textId="77777777" w:rsidTr="00C006C4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7" w:author="David Döbele" w:date="2024-11-19T08:37:00Z" w16du:dateUtc="2024-11-19T07:37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94"/>
          <w:trPrChange w:id="18" w:author="David Döbele" w:date="2024-11-19T08:37:00Z" w16du:dateUtc="2024-11-19T07:37:00Z">
            <w:trPr>
              <w:trHeight w:val="956"/>
            </w:trPr>
          </w:trPrChange>
        </w:trPr>
        <w:tc>
          <w:tcPr>
            <w:tcW w:w="2694" w:type="dxa"/>
            <w:gridSpan w:val="2"/>
            <w:vAlign w:val="bottom"/>
            <w:tcPrChange w:id="19" w:author="David Döbele" w:date="2024-11-19T08:37:00Z" w16du:dateUtc="2024-11-19T07:37:00Z">
              <w:tcPr>
                <w:tcW w:w="2694" w:type="dxa"/>
                <w:gridSpan w:val="2"/>
                <w:vAlign w:val="bottom"/>
              </w:tcPr>
            </w:tcPrChange>
          </w:tcPr>
          <w:p w14:paraId="1455A760" w14:textId="0EA962A8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noProof/>
                <w:sz w:val="18"/>
              </w:rPr>
              <w:drawing>
                <wp:anchor distT="0" distB="0" distL="114300" distR="114300" simplePos="0" relativeHeight="251674624" behindDoc="1" locked="0" layoutInCell="1" allowOverlap="1" wp14:anchorId="6F0567B8" wp14:editId="655F9742">
                  <wp:simplePos x="0" y="0"/>
                  <wp:positionH relativeFrom="column">
                    <wp:posOffset>-161925</wp:posOffset>
                  </wp:positionH>
                  <wp:positionV relativeFrom="paragraph">
                    <wp:posOffset>-172720</wp:posOffset>
                  </wp:positionV>
                  <wp:extent cx="1481455" cy="499110"/>
                  <wp:effectExtent l="0" t="0" r="4445" b="0"/>
                  <wp:wrapNone/>
                  <wp:docPr id="1" name="Grafik 1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45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CB3A11" w14:textId="37BD446E" w:rsidR="001E4A6B" w:rsidRPr="005C4605" w:rsidRDefault="001E4A6B" w:rsidP="001E4A6B">
            <w:pPr>
              <w:rPr>
                <w:sz w:val="18"/>
              </w:rPr>
            </w:pPr>
          </w:p>
          <w:p w14:paraId="406B03AC" w14:textId="2738DDD1" w:rsidR="001E4A6B" w:rsidRPr="005C4605" w:rsidRDefault="001E4A6B" w:rsidP="001E4A6B">
            <w:pPr>
              <w:rPr>
                <w:sz w:val="18"/>
              </w:rPr>
            </w:pPr>
            <w:r>
              <w:rPr>
                <w:sz w:val="18"/>
              </w:rPr>
              <w:t>Schwetzingen</w:t>
            </w:r>
            <w:r w:rsidRPr="005C4605">
              <w:rPr>
                <w:sz w:val="18"/>
              </w:rPr>
              <w:t xml:space="preserve">, </w:t>
            </w:r>
            <w:r w:rsidR="00537D83">
              <w:rPr>
                <w:sz w:val="18"/>
              </w:rPr>
              <w:t>1</w:t>
            </w:r>
            <w:r w:rsidR="003163E5">
              <w:rPr>
                <w:sz w:val="18"/>
              </w:rPr>
              <w:t>8</w:t>
            </w:r>
            <w:r w:rsidRPr="005C4605">
              <w:rPr>
                <w:sz w:val="18"/>
              </w:rPr>
              <w:t>.</w:t>
            </w:r>
            <w:r>
              <w:rPr>
                <w:sz w:val="18"/>
              </w:rPr>
              <w:t>1</w:t>
            </w:r>
            <w:r w:rsidR="00537D83">
              <w:rPr>
                <w:sz w:val="18"/>
              </w:rPr>
              <w:t>1</w:t>
            </w:r>
            <w:r w:rsidRPr="005C4605">
              <w:rPr>
                <w:sz w:val="18"/>
              </w:rPr>
              <w:t>.2024</w:t>
            </w:r>
          </w:p>
        </w:tc>
        <w:tc>
          <w:tcPr>
            <w:tcW w:w="7796" w:type="dxa"/>
            <w:gridSpan w:val="11"/>
            <w:vAlign w:val="bottom"/>
            <w:tcPrChange w:id="20" w:author="David Döbele" w:date="2024-11-19T08:37:00Z" w16du:dateUtc="2024-11-19T07:37:00Z">
              <w:tcPr>
                <w:tcW w:w="7796" w:type="dxa"/>
                <w:gridSpan w:val="11"/>
                <w:vAlign w:val="bottom"/>
              </w:tcPr>
            </w:tcPrChange>
          </w:tcPr>
          <w:p w14:paraId="6478BDEA" w14:textId="7443BAA0" w:rsidR="001E4A6B" w:rsidRPr="005C4605" w:rsidRDefault="001E4A6B" w:rsidP="001E4A6B">
            <w:pPr>
              <w:rPr>
                <w:color w:val="000000"/>
                <w:sz w:val="18"/>
                <w:lang w:val="de-AT"/>
              </w:rPr>
            </w:pPr>
          </w:p>
        </w:tc>
      </w:tr>
    </w:tbl>
    <w:p w14:paraId="252F60BD" w14:textId="033569FB" w:rsidR="005E703E" w:rsidRPr="00A76A37" w:rsidRDefault="005E703E" w:rsidP="00644A6B">
      <w:pPr>
        <w:rPr>
          <w:sz w:val="18"/>
        </w:rPr>
      </w:pPr>
    </w:p>
    <w:sectPr w:rsidR="005E703E" w:rsidRPr="00A76A37" w:rsidSect="00C006C4">
      <w:footerReference w:type="even" r:id="rId9"/>
      <w:pgSz w:w="11906" w:h="16838"/>
      <w:pgMar w:top="794" w:right="1418" w:bottom="113" w:left="1418" w:header="709" w:footer="709" w:gutter="0"/>
      <w:cols w:space="708"/>
      <w:docGrid w:linePitch="360"/>
      <w:sectPrChange w:id="21" w:author="David Döbele" w:date="2024-11-19T08:38:00Z" w16du:dateUtc="2024-11-19T07:38:00Z">
        <w:sectPr w:rsidR="005E703E" w:rsidRPr="00A76A37" w:rsidSect="00C006C4">
          <w:pgMar w:top="794" w:right="1418" w:bottom="68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0EEF2" w14:textId="77777777" w:rsidR="0051717F" w:rsidRDefault="0051717F" w:rsidP="00BE053D">
      <w:r>
        <w:separator/>
      </w:r>
    </w:p>
  </w:endnote>
  <w:endnote w:type="continuationSeparator" w:id="0">
    <w:p w14:paraId="15086921" w14:textId="77777777" w:rsidR="0051717F" w:rsidRDefault="0051717F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39643E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10AE6" w14:textId="77777777" w:rsidR="0051717F" w:rsidRDefault="0051717F" w:rsidP="00BE053D">
      <w:r>
        <w:separator/>
      </w:r>
    </w:p>
  </w:footnote>
  <w:footnote w:type="continuationSeparator" w:id="0">
    <w:p w14:paraId="30A75250" w14:textId="77777777" w:rsidR="0051717F" w:rsidRDefault="0051717F" w:rsidP="00BE0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F645E"/>
    <w:multiLevelType w:val="hybridMultilevel"/>
    <w:tmpl w:val="03A08A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253D5"/>
    <w:multiLevelType w:val="multilevel"/>
    <w:tmpl w:val="B09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477135">
    <w:abstractNumId w:val="0"/>
  </w:num>
  <w:num w:numId="2" w16cid:durableId="945118944">
    <w:abstractNumId w:val="2"/>
  </w:num>
  <w:num w:numId="3" w16cid:durableId="1910000513">
    <w:abstractNumId w:val="3"/>
  </w:num>
  <w:num w:numId="4" w16cid:durableId="1701856895">
    <w:abstractNumId w:val="2"/>
  </w:num>
  <w:num w:numId="5" w16cid:durableId="1628851045">
    <w:abstractNumId w:val="1"/>
  </w:num>
  <w:num w:numId="6" w16cid:durableId="400376268">
    <w:abstractNumId w:val="2"/>
  </w:num>
  <w:num w:numId="7" w16cid:durableId="27874305">
    <w:abstractNumId w:val="2"/>
  </w:num>
  <w:num w:numId="8" w16cid:durableId="2058047536">
    <w:abstractNumId w:val="2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227CD"/>
    <w:rsid w:val="00025E81"/>
    <w:rsid w:val="00026024"/>
    <w:rsid w:val="00033CC8"/>
    <w:rsid w:val="00061D33"/>
    <w:rsid w:val="00063744"/>
    <w:rsid w:val="00064643"/>
    <w:rsid w:val="00087747"/>
    <w:rsid w:val="00092A2C"/>
    <w:rsid w:val="00092B1F"/>
    <w:rsid w:val="000957A4"/>
    <w:rsid w:val="000A18B5"/>
    <w:rsid w:val="000A1FDA"/>
    <w:rsid w:val="000B63E2"/>
    <w:rsid w:val="000B6548"/>
    <w:rsid w:val="000C287E"/>
    <w:rsid w:val="000D671A"/>
    <w:rsid w:val="00103EC5"/>
    <w:rsid w:val="00116C6E"/>
    <w:rsid w:val="00125CA6"/>
    <w:rsid w:val="00143B86"/>
    <w:rsid w:val="0014439C"/>
    <w:rsid w:val="00152D37"/>
    <w:rsid w:val="001548C4"/>
    <w:rsid w:val="00156FC9"/>
    <w:rsid w:val="00162A5A"/>
    <w:rsid w:val="00167212"/>
    <w:rsid w:val="00172867"/>
    <w:rsid w:val="00172EBB"/>
    <w:rsid w:val="00175B6D"/>
    <w:rsid w:val="001764FD"/>
    <w:rsid w:val="001766D0"/>
    <w:rsid w:val="00182C3A"/>
    <w:rsid w:val="001901ED"/>
    <w:rsid w:val="00193BB5"/>
    <w:rsid w:val="0019483A"/>
    <w:rsid w:val="00196086"/>
    <w:rsid w:val="001A3050"/>
    <w:rsid w:val="001A46BF"/>
    <w:rsid w:val="001A481B"/>
    <w:rsid w:val="001A5525"/>
    <w:rsid w:val="001B0186"/>
    <w:rsid w:val="001B53BC"/>
    <w:rsid w:val="001B62CA"/>
    <w:rsid w:val="001C210C"/>
    <w:rsid w:val="001D27E0"/>
    <w:rsid w:val="001D4DCD"/>
    <w:rsid w:val="001E4A6B"/>
    <w:rsid w:val="001E79D6"/>
    <w:rsid w:val="001F3EF9"/>
    <w:rsid w:val="001F4175"/>
    <w:rsid w:val="001F7361"/>
    <w:rsid w:val="002077D7"/>
    <w:rsid w:val="002238E9"/>
    <w:rsid w:val="00223A4D"/>
    <w:rsid w:val="00232CB5"/>
    <w:rsid w:val="00233942"/>
    <w:rsid w:val="00234A7E"/>
    <w:rsid w:val="0024373D"/>
    <w:rsid w:val="002508C2"/>
    <w:rsid w:val="00267252"/>
    <w:rsid w:val="00282DB0"/>
    <w:rsid w:val="002961A4"/>
    <w:rsid w:val="002A50D1"/>
    <w:rsid w:val="002B0375"/>
    <w:rsid w:val="002B2091"/>
    <w:rsid w:val="002C2DE8"/>
    <w:rsid w:val="002C6972"/>
    <w:rsid w:val="002C7556"/>
    <w:rsid w:val="002D2B32"/>
    <w:rsid w:val="002D4516"/>
    <w:rsid w:val="002D4BE7"/>
    <w:rsid w:val="002E5027"/>
    <w:rsid w:val="002F46AD"/>
    <w:rsid w:val="002F5144"/>
    <w:rsid w:val="002F6AF0"/>
    <w:rsid w:val="0030151E"/>
    <w:rsid w:val="00302BF9"/>
    <w:rsid w:val="003101F0"/>
    <w:rsid w:val="003119BD"/>
    <w:rsid w:val="00314B7A"/>
    <w:rsid w:val="003163E5"/>
    <w:rsid w:val="00317A58"/>
    <w:rsid w:val="00324BC5"/>
    <w:rsid w:val="0033056A"/>
    <w:rsid w:val="00340BAB"/>
    <w:rsid w:val="003418E0"/>
    <w:rsid w:val="00343034"/>
    <w:rsid w:val="00347F8D"/>
    <w:rsid w:val="003575D6"/>
    <w:rsid w:val="00360FEE"/>
    <w:rsid w:val="00365065"/>
    <w:rsid w:val="00372F7B"/>
    <w:rsid w:val="003733E5"/>
    <w:rsid w:val="00374E22"/>
    <w:rsid w:val="00390EA6"/>
    <w:rsid w:val="0039643E"/>
    <w:rsid w:val="003A0C17"/>
    <w:rsid w:val="003D102B"/>
    <w:rsid w:val="003D6A6E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3018"/>
    <w:rsid w:val="00456B0D"/>
    <w:rsid w:val="00476AF8"/>
    <w:rsid w:val="00477A7B"/>
    <w:rsid w:val="00483E7B"/>
    <w:rsid w:val="00484727"/>
    <w:rsid w:val="00484FD7"/>
    <w:rsid w:val="004929FB"/>
    <w:rsid w:val="004A54BA"/>
    <w:rsid w:val="004B6A5E"/>
    <w:rsid w:val="004C143B"/>
    <w:rsid w:val="004E54F5"/>
    <w:rsid w:val="004F68C7"/>
    <w:rsid w:val="00501812"/>
    <w:rsid w:val="00507EA7"/>
    <w:rsid w:val="0051717F"/>
    <w:rsid w:val="00522AF7"/>
    <w:rsid w:val="00526089"/>
    <w:rsid w:val="00527A28"/>
    <w:rsid w:val="00527DCA"/>
    <w:rsid w:val="005337FA"/>
    <w:rsid w:val="00536FF0"/>
    <w:rsid w:val="00537D83"/>
    <w:rsid w:val="005410B0"/>
    <w:rsid w:val="00563FAF"/>
    <w:rsid w:val="00565C89"/>
    <w:rsid w:val="005716D4"/>
    <w:rsid w:val="00571B60"/>
    <w:rsid w:val="0057424A"/>
    <w:rsid w:val="00585A4D"/>
    <w:rsid w:val="005866BD"/>
    <w:rsid w:val="005964E8"/>
    <w:rsid w:val="005972F0"/>
    <w:rsid w:val="005B09D1"/>
    <w:rsid w:val="005B4FBE"/>
    <w:rsid w:val="005B76B1"/>
    <w:rsid w:val="005C4605"/>
    <w:rsid w:val="005D1EE7"/>
    <w:rsid w:val="005D6329"/>
    <w:rsid w:val="005E57F6"/>
    <w:rsid w:val="005E703E"/>
    <w:rsid w:val="005F2D04"/>
    <w:rsid w:val="005F706C"/>
    <w:rsid w:val="006058D8"/>
    <w:rsid w:val="0060620A"/>
    <w:rsid w:val="00610200"/>
    <w:rsid w:val="0061719D"/>
    <w:rsid w:val="00621219"/>
    <w:rsid w:val="00621C05"/>
    <w:rsid w:val="0062207E"/>
    <w:rsid w:val="00623699"/>
    <w:rsid w:val="006269D6"/>
    <w:rsid w:val="00627A59"/>
    <w:rsid w:val="00632D5A"/>
    <w:rsid w:val="006348EF"/>
    <w:rsid w:val="00635515"/>
    <w:rsid w:val="00642477"/>
    <w:rsid w:val="00644A6B"/>
    <w:rsid w:val="006546FD"/>
    <w:rsid w:val="00665BF3"/>
    <w:rsid w:val="00667CAA"/>
    <w:rsid w:val="006732D6"/>
    <w:rsid w:val="006734BE"/>
    <w:rsid w:val="00674557"/>
    <w:rsid w:val="00687FDA"/>
    <w:rsid w:val="00693E09"/>
    <w:rsid w:val="006A2DE9"/>
    <w:rsid w:val="006A7230"/>
    <w:rsid w:val="006B2D06"/>
    <w:rsid w:val="006B4E32"/>
    <w:rsid w:val="006B5AB9"/>
    <w:rsid w:val="006B72C7"/>
    <w:rsid w:val="006B7F78"/>
    <w:rsid w:val="006C2252"/>
    <w:rsid w:val="006C3245"/>
    <w:rsid w:val="006C59E0"/>
    <w:rsid w:val="006D7F7F"/>
    <w:rsid w:val="006E2C9C"/>
    <w:rsid w:val="006E3F44"/>
    <w:rsid w:val="006E40EF"/>
    <w:rsid w:val="006F0039"/>
    <w:rsid w:val="006F3083"/>
    <w:rsid w:val="007005EC"/>
    <w:rsid w:val="00711CEF"/>
    <w:rsid w:val="00720320"/>
    <w:rsid w:val="00721772"/>
    <w:rsid w:val="00723643"/>
    <w:rsid w:val="00725D3C"/>
    <w:rsid w:val="00725E20"/>
    <w:rsid w:val="007267E8"/>
    <w:rsid w:val="00733DA1"/>
    <w:rsid w:val="00737822"/>
    <w:rsid w:val="0074111D"/>
    <w:rsid w:val="007504BA"/>
    <w:rsid w:val="00753D4A"/>
    <w:rsid w:val="00756912"/>
    <w:rsid w:val="00761609"/>
    <w:rsid w:val="00762109"/>
    <w:rsid w:val="00763DCE"/>
    <w:rsid w:val="00765A94"/>
    <w:rsid w:val="00770EDD"/>
    <w:rsid w:val="00773528"/>
    <w:rsid w:val="00776C46"/>
    <w:rsid w:val="0078260B"/>
    <w:rsid w:val="007838D1"/>
    <w:rsid w:val="00785254"/>
    <w:rsid w:val="00785853"/>
    <w:rsid w:val="00787801"/>
    <w:rsid w:val="007966F0"/>
    <w:rsid w:val="00797BFC"/>
    <w:rsid w:val="007A720F"/>
    <w:rsid w:val="007B1958"/>
    <w:rsid w:val="007B3695"/>
    <w:rsid w:val="007C6A3C"/>
    <w:rsid w:val="007D4BEE"/>
    <w:rsid w:val="007D5BE9"/>
    <w:rsid w:val="007D6F86"/>
    <w:rsid w:val="008050E4"/>
    <w:rsid w:val="0082257D"/>
    <w:rsid w:val="00833058"/>
    <w:rsid w:val="008371FB"/>
    <w:rsid w:val="00850F8D"/>
    <w:rsid w:val="0085155D"/>
    <w:rsid w:val="0085263C"/>
    <w:rsid w:val="00853438"/>
    <w:rsid w:val="00865C15"/>
    <w:rsid w:val="00866846"/>
    <w:rsid w:val="00875DA9"/>
    <w:rsid w:val="008771F8"/>
    <w:rsid w:val="00895E38"/>
    <w:rsid w:val="008A63CD"/>
    <w:rsid w:val="008A73C9"/>
    <w:rsid w:val="008A782B"/>
    <w:rsid w:val="008B0FC0"/>
    <w:rsid w:val="008B5271"/>
    <w:rsid w:val="008B68ED"/>
    <w:rsid w:val="008C429A"/>
    <w:rsid w:val="008D5629"/>
    <w:rsid w:val="008E1F3D"/>
    <w:rsid w:val="00900D98"/>
    <w:rsid w:val="009053D7"/>
    <w:rsid w:val="0091331D"/>
    <w:rsid w:val="00921777"/>
    <w:rsid w:val="0093223C"/>
    <w:rsid w:val="00941A87"/>
    <w:rsid w:val="0094594E"/>
    <w:rsid w:val="009501C2"/>
    <w:rsid w:val="009530AC"/>
    <w:rsid w:val="009545CA"/>
    <w:rsid w:val="00956CAB"/>
    <w:rsid w:val="009668B9"/>
    <w:rsid w:val="00974B40"/>
    <w:rsid w:val="00974DB1"/>
    <w:rsid w:val="00976577"/>
    <w:rsid w:val="00981657"/>
    <w:rsid w:val="0098347A"/>
    <w:rsid w:val="00996356"/>
    <w:rsid w:val="00997D9A"/>
    <w:rsid w:val="009D7C49"/>
    <w:rsid w:val="009E7297"/>
    <w:rsid w:val="00A018E1"/>
    <w:rsid w:val="00A0257D"/>
    <w:rsid w:val="00A12EDC"/>
    <w:rsid w:val="00A14668"/>
    <w:rsid w:val="00A26D0D"/>
    <w:rsid w:val="00A33BDE"/>
    <w:rsid w:val="00A34885"/>
    <w:rsid w:val="00A36BAF"/>
    <w:rsid w:val="00A43BC1"/>
    <w:rsid w:val="00A51111"/>
    <w:rsid w:val="00A66196"/>
    <w:rsid w:val="00A74225"/>
    <w:rsid w:val="00A76A37"/>
    <w:rsid w:val="00A936D5"/>
    <w:rsid w:val="00A96B29"/>
    <w:rsid w:val="00AA1EB0"/>
    <w:rsid w:val="00AA2DA3"/>
    <w:rsid w:val="00AA5A9C"/>
    <w:rsid w:val="00AB016A"/>
    <w:rsid w:val="00AB2A5A"/>
    <w:rsid w:val="00AD28F8"/>
    <w:rsid w:val="00AD6A80"/>
    <w:rsid w:val="00AF4316"/>
    <w:rsid w:val="00B0230B"/>
    <w:rsid w:val="00B04920"/>
    <w:rsid w:val="00B17D95"/>
    <w:rsid w:val="00B23509"/>
    <w:rsid w:val="00B238E6"/>
    <w:rsid w:val="00B359DB"/>
    <w:rsid w:val="00B3632B"/>
    <w:rsid w:val="00B409D8"/>
    <w:rsid w:val="00B5178D"/>
    <w:rsid w:val="00B62460"/>
    <w:rsid w:val="00B67170"/>
    <w:rsid w:val="00B67F1F"/>
    <w:rsid w:val="00B701D7"/>
    <w:rsid w:val="00B7424A"/>
    <w:rsid w:val="00B90595"/>
    <w:rsid w:val="00BA120B"/>
    <w:rsid w:val="00BA215A"/>
    <w:rsid w:val="00BB2C20"/>
    <w:rsid w:val="00BB5F09"/>
    <w:rsid w:val="00BB7384"/>
    <w:rsid w:val="00BB7587"/>
    <w:rsid w:val="00BC0D9F"/>
    <w:rsid w:val="00BC24A5"/>
    <w:rsid w:val="00BE053D"/>
    <w:rsid w:val="00BF1A7A"/>
    <w:rsid w:val="00BF1FA3"/>
    <w:rsid w:val="00C006C4"/>
    <w:rsid w:val="00C00974"/>
    <w:rsid w:val="00C018E4"/>
    <w:rsid w:val="00C066FA"/>
    <w:rsid w:val="00C067D9"/>
    <w:rsid w:val="00C12367"/>
    <w:rsid w:val="00C25387"/>
    <w:rsid w:val="00C33231"/>
    <w:rsid w:val="00C4482C"/>
    <w:rsid w:val="00C54BE3"/>
    <w:rsid w:val="00C57F80"/>
    <w:rsid w:val="00C67AE9"/>
    <w:rsid w:val="00C768ED"/>
    <w:rsid w:val="00C82A8F"/>
    <w:rsid w:val="00C90C45"/>
    <w:rsid w:val="00C90C7A"/>
    <w:rsid w:val="00C90FC7"/>
    <w:rsid w:val="00C916C2"/>
    <w:rsid w:val="00CB526A"/>
    <w:rsid w:val="00CC7F56"/>
    <w:rsid w:val="00CD1B12"/>
    <w:rsid w:val="00CD55DC"/>
    <w:rsid w:val="00CE1BBC"/>
    <w:rsid w:val="00CE2595"/>
    <w:rsid w:val="00CE28CC"/>
    <w:rsid w:val="00CE72FC"/>
    <w:rsid w:val="00CF31EE"/>
    <w:rsid w:val="00D04DF0"/>
    <w:rsid w:val="00D1492F"/>
    <w:rsid w:val="00D15589"/>
    <w:rsid w:val="00D17B69"/>
    <w:rsid w:val="00D26911"/>
    <w:rsid w:val="00D3003C"/>
    <w:rsid w:val="00D31740"/>
    <w:rsid w:val="00D33088"/>
    <w:rsid w:val="00D331F4"/>
    <w:rsid w:val="00D34C7D"/>
    <w:rsid w:val="00D470E4"/>
    <w:rsid w:val="00D52142"/>
    <w:rsid w:val="00D5280E"/>
    <w:rsid w:val="00D5661F"/>
    <w:rsid w:val="00D60A12"/>
    <w:rsid w:val="00D61F14"/>
    <w:rsid w:val="00D80D6B"/>
    <w:rsid w:val="00D90950"/>
    <w:rsid w:val="00D93340"/>
    <w:rsid w:val="00DA462D"/>
    <w:rsid w:val="00DA59A3"/>
    <w:rsid w:val="00DA69DF"/>
    <w:rsid w:val="00DB33F8"/>
    <w:rsid w:val="00DB7966"/>
    <w:rsid w:val="00DD2046"/>
    <w:rsid w:val="00DD25DC"/>
    <w:rsid w:val="00DD2BDC"/>
    <w:rsid w:val="00DD38E2"/>
    <w:rsid w:val="00DE088F"/>
    <w:rsid w:val="00DF0D34"/>
    <w:rsid w:val="00DF72E9"/>
    <w:rsid w:val="00E05A9E"/>
    <w:rsid w:val="00E13110"/>
    <w:rsid w:val="00E1580F"/>
    <w:rsid w:val="00E2366A"/>
    <w:rsid w:val="00E24DF1"/>
    <w:rsid w:val="00E431ED"/>
    <w:rsid w:val="00E43AE7"/>
    <w:rsid w:val="00E64FF5"/>
    <w:rsid w:val="00E80B33"/>
    <w:rsid w:val="00E859CD"/>
    <w:rsid w:val="00E907EC"/>
    <w:rsid w:val="00E95185"/>
    <w:rsid w:val="00EA5421"/>
    <w:rsid w:val="00EA789D"/>
    <w:rsid w:val="00EB34FC"/>
    <w:rsid w:val="00EB5816"/>
    <w:rsid w:val="00EC778D"/>
    <w:rsid w:val="00ED0EA9"/>
    <w:rsid w:val="00ED2274"/>
    <w:rsid w:val="00ED530D"/>
    <w:rsid w:val="00EF77DF"/>
    <w:rsid w:val="00F11BEF"/>
    <w:rsid w:val="00F155B8"/>
    <w:rsid w:val="00F21B7B"/>
    <w:rsid w:val="00F258E7"/>
    <w:rsid w:val="00F31B84"/>
    <w:rsid w:val="00F36984"/>
    <w:rsid w:val="00F631EC"/>
    <w:rsid w:val="00F64C22"/>
    <w:rsid w:val="00F64FA7"/>
    <w:rsid w:val="00F74D19"/>
    <w:rsid w:val="00F80053"/>
    <w:rsid w:val="00F95048"/>
    <w:rsid w:val="00FA02C7"/>
    <w:rsid w:val="00FA4186"/>
    <w:rsid w:val="00FC0531"/>
    <w:rsid w:val="00FC131B"/>
    <w:rsid w:val="00FC13F0"/>
    <w:rsid w:val="00FD0FB7"/>
    <w:rsid w:val="00FD653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91F80113-4774-8E47-80F5-C1518524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852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rPr>
      <w:rFonts w:ascii="Georgia" w:hAnsi="Georgia"/>
    </w:rPr>
  </w:style>
  <w:style w:type="paragraph" w:customStyle="1" w:styleId="DATUM">
    <w:name w:val="DATUM"/>
    <w:basedOn w:val="Standard"/>
    <w:qFormat/>
    <w:rsid w:val="00FC0531"/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2"/>
      </w:numPr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51111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5111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5111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51111"/>
    <w:rPr>
      <w:b/>
      <w:bCs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65065"/>
    <w:rPr>
      <w:sz w:val="16"/>
      <w:szCs w:val="16"/>
    </w:rPr>
  </w:style>
  <w:style w:type="paragraph" w:styleId="berarbeitung">
    <w:name w:val="Revision"/>
    <w:hidden/>
    <w:uiPriority w:val="99"/>
    <w:semiHidden/>
    <w:rsid w:val="007735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5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580</Words>
  <Characters>3659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cp:lastPrinted>2024-10-25T12:29:00Z</cp:lastPrinted>
  <dcterms:created xsi:type="dcterms:W3CDTF">2024-10-25T12:29:00Z</dcterms:created>
  <dcterms:modified xsi:type="dcterms:W3CDTF">2024-11-19T07:38:00Z</dcterms:modified>
</cp:coreProperties>
</file>