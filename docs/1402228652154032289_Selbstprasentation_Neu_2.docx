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E3969" w14:textId="44A0832B" w:rsidR="00124D8A" w:rsidRDefault="00DF43DA" w:rsidP="009868D6">
      <w:pPr>
        <w:spacing w:line="276" w:lineRule="auto"/>
        <w:rPr>
          <w:rFonts w:ascii="Times New Roman" w:hAnsi="Times New Roman" w:cs="Times New Roman"/>
          <w:b/>
          <w:bCs/>
        </w:rPr>
      </w:pPr>
      <w:r>
        <w:rPr>
          <w:rFonts w:ascii="Times New Roman" w:hAnsi="Times New Roman" w:cs="Times New Roman"/>
          <w:b/>
          <w:bCs/>
        </w:rPr>
        <w:t>Selbstpräsentation</w:t>
      </w:r>
    </w:p>
    <w:p w14:paraId="70BC4E5D" w14:textId="77777777" w:rsidR="00BA0433" w:rsidRDefault="00BA0433" w:rsidP="00BA0433">
      <w:pPr>
        <w:spacing w:line="276" w:lineRule="auto"/>
        <w:rPr>
          <w:rFonts w:ascii="Times New Roman" w:hAnsi="Times New Roman" w:cs="Times New Roman"/>
        </w:rPr>
      </w:pPr>
    </w:p>
    <w:p w14:paraId="22E55187" w14:textId="0FD65052" w:rsidR="002E009C" w:rsidDel="00617DEB" w:rsidRDefault="002E009C" w:rsidP="002E009C">
      <w:pPr>
        <w:spacing w:line="276" w:lineRule="auto"/>
        <w:rPr>
          <w:del w:id="0" w:author="Jonas Stegh" w:date="2025-08-05T11:53:00Z" w16du:dateUtc="2025-08-05T09:53:00Z"/>
          <w:rFonts w:ascii="Times New Roman" w:hAnsi="Times New Roman" w:cs="Times New Roman"/>
        </w:rPr>
      </w:pPr>
      <w:del w:id="1" w:author="Jonas Stegh" w:date="2025-08-05T11:53:00Z" w16du:dateUtc="2025-08-05T09:53:00Z">
        <w:r w:rsidDel="00617DEB">
          <w:rPr>
            <w:rFonts w:ascii="Times New Roman" w:hAnsi="Times New Roman" w:cs="Times New Roman"/>
          </w:rPr>
          <w:delText>Ich fang am besten mal mit meiner Schulzeit an</w:delText>
        </w:r>
      </w:del>
    </w:p>
    <w:p w14:paraId="017E0964" w14:textId="77777777" w:rsidR="000F4F32" w:rsidRDefault="000F4F32" w:rsidP="002E009C">
      <w:pPr>
        <w:spacing w:line="276" w:lineRule="auto"/>
        <w:rPr>
          <w:rFonts w:ascii="Times New Roman" w:hAnsi="Times New Roman" w:cs="Times New Roman"/>
        </w:rPr>
      </w:pPr>
    </w:p>
    <w:p w14:paraId="024F57AC" w14:textId="59E047AC" w:rsidR="000F4F32" w:rsidRDefault="008E6822" w:rsidP="002E009C">
      <w:pPr>
        <w:spacing w:line="276" w:lineRule="auto"/>
        <w:rPr>
          <w:rFonts w:ascii="Times New Roman" w:hAnsi="Times New Roman" w:cs="Times New Roman"/>
        </w:rPr>
      </w:pPr>
      <w:commentRangeStart w:id="2"/>
      <w:r>
        <w:rPr>
          <w:rFonts w:ascii="Times New Roman" w:hAnsi="Times New Roman" w:cs="Times New Roman"/>
        </w:rPr>
        <w:t xml:space="preserve">Eigentlich wollte ich immer Jura studieren und habe </w:t>
      </w:r>
      <w:r w:rsidR="003A4849">
        <w:rPr>
          <w:rFonts w:ascii="Times New Roman" w:hAnsi="Times New Roman" w:cs="Times New Roman"/>
        </w:rPr>
        <w:t xml:space="preserve">daher </w:t>
      </w:r>
      <w:r>
        <w:rPr>
          <w:rFonts w:ascii="Times New Roman" w:hAnsi="Times New Roman" w:cs="Times New Roman"/>
        </w:rPr>
        <w:t>in der neunten Klasse ein Schülerpraktikum in dem Bereich absolviert.</w:t>
      </w:r>
      <w:r w:rsidR="000F4F32">
        <w:rPr>
          <w:rFonts w:ascii="Times New Roman" w:hAnsi="Times New Roman" w:cs="Times New Roman"/>
        </w:rPr>
        <w:t xml:space="preserve"> </w:t>
      </w:r>
      <w:r>
        <w:rPr>
          <w:rFonts w:ascii="Times New Roman" w:hAnsi="Times New Roman" w:cs="Times New Roman"/>
        </w:rPr>
        <w:t>Zu</w:t>
      </w:r>
      <w:r w:rsidR="000F4F32">
        <w:rPr>
          <w:rFonts w:ascii="Times New Roman" w:hAnsi="Times New Roman" w:cs="Times New Roman"/>
        </w:rPr>
        <w:t xml:space="preserve"> Beginn der Covid-Pandemie habe ich dann jedoch</w:t>
      </w:r>
      <w:r>
        <w:rPr>
          <w:rFonts w:ascii="Times New Roman" w:hAnsi="Times New Roman" w:cs="Times New Roman"/>
        </w:rPr>
        <w:t xml:space="preserve"> in einer stürmischen Zeit an den Börsen</w:t>
      </w:r>
      <w:r w:rsidR="000F4F32">
        <w:rPr>
          <w:rFonts w:ascii="Times New Roman" w:hAnsi="Times New Roman" w:cs="Times New Roman"/>
        </w:rPr>
        <w:t xml:space="preserve"> angefangen mich mit Aktien und Kapitalmärkten zu beschäftigen und so erste Berührungspunkte mit Wirtschaft gesammelt. Durch Videos</w:t>
      </w:r>
      <w:r w:rsidR="003A4849">
        <w:rPr>
          <w:rFonts w:ascii="Times New Roman" w:hAnsi="Times New Roman" w:cs="Times New Roman"/>
        </w:rPr>
        <w:t>,</w:t>
      </w:r>
      <w:r w:rsidR="000F4F32">
        <w:rPr>
          <w:rFonts w:ascii="Times New Roman" w:hAnsi="Times New Roman" w:cs="Times New Roman"/>
        </w:rPr>
        <w:t xml:space="preserve"> Podcasts </w:t>
      </w:r>
      <w:r w:rsidR="003A4849">
        <w:rPr>
          <w:rFonts w:ascii="Times New Roman" w:hAnsi="Times New Roman" w:cs="Times New Roman"/>
        </w:rPr>
        <w:t xml:space="preserve">sowie ein eigenes Depot </w:t>
      </w:r>
      <w:r w:rsidR="000F4F32">
        <w:rPr>
          <w:rFonts w:ascii="Times New Roman" w:hAnsi="Times New Roman" w:cs="Times New Roman"/>
        </w:rPr>
        <w:t>habe ich dieses Interesse daraufhin immer weiterverfolgt. In Kombination mit meiner hohen Zahlenaffinität habe ich mich daher nach meinem Abitur für ein Studium der Wirtschaftswissenschaften in meiner Heimatstadt Bochum entschieden.</w:t>
      </w:r>
      <w:commentRangeEnd w:id="2"/>
      <w:r w:rsidR="00617DEB">
        <w:rPr>
          <w:rStyle w:val="CommentReference"/>
        </w:rPr>
        <w:commentReference w:id="2"/>
      </w:r>
    </w:p>
    <w:p w14:paraId="61ED8870" w14:textId="77777777" w:rsidR="008E6822" w:rsidRDefault="008E6822" w:rsidP="002E009C">
      <w:pPr>
        <w:spacing w:line="276" w:lineRule="auto"/>
        <w:rPr>
          <w:rFonts w:ascii="Times New Roman" w:hAnsi="Times New Roman" w:cs="Times New Roman"/>
        </w:rPr>
      </w:pPr>
    </w:p>
    <w:p w14:paraId="13AD90A8" w14:textId="73A6E32B" w:rsidR="008E6822" w:rsidRDefault="008E6822" w:rsidP="002E009C">
      <w:pPr>
        <w:spacing w:line="276" w:lineRule="auto"/>
        <w:rPr>
          <w:rFonts w:ascii="Times New Roman" w:hAnsi="Times New Roman" w:cs="Times New Roman"/>
        </w:rPr>
      </w:pPr>
      <w:r>
        <w:rPr>
          <w:rFonts w:ascii="Times New Roman" w:hAnsi="Times New Roman" w:cs="Times New Roman"/>
        </w:rPr>
        <w:t>Das Highlight meines Studiums war dabei mein Auslandssemester, welches ich letztes Jahr in Australien absolvieren durfte. Während dieser Zeit hatte ich die Gelegenheit viel zu reisen, neue Kulturen kennenzulernen und war stets gefordert mich akademisch und kulturell in ungewohnten Umgebungen zurecht zu finden. Aus professioneller Sicht hat mich diese Zeit insbesondere gelehrt, immer über den Tellerrand hinauszuschauen sowie den Wunsch erweckt, in einem international geprägten Umfeld zu arbeiten.</w:t>
      </w:r>
    </w:p>
    <w:p w14:paraId="77BE26EC" w14:textId="77777777" w:rsidR="000F4F32" w:rsidRDefault="000F4F32" w:rsidP="002E009C">
      <w:pPr>
        <w:spacing w:line="276" w:lineRule="auto"/>
        <w:rPr>
          <w:rFonts w:ascii="Times New Roman" w:hAnsi="Times New Roman" w:cs="Times New Roman"/>
        </w:rPr>
      </w:pPr>
    </w:p>
    <w:p w14:paraId="1983BBE1" w14:textId="683068E5" w:rsidR="000F4F32" w:rsidRDefault="00617DEB" w:rsidP="002E009C">
      <w:pPr>
        <w:spacing w:line="276" w:lineRule="auto"/>
        <w:rPr>
          <w:rFonts w:ascii="Times New Roman" w:hAnsi="Times New Roman" w:cs="Times New Roman"/>
        </w:rPr>
      </w:pPr>
      <w:ins w:id="3" w:author="Jonas Stegh" w:date="2025-08-05T11:55:00Z" w16du:dateUtc="2025-08-05T09:55:00Z">
        <w:r>
          <w:rPr>
            <w:rFonts w:ascii="Times New Roman" w:hAnsi="Times New Roman" w:cs="Times New Roman"/>
          </w:rPr>
          <w:t xml:space="preserve">Auch sonst bin ich </w:t>
        </w:r>
      </w:ins>
      <w:r w:rsidR="008E6822">
        <w:rPr>
          <w:rFonts w:ascii="Times New Roman" w:hAnsi="Times New Roman" w:cs="Times New Roman"/>
        </w:rPr>
        <w:t xml:space="preserve">In mein Studium </w:t>
      </w:r>
      <w:del w:id="4" w:author="Jonas Stegh" w:date="2025-08-05T11:55:00Z" w16du:dateUtc="2025-08-05T09:55:00Z">
        <w:r w:rsidR="008E6822" w:rsidDel="00617DEB">
          <w:rPr>
            <w:rFonts w:ascii="Times New Roman" w:hAnsi="Times New Roman" w:cs="Times New Roman"/>
          </w:rPr>
          <w:delText xml:space="preserve">bin ich </w:delText>
        </w:r>
      </w:del>
      <w:r w:rsidR="008E6822">
        <w:rPr>
          <w:rFonts w:ascii="Times New Roman" w:hAnsi="Times New Roman" w:cs="Times New Roman"/>
        </w:rPr>
        <w:t xml:space="preserve">von Beginn an mit voller Motivation gestartet und habe aktiv Einblicke in </w:t>
      </w:r>
      <w:r w:rsidR="000B62AC">
        <w:rPr>
          <w:rFonts w:ascii="Times New Roman" w:hAnsi="Times New Roman" w:cs="Times New Roman"/>
        </w:rPr>
        <w:t xml:space="preserve">die </w:t>
      </w:r>
      <w:r w:rsidR="008E6822">
        <w:rPr>
          <w:rFonts w:ascii="Times New Roman" w:hAnsi="Times New Roman" w:cs="Times New Roman"/>
        </w:rPr>
        <w:t>verschiedene</w:t>
      </w:r>
      <w:r w:rsidR="000B62AC">
        <w:rPr>
          <w:rFonts w:ascii="Times New Roman" w:hAnsi="Times New Roman" w:cs="Times New Roman"/>
        </w:rPr>
        <w:t>n</w:t>
      </w:r>
      <w:r w:rsidR="008E6822">
        <w:rPr>
          <w:rFonts w:ascii="Times New Roman" w:hAnsi="Times New Roman" w:cs="Times New Roman"/>
        </w:rPr>
        <w:t xml:space="preserve"> Fachbereiche </w:t>
      </w:r>
      <w:r w:rsidR="000B62AC">
        <w:rPr>
          <w:rFonts w:ascii="Times New Roman" w:hAnsi="Times New Roman" w:cs="Times New Roman"/>
        </w:rPr>
        <w:t>der Wirtschaftswissenschaften gesammelt</w:t>
      </w:r>
      <w:r w:rsidR="000F4F32">
        <w:rPr>
          <w:rFonts w:ascii="Times New Roman" w:hAnsi="Times New Roman" w:cs="Times New Roman"/>
        </w:rPr>
        <w:t xml:space="preserve">. </w:t>
      </w:r>
      <w:r w:rsidR="000B62AC">
        <w:rPr>
          <w:rFonts w:ascii="Times New Roman" w:hAnsi="Times New Roman" w:cs="Times New Roman"/>
        </w:rPr>
        <w:t xml:space="preserve">Insgesamt </w:t>
      </w:r>
      <w:r w:rsidR="000F4F32">
        <w:rPr>
          <w:rFonts w:ascii="Times New Roman" w:hAnsi="Times New Roman" w:cs="Times New Roman"/>
        </w:rPr>
        <w:t xml:space="preserve">gelang es mir </w:t>
      </w:r>
      <w:r w:rsidR="000B62AC">
        <w:rPr>
          <w:rFonts w:ascii="Times New Roman" w:hAnsi="Times New Roman" w:cs="Times New Roman"/>
        </w:rPr>
        <w:t>so schon</w:t>
      </w:r>
      <w:r w:rsidR="000F4F32">
        <w:rPr>
          <w:rFonts w:ascii="Times New Roman" w:hAnsi="Times New Roman" w:cs="Times New Roman"/>
        </w:rPr>
        <w:t xml:space="preserve"> in den ersten Semestern hervorragende Klausurergebnisse zu erzielen und dieses Semester meinen Bachelor mit einem Schnitt von voraussichtlich 1,1 zu beenden.</w:t>
      </w:r>
      <w:r w:rsidR="000B62AC">
        <w:rPr>
          <w:rFonts w:ascii="Times New Roman" w:hAnsi="Times New Roman" w:cs="Times New Roman"/>
        </w:rPr>
        <w:t xml:space="preserve"> Durch meine akademischen Leistungen konnte ich mir außerdem ein Stipendium für mein Auslandssemester sowie das Deutschlandstipendium sichern.</w:t>
      </w:r>
    </w:p>
    <w:p w14:paraId="30EB7824" w14:textId="77777777" w:rsidR="000F4F32" w:rsidRDefault="000F4F32" w:rsidP="002E009C">
      <w:pPr>
        <w:spacing w:line="276" w:lineRule="auto"/>
        <w:rPr>
          <w:rFonts w:ascii="Times New Roman" w:hAnsi="Times New Roman" w:cs="Times New Roman"/>
        </w:rPr>
      </w:pPr>
    </w:p>
    <w:p w14:paraId="6B183A47" w14:textId="64ED490F" w:rsidR="000F4F32" w:rsidRDefault="000F4F32" w:rsidP="002E009C">
      <w:pPr>
        <w:spacing w:line="276" w:lineRule="auto"/>
        <w:rPr>
          <w:rFonts w:ascii="Times New Roman" w:hAnsi="Times New Roman" w:cs="Times New Roman"/>
        </w:rPr>
      </w:pPr>
      <w:r>
        <w:rPr>
          <w:rFonts w:ascii="Times New Roman" w:hAnsi="Times New Roman" w:cs="Times New Roman"/>
        </w:rPr>
        <w:t xml:space="preserve">Weil ich </w:t>
      </w:r>
      <w:r w:rsidR="00B9432C">
        <w:rPr>
          <w:rFonts w:ascii="Times New Roman" w:hAnsi="Times New Roman" w:cs="Times New Roman"/>
        </w:rPr>
        <w:t xml:space="preserve">durch die Grundlagenphase </w:t>
      </w:r>
      <w:r>
        <w:rPr>
          <w:rFonts w:ascii="Times New Roman" w:hAnsi="Times New Roman" w:cs="Times New Roman"/>
        </w:rPr>
        <w:t>gemerkt habe, dass mich vor allem die Bereiche Finance und Accounting interessieren, habe ich nach meinem dritten Semester ein Praktikum im Accounting &amp; Reporting Advisory bei Deloitte absolviert</w:t>
      </w:r>
      <w:r w:rsidR="007A74EE">
        <w:rPr>
          <w:rFonts w:ascii="Times New Roman" w:hAnsi="Times New Roman" w:cs="Times New Roman"/>
        </w:rPr>
        <w:t>, um erste Praxiserfahrungen zu sammeln</w:t>
      </w:r>
      <w:r>
        <w:rPr>
          <w:rFonts w:ascii="Times New Roman" w:hAnsi="Times New Roman" w:cs="Times New Roman"/>
        </w:rPr>
        <w:t>.</w:t>
      </w:r>
      <w:r w:rsidR="007A74EE">
        <w:rPr>
          <w:rFonts w:ascii="Times New Roman" w:hAnsi="Times New Roman" w:cs="Times New Roman"/>
        </w:rPr>
        <w:t xml:space="preserve"> In dem Praktikum habe ich mich inhaltlich mit der Prüfung und Beratung rund um ESEF-Berichte </w:t>
      </w:r>
      <w:r w:rsidR="008169A8">
        <w:rPr>
          <w:rFonts w:ascii="Times New Roman" w:hAnsi="Times New Roman" w:cs="Times New Roman"/>
        </w:rPr>
        <w:t>beschäftigt</w:t>
      </w:r>
      <w:r w:rsidR="007A74EE">
        <w:rPr>
          <w:rFonts w:ascii="Times New Roman" w:hAnsi="Times New Roman" w:cs="Times New Roman"/>
        </w:rPr>
        <w:t xml:space="preserve"> und durfte eine IFRS-Conversion begleiten. Durch das Praktikum konnte ich definitiv meine Fachkenntnisse im Accounting, aber auch meine soft-skills verbessern und wurde insbesondere für mein professionelles Auftreten sowie die Qualität meiner Arbeit gelobt.</w:t>
      </w:r>
    </w:p>
    <w:p w14:paraId="7C909D0D" w14:textId="77777777" w:rsidR="000F4F32" w:rsidRDefault="000F4F32" w:rsidP="002E009C">
      <w:pPr>
        <w:spacing w:line="276" w:lineRule="auto"/>
        <w:rPr>
          <w:rFonts w:ascii="Times New Roman" w:hAnsi="Times New Roman" w:cs="Times New Roman"/>
        </w:rPr>
      </w:pPr>
    </w:p>
    <w:p w14:paraId="47B99DD5" w14:textId="7F7C9F3A" w:rsidR="008D40E0" w:rsidRPr="00491DB6" w:rsidRDefault="005F5C84" w:rsidP="000B62AC">
      <w:pPr>
        <w:spacing w:line="276" w:lineRule="auto"/>
        <w:rPr>
          <w:rFonts w:ascii="Times New Roman" w:hAnsi="Times New Roman" w:cs="Times New Roman"/>
        </w:rPr>
      </w:pPr>
      <w:r>
        <w:rPr>
          <w:rFonts w:ascii="Times New Roman" w:hAnsi="Times New Roman" w:cs="Times New Roman"/>
        </w:rPr>
        <w:t xml:space="preserve">Da mir bei Deloitte jedoch der </w:t>
      </w:r>
      <w:commentRangeStart w:id="5"/>
      <w:r>
        <w:rPr>
          <w:rFonts w:ascii="Times New Roman" w:hAnsi="Times New Roman" w:cs="Times New Roman"/>
        </w:rPr>
        <w:t>Finance</w:t>
      </w:r>
      <w:commentRangeEnd w:id="5"/>
      <w:r w:rsidR="00617DEB">
        <w:rPr>
          <w:rStyle w:val="CommentReference"/>
        </w:rPr>
        <w:commentReference w:id="5"/>
      </w:r>
      <w:r>
        <w:rPr>
          <w:rFonts w:ascii="Times New Roman" w:hAnsi="Times New Roman" w:cs="Times New Roman"/>
        </w:rPr>
        <w:t xml:space="preserve">-Bezug fehlte, werde ich ab November dieses Jahres ein Praktikum im Valuation Team von PwC absolvieren. Dort werde ich meine Accounting-Kenntnisse zur Bewertung von Unternehmen und Vermögenswerten anwenden und weiter vertiefen. Im Anschluss an dieses Praktikum möchte ich nach der Unternehmensbewertung den gesamten Prozess eines Unternehmens(ver-)kaufs näher kennenlernen und daher ein Praktikum im M&amp;A absolvieren. </w:t>
      </w:r>
      <w:r w:rsidR="0015722C">
        <w:rPr>
          <w:rFonts w:ascii="Times New Roman" w:hAnsi="Times New Roman" w:cs="Times New Roman"/>
        </w:rPr>
        <w:t>Saxenhammer halte ich dabei insbesondere nach der Übernahme von Clai</w:t>
      </w:r>
      <w:r w:rsidR="008169A8">
        <w:rPr>
          <w:rFonts w:ascii="Times New Roman" w:hAnsi="Times New Roman" w:cs="Times New Roman"/>
        </w:rPr>
        <w:t>r</w:t>
      </w:r>
      <w:r w:rsidR="0015722C">
        <w:rPr>
          <w:rFonts w:ascii="Times New Roman" w:hAnsi="Times New Roman" w:cs="Times New Roman"/>
        </w:rPr>
        <w:t>field Deutschland für sehr interessant, da Sie eine starke Marktposition im deutschen Mittelstand mit einem großen internationalen Netzwerk kombinieren.</w:t>
      </w:r>
    </w:p>
    <w:sectPr w:rsidR="008D40E0" w:rsidRPr="00491DB6">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Jonas Stegh" w:date="2025-08-05T11:53:00Z" w:initials="JS">
    <w:p w14:paraId="5B9BAAB7" w14:textId="77777777" w:rsidR="00617DEB" w:rsidRDefault="00617DEB" w:rsidP="00617DEB">
      <w:pPr>
        <w:pStyle w:val="CommentText"/>
      </w:pPr>
      <w:r>
        <w:rPr>
          <w:rStyle w:val="CommentReference"/>
        </w:rPr>
        <w:annotationRef/>
      </w:r>
      <w:r>
        <w:t>Sehr wichtig wird es sein die Begeisterung rüber zu bringen</w:t>
      </w:r>
    </w:p>
  </w:comment>
  <w:comment w:id="5" w:author="Jonas Stegh" w:date="2025-08-05T11:55:00Z" w:initials="JS">
    <w:p w14:paraId="1F848A0C" w14:textId="77777777" w:rsidR="00617DEB" w:rsidRDefault="00617DEB" w:rsidP="00617DEB">
      <w:pPr>
        <w:pStyle w:val="CommentText"/>
      </w:pPr>
      <w:r>
        <w:rPr>
          <w:rStyle w:val="CommentReference"/>
        </w:rPr>
        <w:annotationRef/>
      </w:r>
      <w:r>
        <w:t>Corporate Finance? So etwas unklar, da Audit auch Finance ist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B9BAAB7" w15:done="0"/>
  <w15:commentEx w15:paraId="1F848A0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4AEA685" w16cex:dateUtc="2025-08-05T09:53:00Z"/>
  <w16cex:commentExtensible w16cex:durableId="00399015" w16cex:dateUtc="2025-08-05T09: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B9BAAB7" w16cid:durableId="24AEA685"/>
  <w16cid:commentId w16cid:paraId="1F848A0C" w16cid:durableId="0039901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E83677"/>
    <w:multiLevelType w:val="hybridMultilevel"/>
    <w:tmpl w:val="83DE82C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40F53F71"/>
    <w:multiLevelType w:val="hybridMultilevel"/>
    <w:tmpl w:val="84B0E494"/>
    <w:lvl w:ilvl="0" w:tplc="705E5DF8">
      <w:start w:val="12"/>
      <w:numFmt w:val="bullet"/>
      <w:lvlText w:val="-"/>
      <w:lvlJc w:val="left"/>
      <w:pPr>
        <w:ind w:left="720" w:hanging="360"/>
      </w:pPr>
      <w:rPr>
        <w:rFonts w:ascii="Times New Roman" w:eastAsiaTheme="minorHAnsi" w:hAnsi="Times New Roman" w:cs="Times New Roman"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805854746">
    <w:abstractNumId w:val="0"/>
  </w:num>
  <w:num w:numId="2" w16cid:durableId="138375171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nas Stegh">
    <w15:presenceInfo w15:providerId="AD" w15:userId="S::jonas.stegh@pumpkincareeres.onmicrosoft.com::08482833-9f45-472c-a54d-3b409c08d73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43DA"/>
    <w:rsid w:val="000458FD"/>
    <w:rsid w:val="00081A32"/>
    <w:rsid w:val="000B62AC"/>
    <w:rsid w:val="000F4F32"/>
    <w:rsid w:val="00124D8A"/>
    <w:rsid w:val="0015722C"/>
    <w:rsid w:val="001B21AC"/>
    <w:rsid w:val="002B7F60"/>
    <w:rsid w:val="002E009C"/>
    <w:rsid w:val="00303A65"/>
    <w:rsid w:val="003A4849"/>
    <w:rsid w:val="00456358"/>
    <w:rsid w:val="00491DB6"/>
    <w:rsid w:val="004C1009"/>
    <w:rsid w:val="005A4CF0"/>
    <w:rsid w:val="005B65A8"/>
    <w:rsid w:val="005C7B60"/>
    <w:rsid w:val="005F034C"/>
    <w:rsid w:val="005F5C84"/>
    <w:rsid w:val="00617DEB"/>
    <w:rsid w:val="006B112D"/>
    <w:rsid w:val="00742716"/>
    <w:rsid w:val="00754E0A"/>
    <w:rsid w:val="00755174"/>
    <w:rsid w:val="007A74EE"/>
    <w:rsid w:val="007B2985"/>
    <w:rsid w:val="008169A8"/>
    <w:rsid w:val="008D40E0"/>
    <w:rsid w:val="008E6822"/>
    <w:rsid w:val="0092610D"/>
    <w:rsid w:val="0095644D"/>
    <w:rsid w:val="009868D6"/>
    <w:rsid w:val="00995627"/>
    <w:rsid w:val="009F38FF"/>
    <w:rsid w:val="00B9432C"/>
    <w:rsid w:val="00BA0433"/>
    <w:rsid w:val="00BB7D49"/>
    <w:rsid w:val="00BE402B"/>
    <w:rsid w:val="00C530FF"/>
    <w:rsid w:val="00D3285A"/>
    <w:rsid w:val="00DF43DA"/>
    <w:rsid w:val="00F40E48"/>
    <w:rsid w:val="00F64AE0"/>
    <w:rsid w:val="00FD192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6E63F"/>
  <w15:chartTrackingRefBased/>
  <w15:docId w15:val="{79EA9E78-5546-5F46-8AA0-6CE62C23B2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43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43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43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43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43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43D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43D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43D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43D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43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43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43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43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43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43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43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43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43DA"/>
    <w:rPr>
      <w:rFonts w:eastAsiaTheme="majorEastAsia" w:cstheme="majorBidi"/>
      <w:color w:val="272727" w:themeColor="text1" w:themeTint="D8"/>
    </w:rPr>
  </w:style>
  <w:style w:type="paragraph" w:styleId="Title">
    <w:name w:val="Title"/>
    <w:basedOn w:val="Normal"/>
    <w:next w:val="Normal"/>
    <w:link w:val="TitleChar"/>
    <w:uiPriority w:val="10"/>
    <w:qFormat/>
    <w:rsid w:val="00DF43D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43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43D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43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43D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F43DA"/>
    <w:rPr>
      <w:i/>
      <w:iCs/>
      <w:color w:val="404040" w:themeColor="text1" w:themeTint="BF"/>
    </w:rPr>
  </w:style>
  <w:style w:type="paragraph" w:styleId="ListParagraph">
    <w:name w:val="List Paragraph"/>
    <w:basedOn w:val="Normal"/>
    <w:uiPriority w:val="34"/>
    <w:qFormat/>
    <w:rsid w:val="00DF43DA"/>
    <w:pPr>
      <w:ind w:left="720"/>
      <w:contextualSpacing/>
    </w:pPr>
  </w:style>
  <w:style w:type="character" w:styleId="IntenseEmphasis">
    <w:name w:val="Intense Emphasis"/>
    <w:basedOn w:val="DefaultParagraphFont"/>
    <w:uiPriority w:val="21"/>
    <w:qFormat/>
    <w:rsid w:val="00DF43DA"/>
    <w:rPr>
      <w:i/>
      <w:iCs/>
      <w:color w:val="0F4761" w:themeColor="accent1" w:themeShade="BF"/>
    </w:rPr>
  </w:style>
  <w:style w:type="paragraph" w:styleId="IntenseQuote">
    <w:name w:val="Intense Quote"/>
    <w:basedOn w:val="Normal"/>
    <w:next w:val="Normal"/>
    <w:link w:val="IntenseQuoteChar"/>
    <w:uiPriority w:val="30"/>
    <w:qFormat/>
    <w:rsid w:val="00DF43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43DA"/>
    <w:rPr>
      <w:i/>
      <w:iCs/>
      <w:color w:val="0F4761" w:themeColor="accent1" w:themeShade="BF"/>
    </w:rPr>
  </w:style>
  <w:style w:type="character" w:styleId="IntenseReference">
    <w:name w:val="Intense Reference"/>
    <w:basedOn w:val="DefaultParagraphFont"/>
    <w:uiPriority w:val="32"/>
    <w:qFormat/>
    <w:rsid w:val="00DF43DA"/>
    <w:rPr>
      <w:b/>
      <w:bCs/>
      <w:smallCaps/>
      <w:color w:val="0F4761" w:themeColor="accent1" w:themeShade="BF"/>
      <w:spacing w:val="5"/>
    </w:rPr>
  </w:style>
  <w:style w:type="paragraph" w:styleId="Revision">
    <w:name w:val="Revision"/>
    <w:hidden/>
    <w:uiPriority w:val="99"/>
    <w:semiHidden/>
    <w:rsid w:val="00617DEB"/>
  </w:style>
  <w:style w:type="character" w:styleId="CommentReference">
    <w:name w:val="annotation reference"/>
    <w:basedOn w:val="DefaultParagraphFont"/>
    <w:uiPriority w:val="99"/>
    <w:semiHidden/>
    <w:unhideWhenUsed/>
    <w:rsid w:val="00617DEB"/>
    <w:rPr>
      <w:sz w:val="16"/>
      <w:szCs w:val="16"/>
    </w:rPr>
  </w:style>
  <w:style w:type="paragraph" w:styleId="CommentText">
    <w:name w:val="annotation text"/>
    <w:basedOn w:val="Normal"/>
    <w:link w:val="CommentTextChar"/>
    <w:uiPriority w:val="99"/>
    <w:unhideWhenUsed/>
    <w:rsid w:val="00617DEB"/>
    <w:rPr>
      <w:sz w:val="20"/>
      <w:szCs w:val="20"/>
    </w:rPr>
  </w:style>
  <w:style w:type="character" w:customStyle="1" w:styleId="CommentTextChar">
    <w:name w:val="Comment Text Char"/>
    <w:basedOn w:val="DefaultParagraphFont"/>
    <w:link w:val="CommentText"/>
    <w:uiPriority w:val="99"/>
    <w:rsid w:val="00617DEB"/>
    <w:rPr>
      <w:sz w:val="20"/>
      <w:szCs w:val="20"/>
    </w:rPr>
  </w:style>
  <w:style w:type="paragraph" w:styleId="CommentSubject">
    <w:name w:val="annotation subject"/>
    <w:basedOn w:val="CommentText"/>
    <w:next w:val="CommentText"/>
    <w:link w:val="CommentSubjectChar"/>
    <w:uiPriority w:val="99"/>
    <w:semiHidden/>
    <w:unhideWhenUsed/>
    <w:rsid w:val="00617DEB"/>
    <w:rPr>
      <w:b/>
      <w:bCs/>
    </w:rPr>
  </w:style>
  <w:style w:type="character" w:customStyle="1" w:styleId="CommentSubjectChar">
    <w:name w:val="Comment Subject Char"/>
    <w:basedOn w:val="CommentTextChar"/>
    <w:link w:val="CommentSubject"/>
    <w:uiPriority w:val="99"/>
    <w:semiHidden/>
    <w:rsid w:val="00617DE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414</Words>
  <Characters>2610</Characters>
  <Application>Microsoft Office Word</Application>
  <DocSecurity>0</DocSecurity>
  <Lines>21</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Konarski, Carlos</dc:creator>
  <cp:keywords/>
  <dc:description/>
  <cp:lastModifiedBy>Jonas Stegh</cp:lastModifiedBy>
  <cp:revision>22</cp:revision>
  <dcterms:created xsi:type="dcterms:W3CDTF">2025-03-17T19:30:00Z</dcterms:created>
  <dcterms:modified xsi:type="dcterms:W3CDTF">2025-08-05T09:55:00Z</dcterms:modified>
</cp:coreProperties>
</file>