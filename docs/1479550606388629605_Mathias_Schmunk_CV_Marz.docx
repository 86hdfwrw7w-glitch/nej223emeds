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3-06T19:45:00Z" w16du:dateUtc="2026-03-06T18:45:00Z">
          <w:tblPr>
            <w:tblStyle w:val="Tabellenraster"/>
            <w:tblW w:w="10774" w:type="dxa"/>
            <w:tblInd w:w="-8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18"/>
        <w:gridCol w:w="6237"/>
        <w:gridCol w:w="1276"/>
        <w:gridCol w:w="1843"/>
        <w:tblGridChange w:id="1">
          <w:tblGrid>
            <w:gridCol w:w="1418"/>
            <w:gridCol w:w="6237"/>
            <w:gridCol w:w="1276"/>
            <w:gridCol w:w="1843"/>
          </w:tblGrid>
        </w:tblGridChange>
      </w:tblGrid>
      <w:tr w:rsidR="002876A7" w:rsidRPr="00CB4040" w14:paraId="487AC9CE" w14:textId="77777777" w:rsidTr="00CB1C16">
        <w:trPr>
          <w:trHeight w:val="290"/>
          <w:trPrChange w:id="2" w:author="David Döbele" w:date="2026-03-06T19:45:00Z" w16du:dateUtc="2026-03-06T18:45:00Z">
            <w:trPr>
              <w:trHeight w:val="290"/>
            </w:trPr>
          </w:trPrChange>
        </w:trPr>
        <w:tc>
          <w:tcPr>
            <w:tcW w:w="8931" w:type="dxa"/>
            <w:gridSpan w:val="3"/>
            <w:vAlign w:val="bottom"/>
            <w:tcPrChange w:id="3" w:author="David Döbele" w:date="2026-03-06T19:45:00Z" w16du:dateUtc="2026-03-06T18:45:00Z">
              <w:tcPr>
                <w:tcW w:w="7655" w:type="dxa"/>
                <w:gridSpan w:val="2"/>
                <w:vAlign w:val="bottom"/>
              </w:tcPr>
            </w:tcPrChange>
          </w:tcPr>
          <w:p w14:paraId="4D78821D" w14:textId="54AC2CD6" w:rsidR="00B153F0" w:rsidRPr="00CB4040" w:rsidRDefault="00B153F0" w:rsidP="00CB1C16">
            <w:pPr>
              <w:spacing w:line="276" w:lineRule="auto"/>
              <w:rPr>
                <w:rFonts w:ascii="Arial" w:hAnsi="Arial" w:cs="Arial"/>
                <w:b/>
                <w:sz w:val="48"/>
                <w:szCs w:val="44"/>
              </w:rPr>
              <w:pPrChange w:id="4" w:author="David Döbele" w:date="2026-03-06T19:45:00Z" w16du:dateUtc="2026-03-06T18:45:00Z">
                <w:pPr>
                  <w:spacing w:line="276" w:lineRule="auto"/>
                  <w:jc w:val="center"/>
                </w:pPr>
              </w:pPrChange>
            </w:pPr>
            <w:r w:rsidRPr="00CB4040">
              <w:rPr>
                <w:rFonts w:ascii="Arial" w:hAnsi="Arial" w:cs="Arial"/>
                <w:b/>
                <w:sz w:val="48"/>
                <w:szCs w:val="44"/>
              </w:rPr>
              <w:t>Ma</w:t>
            </w:r>
            <w:r w:rsidR="002B79F0" w:rsidRPr="00CB4040">
              <w:rPr>
                <w:rFonts w:ascii="Arial" w:hAnsi="Arial" w:cs="Arial"/>
                <w:b/>
                <w:sz w:val="48"/>
                <w:szCs w:val="44"/>
              </w:rPr>
              <w:t>thias Schmunk</w:t>
            </w:r>
          </w:p>
        </w:tc>
        <w:tc>
          <w:tcPr>
            <w:tcW w:w="1843" w:type="dxa"/>
            <w:vMerge w:val="restart"/>
            <w:vAlign w:val="center"/>
            <w:tcPrChange w:id="5" w:author="David Döbele" w:date="2026-03-06T19:45:00Z" w16du:dateUtc="2026-03-06T18:45:00Z">
              <w:tcPr>
                <w:tcW w:w="3119" w:type="dxa"/>
                <w:gridSpan w:val="2"/>
                <w:vMerge w:val="restart"/>
                <w:vAlign w:val="bottom"/>
              </w:tcPr>
            </w:tcPrChange>
          </w:tcPr>
          <w:p w14:paraId="135895E2" w14:textId="1633775D" w:rsidR="00B153F0" w:rsidRPr="00CB4040" w:rsidRDefault="00CC47E0" w:rsidP="00CB1C16">
            <w:pPr>
              <w:spacing w:line="276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  <w:pPrChange w:id="6" w:author="David Döbele" w:date="2026-03-06T19:44:00Z" w16du:dateUtc="2026-03-06T18:44:00Z">
                <w:pPr>
                  <w:spacing w:line="276" w:lineRule="auto"/>
                  <w:jc w:val="center"/>
                </w:pPr>
              </w:pPrChange>
            </w:pPr>
            <w:r w:rsidRPr="00CB4040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4F76F184" wp14:editId="687EEABA">
                  <wp:extent cx="1100826" cy="1204957"/>
                  <wp:effectExtent l="0" t="0" r="4445" b="1905"/>
                  <wp:docPr id="930401935" name="Grafik 1" descr="Ein Bild, das Menschliches Gesicht, Person, Kleidung, Lächel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401935" name="Grafik 1" descr="Ein Bild, das Menschliches Gesicht, Person, Kleidung, Lächeln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73" b="2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293" cy="124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6A7" w:rsidRPr="00CB4040" w14:paraId="7C5202D1" w14:textId="77777777" w:rsidTr="00CB1C16">
        <w:trPr>
          <w:trHeight w:val="639"/>
          <w:trPrChange w:id="7" w:author="David Döbele" w:date="2026-03-06T19:45:00Z" w16du:dateUtc="2026-03-06T18:45:00Z">
            <w:trPr>
              <w:trHeight w:val="639"/>
            </w:trPr>
          </w:trPrChange>
        </w:trPr>
        <w:tc>
          <w:tcPr>
            <w:tcW w:w="8931" w:type="dxa"/>
            <w:gridSpan w:val="3"/>
            <w:vAlign w:val="bottom"/>
            <w:tcPrChange w:id="8" w:author="David Döbele" w:date="2026-03-06T19:45:00Z" w16du:dateUtc="2026-03-06T18:45:00Z">
              <w:tcPr>
                <w:tcW w:w="7655" w:type="dxa"/>
                <w:gridSpan w:val="2"/>
                <w:vAlign w:val="bottom"/>
              </w:tcPr>
            </w:tcPrChange>
          </w:tcPr>
          <w:p w14:paraId="43169C22" w14:textId="66CA634F" w:rsidR="00B153F0" w:rsidRPr="00CB4040" w:rsidRDefault="002B79F0" w:rsidP="00CB1C16">
            <w:pPr>
              <w:spacing w:line="276" w:lineRule="auto"/>
              <w:rPr>
                <w:rFonts w:ascii="Arial" w:hAnsi="Arial" w:cs="Arial"/>
                <w:b/>
                <w:sz w:val="48"/>
                <w:szCs w:val="44"/>
              </w:rPr>
              <w:pPrChange w:id="9" w:author="David Döbele" w:date="2026-03-06T19:45:00Z" w16du:dateUtc="2026-03-06T18:45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CB4040">
              <w:rPr>
                <w:rFonts w:ascii="Arial" w:hAnsi="Arial" w:cs="Arial"/>
                <w:bCs/>
                <w:sz w:val="20"/>
                <w:szCs w:val="20"/>
              </w:rPr>
              <w:t>Rauhtopfweg</w:t>
            </w:r>
            <w:proofErr w:type="spellEnd"/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Soest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>, 5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9494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ins w:id="10" w:author="David Döbele" w:date="2026-03-06T19:44:00Z" w16du:dateUtc="2026-03-06T18:44:00Z"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fldChar w:fldCharType="begin"/>
              </w:r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instrText>HYPERLINK "mailto:</w:instrText>
              </w:r>
            </w:ins>
            <w:r w:rsidR="00CB1C16" w:rsidRPr="00CB4040">
              <w:rPr>
                <w:rFonts w:ascii="Arial" w:hAnsi="Arial" w:cs="Arial"/>
                <w:bCs/>
                <w:sz w:val="20"/>
                <w:szCs w:val="20"/>
              </w:rPr>
              <w:instrText>mathias_s@gmx.net</w:instrText>
            </w:r>
            <w:ins w:id="11" w:author="David Döbele" w:date="2026-03-06T19:44:00Z" w16du:dateUtc="2026-03-06T18:44:00Z"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instrText>"</w:instrText>
              </w:r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fldChar w:fldCharType="separate"/>
              </w:r>
            </w:ins>
            <w:r w:rsidR="00CB1C16" w:rsidRPr="001A4D40">
              <w:rPr>
                <w:rStyle w:val="Hyperlink"/>
                <w:rFonts w:ascii="Arial" w:hAnsi="Arial" w:cs="Arial"/>
                <w:bCs/>
                <w:sz w:val="20"/>
                <w:szCs w:val="20"/>
              </w:rPr>
              <w:t>mathias_s@gmx.net</w:t>
            </w:r>
            <w:ins w:id="12" w:author="David Döbele" w:date="2026-03-06T19:44:00Z" w16du:dateUtc="2026-03-06T18:44:00Z"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fldChar w:fldCharType="end"/>
              </w:r>
              <w:r w:rsidR="00CB1C16">
                <w:rPr>
                  <w:rFonts w:ascii="Arial" w:hAnsi="Arial" w:cs="Arial"/>
                  <w:bCs/>
                  <w:sz w:val="20"/>
                  <w:szCs w:val="20"/>
                </w:rPr>
                <w:t xml:space="preserve"> </w:t>
              </w:r>
            </w:ins>
            <w:r w:rsidR="00B153F0" w:rsidRPr="00CB4040">
              <w:rPr>
                <w:rFonts w:ascii="Arial" w:hAnsi="Arial" w:cs="Arial"/>
                <w:bCs/>
                <w:sz w:val="20"/>
                <w:szCs w:val="20"/>
              </w:rPr>
              <w:t>| +49(0)15</w:t>
            </w:r>
            <w:r w:rsidRPr="00CB4040">
              <w:rPr>
                <w:rFonts w:ascii="Arial" w:hAnsi="Arial" w:cs="Arial"/>
                <w:bCs/>
                <w:sz w:val="20"/>
                <w:szCs w:val="20"/>
              </w:rPr>
              <w:t>771449704</w:t>
            </w:r>
          </w:p>
        </w:tc>
        <w:tc>
          <w:tcPr>
            <w:tcW w:w="1843" w:type="dxa"/>
            <w:vMerge/>
            <w:vAlign w:val="bottom"/>
            <w:tcPrChange w:id="13" w:author="David Döbele" w:date="2026-03-06T19:45:00Z" w16du:dateUtc="2026-03-06T18:45:00Z">
              <w:tcPr>
                <w:tcW w:w="3119" w:type="dxa"/>
                <w:gridSpan w:val="2"/>
                <w:vMerge/>
                <w:vAlign w:val="bottom"/>
              </w:tcPr>
            </w:tcPrChange>
          </w:tcPr>
          <w:p w14:paraId="139CAAD2" w14:textId="67C6722A" w:rsidR="00B153F0" w:rsidRPr="00CB4040" w:rsidRDefault="00B153F0" w:rsidP="00B153F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</w:p>
        </w:tc>
      </w:tr>
      <w:tr w:rsidR="002876A7" w:rsidRPr="00CB4040" w14:paraId="17E228A3" w14:textId="77777777" w:rsidTr="00CB1C16">
        <w:trPr>
          <w:trHeight w:val="74"/>
          <w:trPrChange w:id="14" w:author="David Döbele" w:date="2026-03-06T19:45:00Z" w16du:dateUtc="2026-03-06T18:45:00Z">
            <w:trPr>
              <w:trHeight w:val="74"/>
            </w:trPr>
          </w:trPrChange>
        </w:trPr>
        <w:tc>
          <w:tcPr>
            <w:tcW w:w="8931" w:type="dxa"/>
            <w:gridSpan w:val="3"/>
            <w:vAlign w:val="bottom"/>
            <w:tcPrChange w:id="15" w:author="David Döbele" w:date="2026-03-06T19:45:00Z" w16du:dateUtc="2026-03-06T18:45:00Z">
              <w:tcPr>
                <w:tcW w:w="7655" w:type="dxa"/>
                <w:gridSpan w:val="2"/>
                <w:vAlign w:val="bottom"/>
              </w:tcPr>
            </w:tcPrChange>
          </w:tcPr>
          <w:p w14:paraId="06545C54" w14:textId="3A806B6D" w:rsidR="00CC47E0" w:rsidRPr="00CB4040" w:rsidRDefault="00CC47E0" w:rsidP="00CB1C16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  <w:pPrChange w:id="16" w:author="David Döbele" w:date="2026-03-06T19:45:00Z" w16du:dateUtc="2026-03-06T18:45:00Z">
                <w:pPr>
                  <w:spacing w:line="276" w:lineRule="auto"/>
                  <w:jc w:val="center"/>
                </w:pPr>
              </w:pPrChange>
            </w:pPr>
          </w:p>
        </w:tc>
        <w:tc>
          <w:tcPr>
            <w:tcW w:w="1843" w:type="dxa"/>
            <w:vMerge/>
            <w:vAlign w:val="bottom"/>
            <w:tcPrChange w:id="17" w:author="David Döbele" w:date="2026-03-06T19:45:00Z" w16du:dateUtc="2026-03-06T18:45:00Z">
              <w:tcPr>
                <w:tcW w:w="3119" w:type="dxa"/>
                <w:gridSpan w:val="2"/>
                <w:vMerge/>
                <w:vAlign w:val="bottom"/>
              </w:tcPr>
            </w:tcPrChange>
          </w:tcPr>
          <w:p w14:paraId="6D66B2B1" w14:textId="77777777" w:rsidR="00CC47E0" w:rsidRPr="00CB4040" w:rsidRDefault="00CC47E0" w:rsidP="00B153F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</w:p>
        </w:tc>
      </w:tr>
      <w:tr w:rsidR="002876A7" w:rsidRPr="00CB4040" w14:paraId="20E3125F" w14:textId="77777777" w:rsidTr="00CB1C16">
        <w:trPr>
          <w:trHeight w:val="74"/>
          <w:trPrChange w:id="18" w:author="David Döbele" w:date="2026-03-06T19:45:00Z" w16du:dateUtc="2026-03-06T18:45:00Z">
            <w:trPr>
              <w:trHeight w:val="74"/>
            </w:trPr>
          </w:trPrChange>
        </w:trPr>
        <w:tc>
          <w:tcPr>
            <w:tcW w:w="8931" w:type="dxa"/>
            <w:gridSpan w:val="3"/>
            <w:vAlign w:val="bottom"/>
            <w:tcPrChange w:id="19" w:author="David Döbele" w:date="2026-03-06T19:45:00Z" w16du:dateUtc="2026-03-06T18:45:00Z">
              <w:tcPr>
                <w:tcW w:w="7655" w:type="dxa"/>
                <w:gridSpan w:val="2"/>
                <w:vAlign w:val="bottom"/>
              </w:tcPr>
            </w:tcPrChange>
          </w:tcPr>
          <w:p w14:paraId="5AF55C68" w14:textId="0B21FA0D" w:rsidR="00B153F0" w:rsidRPr="00CB4040" w:rsidRDefault="00BE20C5" w:rsidP="00CB1C16">
            <w:pPr>
              <w:rPr>
                <w:rFonts w:ascii="Arial" w:hAnsi="Arial" w:cs="Arial"/>
                <w:b/>
                <w:sz w:val="20"/>
                <w:szCs w:val="20"/>
              </w:rPr>
              <w:pPrChange w:id="20" w:author="David Döbele" w:date="2026-03-06T19:45:00Z" w16du:dateUtc="2026-03-06T18:45:00Z">
                <w:pPr>
                  <w:jc w:val="center"/>
                </w:pPr>
              </w:pPrChange>
            </w:pPr>
            <w:r w:rsidRPr="00CB4040">
              <w:rPr>
                <w:rFonts w:ascii="Arial" w:hAnsi="Arial" w:cs="Arial"/>
                <w:sz w:val="20"/>
                <w:szCs w:val="20"/>
              </w:rPr>
              <w:t xml:space="preserve">Wirtschaftsmathematik | </w:t>
            </w:r>
            <w:r w:rsidR="00274511" w:rsidRPr="00CB4040">
              <w:rPr>
                <w:rFonts w:ascii="Arial" w:hAnsi="Arial" w:cs="Arial"/>
                <w:sz w:val="20"/>
                <w:szCs w:val="20"/>
              </w:rPr>
              <w:t xml:space="preserve">Quantitative Analyse </w:t>
            </w:r>
            <w:r w:rsidRPr="00CB4040">
              <w:rPr>
                <w:rFonts w:ascii="Arial" w:hAnsi="Arial" w:cs="Arial"/>
                <w:sz w:val="20"/>
                <w:szCs w:val="20"/>
              </w:rPr>
              <w:t>|</w:t>
            </w:r>
            <w:r w:rsidR="00274511" w:rsidRPr="00CB4040">
              <w:rPr>
                <w:rFonts w:ascii="Arial" w:hAnsi="Arial" w:cs="Arial"/>
                <w:sz w:val="20"/>
                <w:szCs w:val="20"/>
              </w:rPr>
              <w:t xml:space="preserve"> Strategie und Finance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vMerge/>
            <w:vAlign w:val="bottom"/>
            <w:tcPrChange w:id="21" w:author="David Döbele" w:date="2026-03-06T19:45:00Z" w16du:dateUtc="2026-03-06T18:45:00Z">
              <w:tcPr>
                <w:tcW w:w="3119" w:type="dxa"/>
                <w:gridSpan w:val="2"/>
                <w:vMerge/>
                <w:vAlign w:val="bottom"/>
              </w:tcPr>
            </w:tcPrChange>
          </w:tcPr>
          <w:p w14:paraId="5EB3557A" w14:textId="226D6CD8" w:rsidR="00B153F0" w:rsidRPr="00CB4040" w:rsidRDefault="00B153F0" w:rsidP="00B153F0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2876A7" w:rsidRPr="00CB4040" w14:paraId="0FCADE56" w14:textId="77777777" w:rsidTr="006E3F38">
        <w:trPr>
          <w:trHeight w:val="56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ED999E7" w:rsidR="00B153F0" w:rsidRPr="00CB4040" w:rsidRDefault="00B153F0" w:rsidP="00B153F0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CB4040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2876A7" w:rsidRPr="00CB4040" w14:paraId="7D1DEBF7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3C2C53CE" w:rsidR="00B153F0" w:rsidRPr="00CB4040" w:rsidRDefault="002B79F0" w:rsidP="00B15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Universität Mannheim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0A49AEC" w:rsidR="00B153F0" w:rsidRPr="00CB4040" w:rsidRDefault="002B79F0" w:rsidP="00D2189E">
            <w:pPr>
              <w:pStyle w:val="Ort"/>
            </w:pPr>
            <w:r w:rsidRPr="00CB4040">
              <w:t>Mannheim</w:t>
            </w:r>
          </w:p>
        </w:tc>
      </w:tr>
      <w:tr w:rsidR="002876A7" w:rsidRPr="00CB4040" w14:paraId="61E5D482" w14:textId="77777777" w:rsidTr="006E3F38">
        <w:tc>
          <w:tcPr>
            <w:tcW w:w="7655" w:type="dxa"/>
            <w:gridSpan w:val="2"/>
          </w:tcPr>
          <w:p w14:paraId="11CB9A0F" w14:textId="3BA36643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B.Sc. in </w:t>
            </w:r>
            <w:r w:rsidR="00815CDD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Wirtschaftsmathematik 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CB4040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Gesamt </w:t>
            </w:r>
            <w:r w:rsidR="001F0048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Note 2,</w:t>
            </w:r>
            <w:r w:rsidR="001B4A57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5</w:t>
            </w:r>
            <w:r w:rsidR="00CB4040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| l</w:t>
            </w:r>
            <w:r w:rsidR="001F0048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etzte 2 Semester 1.3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  <w:gridSpan w:val="2"/>
          </w:tcPr>
          <w:p w14:paraId="419A9228" w14:textId="0C055EFD" w:rsidR="00B153F0" w:rsidRPr="00CB4040" w:rsidRDefault="00B153F0" w:rsidP="00B153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2B79F0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2B79F0" w:rsidRPr="00CB4040">
              <w:rPr>
                <w:rFonts w:ascii="Arial" w:hAnsi="Arial" w:cs="Arial"/>
                <w:sz w:val="20"/>
                <w:szCs w:val="20"/>
              </w:rPr>
              <w:t>20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1F0048" w:rsidRPr="00CB40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4040" w:rsidRPr="00CB4040">
              <w:rPr>
                <w:rFonts w:ascii="Arial" w:hAnsi="Arial" w:cs="Arial"/>
                <w:sz w:val="20"/>
                <w:szCs w:val="20"/>
              </w:rPr>
              <w:t>01/2026</w:t>
            </w:r>
          </w:p>
        </w:tc>
      </w:tr>
      <w:tr w:rsidR="002876A7" w:rsidRPr="00CB4040" w14:paraId="7EABE9F1" w14:textId="77777777" w:rsidTr="006E3F38">
        <w:tc>
          <w:tcPr>
            <w:tcW w:w="10774" w:type="dxa"/>
            <w:gridSpan w:val="4"/>
          </w:tcPr>
          <w:p w14:paraId="4CE1CDFB" w14:textId="46D8CA8E" w:rsidR="00B153F0" w:rsidRPr="00CB4040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Game Theory, 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Statistik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Markov</w:t>
            </w:r>
            <w:r w:rsidR="006E788C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-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Ketten,</w:t>
            </w:r>
            <w:r w:rsidR="001F0048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9501CF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Zahlentheorie</w:t>
            </w:r>
          </w:p>
          <w:p w14:paraId="7A71E6B0" w14:textId="4E65C88F" w:rsidR="00961205" w:rsidRPr="00CB4040" w:rsidRDefault="005D4354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Bachelorarbeit in Game Theory (Note: 1,2 Empfehlung </w:t>
            </w:r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„Dive </w:t>
            </w:r>
            <w:proofErr w:type="spellStart"/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into</w:t>
            </w:r>
            <w:proofErr w:type="spellEnd"/>
            <w:r w:rsidR="00815CDD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Research“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) </w:t>
            </w:r>
          </w:p>
        </w:tc>
      </w:tr>
      <w:tr w:rsidR="002876A7" w:rsidRPr="00CB4040" w14:paraId="013361E1" w14:textId="77777777" w:rsidTr="006E3F38">
        <w:trPr>
          <w:trHeight w:val="340"/>
        </w:trPr>
        <w:tc>
          <w:tcPr>
            <w:tcW w:w="7655" w:type="dxa"/>
            <w:gridSpan w:val="2"/>
            <w:vAlign w:val="bottom"/>
          </w:tcPr>
          <w:p w14:paraId="197620E3" w14:textId="2ABCE723" w:rsidR="00B153F0" w:rsidRPr="00CB4040" w:rsidRDefault="00B153F0" w:rsidP="00B153F0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Auslandssemester</w:t>
            </w:r>
            <w:r w:rsidR="002B79F0" w:rsidRPr="00CB4040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B79F0" w:rsidRPr="00CB4040">
              <w:rPr>
                <w:rFonts w:ascii="Arial" w:hAnsi="Arial" w:cs="Arial"/>
                <w:b/>
                <w:sz w:val="20"/>
                <w:szCs w:val="20"/>
              </w:rPr>
              <w:t>San Diego State University</w:t>
            </w: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gridSpan w:val="2"/>
            <w:vAlign w:val="bottom"/>
          </w:tcPr>
          <w:p w14:paraId="63D86F51" w14:textId="6C3C5733" w:rsidR="00B153F0" w:rsidRPr="00CB4040" w:rsidRDefault="00F12CF1" w:rsidP="00D2189E">
            <w:pPr>
              <w:pStyle w:val="Ort"/>
            </w:pPr>
            <w:r w:rsidRPr="00CB4040">
              <w:t>Kalifornien</w:t>
            </w:r>
            <w:r w:rsidR="00B153F0" w:rsidRPr="00CB4040">
              <w:t xml:space="preserve">, </w:t>
            </w:r>
            <w:r w:rsidRPr="00CB4040">
              <w:t>U</w:t>
            </w:r>
            <w:r w:rsidR="006E788C" w:rsidRPr="00CB4040">
              <w:t>SA</w:t>
            </w:r>
          </w:p>
        </w:tc>
      </w:tr>
      <w:tr w:rsidR="002876A7" w:rsidRPr="00CB4040" w14:paraId="62632213" w14:textId="77777777" w:rsidTr="006E3F38">
        <w:tc>
          <w:tcPr>
            <w:tcW w:w="7655" w:type="dxa"/>
            <w:gridSpan w:val="2"/>
          </w:tcPr>
          <w:p w14:paraId="5F71027E" w14:textId="45BB1E99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Auslandssemester an der Fakultät für </w:t>
            </w:r>
            <w:r w:rsidR="00F12CF1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Mathematik</w:t>
            </w:r>
          </w:p>
        </w:tc>
        <w:tc>
          <w:tcPr>
            <w:tcW w:w="3119" w:type="dxa"/>
            <w:gridSpan w:val="2"/>
          </w:tcPr>
          <w:p w14:paraId="51FC9814" w14:textId="2AA7D7E3" w:rsidR="00B153F0" w:rsidRPr="00CB4040" w:rsidRDefault="00B153F0" w:rsidP="00B153F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23</w:t>
            </w:r>
            <w:r w:rsidRPr="00CB4040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01</w:t>
            </w:r>
            <w:r w:rsidRPr="00CB4040">
              <w:rPr>
                <w:rFonts w:ascii="Arial" w:hAnsi="Arial" w:cs="Arial"/>
                <w:sz w:val="20"/>
                <w:szCs w:val="20"/>
              </w:rPr>
              <w:t>/20</w:t>
            </w:r>
            <w:r w:rsidR="00CC47E0" w:rsidRPr="00CB404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2876A7" w:rsidRPr="00CB4040" w14:paraId="4D68BFE7" w14:textId="77777777" w:rsidTr="006E3F38">
        <w:tc>
          <w:tcPr>
            <w:tcW w:w="10774" w:type="dxa"/>
            <w:gridSpan w:val="4"/>
          </w:tcPr>
          <w:p w14:paraId="54BF63E9" w14:textId="74C6D57E" w:rsidR="005D4354" w:rsidRPr="00CB4040" w:rsidRDefault="00F12CF1" w:rsidP="00815CDD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sz w:val="20"/>
                <w:szCs w:val="20"/>
                <w:lang w:val="de-AT"/>
              </w:rPr>
              <w:t>Kurse: Abstract Algebra, International Business Finance</w:t>
            </w:r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>Mathematical</w:t>
            </w:r>
            <w:proofErr w:type="spellEnd"/>
            <w:r w:rsidR="00130B5F">
              <w:rPr>
                <w:rFonts w:ascii="Arial" w:hAnsi="Arial" w:cs="Arial"/>
                <w:sz w:val="20"/>
                <w:szCs w:val="20"/>
                <w:lang w:val="de-AT"/>
              </w:rPr>
              <w:t xml:space="preserve"> Finance</w:t>
            </w:r>
          </w:p>
        </w:tc>
      </w:tr>
      <w:tr w:rsidR="002876A7" w:rsidRPr="00CB4040" w14:paraId="6B19CF91" w14:textId="77777777" w:rsidTr="006E3F38">
        <w:trPr>
          <w:trHeight w:val="340"/>
        </w:trPr>
        <w:tc>
          <w:tcPr>
            <w:tcW w:w="7655" w:type="dxa"/>
            <w:gridSpan w:val="2"/>
            <w:vAlign w:val="bottom"/>
          </w:tcPr>
          <w:p w14:paraId="54F7169D" w14:textId="04405680" w:rsidR="00B153F0" w:rsidRPr="00CB4040" w:rsidRDefault="00B153F0" w:rsidP="00B153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 xml:space="preserve">Gymnasium </w:t>
            </w:r>
            <w:r w:rsidR="00D61AD1" w:rsidRPr="00CB4040">
              <w:rPr>
                <w:rFonts w:ascii="Arial" w:hAnsi="Arial" w:cs="Arial"/>
                <w:b/>
                <w:sz w:val="20"/>
                <w:szCs w:val="20"/>
              </w:rPr>
              <w:t>Conrad von Soest</w:t>
            </w:r>
          </w:p>
        </w:tc>
        <w:tc>
          <w:tcPr>
            <w:tcW w:w="3119" w:type="dxa"/>
            <w:gridSpan w:val="2"/>
            <w:vAlign w:val="bottom"/>
          </w:tcPr>
          <w:p w14:paraId="262B6DA3" w14:textId="02911B47" w:rsidR="00B153F0" w:rsidRPr="00CB4040" w:rsidRDefault="00F12CF1" w:rsidP="00D2189E">
            <w:pPr>
              <w:pStyle w:val="Ort"/>
            </w:pPr>
            <w:r w:rsidRPr="00CB4040">
              <w:t>Soest</w:t>
            </w:r>
          </w:p>
        </w:tc>
      </w:tr>
      <w:tr w:rsidR="002876A7" w:rsidRPr="00CB4040" w14:paraId="263521E3" w14:textId="77777777" w:rsidTr="00EF7E5E">
        <w:trPr>
          <w:trHeight w:val="20"/>
        </w:trPr>
        <w:tc>
          <w:tcPr>
            <w:tcW w:w="7655" w:type="dxa"/>
            <w:gridSpan w:val="2"/>
          </w:tcPr>
          <w:p w14:paraId="36282A3A" w14:textId="1971B8BD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 (Note: 1,</w:t>
            </w:r>
            <w:r w:rsidR="00F12CF1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7</w:t>
            </w: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  <w:gridSpan w:val="2"/>
          </w:tcPr>
          <w:p w14:paraId="3DE8C75D" w14:textId="453ABA62" w:rsidR="00B153F0" w:rsidRPr="00CB4040" w:rsidRDefault="00B153F0" w:rsidP="00B153F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0</w:t>
            </w:r>
            <w:r w:rsidR="00D02C0C" w:rsidRPr="00CB4040">
              <w:rPr>
                <w:rFonts w:ascii="Arial" w:hAnsi="Arial" w:cs="Arial"/>
                <w:sz w:val="20"/>
                <w:szCs w:val="20"/>
              </w:rPr>
              <w:t>8</w:t>
            </w:r>
            <w:r w:rsidRPr="00CB4040">
              <w:rPr>
                <w:rFonts w:ascii="Arial" w:hAnsi="Arial" w:cs="Arial"/>
                <w:sz w:val="20"/>
                <w:szCs w:val="20"/>
              </w:rPr>
              <w:t>/2008 – 06/20</w:t>
            </w:r>
            <w:r w:rsidR="00D61AD1" w:rsidRPr="00CB404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2876A7" w:rsidRPr="00CB4040" w14:paraId="27601A10" w14:textId="77777777" w:rsidTr="00EF7E5E">
        <w:trPr>
          <w:trHeight w:val="20"/>
        </w:trPr>
        <w:tc>
          <w:tcPr>
            <w:tcW w:w="10774" w:type="dxa"/>
            <w:gridSpan w:val="4"/>
          </w:tcPr>
          <w:p w14:paraId="6ECF7248" w14:textId="17F18B92" w:rsidR="00B153F0" w:rsidRPr="00CB4040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Schwerpunktfächer: Mathematik (1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4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Punkte), 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Physik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(1</w:t>
            </w:r>
            <w:r w:rsidR="00F12CF1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3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Punkte)</w:t>
            </w:r>
          </w:p>
        </w:tc>
      </w:tr>
      <w:tr w:rsidR="002876A7" w:rsidRPr="00CB4040" w14:paraId="3A2665B3" w14:textId="77777777" w:rsidTr="00EF7E5E">
        <w:trPr>
          <w:trHeight w:val="56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0F24EAF3" w:rsidR="00B153F0" w:rsidRPr="00CB4040" w:rsidRDefault="00B153F0" w:rsidP="00B153F0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CB4040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2876A7" w:rsidRPr="00CB4040" w14:paraId="127C64E2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775DAF4" w:rsidR="00B153F0" w:rsidRPr="00CB4040" w:rsidRDefault="00F12CF1" w:rsidP="00B153F0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sz w:val="20"/>
                <w:szCs w:val="20"/>
              </w:rPr>
              <w:t>Gala Küchen Gmb</w:t>
            </w:r>
            <w:r w:rsidR="00274511" w:rsidRPr="00CB4040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A2BDE8B" w:rsidR="00B153F0" w:rsidRPr="00CB4040" w:rsidRDefault="005D4354" w:rsidP="00D2189E">
            <w:pPr>
              <w:pStyle w:val="Ort"/>
            </w:pPr>
            <w:r w:rsidRPr="00CB4040">
              <w:t>Werl</w:t>
            </w:r>
          </w:p>
        </w:tc>
      </w:tr>
      <w:tr w:rsidR="002876A7" w:rsidRPr="00CB4040" w14:paraId="335D84E9" w14:textId="77777777" w:rsidTr="006E3F38">
        <w:tc>
          <w:tcPr>
            <w:tcW w:w="7655" w:type="dxa"/>
            <w:gridSpan w:val="2"/>
          </w:tcPr>
          <w:p w14:paraId="20B1570F" w14:textId="78823DCB" w:rsidR="00B153F0" w:rsidRPr="00CB4040" w:rsidRDefault="00B153F0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Praktikant </w:t>
            </w:r>
            <w:r w:rsidR="0080158E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 </w:t>
            </w:r>
            <w:r w:rsidR="005D4354"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Marketing und Controlling</w:t>
            </w:r>
          </w:p>
        </w:tc>
        <w:tc>
          <w:tcPr>
            <w:tcW w:w="3119" w:type="dxa"/>
            <w:gridSpan w:val="2"/>
          </w:tcPr>
          <w:p w14:paraId="0475B997" w14:textId="54F21E74" w:rsidR="00B153F0" w:rsidRPr="00CB4040" w:rsidRDefault="00290388" w:rsidP="00B153F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="00B153F0" w:rsidRPr="00CB4040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96232" w:rsidRPr="00CB4040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</w:tr>
      <w:tr w:rsidR="002876A7" w:rsidRPr="00CB4040" w14:paraId="54C3D64C" w14:textId="77777777" w:rsidTr="006E3F38">
        <w:tc>
          <w:tcPr>
            <w:tcW w:w="10774" w:type="dxa"/>
            <w:gridSpan w:val="4"/>
          </w:tcPr>
          <w:p w14:paraId="27184178" w14:textId="54EF5FAD" w:rsidR="00B153F0" w:rsidRPr="004964A9" w:rsidRDefault="00B153F0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Erstellung von </w:t>
            </w:r>
            <w:r w:rsidR="0080158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Werbekampagnen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(Goo</w:t>
            </w:r>
            <w:r w:rsidR="006E788C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g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le</w:t>
            </w:r>
            <w:r w:rsidR="00AA51F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Ads</w:t>
            </w:r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Meta</w:t>
            </w:r>
            <w:proofErr w:type="spellEnd"/>
            <w:r w:rsidR="00845DD4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</w:t>
            </w:r>
          </w:p>
          <w:p w14:paraId="299503FD" w14:textId="2DA7C7CE" w:rsidR="00F802FD" w:rsidRPr="004964A9" w:rsidRDefault="00B153F0" w:rsidP="0027451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Konzipierung neuer Marketing-Strategien</w:t>
            </w:r>
            <w:r w:rsidR="0080158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 Performance Marketing,</w:t>
            </w:r>
            <w:r w:rsidR="00A25F67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Marktpositionierung</w:t>
            </w:r>
          </w:p>
          <w:p w14:paraId="6DD9BA0F" w14:textId="280A245D" w:rsidR="00274511" w:rsidRPr="004964A9" w:rsidRDefault="00A25F67" w:rsidP="0027451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Entwicklung von Prozesse</w:t>
            </w:r>
            <w:r w:rsidR="0074692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n</w:t>
            </w: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für die Steigerung von Kundenzufriedenheit</w:t>
            </w:r>
            <w:r w:rsidR="005A6BBE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876A7" w:rsidRPr="00CB4040" w14:paraId="45404236" w14:textId="77777777" w:rsidTr="00130B5F">
        <w:trPr>
          <w:trHeight w:hRule="exact" w:val="340"/>
        </w:trPr>
        <w:tc>
          <w:tcPr>
            <w:tcW w:w="7655" w:type="dxa"/>
            <w:gridSpan w:val="2"/>
            <w:vAlign w:val="bottom"/>
          </w:tcPr>
          <w:p w14:paraId="3CF978EE" w14:textId="360983B1" w:rsidR="00B153F0" w:rsidRPr="00CB4040" w:rsidRDefault="00F12CF1" w:rsidP="00B153F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C4 Steuerberatung Gmb</w:t>
            </w:r>
            <w:r w:rsidR="00274511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H</w:t>
            </w:r>
          </w:p>
        </w:tc>
        <w:tc>
          <w:tcPr>
            <w:tcW w:w="3119" w:type="dxa"/>
            <w:gridSpan w:val="2"/>
            <w:vAlign w:val="bottom"/>
          </w:tcPr>
          <w:p w14:paraId="49A11F72" w14:textId="649921A6" w:rsidR="00B153F0" w:rsidRPr="00CB4040" w:rsidRDefault="00290388" w:rsidP="00D2189E">
            <w:pPr>
              <w:pStyle w:val="Ort"/>
            </w:pPr>
            <w:r w:rsidRPr="00CB4040">
              <w:t>Berlin</w:t>
            </w:r>
          </w:p>
        </w:tc>
      </w:tr>
      <w:tr w:rsidR="002876A7" w:rsidRPr="00CB4040" w14:paraId="16C6F7AD" w14:textId="77777777" w:rsidTr="00130B5F">
        <w:tc>
          <w:tcPr>
            <w:tcW w:w="7655" w:type="dxa"/>
            <w:gridSpan w:val="2"/>
          </w:tcPr>
          <w:p w14:paraId="5D8760E9" w14:textId="6C05D08B" w:rsidR="00B153F0" w:rsidRPr="00EF7E5E" w:rsidRDefault="00D02C0C" w:rsidP="00B153F0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Werk</w:t>
            </w:r>
            <w:r w:rsidR="009501CF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tudent</w:t>
            </w:r>
            <w:proofErr w:type="spellEnd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Grundsteuerberechnung</w:t>
            </w:r>
            <w:proofErr w:type="spellEnd"/>
            <w:r w:rsidR="00815CDD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, </w:t>
            </w:r>
            <w:r w:rsidR="009501CF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Projekt von Ger</w:t>
            </w:r>
            <w:r w:rsidR="005C2492" w:rsidRPr="00EF7E5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ald Hörhan</w:t>
            </w:r>
          </w:p>
        </w:tc>
        <w:tc>
          <w:tcPr>
            <w:tcW w:w="3119" w:type="dxa"/>
            <w:gridSpan w:val="2"/>
          </w:tcPr>
          <w:p w14:paraId="2D9DB8CA" w14:textId="229C093B" w:rsidR="00B153F0" w:rsidRPr="00CB4040" w:rsidRDefault="00290388" w:rsidP="00B153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B153F0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876A7" w:rsidRPr="00CB4040" w14:paraId="7660C4BA" w14:textId="77777777" w:rsidTr="00130B5F">
        <w:tc>
          <w:tcPr>
            <w:tcW w:w="10774" w:type="dxa"/>
            <w:gridSpan w:val="4"/>
          </w:tcPr>
          <w:p w14:paraId="14317657" w14:textId="22901568" w:rsidR="00B153F0" w:rsidRPr="004964A9" w:rsidRDefault="009501CF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Bearbeitung von Grundsteuer</w:t>
            </w:r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fällen in </w:t>
            </w:r>
            <w:proofErr w:type="spellStart"/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>Datev</w:t>
            </w:r>
            <w:proofErr w:type="spellEnd"/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="002916B0" w:rsidRPr="004964A9">
              <w:rPr>
                <w:rFonts w:ascii="Arial" w:hAnsi="Arial" w:cs="Arial"/>
                <w:sz w:val="20"/>
                <w:szCs w:val="20"/>
                <w:lang w:val="de-AT"/>
              </w:rPr>
              <w:t>aus ganz Deutschland</w:t>
            </w:r>
          </w:p>
          <w:p w14:paraId="132465C4" w14:textId="41B48613" w:rsidR="00FF2B19" w:rsidRPr="00CB4040" w:rsidRDefault="009501CF" w:rsidP="009501CF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sz w:val="20"/>
                <w:szCs w:val="20"/>
                <w:lang w:val="de-AT"/>
              </w:rPr>
              <w:t>Pflege und Aktualisierung von Immobilien und Bewertungsdaten</w:t>
            </w:r>
            <w:r w:rsidR="00A25F67" w:rsidRPr="004964A9">
              <w:rPr>
                <w:rFonts w:ascii="Arial" w:hAnsi="Arial" w:cs="Arial"/>
                <w:sz w:val="20"/>
                <w:szCs w:val="20"/>
                <w:lang w:val="de-AT"/>
              </w:rPr>
              <w:t xml:space="preserve"> in Excel</w:t>
            </w:r>
          </w:p>
        </w:tc>
      </w:tr>
      <w:tr w:rsidR="002876A7" w:rsidRPr="00CB4040" w14:paraId="4EC9DEB8" w14:textId="77777777" w:rsidTr="00130B5F">
        <w:trPr>
          <w:trHeight w:hRule="exact" w:val="340"/>
        </w:trPr>
        <w:tc>
          <w:tcPr>
            <w:tcW w:w="7655" w:type="dxa"/>
            <w:gridSpan w:val="2"/>
            <w:vAlign w:val="bottom"/>
          </w:tcPr>
          <w:p w14:paraId="061D97E7" w14:textId="6BFA122A" w:rsidR="00B153F0" w:rsidRPr="00CB4040" w:rsidRDefault="00F12CF1" w:rsidP="00B153F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M</w:t>
            </w:r>
            <w:r w:rsidR="006E788C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ichael Schmunk</w:t>
            </w:r>
            <w:r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AA51F6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Küchen und Möbelmontage</w:t>
            </w:r>
            <w:r w:rsidR="005D4354" w:rsidRPr="00CB4040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gridSpan w:val="2"/>
            <w:vAlign w:val="bottom"/>
          </w:tcPr>
          <w:p w14:paraId="38592414" w14:textId="42A4FF5C" w:rsidR="00B153F0" w:rsidRPr="00CB4040" w:rsidRDefault="00290388" w:rsidP="00D2189E">
            <w:pPr>
              <w:pStyle w:val="Ort"/>
            </w:pPr>
            <w:r w:rsidRPr="00CB4040">
              <w:t>Soest</w:t>
            </w:r>
          </w:p>
        </w:tc>
      </w:tr>
      <w:tr w:rsidR="002876A7" w:rsidRPr="00CB4040" w14:paraId="0A0FFCF6" w14:textId="77777777" w:rsidTr="00130B5F">
        <w:trPr>
          <w:trHeight w:val="20"/>
        </w:trPr>
        <w:tc>
          <w:tcPr>
            <w:tcW w:w="7655" w:type="dxa"/>
            <w:gridSpan w:val="2"/>
          </w:tcPr>
          <w:p w14:paraId="30382087" w14:textId="23D2A6C4" w:rsidR="00AA51F6" w:rsidRPr="00CB4040" w:rsidRDefault="005D4354" w:rsidP="00AA51F6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6E788C"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und </w:t>
            </w:r>
            <w:proofErr w:type="spellStart"/>
            <w:r w:rsidR="006E788C"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Nebenjob</w:t>
            </w:r>
            <w:proofErr w:type="spellEnd"/>
            <w:r w:rsidRPr="00CB404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 Controlling und Logistik </w:t>
            </w:r>
          </w:p>
        </w:tc>
        <w:tc>
          <w:tcPr>
            <w:tcW w:w="3119" w:type="dxa"/>
            <w:gridSpan w:val="2"/>
          </w:tcPr>
          <w:p w14:paraId="7444AF8F" w14:textId="3138A8F4" w:rsidR="00B153F0" w:rsidRPr="00CB4040" w:rsidRDefault="00B153F0" w:rsidP="00B153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E788C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802FD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A51F6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802FD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E788C" w:rsidRPr="00CB4040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002876A7" w:rsidRPr="00CB4040" w14:paraId="4C00CD42" w14:textId="77777777" w:rsidTr="00130B5F">
        <w:tc>
          <w:tcPr>
            <w:tcW w:w="10774" w:type="dxa"/>
            <w:gridSpan w:val="4"/>
          </w:tcPr>
          <w:p w14:paraId="0A191B01" w14:textId="50638AEE" w:rsidR="00AA51F6" w:rsidRPr="004964A9" w:rsidRDefault="006E788C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Mitarbeit in der Buchhaltung mit </w:t>
            </w:r>
            <w:proofErr w:type="spellStart"/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Datev</w:t>
            </w:r>
            <w:proofErr w:type="spellEnd"/>
          </w:p>
          <w:p w14:paraId="3139E5F8" w14:textId="5D1C4855" w:rsidR="00FF2B19" w:rsidRPr="004964A9" w:rsidRDefault="006E788C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Aufbereitung von Umsatz- und Kennzahlen zur Tran</w:t>
            </w:r>
            <w:r w:rsidR="00CB4040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</w:t>
            </w: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parenz im Controlling</w:t>
            </w:r>
          </w:p>
          <w:p w14:paraId="746118C9" w14:textId="4D56EB58" w:rsidR="00B153F0" w:rsidRPr="00CB4040" w:rsidRDefault="00F802FD" w:rsidP="00B153F0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Logistik von 15 Touren unter Einhaltung von </w:t>
            </w:r>
            <w:r w:rsidR="00AA51F6"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Umsatzvorgaben</w:t>
            </w:r>
            <w:r w:rsidR="00AA51F6"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876A7" w:rsidRPr="00CB4040" w14:paraId="414B4085" w14:textId="77777777" w:rsidTr="00EF7E5E">
        <w:trPr>
          <w:trHeight w:val="56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A1B7CE9" w:rsidR="00B153F0" w:rsidRPr="00CB4040" w:rsidRDefault="00B153F0" w:rsidP="00B153F0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CB4040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E3F38" w:rsidRPr="00D2189E" w14:paraId="74251178" w14:textId="77777777" w:rsidTr="00EF7E5E">
        <w:trPr>
          <w:trHeight w:val="340"/>
        </w:trPr>
        <w:tc>
          <w:tcPr>
            <w:tcW w:w="765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C88CECB" w:rsidR="006E3F38" w:rsidRPr="00720B3F" w:rsidRDefault="006E3F38" w:rsidP="006E3F38">
            <w:pPr>
              <w:pStyle w:val="Ort"/>
              <w:jc w:val="left"/>
              <w:rPr>
                <w:rFonts w:cs="Arial"/>
                <w:bCs/>
                <w:smallCaps w:val="0"/>
                <w:szCs w:val="20"/>
                <w:lang w:val="en-US"/>
              </w:rPr>
            </w:pPr>
            <w:r w:rsidRPr="00720B3F">
              <w:rPr>
                <w:rFonts w:cs="Arial"/>
                <w:bCs/>
                <w:smallCaps w:val="0"/>
                <w:szCs w:val="20"/>
                <w:lang w:val="en-US"/>
              </w:rPr>
              <w:t xml:space="preserve">IFS Universität </w:t>
            </w:r>
            <w:r w:rsidR="00F90F1F">
              <w:rPr>
                <w:rFonts w:cs="Arial"/>
                <w:bCs/>
                <w:smallCaps w:val="0"/>
                <w:szCs w:val="20"/>
                <w:lang w:val="en-US"/>
              </w:rPr>
              <w:t>Mannheim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768A0639" w:rsidR="006E3F38" w:rsidRPr="00D2189E" w:rsidRDefault="006E3F38" w:rsidP="006E3F38">
            <w:pPr>
              <w:pStyle w:val="Ort"/>
              <w:rPr>
                <w:rFonts w:cs="Arial"/>
                <w:i/>
                <w:iCs/>
                <w:smallCaps w:val="0"/>
                <w:szCs w:val="20"/>
              </w:rPr>
            </w:pPr>
            <w:r w:rsidRPr="00D2189E">
              <w:rPr>
                <w:rFonts w:cs="Arial"/>
                <w:szCs w:val="20"/>
              </w:rPr>
              <w:t>Mannheim</w:t>
            </w:r>
          </w:p>
        </w:tc>
      </w:tr>
      <w:tr w:rsidR="006E3F38" w:rsidRPr="00CB4040" w14:paraId="4F59C612" w14:textId="77777777" w:rsidTr="00EF7E5E">
        <w:trPr>
          <w:trHeight w:val="20"/>
        </w:trPr>
        <w:tc>
          <w:tcPr>
            <w:tcW w:w="7655" w:type="dxa"/>
            <w:gridSpan w:val="2"/>
          </w:tcPr>
          <w:p w14:paraId="32F07601" w14:textId="784E8AF2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Tennis Trainer am Institut für Sport an der Universität</w:t>
            </w:r>
          </w:p>
        </w:tc>
        <w:tc>
          <w:tcPr>
            <w:tcW w:w="3119" w:type="dxa"/>
            <w:gridSpan w:val="2"/>
          </w:tcPr>
          <w:p w14:paraId="45DD2178" w14:textId="24DBA627" w:rsidR="006E3F38" w:rsidRPr="00CB4040" w:rsidRDefault="006E3F38" w:rsidP="006E3F38">
            <w:pPr>
              <w:pStyle w:val="Beschreibung"/>
              <w:jc w:val="right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iCs/>
                <w:sz w:val="20"/>
                <w:szCs w:val="20"/>
                <w:lang w:val="en-US"/>
              </w:rPr>
              <w:t>08/2025 – 01/2026</w:t>
            </w:r>
          </w:p>
        </w:tc>
      </w:tr>
      <w:tr w:rsidR="006E3F38" w:rsidRPr="00CB4040" w14:paraId="02437711" w14:textId="77777777" w:rsidTr="00EF7E5E">
        <w:trPr>
          <w:trHeight w:val="20"/>
        </w:trPr>
        <w:tc>
          <w:tcPr>
            <w:tcW w:w="10774" w:type="dxa"/>
            <w:gridSpan w:val="4"/>
          </w:tcPr>
          <w:p w14:paraId="7501FE2C" w14:textId="10C119AE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Planung und Durchführung von Training unterschiedlicher Leistungsgruppen,</w:t>
            </w:r>
          </w:p>
          <w:p w14:paraId="68CFAD97" w14:textId="40C6B460" w:rsidR="006E3F38" w:rsidRPr="00CB4040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Vermittlung von Technik und Taktik, individuelles Feedback</w:t>
            </w:r>
            <w:r w:rsidRPr="00CB4040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6E3F38" w:rsidRPr="00CB4040" w14:paraId="3B26943D" w14:textId="77777777" w:rsidTr="006E3F38">
        <w:trPr>
          <w:trHeight w:val="346"/>
        </w:trPr>
        <w:tc>
          <w:tcPr>
            <w:tcW w:w="7655" w:type="dxa"/>
            <w:gridSpan w:val="2"/>
            <w:vAlign w:val="bottom"/>
          </w:tcPr>
          <w:p w14:paraId="11E538C2" w14:textId="7BEB6882" w:rsidR="006E3F38" w:rsidRPr="00CB4040" w:rsidRDefault="006E3F38" w:rsidP="006E3F3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Q-Summit IT-Team </w:t>
            </w:r>
          </w:p>
        </w:tc>
        <w:tc>
          <w:tcPr>
            <w:tcW w:w="3119" w:type="dxa"/>
            <w:gridSpan w:val="2"/>
            <w:vAlign w:val="bottom"/>
          </w:tcPr>
          <w:p w14:paraId="21BF18C9" w14:textId="5D6A0B54" w:rsidR="006E3F38" w:rsidRPr="00D2189E" w:rsidRDefault="006E3F38" w:rsidP="00D2189E">
            <w:pPr>
              <w:pStyle w:val="Ort"/>
              <w:rPr>
                <w:rFonts w:cs="Arial"/>
                <w:i/>
                <w:szCs w:val="20"/>
              </w:rPr>
            </w:pPr>
            <w:r w:rsidRPr="00D2189E">
              <w:rPr>
                <w:rFonts w:cs="Arial"/>
                <w:szCs w:val="20"/>
              </w:rPr>
              <w:t>Mannheim</w:t>
            </w:r>
          </w:p>
        </w:tc>
      </w:tr>
      <w:tr w:rsidR="006E3F38" w:rsidRPr="00CB4040" w14:paraId="04BFDD79" w14:textId="77777777" w:rsidTr="006E3F38">
        <w:trPr>
          <w:trHeight w:val="20"/>
        </w:trPr>
        <w:tc>
          <w:tcPr>
            <w:tcW w:w="7655" w:type="dxa"/>
            <w:gridSpan w:val="2"/>
          </w:tcPr>
          <w:p w14:paraId="5D908AF7" w14:textId="1B281015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Mitglied im IT-Team Vorbereitung und Technische Umsetzung</w:t>
            </w:r>
          </w:p>
        </w:tc>
        <w:tc>
          <w:tcPr>
            <w:tcW w:w="3119" w:type="dxa"/>
            <w:gridSpan w:val="2"/>
          </w:tcPr>
          <w:p w14:paraId="0D2FFB14" w14:textId="38760797" w:rsidR="006E3F38" w:rsidRPr="00013143" w:rsidRDefault="006E3F38" w:rsidP="006E3F3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013143">
              <w:rPr>
                <w:rFonts w:ascii="Arial" w:hAnsi="Arial" w:cs="Arial"/>
                <w:i w:val="0"/>
                <w:sz w:val="20"/>
                <w:szCs w:val="20"/>
                <w:lang w:val="en-US"/>
              </w:rPr>
              <w:t>01/2022 – 01/2023</w:t>
            </w:r>
          </w:p>
        </w:tc>
      </w:tr>
      <w:tr w:rsidR="006E3F38" w:rsidRPr="00CB4040" w14:paraId="66A58453" w14:textId="77777777" w:rsidTr="006E3F38">
        <w:trPr>
          <w:trHeight w:val="20"/>
        </w:trPr>
        <w:tc>
          <w:tcPr>
            <w:tcW w:w="10774" w:type="dxa"/>
            <w:gridSpan w:val="4"/>
          </w:tcPr>
          <w:p w14:paraId="332EE54E" w14:textId="19D92588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ind w:right="-14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64A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Entwicklung einer interaktiven Karte für die Q-Summit Messe</w:t>
            </w:r>
          </w:p>
          <w:p w14:paraId="50B5B9CB" w14:textId="00C22C39" w:rsidR="006E3F38" w:rsidRPr="00CB4040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4964A9">
              <w:rPr>
                <w:rFonts w:ascii="Arial" w:hAnsi="Arial" w:cs="Arial"/>
                <w:sz w:val="20"/>
                <w:szCs w:val="20"/>
              </w:rPr>
              <w:t>IT – Support und Systemstabilisierung während der Veranstaltung</w:t>
            </w:r>
          </w:p>
        </w:tc>
      </w:tr>
      <w:tr w:rsidR="006E3F38" w:rsidRPr="00CB4040" w14:paraId="4AF19DD1" w14:textId="77777777" w:rsidTr="006E3F38">
        <w:trPr>
          <w:trHeight w:val="346"/>
        </w:trPr>
        <w:tc>
          <w:tcPr>
            <w:tcW w:w="7655" w:type="dxa"/>
            <w:gridSpan w:val="2"/>
            <w:vAlign w:val="bottom"/>
          </w:tcPr>
          <w:p w14:paraId="7756FD9A" w14:textId="17E5160C" w:rsidR="006E3F38" w:rsidRPr="00CB4040" w:rsidRDefault="006E3F38" w:rsidP="006E3F3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sz w:val="20"/>
                <w:szCs w:val="20"/>
              </w:rPr>
            </w:pPr>
            <w:r w:rsidRPr="00CB4040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 xml:space="preserve">STADS Mannheim </w:t>
            </w:r>
            <w:proofErr w:type="spellStart"/>
            <w:r w:rsidRPr="00CB4040">
              <w:rPr>
                <w:rFonts w:ascii="Arial" w:hAnsi="Arial" w:cs="Arial"/>
                <w:b/>
                <w:i w:val="0"/>
                <w:sz w:val="20"/>
                <w:szCs w:val="20"/>
                <w:lang w:val="en-US"/>
              </w:rPr>
              <w:t>e.V.</w:t>
            </w:r>
            <w:proofErr w:type="spellEnd"/>
          </w:p>
        </w:tc>
        <w:tc>
          <w:tcPr>
            <w:tcW w:w="3119" w:type="dxa"/>
            <w:gridSpan w:val="2"/>
            <w:vAlign w:val="bottom"/>
          </w:tcPr>
          <w:p w14:paraId="30626CB8" w14:textId="6658960A" w:rsidR="006E3F38" w:rsidRPr="00CB4040" w:rsidRDefault="006E3F38" w:rsidP="00D2189E">
            <w:pPr>
              <w:pStyle w:val="Ort"/>
              <w:rPr>
                <w:i/>
              </w:rPr>
            </w:pPr>
            <w:r w:rsidRPr="00CB4040">
              <w:t>Mannheim</w:t>
            </w:r>
          </w:p>
        </w:tc>
      </w:tr>
      <w:tr w:rsidR="006E3F38" w:rsidRPr="00CB4040" w14:paraId="56372BDE" w14:textId="77777777" w:rsidTr="006E3F38">
        <w:trPr>
          <w:trHeight w:val="193"/>
        </w:trPr>
        <w:tc>
          <w:tcPr>
            <w:tcW w:w="7655" w:type="dxa"/>
            <w:gridSpan w:val="2"/>
          </w:tcPr>
          <w:p w14:paraId="3C87D247" w14:textId="28B0A06D" w:rsidR="006E3F38" w:rsidRPr="00CB4040" w:rsidRDefault="006E3F38" w:rsidP="006E3F38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Mitglied der studentischen Unternehmensberatung </w:t>
            </w:r>
            <w:proofErr w:type="spellStart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Stads</w:t>
            </w:r>
            <w:proofErr w:type="spellEnd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(Data </w:t>
            </w:r>
            <w:proofErr w:type="spellStart"/>
            <w:proofErr w:type="gramStart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Science,Statistik</w:t>
            </w:r>
            <w:proofErr w:type="spellEnd"/>
            <w:proofErr w:type="gramEnd"/>
            <w:r w:rsidRPr="00CB404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  <w:gridSpan w:val="2"/>
          </w:tcPr>
          <w:p w14:paraId="288A2195" w14:textId="1F1F4959" w:rsidR="006E3F38" w:rsidRPr="00013143" w:rsidRDefault="006E3F38" w:rsidP="006E3F3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01314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09/2022 – 01/2023</w:t>
            </w:r>
          </w:p>
        </w:tc>
      </w:tr>
      <w:tr w:rsidR="006E3F38" w:rsidRPr="00CB4040" w14:paraId="7ECB507F" w14:textId="77777777" w:rsidTr="006E3F38">
        <w:trPr>
          <w:trHeight w:val="295"/>
        </w:trPr>
        <w:tc>
          <w:tcPr>
            <w:tcW w:w="10774" w:type="dxa"/>
            <w:gridSpan w:val="4"/>
          </w:tcPr>
          <w:p w14:paraId="54110E8D" w14:textId="4C3FDE17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Teilnahme an Workshops über Kommunikation, KI und Digitalisierung, Fallstudienarbeit</w:t>
            </w:r>
          </w:p>
          <w:p w14:paraId="2CC438FF" w14:textId="60147667" w:rsidR="006E3F38" w:rsidRPr="004964A9" w:rsidRDefault="006E3F38" w:rsidP="006E3F38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Mitglied im </w:t>
            </w:r>
            <w:proofErr w:type="gramStart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Marketing Team</w:t>
            </w:r>
            <w:proofErr w:type="gramEnd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, Pflege </w:t>
            </w:r>
            <w:proofErr w:type="gramStart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>von Social-Media-Kanäle</w:t>
            </w:r>
            <w:proofErr w:type="gramEnd"/>
            <w:r w:rsidRPr="004964A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6E3F38" w:rsidRPr="00CB4040" w14:paraId="482569A2" w14:textId="77777777" w:rsidTr="00EF7E5E">
        <w:trPr>
          <w:trHeight w:val="56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0B1811CB" w:rsidR="006E3F38" w:rsidRPr="00CB4040" w:rsidRDefault="006E3F38" w:rsidP="006E3F38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CB4040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6E3F38" w:rsidRPr="00CB4040" w14:paraId="2B257790" w14:textId="77777777" w:rsidTr="00130B5F">
        <w:trPr>
          <w:trHeight w:val="2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935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2879E68A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Russisch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, Englisch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C1,</w:t>
            </w:r>
            <w:r w:rsidR="004964A9"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6 Monate Ausland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</w:t>
            </w:r>
          </w:p>
        </w:tc>
      </w:tr>
      <w:tr w:rsidR="006E3F38" w:rsidRPr="00CB4040" w14:paraId="45706C3F" w14:textId="77777777" w:rsidTr="00130B5F">
        <w:trPr>
          <w:trHeight w:val="20"/>
        </w:trPr>
        <w:tc>
          <w:tcPr>
            <w:tcW w:w="1418" w:type="dxa"/>
            <w:vAlign w:val="bottom"/>
          </w:tcPr>
          <w:p w14:paraId="57688BDA" w14:textId="350496FE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9356" w:type="dxa"/>
            <w:gridSpan w:val="3"/>
            <w:vAlign w:val="bottom"/>
          </w:tcPr>
          <w:p w14:paraId="60CA2168" w14:textId="48F5B122" w:rsidR="006E3F38" w:rsidRPr="00CB4040" w:rsidRDefault="006E3F38" w:rsidP="006E3F38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Datev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5/5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), Microsoft Office </w:t>
            </w:r>
            <w:r w:rsidRPr="00CB404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(4/5)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Github</w:t>
            </w:r>
            <w:proofErr w:type="spellEnd"/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Copilot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4/5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), Python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3/5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), </w:t>
            </w:r>
          </w:p>
        </w:tc>
      </w:tr>
      <w:tr w:rsidR="006E3F38" w:rsidRPr="00CB4040" w14:paraId="70CB01B0" w14:textId="77777777" w:rsidTr="00130B5F">
        <w:trPr>
          <w:trHeight w:val="20"/>
        </w:trPr>
        <w:tc>
          <w:tcPr>
            <w:tcW w:w="1418" w:type="dxa"/>
            <w:vAlign w:val="bottom"/>
          </w:tcPr>
          <w:p w14:paraId="04F58216" w14:textId="6D413C27" w:rsidR="006E3F38" w:rsidRPr="00CB4040" w:rsidRDefault="006E3F38" w:rsidP="006E3F38">
            <w:pPr>
              <w:rPr>
                <w:rFonts w:ascii="Arial" w:hAnsi="Arial" w:cs="Arial"/>
                <w:sz w:val="20"/>
                <w:szCs w:val="20"/>
              </w:rPr>
            </w:pPr>
            <w:r w:rsidRPr="00CB4040">
              <w:rPr>
                <w:rFonts w:ascii="Arial" w:hAnsi="Arial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9356" w:type="dxa"/>
            <w:gridSpan w:val="3"/>
            <w:vAlign w:val="bottom"/>
          </w:tcPr>
          <w:p w14:paraId="598C2742" w14:textId="44DBE0AB" w:rsidR="006E3F38" w:rsidRPr="00CB4040" w:rsidRDefault="006E3F38" w:rsidP="006E3F38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Tennis, Laufen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Halbmarathon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Lesen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Fachliteratur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Klavier (</w:t>
            </w:r>
            <w:r w:rsidRPr="004964A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10 Jahre Erfahrung</w:t>
            </w:r>
            <w:r w:rsidRPr="00CB4040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), Surfen</w:t>
            </w:r>
          </w:p>
        </w:tc>
      </w:tr>
      <w:tr w:rsidR="006E3F38" w:rsidRPr="00CB4040" w14:paraId="071AB173" w14:textId="77777777" w:rsidTr="006E3F38">
        <w:trPr>
          <w:trHeight w:val="1279"/>
        </w:trPr>
        <w:tc>
          <w:tcPr>
            <w:tcW w:w="10774" w:type="dxa"/>
            <w:gridSpan w:val="4"/>
            <w:vAlign w:val="bottom"/>
          </w:tcPr>
          <w:p w14:paraId="6478BDEA" w14:textId="73B4D907" w:rsidR="006E3F38" w:rsidRPr="00CB4040" w:rsidRDefault="006E3F38" w:rsidP="006E3F38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 xml:space="preserve">Soest den </w:t>
            </w:r>
            <w:r w:rsidR="005B45DC">
              <w:rPr>
                <w:rFonts w:ascii="Arial" w:hAnsi="Arial" w:cs="Arial"/>
                <w:color w:val="000000"/>
                <w:sz w:val="18"/>
                <w:lang w:val="de-AT"/>
              </w:rPr>
              <w:t>06</w:t>
            </w: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>.0</w:t>
            </w:r>
            <w:r w:rsidR="005B45DC">
              <w:rPr>
                <w:rFonts w:ascii="Arial" w:hAnsi="Arial" w:cs="Arial"/>
                <w:color w:val="000000"/>
                <w:sz w:val="18"/>
                <w:lang w:val="de-AT"/>
              </w:rPr>
              <w:t>3</w:t>
            </w:r>
            <w:r w:rsidRPr="00CB4040">
              <w:rPr>
                <w:rFonts w:ascii="Arial" w:hAnsi="Arial" w:cs="Arial"/>
                <w:color w:val="000000"/>
                <w:sz w:val="18"/>
                <w:lang w:val="de-AT"/>
              </w:rPr>
              <w:t>.2026</w:t>
            </w:r>
          </w:p>
        </w:tc>
      </w:tr>
    </w:tbl>
    <w:p w14:paraId="0747D2BF" w14:textId="69F47280" w:rsidR="00723643" w:rsidRPr="00E21A49" w:rsidRDefault="00723643">
      <w:pPr>
        <w:rPr>
          <w:rFonts w:ascii="Arial" w:hAnsi="Arial" w:cs="Arial"/>
          <w:sz w:val="18"/>
        </w:rPr>
      </w:pPr>
    </w:p>
    <w:sectPr w:rsidR="00723643" w:rsidRPr="00E21A49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111F" w14:textId="77777777" w:rsidR="000B68A3" w:rsidRDefault="000B68A3" w:rsidP="00BE053D">
      <w:pPr>
        <w:spacing w:after="0" w:line="240" w:lineRule="auto"/>
      </w:pPr>
      <w:r>
        <w:separator/>
      </w:r>
    </w:p>
  </w:endnote>
  <w:endnote w:type="continuationSeparator" w:id="0">
    <w:p w14:paraId="1B71B6AF" w14:textId="77777777" w:rsidR="000B68A3" w:rsidRDefault="000B68A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2CD65" w14:textId="77777777" w:rsidR="000B68A3" w:rsidRDefault="000B68A3" w:rsidP="00BE053D">
      <w:pPr>
        <w:spacing w:after="0" w:line="240" w:lineRule="auto"/>
      </w:pPr>
      <w:r>
        <w:separator/>
      </w:r>
    </w:p>
  </w:footnote>
  <w:footnote w:type="continuationSeparator" w:id="0">
    <w:p w14:paraId="565F465A" w14:textId="77777777" w:rsidR="000B68A3" w:rsidRDefault="000B68A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143"/>
    <w:rsid w:val="00061D33"/>
    <w:rsid w:val="00064643"/>
    <w:rsid w:val="00087747"/>
    <w:rsid w:val="000A1FDA"/>
    <w:rsid w:val="000A4878"/>
    <w:rsid w:val="000B63E2"/>
    <w:rsid w:val="000B6548"/>
    <w:rsid w:val="000B68A3"/>
    <w:rsid w:val="000C71ED"/>
    <w:rsid w:val="000D671A"/>
    <w:rsid w:val="00103EC5"/>
    <w:rsid w:val="00116C6E"/>
    <w:rsid w:val="00125CA6"/>
    <w:rsid w:val="00130B5F"/>
    <w:rsid w:val="00135C0A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4A57"/>
    <w:rsid w:val="001B62CA"/>
    <w:rsid w:val="001B7820"/>
    <w:rsid w:val="001D439E"/>
    <w:rsid w:val="001D4DCD"/>
    <w:rsid w:val="001F0048"/>
    <w:rsid w:val="001F4175"/>
    <w:rsid w:val="00223A4D"/>
    <w:rsid w:val="0023054D"/>
    <w:rsid w:val="00232CB5"/>
    <w:rsid w:val="00234A7E"/>
    <w:rsid w:val="0024373D"/>
    <w:rsid w:val="002508C2"/>
    <w:rsid w:val="00267252"/>
    <w:rsid w:val="00274511"/>
    <w:rsid w:val="00281064"/>
    <w:rsid w:val="00282DB0"/>
    <w:rsid w:val="002876A7"/>
    <w:rsid w:val="00290388"/>
    <w:rsid w:val="002916B0"/>
    <w:rsid w:val="002A2983"/>
    <w:rsid w:val="002B2091"/>
    <w:rsid w:val="002B79F0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33CA"/>
    <w:rsid w:val="003C533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96D"/>
    <w:rsid w:val="00476AF8"/>
    <w:rsid w:val="00484FD7"/>
    <w:rsid w:val="004929FB"/>
    <w:rsid w:val="004964A9"/>
    <w:rsid w:val="004A54BA"/>
    <w:rsid w:val="004B3C2F"/>
    <w:rsid w:val="004B6A5E"/>
    <w:rsid w:val="004C225C"/>
    <w:rsid w:val="00507EA7"/>
    <w:rsid w:val="00526089"/>
    <w:rsid w:val="00527A28"/>
    <w:rsid w:val="00527DCA"/>
    <w:rsid w:val="005716D4"/>
    <w:rsid w:val="00571B60"/>
    <w:rsid w:val="00572876"/>
    <w:rsid w:val="00585A4D"/>
    <w:rsid w:val="005A6BBE"/>
    <w:rsid w:val="005B45DC"/>
    <w:rsid w:val="005C2492"/>
    <w:rsid w:val="005D4354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75F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3F38"/>
    <w:rsid w:val="006E40EF"/>
    <w:rsid w:val="006E788C"/>
    <w:rsid w:val="006F0039"/>
    <w:rsid w:val="00711CEF"/>
    <w:rsid w:val="00720320"/>
    <w:rsid w:val="00720B3F"/>
    <w:rsid w:val="00723643"/>
    <w:rsid w:val="00725D3C"/>
    <w:rsid w:val="00733DA1"/>
    <w:rsid w:val="00737822"/>
    <w:rsid w:val="0074111D"/>
    <w:rsid w:val="0074692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58E"/>
    <w:rsid w:val="00804DA0"/>
    <w:rsid w:val="008050E4"/>
    <w:rsid w:val="00815CDD"/>
    <w:rsid w:val="0082257D"/>
    <w:rsid w:val="00845DD4"/>
    <w:rsid w:val="00853438"/>
    <w:rsid w:val="00866846"/>
    <w:rsid w:val="00875DA9"/>
    <w:rsid w:val="00895E38"/>
    <w:rsid w:val="008A782B"/>
    <w:rsid w:val="008A7B93"/>
    <w:rsid w:val="008B0FC0"/>
    <w:rsid w:val="008C429A"/>
    <w:rsid w:val="008D10FD"/>
    <w:rsid w:val="008E1F3D"/>
    <w:rsid w:val="009053D7"/>
    <w:rsid w:val="00907EA4"/>
    <w:rsid w:val="0091331D"/>
    <w:rsid w:val="0093223C"/>
    <w:rsid w:val="00932808"/>
    <w:rsid w:val="00941A87"/>
    <w:rsid w:val="009501C2"/>
    <w:rsid w:val="009501CF"/>
    <w:rsid w:val="00961205"/>
    <w:rsid w:val="00961E39"/>
    <w:rsid w:val="009668B9"/>
    <w:rsid w:val="00976577"/>
    <w:rsid w:val="00996232"/>
    <w:rsid w:val="00996356"/>
    <w:rsid w:val="00997D9A"/>
    <w:rsid w:val="009C620C"/>
    <w:rsid w:val="009D6C49"/>
    <w:rsid w:val="009D7C49"/>
    <w:rsid w:val="009E7297"/>
    <w:rsid w:val="009F04AB"/>
    <w:rsid w:val="00A0257D"/>
    <w:rsid w:val="00A12EDC"/>
    <w:rsid w:val="00A25F67"/>
    <w:rsid w:val="00A26D0D"/>
    <w:rsid w:val="00A33BDE"/>
    <w:rsid w:val="00A34885"/>
    <w:rsid w:val="00A43BC1"/>
    <w:rsid w:val="00A517AE"/>
    <w:rsid w:val="00A74225"/>
    <w:rsid w:val="00A81608"/>
    <w:rsid w:val="00A936D5"/>
    <w:rsid w:val="00AA1EB0"/>
    <w:rsid w:val="00AA2DA3"/>
    <w:rsid w:val="00AA51F6"/>
    <w:rsid w:val="00AA5A9C"/>
    <w:rsid w:val="00AB016A"/>
    <w:rsid w:val="00AB2A5A"/>
    <w:rsid w:val="00AD28F8"/>
    <w:rsid w:val="00AD7D70"/>
    <w:rsid w:val="00AE4ED3"/>
    <w:rsid w:val="00B0230B"/>
    <w:rsid w:val="00B153F0"/>
    <w:rsid w:val="00B17D95"/>
    <w:rsid w:val="00B23509"/>
    <w:rsid w:val="00B34B79"/>
    <w:rsid w:val="00B359DB"/>
    <w:rsid w:val="00B3632B"/>
    <w:rsid w:val="00B409D8"/>
    <w:rsid w:val="00B5178D"/>
    <w:rsid w:val="00B67F1F"/>
    <w:rsid w:val="00B701D7"/>
    <w:rsid w:val="00B765AD"/>
    <w:rsid w:val="00B90595"/>
    <w:rsid w:val="00BA215A"/>
    <w:rsid w:val="00BB5F09"/>
    <w:rsid w:val="00BC0D9F"/>
    <w:rsid w:val="00BE053D"/>
    <w:rsid w:val="00BE20C5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B1C16"/>
    <w:rsid w:val="00CB4040"/>
    <w:rsid w:val="00CC47E0"/>
    <w:rsid w:val="00CC7F56"/>
    <w:rsid w:val="00CD1B12"/>
    <w:rsid w:val="00CD55DC"/>
    <w:rsid w:val="00CE1BBC"/>
    <w:rsid w:val="00CE2595"/>
    <w:rsid w:val="00CE28CC"/>
    <w:rsid w:val="00CE72FC"/>
    <w:rsid w:val="00CF035E"/>
    <w:rsid w:val="00CF31EE"/>
    <w:rsid w:val="00D02C0C"/>
    <w:rsid w:val="00D1492F"/>
    <w:rsid w:val="00D17B69"/>
    <w:rsid w:val="00D2189E"/>
    <w:rsid w:val="00D3003C"/>
    <w:rsid w:val="00D331F4"/>
    <w:rsid w:val="00D470E4"/>
    <w:rsid w:val="00D52142"/>
    <w:rsid w:val="00D5280E"/>
    <w:rsid w:val="00D61AD1"/>
    <w:rsid w:val="00D61F14"/>
    <w:rsid w:val="00D7236F"/>
    <w:rsid w:val="00D80D6B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56F55"/>
    <w:rsid w:val="00E64FF5"/>
    <w:rsid w:val="00E907EC"/>
    <w:rsid w:val="00EA5421"/>
    <w:rsid w:val="00EB34FC"/>
    <w:rsid w:val="00EB5816"/>
    <w:rsid w:val="00ED0EA9"/>
    <w:rsid w:val="00EF77DF"/>
    <w:rsid w:val="00EF7E5E"/>
    <w:rsid w:val="00F11BEF"/>
    <w:rsid w:val="00F12CF1"/>
    <w:rsid w:val="00F165E1"/>
    <w:rsid w:val="00F258E7"/>
    <w:rsid w:val="00F31B84"/>
    <w:rsid w:val="00F44F5F"/>
    <w:rsid w:val="00F45DDB"/>
    <w:rsid w:val="00F57BA5"/>
    <w:rsid w:val="00F631EC"/>
    <w:rsid w:val="00F64C22"/>
    <w:rsid w:val="00F64FA7"/>
    <w:rsid w:val="00F655A5"/>
    <w:rsid w:val="00F74D19"/>
    <w:rsid w:val="00F80053"/>
    <w:rsid w:val="00F802FD"/>
    <w:rsid w:val="00F90F1F"/>
    <w:rsid w:val="00FA02C7"/>
    <w:rsid w:val="00FA4186"/>
    <w:rsid w:val="00FC0531"/>
    <w:rsid w:val="00FC13F0"/>
    <w:rsid w:val="00FD0FB7"/>
    <w:rsid w:val="00FE0496"/>
    <w:rsid w:val="00FE79A2"/>
    <w:rsid w:val="00FF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D2189E"/>
    <w:pPr>
      <w:spacing w:after="0" w:line="240" w:lineRule="auto"/>
      <w:jc w:val="right"/>
    </w:pPr>
    <w:rPr>
      <w:rFonts w:ascii="Arial" w:hAnsi="Arial"/>
      <w:b/>
      <w:smallCaps/>
      <w:sz w:val="20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B1C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2026-02-26T10:52:00Z</cp:lastPrinted>
  <dcterms:created xsi:type="dcterms:W3CDTF">2026-03-02T12:42:00Z</dcterms:created>
  <dcterms:modified xsi:type="dcterms:W3CDTF">2026-03-06T18:45:00Z</dcterms:modified>
</cp:coreProperties>
</file>