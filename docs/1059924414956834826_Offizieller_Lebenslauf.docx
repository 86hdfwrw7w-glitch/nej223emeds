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567"/>
        <w:gridCol w:w="283"/>
        <w:gridCol w:w="142"/>
        <w:gridCol w:w="142"/>
        <w:gridCol w:w="283"/>
        <w:gridCol w:w="142"/>
        <w:gridCol w:w="142"/>
        <w:gridCol w:w="709"/>
        <w:gridCol w:w="1842"/>
        <w:tblGridChange w:id="0">
          <w:tblGrid>
            <w:gridCol w:w="1418"/>
            <w:gridCol w:w="3969"/>
            <w:gridCol w:w="136"/>
            <w:gridCol w:w="431"/>
            <w:gridCol w:w="567"/>
            <w:gridCol w:w="283"/>
            <w:gridCol w:w="142"/>
            <w:gridCol w:w="425"/>
            <w:gridCol w:w="142"/>
            <w:gridCol w:w="142"/>
            <w:gridCol w:w="709"/>
            <w:gridCol w:w="1842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3"/>
            <w:vAlign w:val="bottom"/>
          </w:tcPr>
          <w:p w14:paraId="0CBC6997" w14:textId="57457E96" w:rsidR="00E55D90" w:rsidRPr="00F44F5F" w:rsidRDefault="0067506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Arbi Najpi</w:t>
            </w:r>
          </w:p>
          <w:p w14:paraId="2D363F9A" w14:textId="3B84AA97" w:rsidR="00F44F5F" w:rsidRPr="00F44F5F" w:rsidRDefault="0067506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B5 10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Mannheim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68159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Deutschland </w:t>
            </w:r>
          </w:p>
          <w:p w14:paraId="135895E2" w14:textId="3474A6E3" w:rsidR="00F44F5F" w:rsidRPr="00F44F5F" w:rsidRDefault="0067506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arbinajpi@icloud.com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+4915256839955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01CA4D46" w:rsidR="00D1492F" w:rsidRPr="00F44F5F" w:rsidRDefault="003A280E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Mannheim 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3DCB42F1" w:rsidR="00D1492F" w:rsidRPr="00F44F5F" w:rsidRDefault="002F02C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31C1FB85" w:rsidR="008173D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Wirtschaftswissenschaften (</w:t>
            </w:r>
            <w:r w:rsidR="00426D7E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Schnitt: 1,7)</w:t>
            </w:r>
          </w:p>
        </w:tc>
        <w:tc>
          <w:tcPr>
            <w:tcW w:w="4683" w:type="dxa"/>
            <w:gridSpan w:val="10"/>
          </w:tcPr>
          <w:p w14:paraId="419A9228" w14:textId="7898C2E4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675060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8173DF" w14:paraId="7EABE9F1" w14:textId="77777777" w:rsidTr="00FE0496">
        <w:tc>
          <w:tcPr>
            <w:tcW w:w="10206" w:type="dxa"/>
            <w:gridSpan w:val="13"/>
          </w:tcPr>
          <w:p w14:paraId="60B0068C" w14:textId="2FE05D9D" w:rsidR="008173DF" w:rsidRDefault="008173DF" w:rsidP="008173D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Vertiefung: Accounting, International Management</w:t>
            </w:r>
          </w:p>
          <w:p w14:paraId="2A0548EA" w14:textId="79DAF9DA" w:rsidR="008173DF" w:rsidRDefault="008173DF" w:rsidP="008173D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Relevante Module</w:t>
            </w:r>
            <w:r w:rsidR="00B17D95"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Grundlagen der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Volkswirtschaftslehre; </w:t>
            </w:r>
            <w:r w:rsidRPr="008173D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Analysis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(Note: 1,7); </w:t>
            </w:r>
          </w:p>
          <w:p w14:paraId="7A71E6B0" w14:textId="16B5B560" w:rsidR="008173DF" w:rsidRPr="008173DF" w:rsidRDefault="008173DF" w:rsidP="008173DF">
            <w:pPr>
              <w:pStyle w:val="Listenabsatz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Finanzmathematik (Note: 1,7); 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FD91AB5" w:rsidR="00D1492F" w:rsidRPr="00F44F5F" w:rsidRDefault="002F02CD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Städtisches Gymnasium Sundern</w:t>
            </w:r>
          </w:p>
        </w:tc>
        <w:tc>
          <w:tcPr>
            <w:tcW w:w="3260" w:type="dxa"/>
            <w:gridSpan w:val="6"/>
            <w:vAlign w:val="bottom"/>
          </w:tcPr>
          <w:p w14:paraId="63D86F51" w14:textId="62DE8B5B" w:rsidR="00D1492F" w:rsidRPr="00F44F5F" w:rsidRDefault="002F02CD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Sundern 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26F1A1BB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697C5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llgemeine Hochschulreife (Note:1,6)</w:t>
            </w:r>
          </w:p>
        </w:tc>
        <w:tc>
          <w:tcPr>
            <w:tcW w:w="4819" w:type="dxa"/>
            <w:gridSpan w:val="11"/>
          </w:tcPr>
          <w:p w14:paraId="51FC9814" w14:textId="2D590715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697C52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97C5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97C52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3"/>
          </w:tcPr>
          <w:p w14:paraId="54BF63E9" w14:textId="7F952E2B" w:rsidR="0091331D" w:rsidRPr="00FE0496" w:rsidRDefault="00697C5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Schwerpunktfächer: Mathematik, Sport, Deutsch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6974F84" w:rsidR="00E55D90" w:rsidRPr="00697C52" w:rsidRDefault="00697C52" w:rsidP="00E55D9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97C5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PricewaterhouseCoopers (PwC)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F44F5F" w14:paraId="335D84E9" w14:textId="77777777" w:rsidTr="00221968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01-03T20:58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7513" w:type="dxa"/>
            <w:gridSpan w:val="10"/>
            <w:tcPrChange w:id="2" w:author="David Döbele" w:date="2023-01-03T20:58:00Z">
              <w:tcPr>
                <w:tcW w:w="5954" w:type="dxa"/>
                <w:gridSpan w:val="4"/>
              </w:tcPr>
            </w:tcPrChange>
          </w:tcPr>
          <w:p w14:paraId="20B1570F" w14:textId="296ED64B" w:rsidR="00E55D90" w:rsidRPr="00697C52" w:rsidRDefault="00697C52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97C5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Bereich der Wirtschaftsprüfung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(geplant, Vertrag bereits unterschrieben)</w:t>
            </w:r>
          </w:p>
        </w:tc>
        <w:tc>
          <w:tcPr>
            <w:tcW w:w="2693" w:type="dxa"/>
            <w:gridSpan w:val="3"/>
            <w:tcPrChange w:id="3" w:author="David Döbele" w:date="2023-01-03T20:58:00Z">
              <w:tcPr>
                <w:tcW w:w="4252" w:type="dxa"/>
                <w:gridSpan w:val="8"/>
              </w:tcPr>
            </w:tcPrChange>
          </w:tcPr>
          <w:p w14:paraId="0475B997" w14:textId="53D648F4" w:rsidR="00E55D90" w:rsidRPr="00F44F5F" w:rsidRDefault="00531526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221968" w:rsidRPr="00F44F5F" w14:paraId="600FF67E" w14:textId="77777777" w:rsidTr="00221968">
        <w:trPr>
          <w:ins w:id="4" w:author="David Döbele" w:date="2023-01-03T21:00:00Z"/>
        </w:trPr>
        <w:tc>
          <w:tcPr>
            <w:tcW w:w="7513" w:type="dxa"/>
            <w:gridSpan w:val="10"/>
          </w:tcPr>
          <w:p w14:paraId="4360D1D2" w14:textId="46AF62AC" w:rsidR="00221968" w:rsidRPr="00221968" w:rsidRDefault="00221968" w:rsidP="00221968">
            <w:pPr>
              <w:pStyle w:val="Listenabsatz"/>
              <w:numPr>
                <w:ilvl w:val="0"/>
                <w:numId w:val="2"/>
              </w:numPr>
              <w:rPr>
                <w:ins w:id="5" w:author="David Döbele" w:date="2023-01-03T21:00:00Z"/>
                <w:rFonts w:ascii="Times New Roman" w:hAnsi="Times New Roman" w:cs="Times New Roman"/>
                <w:i/>
                <w:iCs/>
                <w:sz w:val="20"/>
                <w:szCs w:val="20"/>
                <w:rPrChange w:id="6" w:author="David Döbele" w:date="2023-01-03T21:00:00Z">
                  <w:rPr>
                    <w:ins w:id="7" w:author="David Döbele" w:date="2023-01-03T21:00:00Z"/>
                    <w:i/>
                    <w:iCs/>
                  </w:rPr>
                </w:rPrChange>
              </w:rPr>
              <w:pPrChange w:id="8" w:author="David Döbele" w:date="2023-01-03T21:00:00Z">
                <w:pPr/>
              </w:pPrChange>
            </w:pPr>
            <w:ins w:id="9" w:author="David Döbele" w:date="2023-01-03T21:00:00Z">
              <w:r w:rsidRPr="00221968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10" w:author="David Döbele" w:date="2023-01-03T21:00:00Z">
                    <w:rPr>
                      <w:lang w:val="de-AT"/>
                    </w:rPr>
                  </w:rPrChange>
                </w:rPr>
                <w:t xml:space="preserve">Verwaltung des Kassensystems, Mitarbeiterführung, Gästebetreuung </w:t>
              </w:r>
            </w:ins>
          </w:p>
        </w:tc>
        <w:tc>
          <w:tcPr>
            <w:tcW w:w="2693" w:type="dxa"/>
            <w:gridSpan w:val="3"/>
          </w:tcPr>
          <w:p w14:paraId="745E487E" w14:textId="77777777" w:rsidR="00221968" w:rsidRDefault="00221968" w:rsidP="00221968">
            <w:pPr>
              <w:jc w:val="right"/>
              <w:rPr>
                <w:ins w:id="11" w:author="David Döbele" w:date="2023-01-03T21:00:00Z"/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21968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40D54AD4" w:rsidR="00221968" w:rsidRPr="00697C52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97C5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GoStudent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7889D111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Online</w:t>
            </w:r>
          </w:p>
        </w:tc>
      </w:tr>
      <w:tr w:rsidR="00221968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60C01FB3" w:rsidR="00221968" w:rsidRPr="00221968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1"/>
                <w:szCs w:val="21"/>
                <w:lang w:val="en-US"/>
                <w:rPrChange w:id="12" w:author="David Döbele" w:date="2023-01-03T20:58:00Z">
                  <w:rPr>
                    <w:rFonts w:ascii="Times New Roman" w:hAnsi="Times New Roman" w:cs="Times New Roman"/>
                    <w:bCs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</w:pPr>
            <w:r w:rsidRPr="00221968">
              <w:rPr>
                <w:rFonts w:ascii="Times New Roman" w:hAnsi="Times New Roman" w:cs="Times New Roman"/>
                <w:bCs/>
                <w:sz w:val="21"/>
                <w:szCs w:val="21"/>
                <w:lang w:val="en-US"/>
                <w:rPrChange w:id="13" w:author="David Döbele" w:date="2023-01-03T20:58:00Z">
                  <w:rPr>
                    <w:rFonts w:ascii="Times New Roman" w:hAnsi="Times New Roman" w:cs="Times New Roman"/>
                    <w:bCs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t>Professioneller Tutor bei GoStudent</w:t>
            </w:r>
          </w:p>
        </w:tc>
        <w:tc>
          <w:tcPr>
            <w:tcW w:w="4683" w:type="dxa"/>
            <w:gridSpan w:val="10"/>
          </w:tcPr>
          <w:p w14:paraId="2D9DB8CA" w14:textId="0317F407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21968" w:rsidRPr="00F44F5F" w14:paraId="7660C4BA" w14:textId="77777777" w:rsidTr="00FE0496">
        <w:trPr>
          <w:trHeight w:val="57"/>
        </w:trPr>
        <w:tc>
          <w:tcPr>
            <w:tcW w:w="10206" w:type="dxa"/>
            <w:gridSpan w:val="13"/>
          </w:tcPr>
          <w:p w14:paraId="132465C4" w14:textId="021B4014" w:rsidR="00221968" w:rsidRPr="00FE0496" w:rsidRDefault="00221968" w:rsidP="0022196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Unterrichten von Oberstufenschülern in den Fächern Mathematik und Deutsch</w:t>
            </w:r>
          </w:p>
        </w:tc>
      </w:tr>
      <w:tr w:rsidR="00221968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10F7828A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La Pizza Noemi</w:t>
            </w:r>
          </w:p>
        </w:tc>
        <w:tc>
          <w:tcPr>
            <w:tcW w:w="4683" w:type="dxa"/>
            <w:gridSpan w:val="10"/>
            <w:vAlign w:val="bottom"/>
          </w:tcPr>
          <w:p w14:paraId="38592414" w14:textId="05DB5CA1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Balve</w:t>
            </w:r>
          </w:p>
        </w:tc>
      </w:tr>
      <w:tr w:rsidR="00221968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50DB0269" w:rsidR="00221968" w:rsidRPr="00221968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1"/>
                <w:szCs w:val="21"/>
                <w:rPrChange w:id="14" w:author="David Döbele" w:date="2023-01-03T20:58:00Z">
                  <w:rPr>
                    <w:rFonts w:ascii="Times New Roman" w:hAnsi="Times New Roman" w:cs="Times New Roman"/>
                    <w:bCs/>
                    <w:i w:val="0"/>
                    <w:iCs w:val="0"/>
                    <w:sz w:val="21"/>
                    <w:szCs w:val="21"/>
                  </w:rPr>
                </w:rPrChange>
              </w:rPr>
            </w:pPr>
            <w:r w:rsidRPr="00221968">
              <w:rPr>
                <w:rFonts w:ascii="Times New Roman" w:hAnsi="Times New Roman" w:cs="Times New Roman"/>
                <w:bCs/>
                <w:sz w:val="21"/>
                <w:szCs w:val="21"/>
                <w:rPrChange w:id="15" w:author="David Döbele" w:date="2023-01-03T20:58:00Z">
                  <w:rPr>
                    <w:rFonts w:ascii="Times New Roman" w:hAnsi="Times New Roman" w:cs="Times New Roman"/>
                    <w:bCs/>
                    <w:i w:val="0"/>
                    <w:iCs w:val="0"/>
                    <w:sz w:val="21"/>
                    <w:szCs w:val="21"/>
                  </w:rPr>
                </w:rPrChange>
              </w:rPr>
              <w:t>Restaurant Manager beim Familienunternehmen La Pizza Noemi</w:t>
            </w:r>
          </w:p>
        </w:tc>
        <w:tc>
          <w:tcPr>
            <w:tcW w:w="4683" w:type="dxa"/>
            <w:gridSpan w:val="10"/>
          </w:tcPr>
          <w:p w14:paraId="7444AF8F" w14:textId="5376D9A2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21968" w:rsidRPr="00F44F5F" w14:paraId="4C00CD42" w14:textId="77777777" w:rsidTr="00221968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" w:author="David Döbele" w:date="2023-01-03T21:0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17" w:author="David Döbele" w:date="2023-01-03T21:00:00Z">
            <w:trPr>
              <w:trHeight w:val="113"/>
            </w:trPr>
          </w:trPrChange>
        </w:trPr>
        <w:tc>
          <w:tcPr>
            <w:tcW w:w="7088" w:type="dxa"/>
            <w:gridSpan w:val="8"/>
            <w:tcPrChange w:id="18" w:author="David Döbele" w:date="2023-01-03T21:00:00Z">
              <w:tcPr>
                <w:tcW w:w="5523" w:type="dxa"/>
                <w:gridSpan w:val="3"/>
              </w:tcPr>
            </w:tcPrChange>
          </w:tcPr>
          <w:p w14:paraId="089C6F28" w14:textId="6A046DED" w:rsidR="00221968" w:rsidRPr="00F44F5F" w:rsidRDefault="00221968" w:rsidP="00221968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Verwaltung des Kassensystems, Mitarbeiterführung, Gästebetreuung </w:t>
            </w:r>
          </w:p>
        </w:tc>
        <w:tc>
          <w:tcPr>
            <w:tcW w:w="3118" w:type="dxa"/>
            <w:gridSpan w:val="5"/>
            <w:tcPrChange w:id="19" w:author="David Döbele" w:date="2023-01-03T21:00:00Z">
              <w:tcPr>
                <w:tcW w:w="4683" w:type="dxa"/>
                <w:gridSpan w:val="9"/>
              </w:tcPr>
            </w:tcPrChange>
          </w:tcPr>
          <w:p w14:paraId="746118C9" w14:textId="77777777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21968" w:rsidRPr="00F44F5F" w14:paraId="414B4085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221968" w:rsidRPr="00F44F5F" w:rsidRDefault="00221968" w:rsidP="00221968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221968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31D1A38" w:rsidR="00221968" w:rsidRPr="00F44F5F" w:rsidRDefault="00221968" w:rsidP="0022196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Q-Summit (Corporate Relations)</w:t>
            </w:r>
          </w:p>
        </w:tc>
        <w:tc>
          <w:tcPr>
            <w:tcW w:w="4683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3D494FD1" w:rsidR="00221968" w:rsidRPr="001647AB" w:rsidRDefault="00221968" w:rsidP="0022196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Mannheim</w:t>
            </w:r>
          </w:p>
        </w:tc>
      </w:tr>
      <w:tr w:rsidR="00221968" w:rsidRPr="00F44F5F" w14:paraId="4F59C612" w14:textId="77777777" w:rsidTr="00221968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0" w:author="David Döbele" w:date="2023-01-03T20:58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93"/>
          <w:trPrChange w:id="21" w:author="David Döbele" w:date="2023-01-03T20:58:00Z">
            <w:trPr>
              <w:trHeight w:val="193"/>
            </w:trPr>
          </w:trPrChange>
        </w:trPr>
        <w:tc>
          <w:tcPr>
            <w:tcW w:w="7655" w:type="dxa"/>
            <w:gridSpan w:val="11"/>
            <w:tcPrChange w:id="22" w:author="David Döbele" w:date="2023-01-03T20:58:00Z">
              <w:tcPr>
                <w:tcW w:w="6804" w:type="dxa"/>
                <w:gridSpan w:val="6"/>
              </w:tcPr>
            </w:tcPrChange>
          </w:tcPr>
          <w:p w14:paraId="32F07601" w14:textId="5E9F064F" w:rsidR="00221968" w:rsidRPr="001647AB" w:rsidRDefault="00221968" w:rsidP="0022196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der studentischen Unternehmensberatung der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Universität Mannheim</w:t>
            </w:r>
          </w:p>
        </w:tc>
        <w:tc>
          <w:tcPr>
            <w:tcW w:w="2551" w:type="dxa"/>
            <w:gridSpan w:val="2"/>
            <w:tcPrChange w:id="23" w:author="David Döbele" w:date="2023-01-03T20:58:00Z">
              <w:tcPr>
                <w:tcW w:w="3402" w:type="dxa"/>
                <w:gridSpan w:val="6"/>
              </w:tcPr>
            </w:tcPrChange>
          </w:tcPr>
          <w:p w14:paraId="45DD2178" w14:textId="731C2039" w:rsidR="00221968" w:rsidRPr="00F44F5F" w:rsidRDefault="00221968" w:rsidP="00221968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221968" w:rsidRPr="008E5517" w14:paraId="02437711" w14:textId="77777777" w:rsidTr="00FE0496">
        <w:trPr>
          <w:trHeight w:val="193"/>
        </w:trPr>
        <w:tc>
          <w:tcPr>
            <w:tcW w:w="10206" w:type="dxa"/>
            <w:gridSpan w:val="13"/>
          </w:tcPr>
          <w:p w14:paraId="68CFAD97" w14:textId="0B17B70F" w:rsidR="00221968" w:rsidRPr="008E5517" w:rsidRDefault="00221968" w:rsidP="0022196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Cs/>
                <w:sz w:val="20"/>
                <w:szCs w:val="20"/>
              </w:rPr>
              <w:t>Kongress Planung: Fokus auf Startup/Finance/Consulting, Akquirierung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relevanter Unternehmen</w:t>
            </w:r>
          </w:p>
        </w:tc>
      </w:tr>
      <w:tr w:rsidR="00221968" w:rsidRPr="00F44F5F" w14:paraId="617FE54F" w14:textId="77777777" w:rsidTr="00FE0496">
        <w:trPr>
          <w:trHeight w:val="346"/>
          <w:ins w:id="24" w:author="David Döbele" w:date="2023-01-03T20:58:00Z"/>
        </w:trPr>
        <w:tc>
          <w:tcPr>
            <w:tcW w:w="5954" w:type="dxa"/>
            <w:gridSpan w:val="4"/>
            <w:vAlign w:val="bottom"/>
          </w:tcPr>
          <w:p w14:paraId="71BAF6FC" w14:textId="6A504814" w:rsidR="00221968" w:rsidRDefault="00221968" w:rsidP="00221968">
            <w:pPr>
              <w:pStyle w:val="Bullets"/>
              <w:numPr>
                <w:ilvl w:val="0"/>
                <w:numId w:val="0"/>
              </w:numPr>
              <w:rPr>
                <w:ins w:id="25" w:author="David Döbele" w:date="2023-01-03T20:58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ins w:id="26" w:author="David Döbele" w:date="2023-01-03T20:59:00Z">
              <w:r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t>Tus Langenholtausen 1919 E. V</w:t>
              </w:r>
            </w:ins>
          </w:p>
        </w:tc>
        <w:tc>
          <w:tcPr>
            <w:tcW w:w="4252" w:type="dxa"/>
            <w:gridSpan w:val="9"/>
            <w:vAlign w:val="bottom"/>
          </w:tcPr>
          <w:p w14:paraId="2CA21803" w14:textId="24EA15A3" w:rsidR="00221968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ins w:id="27" w:author="David Döbele" w:date="2023-01-03T20:58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ins w:id="28" w:author="David Döbele" w:date="2023-01-03T20:59:00Z">
              <w:r>
                <w:rPr>
                  <w:rFonts w:ascii="Times New Roman" w:hAnsi="Times New Roman" w:cs="Times New Roman"/>
                  <w:b/>
                  <w:bCs/>
                  <w:i w:val="0"/>
                  <w:iCs w:val="0"/>
                  <w:sz w:val="20"/>
                  <w:szCs w:val="20"/>
                </w:rPr>
                <w:t>Balve</w:t>
              </w:r>
            </w:ins>
          </w:p>
        </w:tc>
      </w:tr>
      <w:tr w:rsidR="00221968" w:rsidRPr="00F44F5F" w14:paraId="09E50EB0" w14:textId="77777777" w:rsidTr="00221968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9" w:author="David Döbele" w:date="2023-01-03T20:59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ins w:id="30" w:author="David Döbele" w:date="2023-01-03T20:58:00Z"/>
          <w:trPrChange w:id="31" w:author="David Döbele" w:date="2023-01-03T20:59:00Z">
            <w:trPr>
              <w:trHeight w:val="346"/>
            </w:trPr>
          </w:trPrChange>
        </w:trPr>
        <w:tc>
          <w:tcPr>
            <w:tcW w:w="5954" w:type="dxa"/>
            <w:gridSpan w:val="4"/>
            <w:tcPrChange w:id="32" w:author="David Döbele" w:date="2023-01-03T20:59:00Z">
              <w:tcPr>
                <w:tcW w:w="5954" w:type="dxa"/>
                <w:gridSpan w:val="4"/>
                <w:vAlign w:val="bottom"/>
              </w:tcPr>
            </w:tcPrChange>
          </w:tcPr>
          <w:p w14:paraId="028CE6B6" w14:textId="434CD70C" w:rsidR="00221968" w:rsidRDefault="00221968" w:rsidP="00221968">
            <w:pPr>
              <w:pStyle w:val="Bullets"/>
              <w:numPr>
                <w:ilvl w:val="0"/>
                <w:numId w:val="0"/>
              </w:numPr>
              <w:rPr>
                <w:ins w:id="33" w:author="David Döbele" w:date="2023-01-03T20:58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ins w:id="34" w:author="David Döbele" w:date="2023-01-03T20:59:00Z">
              <w:r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Kassenführer beim TuS Langenholtausen 1919 E. V</w:t>
              </w:r>
            </w:ins>
          </w:p>
        </w:tc>
        <w:tc>
          <w:tcPr>
            <w:tcW w:w="4252" w:type="dxa"/>
            <w:gridSpan w:val="9"/>
            <w:tcPrChange w:id="35" w:author="David Döbele" w:date="2023-01-03T20:59:00Z">
              <w:tcPr>
                <w:tcW w:w="4252" w:type="dxa"/>
                <w:gridSpan w:val="8"/>
                <w:vAlign w:val="bottom"/>
              </w:tcPr>
            </w:tcPrChange>
          </w:tcPr>
          <w:p w14:paraId="727B93E1" w14:textId="75E2B01D" w:rsidR="00221968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ins w:id="36" w:author="David Döbele" w:date="2023-01-03T20:58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ins w:id="37" w:author="David Döbele" w:date="2023-01-03T20:59:00Z">
              <w:r w:rsidRPr="00F44F5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0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5</w:t>
              </w:r>
              <w:r w:rsidRPr="00F44F5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/20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21</w:t>
              </w:r>
              <w:r w:rsidRPr="00F44F5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 – 0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6</w:t>
              </w:r>
              <w:r w:rsidRPr="00F44F5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/20</w:t>
              </w:r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22</w:t>
              </w:r>
            </w:ins>
          </w:p>
        </w:tc>
      </w:tr>
      <w:tr w:rsidR="00221968" w:rsidRPr="00F44F5F" w14:paraId="357D88A2" w14:textId="77777777" w:rsidTr="00221968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8" w:author="David Döbele" w:date="2023-01-03T20:59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70"/>
          <w:ins w:id="39" w:author="David Döbele" w:date="2023-01-03T20:58:00Z"/>
          <w:trPrChange w:id="40" w:author="David Döbele" w:date="2023-01-03T20:59:00Z">
            <w:trPr>
              <w:trHeight w:val="346"/>
            </w:trPr>
          </w:trPrChange>
        </w:trPr>
        <w:tc>
          <w:tcPr>
            <w:tcW w:w="5954" w:type="dxa"/>
            <w:gridSpan w:val="4"/>
            <w:tcPrChange w:id="41" w:author="David Döbele" w:date="2023-01-03T20:59:00Z">
              <w:tcPr>
                <w:tcW w:w="5954" w:type="dxa"/>
                <w:gridSpan w:val="4"/>
                <w:vAlign w:val="bottom"/>
              </w:tcPr>
            </w:tcPrChange>
          </w:tcPr>
          <w:p w14:paraId="70CC8F61" w14:textId="77777777" w:rsidR="00221968" w:rsidRDefault="00221968" w:rsidP="00221968">
            <w:pPr>
              <w:pStyle w:val="Bullets"/>
              <w:numPr>
                <w:ilvl w:val="0"/>
                <w:numId w:val="25"/>
              </w:numPr>
              <w:rPr>
                <w:ins w:id="42" w:author="David Döbele" w:date="2023-01-03T20:59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ins w:id="43" w:author="David Döbele" w:date="2023-01-03T20:59:00Z">
              <w:r w:rsidRPr="008E5517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Verwaltung der Mannschaftskasse</w:t>
              </w:r>
            </w:ins>
          </w:p>
          <w:p w14:paraId="3371285E" w14:textId="22429EA3" w:rsidR="00221968" w:rsidRPr="00221968" w:rsidRDefault="00221968" w:rsidP="00221968">
            <w:pPr>
              <w:pStyle w:val="Bullets"/>
              <w:numPr>
                <w:ilvl w:val="0"/>
                <w:numId w:val="25"/>
              </w:numPr>
              <w:rPr>
                <w:ins w:id="44" w:author="David Döbele" w:date="2023-01-03T20:58:00Z"/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45" w:author="David Döbele" w:date="2023-01-03T20:59:00Z">
                  <w:rPr>
                    <w:ins w:id="46" w:author="David Döbele" w:date="2023-01-03T20:58:00Z"/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  <w:pPrChange w:id="47" w:author="David Döbele" w:date="2023-01-03T20:59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ins w:id="48" w:author="David Döbele" w:date="2023-01-03T20:59:00Z">
              <w:r w:rsidRPr="0022196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Organisation des Jahresabschlusses: 500 &lt; Mitglieder</w:t>
              </w:r>
              <w:r w:rsidRPr="00221968">
                <w:rPr>
                  <w:rFonts w:ascii="Times New Roman" w:hAnsi="Times New Roman" w:cs="Times New Roman"/>
                  <w:b/>
                  <w:bCs/>
                  <w:i w:val="0"/>
                  <w:iCs w:val="0"/>
                  <w:sz w:val="20"/>
                  <w:szCs w:val="20"/>
                </w:rPr>
                <w:t xml:space="preserve"> </w:t>
              </w:r>
            </w:ins>
          </w:p>
        </w:tc>
        <w:tc>
          <w:tcPr>
            <w:tcW w:w="4252" w:type="dxa"/>
            <w:gridSpan w:val="9"/>
            <w:tcPrChange w:id="49" w:author="David Döbele" w:date="2023-01-03T20:59:00Z">
              <w:tcPr>
                <w:tcW w:w="4252" w:type="dxa"/>
                <w:gridSpan w:val="8"/>
                <w:vAlign w:val="bottom"/>
              </w:tcPr>
            </w:tcPrChange>
          </w:tcPr>
          <w:p w14:paraId="17265AFE" w14:textId="77777777" w:rsidR="00221968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ins w:id="50" w:author="David Döbele" w:date="2023-01-03T20:58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221968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45A1B007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Tus Langenholtausen 1919 E. V</w:t>
            </w:r>
          </w:p>
        </w:tc>
        <w:tc>
          <w:tcPr>
            <w:tcW w:w="4252" w:type="dxa"/>
            <w:gridSpan w:val="9"/>
            <w:vAlign w:val="bottom"/>
          </w:tcPr>
          <w:p w14:paraId="21BF18C9" w14:textId="59CD1CF7" w:rsidR="00221968" w:rsidRPr="001647AB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Balve</w:t>
            </w:r>
          </w:p>
        </w:tc>
      </w:tr>
      <w:tr w:rsidR="00221968" w:rsidRPr="00F44F5F" w14:paraId="04BFDD79" w14:textId="77777777" w:rsidTr="00FE0496">
        <w:trPr>
          <w:trHeight w:val="20"/>
        </w:trPr>
        <w:tc>
          <w:tcPr>
            <w:tcW w:w="8364" w:type="dxa"/>
            <w:gridSpan w:val="12"/>
          </w:tcPr>
          <w:p w14:paraId="5D908AF7" w14:textId="779F0C7B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Kassenführer beim TuS Langenholtausen 1919 E. V</w:t>
            </w:r>
          </w:p>
        </w:tc>
        <w:tc>
          <w:tcPr>
            <w:tcW w:w="1842" w:type="dxa"/>
          </w:tcPr>
          <w:p w14:paraId="0D2FFB14" w14:textId="28F062AE" w:rsidR="00221968" w:rsidRPr="001647AB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21968" w:rsidRPr="00F44F5F" w14:paraId="66A58453" w14:textId="77777777" w:rsidTr="00FE0496">
        <w:trPr>
          <w:trHeight w:val="20"/>
        </w:trPr>
        <w:tc>
          <w:tcPr>
            <w:tcW w:w="10206" w:type="dxa"/>
            <w:gridSpan w:val="13"/>
          </w:tcPr>
          <w:p w14:paraId="353E93C1" w14:textId="4908A65B" w:rsidR="00221968" w:rsidRPr="008E5517" w:rsidRDefault="00221968" w:rsidP="0022196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Verwaltung der Mannschaftskasse</w:t>
            </w:r>
          </w:p>
          <w:p w14:paraId="50B5B9CB" w14:textId="1A4B5D79" w:rsidR="00221968" w:rsidRPr="001647AB" w:rsidRDefault="00221968" w:rsidP="0022196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Organisation des Jahresabschlusses: 500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&lt;</w:t>
            </w: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Mitglieder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221968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45F44514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Zweite - Juniorenbundesliga </w:t>
            </w:r>
          </w:p>
        </w:tc>
        <w:tc>
          <w:tcPr>
            <w:tcW w:w="4252" w:type="dxa"/>
            <w:gridSpan w:val="9"/>
            <w:vAlign w:val="bottom"/>
          </w:tcPr>
          <w:p w14:paraId="7F9CDF1E" w14:textId="1D757FFF" w:rsidR="00221968" w:rsidRPr="001647AB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Siegen/Soest</w:t>
            </w:r>
          </w:p>
        </w:tc>
      </w:tr>
      <w:tr w:rsidR="00221968" w:rsidRPr="00F44F5F" w14:paraId="7B2F81B2" w14:textId="77777777" w:rsidTr="00FE0496">
        <w:trPr>
          <w:trHeight w:val="57"/>
        </w:trPr>
        <w:tc>
          <w:tcPr>
            <w:tcW w:w="7655" w:type="dxa"/>
            <w:gridSpan w:val="11"/>
          </w:tcPr>
          <w:p w14:paraId="099DE2C5" w14:textId="5B038312" w:rsidR="00221968" w:rsidRPr="008E5517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</w:pPr>
            <w:r w:rsidRPr="008E5517"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</w:rPr>
              <w:t xml:space="preserve">Fußballspieler der Vereine Sportfreunde Siegen und SV Westfalia Soest </w:t>
            </w:r>
          </w:p>
        </w:tc>
        <w:tc>
          <w:tcPr>
            <w:tcW w:w="2551" w:type="dxa"/>
            <w:gridSpan w:val="2"/>
          </w:tcPr>
          <w:p w14:paraId="091163D4" w14:textId="05FF9C7F" w:rsidR="00221968" w:rsidRPr="001647AB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221968" w:rsidRPr="00F44F5F" w14:paraId="2618F0FF" w14:textId="77777777" w:rsidTr="00FE0496">
        <w:trPr>
          <w:trHeight w:val="57"/>
        </w:trPr>
        <w:tc>
          <w:tcPr>
            <w:tcW w:w="10206" w:type="dxa"/>
            <w:gridSpan w:val="13"/>
            <w:vAlign w:val="bottom"/>
          </w:tcPr>
          <w:p w14:paraId="4F57D799" w14:textId="77777777" w:rsidR="00221968" w:rsidRPr="008E5517" w:rsidRDefault="00221968" w:rsidP="0022196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Sportfreunde Siegen (U17/U19)</w:t>
            </w:r>
          </w:p>
          <w:p w14:paraId="1570DE9D" w14:textId="54DDD13E" w:rsidR="00221968" w:rsidRPr="008E5517" w:rsidRDefault="00221968" w:rsidP="0022196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E55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SV Westfalia Soest (U19)</w:t>
            </w:r>
          </w:p>
        </w:tc>
      </w:tr>
      <w:tr w:rsidR="00221968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0BA41EB4" w:rsidR="00221968" w:rsidRPr="008E5517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E551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Regionalauswahl Südwestfalen </w:t>
            </w:r>
          </w:p>
        </w:tc>
        <w:tc>
          <w:tcPr>
            <w:tcW w:w="4252" w:type="dxa"/>
            <w:gridSpan w:val="9"/>
            <w:vAlign w:val="bottom"/>
          </w:tcPr>
          <w:p w14:paraId="30626CB8" w14:textId="4DA36517" w:rsidR="00221968" w:rsidRPr="001647AB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Olpe</w:t>
            </w:r>
          </w:p>
        </w:tc>
      </w:tr>
      <w:tr w:rsidR="00221968" w:rsidRPr="00F44F5F" w14:paraId="56372BDE" w14:textId="77777777" w:rsidTr="00FE0496">
        <w:trPr>
          <w:trHeight w:val="193"/>
        </w:trPr>
        <w:tc>
          <w:tcPr>
            <w:tcW w:w="7371" w:type="dxa"/>
            <w:gridSpan w:val="9"/>
          </w:tcPr>
          <w:p w14:paraId="3C87D247" w14:textId="789D4B71" w:rsidR="00221968" w:rsidRPr="001647AB" w:rsidRDefault="00221968" w:rsidP="0022196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Auswahlspieler für Südwestfalen </w:t>
            </w:r>
          </w:p>
        </w:tc>
        <w:tc>
          <w:tcPr>
            <w:tcW w:w="2835" w:type="dxa"/>
            <w:gridSpan w:val="4"/>
          </w:tcPr>
          <w:p w14:paraId="288A2195" w14:textId="46D7A4A5" w:rsidR="00221968" w:rsidRPr="00F44F5F" w:rsidRDefault="00221968" w:rsidP="002219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221968" w:rsidRPr="00F44F5F" w14:paraId="7ECB507F" w14:textId="77777777" w:rsidTr="00FE0496">
        <w:trPr>
          <w:trHeight w:val="193"/>
        </w:trPr>
        <w:tc>
          <w:tcPr>
            <w:tcW w:w="10206" w:type="dxa"/>
            <w:gridSpan w:val="13"/>
          </w:tcPr>
          <w:p w14:paraId="2CC438FF" w14:textId="51076674" w:rsidR="00221968" w:rsidRPr="00FE0496" w:rsidRDefault="00221968" w:rsidP="0022196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Regionalauswahlkader: 22 Fußballspieler </w:t>
            </w:r>
          </w:p>
        </w:tc>
      </w:tr>
      <w:tr w:rsidR="00221968" w:rsidRPr="00F44F5F" w14:paraId="482569A2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16D2FD1" w:rsidR="00221968" w:rsidRPr="001647AB" w:rsidRDefault="00221968" w:rsidP="0022196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221968" w:rsidRPr="00F44F5F" w14:paraId="2B257790" w14:textId="77777777" w:rsidTr="00221968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1" w:author="David Döbele" w:date="2023-01-03T20:59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52" w:author="David Döbele" w:date="2023-01-03T20:59:00Z">
            <w:trPr>
              <w:trHeight w:val="340"/>
            </w:trPr>
          </w:trPrChange>
        </w:trPr>
        <w:tc>
          <w:tcPr>
            <w:tcW w:w="1418" w:type="dxa"/>
            <w:tcBorders>
              <w:top w:val="single" w:sz="4" w:space="0" w:color="auto"/>
            </w:tcBorders>
            <w:vAlign w:val="bottom"/>
            <w:tcPrChange w:id="53" w:author="David Döbele" w:date="2023-01-03T20:59:00Z">
              <w:tcPr>
                <w:tcW w:w="1418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381039F" w14:textId="130D3EBA" w:rsidR="00221968" w:rsidDel="00221968" w:rsidRDefault="00221968" w:rsidP="00221968">
            <w:pPr>
              <w:rPr>
                <w:del w:id="54" w:author="David Döbele" w:date="2023-01-03T20:59:00Z"/>
                <w:rFonts w:ascii="Times New Roman" w:hAnsi="Times New Roman" w:cs="Times New Roman"/>
                <w:sz w:val="20"/>
                <w:szCs w:val="20"/>
              </w:rPr>
            </w:pPr>
          </w:p>
          <w:p w14:paraId="44860029" w14:textId="63C0F7C3" w:rsidR="00221968" w:rsidRDefault="00221968" w:rsidP="002219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3DB7856A" w:rsidR="00221968" w:rsidRPr="001647AB" w:rsidRDefault="00221968" w:rsidP="0022196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12"/>
            <w:tcBorders>
              <w:top w:val="single" w:sz="4" w:space="0" w:color="auto"/>
            </w:tcBorders>
            <w:vAlign w:val="bottom"/>
            <w:tcPrChange w:id="55" w:author="David Döbele" w:date="2023-01-03T20:59:00Z">
              <w:tcPr>
                <w:tcW w:w="8788" w:type="dxa"/>
                <w:gridSpan w:val="11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AF61D75" w14:textId="77777777" w:rsidR="00221968" w:rsidRDefault="00221968" w:rsidP="0022196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Italienisch (Muttersprache), Albanisch (Muttersprache), </w:t>
            </w:r>
          </w:p>
          <w:p w14:paraId="061D3FCE" w14:textId="5EAE0E1A" w:rsidR="00221968" w:rsidRPr="008E5517" w:rsidRDefault="00221968" w:rsidP="0022196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Englisch (Verhandlungssicher); Latein (Latinum)</w:t>
            </w:r>
          </w:p>
        </w:tc>
      </w:tr>
      <w:tr w:rsidR="00221968" w:rsidRPr="003A280E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221968" w:rsidRPr="001647AB" w:rsidRDefault="00221968" w:rsidP="002219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2"/>
            <w:vAlign w:val="bottom"/>
          </w:tcPr>
          <w:p w14:paraId="60CA2168" w14:textId="7798EDE2" w:rsidR="00221968" w:rsidRPr="001647AB" w:rsidRDefault="00221968" w:rsidP="0022196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(fortgeschritten)</w:t>
            </w:r>
          </w:p>
        </w:tc>
      </w:tr>
      <w:tr w:rsidR="00221968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221968" w:rsidRPr="001647AB" w:rsidRDefault="00221968" w:rsidP="002219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2"/>
            <w:vAlign w:val="bottom"/>
          </w:tcPr>
          <w:p w14:paraId="598C2742" w14:textId="3E9797AC" w:rsidR="00221968" w:rsidRPr="001647AB" w:rsidRDefault="00221968" w:rsidP="0022196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Fußball, Fitness, Extremtauchen</w:t>
            </w:r>
          </w:p>
        </w:tc>
      </w:tr>
      <w:tr w:rsidR="00221968" w:rsidRPr="00F44F5F" w14:paraId="071AB173" w14:textId="77777777" w:rsidTr="00FE0496">
        <w:trPr>
          <w:trHeight w:val="1279"/>
        </w:trPr>
        <w:tc>
          <w:tcPr>
            <w:tcW w:w="10206" w:type="dxa"/>
            <w:gridSpan w:val="13"/>
            <w:vAlign w:val="bottom"/>
          </w:tcPr>
          <w:p w14:paraId="6478BDEA" w14:textId="13D94D33" w:rsidR="00221968" w:rsidRPr="00F44F5F" w:rsidRDefault="00221968" w:rsidP="00221968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Frankfurt, 05.11.2019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1C632" w14:textId="77777777" w:rsidR="008F4ADD" w:rsidRDefault="008F4ADD" w:rsidP="00BE053D">
      <w:pPr>
        <w:spacing w:after="0" w:line="240" w:lineRule="auto"/>
      </w:pPr>
      <w:r>
        <w:separator/>
      </w:r>
    </w:p>
  </w:endnote>
  <w:endnote w:type="continuationSeparator" w:id="0">
    <w:p w14:paraId="6D818953" w14:textId="77777777" w:rsidR="008F4ADD" w:rsidRDefault="008F4AD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E3159" w14:textId="77777777" w:rsidR="008F4ADD" w:rsidRDefault="008F4ADD" w:rsidP="00BE053D">
      <w:pPr>
        <w:spacing w:after="0" w:line="240" w:lineRule="auto"/>
      </w:pPr>
      <w:r>
        <w:separator/>
      </w:r>
    </w:p>
  </w:footnote>
  <w:footnote w:type="continuationSeparator" w:id="0">
    <w:p w14:paraId="521702E1" w14:textId="77777777" w:rsidR="008F4ADD" w:rsidRDefault="008F4AD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A4C35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599356">
    <w:abstractNumId w:val="14"/>
  </w:num>
  <w:num w:numId="2" w16cid:durableId="1382092738">
    <w:abstractNumId w:val="17"/>
  </w:num>
  <w:num w:numId="3" w16cid:durableId="353269272">
    <w:abstractNumId w:val="20"/>
  </w:num>
  <w:num w:numId="4" w16cid:durableId="563107148">
    <w:abstractNumId w:val="0"/>
  </w:num>
  <w:num w:numId="5" w16cid:durableId="921185124">
    <w:abstractNumId w:val="1"/>
  </w:num>
  <w:num w:numId="6" w16cid:durableId="425658967">
    <w:abstractNumId w:val="2"/>
  </w:num>
  <w:num w:numId="7" w16cid:durableId="245305669">
    <w:abstractNumId w:val="13"/>
  </w:num>
  <w:num w:numId="8" w16cid:durableId="929318326">
    <w:abstractNumId w:val="23"/>
  </w:num>
  <w:num w:numId="9" w16cid:durableId="1685981128">
    <w:abstractNumId w:val="12"/>
  </w:num>
  <w:num w:numId="10" w16cid:durableId="1834642635">
    <w:abstractNumId w:val="24"/>
  </w:num>
  <w:num w:numId="11" w16cid:durableId="971062104">
    <w:abstractNumId w:val="5"/>
  </w:num>
  <w:num w:numId="12" w16cid:durableId="1837334194">
    <w:abstractNumId w:val="6"/>
  </w:num>
  <w:num w:numId="13" w16cid:durableId="331833911">
    <w:abstractNumId w:val="8"/>
  </w:num>
  <w:num w:numId="14" w16cid:durableId="1152526179">
    <w:abstractNumId w:val="9"/>
  </w:num>
  <w:num w:numId="15" w16cid:durableId="1847091271">
    <w:abstractNumId w:val="22"/>
  </w:num>
  <w:num w:numId="16" w16cid:durableId="1652708217">
    <w:abstractNumId w:val="4"/>
  </w:num>
  <w:num w:numId="17" w16cid:durableId="1027415542">
    <w:abstractNumId w:val="16"/>
  </w:num>
  <w:num w:numId="18" w16cid:durableId="1003973909">
    <w:abstractNumId w:val="3"/>
  </w:num>
  <w:num w:numId="19" w16cid:durableId="1279802558">
    <w:abstractNumId w:val="19"/>
  </w:num>
  <w:num w:numId="20" w16cid:durableId="495460804">
    <w:abstractNumId w:val="10"/>
  </w:num>
  <w:num w:numId="21" w16cid:durableId="592124842">
    <w:abstractNumId w:val="11"/>
  </w:num>
  <w:num w:numId="22" w16cid:durableId="853307369">
    <w:abstractNumId w:val="15"/>
  </w:num>
  <w:num w:numId="23" w16cid:durableId="1310358139">
    <w:abstractNumId w:val="7"/>
  </w:num>
  <w:num w:numId="24" w16cid:durableId="1835412801">
    <w:abstractNumId w:val="21"/>
  </w:num>
  <w:num w:numId="25" w16cid:durableId="1050573049">
    <w:abstractNumId w:val="25"/>
  </w:num>
  <w:num w:numId="26" w16cid:durableId="985164502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3E9E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2DF6"/>
    <w:rsid w:val="001F4175"/>
    <w:rsid w:val="00221968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02CD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280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1526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5060"/>
    <w:rsid w:val="00693E09"/>
    <w:rsid w:val="00697C5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1680"/>
    <w:rsid w:val="008173DF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E5517"/>
    <w:rsid w:val="008F4ADD"/>
    <w:rsid w:val="009053D7"/>
    <w:rsid w:val="0091331D"/>
    <w:rsid w:val="0093223C"/>
    <w:rsid w:val="00936F85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3C63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E66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219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2010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2022-12-29T18:33:00Z</dcterms:created>
  <dcterms:modified xsi:type="dcterms:W3CDTF">2023-01-03T20:00:00Z</dcterms:modified>
</cp:coreProperties>
</file>