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CC29139" w:rsidR="006D2592" w:rsidRPr="008A166D" w:rsidRDefault="008A166D" w:rsidP="006A7895">
      <w:pPr>
        <w:spacing w:after="0" w:line="240" w:lineRule="auto"/>
        <w:jc w:val="right"/>
        <w:rPr>
          <w:rFonts w:ascii="Georgia" w:hAnsi="Georgia" w:cs="Times New Roman"/>
          <w:sz w:val="21"/>
          <w:szCs w:val="21"/>
          <w:lang w:val="en-US"/>
        </w:rPr>
      </w:pPr>
      <w:r w:rsidRPr="008A166D">
        <w:rPr>
          <w:rFonts w:ascii="Georgia" w:hAnsi="Georgia" w:cs="Times New Roman"/>
          <w:sz w:val="21"/>
          <w:szCs w:val="21"/>
          <w:lang w:val="en-US"/>
        </w:rPr>
        <w:t xml:space="preserve">Florian </w:t>
      </w:r>
      <w:proofErr w:type="spellStart"/>
      <w:r w:rsidRPr="008A166D">
        <w:rPr>
          <w:rFonts w:ascii="Georgia" w:hAnsi="Georgia" w:cs="Times New Roman"/>
          <w:sz w:val="21"/>
          <w:szCs w:val="21"/>
          <w:lang w:val="en-US"/>
        </w:rPr>
        <w:t>Hauthaler</w:t>
      </w:r>
      <w:proofErr w:type="spellEnd"/>
    </w:p>
    <w:p w14:paraId="2458A2A0" w14:textId="2C9B3F65" w:rsidR="00857C6F" w:rsidRPr="008A166D" w:rsidRDefault="008A166D" w:rsidP="006A7895">
      <w:pPr>
        <w:spacing w:after="0" w:line="240" w:lineRule="auto"/>
        <w:jc w:val="right"/>
        <w:rPr>
          <w:rFonts w:ascii="Georgia" w:hAnsi="Georgia" w:cs="Times New Roman"/>
          <w:sz w:val="21"/>
          <w:szCs w:val="21"/>
          <w:lang w:val="en-US"/>
        </w:rPr>
      </w:pPr>
      <w:r w:rsidRPr="008A166D">
        <w:rPr>
          <w:rFonts w:ascii="Georgia" w:hAnsi="Georgia" w:cs="Times New Roman"/>
          <w:sz w:val="21"/>
          <w:szCs w:val="21"/>
          <w:lang w:val="en-US"/>
        </w:rPr>
        <w:t>Marianne Allee 1</w:t>
      </w:r>
    </w:p>
    <w:p w14:paraId="451AEE20" w14:textId="2A8DD511" w:rsidR="00857C6F" w:rsidRPr="008A166D" w:rsidRDefault="008A166D" w:rsidP="006A7895">
      <w:pPr>
        <w:spacing w:after="0" w:line="240" w:lineRule="auto"/>
        <w:jc w:val="right"/>
        <w:rPr>
          <w:rFonts w:ascii="Georgia" w:hAnsi="Georgia" w:cs="Times New Roman"/>
          <w:sz w:val="21"/>
          <w:szCs w:val="21"/>
          <w:lang w:val="en-US"/>
        </w:rPr>
      </w:pPr>
      <w:r w:rsidRPr="008A166D">
        <w:rPr>
          <w:rFonts w:ascii="Georgia" w:hAnsi="Georgia" w:cs="Times New Roman"/>
          <w:sz w:val="21"/>
          <w:szCs w:val="21"/>
          <w:lang w:val="en-US"/>
        </w:rPr>
        <w:t>50</w:t>
      </w:r>
      <w:r>
        <w:rPr>
          <w:rFonts w:ascii="Georgia" w:hAnsi="Georgia" w:cs="Times New Roman"/>
          <w:sz w:val="21"/>
          <w:szCs w:val="21"/>
          <w:lang w:val="en-US"/>
        </w:rPr>
        <w:t xml:space="preserve">71 </w:t>
      </w:r>
      <w:proofErr w:type="spellStart"/>
      <w:r>
        <w:rPr>
          <w:rFonts w:ascii="Georgia" w:hAnsi="Georgia" w:cs="Times New Roman"/>
          <w:sz w:val="21"/>
          <w:szCs w:val="21"/>
          <w:lang w:val="en-US"/>
        </w:rPr>
        <w:t>Wals-Siezenheim</w:t>
      </w:r>
      <w:proofErr w:type="spellEnd"/>
    </w:p>
    <w:p w14:paraId="12BA391A" w14:textId="23D9ACE8" w:rsidR="006A7895" w:rsidRPr="008A166D" w:rsidRDefault="008A166D" w:rsidP="006A7895">
      <w:pPr>
        <w:spacing w:after="0" w:line="240" w:lineRule="auto"/>
        <w:jc w:val="right"/>
        <w:rPr>
          <w:rFonts w:ascii="Georgia" w:hAnsi="Georgia" w:cs="Times New Roman"/>
          <w:sz w:val="21"/>
          <w:szCs w:val="21"/>
          <w:lang w:val="en-US"/>
        </w:rPr>
      </w:pPr>
      <w:r>
        <w:rPr>
          <w:rFonts w:ascii="Georgia" w:hAnsi="Georgia" w:cs="Georgia"/>
          <w:color w:val="000000"/>
          <w:sz w:val="21"/>
          <w:szCs w:val="21"/>
          <w:lang w:val="en-US"/>
        </w:rPr>
        <w:t>hauthalerflo@g</w:t>
      </w:r>
      <w:r w:rsidR="00857C6F" w:rsidRPr="008A166D">
        <w:rPr>
          <w:rFonts w:ascii="Georgia" w:hAnsi="Georgia" w:cs="Georgia"/>
          <w:color w:val="000000"/>
          <w:sz w:val="21"/>
          <w:szCs w:val="21"/>
          <w:lang w:val="en-US"/>
        </w:rPr>
        <w:t>mail.com</w:t>
      </w:r>
    </w:p>
    <w:p w14:paraId="2E7278C7" w14:textId="31C02001"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4</w:t>
      </w:r>
      <w:r w:rsidR="008A166D">
        <w:rPr>
          <w:rFonts w:ascii="Georgia" w:hAnsi="Georgia" w:cs="Georgia"/>
          <w:color w:val="000000"/>
          <w:sz w:val="21"/>
          <w:szCs w:val="21"/>
        </w:rPr>
        <w:t>3</w:t>
      </w:r>
      <w:r w:rsidR="00857C6F" w:rsidRPr="00D30CEA">
        <w:rPr>
          <w:rFonts w:ascii="Georgia" w:hAnsi="Georgia" w:cs="Georgia"/>
          <w:color w:val="000000"/>
          <w:sz w:val="21"/>
          <w:szCs w:val="21"/>
        </w:rPr>
        <w:t xml:space="preserve"> </w:t>
      </w:r>
      <w:r w:rsidR="008A166D">
        <w:rPr>
          <w:rFonts w:ascii="Georgia" w:hAnsi="Georgia" w:cs="Georgia"/>
          <w:color w:val="000000"/>
          <w:sz w:val="21"/>
          <w:szCs w:val="21"/>
        </w:rPr>
        <w:t>676</w:t>
      </w:r>
      <w:r w:rsidR="00857C6F" w:rsidRPr="00D30CEA">
        <w:rPr>
          <w:rFonts w:ascii="Georgia" w:hAnsi="Georgia" w:cs="Georgia"/>
          <w:color w:val="000000"/>
          <w:sz w:val="21"/>
          <w:szCs w:val="21"/>
        </w:rPr>
        <w:t xml:space="preserve"> </w:t>
      </w:r>
      <w:r w:rsidR="008A166D">
        <w:rPr>
          <w:rFonts w:ascii="Georgia" w:hAnsi="Georgia" w:cs="Georgia"/>
          <w:color w:val="000000"/>
          <w:sz w:val="21"/>
          <w:szCs w:val="21"/>
        </w:rPr>
        <w:t>4813303</w:t>
      </w:r>
    </w:p>
    <w:p w14:paraId="170FE07D" w14:textId="77777777" w:rsidR="00F270C0" w:rsidRDefault="00F270C0" w:rsidP="00F74175">
      <w:pPr>
        <w:spacing w:after="0"/>
        <w:rPr>
          <w:rFonts w:ascii="Georgia" w:hAnsi="Georgia" w:cs="Georgia"/>
          <w:color w:val="000000"/>
          <w:sz w:val="21"/>
          <w:szCs w:val="21"/>
        </w:rPr>
      </w:pP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6A013FD1" w14:textId="1ED858FC" w:rsidR="00F74175" w:rsidRPr="00D30CEA"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09693317" w:rsidR="006A7895" w:rsidRPr="008A166D" w:rsidRDefault="008A166D" w:rsidP="0085213A">
      <w:pPr>
        <w:spacing w:after="0"/>
        <w:jc w:val="right"/>
        <w:rPr>
          <w:rFonts w:ascii="Georgia" w:hAnsi="Georgia" w:cs="Times New Roman"/>
          <w:sz w:val="21"/>
          <w:szCs w:val="21"/>
          <w:lang w:val="de-AT"/>
        </w:rPr>
      </w:pPr>
      <w:r>
        <w:rPr>
          <w:rFonts w:ascii="Georgia" w:hAnsi="Georgia" w:cs="Times New Roman"/>
          <w:sz w:val="21"/>
          <w:szCs w:val="21"/>
          <w:lang w:val="de-AT"/>
        </w:rPr>
        <w:t>Wals-Siezenheim</w:t>
      </w:r>
      <w:r w:rsidR="002D594E" w:rsidRPr="008A166D">
        <w:rPr>
          <w:rFonts w:ascii="Georgia" w:hAnsi="Georgia" w:cs="Times New Roman"/>
          <w:sz w:val="21"/>
          <w:szCs w:val="21"/>
          <w:lang w:val="de-AT"/>
        </w:rPr>
        <w:t xml:space="preserve">, </w:t>
      </w:r>
      <w:r>
        <w:rPr>
          <w:rFonts w:ascii="Georgia" w:hAnsi="Georgia" w:cs="Times New Roman"/>
          <w:sz w:val="21"/>
          <w:szCs w:val="21"/>
          <w:lang w:val="de-AT"/>
        </w:rPr>
        <w:t>02</w:t>
      </w:r>
      <w:r w:rsidR="002D594E" w:rsidRPr="008A166D">
        <w:rPr>
          <w:rFonts w:ascii="Georgia" w:hAnsi="Georgia" w:cs="Times New Roman"/>
          <w:sz w:val="21"/>
          <w:szCs w:val="21"/>
          <w:lang w:val="de-AT"/>
        </w:rPr>
        <w:t>.</w:t>
      </w:r>
      <w:r>
        <w:rPr>
          <w:rFonts w:ascii="Georgia" w:hAnsi="Georgia" w:cs="Times New Roman"/>
          <w:sz w:val="21"/>
          <w:szCs w:val="21"/>
          <w:lang w:val="de-AT"/>
        </w:rPr>
        <w:t>09</w:t>
      </w:r>
      <w:r w:rsidR="006A7895" w:rsidRPr="008A166D">
        <w:rPr>
          <w:rFonts w:ascii="Georgia" w:hAnsi="Georgia" w:cs="Times New Roman"/>
          <w:sz w:val="21"/>
          <w:szCs w:val="21"/>
          <w:lang w:val="de-AT"/>
        </w:rPr>
        <w:t>.</w:t>
      </w:r>
      <w:r w:rsidR="003D5D1E" w:rsidRPr="008A166D">
        <w:rPr>
          <w:rFonts w:ascii="Georgia" w:hAnsi="Georgia" w:cs="Times New Roman"/>
          <w:sz w:val="21"/>
          <w:szCs w:val="21"/>
          <w:lang w:val="de-AT"/>
        </w:rPr>
        <w:t>20</w:t>
      </w:r>
      <w:r>
        <w:rPr>
          <w:rFonts w:ascii="Georgia" w:hAnsi="Georgia" w:cs="Times New Roman"/>
          <w:sz w:val="21"/>
          <w:szCs w:val="21"/>
          <w:lang w:val="de-AT"/>
        </w:rPr>
        <w:t>24</w:t>
      </w:r>
    </w:p>
    <w:p w14:paraId="0731715D" w14:textId="77777777" w:rsidR="001E0088" w:rsidRPr="008A166D" w:rsidRDefault="001E0088" w:rsidP="001E0088">
      <w:pPr>
        <w:spacing w:after="0"/>
        <w:jc w:val="right"/>
        <w:rPr>
          <w:rFonts w:ascii="Georgia" w:hAnsi="Georgia" w:cs="Times New Roman"/>
          <w:sz w:val="21"/>
          <w:szCs w:val="21"/>
          <w:lang w:val="de-AT"/>
        </w:rPr>
      </w:pPr>
    </w:p>
    <w:p w14:paraId="0098600D" w14:textId="59CE9F23"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1952E0FD" w14:textId="644C0DEC" w:rsidR="00CC01FC" w:rsidRDefault="00CC01FC" w:rsidP="00CC01FC">
      <w:pPr>
        <w:spacing w:after="0"/>
        <w:jc w:val="both"/>
        <w:rPr>
          <w:rFonts w:ascii="Georgia" w:hAnsi="Georgia" w:cs="Times New Roman"/>
          <w:sz w:val="21"/>
          <w:szCs w:val="21"/>
        </w:rPr>
      </w:pPr>
      <w:r>
        <w:rPr>
          <w:rFonts w:ascii="Georgia" w:hAnsi="Georgia" w:cs="Times New Roman"/>
          <w:sz w:val="21"/>
          <w:szCs w:val="21"/>
        </w:rPr>
        <w:t xml:space="preserve">an einer </w:t>
      </w:r>
      <w:del w:id="0" w:author="David Döbele" w:date="2024-09-03T18:40:00Z" w16du:dateUtc="2024-09-03T16:40:00Z">
        <w:r w:rsidDel="00816912">
          <w:rPr>
            <w:rFonts w:ascii="Georgia" w:hAnsi="Georgia" w:cs="Times New Roman"/>
            <w:sz w:val="21"/>
            <w:szCs w:val="21"/>
          </w:rPr>
          <w:delText xml:space="preserve">Aufgabe </w:delText>
        </w:r>
      </w:del>
      <w:ins w:id="1" w:author="David Döbele" w:date="2024-09-03T18:40:00Z" w16du:dateUtc="2024-09-03T16:40:00Z">
        <w:r w:rsidR="00816912">
          <w:rPr>
            <w:rFonts w:ascii="Georgia" w:hAnsi="Georgia" w:cs="Times New Roman"/>
            <w:sz w:val="21"/>
            <w:szCs w:val="21"/>
          </w:rPr>
          <w:t>Tätigkeit</w:t>
        </w:r>
        <w:r w:rsidR="00816912">
          <w:rPr>
            <w:rFonts w:ascii="Georgia" w:hAnsi="Georgia" w:cs="Times New Roman"/>
            <w:sz w:val="21"/>
            <w:szCs w:val="21"/>
          </w:rPr>
          <w:t xml:space="preserve"> </w:t>
        </w:r>
      </w:ins>
      <w:r>
        <w:rPr>
          <w:rFonts w:ascii="Georgia" w:hAnsi="Georgia" w:cs="Times New Roman"/>
          <w:sz w:val="21"/>
          <w:szCs w:val="21"/>
        </w:rPr>
        <w:t xml:space="preserve">im Bereich Investment Banking begeistert mich insbesondere der Impact, den man mit der Mitarbeit an entscheidenden Transaktionen haben kann. Nirgendwo sonst hat man schon als Praktikant solche Chancen, sich einzubringen. Außerdem arbeitet man ausschließlich mit smarten sowie hoch motivierten Personen zusammen, die über ein großes Know-how verfügen, von denen ich sehr profitieren würde. Doch meine größte intrinsische Motivation, bei Ihrem Unternehmen arbeiten zu dürfen, ist eben diese steile Lernkurve. Da ich bereit bin, viele Stunden in diesen Job zu investieren, erstklassige Arbeit zu leisten und Ihnen dadurch einen Mehrwert zu bieten, möchte ich Ihr </w:t>
      </w:r>
      <w:r w:rsidRPr="00816912">
        <w:rPr>
          <w:rFonts w:ascii="Georgia" w:hAnsi="Georgia" w:cs="Times New Roman"/>
          <w:b/>
          <w:bCs/>
          <w:sz w:val="21"/>
          <w:szCs w:val="21"/>
          <w:rPrChange w:id="2" w:author="David Döbele" w:date="2024-09-03T18:43:00Z" w16du:dateUtc="2024-09-03T16:43:00Z">
            <w:rPr>
              <w:rFonts w:ascii="Georgia" w:hAnsi="Georgia" w:cs="Times New Roman"/>
              <w:sz w:val="21"/>
              <w:szCs w:val="21"/>
            </w:rPr>
          </w:rPrChange>
        </w:rPr>
        <w:t>M&amp;A Team</w:t>
      </w:r>
      <w:r>
        <w:rPr>
          <w:rFonts w:ascii="Georgia" w:hAnsi="Georgia" w:cs="Times New Roman"/>
          <w:sz w:val="21"/>
          <w:szCs w:val="21"/>
        </w:rPr>
        <w:t xml:space="preserve"> gerne ab dem 00.00.2025 für acht Wochen unterstützen.</w:t>
      </w:r>
    </w:p>
    <w:p w14:paraId="1B8DFFE6" w14:textId="77777777" w:rsidR="00CC01FC" w:rsidRDefault="00CC01FC" w:rsidP="00CC01FC">
      <w:pPr>
        <w:spacing w:after="0"/>
        <w:jc w:val="both"/>
        <w:rPr>
          <w:rFonts w:ascii="Georgia" w:hAnsi="Georgia" w:cs="Times New Roman"/>
          <w:sz w:val="21"/>
          <w:szCs w:val="21"/>
        </w:rPr>
      </w:pPr>
    </w:p>
    <w:p w14:paraId="319EDC4E" w14:textId="459965B6" w:rsidR="00CC01FC" w:rsidRDefault="00CC01FC" w:rsidP="00CC01FC">
      <w:pPr>
        <w:spacing w:after="0"/>
        <w:jc w:val="both"/>
        <w:rPr>
          <w:rFonts w:ascii="Georgia" w:hAnsi="Georgia" w:cs="Times New Roman"/>
          <w:sz w:val="21"/>
          <w:szCs w:val="21"/>
        </w:rPr>
      </w:pPr>
      <w:r>
        <w:rPr>
          <w:rFonts w:ascii="Georgia" w:hAnsi="Georgia" w:cs="Times New Roman"/>
          <w:sz w:val="21"/>
          <w:szCs w:val="21"/>
        </w:rPr>
        <w:t xml:space="preserve">Zum jetzigen Zeitpunkt studiere ich „Wirtschafts- und Sozialwissenschaften“ im ersten Semester an der Wirtschaftsuniversität Wien. Ich habe mich schon hervorragend eingelebt und ein weitreichendes Netzwerk mit ebenso ambitionierten Mitstudierenden aufgebaut. Mit ausgewählten </w:t>
      </w:r>
      <w:del w:id="3" w:author="David Döbele" w:date="2024-09-03T18:41:00Z" w16du:dateUtc="2024-09-03T16:41:00Z">
        <w:r w:rsidDel="00816912">
          <w:rPr>
            <w:rFonts w:ascii="Georgia" w:hAnsi="Georgia" w:cs="Times New Roman"/>
            <w:sz w:val="21"/>
            <w:szCs w:val="21"/>
          </w:rPr>
          <w:delText>g</w:delText>
        </w:r>
      </w:del>
      <w:proofErr w:type="gramStart"/>
      <w:ins w:id="4" w:author="David Döbele" w:date="2024-09-03T18:41:00Z" w16du:dateUtc="2024-09-03T16:41:00Z">
        <w:r w:rsidR="00816912">
          <w:rPr>
            <w:rFonts w:ascii="Georgia" w:hAnsi="Georgia" w:cs="Times New Roman"/>
            <w:sz w:val="21"/>
            <w:szCs w:val="21"/>
          </w:rPr>
          <w:t>G</w:t>
        </w:r>
      </w:ins>
      <w:r>
        <w:rPr>
          <w:rFonts w:ascii="Georgia" w:hAnsi="Georgia" w:cs="Times New Roman"/>
          <w:sz w:val="21"/>
          <w:szCs w:val="21"/>
        </w:rPr>
        <w:t>leich</w:t>
      </w:r>
      <w:proofErr w:type="gramEnd"/>
      <w:del w:id="5" w:author="David Döbele" w:date="2024-09-03T18:41:00Z" w16du:dateUtc="2024-09-03T16:41:00Z">
        <w:r w:rsidDel="00816912">
          <w:rPr>
            <w:rFonts w:ascii="Georgia" w:hAnsi="Georgia" w:cs="Times New Roman"/>
            <w:sz w:val="21"/>
            <w:szCs w:val="21"/>
          </w:rPr>
          <w:delText xml:space="preserve"> </w:delText>
        </w:r>
      </w:del>
      <w:r>
        <w:rPr>
          <w:rFonts w:ascii="Georgia" w:hAnsi="Georgia" w:cs="Times New Roman"/>
          <w:sz w:val="21"/>
          <w:szCs w:val="21"/>
        </w:rPr>
        <w:t xml:space="preserve">gesinnten verbringe ich viel Zeit zu lernen. Diese haben einen ähnlichen Eindruck von meinen Stärken wie </w:t>
      </w:r>
      <w:del w:id="6" w:author="David Döbele" w:date="2024-09-03T18:41:00Z" w16du:dateUtc="2024-09-03T16:41:00Z">
        <w:r w:rsidDel="00816912">
          <w:rPr>
            <w:rFonts w:ascii="Georgia" w:hAnsi="Georgia" w:cs="Times New Roman"/>
            <w:sz w:val="21"/>
            <w:szCs w:val="21"/>
          </w:rPr>
          <w:delText xml:space="preserve">einer </w:delText>
        </w:r>
      </w:del>
      <w:ins w:id="7" w:author="David Döbele" w:date="2024-09-03T18:41:00Z" w16du:dateUtc="2024-09-03T16:41:00Z">
        <w:r w:rsidR="00816912">
          <w:rPr>
            <w:rFonts w:ascii="Georgia" w:hAnsi="Georgia" w:cs="Times New Roman"/>
            <w:sz w:val="21"/>
            <w:szCs w:val="21"/>
          </w:rPr>
          <w:t>meine</w:t>
        </w:r>
        <w:r w:rsidR="00816912">
          <w:rPr>
            <w:rFonts w:ascii="Georgia" w:hAnsi="Georgia" w:cs="Times New Roman"/>
            <w:sz w:val="21"/>
            <w:szCs w:val="21"/>
          </w:rPr>
          <w:t xml:space="preserve"> </w:t>
        </w:r>
      </w:ins>
      <w:del w:id="8" w:author="David Döbele" w:date="2024-09-03T18:41:00Z" w16du:dateUtc="2024-09-03T16:41:00Z">
        <w:r w:rsidDel="00816912">
          <w:rPr>
            <w:rFonts w:ascii="Georgia" w:hAnsi="Georgia" w:cs="Times New Roman"/>
            <w:sz w:val="21"/>
            <w:szCs w:val="21"/>
          </w:rPr>
          <w:delText xml:space="preserve">meiner </w:delText>
        </w:r>
      </w:del>
      <w:r>
        <w:rPr>
          <w:rFonts w:ascii="Georgia" w:hAnsi="Georgia" w:cs="Times New Roman"/>
          <w:sz w:val="21"/>
          <w:szCs w:val="21"/>
        </w:rPr>
        <w:t xml:space="preserve">früheren Arbeitgeber (z. B. das Rote-Kreuz). Laut </w:t>
      </w:r>
      <w:del w:id="9" w:author="David Döbele" w:date="2024-09-03T18:41:00Z" w16du:dateUtc="2024-09-03T16:41:00Z">
        <w:r w:rsidDel="00816912">
          <w:rPr>
            <w:rFonts w:ascii="Georgia" w:hAnsi="Georgia" w:cs="Times New Roman"/>
            <w:sz w:val="21"/>
            <w:szCs w:val="21"/>
          </w:rPr>
          <w:delText xml:space="preserve">Ihnen </w:delText>
        </w:r>
      </w:del>
      <w:ins w:id="10" w:author="David Döbele" w:date="2024-09-03T18:41:00Z" w16du:dateUtc="2024-09-03T16:41:00Z">
        <w:r w:rsidR="00816912">
          <w:rPr>
            <w:rFonts w:ascii="Georgia" w:hAnsi="Georgia" w:cs="Times New Roman"/>
            <w:sz w:val="21"/>
            <w:szCs w:val="21"/>
          </w:rPr>
          <w:t>i</w:t>
        </w:r>
        <w:r w:rsidR="00816912">
          <w:rPr>
            <w:rFonts w:ascii="Georgia" w:hAnsi="Georgia" w:cs="Times New Roman"/>
            <w:sz w:val="21"/>
            <w:szCs w:val="21"/>
          </w:rPr>
          <w:t xml:space="preserve">hnen </w:t>
        </w:r>
      </w:ins>
      <w:r>
        <w:rPr>
          <w:rFonts w:ascii="Georgia" w:hAnsi="Georgia" w:cs="Times New Roman"/>
          <w:sz w:val="21"/>
          <w:szCs w:val="21"/>
        </w:rPr>
        <w:t xml:space="preserve">zeichnet mich meine Disziplin, mein Durchhaltevermögen, meine Führungsqualitäten und meine Teamfähigkeit aus. </w:t>
      </w:r>
      <w:del w:id="11" w:author="David Döbele" w:date="2024-09-03T18:42:00Z" w16du:dateUtc="2024-09-03T16:42:00Z">
        <w:r w:rsidDel="00816912">
          <w:rPr>
            <w:rFonts w:ascii="Georgia" w:hAnsi="Georgia" w:cs="Times New Roman"/>
            <w:sz w:val="21"/>
            <w:szCs w:val="21"/>
          </w:rPr>
          <w:delText>Da ich</w:delText>
        </w:r>
      </w:del>
      <w:ins w:id="12" w:author="David Döbele" w:date="2024-09-03T18:42:00Z" w16du:dateUtc="2024-09-03T16:42:00Z">
        <w:r w:rsidR="00816912">
          <w:rPr>
            <w:rFonts w:ascii="Georgia" w:hAnsi="Georgia" w:cs="Times New Roman"/>
            <w:sz w:val="21"/>
            <w:szCs w:val="21"/>
          </w:rPr>
          <w:t>Das bestätigt sich auch in meinem sportlichen Engagement: So habe ich</w:t>
        </w:r>
      </w:ins>
      <w:r>
        <w:rPr>
          <w:rFonts w:ascii="Georgia" w:hAnsi="Georgia" w:cs="Times New Roman"/>
          <w:sz w:val="21"/>
          <w:szCs w:val="21"/>
        </w:rPr>
        <w:t xml:space="preserve"> früher verschiedene Marathonläufe gewonnen </w:t>
      </w:r>
      <w:del w:id="13" w:author="David Döbele" w:date="2024-09-03T18:42:00Z" w16du:dateUtc="2024-09-03T16:42:00Z">
        <w:r w:rsidDel="00816912">
          <w:rPr>
            <w:rFonts w:ascii="Georgia" w:hAnsi="Georgia" w:cs="Times New Roman"/>
            <w:sz w:val="21"/>
            <w:szCs w:val="21"/>
          </w:rPr>
          <w:delText xml:space="preserve">habe, </w:delText>
        </w:r>
      </w:del>
      <w:r>
        <w:rPr>
          <w:rFonts w:ascii="Georgia" w:hAnsi="Georgia" w:cs="Times New Roman"/>
          <w:sz w:val="21"/>
          <w:szCs w:val="21"/>
        </w:rPr>
        <w:t>sowie zwölf Jahre lang Fußball gespielt habe</w:t>
      </w:r>
      <w:ins w:id="14" w:author="David Döbele" w:date="2024-09-03T18:42:00Z" w16du:dateUtc="2024-09-03T16:42:00Z">
        <w:r w:rsidR="00816912">
          <w:rPr>
            <w:rFonts w:ascii="Georgia" w:hAnsi="Georgia" w:cs="Times New Roman"/>
            <w:sz w:val="21"/>
            <w:szCs w:val="21"/>
          </w:rPr>
          <w:t xml:space="preserve"> und auch </w:t>
        </w:r>
      </w:ins>
      <w:del w:id="15" w:author="David Döbele" w:date="2024-09-03T18:42:00Z" w16du:dateUtc="2024-09-03T16:42:00Z">
        <w:r w:rsidDel="00816912">
          <w:rPr>
            <w:rFonts w:ascii="Georgia" w:hAnsi="Georgia" w:cs="Times New Roman"/>
            <w:sz w:val="21"/>
            <w:szCs w:val="21"/>
          </w:rPr>
          <w:delText xml:space="preserve">, kurz </w:delText>
        </w:r>
      </w:del>
      <w:r>
        <w:rPr>
          <w:rFonts w:ascii="Georgia" w:hAnsi="Georgia" w:cs="Times New Roman"/>
          <w:sz w:val="21"/>
          <w:szCs w:val="21"/>
        </w:rPr>
        <w:t>das Amt des Fußballtrainers bekleidete</w:t>
      </w:r>
      <w:ins w:id="16" w:author="David Döbele" w:date="2024-09-03T18:42:00Z" w16du:dateUtc="2024-09-03T16:42:00Z">
        <w:r w:rsidR="00816912">
          <w:rPr>
            <w:rFonts w:ascii="Georgia" w:hAnsi="Georgia" w:cs="Times New Roman"/>
            <w:sz w:val="21"/>
            <w:szCs w:val="21"/>
          </w:rPr>
          <w:t xml:space="preserve">. </w:t>
        </w:r>
      </w:ins>
      <w:del w:id="17" w:author="David Döbele" w:date="2024-09-03T18:42:00Z" w16du:dateUtc="2024-09-03T16:42:00Z">
        <w:r w:rsidDel="00816912">
          <w:rPr>
            <w:rFonts w:ascii="Georgia" w:hAnsi="Georgia" w:cs="Times New Roman"/>
            <w:sz w:val="21"/>
            <w:szCs w:val="21"/>
          </w:rPr>
          <w:delText xml:space="preserve"> und sich meine Zeugnisse der Praktika überaus ähneln, kann ich diese mit gutem Gewissen bestätigen. Diese Fähigkeiten</w:delText>
        </w:r>
      </w:del>
      <w:ins w:id="18" w:author="David Döbele" w:date="2024-09-03T18:42:00Z" w16du:dateUtc="2024-09-03T16:42:00Z">
        <w:r w:rsidR="00816912">
          <w:rPr>
            <w:rFonts w:ascii="Georgia" w:hAnsi="Georgia" w:cs="Times New Roman"/>
            <w:sz w:val="21"/>
            <w:szCs w:val="21"/>
          </w:rPr>
          <w:t>Diesen hohen Ehrgeiz und meinen Team-Gedanken</w:t>
        </w:r>
      </w:ins>
      <w:r>
        <w:rPr>
          <w:rFonts w:ascii="Georgia" w:hAnsi="Georgia" w:cs="Times New Roman"/>
          <w:sz w:val="21"/>
          <w:szCs w:val="21"/>
        </w:rPr>
        <w:t xml:space="preserve"> möchte ich in besonderem Maße als Praktikant bei Ihrem Unternehmen in der </w:t>
      </w:r>
      <w:r w:rsidRPr="00816912">
        <w:rPr>
          <w:rFonts w:ascii="Georgia" w:hAnsi="Georgia" w:cs="Times New Roman"/>
          <w:b/>
          <w:bCs/>
          <w:sz w:val="21"/>
          <w:szCs w:val="21"/>
          <w:rPrChange w:id="19" w:author="David Döbele" w:date="2024-09-03T18:43:00Z" w16du:dateUtc="2024-09-03T16:43:00Z">
            <w:rPr>
              <w:rFonts w:ascii="Georgia" w:hAnsi="Georgia" w:cs="Times New Roman"/>
              <w:sz w:val="21"/>
              <w:szCs w:val="21"/>
            </w:rPr>
          </w:rPrChange>
        </w:rPr>
        <w:t xml:space="preserve">M&amp;A-Abteilung </w:t>
      </w:r>
      <w:r>
        <w:rPr>
          <w:rFonts w:ascii="Georgia" w:hAnsi="Georgia" w:cs="Times New Roman"/>
          <w:sz w:val="21"/>
          <w:szCs w:val="21"/>
        </w:rPr>
        <w:t>einbringen.</w:t>
      </w:r>
    </w:p>
    <w:p w14:paraId="5EA646B7" w14:textId="77777777" w:rsidR="00CC01FC" w:rsidRDefault="00CC01FC" w:rsidP="00E65B09">
      <w:pPr>
        <w:spacing w:after="0"/>
        <w:jc w:val="both"/>
        <w:rPr>
          <w:rFonts w:ascii="Georgia" w:hAnsi="Georgia" w:cs="Times New Roman"/>
          <w:sz w:val="21"/>
          <w:szCs w:val="21"/>
        </w:rPr>
      </w:pPr>
    </w:p>
    <w:p w14:paraId="19160B60" w14:textId="6FBA71A2"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DBF1E90" w14:textId="602DAA8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4C4E718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865D3A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575B3C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F7F2B9E"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CB9212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5394CA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23D7B33"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BAC550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D1927BC" w14:textId="366D7854" w:rsidR="00E65B09" w:rsidRPr="00E65B09" w:rsidRDefault="00E65B09" w:rsidP="00E65B09">
      <w:pPr>
        <w:spacing w:after="0"/>
        <w:jc w:val="both"/>
        <w:rPr>
          <w:rFonts w:ascii="Georgia" w:hAnsi="Georgia" w:cs="Times New Roman"/>
          <w:sz w:val="21"/>
          <w:szCs w:val="21"/>
        </w:rPr>
      </w:pPr>
    </w:p>
    <w:p w14:paraId="57B3857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7F01B2A9" w14:textId="6E68B09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7F2FF8CC"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7FCC38FB"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58B2F09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4097F304"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2052A7F0"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Vierter Absatz</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r w:rsidRPr="008A166D">
        <w:rPr>
          <w:rFonts w:ascii="Georgia" w:hAnsi="Georgia" w:cs="Times New Roman"/>
          <w:sz w:val="21"/>
          <w:szCs w:val="21"/>
          <w:lang w:val="de-AT"/>
        </w:rPr>
        <w:t>Unterschrift</w:t>
      </w: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04623"/>
    <w:rsid w:val="00415608"/>
    <w:rsid w:val="00424CAF"/>
    <w:rsid w:val="00434D23"/>
    <w:rsid w:val="004403CB"/>
    <w:rsid w:val="00453C2F"/>
    <w:rsid w:val="00454C0B"/>
    <w:rsid w:val="0046226E"/>
    <w:rsid w:val="00474FC2"/>
    <w:rsid w:val="00492923"/>
    <w:rsid w:val="004A1501"/>
    <w:rsid w:val="004A615C"/>
    <w:rsid w:val="004A7045"/>
    <w:rsid w:val="004A71AC"/>
    <w:rsid w:val="004B4510"/>
    <w:rsid w:val="004C156C"/>
    <w:rsid w:val="004C174A"/>
    <w:rsid w:val="00500EFA"/>
    <w:rsid w:val="00503B69"/>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C695A"/>
    <w:rsid w:val="005D7D49"/>
    <w:rsid w:val="005E00BC"/>
    <w:rsid w:val="005E63B8"/>
    <w:rsid w:val="005F350B"/>
    <w:rsid w:val="00603752"/>
    <w:rsid w:val="00632F05"/>
    <w:rsid w:val="0063723B"/>
    <w:rsid w:val="00647413"/>
    <w:rsid w:val="006502BE"/>
    <w:rsid w:val="006536C0"/>
    <w:rsid w:val="006A7895"/>
    <w:rsid w:val="006B302C"/>
    <w:rsid w:val="006D2592"/>
    <w:rsid w:val="006F58EC"/>
    <w:rsid w:val="00706233"/>
    <w:rsid w:val="007251EA"/>
    <w:rsid w:val="007340D7"/>
    <w:rsid w:val="007440ED"/>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16912"/>
    <w:rsid w:val="008309EF"/>
    <w:rsid w:val="0083750F"/>
    <w:rsid w:val="008428CF"/>
    <w:rsid w:val="0085213A"/>
    <w:rsid w:val="008565FD"/>
    <w:rsid w:val="00857C6F"/>
    <w:rsid w:val="008657E3"/>
    <w:rsid w:val="00867CED"/>
    <w:rsid w:val="00874503"/>
    <w:rsid w:val="00883B55"/>
    <w:rsid w:val="0089337A"/>
    <w:rsid w:val="00894566"/>
    <w:rsid w:val="008A166D"/>
    <w:rsid w:val="008A248F"/>
    <w:rsid w:val="008B402E"/>
    <w:rsid w:val="008C27C1"/>
    <w:rsid w:val="008D6664"/>
    <w:rsid w:val="008D7CDB"/>
    <w:rsid w:val="008E100E"/>
    <w:rsid w:val="008E4BA9"/>
    <w:rsid w:val="008E7A27"/>
    <w:rsid w:val="008E7D17"/>
    <w:rsid w:val="009250BA"/>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05F4"/>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C01FC"/>
    <w:rsid w:val="00CD51E6"/>
    <w:rsid w:val="00CE433B"/>
    <w:rsid w:val="00D22BEC"/>
    <w:rsid w:val="00D30CEA"/>
    <w:rsid w:val="00D420FF"/>
    <w:rsid w:val="00D439C3"/>
    <w:rsid w:val="00D71D8E"/>
    <w:rsid w:val="00D73EC7"/>
    <w:rsid w:val="00D85E8F"/>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33692"/>
    <w:rsid w:val="00F4717F"/>
    <w:rsid w:val="00F5301B"/>
    <w:rsid w:val="00F55CE3"/>
    <w:rsid w:val="00F74175"/>
    <w:rsid w:val="00F92A04"/>
    <w:rsid w:val="00FA4972"/>
    <w:rsid w:val="00FA5291"/>
    <w:rsid w:val="00FD5372"/>
    <w:rsid w:val="00FD6115"/>
    <w:rsid w:val="00FD7864"/>
    <w:rsid w:val="00FF5030"/>
    <w:rsid w:val="00FF6E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8169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9798439">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327</Words>
  <Characters>2065</Characters>
  <Application>Microsoft Office Word</Application>
  <DocSecurity>0</DocSecurity>
  <Lines>17</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2024-09-03T16:15:00Z</dcterms:created>
  <dcterms:modified xsi:type="dcterms:W3CDTF">2024-09-03T16:44:00Z</dcterms:modified>
</cp:coreProperties>
</file>