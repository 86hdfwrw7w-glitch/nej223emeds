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82394" w:rsidRPr="00EF5AA8" w:rsidRDefault="00A02601" w:rsidP="00EF5AA8">
      <w:pPr>
        <w:spacing w:after="0" w:line="240" w:lineRule="auto"/>
        <w:jc w:val="right"/>
        <w:rPr>
          <w:rFonts w:ascii="Georgia" w:eastAsia="Georgia" w:hAnsi="Georgia" w:cs="Georgia"/>
          <w:sz w:val="21"/>
          <w:szCs w:val="21"/>
        </w:rPr>
      </w:pPr>
      <w:r w:rsidRPr="00EF5AA8">
        <w:rPr>
          <w:rFonts w:ascii="Georgia" w:eastAsia="Georgia" w:hAnsi="Georgia" w:cs="Georgia"/>
          <w:sz w:val="21"/>
          <w:szCs w:val="21"/>
        </w:rPr>
        <w:t>Kilian Brilz</w:t>
      </w:r>
    </w:p>
    <w:p w14:paraId="00000002" w14:textId="77777777" w:rsidR="00282394" w:rsidRPr="00EF5AA8" w:rsidRDefault="00A02601" w:rsidP="00EF5AA8">
      <w:pPr>
        <w:spacing w:after="0" w:line="240" w:lineRule="auto"/>
        <w:jc w:val="right"/>
        <w:rPr>
          <w:rFonts w:ascii="Georgia" w:eastAsia="Georgia" w:hAnsi="Georgia" w:cs="Georgia"/>
          <w:sz w:val="21"/>
          <w:szCs w:val="21"/>
        </w:rPr>
      </w:pPr>
      <w:r w:rsidRPr="00EF5AA8">
        <w:rPr>
          <w:rFonts w:ascii="Georgia" w:eastAsia="Georgia" w:hAnsi="Georgia" w:cs="Georgia"/>
          <w:sz w:val="21"/>
          <w:szCs w:val="21"/>
        </w:rPr>
        <w:t>Max-Hufschmidt-Straße 15</w:t>
      </w:r>
    </w:p>
    <w:p w14:paraId="00000003" w14:textId="77777777" w:rsidR="00282394" w:rsidRPr="00EF5AA8" w:rsidRDefault="00A02601" w:rsidP="00EF5AA8">
      <w:pPr>
        <w:spacing w:after="0" w:line="240" w:lineRule="auto"/>
        <w:jc w:val="right"/>
        <w:rPr>
          <w:rFonts w:ascii="Georgia" w:eastAsia="Georgia" w:hAnsi="Georgia" w:cs="Georgia"/>
          <w:sz w:val="21"/>
          <w:szCs w:val="21"/>
          <w:lang w:val="en-US"/>
        </w:rPr>
      </w:pPr>
      <w:r w:rsidRPr="00EF5AA8">
        <w:rPr>
          <w:rFonts w:ascii="Georgia" w:eastAsia="Georgia" w:hAnsi="Georgia" w:cs="Georgia"/>
          <w:sz w:val="21"/>
          <w:szCs w:val="21"/>
          <w:lang w:val="en-US"/>
        </w:rPr>
        <w:t>55130 Mainz</w:t>
      </w:r>
    </w:p>
    <w:p w14:paraId="00000004" w14:textId="77777777" w:rsidR="00282394" w:rsidRPr="00EF5AA8" w:rsidRDefault="00A02601" w:rsidP="00EF5AA8">
      <w:pPr>
        <w:spacing w:after="0" w:line="240" w:lineRule="auto"/>
        <w:jc w:val="right"/>
        <w:rPr>
          <w:rFonts w:ascii="Georgia" w:eastAsia="Georgia" w:hAnsi="Georgia" w:cs="Georgia"/>
          <w:sz w:val="21"/>
          <w:szCs w:val="21"/>
          <w:lang w:val="en-US"/>
        </w:rPr>
      </w:pPr>
      <w:r w:rsidRPr="00EF5AA8">
        <w:rPr>
          <w:rFonts w:ascii="Georgia" w:eastAsia="Georgia" w:hAnsi="Georgia" w:cs="Georgia"/>
          <w:color w:val="000000"/>
          <w:sz w:val="21"/>
          <w:szCs w:val="21"/>
          <w:lang w:val="en-US"/>
        </w:rPr>
        <w:t>kilianbrilz0301@gmail.com</w:t>
      </w:r>
    </w:p>
    <w:p w14:paraId="00000005" w14:textId="08E8A37E" w:rsidR="00282394" w:rsidRPr="00EF5AA8" w:rsidRDefault="00A02601" w:rsidP="00EE067D">
      <w:pPr>
        <w:spacing w:after="0" w:line="240" w:lineRule="auto"/>
        <w:jc w:val="right"/>
        <w:rPr>
          <w:rFonts w:ascii="Georgia" w:eastAsia="Georgia" w:hAnsi="Georgia" w:cs="Georgia"/>
          <w:color w:val="000000"/>
          <w:sz w:val="21"/>
          <w:szCs w:val="21"/>
          <w:lang w:val="en-US"/>
        </w:rPr>
      </w:pPr>
      <w:r w:rsidRPr="00EF5AA8">
        <w:rPr>
          <w:rFonts w:ascii="Georgia" w:eastAsia="Georgia" w:hAnsi="Georgia" w:cs="Georgia"/>
          <w:color w:val="000000"/>
          <w:sz w:val="21"/>
          <w:szCs w:val="21"/>
          <w:lang w:val="en-US"/>
        </w:rPr>
        <w:t>+49 177 159</w:t>
      </w:r>
      <w:r w:rsidR="009D4B28" w:rsidRPr="00EF5AA8">
        <w:rPr>
          <w:rFonts w:ascii="Georgia" w:eastAsia="Georgia" w:hAnsi="Georgia" w:cs="Georgia"/>
          <w:color w:val="000000"/>
          <w:sz w:val="21"/>
          <w:szCs w:val="21"/>
          <w:lang w:val="en-US"/>
        </w:rPr>
        <w:t xml:space="preserve"> </w:t>
      </w:r>
      <w:r w:rsidRPr="00EF5AA8">
        <w:rPr>
          <w:rFonts w:ascii="Georgia" w:eastAsia="Georgia" w:hAnsi="Georgia" w:cs="Georgia"/>
          <w:color w:val="000000"/>
          <w:sz w:val="21"/>
          <w:szCs w:val="21"/>
          <w:lang w:val="en-US"/>
        </w:rPr>
        <w:t>8623</w:t>
      </w:r>
    </w:p>
    <w:p w14:paraId="7C5B0AA0" w14:textId="77777777" w:rsidR="00D869DD" w:rsidRPr="00EF5AA8" w:rsidRDefault="00D869DD" w:rsidP="00EE067D">
      <w:pPr>
        <w:spacing w:after="0" w:line="240" w:lineRule="auto"/>
        <w:rPr>
          <w:rFonts w:ascii="Georgia" w:eastAsia="Georgia" w:hAnsi="Georgia" w:cs="Georgia"/>
          <w:color w:val="000000"/>
          <w:sz w:val="21"/>
          <w:szCs w:val="21"/>
          <w:highlight w:val="yellow"/>
          <w:lang w:val="en-US"/>
        </w:rPr>
      </w:pPr>
      <w:proofErr w:type="spellStart"/>
      <w:r w:rsidRPr="00EF5AA8">
        <w:rPr>
          <w:rFonts w:ascii="Georgia" w:eastAsia="Georgia" w:hAnsi="Georgia" w:cs="Georgia"/>
          <w:color w:val="000000"/>
          <w:sz w:val="21"/>
          <w:szCs w:val="21"/>
          <w:highlight w:val="yellow"/>
          <w:lang w:val="en-US"/>
        </w:rPr>
        <w:t>Travelsation</w:t>
      </w:r>
      <w:proofErr w:type="spellEnd"/>
      <w:r w:rsidRPr="00EF5AA8">
        <w:rPr>
          <w:rFonts w:ascii="Georgia" w:eastAsia="Georgia" w:hAnsi="Georgia" w:cs="Georgia"/>
          <w:color w:val="000000"/>
          <w:sz w:val="21"/>
          <w:szCs w:val="21"/>
          <w:highlight w:val="yellow"/>
          <w:lang w:val="en-US"/>
        </w:rPr>
        <w:t xml:space="preserve"> UG </w:t>
      </w:r>
    </w:p>
    <w:p w14:paraId="55AAFAD9" w14:textId="77777777" w:rsidR="00D869DD" w:rsidRPr="00EF5AA8" w:rsidRDefault="00D869DD" w:rsidP="00EE067D">
      <w:pPr>
        <w:spacing w:after="0" w:line="240" w:lineRule="auto"/>
        <w:rPr>
          <w:rFonts w:ascii="Georgia" w:eastAsia="Georgia" w:hAnsi="Georgia" w:cs="Georgia"/>
          <w:sz w:val="21"/>
          <w:szCs w:val="21"/>
          <w:highlight w:val="yellow"/>
        </w:rPr>
      </w:pPr>
      <w:proofErr w:type="spellStart"/>
      <w:r w:rsidRPr="00EF5AA8">
        <w:rPr>
          <w:rFonts w:ascii="Georgia" w:eastAsia="Georgia" w:hAnsi="Georgia" w:cs="Georgia"/>
          <w:sz w:val="21"/>
          <w:szCs w:val="21"/>
          <w:highlight w:val="yellow"/>
        </w:rPr>
        <w:t>Tresckowstr</w:t>
      </w:r>
      <w:proofErr w:type="spellEnd"/>
      <w:r w:rsidRPr="00EF5AA8">
        <w:rPr>
          <w:rFonts w:ascii="Georgia" w:eastAsia="Georgia" w:hAnsi="Georgia" w:cs="Georgia"/>
          <w:sz w:val="21"/>
          <w:szCs w:val="21"/>
          <w:highlight w:val="yellow"/>
        </w:rPr>
        <w:t>. 54</w:t>
      </w:r>
    </w:p>
    <w:p w14:paraId="00000009" w14:textId="539F63A1" w:rsidR="00282394" w:rsidRPr="00EF5AA8" w:rsidRDefault="00D869DD" w:rsidP="00EE067D">
      <w:pPr>
        <w:spacing w:after="0" w:line="240" w:lineRule="auto"/>
        <w:rPr>
          <w:rFonts w:ascii="Georgia" w:eastAsia="Georgia" w:hAnsi="Georgia" w:cs="Georgia"/>
          <w:sz w:val="21"/>
          <w:szCs w:val="21"/>
        </w:rPr>
      </w:pPr>
      <w:r w:rsidRPr="00EF5AA8">
        <w:rPr>
          <w:rFonts w:ascii="Georgia" w:eastAsia="Georgia" w:hAnsi="Georgia" w:cs="Georgia"/>
          <w:sz w:val="21"/>
          <w:szCs w:val="21"/>
          <w:highlight w:val="yellow"/>
        </w:rPr>
        <w:t>20253 Hamburg</w:t>
      </w:r>
    </w:p>
    <w:p w14:paraId="0000000A" w14:textId="11A0D5E0" w:rsidR="00282394" w:rsidRPr="00EF5AA8" w:rsidRDefault="00A02601" w:rsidP="00EE067D">
      <w:pPr>
        <w:spacing w:after="0" w:line="240" w:lineRule="auto"/>
        <w:jc w:val="right"/>
        <w:rPr>
          <w:rFonts w:ascii="Georgia" w:eastAsia="Georgia" w:hAnsi="Georgia" w:cs="Georgia"/>
          <w:sz w:val="21"/>
          <w:szCs w:val="21"/>
        </w:rPr>
      </w:pPr>
      <w:r w:rsidRPr="00EF5AA8">
        <w:rPr>
          <w:rFonts w:ascii="Georgia" w:eastAsia="Georgia" w:hAnsi="Georgia" w:cs="Georgia"/>
          <w:sz w:val="21"/>
          <w:szCs w:val="21"/>
          <w:highlight w:val="yellow"/>
        </w:rPr>
        <w:t xml:space="preserve">Mainz, </w:t>
      </w:r>
      <w:r w:rsidR="00D869DD" w:rsidRPr="00EF5AA8">
        <w:rPr>
          <w:rFonts w:ascii="Georgia" w:eastAsia="Georgia" w:hAnsi="Georgia" w:cs="Georgia"/>
          <w:sz w:val="21"/>
          <w:szCs w:val="21"/>
          <w:highlight w:val="yellow"/>
        </w:rPr>
        <w:t>08</w:t>
      </w:r>
      <w:r w:rsidRPr="00EF5AA8">
        <w:rPr>
          <w:rFonts w:ascii="Georgia" w:eastAsia="Georgia" w:hAnsi="Georgia" w:cs="Georgia"/>
          <w:sz w:val="21"/>
          <w:szCs w:val="21"/>
          <w:highlight w:val="yellow"/>
        </w:rPr>
        <w:t>.0</w:t>
      </w:r>
      <w:r w:rsidR="00D869DD" w:rsidRPr="00EF5AA8">
        <w:rPr>
          <w:rFonts w:ascii="Georgia" w:eastAsia="Georgia" w:hAnsi="Georgia" w:cs="Georgia"/>
          <w:sz w:val="21"/>
          <w:szCs w:val="21"/>
          <w:highlight w:val="yellow"/>
        </w:rPr>
        <w:t>5</w:t>
      </w:r>
      <w:r w:rsidRPr="00EF5AA8">
        <w:rPr>
          <w:rFonts w:ascii="Georgia" w:eastAsia="Georgia" w:hAnsi="Georgia" w:cs="Georgia"/>
          <w:sz w:val="21"/>
          <w:szCs w:val="21"/>
          <w:highlight w:val="yellow"/>
        </w:rPr>
        <w:t>.2023</w:t>
      </w:r>
    </w:p>
    <w:p w14:paraId="0000000B" w14:textId="77777777" w:rsidR="00282394" w:rsidRPr="00EF5AA8" w:rsidRDefault="00282394" w:rsidP="00EE067D">
      <w:pPr>
        <w:spacing w:after="0" w:line="240" w:lineRule="auto"/>
        <w:jc w:val="right"/>
        <w:rPr>
          <w:rFonts w:ascii="Georgia" w:eastAsia="Georgia" w:hAnsi="Georgia" w:cs="Georgia"/>
          <w:sz w:val="21"/>
          <w:szCs w:val="21"/>
        </w:rPr>
      </w:pPr>
    </w:p>
    <w:p w14:paraId="54A4193B" w14:textId="1A4B3E3D" w:rsidR="00313950" w:rsidRPr="00EF5AA8" w:rsidRDefault="00A02601" w:rsidP="00EE067D">
      <w:pPr>
        <w:spacing w:after="0" w:line="240" w:lineRule="auto"/>
        <w:rPr>
          <w:rFonts w:ascii="Georgia" w:eastAsia="Georgia" w:hAnsi="Georgia" w:cs="Georgia"/>
          <w:b/>
          <w:sz w:val="21"/>
          <w:szCs w:val="21"/>
        </w:rPr>
      </w:pPr>
      <w:r w:rsidRPr="00EF5AA8">
        <w:rPr>
          <w:rFonts w:ascii="Georgia" w:eastAsia="Georgia" w:hAnsi="Georgia" w:cs="Georgia"/>
          <w:b/>
          <w:sz w:val="21"/>
          <w:szCs w:val="21"/>
        </w:rPr>
        <w:t xml:space="preserve">Bewerbung um ein Praktikum </w:t>
      </w:r>
      <w:r w:rsidR="0044444F" w:rsidRPr="00EF5AA8">
        <w:rPr>
          <w:rFonts w:ascii="Georgia" w:eastAsia="Georgia" w:hAnsi="Georgia" w:cs="Georgia"/>
          <w:b/>
          <w:sz w:val="21"/>
          <w:szCs w:val="21"/>
          <w:highlight w:val="yellow"/>
        </w:rPr>
        <w:t xml:space="preserve">im </w:t>
      </w:r>
      <w:r w:rsidR="007E560C" w:rsidRPr="00EF5AA8">
        <w:rPr>
          <w:rFonts w:ascii="Georgia" w:eastAsia="Georgia" w:hAnsi="Georgia" w:cs="Georgia"/>
          <w:b/>
          <w:sz w:val="21"/>
          <w:szCs w:val="21"/>
          <w:highlight w:val="yellow"/>
        </w:rPr>
        <w:t>Business Development</w:t>
      </w:r>
    </w:p>
    <w:p w14:paraId="6DB62FA6" w14:textId="77777777" w:rsidR="00313950" w:rsidRPr="00EF5AA8" w:rsidRDefault="00313950" w:rsidP="00EE067D">
      <w:pPr>
        <w:spacing w:after="0" w:line="240" w:lineRule="auto"/>
        <w:rPr>
          <w:rFonts w:ascii="Georgia" w:eastAsia="Georgia" w:hAnsi="Georgia" w:cs="Georgia"/>
          <w:b/>
          <w:sz w:val="21"/>
          <w:szCs w:val="21"/>
        </w:rPr>
      </w:pPr>
    </w:p>
    <w:p w14:paraId="4AAB5BA5" w14:textId="77777777" w:rsidR="00A02601" w:rsidRPr="00EF5AA8" w:rsidRDefault="00A02601" w:rsidP="00EE067D">
      <w:pPr>
        <w:spacing w:after="0" w:line="240" w:lineRule="auto"/>
        <w:rPr>
          <w:rFonts w:ascii="Georgia" w:eastAsia="Georgia" w:hAnsi="Georgia" w:cs="Georgia"/>
          <w:sz w:val="21"/>
          <w:szCs w:val="21"/>
        </w:rPr>
      </w:pPr>
      <w:r w:rsidRPr="00EF5AA8">
        <w:rPr>
          <w:rFonts w:ascii="Georgia" w:eastAsia="Georgia" w:hAnsi="Georgia" w:cs="Georgia"/>
          <w:sz w:val="21"/>
          <w:szCs w:val="21"/>
        </w:rPr>
        <w:t>Sehr geehrte Damen und Herren,</w:t>
      </w:r>
    </w:p>
    <w:p w14:paraId="2AE7937F" w14:textId="77777777" w:rsidR="00A02601" w:rsidRPr="00EF5AA8" w:rsidRDefault="00A02601" w:rsidP="00EE067D">
      <w:pPr>
        <w:spacing w:after="0" w:line="240" w:lineRule="auto"/>
        <w:rPr>
          <w:rFonts w:ascii="Georgia" w:eastAsia="Georgia" w:hAnsi="Georgia" w:cs="Georgia"/>
          <w:sz w:val="21"/>
          <w:szCs w:val="21"/>
        </w:rPr>
      </w:pPr>
    </w:p>
    <w:p w14:paraId="11123EB7"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mit einem Einstieg in die Strategie bei Y-Food verbinde ich die Möglichkeit, an anspruchsvollen Projekten teilzunehmen, kontinuierlich wechselnden Aufgabenstellungen zu begegnen und dabei eine außerordentlich steile Lernkurve zu erfahren. Besonders faszinierend erscheint mir die Herausforderung, tief in langfristige und komplexe Fragestellungen einzutauchen, diese eingehend zu analysieren und das Unternehmen durch eigene Ideen und Konzepte in Zusammenarbeit mit Mitarbeitern und Führungskräften zu nachhaltigem Wachstum zu führen. Dadurch können innovative Strategien und Konzepte die Zukunft der Smart-Food-Branche intensiv mitgestalten. Um selbst Teil dieser erfolgreichen Phase von Y-Food zu sein, möchte ich ab März 2024 mein Engagement in einem dreimonatigen Praktikum bei Ihnen unter Beweis stellen.</w:t>
      </w:r>
    </w:p>
    <w:p w14:paraId="03FCA237" w14:textId="77777777" w:rsidR="00A02601" w:rsidRPr="00EF5AA8" w:rsidRDefault="00A02601" w:rsidP="00EE067D">
      <w:pPr>
        <w:spacing w:after="0" w:line="240" w:lineRule="auto"/>
        <w:jc w:val="both"/>
        <w:rPr>
          <w:rFonts w:ascii="Georgia" w:eastAsia="Georgia" w:hAnsi="Georgia" w:cs="Georgia"/>
          <w:sz w:val="21"/>
          <w:szCs w:val="21"/>
        </w:rPr>
      </w:pPr>
    </w:p>
    <w:p w14:paraId="0DE7C025"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 xml:space="preserve">Nach meinem Abitur entschied ich mich, eine Reise durch Schweden zu machen. Dieser Schritt war für mich perfekt – ich konnte sowohl mein Interesse an der Wirtschaft und Unternehmensstrategie durch Bücher weiter </w:t>
      </w:r>
      <w:proofErr w:type="gramStart"/>
      <w:r w:rsidRPr="00EF5AA8">
        <w:rPr>
          <w:rFonts w:ascii="Georgia" w:eastAsia="Georgia" w:hAnsi="Georgia" w:cs="Georgia"/>
          <w:sz w:val="21"/>
          <w:szCs w:val="21"/>
        </w:rPr>
        <w:t>vertiefen,</w:t>
      </w:r>
      <w:proofErr w:type="gramEnd"/>
      <w:r w:rsidRPr="00EF5AA8">
        <w:rPr>
          <w:rFonts w:ascii="Georgia" w:eastAsia="Georgia" w:hAnsi="Georgia" w:cs="Georgia"/>
          <w:sz w:val="21"/>
          <w:szCs w:val="21"/>
        </w:rPr>
        <w:t xml:space="preserve"> als auch eine innere Ruhe gewinnen, die mir heute ermöglicht, auch in stressigen Situationen einen kühlen Kopf zu bewahren. Noch während der Schwedenreise entschloss ich mich dazu, Wirtschaftswissenschaften an der </w:t>
      </w:r>
      <w:proofErr w:type="gramStart"/>
      <w:r w:rsidRPr="00EF5AA8">
        <w:rPr>
          <w:rFonts w:ascii="Georgia" w:eastAsia="Georgia" w:hAnsi="Georgia" w:cs="Georgia"/>
          <w:sz w:val="21"/>
          <w:szCs w:val="21"/>
        </w:rPr>
        <w:t>Johannes Gutenberg-Universität</w:t>
      </w:r>
      <w:proofErr w:type="gramEnd"/>
      <w:r w:rsidRPr="00EF5AA8">
        <w:rPr>
          <w:rFonts w:ascii="Georgia" w:eastAsia="Georgia" w:hAnsi="Georgia" w:cs="Georgia"/>
          <w:sz w:val="21"/>
          <w:szCs w:val="21"/>
        </w:rPr>
        <w:t xml:space="preserve"> in Mainz zu studieren, um mich noch intensiver mit den Themen auseinanderzusetzen.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0"/>
      <w:r w:rsidRPr="00EF5AA8">
        <w:rPr>
          <w:rFonts w:ascii="Georgia" w:eastAsia="Georgia" w:hAnsi="Georgia" w:cs="Georgia"/>
          <w:sz w:val="21"/>
          <w:szCs w:val="21"/>
        </w:rPr>
        <w:t xml:space="preserve">bei </w:t>
      </w:r>
      <w:proofErr w:type="spellStart"/>
      <w:r w:rsidRPr="00EF5AA8">
        <w:rPr>
          <w:rFonts w:ascii="Georgia" w:eastAsia="Georgia" w:hAnsi="Georgia" w:cs="Georgia"/>
          <w:sz w:val="21"/>
          <w:szCs w:val="21"/>
        </w:rPr>
        <w:t>Solidaris</w:t>
      </w:r>
      <w:proofErr w:type="spellEnd"/>
      <w:r w:rsidRPr="00EF5AA8">
        <w:rPr>
          <w:rFonts w:ascii="Georgia" w:eastAsia="Georgia" w:hAnsi="Georgia" w:cs="Georgia"/>
          <w:sz w:val="21"/>
          <w:szCs w:val="21"/>
        </w:rPr>
        <w:t xml:space="preserve"> und Schaeffler Consulting</w:t>
      </w:r>
      <w:commentRangeEnd w:id="0"/>
      <w:r w:rsidR="00EE067D">
        <w:rPr>
          <w:rStyle w:val="CommentReference"/>
        </w:rPr>
        <w:commentReference w:id="0"/>
      </w:r>
      <w:r w:rsidRPr="00EF5AA8">
        <w:rPr>
          <w:rFonts w:ascii="Georgia" w:eastAsia="Georgia" w:hAnsi="Georgia" w:cs="Georgia"/>
          <w:sz w:val="21"/>
          <w:szCs w:val="21"/>
        </w:rPr>
        <w:t xml:space="preserve">, hervorragende akademische Leistungen zu erbringen und dabei noch genügend Kapazitäten zu haben, um </w:t>
      </w:r>
      <w:commentRangeStart w:id="1"/>
      <w:commentRangeStart w:id="2"/>
      <w:r w:rsidRPr="00EF5AA8">
        <w:rPr>
          <w:rFonts w:ascii="Georgia" w:eastAsia="Georgia" w:hAnsi="Georgia" w:cs="Georgia"/>
          <w:sz w:val="21"/>
          <w:szCs w:val="21"/>
        </w:rPr>
        <w:t xml:space="preserve">meinen Hobbys </w:t>
      </w:r>
      <w:commentRangeEnd w:id="1"/>
      <w:r w:rsidRPr="00EE067D">
        <w:rPr>
          <w:rStyle w:val="CommentReference"/>
          <w:rFonts w:ascii="Georgia" w:hAnsi="Georgia"/>
          <w:sz w:val="21"/>
          <w:szCs w:val="21"/>
        </w:rPr>
        <w:commentReference w:id="1"/>
      </w:r>
      <w:commentRangeEnd w:id="2"/>
      <w:r w:rsidR="00EE067D">
        <w:rPr>
          <w:rStyle w:val="CommentReference"/>
        </w:rPr>
        <w:commentReference w:id="2"/>
      </w:r>
      <w:r w:rsidRPr="00EF5AA8">
        <w:rPr>
          <w:rFonts w:ascii="Georgia" w:eastAsia="Georgia" w:hAnsi="Georgia" w:cs="Georgia"/>
          <w:sz w:val="21"/>
          <w:szCs w:val="21"/>
        </w:rPr>
        <w:t>nachzugehen. Nachdem ich nun ein umfangreiches betriebswirtschaftliches Grundverständnis aufgebaut habe, möchte ich mein Wissen bei einem jungen, schnell wachsenden Unternehmen unter Beweis stellen, wo ich schon früh Verantwortung übernehmen und mich weiterentwickeln kann.</w:t>
      </w:r>
    </w:p>
    <w:p w14:paraId="0EC30CB5" w14:textId="77777777" w:rsidR="00A02601" w:rsidRPr="00EF5AA8" w:rsidRDefault="00A02601" w:rsidP="00EE067D">
      <w:pPr>
        <w:spacing w:after="0" w:line="240" w:lineRule="auto"/>
        <w:jc w:val="both"/>
        <w:rPr>
          <w:rFonts w:ascii="Georgia" w:eastAsia="Georgia" w:hAnsi="Georgia" w:cs="Georgia"/>
          <w:sz w:val="21"/>
          <w:szCs w:val="21"/>
        </w:rPr>
      </w:pPr>
    </w:p>
    <w:p w14:paraId="6BCB373F"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Y-Food erscheint mir als ideale Wahl für dieses Praktikum. Neben Ihrem Status als führendes Start-up in der Kategorie Smartfood gefällt mir besonders Ihre Motivation, dafür zu sorgen, dass sich durch Ihre Produkte immer mehr Menschen gesünder ernähren können. Ich, als Student und miserabler Koch, freue mich über das Angebot solcher Produkte und bin regelmäßiger Konsument von Y-Food. Gerne würde ich Ihnen dabei helfen, noch mehr Menschen mit dieser Message zu erreichen und zu nachhaltig gesünderer Ernährung zu verhelfen, ohne dabei auf etwas verzichten zu müssen.</w:t>
      </w:r>
    </w:p>
    <w:p w14:paraId="6E134E44" w14:textId="77777777" w:rsidR="00A02601" w:rsidRPr="00EF5AA8" w:rsidRDefault="00A02601" w:rsidP="00EE067D">
      <w:pPr>
        <w:spacing w:after="0" w:line="240" w:lineRule="auto"/>
        <w:jc w:val="both"/>
        <w:rPr>
          <w:rFonts w:ascii="Georgia" w:eastAsia="Georgia" w:hAnsi="Georgia" w:cs="Georgia"/>
          <w:sz w:val="21"/>
          <w:szCs w:val="21"/>
        </w:rPr>
      </w:pPr>
    </w:p>
    <w:p w14:paraId="525E5D32" w14:textId="0F7FC5BD" w:rsidR="00A02601" w:rsidRPr="00EF5AA8" w:rsidRDefault="00A02601" w:rsidP="00EE067D">
      <w:pPr>
        <w:spacing w:after="0" w:line="240" w:lineRule="auto"/>
        <w:jc w:val="both"/>
        <w:rPr>
          <w:rFonts w:ascii="Georgia" w:eastAsia="Georgia" w:hAnsi="Georgia" w:cs="Georgia"/>
          <w:b/>
          <w:sz w:val="21"/>
          <w:szCs w:val="21"/>
        </w:rPr>
      </w:pPr>
      <w:r w:rsidRPr="00EF5AA8">
        <w:rPr>
          <w:rFonts w:ascii="Georgia" w:eastAsia="Georgia" w:hAnsi="Georgia" w:cs="Georgia"/>
          <w:sz w:val="21"/>
          <w:szCs w:val="21"/>
        </w:rPr>
        <w:t xml:space="preserve">Von dem Praktikum erhoffe ich mir eine steile Lernkurve sowie die Möglichkeit, Verantwortung zu übernehmen und eigene Ideen konstruktiv einbringen zu können. Ich bin überzeugt, dass ich durch meine kommunikative und begeisterungsfähige Persönlichkeit eine Bereicherung für Ihr Team sein </w:t>
      </w:r>
      <w:proofErr w:type="gramStart"/>
      <w:r w:rsidRPr="00EF5AA8">
        <w:rPr>
          <w:rFonts w:ascii="Georgia" w:eastAsia="Georgia" w:hAnsi="Georgia" w:cs="Georgia"/>
          <w:sz w:val="21"/>
          <w:szCs w:val="21"/>
        </w:rPr>
        <w:t>werde</w:t>
      </w:r>
      <w:proofErr w:type="gramEnd"/>
      <w:r w:rsidRPr="00EF5AA8">
        <w:rPr>
          <w:rFonts w:ascii="Georgia" w:eastAsia="Georgia" w:hAnsi="Georgia" w:cs="Georgia"/>
          <w:sz w:val="21"/>
          <w:szCs w:val="21"/>
        </w:rPr>
        <w:t xml:space="preserve"> und würde mich freuen, Sie in einem persönlichen Gespräch von mir überzeugen zu dürfen.</w:t>
      </w:r>
      <w:r w:rsidRPr="00EF5AA8" w:rsidDel="00A02601">
        <w:rPr>
          <w:rFonts w:ascii="Georgia" w:eastAsia="Georgia" w:hAnsi="Georgia" w:cs="Georgia"/>
          <w:sz w:val="21"/>
          <w:szCs w:val="21"/>
        </w:rPr>
        <w:t xml:space="preserve"> </w:t>
      </w:r>
    </w:p>
    <w:p w14:paraId="00000019" w14:textId="77777777" w:rsidR="00282394" w:rsidRPr="00EF5AA8" w:rsidRDefault="00282394" w:rsidP="00EE067D">
      <w:pPr>
        <w:spacing w:after="0" w:line="240" w:lineRule="auto"/>
        <w:jc w:val="both"/>
        <w:rPr>
          <w:rFonts w:ascii="Georgia" w:eastAsia="Georgia" w:hAnsi="Georgia" w:cs="Georgia"/>
          <w:sz w:val="21"/>
          <w:szCs w:val="21"/>
        </w:rPr>
      </w:pPr>
    </w:p>
    <w:p w14:paraId="0000001B" w14:textId="71F2F66F" w:rsidR="00282394" w:rsidRPr="00EF5AA8" w:rsidRDefault="000C2FE9" w:rsidP="00EE067D">
      <w:pPr>
        <w:spacing w:after="0" w:line="240" w:lineRule="auto"/>
        <w:jc w:val="both"/>
        <w:rPr>
          <w:rFonts w:ascii="Georgia" w:eastAsia="Georgia" w:hAnsi="Georgia" w:cs="Georgia"/>
          <w:sz w:val="21"/>
          <w:szCs w:val="21"/>
        </w:rPr>
      </w:pPr>
      <w:r w:rsidRPr="00EF5AA8">
        <w:rPr>
          <w:rFonts w:ascii="Georgia" w:eastAsia="Times New Roman" w:hAnsi="Georgia"/>
          <w:noProof/>
          <w:color w:val="000000"/>
          <w:sz w:val="21"/>
          <w:szCs w:val="21"/>
        </w:rPr>
        <mc:AlternateContent>
          <mc:Choice Requires="wpi">
            <w:drawing>
              <wp:anchor distT="0" distB="0" distL="114300" distR="114300" simplePos="0" relativeHeight="251659264" behindDoc="0" locked="0" layoutInCell="1" allowOverlap="1" wp14:anchorId="2EC41ED7" wp14:editId="2234676A">
                <wp:simplePos x="0" y="0"/>
                <wp:positionH relativeFrom="margin">
                  <wp:align>left</wp:align>
                </wp:positionH>
                <wp:positionV relativeFrom="paragraph">
                  <wp:posOffset>160020</wp:posOffset>
                </wp:positionV>
                <wp:extent cx="1298490" cy="705295"/>
                <wp:effectExtent l="57150" t="38100" r="16510" b="57150"/>
                <wp:wrapNone/>
                <wp:docPr id="1737724704" name="Freihand 13"/>
                <wp:cNvGraphicFramePr/>
                <a:graphic xmlns:a="http://schemas.openxmlformats.org/drawingml/2006/main">
                  <a:graphicData uri="http://schemas.microsoft.com/office/word/2010/wordprocessingInk">
                    <w14:contentPart bwMode="auto" r:id="rId10">
                      <w14:nvContentPartPr>
                        <w14:cNvContentPartPr/>
                      </w14:nvContentPartPr>
                      <w14:xfrm>
                        <a:off x="0" y="0"/>
                        <a:ext cx="1298490" cy="705295"/>
                      </w14:xfrm>
                    </w14:contentPart>
                  </a:graphicData>
                </a:graphic>
              </wp:anchor>
            </w:drawing>
          </mc:Choice>
          <mc:Fallback>
            <w:pict>
              <v:shapetype w14:anchorId="5D1E83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1.9pt;width:103.7pt;height:56.95pt;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">
                <v:imagedata r:id="rId11" o:title=""/>
                <w10:wrap anchorx="margin"/>
              </v:shape>
            </w:pict>
          </mc:Fallback>
        </mc:AlternateContent>
      </w:r>
      <w:r w:rsidRPr="00EF5AA8">
        <w:rPr>
          <w:rFonts w:ascii="Georgia" w:eastAsia="Georgia" w:hAnsi="Georgia" w:cs="Georgia"/>
          <w:sz w:val="21"/>
          <w:szCs w:val="21"/>
        </w:rPr>
        <w:t>Mit freundlichen Grüßen</w:t>
      </w:r>
    </w:p>
    <w:p w14:paraId="73D13102" w14:textId="77777777" w:rsidR="004A16E8" w:rsidRPr="00EF5AA8" w:rsidRDefault="004A16E8" w:rsidP="00EE067D">
      <w:pPr>
        <w:spacing w:after="0" w:line="240" w:lineRule="auto"/>
        <w:jc w:val="both"/>
        <w:rPr>
          <w:rFonts w:ascii="Georgia" w:eastAsia="Georgia" w:hAnsi="Georgia" w:cs="Georgia"/>
          <w:sz w:val="21"/>
          <w:szCs w:val="21"/>
        </w:rPr>
      </w:pPr>
    </w:p>
    <w:p w14:paraId="535883A5" w14:textId="77777777" w:rsidR="004A16E8" w:rsidRPr="00EF5AA8" w:rsidRDefault="004A16E8" w:rsidP="00EE067D">
      <w:pPr>
        <w:spacing w:after="0" w:line="240" w:lineRule="auto"/>
        <w:jc w:val="both"/>
        <w:rPr>
          <w:rFonts w:ascii="Georgia" w:eastAsia="Georgia" w:hAnsi="Georgia" w:cs="Georgia"/>
          <w:sz w:val="21"/>
          <w:szCs w:val="21"/>
        </w:rPr>
      </w:pPr>
    </w:p>
    <w:p w14:paraId="1237E810" w14:textId="77777777" w:rsidR="004A16E8" w:rsidRPr="00EF5AA8" w:rsidRDefault="004A16E8" w:rsidP="00EE067D">
      <w:pPr>
        <w:spacing w:after="0" w:line="240" w:lineRule="auto"/>
        <w:jc w:val="both"/>
        <w:rPr>
          <w:rFonts w:ascii="Georgia" w:eastAsia="Georgia" w:hAnsi="Georgia" w:cs="Georgia"/>
          <w:sz w:val="21"/>
          <w:szCs w:val="21"/>
        </w:rPr>
      </w:pPr>
    </w:p>
    <w:p w14:paraId="5C03A832" w14:textId="77777777" w:rsidR="004A16E8" w:rsidRPr="00EF5AA8" w:rsidRDefault="004A16E8" w:rsidP="00EE067D">
      <w:pPr>
        <w:spacing w:after="0" w:line="240" w:lineRule="auto"/>
        <w:jc w:val="both"/>
        <w:rPr>
          <w:rFonts w:ascii="Georgia" w:eastAsia="Georgia" w:hAnsi="Georgia" w:cs="Georgia"/>
          <w:sz w:val="21"/>
          <w:szCs w:val="21"/>
        </w:rPr>
      </w:pPr>
    </w:p>
    <w:p w14:paraId="43E01013" w14:textId="77777777" w:rsidR="004A16E8" w:rsidRPr="00EF5AA8" w:rsidRDefault="004A16E8" w:rsidP="00EE067D">
      <w:pPr>
        <w:spacing w:after="0" w:line="240" w:lineRule="auto"/>
        <w:jc w:val="both"/>
        <w:rPr>
          <w:rFonts w:ascii="Georgia" w:eastAsia="Georgia" w:hAnsi="Georgia" w:cs="Georgia"/>
          <w:sz w:val="21"/>
          <w:szCs w:val="21"/>
        </w:rPr>
      </w:pPr>
    </w:p>
    <w:p w14:paraId="50028C63" w14:textId="77777777" w:rsidR="0044444F" w:rsidRPr="00EF5AA8" w:rsidRDefault="0044444F" w:rsidP="00EE067D">
      <w:pPr>
        <w:spacing w:line="240" w:lineRule="auto"/>
        <w:jc w:val="both"/>
        <w:rPr>
          <w:rFonts w:ascii="Georgia" w:eastAsia="Georgia" w:hAnsi="Georgia" w:cs="Georgia"/>
          <w:sz w:val="21"/>
          <w:szCs w:val="21"/>
        </w:rPr>
      </w:pPr>
    </w:p>
    <w:p w14:paraId="36A47A1D" w14:textId="77777777" w:rsidR="0044444F" w:rsidRPr="00EF5AA8" w:rsidRDefault="0044444F" w:rsidP="00EE067D">
      <w:pPr>
        <w:spacing w:line="240" w:lineRule="auto"/>
        <w:jc w:val="both"/>
        <w:rPr>
          <w:rFonts w:ascii="Georgia" w:eastAsia="Georgia" w:hAnsi="Georgia" w:cs="Georgia"/>
          <w:sz w:val="21"/>
          <w:szCs w:val="21"/>
        </w:rPr>
      </w:pPr>
    </w:p>
    <w:p w14:paraId="3CB95A8C" w14:textId="77777777" w:rsidR="00EF5AA8" w:rsidRDefault="00EF5AA8" w:rsidP="00EF5AA8">
      <w:pPr>
        <w:spacing w:line="240" w:lineRule="auto"/>
        <w:jc w:val="both"/>
        <w:rPr>
          <w:rFonts w:ascii="Georgia" w:eastAsia="Georgia" w:hAnsi="Georgia" w:cs="Georgia"/>
          <w:sz w:val="21"/>
          <w:szCs w:val="21"/>
        </w:rPr>
      </w:pPr>
    </w:p>
    <w:p w14:paraId="42C107A1" w14:textId="55A1D6C6" w:rsidR="0019195B" w:rsidRPr="00EF5AA8" w:rsidRDefault="0019195B" w:rsidP="00EE067D">
      <w:pPr>
        <w:spacing w:line="240" w:lineRule="auto"/>
        <w:jc w:val="both"/>
        <w:rPr>
          <w:rFonts w:ascii="Georgia" w:eastAsia="Georgia" w:hAnsi="Georgia" w:cs="Georgia"/>
          <w:sz w:val="21"/>
          <w:szCs w:val="21"/>
        </w:rPr>
      </w:pPr>
      <w:r w:rsidRPr="00EF5AA8">
        <w:rPr>
          <w:rFonts w:ascii="Georgia" w:eastAsia="Georgia" w:hAnsi="Georgia" w:cs="Georgia"/>
          <w:sz w:val="21"/>
          <w:szCs w:val="21"/>
        </w:rPr>
        <w:lastRenderedPageBreak/>
        <w:t xml:space="preserve">Emma </w:t>
      </w:r>
      <w:proofErr w:type="spellStart"/>
      <w:r w:rsidRPr="00EF5AA8">
        <w:rPr>
          <w:rFonts w:ascii="Georgia" w:eastAsia="Georgia" w:hAnsi="Georgia" w:cs="Georgia"/>
          <w:sz w:val="21"/>
          <w:szCs w:val="21"/>
        </w:rPr>
        <w:t>the</w:t>
      </w:r>
      <w:proofErr w:type="spellEnd"/>
      <w:r w:rsidRPr="00EF5AA8">
        <w:rPr>
          <w:rFonts w:ascii="Georgia" w:eastAsia="Georgia" w:hAnsi="Georgia" w:cs="Georgia"/>
          <w:sz w:val="21"/>
          <w:szCs w:val="21"/>
        </w:rPr>
        <w:t xml:space="preserve"> Sleep Company</w:t>
      </w:r>
    </w:p>
    <w:p w14:paraId="0AEBB015" w14:textId="740D50A2" w:rsidR="00A02601" w:rsidRPr="00EF5AA8" w:rsidRDefault="00A02601" w:rsidP="00EE067D">
      <w:pPr>
        <w:spacing w:line="240" w:lineRule="auto"/>
        <w:jc w:val="both"/>
        <w:rPr>
          <w:rFonts w:ascii="Georgia" w:eastAsia="Georgia" w:hAnsi="Georgia" w:cs="Georgia"/>
          <w:sz w:val="21"/>
          <w:szCs w:val="21"/>
        </w:rPr>
      </w:pPr>
      <w:r w:rsidRPr="00EF5AA8">
        <w:rPr>
          <w:rFonts w:ascii="Georgia" w:eastAsia="Georgia" w:hAnsi="Georgia" w:cs="Georgia"/>
          <w:sz w:val="21"/>
          <w:szCs w:val="21"/>
        </w:rPr>
        <w:t xml:space="preserve">Emma </w:t>
      </w:r>
      <w:proofErr w:type="spellStart"/>
      <w:r w:rsidRPr="00EF5AA8">
        <w:rPr>
          <w:rFonts w:ascii="Georgia" w:eastAsia="Georgia" w:hAnsi="Georgia" w:cs="Georgia"/>
          <w:sz w:val="21"/>
          <w:szCs w:val="21"/>
        </w:rPr>
        <w:t>the</w:t>
      </w:r>
      <w:proofErr w:type="spellEnd"/>
      <w:r w:rsidRPr="00EF5AA8">
        <w:rPr>
          <w:rFonts w:ascii="Georgia" w:eastAsia="Georgia" w:hAnsi="Georgia" w:cs="Georgia"/>
          <w:sz w:val="21"/>
          <w:szCs w:val="21"/>
        </w:rPr>
        <w:t xml:space="preserve"> Sleep Company erscheint mir als ideale Wahl für dieses Praktikum. Neben Ihrem Status als eines der führenden </w:t>
      </w:r>
      <w:proofErr w:type="spellStart"/>
      <w:r w:rsidRPr="00EF5AA8">
        <w:rPr>
          <w:rFonts w:ascii="Georgia" w:eastAsia="Georgia" w:hAnsi="Georgia" w:cs="Georgia"/>
          <w:sz w:val="21"/>
          <w:szCs w:val="21"/>
        </w:rPr>
        <w:t>Grown</w:t>
      </w:r>
      <w:proofErr w:type="spellEnd"/>
      <w:r w:rsidRPr="00EF5AA8">
        <w:rPr>
          <w:rFonts w:ascii="Georgia" w:eastAsia="Georgia" w:hAnsi="Georgia" w:cs="Georgia"/>
          <w:sz w:val="21"/>
          <w:szCs w:val="21"/>
        </w:rPr>
        <w:t xml:space="preserve">-Up in der Kategorie </w:t>
      </w:r>
      <w:proofErr w:type="spellStart"/>
      <w:r w:rsidRPr="00EF5AA8">
        <w:rPr>
          <w:rFonts w:ascii="Georgia" w:eastAsia="Georgia" w:hAnsi="Georgia" w:cs="Georgia"/>
          <w:sz w:val="21"/>
          <w:szCs w:val="21"/>
        </w:rPr>
        <w:t>Healthcare</w:t>
      </w:r>
      <w:proofErr w:type="spellEnd"/>
      <w:r w:rsidRPr="00EF5AA8">
        <w:rPr>
          <w:rFonts w:ascii="Georgia" w:eastAsia="Georgia" w:hAnsi="Georgia" w:cs="Georgia"/>
          <w:sz w:val="21"/>
          <w:szCs w:val="21"/>
        </w:rPr>
        <w:t xml:space="preserve"> gefällt mir besonders Ihre Motivation, dafür zu sorgen, dass sich durch Ihre Produkte immer mehr Menschen einem gesünderen Lifestyle widmen. Ich als regelmäßiger Sportler weiß, wie wichtig der Schlaf für die Gesundheit eines jeden Einzelnen ist. Gerne würde ich Ihnen dabei helfen, noch mehr Menschen zu einem gesünderen Lifestyle zu verhelfen.  </w:t>
      </w:r>
    </w:p>
    <w:p w14:paraId="69D7B246" w14:textId="77777777" w:rsidR="004A16E8" w:rsidRPr="00EF5AA8" w:rsidRDefault="004A16E8" w:rsidP="00EE067D">
      <w:pPr>
        <w:spacing w:after="0" w:line="240" w:lineRule="auto"/>
        <w:jc w:val="both"/>
        <w:rPr>
          <w:rFonts w:ascii="Georgia" w:eastAsia="Georgia" w:hAnsi="Georgia" w:cs="Georgia"/>
          <w:sz w:val="21"/>
          <w:szCs w:val="21"/>
        </w:rPr>
      </w:pPr>
    </w:p>
    <w:p w14:paraId="27A5CE5B" w14:textId="77777777" w:rsidR="00DB1E07" w:rsidRDefault="00DB1E07" w:rsidP="00EE067D">
      <w:pPr>
        <w:spacing w:after="0" w:line="240" w:lineRule="auto"/>
        <w:jc w:val="both"/>
        <w:rPr>
          <w:ins w:id="3" w:author="Kilian Brilz | berater e.V." w:date="2024-02-23T16:22:00Z"/>
          <w:rFonts w:ascii="Georgia" w:eastAsia="Georgia" w:hAnsi="Georgia" w:cs="Georgia"/>
          <w:sz w:val="21"/>
          <w:szCs w:val="21"/>
        </w:rPr>
      </w:pPr>
      <w:commentRangeStart w:id="4"/>
      <w:proofErr w:type="spellStart"/>
      <w:r w:rsidRPr="00EF5AA8">
        <w:rPr>
          <w:rFonts w:ascii="Georgia" w:eastAsia="Georgia" w:hAnsi="Georgia" w:cs="Georgia"/>
          <w:sz w:val="21"/>
          <w:szCs w:val="21"/>
        </w:rPr>
        <w:t>Enpal</w:t>
      </w:r>
      <w:proofErr w:type="spellEnd"/>
    </w:p>
    <w:p w14:paraId="76433D8C" w14:textId="77777777" w:rsidR="00EE067D" w:rsidRPr="00EF5AA8" w:rsidRDefault="00EE067D" w:rsidP="00EE067D">
      <w:pPr>
        <w:spacing w:after="0" w:line="240" w:lineRule="auto"/>
        <w:jc w:val="both"/>
        <w:rPr>
          <w:rFonts w:ascii="Georgia" w:eastAsia="Georgia" w:hAnsi="Georgia" w:cs="Georgia"/>
          <w:sz w:val="21"/>
          <w:szCs w:val="21"/>
        </w:rPr>
      </w:pPr>
    </w:p>
    <w:p w14:paraId="1EEA517A" w14:textId="54CBC3F7" w:rsidR="00DB1E07" w:rsidRPr="00EF5AA8" w:rsidRDefault="00A02601" w:rsidP="00EE067D">
      <w:pPr>
        <w:spacing w:after="0" w:line="240" w:lineRule="auto"/>
        <w:jc w:val="both"/>
        <w:rPr>
          <w:rFonts w:ascii="Georgia" w:eastAsia="Georgia" w:hAnsi="Georgia" w:cs="Georgia"/>
          <w:sz w:val="21"/>
          <w:szCs w:val="21"/>
        </w:rPr>
      </w:pPr>
      <w:proofErr w:type="spellStart"/>
      <w:r w:rsidRPr="00EF5AA8">
        <w:rPr>
          <w:rFonts w:ascii="Georgia" w:eastAsia="Georgia" w:hAnsi="Georgia" w:cs="Georgia"/>
          <w:sz w:val="21"/>
          <w:szCs w:val="21"/>
        </w:rPr>
        <w:t>Enpal</w:t>
      </w:r>
      <w:proofErr w:type="spellEnd"/>
      <w:r w:rsidRPr="00EF5AA8">
        <w:rPr>
          <w:rFonts w:ascii="Georgia" w:eastAsia="Georgia" w:hAnsi="Georgia" w:cs="Georgia"/>
          <w:sz w:val="21"/>
          <w:szCs w:val="21"/>
        </w:rPr>
        <w:t xml:space="preserve"> erscheint mir als ideale Wahl für dieses Praktikum. Neben Ihrer Position als einer der führenden Anbieter im Bereich erneuerbarer Energien beeindruckt mich besonders Ihr Engagement dafür, eine nachhaltigere Zukunft zu gestalten und den Übergang zu sauberer Energie zu fördern. Als Angehöriger der Generation Z ist es mir wichtig, unsere Gesellschaft und Wirtschaft als Ganzes nachhaltiger zu gestalten und ich hoffe, im Rahmen des Praktikums einen großen Teil dazu beitragen zu können.</w:t>
      </w:r>
      <w:commentRangeEnd w:id="4"/>
      <w:r w:rsidR="00EE067D">
        <w:rPr>
          <w:rStyle w:val="CommentReference"/>
        </w:rPr>
        <w:commentReference w:id="4"/>
      </w:r>
    </w:p>
    <w:p w14:paraId="63348B7F" w14:textId="77777777" w:rsidR="0019195B" w:rsidRPr="0044444F" w:rsidRDefault="0019195B">
      <w:pPr>
        <w:spacing w:after="0"/>
        <w:jc w:val="both"/>
        <w:rPr>
          <w:rFonts w:ascii="Georgia" w:eastAsia="Georgia" w:hAnsi="Georgia" w:cs="Georgia"/>
          <w:sz w:val="21"/>
          <w:szCs w:val="21"/>
        </w:rPr>
      </w:pPr>
    </w:p>
    <w:sectPr w:rsidR="0019195B" w:rsidRPr="0044444F">
      <w:pgSz w:w="11906" w:h="16838"/>
      <w:pgMar w:top="1021" w:right="1247" w:bottom="397"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 berater e.V." w:date="2024-02-23T16:31:00Z" w:initials="KB">
    <w:p w14:paraId="1F41A2F3" w14:textId="77777777" w:rsidR="00EE067D" w:rsidRDefault="00EE067D" w:rsidP="00EE067D">
      <w:pPr>
        <w:pStyle w:val="CommentText"/>
      </w:pPr>
      <w:r>
        <w:rPr>
          <w:rStyle w:val="CommentReference"/>
        </w:rPr>
        <w:annotationRef/>
      </w:r>
      <w:r>
        <w:t>Soll das drin bleiben? Especially, weil das Praktikum noch garnicht angefangen hat bei Schaeffler Consulting</w:t>
      </w:r>
    </w:p>
  </w:comment>
  <w:comment w:id="1" w:author="Sarah Bergmann" w:date="2024-02-23T11:08:00Z" w:initials="SB">
    <w:p w14:paraId="0E823885" w14:textId="739824CC" w:rsidR="00A02601" w:rsidRDefault="00A02601">
      <w:pPr>
        <w:pStyle w:val="CommentText"/>
      </w:pPr>
      <w:r>
        <w:rPr>
          <w:rStyle w:val="CommentReference"/>
        </w:rPr>
        <w:annotationRef/>
      </w:r>
      <w:r>
        <w:t xml:space="preserve">Gleicher Kommentar wie beim Inhouse-Anschreiben – gerne konkretisieren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 w:author="Kilian Brilz | berater e.V." w:date="2024-02-23T16:30:00Z" w:initials="KB">
    <w:p w14:paraId="43A77350" w14:textId="77777777" w:rsidR="007D077D" w:rsidRDefault="00EE067D" w:rsidP="007D077D">
      <w:pPr>
        <w:pStyle w:val="CommentText"/>
      </w:pPr>
      <w:r>
        <w:rPr>
          <w:rStyle w:val="CommentReference"/>
        </w:rPr>
        <w:annotationRef/>
      </w:r>
      <w:r w:rsidR="007D077D">
        <w:t xml:space="preserve">@David siehe Anschreiben: Inhouse-Consulting </w:t>
      </w:r>
    </w:p>
  </w:comment>
  <w:comment w:id="4" w:author="Kilian Brilz | berater e.V." w:date="2024-02-23T16:22:00Z" w:initials="KB">
    <w:p w14:paraId="24FD16AE" w14:textId="77777777" w:rsidR="007D077D" w:rsidRDefault="00EE067D" w:rsidP="007D077D">
      <w:pPr>
        <w:pStyle w:val="CommentText"/>
      </w:pPr>
      <w:r>
        <w:rPr>
          <w:rStyle w:val="CommentReference"/>
        </w:rPr>
        <w:annotationRef/>
      </w:r>
      <w:r w:rsidR="007D077D">
        <w:t>@David Reicht das als Absatz? Kann ich da noch irgendwas individuelles (individuelleres) mit einbauen?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41A2F3" w15:done="0"/>
  <w15:commentEx w15:paraId="0E823885" w15:done="0"/>
  <w15:commentEx w15:paraId="43A77350" w15:paraIdParent="0E823885" w15:done="0"/>
  <w15:commentEx w15:paraId="24FD16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CDB6C5" w16cex:dateUtc="2024-02-23T15:31:00Z"/>
  <w16cex:commentExtensible w16cex:durableId="25A417C9" w16cex:dateUtc="2024-02-23T10:08:00Z"/>
  <w16cex:commentExtensible w16cex:durableId="0D7011E2" w16cex:dateUtc="2024-02-23T15:30:00Z"/>
  <w16cex:commentExtensible w16cex:durableId="6009C292" w16cex:dateUtc="2024-02-23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41A2F3" w16cid:durableId="6DCDB6C5"/>
  <w16cid:commentId w16cid:paraId="0E823885" w16cid:durableId="25A417C9"/>
  <w16cid:commentId w16cid:paraId="43A77350" w16cid:durableId="0D7011E2"/>
  <w16cid:commentId w16cid:paraId="24FD16AE" w16cid:durableId="6009C2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94"/>
    <w:rsid w:val="000C2FE9"/>
    <w:rsid w:val="0019195B"/>
    <w:rsid w:val="00282394"/>
    <w:rsid w:val="00311124"/>
    <w:rsid w:val="00313950"/>
    <w:rsid w:val="0032639A"/>
    <w:rsid w:val="0044444F"/>
    <w:rsid w:val="004A16E8"/>
    <w:rsid w:val="0052697D"/>
    <w:rsid w:val="00570C03"/>
    <w:rsid w:val="006D6287"/>
    <w:rsid w:val="007D058D"/>
    <w:rsid w:val="007D077D"/>
    <w:rsid w:val="007E560C"/>
    <w:rsid w:val="00857806"/>
    <w:rsid w:val="00957A08"/>
    <w:rsid w:val="009D4B28"/>
    <w:rsid w:val="00A02601"/>
    <w:rsid w:val="00A058D6"/>
    <w:rsid w:val="00AB677D"/>
    <w:rsid w:val="00D7225F"/>
    <w:rsid w:val="00D869DD"/>
    <w:rsid w:val="00DB1E07"/>
    <w:rsid w:val="00E92A0A"/>
    <w:rsid w:val="00EE067D"/>
    <w:rsid w:val="00EF5A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78D7"/>
  <w15:docId w15:val="{284E093C-7306-4BA4-9B09-23AA182B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0476AB"/>
    <w:rPr>
      <w:sz w:val="16"/>
      <w:szCs w:val="16"/>
    </w:rPr>
  </w:style>
  <w:style w:type="paragraph" w:styleId="CommentText">
    <w:name w:val="annotation text"/>
    <w:basedOn w:val="Normal"/>
    <w:link w:val="CommentTextChar"/>
    <w:uiPriority w:val="99"/>
    <w:unhideWhenUsed/>
    <w:rsid w:val="000476AB"/>
    <w:pPr>
      <w:spacing w:line="240" w:lineRule="auto"/>
    </w:pPr>
    <w:rPr>
      <w:sz w:val="20"/>
      <w:szCs w:val="20"/>
    </w:rPr>
  </w:style>
  <w:style w:type="character" w:customStyle="1" w:styleId="CommentTextChar">
    <w:name w:val="Comment Text Char"/>
    <w:basedOn w:val="DefaultParagraphFont"/>
    <w:link w:val="CommentText"/>
    <w:uiPriority w:val="99"/>
    <w:rsid w:val="000476AB"/>
    <w:rPr>
      <w:sz w:val="20"/>
      <w:szCs w:val="20"/>
    </w:rPr>
  </w:style>
  <w:style w:type="paragraph" w:styleId="CommentSubject">
    <w:name w:val="annotation subject"/>
    <w:basedOn w:val="CommentText"/>
    <w:next w:val="CommentText"/>
    <w:link w:val="CommentSubjectChar"/>
    <w:uiPriority w:val="99"/>
    <w:semiHidden/>
    <w:unhideWhenUsed/>
    <w:rsid w:val="000476AB"/>
    <w:rPr>
      <w:b/>
      <w:bCs/>
    </w:rPr>
  </w:style>
  <w:style w:type="character" w:customStyle="1" w:styleId="CommentSubjectChar">
    <w:name w:val="Comment Subject Char"/>
    <w:basedOn w:val="CommentTextChar"/>
    <w:link w:val="CommentSubject"/>
    <w:uiPriority w:val="99"/>
    <w:semiHidden/>
    <w:rsid w:val="000476AB"/>
    <w:rPr>
      <w:b/>
      <w:bCs/>
      <w:sz w:val="20"/>
      <w:szCs w:val="20"/>
    </w:rPr>
  </w:style>
  <w:style w:type="paragraph" w:styleId="Revision">
    <w:name w:val="Revision"/>
    <w:hidden/>
    <w:uiPriority w:val="99"/>
    <w:semiHidden/>
    <w:rsid w:val="005D2DD6"/>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163309">
      <w:bodyDiv w:val="1"/>
      <w:marLeft w:val="0"/>
      <w:marRight w:val="0"/>
      <w:marTop w:val="0"/>
      <w:marBottom w:val="0"/>
      <w:divBdr>
        <w:top w:val="none" w:sz="0" w:space="0" w:color="auto"/>
        <w:left w:val="none" w:sz="0" w:space="0" w:color="auto"/>
        <w:bottom w:val="none" w:sz="0" w:space="0" w:color="auto"/>
        <w:right w:val="none" w:sz="0" w:space="0" w:color="auto"/>
      </w:divBdr>
    </w:div>
    <w:div w:id="1845779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72-962 0 0,-1 28-3008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31-1 0 0,-5-41-571 0 0,15 65 621 0 0,53 145 1 0 0,-51-171-1091 0 0,0-1-1688 0 0,-10-34-5914 0 0</inkml:trace>
  <inkml:trace contextRef="#ctx0" brushRef="#br0" timeOffset="1234.55">651 1141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0,-7 272-112 0 0,14-357-4091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0,34 8 0 0 0,-55-9 278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0,-65 79 3085 0 0,49-62-1823 0 0,1 1 1 0 0,1 0 0 0 0,-21 39-1 0 0,35-57-1359 0 0,0 0-1 0 0,0 0 1 0 0,1 0-1 0 0,-1 1 1 0 0,1-1 0 0 0,0 0-1 0 0,0 1 1 0 0,0-1-1 0 0,1 1 1 0 0,0-1-1 0 0,0 1 1 0 0,0-1-1 0 0,0 1 1 0 0,0-1 0 0 0,1 4-1 0 0,0-4 1 0 0,0 1-1 0 0,0-1 1 0 0,1 0-1 0 0,0 0 1 0 0,-1 1-1 0 0,1-1 1 0 0,1 0 0 0 0,-1-1-1 0 0,1 1 1 0 0,-1 0-1 0 0,1-1 1 0 0,0 1-1 0 0,0-1 1 0 0,6 4-1 0 0,0 1-88 0 0,1-1 0 0 0,0 0-1 0 0,0-1 1 0 0,1 0 0 0 0,17 6-1 0 0,61 16-449 0 0,-2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0,-27 13 431 0 0,2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1499 936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1463 1085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1853 1000 12439 0 0,'1'1'253'0'0,"-1"0"1"0"0,1 0-1 0 0,-1 0 0 0 0,1 0 0 0 0,-1 0 0 0 0,0 1 0 0 0,1-1 0 0 0,-1 0 0 0 0,0 0 0 0 0,0 0 0 0 0,0 1 1 0 0,0-1-1 0 0,0 0 0 0 0,0 2 0 0 0,0 0 80 0 0,-2 48 1749 0 0,-1-1 1 0 0,-13 69 0 0 0,-1 0-1824 0 0,16-109-1896 0 0</inkml:trace>
  <inkml:trace contextRef="#ctx0" brushRef="#br0" timeOffset="3546.2">1877 422 19351 0 0,'-11'-12'856'0'0,"6"7"176"0"0,1 1-824 0 0,-1 1-208 0 0,3 3 0 0 0,0 0 0 0 0,-1 1 360 0 0,0 4 32 0 0,-4 3 8 0 0,0 6 0 0 0,1 7-152 0 0,1 3-32 0 0,2 0-8 0 0,2-2 0 0 0,4 0-296 0 0,2-5-56 0 0,4-3-16 0 0,3-3-9248 0 0</inkml:trace>
  <inkml:trace contextRef="#ctx0" brushRef="#br0" timeOffset="3956.93">2355 1 12895 0 0,'-1'2'445'0'0,"1"-1"1"0"0,0 1-1 0 0,-1 0 0 0 0,1 0 0 0 0,0 0 0 0 0,0 0 1 0 0,0-1-1 0 0,1 4 0 0 0,-1 3 222 0 0,-16 220 4417 0 0,-19-2-3882 0 0,28-187-1091 0 0,-61 291 472 0 0,-9 60-541 0 0,60-269-554 0 0,11-74-16 0 0</inkml:trace>
  <inkml:trace contextRef="#ctx0" brushRef="#br0" timeOffset="4385.22">2508 809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0,284-58-236 0 0,19 15-851 0 0,-383 63 911 0 0,-122 27 198 0 0,-49 15 550 0 0,-76 37 159 0 0,-171 51 642 0 0,-951 337 1256 0 0,1224-415-2520 0 0,-492 206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0,54-21-68 0 0,40-14-6 0 0,409-65-273 0 0,-300 55 27 0 0,29-8-1896 0 0,31 0-7553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APTAbus8LJxFT9lBXDnfU5t28Q==">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55B0B0-2755-4FC7-8DF7-7E13256EA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617</Words>
  <Characters>3891</Characters>
  <Application>Microsoft Office Word</Application>
  <DocSecurity>0</DocSecurity>
  <Lines>32</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Kilian Brilz | berater e.V.</cp:lastModifiedBy>
  <cp:revision>4</cp:revision>
  <dcterms:created xsi:type="dcterms:W3CDTF">2024-02-23T13:26:00Z</dcterms:created>
  <dcterms:modified xsi:type="dcterms:W3CDTF">2024-02-23T15:42:00Z</dcterms:modified>
</cp:coreProperties>
</file>