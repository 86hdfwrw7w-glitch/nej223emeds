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4820"/>
        <w:gridCol w:w="567"/>
        <w:gridCol w:w="567"/>
        <w:gridCol w:w="425"/>
        <w:gridCol w:w="142"/>
        <w:gridCol w:w="425"/>
        <w:gridCol w:w="142"/>
        <w:gridCol w:w="567"/>
        <w:gridCol w:w="1134"/>
        <w:tblGridChange w:id="0">
          <w:tblGrid>
            <w:gridCol w:w="1701"/>
            <w:gridCol w:w="4820"/>
            <w:gridCol w:w="567"/>
            <w:gridCol w:w="567"/>
            <w:gridCol w:w="425"/>
            <w:gridCol w:w="142"/>
            <w:gridCol w:w="425"/>
            <w:gridCol w:w="142"/>
            <w:gridCol w:w="567"/>
            <w:gridCol w:w="1134"/>
          </w:tblGrid>
        </w:tblGridChange>
      </w:tblGrid>
      <w:tr w:rsidR="00E55D90" w:rsidRPr="00E84708" w14:paraId="487AC9CE" w14:textId="77777777" w:rsidTr="00F220E4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0CBC6997" w14:textId="3A9B7E11" w:rsidR="00E55D90" w:rsidRPr="004D3E23" w:rsidRDefault="00DE76FF" w:rsidP="00C72DE7">
            <w:pPr>
              <w:jc w:val="center"/>
              <w:rPr>
                <w:rFonts w:cstheme="minorHAnsi"/>
                <w:b/>
                <w:sz w:val="48"/>
                <w:szCs w:val="44"/>
              </w:rPr>
            </w:pPr>
            <w:r w:rsidRPr="004D3E23">
              <w:rPr>
                <w:rFonts w:cstheme="minorHAnsi"/>
                <w:b/>
                <w:sz w:val="44"/>
                <w:szCs w:val="40"/>
              </w:rPr>
              <w:t>Jonas</w:t>
            </w:r>
            <w:r w:rsidR="00E55D90" w:rsidRPr="004D3E23">
              <w:rPr>
                <w:rFonts w:cstheme="minorHAnsi"/>
                <w:b/>
                <w:sz w:val="44"/>
                <w:szCs w:val="40"/>
              </w:rPr>
              <w:t xml:space="preserve"> </w:t>
            </w:r>
            <w:r w:rsidRPr="004D3E23">
              <w:rPr>
                <w:rFonts w:cstheme="minorHAnsi"/>
                <w:b/>
                <w:sz w:val="44"/>
                <w:szCs w:val="40"/>
              </w:rPr>
              <w:t>Kremer</w:t>
            </w:r>
          </w:p>
          <w:p w14:paraId="2D363F9A" w14:textId="684E9A9E" w:rsidR="00F44F5F" w:rsidRPr="00E84708" w:rsidRDefault="00F44F5F" w:rsidP="00C72DE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E84708">
              <w:rPr>
                <w:rFonts w:cstheme="minorHAnsi"/>
                <w:bCs/>
                <w:sz w:val="20"/>
                <w:szCs w:val="20"/>
              </w:rPr>
              <w:t>H</w:t>
            </w:r>
            <w:r w:rsidR="00DE76FF" w:rsidRPr="00E84708">
              <w:rPr>
                <w:rFonts w:cstheme="minorHAnsi"/>
                <w:bCs/>
                <w:sz w:val="20"/>
                <w:szCs w:val="20"/>
              </w:rPr>
              <w:t>ochstraße</w:t>
            </w:r>
            <w:r w:rsidRPr="00E84708"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DE76FF" w:rsidRPr="00E84708">
              <w:rPr>
                <w:rFonts w:cstheme="minorHAnsi"/>
                <w:bCs/>
                <w:sz w:val="20"/>
                <w:szCs w:val="20"/>
              </w:rPr>
              <w:t>30</w:t>
            </w:r>
            <w:r w:rsidRPr="00E84708">
              <w:rPr>
                <w:rFonts w:cstheme="minorHAnsi"/>
                <w:bCs/>
                <w:sz w:val="20"/>
                <w:szCs w:val="20"/>
              </w:rPr>
              <w:t xml:space="preserve">, </w:t>
            </w:r>
            <w:r w:rsidR="00514B3A">
              <w:rPr>
                <w:rFonts w:cstheme="minorHAnsi"/>
                <w:bCs/>
                <w:sz w:val="20"/>
                <w:szCs w:val="20"/>
              </w:rPr>
              <w:t>65611 Brechen</w:t>
            </w:r>
          </w:p>
          <w:p w14:paraId="135895E2" w14:textId="11F03570" w:rsidR="00F44F5F" w:rsidRPr="00E84708" w:rsidRDefault="00DA239E" w:rsidP="00C72DE7">
            <w:pPr>
              <w:jc w:val="center"/>
              <w:rPr>
                <w:rFonts w:cstheme="minorHAnsi"/>
                <w:b/>
              </w:rPr>
            </w:pPr>
            <w:r w:rsidRPr="00E84708">
              <w:rPr>
                <w:rFonts w:cstheme="minorHAnsi"/>
                <w:bCs/>
                <w:sz w:val="20"/>
                <w:szCs w:val="20"/>
              </w:rPr>
              <w:t>jonaskremer2970@</w:t>
            </w:r>
            <w:r w:rsidR="00A243A7">
              <w:rPr>
                <w:rFonts w:cstheme="minorHAnsi"/>
                <w:bCs/>
                <w:sz w:val="20"/>
                <w:szCs w:val="20"/>
              </w:rPr>
              <w:t>gmail</w:t>
            </w:r>
            <w:r w:rsidR="00F44F5F" w:rsidRPr="00E84708">
              <w:rPr>
                <w:rFonts w:cstheme="minorHAnsi"/>
                <w:bCs/>
                <w:sz w:val="20"/>
                <w:szCs w:val="20"/>
              </w:rPr>
              <w:t>.com | +49(0)1</w:t>
            </w:r>
            <w:r w:rsidR="00B13ADF" w:rsidRPr="00E84708">
              <w:rPr>
                <w:rFonts w:cstheme="minorHAnsi"/>
                <w:bCs/>
                <w:sz w:val="20"/>
                <w:szCs w:val="20"/>
              </w:rPr>
              <w:t xml:space="preserve">607519434 | </w:t>
            </w:r>
            <w:ins w:id="1" w:author="Catharina Freier" w:date="2025-11-09T19:08:00Z" w16du:dateUtc="2025-11-09T18:08:00Z">
              <w:r w:rsidR="00C72DE7">
                <w:rPr>
                  <w:rFonts w:cstheme="minorHAnsi"/>
                  <w:bCs/>
                  <w:sz w:val="20"/>
                  <w:szCs w:val="20"/>
                </w:rPr>
                <w:fldChar w:fldCharType="begin"/>
              </w:r>
              <w:r w:rsidR="00C72DE7">
                <w:rPr>
                  <w:rFonts w:cstheme="minorHAnsi"/>
                  <w:bCs/>
                  <w:sz w:val="20"/>
                  <w:szCs w:val="20"/>
                </w:rPr>
                <w:instrText>HYPERLINK "http://linkedin.com/in/jonaskremer"</w:instrText>
              </w:r>
              <w:r w:rsidR="00C72DE7">
                <w:rPr>
                  <w:rFonts w:cstheme="minorHAnsi"/>
                  <w:bCs/>
                  <w:sz w:val="20"/>
                  <w:szCs w:val="20"/>
                </w:rPr>
              </w:r>
              <w:r w:rsidR="00C72DE7">
                <w:rPr>
                  <w:rFonts w:cstheme="minorHAnsi"/>
                  <w:bCs/>
                  <w:sz w:val="20"/>
                  <w:szCs w:val="20"/>
                </w:rPr>
                <w:fldChar w:fldCharType="separate"/>
              </w:r>
              <w:r w:rsidR="00C72DE7" w:rsidRPr="00C72DE7">
                <w:rPr>
                  <w:rStyle w:val="Hyperlink"/>
                  <w:rFonts w:cstheme="minorHAnsi"/>
                  <w:bCs/>
                  <w:sz w:val="20"/>
                  <w:szCs w:val="20"/>
                </w:rPr>
                <w:t>LinkedIn</w:t>
              </w:r>
              <w:del w:id="2" w:author="Catharina Freier" w:date="2025-11-09T19:08:00Z" w16du:dateUtc="2025-11-09T18:08:00Z">
                <w:r w:rsidR="00B209D3" w:rsidRPr="00C72DE7" w:rsidDel="00C72DE7">
                  <w:rPr>
                    <w:rStyle w:val="Hyperlink"/>
                    <w:rFonts w:cstheme="minorHAnsi"/>
                    <w:bCs/>
                    <w:sz w:val="20"/>
                    <w:szCs w:val="20"/>
                  </w:rPr>
                  <w:delText>linkedin.com/in/jonaskremer</w:delText>
                </w:r>
              </w:del>
              <w:r w:rsidR="00C72DE7">
                <w:rPr>
                  <w:rFonts w:cstheme="minorHAnsi"/>
                  <w:bCs/>
                  <w:sz w:val="20"/>
                  <w:szCs w:val="20"/>
                </w:rPr>
                <w:fldChar w:fldCharType="end"/>
              </w:r>
            </w:ins>
          </w:p>
        </w:tc>
      </w:tr>
      <w:tr w:rsidR="002508C2" w:rsidRPr="00E84708" w14:paraId="0FCADE56" w14:textId="77777777" w:rsidTr="0038161B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" w:author="Sarah Bergmann" w:date="2025-11-09T21:33:00Z" w16du:dateUtc="2025-11-09T20:33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jc w:val="center"/>
          <w:trPrChange w:id="4" w:author="Sarah Bergmann" w:date="2025-11-09T21:33:00Z" w16du:dateUtc="2025-11-09T20:33:00Z">
            <w:trPr>
              <w:trHeight w:val="567"/>
              <w:jc w:val="center"/>
            </w:trPr>
          </w:trPrChange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  <w:tcPrChange w:id="5" w:author="Sarah Bergmann" w:date="2025-11-09T21:33:00Z" w16du:dateUtc="2025-11-09T20:33:00Z">
              <w:tcPr>
                <w:tcW w:w="1049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E84708" w:rsidRDefault="00F44F5F" w:rsidP="00C72DE7">
            <w:pPr>
              <w:rPr>
                <w:rFonts w:cstheme="minorHAnsi"/>
                <w:b/>
                <w:sz w:val="28"/>
              </w:rPr>
            </w:pPr>
            <w:r w:rsidRPr="00E84708">
              <w:rPr>
                <w:rFonts w:cstheme="minorHAnsi"/>
                <w:b/>
                <w:sz w:val="28"/>
                <w:szCs w:val="32"/>
              </w:rPr>
              <w:t>SCHULE &amp; STUDIUM</w:t>
            </w:r>
          </w:p>
        </w:tc>
      </w:tr>
      <w:tr w:rsidR="00D1492F" w:rsidRPr="00E84708" w14:paraId="7D1DEBF7" w14:textId="77777777" w:rsidTr="00F220E4">
        <w:trPr>
          <w:trHeight w:val="340"/>
          <w:jc w:val="center"/>
        </w:trPr>
        <w:tc>
          <w:tcPr>
            <w:tcW w:w="822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B147EAC" w:rsidR="00D1492F" w:rsidRPr="00E84708" w:rsidRDefault="00513C61" w:rsidP="00C72DE7">
            <w:pPr>
              <w:rPr>
                <w:rFonts w:cstheme="minorHAnsi"/>
                <w:b/>
                <w:sz w:val="20"/>
                <w:szCs w:val="20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Nova Information Management School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3F2E047" w:rsidR="00D1492F" w:rsidRPr="00E84708" w:rsidRDefault="00513C61" w:rsidP="00C72DE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Lissabon, Portugal</w:t>
            </w:r>
          </w:p>
        </w:tc>
      </w:tr>
      <w:tr w:rsidR="00D1492F" w:rsidRPr="00E84708" w14:paraId="61E5D482" w14:textId="77777777" w:rsidTr="00F220E4">
        <w:trPr>
          <w:trHeight w:val="20"/>
          <w:jc w:val="center"/>
        </w:trPr>
        <w:tc>
          <w:tcPr>
            <w:tcW w:w="7655" w:type="dxa"/>
            <w:gridSpan w:val="4"/>
          </w:tcPr>
          <w:p w14:paraId="11CB9A0F" w14:textId="32475CA7" w:rsidR="00D1492F" w:rsidRPr="00E84708" w:rsidRDefault="00354F35" w:rsidP="00C72DE7">
            <w:pPr>
              <w:rPr>
                <w:rFonts w:cstheme="minorHAnsi"/>
                <w:i/>
                <w:iCs/>
                <w:sz w:val="20"/>
                <w:szCs w:val="20"/>
              </w:rPr>
            </w:pPr>
            <w:commentRangeStart w:id="6"/>
            <w:r w:rsidRPr="00E84708">
              <w:rPr>
                <w:rFonts w:cstheme="minorHAnsi"/>
                <w:i/>
                <w:iCs/>
                <w:sz w:val="20"/>
                <w:szCs w:val="20"/>
              </w:rPr>
              <w:t>Auslandssemester</w:t>
            </w:r>
            <w:commentRangeEnd w:id="6"/>
            <w:r w:rsidR="00C72DE7">
              <w:rPr>
                <w:rStyle w:val="Kommentarzeichen"/>
              </w:rPr>
              <w:commentReference w:id="6"/>
            </w:r>
          </w:p>
        </w:tc>
        <w:tc>
          <w:tcPr>
            <w:tcW w:w="2835" w:type="dxa"/>
            <w:gridSpan w:val="6"/>
          </w:tcPr>
          <w:p w14:paraId="419A9228" w14:textId="60B5F346" w:rsidR="00D1492F" w:rsidRPr="000A1874" w:rsidRDefault="00D1492F" w:rsidP="00C72DE7">
            <w:pPr>
              <w:jc w:val="right"/>
              <w:rPr>
                <w:rFonts w:cstheme="minorHAnsi"/>
                <w:i/>
                <w:iCs/>
                <w:sz w:val="20"/>
                <w:szCs w:val="20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09/20</w:t>
            </w:r>
            <w:r w:rsidR="00D96286" w:rsidRPr="000A1874">
              <w:rPr>
                <w:rFonts w:cstheme="minorHAnsi"/>
                <w:i/>
                <w:iCs/>
                <w:sz w:val="20"/>
                <w:szCs w:val="20"/>
              </w:rPr>
              <w:t>25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–</w:t>
            </w:r>
            <w:r w:rsidR="00B17D95"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r w:rsidR="00D5280E" w:rsidRPr="000A1874">
              <w:rPr>
                <w:rFonts w:cstheme="minorHAnsi"/>
                <w:i/>
                <w:iCs/>
                <w:sz w:val="20"/>
                <w:szCs w:val="20"/>
              </w:rPr>
              <w:t>heute</w:t>
            </w:r>
          </w:p>
        </w:tc>
      </w:tr>
      <w:tr w:rsidR="00D5280E" w:rsidRPr="000D3A3E" w14:paraId="7EABE9F1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7A71E6B0" w14:textId="7E34E43F" w:rsidR="00426D7E" w:rsidRPr="00C72DE7" w:rsidRDefault="0038161B" w:rsidP="00C72DE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color w:val="000000"/>
                <w:sz w:val="20"/>
                <w:szCs w:val="20"/>
                <w:lang w:val="en-US"/>
              </w:rPr>
            </w:pPr>
            <w:ins w:id="7" w:author="Sarah Bergmann" w:date="2025-11-09T21:36:00Z" w16du:dateUtc="2025-11-09T20:36:00Z">
              <w:r>
                <w:rPr>
                  <w:rFonts w:cstheme="minorHAnsi"/>
                  <w:color w:val="000000"/>
                  <w:sz w:val="20"/>
                  <w:szCs w:val="20"/>
                  <w:lang w:val="en-US"/>
                </w:rPr>
                <w:t>Module</w:t>
              </w:r>
            </w:ins>
            <w:del w:id="8" w:author="Sarah Bergmann" w:date="2025-11-09T21:36:00Z" w16du:dateUtc="2025-11-09T20:36:00Z">
              <w:r w:rsidR="0087098D" w:rsidRPr="00C72DE7" w:rsidDel="0038161B">
                <w:rPr>
                  <w:rFonts w:cstheme="minorHAnsi"/>
                  <w:color w:val="000000"/>
                  <w:sz w:val="20"/>
                  <w:szCs w:val="20"/>
                  <w:lang w:val="en-US"/>
                  <w:rPrChange w:id="9" w:author="Catharina Freier" w:date="2025-11-09T19:04:00Z" w16du:dateUtc="2025-11-09T18:04:00Z">
                    <w:rPr>
                      <w:rFonts w:cstheme="minorHAnsi"/>
                      <w:b/>
                      <w:b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Fächer</w:delText>
              </w:r>
            </w:del>
            <w:r w:rsidR="00F25EB2" w:rsidRPr="00C72DE7">
              <w:rPr>
                <w:rFonts w:cstheme="minorHAnsi"/>
                <w:color w:val="000000"/>
                <w:sz w:val="20"/>
                <w:szCs w:val="20"/>
                <w:lang w:val="en-US"/>
                <w:rPrChange w:id="10" w:author="Catharina Freier" w:date="2025-11-09T19:04:00Z" w16du:dateUtc="2025-11-09T18:04:00Z">
                  <w:rPr>
                    <w:rFonts w:cstheme="minorHAnsi"/>
                    <w:b/>
                    <w:bCs/>
                    <w:color w:val="000000"/>
                    <w:sz w:val="20"/>
                    <w:szCs w:val="20"/>
                    <w:lang w:val="en-US"/>
                  </w:rPr>
                </w:rPrChange>
              </w:rPr>
              <w:t>:</w:t>
            </w:r>
            <w:r w:rsidR="00F25EB2" w:rsidRPr="00C72DE7">
              <w:rPr>
                <w:rFonts w:cstheme="minorHAnsi"/>
                <w:color w:val="000000"/>
                <w:sz w:val="20"/>
                <w:szCs w:val="20"/>
                <w:lang w:val="en-US"/>
              </w:rPr>
              <w:t xml:space="preserve"> </w:t>
            </w:r>
            <w:r w:rsidR="00391B61" w:rsidRPr="00C72DE7">
              <w:rPr>
                <w:rFonts w:cstheme="minorHAnsi"/>
                <w:color w:val="000000"/>
                <w:sz w:val="20"/>
                <w:szCs w:val="20"/>
                <w:lang w:val="en-US"/>
              </w:rPr>
              <w:t>Business Intelligence</w:t>
            </w:r>
            <w:r w:rsidR="004E2F21" w:rsidRPr="00C72DE7">
              <w:rPr>
                <w:rFonts w:cstheme="minorHAnsi"/>
                <w:color w:val="000000"/>
                <w:sz w:val="20"/>
                <w:szCs w:val="20"/>
                <w:lang w:val="en-US"/>
              </w:rPr>
              <w:t>, Business Process Management</w:t>
            </w:r>
            <w:r w:rsidR="00AB6A91" w:rsidRPr="00C72DE7">
              <w:rPr>
                <w:rFonts w:cstheme="minorHAnsi"/>
                <w:color w:val="000000"/>
                <w:sz w:val="20"/>
                <w:szCs w:val="20"/>
                <w:lang w:val="en-US"/>
              </w:rPr>
              <w:t>, Predictive Analytics in Finance</w:t>
            </w:r>
          </w:p>
        </w:tc>
      </w:tr>
      <w:tr w:rsidR="00D5280E" w:rsidRPr="00E84708" w14:paraId="013361E1" w14:textId="77777777" w:rsidTr="00F220E4">
        <w:trPr>
          <w:trHeight w:val="340"/>
          <w:jc w:val="center"/>
        </w:trPr>
        <w:tc>
          <w:tcPr>
            <w:tcW w:w="8080" w:type="dxa"/>
            <w:gridSpan w:val="5"/>
            <w:vAlign w:val="bottom"/>
          </w:tcPr>
          <w:p w14:paraId="197620E3" w14:textId="2AFB92B3" w:rsidR="00D1492F" w:rsidRPr="00E84708" w:rsidRDefault="004F36AD" w:rsidP="00C72DE7">
            <w:pPr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Technische Universität München</w:t>
            </w:r>
          </w:p>
        </w:tc>
        <w:tc>
          <w:tcPr>
            <w:tcW w:w="2410" w:type="dxa"/>
            <w:gridSpan w:val="5"/>
            <w:vAlign w:val="bottom"/>
          </w:tcPr>
          <w:p w14:paraId="63D86F51" w14:textId="34BE7F16" w:rsidR="00D1492F" w:rsidRPr="00E84708" w:rsidRDefault="00A97CE5" w:rsidP="00C72DE7">
            <w:pPr>
              <w:ind w:left="-279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München</w:t>
            </w:r>
          </w:p>
        </w:tc>
      </w:tr>
      <w:tr w:rsidR="00D5280E" w:rsidRPr="00E84708" w14:paraId="62632213" w14:textId="77777777" w:rsidTr="00F220E4">
        <w:trPr>
          <w:trHeight w:val="20"/>
          <w:jc w:val="center"/>
        </w:trPr>
        <w:tc>
          <w:tcPr>
            <w:tcW w:w="7088" w:type="dxa"/>
            <w:gridSpan w:val="3"/>
          </w:tcPr>
          <w:p w14:paraId="5F71027E" w14:textId="01747897" w:rsidR="00D1492F" w:rsidRPr="00E84708" w:rsidRDefault="00A97CE5" w:rsidP="00C72DE7">
            <w:pPr>
              <w:rPr>
                <w:rFonts w:cstheme="minorHAnsi"/>
                <w:i/>
                <w:iCs/>
                <w:sz w:val="20"/>
                <w:szCs w:val="20"/>
                <w:lang w:val="de-AT"/>
              </w:rPr>
            </w:pPr>
            <w:proofErr w:type="spellStart"/>
            <w:r w:rsidRPr="00E84708">
              <w:rPr>
                <w:rFonts w:cstheme="minorHAnsi"/>
                <w:i/>
                <w:iCs/>
                <w:sz w:val="20"/>
                <w:szCs w:val="20"/>
              </w:rPr>
              <w:t>M.Sc</w:t>
            </w:r>
            <w:proofErr w:type="spellEnd"/>
            <w:r w:rsidRPr="00E84708">
              <w:rPr>
                <w:rFonts w:cstheme="minorHAnsi"/>
                <w:i/>
                <w:iCs/>
                <w:sz w:val="20"/>
                <w:szCs w:val="20"/>
              </w:rPr>
              <w:t>. in Management</w:t>
            </w:r>
          </w:p>
        </w:tc>
        <w:tc>
          <w:tcPr>
            <w:tcW w:w="3402" w:type="dxa"/>
            <w:gridSpan w:val="7"/>
          </w:tcPr>
          <w:p w14:paraId="51FC9814" w14:textId="56929373" w:rsidR="00D1492F" w:rsidRPr="000A1874" w:rsidRDefault="00A97CE5" w:rsidP="00C72DE7">
            <w:pPr>
              <w:jc w:val="right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10</w:t>
            </w:r>
            <w:r w:rsidR="00426D7E" w:rsidRPr="000A1874">
              <w:rPr>
                <w:rFonts w:cstheme="minorHAnsi"/>
                <w:i/>
                <w:iCs/>
                <w:sz w:val="20"/>
                <w:szCs w:val="20"/>
              </w:rPr>
              <w:t>/20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>24</w:t>
            </w:r>
            <w:r w:rsidR="00426D7E"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– 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>heute</w:t>
            </w:r>
          </w:p>
        </w:tc>
      </w:tr>
      <w:tr w:rsidR="00D5280E" w:rsidRPr="00E84708" w14:paraId="4D68BFE7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54BF63E9" w14:textId="63BEEDB1" w:rsidR="0091331D" w:rsidRPr="00C72DE7" w:rsidRDefault="005744F3" w:rsidP="00C72DE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C72DE7">
              <w:rPr>
                <w:rFonts w:cstheme="minorHAnsi"/>
                <w:sz w:val="20"/>
                <w:szCs w:val="20"/>
                <w:rPrChange w:id="11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</w:rPr>
                </w:rPrChange>
              </w:rPr>
              <w:t>Aktuelle Durchschnittsnote</w:t>
            </w:r>
            <w:r w:rsidRPr="00C72DE7">
              <w:rPr>
                <w:rFonts w:cstheme="minorHAnsi"/>
                <w:sz w:val="20"/>
                <w:szCs w:val="20"/>
              </w:rPr>
              <w:t>: 1,4</w:t>
            </w:r>
          </w:p>
        </w:tc>
      </w:tr>
      <w:tr w:rsidR="00AE4ED3" w:rsidRPr="00E84708" w14:paraId="6B19CF91" w14:textId="77777777" w:rsidTr="00F220E4">
        <w:trPr>
          <w:trHeight w:val="340"/>
          <w:jc w:val="center"/>
        </w:trPr>
        <w:tc>
          <w:tcPr>
            <w:tcW w:w="7088" w:type="dxa"/>
            <w:gridSpan w:val="3"/>
            <w:vAlign w:val="bottom"/>
          </w:tcPr>
          <w:p w14:paraId="54F7169D" w14:textId="089B9375" w:rsidR="00AE4ED3" w:rsidRPr="00E84708" w:rsidRDefault="00AA2838" w:rsidP="00C72DE7">
            <w:pPr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Hochschule Fresenius</w:t>
            </w:r>
          </w:p>
        </w:tc>
        <w:tc>
          <w:tcPr>
            <w:tcW w:w="3402" w:type="dxa"/>
            <w:gridSpan w:val="7"/>
            <w:vAlign w:val="bottom"/>
          </w:tcPr>
          <w:p w14:paraId="262B6DA3" w14:textId="2E8E5241" w:rsidR="00AE4ED3" w:rsidRPr="00E84708" w:rsidRDefault="0022628B" w:rsidP="00C72DE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Idstein</w:t>
            </w:r>
          </w:p>
        </w:tc>
      </w:tr>
      <w:tr w:rsidR="00AE4ED3" w:rsidRPr="00E84708" w14:paraId="263521E3" w14:textId="77777777" w:rsidTr="00F220E4">
        <w:trPr>
          <w:trHeight w:val="20"/>
          <w:jc w:val="center"/>
        </w:trPr>
        <w:tc>
          <w:tcPr>
            <w:tcW w:w="7088" w:type="dxa"/>
            <w:gridSpan w:val="3"/>
          </w:tcPr>
          <w:p w14:paraId="36282A3A" w14:textId="62030F9B" w:rsidR="00AE4ED3" w:rsidRPr="00E84708" w:rsidRDefault="00AA2838" w:rsidP="00C72DE7">
            <w:pPr>
              <w:rPr>
                <w:rFonts w:cstheme="minorHAnsi"/>
                <w:b/>
                <w:i/>
                <w:iCs/>
                <w:sz w:val="21"/>
                <w:szCs w:val="21"/>
              </w:rPr>
            </w:pPr>
            <w:proofErr w:type="spellStart"/>
            <w:r w:rsidRPr="00E84708">
              <w:rPr>
                <w:rFonts w:cstheme="minorHAnsi"/>
                <w:i/>
                <w:iCs/>
                <w:sz w:val="20"/>
                <w:szCs w:val="20"/>
              </w:rPr>
              <w:t>M.Sc</w:t>
            </w:r>
            <w:proofErr w:type="spellEnd"/>
            <w:r w:rsidRPr="00E84708">
              <w:rPr>
                <w:rFonts w:cstheme="minorHAnsi"/>
                <w:i/>
                <w:iCs/>
                <w:sz w:val="20"/>
                <w:szCs w:val="20"/>
              </w:rPr>
              <w:t>. in Wirtschaftschemie</w:t>
            </w:r>
          </w:p>
        </w:tc>
        <w:tc>
          <w:tcPr>
            <w:tcW w:w="3402" w:type="dxa"/>
            <w:gridSpan w:val="7"/>
          </w:tcPr>
          <w:p w14:paraId="3DE8C75D" w14:textId="55E3148D" w:rsidR="00AE4ED3" w:rsidRPr="000A1874" w:rsidRDefault="00AE4ED3" w:rsidP="00C72DE7">
            <w:pPr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09/20</w:t>
            </w:r>
            <w:r w:rsidR="009962D2" w:rsidRPr="000A1874">
              <w:rPr>
                <w:rFonts w:cstheme="minorHAnsi"/>
                <w:i/>
                <w:iCs/>
                <w:sz w:val="20"/>
                <w:szCs w:val="20"/>
              </w:rPr>
              <w:t>2</w:t>
            </w:r>
            <w:r w:rsidR="00EA62FB" w:rsidRPr="000A1874">
              <w:rPr>
                <w:rFonts w:cstheme="minorHAnsi"/>
                <w:i/>
                <w:iCs/>
                <w:sz w:val="20"/>
                <w:szCs w:val="20"/>
              </w:rPr>
              <w:t>3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 xml:space="preserve"> – 0</w:t>
            </w:r>
            <w:r w:rsidR="00FB133B" w:rsidRPr="000A1874">
              <w:rPr>
                <w:rFonts w:cstheme="minorHAnsi"/>
                <w:i/>
                <w:iCs/>
                <w:sz w:val="20"/>
                <w:szCs w:val="20"/>
              </w:rPr>
              <w:t>8</w:t>
            </w:r>
            <w:r w:rsidRPr="000A1874">
              <w:rPr>
                <w:rFonts w:cstheme="minorHAnsi"/>
                <w:i/>
                <w:iCs/>
                <w:sz w:val="20"/>
                <w:szCs w:val="20"/>
              </w:rPr>
              <w:t>/20</w:t>
            </w:r>
            <w:r w:rsidR="009962D2" w:rsidRPr="000A1874">
              <w:rPr>
                <w:rFonts w:cstheme="minorHAnsi"/>
                <w:i/>
                <w:iCs/>
                <w:sz w:val="20"/>
                <w:szCs w:val="20"/>
              </w:rPr>
              <w:t>2</w:t>
            </w:r>
            <w:r w:rsidR="00EA62FB" w:rsidRPr="000A1874">
              <w:rPr>
                <w:rFonts w:cstheme="minorHAnsi"/>
                <w:i/>
                <w:iCs/>
                <w:sz w:val="20"/>
                <w:szCs w:val="20"/>
              </w:rPr>
              <w:t>4</w:t>
            </w:r>
          </w:p>
        </w:tc>
      </w:tr>
      <w:tr w:rsidR="00AE4ED3" w:rsidRPr="00E84708" w14:paraId="27601A10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6ECF7248" w14:textId="3B5950F3" w:rsidR="00AE4ED3" w:rsidRPr="00E84708" w:rsidRDefault="00FB133B" w:rsidP="00C72DE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sz w:val="20"/>
                <w:szCs w:val="20"/>
              </w:rPr>
              <w:t xml:space="preserve">Hochschul- und </w:t>
            </w:r>
            <w:proofErr w:type="spellStart"/>
            <w:r w:rsidRPr="00E84708">
              <w:rPr>
                <w:rFonts w:cstheme="minorHAnsi"/>
                <w:sz w:val="20"/>
                <w:szCs w:val="20"/>
              </w:rPr>
              <w:t>Studiengangswechsel</w:t>
            </w:r>
            <w:proofErr w:type="spellEnd"/>
            <w:r w:rsidRPr="00E84708">
              <w:rPr>
                <w:rFonts w:cstheme="minorHAnsi"/>
                <w:sz w:val="20"/>
                <w:szCs w:val="20"/>
              </w:rPr>
              <w:t xml:space="preserve"> zur Technischen Universität München nach dem </w:t>
            </w:r>
            <w:r w:rsidR="003320FF">
              <w:rPr>
                <w:rFonts w:cstheme="minorHAnsi"/>
                <w:sz w:val="20"/>
                <w:szCs w:val="20"/>
              </w:rPr>
              <w:t>zweiten</w:t>
            </w:r>
            <w:r w:rsidRPr="00E84708">
              <w:rPr>
                <w:rFonts w:cstheme="minorHAnsi"/>
                <w:sz w:val="20"/>
                <w:szCs w:val="20"/>
              </w:rPr>
              <w:t xml:space="preserve"> Semester</w:t>
            </w:r>
          </w:p>
        </w:tc>
      </w:tr>
      <w:tr w:rsidR="004B3123" w:rsidRPr="00E84708" w14:paraId="37081732" w14:textId="77777777" w:rsidTr="00F220E4">
        <w:trPr>
          <w:trHeight w:val="340"/>
          <w:jc w:val="center"/>
        </w:trPr>
        <w:tc>
          <w:tcPr>
            <w:tcW w:w="7088" w:type="dxa"/>
            <w:gridSpan w:val="3"/>
            <w:vAlign w:val="bottom"/>
          </w:tcPr>
          <w:p w14:paraId="5FA6B8F4" w14:textId="67D78C7E" w:rsidR="004B3123" w:rsidRPr="00E84708" w:rsidRDefault="004B3123" w:rsidP="00C72DE7">
            <w:pPr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Hochschule Fresenius</w:t>
            </w:r>
          </w:p>
        </w:tc>
        <w:tc>
          <w:tcPr>
            <w:tcW w:w="3402" w:type="dxa"/>
            <w:gridSpan w:val="7"/>
            <w:vAlign w:val="bottom"/>
          </w:tcPr>
          <w:p w14:paraId="112AEE63" w14:textId="5335B6C8" w:rsidR="004B3123" w:rsidRPr="00E84708" w:rsidRDefault="004B3123" w:rsidP="00C72DE7">
            <w:pPr>
              <w:jc w:val="right"/>
              <w:rPr>
                <w:rFonts w:cstheme="minorHAnsi"/>
                <w:b/>
                <w:sz w:val="21"/>
                <w:szCs w:val="21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Idstein</w:t>
            </w:r>
          </w:p>
        </w:tc>
      </w:tr>
      <w:tr w:rsidR="004B3123" w:rsidRPr="00E84708" w14:paraId="4A32A8F0" w14:textId="77777777" w:rsidTr="00F220E4">
        <w:trPr>
          <w:trHeight w:val="20"/>
          <w:jc w:val="center"/>
        </w:trPr>
        <w:tc>
          <w:tcPr>
            <w:tcW w:w="7088" w:type="dxa"/>
            <w:gridSpan w:val="3"/>
          </w:tcPr>
          <w:p w14:paraId="278D789A" w14:textId="5CEC4FFC" w:rsidR="004B3123" w:rsidRPr="00E84708" w:rsidRDefault="00E07D42" w:rsidP="00C72DE7">
            <w:pPr>
              <w:rPr>
                <w:rFonts w:cstheme="minorHAnsi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i/>
                <w:iCs/>
                <w:sz w:val="20"/>
                <w:szCs w:val="20"/>
              </w:rPr>
              <w:t>B.Sc. in Wirtschaftschemie</w:t>
            </w:r>
          </w:p>
        </w:tc>
        <w:tc>
          <w:tcPr>
            <w:tcW w:w="3402" w:type="dxa"/>
            <w:gridSpan w:val="7"/>
          </w:tcPr>
          <w:p w14:paraId="4C6E9ABA" w14:textId="1D6692A9" w:rsidR="004B3123" w:rsidRPr="000A1874" w:rsidRDefault="004B3123" w:rsidP="00C72DE7">
            <w:pPr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09/2020 – 07/2023</w:t>
            </w:r>
          </w:p>
        </w:tc>
      </w:tr>
      <w:tr w:rsidR="004B3123" w:rsidRPr="00E84708" w14:paraId="396D00ED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1487D116" w14:textId="36DF485A" w:rsidR="00E07D42" w:rsidRPr="00C72DE7" w:rsidRDefault="004B3123" w:rsidP="00C72DE7">
            <w:pPr>
              <w:pStyle w:val="Listenabsatz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de-AT"/>
              </w:rPr>
            </w:pPr>
            <w:r w:rsidRPr="00C72DE7">
              <w:rPr>
                <w:rFonts w:cstheme="minorHAnsi"/>
                <w:sz w:val="20"/>
                <w:szCs w:val="20"/>
                <w:lang w:val="de-AT"/>
                <w:rPrChange w:id="12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  <w:lang w:val="de-AT"/>
                  </w:rPr>
                </w:rPrChange>
              </w:rPr>
              <w:t>Finale Note:</w:t>
            </w:r>
            <w:r w:rsidRPr="00C72DE7">
              <w:rPr>
                <w:rFonts w:cstheme="minorHAnsi"/>
                <w:sz w:val="20"/>
                <w:szCs w:val="20"/>
                <w:lang w:val="de-AT"/>
              </w:rPr>
              <w:t xml:space="preserve"> 1,1 (</w:t>
            </w:r>
            <w:r w:rsidR="009F4553" w:rsidRPr="00C72DE7">
              <w:rPr>
                <w:rFonts w:cstheme="minorHAnsi"/>
                <w:sz w:val="20"/>
                <w:szCs w:val="20"/>
                <w:lang w:val="de-AT"/>
              </w:rPr>
              <w:t xml:space="preserve">Auszeichnung als </w:t>
            </w:r>
            <w:proofErr w:type="spellStart"/>
            <w:r w:rsidRPr="00C72DE7">
              <w:rPr>
                <w:rFonts w:cstheme="minorHAnsi"/>
                <w:sz w:val="20"/>
                <w:szCs w:val="20"/>
                <w:lang w:val="de-AT"/>
              </w:rPr>
              <w:t>Studiengangsbester</w:t>
            </w:r>
            <w:proofErr w:type="spellEnd"/>
            <w:r w:rsidR="009F4553" w:rsidRPr="00C72DE7">
              <w:rPr>
                <w:rFonts w:cstheme="minorHAnsi"/>
                <w:sz w:val="20"/>
                <w:szCs w:val="20"/>
                <w:lang w:val="de-AT"/>
              </w:rPr>
              <w:t>)</w:t>
            </w:r>
          </w:p>
        </w:tc>
      </w:tr>
      <w:tr w:rsidR="0008234F" w:rsidRPr="00E84708" w14:paraId="4FB1DF91" w14:textId="77777777" w:rsidTr="00F220E4">
        <w:trPr>
          <w:trHeight w:val="340"/>
          <w:jc w:val="center"/>
        </w:trPr>
        <w:tc>
          <w:tcPr>
            <w:tcW w:w="7088" w:type="dxa"/>
            <w:gridSpan w:val="3"/>
            <w:vAlign w:val="bottom"/>
          </w:tcPr>
          <w:p w14:paraId="4405D265" w14:textId="3F8821B1" w:rsidR="0008234F" w:rsidRPr="00E84708" w:rsidRDefault="0008234F" w:rsidP="00C72DE7">
            <w:pPr>
              <w:rPr>
                <w:rFonts w:cstheme="minorHAnsi"/>
                <w:b/>
                <w:b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Peter-Paul-</w:t>
            </w:r>
            <w:proofErr w:type="spellStart"/>
            <w:r w:rsidRPr="00E84708">
              <w:rPr>
                <w:rFonts w:cstheme="minorHAnsi"/>
                <w:b/>
                <w:sz w:val="21"/>
                <w:szCs w:val="21"/>
              </w:rPr>
              <w:t>Cahensly</w:t>
            </w:r>
            <w:proofErr w:type="spellEnd"/>
            <w:r w:rsidRPr="00E84708">
              <w:rPr>
                <w:rFonts w:cstheme="minorHAnsi"/>
                <w:b/>
                <w:sz w:val="21"/>
                <w:szCs w:val="21"/>
              </w:rPr>
              <w:t>-Schule</w:t>
            </w:r>
          </w:p>
        </w:tc>
        <w:tc>
          <w:tcPr>
            <w:tcW w:w="3402" w:type="dxa"/>
            <w:gridSpan w:val="7"/>
            <w:vAlign w:val="bottom"/>
          </w:tcPr>
          <w:p w14:paraId="35210B0E" w14:textId="3AED44D3" w:rsidR="0008234F" w:rsidRPr="00E84708" w:rsidRDefault="00EA02FE" w:rsidP="00C72DE7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Limburg a. d. Lahn</w:t>
            </w:r>
          </w:p>
        </w:tc>
      </w:tr>
      <w:tr w:rsidR="00785809" w:rsidRPr="00E84708" w14:paraId="5F9721BE" w14:textId="77777777" w:rsidTr="00F220E4">
        <w:trPr>
          <w:trHeight w:val="20"/>
          <w:jc w:val="center"/>
        </w:trPr>
        <w:tc>
          <w:tcPr>
            <w:tcW w:w="7088" w:type="dxa"/>
            <w:gridSpan w:val="3"/>
          </w:tcPr>
          <w:p w14:paraId="603CEE57" w14:textId="099A81B9" w:rsidR="00785809" w:rsidRPr="00E84708" w:rsidRDefault="00C86C43" w:rsidP="00C72DE7">
            <w:pPr>
              <w:rPr>
                <w:rFonts w:cstheme="minorHAnsi"/>
                <w:b/>
                <w:bCs/>
                <w:i/>
                <w:iCs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i/>
                <w:iCs/>
                <w:sz w:val="20"/>
                <w:szCs w:val="20"/>
              </w:rPr>
              <w:t>Allgemeine Hochschulreife</w:t>
            </w:r>
            <w:r w:rsidR="00F6095B" w:rsidRPr="00E84708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  <w:del w:id="13" w:author="Catharina Freier" w:date="2025-11-09T19:06:00Z" w16du:dateUtc="2025-11-09T18:06:00Z">
              <w:r w:rsidR="00F6095B" w:rsidRPr="00E84708" w:rsidDel="00C72DE7">
                <w:rPr>
                  <w:rFonts w:cstheme="minorHAnsi"/>
                  <w:i/>
                  <w:iCs/>
                  <w:sz w:val="20"/>
                  <w:szCs w:val="20"/>
                </w:rPr>
                <w:delText>(Abitur)</w:delText>
              </w:r>
            </w:del>
          </w:p>
        </w:tc>
        <w:tc>
          <w:tcPr>
            <w:tcW w:w="3402" w:type="dxa"/>
            <w:gridSpan w:val="7"/>
          </w:tcPr>
          <w:p w14:paraId="75DAA274" w14:textId="781A373E" w:rsidR="00785809" w:rsidRPr="000A1874" w:rsidRDefault="00EA02FE" w:rsidP="00C72DE7">
            <w:pPr>
              <w:jc w:val="right"/>
              <w:rPr>
                <w:rFonts w:cstheme="minorHAnsi"/>
                <w:i/>
                <w:iCs/>
                <w:sz w:val="20"/>
                <w:szCs w:val="20"/>
              </w:rPr>
            </w:pPr>
            <w:r w:rsidRPr="000A1874">
              <w:rPr>
                <w:rFonts w:cstheme="minorHAnsi"/>
                <w:i/>
                <w:iCs/>
                <w:sz w:val="20"/>
                <w:szCs w:val="20"/>
              </w:rPr>
              <w:t>08/2017 – 07/2020</w:t>
            </w:r>
          </w:p>
        </w:tc>
      </w:tr>
      <w:tr w:rsidR="00785809" w:rsidRPr="00E84708" w14:paraId="5D230EC8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194D6D7A" w14:textId="77777777" w:rsidR="00785809" w:rsidRPr="00C72DE7" w:rsidRDefault="00785809" w:rsidP="00C72DE7">
            <w:pPr>
              <w:pStyle w:val="Listenabsatz"/>
              <w:numPr>
                <w:ilvl w:val="0"/>
                <w:numId w:val="28"/>
              </w:numPr>
              <w:rPr>
                <w:rFonts w:cstheme="minorHAnsi"/>
                <w:sz w:val="20"/>
                <w:szCs w:val="20"/>
                <w:lang w:val="de-AT"/>
                <w:rPrChange w:id="14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  <w:lang w:val="de-AT"/>
                  </w:rPr>
                </w:rPrChange>
              </w:rPr>
            </w:pPr>
            <w:r w:rsidRPr="00C72DE7">
              <w:rPr>
                <w:rFonts w:cstheme="minorHAnsi"/>
                <w:sz w:val="20"/>
                <w:szCs w:val="20"/>
                <w:lang w:val="de-AT"/>
                <w:rPrChange w:id="15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  <w:lang w:val="de-AT"/>
                  </w:rPr>
                </w:rPrChange>
              </w:rPr>
              <w:t>Finale Note:</w:t>
            </w:r>
            <w:r w:rsidRPr="00C72DE7">
              <w:rPr>
                <w:rFonts w:cstheme="minorHAnsi"/>
                <w:sz w:val="20"/>
                <w:szCs w:val="20"/>
                <w:lang w:val="de-AT"/>
              </w:rPr>
              <w:t xml:space="preserve"> 1,</w:t>
            </w:r>
            <w:r w:rsidR="005A4B07" w:rsidRPr="00C72DE7">
              <w:rPr>
                <w:rFonts w:cstheme="minorHAnsi"/>
                <w:sz w:val="20"/>
                <w:szCs w:val="20"/>
                <w:lang w:val="de-AT"/>
              </w:rPr>
              <w:t>2</w:t>
            </w:r>
          </w:p>
          <w:p w14:paraId="43F65B8D" w14:textId="7EE40582" w:rsidR="005A4B07" w:rsidRPr="00C72DE7" w:rsidRDefault="005A4B07" w:rsidP="00C72DE7">
            <w:pPr>
              <w:pStyle w:val="Listenabsatz"/>
              <w:numPr>
                <w:ilvl w:val="0"/>
                <w:numId w:val="28"/>
              </w:numPr>
              <w:rPr>
                <w:rFonts w:cstheme="minorHAnsi"/>
                <w:sz w:val="20"/>
                <w:szCs w:val="20"/>
                <w:lang w:val="de-AT"/>
                <w:rPrChange w:id="16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  <w:lang w:val="de-AT"/>
                  </w:rPr>
                </w:rPrChange>
              </w:rPr>
            </w:pPr>
            <w:r w:rsidRPr="00C72DE7">
              <w:rPr>
                <w:rFonts w:cstheme="minorHAnsi"/>
                <w:sz w:val="20"/>
                <w:szCs w:val="20"/>
                <w:lang w:val="de-AT"/>
                <w:rPrChange w:id="17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  <w:lang w:val="de-AT"/>
                  </w:rPr>
                </w:rPrChange>
              </w:rPr>
              <w:t>Leistungsfächer</w:t>
            </w:r>
            <w:r w:rsidR="00FE74C5" w:rsidRPr="00C72DE7">
              <w:rPr>
                <w:rFonts w:cstheme="minorHAnsi"/>
                <w:sz w:val="20"/>
                <w:szCs w:val="20"/>
                <w:lang w:val="de-AT"/>
                <w:rPrChange w:id="18" w:author="Catharina Freier" w:date="2025-11-09T19:04:00Z" w16du:dateUtc="2025-11-09T18:04:00Z">
                  <w:rPr>
                    <w:rFonts w:cstheme="minorHAnsi"/>
                    <w:b/>
                    <w:bCs/>
                    <w:sz w:val="20"/>
                    <w:szCs w:val="20"/>
                    <w:lang w:val="de-AT"/>
                  </w:rPr>
                </w:rPrChange>
              </w:rPr>
              <w:t xml:space="preserve">: </w:t>
            </w:r>
            <w:r w:rsidR="00FE74C5" w:rsidRPr="00C72DE7">
              <w:rPr>
                <w:rFonts w:cstheme="minorHAnsi"/>
                <w:sz w:val="20"/>
                <w:szCs w:val="20"/>
                <w:lang w:val="de-AT"/>
              </w:rPr>
              <w:t>Wirtschaft (14 Punkte), Chemie</w:t>
            </w:r>
            <w:r w:rsidR="009F4553" w:rsidRPr="00C72DE7">
              <w:rPr>
                <w:rFonts w:cstheme="minorHAnsi"/>
                <w:sz w:val="20"/>
                <w:szCs w:val="20"/>
                <w:lang w:val="de-AT"/>
              </w:rPr>
              <w:t xml:space="preserve"> (15 Punkte)</w:t>
            </w:r>
          </w:p>
        </w:tc>
      </w:tr>
      <w:tr w:rsidR="004B3123" w:rsidRPr="00E84708" w14:paraId="3A2665B3" w14:textId="77777777" w:rsidTr="0038161B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9" w:author="Sarah Bergmann" w:date="2025-11-09T21:34:00Z" w16du:dateUtc="2025-11-09T20:34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jc w:val="center"/>
          <w:trPrChange w:id="20" w:author="Sarah Bergmann" w:date="2025-11-09T21:34:00Z" w16du:dateUtc="2025-11-09T20:34:00Z">
            <w:trPr>
              <w:trHeight w:val="567"/>
              <w:jc w:val="center"/>
            </w:trPr>
          </w:trPrChange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  <w:tcPrChange w:id="21" w:author="Sarah Bergmann" w:date="2025-11-09T21:34:00Z" w16du:dateUtc="2025-11-09T20:34:00Z">
              <w:tcPr>
                <w:tcW w:w="1049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4B3123" w:rsidRPr="00E84708" w:rsidRDefault="004B3123" w:rsidP="00C72DE7">
            <w:pPr>
              <w:pStyle w:val="BERSCHRIFT"/>
              <w:rPr>
                <w:rFonts w:asciiTheme="minorHAnsi" w:hAnsiTheme="minorHAnsi" w:cstheme="minorHAnsi"/>
                <w:smallCaps w:val="0"/>
                <w:sz w:val="28"/>
              </w:rPr>
            </w:pPr>
            <w:r w:rsidRPr="00E84708">
              <w:rPr>
                <w:rFonts w:asciiTheme="minorHAnsi" w:hAnsiTheme="minorHAnsi" w:cstheme="minorHAnsi"/>
                <w:smallCaps w:val="0"/>
                <w:sz w:val="28"/>
              </w:rPr>
              <w:t>PRAKTISCHE ERFAHRUNGEN</w:t>
            </w:r>
          </w:p>
        </w:tc>
      </w:tr>
      <w:tr w:rsidR="004B3123" w:rsidRPr="00E84708" w14:paraId="127C64E2" w14:textId="77777777" w:rsidTr="00F220E4">
        <w:trPr>
          <w:trHeight w:val="340"/>
          <w:jc w:val="center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C87A938" w:rsidR="004B3123" w:rsidRPr="00E84708" w:rsidRDefault="00D36719" w:rsidP="00C72DE7">
            <w:pPr>
              <w:rPr>
                <w:rFonts w:cstheme="minorHAnsi"/>
                <w:sz w:val="20"/>
                <w:szCs w:val="20"/>
              </w:rPr>
            </w:pPr>
            <w:r w:rsidRPr="00E84708">
              <w:rPr>
                <w:rFonts w:cstheme="minorHAnsi"/>
                <w:b/>
                <w:sz w:val="21"/>
                <w:szCs w:val="21"/>
              </w:rPr>
              <w:t>Fresenius Kabi Deutschland GmbH</w:t>
            </w:r>
          </w:p>
        </w:tc>
        <w:tc>
          <w:tcPr>
            <w:tcW w:w="3969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4B9AAA8A" w:rsidR="004B3123" w:rsidRPr="00E84708" w:rsidRDefault="00F746BD" w:rsidP="00C72DE7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Bad Homburg</w:t>
            </w:r>
          </w:p>
        </w:tc>
      </w:tr>
      <w:tr w:rsidR="004B3123" w:rsidRPr="00E84708" w14:paraId="335D84E9" w14:textId="77777777" w:rsidTr="00F220E4">
        <w:trPr>
          <w:trHeight w:val="20"/>
          <w:jc w:val="center"/>
        </w:trPr>
        <w:tc>
          <w:tcPr>
            <w:tcW w:w="8647" w:type="dxa"/>
            <w:gridSpan w:val="7"/>
          </w:tcPr>
          <w:p w14:paraId="20B1570F" w14:textId="2568D5E0" w:rsidR="004B3123" w:rsidRPr="00E84708" w:rsidRDefault="00036C2A" w:rsidP="00C72DE7">
            <w:pPr>
              <w:rPr>
                <w:rFonts w:cstheme="minorHAnsi"/>
                <w:i/>
                <w:iCs/>
                <w:sz w:val="20"/>
                <w:szCs w:val="20"/>
              </w:rPr>
            </w:pPr>
            <w:r w:rsidRPr="00036C2A">
              <w:rPr>
                <w:rFonts w:cstheme="minorHAnsi"/>
                <w:i/>
                <w:iCs/>
                <w:sz w:val="20"/>
                <w:szCs w:val="20"/>
              </w:rPr>
              <w:t>Werkstudent</w:t>
            </w:r>
            <w:del w:id="22" w:author="Catharina Freier" w:date="2025-11-09T19:06:00Z" w16du:dateUtc="2025-11-09T18:06:00Z">
              <w:r w:rsidRPr="00036C2A" w:rsidDel="00C72DE7">
                <w:rPr>
                  <w:rFonts w:cstheme="minorHAnsi"/>
                  <w:i/>
                  <w:iCs/>
                  <w:sz w:val="20"/>
                  <w:szCs w:val="20"/>
                </w:rPr>
                <w:delText xml:space="preserve"> (10–15 h/Woche)</w:delText>
              </w:r>
            </w:del>
            <w:r w:rsidRPr="00036C2A">
              <w:rPr>
                <w:rFonts w:cstheme="minorHAnsi"/>
                <w:i/>
                <w:iCs/>
                <w:sz w:val="20"/>
                <w:szCs w:val="20"/>
              </w:rPr>
              <w:t xml:space="preserve"> in der Systemadministration und Anwender</w:t>
            </w:r>
            <w:r w:rsidR="000A60B8">
              <w:rPr>
                <w:rFonts w:cstheme="minorHAnsi"/>
                <w:i/>
                <w:iCs/>
                <w:sz w:val="20"/>
                <w:szCs w:val="20"/>
              </w:rPr>
              <w:t>beratung</w:t>
            </w:r>
            <w:r w:rsidRPr="00036C2A">
              <w:rPr>
                <w:rFonts w:cstheme="minorHAnsi"/>
                <w:i/>
                <w:iCs/>
                <w:sz w:val="20"/>
                <w:szCs w:val="20"/>
              </w:rPr>
              <w:t xml:space="preserve"> für</w:t>
            </w:r>
            <w:r w:rsidR="00D106CD">
              <w:rPr>
                <w:rFonts w:cstheme="minorHAnsi"/>
                <w:i/>
                <w:iCs/>
                <w:sz w:val="20"/>
                <w:szCs w:val="20"/>
              </w:rPr>
              <w:t xml:space="preserve"> das </w:t>
            </w:r>
            <w:r w:rsidRPr="00036C2A">
              <w:rPr>
                <w:rFonts w:cstheme="minorHAnsi"/>
                <w:i/>
                <w:iCs/>
                <w:sz w:val="20"/>
                <w:szCs w:val="20"/>
              </w:rPr>
              <w:t xml:space="preserve">Tool </w:t>
            </w:r>
            <w:proofErr w:type="spellStart"/>
            <w:r w:rsidRPr="00036C2A">
              <w:rPr>
                <w:rFonts w:cstheme="minorHAnsi"/>
                <w:i/>
                <w:iCs/>
                <w:sz w:val="20"/>
                <w:szCs w:val="20"/>
              </w:rPr>
              <w:t>Planisware</w:t>
            </w:r>
            <w:proofErr w:type="spellEnd"/>
          </w:p>
        </w:tc>
        <w:tc>
          <w:tcPr>
            <w:tcW w:w="1843" w:type="dxa"/>
            <w:gridSpan w:val="3"/>
          </w:tcPr>
          <w:p w14:paraId="0475B997" w14:textId="1736CB9E" w:rsidR="004B3123" w:rsidRPr="000A1874" w:rsidRDefault="00106400" w:rsidP="00C72DE7">
            <w:pPr>
              <w:jc w:val="right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>
              <w:rPr>
                <w:rFonts w:cstheme="minorHAnsi"/>
                <w:i/>
                <w:iCs/>
                <w:sz w:val="20"/>
                <w:szCs w:val="20"/>
                <w:lang w:val="en-US"/>
              </w:rPr>
              <w:t>10</w:t>
            </w:r>
            <w:r w:rsidR="004B312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/20</w:t>
            </w:r>
            <w:r w:rsidR="00717909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24</w:t>
            </w:r>
            <w:r w:rsidR="004B312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717909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0</w:t>
            </w:r>
            <w:r w:rsidR="00242E3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8</w:t>
            </w:r>
            <w:r w:rsidR="004B312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/20</w:t>
            </w:r>
            <w:r w:rsidR="00242E33" w:rsidRPr="000A1874">
              <w:rPr>
                <w:rFonts w:cstheme="minorHAnsi"/>
                <w:i/>
                <w:iCs/>
                <w:sz w:val="20"/>
                <w:szCs w:val="20"/>
                <w:lang w:val="en-US"/>
              </w:rPr>
              <w:t>25</w:t>
            </w:r>
          </w:p>
        </w:tc>
      </w:tr>
      <w:tr w:rsidR="004B3123" w:rsidRPr="00E84708" w14:paraId="54C3D64C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27184178" w14:textId="6A689DE9" w:rsidR="004B3123" w:rsidRPr="00E84708" w:rsidRDefault="00A762FC" w:rsidP="00C72DE7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Alleiniger </w:t>
            </w:r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Ansprechpartner für den Head </w:t>
            </w:r>
            <w:proofErr w:type="spellStart"/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of</w:t>
            </w:r>
            <w:proofErr w:type="spellEnd"/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PMO </w:t>
            </w:r>
            <w:r w:rsidR="00EB1DF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einer </w:t>
            </w:r>
            <w:r w:rsidR="0087052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Abteilung</w:t>
            </w:r>
            <w:r w:rsidR="00EB1DF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</w:t>
            </w:r>
            <w:r w:rsidR="0094247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Indien bei technischen Fragestellungen</w:t>
            </w:r>
          </w:p>
          <w:p w14:paraId="6DD9BA0F" w14:textId="3C57DA12" w:rsidR="00357356" w:rsidRPr="002B351E" w:rsidRDefault="00A679FF" w:rsidP="00C72DE7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Durchführung regelmäßiger </w:t>
            </w:r>
            <w:r w:rsidR="00154415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Online-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Support-Sessions zur Steigerung der </w:t>
            </w:r>
            <w:r w:rsidR="004D72D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Nutze</w:t>
            </w:r>
            <w:r w:rsidR="0083396D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r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akzeptanz</w:t>
            </w:r>
          </w:p>
        </w:tc>
      </w:tr>
      <w:tr w:rsidR="00C4360A" w:rsidRPr="00E84708" w14:paraId="73FE4A7E" w14:textId="77777777" w:rsidTr="00B72510">
        <w:trPr>
          <w:trHeight w:val="283"/>
          <w:jc w:val="center"/>
        </w:trPr>
        <w:tc>
          <w:tcPr>
            <w:tcW w:w="8647" w:type="dxa"/>
            <w:gridSpan w:val="7"/>
            <w:vAlign w:val="bottom"/>
          </w:tcPr>
          <w:p w14:paraId="2538F4DE" w14:textId="7AD41CC2" w:rsidR="00C4360A" w:rsidRPr="00C4360A" w:rsidRDefault="006604A5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Praktikant</w:t>
            </w:r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 xml:space="preserve"> in der Systemadministration und Anwender</w:t>
            </w:r>
            <w:r w:rsidR="001E79F9">
              <w:rPr>
                <w:rFonts w:asciiTheme="minorHAnsi" w:hAnsiTheme="minorHAnsi" w:cstheme="minorHAnsi"/>
                <w:sz w:val="20"/>
                <w:szCs w:val="20"/>
              </w:rPr>
              <w:t>beratung</w:t>
            </w:r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 xml:space="preserve"> für das Tool </w:t>
            </w:r>
            <w:proofErr w:type="spellStart"/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>Planisware</w:t>
            </w:r>
            <w:proofErr w:type="spellEnd"/>
          </w:p>
        </w:tc>
        <w:tc>
          <w:tcPr>
            <w:tcW w:w="1843" w:type="dxa"/>
            <w:gridSpan w:val="3"/>
            <w:vAlign w:val="bottom"/>
          </w:tcPr>
          <w:p w14:paraId="1E210660" w14:textId="137836FB" w:rsidR="00C4360A" w:rsidRPr="00C4360A" w:rsidRDefault="006604A5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03</w:t>
            </w:r>
            <w:r w:rsidR="00C4360A" w:rsidRPr="00C4360A">
              <w:rPr>
                <w:rFonts w:asciiTheme="minorHAnsi" w:hAnsiTheme="minorHAnsi" w:cstheme="minorHAnsi"/>
                <w:sz w:val="20"/>
                <w:szCs w:val="20"/>
              </w:rPr>
              <w:t>/2024 – 08/202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</w:tr>
      <w:tr w:rsidR="00386603" w:rsidRPr="00E84708" w14:paraId="5036777D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31D7B1E8" w14:textId="77777777" w:rsidR="00C72DE7" w:rsidDel="0038161B" w:rsidRDefault="00E0478F" w:rsidP="00C72DE7">
            <w:pPr>
              <w:pStyle w:val="Bullets"/>
              <w:numPr>
                <w:ilvl w:val="0"/>
                <w:numId w:val="30"/>
              </w:numPr>
              <w:rPr>
                <w:ins w:id="23" w:author="Catharina Freier" w:date="2025-11-09T19:06:00Z" w16du:dateUtc="2025-11-09T18:06:00Z"/>
                <w:del w:id="24" w:author="Sarah Bergmann" w:date="2025-11-09T21:35:00Z" w16du:dateUtc="2025-11-09T20:35:00Z"/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Beratung</w:t>
            </w:r>
            <w:r w:rsidR="00F638A6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einer </w:t>
            </w:r>
            <w:r w:rsidR="00E557CE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neuen </w:t>
            </w:r>
            <w:r w:rsidR="008C0C5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Abteilung</w:t>
            </w:r>
            <w:r w:rsidR="00F638A6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 Indien (ca. 20 Projektmanager) </w:t>
            </w:r>
          </w:p>
          <w:p w14:paraId="20C6EB50" w14:textId="7B1D65CF" w:rsidR="00386603" w:rsidRPr="0038161B" w:rsidRDefault="00120C7E" w:rsidP="0038161B">
            <w:pPr>
              <w:pStyle w:val="Bullets"/>
              <w:numPr>
                <w:ilvl w:val="0"/>
                <w:numId w:val="3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zur</w:t>
            </w:r>
            <w:r w:rsidR="00E557CE"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Integration in das</w:t>
            </w:r>
            <w:r w:rsidR="00F638A6"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unternehmensweit eingesetzte Tool</w:t>
            </w:r>
          </w:p>
          <w:p w14:paraId="3B1F21D4" w14:textId="77777777" w:rsidR="00C72DE7" w:rsidDel="0038161B" w:rsidRDefault="00852046" w:rsidP="00C72DE7">
            <w:pPr>
              <w:pStyle w:val="Bullets"/>
              <w:numPr>
                <w:ilvl w:val="0"/>
                <w:numId w:val="30"/>
              </w:numPr>
              <w:rPr>
                <w:ins w:id="25" w:author="Catharina Freier" w:date="2025-11-09T19:06:00Z" w16du:dateUtc="2025-11-09T18:06:00Z"/>
                <w:del w:id="26" w:author="Sarah Bergmann" w:date="2025-11-09T21:35:00Z" w16du:dateUtc="2025-11-09T20:35:00Z"/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K</w:t>
            </w:r>
            <w:r w:rsidRPr="0085204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onzeptionelle Ausarbeitung </w:t>
            </w:r>
            <w:r w:rsid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und Umsetzung </w:t>
            </w:r>
            <w:r w:rsidR="0088686C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ein</w:t>
            </w:r>
            <w:r w:rsidR="000A7ECF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e</w:t>
            </w:r>
            <w:r w:rsid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</w:t>
            </w:r>
            <w:r w:rsidR="000A7ECF" w:rsidRPr="00796847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Nutzungskonzepts </w:t>
            </w:r>
          </w:p>
          <w:p w14:paraId="240826FD" w14:textId="7871A6F6" w:rsidR="00B73E2F" w:rsidRPr="0038161B" w:rsidRDefault="000A7ECF" w:rsidP="0038161B">
            <w:pPr>
              <w:pStyle w:val="Bullets"/>
              <w:numPr>
                <w:ilvl w:val="0"/>
                <w:numId w:val="3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zur effizienten Abbildung der</w:t>
            </w:r>
            <w:r w:rsidR="004D3E23"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</w:t>
            </w:r>
            <w:r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Funktionsanforderungen </w:t>
            </w:r>
            <w:r w:rsidR="00796847"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der Abteilung </w:t>
            </w:r>
            <w:r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im Tool</w:t>
            </w:r>
          </w:p>
          <w:p w14:paraId="5EA3E288" w14:textId="25A449ED" w:rsidR="009E0558" w:rsidRPr="00E84708" w:rsidRDefault="00E90833" w:rsidP="00C72DE7">
            <w:pPr>
              <w:pStyle w:val="Bullets"/>
              <w:numPr>
                <w:ilvl w:val="0"/>
                <w:numId w:val="3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Eigenständige </w:t>
            </w:r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Durchführung eines Proof-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of</w:t>
            </w:r>
            <w:proofErr w:type="spellEnd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-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Concepts</w:t>
            </w:r>
            <w:proofErr w:type="spellEnd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zur Anbindung externer Software (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OnePager</w:t>
            </w:r>
            <w:proofErr w:type="spellEnd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) an </w:t>
            </w:r>
            <w:proofErr w:type="spellStart"/>
            <w:r w:rsidR="009E0558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Planisware</w:t>
            </w:r>
            <w:proofErr w:type="spellEnd"/>
          </w:p>
        </w:tc>
      </w:tr>
      <w:tr w:rsidR="004B3123" w:rsidRPr="00E84708" w14:paraId="45404236" w14:textId="77777777" w:rsidTr="00F220E4">
        <w:trPr>
          <w:trHeight w:val="340"/>
          <w:jc w:val="center"/>
        </w:trPr>
        <w:tc>
          <w:tcPr>
            <w:tcW w:w="7655" w:type="dxa"/>
            <w:gridSpan w:val="4"/>
            <w:vAlign w:val="bottom"/>
          </w:tcPr>
          <w:p w14:paraId="3CF978EE" w14:textId="529A8AAB" w:rsidR="004B3123" w:rsidRPr="00E84708" w:rsidRDefault="00357356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E84708"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  <w:t>Biogrund</w:t>
            </w:r>
            <w:proofErr w:type="spellEnd"/>
            <w:r w:rsidRPr="00E84708"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2835" w:type="dxa"/>
            <w:gridSpan w:val="6"/>
            <w:vAlign w:val="bottom"/>
          </w:tcPr>
          <w:p w14:paraId="49A11F72" w14:textId="265FE1F8" w:rsidR="004B3123" w:rsidRPr="00E84708" w:rsidRDefault="00A055DB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Hünstetten</w:t>
            </w:r>
          </w:p>
        </w:tc>
      </w:tr>
      <w:tr w:rsidR="004B3123" w:rsidRPr="00E84708" w14:paraId="16C6F7AD" w14:textId="77777777" w:rsidTr="00F220E4">
        <w:trPr>
          <w:trHeight w:val="20"/>
          <w:jc w:val="center"/>
        </w:trPr>
        <w:tc>
          <w:tcPr>
            <w:tcW w:w="7655" w:type="dxa"/>
            <w:gridSpan w:val="4"/>
          </w:tcPr>
          <w:p w14:paraId="5D8760E9" w14:textId="78DED9CC" w:rsidR="004B3123" w:rsidRPr="00E84708" w:rsidRDefault="00D866B8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Praktikant im Rahmen meiner Bachelorarbeit im Research &amp; Development</w:t>
            </w:r>
          </w:p>
        </w:tc>
        <w:tc>
          <w:tcPr>
            <w:tcW w:w="2835" w:type="dxa"/>
            <w:gridSpan w:val="6"/>
          </w:tcPr>
          <w:p w14:paraId="2D9DB8CA" w14:textId="7CB64178" w:rsidR="004B3123" w:rsidRPr="000A1874" w:rsidRDefault="004B3123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– 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A055DB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</w:p>
        </w:tc>
      </w:tr>
      <w:tr w:rsidR="004B3123" w:rsidRPr="00E84708" w14:paraId="7660C4BA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2BB0CCD4" w14:textId="4F0C1CA9" w:rsidR="005D4A56" w:rsidRPr="005D4A56" w:rsidRDefault="008079CD" w:rsidP="00C72DE7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Entwicklung einer </w:t>
            </w:r>
            <w:r w:rsidR="0000695C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neuen 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Rezeptur für magensaftresistente Coatings pharmazeutischer Pellets mittels statistischer Versuchsplanung (MODDE, R, Excel)</w:t>
            </w:r>
            <w:r w:rsidR="008279B3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und O</w:t>
            </w:r>
            <w:r w:rsidR="008279B3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ptimierung des Coating-Prozesses zur Reduktion von Fehlchargen</w:t>
            </w:r>
          </w:p>
          <w:p w14:paraId="2512B5D6" w14:textId="77777777" w:rsidR="00C72DE7" w:rsidRPr="00C72DE7" w:rsidDel="0038161B" w:rsidRDefault="00163BFB" w:rsidP="00C72DE7">
            <w:pPr>
              <w:pStyle w:val="Bullets"/>
              <w:rPr>
                <w:ins w:id="27" w:author="Catharina Freier" w:date="2025-11-09T19:07:00Z" w16du:dateUtc="2025-11-09T18:07:00Z"/>
                <w:del w:id="28" w:author="Sarah Bergmann" w:date="2025-11-09T21:35:00Z" w16du:dateUtc="2025-11-09T20:35:00Z"/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  <w:rPrChange w:id="29" w:author="Catharina Freier" w:date="2025-11-09T19:07:00Z" w16du:dateUtc="2025-11-09T18:07:00Z">
                  <w:rPr>
                    <w:ins w:id="30" w:author="Catharina Freier" w:date="2025-11-09T19:07:00Z" w16du:dateUtc="2025-11-09T18:07:00Z"/>
                    <w:del w:id="31" w:author="Sarah Bergmann" w:date="2025-11-09T21:35:00Z" w16du:dateUtc="2025-11-09T20:35:00Z"/>
                    <w:rFonts w:asciiTheme="minorHAnsi" w:hAnsiTheme="minorHAnsi" w:cstheme="minorHAnsi"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Berechnung </w:t>
            </w:r>
            <w:r w:rsidR="005D4A5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des</w:t>
            </w:r>
            <w:r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Kosteneinsparungspotenzial</w:t>
            </w:r>
            <w:r w:rsidR="005D4A56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</w:t>
            </w:r>
            <w:r w:rsidR="00936F11"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aus Sicht de</w:t>
            </w:r>
            <w:r w:rsidR="00672E82" w:rsidRPr="004850D4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r Kunden </w:t>
            </w:r>
          </w:p>
          <w:p w14:paraId="132465C4" w14:textId="4C7AFB97" w:rsidR="004B3123" w:rsidRPr="0038161B" w:rsidRDefault="00672E82" w:rsidP="0038161B">
            <w:pPr>
              <w:pStyle w:val="Bullets"/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r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von </w:t>
            </w:r>
            <w:proofErr w:type="spellStart"/>
            <w:r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Biogrund</w:t>
            </w:r>
            <w:proofErr w:type="spellEnd"/>
            <w:r w:rsidR="005D4A56"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bei Nutzung de</w:t>
            </w:r>
            <w:r w:rsidR="00557969" w:rsidRPr="0038161B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 neu entwickelten Coatings</w:t>
            </w:r>
          </w:p>
        </w:tc>
      </w:tr>
      <w:tr w:rsidR="004B3123" w:rsidRPr="00E84708" w14:paraId="4EC9DEB8" w14:textId="77777777" w:rsidTr="00F220E4">
        <w:trPr>
          <w:trHeight w:val="340"/>
          <w:jc w:val="center"/>
        </w:trPr>
        <w:tc>
          <w:tcPr>
            <w:tcW w:w="7655" w:type="dxa"/>
            <w:gridSpan w:val="4"/>
            <w:vAlign w:val="bottom"/>
          </w:tcPr>
          <w:p w14:paraId="061D97E7" w14:textId="60F1430A" w:rsidR="004B3123" w:rsidRPr="00E84708" w:rsidRDefault="00B3733C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</w:pPr>
            <w:r w:rsidRPr="00E84708"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  <w:t>Energy Robotics GmbH</w:t>
            </w:r>
          </w:p>
        </w:tc>
        <w:tc>
          <w:tcPr>
            <w:tcW w:w="2835" w:type="dxa"/>
            <w:gridSpan w:val="6"/>
            <w:vAlign w:val="bottom"/>
          </w:tcPr>
          <w:p w14:paraId="38592414" w14:textId="6F85F735" w:rsidR="004B3123" w:rsidRPr="00E84708" w:rsidRDefault="00B3733C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  <w:t>Darmstadt</w:t>
            </w:r>
          </w:p>
        </w:tc>
      </w:tr>
      <w:tr w:rsidR="004B3123" w:rsidRPr="00E84708" w14:paraId="0A0FFCF6" w14:textId="77777777" w:rsidTr="00F220E4">
        <w:trPr>
          <w:trHeight w:val="20"/>
          <w:jc w:val="center"/>
        </w:trPr>
        <w:tc>
          <w:tcPr>
            <w:tcW w:w="7655" w:type="dxa"/>
            <w:gridSpan w:val="4"/>
          </w:tcPr>
          <w:p w14:paraId="30382087" w14:textId="5324D811" w:rsidR="004B3123" w:rsidRPr="00E84708" w:rsidRDefault="00A34920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sz w:val="21"/>
                <w:szCs w:val="21"/>
                <w:lang w:val="en-US"/>
              </w:rPr>
            </w:pPr>
            <w:commentRangeStart w:id="32"/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Studentisches Beratungsprojekt Student2Startup</w:t>
            </w:r>
            <w:commentRangeEnd w:id="32"/>
            <w:r w:rsidR="0038161B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32"/>
            </w:r>
          </w:p>
        </w:tc>
        <w:tc>
          <w:tcPr>
            <w:tcW w:w="2835" w:type="dxa"/>
            <w:gridSpan w:val="6"/>
          </w:tcPr>
          <w:p w14:paraId="7444AF8F" w14:textId="70007A50" w:rsidR="004B3123" w:rsidRPr="000A1874" w:rsidRDefault="004B3123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9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22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– 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/20</w:t>
            </w:r>
            <w:r w:rsidR="00B3733C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23</w:t>
            </w:r>
          </w:p>
        </w:tc>
      </w:tr>
      <w:tr w:rsidR="00861C56" w:rsidRPr="00E84708" w14:paraId="4C00CD42" w14:textId="77777777" w:rsidTr="00F012BA">
        <w:trPr>
          <w:trHeight w:val="20"/>
          <w:jc w:val="center"/>
        </w:trPr>
        <w:tc>
          <w:tcPr>
            <w:tcW w:w="10490" w:type="dxa"/>
            <w:gridSpan w:val="10"/>
            <w:vAlign w:val="bottom"/>
          </w:tcPr>
          <w:p w14:paraId="1DC5F3C9" w14:textId="77777777" w:rsidR="00C72DE7" w:rsidRPr="00C72DE7" w:rsidDel="0038161B" w:rsidRDefault="00861C56" w:rsidP="00C72DE7">
            <w:pPr>
              <w:pStyle w:val="Bullets"/>
              <w:numPr>
                <w:ilvl w:val="0"/>
                <w:numId w:val="29"/>
              </w:numPr>
              <w:rPr>
                <w:ins w:id="33" w:author="Catharina Freier" w:date="2025-11-09T19:07:00Z" w16du:dateUtc="2025-11-09T18:07:00Z"/>
                <w:del w:id="34" w:author="Sarah Bergmann" w:date="2025-11-09T21:34:00Z" w16du:dateUtc="2025-11-09T20:34:00Z"/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  <w:rPrChange w:id="35" w:author="Catharina Freier" w:date="2025-11-09T19:07:00Z" w16du:dateUtc="2025-11-09T18:07:00Z">
                  <w:rPr>
                    <w:ins w:id="36" w:author="Catharina Freier" w:date="2025-11-09T19:07:00Z" w16du:dateUtc="2025-11-09T18:07:00Z"/>
                    <w:del w:id="37" w:author="Sarah Bergmann" w:date="2025-11-09T21:34:00Z" w16du:dateUtc="2025-11-09T20:34:00Z"/>
                    <w:rFonts w:asciiTheme="minorHAnsi" w:hAnsiTheme="minorHAnsi" w:cstheme="minorHAnsi"/>
                    <w:bCs/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E84708">
              <w:rPr>
                <w:rFonts w:asciiTheme="minorHAnsi" w:hAnsiTheme="minorHAnsi" w:cstheme="minorHAnsi"/>
                <w:bCs/>
                <w:i w:val="0"/>
                <w:iCs w:val="0"/>
                <w:sz w:val="20"/>
                <w:szCs w:val="20"/>
              </w:rPr>
              <w:t xml:space="preserve">Durchführung einer Markt- und Wettbewerbsanalyse zur Identifikation </w:t>
            </w:r>
          </w:p>
          <w:p w14:paraId="5F999CB9" w14:textId="4F377666" w:rsidR="00861C56" w:rsidRPr="0038161B" w:rsidRDefault="00861C56" w:rsidP="0038161B">
            <w:pPr>
              <w:pStyle w:val="Bullets"/>
              <w:numPr>
                <w:ilvl w:val="0"/>
                <w:numId w:val="29"/>
              </w:numPr>
              <w:rPr>
                <w:rFonts w:asciiTheme="minorHAnsi" w:hAnsiTheme="minorHAnsi" w:cs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38161B">
              <w:rPr>
                <w:rFonts w:asciiTheme="minorHAnsi" w:hAnsiTheme="minorHAnsi" w:cstheme="minorHAnsi"/>
                <w:bCs/>
                <w:i w:val="0"/>
                <w:iCs w:val="0"/>
                <w:sz w:val="20"/>
                <w:szCs w:val="20"/>
              </w:rPr>
              <w:t>der attraktivsten Zielbranchen für den Vertrieb autonomer Inspektionsroboter</w:t>
            </w:r>
          </w:p>
          <w:p w14:paraId="746118C9" w14:textId="73497203" w:rsidR="00BD7448" w:rsidRPr="00E84708" w:rsidRDefault="00BD7448" w:rsidP="00C72DE7">
            <w:pPr>
              <w:pStyle w:val="Bullets"/>
              <w:numPr>
                <w:ilvl w:val="0"/>
                <w:numId w:val="29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</w:pP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Präsentation der Ergebnisse</w:t>
            </w:r>
            <w:r w:rsidR="00946AFA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vor Unternehmensvertretern, Dozenten und Kommilitonen</w:t>
            </w:r>
            <w:r w:rsidR="00946AFA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mit Handlungsempfehlungen</w:t>
            </w:r>
          </w:p>
        </w:tc>
      </w:tr>
      <w:tr w:rsidR="004B3123" w:rsidRPr="00E84708" w14:paraId="414B4085" w14:textId="77777777" w:rsidTr="0038161B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8" w:author="Sarah Bergmann" w:date="2025-11-09T21:33:00Z" w16du:dateUtc="2025-11-09T20:33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jc w:val="center"/>
          <w:trPrChange w:id="39" w:author="Sarah Bergmann" w:date="2025-11-09T21:33:00Z" w16du:dateUtc="2025-11-09T20:33:00Z">
            <w:trPr>
              <w:trHeight w:val="567"/>
              <w:jc w:val="center"/>
            </w:trPr>
          </w:trPrChange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  <w:tcPrChange w:id="40" w:author="Sarah Bergmann" w:date="2025-11-09T21:33:00Z" w16du:dateUtc="2025-11-09T20:33:00Z">
              <w:tcPr>
                <w:tcW w:w="1049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43A20B83" w:rsidR="004B3123" w:rsidRPr="00E84708" w:rsidRDefault="00875B29" w:rsidP="00C72DE7">
            <w:pPr>
              <w:pStyle w:val="BERSCHRIFT"/>
              <w:rPr>
                <w:rFonts w:asciiTheme="minorHAnsi" w:hAnsiTheme="minorHAnsi" w:cstheme="minorHAnsi"/>
                <w:smallCaps w:val="0"/>
                <w:sz w:val="28"/>
                <w:szCs w:val="28"/>
              </w:rPr>
            </w:pPr>
            <w:r w:rsidRPr="00E84708">
              <w:rPr>
                <w:rFonts w:asciiTheme="minorHAnsi" w:hAnsiTheme="minorHAnsi" w:cstheme="minorHAnsi"/>
                <w:smallCaps w:val="0"/>
                <w:sz w:val="28"/>
                <w:szCs w:val="28"/>
              </w:rPr>
              <w:t>A</w:t>
            </w:r>
            <w:r w:rsidR="00756E37">
              <w:rPr>
                <w:rFonts w:asciiTheme="minorHAnsi" w:hAnsiTheme="minorHAnsi" w:cstheme="minorHAnsi"/>
                <w:smallCaps w:val="0"/>
                <w:sz w:val="28"/>
                <w:szCs w:val="28"/>
              </w:rPr>
              <w:t>USZEICHNUNGEN</w:t>
            </w:r>
            <w:r w:rsidRPr="00E84708">
              <w:rPr>
                <w:rFonts w:asciiTheme="minorHAnsi" w:hAnsiTheme="minorHAnsi" w:cstheme="minorHAnsi"/>
                <w:smallCaps w:val="0"/>
                <w:sz w:val="28"/>
                <w:szCs w:val="28"/>
              </w:rPr>
              <w:t xml:space="preserve"> </w:t>
            </w:r>
            <w:r w:rsidR="00756E37">
              <w:rPr>
                <w:rFonts w:asciiTheme="minorHAnsi" w:hAnsiTheme="minorHAnsi" w:cstheme="minorHAnsi"/>
                <w:smallCaps w:val="0"/>
                <w:sz w:val="28"/>
                <w:szCs w:val="28"/>
              </w:rPr>
              <w:t>&amp;</w:t>
            </w:r>
            <w:r w:rsidRPr="00E84708">
              <w:rPr>
                <w:rFonts w:asciiTheme="minorHAnsi" w:hAnsiTheme="minorHAnsi" w:cstheme="minorHAnsi"/>
                <w:smallCaps w:val="0"/>
                <w:sz w:val="28"/>
                <w:szCs w:val="28"/>
              </w:rPr>
              <w:t xml:space="preserve"> E</w:t>
            </w:r>
            <w:r w:rsidR="00756E37">
              <w:rPr>
                <w:rFonts w:asciiTheme="minorHAnsi" w:hAnsiTheme="minorHAnsi" w:cstheme="minorHAnsi"/>
                <w:smallCaps w:val="0"/>
                <w:sz w:val="28"/>
                <w:szCs w:val="28"/>
              </w:rPr>
              <w:t>RFOLGE</w:t>
            </w:r>
          </w:p>
        </w:tc>
      </w:tr>
      <w:tr w:rsidR="004B3123" w:rsidRPr="00E84708" w14:paraId="4F59C612" w14:textId="77777777" w:rsidTr="00C72DE7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1" w:author="Catharina Freier" w:date="2025-11-09T19:07:00Z" w16du:dateUtc="2025-11-09T18:07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jc w:val="center"/>
          <w:trPrChange w:id="42" w:author="Catharina Freier" w:date="2025-11-09T19:07:00Z" w16du:dateUtc="2025-11-09T18:07:00Z">
            <w:trPr>
              <w:trHeight w:val="283"/>
              <w:jc w:val="center"/>
            </w:trPr>
          </w:trPrChange>
        </w:trPr>
        <w:tc>
          <w:tcPr>
            <w:tcW w:w="8789" w:type="dxa"/>
            <w:gridSpan w:val="8"/>
            <w:vAlign w:val="bottom"/>
            <w:tcPrChange w:id="43" w:author="Catharina Freier" w:date="2025-11-09T19:07:00Z" w16du:dateUtc="2025-11-09T18:07:00Z">
              <w:tcPr>
                <w:tcW w:w="8789" w:type="dxa"/>
                <w:gridSpan w:val="8"/>
                <w:vAlign w:val="bottom"/>
              </w:tcPr>
            </w:tcPrChange>
          </w:tcPr>
          <w:p w14:paraId="32F07601" w14:textId="579D12F8" w:rsidR="004B3123" w:rsidRPr="00E84708" w:rsidRDefault="00F90524" w:rsidP="00C72DE7">
            <w:pPr>
              <w:pStyle w:val="Beschreibung"/>
              <w:rPr>
                <w:rFonts w:asciiTheme="minorHAnsi" w:hAnsiTheme="minorHAnsi" w:cstheme="minorHAnsi"/>
                <w:sz w:val="20"/>
                <w:szCs w:val="20"/>
                <w:lang w:val="de-AT"/>
              </w:rPr>
            </w:pP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>Zwei</w:t>
            </w:r>
            <w:r w:rsidR="00201FF3"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Pr="00E84708">
              <w:rPr>
                <w:rFonts w:asciiTheme="minorHAnsi" w:hAnsiTheme="minorHAnsi" w:cstheme="minorHAnsi"/>
                <w:sz w:val="20"/>
                <w:szCs w:val="20"/>
              </w:rPr>
              <w:t xml:space="preserve">al in Folge </w:t>
            </w:r>
            <w:r w:rsidR="006665DD" w:rsidRPr="00E84708">
              <w:rPr>
                <w:rFonts w:asciiTheme="minorHAnsi" w:hAnsiTheme="minorHAnsi" w:cstheme="minorHAnsi"/>
                <w:sz w:val="20"/>
                <w:szCs w:val="20"/>
              </w:rPr>
              <w:t>Stipendiat des Deutschlandstipendiums an der Technischen Universität München</w:t>
            </w:r>
          </w:p>
        </w:tc>
        <w:tc>
          <w:tcPr>
            <w:tcW w:w="1701" w:type="dxa"/>
            <w:gridSpan w:val="2"/>
            <w:vAlign w:val="bottom"/>
            <w:tcPrChange w:id="44" w:author="Catharina Freier" w:date="2025-11-09T19:07:00Z" w16du:dateUtc="2025-11-09T18:07:00Z">
              <w:tcPr>
                <w:tcW w:w="1701" w:type="dxa"/>
                <w:gridSpan w:val="2"/>
                <w:vAlign w:val="bottom"/>
              </w:tcPr>
            </w:tcPrChange>
          </w:tcPr>
          <w:p w14:paraId="45DD2178" w14:textId="35107EE4" w:rsidR="004B3123" w:rsidRPr="000A1874" w:rsidRDefault="00FD526F" w:rsidP="00C72DE7">
            <w:pPr>
              <w:pStyle w:val="Beschreibung"/>
              <w:jc w:val="right"/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US"/>
              </w:rPr>
            </w:pPr>
            <w:r w:rsidRPr="000A187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US"/>
              </w:rPr>
              <w:t>2024</w:t>
            </w:r>
            <w:r w:rsidR="00F90524" w:rsidRPr="000A187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en-US"/>
              </w:rPr>
              <w:t xml:space="preserve"> und 2025</w:t>
            </w:r>
          </w:p>
        </w:tc>
      </w:tr>
      <w:tr w:rsidR="004B3123" w:rsidRPr="00E84708" w14:paraId="7B2F81B2" w14:textId="77777777" w:rsidTr="00F220E4">
        <w:trPr>
          <w:trHeight w:val="283"/>
          <w:jc w:val="center"/>
        </w:trPr>
        <w:tc>
          <w:tcPr>
            <w:tcW w:w="8222" w:type="dxa"/>
            <w:gridSpan w:val="6"/>
            <w:vAlign w:val="bottom"/>
          </w:tcPr>
          <w:p w14:paraId="099DE2C5" w14:textId="43C31833" w:rsidR="004B3123" w:rsidRPr="00E84708" w:rsidRDefault="00033CA3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Studiengangsbester</w:t>
            </w:r>
            <w:proofErr w:type="spellEnd"/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im Studiengang Wirtschaftschemie an der Hochschule Fresenius Idstein</w:t>
            </w:r>
          </w:p>
        </w:tc>
        <w:tc>
          <w:tcPr>
            <w:tcW w:w="2268" w:type="dxa"/>
            <w:gridSpan w:val="4"/>
            <w:vAlign w:val="bottom"/>
          </w:tcPr>
          <w:p w14:paraId="091163D4" w14:textId="5ACC1D51" w:rsidR="004B3123" w:rsidRPr="000A1874" w:rsidRDefault="004B3123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033CA3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7/2023</w:t>
            </w:r>
          </w:p>
        </w:tc>
      </w:tr>
      <w:tr w:rsidR="004B3123" w:rsidRPr="00E84708" w14:paraId="56372BDE" w14:textId="77777777" w:rsidTr="00F220E4">
        <w:trPr>
          <w:trHeight w:val="283"/>
          <w:jc w:val="center"/>
        </w:trPr>
        <w:tc>
          <w:tcPr>
            <w:tcW w:w="9356" w:type="dxa"/>
            <w:gridSpan w:val="9"/>
            <w:vAlign w:val="bottom"/>
          </w:tcPr>
          <w:p w14:paraId="3C87D247" w14:textId="62A8D65D" w:rsidR="004B3123" w:rsidRPr="00E84708" w:rsidRDefault="0038772A" w:rsidP="00C72DE7">
            <w:pPr>
              <w:pStyle w:val="Bullets"/>
              <w:numPr>
                <w:ilvl w:val="0"/>
                <w:numId w:val="0"/>
              </w:numPr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  <w:lang w:val="de-AT"/>
              </w:rPr>
            </w:pPr>
            <w:commentRangeStart w:id="45"/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Auszeichnung der Gesellschaft Deutscher Chemiker</w:t>
            </w:r>
            <w:r w:rsidR="00FA6B8B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(G</w:t>
            </w:r>
            <w:r w:rsidR="00A70E70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D</w:t>
            </w:r>
            <w:r w:rsidR="00FA6B8B"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Ch)</w:t>
            </w:r>
            <w:r w:rsidRPr="00E84708">
              <w:rPr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 xml:space="preserve"> für den jahrgangsbesten Abiturienten im Fach Chemie</w:t>
            </w:r>
            <w:commentRangeEnd w:id="45"/>
            <w:r w:rsidR="00C72DE7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45"/>
            </w:r>
          </w:p>
        </w:tc>
        <w:tc>
          <w:tcPr>
            <w:tcW w:w="1134" w:type="dxa"/>
            <w:vAlign w:val="bottom"/>
          </w:tcPr>
          <w:p w14:paraId="288A2195" w14:textId="0D568D47" w:rsidR="004B3123" w:rsidRPr="000A1874" w:rsidRDefault="004B3123" w:rsidP="00C72DE7">
            <w:pPr>
              <w:pStyle w:val="Bullets"/>
              <w:numPr>
                <w:ilvl w:val="0"/>
                <w:numId w:val="0"/>
              </w:numPr>
              <w:jc w:val="right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  <w:r w:rsidR="00C26183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7/</w:t>
            </w:r>
            <w:r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20</w:t>
            </w:r>
            <w:r w:rsidR="00C26183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2</w:t>
            </w:r>
            <w:r w:rsidR="001F3864" w:rsidRPr="000A1874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0</w:t>
            </w:r>
          </w:p>
        </w:tc>
      </w:tr>
      <w:tr w:rsidR="004B3123" w:rsidRPr="00E84708" w14:paraId="482569A2" w14:textId="77777777" w:rsidTr="0038161B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6" w:author="Sarah Bergmann" w:date="2025-11-09T21:33:00Z" w16du:dateUtc="2025-11-09T20:33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10"/>
          <w:jc w:val="center"/>
          <w:trPrChange w:id="47" w:author="Sarah Bergmann" w:date="2025-11-09T21:33:00Z" w16du:dateUtc="2025-11-09T20:33:00Z">
            <w:trPr>
              <w:trHeight w:val="567"/>
              <w:jc w:val="center"/>
            </w:trPr>
          </w:trPrChange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  <w:tcPrChange w:id="48" w:author="Sarah Bergmann" w:date="2025-11-09T21:33:00Z" w16du:dateUtc="2025-11-09T20:33:00Z">
              <w:tcPr>
                <w:tcW w:w="10490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4B3123" w:rsidRPr="00E84708" w:rsidRDefault="004B3123" w:rsidP="00C72DE7">
            <w:pPr>
              <w:rPr>
                <w:rFonts w:cstheme="minorHAnsi"/>
                <w:b/>
                <w:sz w:val="28"/>
                <w:szCs w:val="28"/>
              </w:rPr>
            </w:pPr>
            <w:r w:rsidRPr="00E84708">
              <w:rPr>
                <w:rFonts w:cstheme="minorHAnsi"/>
                <w:b/>
                <w:sz w:val="28"/>
                <w:szCs w:val="28"/>
              </w:rPr>
              <w:t>FÄHIGKEITEN &amp; INTERESSEN</w:t>
            </w:r>
          </w:p>
        </w:tc>
      </w:tr>
      <w:tr w:rsidR="00CA3AD0" w:rsidRPr="00E84708" w14:paraId="2B257790" w14:textId="77777777" w:rsidTr="00C72DE7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9" w:author="Catharina Freier" w:date="2025-11-09T19:07:00Z" w16du:dateUtc="2025-11-09T18:07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jc w:val="center"/>
          <w:trPrChange w:id="50" w:author="Catharina Freier" w:date="2025-11-09T19:07:00Z" w16du:dateUtc="2025-11-09T18:07:00Z">
            <w:trPr>
              <w:trHeight w:val="283"/>
              <w:jc w:val="center"/>
            </w:trPr>
          </w:trPrChange>
        </w:trPr>
        <w:tc>
          <w:tcPr>
            <w:tcW w:w="1701" w:type="dxa"/>
            <w:tcBorders>
              <w:top w:val="single" w:sz="4" w:space="0" w:color="auto"/>
            </w:tcBorders>
            <w:vAlign w:val="bottom"/>
            <w:tcPrChange w:id="51" w:author="Catharina Freier" w:date="2025-11-09T19:07:00Z" w16du:dateUtc="2025-11-09T18:07:00Z">
              <w:tcPr>
                <w:tcW w:w="1701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6345927" w14:textId="2D59838D" w:rsidR="00CA3AD0" w:rsidRPr="00E84708" w:rsidRDefault="00CA3AD0" w:rsidP="00C72DE7">
            <w:p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Sprachen:</w:t>
            </w:r>
          </w:p>
        </w:tc>
        <w:tc>
          <w:tcPr>
            <w:tcW w:w="8789" w:type="dxa"/>
            <w:gridSpan w:val="9"/>
            <w:tcBorders>
              <w:top w:val="single" w:sz="4" w:space="0" w:color="auto"/>
            </w:tcBorders>
            <w:vAlign w:val="bottom"/>
            <w:tcPrChange w:id="52" w:author="Catharina Freier" w:date="2025-11-09T19:07:00Z" w16du:dateUtc="2025-11-09T18:07:00Z">
              <w:tcPr>
                <w:tcW w:w="8789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5E18938F" w:rsidR="00CA3AD0" w:rsidRPr="00E84708" w:rsidRDefault="00CA3AD0" w:rsidP="00C72DE7">
            <w:pPr>
              <w:rPr>
                <w:rFonts w:cstheme="minorHAnsi"/>
                <w:sz w:val="20"/>
                <w:szCs w:val="20"/>
                <w:lang w:val="de-AT"/>
              </w:rPr>
            </w:pP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>Deutsch (</w:t>
            </w:r>
            <w:r w:rsidRPr="00E84708">
              <w:rPr>
                <w:rFonts w:cstheme="minorHAnsi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>), Englisch (</w:t>
            </w:r>
            <w:r w:rsidRPr="00E84708">
              <w:rPr>
                <w:rFonts w:cstheme="minorHAnsi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A3AD0" w:rsidRPr="000D3A3E" w14:paraId="45706C3F" w14:textId="77777777" w:rsidTr="0038161B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3" w:author="Sarah Bergmann" w:date="2025-11-09T21:33:00Z" w16du:dateUtc="2025-11-09T20:33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jc w:val="center"/>
          <w:trPrChange w:id="54" w:author="Sarah Bergmann" w:date="2025-11-09T21:33:00Z" w16du:dateUtc="2025-11-09T20:33:00Z">
            <w:trPr>
              <w:trHeight w:val="283"/>
              <w:jc w:val="center"/>
            </w:trPr>
          </w:trPrChange>
        </w:trPr>
        <w:tc>
          <w:tcPr>
            <w:tcW w:w="1701" w:type="dxa"/>
            <w:vAlign w:val="bottom"/>
            <w:tcPrChange w:id="55" w:author="Sarah Bergmann" w:date="2025-11-09T21:33:00Z" w16du:dateUtc="2025-11-09T20:33:00Z">
              <w:tcPr>
                <w:tcW w:w="1701" w:type="dxa"/>
                <w:vAlign w:val="bottom"/>
              </w:tcPr>
            </w:tcPrChange>
          </w:tcPr>
          <w:p w14:paraId="4627A8CE" w14:textId="094D6CE2" w:rsidR="00CA3AD0" w:rsidRPr="00E84708" w:rsidRDefault="00CA3AD0" w:rsidP="00C72DE7">
            <w:pPr>
              <w:rPr>
                <w:rFonts w:cstheme="minorHAnsi"/>
                <w:color w:val="000000"/>
                <w:sz w:val="20"/>
                <w:szCs w:val="20"/>
                <w:lang w:val="en-US"/>
              </w:rPr>
            </w:pPr>
            <w:proofErr w:type="spellStart"/>
            <w:r w:rsidRPr="00E84708">
              <w:rPr>
                <w:rFonts w:cstheme="minorHAnsi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E84708">
              <w:rPr>
                <w:rFonts w:cstheme="minorHAnsi"/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8789" w:type="dxa"/>
            <w:gridSpan w:val="9"/>
            <w:vAlign w:val="bottom"/>
            <w:tcPrChange w:id="56" w:author="Sarah Bergmann" w:date="2025-11-09T21:33:00Z" w16du:dateUtc="2025-11-09T20:33:00Z">
              <w:tcPr>
                <w:tcW w:w="8789" w:type="dxa"/>
                <w:gridSpan w:val="9"/>
                <w:vAlign w:val="bottom"/>
              </w:tcPr>
            </w:tcPrChange>
          </w:tcPr>
          <w:p w14:paraId="60CA2168" w14:textId="7A56DC43" w:rsidR="00CA3AD0" w:rsidRPr="00E84708" w:rsidRDefault="00610397" w:rsidP="00C72DE7">
            <w:pPr>
              <w:rPr>
                <w:rFonts w:cstheme="minorHAnsi"/>
                <w:color w:val="000000"/>
                <w:sz w:val="20"/>
                <w:szCs w:val="20"/>
                <w:lang w:val="en-US"/>
              </w:rPr>
            </w:pPr>
            <w:r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Microsoft Office, Power B</w:t>
            </w:r>
            <w:r>
              <w:rPr>
                <w:rFonts w:cstheme="minorHAnsi"/>
                <w:color w:val="000000"/>
                <w:sz w:val="20"/>
                <w:szCs w:val="20"/>
                <w:lang w:val="en-US"/>
              </w:rPr>
              <w:t>I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>, SQL, R, Python</w:t>
            </w:r>
            <w:r>
              <w:rPr>
                <w:rFonts w:cstheme="minorHAnsi"/>
                <w:color w:val="000000"/>
                <w:sz w:val="20"/>
                <w:szCs w:val="20"/>
                <w:lang w:val="en-US"/>
              </w:rPr>
              <w:t>,</w:t>
            </w:r>
            <w:r w:rsidRPr="00E84708">
              <w:rPr>
                <w:rFonts w:cstheme="minorHAnsi"/>
                <w:color w:val="000000"/>
                <w:sz w:val="20"/>
                <w:szCs w:val="20"/>
                <w:lang w:val="en-US"/>
              </w:rPr>
              <w:t xml:space="preserve"> Planisware</w:t>
            </w:r>
          </w:p>
        </w:tc>
      </w:tr>
      <w:tr w:rsidR="00CA3AD0" w:rsidRPr="00E84708" w14:paraId="3B812624" w14:textId="77777777" w:rsidTr="0038161B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7" w:author="Sarah Bergmann" w:date="2025-11-09T21:33:00Z" w16du:dateUtc="2025-11-09T20:33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jc w:val="center"/>
          <w:trPrChange w:id="58" w:author="Sarah Bergmann" w:date="2025-11-09T21:33:00Z" w16du:dateUtc="2025-11-09T20:33:00Z">
            <w:trPr>
              <w:trHeight w:val="283"/>
              <w:jc w:val="center"/>
            </w:trPr>
          </w:trPrChange>
        </w:trPr>
        <w:tc>
          <w:tcPr>
            <w:tcW w:w="1701" w:type="dxa"/>
            <w:vAlign w:val="bottom"/>
            <w:tcPrChange w:id="59" w:author="Sarah Bergmann" w:date="2025-11-09T21:33:00Z" w16du:dateUtc="2025-11-09T20:33:00Z">
              <w:tcPr>
                <w:tcW w:w="1701" w:type="dxa"/>
                <w:vAlign w:val="bottom"/>
              </w:tcPr>
            </w:tcPrChange>
          </w:tcPr>
          <w:p w14:paraId="6E613242" w14:textId="06A411F3" w:rsidR="00CA3AD0" w:rsidRPr="00E84708" w:rsidRDefault="00CA3AD0" w:rsidP="00C72DE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b/>
                <w:bCs/>
                <w:sz w:val="20"/>
                <w:szCs w:val="20"/>
              </w:rPr>
              <w:t>Interessen:</w:t>
            </w:r>
          </w:p>
        </w:tc>
        <w:tc>
          <w:tcPr>
            <w:tcW w:w="8789" w:type="dxa"/>
            <w:gridSpan w:val="9"/>
            <w:vAlign w:val="bottom"/>
            <w:tcPrChange w:id="60" w:author="Sarah Bergmann" w:date="2025-11-09T21:33:00Z" w16du:dateUtc="2025-11-09T20:33:00Z">
              <w:tcPr>
                <w:tcW w:w="8789" w:type="dxa"/>
                <w:gridSpan w:val="9"/>
                <w:vAlign w:val="bottom"/>
              </w:tcPr>
            </w:tcPrChange>
          </w:tcPr>
          <w:p w14:paraId="496825DB" w14:textId="5F513C5E" w:rsidR="00CA3AD0" w:rsidRPr="00E84708" w:rsidRDefault="00610397" w:rsidP="00C72DE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84708">
              <w:rPr>
                <w:rFonts w:cstheme="minorHAnsi"/>
                <w:color w:val="000000"/>
                <w:sz w:val="20"/>
                <w:szCs w:val="20"/>
                <w:lang w:val="de-AT"/>
              </w:rPr>
              <w:t xml:space="preserve">Fußball im Verein, Ringen, Kraftsport, </w:t>
            </w:r>
            <w:r w:rsidRPr="00E84708">
              <w:rPr>
                <w:rFonts w:cstheme="minorHAnsi"/>
                <w:color w:val="000000"/>
                <w:sz w:val="20"/>
                <w:szCs w:val="20"/>
              </w:rPr>
              <w:t>Padel, Schach</w:t>
            </w:r>
          </w:p>
        </w:tc>
      </w:tr>
      <w:tr w:rsidR="00E666B8" w:rsidRPr="00E84708" w14:paraId="071AB173" w14:textId="77777777" w:rsidTr="00C72DE7">
        <w:tblPrEx>
          <w:tblW w:w="10490" w:type="dxa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1" w:author="Catharina Freier" w:date="2025-11-09T19:07:00Z" w16du:dateUtc="2025-11-09T18:07:00Z">
            <w:tblPrEx>
              <w:tblW w:w="1049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37"/>
          <w:jc w:val="center"/>
          <w:trPrChange w:id="62" w:author="Catharina Freier" w:date="2025-11-09T19:07:00Z" w16du:dateUtc="2025-11-09T18:07:00Z">
            <w:trPr>
              <w:trHeight w:val="964"/>
              <w:jc w:val="center"/>
            </w:trPr>
          </w:trPrChange>
        </w:trPr>
        <w:tc>
          <w:tcPr>
            <w:tcW w:w="10490" w:type="dxa"/>
            <w:gridSpan w:val="10"/>
            <w:vAlign w:val="bottom"/>
            <w:tcPrChange w:id="63" w:author="Catharina Freier" w:date="2025-11-09T19:07:00Z" w16du:dateUtc="2025-11-09T18:07:00Z">
              <w:tcPr>
                <w:tcW w:w="10490" w:type="dxa"/>
                <w:gridSpan w:val="10"/>
                <w:vAlign w:val="bottom"/>
              </w:tcPr>
            </w:tcPrChange>
          </w:tcPr>
          <w:p w14:paraId="6478BDEA" w14:textId="75384463" w:rsidR="00E666B8" w:rsidRPr="00E84708" w:rsidRDefault="0034085C" w:rsidP="00C72DE7">
            <w:pPr>
              <w:rPr>
                <w:rFonts w:cstheme="minorHAnsi"/>
                <w:color w:val="000000"/>
                <w:sz w:val="18"/>
                <w:lang w:val="de-AT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AA48646" wp14:editId="535684D0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-274955</wp:posOffset>
                  </wp:positionV>
                  <wp:extent cx="1226185" cy="292100"/>
                  <wp:effectExtent l="0" t="0" r="0" b="0"/>
                  <wp:wrapNone/>
                  <wp:docPr id="512512302" name="Grafik 2" descr="Ein Bild, das Handschrift, Schrift, Kalligrafie, Typografi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12302" name="Grafik 2" descr="Ein Bild, das Handschrift, Schrift, Kalligrafie, Typografie enthält.&#10;&#10;KI-generierte Inhalte können fehlerhaft sein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185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0CA8" w:rsidRPr="00E84708">
              <w:rPr>
                <w:rFonts w:cstheme="minorHAnsi"/>
                <w:sz w:val="20"/>
                <w:szCs w:val="20"/>
              </w:rPr>
              <w:t>Oberbrechen</w:t>
            </w:r>
            <w:r w:rsidR="00E666B8" w:rsidRPr="00E84708">
              <w:rPr>
                <w:rFonts w:cstheme="minorHAnsi"/>
                <w:sz w:val="20"/>
                <w:szCs w:val="20"/>
              </w:rPr>
              <w:t xml:space="preserve">, </w:t>
            </w:r>
            <w:r w:rsidR="00EB0CA8" w:rsidRPr="00E84708">
              <w:rPr>
                <w:rFonts w:cstheme="minorHAnsi"/>
                <w:sz w:val="20"/>
                <w:szCs w:val="20"/>
              </w:rPr>
              <w:t>08</w:t>
            </w:r>
            <w:r w:rsidR="00E666B8" w:rsidRPr="00E84708">
              <w:rPr>
                <w:rFonts w:cstheme="minorHAnsi"/>
                <w:sz w:val="20"/>
                <w:szCs w:val="20"/>
              </w:rPr>
              <w:t>.11.20</w:t>
            </w:r>
            <w:r w:rsidR="00EB0CA8" w:rsidRPr="00E84708">
              <w:rPr>
                <w:rFonts w:cstheme="minorHAnsi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3413D2" w:rsidRDefault="00723643">
      <w:pPr>
        <w:spacing w:line="240" w:lineRule="auto"/>
        <w:rPr>
          <w:rFonts w:ascii="Optima" w:hAnsi="Optima"/>
          <w:sz w:val="18"/>
        </w:rPr>
        <w:pPrChange w:id="64" w:author="Catharina Freier" w:date="2025-11-09T19:05:00Z" w16du:dateUtc="2025-11-09T18:05:00Z">
          <w:pPr/>
        </w:pPrChange>
      </w:pPr>
    </w:p>
    <w:sectPr w:rsidR="00723643" w:rsidRPr="003413D2" w:rsidSect="0038161B">
      <w:footerReference w:type="even" r:id="rId13"/>
      <w:pgSz w:w="11906" w:h="16838"/>
      <w:pgMar w:top="567" w:right="1134" w:bottom="113" w:left="1134" w:header="709" w:footer="709" w:gutter="0"/>
      <w:cols w:space="708"/>
      <w:docGrid w:linePitch="360"/>
      <w:sectPrChange w:id="65" w:author="Sarah Bergmann" w:date="2025-11-09T21:36:00Z" w16du:dateUtc="2025-11-09T20:36:00Z">
        <w:sectPr w:rsidR="00723643" w:rsidRPr="003413D2" w:rsidSect="0038161B">
          <w:pgMar w:top="340" w:right="1134" w:bottom="113" w:left="1134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Catharina Freier" w:date="2025-11-09T19:05:00Z" w:initials="CF">
    <w:p w14:paraId="0C785FD3" w14:textId="77777777" w:rsidR="00C72DE7" w:rsidRDefault="00C72DE7" w:rsidP="00C72DE7">
      <w:r>
        <w:rPr>
          <w:rStyle w:val="Kommentarzeichen"/>
        </w:rPr>
        <w:annotationRef/>
      </w:r>
      <w:r>
        <w:rPr>
          <w:sz w:val="20"/>
          <w:szCs w:val="20"/>
        </w:rPr>
        <w:t>Das Auslandssemester gehört immer unter die eigentliche Uni. :)</w:t>
      </w:r>
    </w:p>
  </w:comment>
  <w:comment w:id="32" w:author="Sarah Bergmann" w:date="2025-11-09T21:34:00Z" w:initials="SB">
    <w:p w14:paraId="7C778E68" w14:textId="07DB70B9" w:rsidR="0038161B" w:rsidRDefault="0038161B">
      <w:pPr>
        <w:pStyle w:val="Kommentartext"/>
      </w:pPr>
      <w:r>
        <w:rPr>
          <w:rStyle w:val="Kommentarzeichen"/>
        </w:rPr>
        <w:annotationRef/>
      </w:r>
      <w:r>
        <w:t xml:space="preserve">Hier fehlt noch deine konkrete Stellenbeschreibung, also was genau deine Position dabei war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45" w:author="Catharina Freier" w:date="2025-11-09T19:12:00Z" w:initials="CF">
    <w:p w14:paraId="5BFB0812" w14:textId="31E0567B" w:rsidR="00C72DE7" w:rsidRDefault="00C72DE7" w:rsidP="00C72DE7">
      <w:r>
        <w:rPr>
          <w:rStyle w:val="Kommentarzeichen"/>
        </w:rPr>
        <w:annotationRef/>
      </w:r>
      <w:r>
        <w:rPr>
          <w:sz w:val="20"/>
          <w:szCs w:val="20"/>
        </w:rPr>
        <w:t>Das alles würde ich lieber direkt da aufnehmen, wohin gehört, also das z.B. zum Abi</w:t>
      </w:r>
      <w:r w:rsidR="0038161B">
        <w:rPr>
          <w:sz w:val="20"/>
          <w:szCs w:val="20"/>
        </w:rPr>
        <w:t xml:space="preserve"> und das andere bei der Uni</w:t>
      </w:r>
      <w:r>
        <w:rPr>
          <w:sz w:val="20"/>
          <w:szCs w:val="20"/>
        </w:rPr>
        <w:t>.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85FD3" w15:done="0"/>
  <w15:commentEx w15:paraId="7C778E68" w15:done="0"/>
  <w15:commentEx w15:paraId="5BFB08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BC0478" w16cex:dateUtc="2025-11-09T18:05:00Z"/>
  <w16cex:commentExtensible w16cex:durableId="6233FD0E" w16cex:dateUtc="2025-11-09T20:34:00Z"/>
  <w16cex:commentExtensible w16cex:durableId="72B481B4" w16cex:dateUtc="2025-11-09T18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85FD3" w16cid:durableId="43BC0478"/>
  <w16cid:commentId w16cid:paraId="7C778E68" w16cid:durableId="6233FD0E"/>
  <w16cid:commentId w16cid:paraId="5BFB0812" w16cid:durableId="72B481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3895" w14:textId="77777777" w:rsidR="0046449B" w:rsidRDefault="0046449B" w:rsidP="00BE053D">
      <w:pPr>
        <w:spacing w:after="0" w:line="240" w:lineRule="auto"/>
      </w:pPr>
      <w:r>
        <w:separator/>
      </w:r>
    </w:p>
  </w:endnote>
  <w:endnote w:type="continuationSeparator" w:id="0">
    <w:p w14:paraId="27A48197" w14:textId="77777777" w:rsidR="0046449B" w:rsidRDefault="0046449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26E10" w14:textId="77777777" w:rsidR="0046449B" w:rsidRDefault="0046449B" w:rsidP="00BE053D">
      <w:pPr>
        <w:spacing w:after="0" w:line="240" w:lineRule="auto"/>
      </w:pPr>
      <w:r>
        <w:separator/>
      </w:r>
    </w:p>
  </w:footnote>
  <w:footnote w:type="continuationSeparator" w:id="0">
    <w:p w14:paraId="1FC3B3C8" w14:textId="77777777" w:rsidR="0046449B" w:rsidRDefault="0046449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070F79"/>
    <w:multiLevelType w:val="hybridMultilevel"/>
    <w:tmpl w:val="6D42D60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3D9E25CE"/>
    <w:lvl w:ilvl="0" w:tplc="B9FC9D5C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316F13"/>
    <w:multiLevelType w:val="hybridMultilevel"/>
    <w:tmpl w:val="01A8C2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3A3D91"/>
    <w:multiLevelType w:val="hybridMultilevel"/>
    <w:tmpl w:val="2440324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8"/>
  </w:num>
  <w:num w:numId="26" w16cid:durableId="1499494221">
    <w:abstractNumId w:val="19"/>
  </w:num>
  <w:num w:numId="27" w16cid:durableId="624386309">
    <w:abstractNumId w:val="21"/>
  </w:num>
  <w:num w:numId="28" w16cid:durableId="800614582">
    <w:abstractNumId w:val="26"/>
  </w:num>
  <w:num w:numId="29" w16cid:durableId="822819798">
    <w:abstractNumId w:val="11"/>
  </w:num>
  <w:num w:numId="30" w16cid:durableId="1182547974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tharina Freier">
    <w15:presenceInfo w15:providerId="AD" w15:userId="S::catharina.freier@pumpkincareeres.onmicrosoft.com::2a0dfad8-64e5-4aa7-8211-17b0a64b4045"/>
  </w15:person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95C"/>
    <w:rsid w:val="00010EC1"/>
    <w:rsid w:val="0001795B"/>
    <w:rsid w:val="00033CA3"/>
    <w:rsid w:val="0003506A"/>
    <w:rsid w:val="00036C2A"/>
    <w:rsid w:val="00056E25"/>
    <w:rsid w:val="00057A21"/>
    <w:rsid w:val="00061D33"/>
    <w:rsid w:val="00064643"/>
    <w:rsid w:val="0008234F"/>
    <w:rsid w:val="00087747"/>
    <w:rsid w:val="00090FB6"/>
    <w:rsid w:val="000A1874"/>
    <w:rsid w:val="000A1FDA"/>
    <w:rsid w:val="000A60B8"/>
    <w:rsid w:val="000A7ECF"/>
    <w:rsid w:val="000B1DD4"/>
    <w:rsid w:val="000B63E2"/>
    <w:rsid w:val="000B6548"/>
    <w:rsid w:val="000C49A0"/>
    <w:rsid w:val="000D1DE4"/>
    <w:rsid w:val="000D3A3E"/>
    <w:rsid w:val="000D671A"/>
    <w:rsid w:val="000D7A15"/>
    <w:rsid w:val="000E1332"/>
    <w:rsid w:val="00103EC5"/>
    <w:rsid w:val="00106400"/>
    <w:rsid w:val="00116C6E"/>
    <w:rsid w:val="00120C7E"/>
    <w:rsid w:val="00125CA6"/>
    <w:rsid w:val="00131070"/>
    <w:rsid w:val="00134D95"/>
    <w:rsid w:val="00154415"/>
    <w:rsid w:val="00156FC9"/>
    <w:rsid w:val="00162522"/>
    <w:rsid w:val="00162A5A"/>
    <w:rsid w:val="00163BFB"/>
    <w:rsid w:val="001647AB"/>
    <w:rsid w:val="00172867"/>
    <w:rsid w:val="00175B6D"/>
    <w:rsid w:val="00177ADE"/>
    <w:rsid w:val="001901ED"/>
    <w:rsid w:val="0019483A"/>
    <w:rsid w:val="00196FA3"/>
    <w:rsid w:val="001A46BF"/>
    <w:rsid w:val="001A481B"/>
    <w:rsid w:val="001B0186"/>
    <w:rsid w:val="001B62CA"/>
    <w:rsid w:val="001D4DCD"/>
    <w:rsid w:val="001D5795"/>
    <w:rsid w:val="001E69AD"/>
    <w:rsid w:val="001E79F9"/>
    <w:rsid w:val="001F052E"/>
    <w:rsid w:val="001F2F0B"/>
    <w:rsid w:val="001F3864"/>
    <w:rsid w:val="001F4175"/>
    <w:rsid w:val="00200ED0"/>
    <w:rsid w:val="00201FF3"/>
    <w:rsid w:val="00223A4D"/>
    <w:rsid w:val="0022628B"/>
    <w:rsid w:val="0023054D"/>
    <w:rsid w:val="00232CB5"/>
    <w:rsid w:val="00234A7E"/>
    <w:rsid w:val="00242E33"/>
    <w:rsid w:val="0024373D"/>
    <w:rsid w:val="002508C2"/>
    <w:rsid w:val="002532D5"/>
    <w:rsid w:val="002541A8"/>
    <w:rsid w:val="00255102"/>
    <w:rsid w:val="00265D12"/>
    <w:rsid w:val="00267252"/>
    <w:rsid w:val="00273F86"/>
    <w:rsid w:val="00282DB0"/>
    <w:rsid w:val="002849D8"/>
    <w:rsid w:val="0029070D"/>
    <w:rsid w:val="00297CC6"/>
    <w:rsid w:val="002B2091"/>
    <w:rsid w:val="002B351E"/>
    <w:rsid w:val="002C6972"/>
    <w:rsid w:val="002D2B32"/>
    <w:rsid w:val="002D4516"/>
    <w:rsid w:val="002D7FE4"/>
    <w:rsid w:val="002F09A7"/>
    <w:rsid w:val="002F46AD"/>
    <w:rsid w:val="002F7385"/>
    <w:rsid w:val="003101F0"/>
    <w:rsid w:val="00314B7A"/>
    <w:rsid w:val="003219D3"/>
    <w:rsid w:val="00324BC5"/>
    <w:rsid w:val="00325610"/>
    <w:rsid w:val="00331463"/>
    <w:rsid w:val="003320FF"/>
    <w:rsid w:val="0034085C"/>
    <w:rsid w:val="00340BAB"/>
    <w:rsid w:val="003413D2"/>
    <w:rsid w:val="003418E0"/>
    <w:rsid w:val="00341C30"/>
    <w:rsid w:val="00347F8D"/>
    <w:rsid w:val="00354F35"/>
    <w:rsid w:val="00357356"/>
    <w:rsid w:val="0036163A"/>
    <w:rsid w:val="0036478C"/>
    <w:rsid w:val="0036699E"/>
    <w:rsid w:val="003713E6"/>
    <w:rsid w:val="00371707"/>
    <w:rsid w:val="00371F01"/>
    <w:rsid w:val="00372F7B"/>
    <w:rsid w:val="003733E5"/>
    <w:rsid w:val="0038161B"/>
    <w:rsid w:val="00386603"/>
    <w:rsid w:val="0038699F"/>
    <w:rsid w:val="0038772A"/>
    <w:rsid w:val="00390EA6"/>
    <w:rsid w:val="00391B61"/>
    <w:rsid w:val="003D055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449B"/>
    <w:rsid w:val="00475695"/>
    <w:rsid w:val="004766C8"/>
    <w:rsid w:val="00476AF8"/>
    <w:rsid w:val="00484FD7"/>
    <w:rsid w:val="004850D4"/>
    <w:rsid w:val="004929FB"/>
    <w:rsid w:val="004A54BA"/>
    <w:rsid w:val="004B3123"/>
    <w:rsid w:val="004B6A5E"/>
    <w:rsid w:val="004D3E23"/>
    <w:rsid w:val="004D72DB"/>
    <w:rsid w:val="004E2F21"/>
    <w:rsid w:val="004F36AD"/>
    <w:rsid w:val="004F630F"/>
    <w:rsid w:val="004F79D7"/>
    <w:rsid w:val="005032B2"/>
    <w:rsid w:val="00503C6B"/>
    <w:rsid w:val="00507EA7"/>
    <w:rsid w:val="00512C62"/>
    <w:rsid w:val="00513C61"/>
    <w:rsid w:val="00514B3A"/>
    <w:rsid w:val="00524E30"/>
    <w:rsid w:val="00526089"/>
    <w:rsid w:val="00527A28"/>
    <w:rsid w:val="00527DCA"/>
    <w:rsid w:val="00557969"/>
    <w:rsid w:val="005716D4"/>
    <w:rsid w:val="00571B60"/>
    <w:rsid w:val="00572876"/>
    <w:rsid w:val="005744F3"/>
    <w:rsid w:val="00585A4D"/>
    <w:rsid w:val="005A4B07"/>
    <w:rsid w:val="005A7AD3"/>
    <w:rsid w:val="005D4A56"/>
    <w:rsid w:val="005D58F4"/>
    <w:rsid w:val="005D6329"/>
    <w:rsid w:val="005E2509"/>
    <w:rsid w:val="005E57F6"/>
    <w:rsid w:val="0060027E"/>
    <w:rsid w:val="006053F7"/>
    <w:rsid w:val="006058D8"/>
    <w:rsid w:val="00605B19"/>
    <w:rsid w:val="00606640"/>
    <w:rsid w:val="00610200"/>
    <w:rsid w:val="00610397"/>
    <w:rsid w:val="00616DBC"/>
    <w:rsid w:val="00623699"/>
    <w:rsid w:val="00627C48"/>
    <w:rsid w:val="00632D5A"/>
    <w:rsid w:val="00635515"/>
    <w:rsid w:val="006505AA"/>
    <w:rsid w:val="006546FD"/>
    <w:rsid w:val="006604A5"/>
    <w:rsid w:val="00664D31"/>
    <w:rsid w:val="00665BF3"/>
    <w:rsid w:val="006665DD"/>
    <w:rsid w:val="00672E82"/>
    <w:rsid w:val="006732D6"/>
    <w:rsid w:val="00693E09"/>
    <w:rsid w:val="006A149E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2F92"/>
    <w:rsid w:val="00711CEF"/>
    <w:rsid w:val="00717909"/>
    <w:rsid w:val="00720320"/>
    <w:rsid w:val="00723643"/>
    <w:rsid w:val="00725D3C"/>
    <w:rsid w:val="00733DA1"/>
    <w:rsid w:val="00737822"/>
    <w:rsid w:val="0074111D"/>
    <w:rsid w:val="00753D4A"/>
    <w:rsid w:val="00756912"/>
    <w:rsid w:val="00756E37"/>
    <w:rsid w:val="00761609"/>
    <w:rsid w:val="00763DCE"/>
    <w:rsid w:val="00771597"/>
    <w:rsid w:val="00776C46"/>
    <w:rsid w:val="0078260B"/>
    <w:rsid w:val="0078376D"/>
    <w:rsid w:val="007838D1"/>
    <w:rsid w:val="00785254"/>
    <w:rsid w:val="00785809"/>
    <w:rsid w:val="00785853"/>
    <w:rsid w:val="00786E2C"/>
    <w:rsid w:val="0078770D"/>
    <w:rsid w:val="007966F0"/>
    <w:rsid w:val="00796847"/>
    <w:rsid w:val="00797BFC"/>
    <w:rsid w:val="007A720F"/>
    <w:rsid w:val="007B6594"/>
    <w:rsid w:val="007C2E22"/>
    <w:rsid w:val="007C373F"/>
    <w:rsid w:val="007C6A3C"/>
    <w:rsid w:val="007D4BEE"/>
    <w:rsid w:val="007D5BE9"/>
    <w:rsid w:val="007F5BE1"/>
    <w:rsid w:val="007F5C99"/>
    <w:rsid w:val="008050E4"/>
    <w:rsid w:val="008079CD"/>
    <w:rsid w:val="0082257D"/>
    <w:rsid w:val="008229C5"/>
    <w:rsid w:val="00824046"/>
    <w:rsid w:val="008279B3"/>
    <w:rsid w:val="0083396D"/>
    <w:rsid w:val="00852046"/>
    <w:rsid w:val="00853438"/>
    <w:rsid w:val="00861C56"/>
    <w:rsid w:val="008654D8"/>
    <w:rsid w:val="00866846"/>
    <w:rsid w:val="00870528"/>
    <w:rsid w:val="0087098D"/>
    <w:rsid w:val="00875B29"/>
    <w:rsid w:val="00875BFA"/>
    <w:rsid w:val="00875DA9"/>
    <w:rsid w:val="0088686C"/>
    <w:rsid w:val="00895E38"/>
    <w:rsid w:val="008A56C0"/>
    <w:rsid w:val="008A782B"/>
    <w:rsid w:val="008B0FC0"/>
    <w:rsid w:val="008C0C57"/>
    <w:rsid w:val="008C429A"/>
    <w:rsid w:val="008C5B94"/>
    <w:rsid w:val="008E13CE"/>
    <w:rsid w:val="008E1F3D"/>
    <w:rsid w:val="00901294"/>
    <w:rsid w:val="009053D7"/>
    <w:rsid w:val="0091331D"/>
    <w:rsid w:val="0093223C"/>
    <w:rsid w:val="00936F11"/>
    <w:rsid w:val="00941A87"/>
    <w:rsid w:val="00942473"/>
    <w:rsid w:val="00944858"/>
    <w:rsid w:val="00946AFA"/>
    <w:rsid w:val="009501C2"/>
    <w:rsid w:val="009625FF"/>
    <w:rsid w:val="009668B9"/>
    <w:rsid w:val="00976577"/>
    <w:rsid w:val="009962D2"/>
    <w:rsid w:val="00996356"/>
    <w:rsid w:val="00997D9A"/>
    <w:rsid w:val="009A5AD2"/>
    <w:rsid w:val="009D7C49"/>
    <w:rsid w:val="009E0558"/>
    <w:rsid w:val="009E1FAB"/>
    <w:rsid w:val="009E724E"/>
    <w:rsid w:val="009E7297"/>
    <w:rsid w:val="009F04AB"/>
    <w:rsid w:val="009F4553"/>
    <w:rsid w:val="009F5512"/>
    <w:rsid w:val="00A0257D"/>
    <w:rsid w:val="00A055DB"/>
    <w:rsid w:val="00A12EDC"/>
    <w:rsid w:val="00A179B7"/>
    <w:rsid w:val="00A243A7"/>
    <w:rsid w:val="00A26D0D"/>
    <w:rsid w:val="00A33BDE"/>
    <w:rsid w:val="00A34885"/>
    <w:rsid w:val="00A34920"/>
    <w:rsid w:val="00A35170"/>
    <w:rsid w:val="00A43BC1"/>
    <w:rsid w:val="00A470B8"/>
    <w:rsid w:val="00A47CBD"/>
    <w:rsid w:val="00A525DE"/>
    <w:rsid w:val="00A65D55"/>
    <w:rsid w:val="00A679FF"/>
    <w:rsid w:val="00A70E70"/>
    <w:rsid w:val="00A74225"/>
    <w:rsid w:val="00A762FC"/>
    <w:rsid w:val="00A840A5"/>
    <w:rsid w:val="00A936D5"/>
    <w:rsid w:val="00A97CE5"/>
    <w:rsid w:val="00AA1EB0"/>
    <w:rsid w:val="00AA2838"/>
    <w:rsid w:val="00AA2DA3"/>
    <w:rsid w:val="00AA5A9C"/>
    <w:rsid w:val="00AB016A"/>
    <w:rsid w:val="00AB2A5A"/>
    <w:rsid w:val="00AB3383"/>
    <w:rsid w:val="00AB3D0F"/>
    <w:rsid w:val="00AB6A91"/>
    <w:rsid w:val="00AD1B22"/>
    <w:rsid w:val="00AD28F8"/>
    <w:rsid w:val="00AE1B83"/>
    <w:rsid w:val="00AE4ED3"/>
    <w:rsid w:val="00B0230B"/>
    <w:rsid w:val="00B05BC5"/>
    <w:rsid w:val="00B13ADF"/>
    <w:rsid w:val="00B17D95"/>
    <w:rsid w:val="00B209D3"/>
    <w:rsid w:val="00B23509"/>
    <w:rsid w:val="00B359DB"/>
    <w:rsid w:val="00B3632B"/>
    <w:rsid w:val="00B3733C"/>
    <w:rsid w:val="00B409D8"/>
    <w:rsid w:val="00B432EA"/>
    <w:rsid w:val="00B501E3"/>
    <w:rsid w:val="00B5178D"/>
    <w:rsid w:val="00B67F1F"/>
    <w:rsid w:val="00B701D7"/>
    <w:rsid w:val="00B705AB"/>
    <w:rsid w:val="00B71591"/>
    <w:rsid w:val="00B72510"/>
    <w:rsid w:val="00B7354A"/>
    <w:rsid w:val="00B73E2F"/>
    <w:rsid w:val="00B81376"/>
    <w:rsid w:val="00B86D30"/>
    <w:rsid w:val="00B90595"/>
    <w:rsid w:val="00BA1642"/>
    <w:rsid w:val="00BA215A"/>
    <w:rsid w:val="00BB5F09"/>
    <w:rsid w:val="00BC0D9F"/>
    <w:rsid w:val="00BC0E7A"/>
    <w:rsid w:val="00BD3B9A"/>
    <w:rsid w:val="00BD5D11"/>
    <w:rsid w:val="00BD7448"/>
    <w:rsid w:val="00BE053D"/>
    <w:rsid w:val="00BF1A7A"/>
    <w:rsid w:val="00BF1FA3"/>
    <w:rsid w:val="00C00974"/>
    <w:rsid w:val="00C018E4"/>
    <w:rsid w:val="00C066FA"/>
    <w:rsid w:val="00C22D0C"/>
    <w:rsid w:val="00C25387"/>
    <w:rsid w:val="00C26183"/>
    <w:rsid w:val="00C31F06"/>
    <w:rsid w:val="00C4360A"/>
    <w:rsid w:val="00C54BE3"/>
    <w:rsid w:val="00C57F80"/>
    <w:rsid w:val="00C63B93"/>
    <w:rsid w:val="00C72DE7"/>
    <w:rsid w:val="00C7574D"/>
    <w:rsid w:val="00C768ED"/>
    <w:rsid w:val="00C82A8F"/>
    <w:rsid w:val="00C86C43"/>
    <w:rsid w:val="00C916C2"/>
    <w:rsid w:val="00C96BF2"/>
    <w:rsid w:val="00CA0224"/>
    <w:rsid w:val="00CA3AD0"/>
    <w:rsid w:val="00CA6286"/>
    <w:rsid w:val="00CC5FD7"/>
    <w:rsid w:val="00CC7F56"/>
    <w:rsid w:val="00CD1B12"/>
    <w:rsid w:val="00CD55DC"/>
    <w:rsid w:val="00CE1BBC"/>
    <w:rsid w:val="00CE2595"/>
    <w:rsid w:val="00CE28CC"/>
    <w:rsid w:val="00CE5FB2"/>
    <w:rsid w:val="00CE72FC"/>
    <w:rsid w:val="00CF31EE"/>
    <w:rsid w:val="00D106CD"/>
    <w:rsid w:val="00D1492F"/>
    <w:rsid w:val="00D15B00"/>
    <w:rsid w:val="00D16B1D"/>
    <w:rsid w:val="00D17B69"/>
    <w:rsid w:val="00D3003C"/>
    <w:rsid w:val="00D331F4"/>
    <w:rsid w:val="00D36719"/>
    <w:rsid w:val="00D470E4"/>
    <w:rsid w:val="00D517FE"/>
    <w:rsid w:val="00D52142"/>
    <w:rsid w:val="00D5280E"/>
    <w:rsid w:val="00D5597A"/>
    <w:rsid w:val="00D61F14"/>
    <w:rsid w:val="00D726B7"/>
    <w:rsid w:val="00D774F7"/>
    <w:rsid w:val="00D7763A"/>
    <w:rsid w:val="00D80D6B"/>
    <w:rsid w:val="00D85D41"/>
    <w:rsid w:val="00D866B8"/>
    <w:rsid w:val="00D90950"/>
    <w:rsid w:val="00D94115"/>
    <w:rsid w:val="00D96286"/>
    <w:rsid w:val="00DA19D8"/>
    <w:rsid w:val="00DA239E"/>
    <w:rsid w:val="00DA69DF"/>
    <w:rsid w:val="00DB33F8"/>
    <w:rsid w:val="00DC5291"/>
    <w:rsid w:val="00DD38E2"/>
    <w:rsid w:val="00DD52E0"/>
    <w:rsid w:val="00DE1AEA"/>
    <w:rsid w:val="00DE76FF"/>
    <w:rsid w:val="00DF711C"/>
    <w:rsid w:val="00E00140"/>
    <w:rsid w:val="00E0478F"/>
    <w:rsid w:val="00E07D42"/>
    <w:rsid w:val="00E13110"/>
    <w:rsid w:val="00E139E8"/>
    <w:rsid w:val="00E237EA"/>
    <w:rsid w:val="00E24DF1"/>
    <w:rsid w:val="00E37F14"/>
    <w:rsid w:val="00E40B9A"/>
    <w:rsid w:val="00E431ED"/>
    <w:rsid w:val="00E44D92"/>
    <w:rsid w:val="00E557CE"/>
    <w:rsid w:val="00E55D90"/>
    <w:rsid w:val="00E6362E"/>
    <w:rsid w:val="00E64FF5"/>
    <w:rsid w:val="00E666B8"/>
    <w:rsid w:val="00E75B3D"/>
    <w:rsid w:val="00E82E26"/>
    <w:rsid w:val="00E84708"/>
    <w:rsid w:val="00E87205"/>
    <w:rsid w:val="00E87B55"/>
    <w:rsid w:val="00E907EC"/>
    <w:rsid w:val="00E90833"/>
    <w:rsid w:val="00EA02FE"/>
    <w:rsid w:val="00EA5421"/>
    <w:rsid w:val="00EA62FB"/>
    <w:rsid w:val="00EB0CA8"/>
    <w:rsid w:val="00EB1DFE"/>
    <w:rsid w:val="00EB34FC"/>
    <w:rsid w:val="00EB5816"/>
    <w:rsid w:val="00ED0EA9"/>
    <w:rsid w:val="00ED1D17"/>
    <w:rsid w:val="00ED6D7E"/>
    <w:rsid w:val="00EF008F"/>
    <w:rsid w:val="00EF03EF"/>
    <w:rsid w:val="00EF77DF"/>
    <w:rsid w:val="00F012BA"/>
    <w:rsid w:val="00F11BEF"/>
    <w:rsid w:val="00F165E1"/>
    <w:rsid w:val="00F220E4"/>
    <w:rsid w:val="00F258E7"/>
    <w:rsid w:val="00F25EB2"/>
    <w:rsid w:val="00F31B84"/>
    <w:rsid w:val="00F44F5F"/>
    <w:rsid w:val="00F452DB"/>
    <w:rsid w:val="00F57BA5"/>
    <w:rsid w:val="00F6095B"/>
    <w:rsid w:val="00F631EC"/>
    <w:rsid w:val="00F638A6"/>
    <w:rsid w:val="00F64C22"/>
    <w:rsid w:val="00F64FA7"/>
    <w:rsid w:val="00F746BD"/>
    <w:rsid w:val="00F74D19"/>
    <w:rsid w:val="00F80053"/>
    <w:rsid w:val="00F90524"/>
    <w:rsid w:val="00F935BB"/>
    <w:rsid w:val="00F973D2"/>
    <w:rsid w:val="00FA02C7"/>
    <w:rsid w:val="00FA4186"/>
    <w:rsid w:val="00FA5195"/>
    <w:rsid w:val="00FA6B8B"/>
    <w:rsid w:val="00FB0B1F"/>
    <w:rsid w:val="00FB133B"/>
    <w:rsid w:val="00FB251A"/>
    <w:rsid w:val="00FC0531"/>
    <w:rsid w:val="00FC13F0"/>
    <w:rsid w:val="00FC1667"/>
    <w:rsid w:val="00FC2A61"/>
    <w:rsid w:val="00FC3E71"/>
    <w:rsid w:val="00FC4EB5"/>
    <w:rsid w:val="00FD0FB7"/>
    <w:rsid w:val="00FD526F"/>
    <w:rsid w:val="00FE0496"/>
    <w:rsid w:val="00FE4686"/>
    <w:rsid w:val="00FE74C5"/>
    <w:rsid w:val="00FE79A2"/>
    <w:rsid w:val="00FF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72DE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72DE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2DE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2DE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2DE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2D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Jonas Kremer</cp:lastModifiedBy>
  <cp:revision>3</cp:revision>
  <cp:lastPrinted>2025-11-08T20:35:00Z</cp:lastPrinted>
  <dcterms:created xsi:type="dcterms:W3CDTF">2025-11-09T20:36:00Z</dcterms:created>
  <dcterms:modified xsi:type="dcterms:W3CDTF">2025-11-10T10:12:00Z</dcterms:modified>
</cp:coreProperties>
</file>