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023F" w14:textId="77777777" w:rsidR="00EE44B0" w:rsidRPr="00284FE4" w:rsidRDefault="00621A4E" w:rsidP="00A156B9">
      <w:pPr>
        <w:jc w:val="right"/>
        <w:rPr>
          <w:rFonts w:ascii="Georgia" w:hAnsi="Georgia"/>
          <w:sz w:val="20"/>
          <w:szCs w:val="20"/>
        </w:rPr>
      </w:pPr>
      <w:r>
        <w:rPr>
          <w:rFonts w:ascii="Georgia" w:hAnsi="Georgia"/>
          <w:sz w:val="20"/>
          <w:szCs w:val="20"/>
        </w:rPr>
        <w:t>Joost Glende</w:t>
      </w:r>
    </w:p>
    <w:p w14:paraId="02521D88" w14:textId="77777777" w:rsidR="004A6740" w:rsidRPr="00284FE4" w:rsidRDefault="00621A4E" w:rsidP="00A156B9">
      <w:pPr>
        <w:jc w:val="right"/>
        <w:rPr>
          <w:rFonts w:ascii="Georgia" w:hAnsi="Georgia"/>
          <w:sz w:val="20"/>
          <w:szCs w:val="20"/>
        </w:rPr>
      </w:pPr>
      <w:proofErr w:type="spellStart"/>
      <w:r>
        <w:rPr>
          <w:rFonts w:ascii="Georgia" w:hAnsi="Georgia"/>
          <w:sz w:val="20"/>
          <w:szCs w:val="20"/>
        </w:rPr>
        <w:t>Hünenweg</w:t>
      </w:r>
      <w:proofErr w:type="spellEnd"/>
      <w:r>
        <w:rPr>
          <w:rFonts w:ascii="Georgia" w:hAnsi="Georgia"/>
          <w:sz w:val="20"/>
          <w:szCs w:val="20"/>
        </w:rPr>
        <w:t xml:space="preserve"> 2</w:t>
      </w:r>
    </w:p>
    <w:p w14:paraId="23439A70" w14:textId="77777777" w:rsidR="001E6FC7" w:rsidRPr="00284FE4" w:rsidRDefault="00621A4E" w:rsidP="00A156B9">
      <w:pPr>
        <w:jc w:val="right"/>
        <w:rPr>
          <w:rFonts w:ascii="Georgia" w:hAnsi="Georgia"/>
          <w:sz w:val="20"/>
          <w:szCs w:val="20"/>
        </w:rPr>
      </w:pPr>
      <w:r>
        <w:rPr>
          <w:rFonts w:ascii="Georgia" w:hAnsi="Georgia"/>
          <w:sz w:val="20"/>
          <w:szCs w:val="20"/>
        </w:rPr>
        <w:t>29227 Celle</w:t>
      </w:r>
    </w:p>
    <w:p w14:paraId="73887EB9" w14:textId="77777777" w:rsidR="001E6FC7" w:rsidRPr="00284FE4" w:rsidRDefault="001E6FC7" w:rsidP="00A156B9">
      <w:pPr>
        <w:jc w:val="right"/>
        <w:rPr>
          <w:rFonts w:ascii="Georgia" w:hAnsi="Georgia"/>
          <w:sz w:val="20"/>
          <w:szCs w:val="20"/>
        </w:rPr>
      </w:pPr>
      <w:r w:rsidRPr="00284FE4">
        <w:rPr>
          <w:rFonts w:ascii="Georgia" w:hAnsi="Georgia"/>
          <w:sz w:val="20"/>
          <w:szCs w:val="20"/>
        </w:rPr>
        <w:t xml:space="preserve">Mail: </w:t>
      </w:r>
      <w:r w:rsidR="00621A4E">
        <w:rPr>
          <w:rFonts w:ascii="Georgia" w:hAnsi="Georgia"/>
          <w:sz w:val="20"/>
          <w:szCs w:val="20"/>
        </w:rPr>
        <w:t>joost.glende@yahoo.com</w:t>
      </w:r>
    </w:p>
    <w:p w14:paraId="56726D5A" w14:textId="77777777" w:rsidR="001E6FC7" w:rsidRPr="00284FE4" w:rsidRDefault="001E6FC7" w:rsidP="00A156B9">
      <w:pPr>
        <w:jc w:val="right"/>
        <w:rPr>
          <w:rFonts w:ascii="Georgia" w:hAnsi="Georgia"/>
          <w:sz w:val="20"/>
          <w:szCs w:val="20"/>
        </w:rPr>
      </w:pPr>
      <w:r w:rsidRPr="00284FE4">
        <w:rPr>
          <w:rFonts w:ascii="Georgia" w:hAnsi="Georgia"/>
          <w:sz w:val="20"/>
          <w:szCs w:val="20"/>
        </w:rPr>
        <w:t xml:space="preserve">Mobil: </w:t>
      </w:r>
      <w:r w:rsidR="00621A4E">
        <w:rPr>
          <w:rFonts w:ascii="Georgia" w:hAnsi="Georgia"/>
          <w:sz w:val="20"/>
          <w:szCs w:val="20"/>
        </w:rPr>
        <w:t>01590 1157892</w:t>
      </w:r>
    </w:p>
    <w:p w14:paraId="7ED9EFFB" w14:textId="77777777" w:rsidR="001E6FC7" w:rsidRPr="00284FE4" w:rsidRDefault="001E6FC7">
      <w:pPr>
        <w:rPr>
          <w:rFonts w:ascii="Georgia" w:hAnsi="Georgia"/>
          <w:sz w:val="20"/>
          <w:szCs w:val="20"/>
        </w:rPr>
      </w:pPr>
    </w:p>
    <w:p w14:paraId="09D86BAB" w14:textId="77777777" w:rsidR="00621A4E" w:rsidRDefault="00621A4E">
      <w:pPr>
        <w:rPr>
          <w:rFonts w:ascii="Georgia" w:hAnsi="Georgia"/>
          <w:sz w:val="20"/>
          <w:szCs w:val="20"/>
        </w:rPr>
      </w:pPr>
      <w:r w:rsidRPr="00621A4E">
        <w:rPr>
          <w:rFonts w:ascii="Georgia" w:hAnsi="Georgia"/>
          <w:sz w:val="20"/>
          <w:szCs w:val="20"/>
        </w:rPr>
        <w:t>Accenture Dienstleistungen GmbH</w:t>
      </w:r>
    </w:p>
    <w:p w14:paraId="4EA73FC9" w14:textId="77777777" w:rsidR="00B720E9" w:rsidRPr="00B720E9" w:rsidRDefault="00B720E9" w:rsidP="00B720E9">
      <w:pPr>
        <w:rPr>
          <w:rFonts w:ascii="Georgia" w:hAnsi="Georgia"/>
          <w:sz w:val="20"/>
          <w:szCs w:val="20"/>
        </w:rPr>
      </w:pPr>
      <w:r w:rsidRPr="00B720E9">
        <w:rPr>
          <w:rFonts w:ascii="Georgia" w:hAnsi="Georgia"/>
          <w:sz w:val="20"/>
          <w:szCs w:val="20"/>
        </w:rPr>
        <w:t>Campus Kronberg 1</w:t>
      </w:r>
    </w:p>
    <w:p w14:paraId="0146D27F" w14:textId="77777777" w:rsidR="00B720E9" w:rsidRPr="00B720E9" w:rsidRDefault="00B720E9" w:rsidP="00B720E9">
      <w:pPr>
        <w:rPr>
          <w:rFonts w:ascii="Georgia" w:hAnsi="Georgia"/>
          <w:sz w:val="20"/>
          <w:szCs w:val="20"/>
        </w:rPr>
      </w:pPr>
      <w:r w:rsidRPr="00B720E9">
        <w:rPr>
          <w:rFonts w:ascii="Georgia" w:hAnsi="Georgia"/>
          <w:sz w:val="20"/>
          <w:szCs w:val="20"/>
        </w:rPr>
        <w:t>Kronberg im Taunus</w:t>
      </w:r>
    </w:p>
    <w:p w14:paraId="150608C3" w14:textId="3CE9C2B7" w:rsidR="001E6FC7" w:rsidRPr="00284FE4" w:rsidRDefault="00B720E9" w:rsidP="00A156B9">
      <w:pPr>
        <w:jc w:val="right"/>
        <w:rPr>
          <w:rFonts w:ascii="Georgia" w:hAnsi="Georgia"/>
          <w:sz w:val="20"/>
          <w:szCs w:val="20"/>
        </w:rPr>
      </w:pPr>
      <w:r>
        <w:rPr>
          <w:rFonts w:ascii="Georgia" w:hAnsi="Georgia"/>
          <w:sz w:val="20"/>
          <w:szCs w:val="20"/>
        </w:rPr>
        <w:t>Celle</w:t>
      </w:r>
      <w:r w:rsidR="001E6FC7" w:rsidRPr="00284FE4">
        <w:rPr>
          <w:rFonts w:ascii="Georgia" w:hAnsi="Georgia"/>
          <w:sz w:val="20"/>
          <w:szCs w:val="20"/>
        </w:rPr>
        <w:t xml:space="preserve">, </w:t>
      </w:r>
      <w:r>
        <w:rPr>
          <w:rFonts w:ascii="Georgia" w:hAnsi="Georgia"/>
          <w:sz w:val="20"/>
          <w:szCs w:val="20"/>
        </w:rPr>
        <w:t>1</w:t>
      </w:r>
      <w:r w:rsidR="005954F9">
        <w:rPr>
          <w:rFonts w:ascii="Georgia" w:hAnsi="Georgia"/>
          <w:sz w:val="20"/>
          <w:szCs w:val="20"/>
        </w:rPr>
        <w:t>9</w:t>
      </w:r>
      <w:r>
        <w:rPr>
          <w:rFonts w:ascii="Georgia" w:hAnsi="Georgia"/>
          <w:sz w:val="20"/>
          <w:szCs w:val="20"/>
        </w:rPr>
        <w:t>.03.2026</w:t>
      </w:r>
    </w:p>
    <w:p w14:paraId="238AE447" w14:textId="77777777" w:rsidR="001E6FC7" w:rsidRPr="00284FE4" w:rsidRDefault="001E6FC7">
      <w:pPr>
        <w:rPr>
          <w:rFonts w:ascii="Georgia" w:hAnsi="Georgia"/>
          <w:sz w:val="20"/>
          <w:szCs w:val="20"/>
        </w:rPr>
      </w:pPr>
    </w:p>
    <w:p w14:paraId="2264490E" w14:textId="77777777" w:rsidR="00B720E9" w:rsidRPr="005031BF" w:rsidRDefault="001E6FC7" w:rsidP="005031BF">
      <w:pPr>
        <w:jc w:val="both"/>
        <w:rPr>
          <w:rFonts w:ascii="Georgia" w:hAnsi="Georgia"/>
          <w:b/>
          <w:bCs/>
          <w:sz w:val="20"/>
          <w:szCs w:val="20"/>
        </w:rPr>
      </w:pPr>
      <w:r w:rsidRPr="00284FE4">
        <w:rPr>
          <w:rFonts w:ascii="Georgia" w:hAnsi="Georgia"/>
          <w:b/>
          <w:bCs/>
          <w:sz w:val="20"/>
          <w:szCs w:val="20"/>
        </w:rPr>
        <w:t>Bewerbung um ein Praktikum im Bereich Consulting</w:t>
      </w:r>
    </w:p>
    <w:p w14:paraId="7C536454" w14:textId="77777777" w:rsidR="008D0C7D" w:rsidRDefault="008D0C7D" w:rsidP="00E01186">
      <w:pPr>
        <w:jc w:val="both"/>
        <w:rPr>
          <w:rFonts w:ascii="Georgia" w:hAnsi="Georgia"/>
          <w:sz w:val="20"/>
          <w:szCs w:val="20"/>
        </w:rPr>
      </w:pPr>
    </w:p>
    <w:p w14:paraId="263CE297" w14:textId="77777777" w:rsidR="001E6FC7" w:rsidRPr="00284FE4" w:rsidRDefault="001E6FC7" w:rsidP="00E01186">
      <w:pPr>
        <w:jc w:val="both"/>
        <w:rPr>
          <w:rFonts w:ascii="Georgia" w:hAnsi="Georgia"/>
          <w:sz w:val="20"/>
          <w:szCs w:val="20"/>
        </w:rPr>
      </w:pPr>
      <w:r w:rsidRPr="00284FE4">
        <w:rPr>
          <w:rFonts w:ascii="Georgia" w:hAnsi="Georgia"/>
          <w:sz w:val="20"/>
          <w:szCs w:val="20"/>
        </w:rPr>
        <w:t>Sehr geehrte Damen und Herren,</w:t>
      </w:r>
    </w:p>
    <w:p w14:paraId="08CD8484" w14:textId="77777777" w:rsidR="00D648FF" w:rsidRPr="00284FE4" w:rsidRDefault="00D648FF" w:rsidP="00E01186">
      <w:pPr>
        <w:jc w:val="both"/>
        <w:rPr>
          <w:rFonts w:ascii="Georgia" w:hAnsi="Georgia"/>
          <w:sz w:val="20"/>
          <w:szCs w:val="20"/>
        </w:rPr>
      </w:pPr>
    </w:p>
    <w:p w14:paraId="4F615E45" w14:textId="427C09C0" w:rsidR="00636598" w:rsidRDefault="00611130" w:rsidP="008A115D">
      <w:pPr>
        <w:jc w:val="both"/>
        <w:rPr>
          <w:rFonts w:ascii="Georgia" w:hAnsi="Georgia"/>
          <w:sz w:val="20"/>
          <w:szCs w:val="20"/>
        </w:rPr>
      </w:pPr>
      <w:r w:rsidRPr="00611130">
        <w:rPr>
          <w:rFonts w:ascii="Georgia" w:hAnsi="Georgia"/>
          <w:sz w:val="20"/>
          <w:szCs w:val="20"/>
        </w:rPr>
        <w:t xml:space="preserve">während meiner fünfjährigen Selbstständigkeit und dem Exit meines Startups erkannte ich meine Leidenschaft für die </w:t>
      </w:r>
      <w:r>
        <w:rPr>
          <w:rFonts w:ascii="Georgia" w:hAnsi="Georgia"/>
          <w:sz w:val="20"/>
          <w:szCs w:val="20"/>
        </w:rPr>
        <w:t>Optimierung</w:t>
      </w:r>
      <w:r w:rsidRPr="00611130">
        <w:rPr>
          <w:rFonts w:ascii="Georgia" w:hAnsi="Georgia"/>
          <w:sz w:val="20"/>
          <w:szCs w:val="20"/>
        </w:rPr>
        <w:t xml:space="preserve"> von Prozessen</w:t>
      </w:r>
      <w:r>
        <w:rPr>
          <w:rFonts w:ascii="Georgia" w:hAnsi="Georgia"/>
          <w:sz w:val="20"/>
          <w:szCs w:val="20"/>
        </w:rPr>
        <w:t xml:space="preserve"> und das Entwickeln von Strategien</w:t>
      </w:r>
      <w:r w:rsidRPr="00611130">
        <w:rPr>
          <w:rFonts w:ascii="Georgia" w:hAnsi="Georgia"/>
          <w:sz w:val="20"/>
          <w:szCs w:val="20"/>
        </w:rPr>
        <w:t xml:space="preserve">. Externe Impulse sind heute der entscheidende Hebel, um Unternehmen in dynamischen Märkten zukunftsfähig auszurichten. Ein Consulting-Einstieg bedeutet für mich, diese Passion in spannenden Projekten zu verwirklichen und eine enorm steile Lernkurve zu absolvieren. </w:t>
      </w:r>
      <w:r w:rsidR="008A115D">
        <w:rPr>
          <w:rFonts w:ascii="Georgia" w:hAnsi="Georgia"/>
          <w:sz w:val="20"/>
          <w:szCs w:val="20"/>
        </w:rPr>
        <w:t xml:space="preserve">Nachdem ich mich nach meinem Abitur zuerst auf eigene unternehmerische Projekte fokussiert habe, möchte ich nun mein Wirtschafts-Studium dazu nutzen, um eine Karriere in der Unternehmensberatung zu starten und würde daher sehr gerne </w:t>
      </w:r>
      <w:r w:rsidR="00356043" w:rsidRPr="00356043">
        <w:rPr>
          <w:rFonts w:ascii="Georgia" w:hAnsi="Georgia"/>
          <w:sz w:val="20"/>
          <w:szCs w:val="20"/>
        </w:rPr>
        <w:t>bei Ihnen ab August 2026 ein acht- bis zwölfwöchiges Praktikum im Bereich Consulting absolvieren.</w:t>
      </w:r>
    </w:p>
    <w:p w14:paraId="716DC6B3" w14:textId="77777777" w:rsidR="008E4662" w:rsidRPr="00284FE4" w:rsidRDefault="008E4662" w:rsidP="00122D24">
      <w:pPr>
        <w:jc w:val="both"/>
        <w:rPr>
          <w:rFonts w:ascii="Georgia" w:hAnsi="Georgia"/>
          <w:sz w:val="20"/>
          <w:szCs w:val="20"/>
        </w:rPr>
      </w:pPr>
    </w:p>
    <w:p w14:paraId="656A5E3F" w14:textId="18103D95" w:rsidR="00F448CA" w:rsidRDefault="00F448CA" w:rsidP="00122D24">
      <w:pPr>
        <w:jc w:val="both"/>
        <w:rPr>
          <w:rFonts w:ascii="Georgia" w:hAnsi="Georgia"/>
          <w:sz w:val="20"/>
          <w:szCs w:val="20"/>
        </w:rPr>
      </w:pPr>
      <w:r w:rsidRPr="00F448CA">
        <w:rPr>
          <w:rFonts w:ascii="Georgia" w:hAnsi="Georgia"/>
          <w:sz w:val="20"/>
          <w:szCs w:val="20"/>
        </w:rPr>
        <w:t xml:space="preserve">Mein bisheriger Werdegang ermöglichte es mir, bereits früh eine proaktive Eigeninitiative zu entwickeln, die über das rein akademische Maß hinausging. Im Rahmen meines Drohnenservices Gletro habe ich ein </w:t>
      </w:r>
      <w:r>
        <w:rPr>
          <w:rFonts w:ascii="Georgia" w:hAnsi="Georgia"/>
          <w:sz w:val="20"/>
          <w:szCs w:val="20"/>
        </w:rPr>
        <w:t>innovatives</w:t>
      </w:r>
      <w:r w:rsidRPr="00F448CA">
        <w:rPr>
          <w:rFonts w:ascii="Georgia" w:hAnsi="Georgia"/>
          <w:sz w:val="20"/>
          <w:szCs w:val="20"/>
        </w:rPr>
        <w:t xml:space="preserve"> Geschäftsmodell eigenverantwortlich entwickelt und auf ein professionelles Niveau skaliert. Hierbei steigerte ich im zweiten Geschäftsjahr den Umsatz </w:t>
      </w:r>
      <w:del w:id="0" w:author="Joost Glende" w:date="2026-03-20T09:05:00Z" w16du:dateUtc="2026-03-20T08:05:00Z">
        <w:r w:rsidR="000562CE" w:rsidDel="00146814">
          <w:rPr>
            <w:rFonts w:ascii="Georgia" w:hAnsi="Georgia"/>
            <w:sz w:val="20"/>
            <w:szCs w:val="20"/>
          </w:rPr>
          <w:delText xml:space="preserve">von 34.000€ </w:delText>
        </w:r>
      </w:del>
      <w:r w:rsidRPr="00F448CA">
        <w:rPr>
          <w:rFonts w:ascii="Georgia" w:hAnsi="Georgia"/>
          <w:sz w:val="20"/>
          <w:szCs w:val="20"/>
        </w:rPr>
        <w:t>auf 48.000€ und optimierte die operative Effizienz der Agrar-Aussaat maßgeblich</w:t>
      </w:r>
      <w:r>
        <w:rPr>
          <w:rFonts w:ascii="Georgia" w:hAnsi="Georgia"/>
          <w:sz w:val="20"/>
          <w:szCs w:val="20"/>
        </w:rPr>
        <w:t xml:space="preserve"> durch das Einsetzen von Drohnen</w:t>
      </w:r>
      <w:r w:rsidRPr="00F448CA">
        <w:rPr>
          <w:rFonts w:ascii="Georgia" w:hAnsi="Georgia"/>
          <w:sz w:val="20"/>
          <w:szCs w:val="20"/>
        </w:rPr>
        <w:t>. Besonders wertvoll war es für mich, die Verantwortung für das Unternehmen anschließend</w:t>
      </w:r>
      <w:r>
        <w:rPr>
          <w:rFonts w:ascii="Georgia" w:hAnsi="Georgia"/>
          <w:sz w:val="20"/>
          <w:szCs w:val="20"/>
        </w:rPr>
        <w:t xml:space="preserve"> durch den Verkauf</w:t>
      </w:r>
      <w:r w:rsidRPr="00F448CA">
        <w:rPr>
          <w:rFonts w:ascii="Georgia" w:hAnsi="Georgia"/>
          <w:sz w:val="20"/>
          <w:szCs w:val="20"/>
        </w:rPr>
        <w:t xml:space="preserve"> an einen ehemaligen Accenture-Berater übergeben zu dürfen</w:t>
      </w:r>
      <w:del w:id="1" w:author="Joost Glende" w:date="2026-03-20T09:06:00Z" w16du:dateUtc="2026-03-20T08:06:00Z">
        <w:r w:rsidDel="00146814">
          <w:rPr>
            <w:rFonts w:ascii="Georgia" w:hAnsi="Georgia"/>
            <w:sz w:val="20"/>
            <w:szCs w:val="20"/>
          </w:rPr>
          <w:delText>. E</w:delText>
        </w:r>
        <w:r w:rsidRPr="00F448CA" w:rsidDel="00146814">
          <w:rPr>
            <w:rFonts w:ascii="Georgia" w:hAnsi="Georgia"/>
            <w:sz w:val="20"/>
            <w:szCs w:val="20"/>
          </w:rPr>
          <w:delText>in Prozess, der mein Verantwortungsbewusstsein für professionelle Standards schärfte</w:delText>
        </w:r>
      </w:del>
      <w:r w:rsidRPr="00F448CA">
        <w:rPr>
          <w:rFonts w:ascii="Georgia" w:hAnsi="Georgia"/>
          <w:sz w:val="20"/>
          <w:szCs w:val="20"/>
        </w:rPr>
        <w:t xml:space="preserve">. Parallel dazu absolvierte ich in meiner Social Media Agentur Projekte für namhafte Experten wie unter anderem Patrick Heizmann und erzielte dabei binnen eines Jahres über 90.000 € Umsatz. Diese </w:t>
      </w:r>
      <w:r w:rsidR="00CE4975">
        <w:rPr>
          <w:rFonts w:ascii="Georgia" w:hAnsi="Georgia"/>
          <w:sz w:val="20"/>
          <w:szCs w:val="20"/>
        </w:rPr>
        <w:t>verlangten mir</w:t>
      </w:r>
      <w:r w:rsidRPr="00F448CA">
        <w:rPr>
          <w:rFonts w:ascii="Georgia" w:hAnsi="Georgia"/>
          <w:sz w:val="20"/>
          <w:szCs w:val="20"/>
        </w:rPr>
        <w:t xml:space="preserve"> ein hohes Maß an </w:t>
      </w:r>
      <w:r>
        <w:rPr>
          <w:rFonts w:ascii="Georgia" w:hAnsi="Georgia"/>
          <w:sz w:val="20"/>
          <w:szCs w:val="20"/>
        </w:rPr>
        <w:t xml:space="preserve">Analytischem denken </w:t>
      </w:r>
      <w:r w:rsidR="00CE4975">
        <w:rPr>
          <w:rFonts w:ascii="Georgia" w:hAnsi="Georgia"/>
          <w:sz w:val="20"/>
          <w:szCs w:val="20"/>
        </w:rPr>
        <w:t>sowie Durchhaltevermögen</w:t>
      </w:r>
      <w:r w:rsidRPr="00F448CA">
        <w:rPr>
          <w:rFonts w:ascii="Georgia" w:hAnsi="Georgia"/>
          <w:sz w:val="20"/>
          <w:szCs w:val="20"/>
        </w:rPr>
        <w:t xml:space="preserve"> ab. </w:t>
      </w:r>
      <w:r w:rsidR="00CE4975" w:rsidRPr="00CE4975">
        <w:rPr>
          <w:rFonts w:ascii="Georgia" w:hAnsi="Georgia"/>
          <w:sz w:val="20"/>
          <w:szCs w:val="20"/>
        </w:rPr>
        <w:t xml:space="preserve">Zudem befasste ich mich intensiv mit der technischen Automatisierung von Beschaffungsprozessen im Bereich Retail-Arbitrage. Durch die Analyse von Backend-Schnittstellen zur Überwindung </w:t>
      </w:r>
      <w:del w:id="2" w:author="Joost Glende" w:date="2026-03-20T09:07:00Z" w16du:dateUtc="2026-03-20T08:07:00Z">
        <w:r w:rsidR="00CE4975" w:rsidRPr="00CE4975" w:rsidDel="00146814">
          <w:rPr>
            <w:rFonts w:ascii="Georgia" w:hAnsi="Georgia"/>
            <w:sz w:val="20"/>
            <w:szCs w:val="20"/>
          </w:rPr>
          <w:delText xml:space="preserve">komplexer </w:delText>
        </w:r>
      </w:del>
      <w:ins w:id="3" w:author="Joost Glende" w:date="2026-03-20T09:07:00Z" w16du:dateUtc="2026-03-20T08:07:00Z">
        <w:r w:rsidR="00146814">
          <w:rPr>
            <w:rFonts w:ascii="Georgia" w:hAnsi="Georgia"/>
            <w:sz w:val="20"/>
            <w:szCs w:val="20"/>
          </w:rPr>
          <w:t xml:space="preserve">von </w:t>
        </w:r>
        <w:r w:rsidR="00146814" w:rsidRPr="00CE4975">
          <w:rPr>
            <w:rFonts w:ascii="Georgia" w:hAnsi="Georgia"/>
            <w:sz w:val="20"/>
            <w:szCs w:val="20"/>
          </w:rPr>
          <w:t xml:space="preserve"> </w:t>
        </w:r>
      </w:ins>
      <w:r w:rsidR="00CE4975" w:rsidRPr="00CE4975">
        <w:rPr>
          <w:rFonts w:ascii="Georgia" w:hAnsi="Georgia"/>
          <w:sz w:val="20"/>
          <w:szCs w:val="20"/>
        </w:rPr>
        <w:t>Systemengpässe</w:t>
      </w:r>
      <w:ins w:id="4" w:author="Joost Glende" w:date="2026-03-20T09:07:00Z" w16du:dateUtc="2026-03-20T08:07:00Z">
        <w:r w:rsidR="00146814">
          <w:rPr>
            <w:rFonts w:ascii="Georgia" w:hAnsi="Georgia"/>
            <w:sz w:val="20"/>
            <w:szCs w:val="20"/>
          </w:rPr>
          <w:t>n</w:t>
        </w:r>
      </w:ins>
      <w:r w:rsidR="00CE4975" w:rsidRPr="00CE4975">
        <w:rPr>
          <w:rFonts w:ascii="Georgia" w:hAnsi="Georgia"/>
          <w:sz w:val="20"/>
          <w:szCs w:val="20"/>
        </w:rPr>
        <w:t xml:space="preserve"> konnte ich mein Verständnis für </w:t>
      </w:r>
      <w:r w:rsidR="00CE4975">
        <w:rPr>
          <w:rFonts w:ascii="Georgia" w:hAnsi="Georgia"/>
          <w:sz w:val="20"/>
          <w:szCs w:val="20"/>
        </w:rPr>
        <w:t>effiziente, automatisierte</w:t>
      </w:r>
      <w:r w:rsidR="00CE4975" w:rsidRPr="00CE4975">
        <w:rPr>
          <w:rFonts w:ascii="Georgia" w:hAnsi="Georgia"/>
          <w:sz w:val="20"/>
          <w:szCs w:val="20"/>
        </w:rPr>
        <w:t xml:space="preserve"> Abläufe und technisches Troubleshooting schärfen.</w:t>
      </w:r>
      <w:r w:rsidR="00CE4975">
        <w:rPr>
          <w:rFonts w:ascii="Georgia" w:hAnsi="Georgia"/>
          <w:sz w:val="20"/>
          <w:szCs w:val="20"/>
        </w:rPr>
        <w:t xml:space="preserve"> </w:t>
      </w:r>
      <w:r w:rsidRPr="00F448CA">
        <w:rPr>
          <w:rFonts w:ascii="Georgia" w:hAnsi="Georgia"/>
          <w:sz w:val="20"/>
          <w:szCs w:val="20"/>
        </w:rPr>
        <w:t>Durch die Organisation internationaler Workation-Retreats durfte ich zudem meine Sozialkompetenz und mein Networking unter Beweis stellen. Diese Kombination aus unternehmerischer Umsetzungsstärke und meiner Leistungsbereitschaft möchte ich nun sehr gerne gewinnbringend in Ihr</w:t>
      </w:r>
      <w:r w:rsidR="00CE4975">
        <w:rPr>
          <w:rFonts w:ascii="Georgia" w:hAnsi="Georgia"/>
          <w:sz w:val="20"/>
          <w:szCs w:val="20"/>
        </w:rPr>
        <w:t>em Unternehmen</w:t>
      </w:r>
      <w:r w:rsidRPr="00F448CA">
        <w:rPr>
          <w:rFonts w:ascii="Georgia" w:hAnsi="Georgia"/>
          <w:sz w:val="20"/>
          <w:szCs w:val="20"/>
        </w:rPr>
        <w:t xml:space="preserve"> einbringen</w:t>
      </w:r>
      <w:r>
        <w:rPr>
          <w:rFonts w:ascii="Georgia" w:hAnsi="Georgia"/>
          <w:sz w:val="20"/>
          <w:szCs w:val="20"/>
        </w:rPr>
        <w:t>.</w:t>
      </w:r>
    </w:p>
    <w:p w14:paraId="3CAE8748" w14:textId="77777777" w:rsidR="00F448CA" w:rsidRPr="00284FE4" w:rsidRDefault="00F448CA" w:rsidP="00122D24">
      <w:pPr>
        <w:jc w:val="both"/>
        <w:rPr>
          <w:rFonts w:ascii="Georgia" w:hAnsi="Georgia"/>
          <w:sz w:val="20"/>
          <w:szCs w:val="20"/>
        </w:rPr>
      </w:pPr>
    </w:p>
    <w:p w14:paraId="0E889A52" w14:textId="6B84BCA7" w:rsidR="000562CE" w:rsidRDefault="000562CE" w:rsidP="00122D24">
      <w:pPr>
        <w:jc w:val="both"/>
        <w:rPr>
          <w:rFonts w:ascii="Georgia" w:hAnsi="Georgia"/>
          <w:sz w:val="20"/>
          <w:szCs w:val="20"/>
        </w:rPr>
      </w:pPr>
      <w:r w:rsidRPr="000562CE">
        <w:rPr>
          <w:rFonts w:ascii="Georgia" w:hAnsi="Georgia"/>
          <w:sz w:val="20"/>
          <w:szCs w:val="20"/>
        </w:rPr>
        <w:t>Accenture stellt für mich die ideale Adresse für dieses Praktikum dar. Neben Ihrer Position als weltweit führendes Beratungsunternehmen beeindruckt mich besonders Ihr ganzheitlicher Ansatz, Strategie direkt mit technologischer Umsetzung zu verknüpfen. Da ich selbst erfahren habe, wie digitale Automatisierung reale Geschäftsprozesse effizienter gestaltet, fasziniert mich Ihr Fokus auf die digitale Transformation und Cloud-basierte Geschäftsmodelle. Während meiner Zeit in Südostasien und der Organisation internationaler Retreats habe ich zudem festgestellt, wie sehr eine Zusammenarbeit über kulturelle Grenzen hinweg den persönlichen Horizont erweitert – ein Wert, den Accenture durch</w:t>
      </w:r>
      <w:del w:id="5" w:author="Joost Glende" w:date="2026-03-20T09:05:00Z" w16du:dateUtc="2026-03-20T08:05:00Z">
        <w:r w:rsidRPr="000562CE" w:rsidDel="00146814">
          <w:rPr>
            <w:rFonts w:ascii="Georgia" w:hAnsi="Georgia"/>
            <w:sz w:val="20"/>
            <w:szCs w:val="20"/>
          </w:rPr>
          <w:delText xml:space="preserve"> seine gelebte Diversity-Kultur und</w:delText>
        </w:r>
      </w:del>
      <w:r w:rsidRPr="000562CE">
        <w:rPr>
          <w:rFonts w:ascii="Georgia" w:hAnsi="Georgia"/>
          <w:sz w:val="20"/>
          <w:szCs w:val="20"/>
        </w:rPr>
        <w:t xml:space="preserve"> globale Vernetzung perfekt verkörpert. Besonders spannend finde ich zudem Ihre Vorreiterrolle im Bereich KI-gestützter Prozessoptimierung. </w:t>
      </w:r>
      <w:del w:id="6" w:author="Joost Glende" w:date="2026-03-20T09:02:00Z" w16du:dateUtc="2026-03-20T08:02:00Z">
        <w:r w:rsidRPr="000562CE" w:rsidDel="00146814">
          <w:rPr>
            <w:rFonts w:ascii="Georgia" w:hAnsi="Georgia"/>
            <w:sz w:val="20"/>
            <w:szCs w:val="20"/>
          </w:rPr>
          <w:delText xml:space="preserve">Da ich durch meine bisherigen Projekte das enorme Potenzial datenbasierter Skalierung erkannt habe, motiviert es mich, diese Transformation bei einem Markführer wie Accenture aktiv mitzugestalten. </w:delText>
        </w:r>
      </w:del>
      <w:r w:rsidRPr="000562CE">
        <w:rPr>
          <w:rFonts w:ascii="Georgia" w:hAnsi="Georgia"/>
          <w:sz w:val="20"/>
          <w:szCs w:val="20"/>
        </w:rPr>
        <w:t>Ihr Haus ist für mich daher der perfekte Ort, um meine unternehmerische Denkweise in einem hochprofessionellen, internationalen Umfeld weiterzuentwickeln.</w:t>
      </w:r>
    </w:p>
    <w:p w14:paraId="2994E201" w14:textId="77777777" w:rsidR="000562CE" w:rsidRDefault="000562CE" w:rsidP="00122D24">
      <w:pPr>
        <w:jc w:val="both"/>
        <w:rPr>
          <w:rFonts w:ascii="Georgia" w:hAnsi="Georgia"/>
          <w:sz w:val="20"/>
          <w:szCs w:val="20"/>
        </w:rPr>
      </w:pPr>
    </w:p>
    <w:p w14:paraId="4FAF0C44" w14:textId="77777777" w:rsidR="003328F3" w:rsidRDefault="000562CE" w:rsidP="005C45BA">
      <w:pPr>
        <w:jc w:val="both"/>
        <w:rPr>
          <w:rFonts w:ascii="Georgia" w:hAnsi="Georgia"/>
          <w:sz w:val="20"/>
          <w:szCs w:val="20"/>
        </w:rPr>
      </w:pPr>
      <w:r w:rsidRPr="000562CE">
        <w:rPr>
          <w:rFonts w:ascii="Georgia" w:hAnsi="Georgia"/>
          <w:sz w:val="20"/>
          <w:szCs w:val="20"/>
        </w:rPr>
        <w:t>Aus einem Praktikum bei Accenture erhoffe ich mir, meine bisherigen Erfahrungen in einem hochprofessionellen Umfeld gezielt weiterzuentwickeln und meine unternehmerische Denkweise mehrwertstiftend in Ihre Projekte einzubringen. Ich bin davon überzeugt, dass ich Ihr Team durch meine hohe Leistungsbereitschaft, meine technische Affinität sowie meine ausgeprägte Teamfähigkeit tatkräftig unterstützen kann. Gerne möchte ich Sie in einem persönlichen Gespräch davon überzeugen, dass ich sowohl fachlich als auch persönlich eine Bereicherung für Ihr Haus darstelle. Über eine Einladung freue ich mich sehr.</w:t>
      </w:r>
    </w:p>
    <w:p w14:paraId="0976669F" w14:textId="77777777" w:rsidR="000562CE" w:rsidRPr="00284FE4" w:rsidRDefault="000562CE" w:rsidP="005C45BA">
      <w:pPr>
        <w:jc w:val="both"/>
        <w:rPr>
          <w:rFonts w:ascii="Georgia" w:hAnsi="Georgia"/>
          <w:sz w:val="20"/>
          <w:szCs w:val="20"/>
        </w:rPr>
      </w:pPr>
    </w:p>
    <w:p w14:paraId="1E4B940A" w14:textId="77777777" w:rsidR="003328F3" w:rsidRPr="00284FE4" w:rsidRDefault="00A3280A" w:rsidP="005C45BA">
      <w:pPr>
        <w:jc w:val="both"/>
        <w:rPr>
          <w:rFonts w:ascii="Georgia" w:hAnsi="Georgia"/>
          <w:sz w:val="20"/>
          <w:szCs w:val="20"/>
        </w:rPr>
      </w:pPr>
      <w:r w:rsidRPr="00284FE4">
        <w:rPr>
          <w:rFonts w:ascii="Georgia" w:hAnsi="Georgia"/>
          <w:sz w:val="20"/>
          <w:szCs w:val="20"/>
        </w:rPr>
        <w:t>Mit freundlichen Grüßen</w:t>
      </w:r>
    </w:p>
    <w:sectPr w:rsidR="003328F3" w:rsidRPr="00284FE4" w:rsidSect="005954F9">
      <w:pgSz w:w="11900" w:h="16840"/>
      <w:pgMar w:top="907" w:right="1134" w:bottom="62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F75FA" w14:textId="77777777" w:rsidR="002E46BD" w:rsidRDefault="002E46BD" w:rsidP="00A156B9">
      <w:r>
        <w:separator/>
      </w:r>
    </w:p>
  </w:endnote>
  <w:endnote w:type="continuationSeparator" w:id="0">
    <w:p w14:paraId="5868A884" w14:textId="77777777" w:rsidR="002E46BD" w:rsidRDefault="002E46BD"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8AAD3" w14:textId="77777777" w:rsidR="002E46BD" w:rsidRDefault="002E46BD" w:rsidP="00A156B9">
      <w:r>
        <w:separator/>
      </w:r>
    </w:p>
  </w:footnote>
  <w:footnote w:type="continuationSeparator" w:id="0">
    <w:p w14:paraId="77913D83" w14:textId="77777777" w:rsidR="002E46BD" w:rsidRDefault="002E46BD"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2449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ost Glende">
    <w15:presenceInfo w15:providerId="Windows Live" w15:userId="edcb071ac5d020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562CE"/>
    <w:rsid w:val="000E5917"/>
    <w:rsid w:val="001057F0"/>
    <w:rsid w:val="00122D24"/>
    <w:rsid w:val="00146814"/>
    <w:rsid w:val="001476D4"/>
    <w:rsid w:val="0017795A"/>
    <w:rsid w:val="001E6FC7"/>
    <w:rsid w:val="001F1C2F"/>
    <w:rsid w:val="00235669"/>
    <w:rsid w:val="00284FE4"/>
    <w:rsid w:val="002E46BD"/>
    <w:rsid w:val="003112EA"/>
    <w:rsid w:val="0032583B"/>
    <w:rsid w:val="003328F3"/>
    <w:rsid w:val="00356043"/>
    <w:rsid w:val="00376E4C"/>
    <w:rsid w:val="003B2432"/>
    <w:rsid w:val="003C0453"/>
    <w:rsid w:val="003F7403"/>
    <w:rsid w:val="00444DE6"/>
    <w:rsid w:val="004850F1"/>
    <w:rsid w:val="004A6740"/>
    <w:rsid w:val="005031BF"/>
    <w:rsid w:val="00533DF6"/>
    <w:rsid w:val="005954F9"/>
    <w:rsid w:val="005A7876"/>
    <w:rsid w:val="005C18A8"/>
    <w:rsid w:val="005C45BA"/>
    <w:rsid w:val="006076DB"/>
    <w:rsid w:val="00611130"/>
    <w:rsid w:val="00621A4E"/>
    <w:rsid w:val="00636598"/>
    <w:rsid w:val="0064311F"/>
    <w:rsid w:val="006C3E20"/>
    <w:rsid w:val="007271B0"/>
    <w:rsid w:val="007307F4"/>
    <w:rsid w:val="00755109"/>
    <w:rsid w:val="007C24A1"/>
    <w:rsid w:val="00894D21"/>
    <w:rsid w:val="008A115D"/>
    <w:rsid w:val="008C77FC"/>
    <w:rsid w:val="008D0C7D"/>
    <w:rsid w:val="008E4662"/>
    <w:rsid w:val="008F160E"/>
    <w:rsid w:val="009F50E5"/>
    <w:rsid w:val="00A05D58"/>
    <w:rsid w:val="00A156B9"/>
    <w:rsid w:val="00A3280A"/>
    <w:rsid w:val="00A81608"/>
    <w:rsid w:val="00AC4E2A"/>
    <w:rsid w:val="00AD0E0F"/>
    <w:rsid w:val="00B27710"/>
    <w:rsid w:val="00B34163"/>
    <w:rsid w:val="00B720E9"/>
    <w:rsid w:val="00B804AF"/>
    <w:rsid w:val="00B843C4"/>
    <w:rsid w:val="00BC6398"/>
    <w:rsid w:val="00BF708A"/>
    <w:rsid w:val="00C10FCC"/>
    <w:rsid w:val="00C40873"/>
    <w:rsid w:val="00CA6FE3"/>
    <w:rsid w:val="00CE4975"/>
    <w:rsid w:val="00CF1A24"/>
    <w:rsid w:val="00D15FA0"/>
    <w:rsid w:val="00D648FF"/>
    <w:rsid w:val="00D64CB6"/>
    <w:rsid w:val="00D857C4"/>
    <w:rsid w:val="00DB475C"/>
    <w:rsid w:val="00E01186"/>
    <w:rsid w:val="00E809F8"/>
    <w:rsid w:val="00E825FF"/>
    <w:rsid w:val="00EA6931"/>
    <w:rsid w:val="00EB6E52"/>
    <w:rsid w:val="00EE44B0"/>
    <w:rsid w:val="00F06D19"/>
    <w:rsid w:val="00F17E63"/>
    <w:rsid w:val="00F40192"/>
    <w:rsid w:val="00F448CA"/>
    <w:rsid w:val="00F6784F"/>
    <w:rsid w:val="00F7199D"/>
    <w:rsid w:val="00FD691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E1CAC"/>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berarbeitung">
    <w:name w:val="Revision"/>
    <w:hidden/>
    <w:uiPriority w:val="99"/>
    <w:semiHidden/>
    <w:rsid w:val="008E4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325</Words>
  <Characters>4196</Characters>
  <Application>Microsoft Office Word</Application>
  <DocSecurity>0</DocSecurity>
  <Lines>110</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Joost Glende</cp:lastModifiedBy>
  <cp:revision>8</cp:revision>
  <cp:lastPrinted>2026-03-19T12:14:00Z</cp:lastPrinted>
  <dcterms:created xsi:type="dcterms:W3CDTF">2026-03-18T13:10:00Z</dcterms:created>
  <dcterms:modified xsi:type="dcterms:W3CDTF">2026-03-20T08:07:00Z</dcterms:modified>
</cp:coreProperties>
</file>