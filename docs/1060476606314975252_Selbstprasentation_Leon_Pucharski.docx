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3B8B6" w14:textId="196F3924" w:rsidR="008C282E" w:rsidRPr="00D95CD3" w:rsidRDefault="009D611A" w:rsidP="00140CDA">
      <w:pPr>
        <w:spacing w:line="276" w:lineRule="auto"/>
      </w:pPr>
      <w:r>
        <w:t xml:space="preserve">Vorab schonmal </w:t>
      </w:r>
      <w:r w:rsidR="008C282E" w:rsidRPr="00D95CD3">
        <w:t xml:space="preserve">vielen Dank für die Einladung und die Möglichkeit, </w:t>
      </w:r>
      <w:r>
        <w:t xml:space="preserve">heute </w:t>
      </w:r>
      <w:r w:rsidR="008C282E" w:rsidRPr="00D95CD3">
        <w:t xml:space="preserve">hier sein zu dürfen. </w:t>
      </w:r>
    </w:p>
    <w:p w14:paraId="5BF3E26A" w14:textId="2AE64EE5" w:rsidR="008B72F4" w:rsidRPr="00D95CD3" w:rsidRDefault="008B72F4" w:rsidP="00140CDA">
      <w:pPr>
        <w:spacing w:line="276" w:lineRule="auto"/>
      </w:pPr>
    </w:p>
    <w:p w14:paraId="189CBCD9" w14:textId="722A38B7" w:rsidR="003E28E8" w:rsidRDefault="00531F6F" w:rsidP="00140CDA">
      <w:pPr>
        <w:spacing w:line="276" w:lineRule="auto"/>
      </w:pPr>
      <w:commentRangeStart w:id="0"/>
      <w:r>
        <w:t>Bereit</w:t>
      </w:r>
      <w:r w:rsidR="00CF0756" w:rsidRPr="00D95CD3">
        <w:t xml:space="preserve">s </w:t>
      </w:r>
      <w:commentRangeEnd w:id="0"/>
      <w:r w:rsidR="00247D46">
        <w:rPr>
          <w:rStyle w:val="CommentReference"/>
        </w:rPr>
        <w:commentReference w:id="0"/>
      </w:r>
      <w:r w:rsidR="00CF0756" w:rsidRPr="00D95CD3">
        <w:t>Kind fragte ich mich</w:t>
      </w:r>
      <w:r w:rsidR="00897BEA">
        <w:t xml:space="preserve">, wie ein Supermarkt seine Ware einkauft. </w:t>
      </w:r>
      <w:r w:rsidR="009D611A">
        <w:t xml:space="preserve">Woher kommt sie und gehört sie gänzlich ihm? </w:t>
      </w:r>
      <w:r w:rsidR="006678CF" w:rsidRPr="00D95CD3">
        <w:t xml:space="preserve">Als Jugendlicher kamen </w:t>
      </w:r>
      <w:r w:rsidR="009D611A">
        <w:t xml:space="preserve">weitere </w:t>
      </w:r>
      <w:r w:rsidR="006678CF" w:rsidRPr="00D95CD3">
        <w:t xml:space="preserve">Fragen </w:t>
      </w:r>
      <w:r w:rsidR="009D611A">
        <w:t xml:space="preserve">betreffend </w:t>
      </w:r>
      <w:r w:rsidR="006678CF" w:rsidRPr="00D95CD3">
        <w:t xml:space="preserve">Produktinnovationen </w:t>
      </w:r>
      <w:r>
        <w:t>sowie</w:t>
      </w:r>
      <w:r w:rsidR="006678CF" w:rsidRPr="00D95CD3">
        <w:t xml:space="preserve"> strategischen Entscheidungen</w:t>
      </w:r>
      <w:r w:rsidR="009D611A" w:rsidRPr="009D611A">
        <w:t xml:space="preserve"> </w:t>
      </w:r>
      <w:r>
        <w:t>und</w:t>
      </w:r>
      <w:r w:rsidR="009D611A">
        <w:t xml:space="preserve"> deren Auswirkunge</w:t>
      </w:r>
      <w:r w:rsidR="003E28E8">
        <w:t>n hinzu</w:t>
      </w:r>
      <w:r w:rsidR="009D611A">
        <w:t>.</w:t>
      </w:r>
      <w:r w:rsidR="00A61E70">
        <w:t xml:space="preserve"> </w:t>
      </w:r>
      <w:r>
        <w:t xml:space="preserve">Besonders interessierte mich der Zusammenschluss von Merkur und Billa-Plus. </w:t>
      </w:r>
    </w:p>
    <w:p w14:paraId="62FEE9CC" w14:textId="1907D578" w:rsidR="00A61FEF" w:rsidRPr="00D95CD3" w:rsidRDefault="004A5C8E" w:rsidP="00140CDA">
      <w:pPr>
        <w:spacing w:line="276" w:lineRule="auto"/>
      </w:pPr>
      <w:r w:rsidRPr="00D95CD3">
        <w:t xml:space="preserve">Wie sich </w:t>
      </w:r>
      <w:r w:rsidR="00E61E1D" w:rsidRPr="00387DD6">
        <w:rPr>
          <w:b/>
          <w:bCs/>
        </w:rPr>
        <w:t>rückblickend</w:t>
      </w:r>
      <w:r w:rsidR="00E61E1D" w:rsidRPr="00D95CD3">
        <w:t xml:space="preserve"> he</w:t>
      </w:r>
      <w:r w:rsidRPr="00D95CD3">
        <w:t>r</w:t>
      </w:r>
      <w:r w:rsidR="00E61E1D" w:rsidRPr="00D95CD3">
        <w:t>aus</w:t>
      </w:r>
      <w:r w:rsidRPr="00D95CD3">
        <w:t>stell</w:t>
      </w:r>
      <w:r w:rsidR="003E28E8">
        <w:t>t,</w:t>
      </w:r>
      <w:r w:rsidRPr="00D95CD3">
        <w:t xml:space="preserve"> sollten</w:t>
      </w:r>
      <w:r w:rsidR="00E61E1D" w:rsidRPr="00D95CD3">
        <w:t xml:space="preserve"> </w:t>
      </w:r>
      <w:r w:rsidRPr="00D95CD3">
        <w:t xml:space="preserve">Fragen wie diese meinen zukünftigen Werdegang </w:t>
      </w:r>
      <w:commentRangeStart w:id="1"/>
      <w:r w:rsidRPr="00D95CD3">
        <w:t>beeinflussen</w:t>
      </w:r>
      <w:commentRangeEnd w:id="1"/>
      <w:r w:rsidR="00BF1B13">
        <w:rPr>
          <w:rStyle w:val="CommentReference"/>
        </w:rPr>
        <w:commentReference w:id="1"/>
      </w:r>
      <w:r w:rsidR="009D611A">
        <w:t xml:space="preserve">. </w:t>
      </w:r>
    </w:p>
    <w:p w14:paraId="19F11E02" w14:textId="77777777" w:rsidR="002F4918" w:rsidRPr="00D95CD3" w:rsidRDefault="002F4918" w:rsidP="00140CDA">
      <w:pPr>
        <w:spacing w:line="276" w:lineRule="auto"/>
      </w:pPr>
    </w:p>
    <w:p w14:paraId="3F3DC771" w14:textId="68DD3C89" w:rsidR="009D611A" w:rsidRDefault="0022605E" w:rsidP="00140CDA">
      <w:pPr>
        <w:spacing w:line="276" w:lineRule="auto"/>
      </w:pPr>
      <w:r w:rsidRPr="00D95CD3">
        <w:t>Mit</w:t>
      </w:r>
      <w:r w:rsidR="008B72F4" w:rsidRPr="00D95CD3">
        <w:t xml:space="preserve"> 14 Jahren</w:t>
      </w:r>
      <w:r w:rsidR="001C2F30" w:rsidRPr="00D95CD3">
        <w:t xml:space="preserve"> bot sich mir die </w:t>
      </w:r>
      <w:r w:rsidR="003E28E8">
        <w:t>Gelegenheit</w:t>
      </w:r>
      <w:r w:rsidR="001C2F30" w:rsidRPr="00D95CD3">
        <w:t xml:space="preserve">, ein </w:t>
      </w:r>
      <w:r w:rsidR="008B72F4" w:rsidRPr="00D95CD3">
        <w:t xml:space="preserve">Auslandssemester in der Nähe Vancouvers, in Britisch Colombia, </w:t>
      </w:r>
      <w:r w:rsidR="001C2F30" w:rsidRPr="00387DD6">
        <w:rPr>
          <w:b/>
          <w:bCs/>
        </w:rPr>
        <w:t>ohne Familie</w:t>
      </w:r>
      <w:r w:rsidR="001C2F30" w:rsidRPr="00D95CD3">
        <w:t xml:space="preserve"> und </w:t>
      </w:r>
      <w:r w:rsidR="00AE0C1E" w:rsidRPr="00D95CD3">
        <w:t xml:space="preserve">ohne </w:t>
      </w:r>
      <w:r w:rsidR="001C2F30" w:rsidRPr="00D95CD3">
        <w:t xml:space="preserve">Bekannte </w:t>
      </w:r>
      <w:r w:rsidR="008B72F4" w:rsidRPr="00D95CD3">
        <w:t xml:space="preserve">zu </w:t>
      </w:r>
      <w:r w:rsidR="00E61E1D" w:rsidRPr="00D95CD3">
        <w:t>absolvieren</w:t>
      </w:r>
      <w:r w:rsidR="008B72F4" w:rsidRPr="00D95CD3">
        <w:t xml:space="preserve">. Anfangs </w:t>
      </w:r>
      <w:r w:rsidR="003E28E8">
        <w:t>von</w:t>
      </w:r>
      <w:r w:rsidR="005A472F" w:rsidRPr="00D95CD3">
        <w:t xml:space="preserve"> de</w:t>
      </w:r>
      <w:r w:rsidR="003E28E8">
        <w:t>n Konsequenzen</w:t>
      </w:r>
      <w:r w:rsidR="005A472F" w:rsidRPr="00D95CD3">
        <w:t xml:space="preserve"> </w:t>
      </w:r>
      <w:r w:rsidR="003B4DD0" w:rsidRPr="00D95CD3">
        <w:t>verunsichert,</w:t>
      </w:r>
      <w:r w:rsidR="008B72F4" w:rsidRPr="00D95CD3">
        <w:t xml:space="preserve"> aber </w:t>
      </w:r>
      <w:r w:rsidR="005A472F" w:rsidRPr="00D95CD3">
        <w:t>dennoch extrem aufgeregt</w:t>
      </w:r>
      <w:r w:rsidR="00AE0C1E" w:rsidRPr="00D95CD3">
        <w:t xml:space="preserve"> entschied ich mich den Schritt zu wagen</w:t>
      </w:r>
      <w:r w:rsidR="008B72F4" w:rsidRPr="00D95CD3">
        <w:t xml:space="preserve">. Im Laufe meines Aufenthalts ergaben sich </w:t>
      </w:r>
      <w:r w:rsidR="00AE0C1E" w:rsidRPr="00D95CD3">
        <w:t xml:space="preserve">einige </w:t>
      </w:r>
      <w:r w:rsidR="00CF0756" w:rsidRPr="00D95CD3">
        <w:t>Situationen, in denen ich meine Komfortzone verlassen musst</w:t>
      </w:r>
      <w:r w:rsidR="005A472F" w:rsidRPr="00D95CD3">
        <w:t xml:space="preserve">e, da ich </w:t>
      </w:r>
      <w:r w:rsidR="005A472F" w:rsidRPr="00387DD6">
        <w:rPr>
          <w:b/>
          <w:bCs/>
        </w:rPr>
        <w:t>nicht</w:t>
      </w:r>
      <w:r w:rsidR="005A472F" w:rsidRPr="00D95CD3">
        <w:t xml:space="preserve"> auf die </w:t>
      </w:r>
      <w:r w:rsidR="00D95CD3" w:rsidRPr="00D95CD3">
        <w:t>Unterstützung</w:t>
      </w:r>
      <w:r w:rsidR="005A472F" w:rsidRPr="00D95CD3">
        <w:t xml:space="preserve"> aus meinem direkten Umfeld </w:t>
      </w:r>
      <w:r w:rsidR="009D611A">
        <w:t>zählen</w:t>
      </w:r>
      <w:r w:rsidR="005A472F" w:rsidRPr="00D95CD3">
        <w:t xml:space="preserve"> konnte. </w:t>
      </w:r>
      <w:r w:rsidR="009D611A">
        <w:t>Dadurch</w:t>
      </w:r>
      <w:r w:rsidR="005A472F" w:rsidRPr="00D95CD3">
        <w:t xml:space="preserve"> entwickelte ich schon früh</w:t>
      </w:r>
      <w:r w:rsidR="00AE0C1E" w:rsidRPr="00D95CD3">
        <w:t xml:space="preserve"> </w:t>
      </w:r>
      <w:r w:rsidR="001C2F30" w:rsidRPr="00D95CD3">
        <w:t>ein hohes Maß an Selbstständigkeit</w:t>
      </w:r>
      <w:r w:rsidR="00025A89" w:rsidRPr="00D95CD3">
        <w:t xml:space="preserve"> und Eigenverantwortlich</w:t>
      </w:r>
      <w:r w:rsidR="00AE0C1E" w:rsidRPr="00D95CD3">
        <w:t>keit</w:t>
      </w:r>
      <w:r w:rsidR="00E61E1D" w:rsidRPr="00D95CD3">
        <w:t xml:space="preserve">. </w:t>
      </w:r>
      <w:del w:id="2" w:author="jonas.stegh@pumpkincareers.com" w:date="2023-01-05T09:21:00Z">
        <w:r w:rsidR="005A472F" w:rsidRPr="00D95CD3" w:rsidDel="00247D46">
          <w:delText>Mein</w:delText>
        </w:r>
        <w:r w:rsidR="009D611A" w:rsidDel="00247D46">
          <w:delText>e Leis</w:delText>
        </w:r>
        <w:r w:rsidR="00E17400" w:rsidDel="00247D46">
          <w:delText>t</w:delText>
        </w:r>
        <w:r w:rsidR="009D611A" w:rsidDel="00247D46">
          <w:delText>ungs</w:delText>
        </w:r>
        <w:r w:rsidR="00897BEA" w:rsidDel="00247D46">
          <w:delText>b</w:delText>
        </w:r>
        <w:r w:rsidR="009D611A" w:rsidDel="00247D46">
          <w:delText>ereitschaft/Ehrgeiz</w:delText>
        </w:r>
        <w:r w:rsidR="005A472F" w:rsidRPr="00D95CD3" w:rsidDel="00247D46">
          <w:delText xml:space="preserve"> </w:delText>
        </w:r>
        <w:r w:rsidR="009D611A" w:rsidDel="00247D46">
          <w:delText xml:space="preserve">konnte ich sportlich sowie akademisch nutzen (?). </w:delText>
        </w:r>
      </w:del>
      <w:r w:rsidR="009D611A">
        <w:t>Zum einen spielte ich im Rugby Team der Schule bei Landesmeisterschaften mit</w:t>
      </w:r>
      <w:r w:rsidR="00531F6F">
        <w:t xml:space="preserve"> und z</w:t>
      </w:r>
      <w:r w:rsidR="009D611A">
        <w:t>um anderen erhielt ich</w:t>
      </w:r>
      <w:r w:rsidR="00531F6F">
        <w:t xml:space="preserve"> </w:t>
      </w:r>
      <w:r w:rsidR="009D611A">
        <w:t>für meine akademischen Leistungen die A-</w:t>
      </w:r>
      <w:proofErr w:type="spellStart"/>
      <w:r w:rsidR="009D611A">
        <w:t>Honour</w:t>
      </w:r>
      <w:proofErr w:type="spellEnd"/>
      <w:r w:rsidR="009D611A">
        <w:t xml:space="preserve"> Roll und die </w:t>
      </w:r>
      <w:proofErr w:type="spellStart"/>
      <w:r w:rsidR="009D611A">
        <w:t>Effort</w:t>
      </w:r>
      <w:proofErr w:type="spellEnd"/>
      <w:r w:rsidR="009D611A">
        <w:t xml:space="preserve"> </w:t>
      </w:r>
      <w:proofErr w:type="spellStart"/>
      <w:r w:rsidR="009D611A">
        <w:t>Honour</w:t>
      </w:r>
      <w:proofErr w:type="spellEnd"/>
      <w:r w:rsidR="009D611A">
        <w:t xml:space="preserve"> Roll. </w:t>
      </w:r>
    </w:p>
    <w:p w14:paraId="5CB61DCC" w14:textId="1DB7394C" w:rsidR="008C282E" w:rsidRPr="00D95CD3" w:rsidRDefault="008C282E" w:rsidP="00140CDA">
      <w:pPr>
        <w:spacing w:line="276" w:lineRule="auto"/>
      </w:pPr>
    </w:p>
    <w:p w14:paraId="73D92531" w14:textId="7C062F05" w:rsidR="00E61E1D" w:rsidRPr="00D95CD3" w:rsidRDefault="007269D0" w:rsidP="00140CDA">
      <w:pPr>
        <w:spacing w:line="276" w:lineRule="auto"/>
      </w:pPr>
      <w:r w:rsidRPr="00D95CD3">
        <w:t xml:space="preserve">Zurück in Wien absolvierte ich meine gymnasiale Oberstufe </w:t>
      </w:r>
      <w:r w:rsidR="00A61E70">
        <w:t xml:space="preserve">am </w:t>
      </w:r>
      <w:r w:rsidRPr="00D95CD3">
        <w:t>Wirtschaftskundlichen</w:t>
      </w:r>
      <w:r w:rsidR="00AE0C1E" w:rsidRPr="00D95CD3">
        <w:t xml:space="preserve"> </w:t>
      </w:r>
      <w:r w:rsidR="003E28E8">
        <w:t>Realg</w:t>
      </w:r>
      <w:r w:rsidRPr="00D95CD3">
        <w:t>ymnasium</w:t>
      </w:r>
      <w:r w:rsidR="00A61E70">
        <w:t>,</w:t>
      </w:r>
      <w:r w:rsidR="003E28E8">
        <w:t xml:space="preserve"> Parhamerplat</w:t>
      </w:r>
      <w:r w:rsidR="00A61E70">
        <w:t>z</w:t>
      </w:r>
      <w:r w:rsidR="005F153B" w:rsidRPr="00D95CD3">
        <w:t>.</w:t>
      </w:r>
      <w:r w:rsidR="00E61E1D" w:rsidRPr="00D95CD3">
        <w:t xml:space="preserve"> Während den Lockdowns 2020 </w:t>
      </w:r>
      <w:r w:rsidR="005A472F" w:rsidRPr="00D95CD3">
        <w:t xml:space="preserve">wusste ich noch nicht so recht, in </w:t>
      </w:r>
      <w:r w:rsidR="005A472F" w:rsidRPr="00387DD6">
        <w:rPr>
          <w:b/>
          <w:bCs/>
        </w:rPr>
        <w:t>welche Richtung</w:t>
      </w:r>
      <w:r w:rsidR="005A472F" w:rsidRPr="00D95CD3">
        <w:t xml:space="preserve"> es mal gehen soll. Ich </w:t>
      </w:r>
      <w:r w:rsidR="00E61E1D" w:rsidRPr="00D95CD3">
        <w:t xml:space="preserve">reflektierte fiel über mich selbst und meine zukünftige Berufswahl. </w:t>
      </w:r>
      <w:r w:rsidR="000A1DA5" w:rsidRPr="00D95CD3">
        <w:t>Unter anderem probierte ich mich als DJ und Street-Artist. Nach einige</w:t>
      </w:r>
      <w:r w:rsidR="003E28E8">
        <w:t>r Zeit</w:t>
      </w:r>
      <w:r w:rsidR="000A1DA5" w:rsidRPr="00D95CD3">
        <w:t xml:space="preserve"> </w:t>
      </w:r>
      <w:r w:rsidR="00E05F12" w:rsidRPr="00D95CD3">
        <w:t xml:space="preserve">jedoch </w:t>
      </w:r>
      <w:r w:rsidR="000A1DA5" w:rsidRPr="00D95CD3">
        <w:t xml:space="preserve">merkte ich, dass ich mit </w:t>
      </w:r>
      <w:r w:rsidR="00E05F12" w:rsidRPr="00D95CD3">
        <w:t xml:space="preserve">dem </w:t>
      </w:r>
      <w:r w:rsidR="003E28E8" w:rsidRPr="00D95CD3">
        <w:t>Leben</w:t>
      </w:r>
      <w:r w:rsidR="00E05F12" w:rsidRPr="00D95CD3">
        <w:t xml:space="preserve"> </w:t>
      </w:r>
      <w:r w:rsidR="003E28E8">
        <w:t>als</w:t>
      </w:r>
      <w:r w:rsidR="00E05F12" w:rsidRPr="00D95CD3">
        <w:t xml:space="preserve"> Künstler </w:t>
      </w:r>
      <w:r w:rsidR="00E05F12" w:rsidRPr="00387DD6">
        <w:rPr>
          <w:b/>
          <w:bCs/>
        </w:rPr>
        <w:t>nicht</w:t>
      </w:r>
      <w:r w:rsidR="00E05F12" w:rsidRPr="00D95CD3">
        <w:t xml:space="preserve"> identifizieren </w:t>
      </w:r>
      <w:r w:rsidR="003E28E8">
        <w:t xml:space="preserve">kann. </w:t>
      </w:r>
    </w:p>
    <w:p w14:paraId="79E23A0D" w14:textId="77777777" w:rsidR="000A1DA5" w:rsidRPr="00D95CD3" w:rsidRDefault="000A1DA5" w:rsidP="00140CDA">
      <w:pPr>
        <w:spacing w:line="276" w:lineRule="auto"/>
      </w:pPr>
    </w:p>
    <w:p w14:paraId="498E461C" w14:textId="27CC5927" w:rsidR="000A1DA5" w:rsidRPr="00D95CD3" w:rsidRDefault="000A1DA5" w:rsidP="00140CDA">
      <w:pPr>
        <w:spacing w:line="276" w:lineRule="auto"/>
      </w:pPr>
      <w:r w:rsidRPr="00D95CD3">
        <w:t xml:space="preserve">Schlussendlich </w:t>
      </w:r>
      <w:r w:rsidR="003E28E8">
        <w:t xml:space="preserve">entschied </w:t>
      </w:r>
      <w:r w:rsidR="00A61E70" w:rsidRPr="00A61E70">
        <w:t>ich mich aufgrund meiner Neugier bezüglich gesellschaftlicher und ökonomischer Zusammenhangs</w:t>
      </w:r>
      <w:r w:rsidRPr="00A61E70">
        <w:t xml:space="preserve"> für ein </w:t>
      </w:r>
      <w:r w:rsidRPr="000038F4">
        <w:rPr>
          <w:b/>
          <w:bCs/>
        </w:rPr>
        <w:t>Studium</w:t>
      </w:r>
      <w:r w:rsidRPr="00A61E70">
        <w:t xml:space="preserve"> mit wirtschaftlichem Fokus. </w:t>
      </w:r>
      <w:r w:rsidR="00A61E70" w:rsidRPr="00A61E70">
        <w:t xml:space="preserve">Ein weiterer </w:t>
      </w:r>
      <w:r w:rsidRPr="00A61E70">
        <w:t>Grund</w:t>
      </w:r>
      <w:r w:rsidR="00A61E70" w:rsidRPr="00A61E70">
        <w:t xml:space="preserve"> war,</w:t>
      </w:r>
      <w:r w:rsidRPr="00A61E70">
        <w:t xml:space="preserve"> </w:t>
      </w:r>
      <w:r w:rsidR="00E05F12" w:rsidRPr="00A61E70">
        <w:t>dass ich</w:t>
      </w:r>
      <w:r w:rsidR="000038F4">
        <w:t xml:space="preserve"> mir</w:t>
      </w:r>
      <w:r w:rsidR="00E05F12" w:rsidRPr="00A61E70">
        <w:t xml:space="preserve"> </w:t>
      </w:r>
      <w:r w:rsidRPr="00A61E70">
        <w:t xml:space="preserve">durch </w:t>
      </w:r>
      <w:r w:rsidR="00E05F12" w:rsidRPr="00A61E70">
        <w:t>die W</w:t>
      </w:r>
      <w:r w:rsidR="00E05F12" w:rsidRPr="00D95CD3">
        <w:t>ahl meiner Ausbildung</w:t>
      </w:r>
      <w:r w:rsidRPr="00D95CD3">
        <w:t xml:space="preserve"> und spätere</w:t>
      </w:r>
      <w:r w:rsidR="00BF1B13">
        <w:t>n</w:t>
      </w:r>
      <w:r w:rsidRPr="00D95CD3">
        <w:t xml:space="preserve"> berufliche Tätigkeit </w:t>
      </w:r>
      <w:r w:rsidR="00BF1B13">
        <w:t xml:space="preserve">unter anderem </w:t>
      </w:r>
      <w:r w:rsidR="00E05F12" w:rsidRPr="00D95CD3">
        <w:t xml:space="preserve">erhoffe, </w:t>
      </w:r>
      <w:commentRangeStart w:id="3"/>
      <w:r w:rsidRPr="00D95CD3">
        <w:t xml:space="preserve">die </w:t>
      </w:r>
      <w:r w:rsidRPr="000038F4">
        <w:rPr>
          <w:b/>
          <w:bCs/>
        </w:rPr>
        <w:t>Fragen</w:t>
      </w:r>
      <w:r w:rsidRPr="00D95CD3">
        <w:t xml:space="preserve"> meiner Kindheit und Jugend auf den Grund gehen zu können.</w:t>
      </w:r>
      <w:r w:rsidR="00DF383E" w:rsidRPr="00D95CD3">
        <w:t xml:space="preserve"> </w:t>
      </w:r>
      <w:commentRangeEnd w:id="3"/>
      <w:r w:rsidR="00247D46">
        <w:rPr>
          <w:rStyle w:val="CommentReference"/>
        </w:rPr>
        <w:commentReference w:id="3"/>
      </w:r>
    </w:p>
    <w:p w14:paraId="683B4F71" w14:textId="77777777" w:rsidR="008F5EB0" w:rsidRPr="00D95CD3" w:rsidRDefault="008F5EB0" w:rsidP="00140CDA">
      <w:pPr>
        <w:spacing w:line="276" w:lineRule="auto"/>
      </w:pPr>
    </w:p>
    <w:p w14:paraId="61E89132" w14:textId="013983D0" w:rsidR="005A472F" w:rsidRPr="00D95CD3" w:rsidRDefault="00BF1B13" w:rsidP="00140CDA">
      <w:pPr>
        <w:spacing w:line="276" w:lineRule="auto"/>
      </w:pPr>
      <w:r>
        <w:t>(</w:t>
      </w:r>
      <w:r w:rsidR="005A472F" w:rsidRPr="00D95CD3">
        <w:t xml:space="preserve">Im September 2022 begann ich mein IBWL-Studium an der Universität </w:t>
      </w:r>
      <w:commentRangeStart w:id="4"/>
      <w:r w:rsidR="005A472F" w:rsidRPr="00D95CD3">
        <w:t>Wien</w:t>
      </w:r>
      <w:commentRangeEnd w:id="4"/>
      <w:r>
        <w:rPr>
          <w:rStyle w:val="CommentReference"/>
        </w:rPr>
        <w:commentReference w:id="4"/>
      </w:r>
      <w:r w:rsidR="00A31205" w:rsidRPr="00D95CD3">
        <w:t xml:space="preserve">. </w:t>
      </w:r>
    </w:p>
    <w:p w14:paraId="5F5F43AF" w14:textId="46ADECF8" w:rsidR="00BF1B13" w:rsidRDefault="00D95CD3" w:rsidP="00140CDA">
      <w:pPr>
        <w:spacing w:line="276" w:lineRule="auto"/>
      </w:pPr>
      <w:r w:rsidRPr="00D95CD3">
        <w:t xml:space="preserve">Nachdem ich mich mit den inhaltlichen Themen identifizieren konnte, benötigte ich etwas länger um mich </w:t>
      </w:r>
      <w:r w:rsidR="00897BEA">
        <w:t>im Studienalltag zurechtzufinden</w:t>
      </w:r>
      <w:r w:rsidR="00BF1B13">
        <w:t>. Außerdem war das Angebot seitens der Universität im Vergleich zur WU Wien</w:t>
      </w:r>
      <w:r w:rsidR="00A61E70">
        <w:t xml:space="preserve"> </w:t>
      </w:r>
      <w:r w:rsidR="00897BEA">
        <w:t xml:space="preserve">und </w:t>
      </w:r>
      <w:r w:rsidR="00BF1B13">
        <w:t>dementsprechend</w:t>
      </w:r>
      <w:r w:rsidR="00897BEA">
        <w:t xml:space="preserve"> litten die Noten. </w:t>
      </w:r>
    </w:p>
    <w:p w14:paraId="44C47A94" w14:textId="7D8F6598" w:rsidR="008F5EB0" w:rsidRDefault="00897BEA" w:rsidP="00140CDA">
      <w:pPr>
        <w:spacing w:line="276" w:lineRule="auto"/>
      </w:pPr>
      <w:r>
        <w:t>Zu Schade</w:t>
      </w:r>
      <w:r w:rsidR="00BF1B13">
        <w:t xml:space="preserve"> !!!, </w:t>
      </w:r>
      <w:r>
        <w:t xml:space="preserve">dachte ich mir und entschloss mich so bald wie möglich auf die WU Wien zu wechseln. Nach dem zweiten Semester wechselte ich und konnte neu-durchstarten und </w:t>
      </w:r>
      <w:proofErr w:type="spellStart"/>
      <w:r>
        <w:t>vollgas</w:t>
      </w:r>
      <w:proofErr w:type="spellEnd"/>
      <w:r>
        <w:t xml:space="preserve"> </w:t>
      </w:r>
      <w:commentRangeStart w:id="5"/>
      <w:commentRangeStart w:id="6"/>
      <w:r>
        <w:t>geben</w:t>
      </w:r>
      <w:commentRangeEnd w:id="5"/>
      <w:r w:rsidR="00BF1B13">
        <w:rPr>
          <w:rStyle w:val="CommentReference"/>
        </w:rPr>
        <w:commentReference w:id="5"/>
      </w:r>
      <w:commentRangeEnd w:id="6"/>
      <w:r w:rsidR="00247D46">
        <w:rPr>
          <w:rStyle w:val="CommentReference"/>
        </w:rPr>
        <w:commentReference w:id="6"/>
      </w:r>
      <w:r>
        <w:t xml:space="preserve">. </w:t>
      </w:r>
      <w:r w:rsidR="00BF1B13">
        <w:t>)</w:t>
      </w:r>
    </w:p>
    <w:p w14:paraId="7350C92E" w14:textId="77777777" w:rsidR="00BF1B13" w:rsidRPr="00D95CD3" w:rsidRDefault="00BF1B13" w:rsidP="00140CDA">
      <w:pPr>
        <w:spacing w:line="276" w:lineRule="auto"/>
      </w:pPr>
    </w:p>
    <w:p w14:paraId="4B851230" w14:textId="3676C4FF" w:rsidR="0083297E" w:rsidRPr="00D95CD3" w:rsidRDefault="005F153B" w:rsidP="0083297E">
      <w:pPr>
        <w:spacing w:line="276" w:lineRule="auto"/>
      </w:pPr>
      <w:commentRangeStart w:id="7"/>
      <w:r w:rsidRPr="00D95CD3">
        <w:lastRenderedPageBreak/>
        <w:t xml:space="preserve">Im </w:t>
      </w:r>
      <w:commentRangeEnd w:id="7"/>
      <w:r w:rsidR="00247D46">
        <w:rPr>
          <w:rStyle w:val="CommentReference"/>
        </w:rPr>
        <w:commentReference w:id="7"/>
      </w:r>
      <w:r w:rsidR="008C282E" w:rsidRPr="00D95CD3">
        <w:t xml:space="preserve">Rahmen meines </w:t>
      </w:r>
      <w:r w:rsidR="008C282E" w:rsidRPr="00387DD6">
        <w:rPr>
          <w:b/>
          <w:bCs/>
        </w:rPr>
        <w:t>ehrenamtlichen Engagements</w:t>
      </w:r>
      <w:r w:rsidR="00A31205" w:rsidRPr="00D95CD3">
        <w:t xml:space="preserve"> 2019</w:t>
      </w:r>
      <w:r w:rsidR="008C282E" w:rsidRPr="00D95CD3">
        <w:t xml:space="preserve"> im </w:t>
      </w:r>
      <w:proofErr w:type="spellStart"/>
      <w:r w:rsidR="008C282E" w:rsidRPr="00D95CD3">
        <w:t>Foodpoint</w:t>
      </w:r>
      <w:proofErr w:type="spellEnd"/>
      <w:r w:rsidR="008C282E" w:rsidRPr="00D95CD3">
        <w:t xml:space="preserve"> Herna</w:t>
      </w:r>
      <w:r w:rsidR="00F60F62" w:rsidRPr="00D95CD3">
        <w:t>ls</w:t>
      </w:r>
      <w:r w:rsidR="00D95CD3" w:rsidRPr="00D95CD3">
        <w:t xml:space="preserve"> </w:t>
      </w:r>
      <w:r w:rsidR="00A61E70">
        <w:t>sammelte</w:t>
      </w:r>
      <w:r w:rsidR="00D95CD3" w:rsidRPr="00D95CD3">
        <w:t xml:space="preserve"> ich erste Kontakte </w:t>
      </w:r>
      <w:r w:rsidR="00A61E70">
        <w:t xml:space="preserve">im </w:t>
      </w:r>
      <w:r w:rsidR="00D95CD3" w:rsidRPr="00D95CD3">
        <w:t xml:space="preserve">Lebensmitteleinzelhandel. </w:t>
      </w:r>
      <w:r w:rsidR="00A61E70">
        <w:t xml:space="preserve">Der </w:t>
      </w:r>
      <w:proofErr w:type="spellStart"/>
      <w:r w:rsidR="00D95CD3" w:rsidRPr="00D95CD3">
        <w:t>Foodpoint</w:t>
      </w:r>
      <w:proofErr w:type="spellEnd"/>
      <w:r w:rsidR="00D95CD3" w:rsidRPr="00D95CD3">
        <w:t xml:space="preserve"> Hernals ist ein</w:t>
      </w:r>
      <w:r w:rsidR="00F60F62" w:rsidRPr="00D95CD3">
        <w:t xml:space="preserve"> </w:t>
      </w:r>
      <w:r w:rsidR="00D95CD3" w:rsidRPr="00D95CD3">
        <w:t>k</w:t>
      </w:r>
      <w:r w:rsidR="00F60F62" w:rsidRPr="00D95CD3">
        <w:t>aritative</w:t>
      </w:r>
      <w:r w:rsidR="00D95CD3" w:rsidRPr="00D95CD3">
        <w:t>r</w:t>
      </w:r>
      <w:r w:rsidR="00F60F62" w:rsidRPr="00D95CD3">
        <w:t xml:space="preserve"> Lebensmittelladen,</w:t>
      </w:r>
      <w:r w:rsidR="008C6837" w:rsidRPr="00D95CD3">
        <w:t xml:space="preserve"> </w:t>
      </w:r>
      <w:r w:rsidR="0068119E" w:rsidRPr="00D95CD3">
        <w:t xml:space="preserve">der wertvolle, jedoch meist schon abgelaufene Lebensmittel </w:t>
      </w:r>
      <w:r w:rsidR="0083297E" w:rsidRPr="00D95CD3">
        <w:t>zu stark reduzierten Preisen an bedürftige Menschen</w:t>
      </w:r>
      <w:r w:rsidR="00D95CD3" w:rsidRPr="00D95CD3">
        <w:t xml:space="preserve"> </w:t>
      </w:r>
      <w:r w:rsidR="0083297E" w:rsidRPr="00D95CD3">
        <w:t xml:space="preserve">verkauft. Hierbei konnte ich unter </w:t>
      </w:r>
      <w:r w:rsidR="00D95CD3" w:rsidRPr="00D95CD3">
        <w:t>a</w:t>
      </w:r>
      <w:r w:rsidR="0083297E" w:rsidRPr="00D95CD3">
        <w:t xml:space="preserve">nderem das </w:t>
      </w:r>
      <w:r w:rsidR="0083297E" w:rsidRPr="00387DD6">
        <w:rPr>
          <w:b/>
          <w:bCs/>
        </w:rPr>
        <w:t>Einkaufsverhalten</w:t>
      </w:r>
      <w:r w:rsidR="0083297E" w:rsidRPr="00D95CD3">
        <w:t xml:space="preserve"> von Kunden beobachte</w:t>
      </w:r>
      <w:r w:rsidR="001442A2" w:rsidRPr="00D95CD3">
        <w:t>n</w:t>
      </w:r>
      <w:r w:rsidR="00D95CD3" w:rsidRPr="00D95CD3">
        <w:t xml:space="preserve"> und</w:t>
      </w:r>
      <w:r w:rsidR="001442A2" w:rsidRPr="00D95CD3">
        <w:t xml:space="preserve"> lernte Verkaufsstrategien im Supermarkt zu verstehen</w:t>
      </w:r>
      <w:r w:rsidR="00D95CD3" w:rsidRPr="00D95CD3">
        <w:t>. Faszinierend für mich war</w:t>
      </w:r>
      <w:r w:rsidR="00A61E70">
        <w:t>en</w:t>
      </w:r>
      <w:r w:rsidR="00D95CD3" w:rsidRPr="00D95CD3">
        <w:t xml:space="preserve"> die unterschiedliche</w:t>
      </w:r>
      <w:r w:rsidR="00A61E70">
        <w:t>n</w:t>
      </w:r>
      <w:r w:rsidR="00D95CD3" w:rsidRPr="00D95CD3">
        <w:t xml:space="preserve"> </w:t>
      </w:r>
      <w:r w:rsidR="00D95CD3" w:rsidRPr="00A61E70">
        <w:t>Reaktion</w:t>
      </w:r>
      <w:r w:rsidR="00A61E70" w:rsidRPr="00A61E70">
        <w:t>en</w:t>
      </w:r>
      <w:r w:rsidR="00D95CD3" w:rsidRPr="00D95CD3">
        <w:t xml:space="preserve"> und </w:t>
      </w:r>
      <w:r w:rsidR="00A61E70">
        <w:t xml:space="preserve">unterschiedliche </w:t>
      </w:r>
      <w:r w:rsidR="00D95CD3" w:rsidRPr="00D95CD3">
        <w:t xml:space="preserve">Nachfrage nach Produkten aufgrund deren Platzierung. </w:t>
      </w:r>
    </w:p>
    <w:p w14:paraId="6F9D8529" w14:textId="68539B55" w:rsidR="00E05F12" w:rsidRDefault="00E05F12" w:rsidP="0083297E">
      <w:pPr>
        <w:spacing w:line="276" w:lineRule="auto"/>
        <w:rPr>
          <w:ins w:id="8" w:author="jonas.stegh@pumpkincareers.com" w:date="2023-01-05T09:22:00Z"/>
        </w:rPr>
      </w:pPr>
    </w:p>
    <w:p w14:paraId="6A7AF719" w14:textId="2E77874E" w:rsidR="00247D46" w:rsidRDefault="00247D46" w:rsidP="0083297E">
      <w:pPr>
        <w:spacing w:line="276" w:lineRule="auto"/>
        <w:rPr>
          <w:ins w:id="9" w:author="jonas.stegh@pumpkincareers.com" w:date="2023-01-05T09:22:00Z"/>
        </w:rPr>
      </w:pPr>
      <w:ins w:id="10" w:author="jonas.stegh@pumpkincareers.com" w:date="2023-01-05T09:22:00Z">
        <w:r>
          <w:t>Kontext</w:t>
        </w:r>
      </w:ins>
    </w:p>
    <w:p w14:paraId="5A539778" w14:textId="77777777" w:rsidR="00247D46" w:rsidRPr="00D95CD3" w:rsidRDefault="00247D46" w:rsidP="0083297E">
      <w:pPr>
        <w:spacing w:line="276" w:lineRule="auto"/>
      </w:pPr>
    </w:p>
    <w:p w14:paraId="68A9151D" w14:textId="4DEFAFB8" w:rsidR="00E05F12" w:rsidRDefault="00247D46" w:rsidP="00140CDA">
      <w:pPr>
        <w:spacing w:line="276" w:lineRule="auto"/>
      </w:pPr>
      <w:ins w:id="11" w:author="jonas.stegh@pumpkincareers.com" w:date="2023-01-05T09:23:00Z">
        <w:r>
          <w:t>(</w:t>
        </w:r>
      </w:ins>
      <w:r w:rsidR="00F51F2C" w:rsidRPr="00D95CD3">
        <w:t xml:space="preserve">Mein </w:t>
      </w:r>
      <w:r w:rsidR="00F51F2C" w:rsidRPr="00387DD6">
        <w:rPr>
          <w:b/>
          <w:bCs/>
        </w:rPr>
        <w:t xml:space="preserve">Interesse </w:t>
      </w:r>
      <w:r w:rsidR="001442A2" w:rsidRPr="00387DD6">
        <w:rPr>
          <w:b/>
          <w:bCs/>
        </w:rPr>
        <w:t xml:space="preserve">am </w:t>
      </w:r>
      <w:r w:rsidR="00E05F12" w:rsidRPr="00387DD6">
        <w:rPr>
          <w:b/>
          <w:bCs/>
        </w:rPr>
        <w:t>Retail</w:t>
      </w:r>
      <w:r w:rsidR="001442A2" w:rsidRPr="00D95CD3">
        <w:t xml:space="preserve"> </w:t>
      </w:r>
      <w:r w:rsidR="00F51F2C" w:rsidRPr="00D95CD3">
        <w:t>begründet sich mit der Tatsache, dass der Kunde im Mittelpunkt des Geschehens steht.</w:t>
      </w:r>
      <w:r w:rsidR="001442A2" w:rsidRPr="00D95CD3">
        <w:t xml:space="preserve"> </w:t>
      </w:r>
      <w:r w:rsidR="00897BEA">
        <w:t>Der Einkauf soll zum Erlebnis werden</w:t>
      </w:r>
      <w:r w:rsidR="00E05F12" w:rsidRPr="00D95CD3">
        <w:t xml:space="preserve">. </w:t>
      </w:r>
      <w:r w:rsidR="00897BEA">
        <w:t>(Gründe noch Ausbauen)</w:t>
      </w:r>
    </w:p>
    <w:p w14:paraId="788704BD" w14:textId="5D0A4A6D" w:rsidR="00897BEA" w:rsidRDefault="00A61E70" w:rsidP="00140CDA">
      <w:pPr>
        <w:spacing w:line="276" w:lineRule="auto"/>
      </w:pPr>
      <w:r>
        <w:t xml:space="preserve">In den 15 Jahren fand ein großer Wandel im Handel statt. Onlineshops und Daten veränderten das Einkaufserlebnis aber auch die Unternehmen maßgeblich.  </w:t>
      </w:r>
      <w:r w:rsidR="00897BEA">
        <w:t>Selbst im Lebensmitteleinzelhandel wurden Angebot</w:t>
      </w:r>
      <w:r>
        <w:t>e</w:t>
      </w:r>
      <w:r w:rsidR="00897BEA">
        <w:t xml:space="preserve"> zum Onlineshopping aufgerollt. </w:t>
      </w:r>
    </w:p>
    <w:p w14:paraId="23295455" w14:textId="28426489" w:rsidR="00897BEA" w:rsidRDefault="00897BEA" w:rsidP="00140CDA">
      <w:pPr>
        <w:spacing w:line="276" w:lineRule="auto"/>
      </w:pPr>
      <w:r>
        <w:br/>
        <w:t xml:space="preserve">Die </w:t>
      </w:r>
      <w:r w:rsidRPr="00387DD6">
        <w:rPr>
          <w:b/>
          <w:bCs/>
        </w:rPr>
        <w:t>Lebensmittel</w:t>
      </w:r>
      <w:r w:rsidR="00387DD6">
        <w:rPr>
          <w:b/>
          <w:bCs/>
        </w:rPr>
        <w:t>einzelhandels-B</w:t>
      </w:r>
      <w:r w:rsidRPr="00387DD6">
        <w:rPr>
          <w:b/>
          <w:bCs/>
        </w:rPr>
        <w:t>ranche</w:t>
      </w:r>
      <w:r>
        <w:t xml:space="preserve"> begeistert mich deshalb, weil sie die grundlegende Versorgung</w:t>
      </w:r>
      <w:r w:rsidR="00A61E70">
        <w:t>, quanti- sowie qualitativ,</w:t>
      </w:r>
      <w:r>
        <w:t xml:space="preserve"> für Millionen von Menschen darstellt. </w:t>
      </w:r>
      <w:r w:rsidR="00FD7D24">
        <w:t>Ihnen kam eine enorme</w:t>
      </w:r>
      <w:r>
        <w:t xml:space="preserve"> Bedeutung, aber auch </w:t>
      </w:r>
      <w:r w:rsidR="00FD7D24">
        <w:t>Verantwortung</w:t>
      </w:r>
      <w:r>
        <w:t xml:space="preserve">, </w:t>
      </w:r>
      <w:r w:rsidR="00FD7D24">
        <w:t>in den vergangenen zwei Jahren zu.</w:t>
      </w:r>
      <w:ins w:id="12" w:author="jonas.stegh@pumpkincareers.com" w:date="2023-01-05T09:23:00Z">
        <w:r w:rsidR="00247D46">
          <w:t>)</w:t>
        </w:r>
      </w:ins>
      <w:del w:id="13" w:author="jonas.stegh@pumpkincareers.com" w:date="2023-01-05T09:23:00Z">
        <w:r w:rsidR="00FD7D24" w:rsidDel="00247D46">
          <w:delText xml:space="preserve"> </w:delText>
        </w:r>
      </w:del>
    </w:p>
    <w:p w14:paraId="33F931EB" w14:textId="791E9A20" w:rsidR="006452CF" w:rsidRDefault="006452CF" w:rsidP="00140CDA">
      <w:pPr>
        <w:spacing w:line="276" w:lineRule="auto"/>
      </w:pPr>
    </w:p>
    <w:p w14:paraId="260BC6F8" w14:textId="03F0DAC8" w:rsidR="006452CF" w:rsidRPr="00D95CD3" w:rsidRDefault="006452CF" w:rsidP="00140CDA">
      <w:pPr>
        <w:spacing w:line="276" w:lineRule="auto"/>
      </w:pPr>
      <w:r>
        <w:t>REWE hat sich für mich immer schon als sehr dynamisch und innovatives Unternehme positioniert. ……………..</w:t>
      </w:r>
    </w:p>
    <w:p w14:paraId="356BE72E" w14:textId="77777777" w:rsidR="00D95CD3" w:rsidRPr="00D95CD3" w:rsidRDefault="00D95CD3" w:rsidP="00140CDA">
      <w:pPr>
        <w:spacing w:line="276" w:lineRule="auto"/>
      </w:pPr>
    </w:p>
    <w:p w14:paraId="53B57F04" w14:textId="6F1BE96E" w:rsidR="00E05F12" w:rsidRDefault="00FD7D24" w:rsidP="00140CDA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(Wie abschließen</w:t>
      </w:r>
      <w:r w:rsidR="005F6EC7">
        <w:rPr>
          <w:sz w:val="28"/>
          <w:szCs w:val="28"/>
        </w:rPr>
        <w:t>?)</w:t>
      </w:r>
    </w:p>
    <w:p w14:paraId="2CC8C331" w14:textId="649E3E77" w:rsidR="004A5C8E" w:rsidRDefault="004A5C8E" w:rsidP="00140CDA">
      <w:pPr>
        <w:spacing w:line="276" w:lineRule="auto"/>
        <w:rPr>
          <w:sz w:val="28"/>
          <w:szCs w:val="28"/>
        </w:rPr>
      </w:pPr>
    </w:p>
    <w:p w14:paraId="1D76F503" w14:textId="77777777" w:rsidR="008C6837" w:rsidRDefault="008C6837" w:rsidP="001C2F30">
      <w:pPr>
        <w:spacing w:line="276" w:lineRule="auto"/>
        <w:rPr>
          <w:sz w:val="28"/>
          <w:szCs w:val="28"/>
        </w:rPr>
      </w:pPr>
    </w:p>
    <w:p w14:paraId="27892129" w14:textId="5C4811C0" w:rsidR="008C6837" w:rsidRDefault="008C6837" w:rsidP="001C2F30">
      <w:pPr>
        <w:spacing w:line="276" w:lineRule="auto"/>
        <w:rPr>
          <w:sz w:val="28"/>
          <w:szCs w:val="28"/>
        </w:rPr>
      </w:pPr>
    </w:p>
    <w:p w14:paraId="53DDE4DD" w14:textId="02A1E4A1" w:rsidR="001D35A9" w:rsidRDefault="001D35A9" w:rsidP="001C2F30">
      <w:pPr>
        <w:spacing w:line="276" w:lineRule="auto"/>
        <w:rPr>
          <w:sz w:val="28"/>
          <w:szCs w:val="28"/>
        </w:rPr>
      </w:pPr>
    </w:p>
    <w:p w14:paraId="17CCAF03" w14:textId="2262B440" w:rsidR="001D35A9" w:rsidRDefault="001D35A9" w:rsidP="001C2F30">
      <w:pPr>
        <w:spacing w:line="276" w:lineRule="auto"/>
        <w:rPr>
          <w:sz w:val="28"/>
          <w:szCs w:val="28"/>
        </w:rPr>
      </w:pPr>
    </w:p>
    <w:p w14:paraId="3FA9C188" w14:textId="6E7266C7" w:rsidR="001D35A9" w:rsidRDefault="001D35A9" w:rsidP="001C2F30">
      <w:pPr>
        <w:spacing w:line="276" w:lineRule="auto"/>
        <w:rPr>
          <w:sz w:val="28"/>
          <w:szCs w:val="28"/>
        </w:rPr>
      </w:pPr>
    </w:p>
    <w:p w14:paraId="35DDE178" w14:textId="1C1F9821" w:rsidR="001D35A9" w:rsidRDefault="001D35A9" w:rsidP="001C2F30">
      <w:pPr>
        <w:spacing w:line="276" w:lineRule="auto"/>
        <w:rPr>
          <w:sz w:val="28"/>
          <w:szCs w:val="28"/>
        </w:rPr>
      </w:pPr>
    </w:p>
    <w:p w14:paraId="031BF42C" w14:textId="6272E8B7" w:rsidR="001D35A9" w:rsidRDefault="001D35A9" w:rsidP="001C2F30">
      <w:pPr>
        <w:spacing w:line="276" w:lineRule="auto"/>
        <w:rPr>
          <w:sz w:val="28"/>
          <w:szCs w:val="28"/>
        </w:rPr>
      </w:pPr>
    </w:p>
    <w:p w14:paraId="6D569F2E" w14:textId="2F258B5E" w:rsidR="001D35A9" w:rsidRDefault="001D35A9" w:rsidP="001C2F30">
      <w:pPr>
        <w:spacing w:line="276" w:lineRule="auto"/>
        <w:rPr>
          <w:sz w:val="28"/>
          <w:szCs w:val="28"/>
        </w:rPr>
      </w:pPr>
    </w:p>
    <w:p w14:paraId="4E605F1A" w14:textId="622D4CFF" w:rsidR="001D35A9" w:rsidRDefault="001D35A9" w:rsidP="001C2F30">
      <w:pPr>
        <w:spacing w:line="276" w:lineRule="auto"/>
        <w:rPr>
          <w:sz w:val="28"/>
          <w:szCs w:val="28"/>
        </w:rPr>
      </w:pPr>
    </w:p>
    <w:p w14:paraId="3A17EA35" w14:textId="1818ECCA" w:rsidR="00BF5F4B" w:rsidRDefault="00BF5F4B" w:rsidP="00140CDA">
      <w:pPr>
        <w:spacing w:line="276" w:lineRule="auto"/>
      </w:pPr>
      <w:r>
        <w:t xml:space="preserve"> </w:t>
      </w:r>
    </w:p>
    <w:sectPr w:rsidR="00BF5F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onas.stegh@pumpkincareers.com" w:date="2023-01-05T09:20:00Z" w:initials="j">
    <w:p w14:paraId="2E87EF29" w14:textId="77777777" w:rsidR="00247D46" w:rsidRDefault="00247D46" w:rsidP="004A1D16">
      <w:pPr>
        <w:pStyle w:val="CommentText"/>
      </w:pPr>
      <w:r>
        <w:rPr>
          <w:rStyle w:val="CommentReference"/>
        </w:rPr>
        <w:annotationRef/>
      </w:r>
      <w:r>
        <w:t>Kontext geben</w:t>
      </w:r>
    </w:p>
  </w:comment>
  <w:comment w:id="1" w:author="Leon Pucharski" w:date="2023-01-04T23:02:00Z" w:initials="LP">
    <w:p w14:paraId="335990B5" w14:textId="30247EA3" w:rsidR="00BF1B13" w:rsidRDefault="00BF1B13" w:rsidP="0080599F">
      <w:r>
        <w:rPr>
          <w:rStyle w:val="CommentReference"/>
        </w:rPr>
        <w:annotationRef/>
      </w:r>
      <w:r>
        <w:rPr>
          <w:sz w:val="20"/>
          <w:szCs w:val="20"/>
        </w:rPr>
        <w:t>Foresight gut so?</w:t>
      </w:r>
    </w:p>
  </w:comment>
  <w:comment w:id="3" w:author="jonas.stegh@pumpkincareers.com" w:date="2023-01-05T09:26:00Z" w:initials="j">
    <w:p w14:paraId="29C698B9" w14:textId="77777777" w:rsidR="00247D46" w:rsidRDefault="00247D46" w:rsidP="001045B0">
      <w:pPr>
        <w:pStyle w:val="CommentText"/>
      </w:pPr>
      <w:r>
        <w:rPr>
          <w:rStyle w:val="CommentReference"/>
        </w:rPr>
        <w:annotationRef/>
      </w:r>
      <w:r>
        <w:t>Klareren Bezug herstellen</w:t>
      </w:r>
    </w:p>
  </w:comment>
  <w:comment w:id="4" w:author="Leon Pucharski" w:date="2023-01-04T23:03:00Z" w:initials="LP">
    <w:p w14:paraId="7BAE96DB" w14:textId="5D06480A" w:rsidR="00BF1B13" w:rsidRDefault="00BF1B13" w:rsidP="00550302">
      <w:r>
        <w:rPr>
          <w:rStyle w:val="CommentReference"/>
        </w:rPr>
        <w:annotationRef/>
      </w:r>
      <w:r>
        <w:rPr>
          <w:sz w:val="20"/>
          <w:szCs w:val="20"/>
        </w:rPr>
        <w:t xml:space="preserve">wieso nicht gleich wu? weil ich die Anmeldefrist für die WU verpasste aber auch anderen weg gehen wollte, wie positiv kommunizieren?) </w:t>
      </w:r>
    </w:p>
  </w:comment>
  <w:comment w:id="5" w:author="Leon Pucharski" w:date="2023-01-04T23:02:00Z" w:initials="LP">
    <w:p w14:paraId="4C6B5763" w14:textId="432FF800" w:rsidR="00BF1B13" w:rsidRDefault="00BF1B13" w:rsidP="005C7E57">
      <w:r>
        <w:rPr>
          <w:rStyle w:val="CommentReference"/>
        </w:rPr>
        <w:annotationRef/>
      </w:r>
      <w:r>
        <w:rPr>
          <w:sz w:val="20"/>
          <w:szCs w:val="20"/>
        </w:rPr>
        <w:t>Ganzen Teil weglassen oder schon relevant?</w:t>
      </w:r>
    </w:p>
  </w:comment>
  <w:comment w:id="6" w:author="jonas.stegh@pumpkincareers.com" w:date="2023-01-05T09:22:00Z" w:initials="j">
    <w:p w14:paraId="7703B30A" w14:textId="77777777" w:rsidR="00247D46" w:rsidRDefault="00247D46" w:rsidP="00B319A6">
      <w:pPr>
        <w:pStyle w:val="CommentText"/>
      </w:pPr>
      <w:r>
        <w:rPr>
          <w:rStyle w:val="CommentReference"/>
        </w:rPr>
        <w:annotationRef/>
      </w:r>
      <w:r>
        <w:t>Würde ich eher weglassen</w:t>
      </w:r>
    </w:p>
  </w:comment>
  <w:comment w:id="7" w:author="jonas.stegh@pumpkincareers.com" w:date="2023-01-05T09:24:00Z" w:initials="j">
    <w:p w14:paraId="5C6A45D0" w14:textId="77777777" w:rsidR="00247D46" w:rsidRDefault="00247D46" w:rsidP="00313CAF">
      <w:pPr>
        <w:pStyle w:val="CommentText"/>
      </w:pPr>
      <w:r>
        <w:rPr>
          <w:rStyle w:val="CommentReference"/>
        </w:rPr>
        <w:annotationRef/>
      </w:r>
      <w:r>
        <w:t>Auf Start eingehen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E87EF29" w15:done="0"/>
  <w15:commentEx w15:paraId="335990B5" w15:done="0"/>
  <w15:commentEx w15:paraId="29C698B9" w15:done="0"/>
  <w15:commentEx w15:paraId="7BAE96DB" w15:done="0"/>
  <w15:commentEx w15:paraId="4C6B5763" w15:done="0"/>
  <w15:commentEx w15:paraId="7703B30A" w15:paraIdParent="4C6B5763" w15:done="0"/>
  <w15:commentEx w15:paraId="5C6A45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114D6" w16cex:dateUtc="2023-01-05T08:20:00Z"/>
  <w16cex:commentExtensible w16cex:durableId="27608418" w16cex:dateUtc="2023-01-04T22:02:00Z"/>
  <w16cex:commentExtensible w16cex:durableId="27611652" w16cex:dateUtc="2023-01-05T08:26:00Z"/>
  <w16cex:commentExtensible w16cex:durableId="27608431" w16cex:dateUtc="2023-01-04T22:03:00Z"/>
  <w16cex:commentExtensible w16cex:durableId="276083F4" w16cex:dateUtc="2023-01-04T22:02:00Z"/>
  <w16cex:commentExtensible w16cex:durableId="2761154A" w16cex:dateUtc="2023-01-05T08:22:00Z"/>
  <w16cex:commentExtensible w16cex:durableId="276115DA" w16cex:dateUtc="2023-01-05T08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E87EF29" w16cid:durableId="276114D6"/>
  <w16cid:commentId w16cid:paraId="335990B5" w16cid:durableId="27608418"/>
  <w16cid:commentId w16cid:paraId="29C698B9" w16cid:durableId="27611652"/>
  <w16cid:commentId w16cid:paraId="7BAE96DB" w16cid:durableId="27608431"/>
  <w16cid:commentId w16cid:paraId="4C6B5763" w16cid:durableId="276083F4"/>
  <w16cid:commentId w16cid:paraId="7703B30A" w16cid:durableId="2761154A"/>
  <w16cid:commentId w16cid:paraId="5C6A45D0" w16cid:durableId="276115D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E5787"/>
    <w:multiLevelType w:val="hybridMultilevel"/>
    <w:tmpl w:val="2C5E88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669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nas.stegh@pumpkincareers.com">
    <w15:presenceInfo w15:providerId="Windows Live" w15:userId="0586385806711be1"/>
  </w15:person>
  <w15:person w15:author="Leon Pucharski">
    <w15:presenceInfo w15:providerId="Windows Live" w15:userId="c67ada08eb273c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4F1"/>
    <w:rsid w:val="000038F4"/>
    <w:rsid w:val="00025A89"/>
    <w:rsid w:val="000607DF"/>
    <w:rsid w:val="000836CC"/>
    <w:rsid w:val="000A1DA5"/>
    <w:rsid w:val="00140CDA"/>
    <w:rsid w:val="001442A2"/>
    <w:rsid w:val="001C2F30"/>
    <w:rsid w:val="001D35A9"/>
    <w:rsid w:val="0022605E"/>
    <w:rsid w:val="00231AA3"/>
    <w:rsid w:val="00247D46"/>
    <w:rsid w:val="002B0D9C"/>
    <w:rsid w:val="002B4778"/>
    <w:rsid w:val="002F4918"/>
    <w:rsid w:val="00387DD6"/>
    <w:rsid w:val="003937E5"/>
    <w:rsid w:val="003950C8"/>
    <w:rsid w:val="003A53FA"/>
    <w:rsid w:val="003A6D90"/>
    <w:rsid w:val="003A7A83"/>
    <w:rsid w:val="003B2E2C"/>
    <w:rsid w:val="003B4DD0"/>
    <w:rsid w:val="003E28E8"/>
    <w:rsid w:val="00425A91"/>
    <w:rsid w:val="0048737A"/>
    <w:rsid w:val="004906BF"/>
    <w:rsid w:val="004A5C8E"/>
    <w:rsid w:val="00531F6F"/>
    <w:rsid w:val="005409C1"/>
    <w:rsid w:val="00554633"/>
    <w:rsid w:val="005A472F"/>
    <w:rsid w:val="005B5FCB"/>
    <w:rsid w:val="005F153B"/>
    <w:rsid w:val="005F6EC7"/>
    <w:rsid w:val="005F78AF"/>
    <w:rsid w:val="006452CF"/>
    <w:rsid w:val="00657A92"/>
    <w:rsid w:val="006678CF"/>
    <w:rsid w:val="0068119E"/>
    <w:rsid w:val="00695FFB"/>
    <w:rsid w:val="006D163A"/>
    <w:rsid w:val="007269D0"/>
    <w:rsid w:val="007C4893"/>
    <w:rsid w:val="008022EB"/>
    <w:rsid w:val="008177FE"/>
    <w:rsid w:val="0083297E"/>
    <w:rsid w:val="0089513C"/>
    <w:rsid w:val="00897BEA"/>
    <w:rsid w:val="008B72F4"/>
    <w:rsid w:val="008C282E"/>
    <w:rsid w:val="008C6837"/>
    <w:rsid w:val="008E1D93"/>
    <w:rsid w:val="008F5EB0"/>
    <w:rsid w:val="00904B4A"/>
    <w:rsid w:val="009365F6"/>
    <w:rsid w:val="009A2F54"/>
    <w:rsid w:val="009B3CE6"/>
    <w:rsid w:val="009D611A"/>
    <w:rsid w:val="009F66EC"/>
    <w:rsid w:val="00A14E4B"/>
    <w:rsid w:val="00A31205"/>
    <w:rsid w:val="00A61E70"/>
    <w:rsid w:val="00A61FEF"/>
    <w:rsid w:val="00A75A07"/>
    <w:rsid w:val="00A84E4E"/>
    <w:rsid w:val="00AE0C1E"/>
    <w:rsid w:val="00B744D2"/>
    <w:rsid w:val="00BF1B13"/>
    <w:rsid w:val="00BF5F4B"/>
    <w:rsid w:val="00C540EC"/>
    <w:rsid w:val="00C741DA"/>
    <w:rsid w:val="00CB44A9"/>
    <w:rsid w:val="00CC7531"/>
    <w:rsid w:val="00CE2FA0"/>
    <w:rsid w:val="00CF0756"/>
    <w:rsid w:val="00D03F36"/>
    <w:rsid w:val="00D504F1"/>
    <w:rsid w:val="00D95CD3"/>
    <w:rsid w:val="00DF383E"/>
    <w:rsid w:val="00E05F12"/>
    <w:rsid w:val="00E17400"/>
    <w:rsid w:val="00E61E1D"/>
    <w:rsid w:val="00E70A3D"/>
    <w:rsid w:val="00EC7612"/>
    <w:rsid w:val="00F27A4F"/>
    <w:rsid w:val="00F51F2C"/>
    <w:rsid w:val="00F60F62"/>
    <w:rsid w:val="00F6432A"/>
    <w:rsid w:val="00FD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45310"/>
  <w15:chartTrackingRefBased/>
  <w15:docId w15:val="{6B67896C-395E-AC4D-BE94-CE8092E98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6CC"/>
    <w:pPr>
      <w:ind w:left="720"/>
      <w:contextualSpacing/>
    </w:pPr>
  </w:style>
  <w:style w:type="paragraph" w:styleId="Revision">
    <w:name w:val="Revision"/>
    <w:hidden/>
    <w:uiPriority w:val="99"/>
    <w:semiHidden/>
    <w:rsid w:val="00BF1B13"/>
  </w:style>
  <w:style w:type="character" w:styleId="CommentReference">
    <w:name w:val="annotation reference"/>
    <w:basedOn w:val="DefaultParagraphFont"/>
    <w:uiPriority w:val="99"/>
    <w:semiHidden/>
    <w:unhideWhenUsed/>
    <w:rsid w:val="00BF1B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B1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1B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1B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1B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 2013–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558</Words>
  <Characters>3516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Pucharski</dc:creator>
  <cp:keywords/>
  <dc:description/>
  <cp:lastModifiedBy>jonas.stegh@pumpkincareers.com</cp:lastModifiedBy>
  <cp:revision>58</cp:revision>
  <cp:lastPrinted>2023-01-04T22:13:00Z</cp:lastPrinted>
  <dcterms:created xsi:type="dcterms:W3CDTF">2022-12-17T18:02:00Z</dcterms:created>
  <dcterms:modified xsi:type="dcterms:W3CDTF">2023-01-05T08:31:00Z</dcterms:modified>
</cp:coreProperties>
</file>