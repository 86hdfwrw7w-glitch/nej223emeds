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020F4" w14:textId="035BEF46" w:rsidR="009F706F" w:rsidRDefault="003F57DD" w:rsidP="00B87DB5">
      <w:pPr>
        <w:jc w:val="both"/>
        <w:rPr>
          <w:rFonts w:ascii="Open Sans" w:hAnsi="Open Sans" w:cs="Open Sans"/>
          <w:color w:val="000000"/>
          <w:shd w:val="clear" w:color="auto" w:fill="FFFFFF"/>
        </w:rPr>
      </w:pPr>
      <w:r>
        <w:rPr>
          <w:rFonts w:ascii="Open Sans" w:hAnsi="Open Sans" w:cs="Open Sans"/>
          <w:color w:val="000000"/>
          <w:shd w:val="clear" w:color="auto" w:fill="FFFFFF"/>
        </w:rPr>
        <w:t xml:space="preserve">XYZ scheint mir für dieses Praktikum ideal, da ... Ich selbst ... Daher finde ich es bemerkenswert, </w:t>
      </w:r>
      <w:proofErr w:type="spellStart"/>
      <w:r>
        <w:rPr>
          <w:rFonts w:ascii="Open Sans" w:hAnsi="Open Sans" w:cs="Open Sans"/>
          <w:color w:val="000000"/>
          <w:shd w:val="clear" w:color="auto" w:fill="FFFFFF"/>
        </w:rPr>
        <w:t>dass.</w:t>
      </w:r>
      <w:proofErr w:type="spellEnd"/>
      <w:r>
        <w:rPr>
          <w:rFonts w:ascii="Open Sans" w:hAnsi="Open Sans" w:cs="Open Sans"/>
          <w:color w:val="000000"/>
          <w:shd w:val="clear" w:color="auto" w:fill="FFFFFF"/>
        </w:rPr>
        <w:t>.. Außerdem ..., da ....</w:t>
      </w:r>
    </w:p>
    <w:p w14:paraId="78F6F2D2" w14:textId="34CE4A71" w:rsidR="003F57DD" w:rsidRDefault="003F57DD" w:rsidP="00B87DB5">
      <w:pPr>
        <w:jc w:val="both"/>
        <w:rPr>
          <w:rFonts w:ascii="Open Sans" w:hAnsi="Open Sans" w:cs="Open Sans"/>
          <w:color w:val="000000"/>
          <w:shd w:val="clear" w:color="auto" w:fill="FFFFFF"/>
        </w:rPr>
      </w:pPr>
    </w:p>
    <w:p w14:paraId="690A971B" w14:textId="435E44C2" w:rsidR="003F57DD" w:rsidRDefault="003F57DD" w:rsidP="00B87DB5">
      <w:pPr>
        <w:jc w:val="both"/>
        <w:rPr>
          <w:rFonts w:ascii="Georgia" w:hAnsi="Georgia" w:cs="Open Sans"/>
          <w:color w:val="000000"/>
          <w:sz w:val="19"/>
          <w:szCs w:val="19"/>
          <w:shd w:val="clear" w:color="auto" w:fill="FFFFFF"/>
        </w:rPr>
      </w:pPr>
      <w:r>
        <w:rPr>
          <w:rFonts w:ascii="Georgia" w:hAnsi="Georgia" w:cs="Open Sans"/>
          <w:color w:val="000000"/>
          <w:sz w:val="19"/>
          <w:szCs w:val="19"/>
          <w:shd w:val="clear" w:color="auto" w:fill="FFFFFF"/>
        </w:rPr>
        <w:t xml:space="preserve">SSC </w:t>
      </w:r>
      <w:proofErr w:type="spellStart"/>
      <w:r>
        <w:rPr>
          <w:rFonts w:ascii="Georgia" w:hAnsi="Georgia" w:cs="Open Sans"/>
          <w:color w:val="000000"/>
          <w:sz w:val="19"/>
          <w:szCs w:val="19"/>
          <w:shd w:val="clear" w:color="auto" w:fill="FFFFFF"/>
        </w:rPr>
        <w:t>Consult</w:t>
      </w:r>
      <w:proofErr w:type="spellEnd"/>
      <w:r>
        <w:rPr>
          <w:rFonts w:ascii="Georgia" w:hAnsi="Georgia" w:cs="Open Sans"/>
          <w:color w:val="000000"/>
          <w:sz w:val="19"/>
          <w:szCs w:val="19"/>
          <w:shd w:val="clear" w:color="auto" w:fill="FFFFFF"/>
        </w:rPr>
        <w:t xml:space="preserve"> scheint mir für solch ein Praktikum ideal, da Sie mit Ihrem Fokus auf persönlichem Einsatz und Kreativität viel Initiative fordern, aber auf diese Weise auch Kunden wie auch Mitarbeiter bestmöglich fördern. Ich bin es zudem bereits selbst gewöhnt, einen hohen Grad an persönlichem Einsatz zu bringen, da ich vor allem in meiner Tätigkeit als Gruppenleiter Messdiener oft einen Schritt mehr zu gehen, um den Zusammenhalt zu stärken und die anderen Messdiener langfristig zu motivieren. Daher finde ich es bemerkenswert, dass auch Sie immer bereit sind ein extremes Maß an persönlichem Einsatz zu bringen, um Ihre Kunden bestmöglich zu </w:t>
      </w:r>
      <w:r w:rsidR="00BA21C4">
        <w:rPr>
          <w:rFonts w:ascii="Georgia" w:hAnsi="Georgia" w:cs="Open Sans"/>
          <w:color w:val="000000"/>
          <w:sz w:val="19"/>
          <w:szCs w:val="19"/>
          <w:shd w:val="clear" w:color="auto" w:fill="FFFFFF"/>
        </w:rPr>
        <w:t>verstehen</w:t>
      </w:r>
      <w:r>
        <w:rPr>
          <w:rFonts w:ascii="Georgia" w:hAnsi="Georgia" w:cs="Open Sans"/>
          <w:color w:val="000000"/>
          <w:sz w:val="19"/>
          <w:szCs w:val="19"/>
          <w:shd w:val="clear" w:color="auto" w:fill="FFFFFF"/>
        </w:rPr>
        <w:t xml:space="preserve"> </w:t>
      </w:r>
      <w:r w:rsidR="00BA21C4">
        <w:rPr>
          <w:rFonts w:ascii="Georgia" w:hAnsi="Georgia" w:cs="Open Sans"/>
          <w:color w:val="000000"/>
          <w:sz w:val="19"/>
          <w:szCs w:val="19"/>
          <w:shd w:val="clear" w:color="auto" w:fill="FFFFFF"/>
        </w:rPr>
        <w:t xml:space="preserve">und Ihnen eine maximal effiziente Beratung anzubieten. Außerdem beeindruckt mich das durchweg positive Feedback Ihrer Kunden, wie beispielsweise von der Jansen Fashion Group GmbH, welche </w:t>
      </w:r>
      <w:ins w:id="0" w:author="David Döbele" w:date="2023-01-03T20:44:00Z">
        <w:r w:rsidR="0057493E">
          <w:rPr>
            <w:rFonts w:ascii="Georgia" w:hAnsi="Georgia" w:cs="Open Sans"/>
            <w:color w:val="000000"/>
            <w:sz w:val="19"/>
            <w:szCs w:val="19"/>
            <w:shd w:val="clear" w:color="auto" w:fill="FFFFFF"/>
          </w:rPr>
          <w:t>I</w:t>
        </w:r>
      </w:ins>
      <w:del w:id="1" w:author="David Döbele" w:date="2023-01-03T20:44:00Z">
        <w:r w:rsidR="00BA21C4" w:rsidDel="0057493E">
          <w:rPr>
            <w:rFonts w:ascii="Georgia" w:hAnsi="Georgia" w:cs="Open Sans"/>
            <w:color w:val="000000"/>
            <w:sz w:val="19"/>
            <w:szCs w:val="19"/>
            <w:shd w:val="clear" w:color="auto" w:fill="FFFFFF"/>
          </w:rPr>
          <w:delText>i</w:delText>
        </w:r>
      </w:del>
      <w:r w:rsidR="00BA21C4">
        <w:rPr>
          <w:rFonts w:ascii="Georgia" w:hAnsi="Georgia" w:cs="Open Sans"/>
          <w:color w:val="000000"/>
          <w:sz w:val="19"/>
          <w:szCs w:val="19"/>
          <w:shd w:val="clear" w:color="auto" w:fill="FFFFFF"/>
        </w:rPr>
        <w:t>hre Effizienz besonders lobten.</w:t>
      </w:r>
    </w:p>
    <w:p w14:paraId="73D71240" w14:textId="1CE408F4" w:rsidR="000F6EF2" w:rsidRDefault="000F6EF2" w:rsidP="00B87DB5">
      <w:pPr>
        <w:jc w:val="both"/>
        <w:rPr>
          <w:rFonts w:ascii="Georgia" w:hAnsi="Georgia" w:cs="Open Sans"/>
          <w:color w:val="000000"/>
          <w:sz w:val="19"/>
          <w:szCs w:val="19"/>
          <w:shd w:val="clear" w:color="auto" w:fill="FFFFFF"/>
        </w:rPr>
      </w:pPr>
    </w:p>
    <w:p w14:paraId="73383B19" w14:textId="2C801061" w:rsidR="000F6EF2" w:rsidRDefault="000F6EF2" w:rsidP="00B87DB5">
      <w:pPr>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t>Proventis</w:t>
      </w:r>
      <w:proofErr w:type="spellEnd"/>
      <w:r>
        <w:rPr>
          <w:rFonts w:ascii="Georgia" w:hAnsi="Georgia" w:cs="Open Sans"/>
          <w:color w:val="000000"/>
          <w:sz w:val="19"/>
          <w:szCs w:val="19"/>
          <w:shd w:val="clear" w:color="auto" w:fill="FFFFFF"/>
        </w:rPr>
        <w:t xml:space="preserve"> Partners scheint mir für solch ein Praktikum ideal, da Sie sich, neben </w:t>
      </w:r>
      <w:r w:rsidR="00B20888">
        <w:rPr>
          <w:rFonts w:ascii="Georgia" w:hAnsi="Georgia" w:cs="Open Sans"/>
          <w:color w:val="000000"/>
          <w:sz w:val="19"/>
          <w:szCs w:val="19"/>
          <w:shd w:val="clear" w:color="auto" w:fill="FFFFFF"/>
        </w:rPr>
        <w:t>I</w:t>
      </w:r>
      <w:r>
        <w:rPr>
          <w:rFonts w:ascii="Georgia" w:hAnsi="Georgia" w:cs="Open Sans"/>
          <w:color w:val="000000"/>
          <w:sz w:val="19"/>
          <w:szCs w:val="19"/>
          <w:shd w:val="clear" w:color="auto" w:fill="FFFFFF"/>
        </w:rPr>
        <w:t>hrer exzellenten Arbeit und Erfahrung in M&amp;A, auch vor allem dadurch auszeichnen, dass Sie die Menschlichkeit in Ihrer Arbeit wahren wollen. Daher fasziniert mich besonders, dass Ihre Beratung auf die Menschen hinter den Unternehmen abzielt und somit eben nicht nur auf Zahlen basiert. Ich selbst weiß</w:t>
      </w:r>
      <w:r w:rsidR="00600B2E">
        <w:rPr>
          <w:rFonts w:ascii="Georgia" w:hAnsi="Georgia" w:cs="Open Sans"/>
          <w:color w:val="000000"/>
          <w:sz w:val="19"/>
          <w:szCs w:val="19"/>
          <w:shd w:val="clear" w:color="auto" w:fill="FFFFFF"/>
        </w:rPr>
        <w:t>, durch die Teilnahme an Wertungsmusizieren</w:t>
      </w:r>
      <w:r>
        <w:rPr>
          <w:rFonts w:ascii="Georgia" w:hAnsi="Georgia" w:cs="Open Sans"/>
          <w:color w:val="000000"/>
          <w:sz w:val="19"/>
          <w:szCs w:val="19"/>
          <w:shd w:val="clear" w:color="auto" w:fill="FFFFFF"/>
        </w:rPr>
        <w:t xml:space="preserve"> </w:t>
      </w:r>
      <w:r w:rsidR="00600B2E">
        <w:rPr>
          <w:rFonts w:ascii="Georgia" w:hAnsi="Georgia" w:cs="Open Sans"/>
          <w:color w:val="000000"/>
          <w:sz w:val="19"/>
          <w:szCs w:val="19"/>
          <w:shd w:val="clear" w:color="auto" w:fill="FFFFFF"/>
        </w:rPr>
        <w:t xml:space="preserve">mit meinem Orchester, </w:t>
      </w:r>
      <w:r>
        <w:rPr>
          <w:rFonts w:ascii="Georgia" w:hAnsi="Georgia" w:cs="Open Sans"/>
          <w:color w:val="000000"/>
          <w:sz w:val="19"/>
          <w:szCs w:val="19"/>
          <w:shd w:val="clear" w:color="auto" w:fill="FFFFFF"/>
        </w:rPr>
        <w:t>wie wichtig</w:t>
      </w:r>
      <w:r w:rsidR="00600B2E">
        <w:rPr>
          <w:rFonts w:ascii="Georgia" w:hAnsi="Georgia" w:cs="Open Sans"/>
          <w:color w:val="000000"/>
          <w:sz w:val="19"/>
          <w:szCs w:val="19"/>
          <w:shd w:val="clear" w:color="auto" w:fill="FFFFFF"/>
        </w:rPr>
        <w:t xml:space="preserve"> ein guter zwischenmenschlicher Umgang ist, um gemeinsam Erfolge feiern zu können. Betrachtet man Ihre Webseite kann man sofort sehen, dass Ihre Strategie Früchte tragt, da einige ihrer Mandanten, wie die „</w:t>
      </w:r>
      <w:proofErr w:type="spellStart"/>
      <w:r w:rsidR="00600B2E">
        <w:rPr>
          <w:rFonts w:ascii="Georgia" w:hAnsi="Georgia" w:cs="Open Sans"/>
          <w:color w:val="000000"/>
          <w:sz w:val="19"/>
          <w:szCs w:val="19"/>
          <w:shd w:val="clear" w:color="auto" w:fill="FFFFFF"/>
        </w:rPr>
        <w:t>Customs</w:t>
      </w:r>
      <w:proofErr w:type="spellEnd"/>
      <w:r w:rsidR="00600B2E">
        <w:rPr>
          <w:rFonts w:ascii="Georgia" w:hAnsi="Georgia" w:cs="Open Sans"/>
          <w:color w:val="000000"/>
          <w:sz w:val="19"/>
          <w:szCs w:val="19"/>
          <w:shd w:val="clear" w:color="auto" w:fill="FFFFFF"/>
        </w:rPr>
        <w:t xml:space="preserve"> Support Group B.V.“, mehrfach Transaktionen in Zusammenarbeit mit Ihnen abschließen konnten.</w:t>
      </w:r>
    </w:p>
    <w:p w14:paraId="2F66AF8A" w14:textId="1169102F" w:rsidR="00600B2E" w:rsidRDefault="00600B2E" w:rsidP="00B87DB5">
      <w:pPr>
        <w:jc w:val="both"/>
        <w:rPr>
          <w:rFonts w:ascii="Georgia" w:hAnsi="Georgia" w:cs="Open Sans"/>
          <w:color w:val="000000"/>
          <w:sz w:val="19"/>
          <w:szCs w:val="19"/>
          <w:shd w:val="clear" w:color="auto" w:fill="FFFFFF"/>
        </w:rPr>
      </w:pPr>
    </w:p>
    <w:p w14:paraId="069EA6C1" w14:textId="2826F274" w:rsidR="00600B2E" w:rsidRDefault="003178B0" w:rsidP="00B87DB5">
      <w:pPr>
        <w:jc w:val="both"/>
        <w:rPr>
          <w:rFonts w:ascii="Georgia" w:hAnsi="Georgia"/>
          <w:sz w:val="19"/>
          <w:szCs w:val="19"/>
        </w:rPr>
      </w:pPr>
      <w:r>
        <w:rPr>
          <w:rFonts w:ascii="Georgia" w:hAnsi="Georgia"/>
          <w:sz w:val="19"/>
          <w:szCs w:val="19"/>
        </w:rPr>
        <w:t xml:space="preserve">O&amp;R Corporate Finance scheint mir für dieses Praktikum ideal, da die O&amp;R Group aufgrund </w:t>
      </w:r>
      <w:r w:rsidR="00B20888">
        <w:rPr>
          <w:rFonts w:ascii="Georgia" w:hAnsi="Georgia"/>
          <w:sz w:val="19"/>
          <w:szCs w:val="19"/>
        </w:rPr>
        <w:t>I</w:t>
      </w:r>
      <w:r>
        <w:rPr>
          <w:rFonts w:ascii="Georgia" w:hAnsi="Georgia"/>
          <w:sz w:val="19"/>
          <w:szCs w:val="19"/>
        </w:rPr>
        <w:t xml:space="preserve">hrer vielfältigen Tätigkeiten auf ein einzigartiges Netzwerk aufbauen kann, um bestmöglich Beratung zu garantieren. </w:t>
      </w:r>
      <w:r w:rsidR="009A49F4">
        <w:rPr>
          <w:rFonts w:ascii="Georgia" w:hAnsi="Georgia"/>
          <w:sz w:val="19"/>
          <w:szCs w:val="19"/>
        </w:rPr>
        <w:t xml:space="preserve"> Besonders bemerkenswert finde ich zudem, dass </w:t>
      </w:r>
      <w:r w:rsidR="00B20888">
        <w:rPr>
          <w:rFonts w:ascii="Georgia" w:hAnsi="Georgia"/>
          <w:sz w:val="19"/>
          <w:szCs w:val="19"/>
        </w:rPr>
        <w:t>I</w:t>
      </w:r>
      <w:r w:rsidR="009A49F4">
        <w:rPr>
          <w:rFonts w:ascii="Georgia" w:hAnsi="Georgia"/>
          <w:sz w:val="19"/>
          <w:szCs w:val="19"/>
        </w:rPr>
        <w:t xml:space="preserve">hre Mandanten von großen börsennotierten Unternehmen bis hin zu Family Offices reichen. Durch diese Bandbreite garantieren Sie eine unvergleichliche Lernkurve. Außerdem begeistert mich </w:t>
      </w:r>
      <w:r w:rsidR="00B20888">
        <w:rPr>
          <w:rFonts w:ascii="Georgia" w:hAnsi="Georgia"/>
          <w:sz w:val="19"/>
          <w:szCs w:val="19"/>
        </w:rPr>
        <w:t>I</w:t>
      </w:r>
      <w:r w:rsidR="009A49F4">
        <w:rPr>
          <w:rFonts w:ascii="Georgia" w:hAnsi="Georgia"/>
          <w:sz w:val="19"/>
          <w:szCs w:val="19"/>
        </w:rPr>
        <w:t>hr Fokus darauf Mandanten möglichst in den Beratungsprozess zu integrieren, da auch ich, durch die Teilnahme an Wertungsmusizieren mit meinem Orchester, erfahren habe, dass Integrität und klare Kommunikation essenziell für gemeinsamen Erfolg sind.</w:t>
      </w:r>
    </w:p>
    <w:p w14:paraId="01575910" w14:textId="0F005DA8" w:rsidR="009A49F4" w:rsidRDefault="009A49F4" w:rsidP="00B87DB5">
      <w:pPr>
        <w:jc w:val="both"/>
        <w:rPr>
          <w:rFonts w:ascii="Georgia" w:hAnsi="Georgia"/>
          <w:sz w:val="19"/>
          <w:szCs w:val="19"/>
        </w:rPr>
      </w:pPr>
    </w:p>
    <w:p w14:paraId="1C15BB45" w14:textId="7A78B686" w:rsidR="009A49F4" w:rsidRDefault="000B439F" w:rsidP="00B87DB5">
      <w:pPr>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t>maconda</w:t>
      </w:r>
      <w:proofErr w:type="spellEnd"/>
      <w:r>
        <w:rPr>
          <w:rFonts w:ascii="Georgia" w:hAnsi="Georgia" w:cs="Open Sans"/>
          <w:color w:val="000000"/>
          <w:sz w:val="19"/>
          <w:szCs w:val="19"/>
          <w:shd w:val="clear" w:color="auto" w:fill="FFFFFF"/>
        </w:rPr>
        <w:t xml:space="preserve"> scheint mir für solch ein Praktikum ideal, da Sie mit Ihrem Ziel, stets die höchste Beratungsqualität in Nischenmärkten zu garantieren, sofort zeigen, dass Ihnen nichts wichtiger ist als Ihre Arbeit auf höchstem Niveau zu verrichten. Ihre </w:t>
      </w:r>
      <w:r w:rsidR="00436B13">
        <w:rPr>
          <w:rFonts w:ascii="Georgia" w:hAnsi="Georgia" w:cs="Open Sans"/>
          <w:color w:val="000000"/>
          <w:sz w:val="19"/>
          <w:szCs w:val="19"/>
          <w:shd w:val="clear" w:color="auto" w:fill="FFFFFF"/>
        </w:rPr>
        <w:t xml:space="preserve">intrinsische Motivation immer Höchstleistung zu bringen, bewundere ich dabei sehr. Ich </w:t>
      </w:r>
      <w:ins w:id="2" w:author="David Döbele" w:date="2023-01-03T20:45:00Z">
        <w:r w:rsidR="0057493E">
          <w:rPr>
            <w:rFonts w:ascii="Georgia" w:hAnsi="Georgia" w:cs="Open Sans"/>
            <w:color w:val="000000"/>
            <w:sz w:val="19"/>
            <w:szCs w:val="19"/>
            <w:shd w:val="clear" w:color="auto" w:fill="FFFFFF"/>
          </w:rPr>
          <w:t xml:space="preserve">habe </w:t>
        </w:r>
      </w:ins>
      <w:r w:rsidR="00436B13">
        <w:rPr>
          <w:rFonts w:ascii="Georgia" w:hAnsi="Georgia" w:cs="Open Sans"/>
          <w:color w:val="000000"/>
          <w:sz w:val="19"/>
          <w:szCs w:val="19"/>
          <w:shd w:val="clear" w:color="auto" w:fill="FFFFFF"/>
        </w:rPr>
        <w:t xml:space="preserve">schon selbst oft erfahren, wie essenziell starke Motivation ist, um konkrete Erfolge zu erreichen. Vor allem in meinem Amt als Gruppenleiter der Messdiener musste ich bereits öfters auch extra Schritte gehen, um den Erfolg und die Zufriedenheit der Messdiener zu erreichen. Dabei habe ich zudem erfahren, wie erfüllend auch diese zusätzliche Arbeit sein kann.  Außerdem überzeugt mich </w:t>
      </w:r>
      <w:r w:rsidR="000D79AD">
        <w:rPr>
          <w:rFonts w:ascii="Georgia" w:hAnsi="Georgia" w:cs="Open Sans"/>
          <w:color w:val="000000"/>
          <w:sz w:val="19"/>
          <w:szCs w:val="19"/>
          <w:shd w:val="clear" w:color="auto" w:fill="FFFFFF"/>
        </w:rPr>
        <w:t>I</w:t>
      </w:r>
      <w:r w:rsidR="00436B13">
        <w:rPr>
          <w:rFonts w:ascii="Georgia" w:hAnsi="Georgia" w:cs="Open Sans"/>
          <w:color w:val="000000"/>
          <w:sz w:val="19"/>
          <w:szCs w:val="19"/>
          <w:shd w:val="clear" w:color="auto" w:fill="FFFFFF"/>
        </w:rPr>
        <w:t xml:space="preserve">hre spezifische und tiefgehende Expertise in den von Ihnen betreuten Märkten, welche Sie durch über 450 M&amp;A Transaktionen </w:t>
      </w:r>
      <w:r w:rsidR="003D6EBD">
        <w:rPr>
          <w:rFonts w:ascii="Georgia" w:hAnsi="Georgia" w:cs="Open Sans"/>
          <w:color w:val="000000"/>
          <w:sz w:val="19"/>
          <w:szCs w:val="19"/>
          <w:shd w:val="clear" w:color="auto" w:fill="FFFFFF"/>
        </w:rPr>
        <w:t>aufbauen</w:t>
      </w:r>
      <w:r w:rsidR="00436B13">
        <w:rPr>
          <w:rFonts w:ascii="Georgia" w:hAnsi="Georgia" w:cs="Open Sans"/>
          <w:color w:val="000000"/>
          <w:sz w:val="19"/>
          <w:szCs w:val="19"/>
          <w:shd w:val="clear" w:color="auto" w:fill="FFFFFF"/>
        </w:rPr>
        <w:t xml:space="preserve"> konnten.</w:t>
      </w:r>
    </w:p>
    <w:p w14:paraId="4EF52604" w14:textId="2DC03741" w:rsidR="00436B13" w:rsidRDefault="00436B13" w:rsidP="00B87DB5">
      <w:pPr>
        <w:jc w:val="both"/>
        <w:rPr>
          <w:rFonts w:ascii="Georgia" w:hAnsi="Georgia" w:cs="Open Sans"/>
          <w:color w:val="000000"/>
          <w:sz w:val="19"/>
          <w:szCs w:val="19"/>
          <w:shd w:val="clear" w:color="auto" w:fill="FFFFFF"/>
        </w:rPr>
      </w:pPr>
    </w:p>
    <w:p w14:paraId="7E3B7821" w14:textId="507FD80B" w:rsidR="00D676FF" w:rsidRDefault="003D6EBD" w:rsidP="00B87DB5">
      <w:pPr>
        <w:jc w:val="both"/>
        <w:rPr>
          <w:rFonts w:ascii="Georgia" w:hAnsi="Georgia" w:cs="Open Sans"/>
          <w:color w:val="000000"/>
          <w:sz w:val="19"/>
          <w:szCs w:val="19"/>
          <w:shd w:val="clear" w:color="auto" w:fill="FFFFFF"/>
        </w:rPr>
      </w:pPr>
      <w:r>
        <w:rPr>
          <w:rFonts w:ascii="Georgia" w:hAnsi="Georgia"/>
          <w:sz w:val="19"/>
          <w:szCs w:val="19"/>
        </w:rPr>
        <w:t>Lange Corporate Finance</w:t>
      </w:r>
      <w:r w:rsidRPr="003D6EBD">
        <w:rPr>
          <w:rFonts w:ascii="Georgia" w:hAnsi="Georgia" w:cs="Open Sans"/>
          <w:color w:val="000000"/>
          <w:sz w:val="19"/>
          <w:szCs w:val="19"/>
          <w:shd w:val="clear" w:color="auto" w:fill="FFFFFF"/>
        </w:rPr>
        <w:t xml:space="preserve"> </w:t>
      </w:r>
      <w:r>
        <w:rPr>
          <w:rFonts w:ascii="Georgia" w:hAnsi="Georgia" w:cs="Open Sans"/>
          <w:color w:val="000000"/>
          <w:sz w:val="19"/>
          <w:szCs w:val="19"/>
          <w:shd w:val="clear" w:color="auto" w:fill="FFFFFF"/>
        </w:rPr>
        <w:t xml:space="preserve">scheint mir für solch ein Praktikum ideal, da Sie </w:t>
      </w:r>
      <w:ins w:id="3" w:author="David Döbele" w:date="2023-01-03T20:45:00Z">
        <w:r w:rsidR="0057493E">
          <w:rPr>
            <w:rFonts w:ascii="Georgia" w:hAnsi="Georgia" w:cs="Open Sans"/>
            <w:color w:val="000000"/>
            <w:sz w:val="19"/>
            <w:szCs w:val="19"/>
            <w:shd w:val="clear" w:color="auto" w:fill="FFFFFF"/>
          </w:rPr>
          <w:t>I</w:t>
        </w:r>
      </w:ins>
      <w:del w:id="4" w:author="David Döbele" w:date="2023-01-03T20:45:00Z">
        <w:r w:rsidDel="0057493E">
          <w:rPr>
            <w:rFonts w:ascii="Georgia" w:hAnsi="Georgia" w:cs="Open Sans"/>
            <w:color w:val="000000"/>
            <w:sz w:val="19"/>
            <w:szCs w:val="19"/>
            <w:shd w:val="clear" w:color="auto" w:fill="FFFFFF"/>
          </w:rPr>
          <w:delText>i</w:delText>
        </w:r>
      </w:del>
      <w:r>
        <w:rPr>
          <w:rFonts w:ascii="Georgia" w:hAnsi="Georgia" w:cs="Open Sans"/>
          <w:color w:val="000000"/>
          <w:sz w:val="19"/>
          <w:szCs w:val="19"/>
          <w:shd w:val="clear" w:color="auto" w:fill="FFFFFF"/>
        </w:rPr>
        <w:t>hr internationales Netzwerk und weitreichende Expertise auch dem Mittelstand zugänglich machen wollen. Dass Sie Ihre Mandanten unabhängig von Größe, Rechtsform und Branche</w:t>
      </w:r>
      <w:r w:rsidR="00D676FF">
        <w:rPr>
          <w:rFonts w:ascii="Georgia" w:hAnsi="Georgia" w:cs="Open Sans"/>
          <w:color w:val="000000"/>
          <w:sz w:val="19"/>
          <w:szCs w:val="19"/>
          <w:shd w:val="clear" w:color="auto" w:fill="FFFFFF"/>
        </w:rPr>
        <w:t xml:space="preserve"> beraten, unterstreicht hierbei nochmals, dass Sie Ihre selbsternannte Mission ernstnehmen. Ich selbst durfte im Rahmen meines Studiums bereits kennenlernen, wie sehr man an internationalen sowie diversen Einflüssen wachsen kann.  Daher begeistert mich auch Ihr Anspruch ein Gateway für internationale Investoren in den deutschen Markt zu sein. Aufgrund Ihrer vielfältigen Förderung von Internationalität auch für den Mittelstand, möchte ich Sie gerne bei Ihrer Arbeit unterstützen und auch meine Perspektive Mehrwertschaffend einbringen.</w:t>
      </w:r>
    </w:p>
    <w:p w14:paraId="264A1180" w14:textId="77777777" w:rsidR="00D676FF" w:rsidRDefault="00D676FF" w:rsidP="00B87DB5">
      <w:pPr>
        <w:jc w:val="both"/>
        <w:rPr>
          <w:rFonts w:ascii="Georgia" w:hAnsi="Georgia" w:cs="Open Sans"/>
          <w:color w:val="000000"/>
          <w:sz w:val="19"/>
          <w:szCs w:val="19"/>
          <w:shd w:val="clear" w:color="auto" w:fill="FFFFFF"/>
        </w:rPr>
      </w:pPr>
    </w:p>
    <w:p w14:paraId="5D9B6049" w14:textId="77777777" w:rsidR="00B20888" w:rsidRDefault="00B20888" w:rsidP="00B87DB5">
      <w:pPr>
        <w:jc w:val="both"/>
        <w:rPr>
          <w:rFonts w:ascii="Georgia" w:hAnsi="Georgia" w:cs="Open Sans"/>
          <w:color w:val="000000"/>
          <w:sz w:val="19"/>
          <w:szCs w:val="19"/>
          <w:shd w:val="clear" w:color="auto" w:fill="FFFFFF"/>
        </w:rPr>
      </w:pPr>
    </w:p>
    <w:p w14:paraId="5073D344" w14:textId="77777777" w:rsidR="00B20888" w:rsidRDefault="00B20888" w:rsidP="00B87DB5">
      <w:pPr>
        <w:jc w:val="both"/>
        <w:rPr>
          <w:rFonts w:ascii="Georgia" w:hAnsi="Georgia" w:cs="Open Sans"/>
          <w:color w:val="000000"/>
          <w:sz w:val="19"/>
          <w:szCs w:val="19"/>
          <w:shd w:val="clear" w:color="auto" w:fill="FFFFFF"/>
        </w:rPr>
      </w:pPr>
    </w:p>
    <w:p w14:paraId="77B13ECE" w14:textId="5D9E462A" w:rsidR="00B20888" w:rsidRDefault="00B20888" w:rsidP="00B20888">
      <w:pPr>
        <w:spacing w:after="0"/>
        <w:jc w:val="both"/>
        <w:rPr>
          <w:rFonts w:ascii="Georgia" w:hAnsi="Georgia" w:cs="Open Sans"/>
          <w:color w:val="000000"/>
          <w:sz w:val="19"/>
          <w:szCs w:val="19"/>
          <w:shd w:val="clear" w:color="auto" w:fill="FFFFFF"/>
        </w:rPr>
      </w:pPr>
      <w:proofErr w:type="spellStart"/>
      <w:r>
        <w:rPr>
          <w:rFonts w:ascii="Georgia" w:hAnsi="Georgia" w:cs="Open Sans"/>
          <w:color w:val="000000"/>
          <w:sz w:val="19"/>
          <w:szCs w:val="19"/>
          <w:shd w:val="clear" w:color="auto" w:fill="FFFFFF"/>
        </w:rPr>
        <w:lastRenderedPageBreak/>
        <w:t>InterFinanz</w:t>
      </w:r>
      <w:proofErr w:type="spellEnd"/>
      <w:r>
        <w:rPr>
          <w:rFonts w:ascii="Georgia" w:hAnsi="Georgia" w:cs="Open Sans"/>
          <w:color w:val="000000"/>
          <w:sz w:val="19"/>
          <w:szCs w:val="19"/>
          <w:shd w:val="clear" w:color="auto" w:fill="FFFFFF"/>
        </w:rPr>
        <w:t xml:space="preserve"> scheint</w:t>
      </w:r>
      <w:r w:rsidR="00D676FF">
        <w:rPr>
          <w:rFonts w:ascii="Georgia" w:hAnsi="Georgia" w:cs="Open Sans"/>
          <w:color w:val="000000"/>
          <w:sz w:val="19"/>
          <w:szCs w:val="19"/>
          <w:shd w:val="clear" w:color="auto" w:fill="FFFFFF"/>
        </w:rPr>
        <w:t xml:space="preserve"> mir für solch ein Praktikum ideal, da Sie durch </w:t>
      </w:r>
      <w:ins w:id="5" w:author="David Döbele" w:date="2023-01-03T20:45:00Z">
        <w:r w:rsidR="0057493E">
          <w:rPr>
            <w:rFonts w:ascii="Georgia" w:hAnsi="Georgia" w:cs="Open Sans"/>
            <w:color w:val="000000"/>
            <w:sz w:val="19"/>
            <w:szCs w:val="19"/>
            <w:shd w:val="clear" w:color="auto" w:fill="FFFFFF"/>
          </w:rPr>
          <w:t>I</w:t>
        </w:r>
      </w:ins>
      <w:del w:id="6" w:author="David Döbele" w:date="2023-01-03T20:45:00Z">
        <w:r w:rsidR="00D676FF" w:rsidDel="0057493E">
          <w:rPr>
            <w:rFonts w:ascii="Georgia" w:hAnsi="Georgia" w:cs="Open Sans"/>
            <w:color w:val="000000"/>
            <w:sz w:val="19"/>
            <w:szCs w:val="19"/>
            <w:shd w:val="clear" w:color="auto" w:fill="FFFFFF"/>
          </w:rPr>
          <w:delText>i</w:delText>
        </w:r>
      </w:del>
      <w:r w:rsidR="00D676FF">
        <w:rPr>
          <w:rFonts w:ascii="Georgia" w:hAnsi="Georgia" w:cs="Open Sans"/>
          <w:color w:val="000000"/>
          <w:sz w:val="19"/>
          <w:szCs w:val="19"/>
          <w:shd w:val="clear" w:color="auto" w:fill="FFFFFF"/>
        </w:rPr>
        <w:t xml:space="preserve">hre Expertise, vor allem in den Branchen Automobile, Maschinen- und Anlagenbau oder auch </w:t>
      </w:r>
      <w:r>
        <w:rPr>
          <w:rFonts w:ascii="Georgia" w:hAnsi="Georgia" w:cs="Open Sans"/>
          <w:color w:val="000000"/>
          <w:sz w:val="19"/>
          <w:szCs w:val="19"/>
          <w:shd w:val="clear" w:color="auto" w:fill="FFFFFF"/>
        </w:rPr>
        <w:t>Chemie</w:t>
      </w:r>
      <w:r w:rsidR="00D676FF">
        <w:rPr>
          <w:rFonts w:ascii="Georgia" w:hAnsi="Georgia" w:cs="Open Sans"/>
          <w:color w:val="000000"/>
          <w:sz w:val="19"/>
          <w:szCs w:val="19"/>
          <w:shd w:val="clear" w:color="auto" w:fill="FFFFFF"/>
        </w:rPr>
        <w:t xml:space="preserve">, </w:t>
      </w:r>
      <w:r>
        <w:rPr>
          <w:rFonts w:ascii="Georgia" w:hAnsi="Georgia" w:cs="Open Sans"/>
          <w:color w:val="000000"/>
          <w:sz w:val="19"/>
          <w:szCs w:val="19"/>
          <w:shd w:val="clear" w:color="auto" w:fill="FFFFFF"/>
        </w:rPr>
        <w:t xml:space="preserve">direkt am </w:t>
      </w:r>
      <w:r w:rsidR="000D79AD">
        <w:rPr>
          <w:rFonts w:ascii="Georgia" w:hAnsi="Georgia" w:cs="Open Sans"/>
          <w:color w:val="000000"/>
          <w:sz w:val="19"/>
          <w:szCs w:val="19"/>
          <w:shd w:val="clear" w:color="auto" w:fill="FFFFFF"/>
        </w:rPr>
        <w:t>P</w:t>
      </w:r>
      <w:r>
        <w:rPr>
          <w:rFonts w:ascii="Georgia" w:hAnsi="Georgia" w:cs="Open Sans"/>
          <w:color w:val="000000"/>
          <w:sz w:val="19"/>
          <w:szCs w:val="19"/>
          <w:shd w:val="clear" w:color="auto" w:fill="FFFFFF"/>
        </w:rPr>
        <w:t>uls der deutschen Wirtschaft arbeiten. Zu wissen, dass Ihre Arbeit das Leben der Menschen in unserem Land mit beeinflusst, begeistert mich. Daher finde ich es besonders bemerkenswert, dass Sie besonders auf mittelständische Unternehmen eingehen und somit täglich neu in die Grundlagenarbeit für den Wirtschaftsraum Deutschland involviert sind.</w:t>
      </w:r>
    </w:p>
    <w:p w14:paraId="41E756D7" w14:textId="7F91FCAC" w:rsidR="00B20888" w:rsidRPr="00B20888" w:rsidRDefault="00B20888" w:rsidP="00B20888">
      <w:pPr>
        <w:spacing w:after="0"/>
        <w:jc w:val="both"/>
        <w:rPr>
          <w:rFonts w:ascii="Georgia" w:hAnsi="Georgia" w:cs="Open Sans"/>
          <w:color w:val="000000"/>
          <w:sz w:val="19"/>
          <w:szCs w:val="19"/>
          <w:shd w:val="clear" w:color="auto" w:fill="FFFFFF"/>
        </w:rPr>
      </w:pPr>
      <w:r>
        <w:rPr>
          <w:rFonts w:ascii="Georgia" w:hAnsi="Georgia" w:cs="Open Sans"/>
          <w:color w:val="000000"/>
          <w:sz w:val="19"/>
          <w:szCs w:val="19"/>
          <w:shd w:val="clear" w:color="auto" w:fill="FFFFFF"/>
        </w:rPr>
        <w:t>Ich bin es selbst durch meine Gruppenleitertätigkeit gewohnt Verantwortung zu übernehmen, wenn auch nicht in diesem Maße. Dementsprechend könnte ich mir kein anderes Praktikum mit einer ähnlich steilen Lernkurve, sowie mit einem so hohen Maß an tatsächlichem Einfluss vorstellen.</w:t>
      </w:r>
    </w:p>
    <w:sectPr w:rsidR="00B20888" w:rsidRPr="00B208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B5"/>
    <w:rsid w:val="000B439F"/>
    <w:rsid w:val="000D79AD"/>
    <w:rsid w:val="000F6EF2"/>
    <w:rsid w:val="003178B0"/>
    <w:rsid w:val="003D6EBD"/>
    <w:rsid w:val="003F57DD"/>
    <w:rsid w:val="00436B13"/>
    <w:rsid w:val="0057493E"/>
    <w:rsid w:val="00600B2E"/>
    <w:rsid w:val="009A49F4"/>
    <w:rsid w:val="009F706F"/>
    <w:rsid w:val="00B20888"/>
    <w:rsid w:val="00B87DB5"/>
    <w:rsid w:val="00BA21C4"/>
    <w:rsid w:val="00C75860"/>
    <w:rsid w:val="00D676FF"/>
    <w:rsid w:val="00EA49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CFBC"/>
  <w15:chartTrackingRefBased/>
  <w15:docId w15:val="{6129120A-9539-4164-BA2D-9411A6E7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5749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4248</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Göbel</dc:creator>
  <cp:keywords/>
  <dc:description/>
  <cp:lastModifiedBy>David Döbele</cp:lastModifiedBy>
  <cp:revision>3</cp:revision>
  <dcterms:created xsi:type="dcterms:W3CDTF">2023-01-03T12:16:00Z</dcterms:created>
  <dcterms:modified xsi:type="dcterms:W3CDTF">2023-01-03T19:45:00Z</dcterms:modified>
</cp:coreProperties>
</file>