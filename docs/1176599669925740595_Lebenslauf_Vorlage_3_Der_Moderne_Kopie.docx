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ellemithellemGitternetz"/>
        <w:tblW w:w="9067" w:type="dxa"/>
        <w:tblLayout w:type="fixed"/>
        <w:tblLook w:val="04A0" w:firstRow="1" w:lastRow="0" w:firstColumn="1" w:lastColumn="0" w:noHBand="0" w:noVBand="1"/>
      </w:tblPr>
      <w:tblGrid>
        <w:gridCol w:w="1982"/>
        <w:gridCol w:w="2123"/>
        <w:gridCol w:w="1413"/>
        <w:gridCol w:w="147"/>
        <w:gridCol w:w="142"/>
        <w:gridCol w:w="142"/>
        <w:gridCol w:w="567"/>
        <w:gridCol w:w="283"/>
        <w:gridCol w:w="142"/>
        <w:gridCol w:w="284"/>
        <w:gridCol w:w="141"/>
        <w:gridCol w:w="1418"/>
        <w:gridCol w:w="283"/>
        <w:tblGridChange w:id="0">
          <w:tblGrid>
            <w:gridCol w:w="1983"/>
            <w:gridCol w:w="3400"/>
            <w:gridCol w:w="136"/>
            <w:gridCol w:w="147"/>
            <w:gridCol w:w="142"/>
            <w:gridCol w:w="141"/>
            <w:gridCol w:w="1"/>
            <w:gridCol w:w="567"/>
            <w:gridCol w:w="282"/>
            <w:gridCol w:w="1"/>
            <w:gridCol w:w="142"/>
            <w:gridCol w:w="425"/>
            <w:gridCol w:w="4"/>
            <w:gridCol w:w="1696"/>
          </w:tblGrid>
        </w:tblGridChange>
      </w:tblGrid>
      <w:tr w:rsidR="00E55D90" w:rsidRPr="00E55D90" w14:paraId="487AC9CE" w14:textId="77777777" w:rsidTr="00A24B2A">
        <w:trPr>
          <w:trHeight w:val="68"/>
        </w:trPr>
        <w:tc>
          <w:tcPr>
            <w:tcW w:w="9067" w:type="dxa"/>
            <w:gridSpan w:val="13"/>
          </w:tcPr>
          <w:p w14:paraId="135895E2" w14:textId="5A8D5C2F" w:rsidR="00E55D90" w:rsidRPr="00E55D90" w:rsidRDefault="00F13E11" w:rsidP="00960EBC">
            <w:pPr>
              <w:jc w:val="center"/>
              <w:rPr>
                <w:rFonts w:ascii="Optima" w:hAnsi="Optima" w:cs="Times New Roman (Body CS)"/>
                <w:b/>
                <w:sz w:val="36"/>
                <w:szCs w:val="32"/>
              </w:rPr>
            </w:pPr>
            <w:r>
              <w:rPr>
                <w:rFonts w:ascii="Optima" w:hAnsi="Optima" w:cs="Times New Roman (Body CS)"/>
                <w:b/>
                <w:sz w:val="36"/>
                <w:szCs w:val="32"/>
              </w:rPr>
              <w:t>Paul Dreis</w:t>
            </w:r>
          </w:p>
        </w:tc>
      </w:tr>
      <w:tr w:rsidR="00E55D90" w:rsidRPr="00E55D90" w14:paraId="034602FF" w14:textId="77777777" w:rsidTr="00934A27">
        <w:tblPrEx>
          <w:tblW w:w="9067" w:type="dxa"/>
          <w:tblLayout w:type="fixed"/>
          <w:tblPrExChange w:id="1" w:author="David Döbele" w:date="2023-11-21T19:57:00Z">
            <w:tblPrEx>
              <w:tblW w:w="9067" w:type="dxa"/>
              <w:tblLayout w:type="fixed"/>
            </w:tblPrEx>
          </w:tblPrExChange>
        </w:tblPrEx>
        <w:trPr>
          <w:trHeight w:val="68"/>
          <w:trPrChange w:id="2" w:author="David Döbele" w:date="2023-11-21T19:57:00Z">
            <w:trPr>
              <w:trHeight w:val="68"/>
            </w:trPr>
          </w:trPrChange>
        </w:trPr>
        <w:tc>
          <w:tcPr>
            <w:tcW w:w="9067" w:type="dxa"/>
            <w:gridSpan w:val="13"/>
            <w:tcBorders>
              <w:bottom w:val="single" w:sz="4" w:space="0" w:color="BFBFBF" w:themeColor="background1" w:themeShade="BF"/>
            </w:tcBorders>
            <w:tcPrChange w:id="3" w:author="David Döbele" w:date="2023-11-21T19:57:00Z">
              <w:tcPr>
                <w:tcW w:w="9067" w:type="dxa"/>
                <w:gridSpan w:val="14"/>
              </w:tcPr>
            </w:tcPrChange>
          </w:tcPr>
          <w:p w14:paraId="45E1D21A" w14:textId="55BC045A" w:rsidR="00E55D90" w:rsidRPr="00E55D90" w:rsidRDefault="007A4C52" w:rsidP="00960EBC">
            <w:pPr>
              <w:jc w:val="center"/>
              <w:rPr>
                <w:rFonts w:ascii="Optima" w:hAnsi="Optima" w:cs="Times New Roman (Body CS)"/>
                <w:bCs/>
                <w:sz w:val="18"/>
                <w:szCs w:val="18"/>
              </w:rPr>
            </w:pPr>
            <w:r>
              <w:rPr>
                <w:rFonts w:ascii="Optima" w:hAnsi="Optima" w:cs="Times New Roman (Body CS)"/>
                <w:bCs/>
                <w:sz w:val="18"/>
                <w:szCs w:val="18"/>
              </w:rPr>
              <w:t>Rheinallee 15</w:t>
            </w:r>
            <w:r w:rsidR="00E55D90" w:rsidRPr="00E55D90">
              <w:rPr>
                <w:rFonts w:ascii="Optima" w:hAnsi="Optima" w:cs="Times New Roman (Body CS)"/>
                <w:bCs/>
                <w:sz w:val="18"/>
                <w:szCs w:val="18"/>
              </w:rPr>
              <w:t xml:space="preserve"> • </w:t>
            </w:r>
            <w:r>
              <w:rPr>
                <w:rFonts w:ascii="Optima" w:hAnsi="Optima" w:cs="Times New Roman (Body CS)"/>
                <w:bCs/>
                <w:sz w:val="18"/>
                <w:szCs w:val="18"/>
              </w:rPr>
              <w:t>Lorch am Rhein</w:t>
            </w:r>
            <w:r w:rsidR="00E55D90" w:rsidRPr="00E55D90">
              <w:rPr>
                <w:rFonts w:ascii="Optima" w:hAnsi="Optima" w:cs="Times New Roman (Body CS)"/>
                <w:bCs/>
                <w:sz w:val="18"/>
                <w:szCs w:val="18"/>
              </w:rPr>
              <w:t xml:space="preserve">, </w:t>
            </w:r>
            <w:r>
              <w:rPr>
                <w:rFonts w:ascii="Optima" w:hAnsi="Optima" w:cs="Times New Roman (Body CS)"/>
                <w:bCs/>
                <w:sz w:val="18"/>
                <w:szCs w:val="18"/>
              </w:rPr>
              <w:t>65391</w:t>
            </w:r>
            <w:r w:rsidR="00E55D90" w:rsidRPr="00E55D90">
              <w:rPr>
                <w:rFonts w:ascii="Optima" w:hAnsi="Optima" w:cs="Times New Roman (Body CS)"/>
                <w:bCs/>
                <w:sz w:val="18"/>
                <w:szCs w:val="18"/>
              </w:rPr>
              <w:t xml:space="preserve">, Germany • </w:t>
            </w:r>
            <w:r w:rsidR="00D02513">
              <w:rPr>
                <w:rFonts w:ascii="Optima" w:hAnsi="Optima" w:cs="Times New Roman (Body CS)"/>
                <w:bCs/>
                <w:sz w:val="18"/>
                <w:szCs w:val="18"/>
              </w:rPr>
              <w:t>pauldreis85@gmail.com</w:t>
            </w:r>
            <w:r w:rsidR="00E55D90" w:rsidRPr="00E55D90">
              <w:rPr>
                <w:rFonts w:ascii="Optima" w:hAnsi="Optima" w:cs="Times New Roman (Body CS)"/>
                <w:bCs/>
                <w:sz w:val="18"/>
                <w:szCs w:val="18"/>
              </w:rPr>
              <w:t xml:space="preserve"> • +49(0)15</w:t>
            </w:r>
            <w:r w:rsidR="00D02513">
              <w:rPr>
                <w:rFonts w:ascii="Optima" w:hAnsi="Optima" w:cs="Times New Roman (Body CS)"/>
                <w:bCs/>
                <w:sz w:val="18"/>
                <w:szCs w:val="18"/>
              </w:rPr>
              <w:t>75584470</w:t>
            </w:r>
            <w:r w:rsidR="00D12A74">
              <w:rPr>
                <w:rFonts w:ascii="Optima" w:hAnsi="Optima" w:cs="Times New Roman (Body CS)"/>
                <w:bCs/>
                <w:sz w:val="18"/>
                <w:szCs w:val="18"/>
              </w:rPr>
              <w:t>8</w:t>
            </w:r>
          </w:p>
        </w:tc>
      </w:tr>
      <w:tr w:rsidR="002508C2" w:rsidRPr="00E55D90" w14:paraId="0FCADE56" w14:textId="77777777" w:rsidTr="00934A27">
        <w:tblPrEx>
          <w:tblW w:w="9067" w:type="dxa"/>
          <w:tblLayout w:type="fixed"/>
          <w:tblPrExChange w:id="4" w:author="David Döbele" w:date="2023-11-21T19:57:00Z">
            <w:tblPrEx>
              <w:tblW w:w="9067" w:type="dxa"/>
              <w:tblLayout w:type="fixed"/>
            </w:tblPrEx>
          </w:tblPrExChange>
        </w:tblPrEx>
        <w:trPr>
          <w:trHeight w:val="68"/>
          <w:trPrChange w:id="5" w:author="David Döbele" w:date="2023-11-21T19:57:00Z">
            <w:trPr>
              <w:trHeight w:val="68"/>
            </w:trPr>
          </w:trPrChange>
        </w:trPr>
        <w:tc>
          <w:tcPr>
            <w:tcW w:w="9067" w:type="dxa"/>
            <w:gridSpan w:val="13"/>
            <w:tcBorders>
              <w:bottom w:val="single" w:sz="4" w:space="0" w:color="auto"/>
            </w:tcBorders>
            <w:tcPrChange w:id="6" w:author="David Döbele" w:date="2023-11-21T19:57:00Z">
              <w:tcPr>
                <w:tcW w:w="9067" w:type="dxa"/>
                <w:gridSpan w:val="14"/>
              </w:tcPr>
            </w:tcPrChange>
          </w:tcPr>
          <w:p w14:paraId="6219B894" w14:textId="3324ADA1" w:rsidR="002508C2" w:rsidRPr="00E55D90" w:rsidRDefault="00FF0529" w:rsidP="00960EBC">
            <w:pPr>
              <w:jc w:val="center"/>
              <w:rPr>
                <w:rFonts w:ascii="Optima" w:hAnsi="Optima" w:cs="Times New Roman (Body CS)"/>
                <w:b/>
                <w:smallCaps/>
                <w:sz w:val="28"/>
              </w:rPr>
            </w:pPr>
            <w:ins w:id="7" w:author="David Döbele" w:date="2023-11-21T20:04:00Z">
              <w:r>
                <w:rPr>
                  <w:rFonts w:ascii="Optima" w:hAnsi="Optima" w:cs="Times New Roman (Body CS)"/>
                  <w:b/>
                  <w:smallCaps/>
                  <w:sz w:val="28"/>
                  <w:szCs w:val="32"/>
                </w:rPr>
                <w:br/>
              </w:r>
            </w:ins>
            <w:r w:rsidR="006E2C9C" w:rsidRPr="00E55D90">
              <w:rPr>
                <w:rFonts w:ascii="Optima" w:hAnsi="Optima" w:cs="Times New Roman (Body CS)"/>
                <w:b/>
                <w:smallCaps/>
                <w:sz w:val="28"/>
                <w:szCs w:val="32"/>
              </w:rPr>
              <w:t>Schule &amp; Studium</w:t>
            </w:r>
          </w:p>
        </w:tc>
      </w:tr>
      <w:tr w:rsidR="003F4644" w:rsidRPr="00E55D90" w14:paraId="055E9CC7" w14:textId="77777777" w:rsidTr="00934A27">
        <w:tblPrEx>
          <w:tblW w:w="9067" w:type="dxa"/>
          <w:tblLayout w:type="fixed"/>
          <w:tblPrExChange w:id="8" w:author="David Döbele" w:date="2023-11-21T20:00:00Z">
            <w:tblPrEx>
              <w:tblW w:w="9067" w:type="dxa"/>
              <w:tblLayout w:type="fixed"/>
            </w:tblPrEx>
          </w:tblPrExChange>
        </w:tblPrEx>
        <w:trPr>
          <w:trHeight w:val="340"/>
          <w:trPrChange w:id="9" w:author="David Döbele" w:date="2023-11-21T20:00:00Z">
            <w:trPr>
              <w:trHeight w:val="68"/>
            </w:trPr>
          </w:trPrChange>
        </w:trPr>
        <w:tc>
          <w:tcPr>
            <w:tcW w:w="6799" w:type="dxa"/>
            <w:gridSpan w:val="8"/>
            <w:tcBorders>
              <w:top w:val="single" w:sz="4" w:space="0" w:color="auto"/>
            </w:tcBorders>
            <w:vAlign w:val="bottom"/>
            <w:tcPrChange w:id="10" w:author="David Döbele" w:date="2023-11-21T20:00:00Z">
              <w:tcPr>
                <w:tcW w:w="6804" w:type="dxa"/>
                <w:gridSpan w:val="10"/>
              </w:tcPr>
            </w:tcPrChange>
          </w:tcPr>
          <w:p w14:paraId="2EA83E30" w14:textId="76828FB3" w:rsidR="003F4644" w:rsidRPr="00E55D90" w:rsidRDefault="003F4644" w:rsidP="00934A27">
            <w:pPr>
              <w:rPr>
                <w:rFonts w:ascii="Optima" w:hAnsi="Optima"/>
                <w:b/>
                <w:smallCaps/>
                <w:sz w:val="23"/>
                <w:szCs w:val="23"/>
              </w:rPr>
            </w:pPr>
            <w:r>
              <w:rPr>
                <w:rFonts w:ascii="Optima" w:hAnsi="Optima"/>
                <w:b/>
                <w:smallCaps/>
                <w:sz w:val="23"/>
                <w:szCs w:val="23"/>
              </w:rPr>
              <w:t>Auslandsaufenthalt</w:t>
            </w:r>
          </w:p>
        </w:tc>
        <w:tc>
          <w:tcPr>
            <w:tcW w:w="2268" w:type="dxa"/>
            <w:gridSpan w:val="5"/>
            <w:tcBorders>
              <w:top w:val="single" w:sz="4" w:space="0" w:color="auto"/>
            </w:tcBorders>
            <w:vAlign w:val="bottom"/>
            <w:tcPrChange w:id="11" w:author="David Döbele" w:date="2023-11-21T20:00:00Z">
              <w:tcPr>
                <w:tcW w:w="2263" w:type="dxa"/>
                <w:gridSpan w:val="4"/>
              </w:tcPr>
            </w:tcPrChange>
          </w:tcPr>
          <w:p w14:paraId="07669494" w14:textId="5C44032D" w:rsidR="003F4644" w:rsidRPr="00E55D90" w:rsidRDefault="008214A3" w:rsidP="00934A27">
            <w:pPr>
              <w:jc w:val="right"/>
              <w:rPr>
                <w:rFonts w:ascii="Optima" w:hAnsi="Optima"/>
                <w:i/>
                <w:smallCaps/>
                <w:sz w:val="23"/>
                <w:szCs w:val="23"/>
              </w:rPr>
            </w:pPr>
            <w:r>
              <w:rPr>
                <w:rFonts w:ascii="Optima" w:hAnsi="Optima"/>
                <w:i/>
                <w:smallCaps/>
                <w:sz w:val="23"/>
                <w:szCs w:val="23"/>
              </w:rPr>
              <w:t>Australien</w:t>
            </w:r>
          </w:p>
        </w:tc>
      </w:tr>
      <w:tr w:rsidR="003F4644" w:rsidRPr="00E55D90" w14:paraId="07897EE7" w14:textId="77777777" w:rsidTr="00934A27">
        <w:tblPrEx>
          <w:tblW w:w="9067" w:type="dxa"/>
          <w:tblLayout w:type="fixed"/>
          <w:tblPrExChange w:id="12" w:author="David Döbele" w:date="2023-11-21T19:59:00Z">
            <w:tblPrEx>
              <w:tblW w:w="9067" w:type="dxa"/>
              <w:tblLayout w:type="fixed"/>
            </w:tblPrEx>
          </w:tblPrExChange>
        </w:tblPrEx>
        <w:trPr>
          <w:trHeight w:val="68"/>
          <w:trPrChange w:id="13" w:author="David Döbele" w:date="2023-11-21T19:59:00Z">
            <w:trPr>
              <w:trHeight w:val="68"/>
            </w:trPr>
          </w:trPrChange>
        </w:trPr>
        <w:tc>
          <w:tcPr>
            <w:tcW w:w="6516" w:type="dxa"/>
            <w:gridSpan w:val="7"/>
            <w:tcPrChange w:id="14" w:author="David Döbele" w:date="2023-11-21T19:59:00Z">
              <w:tcPr>
                <w:tcW w:w="5523" w:type="dxa"/>
                <w:gridSpan w:val="3"/>
              </w:tcPr>
            </w:tcPrChange>
          </w:tcPr>
          <w:p w14:paraId="19B13BD0" w14:textId="319C031C" w:rsidR="003F4644" w:rsidRPr="00E55D90" w:rsidRDefault="001737A4" w:rsidP="00960EBC">
            <w:pPr>
              <w:rPr>
                <w:rFonts w:ascii="Optima" w:hAnsi="Optima"/>
                <w:sz w:val="18"/>
              </w:rPr>
            </w:pPr>
            <w:r>
              <w:rPr>
                <w:rFonts w:ascii="Optima" w:hAnsi="Optima"/>
                <w:sz w:val="18"/>
              </w:rPr>
              <w:t xml:space="preserve">Verbesserung meiner </w:t>
            </w:r>
            <w:r w:rsidR="008039E8">
              <w:rPr>
                <w:rFonts w:ascii="Optima" w:hAnsi="Optima"/>
                <w:sz w:val="18"/>
              </w:rPr>
              <w:t>Sprach</w:t>
            </w:r>
            <w:ins w:id="15" w:author="David Döbele" w:date="2023-11-21T19:59:00Z">
              <w:r w:rsidR="00934A27">
                <w:rPr>
                  <w:rFonts w:ascii="Optima" w:hAnsi="Optima"/>
                  <w:sz w:val="18"/>
                </w:rPr>
                <w:t>-</w:t>
              </w:r>
            </w:ins>
            <w:r w:rsidR="008039E8">
              <w:rPr>
                <w:rFonts w:ascii="Optima" w:hAnsi="Optima"/>
                <w:sz w:val="18"/>
              </w:rPr>
              <w:t>, Kommunikations</w:t>
            </w:r>
            <w:ins w:id="16" w:author="David Döbele" w:date="2023-11-21T19:59:00Z">
              <w:r w:rsidR="00934A27">
                <w:rPr>
                  <w:rFonts w:ascii="Optima" w:hAnsi="Optima"/>
                  <w:sz w:val="18"/>
                </w:rPr>
                <w:t>-</w:t>
              </w:r>
            </w:ins>
            <w:r w:rsidR="008039E8">
              <w:rPr>
                <w:rFonts w:ascii="Optima" w:hAnsi="Optima"/>
                <w:sz w:val="18"/>
              </w:rPr>
              <w:t xml:space="preserve"> und Organisationsfähi</w:t>
            </w:r>
            <w:ins w:id="17" w:author="David Döbele" w:date="2023-11-21T19:59:00Z">
              <w:r w:rsidR="00934A27">
                <w:rPr>
                  <w:rFonts w:ascii="Optima" w:hAnsi="Optima"/>
                  <w:sz w:val="18"/>
                </w:rPr>
                <w:t>g</w:t>
              </w:r>
            </w:ins>
            <w:r w:rsidR="008039E8">
              <w:rPr>
                <w:rFonts w:ascii="Optima" w:hAnsi="Optima"/>
                <w:sz w:val="18"/>
              </w:rPr>
              <w:t>keit</w:t>
            </w:r>
          </w:p>
        </w:tc>
        <w:tc>
          <w:tcPr>
            <w:tcW w:w="2551" w:type="dxa"/>
            <w:gridSpan w:val="6"/>
            <w:tcPrChange w:id="18" w:author="David Döbele" w:date="2023-11-21T19:59:00Z">
              <w:tcPr>
                <w:tcW w:w="3544" w:type="dxa"/>
                <w:gridSpan w:val="11"/>
              </w:tcPr>
            </w:tcPrChange>
          </w:tcPr>
          <w:p w14:paraId="3F5052E9" w14:textId="1DD8FDFA" w:rsidR="003F4644" w:rsidRPr="00E55D90" w:rsidRDefault="003D518E" w:rsidP="00960EBC">
            <w:pPr>
              <w:jc w:val="right"/>
              <w:rPr>
                <w:rFonts w:ascii="Optima" w:hAnsi="Optima"/>
                <w:sz w:val="18"/>
              </w:rPr>
            </w:pPr>
            <w:r>
              <w:rPr>
                <w:rFonts w:ascii="Optima" w:hAnsi="Optima"/>
                <w:sz w:val="18"/>
              </w:rPr>
              <w:t>04</w:t>
            </w:r>
            <w:r w:rsidR="003F4644" w:rsidRPr="00E55D90">
              <w:rPr>
                <w:rFonts w:ascii="Optima" w:hAnsi="Optima"/>
                <w:sz w:val="18"/>
              </w:rPr>
              <w:t>/20</w:t>
            </w:r>
            <w:r w:rsidR="003F4644">
              <w:rPr>
                <w:rFonts w:ascii="Optima" w:hAnsi="Optima"/>
                <w:sz w:val="18"/>
              </w:rPr>
              <w:t>2</w:t>
            </w:r>
            <w:r>
              <w:rPr>
                <w:rFonts w:ascii="Optima" w:hAnsi="Optima"/>
                <w:sz w:val="18"/>
              </w:rPr>
              <w:t>3</w:t>
            </w:r>
            <w:r w:rsidR="003F4644" w:rsidRPr="00E55D90">
              <w:rPr>
                <w:rFonts w:ascii="Optima" w:hAnsi="Optima"/>
                <w:sz w:val="18"/>
              </w:rPr>
              <w:t xml:space="preserve"> – </w:t>
            </w:r>
            <w:r>
              <w:rPr>
                <w:rFonts w:ascii="Optima" w:hAnsi="Optima"/>
                <w:sz w:val="18"/>
              </w:rPr>
              <w:t>11</w:t>
            </w:r>
            <w:r w:rsidR="003F4644">
              <w:rPr>
                <w:rFonts w:ascii="Optima" w:hAnsi="Optima"/>
                <w:sz w:val="18"/>
              </w:rPr>
              <w:t>/2023</w:t>
            </w:r>
          </w:p>
        </w:tc>
      </w:tr>
      <w:tr w:rsidR="00D1492F" w:rsidRPr="00E55D90" w14:paraId="7D1DEBF7" w14:textId="77777777" w:rsidTr="00934A27">
        <w:tblPrEx>
          <w:tblW w:w="9067" w:type="dxa"/>
          <w:tblLayout w:type="fixed"/>
          <w:tblPrExChange w:id="19" w:author="David Döbele" w:date="2023-11-21T20:00:00Z">
            <w:tblPrEx>
              <w:tblW w:w="9067" w:type="dxa"/>
              <w:tblLayout w:type="fixed"/>
            </w:tblPrEx>
          </w:tblPrExChange>
        </w:tblPrEx>
        <w:trPr>
          <w:trHeight w:val="340"/>
          <w:trPrChange w:id="20" w:author="David Döbele" w:date="2023-11-21T20:00:00Z">
            <w:trPr>
              <w:trHeight w:val="68"/>
            </w:trPr>
          </w:trPrChange>
        </w:trPr>
        <w:tc>
          <w:tcPr>
            <w:tcW w:w="6799" w:type="dxa"/>
            <w:gridSpan w:val="8"/>
            <w:vAlign w:val="bottom"/>
            <w:tcPrChange w:id="21" w:author="David Döbele" w:date="2023-11-21T20:00:00Z">
              <w:tcPr>
                <w:tcW w:w="6804" w:type="dxa"/>
                <w:gridSpan w:val="10"/>
              </w:tcPr>
            </w:tcPrChange>
          </w:tcPr>
          <w:p w14:paraId="0C2B846F" w14:textId="3CE1C1D9" w:rsidR="00D1492F" w:rsidRPr="00E55D90" w:rsidRDefault="007C1DF2" w:rsidP="00934A27">
            <w:pPr>
              <w:rPr>
                <w:rFonts w:ascii="Optima" w:hAnsi="Optima"/>
                <w:b/>
                <w:smallCaps/>
                <w:sz w:val="23"/>
                <w:szCs w:val="23"/>
              </w:rPr>
            </w:pPr>
            <w:r>
              <w:rPr>
                <w:rFonts w:ascii="Optima" w:hAnsi="Optima"/>
                <w:b/>
                <w:smallCaps/>
                <w:sz w:val="23"/>
                <w:szCs w:val="23"/>
              </w:rPr>
              <w:t xml:space="preserve">Hochschule </w:t>
            </w:r>
            <w:proofErr w:type="spellStart"/>
            <w:r>
              <w:rPr>
                <w:rFonts w:ascii="Optima" w:hAnsi="Optima"/>
                <w:b/>
                <w:smallCaps/>
                <w:sz w:val="23"/>
                <w:szCs w:val="23"/>
              </w:rPr>
              <w:t>Geisenheim</w:t>
            </w:r>
            <w:proofErr w:type="spellEnd"/>
          </w:p>
        </w:tc>
        <w:tc>
          <w:tcPr>
            <w:tcW w:w="2268" w:type="dxa"/>
            <w:gridSpan w:val="5"/>
            <w:vAlign w:val="bottom"/>
            <w:tcPrChange w:id="22" w:author="David Döbele" w:date="2023-11-21T20:00:00Z">
              <w:tcPr>
                <w:tcW w:w="2263" w:type="dxa"/>
                <w:gridSpan w:val="4"/>
              </w:tcPr>
            </w:tcPrChange>
          </w:tcPr>
          <w:p w14:paraId="7C845E2D" w14:textId="1BCBB6EB" w:rsidR="00D1492F" w:rsidRPr="00E55D90" w:rsidRDefault="00C46B39" w:rsidP="00934A27">
            <w:pPr>
              <w:jc w:val="right"/>
              <w:rPr>
                <w:rFonts w:ascii="Optima" w:hAnsi="Optima"/>
                <w:i/>
                <w:smallCaps/>
                <w:sz w:val="23"/>
                <w:szCs w:val="23"/>
              </w:rPr>
            </w:pPr>
            <w:proofErr w:type="spellStart"/>
            <w:r>
              <w:rPr>
                <w:rFonts w:ascii="Optima" w:hAnsi="Optima"/>
                <w:i/>
                <w:smallCaps/>
                <w:sz w:val="23"/>
                <w:szCs w:val="23"/>
              </w:rPr>
              <w:t>Geisenheim</w:t>
            </w:r>
            <w:proofErr w:type="spellEnd"/>
          </w:p>
        </w:tc>
      </w:tr>
      <w:tr w:rsidR="00D1492F" w:rsidRPr="00E55D90" w14:paraId="61E5D482" w14:textId="77777777" w:rsidTr="00934A27">
        <w:tblPrEx>
          <w:tblW w:w="9067" w:type="dxa"/>
          <w:tblLayout w:type="fixed"/>
          <w:tblPrExChange w:id="23" w:author="David Döbele" w:date="2023-11-21T19:59:00Z">
            <w:tblPrEx>
              <w:tblW w:w="9067" w:type="dxa"/>
              <w:tblLayout w:type="fixed"/>
            </w:tblPrEx>
          </w:tblPrExChange>
        </w:tblPrEx>
        <w:trPr>
          <w:trHeight w:val="68"/>
          <w:trPrChange w:id="24" w:author="David Döbele" w:date="2023-11-21T19:59:00Z">
            <w:trPr>
              <w:trHeight w:val="68"/>
            </w:trPr>
          </w:trPrChange>
        </w:trPr>
        <w:tc>
          <w:tcPr>
            <w:tcW w:w="5518" w:type="dxa"/>
            <w:gridSpan w:val="3"/>
            <w:tcPrChange w:id="25" w:author="David Döbele" w:date="2023-11-21T19:59:00Z">
              <w:tcPr>
                <w:tcW w:w="5523" w:type="dxa"/>
                <w:gridSpan w:val="3"/>
              </w:tcPr>
            </w:tcPrChange>
          </w:tcPr>
          <w:p w14:paraId="11CB9A0F" w14:textId="2135843E" w:rsidR="00D1492F" w:rsidRPr="00E55D90" w:rsidRDefault="00D1492F" w:rsidP="00960EBC">
            <w:pPr>
              <w:rPr>
                <w:rFonts w:ascii="Optima" w:hAnsi="Optima"/>
                <w:sz w:val="18"/>
              </w:rPr>
            </w:pPr>
            <w:r w:rsidRPr="00E55D90">
              <w:rPr>
                <w:rFonts w:ascii="Optima" w:hAnsi="Optima"/>
                <w:sz w:val="18"/>
              </w:rPr>
              <w:t>B.Sc</w:t>
            </w:r>
            <w:r w:rsidR="00BF158B">
              <w:rPr>
                <w:rFonts w:ascii="Optima" w:hAnsi="Optima"/>
                <w:sz w:val="18"/>
              </w:rPr>
              <w:t>. Getränketechnologie</w:t>
            </w:r>
            <w:ins w:id="26" w:author="David Döbele" w:date="2023-11-21T20:04:00Z">
              <w:r w:rsidR="00FF0529">
                <w:rPr>
                  <w:rFonts w:ascii="Optima" w:hAnsi="Optima"/>
                  <w:sz w:val="18"/>
                </w:rPr>
                <w:t xml:space="preserve"> –</w:t>
              </w:r>
            </w:ins>
            <w:r w:rsidR="00BF158B">
              <w:rPr>
                <w:rFonts w:ascii="Optima" w:hAnsi="Optima"/>
                <w:sz w:val="18"/>
              </w:rPr>
              <w:t xml:space="preserve"> 1. Semester</w:t>
            </w:r>
            <w:ins w:id="27" w:author="David Döbele" w:date="2023-11-21T20:04:00Z">
              <w:r w:rsidR="00FF0529">
                <w:rPr>
                  <w:rFonts w:ascii="Optima" w:hAnsi="Optima"/>
                  <w:sz w:val="18"/>
                </w:rPr>
                <w:t>, nicht beendet</w:t>
              </w:r>
            </w:ins>
          </w:p>
        </w:tc>
        <w:tc>
          <w:tcPr>
            <w:tcW w:w="3549" w:type="dxa"/>
            <w:gridSpan w:val="10"/>
            <w:tcPrChange w:id="28" w:author="David Döbele" w:date="2023-11-21T19:59:00Z">
              <w:tcPr>
                <w:tcW w:w="3544" w:type="dxa"/>
                <w:gridSpan w:val="11"/>
              </w:tcPr>
            </w:tcPrChange>
          </w:tcPr>
          <w:p w14:paraId="419A9228" w14:textId="227933CE" w:rsidR="00D1492F" w:rsidRPr="00E55D90" w:rsidRDefault="001B5A9C" w:rsidP="00960EBC">
            <w:pPr>
              <w:jc w:val="right"/>
              <w:rPr>
                <w:rFonts w:ascii="Optima" w:hAnsi="Optima"/>
                <w:sz w:val="18"/>
              </w:rPr>
            </w:pPr>
            <w:r>
              <w:rPr>
                <w:rFonts w:ascii="Optima" w:hAnsi="Optima"/>
                <w:sz w:val="18"/>
              </w:rPr>
              <w:t>10</w:t>
            </w:r>
            <w:r w:rsidR="00D1492F" w:rsidRPr="00E55D90">
              <w:rPr>
                <w:rFonts w:ascii="Optima" w:hAnsi="Optima"/>
                <w:sz w:val="18"/>
              </w:rPr>
              <w:t>/20</w:t>
            </w:r>
            <w:r w:rsidR="002A42A3">
              <w:rPr>
                <w:rFonts w:ascii="Optima" w:hAnsi="Optima"/>
                <w:sz w:val="18"/>
              </w:rPr>
              <w:t>22</w:t>
            </w:r>
            <w:r w:rsidR="00D1492F" w:rsidRPr="00E55D90">
              <w:rPr>
                <w:rFonts w:ascii="Optima" w:hAnsi="Optima"/>
                <w:sz w:val="18"/>
              </w:rPr>
              <w:t xml:space="preserve"> –</w:t>
            </w:r>
            <w:r w:rsidR="00B17D95" w:rsidRPr="00E55D90">
              <w:rPr>
                <w:rFonts w:ascii="Optima" w:hAnsi="Optima"/>
                <w:sz w:val="18"/>
              </w:rPr>
              <w:t xml:space="preserve"> </w:t>
            </w:r>
            <w:r w:rsidR="002A42A3">
              <w:rPr>
                <w:rFonts w:ascii="Optima" w:hAnsi="Optima"/>
                <w:sz w:val="18"/>
              </w:rPr>
              <w:t>04/2023</w:t>
            </w:r>
          </w:p>
        </w:tc>
      </w:tr>
      <w:tr w:rsidR="00D5280E" w:rsidRPr="00E55D90" w14:paraId="013361E1" w14:textId="77777777" w:rsidTr="00934A27">
        <w:tblPrEx>
          <w:tblW w:w="9067" w:type="dxa"/>
          <w:tblLayout w:type="fixed"/>
          <w:tblPrExChange w:id="29" w:author="David Döbele" w:date="2023-11-21T20:01:00Z">
            <w:tblPrEx>
              <w:tblW w:w="9067" w:type="dxa"/>
              <w:tblLayout w:type="fixed"/>
            </w:tblPrEx>
          </w:tblPrExChange>
        </w:tblPrEx>
        <w:trPr>
          <w:trHeight w:val="340"/>
          <w:trPrChange w:id="30" w:author="David Döbele" w:date="2023-11-21T20:01:00Z">
            <w:trPr>
              <w:trHeight w:val="68"/>
            </w:trPr>
          </w:trPrChange>
        </w:trPr>
        <w:tc>
          <w:tcPr>
            <w:tcW w:w="6941" w:type="dxa"/>
            <w:gridSpan w:val="9"/>
            <w:vAlign w:val="bottom"/>
            <w:tcPrChange w:id="31" w:author="David Döbele" w:date="2023-11-21T20:01:00Z">
              <w:tcPr>
                <w:tcW w:w="6946" w:type="dxa"/>
                <w:gridSpan w:val="11"/>
              </w:tcPr>
            </w:tcPrChange>
          </w:tcPr>
          <w:p w14:paraId="197620E3" w14:textId="16212189" w:rsidR="00D1492F" w:rsidRPr="00E55D90" w:rsidRDefault="00934A27" w:rsidP="00934A27">
            <w:pPr>
              <w:rPr>
                <w:rFonts w:ascii="Optima" w:hAnsi="Optima"/>
                <w:sz w:val="23"/>
                <w:szCs w:val="23"/>
              </w:rPr>
            </w:pPr>
            <w:ins w:id="32" w:author="David Döbele" w:date="2023-11-21T20:02:00Z">
              <w:r>
                <w:rPr>
                  <w:rFonts w:ascii="Optima" w:hAnsi="Optima"/>
                  <w:b/>
                  <w:smallCaps/>
                  <w:sz w:val="23"/>
                  <w:szCs w:val="23"/>
                </w:rPr>
                <w:t>Berufliche Schulen Rheingau</w:t>
              </w:r>
            </w:ins>
            <w:del w:id="33" w:author="David Döbele" w:date="2023-11-21T20:02:00Z">
              <w:r w:rsidR="00A26D0D" w:rsidRPr="00E55D90" w:rsidDel="00934A27">
                <w:rPr>
                  <w:rFonts w:ascii="Optima" w:hAnsi="Optima"/>
                  <w:b/>
                  <w:smallCaps/>
                  <w:sz w:val="23"/>
                  <w:szCs w:val="23"/>
                </w:rPr>
                <w:delText>Aus</w:delText>
              </w:r>
              <w:r w:rsidR="00D65C73" w:rsidDel="00934A27">
                <w:rPr>
                  <w:rFonts w:ascii="Optima" w:hAnsi="Optima"/>
                  <w:b/>
                  <w:smallCaps/>
                  <w:sz w:val="23"/>
                  <w:szCs w:val="23"/>
                </w:rPr>
                <w:delText>bildung</w:delText>
              </w:r>
            </w:del>
          </w:p>
        </w:tc>
        <w:tc>
          <w:tcPr>
            <w:tcW w:w="2126" w:type="dxa"/>
            <w:gridSpan w:val="4"/>
            <w:vAlign w:val="bottom"/>
            <w:tcPrChange w:id="34" w:author="David Döbele" w:date="2023-11-21T20:01:00Z">
              <w:tcPr>
                <w:tcW w:w="2121" w:type="dxa"/>
                <w:gridSpan w:val="3"/>
              </w:tcPr>
            </w:tcPrChange>
          </w:tcPr>
          <w:p w14:paraId="63D86F51" w14:textId="5C83DFF0" w:rsidR="00D1492F" w:rsidRPr="00E55D90" w:rsidRDefault="00F11621" w:rsidP="00934A27">
            <w:pPr>
              <w:ind w:left="-279"/>
              <w:jc w:val="right"/>
              <w:rPr>
                <w:rFonts w:ascii="Optima" w:hAnsi="Optima"/>
                <w:sz w:val="23"/>
                <w:szCs w:val="23"/>
              </w:rPr>
            </w:pPr>
            <w:proofErr w:type="spellStart"/>
            <w:r>
              <w:rPr>
                <w:rFonts w:ascii="Optima" w:hAnsi="Optima"/>
                <w:i/>
                <w:smallCaps/>
                <w:sz w:val="23"/>
                <w:szCs w:val="23"/>
              </w:rPr>
              <w:t>Geisenheim</w:t>
            </w:r>
            <w:proofErr w:type="spellEnd"/>
          </w:p>
        </w:tc>
      </w:tr>
      <w:tr w:rsidR="00D5280E" w:rsidRPr="00E55D90" w14:paraId="62632213" w14:textId="77777777" w:rsidTr="00934A27">
        <w:tblPrEx>
          <w:tblW w:w="9067" w:type="dxa"/>
          <w:tblLayout w:type="fixed"/>
          <w:tblPrExChange w:id="35" w:author="David Döbele" w:date="2023-11-21T19:59:00Z">
            <w:tblPrEx>
              <w:tblW w:w="9067" w:type="dxa"/>
              <w:tblLayout w:type="fixed"/>
            </w:tblPrEx>
          </w:tblPrExChange>
        </w:tblPrEx>
        <w:trPr>
          <w:trHeight w:val="68"/>
          <w:trPrChange w:id="36" w:author="David Döbele" w:date="2023-11-21T19:59:00Z">
            <w:trPr>
              <w:trHeight w:val="68"/>
            </w:trPr>
          </w:trPrChange>
        </w:trPr>
        <w:tc>
          <w:tcPr>
            <w:tcW w:w="7225" w:type="dxa"/>
            <w:gridSpan w:val="10"/>
            <w:tcPrChange w:id="37" w:author="David Döbele" w:date="2023-11-21T19:59:00Z">
              <w:tcPr>
                <w:tcW w:w="5387" w:type="dxa"/>
                <w:gridSpan w:val="2"/>
              </w:tcPr>
            </w:tcPrChange>
          </w:tcPr>
          <w:p w14:paraId="5F71027E" w14:textId="214D3282" w:rsidR="00D1492F" w:rsidRPr="00E55D90" w:rsidRDefault="00934A27" w:rsidP="00960EBC">
            <w:pPr>
              <w:rPr>
                <w:rFonts w:ascii="Optima" w:hAnsi="Optima"/>
                <w:sz w:val="18"/>
                <w:lang w:val="de-AT"/>
              </w:rPr>
            </w:pPr>
            <w:ins w:id="38" w:author="David Döbele" w:date="2023-11-21T20:02:00Z">
              <w:r>
                <w:rPr>
                  <w:rFonts w:ascii="Optima" w:hAnsi="Optima"/>
                  <w:sz w:val="18"/>
                  <w:lang w:val="de-AT"/>
                </w:rPr>
                <w:t xml:space="preserve">Berufsschule während der </w:t>
              </w:r>
            </w:ins>
            <w:r w:rsidR="00D65C73">
              <w:rPr>
                <w:rFonts w:ascii="Optima" w:hAnsi="Optima"/>
                <w:sz w:val="18"/>
                <w:lang w:val="de-AT"/>
              </w:rPr>
              <w:t>A</w:t>
            </w:r>
            <w:r w:rsidR="004B4BBD">
              <w:rPr>
                <w:rFonts w:ascii="Optima" w:hAnsi="Optima"/>
                <w:sz w:val="18"/>
                <w:lang w:val="de-AT"/>
              </w:rPr>
              <w:t xml:space="preserve">usbildung als Fachkraft für Fruchtsafttechnik </w:t>
            </w:r>
            <w:del w:id="39" w:author="David Döbele" w:date="2023-11-21T20:02:00Z">
              <w:r w:rsidR="004B4BBD" w:rsidDel="00934A27">
                <w:rPr>
                  <w:rFonts w:ascii="Optima" w:hAnsi="Optima"/>
                  <w:sz w:val="18"/>
                  <w:lang w:val="de-AT"/>
                </w:rPr>
                <w:delText>an der Hochschule Geisenheim</w:delText>
              </w:r>
              <w:r w:rsidR="006F5FA2" w:rsidDel="00934A27">
                <w:rPr>
                  <w:rFonts w:ascii="Optima" w:hAnsi="Optima"/>
                  <w:sz w:val="18"/>
                  <w:lang w:val="de-AT"/>
                </w:rPr>
                <w:delText xml:space="preserve"> </w:delText>
              </w:r>
            </w:del>
            <w:r w:rsidR="006F5FA2">
              <w:rPr>
                <w:rFonts w:ascii="Optima" w:hAnsi="Optima"/>
                <w:sz w:val="18"/>
                <w:lang w:val="de-AT"/>
              </w:rPr>
              <w:t>(Note:1,6)</w:t>
            </w:r>
          </w:p>
        </w:tc>
        <w:tc>
          <w:tcPr>
            <w:tcW w:w="1842" w:type="dxa"/>
            <w:gridSpan w:val="3"/>
            <w:tcPrChange w:id="40" w:author="David Döbele" w:date="2023-11-21T19:59:00Z">
              <w:tcPr>
                <w:tcW w:w="3680" w:type="dxa"/>
                <w:gridSpan w:val="12"/>
              </w:tcPr>
            </w:tcPrChange>
          </w:tcPr>
          <w:p w14:paraId="51FC9814" w14:textId="2BD215ED" w:rsidR="00D1492F" w:rsidRPr="00E55D90" w:rsidRDefault="00426D7E" w:rsidP="00960EBC">
            <w:pPr>
              <w:jc w:val="right"/>
              <w:rPr>
                <w:rFonts w:ascii="Optima" w:hAnsi="Optima"/>
                <w:sz w:val="18"/>
                <w:lang w:val="en-US"/>
              </w:rPr>
            </w:pPr>
            <w:r w:rsidRPr="00E55D90">
              <w:rPr>
                <w:rFonts w:ascii="Optima" w:hAnsi="Optima"/>
                <w:sz w:val="18"/>
              </w:rPr>
              <w:t>09/20</w:t>
            </w:r>
            <w:r w:rsidR="001A10ED">
              <w:rPr>
                <w:rFonts w:ascii="Optima" w:hAnsi="Optima"/>
                <w:sz w:val="18"/>
              </w:rPr>
              <w:t>20</w:t>
            </w:r>
            <w:r w:rsidRPr="00E55D90">
              <w:rPr>
                <w:rFonts w:ascii="Optima" w:hAnsi="Optima"/>
                <w:sz w:val="18"/>
              </w:rPr>
              <w:t xml:space="preserve"> – </w:t>
            </w:r>
            <w:r w:rsidR="0091331D" w:rsidRPr="00E55D90">
              <w:rPr>
                <w:rFonts w:ascii="Optima" w:hAnsi="Optima"/>
                <w:sz w:val="18"/>
              </w:rPr>
              <w:t>0</w:t>
            </w:r>
            <w:r w:rsidR="00F11621">
              <w:rPr>
                <w:rFonts w:ascii="Optima" w:hAnsi="Optima"/>
                <w:sz w:val="18"/>
              </w:rPr>
              <w:t>7</w:t>
            </w:r>
            <w:r w:rsidRPr="00E55D90">
              <w:rPr>
                <w:rFonts w:ascii="Optima" w:hAnsi="Optima"/>
                <w:sz w:val="18"/>
              </w:rPr>
              <w:t>/20</w:t>
            </w:r>
            <w:r w:rsidR="001A10ED">
              <w:rPr>
                <w:rFonts w:ascii="Optima" w:hAnsi="Optima"/>
                <w:sz w:val="18"/>
              </w:rPr>
              <w:t>22</w:t>
            </w:r>
          </w:p>
        </w:tc>
      </w:tr>
      <w:tr w:rsidR="00D5280E" w:rsidRPr="00E55D90" w14:paraId="12FD139A" w14:textId="77777777" w:rsidTr="00934A27">
        <w:tblPrEx>
          <w:tblW w:w="9067" w:type="dxa"/>
          <w:tblLayout w:type="fixed"/>
          <w:tblPrExChange w:id="41" w:author="David Döbele" w:date="2023-11-21T20:00:00Z">
            <w:tblPrEx>
              <w:tblW w:w="9067" w:type="dxa"/>
              <w:tblLayout w:type="fixed"/>
            </w:tblPrEx>
          </w:tblPrExChange>
        </w:tblPrEx>
        <w:trPr>
          <w:trHeight w:val="340"/>
          <w:trPrChange w:id="42" w:author="David Döbele" w:date="2023-11-21T20:00:00Z">
            <w:trPr>
              <w:trHeight w:val="68"/>
            </w:trPr>
          </w:trPrChange>
        </w:trPr>
        <w:tc>
          <w:tcPr>
            <w:tcW w:w="5807" w:type="dxa"/>
            <w:gridSpan w:val="5"/>
            <w:vAlign w:val="bottom"/>
            <w:tcPrChange w:id="43" w:author="David Döbele" w:date="2023-11-21T20:00:00Z">
              <w:tcPr>
                <w:tcW w:w="5812" w:type="dxa"/>
                <w:gridSpan w:val="5"/>
              </w:tcPr>
            </w:tcPrChange>
          </w:tcPr>
          <w:p w14:paraId="72847BB3" w14:textId="73B57DBD" w:rsidR="006546FD" w:rsidRPr="00E55D90" w:rsidRDefault="00FC23E7" w:rsidP="00934A27">
            <w:pPr>
              <w:rPr>
                <w:rFonts w:ascii="Optima" w:hAnsi="Optima" w:cs="Georgia"/>
                <w:i/>
                <w:iCs/>
                <w:color w:val="000000"/>
                <w:sz w:val="23"/>
                <w:szCs w:val="23"/>
              </w:rPr>
            </w:pPr>
            <w:r>
              <w:rPr>
                <w:rFonts w:ascii="Optima" w:hAnsi="Optima"/>
                <w:b/>
                <w:smallCaps/>
                <w:sz w:val="23"/>
                <w:szCs w:val="23"/>
              </w:rPr>
              <w:t xml:space="preserve">Berufliche </w:t>
            </w:r>
            <w:del w:id="44" w:author="David Döbele" w:date="2023-11-21T20:01:00Z">
              <w:r w:rsidDel="00934A27">
                <w:rPr>
                  <w:rFonts w:ascii="Optima" w:hAnsi="Optima"/>
                  <w:b/>
                  <w:smallCaps/>
                  <w:sz w:val="23"/>
                  <w:szCs w:val="23"/>
                </w:rPr>
                <w:delText>schulen</w:delText>
              </w:r>
            </w:del>
            <w:ins w:id="45" w:author="David Döbele" w:date="2023-11-21T20:01:00Z">
              <w:r w:rsidR="00934A27">
                <w:rPr>
                  <w:rFonts w:ascii="Optima" w:hAnsi="Optima"/>
                  <w:b/>
                  <w:smallCaps/>
                  <w:sz w:val="23"/>
                  <w:szCs w:val="23"/>
                </w:rPr>
                <w:t>Schulen</w:t>
              </w:r>
            </w:ins>
            <w:r>
              <w:rPr>
                <w:rFonts w:ascii="Optima" w:hAnsi="Optima"/>
                <w:b/>
                <w:smallCaps/>
                <w:sz w:val="23"/>
                <w:szCs w:val="23"/>
              </w:rPr>
              <w:t xml:space="preserve"> </w:t>
            </w:r>
            <w:r w:rsidR="003620C9">
              <w:rPr>
                <w:rFonts w:ascii="Optima" w:hAnsi="Optima"/>
                <w:b/>
                <w:smallCaps/>
                <w:sz w:val="23"/>
                <w:szCs w:val="23"/>
              </w:rPr>
              <w:t>Rheingau</w:t>
            </w:r>
            <w:r w:rsidR="00D5280E" w:rsidRPr="00E55D90">
              <w:rPr>
                <w:rFonts w:ascii="Optima" w:hAnsi="Optima"/>
                <w:b/>
                <w:smallCaps/>
                <w:sz w:val="23"/>
                <w:szCs w:val="23"/>
              </w:rPr>
              <w:t xml:space="preserve"> </w:t>
            </w:r>
          </w:p>
        </w:tc>
        <w:tc>
          <w:tcPr>
            <w:tcW w:w="3260" w:type="dxa"/>
            <w:gridSpan w:val="8"/>
            <w:vAlign w:val="bottom"/>
            <w:tcPrChange w:id="46" w:author="David Döbele" w:date="2023-11-21T20:00:00Z">
              <w:tcPr>
                <w:tcW w:w="3255" w:type="dxa"/>
                <w:gridSpan w:val="9"/>
              </w:tcPr>
            </w:tcPrChange>
          </w:tcPr>
          <w:p w14:paraId="67B48271" w14:textId="30C53E63" w:rsidR="006546FD" w:rsidRPr="00E55D90" w:rsidRDefault="00FC23E7" w:rsidP="00934A27">
            <w:pPr>
              <w:jc w:val="right"/>
              <w:rPr>
                <w:rFonts w:ascii="Optima" w:hAnsi="Optima" w:cs="Georgia"/>
                <w:i/>
                <w:iCs/>
                <w:color w:val="000000"/>
                <w:sz w:val="23"/>
                <w:szCs w:val="23"/>
              </w:rPr>
            </w:pPr>
            <w:proofErr w:type="spellStart"/>
            <w:r>
              <w:rPr>
                <w:rFonts w:ascii="Optima" w:hAnsi="Optima"/>
                <w:i/>
                <w:smallCaps/>
                <w:sz w:val="23"/>
                <w:szCs w:val="23"/>
              </w:rPr>
              <w:t>Geisenheim</w:t>
            </w:r>
            <w:proofErr w:type="spellEnd"/>
            <w:r>
              <w:rPr>
                <w:rFonts w:ascii="Optima" w:hAnsi="Optima"/>
                <w:i/>
                <w:smallCaps/>
                <w:sz w:val="23"/>
                <w:szCs w:val="23"/>
              </w:rPr>
              <w:t xml:space="preserve"> </w:t>
            </w:r>
          </w:p>
        </w:tc>
      </w:tr>
      <w:tr w:rsidR="00D5280E" w:rsidRPr="00E55D90" w14:paraId="2BC35A38" w14:textId="77777777" w:rsidTr="00934A27">
        <w:tblPrEx>
          <w:tblW w:w="9067" w:type="dxa"/>
          <w:tblLayout w:type="fixed"/>
          <w:tblPrExChange w:id="47" w:author="David Döbele" w:date="2023-11-21T19:59:00Z">
            <w:tblPrEx>
              <w:tblW w:w="9067" w:type="dxa"/>
              <w:tblLayout w:type="fixed"/>
            </w:tblPrEx>
          </w:tblPrExChange>
        </w:tblPrEx>
        <w:trPr>
          <w:trHeight w:val="68"/>
          <w:trPrChange w:id="48" w:author="David Döbele" w:date="2023-11-21T19:59:00Z">
            <w:trPr>
              <w:trHeight w:val="68"/>
            </w:trPr>
          </w:trPrChange>
        </w:trPr>
        <w:tc>
          <w:tcPr>
            <w:tcW w:w="5665" w:type="dxa"/>
            <w:gridSpan w:val="4"/>
            <w:tcPrChange w:id="49" w:author="David Döbele" w:date="2023-11-21T19:59:00Z">
              <w:tcPr>
                <w:tcW w:w="5670" w:type="dxa"/>
                <w:gridSpan w:val="4"/>
              </w:tcPr>
            </w:tcPrChange>
          </w:tcPr>
          <w:p w14:paraId="1D432281" w14:textId="3F7ED000" w:rsidR="009E7FD4" w:rsidDel="00934A27" w:rsidRDefault="006F352D" w:rsidP="00960EBC">
            <w:pPr>
              <w:rPr>
                <w:del w:id="50" w:author="David Döbele" w:date="2023-11-21T19:59:00Z"/>
                <w:rFonts w:ascii="Optima" w:hAnsi="Optima"/>
                <w:sz w:val="18"/>
                <w:lang w:val="de-AT"/>
              </w:rPr>
            </w:pPr>
            <w:r>
              <w:rPr>
                <w:rFonts w:ascii="Optima" w:hAnsi="Optima"/>
                <w:sz w:val="18"/>
                <w:lang w:val="de-AT"/>
              </w:rPr>
              <w:t>Fachgebundene Hochschulreife in Wirtschaft und Verwaltung</w:t>
            </w:r>
            <w:r w:rsidR="009E7FD4">
              <w:rPr>
                <w:rFonts w:ascii="Optima" w:hAnsi="Optima"/>
                <w:sz w:val="18"/>
                <w:lang w:val="de-AT"/>
              </w:rPr>
              <w:t xml:space="preserve"> </w:t>
            </w:r>
          </w:p>
          <w:p w14:paraId="2B55BC21" w14:textId="63CEF199" w:rsidR="006546FD" w:rsidRPr="00E55D90" w:rsidRDefault="009E7FD4" w:rsidP="00934A27">
            <w:pPr>
              <w:rPr>
                <w:rFonts w:ascii="Optima" w:hAnsi="Optima" w:cs="Georgia"/>
                <w:i/>
                <w:iCs/>
                <w:color w:val="000000"/>
                <w:sz w:val="18"/>
                <w:lang w:val="de-AT"/>
              </w:rPr>
            </w:pPr>
            <w:del w:id="51" w:author="David Döbele" w:date="2023-11-21T19:59:00Z">
              <w:r w:rsidDel="00934A27">
                <w:rPr>
                  <w:rFonts w:ascii="Optima" w:hAnsi="Optima"/>
                  <w:sz w:val="18"/>
                  <w:lang w:val="de-AT"/>
                </w:rPr>
                <w:delText>(Note: 3,3)</w:delText>
              </w:r>
            </w:del>
            <w:r w:rsidR="00665BF3" w:rsidRPr="00E55D90">
              <w:rPr>
                <w:rFonts w:ascii="Optima" w:hAnsi="Optima"/>
                <w:sz w:val="18"/>
                <w:lang w:val="de-AT"/>
              </w:rPr>
              <w:t xml:space="preserve"> </w:t>
            </w:r>
          </w:p>
        </w:tc>
        <w:tc>
          <w:tcPr>
            <w:tcW w:w="3402" w:type="dxa"/>
            <w:gridSpan w:val="9"/>
            <w:tcPrChange w:id="52" w:author="David Döbele" w:date="2023-11-21T19:59:00Z">
              <w:tcPr>
                <w:tcW w:w="3397" w:type="dxa"/>
                <w:gridSpan w:val="10"/>
              </w:tcPr>
            </w:tcPrChange>
          </w:tcPr>
          <w:p w14:paraId="61A9021F" w14:textId="0A28D461" w:rsidR="006546FD" w:rsidRPr="00E55D90" w:rsidRDefault="006546FD" w:rsidP="00960EBC">
            <w:pPr>
              <w:jc w:val="right"/>
              <w:rPr>
                <w:rFonts w:ascii="Optima" w:hAnsi="Optima" w:cs="Georgia"/>
                <w:i/>
                <w:iCs/>
                <w:color w:val="000000"/>
                <w:sz w:val="18"/>
                <w:lang w:val="en-US"/>
              </w:rPr>
            </w:pPr>
            <w:r w:rsidRPr="00E55D90">
              <w:rPr>
                <w:rFonts w:ascii="Optima" w:hAnsi="Optima"/>
                <w:sz w:val="18"/>
              </w:rPr>
              <w:t>0</w:t>
            </w:r>
            <w:r w:rsidR="00ED5D19">
              <w:rPr>
                <w:rFonts w:ascii="Optima" w:hAnsi="Optima"/>
                <w:sz w:val="18"/>
              </w:rPr>
              <w:t>8</w:t>
            </w:r>
            <w:r w:rsidRPr="00E55D90">
              <w:rPr>
                <w:rFonts w:ascii="Optima" w:hAnsi="Optima"/>
                <w:sz w:val="18"/>
              </w:rPr>
              <w:t>/201</w:t>
            </w:r>
            <w:r w:rsidR="00FC23E7">
              <w:rPr>
                <w:rFonts w:ascii="Optima" w:hAnsi="Optima"/>
                <w:sz w:val="18"/>
              </w:rPr>
              <w:t>8</w:t>
            </w:r>
            <w:r w:rsidRPr="00E55D90">
              <w:rPr>
                <w:rFonts w:ascii="Optima" w:hAnsi="Optima"/>
                <w:sz w:val="18"/>
              </w:rPr>
              <w:t xml:space="preserve"> – 0</w:t>
            </w:r>
            <w:r w:rsidR="00ED5D19">
              <w:rPr>
                <w:rFonts w:ascii="Optima" w:hAnsi="Optima"/>
                <w:sz w:val="18"/>
              </w:rPr>
              <w:t>6</w:t>
            </w:r>
            <w:r w:rsidRPr="00E55D90">
              <w:rPr>
                <w:rFonts w:ascii="Optima" w:hAnsi="Optima"/>
                <w:sz w:val="18"/>
              </w:rPr>
              <w:t>/20</w:t>
            </w:r>
            <w:r w:rsidR="00ED5D19">
              <w:rPr>
                <w:rFonts w:ascii="Optima" w:hAnsi="Optima"/>
                <w:sz w:val="18"/>
              </w:rPr>
              <w:t>20</w:t>
            </w:r>
          </w:p>
        </w:tc>
      </w:tr>
      <w:tr w:rsidR="00D5280E" w:rsidRPr="00E55D90" w14:paraId="1C51E2FF" w14:textId="77777777" w:rsidTr="00934A27">
        <w:tblPrEx>
          <w:tblW w:w="9067" w:type="dxa"/>
          <w:tblLayout w:type="fixed"/>
          <w:tblPrExChange w:id="53" w:author="David Döbele" w:date="2023-11-21T20:00:00Z">
            <w:tblPrEx>
              <w:tblW w:w="9067" w:type="dxa"/>
              <w:tblLayout w:type="fixed"/>
            </w:tblPrEx>
          </w:tblPrExChange>
        </w:tblPrEx>
        <w:trPr>
          <w:trHeight w:val="340"/>
          <w:trPrChange w:id="54" w:author="David Döbele" w:date="2023-11-21T20:00:00Z">
            <w:trPr>
              <w:trHeight w:val="68"/>
            </w:trPr>
          </w:trPrChange>
        </w:trPr>
        <w:tc>
          <w:tcPr>
            <w:tcW w:w="5665" w:type="dxa"/>
            <w:gridSpan w:val="4"/>
            <w:vAlign w:val="bottom"/>
            <w:tcPrChange w:id="55" w:author="David Döbele" w:date="2023-11-21T20:00:00Z">
              <w:tcPr>
                <w:tcW w:w="5670" w:type="dxa"/>
                <w:gridSpan w:val="4"/>
              </w:tcPr>
            </w:tcPrChange>
          </w:tcPr>
          <w:p w14:paraId="4BAC65D2" w14:textId="1DDF2088" w:rsidR="00665BF3" w:rsidRPr="00E55D90" w:rsidRDefault="00DF0D8B" w:rsidP="00934A27">
            <w:pPr>
              <w:rPr>
                <w:rFonts w:ascii="Optima" w:hAnsi="Optima"/>
                <w:sz w:val="18"/>
                <w:lang w:val="en-US"/>
              </w:rPr>
            </w:pPr>
            <w:proofErr w:type="spellStart"/>
            <w:r>
              <w:rPr>
                <w:rFonts w:ascii="Optima" w:hAnsi="Optima"/>
                <w:b/>
                <w:smallCaps/>
                <w:sz w:val="23"/>
                <w:szCs w:val="23"/>
              </w:rPr>
              <w:t>Hildegardisschule</w:t>
            </w:r>
            <w:proofErr w:type="spellEnd"/>
          </w:p>
        </w:tc>
        <w:tc>
          <w:tcPr>
            <w:tcW w:w="3402" w:type="dxa"/>
            <w:gridSpan w:val="9"/>
            <w:vAlign w:val="bottom"/>
            <w:tcPrChange w:id="56" w:author="David Döbele" w:date="2023-11-21T20:00:00Z">
              <w:tcPr>
                <w:tcW w:w="3397" w:type="dxa"/>
                <w:gridSpan w:val="10"/>
              </w:tcPr>
            </w:tcPrChange>
          </w:tcPr>
          <w:p w14:paraId="2FCB10D7" w14:textId="4E9831BC" w:rsidR="00665BF3" w:rsidRPr="00E55D90" w:rsidRDefault="00542658" w:rsidP="00934A27">
            <w:pPr>
              <w:jc w:val="right"/>
              <w:rPr>
                <w:rFonts w:ascii="Optima" w:hAnsi="Optima"/>
                <w:sz w:val="18"/>
              </w:rPr>
            </w:pPr>
            <w:r>
              <w:rPr>
                <w:rFonts w:ascii="Optima" w:hAnsi="Optima"/>
                <w:i/>
                <w:smallCaps/>
                <w:sz w:val="23"/>
                <w:szCs w:val="23"/>
              </w:rPr>
              <w:t>Rüdesheim am Rhein</w:t>
            </w:r>
          </w:p>
        </w:tc>
      </w:tr>
      <w:tr w:rsidR="0091331D" w:rsidRPr="00E55D90" w14:paraId="312B82BC" w14:textId="77777777" w:rsidTr="00934A27">
        <w:tblPrEx>
          <w:tblW w:w="9067" w:type="dxa"/>
          <w:tblLayout w:type="fixed"/>
          <w:tblPrExChange w:id="57" w:author="David Döbele" w:date="2023-11-21T19:59:00Z">
            <w:tblPrEx>
              <w:tblW w:w="9067" w:type="dxa"/>
              <w:tblLayout w:type="fixed"/>
            </w:tblPrEx>
          </w:tblPrExChange>
        </w:tblPrEx>
        <w:trPr>
          <w:trHeight w:val="68"/>
          <w:trPrChange w:id="58" w:author="David Döbele" w:date="2023-11-21T19:59:00Z">
            <w:trPr>
              <w:trHeight w:val="68"/>
            </w:trPr>
          </w:trPrChange>
        </w:trPr>
        <w:tc>
          <w:tcPr>
            <w:tcW w:w="5665" w:type="dxa"/>
            <w:gridSpan w:val="4"/>
            <w:tcBorders>
              <w:bottom w:val="single" w:sz="4" w:space="0" w:color="BFBFBF" w:themeColor="background1" w:themeShade="BF"/>
            </w:tcBorders>
            <w:tcPrChange w:id="59" w:author="David Döbele" w:date="2023-11-21T19:59:00Z">
              <w:tcPr>
                <w:tcW w:w="5670" w:type="dxa"/>
                <w:gridSpan w:val="4"/>
              </w:tcPr>
            </w:tcPrChange>
          </w:tcPr>
          <w:p w14:paraId="1CEE182B" w14:textId="5A427084" w:rsidR="0091331D" w:rsidRPr="00E55D90" w:rsidRDefault="00D03A4D" w:rsidP="00960EBC">
            <w:pPr>
              <w:rPr>
                <w:rFonts w:ascii="Optima" w:hAnsi="Optima"/>
                <w:sz w:val="18"/>
                <w:lang w:val="de-AT"/>
              </w:rPr>
            </w:pPr>
            <w:r>
              <w:rPr>
                <w:rFonts w:ascii="Optima" w:hAnsi="Optima"/>
                <w:sz w:val="18"/>
                <w:lang w:val="de-AT"/>
              </w:rPr>
              <w:t>Mittl</w:t>
            </w:r>
            <w:r w:rsidR="00542658">
              <w:rPr>
                <w:rFonts w:ascii="Optima" w:hAnsi="Optima"/>
                <w:sz w:val="18"/>
                <w:lang w:val="de-AT"/>
              </w:rPr>
              <w:t>ere Reife</w:t>
            </w:r>
            <w:r w:rsidR="0091331D" w:rsidRPr="00E55D90">
              <w:rPr>
                <w:rFonts w:ascii="Optima" w:hAnsi="Optima"/>
                <w:sz w:val="18"/>
                <w:lang w:val="de-AT"/>
              </w:rPr>
              <w:t xml:space="preserve"> </w:t>
            </w:r>
            <w:del w:id="60" w:author="David Döbele" w:date="2023-11-21T19:59:00Z">
              <w:r w:rsidR="0091331D" w:rsidRPr="00E55D90" w:rsidDel="00934A27">
                <w:rPr>
                  <w:rFonts w:ascii="Optima" w:hAnsi="Optima"/>
                  <w:sz w:val="18"/>
                  <w:lang w:val="de-AT"/>
                </w:rPr>
                <w:delText xml:space="preserve">(Note: </w:delText>
              </w:r>
              <w:r w:rsidR="00DF0D8B" w:rsidDel="00934A27">
                <w:rPr>
                  <w:rFonts w:ascii="Optima" w:hAnsi="Optima"/>
                  <w:sz w:val="18"/>
                  <w:lang w:val="de-AT"/>
                </w:rPr>
                <w:delText>2,4)</w:delText>
              </w:r>
            </w:del>
          </w:p>
        </w:tc>
        <w:tc>
          <w:tcPr>
            <w:tcW w:w="3402" w:type="dxa"/>
            <w:gridSpan w:val="9"/>
            <w:tcBorders>
              <w:bottom w:val="single" w:sz="4" w:space="0" w:color="BFBFBF" w:themeColor="background1" w:themeShade="BF"/>
            </w:tcBorders>
            <w:tcPrChange w:id="61" w:author="David Döbele" w:date="2023-11-21T19:59:00Z">
              <w:tcPr>
                <w:tcW w:w="3397" w:type="dxa"/>
                <w:gridSpan w:val="10"/>
              </w:tcPr>
            </w:tcPrChange>
          </w:tcPr>
          <w:p w14:paraId="7521EA6E" w14:textId="713C9EF0" w:rsidR="0091331D" w:rsidRPr="00E55D90" w:rsidRDefault="0091331D" w:rsidP="00960EBC">
            <w:pPr>
              <w:jc w:val="right"/>
              <w:rPr>
                <w:rFonts w:ascii="Optima" w:hAnsi="Optima"/>
                <w:sz w:val="18"/>
              </w:rPr>
            </w:pPr>
            <w:r w:rsidRPr="00E55D90">
              <w:rPr>
                <w:rFonts w:ascii="Optima" w:hAnsi="Optima"/>
                <w:sz w:val="18"/>
              </w:rPr>
              <w:t>0</w:t>
            </w:r>
            <w:r w:rsidR="00542658">
              <w:rPr>
                <w:rFonts w:ascii="Optima" w:hAnsi="Optima"/>
                <w:sz w:val="18"/>
              </w:rPr>
              <w:t>8</w:t>
            </w:r>
            <w:r w:rsidRPr="00E55D90">
              <w:rPr>
                <w:rFonts w:ascii="Optima" w:hAnsi="Optima"/>
                <w:sz w:val="18"/>
              </w:rPr>
              <w:t>/20</w:t>
            </w:r>
            <w:r w:rsidR="00542658">
              <w:rPr>
                <w:rFonts w:ascii="Optima" w:hAnsi="Optima"/>
                <w:sz w:val="18"/>
              </w:rPr>
              <w:t>12</w:t>
            </w:r>
            <w:r w:rsidRPr="00E55D90">
              <w:rPr>
                <w:rFonts w:ascii="Optima" w:hAnsi="Optima"/>
                <w:sz w:val="18"/>
              </w:rPr>
              <w:t xml:space="preserve"> – 0</w:t>
            </w:r>
            <w:r w:rsidR="00542658">
              <w:rPr>
                <w:rFonts w:ascii="Optima" w:hAnsi="Optima"/>
                <w:sz w:val="18"/>
              </w:rPr>
              <w:t>6</w:t>
            </w:r>
            <w:r w:rsidRPr="00E55D90">
              <w:rPr>
                <w:rFonts w:ascii="Optima" w:hAnsi="Optima"/>
                <w:sz w:val="18"/>
              </w:rPr>
              <w:t>/201</w:t>
            </w:r>
            <w:r w:rsidR="00542658">
              <w:rPr>
                <w:rFonts w:ascii="Optima" w:hAnsi="Optima"/>
                <w:sz w:val="18"/>
              </w:rPr>
              <w:t>8</w:t>
            </w:r>
          </w:p>
        </w:tc>
      </w:tr>
      <w:tr w:rsidR="00E55D90" w:rsidRPr="00E55D90" w14:paraId="3A2665B3" w14:textId="77777777" w:rsidTr="00934A27">
        <w:tblPrEx>
          <w:tblW w:w="9067" w:type="dxa"/>
          <w:tblLayout w:type="fixed"/>
          <w:tblPrExChange w:id="62" w:author="David Döbele" w:date="2023-11-21T19:57:00Z">
            <w:tblPrEx>
              <w:tblW w:w="9067" w:type="dxa"/>
              <w:tblLayout w:type="fixed"/>
            </w:tblPrEx>
          </w:tblPrExChange>
        </w:tblPrEx>
        <w:trPr>
          <w:trHeight w:val="68"/>
          <w:trPrChange w:id="63" w:author="David Döbele" w:date="2023-11-21T19:57:00Z">
            <w:trPr>
              <w:trHeight w:val="68"/>
            </w:trPr>
          </w:trPrChange>
        </w:trPr>
        <w:tc>
          <w:tcPr>
            <w:tcW w:w="9067" w:type="dxa"/>
            <w:gridSpan w:val="13"/>
            <w:tcBorders>
              <w:bottom w:val="single" w:sz="4" w:space="0" w:color="auto"/>
            </w:tcBorders>
            <w:tcPrChange w:id="64" w:author="David Döbele" w:date="2023-11-21T19:57:00Z">
              <w:tcPr>
                <w:tcW w:w="9067" w:type="dxa"/>
                <w:gridSpan w:val="14"/>
              </w:tcPr>
            </w:tcPrChange>
          </w:tcPr>
          <w:p w14:paraId="239F87B8" w14:textId="1DDD477C" w:rsidR="00E55D90" w:rsidRPr="00E55D90" w:rsidRDefault="00E55D90" w:rsidP="00960EBC">
            <w:pPr>
              <w:pStyle w:val="BERSCHRIFT"/>
              <w:jc w:val="center"/>
              <w:rPr>
                <w:rFonts w:ascii="Optima" w:hAnsi="Optima"/>
                <w:sz w:val="28"/>
              </w:rPr>
            </w:pPr>
            <w:r>
              <w:rPr>
                <w:rFonts w:ascii="Optima" w:hAnsi="Optima" w:cs="Times New Roman (Body CS)"/>
                <w:sz w:val="28"/>
              </w:rPr>
              <w:t>Praxiserfahrungen</w:t>
            </w:r>
          </w:p>
        </w:tc>
      </w:tr>
      <w:tr w:rsidR="00934A27" w:rsidRPr="00E55D90" w14:paraId="127C64E2" w14:textId="77777777" w:rsidTr="00FF0529">
        <w:tblPrEx>
          <w:tblW w:w="9067" w:type="dxa"/>
          <w:tblLayout w:type="fixed"/>
          <w:tblPrExChange w:id="65" w:author="David Döbele" w:date="2023-11-21T20:05:00Z">
            <w:tblPrEx>
              <w:tblW w:w="9067" w:type="dxa"/>
              <w:tblLayout w:type="fixed"/>
            </w:tblPrEx>
          </w:tblPrExChange>
        </w:tblPrEx>
        <w:trPr>
          <w:trHeight w:val="340"/>
          <w:trPrChange w:id="66" w:author="David Döbele" w:date="2023-11-21T20:05:00Z">
            <w:trPr>
              <w:trHeight w:val="68"/>
            </w:trPr>
          </w:trPrChange>
        </w:trPr>
        <w:tc>
          <w:tcPr>
            <w:tcW w:w="6516" w:type="dxa"/>
            <w:gridSpan w:val="7"/>
            <w:tcBorders>
              <w:top w:val="single" w:sz="4" w:space="0" w:color="auto"/>
            </w:tcBorders>
            <w:vAlign w:val="bottom"/>
            <w:tcPrChange w:id="67" w:author="David Döbele" w:date="2023-11-21T20:05:00Z">
              <w:tcPr>
                <w:tcW w:w="6521" w:type="dxa"/>
                <w:gridSpan w:val="8"/>
              </w:tcPr>
            </w:tcPrChange>
          </w:tcPr>
          <w:p w14:paraId="38F27285" w14:textId="5DF05480" w:rsidR="00934A27" w:rsidRPr="00E55D90" w:rsidRDefault="00934A27" w:rsidP="00FF0529">
            <w:pPr>
              <w:rPr>
                <w:rFonts w:ascii="Optima" w:hAnsi="Optima"/>
                <w:sz w:val="23"/>
                <w:szCs w:val="23"/>
              </w:rPr>
            </w:pPr>
            <w:del w:id="68" w:author="David Döbele" w:date="2023-11-21T20:01:00Z">
              <w:r w:rsidDel="00934A27">
                <w:rPr>
                  <w:rFonts w:ascii="Optima" w:hAnsi="Optima"/>
                  <w:b/>
                  <w:smallCaps/>
                  <w:sz w:val="23"/>
                  <w:szCs w:val="23"/>
                </w:rPr>
                <w:delText xml:space="preserve">Forstamt bei </w:delText>
              </w:r>
            </w:del>
            <w:del w:id="69" w:author="David Döbele" w:date="2023-11-21T19:59:00Z">
              <w:r w:rsidDel="00934A27">
                <w:rPr>
                  <w:rFonts w:ascii="Optima" w:hAnsi="Optima"/>
                  <w:b/>
                  <w:smallCaps/>
                  <w:sz w:val="23"/>
                  <w:szCs w:val="23"/>
                </w:rPr>
                <w:delText xml:space="preserve"> </w:delText>
              </w:r>
            </w:del>
            <w:del w:id="70" w:author="David Döbele" w:date="2023-11-21T20:01:00Z">
              <w:r w:rsidDel="00934A27">
                <w:rPr>
                  <w:rFonts w:ascii="Optima" w:hAnsi="Optima"/>
                  <w:b/>
                  <w:smallCaps/>
                  <w:sz w:val="23"/>
                  <w:szCs w:val="23"/>
                </w:rPr>
                <w:delText>Hessenforst</w:delText>
              </w:r>
            </w:del>
            <w:ins w:id="71" w:author="David Döbele" w:date="2023-11-21T20:01:00Z">
              <w:r>
                <w:rPr>
                  <w:rFonts w:ascii="Optima" w:hAnsi="Optima"/>
                  <w:b/>
                  <w:smallCaps/>
                  <w:sz w:val="23"/>
                  <w:szCs w:val="23"/>
                </w:rPr>
                <w:t>Hoch</w:t>
              </w:r>
            </w:ins>
            <w:ins w:id="72" w:author="David Döbele" w:date="2023-11-21T20:02:00Z">
              <w:r>
                <w:rPr>
                  <w:rFonts w:ascii="Optima" w:hAnsi="Optima"/>
                  <w:b/>
                  <w:smallCaps/>
                  <w:sz w:val="23"/>
                  <w:szCs w:val="23"/>
                </w:rPr>
                <w:t xml:space="preserve">schule </w:t>
              </w:r>
              <w:proofErr w:type="spellStart"/>
              <w:r>
                <w:rPr>
                  <w:rFonts w:ascii="Optima" w:hAnsi="Optima"/>
                  <w:b/>
                  <w:smallCaps/>
                  <w:sz w:val="23"/>
                  <w:szCs w:val="23"/>
                </w:rPr>
                <w:t>Geisenheim</w:t>
              </w:r>
            </w:ins>
            <w:proofErr w:type="spellEnd"/>
          </w:p>
        </w:tc>
        <w:tc>
          <w:tcPr>
            <w:tcW w:w="2551" w:type="dxa"/>
            <w:gridSpan w:val="6"/>
            <w:tcBorders>
              <w:top w:val="single" w:sz="4" w:space="0" w:color="auto"/>
            </w:tcBorders>
            <w:vAlign w:val="bottom"/>
            <w:tcPrChange w:id="73" w:author="David Döbele" w:date="2023-11-21T20:05:00Z">
              <w:tcPr>
                <w:tcW w:w="2546" w:type="dxa"/>
                <w:gridSpan w:val="6"/>
              </w:tcPr>
            </w:tcPrChange>
          </w:tcPr>
          <w:p w14:paraId="4820196E" w14:textId="5D19950C" w:rsidR="00934A27" w:rsidRPr="00E55D90" w:rsidRDefault="00934A27" w:rsidP="00FF0529">
            <w:pPr>
              <w:jc w:val="right"/>
              <w:rPr>
                <w:rFonts w:ascii="Optima" w:hAnsi="Optima"/>
                <w:i/>
                <w:smallCaps/>
                <w:sz w:val="23"/>
                <w:szCs w:val="23"/>
              </w:rPr>
            </w:pPr>
            <w:proofErr w:type="spellStart"/>
            <w:ins w:id="74" w:author="David Döbele" w:date="2023-11-21T20:02:00Z">
              <w:r>
                <w:rPr>
                  <w:rFonts w:ascii="Optima" w:hAnsi="Optima"/>
                  <w:i/>
                  <w:smallCaps/>
                  <w:sz w:val="23"/>
                  <w:szCs w:val="23"/>
                </w:rPr>
                <w:t>Geisenheim</w:t>
              </w:r>
            </w:ins>
            <w:proofErr w:type="spellEnd"/>
            <w:del w:id="75" w:author="David Döbele" w:date="2023-11-21T20:02:00Z">
              <w:r w:rsidDel="00873783">
                <w:rPr>
                  <w:rFonts w:ascii="Optima" w:hAnsi="Optima"/>
                  <w:i/>
                  <w:smallCaps/>
                  <w:sz w:val="23"/>
                  <w:szCs w:val="23"/>
                </w:rPr>
                <w:delText>Rüdesheim am Rhein</w:delText>
              </w:r>
            </w:del>
          </w:p>
        </w:tc>
      </w:tr>
      <w:tr w:rsidR="00934A27" w:rsidRPr="00E55D90" w14:paraId="3FBC3266" w14:textId="77777777" w:rsidTr="00934A27">
        <w:trPr>
          <w:trHeight w:val="68"/>
          <w:ins w:id="76" w:author="David Döbele" w:date="2023-11-21T20:01:00Z"/>
        </w:trPr>
        <w:tc>
          <w:tcPr>
            <w:tcW w:w="5949" w:type="dxa"/>
            <w:gridSpan w:val="6"/>
          </w:tcPr>
          <w:p w14:paraId="47A1BA59" w14:textId="358123BC" w:rsidR="00934A27" w:rsidRPr="00934A27" w:rsidRDefault="00934A27" w:rsidP="00934A27">
            <w:pPr>
              <w:rPr>
                <w:ins w:id="77" w:author="David Döbele" w:date="2023-11-21T20:01:00Z"/>
                <w:rFonts w:ascii="Optima" w:hAnsi="Optima"/>
                <w:sz w:val="18"/>
                <w:rPrChange w:id="78" w:author="David Döbele" w:date="2023-11-21T20:02:00Z">
                  <w:rPr>
                    <w:ins w:id="79" w:author="David Döbele" w:date="2023-11-21T20:01:00Z"/>
                    <w:rFonts w:ascii="Optima" w:hAnsi="Optima"/>
                    <w:sz w:val="18"/>
                    <w:lang w:val="en-US"/>
                  </w:rPr>
                </w:rPrChange>
              </w:rPr>
            </w:pPr>
            <w:ins w:id="80" w:author="David Döbele" w:date="2023-11-21T20:02:00Z">
              <w:r>
                <w:rPr>
                  <w:rFonts w:ascii="Optima" w:hAnsi="Optima"/>
                  <w:sz w:val="18"/>
                  <w:lang w:val="de-AT"/>
                </w:rPr>
                <w:t>Ausbildung als Fachkraft für Fruchtsafttechnik</w:t>
              </w:r>
            </w:ins>
          </w:p>
        </w:tc>
        <w:tc>
          <w:tcPr>
            <w:tcW w:w="3118" w:type="dxa"/>
            <w:gridSpan w:val="7"/>
          </w:tcPr>
          <w:p w14:paraId="2276B9A2" w14:textId="3977DCB4" w:rsidR="00934A27" w:rsidRPr="00934A27" w:rsidRDefault="00934A27" w:rsidP="00934A27">
            <w:pPr>
              <w:jc w:val="right"/>
              <w:rPr>
                <w:ins w:id="81" w:author="David Döbele" w:date="2023-11-21T20:01:00Z"/>
                <w:rFonts w:ascii="Optima" w:hAnsi="Optima"/>
                <w:sz w:val="18"/>
                <w:rPrChange w:id="82" w:author="David Döbele" w:date="2023-11-21T20:02:00Z">
                  <w:rPr>
                    <w:ins w:id="83" w:author="David Döbele" w:date="2023-11-21T20:01:00Z"/>
                    <w:rFonts w:ascii="Optima" w:hAnsi="Optima"/>
                    <w:sz w:val="18"/>
                    <w:lang w:val="en-US"/>
                  </w:rPr>
                </w:rPrChange>
              </w:rPr>
            </w:pPr>
            <w:ins w:id="84" w:author="David Döbele" w:date="2023-11-21T20:02:00Z">
              <w:r w:rsidRPr="00E55D90">
                <w:rPr>
                  <w:rFonts w:ascii="Optima" w:hAnsi="Optima"/>
                  <w:sz w:val="18"/>
                </w:rPr>
                <w:t>09/20</w:t>
              </w:r>
              <w:r>
                <w:rPr>
                  <w:rFonts w:ascii="Optima" w:hAnsi="Optima"/>
                  <w:sz w:val="18"/>
                </w:rPr>
                <w:t>20</w:t>
              </w:r>
              <w:r w:rsidRPr="00E55D90">
                <w:rPr>
                  <w:rFonts w:ascii="Optima" w:hAnsi="Optima"/>
                  <w:sz w:val="18"/>
                </w:rPr>
                <w:t xml:space="preserve"> – 0</w:t>
              </w:r>
              <w:r>
                <w:rPr>
                  <w:rFonts w:ascii="Optima" w:hAnsi="Optima"/>
                  <w:sz w:val="18"/>
                </w:rPr>
                <w:t>7</w:t>
              </w:r>
              <w:r w:rsidRPr="00E55D90">
                <w:rPr>
                  <w:rFonts w:ascii="Optima" w:hAnsi="Optima"/>
                  <w:sz w:val="18"/>
                </w:rPr>
                <w:t>/20</w:t>
              </w:r>
              <w:r>
                <w:rPr>
                  <w:rFonts w:ascii="Optima" w:hAnsi="Optima"/>
                  <w:sz w:val="18"/>
                </w:rPr>
                <w:t>22</w:t>
              </w:r>
            </w:ins>
          </w:p>
        </w:tc>
      </w:tr>
      <w:tr w:rsidR="00934A27" w:rsidRPr="00E55D90" w14:paraId="44A83C64" w14:textId="77777777" w:rsidTr="00934A27">
        <w:tblPrEx>
          <w:tblW w:w="9067" w:type="dxa"/>
          <w:tblLayout w:type="fixed"/>
          <w:tblPrExChange w:id="85" w:author="David Döbele" w:date="2023-11-21T20:03:00Z">
            <w:tblPrEx>
              <w:tblW w:w="9067" w:type="dxa"/>
              <w:tblLayout w:type="fixed"/>
            </w:tblPrEx>
          </w:tblPrExChange>
        </w:tblPrEx>
        <w:trPr>
          <w:trHeight w:val="340"/>
          <w:ins w:id="86" w:author="David Döbele" w:date="2023-11-21T20:01:00Z"/>
          <w:trPrChange w:id="87" w:author="David Döbele" w:date="2023-11-21T20:03:00Z">
            <w:trPr>
              <w:trHeight w:val="68"/>
            </w:trPr>
          </w:trPrChange>
        </w:trPr>
        <w:tc>
          <w:tcPr>
            <w:tcW w:w="8784" w:type="dxa"/>
            <w:gridSpan w:val="12"/>
            <w:vAlign w:val="bottom"/>
            <w:tcPrChange w:id="88" w:author="David Döbele" w:date="2023-11-21T20:03:00Z">
              <w:tcPr>
                <w:tcW w:w="5949" w:type="dxa"/>
                <w:gridSpan w:val="6"/>
              </w:tcPr>
            </w:tcPrChange>
          </w:tcPr>
          <w:p w14:paraId="065EFF5C" w14:textId="2DE8EED1" w:rsidR="00934A27" w:rsidRPr="00934A27" w:rsidRDefault="00934A27" w:rsidP="00934A27">
            <w:pPr>
              <w:pStyle w:val="Bullets"/>
              <w:rPr>
                <w:ins w:id="89" w:author="David Döbele" w:date="2023-11-21T20:01:00Z"/>
                <w:rFonts w:ascii="Optima" w:hAnsi="Optima"/>
                <w:sz w:val="18"/>
                <w:lang w:val="de-AT"/>
                <w:rPrChange w:id="90" w:author="David Döbele" w:date="2023-11-21T20:03:00Z">
                  <w:rPr>
                    <w:ins w:id="91" w:author="David Döbele" w:date="2023-11-21T20:01:00Z"/>
                    <w:rFonts w:ascii="Optima" w:hAnsi="Optima"/>
                    <w:sz w:val="18"/>
                    <w:lang w:val="en-US"/>
                  </w:rPr>
                </w:rPrChange>
              </w:rPr>
              <w:pPrChange w:id="92" w:author="David Döbele" w:date="2023-11-21T20:03:00Z">
                <w:pPr/>
              </w:pPrChange>
            </w:pPr>
            <w:ins w:id="93" w:author="David Döbele" w:date="2023-11-21T20:03:00Z">
              <w:r>
                <w:rPr>
                  <w:rFonts w:ascii="Optima" w:hAnsi="Optima"/>
                  <w:sz w:val="18"/>
                  <w:lang w:val="de-AT"/>
                </w:rPr>
                <w:t xml:space="preserve">Betreuung von Privatkunden bei </w:t>
              </w:r>
              <w:proofErr w:type="spellStart"/>
              <w:r>
                <w:rPr>
                  <w:rFonts w:ascii="Optima" w:hAnsi="Optima"/>
                  <w:sz w:val="18"/>
                  <w:lang w:val="de-AT"/>
                </w:rPr>
                <w:t>Alltagsaufaben</w:t>
              </w:r>
            </w:ins>
            <w:proofErr w:type="spellEnd"/>
          </w:p>
        </w:tc>
        <w:tc>
          <w:tcPr>
            <w:tcW w:w="283" w:type="dxa"/>
            <w:vAlign w:val="bottom"/>
            <w:tcPrChange w:id="94" w:author="David Döbele" w:date="2023-11-21T20:03:00Z">
              <w:tcPr>
                <w:tcW w:w="3118" w:type="dxa"/>
                <w:gridSpan w:val="8"/>
              </w:tcPr>
            </w:tcPrChange>
          </w:tcPr>
          <w:p w14:paraId="05771689" w14:textId="77777777" w:rsidR="00934A27" w:rsidRPr="00934A27" w:rsidRDefault="00934A27" w:rsidP="00934A27">
            <w:pPr>
              <w:rPr>
                <w:ins w:id="95" w:author="David Döbele" w:date="2023-11-21T20:01:00Z"/>
                <w:rFonts w:ascii="Optima" w:hAnsi="Optima"/>
                <w:sz w:val="18"/>
                <w:rPrChange w:id="96" w:author="David Döbele" w:date="2023-11-21T20:02:00Z">
                  <w:rPr>
                    <w:ins w:id="97" w:author="David Döbele" w:date="2023-11-21T20:01:00Z"/>
                    <w:rFonts w:ascii="Optima" w:hAnsi="Optima"/>
                    <w:sz w:val="18"/>
                    <w:lang w:val="en-US"/>
                  </w:rPr>
                </w:rPrChange>
              </w:rPr>
              <w:pPrChange w:id="98" w:author="David Döbele" w:date="2023-11-21T20:03:00Z">
                <w:pPr>
                  <w:jc w:val="right"/>
                </w:pPr>
              </w:pPrChange>
            </w:pPr>
          </w:p>
        </w:tc>
      </w:tr>
      <w:tr w:rsidR="00934A27" w:rsidRPr="00E55D90" w14:paraId="4B361ABC" w14:textId="77777777" w:rsidTr="00934A27">
        <w:tblPrEx>
          <w:tblW w:w="9067" w:type="dxa"/>
          <w:tblLayout w:type="fixed"/>
          <w:tblPrExChange w:id="99" w:author="David Döbele" w:date="2023-11-21T20:03:00Z">
            <w:tblPrEx>
              <w:tblW w:w="9067" w:type="dxa"/>
              <w:tblLayout w:type="fixed"/>
            </w:tblPrEx>
          </w:tblPrExChange>
        </w:tblPrEx>
        <w:trPr>
          <w:trHeight w:val="340"/>
          <w:ins w:id="100" w:author="David Döbele" w:date="2023-11-21T20:01:00Z"/>
          <w:trPrChange w:id="101" w:author="David Döbele" w:date="2023-11-21T20:03:00Z">
            <w:trPr>
              <w:trHeight w:val="68"/>
            </w:trPr>
          </w:trPrChange>
        </w:trPr>
        <w:tc>
          <w:tcPr>
            <w:tcW w:w="5949" w:type="dxa"/>
            <w:gridSpan w:val="6"/>
            <w:vAlign w:val="bottom"/>
            <w:tcPrChange w:id="102" w:author="David Döbele" w:date="2023-11-21T20:03:00Z">
              <w:tcPr>
                <w:tcW w:w="5949" w:type="dxa"/>
                <w:gridSpan w:val="6"/>
              </w:tcPr>
            </w:tcPrChange>
          </w:tcPr>
          <w:p w14:paraId="576517E0" w14:textId="0EF7664F" w:rsidR="00934A27" w:rsidRPr="00E55D90" w:rsidRDefault="00934A27" w:rsidP="00934A27">
            <w:pPr>
              <w:rPr>
                <w:ins w:id="103" w:author="David Döbele" w:date="2023-11-21T20:01:00Z"/>
                <w:rFonts w:ascii="Optima" w:hAnsi="Optima"/>
                <w:sz w:val="18"/>
                <w:lang w:val="en-US"/>
              </w:rPr>
            </w:pPr>
            <w:ins w:id="104" w:author="David Döbele" w:date="2023-11-21T20:01:00Z">
              <w:r>
                <w:rPr>
                  <w:rFonts w:ascii="Optima" w:hAnsi="Optima"/>
                  <w:b/>
                  <w:smallCaps/>
                  <w:sz w:val="23"/>
                  <w:szCs w:val="23"/>
                </w:rPr>
                <w:t>Forstamt bei Hessenforst</w:t>
              </w:r>
            </w:ins>
          </w:p>
        </w:tc>
        <w:tc>
          <w:tcPr>
            <w:tcW w:w="3118" w:type="dxa"/>
            <w:gridSpan w:val="7"/>
            <w:vAlign w:val="bottom"/>
            <w:tcPrChange w:id="105" w:author="David Döbele" w:date="2023-11-21T20:03:00Z">
              <w:tcPr>
                <w:tcW w:w="3118" w:type="dxa"/>
                <w:gridSpan w:val="8"/>
              </w:tcPr>
            </w:tcPrChange>
          </w:tcPr>
          <w:p w14:paraId="5C51DA71" w14:textId="441C904F" w:rsidR="00934A27" w:rsidRDefault="00934A27" w:rsidP="00934A27">
            <w:pPr>
              <w:jc w:val="right"/>
              <w:rPr>
                <w:ins w:id="106" w:author="David Döbele" w:date="2023-11-21T20:01:00Z"/>
                <w:rFonts w:ascii="Optima" w:hAnsi="Optima"/>
                <w:sz w:val="18"/>
                <w:lang w:val="en-US"/>
              </w:rPr>
            </w:pPr>
            <w:ins w:id="107" w:author="David Döbele" w:date="2023-11-21T20:01:00Z">
              <w:r>
                <w:rPr>
                  <w:rFonts w:ascii="Optima" w:hAnsi="Optima"/>
                  <w:i/>
                  <w:smallCaps/>
                  <w:sz w:val="23"/>
                  <w:szCs w:val="23"/>
                </w:rPr>
                <w:t>Rüdesheim am Rhein</w:t>
              </w:r>
            </w:ins>
          </w:p>
        </w:tc>
      </w:tr>
      <w:tr w:rsidR="00E55D90" w:rsidRPr="00E55D90" w14:paraId="335D84E9" w14:textId="77777777" w:rsidTr="00934A27">
        <w:tblPrEx>
          <w:tblW w:w="9067" w:type="dxa"/>
          <w:tblLayout w:type="fixed"/>
          <w:tblPrExChange w:id="108" w:author="David Döbele" w:date="2023-11-21T19:59:00Z">
            <w:tblPrEx>
              <w:tblW w:w="9067" w:type="dxa"/>
              <w:tblLayout w:type="fixed"/>
            </w:tblPrEx>
          </w:tblPrExChange>
        </w:tblPrEx>
        <w:trPr>
          <w:trHeight w:val="68"/>
          <w:trPrChange w:id="109" w:author="David Döbele" w:date="2023-11-21T19:59:00Z">
            <w:trPr>
              <w:trHeight w:val="68"/>
            </w:trPr>
          </w:trPrChange>
        </w:trPr>
        <w:tc>
          <w:tcPr>
            <w:tcW w:w="5949" w:type="dxa"/>
            <w:gridSpan w:val="6"/>
            <w:tcPrChange w:id="110" w:author="David Döbele" w:date="2023-11-21T19:59:00Z">
              <w:tcPr>
                <w:tcW w:w="5954" w:type="dxa"/>
                <w:gridSpan w:val="7"/>
              </w:tcPr>
            </w:tcPrChange>
          </w:tcPr>
          <w:p w14:paraId="20B1570F" w14:textId="1D0FC1F0" w:rsidR="00E55D90" w:rsidRPr="00E55D90" w:rsidRDefault="00E55D90" w:rsidP="00960EBC">
            <w:pPr>
              <w:rPr>
                <w:rFonts w:ascii="Optima" w:hAnsi="Optima"/>
                <w:sz w:val="18"/>
                <w:lang w:val="en-US"/>
              </w:rPr>
            </w:pPr>
            <w:proofErr w:type="spellStart"/>
            <w:r w:rsidRPr="00E55D90">
              <w:rPr>
                <w:rFonts w:ascii="Optima" w:hAnsi="Optima"/>
                <w:sz w:val="18"/>
                <w:lang w:val="en-US"/>
              </w:rPr>
              <w:t>P</w:t>
            </w:r>
            <w:r w:rsidR="00F717D0">
              <w:rPr>
                <w:rFonts w:ascii="Optima" w:hAnsi="Optima"/>
                <w:sz w:val="18"/>
                <w:lang w:val="en-US"/>
              </w:rPr>
              <w:t>flichtpraktikum</w:t>
            </w:r>
            <w:proofErr w:type="spellEnd"/>
            <w:r w:rsidR="00F717D0">
              <w:rPr>
                <w:rFonts w:ascii="Optima" w:hAnsi="Optima"/>
                <w:sz w:val="18"/>
                <w:lang w:val="en-US"/>
              </w:rPr>
              <w:t xml:space="preserve"> </w:t>
            </w:r>
            <w:proofErr w:type="spellStart"/>
            <w:r w:rsidR="00CF0DA3">
              <w:rPr>
                <w:rFonts w:ascii="Optima" w:hAnsi="Optima"/>
                <w:sz w:val="18"/>
                <w:lang w:val="en-US"/>
              </w:rPr>
              <w:t>im</w:t>
            </w:r>
            <w:proofErr w:type="spellEnd"/>
            <w:r w:rsidR="00CF0DA3">
              <w:rPr>
                <w:rFonts w:ascii="Optima" w:hAnsi="Optima"/>
                <w:sz w:val="18"/>
                <w:lang w:val="en-US"/>
              </w:rPr>
              <w:t xml:space="preserve"> Accounting </w:t>
            </w:r>
          </w:p>
        </w:tc>
        <w:tc>
          <w:tcPr>
            <w:tcW w:w="3118" w:type="dxa"/>
            <w:gridSpan w:val="7"/>
            <w:tcPrChange w:id="111" w:author="David Döbele" w:date="2023-11-21T19:59:00Z">
              <w:tcPr>
                <w:tcW w:w="3113" w:type="dxa"/>
                <w:gridSpan w:val="7"/>
              </w:tcPr>
            </w:tcPrChange>
          </w:tcPr>
          <w:p w14:paraId="0475B997" w14:textId="794F7743" w:rsidR="00E55D90" w:rsidRPr="00E55D90" w:rsidRDefault="00651C95" w:rsidP="00960EBC">
            <w:pPr>
              <w:jc w:val="right"/>
              <w:rPr>
                <w:rFonts w:ascii="Optima" w:hAnsi="Optima"/>
                <w:sz w:val="18"/>
                <w:lang w:val="en-US"/>
              </w:rPr>
            </w:pPr>
            <w:r>
              <w:rPr>
                <w:rFonts w:ascii="Optima" w:hAnsi="Optima"/>
                <w:sz w:val="18"/>
                <w:lang w:val="en-US"/>
              </w:rPr>
              <w:t>08</w:t>
            </w:r>
            <w:r w:rsidR="00E55D90" w:rsidRPr="00E55D90">
              <w:rPr>
                <w:rFonts w:ascii="Optima" w:hAnsi="Optima"/>
                <w:sz w:val="18"/>
                <w:lang w:val="en-US"/>
              </w:rPr>
              <w:t>/201</w:t>
            </w:r>
            <w:r>
              <w:rPr>
                <w:rFonts w:ascii="Optima" w:hAnsi="Optima"/>
                <w:sz w:val="18"/>
                <w:lang w:val="en-US"/>
              </w:rPr>
              <w:t>8</w:t>
            </w:r>
            <w:r w:rsidR="00E55D90" w:rsidRPr="00E55D90">
              <w:rPr>
                <w:rFonts w:ascii="Optima" w:hAnsi="Optima"/>
                <w:sz w:val="18"/>
                <w:lang w:val="en-US"/>
              </w:rPr>
              <w:t xml:space="preserve"> – </w:t>
            </w:r>
            <w:r>
              <w:rPr>
                <w:rFonts w:ascii="Optima" w:hAnsi="Optima"/>
                <w:sz w:val="18"/>
                <w:lang w:val="en-US"/>
              </w:rPr>
              <w:t>06</w:t>
            </w:r>
            <w:r w:rsidR="00E55D90" w:rsidRPr="00E55D90">
              <w:rPr>
                <w:rFonts w:ascii="Optima" w:hAnsi="Optima"/>
                <w:sz w:val="18"/>
                <w:lang w:val="en-US"/>
              </w:rPr>
              <w:t>/2019</w:t>
            </w:r>
          </w:p>
        </w:tc>
      </w:tr>
      <w:tr w:rsidR="00E55D90" w:rsidRPr="00E55D90" w14:paraId="54C3D64C" w14:textId="77777777" w:rsidTr="00934A27">
        <w:tblPrEx>
          <w:tblW w:w="9067" w:type="dxa"/>
          <w:tblLayout w:type="fixed"/>
          <w:tblPrExChange w:id="112" w:author="David Döbele" w:date="2023-11-21T19:58:00Z">
            <w:tblPrEx>
              <w:tblW w:w="9067" w:type="dxa"/>
              <w:tblLayout w:type="fixed"/>
            </w:tblPrEx>
          </w:tblPrExChange>
        </w:tblPrEx>
        <w:trPr>
          <w:trHeight w:val="68"/>
          <w:trPrChange w:id="113" w:author="David Döbele" w:date="2023-11-21T19:58:00Z">
            <w:trPr>
              <w:trHeight w:val="68"/>
            </w:trPr>
          </w:trPrChange>
        </w:trPr>
        <w:tc>
          <w:tcPr>
            <w:tcW w:w="9067" w:type="dxa"/>
            <w:gridSpan w:val="13"/>
            <w:tcBorders>
              <w:bottom w:val="single" w:sz="4" w:space="0" w:color="BFBFBF" w:themeColor="background1" w:themeShade="BF"/>
            </w:tcBorders>
            <w:vAlign w:val="center"/>
            <w:tcPrChange w:id="114" w:author="David Döbele" w:date="2023-11-21T19:58:00Z">
              <w:tcPr>
                <w:tcW w:w="9067" w:type="dxa"/>
                <w:gridSpan w:val="14"/>
                <w:vAlign w:val="center"/>
              </w:tcPr>
            </w:tcPrChange>
          </w:tcPr>
          <w:p w14:paraId="27184178" w14:textId="0AFBBA6E" w:rsidR="00E55D90" w:rsidRPr="00E55D90" w:rsidRDefault="002E04CC" w:rsidP="00960EBC">
            <w:pPr>
              <w:pStyle w:val="Bullets"/>
              <w:rPr>
                <w:rFonts w:ascii="Optima" w:hAnsi="Optima"/>
                <w:sz w:val="18"/>
                <w:lang w:val="de-AT"/>
              </w:rPr>
            </w:pPr>
            <w:r>
              <w:rPr>
                <w:rFonts w:ascii="Optima" w:hAnsi="Optima"/>
                <w:sz w:val="18"/>
                <w:lang w:val="de-AT"/>
              </w:rPr>
              <w:t xml:space="preserve">Betreuung von Privatkunden bei </w:t>
            </w:r>
            <w:proofErr w:type="spellStart"/>
            <w:r>
              <w:rPr>
                <w:rFonts w:ascii="Optima" w:hAnsi="Optima"/>
                <w:sz w:val="18"/>
                <w:lang w:val="de-AT"/>
              </w:rPr>
              <w:t>Allta</w:t>
            </w:r>
            <w:ins w:id="115" w:author="David Döbele" w:date="2023-11-21T20:03:00Z">
              <w:r w:rsidR="00934A27">
                <w:rPr>
                  <w:rFonts w:ascii="Optima" w:hAnsi="Optima"/>
                  <w:sz w:val="18"/>
                  <w:lang w:val="de-AT"/>
                </w:rPr>
                <w:t>g</w:t>
              </w:r>
            </w:ins>
            <w:r>
              <w:rPr>
                <w:rFonts w:ascii="Optima" w:hAnsi="Optima"/>
                <w:sz w:val="18"/>
                <w:lang w:val="de-AT"/>
              </w:rPr>
              <w:t>saufaben</w:t>
            </w:r>
            <w:proofErr w:type="spellEnd"/>
          </w:p>
          <w:p w14:paraId="6DD9BA0F" w14:textId="02B375F6" w:rsidR="00E55D90" w:rsidRPr="00612545" w:rsidRDefault="002E04CC" w:rsidP="00612545">
            <w:pPr>
              <w:pStyle w:val="Bullets"/>
              <w:rPr>
                <w:rFonts w:ascii="Optima" w:hAnsi="Optima"/>
                <w:sz w:val="18"/>
                <w:lang w:val="de-AT"/>
              </w:rPr>
            </w:pPr>
            <w:r>
              <w:rPr>
                <w:rFonts w:ascii="Optima" w:hAnsi="Optima"/>
                <w:sz w:val="18"/>
                <w:lang w:val="de-AT"/>
              </w:rPr>
              <w:t>Rechnungserstellung bei S</w:t>
            </w:r>
            <w:r w:rsidR="00612545">
              <w:rPr>
                <w:rFonts w:ascii="Optima" w:hAnsi="Optima"/>
                <w:sz w:val="18"/>
                <w:lang w:val="de-AT"/>
              </w:rPr>
              <w:t>AP</w:t>
            </w:r>
          </w:p>
        </w:tc>
      </w:tr>
      <w:tr w:rsidR="00E55D90" w:rsidRPr="00E55D90" w14:paraId="414B4085" w14:textId="77777777" w:rsidTr="00934A27">
        <w:tblPrEx>
          <w:tblW w:w="9067" w:type="dxa"/>
          <w:tblLayout w:type="fixed"/>
          <w:tblPrExChange w:id="116" w:author="David Döbele" w:date="2023-11-21T19:58:00Z">
            <w:tblPrEx>
              <w:tblW w:w="9067" w:type="dxa"/>
              <w:tblLayout w:type="fixed"/>
            </w:tblPrEx>
          </w:tblPrExChange>
        </w:tblPrEx>
        <w:trPr>
          <w:trHeight w:val="68"/>
          <w:trPrChange w:id="117" w:author="David Döbele" w:date="2023-11-21T19:58:00Z">
            <w:trPr>
              <w:trHeight w:val="68"/>
            </w:trPr>
          </w:trPrChange>
        </w:trPr>
        <w:tc>
          <w:tcPr>
            <w:tcW w:w="9067" w:type="dxa"/>
            <w:gridSpan w:val="13"/>
            <w:tcBorders>
              <w:bottom w:val="single" w:sz="4" w:space="0" w:color="auto"/>
            </w:tcBorders>
            <w:tcPrChange w:id="118" w:author="David Döbele" w:date="2023-11-21T19:58:00Z">
              <w:tcPr>
                <w:tcW w:w="9067" w:type="dxa"/>
                <w:gridSpan w:val="14"/>
              </w:tcPr>
            </w:tcPrChange>
          </w:tcPr>
          <w:p w14:paraId="4741C5BA" w14:textId="5B78DB7C" w:rsidR="00E55D90" w:rsidRPr="00E55D90" w:rsidRDefault="002C7936" w:rsidP="00960EBC">
            <w:pPr>
              <w:pStyle w:val="BERSCHRIFT"/>
              <w:jc w:val="center"/>
              <w:rPr>
                <w:rFonts w:ascii="Optima" w:hAnsi="Optima"/>
                <w:i/>
                <w:sz w:val="28"/>
              </w:rPr>
            </w:pPr>
            <w:r>
              <w:rPr>
                <w:rFonts w:ascii="Optima" w:hAnsi="Optima"/>
                <w:sz w:val="28"/>
              </w:rPr>
              <w:t>Extracu</w:t>
            </w:r>
            <w:r w:rsidR="00544518">
              <w:rPr>
                <w:rFonts w:ascii="Optima" w:hAnsi="Optima"/>
                <w:sz w:val="28"/>
              </w:rPr>
              <w:t>r</w:t>
            </w:r>
            <w:r w:rsidR="006B4A56">
              <w:rPr>
                <w:rFonts w:ascii="Optima" w:hAnsi="Optima"/>
                <w:sz w:val="28"/>
              </w:rPr>
              <w:t xml:space="preserve">riculares </w:t>
            </w:r>
            <w:r w:rsidR="004966AD">
              <w:rPr>
                <w:rFonts w:ascii="Optima" w:hAnsi="Optima"/>
                <w:sz w:val="28"/>
              </w:rPr>
              <w:t>E</w:t>
            </w:r>
            <w:r w:rsidR="00E55D90" w:rsidRPr="00E55D90">
              <w:rPr>
                <w:rFonts w:ascii="Optima" w:hAnsi="Optima"/>
                <w:sz w:val="28"/>
              </w:rPr>
              <w:t>ngagement</w:t>
            </w:r>
          </w:p>
        </w:tc>
      </w:tr>
      <w:tr w:rsidR="00E55D90" w:rsidRPr="00E55D90" w14:paraId="74251178" w14:textId="77777777" w:rsidTr="00934A27">
        <w:tblPrEx>
          <w:tblW w:w="9067" w:type="dxa"/>
          <w:tblLayout w:type="fixed"/>
          <w:tblPrExChange w:id="119" w:author="David Döbele" w:date="2023-11-21T20:03:00Z">
            <w:tblPrEx>
              <w:tblW w:w="9067" w:type="dxa"/>
              <w:tblLayout w:type="fixed"/>
            </w:tblPrEx>
          </w:tblPrExChange>
        </w:tblPrEx>
        <w:trPr>
          <w:trHeight w:val="340"/>
          <w:trPrChange w:id="120" w:author="David Döbele" w:date="2023-11-21T20:03:00Z">
            <w:trPr>
              <w:trHeight w:val="68"/>
            </w:trPr>
          </w:trPrChange>
        </w:trPr>
        <w:tc>
          <w:tcPr>
            <w:tcW w:w="5518" w:type="dxa"/>
            <w:gridSpan w:val="3"/>
            <w:tcBorders>
              <w:top w:val="single" w:sz="4" w:space="0" w:color="auto"/>
            </w:tcBorders>
            <w:vAlign w:val="bottom"/>
            <w:tcPrChange w:id="121" w:author="David Döbele" w:date="2023-11-21T20:03:00Z">
              <w:tcPr>
                <w:tcW w:w="5523" w:type="dxa"/>
                <w:gridSpan w:val="3"/>
              </w:tcPr>
            </w:tcPrChange>
          </w:tcPr>
          <w:p w14:paraId="23826F21" w14:textId="6B2C4D26" w:rsidR="00E55D90" w:rsidRPr="00E55D90" w:rsidRDefault="00FF0529" w:rsidP="00FF0529">
            <w:pPr>
              <w:pStyle w:val="Beschreibung"/>
              <w:rPr>
                <w:rFonts w:ascii="Optima" w:hAnsi="Optima"/>
                <w:b/>
                <w:bCs/>
                <w:i/>
                <w:iCs/>
                <w:sz w:val="23"/>
                <w:szCs w:val="23"/>
                <w:lang w:val="en-US"/>
              </w:rPr>
              <w:pPrChange w:id="122" w:author="David Döbele" w:date="2023-11-21T20:06:00Z">
                <w:pPr>
                  <w:pStyle w:val="Ort"/>
                  <w:jc w:val="left"/>
                </w:pPr>
              </w:pPrChange>
            </w:pPr>
            <w:proofErr w:type="spellStart"/>
            <w:ins w:id="123" w:author="David Döbele" w:date="2023-11-21T20:05:00Z">
              <w:r>
                <w:rPr>
                  <w:rFonts w:ascii="Optima" w:hAnsi="Optima" w:cs="Georgia"/>
                  <w:b/>
                  <w:smallCaps/>
                  <w:color w:val="000000"/>
                  <w:sz w:val="23"/>
                  <w:szCs w:val="23"/>
                </w:rPr>
                <w:t>Pumpkincareers</w:t>
              </w:r>
              <w:proofErr w:type="spellEnd"/>
              <w:r>
                <w:rPr>
                  <w:rFonts w:ascii="Optima" w:hAnsi="Optima" w:cs="Georgia"/>
                  <w:b/>
                  <w:smallCaps/>
                  <w:color w:val="000000"/>
                  <w:sz w:val="23"/>
                  <w:szCs w:val="23"/>
                </w:rPr>
                <w:t xml:space="preserve"> GmbH</w:t>
              </w:r>
            </w:ins>
            <w:del w:id="124" w:author="David Döbele" w:date="2023-11-21T20:05:00Z">
              <w:r w:rsidR="00B9684C" w:rsidDel="00FF0529">
                <w:rPr>
                  <w:rFonts w:ascii="Optima" w:hAnsi="Optima"/>
                  <w:b/>
                  <w:iCs/>
                  <w:sz w:val="23"/>
                  <w:szCs w:val="23"/>
                  <w:lang w:val="en-US"/>
                </w:rPr>
                <w:delText>Sportverein SV Wisper Lorch</w:delText>
              </w:r>
            </w:del>
          </w:p>
        </w:tc>
        <w:tc>
          <w:tcPr>
            <w:tcW w:w="3549" w:type="dxa"/>
            <w:gridSpan w:val="10"/>
            <w:tcBorders>
              <w:top w:val="single" w:sz="4" w:space="0" w:color="auto"/>
            </w:tcBorders>
            <w:vAlign w:val="bottom"/>
            <w:tcPrChange w:id="125" w:author="David Döbele" w:date="2023-11-21T20:03:00Z">
              <w:tcPr>
                <w:tcW w:w="3544" w:type="dxa"/>
                <w:gridSpan w:val="11"/>
              </w:tcPr>
            </w:tcPrChange>
          </w:tcPr>
          <w:p w14:paraId="58208F44" w14:textId="14D0E324" w:rsidR="00E55D90" w:rsidRPr="00E55D90" w:rsidRDefault="004E50F3" w:rsidP="00934A27">
            <w:pPr>
              <w:pStyle w:val="Ort"/>
              <w:rPr>
                <w:rFonts w:ascii="Optima" w:hAnsi="Optima" w:cs="Times New Roman (Body CS)"/>
                <w:b/>
                <w:bCs/>
                <w:i w:val="0"/>
                <w:iCs/>
                <w:sz w:val="23"/>
                <w:szCs w:val="23"/>
              </w:rPr>
            </w:pPr>
            <w:r>
              <w:rPr>
                <w:rFonts w:ascii="Optima" w:hAnsi="Optima"/>
                <w:sz w:val="23"/>
                <w:szCs w:val="23"/>
              </w:rPr>
              <w:t>Lorch am Rhein</w:t>
            </w:r>
          </w:p>
        </w:tc>
      </w:tr>
      <w:tr w:rsidR="00FF0529" w:rsidRPr="00E55D90" w14:paraId="7A4AEB8D" w14:textId="77777777" w:rsidTr="005452F5">
        <w:tblPrEx>
          <w:tblW w:w="9067" w:type="dxa"/>
          <w:tblLayout w:type="fixed"/>
          <w:tblPrExChange w:id="126" w:author="David Döbele" w:date="2023-11-21T20:05:00Z">
            <w:tblPrEx>
              <w:tblW w:w="9067" w:type="dxa"/>
              <w:tblLayout w:type="fixed"/>
            </w:tblPrEx>
          </w:tblPrExChange>
        </w:tblPrEx>
        <w:trPr>
          <w:trHeight w:val="68"/>
          <w:ins w:id="127" w:author="David Döbele" w:date="2023-11-21T20:05:00Z"/>
          <w:trPrChange w:id="128" w:author="David Döbele" w:date="2023-11-21T20:05:00Z">
            <w:trPr>
              <w:trHeight w:val="68"/>
            </w:trPr>
          </w:trPrChange>
        </w:trPr>
        <w:tc>
          <w:tcPr>
            <w:tcW w:w="6799" w:type="dxa"/>
            <w:gridSpan w:val="8"/>
            <w:tcPrChange w:id="129" w:author="David Döbele" w:date="2023-11-21T20:05:00Z">
              <w:tcPr>
                <w:tcW w:w="6799" w:type="dxa"/>
                <w:gridSpan w:val="9"/>
              </w:tcPr>
            </w:tcPrChange>
          </w:tcPr>
          <w:p w14:paraId="77CABC8B" w14:textId="3D406CCB" w:rsidR="00FF0529" w:rsidRDefault="00FF0529" w:rsidP="00FF0529">
            <w:pPr>
              <w:pStyle w:val="Beschreibung"/>
              <w:rPr>
                <w:ins w:id="130" w:author="David Döbele" w:date="2023-11-21T20:05:00Z"/>
                <w:rFonts w:ascii="Optima" w:hAnsi="Optima"/>
                <w:sz w:val="18"/>
                <w:lang w:val="de-AT"/>
              </w:rPr>
            </w:pPr>
            <w:ins w:id="131" w:author="David Döbele" w:date="2023-11-21T20:05:00Z">
              <w:r>
                <w:rPr>
                  <w:rFonts w:ascii="Optima" w:hAnsi="Optima" w:cs="Georgia"/>
                  <w:color w:val="000000"/>
                  <w:sz w:val="18"/>
                  <w:lang w:val="de-AT"/>
                </w:rPr>
                <w:t xml:space="preserve">Aktives Mitglied im Coaching Netzwerk einer Karriereberatung für Studierende </w:t>
              </w:r>
            </w:ins>
          </w:p>
        </w:tc>
        <w:tc>
          <w:tcPr>
            <w:tcW w:w="2268" w:type="dxa"/>
            <w:gridSpan w:val="5"/>
            <w:vAlign w:val="bottom"/>
            <w:tcPrChange w:id="132" w:author="David Döbele" w:date="2023-11-21T20:05:00Z">
              <w:tcPr>
                <w:tcW w:w="2268" w:type="dxa"/>
                <w:gridSpan w:val="5"/>
              </w:tcPr>
            </w:tcPrChange>
          </w:tcPr>
          <w:p w14:paraId="37B01CBA" w14:textId="6B9A7F09" w:rsidR="00FF0529" w:rsidRPr="00E55D90" w:rsidRDefault="00FF0529" w:rsidP="00FF0529">
            <w:pPr>
              <w:pStyle w:val="Beschreibung"/>
              <w:jc w:val="right"/>
              <w:rPr>
                <w:ins w:id="133" w:author="David Döbele" w:date="2023-11-21T20:05:00Z"/>
                <w:rFonts w:ascii="Optima" w:hAnsi="Optima"/>
                <w:sz w:val="18"/>
                <w:lang w:val="en-US"/>
              </w:rPr>
            </w:pPr>
            <w:ins w:id="134" w:author="David Döbele" w:date="2023-11-21T20:05:00Z">
              <w:r>
                <w:rPr>
                  <w:rFonts w:ascii="Optima" w:hAnsi="Optima" w:cs="Georgia"/>
                  <w:color w:val="000000"/>
                  <w:sz w:val="18"/>
                  <w:lang w:val="en-US"/>
                </w:rPr>
                <w:t xml:space="preserve">11/2023 – </w:t>
              </w:r>
              <w:proofErr w:type="spellStart"/>
              <w:r>
                <w:rPr>
                  <w:rFonts w:ascii="Optima" w:hAnsi="Optima" w:cs="Georgia"/>
                  <w:color w:val="000000"/>
                  <w:sz w:val="18"/>
                  <w:lang w:val="en-US"/>
                </w:rPr>
                <w:t>heute</w:t>
              </w:r>
              <w:proofErr w:type="spellEnd"/>
              <w:r>
                <w:rPr>
                  <w:rFonts w:ascii="Optima" w:hAnsi="Optima" w:cs="Georgia"/>
                  <w:color w:val="000000"/>
                  <w:sz w:val="18"/>
                  <w:lang w:val="en-US"/>
                </w:rPr>
                <w:t xml:space="preserve"> </w:t>
              </w:r>
            </w:ins>
          </w:p>
        </w:tc>
      </w:tr>
      <w:tr w:rsidR="00FF0529" w:rsidRPr="00E55D90" w14:paraId="1FDEE12E" w14:textId="77777777" w:rsidTr="00944FFF">
        <w:trPr>
          <w:trHeight w:val="68"/>
          <w:ins w:id="135" w:author="David Döbele" w:date="2023-11-21T20:05:00Z"/>
        </w:trPr>
        <w:tc>
          <w:tcPr>
            <w:tcW w:w="9067" w:type="dxa"/>
            <w:gridSpan w:val="13"/>
          </w:tcPr>
          <w:p w14:paraId="488D599D" w14:textId="77777777" w:rsidR="00FF0529" w:rsidRDefault="00FF0529" w:rsidP="00FF0529">
            <w:pPr>
              <w:pStyle w:val="Beschreibung"/>
              <w:numPr>
                <w:ilvl w:val="0"/>
                <w:numId w:val="24"/>
              </w:numPr>
              <w:rPr>
                <w:ins w:id="136" w:author="David Döbele" w:date="2023-11-21T20:06:00Z"/>
                <w:rFonts w:ascii="Optima" w:hAnsi="Optima"/>
                <w:i/>
                <w:iCs/>
                <w:sz w:val="18"/>
                <w:lang w:val="de-AT"/>
              </w:rPr>
            </w:pPr>
            <w:ins w:id="137" w:author="David Döbele" w:date="2023-11-21T20:05:00Z">
              <w:r>
                <w:rPr>
                  <w:rFonts w:ascii="Optima" w:hAnsi="Optima"/>
                  <w:i/>
                  <w:sz w:val="18"/>
                  <w:lang w:val="de-AT"/>
                </w:rPr>
                <w:t>Fachliche und persönliche Weiterentwicklung durch Vorbereitungskurse für den Arbeitsalltag in Unternehmensberatung, Investment Banking und Private Equity (MS Office, Branchen- Verständnis, …)</w:t>
              </w:r>
            </w:ins>
          </w:p>
          <w:p w14:paraId="4B3A8A77" w14:textId="27963574" w:rsidR="00FF0529" w:rsidRPr="00FF0529" w:rsidRDefault="00FF0529" w:rsidP="00FF0529">
            <w:pPr>
              <w:pStyle w:val="Beschreibung"/>
              <w:numPr>
                <w:ilvl w:val="0"/>
                <w:numId w:val="24"/>
              </w:numPr>
              <w:rPr>
                <w:ins w:id="138" w:author="David Döbele" w:date="2023-11-21T20:05:00Z"/>
                <w:rFonts w:ascii="Optima" w:hAnsi="Optima"/>
                <w:i/>
                <w:iCs/>
                <w:sz w:val="18"/>
                <w:lang w:val="de-AT"/>
                <w:rPrChange w:id="139" w:author="David Döbele" w:date="2023-11-21T20:06:00Z">
                  <w:rPr>
                    <w:ins w:id="140" w:author="David Döbele" w:date="2023-11-21T20:05:00Z"/>
                    <w:rFonts w:ascii="Optima" w:hAnsi="Optima"/>
                    <w:sz w:val="18"/>
                    <w:lang w:val="en-US"/>
                  </w:rPr>
                </w:rPrChange>
              </w:rPr>
              <w:pPrChange w:id="141" w:author="David Döbele" w:date="2023-11-21T20:06:00Z">
                <w:pPr>
                  <w:pStyle w:val="Beschreibung"/>
                  <w:jc w:val="right"/>
                </w:pPr>
              </w:pPrChange>
            </w:pPr>
            <w:ins w:id="142" w:author="David Döbele" w:date="2023-11-21T20:05:00Z">
              <w:r w:rsidRPr="00FF0529">
                <w:rPr>
                  <w:rFonts w:ascii="Optima" w:hAnsi="Optima"/>
                  <w:i/>
                  <w:sz w:val="18"/>
                  <w:lang w:val="de-AT"/>
                </w:rPr>
                <w:t xml:space="preserve">Aufbau eines DACH-weiten Netzwerks aus über 1000 Studierenden mit hohem Interesse an Finance und Consulting sowie von verschiedenen Experten und Mentoren mit jahrelanger Berufserfahrung in diesen Branchen </w:t>
              </w:r>
            </w:ins>
          </w:p>
        </w:tc>
      </w:tr>
      <w:tr w:rsidR="00FF0529" w:rsidRPr="00E55D90" w14:paraId="4C31E79D" w14:textId="77777777" w:rsidTr="00963695">
        <w:tblPrEx>
          <w:tblW w:w="9067" w:type="dxa"/>
          <w:tblLayout w:type="fixed"/>
          <w:tblPrExChange w:id="143" w:author="David Döbele" w:date="2023-11-21T20:05:00Z">
            <w:tblPrEx>
              <w:tblW w:w="9067" w:type="dxa"/>
              <w:tblLayout w:type="fixed"/>
            </w:tblPrEx>
          </w:tblPrExChange>
        </w:tblPrEx>
        <w:trPr>
          <w:trHeight w:val="68"/>
          <w:ins w:id="144" w:author="David Döbele" w:date="2023-11-21T20:05:00Z"/>
          <w:trPrChange w:id="145" w:author="David Döbele" w:date="2023-11-21T20:05:00Z">
            <w:trPr>
              <w:trHeight w:val="68"/>
            </w:trPr>
          </w:trPrChange>
        </w:trPr>
        <w:tc>
          <w:tcPr>
            <w:tcW w:w="6799" w:type="dxa"/>
            <w:gridSpan w:val="8"/>
            <w:vAlign w:val="bottom"/>
            <w:tcPrChange w:id="146" w:author="David Döbele" w:date="2023-11-21T20:05:00Z">
              <w:tcPr>
                <w:tcW w:w="6799" w:type="dxa"/>
                <w:gridSpan w:val="9"/>
              </w:tcPr>
            </w:tcPrChange>
          </w:tcPr>
          <w:p w14:paraId="2FD6BDC2" w14:textId="20FA052F" w:rsidR="00FF0529" w:rsidRDefault="00FF0529" w:rsidP="00FF0529">
            <w:pPr>
              <w:pStyle w:val="Beschreibung"/>
              <w:rPr>
                <w:ins w:id="147" w:author="David Döbele" w:date="2023-11-21T20:05:00Z"/>
                <w:rFonts w:ascii="Optima" w:hAnsi="Optima"/>
                <w:sz w:val="18"/>
                <w:lang w:val="de-AT"/>
              </w:rPr>
            </w:pPr>
            <w:proofErr w:type="spellStart"/>
            <w:ins w:id="148" w:author="David Döbele" w:date="2023-11-21T20:05:00Z">
              <w:r w:rsidRPr="00FF0529">
                <w:rPr>
                  <w:rFonts w:ascii="Optima" w:hAnsi="Optima" w:cs="Georgia"/>
                  <w:b/>
                  <w:smallCaps/>
                  <w:color w:val="000000"/>
                  <w:sz w:val="23"/>
                  <w:szCs w:val="23"/>
                  <w:rPrChange w:id="149" w:author="David Döbele" w:date="2023-11-21T20:06:00Z">
                    <w:rPr>
                      <w:rFonts w:ascii="Optima" w:hAnsi="Optima"/>
                      <w:b/>
                      <w:iCs/>
                      <w:sz w:val="23"/>
                      <w:szCs w:val="23"/>
                      <w:lang w:val="en-US"/>
                    </w:rPr>
                  </w:rPrChange>
                </w:rPr>
                <w:t>Sportverein</w:t>
              </w:r>
              <w:proofErr w:type="spellEnd"/>
              <w:r w:rsidRPr="00FF0529">
                <w:rPr>
                  <w:rFonts w:ascii="Optima" w:hAnsi="Optima" w:cs="Georgia"/>
                  <w:b/>
                  <w:smallCaps/>
                  <w:color w:val="000000"/>
                  <w:sz w:val="23"/>
                  <w:szCs w:val="23"/>
                  <w:rPrChange w:id="150" w:author="David Döbele" w:date="2023-11-21T20:06:00Z">
                    <w:rPr>
                      <w:rFonts w:ascii="Optima" w:hAnsi="Optima"/>
                      <w:b/>
                      <w:iCs/>
                      <w:sz w:val="23"/>
                      <w:szCs w:val="23"/>
                      <w:lang w:val="en-US"/>
                    </w:rPr>
                  </w:rPrChange>
                </w:rPr>
                <w:t xml:space="preserve"> SV Wisper Lorch</w:t>
              </w:r>
            </w:ins>
          </w:p>
        </w:tc>
        <w:tc>
          <w:tcPr>
            <w:tcW w:w="2268" w:type="dxa"/>
            <w:gridSpan w:val="5"/>
            <w:vAlign w:val="bottom"/>
            <w:tcPrChange w:id="151" w:author="David Döbele" w:date="2023-11-21T20:05:00Z">
              <w:tcPr>
                <w:tcW w:w="2268" w:type="dxa"/>
                <w:gridSpan w:val="5"/>
              </w:tcPr>
            </w:tcPrChange>
          </w:tcPr>
          <w:p w14:paraId="5C3A85F5" w14:textId="32A59BD7" w:rsidR="00FF0529" w:rsidRPr="00E55D90" w:rsidRDefault="00FF0529" w:rsidP="00FF0529">
            <w:pPr>
              <w:pStyle w:val="Beschreibung"/>
              <w:jc w:val="right"/>
              <w:rPr>
                <w:ins w:id="152" w:author="David Döbele" w:date="2023-11-21T20:05:00Z"/>
                <w:rFonts w:ascii="Optima" w:hAnsi="Optima"/>
                <w:sz w:val="18"/>
                <w:lang w:val="en-US"/>
              </w:rPr>
            </w:pPr>
            <w:ins w:id="153" w:author="David Döbele" w:date="2023-11-21T20:05:00Z">
              <w:r w:rsidRPr="00FF0529">
                <w:rPr>
                  <w:rFonts w:ascii="Optima" w:hAnsi="Optima" w:cs="Georgia"/>
                  <w:i/>
                  <w:iCs/>
                  <w:smallCaps/>
                  <w:color w:val="000000"/>
                  <w:sz w:val="23"/>
                  <w:szCs w:val="23"/>
                  <w:rPrChange w:id="154" w:author="David Döbele" w:date="2023-11-21T20:06:00Z">
                    <w:rPr>
                      <w:rFonts w:ascii="Optima" w:hAnsi="Optima"/>
                      <w:sz w:val="23"/>
                      <w:szCs w:val="23"/>
                    </w:rPr>
                  </w:rPrChange>
                </w:rPr>
                <w:t>Lorch am Rhein</w:t>
              </w:r>
            </w:ins>
          </w:p>
        </w:tc>
      </w:tr>
      <w:tr w:rsidR="00A46B2B" w:rsidRPr="00E55D90" w14:paraId="3E8F1FB0" w14:textId="77777777" w:rsidTr="00934A27">
        <w:tblPrEx>
          <w:tblW w:w="9067" w:type="dxa"/>
          <w:tblLayout w:type="fixed"/>
          <w:tblPrExChange w:id="155" w:author="David Döbele" w:date="2023-11-21T19:59:00Z">
            <w:tblPrEx>
              <w:tblW w:w="9067" w:type="dxa"/>
              <w:tblLayout w:type="fixed"/>
            </w:tblPrEx>
          </w:tblPrExChange>
        </w:tblPrEx>
        <w:trPr>
          <w:trHeight w:val="68"/>
          <w:trPrChange w:id="156" w:author="David Döbele" w:date="2023-11-21T19:59:00Z">
            <w:trPr>
              <w:trHeight w:val="68"/>
            </w:trPr>
          </w:trPrChange>
        </w:trPr>
        <w:tc>
          <w:tcPr>
            <w:tcW w:w="6799" w:type="dxa"/>
            <w:gridSpan w:val="8"/>
            <w:tcPrChange w:id="157" w:author="David Döbele" w:date="2023-11-21T19:59:00Z">
              <w:tcPr>
                <w:tcW w:w="6804" w:type="dxa"/>
                <w:gridSpan w:val="10"/>
              </w:tcPr>
            </w:tcPrChange>
          </w:tcPr>
          <w:p w14:paraId="55601DEB" w14:textId="77777777" w:rsidR="00A46B2B" w:rsidRPr="00E55D90" w:rsidRDefault="00A46B2B" w:rsidP="00960EBC">
            <w:pPr>
              <w:pStyle w:val="Beschreibung"/>
              <w:rPr>
                <w:rFonts w:ascii="Optima" w:hAnsi="Optima"/>
                <w:sz w:val="18"/>
                <w:lang w:val="de-AT"/>
              </w:rPr>
            </w:pPr>
            <w:r>
              <w:rPr>
                <w:rFonts w:ascii="Optima" w:hAnsi="Optima"/>
                <w:sz w:val="18"/>
                <w:lang w:val="de-AT"/>
              </w:rPr>
              <w:t>Aktives Mitglied im Mannschaftsrat</w:t>
            </w:r>
          </w:p>
        </w:tc>
        <w:tc>
          <w:tcPr>
            <w:tcW w:w="2268" w:type="dxa"/>
            <w:gridSpan w:val="5"/>
            <w:tcPrChange w:id="158" w:author="David Döbele" w:date="2023-11-21T19:59:00Z">
              <w:tcPr>
                <w:tcW w:w="2263" w:type="dxa"/>
                <w:gridSpan w:val="4"/>
              </w:tcPr>
            </w:tcPrChange>
          </w:tcPr>
          <w:p w14:paraId="636897A9" w14:textId="77777777" w:rsidR="00A46B2B" w:rsidRPr="00E55D90" w:rsidRDefault="00A46B2B" w:rsidP="00960EBC">
            <w:pPr>
              <w:pStyle w:val="Beschreibung"/>
              <w:jc w:val="right"/>
              <w:rPr>
                <w:rFonts w:ascii="Optima" w:hAnsi="Optima"/>
                <w:sz w:val="18"/>
                <w:lang w:val="en-US"/>
              </w:rPr>
            </w:pPr>
            <w:r w:rsidRPr="00E55D90">
              <w:rPr>
                <w:rFonts w:ascii="Optima" w:hAnsi="Optima"/>
                <w:sz w:val="18"/>
                <w:lang w:val="en-US"/>
              </w:rPr>
              <w:t>0</w:t>
            </w:r>
            <w:r>
              <w:rPr>
                <w:rFonts w:ascii="Optima" w:hAnsi="Optima"/>
                <w:sz w:val="18"/>
                <w:lang w:val="en-US"/>
              </w:rPr>
              <w:t>6</w:t>
            </w:r>
            <w:r w:rsidRPr="00E55D90">
              <w:rPr>
                <w:rFonts w:ascii="Optima" w:hAnsi="Optima"/>
                <w:sz w:val="18"/>
                <w:lang w:val="en-US"/>
              </w:rPr>
              <w:t>/20</w:t>
            </w:r>
            <w:r>
              <w:rPr>
                <w:rFonts w:ascii="Optima" w:hAnsi="Optima"/>
                <w:sz w:val="18"/>
                <w:lang w:val="en-US"/>
              </w:rPr>
              <w:t>21</w:t>
            </w:r>
            <w:r w:rsidRPr="00E55D90">
              <w:rPr>
                <w:rFonts w:ascii="Optima" w:hAnsi="Optima"/>
                <w:sz w:val="18"/>
                <w:lang w:val="en-US"/>
              </w:rPr>
              <w:t xml:space="preserve"> – </w:t>
            </w:r>
            <w:proofErr w:type="spellStart"/>
            <w:r w:rsidRPr="00E55D90">
              <w:rPr>
                <w:rFonts w:ascii="Optima" w:hAnsi="Optima"/>
                <w:sz w:val="18"/>
                <w:lang w:val="en-US"/>
              </w:rPr>
              <w:t>heute</w:t>
            </w:r>
            <w:proofErr w:type="spellEnd"/>
          </w:p>
        </w:tc>
      </w:tr>
      <w:tr w:rsidR="00E55D90" w:rsidRPr="00E55D90" w14:paraId="4F59C612" w14:textId="77777777" w:rsidTr="00934A27">
        <w:tblPrEx>
          <w:tblW w:w="9067" w:type="dxa"/>
          <w:tblLayout w:type="fixed"/>
          <w:tblPrExChange w:id="159" w:author="David Döbele" w:date="2023-11-21T19:59:00Z">
            <w:tblPrEx>
              <w:tblW w:w="9067" w:type="dxa"/>
              <w:tblLayout w:type="fixed"/>
            </w:tblPrEx>
          </w:tblPrExChange>
        </w:tblPrEx>
        <w:trPr>
          <w:trHeight w:val="283"/>
          <w:trPrChange w:id="160" w:author="David Döbele" w:date="2023-11-21T19:59:00Z">
            <w:trPr>
              <w:trHeight w:val="68"/>
            </w:trPr>
          </w:trPrChange>
        </w:trPr>
        <w:tc>
          <w:tcPr>
            <w:tcW w:w="6799" w:type="dxa"/>
            <w:gridSpan w:val="8"/>
            <w:vAlign w:val="bottom"/>
            <w:tcPrChange w:id="161" w:author="David Döbele" w:date="2023-11-21T19:59:00Z">
              <w:tcPr>
                <w:tcW w:w="6804" w:type="dxa"/>
                <w:gridSpan w:val="10"/>
              </w:tcPr>
            </w:tcPrChange>
          </w:tcPr>
          <w:p w14:paraId="32F07601" w14:textId="4A2D9DE6" w:rsidR="00E55D90" w:rsidRPr="00E55D90" w:rsidRDefault="0033381F" w:rsidP="00934A27">
            <w:pPr>
              <w:pStyle w:val="Beschreibung"/>
              <w:rPr>
                <w:rFonts w:ascii="Optima" w:hAnsi="Optima"/>
                <w:sz w:val="18"/>
                <w:lang w:val="de-AT"/>
              </w:rPr>
            </w:pPr>
            <w:r>
              <w:rPr>
                <w:rFonts w:ascii="Optima" w:hAnsi="Optima"/>
                <w:sz w:val="18"/>
                <w:lang w:val="de-AT"/>
              </w:rPr>
              <w:t>Jugendtrainer der damaligen C</w:t>
            </w:r>
            <w:ins w:id="162" w:author="David Döbele" w:date="2023-11-21T19:57:00Z">
              <w:r w:rsidR="00934A27">
                <w:rPr>
                  <w:rFonts w:ascii="Optima" w:hAnsi="Optima"/>
                  <w:sz w:val="18"/>
                  <w:lang w:val="de-AT"/>
                </w:rPr>
                <w:t>-</w:t>
              </w:r>
            </w:ins>
            <w:del w:id="163" w:author="David Döbele" w:date="2023-11-21T19:57:00Z">
              <w:r w:rsidDel="00934A27">
                <w:rPr>
                  <w:rFonts w:ascii="Optima" w:hAnsi="Optima"/>
                  <w:sz w:val="18"/>
                  <w:lang w:val="de-AT"/>
                </w:rPr>
                <w:delText xml:space="preserve"> </w:delText>
              </w:r>
            </w:del>
            <w:r>
              <w:rPr>
                <w:rFonts w:ascii="Optima" w:hAnsi="Optima"/>
                <w:sz w:val="18"/>
                <w:lang w:val="de-AT"/>
              </w:rPr>
              <w:t>Jugend</w:t>
            </w:r>
          </w:p>
        </w:tc>
        <w:tc>
          <w:tcPr>
            <w:tcW w:w="2268" w:type="dxa"/>
            <w:gridSpan w:val="5"/>
            <w:vAlign w:val="bottom"/>
            <w:tcPrChange w:id="164" w:author="David Döbele" w:date="2023-11-21T19:59:00Z">
              <w:tcPr>
                <w:tcW w:w="2263" w:type="dxa"/>
                <w:gridSpan w:val="4"/>
              </w:tcPr>
            </w:tcPrChange>
          </w:tcPr>
          <w:p w14:paraId="45DD2178" w14:textId="7E35F3A5" w:rsidR="00E55D90" w:rsidRPr="00E55D90" w:rsidRDefault="00E55D90" w:rsidP="00934A27">
            <w:pPr>
              <w:pStyle w:val="Beschreibung"/>
              <w:jc w:val="right"/>
              <w:rPr>
                <w:rFonts w:ascii="Optima" w:hAnsi="Optima"/>
                <w:sz w:val="18"/>
                <w:lang w:val="en-US"/>
              </w:rPr>
            </w:pPr>
            <w:r w:rsidRPr="00E55D90">
              <w:rPr>
                <w:rFonts w:ascii="Optima" w:hAnsi="Optima"/>
                <w:sz w:val="18"/>
                <w:lang w:val="en-US"/>
              </w:rPr>
              <w:t>0</w:t>
            </w:r>
            <w:r w:rsidR="00AB5EC4">
              <w:rPr>
                <w:rFonts w:ascii="Optima" w:hAnsi="Optima"/>
                <w:sz w:val="18"/>
                <w:lang w:val="en-US"/>
              </w:rPr>
              <w:t>6</w:t>
            </w:r>
            <w:r w:rsidRPr="00E55D90">
              <w:rPr>
                <w:rFonts w:ascii="Optima" w:hAnsi="Optima"/>
                <w:sz w:val="18"/>
                <w:lang w:val="en-US"/>
              </w:rPr>
              <w:t>/20</w:t>
            </w:r>
            <w:r w:rsidR="002751DD">
              <w:rPr>
                <w:rFonts w:ascii="Optima" w:hAnsi="Optima"/>
                <w:sz w:val="18"/>
                <w:lang w:val="en-US"/>
              </w:rPr>
              <w:t>19</w:t>
            </w:r>
            <w:r w:rsidRPr="00E55D90">
              <w:rPr>
                <w:rFonts w:ascii="Optima" w:hAnsi="Optima"/>
                <w:sz w:val="18"/>
                <w:lang w:val="en-US"/>
              </w:rPr>
              <w:t xml:space="preserve"> – </w:t>
            </w:r>
            <w:r w:rsidR="002751DD">
              <w:rPr>
                <w:rFonts w:ascii="Optima" w:hAnsi="Optima"/>
                <w:sz w:val="18"/>
                <w:lang w:val="en-US"/>
              </w:rPr>
              <w:t>06/2020</w:t>
            </w:r>
          </w:p>
        </w:tc>
      </w:tr>
      <w:tr w:rsidR="00E55D90" w:rsidRPr="00E55D90" w14:paraId="02437711" w14:textId="77777777" w:rsidTr="00A24B2A">
        <w:trPr>
          <w:trHeight w:val="68"/>
        </w:trPr>
        <w:tc>
          <w:tcPr>
            <w:tcW w:w="9067" w:type="dxa"/>
            <w:gridSpan w:val="13"/>
          </w:tcPr>
          <w:p w14:paraId="7CA4D9D0" w14:textId="4E0FEBCC" w:rsidR="00E55D90" w:rsidRPr="00E55D90" w:rsidRDefault="00393676" w:rsidP="00960EBC">
            <w:pPr>
              <w:pStyle w:val="Beschreibung"/>
              <w:numPr>
                <w:ilvl w:val="0"/>
                <w:numId w:val="24"/>
              </w:numPr>
              <w:rPr>
                <w:rFonts w:ascii="Optima" w:hAnsi="Optima"/>
                <w:sz w:val="18"/>
                <w:lang w:val="de-AT"/>
              </w:rPr>
            </w:pPr>
            <w:r>
              <w:rPr>
                <w:rFonts w:ascii="Optima" w:hAnsi="Optima"/>
                <w:i/>
                <w:sz w:val="18"/>
                <w:lang w:val="de-AT"/>
              </w:rPr>
              <w:t>Eigenständige Organisation von Trainings</w:t>
            </w:r>
            <w:r w:rsidR="003064FE">
              <w:rPr>
                <w:rFonts w:ascii="Optima" w:hAnsi="Optima"/>
                <w:i/>
                <w:sz w:val="18"/>
                <w:lang w:val="de-AT"/>
              </w:rPr>
              <w:t>lagern und Trainingseinheiten</w:t>
            </w:r>
          </w:p>
          <w:p w14:paraId="68CFAD97" w14:textId="1E51A505" w:rsidR="00E55D90" w:rsidRPr="00E55D90" w:rsidRDefault="009F1F68" w:rsidP="00960EBC">
            <w:pPr>
              <w:pStyle w:val="Beschreibung"/>
              <w:numPr>
                <w:ilvl w:val="0"/>
                <w:numId w:val="24"/>
              </w:numPr>
              <w:rPr>
                <w:rFonts w:ascii="Optima" w:hAnsi="Optima"/>
                <w:sz w:val="18"/>
                <w:lang w:val="de-AT"/>
              </w:rPr>
            </w:pPr>
            <w:r>
              <w:rPr>
                <w:rFonts w:ascii="Optima" w:hAnsi="Optima"/>
                <w:i/>
                <w:sz w:val="18"/>
                <w:lang w:val="de-AT"/>
              </w:rPr>
              <w:t>Verantwortung von 15 Spieler/innen</w:t>
            </w:r>
          </w:p>
        </w:tc>
      </w:tr>
      <w:tr w:rsidR="00E55D90" w:rsidRPr="00E55D90" w14:paraId="4AF19DD1" w14:textId="77777777" w:rsidTr="00934A27">
        <w:tblPrEx>
          <w:tblW w:w="9067" w:type="dxa"/>
          <w:tblLayout w:type="fixed"/>
          <w:tblPrExChange w:id="165" w:author="David Döbele" w:date="2023-11-21T20:03:00Z">
            <w:tblPrEx>
              <w:tblW w:w="9067" w:type="dxa"/>
              <w:tblLayout w:type="fixed"/>
            </w:tblPrEx>
          </w:tblPrExChange>
        </w:tblPrEx>
        <w:trPr>
          <w:trHeight w:val="340"/>
          <w:trPrChange w:id="166" w:author="David Döbele" w:date="2023-11-21T20:03:00Z">
            <w:trPr>
              <w:trHeight w:val="68"/>
            </w:trPr>
          </w:trPrChange>
        </w:trPr>
        <w:tc>
          <w:tcPr>
            <w:tcW w:w="5949" w:type="dxa"/>
            <w:gridSpan w:val="6"/>
            <w:vAlign w:val="bottom"/>
            <w:tcPrChange w:id="167" w:author="David Döbele" w:date="2023-11-21T20:03:00Z">
              <w:tcPr>
                <w:tcW w:w="5954" w:type="dxa"/>
                <w:gridSpan w:val="7"/>
              </w:tcPr>
            </w:tcPrChange>
          </w:tcPr>
          <w:p w14:paraId="7756FD9A" w14:textId="0310E501" w:rsidR="00E55D90" w:rsidRPr="00E55D90" w:rsidRDefault="00B43BCE" w:rsidP="00934A27">
            <w:pPr>
              <w:pStyle w:val="Bullets"/>
              <w:numPr>
                <w:ilvl w:val="0"/>
                <w:numId w:val="0"/>
              </w:numPr>
              <w:rPr>
                <w:rFonts w:ascii="Optima" w:hAnsi="Optima"/>
                <w:smallCaps/>
                <w:sz w:val="16"/>
              </w:rPr>
            </w:pPr>
            <w:r>
              <w:rPr>
                <w:rFonts w:ascii="Optima" w:hAnsi="Optima"/>
                <w:b/>
                <w:i w:val="0"/>
                <w:iCs w:val="0"/>
                <w:smallCaps/>
                <w:sz w:val="23"/>
                <w:szCs w:val="23"/>
              </w:rPr>
              <w:t>Zeltleiter für das Bistum Limburg</w:t>
            </w:r>
          </w:p>
        </w:tc>
        <w:tc>
          <w:tcPr>
            <w:tcW w:w="3118" w:type="dxa"/>
            <w:gridSpan w:val="7"/>
            <w:vAlign w:val="bottom"/>
            <w:tcPrChange w:id="168" w:author="David Döbele" w:date="2023-11-21T20:03:00Z">
              <w:tcPr>
                <w:tcW w:w="3113" w:type="dxa"/>
                <w:gridSpan w:val="7"/>
              </w:tcPr>
            </w:tcPrChange>
          </w:tcPr>
          <w:p w14:paraId="30626CB8" w14:textId="489A05B9" w:rsidR="00E55D90" w:rsidRPr="00E55D90" w:rsidRDefault="00B43BCE" w:rsidP="00934A27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/>
                <w:smallCaps/>
                <w:sz w:val="23"/>
                <w:szCs w:val="23"/>
              </w:rPr>
            </w:pPr>
            <w:r>
              <w:rPr>
                <w:rFonts w:ascii="Optima" w:hAnsi="Optima"/>
                <w:smallCaps/>
                <w:sz w:val="23"/>
                <w:szCs w:val="23"/>
              </w:rPr>
              <w:t>Lorch am Rhein</w:t>
            </w:r>
          </w:p>
        </w:tc>
      </w:tr>
      <w:tr w:rsidR="00E55D90" w:rsidRPr="00E55D90" w14:paraId="56372BDE" w14:textId="77777777" w:rsidTr="00934A27">
        <w:tblPrEx>
          <w:tblW w:w="9067" w:type="dxa"/>
          <w:tblLayout w:type="fixed"/>
          <w:tblPrExChange w:id="169" w:author="David Döbele" w:date="2023-11-21T19:59:00Z">
            <w:tblPrEx>
              <w:tblW w:w="9067" w:type="dxa"/>
              <w:tblLayout w:type="fixed"/>
            </w:tblPrEx>
          </w:tblPrExChange>
        </w:tblPrEx>
        <w:trPr>
          <w:trHeight w:val="68"/>
          <w:trPrChange w:id="170" w:author="David Döbele" w:date="2023-11-21T19:59:00Z">
            <w:trPr>
              <w:trHeight w:val="68"/>
            </w:trPr>
          </w:trPrChange>
        </w:trPr>
        <w:tc>
          <w:tcPr>
            <w:tcW w:w="5665" w:type="dxa"/>
            <w:gridSpan w:val="4"/>
            <w:tcPrChange w:id="171" w:author="David Döbele" w:date="2023-11-21T19:59:00Z">
              <w:tcPr>
                <w:tcW w:w="7371" w:type="dxa"/>
                <w:gridSpan w:val="13"/>
              </w:tcPr>
            </w:tcPrChange>
          </w:tcPr>
          <w:p w14:paraId="3C87D247" w14:textId="53D09194" w:rsidR="00E55D90" w:rsidRPr="00E55D90" w:rsidRDefault="009F3E6F" w:rsidP="00960EBC">
            <w:pPr>
              <w:pStyle w:val="Bullets"/>
              <w:numPr>
                <w:ilvl w:val="0"/>
                <w:numId w:val="0"/>
              </w:numPr>
              <w:rPr>
                <w:rFonts w:ascii="Optima" w:hAnsi="Optima"/>
                <w:i w:val="0"/>
                <w:iCs w:val="0"/>
                <w:sz w:val="18"/>
                <w:lang w:val="de-AT"/>
              </w:rPr>
            </w:pPr>
            <w:r>
              <w:rPr>
                <w:rFonts w:ascii="Optima" w:hAnsi="Optima"/>
                <w:i w:val="0"/>
                <w:iCs w:val="0"/>
                <w:sz w:val="18"/>
                <w:lang w:val="de-AT"/>
              </w:rPr>
              <w:t>Mitglied mit 14 anderen Zeltleitern</w:t>
            </w:r>
            <w:ins w:id="172" w:author="David Döbele" w:date="2023-11-21T19:57:00Z">
              <w:r w:rsidR="00934A27">
                <w:rPr>
                  <w:rFonts w:ascii="Optima" w:hAnsi="Optima"/>
                  <w:i w:val="0"/>
                  <w:iCs w:val="0"/>
                  <w:sz w:val="18"/>
                  <w:lang w:val="de-AT"/>
                </w:rPr>
                <w:t xml:space="preserve"> (jeweils 10 Tage im Sommer)</w:t>
              </w:r>
            </w:ins>
          </w:p>
        </w:tc>
        <w:tc>
          <w:tcPr>
            <w:tcW w:w="3402" w:type="dxa"/>
            <w:gridSpan w:val="9"/>
            <w:vAlign w:val="bottom"/>
            <w:tcPrChange w:id="173" w:author="David Döbele" w:date="2023-11-21T19:59:00Z">
              <w:tcPr>
                <w:tcW w:w="1696" w:type="dxa"/>
              </w:tcPr>
            </w:tcPrChange>
          </w:tcPr>
          <w:p w14:paraId="288A2195" w14:textId="34CF20F8" w:rsidR="00E55D90" w:rsidRPr="00E55D90" w:rsidRDefault="00E55D90" w:rsidP="00934A27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/>
                <w:i w:val="0"/>
                <w:iCs w:val="0"/>
                <w:sz w:val="18"/>
                <w:lang w:val="en-US"/>
              </w:rPr>
              <w:pPrChange w:id="174" w:author="David Döbele" w:date="2023-11-21T19:57:00Z">
                <w:pPr>
                  <w:pStyle w:val="Bullets"/>
                  <w:numPr>
                    <w:numId w:val="0"/>
                  </w:numPr>
                  <w:ind w:left="0" w:firstLine="0"/>
                </w:pPr>
              </w:pPrChange>
            </w:pPr>
            <w:r w:rsidRPr="00E55D90">
              <w:rPr>
                <w:rFonts w:ascii="Optima" w:hAnsi="Optima"/>
                <w:i w:val="0"/>
                <w:iCs w:val="0"/>
                <w:sz w:val="18"/>
                <w:lang w:val="en-US"/>
              </w:rPr>
              <w:t>0</w:t>
            </w:r>
            <w:r w:rsidR="00A45987">
              <w:rPr>
                <w:rFonts w:ascii="Optima" w:hAnsi="Optima"/>
                <w:i w:val="0"/>
                <w:iCs w:val="0"/>
                <w:sz w:val="18"/>
                <w:lang w:val="en-US"/>
              </w:rPr>
              <w:t>8</w:t>
            </w:r>
            <w:r w:rsidRPr="00E55D90">
              <w:rPr>
                <w:rFonts w:ascii="Optima" w:hAnsi="Optima"/>
                <w:i w:val="0"/>
                <w:iCs w:val="0"/>
                <w:sz w:val="18"/>
                <w:lang w:val="en-US"/>
              </w:rPr>
              <w:t>/201</w:t>
            </w:r>
            <w:r w:rsidR="00A45987">
              <w:rPr>
                <w:rFonts w:ascii="Optima" w:hAnsi="Optima"/>
                <w:i w:val="0"/>
                <w:iCs w:val="0"/>
                <w:sz w:val="18"/>
                <w:lang w:val="en-US"/>
              </w:rPr>
              <w:t>9</w:t>
            </w:r>
            <w:r w:rsidRPr="00E55D90">
              <w:rPr>
                <w:rFonts w:ascii="Optima" w:hAnsi="Optima"/>
                <w:i w:val="0"/>
                <w:iCs w:val="0"/>
                <w:sz w:val="18"/>
                <w:lang w:val="en-US"/>
              </w:rPr>
              <w:t xml:space="preserve"> –</w:t>
            </w:r>
            <w:r w:rsidR="006B05A2">
              <w:rPr>
                <w:rFonts w:ascii="Optima" w:hAnsi="Optima"/>
                <w:i w:val="0"/>
                <w:iCs w:val="0"/>
                <w:sz w:val="18"/>
                <w:lang w:val="en-US"/>
              </w:rPr>
              <w:t xml:space="preserve"> </w:t>
            </w:r>
            <w:r w:rsidR="00A45987">
              <w:rPr>
                <w:rFonts w:ascii="Optima" w:hAnsi="Optima"/>
                <w:i w:val="0"/>
                <w:iCs w:val="0"/>
                <w:sz w:val="18"/>
                <w:lang w:val="en-US"/>
              </w:rPr>
              <w:t>08/2022</w:t>
            </w:r>
            <w:del w:id="175" w:author="David Döbele" w:date="2023-11-21T19:57:00Z">
              <w:r w:rsidR="00A45987" w:rsidDel="00934A27">
                <w:rPr>
                  <w:rFonts w:ascii="Optima" w:hAnsi="Optima"/>
                  <w:i w:val="0"/>
                  <w:iCs w:val="0"/>
                  <w:sz w:val="18"/>
                  <w:lang w:val="en-US"/>
                </w:rPr>
                <w:delText xml:space="preserve"> 10 Tag</w:delText>
              </w:r>
              <w:r w:rsidR="006309F7" w:rsidDel="00934A27">
                <w:rPr>
                  <w:rFonts w:ascii="Optima" w:hAnsi="Optima"/>
                  <w:i w:val="0"/>
                  <w:iCs w:val="0"/>
                  <w:sz w:val="18"/>
                  <w:lang w:val="en-US"/>
                </w:rPr>
                <w:delText>e im Sommer</w:delText>
              </w:r>
            </w:del>
          </w:p>
        </w:tc>
      </w:tr>
      <w:tr w:rsidR="00E55D90" w:rsidRPr="00E55D90" w14:paraId="7ECB507F" w14:textId="77777777" w:rsidTr="00A24B2A">
        <w:trPr>
          <w:trHeight w:val="68"/>
        </w:trPr>
        <w:tc>
          <w:tcPr>
            <w:tcW w:w="9067" w:type="dxa"/>
            <w:gridSpan w:val="13"/>
          </w:tcPr>
          <w:p w14:paraId="1A6A237B" w14:textId="163D6474" w:rsidR="00E55D90" w:rsidRPr="00E55D90" w:rsidRDefault="00F70B78" w:rsidP="00960EBC">
            <w:pPr>
              <w:pStyle w:val="Beschreibung"/>
              <w:numPr>
                <w:ilvl w:val="0"/>
                <w:numId w:val="24"/>
              </w:numPr>
              <w:rPr>
                <w:rFonts w:ascii="Optima" w:hAnsi="Optima"/>
                <w:i/>
                <w:iCs/>
                <w:sz w:val="18"/>
                <w:lang w:val="de-AT"/>
              </w:rPr>
            </w:pPr>
            <w:r>
              <w:rPr>
                <w:rFonts w:ascii="Optima" w:hAnsi="Optima"/>
                <w:i/>
                <w:sz w:val="18"/>
                <w:lang w:val="de-AT"/>
              </w:rPr>
              <w:t xml:space="preserve">Planung und Organisation von Tagesaktivitäten </w:t>
            </w:r>
            <w:r w:rsidR="00C94514">
              <w:rPr>
                <w:rFonts w:ascii="Optima" w:hAnsi="Optima"/>
                <w:i/>
                <w:sz w:val="18"/>
                <w:lang w:val="de-AT"/>
              </w:rPr>
              <w:t xml:space="preserve"> </w:t>
            </w:r>
          </w:p>
          <w:p w14:paraId="2CC438FF" w14:textId="324A257D" w:rsidR="00E55D90" w:rsidRPr="00E55D90" w:rsidRDefault="001D512B" w:rsidP="00960EBC">
            <w:pPr>
              <w:pStyle w:val="Beschreibung"/>
              <w:numPr>
                <w:ilvl w:val="0"/>
                <w:numId w:val="24"/>
              </w:numPr>
              <w:rPr>
                <w:rFonts w:ascii="Optima" w:hAnsi="Optima"/>
                <w:i/>
                <w:iCs/>
                <w:sz w:val="18"/>
                <w:lang w:val="de-AT"/>
              </w:rPr>
            </w:pPr>
            <w:r>
              <w:rPr>
                <w:rFonts w:ascii="Optima" w:hAnsi="Optima"/>
                <w:i/>
                <w:sz w:val="18"/>
                <w:lang w:val="de-AT"/>
              </w:rPr>
              <w:t>Veratwortung für bis zu 50 Kindern</w:t>
            </w:r>
          </w:p>
        </w:tc>
      </w:tr>
      <w:tr w:rsidR="00D20202" w:rsidRPr="00D20202" w:rsidDel="00FF0529" w14:paraId="504012F7" w14:textId="1A2AE87C" w:rsidTr="00934A27">
        <w:tblPrEx>
          <w:tblW w:w="9067" w:type="dxa"/>
          <w:tblLayout w:type="fixed"/>
          <w:tblPrExChange w:id="176" w:author="David Döbele" w:date="2023-11-21T20:03:00Z">
            <w:tblPrEx>
              <w:tblW w:w="9067" w:type="dxa"/>
              <w:tblLayout w:type="fixed"/>
            </w:tblPrEx>
          </w:tblPrExChange>
        </w:tblPrEx>
        <w:trPr>
          <w:trHeight w:val="340"/>
          <w:del w:id="177" w:author="David Döbele" w:date="2023-11-21T20:06:00Z"/>
          <w:trPrChange w:id="178" w:author="David Döbele" w:date="2023-11-21T20:03:00Z">
            <w:trPr>
              <w:trHeight w:val="68"/>
            </w:trPr>
          </w:trPrChange>
        </w:trPr>
        <w:tc>
          <w:tcPr>
            <w:tcW w:w="5949" w:type="dxa"/>
            <w:gridSpan w:val="6"/>
            <w:vAlign w:val="bottom"/>
            <w:tcPrChange w:id="179" w:author="David Döbele" w:date="2023-11-21T20:03:00Z">
              <w:tcPr>
                <w:tcW w:w="5954" w:type="dxa"/>
                <w:gridSpan w:val="7"/>
              </w:tcPr>
            </w:tcPrChange>
          </w:tcPr>
          <w:p w14:paraId="2D23DA56" w14:textId="24015547" w:rsidR="00D20202" w:rsidRPr="00D20202" w:rsidDel="00FF0529" w:rsidRDefault="006C0151" w:rsidP="00934A27">
            <w:pPr>
              <w:contextualSpacing/>
              <w:rPr>
                <w:del w:id="180" w:author="David Döbele" w:date="2023-11-21T20:06:00Z"/>
                <w:rFonts w:ascii="Optima" w:hAnsi="Optima" w:cs="Georgia"/>
                <w:i/>
                <w:iCs/>
                <w:smallCaps/>
                <w:color w:val="000000"/>
                <w:sz w:val="16"/>
              </w:rPr>
            </w:pPr>
            <w:del w:id="181" w:author="David Döbele" w:date="2023-11-21T20:06:00Z">
              <w:r w:rsidDel="00FF0529">
                <w:rPr>
                  <w:rFonts w:ascii="Optima" w:hAnsi="Optima" w:cs="Georgia"/>
                  <w:b/>
                  <w:smallCaps/>
                  <w:color w:val="000000"/>
                  <w:sz w:val="23"/>
                  <w:szCs w:val="23"/>
                </w:rPr>
                <w:delText>Pumpkin</w:delText>
              </w:r>
              <w:r w:rsidR="00823C11" w:rsidDel="00FF0529">
                <w:rPr>
                  <w:rFonts w:ascii="Optima" w:hAnsi="Optima" w:cs="Georgia"/>
                  <w:b/>
                  <w:smallCaps/>
                  <w:color w:val="000000"/>
                  <w:sz w:val="23"/>
                  <w:szCs w:val="23"/>
                </w:rPr>
                <w:delText>careers GmbH</w:delText>
              </w:r>
            </w:del>
          </w:p>
        </w:tc>
        <w:tc>
          <w:tcPr>
            <w:tcW w:w="3118" w:type="dxa"/>
            <w:gridSpan w:val="7"/>
            <w:tcPrChange w:id="182" w:author="David Döbele" w:date="2023-11-21T20:03:00Z">
              <w:tcPr>
                <w:tcW w:w="3113" w:type="dxa"/>
                <w:gridSpan w:val="7"/>
              </w:tcPr>
            </w:tcPrChange>
          </w:tcPr>
          <w:p w14:paraId="537BD24F" w14:textId="623158DC" w:rsidR="00D20202" w:rsidRPr="00D20202" w:rsidDel="00FF0529" w:rsidRDefault="00D20202" w:rsidP="00960EBC">
            <w:pPr>
              <w:contextualSpacing/>
              <w:jc w:val="right"/>
              <w:rPr>
                <w:del w:id="183" w:author="David Döbele" w:date="2023-11-21T20:06:00Z"/>
                <w:rFonts w:ascii="Optima" w:hAnsi="Optima" w:cs="Georgia"/>
                <w:i/>
                <w:iCs/>
                <w:smallCaps/>
                <w:color w:val="000000"/>
                <w:sz w:val="23"/>
                <w:szCs w:val="23"/>
              </w:rPr>
            </w:pPr>
          </w:p>
        </w:tc>
      </w:tr>
      <w:tr w:rsidR="00264763" w:rsidRPr="00264763" w:rsidDel="00FF0529" w14:paraId="53E26927" w14:textId="7D90F63C" w:rsidTr="00934A27">
        <w:tblPrEx>
          <w:tblW w:w="9067" w:type="dxa"/>
          <w:tblLayout w:type="fixed"/>
          <w:tblPrExChange w:id="184" w:author="David Döbele" w:date="2023-11-21T19:59:00Z">
            <w:tblPrEx>
              <w:tblW w:w="9067" w:type="dxa"/>
              <w:tblLayout w:type="fixed"/>
            </w:tblPrEx>
          </w:tblPrExChange>
        </w:tblPrEx>
        <w:trPr>
          <w:trHeight w:val="68"/>
          <w:del w:id="185" w:author="David Döbele" w:date="2023-11-21T20:06:00Z"/>
          <w:trPrChange w:id="186" w:author="David Döbele" w:date="2023-11-21T19:59:00Z">
            <w:trPr>
              <w:trHeight w:val="68"/>
            </w:trPr>
          </w:trPrChange>
        </w:trPr>
        <w:tc>
          <w:tcPr>
            <w:tcW w:w="7366" w:type="dxa"/>
            <w:gridSpan w:val="11"/>
            <w:tcPrChange w:id="187" w:author="David Döbele" w:date="2023-11-21T19:59:00Z">
              <w:tcPr>
                <w:tcW w:w="7371" w:type="dxa"/>
                <w:gridSpan w:val="12"/>
              </w:tcPr>
            </w:tcPrChange>
          </w:tcPr>
          <w:p w14:paraId="5A544648" w14:textId="7E94F79D" w:rsidR="00264763" w:rsidRPr="00264763" w:rsidDel="00FF0529" w:rsidRDefault="000A318A" w:rsidP="00960EBC">
            <w:pPr>
              <w:contextualSpacing/>
              <w:rPr>
                <w:del w:id="188" w:author="David Döbele" w:date="2023-11-21T20:06:00Z"/>
                <w:rFonts w:ascii="Optima" w:hAnsi="Optima" w:cs="Georgia"/>
                <w:color w:val="000000"/>
                <w:sz w:val="18"/>
                <w:lang w:val="de-AT"/>
              </w:rPr>
            </w:pPr>
            <w:del w:id="189" w:author="David Döbele" w:date="2023-11-21T20:06:00Z">
              <w:r w:rsidDel="00FF0529">
                <w:rPr>
                  <w:rFonts w:ascii="Optima" w:hAnsi="Optima" w:cs="Georgia"/>
                  <w:color w:val="000000"/>
                  <w:sz w:val="18"/>
                  <w:lang w:val="de-AT"/>
                </w:rPr>
                <w:delText xml:space="preserve">Aktives Mitglied im Coaching </w:delText>
              </w:r>
              <w:r w:rsidR="00564908" w:rsidDel="00FF0529">
                <w:rPr>
                  <w:rFonts w:ascii="Optima" w:hAnsi="Optima" w:cs="Georgia"/>
                  <w:color w:val="000000"/>
                  <w:sz w:val="18"/>
                  <w:lang w:val="de-AT"/>
                </w:rPr>
                <w:delText xml:space="preserve">Netzwerk einer Karriereberatung für Studierende </w:delText>
              </w:r>
            </w:del>
          </w:p>
        </w:tc>
        <w:tc>
          <w:tcPr>
            <w:tcW w:w="1701" w:type="dxa"/>
            <w:gridSpan w:val="2"/>
            <w:vAlign w:val="bottom"/>
            <w:tcPrChange w:id="190" w:author="David Döbele" w:date="2023-11-21T19:59:00Z">
              <w:tcPr>
                <w:tcW w:w="1696" w:type="dxa"/>
                <w:gridSpan w:val="2"/>
              </w:tcPr>
            </w:tcPrChange>
          </w:tcPr>
          <w:p w14:paraId="6E191909" w14:textId="1616A3A7" w:rsidR="00264763" w:rsidRPr="00264763" w:rsidDel="00FF0529" w:rsidRDefault="00465936" w:rsidP="00934A27">
            <w:pPr>
              <w:contextualSpacing/>
              <w:jc w:val="right"/>
              <w:rPr>
                <w:del w:id="191" w:author="David Döbele" w:date="2023-11-21T20:06:00Z"/>
                <w:rFonts w:ascii="Optima" w:hAnsi="Optima" w:cs="Georgia"/>
                <w:color w:val="000000"/>
                <w:sz w:val="18"/>
                <w:lang w:val="en-US"/>
              </w:rPr>
              <w:pPrChange w:id="192" w:author="David Döbele" w:date="2023-11-21T19:57:00Z">
                <w:pPr>
                  <w:contextualSpacing/>
                </w:pPr>
              </w:pPrChange>
            </w:pPr>
            <w:del w:id="193" w:author="David Döbele" w:date="2023-11-21T20:06:00Z">
              <w:r w:rsidDel="00FF0529">
                <w:rPr>
                  <w:rFonts w:ascii="Optima" w:hAnsi="Optima" w:cs="Georgia"/>
                  <w:color w:val="000000"/>
                  <w:sz w:val="18"/>
                  <w:lang w:val="en-US"/>
                </w:rPr>
                <w:delText xml:space="preserve">11/2023 </w:delText>
              </w:r>
              <w:r w:rsidR="006B05A2" w:rsidDel="00FF0529">
                <w:rPr>
                  <w:rFonts w:ascii="Optima" w:hAnsi="Optima" w:cs="Georgia"/>
                  <w:color w:val="000000"/>
                  <w:sz w:val="18"/>
                  <w:lang w:val="en-US"/>
                </w:rPr>
                <w:delText>–</w:delText>
              </w:r>
              <w:r w:rsidDel="00FF0529">
                <w:rPr>
                  <w:rFonts w:ascii="Optima" w:hAnsi="Optima" w:cs="Georgia"/>
                  <w:color w:val="000000"/>
                  <w:sz w:val="18"/>
                  <w:lang w:val="en-US"/>
                </w:rPr>
                <w:delText xml:space="preserve"> </w:delText>
              </w:r>
              <w:r w:rsidR="006B05A2" w:rsidDel="00FF0529">
                <w:rPr>
                  <w:rFonts w:ascii="Optima" w:hAnsi="Optima" w:cs="Georgia"/>
                  <w:color w:val="000000"/>
                  <w:sz w:val="18"/>
                  <w:lang w:val="en-US"/>
                </w:rPr>
                <w:delText xml:space="preserve">heute </w:delText>
              </w:r>
            </w:del>
          </w:p>
        </w:tc>
      </w:tr>
      <w:tr w:rsidR="00264763" w:rsidRPr="00E55D90" w:rsidDel="00FF0529" w14:paraId="3C1D91EB" w14:textId="25A21D2B" w:rsidTr="00934A27">
        <w:tblPrEx>
          <w:tblW w:w="9067" w:type="dxa"/>
          <w:tblLayout w:type="fixed"/>
          <w:tblPrExChange w:id="194" w:author="David Döbele" w:date="2023-11-21T19:58:00Z">
            <w:tblPrEx>
              <w:tblW w:w="9067" w:type="dxa"/>
              <w:tblLayout w:type="fixed"/>
            </w:tblPrEx>
          </w:tblPrExChange>
        </w:tblPrEx>
        <w:trPr>
          <w:trHeight w:val="68"/>
          <w:del w:id="195" w:author="David Döbele" w:date="2023-11-21T20:06:00Z"/>
          <w:trPrChange w:id="196" w:author="David Döbele" w:date="2023-11-21T19:58:00Z">
            <w:trPr>
              <w:trHeight w:val="68"/>
            </w:trPr>
          </w:trPrChange>
        </w:trPr>
        <w:tc>
          <w:tcPr>
            <w:tcW w:w="9067" w:type="dxa"/>
            <w:gridSpan w:val="13"/>
            <w:tcBorders>
              <w:bottom w:val="single" w:sz="4" w:space="0" w:color="BFBFBF" w:themeColor="background1" w:themeShade="BF"/>
            </w:tcBorders>
            <w:tcPrChange w:id="197" w:author="David Döbele" w:date="2023-11-21T19:58:00Z">
              <w:tcPr>
                <w:tcW w:w="9067" w:type="dxa"/>
                <w:gridSpan w:val="14"/>
              </w:tcPr>
            </w:tcPrChange>
          </w:tcPr>
          <w:p w14:paraId="08806B47" w14:textId="7B33AEF1" w:rsidR="00264763" w:rsidRPr="00E55D90" w:rsidDel="00FF0529" w:rsidRDefault="002954BA" w:rsidP="00960EBC">
            <w:pPr>
              <w:pStyle w:val="Beschreibung"/>
              <w:numPr>
                <w:ilvl w:val="0"/>
                <w:numId w:val="24"/>
              </w:numPr>
              <w:rPr>
                <w:del w:id="198" w:author="David Döbele" w:date="2023-11-21T20:06:00Z"/>
                <w:rFonts w:ascii="Optima" w:hAnsi="Optima"/>
                <w:i/>
                <w:iCs/>
                <w:sz w:val="18"/>
                <w:lang w:val="de-AT"/>
              </w:rPr>
            </w:pPr>
            <w:del w:id="199" w:author="David Döbele" w:date="2023-11-21T20:06:00Z">
              <w:r w:rsidDel="00FF0529">
                <w:rPr>
                  <w:rFonts w:ascii="Optima" w:hAnsi="Optima"/>
                  <w:i/>
                  <w:sz w:val="18"/>
                  <w:lang w:val="de-AT"/>
                </w:rPr>
                <w:delText xml:space="preserve">Fachliche und persönliche </w:delText>
              </w:r>
              <w:r w:rsidR="00611C5B" w:rsidDel="00FF0529">
                <w:rPr>
                  <w:rFonts w:ascii="Optima" w:hAnsi="Optima"/>
                  <w:i/>
                  <w:sz w:val="18"/>
                  <w:lang w:val="de-AT"/>
                </w:rPr>
                <w:delText xml:space="preserve">Weiterentwicklung durch Vorbereitungskurse für den Arbeitsalltag </w:delText>
              </w:r>
              <w:r w:rsidR="0032089A" w:rsidDel="00FF0529">
                <w:rPr>
                  <w:rFonts w:ascii="Optima" w:hAnsi="Optima"/>
                  <w:i/>
                  <w:sz w:val="18"/>
                  <w:lang w:val="de-AT"/>
                </w:rPr>
                <w:delText xml:space="preserve">in Unternehmensberatung, Investment Banking </w:delText>
              </w:r>
              <w:r w:rsidR="00EB24D7" w:rsidDel="00FF0529">
                <w:rPr>
                  <w:rFonts w:ascii="Optima" w:hAnsi="Optima"/>
                  <w:i/>
                  <w:sz w:val="18"/>
                  <w:lang w:val="de-AT"/>
                </w:rPr>
                <w:delText>und Private Equity (MS Office, Branchen- Verständnis,…)</w:delText>
              </w:r>
            </w:del>
          </w:p>
          <w:p w14:paraId="41A04255" w14:textId="6D63B84C" w:rsidR="00264763" w:rsidRPr="00E55D90" w:rsidDel="00FF0529" w:rsidRDefault="00906E3A" w:rsidP="00960EBC">
            <w:pPr>
              <w:pStyle w:val="Beschreibung"/>
              <w:numPr>
                <w:ilvl w:val="0"/>
                <w:numId w:val="24"/>
              </w:numPr>
              <w:rPr>
                <w:del w:id="200" w:author="David Döbele" w:date="2023-11-21T20:06:00Z"/>
                <w:rFonts w:ascii="Optima" w:hAnsi="Optima"/>
                <w:i/>
                <w:iCs/>
                <w:sz w:val="18"/>
                <w:lang w:val="de-AT"/>
              </w:rPr>
            </w:pPr>
            <w:del w:id="201" w:author="David Döbele" w:date="2023-11-21T20:06:00Z">
              <w:r w:rsidDel="00FF0529">
                <w:rPr>
                  <w:rFonts w:ascii="Optima" w:hAnsi="Optima"/>
                  <w:i/>
                  <w:sz w:val="18"/>
                  <w:lang w:val="de-AT"/>
                </w:rPr>
                <w:delText xml:space="preserve">Aufbau eines DACH-weiten Netzwerks </w:delText>
              </w:r>
              <w:r w:rsidR="00847806" w:rsidDel="00FF0529">
                <w:rPr>
                  <w:rFonts w:ascii="Optima" w:hAnsi="Optima"/>
                  <w:i/>
                  <w:sz w:val="18"/>
                  <w:lang w:val="de-AT"/>
                </w:rPr>
                <w:delText xml:space="preserve">aus über 1000 Studierenden mit hohem Interesse an Finance und Consulting sowie von verschiedenen Experten und Mentoren </w:delText>
              </w:r>
              <w:r w:rsidR="00C570DC" w:rsidDel="00FF0529">
                <w:rPr>
                  <w:rFonts w:ascii="Optima" w:hAnsi="Optima"/>
                  <w:i/>
                  <w:sz w:val="18"/>
                  <w:lang w:val="de-AT"/>
                </w:rPr>
                <w:delText>mit jahrelanger Berufserfahrung in diesen B</w:delText>
              </w:r>
              <w:r w:rsidR="00CD6893" w:rsidDel="00FF0529">
                <w:rPr>
                  <w:rFonts w:ascii="Optima" w:hAnsi="Optima"/>
                  <w:i/>
                  <w:sz w:val="18"/>
                  <w:lang w:val="de-AT"/>
                </w:rPr>
                <w:delText xml:space="preserve">ranchen </w:delText>
              </w:r>
            </w:del>
          </w:p>
        </w:tc>
      </w:tr>
      <w:tr w:rsidR="00E55D90" w:rsidRPr="00E55D90" w14:paraId="482569A2" w14:textId="77777777" w:rsidTr="00934A27">
        <w:tblPrEx>
          <w:tblW w:w="9067" w:type="dxa"/>
          <w:tblLayout w:type="fixed"/>
          <w:tblPrExChange w:id="202" w:author="David Döbele" w:date="2023-11-21T19:58:00Z">
            <w:tblPrEx>
              <w:tblW w:w="9067" w:type="dxa"/>
              <w:tblLayout w:type="fixed"/>
            </w:tblPrEx>
          </w:tblPrExChange>
        </w:tblPrEx>
        <w:trPr>
          <w:trHeight w:val="68"/>
          <w:trPrChange w:id="203" w:author="David Döbele" w:date="2023-11-21T19:58:00Z">
            <w:trPr>
              <w:trHeight w:val="68"/>
            </w:trPr>
          </w:trPrChange>
        </w:trPr>
        <w:tc>
          <w:tcPr>
            <w:tcW w:w="9067" w:type="dxa"/>
            <w:gridSpan w:val="13"/>
            <w:tcBorders>
              <w:bottom w:val="single" w:sz="4" w:space="0" w:color="auto"/>
            </w:tcBorders>
            <w:tcPrChange w:id="204" w:author="David Döbele" w:date="2023-11-21T19:58:00Z">
              <w:tcPr>
                <w:tcW w:w="9067" w:type="dxa"/>
                <w:gridSpan w:val="14"/>
              </w:tcPr>
            </w:tcPrChange>
          </w:tcPr>
          <w:p w14:paraId="1CFA4492" w14:textId="78D7F049" w:rsidR="00E55D90" w:rsidRPr="00E55D90" w:rsidRDefault="00E55D90" w:rsidP="00960EBC">
            <w:pPr>
              <w:jc w:val="center"/>
              <w:rPr>
                <w:rFonts w:ascii="Optima" w:hAnsi="Optima"/>
                <w:b/>
                <w:smallCaps/>
                <w:szCs w:val="32"/>
              </w:rPr>
            </w:pPr>
            <w:r w:rsidRPr="00E55D90">
              <w:rPr>
                <w:rFonts w:ascii="Optima" w:hAnsi="Optima"/>
                <w:b/>
                <w:smallCaps/>
                <w:sz w:val="28"/>
                <w:szCs w:val="32"/>
              </w:rPr>
              <w:t>Fähigkeiten &amp; Interessen</w:t>
            </w:r>
          </w:p>
        </w:tc>
      </w:tr>
      <w:tr w:rsidR="00E55D90" w:rsidRPr="00E55D90" w14:paraId="2B257790" w14:textId="77777777" w:rsidTr="00934A27">
        <w:tblPrEx>
          <w:tblW w:w="9067" w:type="dxa"/>
          <w:tblLayout w:type="fixed"/>
          <w:tblPrExChange w:id="205" w:author="David Döbele" w:date="2023-11-21T19:59:00Z">
            <w:tblPrEx>
              <w:tblW w:w="9067" w:type="dxa"/>
              <w:tblLayout w:type="fixed"/>
            </w:tblPrEx>
          </w:tblPrExChange>
        </w:tblPrEx>
        <w:trPr>
          <w:trHeight w:val="283"/>
          <w:trPrChange w:id="206" w:author="David Döbele" w:date="2023-11-21T19:59:00Z">
            <w:trPr>
              <w:trHeight w:val="68"/>
            </w:trPr>
          </w:trPrChange>
        </w:trPr>
        <w:tc>
          <w:tcPr>
            <w:tcW w:w="1982" w:type="dxa"/>
            <w:tcBorders>
              <w:top w:val="single" w:sz="4" w:space="0" w:color="auto"/>
            </w:tcBorders>
            <w:vAlign w:val="bottom"/>
            <w:tcPrChange w:id="207" w:author="David Döbele" w:date="2023-11-21T19:59:00Z">
              <w:tcPr>
                <w:tcW w:w="1985" w:type="dxa"/>
              </w:tcPr>
            </w:tcPrChange>
          </w:tcPr>
          <w:p w14:paraId="15B2C431" w14:textId="56F73C25" w:rsidR="00E55D90" w:rsidRPr="00E55D90" w:rsidRDefault="00E55D90" w:rsidP="00934A27">
            <w:pPr>
              <w:rPr>
                <w:rFonts w:ascii="Optima" w:hAnsi="Optima"/>
                <w:sz w:val="18"/>
              </w:rPr>
            </w:pPr>
            <w:r w:rsidRPr="00E55D90">
              <w:rPr>
                <w:rFonts w:ascii="Optima" w:hAnsi="Optima"/>
                <w:sz w:val="18"/>
              </w:rPr>
              <w:t>Sprachen:</w:t>
            </w:r>
          </w:p>
        </w:tc>
        <w:tc>
          <w:tcPr>
            <w:tcW w:w="7085" w:type="dxa"/>
            <w:gridSpan w:val="12"/>
            <w:tcBorders>
              <w:top w:val="single" w:sz="4" w:space="0" w:color="auto"/>
            </w:tcBorders>
            <w:vAlign w:val="bottom"/>
            <w:tcPrChange w:id="208" w:author="David Döbele" w:date="2023-11-21T19:59:00Z">
              <w:tcPr>
                <w:tcW w:w="7082" w:type="dxa"/>
                <w:gridSpan w:val="13"/>
              </w:tcPr>
            </w:tcPrChange>
          </w:tcPr>
          <w:p w14:paraId="061D3FCE" w14:textId="00A4CB00" w:rsidR="00E55D90" w:rsidRPr="00E55D90" w:rsidRDefault="00E55D90" w:rsidP="00934A27">
            <w:pPr>
              <w:rPr>
                <w:rFonts w:ascii="Optima" w:hAnsi="Optima"/>
                <w:sz w:val="18"/>
                <w:lang w:val="de-AT"/>
              </w:rPr>
            </w:pPr>
            <w:r w:rsidRPr="00E55D90">
              <w:rPr>
                <w:rFonts w:ascii="Optima" w:hAnsi="Optima" w:cs="Georgia"/>
                <w:color w:val="000000"/>
                <w:sz w:val="18"/>
                <w:lang w:val="de-AT"/>
              </w:rPr>
              <w:t xml:space="preserve">Deutsch </w:t>
            </w:r>
            <w:r w:rsidRPr="00E55D90">
              <w:rPr>
                <w:rFonts w:ascii="Optima" w:hAnsi="Optima" w:cs="Georgia"/>
                <w:i/>
                <w:iCs/>
                <w:color w:val="000000"/>
                <w:sz w:val="18"/>
                <w:lang w:val="de-AT"/>
              </w:rPr>
              <w:t>(Muttersprache)</w:t>
            </w:r>
            <w:r w:rsidRPr="00E55D90">
              <w:rPr>
                <w:rFonts w:ascii="Optima" w:hAnsi="Optima" w:cs="Georgia"/>
                <w:color w:val="000000"/>
                <w:sz w:val="18"/>
                <w:lang w:val="de-AT"/>
              </w:rPr>
              <w:t xml:space="preserve">, Englisch </w:t>
            </w:r>
            <w:r w:rsidRPr="00E55D90">
              <w:rPr>
                <w:rFonts w:ascii="Optima" w:hAnsi="Optima" w:cs="Georgia"/>
                <w:i/>
                <w:iCs/>
                <w:color w:val="000000"/>
                <w:sz w:val="18"/>
                <w:lang w:val="de-AT"/>
              </w:rPr>
              <w:t>(</w:t>
            </w:r>
            <w:r w:rsidR="00CD6893">
              <w:rPr>
                <w:rFonts w:ascii="Optima" w:hAnsi="Optima" w:cs="Georgia"/>
                <w:i/>
                <w:iCs/>
                <w:color w:val="000000"/>
                <w:sz w:val="18"/>
                <w:lang w:val="de-AT"/>
              </w:rPr>
              <w:t>B2)</w:t>
            </w:r>
          </w:p>
        </w:tc>
      </w:tr>
      <w:tr w:rsidR="00E55D90" w:rsidRPr="00934A27" w14:paraId="45706C3F" w14:textId="77777777" w:rsidTr="00934A27">
        <w:tblPrEx>
          <w:tblW w:w="9067" w:type="dxa"/>
          <w:tblLayout w:type="fixed"/>
          <w:tblPrExChange w:id="209" w:author="David Döbele" w:date="2023-11-21T19:59:00Z">
            <w:tblPrEx>
              <w:tblW w:w="9067" w:type="dxa"/>
              <w:tblLayout w:type="fixed"/>
            </w:tblPrEx>
          </w:tblPrExChange>
        </w:tblPrEx>
        <w:trPr>
          <w:trHeight w:val="283"/>
          <w:trPrChange w:id="210" w:author="David Döbele" w:date="2023-11-21T19:59:00Z">
            <w:trPr>
              <w:trHeight w:val="68"/>
            </w:trPr>
          </w:trPrChange>
        </w:trPr>
        <w:tc>
          <w:tcPr>
            <w:tcW w:w="1982" w:type="dxa"/>
            <w:vAlign w:val="bottom"/>
            <w:tcPrChange w:id="211" w:author="David Döbele" w:date="2023-11-21T19:59:00Z">
              <w:tcPr>
                <w:tcW w:w="1985" w:type="dxa"/>
              </w:tcPr>
            </w:tcPrChange>
          </w:tcPr>
          <w:p w14:paraId="57688BDA" w14:textId="350496FE" w:rsidR="00E55D90" w:rsidRPr="00E55D90" w:rsidRDefault="00E55D90" w:rsidP="00934A27">
            <w:pPr>
              <w:rPr>
                <w:rFonts w:ascii="Optima" w:hAnsi="Optima"/>
                <w:sz w:val="18"/>
              </w:rPr>
            </w:pPr>
            <w:r w:rsidRPr="00E55D90">
              <w:rPr>
                <w:rFonts w:ascii="Optima" w:hAnsi="Optima"/>
                <w:sz w:val="18"/>
              </w:rPr>
              <w:t>Technisch:</w:t>
            </w:r>
          </w:p>
        </w:tc>
        <w:tc>
          <w:tcPr>
            <w:tcW w:w="7085" w:type="dxa"/>
            <w:gridSpan w:val="12"/>
            <w:vAlign w:val="bottom"/>
            <w:tcPrChange w:id="212" w:author="David Döbele" w:date="2023-11-21T19:59:00Z">
              <w:tcPr>
                <w:tcW w:w="7082" w:type="dxa"/>
                <w:gridSpan w:val="13"/>
              </w:tcPr>
            </w:tcPrChange>
          </w:tcPr>
          <w:p w14:paraId="60CA2168" w14:textId="3E980CB0" w:rsidR="00E55D90" w:rsidRPr="00E55D90" w:rsidRDefault="00E55D90" w:rsidP="00934A27">
            <w:pPr>
              <w:rPr>
                <w:rFonts w:ascii="Optima" w:hAnsi="Optima" w:cs="Georgia"/>
                <w:i/>
                <w:iCs/>
                <w:color w:val="000000"/>
                <w:sz w:val="18"/>
                <w:lang w:val="en-US"/>
              </w:rPr>
            </w:pPr>
            <w:r w:rsidRPr="00E55D90">
              <w:rPr>
                <w:rFonts w:ascii="Optima" w:hAnsi="Optima" w:cs="Georgia"/>
                <w:color w:val="000000"/>
                <w:sz w:val="18"/>
                <w:lang w:val="en-US"/>
              </w:rPr>
              <w:t>Microsoft Office</w:t>
            </w:r>
            <w:r w:rsidR="00570C76">
              <w:rPr>
                <w:rFonts w:ascii="Optima" w:hAnsi="Optima" w:cs="Georgia"/>
                <w:color w:val="000000"/>
                <w:sz w:val="18"/>
                <w:lang w:val="en-US"/>
              </w:rPr>
              <w:t xml:space="preserve"> </w:t>
            </w:r>
            <w:r w:rsidR="00570C76" w:rsidRPr="00934A27">
              <w:rPr>
                <w:rFonts w:ascii="Optima" w:hAnsi="Optima" w:cs="Georgia"/>
                <w:i/>
                <w:iCs/>
                <w:color w:val="000000"/>
                <w:sz w:val="18"/>
                <w:lang w:val="en-US"/>
                <w:rPrChange w:id="213" w:author="David Döbele" w:date="2023-11-21T20:00:00Z">
                  <w:rPr>
                    <w:rFonts w:ascii="Optima" w:hAnsi="Optima" w:cs="Georgia"/>
                    <w:color w:val="000000"/>
                    <w:sz w:val="18"/>
                    <w:lang w:val="en-US"/>
                  </w:rPr>
                </w:rPrChange>
              </w:rPr>
              <w:t>(Word, Excel, PowerPoint, Outlook</w:t>
            </w:r>
            <w:r w:rsidR="002D5C10" w:rsidRPr="00934A27">
              <w:rPr>
                <w:rFonts w:ascii="Optima" w:hAnsi="Optima" w:cs="Georgia"/>
                <w:i/>
                <w:iCs/>
                <w:color w:val="000000"/>
                <w:sz w:val="18"/>
                <w:lang w:val="en-US"/>
                <w:rPrChange w:id="214" w:author="David Döbele" w:date="2023-11-21T20:00:00Z">
                  <w:rPr>
                    <w:rFonts w:ascii="Optima" w:hAnsi="Optima" w:cs="Georgia"/>
                    <w:color w:val="000000"/>
                    <w:sz w:val="18"/>
                    <w:lang w:val="en-US"/>
                  </w:rPr>
                </w:rPrChange>
              </w:rPr>
              <w:t>)</w:t>
            </w:r>
            <w:ins w:id="215" w:author="David Döbele" w:date="2023-11-21T19:59:00Z">
              <w:r w:rsidR="00934A27" w:rsidRPr="00934A27">
                <w:rPr>
                  <w:rFonts w:ascii="Optima" w:hAnsi="Optima" w:cs="Georgia"/>
                  <w:i/>
                  <w:iCs/>
                  <w:color w:val="000000"/>
                  <w:sz w:val="18"/>
                  <w:lang w:val="en-US"/>
                  <w:rPrChange w:id="216" w:author="David Döbele" w:date="2023-11-21T20:00:00Z">
                    <w:rPr>
                      <w:rFonts w:ascii="Optima" w:hAnsi="Optima" w:cs="Georgia"/>
                      <w:color w:val="000000"/>
                      <w:sz w:val="18"/>
                      <w:lang w:val="en-US"/>
                    </w:rPr>
                  </w:rPrChange>
                </w:rPr>
                <w:t>,</w:t>
              </w:r>
            </w:ins>
            <w:r w:rsidR="002D5C10">
              <w:rPr>
                <w:rFonts w:ascii="Optima" w:hAnsi="Optima" w:cs="Georgia"/>
                <w:color w:val="000000"/>
                <w:sz w:val="18"/>
                <w:lang w:val="en-US"/>
              </w:rPr>
              <w:t xml:space="preserve"> SAP </w:t>
            </w:r>
            <w:proofErr w:type="spellStart"/>
            <w:r w:rsidR="002D5C10">
              <w:rPr>
                <w:rFonts w:ascii="Optima" w:hAnsi="Optima" w:cs="Georgia"/>
                <w:color w:val="000000"/>
                <w:sz w:val="18"/>
                <w:lang w:val="en-US"/>
              </w:rPr>
              <w:t>Kenntnisse</w:t>
            </w:r>
            <w:proofErr w:type="spellEnd"/>
            <w:del w:id="217" w:author="David Döbele" w:date="2023-11-21T19:59:00Z">
              <w:r w:rsidR="002C0953" w:rsidDel="00934A27">
                <w:rPr>
                  <w:rFonts w:ascii="Optima" w:hAnsi="Optima" w:cs="Georgia"/>
                  <w:color w:val="000000"/>
                  <w:sz w:val="18"/>
                  <w:lang w:val="en-US"/>
                </w:rPr>
                <w:delText xml:space="preserve"> (Anfänger)</w:delText>
              </w:r>
            </w:del>
          </w:p>
        </w:tc>
      </w:tr>
      <w:tr w:rsidR="00E55D90" w:rsidRPr="00E55D90" w14:paraId="70CB01B0" w14:textId="77777777" w:rsidTr="00934A27">
        <w:tblPrEx>
          <w:tblW w:w="9067" w:type="dxa"/>
          <w:tblLayout w:type="fixed"/>
          <w:tblPrExChange w:id="218" w:author="David Döbele" w:date="2023-11-21T19:59:00Z">
            <w:tblPrEx>
              <w:tblW w:w="9067" w:type="dxa"/>
              <w:tblLayout w:type="fixed"/>
            </w:tblPrEx>
          </w:tblPrExChange>
        </w:tblPrEx>
        <w:trPr>
          <w:trHeight w:val="283"/>
          <w:trPrChange w:id="219" w:author="David Döbele" w:date="2023-11-21T19:59:00Z">
            <w:trPr>
              <w:trHeight w:val="68"/>
            </w:trPr>
          </w:trPrChange>
        </w:trPr>
        <w:tc>
          <w:tcPr>
            <w:tcW w:w="1982" w:type="dxa"/>
            <w:vAlign w:val="bottom"/>
            <w:tcPrChange w:id="220" w:author="David Döbele" w:date="2023-11-21T19:59:00Z">
              <w:tcPr>
                <w:tcW w:w="1985" w:type="dxa"/>
              </w:tcPr>
            </w:tcPrChange>
          </w:tcPr>
          <w:p w14:paraId="04F58216" w14:textId="6D413C27" w:rsidR="00E55D90" w:rsidRPr="00E55D90" w:rsidRDefault="00E55D90" w:rsidP="00934A27">
            <w:pPr>
              <w:rPr>
                <w:rFonts w:ascii="Optima" w:hAnsi="Optima"/>
                <w:sz w:val="18"/>
              </w:rPr>
            </w:pPr>
            <w:r w:rsidRPr="00E55D90">
              <w:rPr>
                <w:rFonts w:ascii="Optima" w:hAnsi="Optima"/>
                <w:sz w:val="18"/>
              </w:rPr>
              <w:t xml:space="preserve">Interessen: </w:t>
            </w:r>
          </w:p>
        </w:tc>
        <w:tc>
          <w:tcPr>
            <w:tcW w:w="7085" w:type="dxa"/>
            <w:gridSpan w:val="12"/>
            <w:vAlign w:val="bottom"/>
            <w:tcPrChange w:id="221" w:author="David Döbele" w:date="2023-11-21T19:59:00Z">
              <w:tcPr>
                <w:tcW w:w="7082" w:type="dxa"/>
                <w:gridSpan w:val="13"/>
              </w:tcPr>
            </w:tcPrChange>
          </w:tcPr>
          <w:p w14:paraId="598C2742" w14:textId="4E3188AF" w:rsidR="00E55D90" w:rsidRPr="00E55D90" w:rsidRDefault="002C0953" w:rsidP="00934A27">
            <w:pPr>
              <w:rPr>
                <w:rFonts w:ascii="Optima" w:hAnsi="Optima" w:cs="Georgia"/>
                <w:color w:val="000000"/>
                <w:sz w:val="18"/>
                <w:lang w:val="de-AT"/>
              </w:rPr>
            </w:pPr>
            <w:r>
              <w:rPr>
                <w:rFonts w:ascii="Optima" w:hAnsi="Optima" w:cs="Georgia"/>
                <w:color w:val="000000"/>
                <w:sz w:val="18"/>
                <w:lang w:val="de-AT"/>
              </w:rPr>
              <w:t>Fußball, Fitness, Joggen</w:t>
            </w:r>
          </w:p>
        </w:tc>
      </w:tr>
      <w:tr w:rsidR="00E55D90" w:rsidRPr="00E55D90" w14:paraId="071AB173" w14:textId="77777777" w:rsidTr="00934A27">
        <w:tblPrEx>
          <w:tblW w:w="9067" w:type="dxa"/>
          <w:tblLayout w:type="fixed"/>
          <w:tblPrExChange w:id="222" w:author="David Döbele" w:date="2023-11-21T19:59:00Z">
            <w:tblPrEx>
              <w:tblW w:w="9067" w:type="dxa"/>
              <w:tblLayout w:type="fixed"/>
            </w:tblPrEx>
          </w:tblPrExChange>
        </w:tblPrEx>
        <w:trPr>
          <w:trHeight w:val="397"/>
          <w:trPrChange w:id="223" w:author="David Döbele" w:date="2023-11-21T19:59:00Z">
            <w:trPr>
              <w:trHeight w:val="68"/>
            </w:trPr>
          </w:trPrChange>
        </w:trPr>
        <w:tc>
          <w:tcPr>
            <w:tcW w:w="4105" w:type="dxa"/>
            <w:gridSpan w:val="2"/>
            <w:vAlign w:val="bottom"/>
            <w:tcPrChange w:id="224" w:author="David Döbele" w:date="2023-11-21T19:59:00Z">
              <w:tcPr>
                <w:tcW w:w="1985" w:type="dxa"/>
              </w:tcPr>
            </w:tcPrChange>
          </w:tcPr>
          <w:p w14:paraId="406B03AC" w14:textId="7E664647" w:rsidR="00E55D90" w:rsidRPr="00E55D90" w:rsidRDefault="00934A27" w:rsidP="00934A27">
            <w:pPr>
              <w:rPr>
                <w:rFonts w:ascii="Optima" w:hAnsi="Optima"/>
                <w:sz w:val="18"/>
              </w:rPr>
            </w:pPr>
            <w:ins w:id="225" w:author="David Döbele" w:date="2023-11-21T20:04:00Z">
              <w:r>
                <w:rPr>
                  <w:rFonts w:ascii="Optima" w:hAnsi="Optima"/>
                  <w:sz w:val="18"/>
                </w:rPr>
                <w:br/>
              </w:r>
              <w:r>
                <w:rPr>
                  <w:rFonts w:ascii="Optima" w:hAnsi="Optima"/>
                  <w:sz w:val="18"/>
                </w:rPr>
                <w:br/>
              </w:r>
              <w:r>
                <w:rPr>
                  <w:rFonts w:ascii="Optima" w:hAnsi="Optima"/>
                  <w:sz w:val="18"/>
                </w:rPr>
                <w:br/>
              </w:r>
              <w:r>
                <w:rPr>
                  <w:rFonts w:ascii="Optima" w:hAnsi="Optima"/>
                  <w:sz w:val="18"/>
                </w:rPr>
                <w:br/>
              </w:r>
            </w:ins>
            <w:r w:rsidR="00431664">
              <w:rPr>
                <w:rFonts w:ascii="Optima" w:hAnsi="Optima"/>
                <w:sz w:val="18"/>
              </w:rPr>
              <w:t>Lorch am Rhein</w:t>
            </w:r>
            <w:r w:rsidR="00E55D90" w:rsidRPr="00E55D90">
              <w:rPr>
                <w:rFonts w:ascii="Optima" w:hAnsi="Optima"/>
                <w:sz w:val="18"/>
              </w:rPr>
              <w:t xml:space="preserve">, </w:t>
            </w:r>
            <w:r w:rsidR="00431664">
              <w:rPr>
                <w:rFonts w:ascii="Optima" w:hAnsi="Optima"/>
                <w:sz w:val="18"/>
              </w:rPr>
              <w:t>19</w:t>
            </w:r>
            <w:r w:rsidR="00E55D90" w:rsidRPr="00E55D90">
              <w:rPr>
                <w:rFonts w:ascii="Optima" w:hAnsi="Optima"/>
                <w:sz w:val="18"/>
              </w:rPr>
              <w:t>.11.20</w:t>
            </w:r>
            <w:r w:rsidR="00431664">
              <w:rPr>
                <w:rFonts w:ascii="Optima" w:hAnsi="Optima"/>
                <w:sz w:val="18"/>
              </w:rPr>
              <w:t>23</w:t>
            </w:r>
          </w:p>
        </w:tc>
        <w:tc>
          <w:tcPr>
            <w:tcW w:w="4962" w:type="dxa"/>
            <w:gridSpan w:val="11"/>
            <w:tcPrChange w:id="226" w:author="David Döbele" w:date="2023-11-21T19:59:00Z">
              <w:tcPr>
                <w:tcW w:w="7082" w:type="dxa"/>
                <w:gridSpan w:val="13"/>
              </w:tcPr>
            </w:tcPrChange>
          </w:tcPr>
          <w:p w14:paraId="6478BDEA" w14:textId="77777777" w:rsidR="00E55D90" w:rsidRPr="00E55D90" w:rsidRDefault="00E55D90" w:rsidP="00960EBC">
            <w:pPr>
              <w:rPr>
                <w:rFonts w:ascii="Optima" w:hAnsi="Optima" w:cs="Georgia"/>
                <w:color w:val="000000"/>
                <w:sz w:val="18"/>
                <w:lang w:val="de-AT"/>
              </w:rPr>
            </w:pPr>
          </w:p>
        </w:tc>
      </w:tr>
    </w:tbl>
    <w:p w14:paraId="0747D2BF" w14:textId="69F47280" w:rsidR="00723643" w:rsidRPr="0074111D" w:rsidRDefault="00723643">
      <w:pPr>
        <w:rPr>
          <w:sz w:val="18"/>
        </w:rPr>
      </w:pPr>
    </w:p>
    <w:sectPr w:rsidR="00723643" w:rsidRPr="0074111D" w:rsidSect="000B63E2">
      <w:footerReference w:type="even" r:id="rId8"/>
      <w:pgSz w:w="11906" w:h="16838"/>
      <w:pgMar w:top="1021" w:right="1418" w:bottom="340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DA8C0A" w14:textId="77777777" w:rsidR="00D16AE0" w:rsidRDefault="00D16AE0" w:rsidP="00BE053D">
      <w:pPr>
        <w:spacing w:after="0" w:line="240" w:lineRule="auto"/>
      </w:pPr>
      <w:r>
        <w:separator/>
      </w:r>
    </w:p>
  </w:endnote>
  <w:endnote w:type="continuationSeparator" w:id="0">
    <w:p w14:paraId="59D31368" w14:textId="77777777" w:rsidR="00D16AE0" w:rsidRDefault="00D16AE0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Optima">
    <w:panose1 w:val="02000503060000020004"/>
    <w:charset w:val="00"/>
    <w:family w:val="auto"/>
    <w:pitch w:val="variable"/>
    <w:sig w:usb0="80000067" w:usb1="00000000" w:usb2="00000000" w:usb3="00000000" w:csb0="00000001" w:csb1="00000000"/>
  </w:font>
  <w:font w:name="Times New Roman (Body CS)">
    <w:panose1 w:val="020B0604020202020204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846CBF" w14:textId="77777777" w:rsidR="00D16AE0" w:rsidRDefault="00D16AE0" w:rsidP="00BE053D">
      <w:pPr>
        <w:spacing w:after="0" w:line="240" w:lineRule="auto"/>
      </w:pPr>
      <w:r>
        <w:separator/>
      </w:r>
    </w:p>
  </w:footnote>
  <w:footnote w:type="continuationSeparator" w:id="0">
    <w:p w14:paraId="680D7584" w14:textId="77777777" w:rsidR="00D16AE0" w:rsidRDefault="00D16AE0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57F645E"/>
    <w:multiLevelType w:val="hybridMultilevel"/>
    <w:tmpl w:val="8FFC4BA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CD967CD"/>
    <w:multiLevelType w:val="hybridMultilevel"/>
    <w:tmpl w:val="10AA92D0"/>
    <w:lvl w:ilvl="0" w:tplc="BE70507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557785290">
    <w:abstractNumId w:val="14"/>
  </w:num>
  <w:num w:numId="2" w16cid:durableId="742677626">
    <w:abstractNumId w:val="17"/>
  </w:num>
  <w:num w:numId="3" w16cid:durableId="1141384249">
    <w:abstractNumId w:val="19"/>
  </w:num>
  <w:num w:numId="4" w16cid:durableId="55320111">
    <w:abstractNumId w:val="0"/>
  </w:num>
  <w:num w:numId="5" w16cid:durableId="1386753071">
    <w:abstractNumId w:val="1"/>
  </w:num>
  <w:num w:numId="6" w16cid:durableId="1030453012">
    <w:abstractNumId w:val="2"/>
  </w:num>
  <w:num w:numId="7" w16cid:durableId="165831860">
    <w:abstractNumId w:val="13"/>
  </w:num>
  <w:num w:numId="8" w16cid:durableId="2084139713">
    <w:abstractNumId w:val="22"/>
  </w:num>
  <w:num w:numId="9" w16cid:durableId="1852912700">
    <w:abstractNumId w:val="12"/>
  </w:num>
  <w:num w:numId="10" w16cid:durableId="877203916">
    <w:abstractNumId w:val="23"/>
  </w:num>
  <w:num w:numId="11" w16cid:durableId="1362049249">
    <w:abstractNumId w:val="5"/>
  </w:num>
  <w:num w:numId="12" w16cid:durableId="1704209504">
    <w:abstractNumId w:val="6"/>
  </w:num>
  <w:num w:numId="13" w16cid:durableId="243078301">
    <w:abstractNumId w:val="8"/>
  </w:num>
  <w:num w:numId="14" w16cid:durableId="3869022">
    <w:abstractNumId w:val="9"/>
  </w:num>
  <w:num w:numId="15" w16cid:durableId="270282543">
    <w:abstractNumId w:val="21"/>
  </w:num>
  <w:num w:numId="16" w16cid:durableId="1311055053">
    <w:abstractNumId w:val="4"/>
  </w:num>
  <w:num w:numId="17" w16cid:durableId="180441782">
    <w:abstractNumId w:val="16"/>
  </w:num>
  <w:num w:numId="18" w16cid:durableId="1901355538">
    <w:abstractNumId w:val="3"/>
  </w:num>
  <w:num w:numId="19" w16cid:durableId="947658203">
    <w:abstractNumId w:val="18"/>
  </w:num>
  <w:num w:numId="20" w16cid:durableId="287593182">
    <w:abstractNumId w:val="10"/>
  </w:num>
  <w:num w:numId="21" w16cid:durableId="1619214301">
    <w:abstractNumId w:val="11"/>
  </w:num>
  <w:num w:numId="22" w16cid:durableId="101608423">
    <w:abstractNumId w:val="15"/>
  </w:num>
  <w:num w:numId="23" w16cid:durableId="1602563550">
    <w:abstractNumId w:val="7"/>
  </w:num>
  <w:num w:numId="24" w16cid:durableId="1947156441">
    <w:abstractNumId w:val="2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David Döbele">
    <w15:presenceInfo w15:providerId="AD" w15:userId="S::david.doebele@pumpkincareeres.onmicrosoft.com::9046cfa8-3fc7-4052-9daa-75c97e906e3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9"/>
  <w:proofState w:spelling="clean" w:grammar="clean"/>
  <w:trackRevision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07E64"/>
    <w:rsid w:val="00061D33"/>
    <w:rsid w:val="00064643"/>
    <w:rsid w:val="00087747"/>
    <w:rsid w:val="000A1FDA"/>
    <w:rsid w:val="000A318A"/>
    <w:rsid w:val="000B63E2"/>
    <w:rsid w:val="000B6548"/>
    <w:rsid w:val="000D671A"/>
    <w:rsid w:val="000F31CD"/>
    <w:rsid w:val="00103EC5"/>
    <w:rsid w:val="00116C6E"/>
    <w:rsid w:val="00125CA6"/>
    <w:rsid w:val="00156FC9"/>
    <w:rsid w:val="00162A5A"/>
    <w:rsid w:val="00166A97"/>
    <w:rsid w:val="00172867"/>
    <w:rsid w:val="001737A4"/>
    <w:rsid w:val="00175B6D"/>
    <w:rsid w:val="001901ED"/>
    <w:rsid w:val="0019483A"/>
    <w:rsid w:val="001A10ED"/>
    <w:rsid w:val="001A46BF"/>
    <w:rsid w:val="001A481B"/>
    <w:rsid w:val="001A5DE2"/>
    <w:rsid w:val="001B0186"/>
    <w:rsid w:val="001B5A9C"/>
    <w:rsid w:val="001B62CA"/>
    <w:rsid w:val="001D4DCD"/>
    <w:rsid w:val="001D512B"/>
    <w:rsid w:val="001F4175"/>
    <w:rsid w:val="001F70E7"/>
    <w:rsid w:val="00223A4D"/>
    <w:rsid w:val="00232CB5"/>
    <w:rsid w:val="00234A7E"/>
    <w:rsid w:val="0024373D"/>
    <w:rsid w:val="002508C2"/>
    <w:rsid w:val="00264763"/>
    <w:rsid w:val="00267252"/>
    <w:rsid w:val="002751DD"/>
    <w:rsid w:val="00282DB0"/>
    <w:rsid w:val="00283F9F"/>
    <w:rsid w:val="0028452F"/>
    <w:rsid w:val="002954BA"/>
    <w:rsid w:val="002A42A3"/>
    <w:rsid w:val="002B2091"/>
    <w:rsid w:val="002C0953"/>
    <w:rsid w:val="002C6972"/>
    <w:rsid w:val="002C7936"/>
    <w:rsid w:val="002D2B32"/>
    <w:rsid w:val="002D4516"/>
    <w:rsid w:val="002D5C10"/>
    <w:rsid w:val="002E04CC"/>
    <w:rsid w:val="002E7779"/>
    <w:rsid w:val="002F46AD"/>
    <w:rsid w:val="003064FE"/>
    <w:rsid w:val="003101F0"/>
    <w:rsid w:val="00314B7A"/>
    <w:rsid w:val="0032089A"/>
    <w:rsid w:val="00324BC5"/>
    <w:rsid w:val="0033381F"/>
    <w:rsid w:val="00340BAB"/>
    <w:rsid w:val="003418E0"/>
    <w:rsid w:val="00347F8D"/>
    <w:rsid w:val="003620C9"/>
    <w:rsid w:val="00372F7B"/>
    <w:rsid w:val="003733E5"/>
    <w:rsid w:val="00390EA6"/>
    <w:rsid w:val="00393676"/>
    <w:rsid w:val="00395CED"/>
    <w:rsid w:val="003D518E"/>
    <w:rsid w:val="003E27C3"/>
    <w:rsid w:val="003F3E3F"/>
    <w:rsid w:val="003F4644"/>
    <w:rsid w:val="004067B8"/>
    <w:rsid w:val="00411B08"/>
    <w:rsid w:val="0041501C"/>
    <w:rsid w:val="004154BE"/>
    <w:rsid w:val="0042013D"/>
    <w:rsid w:val="00422F83"/>
    <w:rsid w:val="00426D7E"/>
    <w:rsid w:val="00431664"/>
    <w:rsid w:val="0043430C"/>
    <w:rsid w:val="00435E6D"/>
    <w:rsid w:val="00443668"/>
    <w:rsid w:val="00456B0D"/>
    <w:rsid w:val="00465936"/>
    <w:rsid w:val="00476AF8"/>
    <w:rsid w:val="00484FD7"/>
    <w:rsid w:val="004929FB"/>
    <w:rsid w:val="00492F30"/>
    <w:rsid w:val="004966AD"/>
    <w:rsid w:val="004A54BA"/>
    <w:rsid w:val="004B4BBD"/>
    <w:rsid w:val="004B6A5E"/>
    <w:rsid w:val="004E50F3"/>
    <w:rsid w:val="004E7F6F"/>
    <w:rsid w:val="004F0512"/>
    <w:rsid w:val="00507EA7"/>
    <w:rsid w:val="00526089"/>
    <w:rsid w:val="00527A28"/>
    <w:rsid w:val="00527DCA"/>
    <w:rsid w:val="00542658"/>
    <w:rsid w:val="00544518"/>
    <w:rsid w:val="00564908"/>
    <w:rsid w:val="00570C76"/>
    <w:rsid w:val="005716D4"/>
    <w:rsid w:val="00571B60"/>
    <w:rsid w:val="005857EA"/>
    <w:rsid w:val="00585A4D"/>
    <w:rsid w:val="005D2263"/>
    <w:rsid w:val="005D6329"/>
    <w:rsid w:val="005E3021"/>
    <w:rsid w:val="005E57F6"/>
    <w:rsid w:val="006058D8"/>
    <w:rsid w:val="00610200"/>
    <w:rsid w:val="00611C5B"/>
    <w:rsid w:val="00612545"/>
    <w:rsid w:val="00623699"/>
    <w:rsid w:val="006264CD"/>
    <w:rsid w:val="006309F7"/>
    <w:rsid w:val="00632D5A"/>
    <w:rsid w:val="00635515"/>
    <w:rsid w:val="00642115"/>
    <w:rsid w:val="00651C95"/>
    <w:rsid w:val="006546FD"/>
    <w:rsid w:val="00665BF3"/>
    <w:rsid w:val="006732D6"/>
    <w:rsid w:val="00693E09"/>
    <w:rsid w:val="006A2DE9"/>
    <w:rsid w:val="006A660D"/>
    <w:rsid w:val="006A7230"/>
    <w:rsid w:val="006B05A2"/>
    <w:rsid w:val="006B4A56"/>
    <w:rsid w:val="006B4E32"/>
    <w:rsid w:val="006B72C7"/>
    <w:rsid w:val="006B7F78"/>
    <w:rsid w:val="006C0151"/>
    <w:rsid w:val="006C2252"/>
    <w:rsid w:val="006D7F7F"/>
    <w:rsid w:val="006E2C9C"/>
    <w:rsid w:val="006E40EF"/>
    <w:rsid w:val="006F0039"/>
    <w:rsid w:val="006F352D"/>
    <w:rsid w:val="006F5FA2"/>
    <w:rsid w:val="00711CEF"/>
    <w:rsid w:val="00720320"/>
    <w:rsid w:val="00723643"/>
    <w:rsid w:val="00725D3C"/>
    <w:rsid w:val="00733DA1"/>
    <w:rsid w:val="00737822"/>
    <w:rsid w:val="0074111D"/>
    <w:rsid w:val="00741CB5"/>
    <w:rsid w:val="00753D4A"/>
    <w:rsid w:val="00756912"/>
    <w:rsid w:val="00761609"/>
    <w:rsid w:val="00763DCE"/>
    <w:rsid w:val="00776C46"/>
    <w:rsid w:val="0078260B"/>
    <w:rsid w:val="007838D1"/>
    <w:rsid w:val="00785254"/>
    <w:rsid w:val="00785853"/>
    <w:rsid w:val="007966F0"/>
    <w:rsid w:val="00797BFC"/>
    <w:rsid w:val="007A4C52"/>
    <w:rsid w:val="007A720F"/>
    <w:rsid w:val="007C1DF2"/>
    <w:rsid w:val="007C6A3C"/>
    <w:rsid w:val="007D48D9"/>
    <w:rsid w:val="007D4BEE"/>
    <w:rsid w:val="007D5BE9"/>
    <w:rsid w:val="007D65CE"/>
    <w:rsid w:val="007F0BF7"/>
    <w:rsid w:val="008039E8"/>
    <w:rsid w:val="008050E4"/>
    <w:rsid w:val="008214A3"/>
    <w:rsid w:val="0082257D"/>
    <w:rsid w:val="00823C11"/>
    <w:rsid w:val="00845BB3"/>
    <w:rsid w:val="00847806"/>
    <w:rsid w:val="00853438"/>
    <w:rsid w:val="00866846"/>
    <w:rsid w:val="00875DA9"/>
    <w:rsid w:val="00895E38"/>
    <w:rsid w:val="008A782B"/>
    <w:rsid w:val="008B0FC0"/>
    <w:rsid w:val="008C0535"/>
    <w:rsid w:val="008C429A"/>
    <w:rsid w:val="008C6B4F"/>
    <w:rsid w:val="008E1F3D"/>
    <w:rsid w:val="009053D7"/>
    <w:rsid w:val="00906E3A"/>
    <w:rsid w:val="0091331D"/>
    <w:rsid w:val="0093223C"/>
    <w:rsid w:val="00934A27"/>
    <w:rsid w:val="00941A87"/>
    <w:rsid w:val="009501C2"/>
    <w:rsid w:val="00960EBC"/>
    <w:rsid w:val="009668B9"/>
    <w:rsid w:val="00976577"/>
    <w:rsid w:val="00996356"/>
    <w:rsid w:val="00997D9A"/>
    <w:rsid w:val="009D530B"/>
    <w:rsid w:val="009D7C49"/>
    <w:rsid w:val="009E7297"/>
    <w:rsid w:val="009E7FD4"/>
    <w:rsid w:val="009F1F68"/>
    <w:rsid w:val="009F3E6F"/>
    <w:rsid w:val="00A0257D"/>
    <w:rsid w:val="00A12EDC"/>
    <w:rsid w:val="00A24B2A"/>
    <w:rsid w:val="00A26D0D"/>
    <w:rsid w:val="00A33BDE"/>
    <w:rsid w:val="00A34885"/>
    <w:rsid w:val="00A43BC1"/>
    <w:rsid w:val="00A45987"/>
    <w:rsid w:val="00A46B2B"/>
    <w:rsid w:val="00A53EC3"/>
    <w:rsid w:val="00A74225"/>
    <w:rsid w:val="00A811DD"/>
    <w:rsid w:val="00A936D5"/>
    <w:rsid w:val="00A96E0E"/>
    <w:rsid w:val="00AA1EB0"/>
    <w:rsid w:val="00AA2DA3"/>
    <w:rsid w:val="00AA5A9C"/>
    <w:rsid w:val="00AB016A"/>
    <w:rsid w:val="00AB1124"/>
    <w:rsid w:val="00AB2A5A"/>
    <w:rsid w:val="00AB2A8D"/>
    <w:rsid w:val="00AB4538"/>
    <w:rsid w:val="00AB5EC4"/>
    <w:rsid w:val="00AD28F8"/>
    <w:rsid w:val="00B0230B"/>
    <w:rsid w:val="00B17D95"/>
    <w:rsid w:val="00B23509"/>
    <w:rsid w:val="00B359DB"/>
    <w:rsid w:val="00B3632B"/>
    <w:rsid w:val="00B409D8"/>
    <w:rsid w:val="00B43BCE"/>
    <w:rsid w:val="00B5178D"/>
    <w:rsid w:val="00B67F1F"/>
    <w:rsid w:val="00B701D7"/>
    <w:rsid w:val="00B764A7"/>
    <w:rsid w:val="00B90595"/>
    <w:rsid w:val="00B910DA"/>
    <w:rsid w:val="00B92A7D"/>
    <w:rsid w:val="00B9684C"/>
    <w:rsid w:val="00B97CD0"/>
    <w:rsid w:val="00BA215A"/>
    <w:rsid w:val="00BB5F09"/>
    <w:rsid w:val="00BC0D9F"/>
    <w:rsid w:val="00BE053D"/>
    <w:rsid w:val="00BF158B"/>
    <w:rsid w:val="00BF1A7A"/>
    <w:rsid w:val="00BF1FA3"/>
    <w:rsid w:val="00C00974"/>
    <w:rsid w:val="00C018E4"/>
    <w:rsid w:val="00C066FA"/>
    <w:rsid w:val="00C25387"/>
    <w:rsid w:val="00C27AA5"/>
    <w:rsid w:val="00C46B39"/>
    <w:rsid w:val="00C54BE3"/>
    <w:rsid w:val="00C550A5"/>
    <w:rsid w:val="00C570DC"/>
    <w:rsid w:val="00C57F80"/>
    <w:rsid w:val="00C768ED"/>
    <w:rsid w:val="00C82A8F"/>
    <w:rsid w:val="00C916C2"/>
    <w:rsid w:val="00C94514"/>
    <w:rsid w:val="00CC7F56"/>
    <w:rsid w:val="00CD1B12"/>
    <w:rsid w:val="00CD55DC"/>
    <w:rsid w:val="00CD6893"/>
    <w:rsid w:val="00CE1BBC"/>
    <w:rsid w:val="00CE2595"/>
    <w:rsid w:val="00CE28CC"/>
    <w:rsid w:val="00CE72FC"/>
    <w:rsid w:val="00CF0DA3"/>
    <w:rsid w:val="00CF31EE"/>
    <w:rsid w:val="00D02513"/>
    <w:rsid w:val="00D03A4D"/>
    <w:rsid w:val="00D12A74"/>
    <w:rsid w:val="00D1492F"/>
    <w:rsid w:val="00D16AE0"/>
    <w:rsid w:val="00D17B69"/>
    <w:rsid w:val="00D20202"/>
    <w:rsid w:val="00D3003C"/>
    <w:rsid w:val="00D331F4"/>
    <w:rsid w:val="00D470E4"/>
    <w:rsid w:val="00D52142"/>
    <w:rsid w:val="00D5280E"/>
    <w:rsid w:val="00D61F14"/>
    <w:rsid w:val="00D65C73"/>
    <w:rsid w:val="00D80D6B"/>
    <w:rsid w:val="00D90950"/>
    <w:rsid w:val="00DA69DF"/>
    <w:rsid w:val="00DA720C"/>
    <w:rsid w:val="00DB33F8"/>
    <w:rsid w:val="00DD38E2"/>
    <w:rsid w:val="00DF0D8B"/>
    <w:rsid w:val="00DF333E"/>
    <w:rsid w:val="00E01414"/>
    <w:rsid w:val="00E13110"/>
    <w:rsid w:val="00E24DF1"/>
    <w:rsid w:val="00E40B9A"/>
    <w:rsid w:val="00E431ED"/>
    <w:rsid w:val="00E55D90"/>
    <w:rsid w:val="00E64FF5"/>
    <w:rsid w:val="00E907EC"/>
    <w:rsid w:val="00E97BAC"/>
    <w:rsid w:val="00EA1BD6"/>
    <w:rsid w:val="00EA5421"/>
    <w:rsid w:val="00EB2207"/>
    <w:rsid w:val="00EB24D7"/>
    <w:rsid w:val="00EB34FC"/>
    <w:rsid w:val="00EB5816"/>
    <w:rsid w:val="00ED0EA9"/>
    <w:rsid w:val="00ED5D19"/>
    <w:rsid w:val="00EF77DF"/>
    <w:rsid w:val="00F11621"/>
    <w:rsid w:val="00F11BEF"/>
    <w:rsid w:val="00F13E11"/>
    <w:rsid w:val="00F258E7"/>
    <w:rsid w:val="00F31B84"/>
    <w:rsid w:val="00F57BA5"/>
    <w:rsid w:val="00F631EC"/>
    <w:rsid w:val="00F64C22"/>
    <w:rsid w:val="00F64FA7"/>
    <w:rsid w:val="00F70B78"/>
    <w:rsid w:val="00F717D0"/>
    <w:rsid w:val="00F74D19"/>
    <w:rsid w:val="00F80053"/>
    <w:rsid w:val="00FA02C7"/>
    <w:rsid w:val="00FA4186"/>
    <w:rsid w:val="00FB5304"/>
    <w:rsid w:val="00FC0531"/>
    <w:rsid w:val="00FC13F0"/>
    <w:rsid w:val="00FC23E7"/>
    <w:rsid w:val="00FD0FB7"/>
    <w:rsid w:val="00FD6CF3"/>
    <w:rsid w:val="00FE79A2"/>
    <w:rsid w:val="00FF05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table" w:styleId="TabellemithellemGitternetz">
    <w:name w:val="Grid Table Light"/>
    <w:basedOn w:val="NormaleTabelle"/>
    <w:uiPriority w:val="40"/>
    <w:rsid w:val="007A4C52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berarbeitung">
    <w:name w:val="Revision"/>
    <w:hidden/>
    <w:uiPriority w:val="99"/>
    <w:semiHidden/>
    <w:rsid w:val="00934A2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9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microsoft.com/office/2011/relationships/people" Target="people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407</Words>
  <Characters>2570</Characters>
  <Application>Microsoft Office Word</Application>
  <DocSecurity>0</DocSecurity>
  <Lines>21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David Döbele</cp:lastModifiedBy>
  <cp:revision>4</cp:revision>
  <dcterms:created xsi:type="dcterms:W3CDTF">2023-11-21T17:59:00Z</dcterms:created>
  <dcterms:modified xsi:type="dcterms:W3CDTF">2023-11-21T19:06:00Z</dcterms:modified>
</cp:coreProperties>
</file>