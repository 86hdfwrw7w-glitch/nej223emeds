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6"/>
        <w:gridCol w:w="420"/>
        <w:gridCol w:w="147"/>
        <w:gridCol w:w="284"/>
        <w:gridCol w:w="425"/>
        <w:gridCol w:w="142"/>
        <w:gridCol w:w="285"/>
        <w:gridCol w:w="426"/>
        <w:gridCol w:w="1136"/>
        <w:gridCol w:w="140"/>
        <w:gridCol w:w="1704"/>
        <w:tblGridChange w:id="0">
          <w:tblGrid>
            <w:gridCol w:w="5096"/>
            <w:gridCol w:w="420"/>
            <w:gridCol w:w="147"/>
            <w:gridCol w:w="284"/>
            <w:gridCol w:w="425"/>
            <w:gridCol w:w="142"/>
            <w:gridCol w:w="3"/>
            <w:gridCol w:w="282"/>
            <w:gridCol w:w="426"/>
            <w:gridCol w:w="1136"/>
            <w:gridCol w:w="140"/>
            <w:gridCol w:w="1704"/>
          </w:tblGrid>
        </w:tblGridChange>
      </w:tblGrid>
      <w:tr w:rsidR="00E55D90" w:rsidRPr="0095200E" w14:paraId="487AC9CE" w14:textId="77777777" w:rsidTr="00F8318E">
        <w:trPr>
          <w:trHeight w:val="20"/>
        </w:trPr>
        <w:tc>
          <w:tcPr>
            <w:tcW w:w="10205" w:type="dxa"/>
            <w:gridSpan w:val="11"/>
            <w:vAlign w:val="bottom"/>
          </w:tcPr>
          <w:p w14:paraId="0CBC6997" w14:textId="594E52D7" w:rsidR="00E55D90" w:rsidRPr="0095200E" w:rsidRDefault="00AC6713" w:rsidP="001821C6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95200E">
              <w:rPr>
                <w:rFonts w:ascii="Times New Roman" w:hAnsi="Times New Roman" w:cs="Times New Roman"/>
                <w:b/>
                <w:sz w:val="48"/>
                <w:szCs w:val="44"/>
              </w:rPr>
              <w:t>Nick</w:t>
            </w:r>
            <w:r w:rsidR="00E55D90" w:rsidRPr="0095200E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M</w:t>
            </w:r>
            <w:r w:rsidRPr="0095200E">
              <w:rPr>
                <w:rFonts w:ascii="Times New Roman" w:hAnsi="Times New Roman" w:cs="Times New Roman"/>
                <w:b/>
                <w:sz w:val="48"/>
                <w:szCs w:val="44"/>
              </w:rPr>
              <w:t>oser</w:t>
            </w:r>
          </w:p>
          <w:p w14:paraId="2D363F9A" w14:textId="7457420D" w:rsidR="00F44F5F" w:rsidRPr="0095200E" w:rsidRDefault="00AC6713" w:rsidP="001821C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Am Zuckerberg 33</w:t>
            </w:r>
            <w:r w:rsidR="00F44F5F"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Ludwigsburg</w:t>
            </w:r>
            <w:r w:rsidR="00F44F5F"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71640</w:t>
            </w:r>
          </w:p>
          <w:p w14:paraId="135895E2" w14:textId="3AA3FD9E" w:rsidR="00F44F5F" w:rsidRPr="0095200E" w:rsidRDefault="00AC6713" w:rsidP="001821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nickmoser@gmx.net</w:t>
            </w:r>
            <w:r w:rsidR="00F44F5F"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+49(0)152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29283120</w:t>
            </w:r>
          </w:p>
        </w:tc>
      </w:tr>
      <w:tr w:rsidR="002508C2" w:rsidRPr="0095200E" w14:paraId="0FCADE56" w14:textId="77777777" w:rsidTr="00F8318E">
        <w:trPr>
          <w:trHeight w:val="454"/>
        </w:trPr>
        <w:tc>
          <w:tcPr>
            <w:tcW w:w="10205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95200E" w:rsidRDefault="00F44F5F" w:rsidP="00FA24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200E">
              <w:rPr>
                <w:rFonts w:ascii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D1492F" w:rsidRPr="0095200E" w14:paraId="7D1DEBF7" w14:textId="77777777" w:rsidTr="00F8318E">
        <w:trPr>
          <w:trHeight w:val="346"/>
        </w:trPr>
        <w:tc>
          <w:tcPr>
            <w:tcW w:w="6802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25504359" w:rsidR="00D1492F" w:rsidRPr="0095200E" w:rsidRDefault="00D500F6" w:rsidP="00FA24D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Universität Stuttgart </w:t>
            </w:r>
          </w:p>
        </w:tc>
        <w:tc>
          <w:tcPr>
            <w:tcW w:w="3403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1D3BA79D" w:rsidR="00D1492F" w:rsidRPr="0095200E" w:rsidRDefault="00D500F6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D1492F" w:rsidRPr="0095200E" w14:paraId="61E5D482" w14:textId="77777777" w:rsidTr="00F8318E">
        <w:trPr>
          <w:trHeight w:val="20"/>
        </w:trPr>
        <w:tc>
          <w:tcPr>
            <w:tcW w:w="5519" w:type="dxa"/>
            <w:gridSpan w:val="2"/>
            <w:vAlign w:val="bottom"/>
          </w:tcPr>
          <w:p w14:paraId="11CB9A0F" w14:textId="4F996D1C" w:rsidR="00D1492F" w:rsidRPr="0095200E" w:rsidRDefault="00D1492F" w:rsidP="00FA24D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</w:t>
            </w:r>
            <w:r w:rsidR="00D500F6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irtschaftsinformatik (aktueller Schnitt: 1,</w:t>
            </w:r>
            <w:r w:rsidR="007C169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3</w:t>
            </w:r>
            <w:r w:rsidR="00D500F6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686" w:type="dxa"/>
            <w:gridSpan w:val="9"/>
            <w:vAlign w:val="bottom"/>
          </w:tcPr>
          <w:p w14:paraId="419A9228" w14:textId="7036E633" w:rsidR="00D1492F" w:rsidRPr="0095200E" w:rsidRDefault="00D500F6" w:rsidP="00FA24D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10/2023 </w:t>
            </w:r>
            <w:r w:rsidR="00AC6713"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 w:rsidR="0095200E" w:rsidRPr="0095200E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="00AC6713" w:rsidRPr="0095200E">
              <w:rPr>
                <w:rFonts w:ascii="Times New Roman" w:hAnsi="Times New Roman" w:cs="Times New Roman"/>
                <w:sz w:val="20"/>
                <w:szCs w:val="20"/>
              </w:rPr>
              <w:t>eute</w:t>
            </w:r>
          </w:p>
        </w:tc>
      </w:tr>
      <w:tr w:rsidR="0095200E" w:rsidRPr="0095200E" w14:paraId="4A5A9A42" w14:textId="77777777" w:rsidTr="00F8318E">
        <w:trPr>
          <w:trHeight w:val="20"/>
        </w:trPr>
        <w:tc>
          <w:tcPr>
            <w:tcW w:w="10205" w:type="dxa"/>
            <w:gridSpan w:val="11"/>
            <w:vAlign w:val="bottom"/>
          </w:tcPr>
          <w:p w14:paraId="4431ECEA" w14:textId="01640734" w:rsidR="0095200E" w:rsidRPr="0095200E" w:rsidRDefault="0095200E" w:rsidP="001821C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Mitglied im Stuttgart Finance &amp; Business Club e.V.</w:t>
            </w:r>
          </w:p>
        </w:tc>
      </w:tr>
      <w:tr w:rsidR="009532C0" w:rsidRPr="0095200E" w14:paraId="6B19CF91" w14:textId="77777777" w:rsidTr="00F8318E">
        <w:trPr>
          <w:trHeight w:val="346"/>
        </w:trPr>
        <w:tc>
          <w:tcPr>
            <w:tcW w:w="5666" w:type="dxa"/>
            <w:gridSpan w:val="3"/>
            <w:vAlign w:val="bottom"/>
          </w:tcPr>
          <w:p w14:paraId="54F7169D" w14:textId="3BF21CD9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Friedrich-Schiller-Gymnasium </w:t>
            </w:r>
          </w:p>
        </w:tc>
        <w:tc>
          <w:tcPr>
            <w:tcW w:w="4539" w:type="dxa"/>
            <w:gridSpan w:val="8"/>
            <w:vAlign w:val="bottom"/>
          </w:tcPr>
          <w:p w14:paraId="262B6DA3" w14:textId="0E56FBDC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Ludwigsburg</w:t>
            </w:r>
          </w:p>
        </w:tc>
      </w:tr>
      <w:tr w:rsidR="009532C0" w:rsidRPr="0095200E" w14:paraId="263521E3" w14:textId="77777777" w:rsidTr="00F8318E">
        <w:trPr>
          <w:trHeight w:val="20"/>
        </w:trPr>
        <w:tc>
          <w:tcPr>
            <w:tcW w:w="5666" w:type="dxa"/>
            <w:gridSpan w:val="3"/>
            <w:vAlign w:val="bottom"/>
          </w:tcPr>
          <w:p w14:paraId="36282A3A" w14:textId="18CC5FFE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</w:t>
            </w:r>
            <w:r w:rsidR="0068282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</w:t>
            </w:r>
          </w:p>
        </w:tc>
        <w:tc>
          <w:tcPr>
            <w:tcW w:w="4539" w:type="dxa"/>
            <w:gridSpan w:val="8"/>
            <w:vAlign w:val="bottom"/>
          </w:tcPr>
          <w:p w14:paraId="3DE8C75D" w14:textId="4BFBB9D7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7C169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 – 06/20</w:t>
            </w:r>
            <w:r w:rsidR="007C1693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9532C0" w:rsidRPr="0095200E" w14:paraId="3A2665B3" w14:textId="77777777" w:rsidTr="00F8318E">
        <w:trPr>
          <w:trHeight w:val="454"/>
        </w:trPr>
        <w:tc>
          <w:tcPr>
            <w:tcW w:w="10205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9532C0" w:rsidRPr="0095200E" w:rsidRDefault="009532C0" w:rsidP="00FA24D9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95200E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F8318E" w:rsidRPr="0095200E" w14:paraId="71EF1FC0" w14:textId="77777777" w:rsidTr="00F8318E">
        <w:trPr>
          <w:trHeight w:val="346"/>
        </w:trPr>
        <w:tc>
          <w:tcPr>
            <w:tcW w:w="8504" w:type="dxa"/>
            <w:gridSpan w:val="10"/>
            <w:vAlign w:val="bottom"/>
          </w:tcPr>
          <w:p w14:paraId="7B8AE935" w14:textId="37B98904" w:rsidR="00F8318E" w:rsidRPr="0095200E" w:rsidRDefault="00F8318E" w:rsidP="00F8318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del w:id="1" w:author="David Döbele" w:date="2026-04-01T23:44:00Z" w16du:dateUtc="2026-04-01T21:44:00Z">
              <w:r w:rsidRPr="00F8318E" w:rsidDel="00612347">
                <w:rPr>
                  <w:rFonts w:ascii="Times New Roman" w:hAnsi="Times New Roman" w:cs="Times New Roman"/>
                  <w:b/>
                  <w:sz w:val="21"/>
                  <w:szCs w:val="21"/>
                </w:rPr>
                <w:delText>RSM Ebner Stolz</w:delText>
              </w:r>
              <w:r w:rsidDel="00612347">
                <w:rPr>
                  <w:rFonts w:ascii="Times New Roman" w:hAnsi="Times New Roman" w:cs="Times New Roman"/>
                  <w:b/>
                  <w:sz w:val="21"/>
                  <w:szCs w:val="21"/>
                </w:rPr>
                <w:delText xml:space="preserve"> </w:delText>
              </w:r>
              <w:r w:rsidRPr="00F8318E" w:rsidDel="00612347">
                <w:rPr>
                  <w:rFonts w:ascii="Times New Roman" w:hAnsi="Times New Roman" w:cs="Times New Roman"/>
                  <w:b/>
                  <w:sz w:val="21"/>
                  <w:szCs w:val="21"/>
                </w:rPr>
                <w:delText>Wirtschaftsprüfer Steuerberater Rechtsanwälte</w:delText>
              </w:r>
              <w:r w:rsidDel="00612347">
                <w:rPr>
                  <w:rFonts w:ascii="Times New Roman" w:hAnsi="Times New Roman" w:cs="Times New Roman"/>
                  <w:b/>
                  <w:sz w:val="21"/>
                  <w:szCs w:val="21"/>
                </w:rPr>
                <w:delText xml:space="preserve"> </w:delText>
              </w:r>
              <w:r w:rsidRPr="00F8318E" w:rsidDel="00612347">
                <w:rPr>
                  <w:rFonts w:ascii="Times New Roman" w:hAnsi="Times New Roman" w:cs="Times New Roman"/>
                  <w:b/>
                  <w:sz w:val="21"/>
                  <w:szCs w:val="21"/>
                </w:rPr>
                <w:delText>Partnerschaft mbB</w:delText>
              </w:r>
            </w:del>
            <w:proofErr w:type="spellStart"/>
            <w:ins w:id="2" w:author="David Döbele" w:date="2026-04-01T23:44:00Z" w16du:dateUtc="2026-04-01T21:44:00Z">
              <w:r w:rsidR="00612347">
                <w:rPr>
                  <w:rFonts w:ascii="Times New Roman" w:hAnsi="Times New Roman" w:cs="Times New Roman"/>
                  <w:b/>
                  <w:sz w:val="21"/>
                  <w:szCs w:val="21"/>
                </w:rPr>
                <w:t>Bablablabla</w:t>
              </w:r>
            </w:ins>
            <w:proofErr w:type="spellEnd"/>
          </w:p>
        </w:tc>
        <w:tc>
          <w:tcPr>
            <w:tcW w:w="1701" w:type="dxa"/>
            <w:vAlign w:val="bottom"/>
          </w:tcPr>
          <w:p w14:paraId="1B21921D" w14:textId="39161CE7" w:rsidR="00F8318E" w:rsidRPr="0095200E" w:rsidRDefault="00F8318E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F8318E" w:rsidRPr="0095200E" w14:paraId="5602E508" w14:textId="77777777" w:rsidTr="00F8318E">
        <w:trPr>
          <w:trHeight w:val="23"/>
        </w:trPr>
        <w:tc>
          <w:tcPr>
            <w:tcW w:w="8504" w:type="dxa"/>
            <w:gridSpan w:val="10"/>
            <w:vAlign w:val="bottom"/>
          </w:tcPr>
          <w:p w14:paraId="7C2EA5DC" w14:textId="79184BA6" w:rsidR="00F8318E" w:rsidRPr="00F8318E" w:rsidRDefault="00F8318E" w:rsidP="00F8318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 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 Transaction Advisory Service</w:t>
            </w: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vAlign w:val="bottom"/>
          </w:tcPr>
          <w:p w14:paraId="249DD50C" w14:textId="5234EBCB" w:rsidR="00F8318E" w:rsidRDefault="00612347" w:rsidP="00F8318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ins w:id="3" w:author="David Döbele" w:date="2026-04-01T23:44:00Z" w16du:dateUtc="2026-04-01T21:44:00Z"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0</w:t>
              </w:r>
            </w:ins>
            <w:r w:rsidR="00F831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="00F8318E"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 w:rsidR="00F831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="00F8318E"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F831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10/2025</w:t>
            </w:r>
            <w:r w:rsidR="00F8318E"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</w:p>
        </w:tc>
      </w:tr>
      <w:tr w:rsidR="00F8318E" w:rsidRPr="0095200E" w14:paraId="6D7A2018" w14:textId="77777777" w:rsidTr="00F8318E">
        <w:trPr>
          <w:trHeight w:val="232"/>
        </w:trPr>
        <w:tc>
          <w:tcPr>
            <w:tcW w:w="8504" w:type="dxa"/>
            <w:gridSpan w:val="10"/>
            <w:vAlign w:val="bottom"/>
          </w:tcPr>
          <w:p w14:paraId="450C0CF6" w14:textId="4725CBBF" w:rsidR="00F8318E" w:rsidRPr="00F8318E" w:rsidRDefault="00F8318E" w:rsidP="00F8318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Durchführung </w:t>
            </w:r>
            <w:r w:rsidR="0068282F">
              <w:rPr>
                <w:rFonts w:ascii="Times New Roman" w:hAnsi="Times New Roman" w:cs="Times New Roman"/>
                <w:sz w:val="20"/>
                <w:szCs w:val="20"/>
              </w:rPr>
              <w:t>der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Financial Due Diligence </w:t>
            </w:r>
            <w:r w:rsidR="0068282F">
              <w:rPr>
                <w:rFonts w:ascii="Times New Roman" w:hAnsi="Times New Roman" w:cs="Times New Roman"/>
                <w:sz w:val="20"/>
                <w:szCs w:val="20"/>
              </w:rPr>
              <w:t>für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Mandanten </w:t>
            </w:r>
          </w:p>
        </w:tc>
        <w:tc>
          <w:tcPr>
            <w:tcW w:w="1701" w:type="dxa"/>
            <w:vAlign w:val="bottom"/>
          </w:tcPr>
          <w:p w14:paraId="7A5A18E6" w14:textId="77777777" w:rsidR="00F8318E" w:rsidRPr="00F8318E" w:rsidRDefault="00F8318E" w:rsidP="00F8318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2347" w:rsidRPr="0095200E" w14:paraId="5A612BCE" w14:textId="77777777" w:rsidTr="00612347">
        <w:tblPrEx>
          <w:tblW w:w="10205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" w:author="David Döbele" w:date="2026-04-01T23:44:00Z" w16du:dateUtc="2026-04-01T21:44:00Z">
            <w:tblPrEx>
              <w:tblW w:w="10205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6"/>
          <w:ins w:id="5" w:author="David Döbele" w:date="2026-04-01T23:44:00Z" w16du:dateUtc="2026-04-01T21:44:00Z"/>
          <w:trPrChange w:id="6" w:author="David Döbele" w:date="2026-04-01T23:44:00Z" w16du:dateUtc="2026-04-01T21:44:00Z">
            <w:trPr>
              <w:trHeight w:val="346"/>
            </w:trPr>
          </w:trPrChange>
        </w:trPr>
        <w:tc>
          <w:tcPr>
            <w:tcW w:w="8364" w:type="dxa"/>
            <w:gridSpan w:val="9"/>
            <w:vAlign w:val="bottom"/>
            <w:tcPrChange w:id="7" w:author="David Döbele" w:date="2026-04-01T23:44:00Z" w16du:dateUtc="2026-04-01T21:44:00Z">
              <w:tcPr>
                <w:tcW w:w="6517" w:type="dxa"/>
                <w:gridSpan w:val="7"/>
                <w:vAlign w:val="bottom"/>
              </w:tcPr>
            </w:tcPrChange>
          </w:tcPr>
          <w:p w14:paraId="5F7AE0E7" w14:textId="24BD4584" w:rsidR="00612347" w:rsidRPr="0095200E" w:rsidRDefault="00612347" w:rsidP="00612347">
            <w:pPr>
              <w:rPr>
                <w:ins w:id="8" w:author="David Döbele" w:date="2026-04-01T23:44:00Z" w16du:dateUtc="2026-04-01T21:44:00Z"/>
                <w:rFonts w:ascii="Times New Roman" w:hAnsi="Times New Roman" w:cs="Times New Roman"/>
                <w:b/>
                <w:sz w:val="21"/>
                <w:szCs w:val="21"/>
              </w:rPr>
            </w:pPr>
            <w:ins w:id="9" w:author="David Döbele" w:date="2026-04-01T23:44:00Z" w16du:dateUtc="2026-04-01T21:44:00Z">
              <w:r w:rsidRPr="00F8318E">
                <w:rPr>
                  <w:rFonts w:ascii="Times New Roman" w:hAnsi="Times New Roman" w:cs="Times New Roman"/>
                  <w:b/>
                  <w:sz w:val="21"/>
                  <w:szCs w:val="21"/>
                </w:rPr>
                <w:t>RSM Ebner Stolz</w:t>
              </w:r>
              <w:r>
                <w:rPr>
                  <w:rFonts w:ascii="Times New Roman" w:hAnsi="Times New Roman" w:cs="Times New Roman"/>
                  <w:b/>
                  <w:sz w:val="21"/>
                  <w:szCs w:val="21"/>
                </w:rPr>
                <w:t xml:space="preserve"> </w:t>
              </w:r>
              <w:r w:rsidRPr="00F8318E">
                <w:rPr>
                  <w:rFonts w:ascii="Times New Roman" w:hAnsi="Times New Roman" w:cs="Times New Roman"/>
                  <w:b/>
                  <w:sz w:val="21"/>
                  <w:szCs w:val="21"/>
                </w:rPr>
                <w:t>Wirtschaftsprüfer Steuerberater Rechtsanwälte</w:t>
              </w:r>
              <w:r>
                <w:rPr>
                  <w:rFonts w:ascii="Times New Roman" w:hAnsi="Times New Roman" w:cs="Times New Roman"/>
                  <w:b/>
                  <w:sz w:val="21"/>
                  <w:szCs w:val="21"/>
                </w:rPr>
                <w:t xml:space="preserve"> </w:t>
              </w:r>
              <w:r w:rsidRPr="00F8318E">
                <w:rPr>
                  <w:rFonts w:ascii="Times New Roman" w:hAnsi="Times New Roman" w:cs="Times New Roman"/>
                  <w:b/>
                  <w:sz w:val="21"/>
                  <w:szCs w:val="21"/>
                </w:rPr>
                <w:t>Partnerschaft mbB</w:t>
              </w:r>
            </w:ins>
          </w:p>
        </w:tc>
        <w:tc>
          <w:tcPr>
            <w:tcW w:w="1841" w:type="dxa"/>
            <w:gridSpan w:val="2"/>
            <w:vAlign w:val="bottom"/>
            <w:tcPrChange w:id="10" w:author="David Döbele" w:date="2026-04-01T23:44:00Z" w16du:dateUtc="2026-04-01T21:44:00Z">
              <w:tcPr>
                <w:tcW w:w="3688" w:type="dxa"/>
                <w:gridSpan w:val="5"/>
                <w:vAlign w:val="bottom"/>
              </w:tcPr>
            </w:tcPrChange>
          </w:tcPr>
          <w:p w14:paraId="0812F582" w14:textId="0C20A755" w:rsidR="00612347" w:rsidRPr="0095200E" w:rsidRDefault="00612347" w:rsidP="00612347">
            <w:pPr>
              <w:jc w:val="right"/>
              <w:rPr>
                <w:ins w:id="11" w:author="David Döbele" w:date="2026-04-01T23:44:00Z" w16du:dateUtc="2026-04-01T21:44:00Z"/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ins w:id="12" w:author="David Döbele" w:date="2026-04-01T23:44:00Z" w16du:dateUtc="2026-04-01T21:44:00Z">
              <w:r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t>Stuttgart</w:t>
              </w:r>
            </w:ins>
          </w:p>
        </w:tc>
      </w:tr>
      <w:tr w:rsidR="00612347" w:rsidRPr="0095200E" w14:paraId="1D337F93" w14:textId="77777777" w:rsidTr="00612347">
        <w:tblPrEx>
          <w:tblW w:w="10205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3" w:author="David Döbele" w:date="2026-04-01T23:44:00Z" w16du:dateUtc="2026-04-01T21:44:00Z">
            <w:tblPrEx>
              <w:tblW w:w="10205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ins w:id="14" w:author="David Döbele" w:date="2026-04-01T23:44:00Z" w16du:dateUtc="2026-04-01T21:44:00Z"/>
          <w:trPrChange w:id="15" w:author="David Döbele" w:date="2026-04-01T23:44:00Z" w16du:dateUtc="2026-04-01T21:44:00Z">
            <w:trPr>
              <w:trHeight w:val="346"/>
            </w:trPr>
          </w:trPrChange>
        </w:trPr>
        <w:tc>
          <w:tcPr>
            <w:tcW w:w="6517" w:type="dxa"/>
            <w:gridSpan w:val="6"/>
            <w:vAlign w:val="bottom"/>
            <w:tcPrChange w:id="16" w:author="David Döbele" w:date="2026-04-01T23:44:00Z" w16du:dateUtc="2026-04-01T21:44:00Z">
              <w:tcPr>
                <w:tcW w:w="6517" w:type="dxa"/>
                <w:gridSpan w:val="7"/>
                <w:vAlign w:val="bottom"/>
              </w:tcPr>
            </w:tcPrChange>
          </w:tcPr>
          <w:p w14:paraId="5CDA64C9" w14:textId="5BC01B34" w:rsidR="00612347" w:rsidRPr="0095200E" w:rsidRDefault="00612347" w:rsidP="00612347">
            <w:pPr>
              <w:rPr>
                <w:ins w:id="17" w:author="David Döbele" w:date="2026-04-01T23:44:00Z" w16du:dateUtc="2026-04-01T21:44:00Z"/>
                <w:rFonts w:ascii="Times New Roman" w:hAnsi="Times New Roman" w:cs="Times New Roman"/>
                <w:b/>
                <w:sz w:val="21"/>
                <w:szCs w:val="21"/>
              </w:rPr>
            </w:pPr>
            <w:ins w:id="18" w:author="David Döbele" w:date="2026-04-01T23:44:00Z" w16du:dateUtc="2026-04-01T21:44:00Z">
              <w:r w:rsidRPr="0095200E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t>Praktikant i</w:t>
              </w:r>
              <w:r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t>m Transaction Advisory Service</w:t>
              </w:r>
              <w:r w:rsidRPr="0095200E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t xml:space="preserve"> </w:t>
              </w:r>
            </w:ins>
          </w:p>
        </w:tc>
        <w:tc>
          <w:tcPr>
            <w:tcW w:w="3688" w:type="dxa"/>
            <w:gridSpan w:val="5"/>
            <w:vAlign w:val="bottom"/>
            <w:tcPrChange w:id="19" w:author="David Döbele" w:date="2026-04-01T23:44:00Z" w16du:dateUtc="2026-04-01T21:44:00Z">
              <w:tcPr>
                <w:tcW w:w="3688" w:type="dxa"/>
                <w:gridSpan w:val="5"/>
                <w:vAlign w:val="bottom"/>
              </w:tcPr>
            </w:tcPrChange>
          </w:tcPr>
          <w:p w14:paraId="415962E3" w14:textId="0395E78F" w:rsidR="00612347" w:rsidRPr="0095200E" w:rsidRDefault="00612347" w:rsidP="00612347">
            <w:pPr>
              <w:jc w:val="right"/>
              <w:rPr>
                <w:ins w:id="20" w:author="David Döbele" w:date="2026-04-01T23:44:00Z" w16du:dateUtc="2026-04-01T21:44:00Z"/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ins w:id="21" w:author="David Döbele" w:date="2026-04-01T23:44:00Z" w16du:dateUtc="2026-04-01T21:44:00Z"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0</w:t>
              </w:r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8</w:t>
              </w:r>
              <w:r w:rsidRPr="0095200E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/202</w:t>
              </w:r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5</w:t>
              </w:r>
              <w:r w:rsidRPr="0095200E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 xml:space="preserve"> – </w:t>
              </w:r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10/2025</w:t>
              </w:r>
              <w:r w:rsidRPr="0095200E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 xml:space="preserve">  </w:t>
              </w:r>
            </w:ins>
          </w:p>
        </w:tc>
      </w:tr>
      <w:tr w:rsidR="00612347" w:rsidRPr="0095200E" w14:paraId="2E5FE8CB" w14:textId="77777777" w:rsidTr="00612347">
        <w:tblPrEx>
          <w:tblW w:w="10205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2" w:author="David Döbele" w:date="2026-04-01T23:44:00Z" w16du:dateUtc="2026-04-01T21:44:00Z">
            <w:tblPrEx>
              <w:tblW w:w="10205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ins w:id="23" w:author="David Döbele" w:date="2026-04-01T23:44:00Z" w16du:dateUtc="2026-04-01T21:44:00Z"/>
          <w:trPrChange w:id="24" w:author="David Döbele" w:date="2026-04-01T23:44:00Z" w16du:dateUtc="2026-04-01T21:44:00Z">
            <w:trPr>
              <w:trHeight w:val="346"/>
            </w:trPr>
          </w:trPrChange>
        </w:trPr>
        <w:tc>
          <w:tcPr>
            <w:tcW w:w="6517" w:type="dxa"/>
            <w:gridSpan w:val="6"/>
            <w:vAlign w:val="bottom"/>
            <w:tcPrChange w:id="25" w:author="David Döbele" w:date="2026-04-01T23:44:00Z" w16du:dateUtc="2026-04-01T21:44:00Z">
              <w:tcPr>
                <w:tcW w:w="6517" w:type="dxa"/>
                <w:gridSpan w:val="7"/>
                <w:vAlign w:val="bottom"/>
              </w:tcPr>
            </w:tcPrChange>
          </w:tcPr>
          <w:p w14:paraId="5BB1ED76" w14:textId="0734628C" w:rsidR="00612347" w:rsidRPr="00612347" w:rsidRDefault="00612347" w:rsidP="00612347">
            <w:pPr>
              <w:pStyle w:val="Listenabsatz"/>
              <w:numPr>
                <w:ilvl w:val="0"/>
                <w:numId w:val="2"/>
              </w:numPr>
              <w:rPr>
                <w:ins w:id="26" w:author="David Döbele" w:date="2026-04-01T23:44:00Z" w16du:dateUtc="2026-04-01T21:44:00Z"/>
                <w:rFonts w:ascii="Times New Roman" w:hAnsi="Times New Roman" w:cs="Times New Roman"/>
                <w:b/>
                <w:sz w:val="21"/>
                <w:szCs w:val="21"/>
                <w:rPrChange w:id="27" w:author="David Döbele" w:date="2026-04-01T23:44:00Z" w16du:dateUtc="2026-04-01T21:44:00Z">
                  <w:rPr>
                    <w:ins w:id="28" w:author="David Döbele" w:date="2026-04-01T23:44:00Z" w16du:dateUtc="2026-04-01T21:44:00Z"/>
                    <w:b/>
                    <w:sz w:val="21"/>
                    <w:szCs w:val="21"/>
                  </w:rPr>
                </w:rPrChange>
              </w:rPr>
              <w:pPrChange w:id="29" w:author="David Döbele" w:date="2026-04-01T23:44:00Z" w16du:dateUtc="2026-04-01T21:44:00Z">
                <w:pPr/>
              </w:pPrChange>
            </w:pPr>
            <w:ins w:id="30" w:author="David Döbele" w:date="2026-04-01T23:44:00Z" w16du:dateUtc="2026-04-01T21:44:00Z">
              <w:r w:rsidRPr="00612347">
                <w:rPr>
                  <w:rFonts w:ascii="Times New Roman" w:hAnsi="Times New Roman" w:cs="Times New Roman"/>
                  <w:sz w:val="20"/>
                  <w:szCs w:val="20"/>
                  <w:rPrChange w:id="31" w:author="David Döbele" w:date="2026-04-01T23:44:00Z" w16du:dateUtc="2026-04-01T21:44:00Z">
                    <w:rPr/>
                  </w:rPrChange>
                </w:rPr>
                <w:t xml:space="preserve">Durchführung der Financial Due Diligence für Mandanten </w:t>
              </w:r>
            </w:ins>
          </w:p>
        </w:tc>
        <w:tc>
          <w:tcPr>
            <w:tcW w:w="3688" w:type="dxa"/>
            <w:gridSpan w:val="5"/>
            <w:vAlign w:val="bottom"/>
            <w:tcPrChange w:id="32" w:author="David Döbele" w:date="2026-04-01T23:44:00Z" w16du:dateUtc="2026-04-01T21:44:00Z">
              <w:tcPr>
                <w:tcW w:w="3688" w:type="dxa"/>
                <w:gridSpan w:val="5"/>
                <w:vAlign w:val="bottom"/>
              </w:tcPr>
            </w:tcPrChange>
          </w:tcPr>
          <w:p w14:paraId="53EFB782" w14:textId="77777777" w:rsidR="00612347" w:rsidRPr="0095200E" w:rsidRDefault="00612347" w:rsidP="00612347">
            <w:pPr>
              <w:jc w:val="right"/>
              <w:rPr>
                <w:ins w:id="33" w:author="David Döbele" w:date="2026-04-01T23:44:00Z" w16du:dateUtc="2026-04-01T21:44:00Z"/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F8318E" w:rsidRPr="0095200E" w14:paraId="01653441" w14:textId="77777777" w:rsidTr="00F8318E">
        <w:trPr>
          <w:trHeight w:val="346"/>
        </w:trPr>
        <w:tc>
          <w:tcPr>
            <w:tcW w:w="6517" w:type="dxa"/>
            <w:gridSpan w:val="6"/>
            <w:vAlign w:val="bottom"/>
          </w:tcPr>
          <w:p w14:paraId="78DD7436" w14:textId="1C2A188A" w:rsidR="00F8318E" w:rsidRPr="0095200E" w:rsidRDefault="00F8318E" w:rsidP="00F8318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>PwC GmbH Wirtschaftsprüfungsgesellschaft</w:t>
            </w:r>
          </w:p>
        </w:tc>
        <w:tc>
          <w:tcPr>
            <w:tcW w:w="3688" w:type="dxa"/>
            <w:gridSpan w:val="5"/>
            <w:vAlign w:val="bottom"/>
          </w:tcPr>
          <w:p w14:paraId="62C02C02" w14:textId="39204A4B" w:rsidR="00F8318E" w:rsidRPr="0095200E" w:rsidRDefault="00F8318E" w:rsidP="00F8318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F8318E" w:rsidRPr="0095200E" w14:paraId="2DB1C7F2" w14:textId="77777777" w:rsidTr="00F8318E">
        <w:trPr>
          <w:trHeight w:val="20"/>
        </w:trPr>
        <w:tc>
          <w:tcPr>
            <w:tcW w:w="7228" w:type="dxa"/>
            <w:gridSpan w:val="8"/>
            <w:vAlign w:val="bottom"/>
          </w:tcPr>
          <w:p w14:paraId="45685D98" w14:textId="0F22DCE5" w:rsidR="00F8318E" w:rsidRPr="0095200E" w:rsidRDefault="00F8318E" w:rsidP="00F8318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im Assurance Solutions/Audit </w:t>
            </w:r>
          </w:p>
        </w:tc>
        <w:tc>
          <w:tcPr>
            <w:tcW w:w="2977" w:type="dxa"/>
            <w:gridSpan w:val="3"/>
            <w:vAlign w:val="bottom"/>
          </w:tcPr>
          <w:p w14:paraId="4FDB5DFE" w14:textId="5000BE4A" w:rsidR="00F8318E" w:rsidRPr="0095200E" w:rsidRDefault="00F8318E" w:rsidP="00F8318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11/2024 –</w:t>
            </w:r>
            <w:r w:rsidR="006828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02/2025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</w:p>
        </w:tc>
      </w:tr>
      <w:tr w:rsidR="00F8318E" w:rsidRPr="0095200E" w14:paraId="2FE19615" w14:textId="77777777" w:rsidTr="00F8318E">
        <w:trPr>
          <w:trHeight w:val="20"/>
        </w:trPr>
        <w:tc>
          <w:tcPr>
            <w:tcW w:w="10205" w:type="dxa"/>
            <w:gridSpan w:val="11"/>
            <w:vAlign w:val="bottom"/>
          </w:tcPr>
          <w:p w14:paraId="6B5925B8" w14:textId="77777777" w:rsidR="00F8318E" w:rsidRDefault="00F8318E" w:rsidP="00F8318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Prüf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ung verschiedener Bilanzposten 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bei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m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Mandanten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,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sowie r</w:t>
            </w:r>
            <w:r w:rsidRPr="001821C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egelmäßige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</w:t>
            </w:r>
            <w:r w:rsidRPr="001821C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Reisen zum Mandanten und Teilnahme an Meetings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; Betreuung von Werksstudenten</w:t>
            </w:r>
          </w:p>
          <w:p w14:paraId="716AF90F" w14:textId="61C1187B" w:rsidR="00F8318E" w:rsidRPr="001821C6" w:rsidRDefault="00F8318E" w:rsidP="00F8318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Durchführung von Inventurbeobachtungen</w:t>
            </w:r>
          </w:p>
        </w:tc>
      </w:tr>
      <w:tr w:rsidR="0068282F" w:rsidRPr="0095200E" w14:paraId="325AE14F" w14:textId="77777777" w:rsidTr="00F8318E">
        <w:trPr>
          <w:trHeight w:val="346"/>
        </w:trPr>
        <w:tc>
          <w:tcPr>
            <w:tcW w:w="6517" w:type="dxa"/>
            <w:gridSpan w:val="6"/>
            <w:vAlign w:val="bottom"/>
          </w:tcPr>
          <w:p w14:paraId="1C8CB1B3" w14:textId="086C2C9A" w:rsidR="0068282F" w:rsidRPr="0095200E" w:rsidRDefault="0068282F" w:rsidP="0068282F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MTV 1846 Ludwigsburg e.V. </w:t>
            </w:r>
          </w:p>
        </w:tc>
        <w:tc>
          <w:tcPr>
            <w:tcW w:w="3688" w:type="dxa"/>
            <w:gridSpan w:val="5"/>
            <w:vAlign w:val="bottom"/>
          </w:tcPr>
          <w:p w14:paraId="5C89ED21" w14:textId="38F7CB97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68282F" w:rsidRPr="0095200E" w14:paraId="4CDF34AB" w14:textId="77777777" w:rsidTr="0068282F">
        <w:trPr>
          <w:trHeight w:val="23"/>
        </w:trPr>
        <w:tc>
          <w:tcPr>
            <w:tcW w:w="6517" w:type="dxa"/>
            <w:gridSpan w:val="6"/>
            <w:vAlign w:val="bottom"/>
          </w:tcPr>
          <w:p w14:paraId="44729A36" w14:textId="154A29D0" w:rsidR="0068282F" w:rsidRPr="0068282F" w:rsidRDefault="0068282F" w:rsidP="0068282F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68282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Übungsleiter im Studio46</w:t>
            </w:r>
          </w:p>
        </w:tc>
        <w:tc>
          <w:tcPr>
            <w:tcW w:w="3688" w:type="dxa"/>
            <w:gridSpan w:val="5"/>
            <w:vAlign w:val="bottom"/>
          </w:tcPr>
          <w:p w14:paraId="7B92E16E" w14:textId="5932CEC0" w:rsidR="0068282F" w:rsidRPr="00E853B5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53B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02/2023 – </w:t>
            </w:r>
            <w:r w:rsidRPr="00E853B5">
              <w:rPr>
                <w:rFonts w:ascii="Times New Roman" w:hAnsi="Times New Roman" w:cs="Times New Roman"/>
                <w:sz w:val="20"/>
                <w:szCs w:val="20"/>
                <w:lang w:val="en-US"/>
                <w:rPrChange w:id="34" w:author="David Döbele" w:date="2026-04-01T23:44:00Z" w16du:dateUtc="2026-04-01T21:44:00Z">
                  <w:rPr>
                    <w:rFonts w:ascii="Times New Roman" w:hAnsi="Times New Roman" w:cs="Times New Roman"/>
                    <w:i/>
                    <w:iCs/>
                    <w:sz w:val="20"/>
                    <w:szCs w:val="20"/>
                    <w:lang w:val="en-US"/>
                  </w:rPr>
                </w:rPrChange>
              </w:rPr>
              <w:t>10/2025</w:t>
            </w:r>
          </w:p>
        </w:tc>
      </w:tr>
      <w:tr w:rsidR="0068282F" w:rsidRPr="0095200E" w14:paraId="0933E1E0" w14:textId="77777777" w:rsidTr="0068282F">
        <w:trPr>
          <w:trHeight w:val="23"/>
        </w:trPr>
        <w:tc>
          <w:tcPr>
            <w:tcW w:w="6517" w:type="dxa"/>
            <w:gridSpan w:val="6"/>
            <w:vAlign w:val="bottom"/>
          </w:tcPr>
          <w:p w14:paraId="7933C724" w14:textId="0D3292D1" w:rsidR="0068282F" w:rsidRPr="0068282F" w:rsidRDefault="0068282F" w:rsidP="0068282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68282F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Beratung der Kunden, Erstellung von Trainingsplänen sowie </w:t>
            </w:r>
            <w:r w:rsidRPr="0068282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Kalendermanagement und Terminverwaltung </w:t>
            </w:r>
          </w:p>
        </w:tc>
        <w:tc>
          <w:tcPr>
            <w:tcW w:w="3688" w:type="dxa"/>
            <w:gridSpan w:val="5"/>
            <w:vAlign w:val="bottom"/>
          </w:tcPr>
          <w:p w14:paraId="526BB60D" w14:textId="77777777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68282F" w:rsidRPr="0095200E" w14:paraId="127C64E2" w14:textId="77777777" w:rsidTr="00F8318E">
        <w:trPr>
          <w:trHeight w:val="346"/>
        </w:trPr>
        <w:tc>
          <w:tcPr>
            <w:tcW w:w="6517" w:type="dxa"/>
            <w:gridSpan w:val="6"/>
            <w:vAlign w:val="bottom"/>
          </w:tcPr>
          <w:p w14:paraId="38F27285" w14:textId="4B4A6ED3" w:rsidR="0068282F" w:rsidRPr="0095200E" w:rsidRDefault="0068282F" w:rsidP="006828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Moser Vertrieb &amp; </w:t>
            </w:r>
            <w:proofErr w:type="spellStart"/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>Productions</w:t>
            </w:r>
            <w:proofErr w:type="spellEnd"/>
          </w:p>
        </w:tc>
        <w:tc>
          <w:tcPr>
            <w:tcW w:w="3688" w:type="dxa"/>
            <w:gridSpan w:val="5"/>
            <w:vAlign w:val="bottom"/>
          </w:tcPr>
          <w:p w14:paraId="4820196E" w14:textId="19CEA56C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Ludwigsburg</w:t>
            </w:r>
          </w:p>
        </w:tc>
      </w:tr>
      <w:tr w:rsidR="0068282F" w:rsidRPr="0095200E" w14:paraId="335D84E9" w14:textId="77777777" w:rsidTr="00F8318E">
        <w:trPr>
          <w:trHeight w:val="20"/>
        </w:trPr>
        <w:tc>
          <w:tcPr>
            <w:tcW w:w="5950" w:type="dxa"/>
            <w:gridSpan w:val="4"/>
            <w:vAlign w:val="bottom"/>
          </w:tcPr>
          <w:p w14:paraId="20B1570F" w14:textId="40E2C0C5" w:rsidR="0068282F" w:rsidRPr="0095200E" w:rsidRDefault="0068282F" w:rsidP="006828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Selbständiger Videoeditor</w:t>
            </w:r>
          </w:p>
        </w:tc>
        <w:tc>
          <w:tcPr>
            <w:tcW w:w="4255" w:type="dxa"/>
            <w:gridSpan w:val="7"/>
            <w:vAlign w:val="bottom"/>
          </w:tcPr>
          <w:p w14:paraId="0475B997" w14:textId="48FF031C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10/2023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04/2024</w:t>
            </w:r>
          </w:p>
        </w:tc>
      </w:tr>
      <w:tr w:rsidR="0068282F" w:rsidRPr="0095200E" w14:paraId="54C3D64C" w14:textId="77777777" w:rsidTr="00F8318E">
        <w:trPr>
          <w:trHeight w:val="20"/>
        </w:trPr>
        <w:tc>
          <w:tcPr>
            <w:tcW w:w="10205" w:type="dxa"/>
            <w:gridSpan w:val="11"/>
            <w:vAlign w:val="bottom"/>
          </w:tcPr>
          <w:p w14:paraId="2BE2FE22" w14:textId="165C559E" w:rsidR="0068282F" w:rsidRPr="0095200E" w:rsidRDefault="0068282F" w:rsidP="0068282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Neukundengewinnung und Kundenbetreuung durch soziale Medien und Networking-Events</w:t>
            </w:r>
          </w:p>
          <w:p w14:paraId="067405BF" w14:textId="75976508" w:rsidR="0068282F" w:rsidRPr="0095200E" w:rsidRDefault="0068282F" w:rsidP="0068282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Planung und Durchführung von Content-Strategien sowie Erstellung von Rechnungen und Buchführung</w:t>
            </w:r>
          </w:p>
          <w:p w14:paraId="6DD9BA0F" w14:textId="7B596EA1" w:rsidR="0068282F" w:rsidRPr="0095200E" w:rsidRDefault="0068282F" w:rsidP="0068282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Zusammenarbeit mit internen Video-Editoren der Kunden</w:t>
            </w:r>
          </w:p>
        </w:tc>
      </w:tr>
      <w:tr w:rsidR="0068282F" w:rsidRPr="0095200E" w14:paraId="50AFEA03" w14:textId="77777777" w:rsidTr="00F8318E">
        <w:trPr>
          <w:trHeight w:val="346"/>
        </w:trPr>
        <w:tc>
          <w:tcPr>
            <w:tcW w:w="5519" w:type="dxa"/>
            <w:gridSpan w:val="2"/>
            <w:vAlign w:val="bottom"/>
          </w:tcPr>
          <w:p w14:paraId="42FB0D26" w14:textId="58F3B597" w:rsidR="0068282F" w:rsidRPr="0095200E" w:rsidRDefault="0068282F" w:rsidP="0068282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Porsche Digital GmbH</w:t>
            </w:r>
          </w:p>
        </w:tc>
        <w:tc>
          <w:tcPr>
            <w:tcW w:w="4686" w:type="dxa"/>
            <w:gridSpan w:val="9"/>
            <w:vAlign w:val="bottom"/>
          </w:tcPr>
          <w:p w14:paraId="11E31BD8" w14:textId="72AD3689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68282F" w:rsidRPr="0095200E" w14:paraId="48328CB9" w14:textId="77777777" w:rsidTr="00F8318E">
        <w:trPr>
          <w:trHeight w:val="20"/>
        </w:trPr>
        <w:tc>
          <w:tcPr>
            <w:tcW w:w="6375" w:type="dxa"/>
            <w:gridSpan w:val="5"/>
            <w:vAlign w:val="bottom"/>
          </w:tcPr>
          <w:p w14:paraId="74B74B41" w14:textId="699450A6" w:rsidR="0068282F" w:rsidRPr="0095200E" w:rsidRDefault="0068282F" w:rsidP="0068282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BOGY-Praktikant im UX/UI</w:t>
            </w:r>
          </w:p>
        </w:tc>
        <w:tc>
          <w:tcPr>
            <w:tcW w:w="3830" w:type="dxa"/>
            <w:gridSpan w:val="6"/>
            <w:vAlign w:val="bottom"/>
          </w:tcPr>
          <w:p w14:paraId="2CB21DEB" w14:textId="2DE4B39E" w:rsidR="0068282F" w:rsidRPr="0095200E" w:rsidRDefault="0068282F" w:rsidP="0068282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10/2021 – 10/2021</w:t>
            </w:r>
          </w:p>
        </w:tc>
      </w:tr>
      <w:tr w:rsidR="0068282F" w:rsidRPr="0095200E" w14:paraId="7C4155D6" w14:textId="77777777" w:rsidTr="00F8318E">
        <w:trPr>
          <w:trHeight w:val="20"/>
        </w:trPr>
        <w:tc>
          <w:tcPr>
            <w:tcW w:w="10205" w:type="dxa"/>
            <w:gridSpan w:val="11"/>
            <w:vAlign w:val="bottom"/>
          </w:tcPr>
          <w:p w14:paraId="40E9C5CD" w14:textId="1C4D6B22" w:rsidR="0068282F" w:rsidRPr="0095200E" w:rsidRDefault="0068282F" w:rsidP="0068282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Erhalt von Einblicken in die Projektvielfalt eines digitalen Unternehmens</w:t>
            </w:r>
          </w:p>
          <w:p w14:paraId="3658805E" w14:textId="79E6E57D" w:rsidR="0068282F" w:rsidRPr="0095200E" w:rsidRDefault="0068282F" w:rsidP="0068282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Teilnahme an Meetings sowie Erstellung von Präsentationen</w:t>
            </w:r>
          </w:p>
        </w:tc>
      </w:tr>
      <w:tr w:rsidR="0068282F" w:rsidRPr="0095200E" w14:paraId="414B4085" w14:textId="77777777" w:rsidTr="00F8318E">
        <w:trPr>
          <w:trHeight w:val="454"/>
        </w:trPr>
        <w:tc>
          <w:tcPr>
            <w:tcW w:w="10205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68282F" w:rsidRPr="0095200E" w:rsidRDefault="0068282F" w:rsidP="0068282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95200E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68282F" w:rsidRPr="0095200E" w14:paraId="74251178" w14:textId="77777777" w:rsidTr="00F8318E">
        <w:trPr>
          <w:trHeight w:val="346"/>
        </w:trPr>
        <w:tc>
          <w:tcPr>
            <w:tcW w:w="5519" w:type="dxa"/>
            <w:gridSpan w:val="2"/>
            <w:vAlign w:val="bottom"/>
          </w:tcPr>
          <w:p w14:paraId="23826F21" w14:textId="4DB78E5F" w:rsidR="0068282F" w:rsidRPr="00067D4F" w:rsidRDefault="0068282F" w:rsidP="0068282F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Deutschlandstipendium</w:t>
            </w:r>
          </w:p>
        </w:tc>
        <w:tc>
          <w:tcPr>
            <w:tcW w:w="4686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74A6D625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Stuttgart</w:t>
            </w:r>
          </w:p>
        </w:tc>
      </w:tr>
      <w:tr w:rsidR="0068282F" w:rsidRPr="0095200E" w14:paraId="4F59C612" w14:textId="77777777" w:rsidTr="00F8318E">
        <w:trPr>
          <w:trHeight w:val="20"/>
        </w:trPr>
        <w:tc>
          <w:tcPr>
            <w:tcW w:w="6802" w:type="dxa"/>
            <w:gridSpan w:val="7"/>
            <w:vAlign w:val="bottom"/>
          </w:tcPr>
          <w:p w14:paraId="32F07601" w14:textId="0B820607" w:rsidR="0068282F" w:rsidRPr="0095200E" w:rsidRDefault="0068282F" w:rsidP="0068282F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Stipendiat des Deutschlandstipendiums</w:t>
            </w:r>
          </w:p>
        </w:tc>
        <w:tc>
          <w:tcPr>
            <w:tcW w:w="3403" w:type="dxa"/>
            <w:gridSpan w:val="4"/>
            <w:vAlign w:val="bottom"/>
          </w:tcPr>
          <w:p w14:paraId="45DD2178" w14:textId="1BD3CB68" w:rsidR="0068282F" w:rsidRPr="0095200E" w:rsidRDefault="0068282F" w:rsidP="0068282F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68282F" w:rsidRPr="0095200E" w14:paraId="02437711" w14:textId="77777777" w:rsidTr="00F8318E">
        <w:trPr>
          <w:trHeight w:val="20"/>
        </w:trPr>
        <w:tc>
          <w:tcPr>
            <w:tcW w:w="10205" w:type="dxa"/>
            <w:gridSpan w:val="11"/>
            <w:vAlign w:val="bottom"/>
          </w:tcPr>
          <w:p w14:paraId="56A954A8" w14:textId="52FC3BA3" w:rsidR="0068282F" w:rsidRPr="00017AA7" w:rsidRDefault="0068282F" w:rsidP="0068282F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Förderung aufgrund von herausragenden akademischen Leistungen und Engagement</w:t>
            </w:r>
          </w:p>
          <w:p w14:paraId="68CFAD97" w14:textId="63C251F5" w:rsidR="0068282F" w:rsidRPr="0095200E" w:rsidRDefault="0068282F" w:rsidP="0068282F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Netzwerk von Geförderten und Förderern</w:t>
            </w:r>
          </w:p>
        </w:tc>
      </w:tr>
      <w:tr w:rsidR="0068282F" w:rsidRPr="0095200E" w14:paraId="35A42E32" w14:textId="77777777" w:rsidTr="00F8318E">
        <w:trPr>
          <w:trHeight w:val="346"/>
        </w:trPr>
        <w:tc>
          <w:tcPr>
            <w:tcW w:w="5099" w:type="dxa"/>
            <w:vAlign w:val="bottom"/>
          </w:tcPr>
          <w:p w14:paraId="7BC972D6" w14:textId="747A2A47" w:rsidR="0068282F" w:rsidRPr="0095200E" w:rsidRDefault="0068282F" w:rsidP="0068282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7D4F">
              <w:rPr>
                <w:rFonts w:ascii="Times New Roman" w:hAnsi="Times New Roman" w:cs="Times New Roman"/>
                <w:b/>
                <w:i w:val="0"/>
                <w:sz w:val="21"/>
                <w:szCs w:val="21"/>
              </w:rPr>
              <w:t>Campus Konzept Stuttgart e.V.</w:t>
            </w:r>
          </w:p>
        </w:tc>
        <w:tc>
          <w:tcPr>
            <w:tcW w:w="5106" w:type="dxa"/>
            <w:gridSpan w:val="10"/>
            <w:vAlign w:val="bottom"/>
          </w:tcPr>
          <w:p w14:paraId="12ADEE85" w14:textId="47BA216B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Stuttgart</w:t>
            </w:r>
          </w:p>
        </w:tc>
      </w:tr>
      <w:tr w:rsidR="0068282F" w:rsidRPr="0095200E" w14:paraId="4C2496C0" w14:textId="77777777" w:rsidTr="00F8318E">
        <w:trPr>
          <w:trHeight w:val="23"/>
        </w:trPr>
        <w:tc>
          <w:tcPr>
            <w:tcW w:w="8360" w:type="dxa"/>
            <w:gridSpan w:val="9"/>
            <w:vAlign w:val="bottom"/>
          </w:tcPr>
          <w:p w14:paraId="508D4E1F" w14:textId="5CD69C35" w:rsidR="0068282F" w:rsidRPr="0095200E" w:rsidRDefault="0068282F" w:rsidP="0068282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Junior Consultant</w:t>
            </w:r>
          </w:p>
        </w:tc>
        <w:tc>
          <w:tcPr>
            <w:tcW w:w="1845" w:type="dxa"/>
            <w:gridSpan w:val="2"/>
            <w:vAlign w:val="bottom"/>
          </w:tcPr>
          <w:p w14:paraId="57FAD0AE" w14:textId="430D72A3" w:rsidR="0068282F" w:rsidRPr="0068282F" w:rsidRDefault="0068282F" w:rsidP="0068282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8282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11/2024 – </w:t>
            </w:r>
            <w:proofErr w:type="spellStart"/>
            <w:r w:rsidRPr="0068282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68282F" w:rsidRPr="0095200E" w14:paraId="699887AA" w14:textId="77777777" w:rsidTr="00F8318E">
        <w:trPr>
          <w:trHeight w:val="23"/>
        </w:trPr>
        <w:tc>
          <w:tcPr>
            <w:tcW w:w="10205" w:type="dxa"/>
            <w:gridSpan w:val="11"/>
            <w:vAlign w:val="bottom"/>
          </w:tcPr>
          <w:p w14:paraId="233ABC79" w14:textId="77777777" w:rsidR="0068282F" w:rsidRPr="0095200E" w:rsidRDefault="0068282F" w:rsidP="0068282F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Planung und Durchführung verschiedener Beratungsprojekte im Team</w:t>
            </w:r>
          </w:p>
          <w:p w14:paraId="1F5D2DE0" w14:textId="77777777" w:rsidR="0068282F" w:rsidRPr="00067D4F" w:rsidRDefault="0068282F" w:rsidP="0068282F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Regelmäßige Teilnahme an Case Studies und Schulungen</w:t>
            </w:r>
          </w:p>
          <w:p w14:paraId="5D8F9D75" w14:textId="54B59B87" w:rsidR="0068282F" w:rsidRPr="0095200E" w:rsidRDefault="0068282F" w:rsidP="0068282F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Unterstützung bei der Akquise neuer Projekte im Customer Relations Ressort</w:t>
            </w:r>
          </w:p>
        </w:tc>
      </w:tr>
      <w:tr w:rsidR="0068282F" w:rsidRPr="0095200E" w14:paraId="482569A2" w14:textId="77777777" w:rsidTr="00F8318E">
        <w:trPr>
          <w:trHeight w:val="454"/>
        </w:trPr>
        <w:tc>
          <w:tcPr>
            <w:tcW w:w="10205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68282F" w:rsidRPr="0095200E" w:rsidRDefault="0068282F" w:rsidP="0068282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200E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68282F" w:rsidRPr="0095200E" w14:paraId="071AB173" w14:textId="77777777" w:rsidTr="00F8318E">
        <w:trPr>
          <w:trHeight w:val="1020"/>
        </w:trPr>
        <w:tc>
          <w:tcPr>
            <w:tcW w:w="10205" w:type="dxa"/>
            <w:gridSpan w:val="11"/>
            <w:vAlign w:val="bottom"/>
          </w:tcPr>
          <w:tbl>
            <w:tblPr>
              <w:tblStyle w:val="Tabellenraster"/>
              <w:tblW w:w="1020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7"/>
              <w:gridCol w:w="8788"/>
            </w:tblGrid>
            <w:tr w:rsidR="0068282F" w:rsidRPr="0095200E" w14:paraId="153BFA75" w14:textId="77777777" w:rsidTr="00F05FC0">
              <w:trPr>
                <w:trHeight w:val="340"/>
              </w:trPr>
              <w:tc>
                <w:tcPr>
                  <w:tcW w:w="1417" w:type="dxa"/>
                  <w:vAlign w:val="bottom"/>
                </w:tcPr>
                <w:p w14:paraId="0228D1F5" w14:textId="77777777" w:rsidR="0068282F" w:rsidRPr="0095200E" w:rsidRDefault="0068282F" w:rsidP="0068282F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t>Sprachen:</w:t>
                  </w:r>
                </w:p>
              </w:tc>
              <w:tc>
                <w:tcPr>
                  <w:tcW w:w="8788" w:type="dxa"/>
                  <w:vAlign w:val="bottom"/>
                </w:tcPr>
                <w:p w14:paraId="730B5800" w14:textId="28C1C889" w:rsidR="0068282F" w:rsidRPr="0095200E" w:rsidRDefault="0068282F" w:rsidP="0068282F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de-AT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Deutsch (Muttersprache), Englisch (</w:t>
                  </w:r>
                  <w: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verhandlungssicher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), Französisch (</w:t>
                  </w:r>
                  <w: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fortgeschritten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 xml:space="preserve">) </w:t>
                  </w:r>
                </w:p>
              </w:tc>
            </w:tr>
            <w:tr w:rsidR="0068282F" w:rsidRPr="0095200E" w14:paraId="3E801722" w14:textId="77777777" w:rsidTr="00F05FC0">
              <w:trPr>
                <w:trHeight w:val="567"/>
              </w:trPr>
              <w:tc>
                <w:tcPr>
                  <w:tcW w:w="1417" w:type="dxa"/>
                  <w:vAlign w:val="bottom"/>
                </w:tcPr>
                <w:p w14:paraId="390407B0" w14:textId="77777777" w:rsidR="0068282F" w:rsidRPr="0095200E" w:rsidRDefault="0068282F" w:rsidP="0068282F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Technisch:</w:t>
                  </w: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8788" w:type="dxa"/>
                  <w:vAlign w:val="bottom"/>
                </w:tcPr>
                <w:p w14:paraId="6AA7B2B7" w14:textId="6308607F" w:rsidR="0068282F" w:rsidRPr="0095200E" w:rsidRDefault="0068282F" w:rsidP="0068282F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Microsoft Office (fortgeschritten), Adobe Cloud (fortgeschritten), Programmieren in Java/Python (Grundlagen)</w:t>
                  </w:r>
                </w:p>
              </w:tc>
            </w:tr>
            <w:tr w:rsidR="0068282F" w:rsidRPr="0095200E" w14:paraId="1A6D463D" w14:textId="77777777" w:rsidTr="006C24D8">
              <w:trPr>
                <w:trHeight w:val="567"/>
              </w:trPr>
              <w:tc>
                <w:tcPr>
                  <w:tcW w:w="1417" w:type="dxa"/>
                  <w:vAlign w:val="bottom"/>
                </w:tcPr>
                <w:p w14:paraId="53044878" w14:textId="77777777" w:rsidR="0068282F" w:rsidRPr="0095200E" w:rsidRDefault="0068282F" w:rsidP="0068282F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Interessen: </w:t>
                  </w: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8788" w:type="dxa"/>
                  <w:vAlign w:val="bottom"/>
                </w:tcPr>
                <w:p w14:paraId="665D0A9E" w14:textId="43F405F0" w:rsidR="0068282F" w:rsidRPr="0095200E" w:rsidRDefault="0068282F" w:rsidP="0068282F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Basketball mit Freunden, Schach, Crypto-Trading mit Futures, Videoschnitt, Lesen und regelmäßiges Weiterbilden über Investmentmöglichk</w:t>
                  </w:r>
                  <w: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eiten</w:t>
                  </w:r>
                </w:p>
              </w:tc>
            </w:tr>
          </w:tbl>
          <w:p w14:paraId="1460575A" w14:textId="77777777" w:rsidR="0068282F" w:rsidRPr="001821C6" w:rsidRDefault="0068282F" w:rsidP="0068282F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56012110" w14:textId="77777777" w:rsidR="0068282F" w:rsidRPr="0095200E" w:rsidRDefault="0068282F" w:rsidP="0068282F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502B44D3" w14:textId="77777777" w:rsidR="0068282F" w:rsidRPr="0095200E" w:rsidRDefault="0068282F" w:rsidP="0068282F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04B41BBB" w14:textId="77777777" w:rsidR="0068282F" w:rsidRPr="0095200E" w:rsidRDefault="0068282F" w:rsidP="0068282F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6478BDEA" w14:textId="5DFAA468" w:rsidR="0068282F" w:rsidRPr="0095200E" w:rsidRDefault="0068282F" w:rsidP="0068282F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Ludwigsburg, </w:t>
            </w:r>
            <w:r w:rsidR="004E628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4E6289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612347">
      <w:footerReference w:type="even" r:id="rId8"/>
      <w:pgSz w:w="11906" w:h="16838"/>
      <w:pgMar w:top="397" w:right="1418" w:bottom="340" w:left="1418" w:header="709" w:footer="709" w:gutter="0"/>
      <w:cols w:space="708"/>
      <w:docGrid w:linePitch="360"/>
      <w:sectPrChange w:id="35" w:author="David Döbele" w:date="2026-04-01T23:43:00Z" w16du:dateUtc="2026-04-01T21:43:00Z">
        <w:sectPr w:rsidR="00723643" w:rsidRPr="0074111D" w:rsidSect="00612347">
          <w:pgMar w:top="1418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C5AE4" w14:textId="77777777" w:rsidR="00726EF4" w:rsidRDefault="00726EF4" w:rsidP="00BE053D">
      <w:pPr>
        <w:spacing w:after="0" w:line="240" w:lineRule="auto"/>
      </w:pPr>
      <w:r>
        <w:separator/>
      </w:r>
    </w:p>
  </w:endnote>
  <w:endnote w:type="continuationSeparator" w:id="0">
    <w:p w14:paraId="271A8A9F" w14:textId="77777777" w:rsidR="00726EF4" w:rsidRDefault="00726EF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ACB8F" w14:textId="77777777" w:rsidR="00726EF4" w:rsidRDefault="00726EF4" w:rsidP="00BE053D">
      <w:pPr>
        <w:spacing w:after="0" w:line="240" w:lineRule="auto"/>
      </w:pPr>
      <w:r>
        <w:separator/>
      </w:r>
    </w:p>
  </w:footnote>
  <w:footnote w:type="continuationSeparator" w:id="0">
    <w:p w14:paraId="1638D0F5" w14:textId="77777777" w:rsidR="00726EF4" w:rsidRDefault="00726EF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FF0052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FAD204D8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59DA8A2A"/>
    <w:lvl w:ilvl="0" w:tplc="E5709E6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78EE660"/>
    <w:lvl w:ilvl="0" w:tplc="738C2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B772EC"/>
    <w:multiLevelType w:val="hybridMultilevel"/>
    <w:tmpl w:val="23FE36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569587">
    <w:abstractNumId w:val="14"/>
  </w:num>
  <w:num w:numId="2" w16cid:durableId="1067533787">
    <w:abstractNumId w:val="17"/>
  </w:num>
  <w:num w:numId="3" w16cid:durableId="1553954613">
    <w:abstractNumId w:val="20"/>
  </w:num>
  <w:num w:numId="4" w16cid:durableId="1196390459">
    <w:abstractNumId w:val="0"/>
  </w:num>
  <w:num w:numId="5" w16cid:durableId="350617807">
    <w:abstractNumId w:val="1"/>
  </w:num>
  <w:num w:numId="6" w16cid:durableId="275647354">
    <w:abstractNumId w:val="2"/>
  </w:num>
  <w:num w:numId="7" w16cid:durableId="669941686">
    <w:abstractNumId w:val="13"/>
  </w:num>
  <w:num w:numId="8" w16cid:durableId="1528326692">
    <w:abstractNumId w:val="23"/>
  </w:num>
  <w:num w:numId="9" w16cid:durableId="1566648043">
    <w:abstractNumId w:val="12"/>
  </w:num>
  <w:num w:numId="10" w16cid:durableId="1184713502">
    <w:abstractNumId w:val="25"/>
  </w:num>
  <w:num w:numId="11" w16cid:durableId="1250313601">
    <w:abstractNumId w:val="5"/>
  </w:num>
  <w:num w:numId="12" w16cid:durableId="1700625842">
    <w:abstractNumId w:val="6"/>
  </w:num>
  <w:num w:numId="13" w16cid:durableId="1504324229">
    <w:abstractNumId w:val="8"/>
  </w:num>
  <w:num w:numId="14" w16cid:durableId="1790313813">
    <w:abstractNumId w:val="9"/>
  </w:num>
  <w:num w:numId="15" w16cid:durableId="1627813718">
    <w:abstractNumId w:val="22"/>
  </w:num>
  <w:num w:numId="16" w16cid:durableId="969047807">
    <w:abstractNumId w:val="4"/>
  </w:num>
  <w:num w:numId="17" w16cid:durableId="236137814">
    <w:abstractNumId w:val="16"/>
  </w:num>
  <w:num w:numId="18" w16cid:durableId="50813433">
    <w:abstractNumId w:val="3"/>
  </w:num>
  <w:num w:numId="19" w16cid:durableId="1035156609">
    <w:abstractNumId w:val="19"/>
  </w:num>
  <w:num w:numId="20" w16cid:durableId="715200395">
    <w:abstractNumId w:val="10"/>
  </w:num>
  <w:num w:numId="21" w16cid:durableId="1196502988">
    <w:abstractNumId w:val="11"/>
  </w:num>
  <w:num w:numId="22" w16cid:durableId="278687083">
    <w:abstractNumId w:val="15"/>
  </w:num>
  <w:num w:numId="23" w16cid:durableId="812723922">
    <w:abstractNumId w:val="7"/>
  </w:num>
  <w:num w:numId="24" w16cid:durableId="1452088773">
    <w:abstractNumId w:val="21"/>
  </w:num>
  <w:num w:numId="25" w16cid:durableId="2140537664">
    <w:abstractNumId w:val="26"/>
  </w:num>
  <w:num w:numId="26" w16cid:durableId="340208611">
    <w:abstractNumId w:val="18"/>
  </w:num>
  <w:num w:numId="27" w16cid:durableId="588317938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77B7"/>
    <w:rsid w:val="00017AA7"/>
    <w:rsid w:val="00040DBB"/>
    <w:rsid w:val="00061D33"/>
    <w:rsid w:val="00064643"/>
    <w:rsid w:val="00067D4F"/>
    <w:rsid w:val="00087747"/>
    <w:rsid w:val="00090A60"/>
    <w:rsid w:val="000A1FDA"/>
    <w:rsid w:val="000B420C"/>
    <w:rsid w:val="000B4A49"/>
    <w:rsid w:val="000B63E2"/>
    <w:rsid w:val="000B6548"/>
    <w:rsid w:val="000C25EE"/>
    <w:rsid w:val="000C68BD"/>
    <w:rsid w:val="000D671A"/>
    <w:rsid w:val="000F3502"/>
    <w:rsid w:val="000F7D19"/>
    <w:rsid w:val="00103EC5"/>
    <w:rsid w:val="00116C6E"/>
    <w:rsid w:val="00125CA6"/>
    <w:rsid w:val="00131960"/>
    <w:rsid w:val="0013576D"/>
    <w:rsid w:val="001415F6"/>
    <w:rsid w:val="00154A82"/>
    <w:rsid w:val="00156FC9"/>
    <w:rsid w:val="00162A5A"/>
    <w:rsid w:val="001647AB"/>
    <w:rsid w:val="00172867"/>
    <w:rsid w:val="00175B6D"/>
    <w:rsid w:val="001821C6"/>
    <w:rsid w:val="001831EC"/>
    <w:rsid w:val="00186B61"/>
    <w:rsid w:val="001901ED"/>
    <w:rsid w:val="0019483A"/>
    <w:rsid w:val="001A46BF"/>
    <w:rsid w:val="001A481B"/>
    <w:rsid w:val="001B0186"/>
    <w:rsid w:val="001B62CA"/>
    <w:rsid w:val="001C6143"/>
    <w:rsid w:val="001D4DCD"/>
    <w:rsid w:val="001E3DA0"/>
    <w:rsid w:val="001F4175"/>
    <w:rsid w:val="00216A02"/>
    <w:rsid w:val="00223A4D"/>
    <w:rsid w:val="00232CB5"/>
    <w:rsid w:val="00234A7E"/>
    <w:rsid w:val="00235C59"/>
    <w:rsid w:val="0024373D"/>
    <w:rsid w:val="002508C2"/>
    <w:rsid w:val="0025563C"/>
    <w:rsid w:val="00267252"/>
    <w:rsid w:val="00282DB0"/>
    <w:rsid w:val="002B2091"/>
    <w:rsid w:val="002C2F97"/>
    <w:rsid w:val="002C6972"/>
    <w:rsid w:val="002D2B32"/>
    <w:rsid w:val="002D4516"/>
    <w:rsid w:val="002F37A5"/>
    <w:rsid w:val="002F46AD"/>
    <w:rsid w:val="002F7873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6B7"/>
    <w:rsid w:val="003F3E3F"/>
    <w:rsid w:val="004067B8"/>
    <w:rsid w:val="004154BE"/>
    <w:rsid w:val="0042013D"/>
    <w:rsid w:val="00422F83"/>
    <w:rsid w:val="00424AFE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E6289"/>
    <w:rsid w:val="00507EA7"/>
    <w:rsid w:val="00511197"/>
    <w:rsid w:val="00512AB6"/>
    <w:rsid w:val="00526089"/>
    <w:rsid w:val="00527A28"/>
    <w:rsid w:val="00527DCA"/>
    <w:rsid w:val="0054310B"/>
    <w:rsid w:val="00550F7A"/>
    <w:rsid w:val="005716D4"/>
    <w:rsid w:val="00571B60"/>
    <w:rsid w:val="00572876"/>
    <w:rsid w:val="00585A4D"/>
    <w:rsid w:val="00591EB0"/>
    <w:rsid w:val="005B624E"/>
    <w:rsid w:val="005D6329"/>
    <w:rsid w:val="005E57F6"/>
    <w:rsid w:val="006019FD"/>
    <w:rsid w:val="006026CB"/>
    <w:rsid w:val="006058D8"/>
    <w:rsid w:val="00610200"/>
    <w:rsid w:val="006121F6"/>
    <w:rsid w:val="00612347"/>
    <w:rsid w:val="00623699"/>
    <w:rsid w:val="00632D5A"/>
    <w:rsid w:val="00635515"/>
    <w:rsid w:val="006546FD"/>
    <w:rsid w:val="00665BF3"/>
    <w:rsid w:val="006709D1"/>
    <w:rsid w:val="006732D6"/>
    <w:rsid w:val="0068282F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26EF4"/>
    <w:rsid w:val="00733DA1"/>
    <w:rsid w:val="00737822"/>
    <w:rsid w:val="0074111D"/>
    <w:rsid w:val="00744A22"/>
    <w:rsid w:val="00753D4A"/>
    <w:rsid w:val="00756912"/>
    <w:rsid w:val="00761609"/>
    <w:rsid w:val="00763DCE"/>
    <w:rsid w:val="00776C46"/>
    <w:rsid w:val="007816AD"/>
    <w:rsid w:val="0078260B"/>
    <w:rsid w:val="007838D1"/>
    <w:rsid w:val="00785254"/>
    <w:rsid w:val="00785853"/>
    <w:rsid w:val="007966F0"/>
    <w:rsid w:val="00797BFC"/>
    <w:rsid w:val="007A1A34"/>
    <w:rsid w:val="007A720F"/>
    <w:rsid w:val="007C1693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8F14EE"/>
    <w:rsid w:val="009053D7"/>
    <w:rsid w:val="00907612"/>
    <w:rsid w:val="0091331D"/>
    <w:rsid w:val="00914F8A"/>
    <w:rsid w:val="0093223C"/>
    <w:rsid w:val="00941A87"/>
    <w:rsid w:val="009501C2"/>
    <w:rsid w:val="0095200E"/>
    <w:rsid w:val="009532C0"/>
    <w:rsid w:val="009668B9"/>
    <w:rsid w:val="00976577"/>
    <w:rsid w:val="00993D40"/>
    <w:rsid w:val="00996356"/>
    <w:rsid w:val="00997D9A"/>
    <w:rsid w:val="009D7C49"/>
    <w:rsid w:val="009E7231"/>
    <w:rsid w:val="009E7297"/>
    <w:rsid w:val="00A00001"/>
    <w:rsid w:val="00A0257D"/>
    <w:rsid w:val="00A12EDC"/>
    <w:rsid w:val="00A144E4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C671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A6C0D"/>
    <w:rsid w:val="00BB5F09"/>
    <w:rsid w:val="00BC0D9F"/>
    <w:rsid w:val="00BD1036"/>
    <w:rsid w:val="00BE053D"/>
    <w:rsid w:val="00BF1A7A"/>
    <w:rsid w:val="00BF1FA3"/>
    <w:rsid w:val="00C00974"/>
    <w:rsid w:val="00C018E4"/>
    <w:rsid w:val="00C066FA"/>
    <w:rsid w:val="00C11479"/>
    <w:rsid w:val="00C25387"/>
    <w:rsid w:val="00C54BE3"/>
    <w:rsid w:val="00C57F80"/>
    <w:rsid w:val="00C768ED"/>
    <w:rsid w:val="00C8205C"/>
    <w:rsid w:val="00C82A8F"/>
    <w:rsid w:val="00C82B34"/>
    <w:rsid w:val="00C916C2"/>
    <w:rsid w:val="00CA29E6"/>
    <w:rsid w:val="00CB2250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4CAF"/>
    <w:rsid w:val="00D470E4"/>
    <w:rsid w:val="00D500F6"/>
    <w:rsid w:val="00D52142"/>
    <w:rsid w:val="00D5280E"/>
    <w:rsid w:val="00D61F14"/>
    <w:rsid w:val="00D70300"/>
    <w:rsid w:val="00D8037C"/>
    <w:rsid w:val="00D80D6B"/>
    <w:rsid w:val="00D85D41"/>
    <w:rsid w:val="00D90950"/>
    <w:rsid w:val="00DA69DF"/>
    <w:rsid w:val="00DB33F8"/>
    <w:rsid w:val="00DC6637"/>
    <w:rsid w:val="00DD38E2"/>
    <w:rsid w:val="00DE0DF7"/>
    <w:rsid w:val="00DF3BC6"/>
    <w:rsid w:val="00E00140"/>
    <w:rsid w:val="00E13110"/>
    <w:rsid w:val="00E24DF1"/>
    <w:rsid w:val="00E35378"/>
    <w:rsid w:val="00E40B9A"/>
    <w:rsid w:val="00E431ED"/>
    <w:rsid w:val="00E55D90"/>
    <w:rsid w:val="00E64FF5"/>
    <w:rsid w:val="00E853B5"/>
    <w:rsid w:val="00E907EC"/>
    <w:rsid w:val="00EA2383"/>
    <w:rsid w:val="00EA5421"/>
    <w:rsid w:val="00EB34FC"/>
    <w:rsid w:val="00EB363C"/>
    <w:rsid w:val="00EB5816"/>
    <w:rsid w:val="00ED0EA9"/>
    <w:rsid w:val="00EF77DF"/>
    <w:rsid w:val="00F05FC0"/>
    <w:rsid w:val="00F11BEF"/>
    <w:rsid w:val="00F165E1"/>
    <w:rsid w:val="00F25825"/>
    <w:rsid w:val="00F258E7"/>
    <w:rsid w:val="00F31B84"/>
    <w:rsid w:val="00F44F5F"/>
    <w:rsid w:val="00F50550"/>
    <w:rsid w:val="00F57BA5"/>
    <w:rsid w:val="00F631EC"/>
    <w:rsid w:val="00F64C22"/>
    <w:rsid w:val="00F64FA7"/>
    <w:rsid w:val="00F74D19"/>
    <w:rsid w:val="00F80053"/>
    <w:rsid w:val="00F8318E"/>
    <w:rsid w:val="00F9388F"/>
    <w:rsid w:val="00FA02C7"/>
    <w:rsid w:val="00FA24D9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532C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5200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200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200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200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200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4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6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0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2391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cp:lastPrinted>2025-11-10T19:15:00Z</cp:lastPrinted>
  <dcterms:created xsi:type="dcterms:W3CDTF">2025-11-10T19:15:00Z</dcterms:created>
  <dcterms:modified xsi:type="dcterms:W3CDTF">2026-04-01T21:44:00Z</dcterms:modified>
</cp:coreProperties>
</file>