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567"/>
        <w:gridCol w:w="283"/>
        <w:gridCol w:w="567"/>
        <w:gridCol w:w="1696"/>
        <w:tblGridChange w:id="0">
          <w:tblGrid>
            <w:gridCol w:w="1985"/>
            <w:gridCol w:w="3538"/>
            <w:gridCol w:w="147"/>
            <w:gridCol w:w="284"/>
            <w:gridCol w:w="567"/>
            <w:gridCol w:w="283"/>
            <w:gridCol w:w="567"/>
            <w:gridCol w:w="1696"/>
          </w:tblGrid>
        </w:tblGridChange>
      </w:tblGrid>
      <w:tr w:rsidR="00E55D90" w:rsidRPr="00E55D90" w14:paraId="487AC9CE" w14:textId="77777777" w:rsidTr="008C3150">
        <w:trPr>
          <w:trHeight w:val="283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35895E2" w14:textId="0F874593" w:rsidR="00E55D90" w:rsidRPr="00E55D90" w:rsidRDefault="0016604F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Dominic Hartlieb</w:t>
            </w:r>
          </w:p>
        </w:tc>
      </w:tr>
      <w:tr w:rsidR="00E55D90" w:rsidRPr="0016604F" w14:paraId="034602FF" w14:textId="77777777" w:rsidTr="008C3150">
        <w:trPr>
          <w:trHeight w:val="283"/>
        </w:trPr>
        <w:tc>
          <w:tcPr>
            <w:tcW w:w="9067" w:type="dxa"/>
            <w:gridSpan w:val="8"/>
            <w:tcBorders>
              <w:top w:val="single" w:sz="4" w:space="0" w:color="auto"/>
            </w:tcBorders>
            <w:vAlign w:val="bottom"/>
          </w:tcPr>
          <w:p w14:paraId="45E1D21A" w14:textId="67B595CF" w:rsidR="00E55D90" w:rsidRPr="0016604F" w:rsidRDefault="0016604F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</w:pPr>
            <w:proofErr w:type="spellStart"/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Bussardweg</w:t>
            </w:r>
            <w:proofErr w:type="spellEnd"/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7</w:t>
            </w:r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• </w:t>
            </w:r>
            <w:proofErr w:type="spellStart"/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M</w:t>
            </w:r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ainaschaff</w:t>
            </w:r>
            <w:proofErr w:type="spellEnd"/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, D-</w:t>
            </w:r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63814</w:t>
            </w:r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, Germany • </w:t>
            </w:r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dominic-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hartlieb@gmx.de</w:t>
            </w:r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• +49(0)151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75057131</w:t>
            </w:r>
          </w:p>
        </w:tc>
      </w:tr>
      <w:tr w:rsidR="002508C2" w:rsidRPr="00E55D90" w14:paraId="0FCADE56" w14:textId="77777777" w:rsidTr="008C3150">
        <w:trPr>
          <w:trHeight w:val="68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7228492D" w:rsidR="002508C2" w:rsidRPr="00E55D90" w:rsidRDefault="0016604F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E55D90" w14:paraId="7D1DEBF7" w14:textId="77777777" w:rsidTr="008C3150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7BB471B2" w:rsidR="00D1492F" w:rsidRPr="00E907E7" w:rsidRDefault="00E907E7" w:rsidP="00723643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 w:rsidRPr="00E907E7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Frankfurt School of Finance 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&amp;</w:t>
            </w:r>
            <w:r w:rsidRPr="00E907E7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Management 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E55D90" w:rsidRDefault="00B17D95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E55D90" w14:paraId="61E5D482" w14:textId="77777777" w:rsidTr="008C3150">
        <w:tc>
          <w:tcPr>
            <w:tcW w:w="5523" w:type="dxa"/>
            <w:gridSpan w:val="2"/>
          </w:tcPr>
          <w:p w14:paraId="11CB9A0F" w14:textId="34245DAA" w:rsidR="00D1492F" w:rsidRPr="00A04D11" w:rsidRDefault="00D1492F">
            <w:pPr>
              <w:rPr>
                <w:rFonts w:ascii="Optima" w:hAnsi="Optima"/>
                <w:sz w:val="18"/>
                <w:lang w:val="en-US"/>
              </w:rPr>
            </w:pPr>
            <w:r w:rsidRPr="00A04D11">
              <w:rPr>
                <w:rFonts w:ascii="Optima" w:hAnsi="Optima"/>
                <w:sz w:val="18"/>
                <w:lang w:val="en-US"/>
              </w:rPr>
              <w:t xml:space="preserve">B.Sc. in </w:t>
            </w:r>
            <w:r w:rsidR="0017009A" w:rsidRPr="00A04D11">
              <w:rPr>
                <w:rFonts w:ascii="Optima" w:hAnsi="Optima"/>
                <w:sz w:val="18"/>
                <w:lang w:val="en-US"/>
              </w:rPr>
              <w:t>Business Administration</w:t>
            </w:r>
          </w:p>
        </w:tc>
        <w:tc>
          <w:tcPr>
            <w:tcW w:w="3544" w:type="dxa"/>
            <w:gridSpan w:val="6"/>
          </w:tcPr>
          <w:p w14:paraId="419A9228" w14:textId="6A0F3A64" w:rsidR="00E80139" w:rsidRPr="00E55D90" w:rsidRDefault="00D1492F" w:rsidP="00E80139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E80139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E80139">
              <w:rPr>
                <w:rFonts w:ascii="Optima" w:hAnsi="Optima"/>
                <w:sz w:val="18"/>
              </w:rPr>
              <w:t>22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proofErr w:type="spellStart"/>
            <w:r w:rsidR="00E80139">
              <w:rPr>
                <w:rFonts w:ascii="Optima" w:hAnsi="Optima"/>
                <w:sz w:val="18"/>
              </w:rPr>
              <w:t>present</w:t>
            </w:r>
            <w:proofErr w:type="spellEnd"/>
          </w:p>
        </w:tc>
      </w:tr>
      <w:tr w:rsidR="00D5280E" w:rsidRPr="000529BD" w14:paraId="7EABE9F1" w14:textId="77777777" w:rsidTr="008C3150">
        <w:tc>
          <w:tcPr>
            <w:tcW w:w="9067" w:type="dxa"/>
            <w:gridSpan w:val="8"/>
          </w:tcPr>
          <w:p w14:paraId="0816621A" w14:textId="653319E2" w:rsidR="00121911" w:rsidRDefault="00B17D95" w:rsidP="00121911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</w:pPr>
            <w:r w:rsidRPr="00560060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R</w:t>
            </w:r>
            <w:r w:rsidR="00A04D11" w:rsidRPr="00560060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elevant Courses</w:t>
            </w:r>
            <w:r w:rsidRPr="00560060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:</w:t>
            </w:r>
            <w:r w:rsidR="00E47FA4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 Principles of Finance, Microeconomics &amp; Decision Theory, Marketing, Macroeconomics, Statistics &amp; Probability</w:t>
            </w:r>
          </w:p>
          <w:p w14:paraId="5068D5A3" w14:textId="77777777" w:rsidR="008C3150" w:rsidRDefault="00121911" w:rsidP="00121911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Active Member in the </w:t>
            </w:r>
            <w:r w:rsidRPr="004D103D">
              <w:rPr>
                <w:rFonts w:ascii="Optima" w:hAnsi="Optima" w:cs="Georgia"/>
                <w:b/>
                <w:bCs/>
                <w:i/>
                <w:iCs/>
                <w:color w:val="000000"/>
                <w:sz w:val="16"/>
                <w:szCs w:val="21"/>
                <w:lang w:val="en-US"/>
              </w:rPr>
              <w:t>FS Entrepreneurship Initiative</w:t>
            </w:r>
            <w:r w:rsidRPr="004D103D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 </w:t>
            </w:r>
            <w: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(Introductory workshops about establishing a Start-Up)</w:t>
            </w:r>
          </w:p>
          <w:p w14:paraId="7A71E6B0" w14:textId="45DDB0C0" w:rsidR="004D103D" w:rsidRPr="00121911" w:rsidRDefault="00D96B87" w:rsidP="00121911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Project Manager</w:t>
            </w:r>
            <w:r w:rsidR="004D103D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 in the </w:t>
            </w:r>
            <w:r w:rsidR="004D103D" w:rsidRPr="004D103D">
              <w:rPr>
                <w:rFonts w:ascii="Optima" w:hAnsi="Optima" w:cs="Georgia"/>
                <w:b/>
                <w:bCs/>
                <w:i/>
                <w:iCs/>
                <w:color w:val="000000"/>
                <w:sz w:val="16"/>
                <w:szCs w:val="21"/>
                <w:lang w:val="en-US"/>
              </w:rPr>
              <w:t>FS Economy &amp; Politics Initiative</w:t>
            </w:r>
            <w:r w:rsidR="004D103D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 (responsible for planning speeches, lectures and disputations with top political and economic speakers)</w:t>
            </w:r>
          </w:p>
        </w:tc>
      </w:tr>
      <w:tr w:rsidR="00D5280E" w:rsidRPr="00E55D90" w14:paraId="1C51E2FF" w14:textId="77777777" w:rsidTr="008C3150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1F825B9" w:rsidR="00665BF3" w:rsidRPr="00E55D90" w:rsidRDefault="009F586F" w:rsidP="00665BF3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Bachgauschule Oberstufengymnasium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76321FAA" w:rsidR="00665BF3" w:rsidRPr="00E55D90" w:rsidRDefault="009F586F" w:rsidP="00665BF3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Babenhausen</w:t>
            </w:r>
          </w:p>
        </w:tc>
      </w:tr>
      <w:tr w:rsidR="0091331D" w:rsidRPr="00E55D90" w14:paraId="312B82BC" w14:textId="77777777" w:rsidTr="008C3150">
        <w:tc>
          <w:tcPr>
            <w:tcW w:w="5670" w:type="dxa"/>
            <w:gridSpan w:val="3"/>
          </w:tcPr>
          <w:p w14:paraId="1CEE182B" w14:textId="7D1A77B3" w:rsidR="0091331D" w:rsidRPr="00E55D90" w:rsidRDefault="0091331D" w:rsidP="0091331D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Allgemeine Hochschulreife</w:t>
            </w:r>
            <w:r w:rsidR="009F586F">
              <w:rPr>
                <w:rFonts w:ascii="Optima" w:hAnsi="Optima"/>
                <w:sz w:val="18"/>
                <w:lang w:val="de-AT"/>
              </w:rPr>
              <w:t xml:space="preserve"> (German A-Level </w:t>
            </w:r>
            <w:proofErr w:type="spellStart"/>
            <w:r w:rsidR="009F586F">
              <w:rPr>
                <w:rFonts w:ascii="Optima" w:hAnsi="Optima"/>
                <w:sz w:val="18"/>
                <w:lang w:val="de-AT"/>
              </w:rPr>
              <w:t>Equivalent</w:t>
            </w:r>
            <w:proofErr w:type="spellEnd"/>
            <w:r w:rsidR="009F586F">
              <w:rPr>
                <w:rFonts w:ascii="Optima" w:hAnsi="Optima"/>
                <w:sz w:val="18"/>
                <w:lang w:val="de-AT"/>
              </w:rPr>
              <w:t xml:space="preserve">) </w:t>
            </w:r>
          </w:p>
        </w:tc>
        <w:tc>
          <w:tcPr>
            <w:tcW w:w="3397" w:type="dxa"/>
            <w:gridSpan w:val="5"/>
          </w:tcPr>
          <w:p w14:paraId="7521EA6E" w14:textId="485083E7" w:rsidR="0091331D" w:rsidRPr="00E55D90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9F586F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9F586F">
              <w:rPr>
                <w:rFonts w:ascii="Optima" w:hAnsi="Optima"/>
                <w:sz w:val="18"/>
              </w:rPr>
              <w:t>18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9F586F"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9F586F">
              <w:rPr>
                <w:rFonts w:ascii="Optima" w:hAnsi="Optima"/>
                <w:sz w:val="18"/>
              </w:rPr>
              <w:t>21</w:t>
            </w:r>
          </w:p>
        </w:tc>
      </w:tr>
      <w:tr w:rsidR="00D5280E" w:rsidRPr="000529BD" w14:paraId="69F47C1D" w14:textId="77777777" w:rsidTr="000529BD">
        <w:tc>
          <w:tcPr>
            <w:tcW w:w="9067" w:type="dxa"/>
            <w:gridSpan w:val="8"/>
          </w:tcPr>
          <w:p w14:paraId="1FFCD1E5" w14:textId="77777777" w:rsidR="00D5280E" w:rsidRPr="00560060" w:rsidRDefault="009F586F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6"/>
                <w:szCs w:val="21"/>
              </w:rPr>
            </w:pPr>
            <w:r w:rsidRPr="00560060">
              <w:rPr>
                <w:rFonts w:ascii="Optima" w:hAnsi="Optima"/>
                <w:i/>
                <w:iCs/>
                <w:sz w:val="16"/>
                <w:szCs w:val="21"/>
              </w:rPr>
              <w:t>Final GPA 1.3 (1.0 – 5.0</w:t>
            </w:r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 xml:space="preserve">, 1.0 </w:t>
            </w:r>
            <w:proofErr w:type="spellStart"/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>being</w:t>
            </w:r>
            <w:proofErr w:type="spellEnd"/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 xml:space="preserve"> </w:t>
            </w:r>
            <w:proofErr w:type="spellStart"/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>best</w:t>
            </w:r>
            <w:proofErr w:type="spellEnd"/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 xml:space="preserve">) </w:t>
            </w:r>
          </w:p>
          <w:p w14:paraId="2C45713A" w14:textId="77777777" w:rsidR="00E907E7" w:rsidRPr="00560060" w:rsidRDefault="00E907E7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r w:rsidRPr="00560060"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>Advanced Courses: Politics and Economics, English</w:t>
            </w:r>
          </w:p>
          <w:p w14:paraId="23575F6C" w14:textId="63180D2B" w:rsidR="00E907E7" w:rsidRPr="00E907E7" w:rsidRDefault="00E907E7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560060"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 xml:space="preserve">Award of the German ‘Verein für </w:t>
            </w:r>
            <w:proofErr w:type="spellStart"/>
            <w:r w:rsidRPr="00560060"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>Socialpolitik</w:t>
            </w:r>
            <w:proofErr w:type="spellEnd"/>
            <w:r w:rsidRPr="00560060"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>’ for the best results in politics &amp; economics</w:t>
            </w:r>
          </w:p>
        </w:tc>
      </w:tr>
      <w:tr w:rsidR="00E55D90" w:rsidRPr="00E55D90" w14:paraId="3A2665B3" w14:textId="77777777" w:rsidTr="000529BD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6BD0AEB2" w:rsidR="00E55D90" w:rsidRPr="00E55D90" w:rsidRDefault="0016604F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Work Experience</w:t>
            </w:r>
          </w:p>
        </w:tc>
      </w:tr>
      <w:tr w:rsidR="000529BD" w:rsidRPr="00E55D90" w14:paraId="1352E2A3" w14:textId="77777777" w:rsidTr="000529BD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18EAAFAC" w14:textId="0874F690" w:rsidR="000529BD" w:rsidRPr="000529BD" w:rsidRDefault="000529BD" w:rsidP="00E55D90">
            <w:pPr>
              <w:rPr>
                <w:rFonts w:ascii="Optima" w:hAnsi="Optima" w:cs="Times New Roman (Textkörper CS)"/>
                <w:b/>
                <w:smallCaps/>
                <w:sz w:val="23"/>
                <w:szCs w:val="23"/>
              </w:rPr>
            </w:pPr>
            <w:r w:rsidRPr="000529BD">
              <w:rPr>
                <w:rFonts w:ascii="Optima" w:hAnsi="Optima" w:cs="Times New Roman (Textkörper CS)"/>
                <w:b/>
                <w:iCs/>
                <w:smallCaps/>
                <w:sz w:val="23"/>
                <w:szCs w:val="23"/>
                <w:lang w:val="en-US"/>
              </w:rPr>
              <w:t>Frankfurt School Entrepreneurship Centre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7E6211D4" w14:textId="78C976E1" w:rsidR="000529BD" w:rsidRPr="00E55D90" w:rsidRDefault="000529BD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Frankfurt</w:t>
            </w:r>
          </w:p>
        </w:tc>
      </w:tr>
      <w:tr w:rsidR="000529BD" w:rsidRPr="000529BD" w14:paraId="073A755D" w14:textId="77777777" w:rsidTr="000529BD">
        <w:trPr>
          <w:trHeight w:val="215"/>
        </w:trPr>
        <w:tc>
          <w:tcPr>
            <w:tcW w:w="6521" w:type="dxa"/>
            <w:gridSpan w:val="5"/>
            <w:vAlign w:val="bottom"/>
          </w:tcPr>
          <w:p w14:paraId="021584BB" w14:textId="45575527" w:rsidR="000529BD" w:rsidRPr="000529BD" w:rsidRDefault="000529BD" w:rsidP="00E55D90">
            <w:pPr>
              <w:rPr>
                <w:rFonts w:ascii="Optima" w:hAnsi="Optima" w:cs="Times New Roman (Textkörper CS)"/>
                <w:bCs/>
                <w:sz w:val="18"/>
                <w:szCs w:val="18"/>
                <w:lang w:val="en-US"/>
              </w:rPr>
            </w:pPr>
            <w:r w:rsidRPr="000529BD">
              <w:rPr>
                <w:rFonts w:ascii="Optima" w:hAnsi="Optima" w:cs="Times New Roman (Textkörper CS)"/>
                <w:bCs/>
                <w:sz w:val="18"/>
                <w:szCs w:val="18"/>
                <w:lang w:val="en-US"/>
              </w:rPr>
              <w:t>Active Participation in the Accelerator Program</w:t>
            </w:r>
          </w:p>
        </w:tc>
        <w:tc>
          <w:tcPr>
            <w:tcW w:w="2546" w:type="dxa"/>
            <w:gridSpan w:val="3"/>
            <w:vAlign w:val="bottom"/>
          </w:tcPr>
          <w:p w14:paraId="0E91B787" w14:textId="05500277" w:rsidR="000529BD" w:rsidRPr="000529BD" w:rsidRDefault="000529BD" w:rsidP="00E55D90">
            <w:pPr>
              <w:jc w:val="right"/>
              <w:rPr>
                <w:rFonts w:ascii="Optima" w:hAnsi="Optima" w:cs="Times New Roman (Textkörper CS)"/>
                <w:iCs/>
                <w:sz w:val="18"/>
                <w:szCs w:val="18"/>
                <w:lang w:val="en-US"/>
              </w:rPr>
            </w:pPr>
            <w:r w:rsidRPr="000529BD">
              <w:rPr>
                <w:rFonts w:ascii="Optima" w:hAnsi="Optima" w:cs="Times New Roman (Textkörper CS)"/>
                <w:iCs/>
                <w:sz w:val="18"/>
                <w:szCs w:val="18"/>
                <w:lang w:val="en-US"/>
              </w:rPr>
              <w:t>01/2023 – 02/2023</w:t>
            </w:r>
          </w:p>
        </w:tc>
      </w:tr>
      <w:tr w:rsidR="000529BD" w:rsidRPr="000529BD" w14:paraId="5D2EFED1" w14:textId="77777777" w:rsidTr="000529BD">
        <w:trPr>
          <w:trHeight w:val="283"/>
        </w:trPr>
        <w:tc>
          <w:tcPr>
            <w:tcW w:w="6521" w:type="dxa"/>
            <w:gridSpan w:val="5"/>
            <w:vAlign w:val="bottom"/>
          </w:tcPr>
          <w:p w14:paraId="3C2A2823" w14:textId="77777777" w:rsidR="000529BD" w:rsidRPr="000529BD" w:rsidRDefault="000529BD" w:rsidP="000529B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 (Textkörper CS)"/>
                <w:bCs/>
                <w:sz w:val="16"/>
                <w:szCs w:val="16"/>
                <w:lang w:val="en-US"/>
              </w:rPr>
            </w:pPr>
            <w:r w:rsidRPr="000529BD"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>Intense full-</w:t>
            </w:r>
            <w:r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>time program that boosts development of Start-Ups</w:t>
            </w:r>
          </w:p>
          <w:p w14:paraId="67D1E62D" w14:textId="77777777" w:rsidR="000529BD" w:rsidRPr="000529BD" w:rsidRDefault="000529BD" w:rsidP="000529B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 (Textkörper CS)"/>
                <w:bCs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 xml:space="preserve">Workshops regarding Financial Planning, Legal Affairs, Design Thinking, Agile, Marketing Strategy, Go-To-Market – Strategy, Pitching and other fields by entrepreneurs and experts </w:t>
            </w:r>
          </w:p>
          <w:p w14:paraId="49248ED1" w14:textId="77777777" w:rsidR="000529BD" w:rsidRPr="000529BD" w:rsidRDefault="000529BD" w:rsidP="000529B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 (Textkörper CS)"/>
                <w:bCs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 xml:space="preserve">Own Early-Stage Start-Up-Idea that strongly individualizes and simplifies mobility </w:t>
            </w:r>
          </w:p>
          <w:p w14:paraId="080ADD67" w14:textId="1FFDF9C3" w:rsidR="000529BD" w:rsidRPr="000529BD" w:rsidRDefault="000529BD" w:rsidP="000529B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 (Textkörper CS)"/>
                <w:bCs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 xml:space="preserve">Continuous development in the Incubator Program of the Entrepreneurship Centre </w:t>
            </w:r>
          </w:p>
        </w:tc>
        <w:tc>
          <w:tcPr>
            <w:tcW w:w="2546" w:type="dxa"/>
            <w:gridSpan w:val="3"/>
            <w:vAlign w:val="bottom"/>
          </w:tcPr>
          <w:p w14:paraId="23DC8034" w14:textId="77777777" w:rsidR="000529BD" w:rsidRPr="000529BD" w:rsidRDefault="000529BD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</w:p>
        </w:tc>
      </w:tr>
      <w:tr w:rsidR="00E55D90" w:rsidRPr="00E55D90" w14:paraId="127C64E2" w14:textId="77777777" w:rsidTr="000529BD">
        <w:trPr>
          <w:trHeight w:val="340"/>
        </w:trPr>
        <w:tc>
          <w:tcPr>
            <w:tcW w:w="6521" w:type="dxa"/>
            <w:gridSpan w:val="5"/>
            <w:vAlign w:val="bottom"/>
          </w:tcPr>
          <w:p w14:paraId="38F27285" w14:textId="4B5A1230" w:rsidR="00E55D90" w:rsidRPr="00E55D90" w:rsidRDefault="00131C18" w:rsidP="00E55D90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Flexocube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46" w:type="dxa"/>
            <w:gridSpan w:val="3"/>
            <w:vAlign w:val="bottom"/>
          </w:tcPr>
          <w:p w14:paraId="4820196E" w14:textId="4AFB45F9" w:rsidR="00E55D90" w:rsidRPr="00E55D90" w:rsidRDefault="00E55D90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</w:t>
            </w:r>
            <w:r w:rsidR="00131C18">
              <w:rPr>
                <w:rFonts w:ascii="Optima" w:hAnsi="Optima"/>
                <w:i/>
                <w:smallCaps/>
                <w:sz w:val="23"/>
                <w:szCs w:val="23"/>
              </w:rPr>
              <w:t>reigericht</w:t>
            </w:r>
          </w:p>
        </w:tc>
      </w:tr>
      <w:tr w:rsidR="00E55D90" w:rsidRPr="00E55D90" w14:paraId="335D84E9" w14:textId="77777777" w:rsidTr="000529BD">
        <w:tc>
          <w:tcPr>
            <w:tcW w:w="5954" w:type="dxa"/>
            <w:gridSpan w:val="4"/>
          </w:tcPr>
          <w:p w14:paraId="20B1570F" w14:textId="181D18AE" w:rsidR="00E55D90" w:rsidRPr="00E55D90" w:rsidRDefault="00131C18" w:rsidP="00E55D90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 xml:space="preserve">Internship in </w:t>
            </w:r>
            <w:r w:rsidR="006778D0">
              <w:rPr>
                <w:rFonts w:ascii="Optima" w:hAnsi="Optima"/>
                <w:sz w:val="18"/>
                <w:lang w:val="en-US"/>
              </w:rPr>
              <w:t xml:space="preserve">a Start-Up of innovative Outdoor Kitchens </w:t>
            </w:r>
          </w:p>
        </w:tc>
        <w:tc>
          <w:tcPr>
            <w:tcW w:w="3113" w:type="dxa"/>
            <w:gridSpan w:val="4"/>
          </w:tcPr>
          <w:p w14:paraId="0475B997" w14:textId="4B7D927B" w:rsidR="00E55D90" w:rsidRPr="00E55D90" w:rsidRDefault="00131C18" w:rsidP="00E55D90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05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08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22</w:t>
            </w:r>
          </w:p>
        </w:tc>
      </w:tr>
      <w:tr w:rsidR="00E55D90" w:rsidRPr="000529BD" w14:paraId="54C3D64C" w14:textId="77777777" w:rsidTr="000529BD">
        <w:tc>
          <w:tcPr>
            <w:tcW w:w="9067" w:type="dxa"/>
            <w:gridSpan w:val="8"/>
          </w:tcPr>
          <w:p w14:paraId="27184178" w14:textId="5343915A" w:rsidR="00E55D90" w:rsidRPr="00560060" w:rsidRDefault="006778D0" w:rsidP="00E55D90">
            <w:pPr>
              <w:pStyle w:val="Bullets"/>
              <w:rPr>
                <w:rFonts w:ascii="Optima" w:hAnsi="Optima"/>
                <w:sz w:val="16"/>
                <w:szCs w:val="21"/>
                <w:lang w:val="en-US"/>
              </w:rPr>
            </w:pP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Development of an innovative and logical Business Model </w:t>
            </w:r>
          </w:p>
          <w:p w14:paraId="23AB8399" w14:textId="298F62A8" w:rsidR="00E55D90" w:rsidRPr="00560060" w:rsidRDefault="006778D0" w:rsidP="00E55D90">
            <w:pPr>
              <w:pStyle w:val="Bullets"/>
              <w:rPr>
                <w:rFonts w:ascii="Optima" w:hAnsi="Optima"/>
                <w:sz w:val="16"/>
                <w:szCs w:val="21"/>
                <w:lang w:val="en-US"/>
              </w:rPr>
            </w:pPr>
            <w:del w:id="1" w:author="David Döbele" w:date="2022-09-06T19:43:00Z">
              <w:r w:rsidRPr="00560060" w:rsidDel="001459AB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Getting </w:delText>
              </w:r>
            </w:del>
            <w:ins w:id="2" w:author="David Döbele" w:date="2022-09-06T19:43:00Z">
              <w:r w:rsidR="001459AB">
                <w:rPr>
                  <w:rFonts w:ascii="Optima" w:hAnsi="Optima"/>
                  <w:sz w:val="16"/>
                  <w:szCs w:val="21"/>
                  <w:lang w:val="en-US"/>
                </w:rPr>
                <w:t>Was</w:t>
              </w:r>
              <w:r w:rsidR="001459AB" w:rsidRPr="00560060">
                <w:rPr>
                  <w:rFonts w:ascii="Optima" w:hAnsi="Optima"/>
                  <w:sz w:val="16"/>
                  <w:szCs w:val="21"/>
                  <w:lang w:val="en-US"/>
                </w:rPr>
                <w:t xml:space="preserve"> </w:t>
              </w:r>
            </w:ins>
            <w:r w:rsidRPr="00560060">
              <w:rPr>
                <w:rFonts w:ascii="Optima" w:hAnsi="Optima"/>
                <w:sz w:val="16"/>
                <w:szCs w:val="21"/>
                <w:lang w:val="en-US"/>
              </w:rPr>
              <w:t>introduced in conceiving a pitch and a financ</w:t>
            </w:r>
            <w:r w:rsidR="00861BAC"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e plan </w:t>
            </w:r>
          </w:p>
          <w:p w14:paraId="3A3C7AF5" w14:textId="57DA15C9" w:rsidR="00E55D90" w:rsidRPr="00560060" w:rsidRDefault="00861BAC" w:rsidP="00E55D90">
            <w:pPr>
              <w:pStyle w:val="Bullets"/>
              <w:rPr>
                <w:rFonts w:ascii="Optima" w:hAnsi="Optima"/>
                <w:sz w:val="16"/>
                <w:szCs w:val="21"/>
                <w:lang w:val="en-US"/>
              </w:rPr>
            </w:pPr>
            <w:r w:rsidRPr="00560060">
              <w:rPr>
                <w:rFonts w:ascii="Optima" w:hAnsi="Optima"/>
                <w:sz w:val="16"/>
                <w:szCs w:val="21"/>
                <w:lang w:val="en-US"/>
              </w:rPr>
              <w:t>Calcul</w:t>
            </w:r>
            <w:r w:rsidR="008575EE">
              <w:rPr>
                <w:rFonts w:ascii="Optima" w:hAnsi="Optima"/>
                <w:sz w:val="16"/>
                <w:szCs w:val="21"/>
                <w:lang w:val="en-US"/>
              </w:rPr>
              <w:t>ated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 the </w:t>
            </w:r>
            <w:r w:rsidR="003D230A" w:rsidRPr="00560060">
              <w:rPr>
                <w:rFonts w:ascii="Optima" w:hAnsi="Optima"/>
                <w:sz w:val="16"/>
                <w:szCs w:val="21"/>
                <w:lang w:val="en-US"/>
              </w:rPr>
              <w:t>P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rice of a </w:t>
            </w:r>
            <w:r w:rsidR="003D230A" w:rsidRPr="00560060">
              <w:rPr>
                <w:rFonts w:ascii="Optima" w:hAnsi="Optima"/>
                <w:sz w:val="16"/>
                <w:szCs w:val="21"/>
                <w:lang w:val="en-US"/>
              </w:rPr>
              <w:t>P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roduct and </w:t>
            </w:r>
            <w:r w:rsidR="003D230A" w:rsidRPr="00560060">
              <w:rPr>
                <w:rFonts w:ascii="Optima" w:hAnsi="Optima"/>
                <w:sz w:val="16"/>
                <w:szCs w:val="21"/>
                <w:lang w:val="en-US"/>
              </w:rPr>
              <w:t>P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roduct </w:t>
            </w:r>
            <w:r w:rsidR="003D230A" w:rsidRPr="00560060">
              <w:rPr>
                <w:rFonts w:ascii="Optima" w:hAnsi="Optima"/>
                <w:sz w:val="16"/>
                <w:szCs w:val="21"/>
                <w:lang w:val="en-US"/>
              </w:rPr>
              <w:t>O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ptimization </w:t>
            </w:r>
          </w:p>
          <w:p w14:paraId="14BAD994" w14:textId="0C3AD44C" w:rsidR="00861BAC" w:rsidRPr="00560060" w:rsidRDefault="00861BAC" w:rsidP="00E55D90">
            <w:pPr>
              <w:pStyle w:val="Bullets"/>
              <w:rPr>
                <w:rFonts w:ascii="Optima" w:hAnsi="Optima"/>
                <w:sz w:val="16"/>
                <w:szCs w:val="21"/>
                <w:lang w:val="en-US"/>
              </w:rPr>
            </w:pPr>
            <w:r w:rsidRPr="00560060">
              <w:rPr>
                <w:rFonts w:ascii="Optima" w:hAnsi="Optima"/>
                <w:sz w:val="16"/>
                <w:szCs w:val="21"/>
                <w:lang w:val="en-US"/>
              </w:rPr>
              <w:t>Develop</w:t>
            </w:r>
            <w:r w:rsidR="008575EE">
              <w:rPr>
                <w:rFonts w:ascii="Optima" w:hAnsi="Optima"/>
                <w:sz w:val="16"/>
                <w:szCs w:val="21"/>
                <w:lang w:val="en-US"/>
              </w:rPr>
              <w:t>ed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 a Product </w:t>
            </w:r>
            <w:r w:rsidR="003D230A" w:rsidRPr="00560060">
              <w:rPr>
                <w:rFonts w:ascii="Optima" w:hAnsi="Optima"/>
                <w:sz w:val="16"/>
                <w:szCs w:val="21"/>
                <w:lang w:val="en-US"/>
              </w:rPr>
              <w:t>as a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 flexible Extension of the Outdoor Kitchens </w:t>
            </w:r>
          </w:p>
          <w:p w14:paraId="4C665B6D" w14:textId="25DA7E2F" w:rsidR="00E55D90" w:rsidRPr="00560060" w:rsidRDefault="001459AB" w:rsidP="00E55D90">
            <w:pPr>
              <w:pStyle w:val="Bullets"/>
              <w:rPr>
                <w:rFonts w:ascii="Optima" w:hAnsi="Optima"/>
                <w:sz w:val="16"/>
                <w:szCs w:val="21"/>
                <w:lang w:val="en-US"/>
              </w:rPr>
            </w:pPr>
            <w:ins w:id="3" w:author="David Döbele" w:date="2022-09-06T19:43:00Z">
              <w:r>
                <w:rPr>
                  <w:rFonts w:ascii="Optima" w:hAnsi="Optima"/>
                  <w:sz w:val="16"/>
                  <w:szCs w:val="21"/>
                  <w:lang w:val="en-US"/>
                </w:rPr>
                <w:t xml:space="preserve">Was </w:t>
              </w:r>
            </w:ins>
            <w:ins w:id="4" w:author="David Döbele" w:date="2022-09-06T19:44:00Z">
              <w:r>
                <w:rPr>
                  <w:rFonts w:ascii="Optima" w:hAnsi="Optima"/>
                  <w:sz w:val="16"/>
                  <w:szCs w:val="21"/>
                  <w:lang w:val="en-US"/>
                </w:rPr>
                <w:t xml:space="preserve">responsible for the </w:t>
              </w:r>
            </w:ins>
            <w:r w:rsidR="00861BAC" w:rsidRPr="00560060">
              <w:rPr>
                <w:rFonts w:ascii="Optima" w:hAnsi="Optima"/>
                <w:sz w:val="16"/>
                <w:szCs w:val="21"/>
                <w:lang w:val="en-US"/>
              </w:rPr>
              <w:t>Social Media Marketing (Instagram)</w:t>
            </w:r>
            <w:ins w:id="5" w:author="David Döbele" w:date="2022-09-06T19:44:00Z">
              <w:r>
                <w:rPr>
                  <w:rFonts w:ascii="Optima" w:hAnsi="Optima"/>
                  <w:sz w:val="16"/>
                  <w:szCs w:val="21"/>
                  <w:lang w:val="en-US"/>
                </w:rPr>
                <w:t>, growing the account by</w:t>
              </w:r>
            </w:ins>
            <w:r w:rsidR="008575EE">
              <w:rPr>
                <w:rFonts w:ascii="Optima" w:hAnsi="Optima"/>
                <w:sz w:val="16"/>
                <w:szCs w:val="21"/>
                <w:lang w:val="en-US"/>
              </w:rPr>
              <w:t xml:space="preserve"> 15.7</w:t>
            </w:r>
            <w:ins w:id="6" w:author="David Döbele" w:date="2022-09-06T19:44:00Z">
              <w:r>
                <w:rPr>
                  <w:rFonts w:ascii="Optima" w:hAnsi="Optima"/>
                  <w:sz w:val="16"/>
                  <w:szCs w:val="21"/>
                  <w:lang w:val="en-US"/>
                </w:rPr>
                <w:t>%</w:t>
              </w:r>
            </w:ins>
            <w:del w:id="7" w:author="David Döbele" w:date="2022-09-06T19:44:00Z">
              <w:r w:rsidR="00861BAC" w:rsidRPr="00560060" w:rsidDel="001459AB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 </w:delText>
              </w:r>
            </w:del>
          </w:p>
          <w:p w14:paraId="6DD9BA0F" w14:textId="6F35D21B" w:rsidR="00861BAC" w:rsidRPr="00861BAC" w:rsidRDefault="00861BAC" w:rsidP="00E55D90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del w:id="8" w:author="David Döbele" w:date="2022-09-06T19:44:00Z">
              <w:r w:rsidRPr="00560060" w:rsidDel="001459AB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Working </w:delText>
              </w:r>
            </w:del>
            <w:ins w:id="9" w:author="David Döbele" w:date="2022-09-06T19:44:00Z">
              <w:r w:rsidR="001459AB">
                <w:rPr>
                  <w:rFonts w:ascii="Optima" w:hAnsi="Optima"/>
                  <w:sz w:val="16"/>
                  <w:szCs w:val="21"/>
                  <w:lang w:val="en-US"/>
                </w:rPr>
                <w:t>Worked</w:t>
              </w:r>
              <w:r w:rsidR="001459AB" w:rsidRPr="00560060">
                <w:rPr>
                  <w:rFonts w:ascii="Optima" w:hAnsi="Optima"/>
                  <w:sz w:val="16"/>
                  <w:szCs w:val="21"/>
                  <w:lang w:val="en-US"/>
                </w:rPr>
                <w:t xml:space="preserve"> </w:t>
              </w:r>
            </w:ins>
            <w:r w:rsidRPr="00560060">
              <w:rPr>
                <w:rFonts w:ascii="Optima" w:hAnsi="Optima"/>
                <w:sz w:val="16"/>
                <w:szCs w:val="21"/>
                <w:lang w:val="en-US"/>
              </w:rPr>
              <w:t>with E-Commerce-Platforms (</w:t>
            </w:r>
            <w:proofErr w:type="spellStart"/>
            <w:r w:rsidRPr="00560060">
              <w:rPr>
                <w:rFonts w:ascii="Optima" w:hAnsi="Optima"/>
                <w:sz w:val="16"/>
                <w:szCs w:val="21"/>
                <w:lang w:val="en-US"/>
              </w:rPr>
              <w:t>Shopware</w:t>
            </w:r>
            <w:proofErr w:type="spellEnd"/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, Shopify) </w:t>
            </w:r>
          </w:p>
        </w:tc>
      </w:tr>
      <w:tr w:rsidR="00E55D90" w:rsidRPr="00E55D90" w14:paraId="414B4085" w14:textId="77777777" w:rsidTr="004F3603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333F3063" w:rsidR="00E55D90" w:rsidRPr="00E55D90" w:rsidRDefault="0016604F" w:rsidP="00861BAC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>
              <w:rPr>
                <w:rFonts w:ascii="Optima" w:hAnsi="Optima"/>
                <w:sz w:val="28"/>
              </w:rPr>
              <w:t>Extracurricular</w:t>
            </w:r>
            <w:r w:rsidR="00E55D90"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4F3603" w:rsidRPr="004F3603" w14:paraId="163081D4" w14:textId="77777777" w:rsidTr="004F3603">
        <w:trPr>
          <w:trHeight w:val="220"/>
        </w:trPr>
        <w:tc>
          <w:tcPr>
            <w:tcW w:w="6804" w:type="dxa"/>
            <w:gridSpan w:val="6"/>
            <w:vAlign w:val="bottom"/>
          </w:tcPr>
          <w:p w14:paraId="7611CA77" w14:textId="50A6910B" w:rsidR="004F3603" w:rsidRPr="004F3603" w:rsidRDefault="004F3603" w:rsidP="00BC4D36">
            <w:pPr>
              <w:pStyle w:val="Ort"/>
              <w:ind w:left="40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</w:rPr>
            </w:pPr>
            <w:r w:rsidRPr="004F3603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 xml:space="preserve">Freie Demokratische Partei e. </w:t>
            </w:r>
            <w:r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 xml:space="preserve">V. </w:t>
            </w:r>
          </w:p>
        </w:tc>
        <w:tc>
          <w:tcPr>
            <w:tcW w:w="2263" w:type="dxa"/>
            <w:gridSpan w:val="2"/>
            <w:vAlign w:val="bottom"/>
          </w:tcPr>
          <w:p w14:paraId="23913F27" w14:textId="0EDF2398" w:rsidR="004F3603" w:rsidRPr="004F3603" w:rsidRDefault="004F3603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Aschaffenburg</w:t>
            </w:r>
          </w:p>
        </w:tc>
      </w:tr>
      <w:tr w:rsidR="004F3603" w:rsidRPr="004F3603" w14:paraId="3B75C120" w14:textId="77777777" w:rsidTr="004F3603">
        <w:trPr>
          <w:trHeight w:val="220"/>
        </w:trPr>
        <w:tc>
          <w:tcPr>
            <w:tcW w:w="6804" w:type="dxa"/>
            <w:gridSpan w:val="6"/>
            <w:vAlign w:val="bottom"/>
          </w:tcPr>
          <w:p w14:paraId="240671F7" w14:textId="490C56DE" w:rsidR="004F3603" w:rsidRPr="004F3603" w:rsidRDefault="004F3603" w:rsidP="00BC4D36">
            <w:pPr>
              <w:pStyle w:val="Ort"/>
              <w:ind w:left="40"/>
              <w:jc w:val="left"/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Member of the Board of Aschaffenburg</w:t>
            </w:r>
          </w:p>
        </w:tc>
        <w:tc>
          <w:tcPr>
            <w:tcW w:w="2263" w:type="dxa"/>
            <w:gridSpan w:val="2"/>
            <w:vAlign w:val="bottom"/>
          </w:tcPr>
          <w:p w14:paraId="264EE361" w14:textId="4C590B64" w:rsidR="004F3603" w:rsidRPr="004F3603" w:rsidRDefault="004F3603" w:rsidP="00406815">
            <w:pPr>
              <w:pStyle w:val="Or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</w:pPr>
            <w:r w:rsidRPr="004F3603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  <w:t xml:space="preserve">11/2022 </w:t>
            </w:r>
            <w:r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  <w:t>–</w:t>
            </w:r>
            <w:r w:rsidRPr="004F3603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  <w:t xml:space="preserve"> </w:t>
            </w:r>
            <w:proofErr w:type="spellStart"/>
            <w:r w:rsidRPr="004F3603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  <w:t>present</w:t>
            </w:r>
            <w:proofErr w:type="spellEnd"/>
          </w:p>
        </w:tc>
      </w:tr>
      <w:tr w:rsidR="004F3603" w:rsidRPr="004F3603" w14:paraId="7C969CE6" w14:textId="77777777" w:rsidTr="004F3603">
        <w:trPr>
          <w:trHeight w:val="215"/>
        </w:trPr>
        <w:tc>
          <w:tcPr>
            <w:tcW w:w="6804" w:type="dxa"/>
            <w:gridSpan w:val="6"/>
            <w:vAlign w:val="bottom"/>
          </w:tcPr>
          <w:p w14:paraId="038EE1EC" w14:textId="11E0887E" w:rsidR="004F3603" w:rsidRDefault="004F3603" w:rsidP="004F3603">
            <w:pPr>
              <w:pStyle w:val="Ort"/>
              <w:numPr>
                <w:ilvl w:val="0"/>
                <w:numId w:val="40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 w:rsidRPr="004F3603"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>Introduction of structured Departments including Programma</w:t>
            </w: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 xml:space="preserve">tic, Digital Affairs, Public Relations and Event Management </w:t>
            </w:r>
          </w:p>
          <w:p w14:paraId="37B61BD7" w14:textId="723758BF" w:rsidR="004F3603" w:rsidRPr="004F3603" w:rsidRDefault="004F3603" w:rsidP="004F3603">
            <w:pPr>
              <w:pStyle w:val="Ort"/>
              <w:numPr>
                <w:ilvl w:val="0"/>
                <w:numId w:val="40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>Planning Implementation of Departments</w:t>
            </w:r>
          </w:p>
        </w:tc>
        <w:tc>
          <w:tcPr>
            <w:tcW w:w="2263" w:type="dxa"/>
            <w:gridSpan w:val="2"/>
            <w:vAlign w:val="bottom"/>
          </w:tcPr>
          <w:p w14:paraId="6056CA2A" w14:textId="77777777" w:rsidR="004F3603" w:rsidRPr="004F3603" w:rsidRDefault="004F3603" w:rsidP="00406815">
            <w:pPr>
              <w:pStyle w:val="Ort"/>
              <w:rPr>
                <w:rFonts w:ascii="Optima" w:hAnsi="Optima"/>
                <w:sz w:val="23"/>
                <w:szCs w:val="23"/>
                <w:lang w:val="en-US"/>
              </w:rPr>
            </w:pPr>
          </w:p>
        </w:tc>
      </w:tr>
      <w:tr w:rsidR="00BC4D36" w:rsidRPr="00BC4D36" w14:paraId="3125EC26" w14:textId="77777777" w:rsidTr="004F3603">
        <w:trPr>
          <w:trHeight w:val="220"/>
        </w:trPr>
        <w:tc>
          <w:tcPr>
            <w:tcW w:w="6804" w:type="dxa"/>
            <w:gridSpan w:val="6"/>
            <w:vAlign w:val="bottom"/>
          </w:tcPr>
          <w:p w14:paraId="4F03992D" w14:textId="086658CB" w:rsidR="00BC4D36" w:rsidRDefault="00BC4D36" w:rsidP="00BC4D36">
            <w:pPr>
              <w:pStyle w:val="Ort"/>
              <w:ind w:left="40"/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Junge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Liberale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e. V. </w:t>
            </w:r>
          </w:p>
        </w:tc>
        <w:tc>
          <w:tcPr>
            <w:tcW w:w="2263" w:type="dxa"/>
            <w:gridSpan w:val="2"/>
            <w:vAlign w:val="bottom"/>
          </w:tcPr>
          <w:p w14:paraId="581823E5" w14:textId="3262F62F" w:rsidR="00BC4D36" w:rsidRDefault="00BC4D36" w:rsidP="00406815">
            <w:pPr>
              <w:pStyle w:val="Ort"/>
              <w:rPr>
                <w:rFonts w:ascii="Optima" w:hAnsi="Optima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Optima" w:hAnsi="Optima"/>
                <w:sz w:val="23"/>
                <w:szCs w:val="23"/>
                <w:lang w:val="en-US"/>
              </w:rPr>
              <w:t>Unterfranken</w:t>
            </w:r>
            <w:proofErr w:type="spellEnd"/>
          </w:p>
        </w:tc>
      </w:tr>
      <w:tr w:rsidR="00BC4D36" w:rsidRPr="00BC4D36" w14:paraId="06C95EC9" w14:textId="77777777" w:rsidTr="00BC4D36">
        <w:trPr>
          <w:trHeight w:val="220"/>
        </w:trPr>
        <w:tc>
          <w:tcPr>
            <w:tcW w:w="6804" w:type="dxa"/>
            <w:gridSpan w:val="6"/>
            <w:vAlign w:val="bottom"/>
          </w:tcPr>
          <w:p w14:paraId="4E573121" w14:textId="4E101393" w:rsidR="00BC4D36" w:rsidRPr="00BC4D36" w:rsidRDefault="00BC4D36" w:rsidP="00BC4D36">
            <w:pPr>
              <w:pStyle w:val="Ort"/>
              <w:ind w:left="40"/>
              <w:jc w:val="left"/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6"/>
                <w:szCs w:val="16"/>
                <w:lang w:val="en-US"/>
              </w:rPr>
            </w:pPr>
            <w:r w:rsidRPr="00BC4D36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Board Member</w:t>
            </w: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 of the Programmatic Department of </w:t>
            </w:r>
            <w:proofErr w:type="spellStart"/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Unterfranken</w:t>
            </w:r>
            <w:proofErr w:type="spellEnd"/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63" w:type="dxa"/>
            <w:gridSpan w:val="2"/>
            <w:vAlign w:val="bottom"/>
          </w:tcPr>
          <w:p w14:paraId="0204A20C" w14:textId="7F9991F2" w:rsidR="00BC4D36" w:rsidRPr="00BC4D36" w:rsidRDefault="00BC4D36" w:rsidP="00406815">
            <w:pPr>
              <w:pStyle w:val="Or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BC4D36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  <w:lang w:val="en-US"/>
              </w:rPr>
              <w:t>12/2022</w:t>
            </w:r>
            <w:r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  <w:lang w:val="en-US"/>
              </w:rPr>
              <w:t xml:space="preserve"> </w:t>
            </w:r>
            <w:r w:rsidRPr="00BC4D36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  <w:lang w:val="en-US"/>
              </w:rPr>
              <w:t>- present</w:t>
            </w:r>
          </w:p>
        </w:tc>
      </w:tr>
      <w:tr w:rsidR="00BC4D36" w:rsidRPr="000529BD" w14:paraId="6ADE781D" w14:textId="77777777" w:rsidTr="00BC4D36">
        <w:trPr>
          <w:trHeight w:val="220"/>
        </w:trPr>
        <w:tc>
          <w:tcPr>
            <w:tcW w:w="6804" w:type="dxa"/>
            <w:gridSpan w:val="6"/>
            <w:vAlign w:val="bottom"/>
          </w:tcPr>
          <w:p w14:paraId="54A217B5" w14:textId="1AD3947A" w:rsidR="00BC4D36" w:rsidRDefault="00DD114B" w:rsidP="00BC4D36">
            <w:pPr>
              <w:pStyle w:val="Ort"/>
              <w:numPr>
                <w:ilvl w:val="0"/>
                <w:numId w:val="37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 xml:space="preserve">Working out political proposals regarding different topics </w:t>
            </w:r>
          </w:p>
          <w:p w14:paraId="419889AF" w14:textId="77777777" w:rsidR="004F3603" w:rsidRDefault="00DD114B" w:rsidP="00BC4D36">
            <w:pPr>
              <w:pStyle w:val="Ort"/>
              <w:numPr>
                <w:ilvl w:val="0"/>
                <w:numId w:val="37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 xml:space="preserve">Participation in congresses to discuss proposals </w:t>
            </w:r>
          </w:p>
          <w:p w14:paraId="36CBF699" w14:textId="0010102F" w:rsidR="00DD114B" w:rsidRPr="00BC4D36" w:rsidRDefault="00DD114B" w:rsidP="00BC4D36">
            <w:pPr>
              <w:pStyle w:val="Ort"/>
              <w:numPr>
                <w:ilvl w:val="0"/>
                <w:numId w:val="37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 xml:space="preserve">Preparing programmatic events about picked topics (eventually with speakers) </w:t>
            </w:r>
          </w:p>
        </w:tc>
        <w:tc>
          <w:tcPr>
            <w:tcW w:w="2263" w:type="dxa"/>
            <w:gridSpan w:val="2"/>
            <w:vAlign w:val="bottom"/>
          </w:tcPr>
          <w:p w14:paraId="49C021D3" w14:textId="77777777" w:rsidR="00BC4D36" w:rsidRDefault="00BC4D36" w:rsidP="00406815">
            <w:pPr>
              <w:pStyle w:val="Ort"/>
              <w:rPr>
                <w:rFonts w:ascii="Optima" w:hAnsi="Optima"/>
                <w:sz w:val="23"/>
                <w:szCs w:val="23"/>
                <w:lang w:val="en-US"/>
              </w:rPr>
            </w:pPr>
          </w:p>
        </w:tc>
      </w:tr>
      <w:tr w:rsidR="00406815" w:rsidRPr="00406815" w14:paraId="5DAA68EB" w14:textId="77777777" w:rsidTr="00BC4D36">
        <w:trPr>
          <w:trHeight w:val="220"/>
        </w:trPr>
        <w:tc>
          <w:tcPr>
            <w:tcW w:w="6804" w:type="dxa"/>
            <w:gridSpan w:val="6"/>
            <w:vAlign w:val="bottom"/>
          </w:tcPr>
          <w:p w14:paraId="5D6F3370" w14:textId="410C4AE0" w:rsidR="00406815" w:rsidRPr="00406815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 w:rsidRPr="00406815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Workshop by an Investment Banker of Goldman Sachs</w:t>
            </w:r>
          </w:p>
        </w:tc>
        <w:tc>
          <w:tcPr>
            <w:tcW w:w="2263" w:type="dxa"/>
            <w:gridSpan w:val="2"/>
            <w:vAlign w:val="bottom"/>
          </w:tcPr>
          <w:p w14:paraId="0E152EA0" w14:textId="09B20290" w:rsidR="00406815" w:rsidRPr="00406815" w:rsidRDefault="00406815" w:rsidP="00406815">
            <w:pPr>
              <w:pStyle w:val="Ort"/>
              <w:rPr>
                <w:rFonts w:ascii="Optima" w:hAnsi="Optima"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sz w:val="23"/>
                <w:szCs w:val="23"/>
                <w:lang w:val="en-US"/>
              </w:rPr>
              <w:t>Frankfurt</w:t>
            </w:r>
          </w:p>
        </w:tc>
      </w:tr>
      <w:tr w:rsidR="00406815" w:rsidRPr="00406815" w14:paraId="018AA51B" w14:textId="77777777" w:rsidTr="00BC4D36">
        <w:trPr>
          <w:trHeight w:val="220"/>
        </w:trPr>
        <w:tc>
          <w:tcPr>
            <w:tcW w:w="6804" w:type="dxa"/>
            <w:gridSpan w:val="6"/>
            <w:vAlign w:val="bottom"/>
          </w:tcPr>
          <w:p w14:paraId="213C0A7D" w14:textId="301E3746" w:rsidR="00406815" w:rsidRPr="00406815" w:rsidRDefault="00406815" w:rsidP="00406815">
            <w:pPr>
              <w:rPr>
                <w:rFonts w:ascii="Optima" w:hAnsi="Optima"/>
                <w:b/>
                <w:sz w:val="23"/>
                <w:szCs w:val="23"/>
                <w:lang w:val="en-US"/>
              </w:rPr>
            </w:pPr>
            <w:r w:rsidRPr="00406815">
              <w:rPr>
                <w:rFonts w:ascii="Optima" w:hAnsi="Optima"/>
                <w:sz w:val="18"/>
                <w:szCs w:val="18"/>
                <w:lang w:val="en-US"/>
              </w:rPr>
              <w:t>Workshop on Financial Modelling in Investment Banking and Private Equity</w:t>
            </w:r>
          </w:p>
        </w:tc>
        <w:tc>
          <w:tcPr>
            <w:tcW w:w="2263" w:type="dxa"/>
            <w:gridSpan w:val="2"/>
            <w:vAlign w:val="bottom"/>
          </w:tcPr>
          <w:p w14:paraId="176B117D" w14:textId="302B9B84" w:rsidR="00406815" w:rsidRPr="00406815" w:rsidRDefault="00406815" w:rsidP="00406815">
            <w:pPr>
              <w:pStyle w:val="Ort"/>
              <w:rPr>
                <w:rFonts w:ascii="Optima" w:hAnsi="Optima"/>
                <w:i w:val="0"/>
                <w:iCs/>
                <w:sz w:val="18"/>
                <w:szCs w:val="18"/>
                <w:lang w:val="en-US"/>
              </w:rPr>
            </w:pPr>
            <w:r w:rsidRPr="00406815">
              <w:rPr>
                <w:rFonts w:ascii="Optima" w:hAnsi="Optima"/>
                <w:i w:val="0"/>
                <w:iCs/>
                <w:sz w:val="18"/>
                <w:szCs w:val="18"/>
                <w:lang w:val="en-US"/>
              </w:rPr>
              <w:t>11/2022 – 11/2022</w:t>
            </w:r>
          </w:p>
        </w:tc>
      </w:tr>
      <w:tr w:rsidR="00406815" w:rsidRPr="00406815" w14:paraId="1842E9EE" w14:textId="77777777" w:rsidTr="00BC4D36">
        <w:trPr>
          <w:trHeight w:val="220"/>
        </w:trPr>
        <w:tc>
          <w:tcPr>
            <w:tcW w:w="9067" w:type="dxa"/>
            <w:gridSpan w:val="8"/>
            <w:vAlign w:val="bottom"/>
          </w:tcPr>
          <w:p w14:paraId="0D6A6701" w14:textId="77777777" w:rsidR="00406815" w:rsidRPr="004877B9" w:rsidRDefault="00406815" w:rsidP="00406815">
            <w:pPr>
              <w:pStyle w:val="Bullets"/>
              <w:numPr>
                <w:ilvl w:val="0"/>
                <w:numId w:val="33"/>
              </w:numPr>
              <w:rPr>
                <w:rFonts w:ascii="Optima" w:hAnsi="Optima"/>
                <w:smallCaps/>
                <w:sz w:val="18"/>
                <w:szCs w:val="18"/>
                <w:lang w:val="en-US"/>
              </w:rPr>
            </w:pPr>
            <w:r w:rsidRPr="004877B9">
              <w:rPr>
                <w:rFonts w:ascii="Optima" w:hAnsi="Optima"/>
                <w:sz w:val="16"/>
                <w:szCs w:val="21"/>
                <w:lang w:val="en-US"/>
              </w:rPr>
              <w:t>Business Plan Modelling and Analysis</w:t>
            </w:r>
          </w:p>
          <w:p w14:paraId="45FE5433" w14:textId="77777777" w:rsidR="00406815" w:rsidRPr="004877B9" w:rsidRDefault="00406815" w:rsidP="00406815">
            <w:pPr>
              <w:pStyle w:val="Listenabsatz"/>
              <w:numPr>
                <w:ilvl w:val="0"/>
                <w:numId w:val="33"/>
              </w:numPr>
              <w:rPr>
                <w:rFonts w:ascii="Optima" w:hAnsi="Optima"/>
                <w:i/>
                <w:iCs/>
                <w:smallCaps/>
                <w:sz w:val="18"/>
                <w:szCs w:val="18"/>
                <w:lang w:val="en-US"/>
              </w:rPr>
            </w:pPr>
            <w:r w:rsidRPr="004877B9"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>Multiple Valuation Models</w:t>
            </w:r>
            <w:r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 xml:space="preserve"> of a Corporation</w:t>
            </w:r>
          </w:p>
          <w:p w14:paraId="48F10344" w14:textId="4F3DC55E" w:rsidR="00406815" w:rsidRPr="00406815" w:rsidRDefault="00406815" w:rsidP="00406815">
            <w:pPr>
              <w:pStyle w:val="Listenabsatz"/>
              <w:numPr>
                <w:ilvl w:val="0"/>
                <w:numId w:val="33"/>
              </w:numPr>
              <w:rPr>
                <w:rFonts w:ascii="Optima" w:hAnsi="Optima"/>
                <w:i/>
                <w:iCs/>
                <w:smallCaps/>
                <w:sz w:val="18"/>
                <w:szCs w:val="18"/>
                <w:lang w:val="en-US"/>
              </w:rPr>
            </w:pPr>
            <w:r w:rsidRPr="004877B9"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 xml:space="preserve">Discounted Cash Flow Valuation </w:t>
            </w:r>
          </w:p>
          <w:p w14:paraId="063AC923" w14:textId="015FE1F1" w:rsidR="00406815" w:rsidRPr="00406815" w:rsidRDefault="00406815" w:rsidP="00406815">
            <w:pPr>
              <w:pStyle w:val="Listenabsatz"/>
              <w:numPr>
                <w:ilvl w:val="0"/>
                <w:numId w:val="33"/>
              </w:numPr>
              <w:rPr>
                <w:rFonts w:ascii="Optima" w:hAnsi="Optima"/>
                <w:i/>
                <w:iCs/>
                <w:smallCaps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>Leveraged Buyout (LBO) Modelling</w:t>
            </w:r>
          </w:p>
        </w:tc>
      </w:tr>
      <w:tr w:rsidR="00406815" w:rsidRPr="00E55D90" w14:paraId="0C7FC780" w14:textId="77777777" w:rsidTr="00BC4D36">
        <w:trPr>
          <w:trHeight w:val="329"/>
        </w:trPr>
        <w:tc>
          <w:tcPr>
            <w:tcW w:w="6804" w:type="dxa"/>
            <w:gridSpan w:val="6"/>
            <w:vAlign w:val="bottom"/>
          </w:tcPr>
          <w:p w14:paraId="51C96F84" w14:textId="4FA33FCA" w:rsidR="00406815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Berliner </w:t>
            </w: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Börsenkreis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e. V. </w:t>
            </w:r>
          </w:p>
        </w:tc>
        <w:tc>
          <w:tcPr>
            <w:tcW w:w="2263" w:type="dxa"/>
            <w:gridSpan w:val="2"/>
            <w:vAlign w:val="bottom"/>
          </w:tcPr>
          <w:p w14:paraId="37C7F145" w14:textId="5CB5171B" w:rsidR="00406815" w:rsidRDefault="00406815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Berlin</w:t>
            </w:r>
          </w:p>
        </w:tc>
      </w:tr>
      <w:tr w:rsidR="00406815" w:rsidRPr="00971E03" w14:paraId="47FF0785" w14:textId="77777777" w:rsidTr="00BC4D36">
        <w:trPr>
          <w:trHeight w:val="215"/>
        </w:trPr>
        <w:tc>
          <w:tcPr>
            <w:tcW w:w="6804" w:type="dxa"/>
            <w:gridSpan w:val="6"/>
            <w:vAlign w:val="bottom"/>
          </w:tcPr>
          <w:p w14:paraId="264993C4" w14:textId="05FB939F" w:rsidR="00406815" w:rsidRPr="00297C7F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</w:rPr>
            </w:pPr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 xml:space="preserve">Member </w:t>
            </w:r>
            <w:proofErr w:type="spellStart"/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>of</w:t>
            </w:r>
            <w:proofErr w:type="spellEnd"/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 xml:space="preserve"> </w:t>
            </w:r>
            <w:proofErr w:type="spellStart"/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>the</w:t>
            </w:r>
            <w:proofErr w:type="spellEnd"/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 xml:space="preserve"> “Berliner Börsenkreis </w:t>
            </w: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>e. V.“</w:t>
            </w:r>
          </w:p>
        </w:tc>
        <w:tc>
          <w:tcPr>
            <w:tcW w:w="2263" w:type="dxa"/>
            <w:gridSpan w:val="2"/>
            <w:vAlign w:val="bottom"/>
          </w:tcPr>
          <w:p w14:paraId="6FB68451" w14:textId="2DD31AE2" w:rsidR="00406815" w:rsidRPr="00971E03" w:rsidRDefault="00406815" w:rsidP="00406815">
            <w:pPr>
              <w:pStyle w:val="Ort"/>
              <w:rPr>
                <w:rFonts w:ascii="Optima" w:hAnsi="Optima"/>
                <w:sz w:val="23"/>
                <w:szCs w:val="23"/>
                <w:lang w:val="en-US"/>
              </w:rPr>
            </w:pP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0</w:t>
            </w:r>
            <w:r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9</w:t>
            </w: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/2022 – present</w:t>
            </w:r>
          </w:p>
        </w:tc>
      </w:tr>
      <w:tr w:rsidR="00406815" w:rsidRPr="000529BD" w14:paraId="2BABBBCB" w14:textId="77777777" w:rsidTr="00BC4D36">
        <w:trPr>
          <w:trHeight w:val="154"/>
        </w:trPr>
        <w:tc>
          <w:tcPr>
            <w:tcW w:w="9067" w:type="dxa"/>
            <w:gridSpan w:val="8"/>
            <w:vAlign w:val="bottom"/>
          </w:tcPr>
          <w:p w14:paraId="108078EC" w14:textId="5354C3F2" w:rsidR="00406815" w:rsidRPr="00AB688A" w:rsidRDefault="00406815" w:rsidP="00406815">
            <w:pPr>
              <w:pStyle w:val="Ort"/>
              <w:numPr>
                <w:ilvl w:val="0"/>
                <w:numId w:val="32"/>
              </w:numPr>
              <w:jc w:val="lef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 xml:space="preserve">Society whose main focus is to transfer important knowledge about the stock market and finances </w:t>
            </w:r>
          </w:p>
        </w:tc>
      </w:tr>
      <w:tr w:rsidR="00406815" w:rsidRPr="00E55D90" w14:paraId="41DEC1F4" w14:textId="77777777" w:rsidTr="00BC4D36">
        <w:trPr>
          <w:trHeight w:val="336"/>
        </w:trPr>
        <w:tc>
          <w:tcPr>
            <w:tcW w:w="6804" w:type="dxa"/>
            <w:gridSpan w:val="6"/>
            <w:vAlign w:val="bottom"/>
          </w:tcPr>
          <w:p w14:paraId="77E54038" w14:textId="64F6469F" w:rsidR="00406815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Kinderschutzbund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Aschaffenburg e. V. </w:t>
            </w:r>
          </w:p>
        </w:tc>
        <w:tc>
          <w:tcPr>
            <w:tcW w:w="2263" w:type="dxa"/>
            <w:gridSpan w:val="2"/>
            <w:vAlign w:val="bottom"/>
          </w:tcPr>
          <w:p w14:paraId="30DDA3B9" w14:textId="0DB2D379" w:rsidR="00406815" w:rsidRDefault="00406815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Aschaffenburg</w:t>
            </w:r>
          </w:p>
        </w:tc>
      </w:tr>
      <w:tr w:rsidR="00406815" w:rsidRPr="00E55D90" w14:paraId="2D859E66" w14:textId="77777777" w:rsidTr="00BC4D36">
        <w:trPr>
          <w:trHeight w:val="142"/>
        </w:trPr>
        <w:tc>
          <w:tcPr>
            <w:tcW w:w="6804" w:type="dxa"/>
            <w:gridSpan w:val="6"/>
            <w:vAlign w:val="bottom"/>
          </w:tcPr>
          <w:p w14:paraId="193C58C1" w14:textId="10375B32" w:rsidR="00406815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Active Engagement as a Learning Coach </w:t>
            </w:r>
          </w:p>
        </w:tc>
        <w:tc>
          <w:tcPr>
            <w:tcW w:w="2263" w:type="dxa"/>
            <w:gridSpan w:val="2"/>
            <w:vAlign w:val="bottom"/>
          </w:tcPr>
          <w:p w14:paraId="3B25A05B" w14:textId="33E06D45" w:rsidR="00406815" w:rsidRDefault="00406815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0</w:t>
            </w:r>
            <w:r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9</w:t>
            </w: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/2022 – present</w:t>
            </w:r>
          </w:p>
        </w:tc>
      </w:tr>
      <w:tr w:rsidR="00406815" w:rsidRPr="000529BD" w14:paraId="385DC011" w14:textId="77777777" w:rsidTr="00BC4D36">
        <w:trPr>
          <w:trHeight w:val="142"/>
        </w:trPr>
        <w:tc>
          <w:tcPr>
            <w:tcW w:w="9067" w:type="dxa"/>
            <w:gridSpan w:val="8"/>
            <w:vAlign w:val="bottom"/>
          </w:tcPr>
          <w:p w14:paraId="621D1104" w14:textId="77777777" w:rsidR="00406815" w:rsidRPr="00615202" w:rsidRDefault="00406815" w:rsidP="00406815">
            <w:pPr>
              <w:pStyle w:val="Ort"/>
              <w:numPr>
                <w:ilvl w:val="0"/>
                <w:numId w:val="31"/>
              </w:numPr>
              <w:jc w:val="lef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>Active Support of Children in all School Matters and in the Area of Personality Development</w:t>
            </w:r>
          </w:p>
          <w:p w14:paraId="39C740C0" w14:textId="77777777" w:rsidR="00406815" w:rsidRPr="00A2593E" w:rsidRDefault="00406815" w:rsidP="00406815">
            <w:pPr>
              <w:pStyle w:val="Ort"/>
              <w:numPr>
                <w:ilvl w:val="0"/>
                <w:numId w:val="31"/>
              </w:numPr>
              <w:jc w:val="lef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 xml:space="preserve">Teaching of Individual Learning Techniques and Self-Organization </w:t>
            </w:r>
          </w:p>
          <w:p w14:paraId="2D59C2F1" w14:textId="77777777" w:rsidR="00406815" w:rsidRPr="006F5160" w:rsidRDefault="00406815" w:rsidP="00406815">
            <w:pPr>
              <w:pStyle w:val="Ort"/>
              <w:numPr>
                <w:ilvl w:val="0"/>
                <w:numId w:val="31"/>
              </w:numPr>
              <w:jc w:val="lef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>Support of increasing Motivation and Concentration</w:t>
            </w:r>
          </w:p>
          <w:p w14:paraId="17447589" w14:textId="3D1FA938" w:rsidR="00406815" w:rsidRPr="00AB688A" w:rsidRDefault="00406815" w:rsidP="00406815">
            <w:pPr>
              <w:pStyle w:val="Ort"/>
              <w:numPr>
                <w:ilvl w:val="0"/>
                <w:numId w:val="31"/>
              </w:numPr>
              <w:jc w:val="lef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 xml:space="preserve">Regular Seminars and Courses to get better at working with Children and the Use of several Methods  </w:t>
            </w:r>
          </w:p>
        </w:tc>
      </w:tr>
      <w:tr w:rsidR="00406815" w:rsidRPr="00E55D90" w14:paraId="031EC586" w14:textId="77777777" w:rsidTr="00BC4D36">
        <w:trPr>
          <w:trHeight w:val="336"/>
        </w:trPr>
        <w:tc>
          <w:tcPr>
            <w:tcW w:w="6804" w:type="dxa"/>
            <w:gridSpan w:val="6"/>
            <w:vAlign w:val="bottom"/>
          </w:tcPr>
          <w:p w14:paraId="60719477" w14:textId="4365D10A" w:rsidR="00406815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Verein für </w:t>
            </w: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Socialpolitik</w:t>
            </w:r>
            <w:proofErr w:type="spellEnd"/>
          </w:p>
        </w:tc>
        <w:tc>
          <w:tcPr>
            <w:tcW w:w="2263" w:type="dxa"/>
            <w:gridSpan w:val="2"/>
            <w:vAlign w:val="bottom"/>
          </w:tcPr>
          <w:p w14:paraId="0059765F" w14:textId="0B5D34C2" w:rsidR="00406815" w:rsidRDefault="00406815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Online</w:t>
            </w:r>
          </w:p>
        </w:tc>
      </w:tr>
      <w:tr w:rsidR="00406815" w:rsidRPr="00945C3C" w14:paraId="379D932E" w14:textId="77777777" w:rsidTr="00553D40">
        <w:trPr>
          <w:trHeight w:val="143"/>
        </w:trPr>
        <w:tc>
          <w:tcPr>
            <w:tcW w:w="6804" w:type="dxa"/>
            <w:gridSpan w:val="6"/>
            <w:vAlign w:val="bottom"/>
          </w:tcPr>
          <w:p w14:paraId="0869E02D" w14:textId="4FD74A8F" w:rsidR="00406815" w:rsidRPr="0010480D" w:rsidRDefault="00406815" w:rsidP="00406815">
            <w:pPr>
              <w:pStyle w:val="Ort"/>
              <w:jc w:val="left"/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6"/>
                <w:szCs w:val="16"/>
                <w:lang w:val="en-US"/>
              </w:rPr>
            </w:pPr>
            <w:r w:rsidRPr="00AB688A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Member of the </w:t>
            </w: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German Economic Association</w:t>
            </w:r>
          </w:p>
        </w:tc>
        <w:tc>
          <w:tcPr>
            <w:tcW w:w="2263" w:type="dxa"/>
            <w:gridSpan w:val="2"/>
            <w:vAlign w:val="bottom"/>
          </w:tcPr>
          <w:p w14:paraId="60C9C529" w14:textId="60EEC8BC" w:rsidR="00406815" w:rsidRPr="00AB688A" w:rsidRDefault="00406815" w:rsidP="00406815">
            <w:pPr>
              <w:pStyle w:val="Ort"/>
              <w:rPr>
                <w:rFonts w:ascii="Optima" w:hAnsi="Optima" w:cs="Times New Roman (Textkörper CS)"/>
                <w:i w:val="0"/>
                <w:iCs/>
                <w:smallCaps w:val="0"/>
                <w:sz w:val="23"/>
                <w:szCs w:val="23"/>
                <w:lang w:val="en-US"/>
              </w:rPr>
            </w:pP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08/2022 – present</w:t>
            </w:r>
          </w:p>
        </w:tc>
      </w:tr>
      <w:tr w:rsidR="00406815" w:rsidRPr="000529BD" w14:paraId="2D43481C" w14:textId="77777777" w:rsidTr="00553D40">
        <w:trPr>
          <w:trHeight w:val="346"/>
        </w:trPr>
        <w:tc>
          <w:tcPr>
            <w:tcW w:w="9067" w:type="dxa"/>
            <w:gridSpan w:val="8"/>
            <w:vAlign w:val="bottom"/>
          </w:tcPr>
          <w:p w14:paraId="1603BAED" w14:textId="77777777" w:rsidR="00406815" w:rsidRDefault="00406815" w:rsidP="00406815">
            <w:pPr>
              <w:pStyle w:val="Ort"/>
              <w:numPr>
                <w:ilvl w:val="0"/>
                <w:numId w:val="30"/>
              </w:numPr>
              <w:jc w:val="left"/>
              <w:rPr>
                <w:rFonts w:ascii="Optima" w:hAnsi="Optima" w:cs="Times New Roman (Textkörper CS)"/>
                <w:smallCaps w:val="0"/>
                <w:sz w:val="16"/>
                <w:szCs w:val="13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13"/>
                <w:lang w:val="en-US"/>
              </w:rPr>
              <w:t xml:space="preserve">Association consisting of 4,000 professors doing research on economic issues </w:t>
            </w:r>
          </w:p>
          <w:p w14:paraId="741D90A7" w14:textId="297E5B39" w:rsidR="00406815" w:rsidRPr="00AB688A" w:rsidRDefault="00406815" w:rsidP="00406815">
            <w:pPr>
              <w:pStyle w:val="Ort"/>
              <w:numPr>
                <w:ilvl w:val="0"/>
                <w:numId w:val="30"/>
              </w:numPr>
              <w:jc w:val="left"/>
              <w:rPr>
                <w:rFonts w:ascii="Optima" w:hAnsi="Optima" w:cs="Times New Roman (Textkörper CS)"/>
                <w:smallCaps w:val="0"/>
                <w:sz w:val="16"/>
                <w:szCs w:val="13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13"/>
                <w:lang w:val="en-US"/>
              </w:rPr>
              <w:t xml:space="preserve">Consists of various committees, concerning financial economics, macroeconomics and others </w:t>
            </w:r>
          </w:p>
        </w:tc>
      </w:tr>
      <w:tr w:rsidR="00406815" w:rsidRPr="00E55D90" w14:paraId="4AF19DD1" w14:textId="77777777" w:rsidTr="00BC4D36">
        <w:trPr>
          <w:trHeight w:val="334"/>
        </w:trPr>
        <w:tc>
          <w:tcPr>
            <w:tcW w:w="5954" w:type="dxa"/>
            <w:gridSpan w:val="4"/>
            <w:vAlign w:val="bottom"/>
          </w:tcPr>
          <w:p w14:paraId="7756FD9A" w14:textId="2955269C" w:rsidR="00406815" w:rsidRPr="00E55D90" w:rsidRDefault="00BC4D3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  <w:pPrChange w:id="10" w:author="David Döbele" w:date="2022-09-06T19:41:00Z">
                <w:pPr>
                  <w:pStyle w:val="Bullets"/>
                  <w:numPr>
                    <w:numId w:val="0"/>
                  </w:numPr>
                  <w:spacing w:line="276" w:lineRule="auto"/>
                  <w:ind w:left="0" w:firstLine="0"/>
                </w:pPr>
              </w:pPrChange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lastRenderedPageBreak/>
              <w:t xml:space="preserve">Junge Liberale e. V.  </w:t>
            </w:r>
          </w:p>
        </w:tc>
        <w:tc>
          <w:tcPr>
            <w:tcW w:w="3113" w:type="dxa"/>
            <w:gridSpan w:val="4"/>
            <w:vAlign w:val="bottom"/>
          </w:tcPr>
          <w:p w14:paraId="30626CB8" w14:textId="6122FA9B" w:rsidR="00406815" w:rsidRPr="00E55D90" w:rsidRDefault="00406815" w:rsidP="0040681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Aschaffenburg</w:t>
            </w:r>
          </w:p>
        </w:tc>
      </w:tr>
      <w:tr w:rsidR="00406815" w:rsidRPr="00E55D90" w14:paraId="56372BDE" w14:textId="77777777" w:rsidTr="00A2593E">
        <w:trPr>
          <w:trHeight w:val="193"/>
        </w:trPr>
        <w:tc>
          <w:tcPr>
            <w:tcW w:w="7371" w:type="dxa"/>
            <w:gridSpan w:val="7"/>
          </w:tcPr>
          <w:p w14:paraId="3C87D247" w14:textId="07994B1D" w:rsidR="00406815" w:rsidRPr="00AA7FF6" w:rsidRDefault="00BC4D36" w:rsidP="0040681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Board Member of the Programmatic Department of Aschaffenburg  </w:t>
            </w:r>
          </w:p>
        </w:tc>
        <w:tc>
          <w:tcPr>
            <w:tcW w:w="1696" w:type="dxa"/>
          </w:tcPr>
          <w:p w14:paraId="288A2195" w14:textId="589A93EF" w:rsidR="00406815" w:rsidRPr="00E55D90" w:rsidRDefault="00406815" w:rsidP="0040681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1/2022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present</w:t>
            </w:r>
          </w:p>
        </w:tc>
      </w:tr>
      <w:tr w:rsidR="00406815" w:rsidRPr="000529BD" w14:paraId="7ECB507F" w14:textId="77777777" w:rsidTr="00BC4D36">
        <w:trPr>
          <w:trHeight w:val="193"/>
        </w:trPr>
        <w:tc>
          <w:tcPr>
            <w:tcW w:w="9067" w:type="dxa"/>
            <w:gridSpan w:val="8"/>
          </w:tcPr>
          <w:p w14:paraId="5DA07A36" w14:textId="16DDB247" w:rsidR="00406815" w:rsidRPr="00BC4D36" w:rsidRDefault="00406815" w:rsidP="00BC4D3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r w:rsidRPr="00560060">
              <w:rPr>
                <w:rFonts w:ascii="Optima" w:hAnsi="Optima"/>
                <w:i/>
                <w:sz w:val="16"/>
                <w:szCs w:val="21"/>
                <w:lang w:val="en-US"/>
              </w:rPr>
              <w:t>Preparation of policy proposals on current political challenges</w:t>
            </w:r>
            <w:r w:rsidRPr="00BC4D36">
              <w:rPr>
                <w:rFonts w:ascii="Optima" w:hAnsi="Optima"/>
                <w:i/>
                <w:sz w:val="16"/>
                <w:szCs w:val="21"/>
                <w:lang w:val="en-US"/>
              </w:rPr>
              <w:t xml:space="preserve"> </w:t>
            </w:r>
          </w:p>
          <w:p w14:paraId="28A0BD4E" w14:textId="2A7A8CB3" w:rsidR="00406815" w:rsidRPr="00560060" w:rsidRDefault="00406815" w:rsidP="0040681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r w:rsidRPr="00560060">
              <w:rPr>
                <w:rFonts w:ascii="Optima" w:hAnsi="Optima"/>
                <w:i/>
                <w:sz w:val="16"/>
                <w:szCs w:val="21"/>
                <w:lang w:val="en-US"/>
              </w:rPr>
              <w:t xml:space="preserve">Organizing programmatic events and discussions </w:t>
            </w:r>
          </w:p>
          <w:p w14:paraId="5838A2C3" w14:textId="77777777" w:rsidR="00BC4D36" w:rsidRPr="00BC4D36" w:rsidRDefault="00406815" w:rsidP="0040681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r w:rsidRPr="00560060">
              <w:rPr>
                <w:rFonts w:ascii="Optima" w:hAnsi="Optima"/>
                <w:i/>
                <w:sz w:val="16"/>
                <w:szCs w:val="21"/>
                <w:lang w:val="en-US"/>
              </w:rPr>
              <w:t>Active support during public events and political representation</w:t>
            </w:r>
          </w:p>
          <w:p w14:paraId="708D3981" w14:textId="50CBDF9F" w:rsidR="00406815" w:rsidRPr="00560060" w:rsidRDefault="00BC4D36" w:rsidP="0040681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r>
              <w:rPr>
                <w:rFonts w:ascii="Optima" w:hAnsi="Optima"/>
                <w:i/>
                <w:sz w:val="16"/>
                <w:szCs w:val="21"/>
                <w:lang w:val="en-US"/>
              </w:rPr>
              <w:t>Contribution of new Ideas</w:t>
            </w:r>
            <w:r w:rsidR="00406815" w:rsidRPr="00560060">
              <w:rPr>
                <w:rFonts w:ascii="Optima" w:hAnsi="Optima"/>
                <w:i/>
                <w:sz w:val="16"/>
                <w:szCs w:val="21"/>
                <w:lang w:val="en-US"/>
              </w:rPr>
              <w:t xml:space="preserve">  </w:t>
            </w:r>
          </w:p>
          <w:p w14:paraId="2CC438FF" w14:textId="78EC2DB9" w:rsidR="00406815" w:rsidRPr="002A0E9B" w:rsidRDefault="00406815" w:rsidP="0040681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i/>
                <w:sz w:val="16"/>
                <w:szCs w:val="21"/>
                <w:lang w:val="en-US"/>
              </w:rPr>
              <w:t xml:space="preserve">Chief Electoral Officer of the Electoral Board (coordinated the work of the Electoral Board, responsible for a proper and legal process, focusing on doing effective and efficient work) </w:t>
            </w:r>
          </w:p>
        </w:tc>
      </w:tr>
      <w:tr w:rsidR="00406815" w:rsidRPr="0017009A" w14:paraId="6A40783F" w14:textId="77777777" w:rsidTr="00BC4D36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1" w:author="David Döbele" w:date="2022-09-06T19:42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29"/>
          <w:trPrChange w:id="12" w:author="David Döbele" w:date="2022-09-06T19:42:00Z">
            <w:trPr>
              <w:trHeight w:val="193"/>
            </w:trPr>
          </w:trPrChange>
        </w:trPr>
        <w:tc>
          <w:tcPr>
            <w:tcW w:w="9067" w:type="dxa"/>
            <w:gridSpan w:val="8"/>
            <w:vAlign w:val="bottom"/>
            <w:tcPrChange w:id="13" w:author="David Döbele" w:date="2022-09-06T19:42:00Z">
              <w:tcPr>
                <w:tcW w:w="9067" w:type="dxa"/>
                <w:gridSpan w:val="8"/>
                <w:vAlign w:val="center"/>
              </w:tcPr>
            </w:tcPrChange>
          </w:tcPr>
          <w:p w14:paraId="1A91E665" w14:textId="3347D81F" w:rsidR="00406815" w:rsidRDefault="00406815" w:rsidP="00511527">
            <w:pPr>
              <w:pStyle w:val="Beschreibung"/>
              <w:spacing w:line="276" w:lineRule="auto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Private </w:t>
            </w: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Tution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                                                                                                                       </w:t>
            </w:r>
            <w:r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Aschaffenburg</w:t>
            </w:r>
          </w:p>
        </w:tc>
      </w:tr>
      <w:tr w:rsidR="00406815" w:rsidRPr="000529BD" w14:paraId="5122CC55" w14:textId="77777777" w:rsidTr="00BC4D36">
        <w:trPr>
          <w:trHeight w:val="193"/>
        </w:trPr>
        <w:tc>
          <w:tcPr>
            <w:tcW w:w="9067" w:type="dxa"/>
            <w:gridSpan w:val="8"/>
          </w:tcPr>
          <w:p w14:paraId="0E3329E7" w14:textId="5DF015F2" w:rsidR="00406815" w:rsidRDefault="00406815" w:rsidP="00406815">
            <w:pPr>
              <w:pStyle w:val="Beschreibung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Tutoring a student in the subjects Mathematics, English and French                                                 10/2019 – present</w:t>
            </w:r>
          </w:p>
          <w:p w14:paraId="4F9A0E02" w14:textId="77777777" w:rsidR="00406815" w:rsidRPr="00511527" w:rsidRDefault="00406815" w:rsidP="00406815">
            <w:pPr>
              <w:pStyle w:val="Beschreibung"/>
              <w:numPr>
                <w:ilvl w:val="0"/>
                <w:numId w:val="27"/>
              </w:numPr>
              <w:rPr>
                <w:rFonts w:ascii="Optima" w:hAnsi="Optima"/>
                <w:sz w:val="16"/>
                <w:szCs w:val="21"/>
                <w:lang w:val="en-US"/>
              </w:rPr>
            </w:pPr>
            <w:r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 xml:space="preserve">Introduction to Preparation of Scripts and various Learning Methods as well as solving tasks </w:t>
            </w:r>
          </w:p>
          <w:p w14:paraId="4651F4A2" w14:textId="3DC527F1" w:rsidR="00511527" w:rsidRPr="008A3720" w:rsidRDefault="00511527" w:rsidP="00511527">
            <w:pPr>
              <w:pStyle w:val="Beschreibung"/>
              <w:ind w:left="360"/>
              <w:rPr>
                <w:rFonts w:ascii="Optima" w:hAnsi="Optima"/>
                <w:sz w:val="16"/>
                <w:szCs w:val="21"/>
                <w:lang w:val="en-US"/>
              </w:rPr>
            </w:pPr>
          </w:p>
        </w:tc>
      </w:tr>
      <w:tr w:rsidR="00406815" w:rsidRPr="00E55D90" w14:paraId="482569A2" w14:textId="77777777" w:rsidTr="00BC4D36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4" w:author="David Döbele" w:date="2022-09-06T19:42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trPrChange w:id="15" w:author="David Döbele" w:date="2022-09-06T19:42:00Z">
            <w:trPr>
              <w:trHeight w:val="510"/>
            </w:trPr>
          </w:trPrChange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  <w:tcPrChange w:id="16" w:author="David Döbele" w:date="2022-09-06T19:42:00Z">
              <w:tcPr>
                <w:tcW w:w="9067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543F67FB" w:rsidR="00406815" w:rsidRPr="00E55D90" w:rsidRDefault="00406815" w:rsidP="00406815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>
              <w:rPr>
                <w:rFonts w:ascii="Optima" w:hAnsi="Optim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Optima" w:hAnsi="Optim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406815" w:rsidRPr="000529BD" w14:paraId="2B257790" w14:textId="77777777" w:rsidTr="008C3150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298A163B" w:rsidR="00406815" w:rsidRPr="00E55D90" w:rsidRDefault="00406815" w:rsidP="00406815">
            <w:pPr>
              <w:rPr>
                <w:rFonts w:ascii="Optima" w:hAnsi="Optima"/>
                <w:sz w:val="18"/>
              </w:rPr>
            </w:pPr>
            <w:proofErr w:type="spellStart"/>
            <w:r w:rsidRPr="008C3150">
              <w:rPr>
                <w:rFonts w:ascii="Optima" w:hAnsi="Optima"/>
                <w:b/>
                <w:bCs/>
                <w:sz w:val="18"/>
              </w:rPr>
              <w:t>Languages</w:t>
            </w:r>
            <w:proofErr w:type="spellEnd"/>
            <w:r w:rsidRPr="008C3150">
              <w:rPr>
                <w:rFonts w:ascii="Optima" w:hAnsi="Optima"/>
                <w:b/>
                <w:bCs/>
                <w:sz w:val="18"/>
              </w:rPr>
              <w:t>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6C1A5AD" w:rsidR="00406815" w:rsidRPr="0016604F" w:rsidRDefault="00406815" w:rsidP="00406815">
            <w:pPr>
              <w:rPr>
                <w:rFonts w:ascii="Optima" w:hAnsi="Optima"/>
                <w:sz w:val="18"/>
                <w:lang w:val="en-US"/>
              </w:rPr>
            </w:pP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German </w:t>
            </w:r>
            <w:r w:rsidRPr="0016604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English </w:t>
            </w:r>
            <w:r w:rsidRPr="0016604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(business fluent)</w:t>
            </w: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French </w:t>
            </w:r>
            <w:r w:rsidRPr="0016604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(B1)</w:t>
            </w: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Spanish </w:t>
            </w:r>
            <w:r w:rsidRPr="0016604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(basics) </w:t>
            </w: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406815" w:rsidRPr="000529BD" w14:paraId="45706C3F" w14:textId="77777777" w:rsidTr="008C3150">
        <w:trPr>
          <w:trHeight w:val="283"/>
        </w:trPr>
        <w:tc>
          <w:tcPr>
            <w:tcW w:w="1985" w:type="dxa"/>
            <w:vAlign w:val="bottom"/>
          </w:tcPr>
          <w:p w14:paraId="57688BDA" w14:textId="04FCC74D" w:rsidR="00406815" w:rsidRPr="008C3150" w:rsidRDefault="00406815" w:rsidP="00406815">
            <w:pPr>
              <w:rPr>
                <w:rFonts w:ascii="Optima" w:hAnsi="Optima"/>
                <w:b/>
                <w:bCs/>
                <w:sz w:val="18"/>
              </w:rPr>
            </w:pPr>
            <w:r w:rsidRPr="008C3150">
              <w:rPr>
                <w:rFonts w:ascii="Optima" w:hAnsi="Optima"/>
                <w:b/>
                <w:bCs/>
                <w:sz w:val="18"/>
              </w:rPr>
              <w:t>IT: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3F906000" w:rsidR="00406815" w:rsidRPr="00E55D90" w:rsidRDefault="00406815" w:rsidP="00406815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Microsoft Word, Power Point, Excel), Shopify(basics), </w:t>
            </w:r>
            <w:proofErr w:type="spellStart"/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Shopware</w:t>
            </w:r>
            <w:proofErr w:type="spellEnd"/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(basics)</w:t>
            </w:r>
            <w:r w:rsidR="00E46305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, Python (basics)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406815" w:rsidRPr="000529BD" w14:paraId="70CB01B0" w14:textId="77777777" w:rsidTr="008C3150">
        <w:trPr>
          <w:trHeight w:val="283"/>
        </w:trPr>
        <w:tc>
          <w:tcPr>
            <w:tcW w:w="1985" w:type="dxa"/>
            <w:vAlign w:val="bottom"/>
          </w:tcPr>
          <w:p w14:paraId="04F58216" w14:textId="1E5D857A" w:rsidR="00406815" w:rsidRPr="008C3150" w:rsidRDefault="00406815" w:rsidP="00406815">
            <w:pPr>
              <w:rPr>
                <w:rFonts w:ascii="Optima" w:hAnsi="Optima"/>
                <w:b/>
                <w:bCs/>
                <w:sz w:val="18"/>
              </w:rPr>
            </w:pPr>
            <w:proofErr w:type="spellStart"/>
            <w:r w:rsidRPr="008C3150">
              <w:rPr>
                <w:rFonts w:ascii="Optima" w:hAnsi="Optima"/>
                <w:b/>
                <w:bCs/>
                <w:sz w:val="18"/>
              </w:rPr>
              <w:t>Interests</w:t>
            </w:r>
            <w:proofErr w:type="spellEnd"/>
            <w:r w:rsidRPr="008C3150">
              <w:rPr>
                <w:rFonts w:ascii="Optima" w:hAnsi="Optima"/>
                <w:b/>
                <w:bCs/>
                <w:sz w:val="18"/>
              </w:rPr>
              <w:t xml:space="preserve">: 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47BA7D0E" w:rsidR="00406815" w:rsidRPr="00560E1B" w:rsidRDefault="00406815" w:rsidP="00406815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560E1B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Reading informative literature,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studying on my own, </w:t>
            </w:r>
            <w:r w:rsidRPr="00560E1B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sports </w:t>
            </w:r>
            <w:r w:rsidRPr="00F659B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  <w:rPrChange w:id="17" w:author="David Döbele" w:date="2022-09-06T19:48:00Z">
                  <w:rPr>
                    <w:rFonts w:ascii="Optima" w:hAnsi="Optima" w:cs="Georgia"/>
                    <w:color w:val="000000"/>
                    <w:sz w:val="18"/>
                    <w:lang w:val="en-US"/>
                  </w:rPr>
                </w:rPrChange>
              </w:rPr>
              <w:t xml:space="preserve">(gym),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personal development</w:t>
            </w:r>
          </w:p>
        </w:tc>
      </w:tr>
      <w:tr w:rsidR="00406815" w:rsidRPr="00E55D90" w14:paraId="071AB173" w14:textId="77777777" w:rsidTr="00594607">
        <w:trPr>
          <w:trHeight w:val="692"/>
        </w:trPr>
        <w:tc>
          <w:tcPr>
            <w:tcW w:w="1985" w:type="dxa"/>
            <w:vAlign w:val="bottom"/>
          </w:tcPr>
          <w:p w14:paraId="406B03AC" w14:textId="77E689E8" w:rsidR="00406815" w:rsidRPr="00E55D90" w:rsidRDefault="00406815" w:rsidP="0040681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Frankfurt, </w:t>
            </w:r>
            <w:r w:rsidR="0082202C">
              <w:rPr>
                <w:rFonts w:ascii="Optima" w:hAnsi="Optima"/>
                <w:sz w:val="18"/>
              </w:rPr>
              <w:t>21</w:t>
            </w:r>
            <w:r>
              <w:rPr>
                <w:rFonts w:ascii="Optima" w:hAnsi="Optima"/>
                <w:sz w:val="18"/>
              </w:rPr>
              <w:t>/</w:t>
            </w:r>
            <w:r w:rsidR="0082202C">
              <w:rPr>
                <w:rFonts w:ascii="Optima" w:hAnsi="Optima"/>
                <w:sz w:val="18"/>
              </w:rPr>
              <w:t>02</w:t>
            </w:r>
            <w:r>
              <w:rPr>
                <w:rFonts w:ascii="Optima" w:hAnsi="Optima"/>
                <w:sz w:val="18"/>
              </w:rPr>
              <w:t>/202</w:t>
            </w:r>
            <w:r w:rsidR="0082202C">
              <w:rPr>
                <w:rFonts w:ascii="Optima" w:hAnsi="Optima"/>
                <w:sz w:val="18"/>
              </w:rPr>
              <w:t>3</w:t>
            </w:r>
          </w:p>
        </w:tc>
        <w:tc>
          <w:tcPr>
            <w:tcW w:w="7082" w:type="dxa"/>
            <w:gridSpan w:val="7"/>
            <w:vAlign w:val="bottom"/>
          </w:tcPr>
          <w:p w14:paraId="6478BDEA" w14:textId="77777777" w:rsidR="00406815" w:rsidRPr="00E55D90" w:rsidRDefault="00406815" w:rsidP="00406815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628AC0E2" w14:textId="77777777" w:rsidR="00E53D59" w:rsidRPr="00E53D59" w:rsidRDefault="00E53D59" w:rsidP="00E53D59"/>
    <w:sectPr w:rsidR="00E53D59" w:rsidRPr="00E53D59" w:rsidSect="00860AFD">
      <w:footerReference w:type="even" r:id="rId8"/>
      <w:pgSz w:w="11906" w:h="16838"/>
      <w:pgMar w:top="68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313CF" w14:textId="77777777" w:rsidR="004B4B60" w:rsidRDefault="004B4B60" w:rsidP="00BE053D">
      <w:pPr>
        <w:spacing w:after="0" w:line="240" w:lineRule="auto"/>
      </w:pPr>
      <w:r>
        <w:separator/>
      </w:r>
    </w:p>
  </w:endnote>
  <w:endnote w:type="continuationSeparator" w:id="0">
    <w:p w14:paraId="7A78063A" w14:textId="77777777" w:rsidR="004B4B60" w:rsidRDefault="004B4B6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Times New Roman (Textkörper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0E507" w14:textId="77777777" w:rsidR="004B4B60" w:rsidRDefault="004B4B60" w:rsidP="00BE053D">
      <w:pPr>
        <w:spacing w:after="0" w:line="240" w:lineRule="auto"/>
      </w:pPr>
      <w:r>
        <w:separator/>
      </w:r>
    </w:p>
  </w:footnote>
  <w:footnote w:type="continuationSeparator" w:id="0">
    <w:p w14:paraId="14316D89" w14:textId="77777777" w:rsidR="004B4B60" w:rsidRDefault="004B4B6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496CC4"/>
    <w:multiLevelType w:val="hybridMultilevel"/>
    <w:tmpl w:val="BE5436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F4F8E"/>
    <w:multiLevelType w:val="hybridMultilevel"/>
    <w:tmpl w:val="5C1E63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2E50B1"/>
    <w:multiLevelType w:val="hybridMultilevel"/>
    <w:tmpl w:val="B85E7014"/>
    <w:lvl w:ilvl="0" w:tplc="0407000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2E0A2E"/>
    <w:multiLevelType w:val="hybridMultilevel"/>
    <w:tmpl w:val="4E5A27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F39A5"/>
    <w:multiLevelType w:val="hybridMultilevel"/>
    <w:tmpl w:val="698C9CC6"/>
    <w:lvl w:ilvl="0" w:tplc="0407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15C2609B"/>
    <w:multiLevelType w:val="hybridMultilevel"/>
    <w:tmpl w:val="EA9028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24E21"/>
    <w:multiLevelType w:val="hybridMultilevel"/>
    <w:tmpl w:val="241463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1B4C20"/>
    <w:multiLevelType w:val="hybridMultilevel"/>
    <w:tmpl w:val="37480D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94785"/>
    <w:multiLevelType w:val="hybridMultilevel"/>
    <w:tmpl w:val="15A26F34"/>
    <w:lvl w:ilvl="0" w:tplc="0407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4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E62E42"/>
    <w:multiLevelType w:val="hybridMultilevel"/>
    <w:tmpl w:val="AAD2D6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825DA5"/>
    <w:multiLevelType w:val="hybridMultilevel"/>
    <w:tmpl w:val="9244CE62"/>
    <w:lvl w:ilvl="0" w:tplc="0407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3" w15:restartNumberingAfterBreak="0">
    <w:nsid w:val="600447CD"/>
    <w:multiLevelType w:val="hybridMultilevel"/>
    <w:tmpl w:val="927075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1D7F0C"/>
    <w:multiLevelType w:val="hybridMultilevel"/>
    <w:tmpl w:val="9F5AD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9A6CF5"/>
    <w:multiLevelType w:val="hybridMultilevel"/>
    <w:tmpl w:val="6B483142"/>
    <w:lvl w:ilvl="0" w:tplc="0407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7" w15:restartNumberingAfterBreak="0">
    <w:nsid w:val="66C142E7"/>
    <w:multiLevelType w:val="hybridMultilevel"/>
    <w:tmpl w:val="CF08F7A4"/>
    <w:lvl w:ilvl="0" w:tplc="0407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027A06"/>
    <w:multiLevelType w:val="hybridMultilevel"/>
    <w:tmpl w:val="2B907758"/>
    <w:lvl w:ilvl="0" w:tplc="0407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0" w15:restartNumberingAfterBreak="0">
    <w:nsid w:val="7CF91F79"/>
    <w:multiLevelType w:val="hybridMultilevel"/>
    <w:tmpl w:val="4E3EEF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238904">
    <w:abstractNumId w:val="22"/>
  </w:num>
  <w:num w:numId="2" w16cid:durableId="969096880">
    <w:abstractNumId w:val="26"/>
  </w:num>
  <w:num w:numId="3" w16cid:durableId="1251548676">
    <w:abstractNumId w:val="28"/>
  </w:num>
  <w:num w:numId="4" w16cid:durableId="1685130144">
    <w:abstractNumId w:val="0"/>
  </w:num>
  <w:num w:numId="5" w16cid:durableId="1065182436">
    <w:abstractNumId w:val="1"/>
  </w:num>
  <w:num w:numId="6" w16cid:durableId="861168829">
    <w:abstractNumId w:val="2"/>
  </w:num>
  <w:num w:numId="7" w16cid:durableId="1351488121">
    <w:abstractNumId w:val="21"/>
  </w:num>
  <w:num w:numId="8" w16cid:durableId="1564218628">
    <w:abstractNumId w:val="35"/>
  </w:num>
  <w:num w:numId="9" w16cid:durableId="1820727590">
    <w:abstractNumId w:val="20"/>
  </w:num>
  <w:num w:numId="10" w16cid:durableId="1696494896">
    <w:abstractNumId w:val="38"/>
  </w:num>
  <w:num w:numId="11" w16cid:durableId="1962567511">
    <w:abstractNumId w:val="8"/>
  </w:num>
  <w:num w:numId="12" w16cid:durableId="2045665779">
    <w:abstractNumId w:val="13"/>
  </w:num>
  <w:num w:numId="13" w16cid:durableId="1197036726">
    <w:abstractNumId w:val="15"/>
  </w:num>
  <w:num w:numId="14" w16cid:durableId="1394618177">
    <w:abstractNumId w:val="16"/>
  </w:num>
  <w:num w:numId="15" w16cid:durableId="566837995">
    <w:abstractNumId w:val="31"/>
  </w:num>
  <w:num w:numId="16" w16cid:durableId="719013861">
    <w:abstractNumId w:val="7"/>
  </w:num>
  <w:num w:numId="17" w16cid:durableId="335882428">
    <w:abstractNumId w:val="25"/>
  </w:num>
  <w:num w:numId="18" w16cid:durableId="531069242">
    <w:abstractNumId w:val="5"/>
  </w:num>
  <w:num w:numId="19" w16cid:durableId="73403411">
    <w:abstractNumId w:val="27"/>
  </w:num>
  <w:num w:numId="20" w16cid:durableId="184751622">
    <w:abstractNumId w:val="17"/>
  </w:num>
  <w:num w:numId="21" w16cid:durableId="1157267112">
    <w:abstractNumId w:val="19"/>
  </w:num>
  <w:num w:numId="22" w16cid:durableId="253631566">
    <w:abstractNumId w:val="24"/>
  </w:num>
  <w:num w:numId="23" w16cid:durableId="2107531582">
    <w:abstractNumId w:val="14"/>
  </w:num>
  <w:num w:numId="24" w16cid:durableId="616909617">
    <w:abstractNumId w:val="29"/>
  </w:num>
  <w:num w:numId="25" w16cid:durableId="479856580">
    <w:abstractNumId w:val="6"/>
  </w:num>
  <w:num w:numId="26" w16cid:durableId="1912109851">
    <w:abstractNumId w:val="4"/>
  </w:num>
  <w:num w:numId="27" w16cid:durableId="2143838484">
    <w:abstractNumId w:val="9"/>
  </w:num>
  <w:num w:numId="28" w16cid:durableId="1727531872">
    <w:abstractNumId w:val="12"/>
  </w:num>
  <w:num w:numId="29" w16cid:durableId="2011175019">
    <w:abstractNumId w:val="37"/>
  </w:num>
  <w:num w:numId="30" w16cid:durableId="1358700615">
    <w:abstractNumId w:val="39"/>
  </w:num>
  <w:num w:numId="31" w16cid:durableId="1307080124">
    <w:abstractNumId w:val="3"/>
  </w:num>
  <w:num w:numId="32" w16cid:durableId="1532301281">
    <w:abstractNumId w:val="30"/>
  </w:num>
  <w:num w:numId="33" w16cid:durableId="1765421970">
    <w:abstractNumId w:val="18"/>
  </w:num>
  <w:num w:numId="34" w16cid:durableId="1316184025">
    <w:abstractNumId w:val="34"/>
  </w:num>
  <w:num w:numId="35" w16cid:durableId="95713737">
    <w:abstractNumId w:val="32"/>
  </w:num>
  <w:num w:numId="36" w16cid:durableId="169761893">
    <w:abstractNumId w:val="36"/>
  </w:num>
  <w:num w:numId="37" w16cid:durableId="1648778239">
    <w:abstractNumId w:val="10"/>
  </w:num>
  <w:num w:numId="38" w16cid:durableId="752816673">
    <w:abstractNumId w:val="23"/>
  </w:num>
  <w:num w:numId="39" w16cid:durableId="986129579">
    <w:abstractNumId w:val="40"/>
  </w:num>
  <w:num w:numId="40" w16cid:durableId="1322200272">
    <w:abstractNumId w:val="33"/>
  </w:num>
  <w:num w:numId="41" w16cid:durableId="551310295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275"/>
    <w:rsid w:val="0003714D"/>
    <w:rsid w:val="00041EB1"/>
    <w:rsid w:val="000529BD"/>
    <w:rsid w:val="00061D33"/>
    <w:rsid w:val="00064643"/>
    <w:rsid w:val="00087747"/>
    <w:rsid w:val="000A1FDA"/>
    <w:rsid w:val="000B63E2"/>
    <w:rsid w:val="000B6548"/>
    <w:rsid w:val="000C6920"/>
    <w:rsid w:val="000D6434"/>
    <w:rsid w:val="000D671A"/>
    <w:rsid w:val="000D6B52"/>
    <w:rsid w:val="00103EC5"/>
    <w:rsid w:val="0010480D"/>
    <w:rsid w:val="00116C6E"/>
    <w:rsid w:val="00121911"/>
    <w:rsid w:val="00125CA6"/>
    <w:rsid w:val="00131C18"/>
    <w:rsid w:val="001459AB"/>
    <w:rsid w:val="00156FC9"/>
    <w:rsid w:val="00162A5A"/>
    <w:rsid w:val="0016361E"/>
    <w:rsid w:val="0016604F"/>
    <w:rsid w:val="00166C37"/>
    <w:rsid w:val="0017009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2B70"/>
    <w:rsid w:val="001F4175"/>
    <w:rsid w:val="00207639"/>
    <w:rsid w:val="00223A4D"/>
    <w:rsid w:val="00232CB5"/>
    <w:rsid w:val="00234A7E"/>
    <w:rsid w:val="002370D3"/>
    <w:rsid w:val="0024373D"/>
    <w:rsid w:val="002508C2"/>
    <w:rsid w:val="00267252"/>
    <w:rsid w:val="0028087C"/>
    <w:rsid w:val="00282DB0"/>
    <w:rsid w:val="00297C7F"/>
    <w:rsid w:val="002A0E9B"/>
    <w:rsid w:val="002B2091"/>
    <w:rsid w:val="002C3C8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5C62"/>
    <w:rsid w:val="0037004E"/>
    <w:rsid w:val="00372F7B"/>
    <w:rsid w:val="003733E5"/>
    <w:rsid w:val="00390EA6"/>
    <w:rsid w:val="003D230A"/>
    <w:rsid w:val="003E27C3"/>
    <w:rsid w:val="003F3E3F"/>
    <w:rsid w:val="00401B82"/>
    <w:rsid w:val="00405067"/>
    <w:rsid w:val="004067B8"/>
    <w:rsid w:val="00406815"/>
    <w:rsid w:val="004154BE"/>
    <w:rsid w:val="0042013D"/>
    <w:rsid w:val="00422F83"/>
    <w:rsid w:val="00426D7E"/>
    <w:rsid w:val="0043430C"/>
    <w:rsid w:val="00435E6D"/>
    <w:rsid w:val="00443668"/>
    <w:rsid w:val="00451DA3"/>
    <w:rsid w:val="004527E0"/>
    <w:rsid w:val="00456B0D"/>
    <w:rsid w:val="00476AF8"/>
    <w:rsid w:val="00484FD7"/>
    <w:rsid w:val="004877B9"/>
    <w:rsid w:val="004929FB"/>
    <w:rsid w:val="004936F5"/>
    <w:rsid w:val="004A54BA"/>
    <w:rsid w:val="004B4B60"/>
    <w:rsid w:val="004B6A5E"/>
    <w:rsid w:val="004C0DAE"/>
    <w:rsid w:val="004D103D"/>
    <w:rsid w:val="004F3603"/>
    <w:rsid w:val="0050387C"/>
    <w:rsid w:val="00505053"/>
    <w:rsid w:val="00507EA7"/>
    <w:rsid w:val="00511527"/>
    <w:rsid w:val="005171A3"/>
    <w:rsid w:val="00526089"/>
    <w:rsid w:val="00527A28"/>
    <w:rsid w:val="00527DCA"/>
    <w:rsid w:val="00532CCB"/>
    <w:rsid w:val="00553D40"/>
    <w:rsid w:val="00560060"/>
    <w:rsid w:val="00560E1B"/>
    <w:rsid w:val="005716D4"/>
    <w:rsid w:val="00571B60"/>
    <w:rsid w:val="00585A4D"/>
    <w:rsid w:val="00594607"/>
    <w:rsid w:val="005D6329"/>
    <w:rsid w:val="005E04BB"/>
    <w:rsid w:val="005E57F6"/>
    <w:rsid w:val="006058D8"/>
    <w:rsid w:val="00610200"/>
    <w:rsid w:val="00615202"/>
    <w:rsid w:val="00623699"/>
    <w:rsid w:val="006264CD"/>
    <w:rsid w:val="00632D5A"/>
    <w:rsid w:val="00635515"/>
    <w:rsid w:val="006546FD"/>
    <w:rsid w:val="00665BF3"/>
    <w:rsid w:val="006732D6"/>
    <w:rsid w:val="006778D0"/>
    <w:rsid w:val="00685403"/>
    <w:rsid w:val="00693E09"/>
    <w:rsid w:val="006A2DE9"/>
    <w:rsid w:val="006A7230"/>
    <w:rsid w:val="006B07AC"/>
    <w:rsid w:val="006B4E32"/>
    <w:rsid w:val="006B72C7"/>
    <w:rsid w:val="006B7F78"/>
    <w:rsid w:val="006C2252"/>
    <w:rsid w:val="006D3225"/>
    <w:rsid w:val="006D7F7F"/>
    <w:rsid w:val="006E2C9C"/>
    <w:rsid w:val="006E40EF"/>
    <w:rsid w:val="006F0039"/>
    <w:rsid w:val="006F5160"/>
    <w:rsid w:val="00706EC7"/>
    <w:rsid w:val="00711CEF"/>
    <w:rsid w:val="007148A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F71"/>
    <w:rsid w:val="007A720F"/>
    <w:rsid w:val="007B5411"/>
    <w:rsid w:val="007C6A3C"/>
    <w:rsid w:val="007D4BEE"/>
    <w:rsid w:val="007D5BE9"/>
    <w:rsid w:val="007E33F2"/>
    <w:rsid w:val="007E4A97"/>
    <w:rsid w:val="008050E4"/>
    <w:rsid w:val="00812792"/>
    <w:rsid w:val="00821D10"/>
    <w:rsid w:val="0082202C"/>
    <w:rsid w:val="0082257D"/>
    <w:rsid w:val="00852DE4"/>
    <w:rsid w:val="00853438"/>
    <w:rsid w:val="008575EE"/>
    <w:rsid w:val="00860AFD"/>
    <w:rsid w:val="00861BAC"/>
    <w:rsid w:val="00866846"/>
    <w:rsid w:val="00871458"/>
    <w:rsid w:val="00875DA9"/>
    <w:rsid w:val="00883347"/>
    <w:rsid w:val="00895E38"/>
    <w:rsid w:val="008A3720"/>
    <w:rsid w:val="008A5E66"/>
    <w:rsid w:val="008A782B"/>
    <w:rsid w:val="008B0FC0"/>
    <w:rsid w:val="008C3150"/>
    <w:rsid w:val="008C429A"/>
    <w:rsid w:val="008C5AB9"/>
    <w:rsid w:val="008E1F3D"/>
    <w:rsid w:val="00901FDF"/>
    <w:rsid w:val="009053D7"/>
    <w:rsid w:val="00907DB8"/>
    <w:rsid w:val="0091331D"/>
    <w:rsid w:val="0093223C"/>
    <w:rsid w:val="00941A87"/>
    <w:rsid w:val="00945C3C"/>
    <w:rsid w:val="009501C2"/>
    <w:rsid w:val="009668B9"/>
    <w:rsid w:val="00971E03"/>
    <w:rsid w:val="00976577"/>
    <w:rsid w:val="00996356"/>
    <w:rsid w:val="00997D9A"/>
    <w:rsid w:val="009A6628"/>
    <w:rsid w:val="009D7C49"/>
    <w:rsid w:val="009E7297"/>
    <w:rsid w:val="009F4F1E"/>
    <w:rsid w:val="009F586F"/>
    <w:rsid w:val="00A0257D"/>
    <w:rsid w:val="00A04D11"/>
    <w:rsid w:val="00A12EDC"/>
    <w:rsid w:val="00A2593E"/>
    <w:rsid w:val="00A26D0D"/>
    <w:rsid w:val="00A30E82"/>
    <w:rsid w:val="00A33BDE"/>
    <w:rsid w:val="00A34885"/>
    <w:rsid w:val="00A407E4"/>
    <w:rsid w:val="00A43BC1"/>
    <w:rsid w:val="00A74225"/>
    <w:rsid w:val="00A936D5"/>
    <w:rsid w:val="00A96381"/>
    <w:rsid w:val="00AA1EB0"/>
    <w:rsid w:val="00AA2DA3"/>
    <w:rsid w:val="00AA5A9C"/>
    <w:rsid w:val="00AA7FF6"/>
    <w:rsid w:val="00AB016A"/>
    <w:rsid w:val="00AB2A5A"/>
    <w:rsid w:val="00AB688A"/>
    <w:rsid w:val="00AD28F8"/>
    <w:rsid w:val="00B0230B"/>
    <w:rsid w:val="00B17D95"/>
    <w:rsid w:val="00B23509"/>
    <w:rsid w:val="00B359DB"/>
    <w:rsid w:val="00B3632B"/>
    <w:rsid w:val="00B409D8"/>
    <w:rsid w:val="00B5178D"/>
    <w:rsid w:val="00B67424"/>
    <w:rsid w:val="00B67F1F"/>
    <w:rsid w:val="00B701D7"/>
    <w:rsid w:val="00B90595"/>
    <w:rsid w:val="00BA215A"/>
    <w:rsid w:val="00BA2B02"/>
    <w:rsid w:val="00BB5F09"/>
    <w:rsid w:val="00BC0D9F"/>
    <w:rsid w:val="00BC4D36"/>
    <w:rsid w:val="00BE053D"/>
    <w:rsid w:val="00BF1A7A"/>
    <w:rsid w:val="00BF1FA3"/>
    <w:rsid w:val="00BF5D82"/>
    <w:rsid w:val="00BF776F"/>
    <w:rsid w:val="00C00974"/>
    <w:rsid w:val="00C018E4"/>
    <w:rsid w:val="00C066FA"/>
    <w:rsid w:val="00C22B4C"/>
    <w:rsid w:val="00C25387"/>
    <w:rsid w:val="00C54BE3"/>
    <w:rsid w:val="00C57F80"/>
    <w:rsid w:val="00C768ED"/>
    <w:rsid w:val="00C8194E"/>
    <w:rsid w:val="00C82A8F"/>
    <w:rsid w:val="00C916C2"/>
    <w:rsid w:val="00CB34A6"/>
    <w:rsid w:val="00CC7F56"/>
    <w:rsid w:val="00CD1B12"/>
    <w:rsid w:val="00CD55DC"/>
    <w:rsid w:val="00CE1BBC"/>
    <w:rsid w:val="00CE2595"/>
    <w:rsid w:val="00CE28CC"/>
    <w:rsid w:val="00CE72FC"/>
    <w:rsid w:val="00CF31EE"/>
    <w:rsid w:val="00D070E2"/>
    <w:rsid w:val="00D1492F"/>
    <w:rsid w:val="00D17B69"/>
    <w:rsid w:val="00D2115F"/>
    <w:rsid w:val="00D3003C"/>
    <w:rsid w:val="00D331F4"/>
    <w:rsid w:val="00D4296D"/>
    <w:rsid w:val="00D470E4"/>
    <w:rsid w:val="00D52142"/>
    <w:rsid w:val="00D5280E"/>
    <w:rsid w:val="00D61F14"/>
    <w:rsid w:val="00D80D6B"/>
    <w:rsid w:val="00D8523E"/>
    <w:rsid w:val="00D90950"/>
    <w:rsid w:val="00D96B87"/>
    <w:rsid w:val="00DA69DF"/>
    <w:rsid w:val="00DB33F8"/>
    <w:rsid w:val="00DC5EE1"/>
    <w:rsid w:val="00DD114B"/>
    <w:rsid w:val="00DD38E2"/>
    <w:rsid w:val="00E13110"/>
    <w:rsid w:val="00E24DF1"/>
    <w:rsid w:val="00E31140"/>
    <w:rsid w:val="00E40B9A"/>
    <w:rsid w:val="00E431ED"/>
    <w:rsid w:val="00E46305"/>
    <w:rsid w:val="00E47FA4"/>
    <w:rsid w:val="00E53D59"/>
    <w:rsid w:val="00E55D90"/>
    <w:rsid w:val="00E56ACD"/>
    <w:rsid w:val="00E64FF5"/>
    <w:rsid w:val="00E7154B"/>
    <w:rsid w:val="00E80139"/>
    <w:rsid w:val="00E907E7"/>
    <w:rsid w:val="00E907EC"/>
    <w:rsid w:val="00EA5421"/>
    <w:rsid w:val="00EB34FC"/>
    <w:rsid w:val="00EB5816"/>
    <w:rsid w:val="00ED0EA9"/>
    <w:rsid w:val="00ED28AE"/>
    <w:rsid w:val="00ED5CF9"/>
    <w:rsid w:val="00EF77DF"/>
    <w:rsid w:val="00F11BEF"/>
    <w:rsid w:val="00F24530"/>
    <w:rsid w:val="00F258E7"/>
    <w:rsid w:val="00F31B84"/>
    <w:rsid w:val="00F57BA5"/>
    <w:rsid w:val="00F631EC"/>
    <w:rsid w:val="00F64C22"/>
    <w:rsid w:val="00F64FA7"/>
    <w:rsid w:val="00F659B2"/>
    <w:rsid w:val="00F74D19"/>
    <w:rsid w:val="00F80053"/>
    <w:rsid w:val="00FA02C7"/>
    <w:rsid w:val="00FA4186"/>
    <w:rsid w:val="00FB5ABC"/>
    <w:rsid w:val="00FC0531"/>
    <w:rsid w:val="00FC13F0"/>
    <w:rsid w:val="00FD0FB7"/>
    <w:rsid w:val="00FD666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3D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459AB"/>
    <w:pPr>
      <w:spacing w:after="0" w:line="240" w:lineRule="auto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E53D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685</Words>
  <Characters>4322</Characters>
  <Application>Microsoft Office Word</Application>
  <DocSecurity>0</DocSecurity>
  <Lines>36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Rolf Hartlieb</cp:lastModifiedBy>
  <cp:revision>91</cp:revision>
  <cp:lastPrinted>2022-09-08T21:45:00Z</cp:lastPrinted>
  <dcterms:created xsi:type="dcterms:W3CDTF">2020-08-07T15:50:00Z</dcterms:created>
  <dcterms:modified xsi:type="dcterms:W3CDTF">2023-02-21T08:03:00Z</dcterms:modified>
</cp:coreProperties>
</file>