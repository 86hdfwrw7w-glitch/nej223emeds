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80" w:rightFromText="180" w:vertAnchor="text" w:tblpY="1"/>
        <w:tblOverlap w:val="never"/>
        <w:tblW w:w="104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2-10-25T20:45:00Z">
          <w:tblPr>
            <w:tblStyle w:val="Tabellenraster"/>
            <w:tblpPr w:leftFromText="180" w:rightFromText="180" w:vertAnchor="text" w:tblpY="1"/>
            <w:tblOverlap w:val="never"/>
            <w:tblW w:w="1091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312"/>
        <w:gridCol w:w="2986"/>
        <w:gridCol w:w="984"/>
        <w:gridCol w:w="158"/>
        <w:gridCol w:w="503"/>
        <w:gridCol w:w="661"/>
        <w:gridCol w:w="331"/>
        <w:gridCol w:w="165"/>
        <w:gridCol w:w="755"/>
        <w:gridCol w:w="1642"/>
        <w:tblGridChange w:id="1">
          <w:tblGrid>
            <w:gridCol w:w="2312"/>
            <w:gridCol w:w="2986"/>
            <w:gridCol w:w="984"/>
            <w:gridCol w:w="158"/>
            <w:gridCol w:w="503"/>
            <w:gridCol w:w="661"/>
            <w:gridCol w:w="331"/>
            <w:gridCol w:w="165"/>
            <w:gridCol w:w="755"/>
            <w:gridCol w:w="2060"/>
          </w:tblGrid>
        </w:tblGridChange>
      </w:tblGrid>
      <w:tr w:rsidR="006E233D" w:rsidRPr="00EE38DD" w14:paraId="487AC9CE" w14:textId="77777777" w:rsidTr="00E820D6">
        <w:trPr>
          <w:trHeight w:val="280"/>
          <w:trPrChange w:id="2" w:author="David Döbele" w:date="2022-10-25T20:45:00Z">
            <w:trPr>
              <w:trHeight w:val="280"/>
            </w:trPr>
          </w:trPrChange>
        </w:trPr>
        <w:tc>
          <w:tcPr>
            <w:tcW w:w="10497" w:type="dxa"/>
            <w:gridSpan w:val="10"/>
            <w:vAlign w:val="bottom"/>
            <w:tcPrChange w:id="3" w:author="David Döbele" w:date="2022-10-25T20:45:00Z">
              <w:tcPr>
                <w:tcW w:w="10915" w:type="dxa"/>
                <w:gridSpan w:val="10"/>
                <w:vAlign w:val="bottom"/>
              </w:tcPr>
            </w:tcPrChange>
          </w:tcPr>
          <w:p w14:paraId="135895E2" w14:textId="7732CB5D" w:rsidR="00E55D90" w:rsidRPr="004B27A2" w:rsidRDefault="00835563" w:rsidP="0034491C">
            <w:pPr>
              <w:jc w:val="center"/>
              <w:rPr>
                <w:rFonts w:ascii="Optima" w:hAnsi="Optima" w:cs="Times New Roman (Body CS)"/>
                <w:b/>
                <w:sz w:val="30"/>
                <w:szCs w:val="30"/>
              </w:rPr>
            </w:pPr>
            <w:r w:rsidRPr="004B27A2">
              <w:rPr>
                <w:rFonts w:ascii="Optima" w:hAnsi="Optima" w:cs="Times New Roman (Body CS)"/>
                <w:b/>
                <w:sz w:val="32"/>
                <w:szCs w:val="32"/>
              </w:rPr>
              <w:t>Joel Lennox Herrmann</w:t>
            </w:r>
          </w:p>
        </w:tc>
      </w:tr>
      <w:tr w:rsidR="0034491C" w:rsidRPr="0034491C" w14:paraId="034602FF" w14:textId="77777777" w:rsidTr="00E820D6">
        <w:trPr>
          <w:trHeight w:val="280"/>
          <w:trPrChange w:id="4" w:author="David Döbele" w:date="2022-10-25T20:45:00Z">
            <w:trPr>
              <w:trHeight w:val="280"/>
            </w:trPr>
          </w:trPrChange>
        </w:trPr>
        <w:tc>
          <w:tcPr>
            <w:tcW w:w="10497" w:type="dxa"/>
            <w:gridSpan w:val="10"/>
            <w:vAlign w:val="bottom"/>
            <w:tcPrChange w:id="5" w:author="David Döbele" w:date="2022-10-25T20:45:00Z">
              <w:tcPr>
                <w:tcW w:w="10915" w:type="dxa"/>
                <w:gridSpan w:val="10"/>
                <w:vAlign w:val="bottom"/>
              </w:tcPr>
            </w:tcPrChange>
          </w:tcPr>
          <w:p w14:paraId="45E1D21A" w14:textId="7FB65ED4" w:rsidR="00E55D90" w:rsidRPr="0034491C" w:rsidRDefault="0034491C" w:rsidP="0034491C">
            <w:pPr>
              <w:jc w:val="center"/>
              <w:rPr>
                <w:rFonts w:ascii="Optima" w:hAnsi="Optima" w:cs="Times New Roman (Body CS)"/>
                <w:bCs/>
                <w:sz w:val="18"/>
                <w:szCs w:val="20"/>
              </w:rPr>
            </w:pPr>
            <w:proofErr w:type="spellStart"/>
            <w:r w:rsidRPr="0034491C">
              <w:rPr>
                <w:rFonts w:ascii="Optima" w:hAnsi="Optima" w:cs="Times New Roman (Body CS)"/>
                <w:bCs/>
                <w:sz w:val="18"/>
                <w:szCs w:val="20"/>
              </w:rPr>
              <w:t>Stüttgerhofweg</w:t>
            </w:r>
            <w:proofErr w:type="spellEnd"/>
            <w:r w:rsidRPr="0034491C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11</w:t>
            </w:r>
            <w:r w:rsidR="005665BC" w:rsidRPr="0034491C">
              <w:rPr>
                <w:rFonts w:ascii="Optima" w:hAnsi="Optima" w:cs="Times New Roman (Body CS)"/>
                <w:bCs/>
                <w:sz w:val="18"/>
                <w:szCs w:val="20"/>
              </w:rPr>
              <w:t>,</w:t>
            </w:r>
            <w:r w:rsidR="00E55D90" w:rsidRPr="0034491C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</w:t>
            </w:r>
            <w:r>
              <w:rPr>
                <w:rFonts w:ascii="Optima" w:hAnsi="Optima" w:cs="Times New Roman (Body CS)"/>
                <w:bCs/>
                <w:sz w:val="18"/>
                <w:szCs w:val="20"/>
              </w:rPr>
              <w:t>50858</w:t>
            </w:r>
            <w:r w:rsidRPr="0034491C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</w:t>
            </w:r>
            <w:r>
              <w:rPr>
                <w:rFonts w:ascii="Optima" w:hAnsi="Optima" w:cs="Times New Roman (Body CS)"/>
                <w:bCs/>
                <w:sz w:val="18"/>
                <w:szCs w:val="20"/>
              </w:rPr>
              <w:t>Cologne</w:t>
            </w:r>
            <w:r w:rsidR="00762EB8" w:rsidRPr="0034491C">
              <w:rPr>
                <w:rFonts w:ascii="Optima" w:hAnsi="Optima" w:cs="Times New Roman (Body CS)"/>
                <w:bCs/>
                <w:sz w:val="18"/>
                <w:szCs w:val="20"/>
              </w:rPr>
              <w:t>, Germany</w:t>
            </w:r>
            <w:r w:rsidR="00E55D90" w:rsidRPr="0034491C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• </w:t>
            </w:r>
            <w:r w:rsidR="00835563" w:rsidRPr="0034491C">
              <w:rPr>
                <w:rFonts w:ascii="Optima" w:hAnsi="Optima" w:cs="Times New Roman (Body CS)"/>
                <w:bCs/>
                <w:sz w:val="18"/>
                <w:szCs w:val="20"/>
              </w:rPr>
              <w:t>joelherrmann2004@gmail.com</w:t>
            </w:r>
            <w:r w:rsidR="00E55D90" w:rsidRPr="0034491C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• +49(0)1</w:t>
            </w:r>
            <w:r w:rsidR="00835563" w:rsidRPr="0034491C">
              <w:rPr>
                <w:rFonts w:ascii="Optima" w:hAnsi="Optima" w:cs="Times New Roman (Body CS)"/>
                <w:bCs/>
                <w:sz w:val="18"/>
                <w:szCs w:val="20"/>
              </w:rPr>
              <w:t>79 47</w:t>
            </w:r>
            <w:r w:rsidR="00E55D90" w:rsidRPr="0034491C">
              <w:rPr>
                <w:rFonts w:ascii="Optima" w:hAnsi="Optima" w:cs="Times New Roman (Body CS)"/>
                <w:bCs/>
                <w:sz w:val="18"/>
                <w:szCs w:val="20"/>
              </w:rPr>
              <w:t>2</w:t>
            </w:r>
            <w:r w:rsidR="00835563" w:rsidRPr="0034491C">
              <w:rPr>
                <w:rFonts w:ascii="Optima" w:hAnsi="Optima" w:cs="Times New Roman (Body CS)"/>
                <w:bCs/>
                <w:sz w:val="18"/>
                <w:szCs w:val="20"/>
              </w:rPr>
              <w:t>7401</w:t>
            </w:r>
          </w:p>
        </w:tc>
      </w:tr>
      <w:tr w:rsidR="0034491C" w:rsidRPr="00EE38DD" w14:paraId="0FCADE56" w14:textId="77777777" w:rsidTr="00E820D6">
        <w:trPr>
          <w:trHeight w:val="510"/>
          <w:trPrChange w:id="6" w:author="David Döbele" w:date="2022-10-25T20:45:00Z">
            <w:trPr>
              <w:trHeight w:val="510"/>
            </w:trPr>
          </w:trPrChange>
        </w:trPr>
        <w:tc>
          <w:tcPr>
            <w:tcW w:w="10497" w:type="dxa"/>
            <w:gridSpan w:val="10"/>
            <w:tcBorders>
              <w:bottom w:val="single" w:sz="4" w:space="0" w:color="auto"/>
            </w:tcBorders>
            <w:vAlign w:val="bottom"/>
            <w:tcPrChange w:id="7" w:author="David Döbele" w:date="2022-10-25T20:45:00Z">
              <w:tcPr>
                <w:tcW w:w="10915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016BD006" w:rsidR="002508C2" w:rsidRPr="00B81112" w:rsidRDefault="001259A2" w:rsidP="0034491C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School</w:t>
            </w:r>
            <w:r w:rsidRPr="00B81112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 xml:space="preserve"> </w:t>
            </w:r>
            <w:r w:rsidR="006E2C9C" w:rsidRPr="00B81112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 xml:space="preserve">&amp; </w:t>
            </w:r>
            <w:r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Studies</w:t>
            </w:r>
          </w:p>
        </w:tc>
      </w:tr>
      <w:tr w:rsidR="0034491C" w:rsidRPr="00EE38DD" w14:paraId="7D1DEBF7" w14:textId="77777777" w:rsidTr="00E820D6">
        <w:trPr>
          <w:trHeight w:val="340"/>
          <w:trPrChange w:id="8" w:author="David Döbele" w:date="2022-10-25T20:45:00Z">
            <w:trPr>
              <w:trHeight w:val="340"/>
            </w:trPr>
          </w:trPrChange>
        </w:trPr>
        <w:tc>
          <w:tcPr>
            <w:tcW w:w="7935" w:type="dxa"/>
            <w:gridSpan w:val="7"/>
            <w:tcBorders>
              <w:top w:val="single" w:sz="4" w:space="0" w:color="auto"/>
            </w:tcBorders>
            <w:vAlign w:val="bottom"/>
            <w:tcPrChange w:id="9" w:author="David Döbele" w:date="2022-10-25T20:45:00Z">
              <w:tcPr>
                <w:tcW w:w="7935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03C66484" w:rsidR="00D1492F" w:rsidRPr="00B81112" w:rsidRDefault="00772302" w:rsidP="0034491C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>Universit</w:t>
            </w:r>
            <w:r w:rsidR="0034491C">
              <w:rPr>
                <w:rFonts w:ascii="Optima" w:hAnsi="Optima"/>
                <w:b/>
                <w:smallCaps/>
                <w:sz w:val="23"/>
                <w:szCs w:val="23"/>
              </w:rPr>
              <w:t>y</w:t>
            </w:r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 w:rsidR="001259A2">
              <w:rPr>
                <w:rFonts w:ascii="Optima" w:hAnsi="Optima"/>
                <w:b/>
                <w:smallCaps/>
                <w:sz w:val="23"/>
                <w:szCs w:val="23"/>
              </w:rPr>
              <w:t>of</w:t>
            </w:r>
            <w:proofErr w:type="spellEnd"/>
            <w:r w:rsidR="001259A2">
              <w:rPr>
                <w:rFonts w:ascii="Optima" w:hAnsi="Optima"/>
                <w:b/>
                <w:smallCaps/>
                <w:sz w:val="23"/>
                <w:szCs w:val="23"/>
              </w:rPr>
              <w:t xml:space="preserve"> Cologne</w:t>
            </w:r>
          </w:p>
        </w:tc>
        <w:tc>
          <w:tcPr>
            <w:tcW w:w="2562" w:type="dxa"/>
            <w:gridSpan w:val="3"/>
            <w:tcBorders>
              <w:top w:val="single" w:sz="4" w:space="0" w:color="auto"/>
            </w:tcBorders>
            <w:vAlign w:val="bottom"/>
            <w:tcPrChange w:id="10" w:author="David Döbele" w:date="2022-10-25T20:45:00Z">
              <w:tcPr>
                <w:tcW w:w="2980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694ABB2B" w:rsidR="00D1492F" w:rsidRPr="00B81112" w:rsidRDefault="001259A2" w:rsidP="0034491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Cologne</w:t>
            </w:r>
            <w:r w:rsidR="006E233D">
              <w:rPr>
                <w:rFonts w:ascii="Optima" w:hAnsi="Optima"/>
                <w:i/>
                <w:smallCaps/>
                <w:sz w:val="23"/>
                <w:szCs w:val="23"/>
              </w:rPr>
              <w:t>, DE</w:t>
            </w:r>
          </w:p>
        </w:tc>
      </w:tr>
      <w:tr w:rsidR="006E233D" w:rsidRPr="00EE38DD" w14:paraId="61E5D482" w14:textId="77777777" w:rsidTr="00E820D6">
        <w:trPr>
          <w:trHeight w:val="20"/>
          <w:trPrChange w:id="11" w:author="David Döbele" w:date="2022-10-25T20:45:00Z">
            <w:trPr>
              <w:trHeight w:val="20"/>
            </w:trPr>
          </w:trPrChange>
        </w:trPr>
        <w:tc>
          <w:tcPr>
            <w:tcW w:w="6440" w:type="dxa"/>
            <w:gridSpan w:val="4"/>
            <w:vAlign w:val="bottom"/>
            <w:tcPrChange w:id="12" w:author="David Döbele" w:date="2022-10-25T20:45:00Z">
              <w:tcPr>
                <w:tcW w:w="6440" w:type="dxa"/>
                <w:gridSpan w:val="4"/>
                <w:vAlign w:val="bottom"/>
              </w:tcPr>
            </w:tcPrChange>
          </w:tcPr>
          <w:p w14:paraId="11CB9A0F" w14:textId="25564B4D" w:rsidR="00D1492F" w:rsidRPr="00CA493E" w:rsidRDefault="00D1492F" w:rsidP="0034491C">
            <w:pPr>
              <w:rPr>
                <w:rFonts w:ascii="Optima" w:hAnsi="Optima"/>
                <w:sz w:val="18"/>
                <w:lang w:val="en-US"/>
              </w:rPr>
            </w:pPr>
            <w:r w:rsidRPr="00CA493E">
              <w:rPr>
                <w:rFonts w:ascii="Optima" w:hAnsi="Optima"/>
                <w:sz w:val="18"/>
                <w:lang w:val="en-US"/>
              </w:rPr>
              <w:t xml:space="preserve">B.Sc. in </w:t>
            </w:r>
            <w:r w:rsidR="001259A2" w:rsidRPr="00CA493E">
              <w:rPr>
                <w:rFonts w:ascii="Optima" w:hAnsi="Optima"/>
                <w:sz w:val="18"/>
                <w:lang w:val="en-US"/>
              </w:rPr>
              <w:t>Business Administration</w:t>
            </w:r>
          </w:p>
        </w:tc>
        <w:tc>
          <w:tcPr>
            <w:tcW w:w="4057" w:type="dxa"/>
            <w:gridSpan w:val="6"/>
            <w:vAlign w:val="bottom"/>
            <w:tcPrChange w:id="13" w:author="David Döbele" w:date="2022-10-25T20:45:00Z">
              <w:tcPr>
                <w:tcW w:w="4475" w:type="dxa"/>
                <w:gridSpan w:val="6"/>
                <w:vAlign w:val="bottom"/>
              </w:tcPr>
            </w:tcPrChange>
          </w:tcPr>
          <w:p w14:paraId="419A9228" w14:textId="2C90F3F1" w:rsidR="00D1492F" w:rsidRPr="00B81112" w:rsidRDefault="00B30B5A" w:rsidP="0034491C">
            <w:pPr>
              <w:jc w:val="right"/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>10</w:t>
            </w:r>
            <w:r w:rsidR="00D1492F" w:rsidRPr="00B81112">
              <w:rPr>
                <w:rFonts w:ascii="Optima" w:hAnsi="Optima"/>
                <w:sz w:val="18"/>
              </w:rPr>
              <w:t>/20</w:t>
            </w:r>
            <w:r w:rsidRPr="00B81112">
              <w:rPr>
                <w:rFonts w:ascii="Optima" w:hAnsi="Optima"/>
                <w:sz w:val="18"/>
              </w:rPr>
              <w:t>22</w:t>
            </w:r>
            <w:r w:rsidR="0034491C">
              <w:rPr>
                <w:rFonts w:ascii="Optima" w:hAnsi="Optima"/>
                <w:sz w:val="18"/>
              </w:rPr>
              <w:t xml:space="preserve"> - </w:t>
            </w:r>
            <w:proofErr w:type="spellStart"/>
            <w:r w:rsidR="0034491C">
              <w:rPr>
                <w:rFonts w:ascii="Optima" w:hAnsi="Optima"/>
                <w:sz w:val="18"/>
              </w:rPr>
              <w:t>today</w:t>
            </w:r>
            <w:proofErr w:type="spellEnd"/>
          </w:p>
        </w:tc>
      </w:tr>
      <w:tr w:rsidR="006E233D" w:rsidRPr="00EE38DD" w14:paraId="013361E1" w14:textId="77777777" w:rsidTr="00E820D6">
        <w:trPr>
          <w:trHeight w:val="340"/>
          <w:trPrChange w:id="14" w:author="David Döbele" w:date="2022-10-25T20:45:00Z">
            <w:trPr>
              <w:trHeight w:val="340"/>
            </w:trPr>
          </w:trPrChange>
        </w:trPr>
        <w:tc>
          <w:tcPr>
            <w:tcW w:w="8100" w:type="dxa"/>
            <w:gridSpan w:val="8"/>
            <w:vAlign w:val="bottom"/>
            <w:tcPrChange w:id="15" w:author="David Döbele" w:date="2022-10-25T20:45:00Z">
              <w:tcPr>
                <w:tcW w:w="8100" w:type="dxa"/>
                <w:gridSpan w:val="8"/>
                <w:vAlign w:val="bottom"/>
              </w:tcPr>
            </w:tcPrChange>
          </w:tcPr>
          <w:p w14:paraId="197620E3" w14:textId="70386627" w:rsidR="00D1492F" w:rsidRPr="00B81112" w:rsidRDefault="00B30B5A" w:rsidP="0034491C">
            <w:pPr>
              <w:rPr>
                <w:rFonts w:ascii="Optima" w:hAnsi="Optima"/>
                <w:sz w:val="23"/>
                <w:szCs w:val="23"/>
              </w:rPr>
            </w:pPr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 xml:space="preserve">Gymnasium </w:t>
            </w:r>
            <w:proofErr w:type="spellStart"/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>Wellingdorf</w:t>
            </w:r>
            <w:proofErr w:type="spellEnd"/>
          </w:p>
        </w:tc>
        <w:tc>
          <w:tcPr>
            <w:tcW w:w="2397" w:type="dxa"/>
            <w:gridSpan w:val="2"/>
            <w:vAlign w:val="bottom"/>
            <w:tcPrChange w:id="16" w:author="David Döbele" w:date="2022-10-25T20:45:00Z">
              <w:tcPr>
                <w:tcW w:w="2815" w:type="dxa"/>
                <w:gridSpan w:val="2"/>
                <w:vAlign w:val="bottom"/>
              </w:tcPr>
            </w:tcPrChange>
          </w:tcPr>
          <w:p w14:paraId="63D86F51" w14:textId="2362371B" w:rsidR="00D1492F" w:rsidRPr="00B81112" w:rsidRDefault="00B30B5A" w:rsidP="0034491C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B81112">
              <w:rPr>
                <w:rFonts w:ascii="Optima" w:hAnsi="Optima"/>
                <w:i/>
                <w:smallCaps/>
                <w:sz w:val="23"/>
                <w:szCs w:val="23"/>
              </w:rPr>
              <w:t>Kiel</w:t>
            </w:r>
            <w:r w:rsidR="006E233D">
              <w:rPr>
                <w:rFonts w:ascii="Optima" w:hAnsi="Optima"/>
                <w:i/>
                <w:smallCaps/>
                <w:sz w:val="23"/>
                <w:szCs w:val="23"/>
              </w:rPr>
              <w:t>, DE</w:t>
            </w:r>
          </w:p>
        </w:tc>
      </w:tr>
      <w:tr w:rsidR="006E233D" w:rsidRPr="00EE38DD" w14:paraId="62632213" w14:textId="77777777" w:rsidTr="00E820D6">
        <w:trPr>
          <w:trHeight w:val="20"/>
          <w:trPrChange w:id="17" w:author="David Döbele" w:date="2022-10-25T20:45:00Z">
            <w:trPr>
              <w:trHeight w:val="20"/>
            </w:trPr>
          </w:trPrChange>
        </w:trPr>
        <w:tc>
          <w:tcPr>
            <w:tcW w:w="6282" w:type="dxa"/>
            <w:gridSpan w:val="3"/>
            <w:vAlign w:val="bottom"/>
            <w:tcPrChange w:id="18" w:author="David Döbele" w:date="2022-10-25T20:45:00Z">
              <w:tcPr>
                <w:tcW w:w="6282" w:type="dxa"/>
                <w:gridSpan w:val="3"/>
                <w:vAlign w:val="bottom"/>
              </w:tcPr>
            </w:tcPrChange>
          </w:tcPr>
          <w:p w14:paraId="5F71027E" w14:textId="24545FBB" w:rsidR="000C73B8" w:rsidRPr="00CA493E" w:rsidRDefault="000C73B8" w:rsidP="0034491C">
            <w:pPr>
              <w:rPr>
                <w:rFonts w:ascii="Optima" w:hAnsi="Optima"/>
                <w:sz w:val="18"/>
                <w:lang w:val="en-US"/>
              </w:rPr>
            </w:pPr>
            <w:r w:rsidRPr="00B941AF">
              <w:rPr>
                <w:rFonts w:ascii="Optima" w:hAnsi="Optima"/>
                <w:sz w:val="18"/>
                <w:lang w:val="en-US"/>
              </w:rPr>
              <w:t xml:space="preserve">Abitur (German A-level </w:t>
            </w:r>
            <w:r w:rsidR="00ED79C7">
              <w:rPr>
                <w:rFonts w:ascii="Optima" w:hAnsi="Optima"/>
                <w:sz w:val="18"/>
                <w:lang w:val="en-US"/>
              </w:rPr>
              <w:t>E</w:t>
            </w:r>
            <w:r w:rsidRPr="00B941AF">
              <w:rPr>
                <w:rFonts w:ascii="Optima" w:hAnsi="Optima"/>
                <w:sz w:val="18"/>
                <w:lang w:val="en-US"/>
              </w:rPr>
              <w:t>quivalent)</w:t>
            </w:r>
          </w:p>
        </w:tc>
        <w:tc>
          <w:tcPr>
            <w:tcW w:w="4215" w:type="dxa"/>
            <w:gridSpan w:val="7"/>
            <w:vAlign w:val="bottom"/>
            <w:tcPrChange w:id="19" w:author="David Döbele" w:date="2022-10-25T20:45:00Z">
              <w:tcPr>
                <w:tcW w:w="4633" w:type="dxa"/>
                <w:gridSpan w:val="7"/>
                <w:vAlign w:val="bottom"/>
              </w:tcPr>
            </w:tcPrChange>
          </w:tcPr>
          <w:p w14:paraId="51FC9814" w14:textId="7CEC4A04" w:rsidR="000C73B8" w:rsidRPr="00B81112" w:rsidRDefault="000C73B8" w:rsidP="0034491C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</w:rPr>
              <w:t>08/2014 – 06/2022</w:t>
            </w:r>
          </w:p>
        </w:tc>
      </w:tr>
      <w:tr w:rsidR="0034491C" w:rsidRPr="00E820D6" w14:paraId="4D68BFE7" w14:textId="77777777" w:rsidTr="00E820D6">
        <w:trPr>
          <w:trHeight w:val="18"/>
          <w:trPrChange w:id="20" w:author="David Döbele" w:date="2022-10-25T20:45:00Z">
            <w:trPr>
              <w:trHeight w:val="18"/>
            </w:trPr>
          </w:trPrChange>
        </w:trPr>
        <w:tc>
          <w:tcPr>
            <w:tcW w:w="10497" w:type="dxa"/>
            <w:gridSpan w:val="10"/>
            <w:vAlign w:val="bottom"/>
            <w:tcPrChange w:id="21" w:author="David Döbele" w:date="2022-10-25T20:45:00Z">
              <w:tcPr>
                <w:tcW w:w="10915" w:type="dxa"/>
                <w:gridSpan w:val="10"/>
                <w:vAlign w:val="bottom"/>
              </w:tcPr>
            </w:tcPrChange>
          </w:tcPr>
          <w:p w14:paraId="77C1B29B" w14:textId="0F3D8F1F" w:rsidR="00A74924" w:rsidRPr="00B81112" w:rsidRDefault="0034491C" w:rsidP="0034491C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  <w:lang w:val="de-AT"/>
              </w:rPr>
              <w:t xml:space="preserve">Final GPA: 1.3 (1.0 – 5.0, 1.0 </w:t>
            </w:r>
            <w:proofErr w:type="spellStart"/>
            <w:r>
              <w:rPr>
                <w:rFonts w:ascii="Optima" w:hAnsi="Optima"/>
                <w:i/>
                <w:iCs/>
                <w:sz w:val="18"/>
                <w:lang w:val="de-AT"/>
              </w:rPr>
              <w:t>being</w:t>
            </w:r>
            <w:proofErr w:type="spellEnd"/>
            <w:r>
              <w:rPr>
                <w:rFonts w:ascii="Optima" w:hAnsi="Optima"/>
                <w:i/>
                <w:iCs/>
                <w:sz w:val="18"/>
                <w:lang w:val="de-AT"/>
              </w:rPr>
              <w:t xml:space="preserve"> </w:t>
            </w:r>
            <w:proofErr w:type="spellStart"/>
            <w:r>
              <w:rPr>
                <w:rFonts w:ascii="Optima" w:hAnsi="Optima"/>
                <w:i/>
                <w:iCs/>
                <w:sz w:val="18"/>
                <w:lang w:val="de-AT"/>
              </w:rPr>
              <w:t>best</w:t>
            </w:r>
            <w:proofErr w:type="spellEnd"/>
            <w:r>
              <w:rPr>
                <w:rFonts w:ascii="Optima" w:hAnsi="Optima"/>
                <w:i/>
                <w:iCs/>
                <w:sz w:val="18"/>
                <w:lang w:val="de-AT"/>
              </w:rPr>
              <w:t>)</w:t>
            </w:r>
          </w:p>
          <w:p w14:paraId="5A1AD320" w14:textId="2C34BE3D" w:rsidR="00426D7E" w:rsidRPr="00CA493E" w:rsidRDefault="001259A2" w:rsidP="0034491C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CA493E">
              <w:rPr>
                <w:rFonts w:ascii="Optima" w:hAnsi="Optima"/>
                <w:i/>
                <w:iCs/>
                <w:sz w:val="18"/>
                <w:lang w:val="en-US"/>
              </w:rPr>
              <w:t>Relevant Courses:</w:t>
            </w:r>
            <w:r w:rsidR="00B30B5A" w:rsidRPr="00CA493E">
              <w:rPr>
                <w:rFonts w:ascii="Optima" w:hAnsi="Optima"/>
                <w:i/>
                <w:iCs/>
                <w:sz w:val="18"/>
                <w:lang w:val="en-US"/>
              </w:rPr>
              <w:t xml:space="preserve"> English (</w:t>
            </w:r>
            <w:r w:rsidRPr="00CA493E">
              <w:rPr>
                <w:rFonts w:ascii="Optima" w:hAnsi="Optima"/>
                <w:i/>
                <w:iCs/>
                <w:sz w:val="18"/>
                <w:lang w:val="en-US"/>
              </w:rPr>
              <w:t>Grade: 1.3</w:t>
            </w:r>
            <w:r w:rsidR="00B30B5A" w:rsidRPr="00CA493E">
              <w:rPr>
                <w:rFonts w:ascii="Optima" w:hAnsi="Optima"/>
                <w:i/>
                <w:iCs/>
                <w:sz w:val="18"/>
                <w:lang w:val="en-US"/>
              </w:rPr>
              <w:t>), Mathemati</w:t>
            </w:r>
            <w:r w:rsidRPr="00CA493E">
              <w:rPr>
                <w:rFonts w:ascii="Optima" w:hAnsi="Optima"/>
                <w:i/>
                <w:iCs/>
                <w:sz w:val="18"/>
                <w:lang w:val="en-US"/>
              </w:rPr>
              <w:t>cs</w:t>
            </w:r>
            <w:r w:rsidR="00B30B5A" w:rsidRPr="00CA493E">
              <w:rPr>
                <w:rFonts w:ascii="Optima" w:hAnsi="Optima"/>
                <w:i/>
                <w:iCs/>
                <w:sz w:val="18"/>
                <w:lang w:val="en-US"/>
              </w:rPr>
              <w:t xml:space="preserve"> (</w:t>
            </w:r>
            <w:r w:rsidRPr="00CA493E">
              <w:rPr>
                <w:rFonts w:ascii="Optima" w:hAnsi="Optima"/>
                <w:i/>
                <w:iCs/>
                <w:sz w:val="18"/>
                <w:lang w:val="en-US"/>
              </w:rPr>
              <w:t>Grade: 1.3</w:t>
            </w:r>
            <w:r w:rsidR="00B30B5A" w:rsidRPr="00CA493E">
              <w:rPr>
                <w:rFonts w:ascii="Optima" w:hAnsi="Optima"/>
                <w:i/>
                <w:iCs/>
                <w:sz w:val="18"/>
                <w:lang w:val="en-US"/>
              </w:rPr>
              <w:t>)</w:t>
            </w:r>
            <w:r w:rsidR="00DF68EC" w:rsidRPr="00CA493E">
              <w:rPr>
                <w:rFonts w:ascii="Optima" w:hAnsi="Optima"/>
                <w:i/>
                <w:iCs/>
                <w:sz w:val="18"/>
                <w:lang w:val="en-US"/>
              </w:rPr>
              <w:t>,</w:t>
            </w:r>
            <w:r w:rsidR="00B30B5A" w:rsidRPr="00CA493E">
              <w:rPr>
                <w:rFonts w:ascii="Optima" w:hAnsi="Optima"/>
                <w:i/>
                <w:iCs/>
                <w:sz w:val="18"/>
                <w:lang w:val="en-US"/>
              </w:rPr>
              <w:t xml:space="preserve"> </w:t>
            </w:r>
            <w:r w:rsidRPr="00CA493E">
              <w:rPr>
                <w:rFonts w:ascii="Optima" w:hAnsi="Optima"/>
                <w:i/>
                <w:iCs/>
                <w:sz w:val="18"/>
                <w:lang w:val="en-US"/>
              </w:rPr>
              <w:t>Econo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mics</w:t>
            </w:r>
            <w:r w:rsidRPr="00CA493E">
              <w:rPr>
                <w:rFonts w:ascii="Optima" w:hAnsi="Optima"/>
                <w:i/>
                <w:iCs/>
                <w:sz w:val="18"/>
                <w:lang w:val="en-US"/>
              </w:rPr>
              <w:t xml:space="preserve"> </w:t>
            </w:r>
            <w:r w:rsidR="00B30B5A" w:rsidRPr="00CA493E">
              <w:rPr>
                <w:rFonts w:ascii="Optima" w:hAnsi="Optima"/>
                <w:i/>
                <w:iCs/>
                <w:sz w:val="18"/>
                <w:lang w:val="en-US"/>
              </w:rPr>
              <w:t>&amp; Politi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cs</w:t>
            </w:r>
            <w:r w:rsidR="00B30B5A" w:rsidRPr="00CA493E">
              <w:rPr>
                <w:rFonts w:ascii="Optima" w:hAnsi="Optima"/>
                <w:i/>
                <w:iCs/>
                <w:sz w:val="18"/>
                <w:lang w:val="en-US"/>
              </w:rPr>
              <w:t xml:space="preserve"> (</w:t>
            </w:r>
            <w:r w:rsidRPr="00CA493E">
              <w:rPr>
                <w:rFonts w:ascii="Optima" w:hAnsi="Optima"/>
                <w:i/>
                <w:iCs/>
                <w:sz w:val="18"/>
                <w:lang w:val="en-US"/>
              </w:rPr>
              <w:t>Grade: 0.7</w:t>
            </w:r>
            <w:r w:rsidR="00B30B5A" w:rsidRPr="00CA493E">
              <w:rPr>
                <w:rFonts w:ascii="Optima" w:hAnsi="Optima"/>
                <w:i/>
                <w:iCs/>
                <w:sz w:val="18"/>
                <w:lang w:val="en-US"/>
              </w:rPr>
              <w:t>)</w:t>
            </w:r>
          </w:p>
          <w:p w14:paraId="54BF63E9" w14:textId="660567D2" w:rsidR="0091331D" w:rsidRPr="00CA493E" w:rsidRDefault="001259A2" w:rsidP="0034491C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CA493E">
              <w:rPr>
                <w:rFonts w:ascii="Optima" w:hAnsi="Optima"/>
                <w:i/>
                <w:iCs/>
                <w:sz w:val="18"/>
                <w:lang w:val="en-US"/>
              </w:rPr>
              <w:t>Class representative since grade nine</w:t>
            </w:r>
          </w:p>
        </w:tc>
      </w:tr>
      <w:tr w:rsidR="0034491C" w:rsidRPr="00EE38DD" w14:paraId="3A2665B3" w14:textId="77777777" w:rsidTr="00E820D6">
        <w:trPr>
          <w:trHeight w:val="510"/>
          <w:trPrChange w:id="22" w:author="David Döbele" w:date="2022-10-25T20:45:00Z">
            <w:trPr>
              <w:trHeight w:val="510"/>
            </w:trPr>
          </w:trPrChange>
        </w:trPr>
        <w:tc>
          <w:tcPr>
            <w:tcW w:w="10497" w:type="dxa"/>
            <w:gridSpan w:val="10"/>
            <w:tcBorders>
              <w:bottom w:val="single" w:sz="4" w:space="0" w:color="auto"/>
            </w:tcBorders>
            <w:vAlign w:val="bottom"/>
            <w:tcPrChange w:id="23" w:author="David Döbele" w:date="2022-10-25T20:45:00Z">
              <w:tcPr>
                <w:tcW w:w="10915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20234FAD" w:rsidR="00E55D90" w:rsidRPr="00B81112" w:rsidRDefault="0034491C" w:rsidP="0034491C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proofErr w:type="spellStart"/>
            <w:r>
              <w:rPr>
                <w:rFonts w:ascii="Optima" w:hAnsi="Optima" w:cs="Times New Roman (Body CS)"/>
                <w:sz w:val="28"/>
              </w:rPr>
              <w:t>Practical</w:t>
            </w:r>
            <w:proofErr w:type="spellEnd"/>
            <w:r>
              <w:rPr>
                <w:rFonts w:ascii="Optima" w:hAnsi="Optima" w:cs="Times New Roman (Body CS)"/>
                <w:sz w:val="28"/>
              </w:rPr>
              <w:t xml:space="preserve"> Experience</w:t>
            </w:r>
          </w:p>
        </w:tc>
      </w:tr>
      <w:tr w:rsidR="0034491C" w:rsidRPr="0034491C" w14:paraId="562582E5" w14:textId="77777777" w:rsidTr="00E820D6">
        <w:trPr>
          <w:trHeight w:val="340"/>
          <w:trPrChange w:id="24" w:author="David Döbele" w:date="2022-10-25T20:45:00Z">
            <w:trPr>
              <w:trHeight w:val="340"/>
            </w:trPr>
          </w:trPrChange>
        </w:trPr>
        <w:tc>
          <w:tcPr>
            <w:tcW w:w="7604" w:type="dxa"/>
            <w:gridSpan w:val="6"/>
            <w:tcBorders>
              <w:top w:val="single" w:sz="4" w:space="0" w:color="auto"/>
            </w:tcBorders>
            <w:vAlign w:val="bottom"/>
            <w:tcPrChange w:id="25" w:author="David Döbele" w:date="2022-10-25T20:45:00Z">
              <w:tcPr>
                <w:tcW w:w="7604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A75749F" w14:textId="6E8191CB" w:rsidR="0034491C" w:rsidRPr="0088485C" w:rsidRDefault="0034491C" w:rsidP="0034491C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Ebner Stolz Management Consultants GmbH</w:t>
            </w:r>
          </w:p>
        </w:tc>
        <w:tc>
          <w:tcPr>
            <w:tcW w:w="2893" w:type="dxa"/>
            <w:gridSpan w:val="4"/>
            <w:tcBorders>
              <w:top w:val="single" w:sz="4" w:space="0" w:color="auto"/>
            </w:tcBorders>
            <w:vAlign w:val="bottom"/>
            <w:tcPrChange w:id="26" w:author="David Döbele" w:date="2022-10-25T20:45:00Z">
              <w:tcPr>
                <w:tcW w:w="3311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707ED41" w14:textId="351A543A" w:rsidR="0034491C" w:rsidRPr="0034491C" w:rsidRDefault="0034491C" w:rsidP="0034491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  <w:t>Cologne, DE</w:t>
            </w:r>
          </w:p>
        </w:tc>
      </w:tr>
      <w:tr w:rsidR="0034491C" w:rsidRPr="0034491C" w14:paraId="455E5035" w14:textId="77777777" w:rsidTr="00E820D6">
        <w:trPr>
          <w:trHeight w:val="23"/>
          <w:trPrChange w:id="27" w:author="David Döbele" w:date="2022-10-25T20:45:00Z">
            <w:trPr>
              <w:trHeight w:val="23"/>
            </w:trPr>
          </w:trPrChange>
        </w:trPr>
        <w:tc>
          <w:tcPr>
            <w:tcW w:w="7604" w:type="dxa"/>
            <w:gridSpan w:val="6"/>
            <w:vAlign w:val="bottom"/>
            <w:tcPrChange w:id="28" w:author="David Döbele" w:date="2022-10-25T20:45:00Z">
              <w:tcPr>
                <w:tcW w:w="7604" w:type="dxa"/>
                <w:gridSpan w:val="6"/>
                <w:vAlign w:val="bottom"/>
              </w:tcPr>
            </w:tcPrChange>
          </w:tcPr>
          <w:p w14:paraId="6D28B348" w14:textId="42A196A5" w:rsidR="0034491C" w:rsidRPr="0034491C" w:rsidRDefault="0034491C" w:rsidP="0034491C">
            <w:pPr>
              <w:rPr>
                <w:rFonts w:ascii="Optima" w:hAnsi="Optima"/>
                <w:sz w:val="18"/>
                <w:lang w:val="en-US"/>
              </w:rPr>
            </w:pPr>
            <w:r w:rsidRPr="0034491C">
              <w:rPr>
                <w:rFonts w:ascii="Optima" w:hAnsi="Optima"/>
                <w:sz w:val="18"/>
                <w:lang w:val="en-US"/>
              </w:rPr>
              <w:t>Intern in Management Consulting</w:t>
            </w:r>
            <w:r>
              <w:rPr>
                <w:rFonts w:ascii="Optima" w:hAnsi="Optima"/>
                <w:sz w:val="18"/>
                <w:lang w:val="en-US"/>
              </w:rPr>
              <w:t xml:space="preserve"> (planned)</w:t>
            </w:r>
          </w:p>
        </w:tc>
        <w:tc>
          <w:tcPr>
            <w:tcW w:w="2893" w:type="dxa"/>
            <w:gridSpan w:val="4"/>
            <w:vAlign w:val="bottom"/>
            <w:tcPrChange w:id="29" w:author="David Döbele" w:date="2022-10-25T20:45:00Z">
              <w:tcPr>
                <w:tcW w:w="3311" w:type="dxa"/>
                <w:gridSpan w:val="4"/>
                <w:vAlign w:val="bottom"/>
              </w:tcPr>
            </w:tcPrChange>
          </w:tcPr>
          <w:p w14:paraId="4D72BA35" w14:textId="7828D3AD" w:rsidR="0034491C" w:rsidRPr="0034491C" w:rsidRDefault="0034491C" w:rsidP="0034491C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34491C">
              <w:rPr>
                <w:rFonts w:ascii="Optima" w:hAnsi="Optima"/>
                <w:sz w:val="18"/>
                <w:lang w:val="en-US"/>
              </w:rPr>
              <w:t>02/20</w:t>
            </w:r>
            <w:r>
              <w:rPr>
                <w:rFonts w:ascii="Optima" w:hAnsi="Optima"/>
                <w:sz w:val="18"/>
                <w:lang w:val="en-US"/>
              </w:rPr>
              <w:t>2</w:t>
            </w:r>
            <w:r w:rsidRPr="0034491C">
              <w:rPr>
                <w:rFonts w:ascii="Optima" w:hAnsi="Optima"/>
                <w:sz w:val="18"/>
                <w:lang w:val="en-US"/>
              </w:rPr>
              <w:t>3</w:t>
            </w:r>
            <w:ins w:id="30" w:author="David Döbele" w:date="2022-10-25T20:47:00Z">
              <w:r w:rsidR="00E820D6">
                <w:rPr>
                  <w:rFonts w:ascii="Optima" w:hAnsi="Optima"/>
                  <w:sz w:val="18"/>
                  <w:lang w:val="en-US"/>
                </w:rPr>
                <w:t xml:space="preserve"> – 05/2023</w:t>
              </w:r>
            </w:ins>
          </w:p>
        </w:tc>
      </w:tr>
      <w:tr w:rsidR="0034491C" w:rsidRPr="00EE38DD" w14:paraId="69C47778" w14:textId="77777777" w:rsidTr="00E820D6">
        <w:trPr>
          <w:trHeight w:val="340"/>
          <w:trPrChange w:id="31" w:author="David Döbele" w:date="2022-10-25T20:45:00Z">
            <w:trPr>
              <w:trHeight w:val="340"/>
            </w:trPr>
          </w:trPrChange>
        </w:trPr>
        <w:tc>
          <w:tcPr>
            <w:tcW w:w="7604" w:type="dxa"/>
            <w:gridSpan w:val="6"/>
            <w:vAlign w:val="bottom"/>
            <w:tcPrChange w:id="32" w:author="David Döbele" w:date="2022-10-25T20:45:00Z">
              <w:tcPr>
                <w:tcW w:w="7604" w:type="dxa"/>
                <w:gridSpan w:val="6"/>
                <w:vAlign w:val="bottom"/>
              </w:tcPr>
            </w:tcPrChange>
          </w:tcPr>
          <w:p w14:paraId="2589D199" w14:textId="3F619F49" w:rsidR="004C6CBB" w:rsidRPr="004C6CBB" w:rsidRDefault="004C6CBB" w:rsidP="0034491C">
            <w:pPr>
              <w:pStyle w:val="Ort"/>
              <w:jc w:val="left"/>
              <w:rPr>
                <w:rFonts w:ascii="Optima" w:hAnsi="Optima"/>
                <w:b/>
                <w:smallCaps w:val="0"/>
                <w:sz w:val="23"/>
                <w:szCs w:val="23"/>
              </w:rPr>
            </w:pPr>
            <w:r w:rsidRPr="0088485C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ROCKVIEW GmbH</w:t>
            </w:r>
            <w:r w:rsidRPr="00B839A6">
              <w:rPr>
                <w:rFonts w:ascii="Optima" w:hAnsi="Optima"/>
                <w:b/>
                <w:smallCaps w:val="0"/>
                <w:sz w:val="23"/>
                <w:szCs w:val="23"/>
              </w:rPr>
              <w:t xml:space="preserve"> </w:t>
            </w:r>
          </w:p>
        </w:tc>
        <w:tc>
          <w:tcPr>
            <w:tcW w:w="2893" w:type="dxa"/>
            <w:gridSpan w:val="4"/>
            <w:vAlign w:val="bottom"/>
            <w:tcPrChange w:id="33" w:author="David Döbele" w:date="2022-10-25T20:45:00Z">
              <w:tcPr>
                <w:tcW w:w="3311" w:type="dxa"/>
                <w:gridSpan w:val="4"/>
                <w:vAlign w:val="bottom"/>
              </w:tcPr>
            </w:tcPrChange>
          </w:tcPr>
          <w:p w14:paraId="333A9720" w14:textId="54D30F16" w:rsidR="004C6CBB" w:rsidRPr="00B81112" w:rsidRDefault="0034491C" w:rsidP="0034491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34491C">
              <w:rPr>
                <w:rFonts w:ascii="Optima" w:hAnsi="Optima"/>
                <w:i/>
                <w:smallCaps/>
                <w:sz w:val="23"/>
                <w:szCs w:val="23"/>
              </w:rPr>
              <w:t xml:space="preserve">Remote / </w:t>
            </w:r>
            <w:r>
              <w:rPr>
                <w:rFonts w:ascii="Optima" w:hAnsi="Optima"/>
                <w:i/>
                <w:smallCaps/>
                <w:sz w:val="23"/>
                <w:szCs w:val="23"/>
              </w:rPr>
              <w:t>Hamburg</w:t>
            </w:r>
            <w:r w:rsidRPr="0034491C">
              <w:rPr>
                <w:rFonts w:ascii="Optima" w:hAnsi="Optima"/>
                <w:i/>
                <w:smallCaps/>
                <w:sz w:val="23"/>
                <w:szCs w:val="23"/>
              </w:rPr>
              <w:t>,</w:t>
            </w:r>
            <w:r w:rsidR="006E233D">
              <w:rPr>
                <w:rFonts w:ascii="Optima" w:hAnsi="Optima"/>
                <w:i/>
                <w:smallCaps/>
                <w:sz w:val="23"/>
                <w:szCs w:val="23"/>
              </w:rPr>
              <w:t xml:space="preserve"> DE</w:t>
            </w:r>
          </w:p>
        </w:tc>
      </w:tr>
      <w:tr w:rsidR="006E233D" w:rsidRPr="00EE38DD" w14:paraId="3582B836" w14:textId="77777777" w:rsidTr="00E820D6">
        <w:trPr>
          <w:trHeight w:val="20"/>
          <w:trPrChange w:id="34" w:author="David Döbele" w:date="2022-10-25T20:45:00Z">
            <w:trPr>
              <w:trHeight w:val="20"/>
            </w:trPr>
          </w:trPrChange>
        </w:trPr>
        <w:tc>
          <w:tcPr>
            <w:tcW w:w="7604" w:type="dxa"/>
            <w:gridSpan w:val="6"/>
            <w:vAlign w:val="bottom"/>
            <w:tcPrChange w:id="35" w:author="David Döbele" w:date="2022-10-25T20:45:00Z">
              <w:tcPr>
                <w:tcW w:w="7604" w:type="dxa"/>
                <w:gridSpan w:val="6"/>
                <w:vAlign w:val="bottom"/>
              </w:tcPr>
            </w:tcPrChange>
          </w:tcPr>
          <w:p w14:paraId="7EE76B17" w14:textId="4D32CD1D" w:rsidR="004C6CBB" w:rsidRPr="00CA493E" w:rsidRDefault="001259A2" w:rsidP="0034491C">
            <w:pPr>
              <w:rPr>
                <w:rFonts w:ascii="Optima" w:hAnsi="Optima"/>
                <w:sz w:val="18"/>
                <w:lang w:val="en-US"/>
              </w:rPr>
            </w:pPr>
            <w:r w:rsidRPr="00CA493E">
              <w:rPr>
                <w:rFonts w:ascii="Optima" w:hAnsi="Optima"/>
                <w:sz w:val="18"/>
                <w:lang w:val="en-US"/>
              </w:rPr>
              <w:t>Working student in s</w:t>
            </w:r>
            <w:r>
              <w:rPr>
                <w:rFonts w:ascii="Optima" w:hAnsi="Optima"/>
                <w:sz w:val="18"/>
                <w:lang w:val="en-US"/>
              </w:rPr>
              <w:t>trategy consulting</w:t>
            </w:r>
          </w:p>
        </w:tc>
        <w:tc>
          <w:tcPr>
            <w:tcW w:w="2893" w:type="dxa"/>
            <w:gridSpan w:val="4"/>
            <w:vAlign w:val="bottom"/>
            <w:tcPrChange w:id="36" w:author="David Döbele" w:date="2022-10-25T20:45:00Z">
              <w:tcPr>
                <w:tcW w:w="3311" w:type="dxa"/>
                <w:gridSpan w:val="4"/>
                <w:vAlign w:val="bottom"/>
              </w:tcPr>
            </w:tcPrChange>
          </w:tcPr>
          <w:p w14:paraId="0F045D7A" w14:textId="31571253" w:rsidR="004C6CBB" w:rsidRPr="00B81112" w:rsidRDefault="00276ACB" w:rsidP="0034491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276ACB">
              <w:rPr>
                <w:rFonts w:ascii="Optima" w:hAnsi="Optima"/>
                <w:sz w:val="18"/>
                <w:lang w:val="en-US"/>
              </w:rPr>
              <w:t>10/2022</w:t>
            </w:r>
            <w:r w:rsidR="0034491C">
              <w:rPr>
                <w:rFonts w:ascii="Optima" w:hAnsi="Optima"/>
                <w:sz w:val="18"/>
                <w:lang w:val="en-US"/>
              </w:rPr>
              <w:t xml:space="preserve"> - today </w:t>
            </w:r>
          </w:p>
        </w:tc>
      </w:tr>
      <w:tr w:rsidR="0034491C" w:rsidRPr="00E820D6" w14:paraId="323912C7" w14:textId="77777777" w:rsidTr="00E820D6">
        <w:trPr>
          <w:trHeight w:val="267"/>
          <w:trPrChange w:id="37" w:author="David Döbele" w:date="2022-10-25T20:45:00Z">
            <w:trPr>
              <w:trHeight w:val="267"/>
            </w:trPr>
          </w:trPrChange>
        </w:trPr>
        <w:tc>
          <w:tcPr>
            <w:tcW w:w="7604" w:type="dxa"/>
            <w:gridSpan w:val="6"/>
            <w:vAlign w:val="bottom"/>
            <w:tcPrChange w:id="38" w:author="David Döbele" w:date="2022-10-25T20:45:00Z">
              <w:tcPr>
                <w:tcW w:w="7604" w:type="dxa"/>
                <w:gridSpan w:val="6"/>
                <w:vAlign w:val="bottom"/>
              </w:tcPr>
            </w:tcPrChange>
          </w:tcPr>
          <w:p w14:paraId="31FC5B78" w14:textId="548AAC33" w:rsidR="004C6CBB" w:rsidRPr="00CA493E" w:rsidRDefault="0034491C" w:rsidP="0034491C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  <w:lang w:val="en-US"/>
              </w:rPr>
              <w:t>D</w:t>
            </w:r>
            <w:r w:rsidR="00CA493E">
              <w:rPr>
                <w:rFonts w:ascii="Optima" w:hAnsi="Optima"/>
                <w:sz w:val="18"/>
                <w:szCs w:val="18"/>
                <w:lang w:val="en-US"/>
              </w:rPr>
              <w:t>evelop</w:t>
            </w:r>
            <w:r>
              <w:rPr>
                <w:rFonts w:ascii="Optima" w:hAnsi="Optima"/>
                <w:sz w:val="18"/>
                <w:szCs w:val="18"/>
                <w:lang w:val="en-US"/>
              </w:rPr>
              <w:t>ing</w:t>
            </w:r>
            <w:r w:rsidR="000C73B8" w:rsidRPr="00CA493E">
              <w:rPr>
                <w:rFonts w:ascii="Optima" w:hAnsi="Optima"/>
                <w:sz w:val="18"/>
                <w:szCs w:val="18"/>
                <w:lang w:val="en-US"/>
              </w:rPr>
              <w:t xml:space="preserve"> market analyzes and statistics in the banking and financial sector</w:t>
            </w:r>
          </w:p>
          <w:p w14:paraId="3E786D30" w14:textId="5A94110F" w:rsidR="004C6CBB" w:rsidRPr="00CA493E" w:rsidRDefault="0034491C" w:rsidP="0034491C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  <w:lang w:val="en-US"/>
              </w:rPr>
              <w:t>C</w:t>
            </w:r>
            <w:r w:rsidR="00CA493E">
              <w:rPr>
                <w:rFonts w:ascii="Optima" w:hAnsi="Optima"/>
                <w:sz w:val="18"/>
                <w:szCs w:val="18"/>
                <w:lang w:val="en-US"/>
              </w:rPr>
              <w:t>rea</w:t>
            </w:r>
            <w:r>
              <w:rPr>
                <w:rFonts w:ascii="Optima" w:hAnsi="Optima"/>
                <w:sz w:val="18"/>
                <w:szCs w:val="18"/>
                <w:lang w:val="en-US"/>
              </w:rPr>
              <w:t>ting</w:t>
            </w:r>
            <w:r w:rsidR="00CA493E">
              <w:rPr>
                <w:rFonts w:ascii="Optima" w:hAnsi="Optima"/>
                <w:sz w:val="18"/>
                <w:szCs w:val="18"/>
                <w:lang w:val="en-US"/>
              </w:rPr>
              <w:t xml:space="preserve"> </w:t>
            </w:r>
            <w:r w:rsidR="000C73B8" w:rsidRPr="00CA493E">
              <w:rPr>
                <w:rFonts w:ascii="Optima" w:hAnsi="Optima"/>
                <w:sz w:val="18"/>
                <w:szCs w:val="18"/>
                <w:lang w:val="en-US"/>
              </w:rPr>
              <w:t>research and data-based evaluations</w:t>
            </w:r>
          </w:p>
        </w:tc>
        <w:tc>
          <w:tcPr>
            <w:tcW w:w="2893" w:type="dxa"/>
            <w:gridSpan w:val="4"/>
            <w:vAlign w:val="bottom"/>
            <w:tcPrChange w:id="39" w:author="David Döbele" w:date="2022-10-25T20:45:00Z">
              <w:tcPr>
                <w:tcW w:w="3311" w:type="dxa"/>
                <w:gridSpan w:val="4"/>
                <w:vAlign w:val="bottom"/>
              </w:tcPr>
            </w:tcPrChange>
          </w:tcPr>
          <w:p w14:paraId="2D019EE2" w14:textId="77777777" w:rsidR="004C6CBB" w:rsidRPr="00CA493E" w:rsidRDefault="004C6CBB" w:rsidP="0034491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</w:pPr>
          </w:p>
        </w:tc>
      </w:tr>
      <w:tr w:rsidR="006E233D" w:rsidRPr="00EE38DD" w14:paraId="127C64E2" w14:textId="77777777" w:rsidTr="00E820D6">
        <w:trPr>
          <w:trHeight w:val="340"/>
          <w:trPrChange w:id="40" w:author="David Döbele" w:date="2022-10-25T20:45:00Z">
            <w:trPr>
              <w:trHeight w:val="340"/>
            </w:trPr>
          </w:trPrChange>
        </w:trPr>
        <w:tc>
          <w:tcPr>
            <w:tcW w:w="7604" w:type="dxa"/>
            <w:gridSpan w:val="6"/>
            <w:vAlign w:val="bottom"/>
            <w:tcPrChange w:id="41" w:author="David Döbele" w:date="2022-10-25T20:45:00Z">
              <w:tcPr>
                <w:tcW w:w="7604" w:type="dxa"/>
                <w:gridSpan w:val="6"/>
                <w:vAlign w:val="bottom"/>
              </w:tcPr>
            </w:tcPrChange>
          </w:tcPr>
          <w:p w14:paraId="38F27285" w14:textId="3A2DB2CA" w:rsidR="00E55D90" w:rsidRPr="00276ACB" w:rsidRDefault="00B30B5A" w:rsidP="0034491C">
            <w:pPr>
              <w:rPr>
                <w:rFonts w:ascii="Optima" w:hAnsi="Optima"/>
                <w:sz w:val="23"/>
                <w:szCs w:val="23"/>
                <w:lang w:val="en-US"/>
              </w:rPr>
            </w:pPr>
            <w:proofErr w:type="spellStart"/>
            <w:r w:rsidRPr="00276ACB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Consileon</w:t>
            </w:r>
            <w:proofErr w:type="spellEnd"/>
            <w:r w:rsidRPr="00276ACB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Business Consultancy</w:t>
            </w:r>
            <w:r w:rsidR="00DD5C3C" w:rsidRPr="00276ACB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2893" w:type="dxa"/>
            <w:gridSpan w:val="4"/>
            <w:vAlign w:val="bottom"/>
            <w:tcPrChange w:id="42" w:author="David Döbele" w:date="2022-10-25T20:45:00Z">
              <w:tcPr>
                <w:tcW w:w="3311" w:type="dxa"/>
                <w:gridSpan w:val="4"/>
                <w:vAlign w:val="bottom"/>
              </w:tcPr>
            </w:tcPrChange>
          </w:tcPr>
          <w:p w14:paraId="4820196E" w14:textId="6BD8B5D9" w:rsidR="00E55D90" w:rsidRPr="00B81112" w:rsidRDefault="00B30B5A" w:rsidP="0034491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i/>
                <w:smallCaps/>
                <w:sz w:val="23"/>
                <w:szCs w:val="23"/>
              </w:rPr>
              <w:t>Remote</w:t>
            </w:r>
            <w:r w:rsidR="006E233D">
              <w:rPr>
                <w:rFonts w:ascii="Optima" w:hAnsi="Optima"/>
                <w:i/>
                <w:smallCaps/>
                <w:sz w:val="23"/>
                <w:szCs w:val="23"/>
              </w:rPr>
              <w:t>, DE</w:t>
            </w:r>
          </w:p>
        </w:tc>
      </w:tr>
      <w:tr w:rsidR="006E233D" w:rsidRPr="00EE38DD" w14:paraId="335D84E9" w14:textId="77777777" w:rsidTr="00E820D6">
        <w:trPr>
          <w:trHeight w:val="20"/>
          <w:trPrChange w:id="43" w:author="David Döbele" w:date="2022-10-25T20:45:00Z">
            <w:trPr>
              <w:trHeight w:val="20"/>
            </w:trPr>
          </w:trPrChange>
        </w:trPr>
        <w:tc>
          <w:tcPr>
            <w:tcW w:w="8855" w:type="dxa"/>
            <w:gridSpan w:val="9"/>
            <w:vAlign w:val="bottom"/>
            <w:tcPrChange w:id="44" w:author="David Döbele" w:date="2022-10-25T20:45:00Z">
              <w:tcPr>
                <w:tcW w:w="8855" w:type="dxa"/>
                <w:gridSpan w:val="9"/>
                <w:vAlign w:val="bottom"/>
              </w:tcPr>
            </w:tcPrChange>
          </w:tcPr>
          <w:p w14:paraId="20B1570F" w14:textId="5401692A" w:rsidR="00835563" w:rsidRPr="00B81112" w:rsidRDefault="000C73B8" w:rsidP="0034491C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Intern</w:t>
            </w:r>
            <w:r w:rsidRPr="004D3155">
              <w:rPr>
                <w:rFonts w:ascii="Optima" w:hAnsi="Optima"/>
                <w:sz w:val="18"/>
                <w:lang w:val="en-US"/>
              </w:rPr>
              <w:t xml:space="preserve"> i</w:t>
            </w:r>
            <w:r>
              <w:rPr>
                <w:rFonts w:ascii="Optima" w:hAnsi="Optima"/>
                <w:sz w:val="18"/>
                <w:lang w:val="en-US"/>
              </w:rPr>
              <w:t>n</w:t>
            </w:r>
            <w:r w:rsidRPr="004D3155">
              <w:rPr>
                <w:rFonts w:ascii="Optima" w:hAnsi="Optima"/>
                <w:sz w:val="18"/>
                <w:lang w:val="en-US"/>
              </w:rPr>
              <w:t xml:space="preserve"> Healthcare Business Consulting</w:t>
            </w:r>
            <w:r>
              <w:rPr>
                <w:rFonts w:ascii="Optima" w:hAnsi="Optima"/>
                <w:sz w:val="18"/>
                <w:lang w:val="en-US"/>
              </w:rPr>
              <w:t xml:space="preserve"> and Business Development</w:t>
            </w:r>
          </w:p>
        </w:tc>
        <w:tc>
          <w:tcPr>
            <w:tcW w:w="1642" w:type="dxa"/>
            <w:vAlign w:val="bottom"/>
            <w:tcPrChange w:id="45" w:author="David Döbele" w:date="2022-10-25T20:45:00Z">
              <w:tcPr>
                <w:tcW w:w="2060" w:type="dxa"/>
                <w:vAlign w:val="bottom"/>
              </w:tcPr>
            </w:tcPrChange>
          </w:tcPr>
          <w:p w14:paraId="0475B997" w14:textId="1C2448C5" w:rsidR="00E55D90" w:rsidRPr="00B81112" w:rsidRDefault="00B30B5A" w:rsidP="0034491C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  <w:lang w:val="en-US"/>
              </w:rPr>
              <w:t>06</w:t>
            </w:r>
            <w:r w:rsidR="00E55D90" w:rsidRPr="00B81112">
              <w:rPr>
                <w:rFonts w:ascii="Optima" w:hAnsi="Optima"/>
                <w:sz w:val="18"/>
                <w:lang w:val="en-US"/>
              </w:rPr>
              <w:t>/20</w:t>
            </w:r>
            <w:r w:rsidRPr="00B81112">
              <w:rPr>
                <w:rFonts w:ascii="Optima" w:hAnsi="Optima"/>
                <w:sz w:val="18"/>
                <w:lang w:val="en-US"/>
              </w:rPr>
              <w:t>22</w:t>
            </w:r>
            <w:r w:rsidR="00E55D90" w:rsidRPr="00B81112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="0034491C">
              <w:rPr>
                <w:rFonts w:ascii="Optima" w:hAnsi="Optima"/>
                <w:sz w:val="18"/>
                <w:lang w:val="en-US"/>
              </w:rPr>
              <w:t>09/2022</w:t>
            </w:r>
          </w:p>
        </w:tc>
      </w:tr>
      <w:tr w:rsidR="0034491C" w:rsidRPr="00E820D6" w14:paraId="54C3D64C" w14:textId="77777777" w:rsidTr="00E820D6">
        <w:trPr>
          <w:trHeight w:val="18"/>
          <w:trPrChange w:id="46" w:author="David Döbele" w:date="2022-10-25T20:45:00Z">
            <w:trPr>
              <w:trHeight w:val="18"/>
            </w:trPr>
          </w:trPrChange>
        </w:trPr>
        <w:tc>
          <w:tcPr>
            <w:tcW w:w="10497" w:type="dxa"/>
            <w:gridSpan w:val="10"/>
            <w:vAlign w:val="bottom"/>
            <w:tcPrChange w:id="47" w:author="David Döbele" w:date="2022-10-25T20:45:00Z">
              <w:tcPr>
                <w:tcW w:w="10915" w:type="dxa"/>
                <w:gridSpan w:val="10"/>
                <w:vAlign w:val="bottom"/>
              </w:tcPr>
            </w:tcPrChange>
          </w:tcPr>
          <w:p w14:paraId="4C21AC37" w14:textId="7D5F4263" w:rsidR="000C73B8" w:rsidRPr="00CA493E" w:rsidRDefault="000C73B8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 w:rsidRPr="00CA493E">
              <w:rPr>
                <w:rFonts w:ascii="Optima" w:hAnsi="Optima"/>
                <w:i/>
                <w:sz w:val="18"/>
                <w:lang w:val="en-US"/>
              </w:rPr>
              <w:t>Creat</w:t>
            </w:r>
            <w:r w:rsidR="0034491C">
              <w:rPr>
                <w:rFonts w:ascii="Optima" w:hAnsi="Optima"/>
                <w:i/>
                <w:sz w:val="18"/>
                <w:lang w:val="en-US"/>
              </w:rPr>
              <w:t>ed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 xml:space="preserve"> eight different publications and research in the field of healthcare</w:t>
            </w:r>
          </w:p>
          <w:p w14:paraId="42D8917F" w14:textId="437BB516" w:rsidR="000C73B8" w:rsidRPr="00CA493E" w:rsidRDefault="000C73B8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 w:rsidRPr="00CA493E">
              <w:rPr>
                <w:rFonts w:ascii="Optima" w:hAnsi="Optima"/>
                <w:i/>
                <w:sz w:val="18"/>
                <w:lang w:val="en-US"/>
              </w:rPr>
              <w:t>Support</w:t>
            </w:r>
            <w:r w:rsidR="0034491C">
              <w:rPr>
                <w:rFonts w:ascii="Optima" w:hAnsi="Optima"/>
                <w:i/>
                <w:sz w:val="18"/>
                <w:lang w:val="en-US"/>
              </w:rPr>
              <w:t>ed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 xml:space="preserve"> </w:t>
            </w:r>
            <w:r w:rsidR="00ED79C7">
              <w:rPr>
                <w:rFonts w:ascii="Optima" w:hAnsi="Optima"/>
                <w:i/>
                <w:sz w:val="18"/>
                <w:lang w:val="en-US"/>
              </w:rPr>
              <w:t>the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 xml:space="preserve"> winning </w:t>
            </w:r>
            <w:r w:rsidR="00ED79C7">
              <w:rPr>
                <w:rFonts w:ascii="Optima" w:hAnsi="Optima"/>
                <w:i/>
                <w:sz w:val="18"/>
                <w:lang w:val="en-US"/>
              </w:rPr>
              <w:t xml:space="preserve">of 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 xml:space="preserve">new customer projects via </w:t>
            </w:r>
            <w:del w:id="48" w:author="David Döbele" w:date="2022-10-25T20:46:00Z">
              <w:r w:rsidRPr="00E820D6" w:rsidDel="00E820D6">
                <w:rPr>
                  <w:rFonts w:ascii="Optima" w:hAnsi="Optima"/>
                  <w:i/>
                  <w:color w:val="000000" w:themeColor="text1"/>
                  <w:sz w:val="18"/>
                  <w:lang w:val="en-US"/>
                  <w:rPrChange w:id="49" w:author="David Döbele" w:date="2022-10-25T20:46:00Z">
                    <w:rPr>
                      <w:rFonts w:ascii="Optima" w:hAnsi="Optima"/>
                      <w:i/>
                      <w:color w:val="FF0000"/>
                      <w:sz w:val="18"/>
                      <w:lang w:val="en-US"/>
                    </w:rPr>
                  </w:rPrChange>
                </w:rPr>
                <w:delText xml:space="preserve">tenders </w:delText>
              </w:r>
            </w:del>
            <w:ins w:id="50" w:author="David Döbele" w:date="2022-10-25T20:46:00Z">
              <w:r w:rsidR="00E820D6" w:rsidRPr="00E820D6">
                <w:rPr>
                  <w:rFonts w:ascii="Optima" w:hAnsi="Optima"/>
                  <w:i/>
                  <w:color w:val="000000" w:themeColor="text1"/>
                  <w:sz w:val="18"/>
                  <w:lang w:val="en-US"/>
                  <w:rPrChange w:id="51" w:author="David Döbele" w:date="2022-10-25T20:46:00Z">
                    <w:rPr>
                      <w:rFonts w:ascii="Optima" w:hAnsi="Optima"/>
                      <w:i/>
                      <w:color w:val="FF0000"/>
                      <w:sz w:val="18"/>
                      <w:lang w:val="en-US"/>
                    </w:rPr>
                  </w:rPrChange>
                </w:rPr>
                <w:t>public listings</w:t>
              </w:r>
              <w:r w:rsidR="00E820D6" w:rsidRPr="00E820D6">
                <w:rPr>
                  <w:rFonts w:ascii="Optima" w:hAnsi="Optima"/>
                  <w:i/>
                  <w:color w:val="000000" w:themeColor="text1"/>
                  <w:sz w:val="18"/>
                  <w:lang w:val="en-US"/>
                  <w:rPrChange w:id="52" w:author="David Döbele" w:date="2022-10-25T20:46:00Z">
                    <w:rPr>
                      <w:rFonts w:ascii="Optima" w:hAnsi="Optima"/>
                      <w:i/>
                      <w:color w:val="FF0000"/>
                      <w:sz w:val="18"/>
                      <w:lang w:val="en-US"/>
                    </w:rPr>
                  </w:rPrChange>
                </w:rPr>
                <w:t xml:space="preserve"> </w:t>
              </w:r>
            </w:ins>
          </w:p>
          <w:p w14:paraId="095294F9" w14:textId="196FDCD0" w:rsidR="000C73B8" w:rsidRPr="00CA493E" w:rsidRDefault="000C73B8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 w:rsidRPr="00CA493E">
              <w:rPr>
                <w:rFonts w:ascii="Optima" w:hAnsi="Optima"/>
                <w:i/>
                <w:sz w:val="18"/>
                <w:lang w:val="en-US"/>
              </w:rPr>
              <w:t>Creat</w:t>
            </w:r>
            <w:r w:rsidR="0034491C">
              <w:rPr>
                <w:rFonts w:ascii="Optima" w:hAnsi="Optima"/>
                <w:i/>
                <w:sz w:val="18"/>
                <w:lang w:val="en-US"/>
              </w:rPr>
              <w:t>ed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 xml:space="preserve"> three presentations to introduce potential customers for internal management presentations</w:t>
            </w:r>
          </w:p>
          <w:p w14:paraId="4029D425" w14:textId="5CBC8C0C" w:rsidR="000C73B8" w:rsidRPr="00CA493E" w:rsidRDefault="000C73B8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 w:rsidRPr="00CA493E">
              <w:rPr>
                <w:rFonts w:ascii="Optima" w:hAnsi="Optima"/>
                <w:i/>
                <w:sz w:val="18"/>
                <w:lang w:val="en-US"/>
              </w:rPr>
              <w:t>Automat</w:t>
            </w:r>
            <w:r w:rsidR="0034491C">
              <w:rPr>
                <w:rFonts w:ascii="Optima" w:hAnsi="Optima"/>
                <w:i/>
                <w:sz w:val="18"/>
                <w:lang w:val="en-US"/>
              </w:rPr>
              <w:t>ed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>, updat</w:t>
            </w:r>
            <w:r w:rsidR="0034491C">
              <w:rPr>
                <w:rFonts w:ascii="Optima" w:hAnsi="Optima"/>
                <w:i/>
                <w:sz w:val="18"/>
                <w:lang w:val="en-US"/>
              </w:rPr>
              <w:t>ed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 xml:space="preserve"> and maintai</w:t>
            </w:r>
            <w:r>
              <w:rPr>
                <w:rFonts w:ascii="Optima" w:hAnsi="Optima"/>
                <w:i/>
                <w:sz w:val="18"/>
                <w:lang w:val="en-US"/>
              </w:rPr>
              <w:t>n</w:t>
            </w:r>
            <w:r w:rsidR="0034491C">
              <w:rPr>
                <w:rFonts w:ascii="Optima" w:hAnsi="Optima"/>
                <w:i/>
                <w:sz w:val="18"/>
                <w:lang w:val="en-US"/>
              </w:rPr>
              <w:t>ed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 xml:space="preserve"> an Excel file for time tracking</w:t>
            </w:r>
          </w:p>
          <w:p w14:paraId="6DD9BA0F" w14:textId="4855972E" w:rsidR="00722809" w:rsidRPr="00CA493E" w:rsidRDefault="000C73B8" w:rsidP="0034491C">
            <w:pPr>
              <w:pStyle w:val="Beschreibung"/>
              <w:numPr>
                <w:ilvl w:val="0"/>
                <w:numId w:val="24"/>
              </w:numPr>
              <w:rPr>
                <w:lang w:val="en-US"/>
              </w:rPr>
            </w:pPr>
            <w:r w:rsidRPr="00CA493E">
              <w:rPr>
                <w:rFonts w:ascii="Optima" w:hAnsi="Optima"/>
                <w:i/>
                <w:sz w:val="18"/>
                <w:lang w:val="en-US"/>
              </w:rPr>
              <w:t>Develop</w:t>
            </w:r>
            <w:r w:rsidR="0034491C">
              <w:rPr>
                <w:rFonts w:ascii="Optima" w:hAnsi="Optima"/>
                <w:i/>
                <w:sz w:val="18"/>
                <w:lang w:val="en-US"/>
              </w:rPr>
              <w:t>ed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 xml:space="preserve"> an Excel template to optimize the digital due diligence approach</w:t>
            </w:r>
          </w:p>
        </w:tc>
      </w:tr>
      <w:tr w:rsidR="0034491C" w:rsidRPr="00EE38DD" w14:paraId="414B4085" w14:textId="77777777" w:rsidTr="00E820D6">
        <w:trPr>
          <w:trHeight w:val="510"/>
          <w:trPrChange w:id="53" w:author="David Döbele" w:date="2022-10-25T20:45:00Z">
            <w:trPr>
              <w:trHeight w:val="510"/>
            </w:trPr>
          </w:trPrChange>
        </w:trPr>
        <w:tc>
          <w:tcPr>
            <w:tcW w:w="10497" w:type="dxa"/>
            <w:gridSpan w:val="10"/>
            <w:tcBorders>
              <w:bottom w:val="single" w:sz="4" w:space="0" w:color="auto"/>
            </w:tcBorders>
            <w:vAlign w:val="bottom"/>
            <w:tcPrChange w:id="54" w:author="David Döbele" w:date="2022-10-25T20:45:00Z">
              <w:tcPr>
                <w:tcW w:w="10915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53E4FB05" w:rsidR="00E55D90" w:rsidRPr="00B81112" w:rsidRDefault="0034491C" w:rsidP="0034491C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r w:rsidRPr="0034491C">
              <w:rPr>
                <w:rFonts w:ascii="Optima" w:hAnsi="Optima"/>
                <w:sz w:val="28"/>
              </w:rPr>
              <w:t xml:space="preserve">Extra-curricular </w:t>
            </w:r>
            <w:del w:id="55" w:author="David Döbele" w:date="2022-10-25T20:46:00Z">
              <w:r w:rsidRPr="0034491C" w:rsidDel="00E820D6">
                <w:rPr>
                  <w:rFonts w:ascii="Optima" w:hAnsi="Optima"/>
                  <w:sz w:val="28"/>
                </w:rPr>
                <w:delText>activities</w:delText>
              </w:r>
            </w:del>
            <w:proofErr w:type="spellStart"/>
            <w:ins w:id="56" w:author="David Döbele" w:date="2022-10-25T20:46:00Z">
              <w:r w:rsidR="00E820D6">
                <w:rPr>
                  <w:rFonts w:ascii="Optima" w:hAnsi="Optima"/>
                  <w:sz w:val="28"/>
                </w:rPr>
                <w:t>A</w:t>
              </w:r>
              <w:r w:rsidR="00E820D6" w:rsidRPr="0034491C">
                <w:rPr>
                  <w:rFonts w:ascii="Optima" w:hAnsi="Optima"/>
                  <w:sz w:val="28"/>
                </w:rPr>
                <w:t>ctivities</w:t>
              </w:r>
            </w:ins>
            <w:proofErr w:type="spellEnd"/>
          </w:p>
        </w:tc>
      </w:tr>
      <w:tr w:rsidR="0034491C" w:rsidRPr="00EE38DD" w14:paraId="74251178" w14:textId="77777777" w:rsidTr="00E820D6">
        <w:trPr>
          <w:trHeight w:val="340"/>
          <w:trPrChange w:id="57" w:author="David Döbele" w:date="2022-10-25T20:45:00Z">
            <w:trPr>
              <w:trHeight w:val="340"/>
            </w:trPr>
          </w:trPrChange>
        </w:trPr>
        <w:tc>
          <w:tcPr>
            <w:tcW w:w="6440" w:type="dxa"/>
            <w:gridSpan w:val="4"/>
            <w:tcBorders>
              <w:top w:val="single" w:sz="4" w:space="0" w:color="auto"/>
            </w:tcBorders>
            <w:vAlign w:val="bottom"/>
            <w:tcPrChange w:id="58" w:author="David Döbele" w:date="2022-10-25T20:45:00Z">
              <w:tcPr>
                <w:tcW w:w="6440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5F3752B9" w:rsidR="00E55D90" w:rsidRPr="00B81112" w:rsidRDefault="00F005AC" w:rsidP="0034491C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180 Degree</w:t>
            </w:r>
            <w:r w:rsidR="00E31A9D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s</w:t>
            </w:r>
            <w:r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Consulting</w:t>
            </w:r>
            <w:r w:rsidR="00E55D90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r w:rsidR="004E7516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Hamburg</w:t>
            </w:r>
          </w:p>
        </w:tc>
        <w:tc>
          <w:tcPr>
            <w:tcW w:w="4057" w:type="dxa"/>
            <w:gridSpan w:val="6"/>
            <w:tcBorders>
              <w:top w:val="single" w:sz="4" w:space="0" w:color="auto"/>
            </w:tcBorders>
            <w:vAlign w:val="bottom"/>
            <w:tcPrChange w:id="59" w:author="David Döbele" w:date="2022-10-25T20:45:00Z">
              <w:tcPr>
                <w:tcW w:w="4475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545B257C" w:rsidR="00E55D90" w:rsidRPr="00B81112" w:rsidRDefault="00F005AC" w:rsidP="0034491C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B81112">
              <w:rPr>
                <w:rFonts w:ascii="Optima" w:hAnsi="Optima"/>
                <w:sz w:val="23"/>
                <w:szCs w:val="23"/>
              </w:rPr>
              <w:t>Remote</w:t>
            </w:r>
            <w:r w:rsidR="004E7516" w:rsidRPr="00B81112">
              <w:rPr>
                <w:rFonts w:ascii="Optima" w:hAnsi="Optima"/>
                <w:sz w:val="23"/>
                <w:szCs w:val="23"/>
              </w:rPr>
              <w:t xml:space="preserve"> / Hamburg</w:t>
            </w:r>
            <w:r w:rsidR="006E233D">
              <w:rPr>
                <w:rFonts w:ascii="Optima" w:hAnsi="Optima"/>
                <w:sz w:val="23"/>
                <w:szCs w:val="23"/>
              </w:rPr>
              <w:t>, DE</w:t>
            </w:r>
          </w:p>
        </w:tc>
      </w:tr>
      <w:tr w:rsidR="006E233D" w:rsidRPr="00EE38DD" w14:paraId="4F59C612" w14:textId="77777777" w:rsidTr="00E820D6">
        <w:trPr>
          <w:trHeight w:val="20"/>
          <w:trPrChange w:id="60" w:author="David Döbele" w:date="2022-10-25T20:45:00Z">
            <w:trPr>
              <w:trHeight w:val="20"/>
            </w:trPr>
          </w:trPrChange>
        </w:trPr>
        <w:tc>
          <w:tcPr>
            <w:tcW w:w="7935" w:type="dxa"/>
            <w:gridSpan w:val="7"/>
            <w:vAlign w:val="bottom"/>
            <w:tcPrChange w:id="61" w:author="David Döbele" w:date="2022-10-25T20:45:00Z">
              <w:tcPr>
                <w:tcW w:w="7935" w:type="dxa"/>
                <w:gridSpan w:val="7"/>
                <w:vAlign w:val="bottom"/>
              </w:tcPr>
            </w:tcPrChange>
          </w:tcPr>
          <w:p w14:paraId="32F07601" w14:textId="7EAC0E56" w:rsidR="00E55D90" w:rsidRPr="007315CA" w:rsidRDefault="00CA493E" w:rsidP="0034491C">
            <w:pPr>
              <w:pStyle w:val="Beschreibung"/>
              <w:rPr>
                <w:rFonts w:ascii="Optima" w:hAnsi="Optima"/>
                <w:sz w:val="18"/>
                <w:lang w:val="en-US"/>
              </w:rPr>
            </w:pPr>
            <w:r w:rsidRPr="00B941AF">
              <w:rPr>
                <w:rFonts w:ascii="Optima" w:hAnsi="Optima"/>
                <w:sz w:val="18"/>
                <w:lang w:val="en-US"/>
              </w:rPr>
              <w:t xml:space="preserve">Active </w:t>
            </w:r>
            <w:r w:rsidR="003E5FC0">
              <w:rPr>
                <w:rFonts w:ascii="Optima" w:hAnsi="Optima"/>
                <w:sz w:val="18"/>
                <w:lang w:val="en-US"/>
              </w:rPr>
              <w:t>M</w:t>
            </w:r>
            <w:r w:rsidRPr="00B941AF">
              <w:rPr>
                <w:rFonts w:ascii="Optima" w:hAnsi="Optima"/>
                <w:sz w:val="18"/>
                <w:lang w:val="en-US"/>
              </w:rPr>
              <w:t xml:space="preserve">ember of the largest </w:t>
            </w:r>
            <w:r w:rsidR="003E5FC0">
              <w:rPr>
                <w:rFonts w:ascii="Optima" w:hAnsi="Optima"/>
                <w:sz w:val="18"/>
                <w:lang w:val="en-US"/>
              </w:rPr>
              <w:t>S</w:t>
            </w:r>
            <w:r w:rsidRPr="00B941AF">
              <w:rPr>
                <w:rFonts w:ascii="Optima" w:hAnsi="Optima"/>
                <w:sz w:val="18"/>
                <w:lang w:val="en-US"/>
              </w:rPr>
              <w:t xml:space="preserve">tudent </w:t>
            </w:r>
            <w:r w:rsidR="003E5FC0">
              <w:rPr>
                <w:rFonts w:ascii="Optima" w:hAnsi="Optima"/>
                <w:sz w:val="18"/>
                <w:lang w:val="en-US"/>
              </w:rPr>
              <w:t>M</w:t>
            </w:r>
            <w:r w:rsidRPr="00B941AF">
              <w:rPr>
                <w:rFonts w:ascii="Optima" w:hAnsi="Optima"/>
                <w:sz w:val="18"/>
                <w:lang w:val="en-US"/>
              </w:rPr>
              <w:t xml:space="preserve">anagement </w:t>
            </w:r>
            <w:r w:rsidR="003E5FC0">
              <w:rPr>
                <w:rFonts w:ascii="Optima" w:hAnsi="Optima"/>
                <w:sz w:val="18"/>
                <w:lang w:val="en-US"/>
              </w:rPr>
              <w:t>C</w:t>
            </w:r>
            <w:r w:rsidRPr="00B941AF">
              <w:rPr>
                <w:rFonts w:ascii="Optima" w:hAnsi="Optima"/>
                <w:sz w:val="18"/>
                <w:lang w:val="en-US"/>
              </w:rPr>
              <w:t>onsultancy worldwide</w:t>
            </w:r>
          </w:p>
        </w:tc>
        <w:tc>
          <w:tcPr>
            <w:tcW w:w="2562" w:type="dxa"/>
            <w:gridSpan w:val="3"/>
            <w:vAlign w:val="bottom"/>
            <w:tcPrChange w:id="62" w:author="David Döbele" w:date="2022-10-25T20:45:00Z">
              <w:tcPr>
                <w:tcW w:w="2980" w:type="dxa"/>
                <w:gridSpan w:val="3"/>
                <w:vAlign w:val="bottom"/>
              </w:tcPr>
            </w:tcPrChange>
          </w:tcPr>
          <w:p w14:paraId="45DD2178" w14:textId="1BD3D6CF" w:rsidR="00E55D90" w:rsidRPr="00B81112" w:rsidRDefault="00E55D90" w:rsidP="0034491C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  <w:lang w:val="en-US"/>
              </w:rPr>
              <w:t>0</w:t>
            </w:r>
            <w:r w:rsidR="00F005AC" w:rsidRPr="00B81112">
              <w:rPr>
                <w:rFonts w:ascii="Optima" w:hAnsi="Optima"/>
                <w:sz w:val="18"/>
                <w:lang w:val="en-US"/>
              </w:rPr>
              <w:t>5</w:t>
            </w:r>
            <w:r w:rsidRPr="00B81112">
              <w:rPr>
                <w:rFonts w:ascii="Optima" w:hAnsi="Optima"/>
                <w:sz w:val="18"/>
                <w:lang w:val="en-US"/>
              </w:rPr>
              <w:t>/20</w:t>
            </w:r>
            <w:r w:rsidR="00F005AC" w:rsidRPr="00B81112">
              <w:rPr>
                <w:rFonts w:ascii="Optima" w:hAnsi="Optima"/>
                <w:sz w:val="18"/>
                <w:lang w:val="en-US"/>
              </w:rPr>
              <w:t>22</w:t>
            </w:r>
            <w:r w:rsidRPr="00B81112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="00CA493E">
              <w:rPr>
                <w:rFonts w:ascii="Optima" w:hAnsi="Optima"/>
                <w:sz w:val="18"/>
                <w:lang w:val="en-US"/>
              </w:rPr>
              <w:t>today</w:t>
            </w:r>
          </w:p>
        </w:tc>
      </w:tr>
      <w:tr w:rsidR="0034491C" w:rsidRPr="00E820D6" w14:paraId="02437711" w14:textId="77777777" w:rsidTr="00E820D6">
        <w:trPr>
          <w:trHeight w:val="18"/>
          <w:trPrChange w:id="63" w:author="David Döbele" w:date="2022-10-25T20:45:00Z">
            <w:trPr>
              <w:trHeight w:val="18"/>
            </w:trPr>
          </w:trPrChange>
        </w:trPr>
        <w:tc>
          <w:tcPr>
            <w:tcW w:w="10497" w:type="dxa"/>
            <w:gridSpan w:val="10"/>
            <w:vAlign w:val="bottom"/>
            <w:tcPrChange w:id="64" w:author="David Döbele" w:date="2022-10-25T20:45:00Z">
              <w:tcPr>
                <w:tcW w:w="10915" w:type="dxa"/>
                <w:gridSpan w:val="10"/>
                <w:vAlign w:val="bottom"/>
              </w:tcPr>
            </w:tcPrChange>
          </w:tcPr>
          <w:p w14:paraId="35A7D5D5" w14:textId="77777777" w:rsidR="00CA493E" w:rsidRPr="00B941AF" w:rsidRDefault="00CA493E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 w:rsidRPr="00B941AF">
              <w:rPr>
                <w:rFonts w:ascii="Optima" w:hAnsi="Optima"/>
                <w:i/>
                <w:sz w:val="18"/>
                <w:lang w:val="en-US"/>
              </w:rPr>
              <w:t>Management consultancy for Planted: Planted is a German non-profit organization with the aim of helping individuals and companies offset their carbon footprint</w:t>
            </w:r>
          </w:p>
          <w:p w14:paraId="02C32C24" w14:textId="29AF0309" w:rsidR="00CA493E" w:rsidRPr="00B941AF" w:rsidRDefault="00CA493E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 w:rsidRPr="00B941AF">
              <w:rPr>
                <w:rFonts w:ascii="Optima" w:hAnsi="Optima"/>
                <w:i/>
                <w:sz w:val="18"/>
                <w:lang w:val="en-US"/>
              </w:rPr>
              <w:t>Creati</w:t>
            </w:r>
            <w:r>
              <w:rPr>
                <w:rFonts w:ascii="Optima" w:hAnsi="Optima"/>
                <w:i/>
                <w:sz w:val="18"/>
                <w:lang w:val="en-US"/>
              </w:rPr>
              <w:t xml:space="preserve">ng </w:t>
            </w:r>
            <w:r w:rsidRPr="00B941AF">
              <w:rPr>
                <w:rFonts w:ascii="Optima" w:hAnsi="Optima"/>
                <w:i/>
                <w:sz w:val="18"/>
                <w:lang w:val="en-US"/>
              </w:rPr>
              <w:t xml:space="preserve">project plans </w:t>
            </w:r>
            <w:r w:rsidR="003E5FC0">
              <w:rPr>
                <w:rFonts w:ascii="Optima" w:hAnsi="Optima"/>
                <w:i/>
                <w:sz w:val="18"/>
                <w:lang w:val="en-US"/>
              </w:rPr>
              <w:t>and</w:t>
            </w:r>
            <w:r w:rsidRPr="00B941AF">
              <w:rPr>
                <w:rFonts w:ascii="Optima" w:hAnsi="Optima"/>
                <w:i/>
                <w:sz w:val="18"/>
                <w:lang w:val="en-US"/>
              </w:rPr>
              <w:t xml:space="preserve"> management presentations, addressing potential partners</w:t>
            </w:r>
          </w:p>
          <w:p w14:paraId="148119CD" w14:textId="779B1DC2" w:rsidR="00CA493E" w:rsidRPr="00B941AF" w:rsidRDefault="00CA493E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 w:rsidRPr="00B941AF">
              <w:rPr>
                <w:rFonts w:ascii="Optima" w:hAnsi="Optima"/>
                <w:i/>
                <w:sz w:val="18"/>
                <w:lang w:val="en-US"/>
              </w:rPr>
              <w:t>Develop</w:t>
            </w:r>
            <w:r>
              <w:rPr>
                <w:rFonts w:ascii="Optima" w:hAnsi="Optima"/>
                <w:i/>
                <w:sz w:val="18"/>
                <w:lang w:val="en-US"/>
              </w:rPr>
              <w:t>ing</w:t>
            </w:r>
            <w:r w:rsidRPr="00B941AF">
              <w:rPr>
                <w:rFonts w:ascii="Optima" w:hAnsi="Optima"/>
                <w:i/>
                <w:sz w:val="18"/>
                <w:lang w:val="en-US"/>
              </w:rPr>
              <w:t xml:space="preserve"> an evaluation system for C02 certificates</w:t>
            </w:r>
          </w:p>
          <w:p w14:paraId="68CFAD97" w14:textId="65677E5F" w:rsidR="00D36A05" w:rsidRPr="007315CA" w:rsidRDefault="00CA493E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en-US"/>
              </w:rPr>
            </w:pPr>
            <w:r w:rsidRPr="00B941AF">
              <w:rPr>
                <w:rFonts w:ascii="Optima" w:hAnsi="Optima"/>
                <w:i/>
                <w:sz w:val="18"/>
                <w:lang w:val="en-US"/>
              </w:rPr>
              <w:t>Creati</w:t>
            </w:r>
            <w:r>
              <w:rPr>
                <w:rFonts w:ascii="Optima" w:hAnsi="Optima"/>
                <w:i/>
                <w:sz w:val="18"/>
                <w:lang w:val="en-US"/>
              </w:rPr>
              <w:t xml:space="preserve">ng </w:t>
            </w:r>
            <w:r w:rsidRPr="00B941AF">
              <w:rPr>
                <w:rFonts w:ascii="Optima" w:hAnsi="Optima"/>
                <w:i/>
                <w:sz w:val="18"/>
                <w:lang w:val="en-US"/>
              </w:rPr>
              <w:t>a database with projects from different regions, project types and standards</w:t>
            </w:r>
          </w:p>
        </w:tc>
      </w:tr>
      <w:tr w:rsidR="006E233D" w:rsidRPr="00EE38DD" w14:paraId="4AF19DD1" w14:textId="77777777" w:rsidTr="00E820D6">
        <w:trPr>
          <w:trHeight w:val="340"/>
          <w:trPrChange w:id="65" w:author="David Döbele" w:date="2022-10-25T20:45:00Z">
            <w:trPr>
              <w:trHeight w:val="340"/>
            </w:trPr>
          </w:trPrChange>
        </w:trPr>
        <w:tc>
          <w:tcPr>
            <w:tcW w:w="6943" w:type="dxa"/>
            <w:gridSpan w:val="5"/>
            <w:vAlign w:val="bottom"/>
            <w:tcPrChange w:id="66" w:author="David Döbele" w:date="2022-10-25T20:45:00Z">
              <w:tcPr>
                <w:tcW w:w="6943" w:type="dxa"/>
                <w:gridSpan w:val="5"/>
                <w:vAlign w:val="bottom"/>
              </w:tcPr>
            </w:tcPrChange>
          </w:tcPr>
          <w:p w14:paraId="7756FD9A" w14:textId="5AF0476E" w:rsidR="00E55D90" w:rsidRPr="00B81112" w:rsidRDefault="00722809" w:rsidP="0034491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 w:rsidRPr="00B81112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Junge Liberale Kiel</w:t>
            </w:r>
          </w:p>
        </w:tc>
        <w:tc>
          <w:tcPr>
            <w:tcW w:w="3554" w:type="dxa"/>
            <w:gridSpan w:val="5"/>
            <w:vAlign w:val="bottom"/>
            <w:tcPrChange w:id="67" w:author="David Döbele" w:date="2022-10-25T20:45:00Z">
              <w:tcPr>
                <w:tcW w:w="3972" w:type="dxa"/>
                <w:gridSpan w:val="5"/>
                <w:vAlign w:val="bottom"/>
              </w:tcPr>
            </w:tcPrChange>
          </w:tcPr>
          <w:p w14:paraId="30626CB8" w14:textId="0ACF07CB" w:rsidR="00E55D90" w:rsidRPr="00B81112" w:rsidRDefault="00F005AC" w:rsidP="0034491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smallCaps/>
                <w:sz w:val="23"/>
                <w:szCs w:val="23"/>
              </w:rPr>
              <w:t>Kiel</w:t>
            </w:r>
            <w:r w:rsidR="006E233D">
              <w:rPr>
                <w:rFonts w:ascii="Optima" w:hAnsi="Optima"/>
                <w:smallCaps/>
                <w:sz w:val="23"/>
                <w:szCs w:val="23"/>
              </w:rPr>
              <w:t>, DE</w:t>
            </w:r>
          </w:p>
        </w:tc>
      </w:tr>
      <w:tr w:rsidR="006E233D" w:rsidRPr="00EE38DD" w14:paraId="0FE15743" w14:textId="77777777" w:rsidTr="00E820D6">
        <w:trPr>
          <w:trHeight w:val="20"/>
          <w:trPrChange w:id="68" w:author="David Döbele" w:date="2022-10-25T20:45:00Z">
            <w:trPr>
              <w:trHeight w:val="20"/>
            </w:trPr>
          </w:trPrChange>
        </w:trPr>
        <w:tc>
          <w:tcPr>
            <w:tcW w:w="6943" w:type="dxa"/>
            <w:gridSpan w:val="5"/>
            <w:vAlign w:val="bottom"/>
            <w:tcPrChange w:id="69" w:author="David Döbele" w:date="2022-10-25T20:45:00Z">
              <w:tcPr>
                <w:tcW w:w="6943" w:type="dxa"/>
                <w:gridSpan w:val="5"/>
                <w:vAlign w:val="bottom"/>
              </w:tcPr>
            </w:tcPrChange>
          </w:tcPr>
          <w:p w14:paraId="2EFDAA7E" w14:textId="5EDDAEAB" w:rsidR="00CA493E" w:rsidRPr="007315CA" w:rsidRDefault="00CA493E" w:rsidP="0034491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</w:pPr>
            <w:r w:rsidRPr="00B941AF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Active Member of the </w:t>
            </w:r>
            <w:proofErr w:type="spellStart"/>
            <w:r w:rsidRPr="00B941AF">
              <w:rPr>
                <w:rFonts w:ascii="Optima" w:hAnsi="Optima"/>
                <w:i w:val="0"/>
                <w:iCs w:val="0"/>
                <w:sz w:val="18"/>
                <w:lang w:val="en-US"/>
              </w:rPr>
              <w:t>Junge</w:t>
            </w:r>
            <w:proofErr w:type="spellEnd"/>
            <w:r w:rsidRPr="00B941AF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7315CA" w:rsidRPr="00B941AF">
              <w:rPr>
                <w:rFonts w:ascii="Optima" w:hAnsi="Optima"/>
                <w:i w:val="0"/>
                <w:iCs w:val="0"/>
                <w:sz w:val="18"/>
                <w:lang w:val="en-US"/>
              </w:rPr>
              <w:t>Liberale</w:t>
            </w:r>
            <w:proofErr w:type="spellEnd"/>
            <w:r w:rsidR="007315CA" w:rsidRPr="00B941AF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(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youth organization of the </w:t>
            </w:r>
            <w:r w:rsidR="00ED79C7">
              <w:rPr>
                <w:rFonts w:ascii="Optima" w:hAnsi="Optima"/>
                <w:i w:val="0"/>
                <w:iCs w:val="0"/>
                <w:sz w:val="18"/>
                <w:lang w:val="en-US"/>
              </w:rPr>
              <w:t>G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erman liberal party)</w:t>
            </w:r>
          </w:p>
        </w:tc>
        <w:tc>
          <w:tcPr>
            <w:tcW w:w="3554" w:type="dxa"/>
            <w:gridSpan w:val="5"/>
            <w:vAlign w:val="bottom"/>
            <w:tcPrChange w:id="70" w:author="David Döbele" w:date="2022-10-25T20:45:00Z">
              <w:tcPr>
                <w:tcW w:w="3972" w:type="dxa"/>
                <w:gridSpan w:val="5"/>
                <w:vAlign w:val="bottom"/>
              </w:tcPr>
            </w:tcPrChange>
          </w:tcPr>
          <w:p w14:paraId="5482621D" w14:textId="7982D233" w:rsidR="00CA493E" w:rsidRPr="00104FA4" w:rsidRDefault="00CA493E" w:rsidP="0034491C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104FA4">
              <w:rPr>
                <w:rFonts w:ascii="Optima" w:hAnsi="Optima"/>
                <w:sz w:val="18"/>
                <w:lang w:val="en-US"/>
              </w:rPr>
              <w:t xml:space="preserve">04/2022 – </w:t>
            </w:r>
            <w:r w:rsidR="00ED79C7">
              <w:rPr>
                <w:rFonts w:ascii="Optima" w:hAnsi="Optima"/>
                <w:sz w:val="18"/>
                <w:lang w:val="en-US"/>
              </w:rPr>
              <w:t>today</w:t>
            </w:r>
          </w:p>
        </w:tc>
      </w:tr>
      <w:tr w:rsidR="0034491C" w:rsidRPr="00E820D6" w14:paraId="56372BDE" w14:textId="77777777" w:rsidTr="00E820D6">
        <w:trPr>
          <w:trHeight w:val="20"/>
          <w:trPrChange w:id="71" w:author="David Döbele" w:date="2022-10-25T20:45:00Z">
            <w:trPr>
              <w:trHeight w:val="20"/>
            </w:trPr>
          </w:trPrChange>
        </w:trPr>
        <w:tc>
          <w:tcPr>
            <w:tcW w:w="10497" w:type="dxa"/>
            <w:gridSpan w:val="10"/>
            <w:vAlign w:val="bottom"/>
            <w:tcPrChange w:id="72" w:author="David Döbele" w:date="2022-10-25T20:45:00Z">
              <w:tcPr>
                <w:tcW w:w="10915" w:type="dxa"/>
                <w:gridSpan w:val="10"/>
                <w:vAlign w:val="bottom"/>
              </w:tcPr>
            </w:tcPrChange>
          </w:tcPr>
          <w:p w14:paraId="3C87D247" w14:textId="2AC6E6F0" w:rsidR="00CA493E" w:rsidRPr="007315CA" w:rsidRDefault="00CA493E" w:rsidP="0034491C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839A6">
              <w:rPr>
                <w:rFonts w:ascii="Optima" w:hAnsi="Optima" w:cstheme="minorBidi"/>
                <w:color w:val="auto"/>
                <w:sz w:val="18"/>
                <w:lang w:val="en-US"/>
              </w:rPr>
              <w:t>Prepar</w:t>
            </w:r>
            <w:r>
              <w:rPr>
                <w:rFonts w:ascii="Optima" w:hAnsi="Optima" w:cstheme="minorBidi"/>
                <w:color w:val="auto"/>
                <w:sz w:val="18"/>
                <w:lang w:val="en-US"/>
              </w:rPr>
              <w:t>ing</w:t>
            </w:r>
            <w:r w:rsidRPr="00B839A6">
              <w:rPr>
                <w:rFonts w:ascii="Optima" w:hAnsi="Optima" w:cstheme="minorBidi"/>
                <w:color w:val="auto"/>
                <w:sz w:val="18"/>
                <w:lang w:val="en-US"/>
              </w:rPr>
              <w:t xml:space="preserve"> an election program with a focus on business,</w:t>
            </w:r>
            <w:r>
              <w:rPr>
                <w:rFonts w:ascii="Optima" w:hAnsi="Optima"/>
                <w:sz w:val="18"/>
                <w:lang w:val="en-US"/>
              </w:rPr>
              <w:t xml:space="preserve"> </w:t>
            </w:r>
            <w:proofErr w:type="gramStart"/>
            <w:r w:rsidRPr="00B839A6">
              <w:rPr>
                <w:rFonts w:ascii="Optima" w:hAnsi="Optima" w:cstheme="minorBidi"/>
                <w:color w:val="auto"/>
                <w:sz w:val="18"/>
                <w:lang w:val="en-US"/>
              </w:rPr>
              <w:t>finance</w:t>
            </w:r>
            <w:proofErr w:type="gramEnd"/>
            <w:r w:rsidRPr="00B839A6">
              <w:rPr>
                <w:rFonts w:ascii="Optima" w:hAnsi="Optima" w:cstheme="minorBidi"/>
                <w:color w:val="auto"/>
                <w:sz w:val="18"/>
                <w:lang w:val="en-US"/>
              </w:rPr>
              <w:t xml:space="preserve"> and budget for the 2023 local elections</w:t>
            </w:r>
          </w:p>
        </w:tc>
      </w:tr>
      <w:tr w:rsidR="006E233D" w:rsidRPr="00EE38DD" w14:paraId="5E5E7BFC" w14:textId="77777777" w:rsidTr="00E820D6">
        <w:trPr>
          <w:trHeight w:val="340"/>
          <w:trPrChange w:id="73" w:author="David Döbele" w:date="2022-10-25T20:45:00Z">
            <w:trPr>
              <w:trHeight w:val="340"/>
            </w:trPr>
          </w:trPrChange>
        </w:trPr>
        <w:tc>
          <w:tcPr>
            <w:tcW w:w="6943" w:type="dxa"/>
            <w:gridSpan w:val="5"/>
            <w:vAlign w:val="bottom"/>
            <w:tcPrChange w:id="74" w:author="David Döbele" w:date="2022-10-25T20:45:00Z">
              <w:tcPr>
                <w:tcW w:w="6943" w:type="dxa"/>
                <w:gridSpan w:val="5"/>
                <w:vAlign w:val="bottom"/>
              </w:tcPr>
            </w:tcPrChange>
          </w:tcPr>
          <w:p w14:paraId="5DE93E94" w14:textId="77777777" w:rsidR="00722809" w:rsidRPr="00B81112" w:rsidRDefault="00722809" w:rsidP="0034491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 w:rsidRPr="00B81112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Sportverein TSV Kronshagen</w:t>
            </w:r>
          </w:p>
        </w:tc>
        <w:tc>
          <w:tcPr>
            <w:tcW w:w="3554" w:type="dxa"/>
            <w:gridSpan w:val="5"/>
            <w:vAlign w:val="bottom"/>
            <w:tcPrChange w:id="75" w:author="David Döbele" w:date="2022-10-25T20:45:00Z">
              <w:tcPr>
                <w:tcW w:w="3972" w:type="dxa"/>
                <w:gridSpan w:val="5"/>
                <w:vAlign w:val="bottom"/>
              </w:tcPr>
            </w:tcPrChange>
          </w:tcPr>
          <w:p w14:paraId="5812A55B" w14:textId="108F5AB9" w:rsidR="00722809" w:rsidRPr="00B81112" w:rsidRDefault="00722809" w:rsidP="0034491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smallCaps/>
                <w:sz w:val="23"/>
                <w:szCs w:val="23"/>
              </w:rPr>
              <w:t>Kiel</w:t>
            </w:r>
            <w:r w:rsidR="006E233D">
              <w:rPr>
                <w:rFonts w:ascii="Optima" w:hAnsi="Optima"/>
                <w:smallCaps/>
                <w:sz w:val="23"/>
                <w:szCs w:val="23"/>
              </w:rPr>
              <w:t>, DE</w:t>
            </w:r>
          </w:p>
        </w:tc>
      </w:tr>
      <w:tr w:rsidR="006E233D" w:rsidRPr="00EE38DD" w14:paraId="3C7DF737" w14:textId="77777777" w:rsidTr="00E820D6">
        <w:trPr>
          <w:trHeight w:val="20"/>
          <w:trPrChange w:id="76" w:author="David Döbele" w:date="2022-10-25T20:45:00Z">
            <w:trPr>
              <w:trHeight w:val="20"/>
            </w:trPr>
          </w:trPrChange>
        </w:trPr>
        <w:tc>
          <w:tcPr>
            <w:tcW w:w="5298" w:type="dxa"/>
            <w:gridSpan w:val="2"/>
            <w:vAlign w:val="bottom"/>
            <w:tcPrChange w:id="77" w:author="David Döbele" w:date="2022-10-25T20:45:00Z">
              <w:tcPr>
                <w:tcW w:w="5298" w:type="dxa"/>
                <w:gridSpan w:val="2"/>
                <w:vAlign w:val="bottom"/>
              </w:tcPr>
            </w:tcPrChange>
          </w:tcPr>
          <w:p w14:paraId="113B0391" w14:textId="259F4432" w:rsidR="001B080A" w:rsidRPr="007315CA" w:rsidRDefault="00CA493E" w:rsidP="0034491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941AF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Active Member in </w:t>
            </w:r>
            <w:r w:rsidR="003E5FC0">
              <w:rPr>
                <w:rFonts w:ascii="Optima" w:hAnsi="Optima"/>
                <w:i w:val="0"/>
                <w:iCs w:val="0"/>
                <w:sz w:val="18"/>
                <w:lang w:val="en-US"/>
              </w:rPr>
              <w:t>C</w:t>
            </w:r>
            <w:r w:rsidRPr="00B941AF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ompetitive </w:t>
            </w:r>
            <w:r w:rsidR="003E5FC0">
              <w:rPr>
                <w:rFonts w:ascii="Optima" w:hAnsi="Optima"/>
                <w:i w:val="0"/>
                <w:iCs w:val="0"/>
                <w:sz w:val="18"/>
                <w:lang w:val="en-US"/>
              </w:rPr>
              <w:t>S</w:t>
            </w:r>
            <w:r w:rsidRPr="00B941AF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ports                                                                      </w:t>
            </w:r>
          </w:p>
        </w:tc>
        <w:tc>
          <w:tcPr>
            <w:tcW w:w="5199" w:type="dxa"/>
            <w:gridSpan w:val="8"/>
            <w:vAlign w:val="bottom"/>
            <w:tcPrChange w:id="78" w:author="David Döbele" w:date="2022-10-25T20:45:00Z">
              <w:tcPr>
                <w:tcW w:w="5617" w:type="dxa"/>
                <w:gridSpan w:val="8"/>
                <w:vAlign w:val="bottom"/>
              </w:tcPr>
            </w:tcPrChange>
          </w:tcPr>
          <w:p w14:paraId="1D6B67E8" w14:textId="6A07F539" w:rsidR="001B080A" w:rsidRPr="00EE38DD" w:rsidRDefault="001B080A" w:rsidP="0034491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10/2014 – </w:t>
            </w:r>
            <w:proofErr w:type="spellStart"/>
            <w:r w:rsidR="00ED79C7">
              <w:rPr>
                <w:rFonts w:ascii="Optima" w:hAnsi="Optima"/>
                <w:i w:val="0"/>
                <w:iCs w:val="0"/>
                <w:sz w:val="18"/>
                <w:lang w:val="de-AT"/>
              </w:rPr>
              <w:t>today</w:t>
            </w:r>
            <w:proofErr w:type="spellEnd"/>
          </w:p>
        </w:tc>
      </w:tr>
      <w:tr w:rsidR="0034491C" w:rsidRPr="00E820D6" w14:paraId="7ECB507F" w14:textId="77777777" w:rsidTr="00E820D6">
        <w:trPr>
          <w:trHeight w:val="18"/>
          <w:trPrChange w:id="79" w:author="David Döbele" w:date="2022-10-25T20:45:00Z">
            <w:trPr>
              <w:trHeight w:val="18"/>
            </w:trPr>
          </w:trPrChange>
        </w:trPr>
        <w:tc>
          <w:tcPr>
            <w:tcW w:w="10497" w:type="dxa"/>
            <w:gridSpan w:val="10"/>
            <w:vAlign w:val="bottom"/>
            <w:tcPrChange w:id="80" w:author="David Döbele" w:date="2022-10-25T20:45:00Z">
              <w:tcPr>
                <w:tcW w:w="10915" w:type="dxa"/>
                <w:gridSpan w:val="10"/>
                <w:vAlign w:val="bottom"/>
              </w:tcPr>
            </w:tcPrChange>
          </w:tcPr>
          <w:p w14:paraId="67BBB320" w14:textId="14C57A56" w:rsidR="00CA493E" w:rsidRDefault="00CA493E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 w:rsidRPr="00B941AF">
              <w:rPr>
                <w:rFonts w:ascii="Optima" w:hAnsi="Optima"/>
                <w:i/>
                <w:sz w:val="18"/>
                <w:lang w:val="en-US"/>
              </w:rPr>
              <w:t xml:space="preserve">Fighter in the second </w:t>
            </w:r>
            <w:r w:rsidR="00ED07C2">
              <w:rPr>
                <w:rFonts w:ascii="Optima" w:hAnsi="Optima"/>
                <w:i/>
                <w:sz w:val="18"/>
                <w:lang w:val="en-US"/>
              </w:rPr>
              <w:t>Judo-l</w:t>
            </w:r>
            <w:r w:rsidRPr="00B941AF">
              <w:rPr>
                <w:rFonts w:ascii="Optima" w:hAnsi="Optima"/>
                <w:i/>
                <w:sz w:val="18"/>
                <w:lang w:val="en-US"/>
              </w:rPr>
              <w:t>eague</w:t>
            </w:r>
          </w:p>
          <w:p w14:paraId="26D3B921" w14:textId="0D23F7E7" w:rsidR="00CA493E" w:rsidRPr="00B941AF" w:rsidRDefault="00762EB8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>
              <w:rPr>
                <w:rFonts w:ascii="Optima" w:hAnsi="Optima"/>
                <w:i/>
                <w:sz w:val="18"/>
                <w:lang w:val="en-US"/>
              </w:rPr>
              <w:t>S</w:t>
            </w:r>
            <w:r w:rsidR="00ED79C7">
              <w:rPr>
                <w:rFonts w:ascii="Optima" w:hAnsi="Optima"/>
                <w:i/>
                <w:sz w:val="18"/>
                <w:lang w:val="en-US"/>
              </w:rPr>
              <w:t>ixth</w:t>
            </w:r>
            <w:r w:rsidR="007315CA">
              <w:rPr>
                <w:rFonts w:ascii="Optima" w:hAnsi="Optima"/>
                <w:i/>
                <w:sz w:val="18"/>
                <w:lang w:val="en-US"/>
              </w:rPr>
              <w:t>-time Winner of the federal championships</w:t>
            </w:r>
          </w:p>
          <w:p w14:paraId="2CC438FF" w14:textId="44B12898" w:rsidR="00722809" w:rsidRPr="007315CA" w:rsidRDefault="00CA493E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B941AF">
              <w:rPr>
                <w:rFonts w:ascii="Optima" w:hAnsi="Optima"/>
                <w:i/>
                <w:sz w:val="18"/>
                <w:lang w:val="en-US"/>
              </w:rPr>
              <w:t>Participat</w:t>
            </w:r>
            <w:r w:rsidR="007315CA">
              <w:rPr>
                <w:rFonts w:ascii="Optima" w:hAnsi="Optima"/>
                <w:i/>
                <w:sz w:val="18"/>
                <w:lang w:val="en-US"/>
              </w:rPr>
              <w:t>ed</w:t>
            </w:r>
            <w:r w:rsidRPr="00B941AF">
              <w:rPr>
                <w:rFonts w:ascii="Optima" w:hAnsi="Optima"/>
                <w:i/>
                <w:sz w:val="18"/>
                <w:lang w:val="en-US"/>
              </w:rPr>
              <w:t xml:space="preserve"> in over 100 national and international tournaments</w:t>
            </w:r>
          </w:p>
        </w:tc>
      </w:tr>
      <w:tr w:rsidR="0034491C" w:rsidRPr="00EE38DD" w14:paraId="482569A2" w14:textId="77777777" w:rsidTr="00E820D6">
        <w:trPr>
          <w:trHeight w:val="510"/>
          <w:trPrChange w:id="81" w:author="David Döbele" w:date="2022-10-25T20:45:00Z">
            <w:trPr>
              <w:trHeight w:val="510"/>
            </w:trPr>
          </w:trPrChange>
        </w:trPr>
        <w:tc>
          <w:tcPr>
            <w:tcW w:w="10497" w:type="dxa"/>
            <w:gridSpan w:val="10"/>
            <w:tcBorders>
              <w:bottom w:val="single" w:sz="4" w:space="0" w:color="auto"/>
            </w:tcBorders>
            <w:vAlign w:val="bottom"/>
            <w:tcPrChange w:id="82" w:author="David Döbele" w:date="2022-10-25T20:45:00Z">
              <w:tcPr>
                <w:tcW w:w="10915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0D47A777" w:rsidR="00E55D90" w:rsidRPr="00B81112" w:rsidRDefault="0034491C" w:rsidP="0034491C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proofErr w:type="spellStart"/>
            <w:r w:rsidRPr="0034491C">
              <w:rPr>
                <w:rFonts w:ascii="Optima" w:hAnsi="Optima"/>
                <w:b/>
                <w:smallCaps/>
                <w:sz w:val="28"/>
                <w:szCs w:val="32"/>
              </w:rPr>
              <w:t>skills</w:t>
            </w:r>
            <w:proofErr w:type="spellEnd"/>
            <w:r w:rsidRPr="0034491C">
              <w:rPr>
                <w:rFonts w:ascii="Optima" w:hAnsi="Optima"/>
                <w:b/>
                <w:smallCaps/>
                <w:sz w:val="28"/>
                <w:szCs w:val="32"/>
              </w:rPr>
              <w:t xml:space="preserve"> and </w:t>
            </w:r>
            <w:proofErr w:type="spellStart"/>
            <w:r w:rsidRPr="0034491C">
              <w:rPr>
                <w:rFonts w:ascii="Optima" w:hAnsi="Optim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34491C" w:rsidRPr="00E820D6" w14:paraId="2B257790" w14:textId="77777777" w:rsidTr="00E820D6">
        <w:trPr>
          <w:trHeight w:val="340"/>
          <w:trPrChange w:id="83" w:author="David Döbele" w:date="2022-10-25T20:45:00Z">
            <w:trPr>
              <w:trHeight w:val="340"/>
            </w:trPr>
          </w:trPrChange>
        </w:trPr>
        <w:tc>
          <w:tcPr>
            <w:tcW w:w="2312" w:type="dxa"/>
            <w:tcBorders>
              <w:top w:val="single" w:sz="4" w:space="0" w:color="auto"/>
            </w:tcBorders>
            <w:vAlign w:val="bottom"/>
            <w:tcPrChange w:id="84" w:author="David Döbele" w:date="2022-10-25T20:45:00Z">
              <w:tcPr>
                <w:tcW w:w="2312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5B6F363E" w:rsidR="00E55D90" w:rsidRPr="00B81112" w:rsidRDefault="00ED07C2" w:rsidP="0034491C">
            <w:pPr>
              <w:rPr>
                <w:rFonts w:ascii="Optima" w:hAnsi="Optima"/>
                <w:sz w:val="18"/>
              </w:rPr>
            </w:pPr>
            <w:proofErr w:type="spellStart"/>
            <w:r>
              <w:rPr>
                <w:rFonts w:ascii="Optima" w:hAnsi="Optima"/>
                <w:sz w:val="18"/>
              </w:rPr>
              <w:t>Languages</w:t>
            </w:r>
            <w:proofErr w:type="spellEnd"/>
            <w:r w:rsidR="00E55D90" w:rsidRPr="00B81112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8185" w:type="dxa"/>
            <w:gridSpan w:val="9"/>
            <w:tcBorders>
              <w:top w:val="single" w:sz="4" w:space="0" w:color="auto"/>
            </w:tcBorders>
            <w:vAlign w:val="bottom"/>
            <w:tcPrChange w:id="85" w:author="David Döbele" w:date="2022-10-25T20:45:00Z">
              <w:tcPr>
                <w:tcW w:w="8603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3B7CEB69" w:rsidR="00E55D90" w:rsidRPr="007315CA" w:rsidRDefault="00ED07C2" w:rsidP="0034491C">
            <w:pPr>
              <w:rPr>
                <w:rFonts w:ascii="Optima" w:hAnsi="Optima"/>
                <w:sz w:val="18"/>
                <w:lang w:val="en-US"/>
              </w:rPr>
            </w:pPr>
            <w:r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German </w:t>
            </w:r>
            <w:r w:rsidR="00E55D90"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mother tongue</w:t>
            </w:r>
            <w:r w:rsidR="00E55D90"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E55D90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</w:t>
            </w:r>
            <w:r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English </w:t>
            </w:r>
            <w:r w:rsidR="00E55D90"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business fluent</w:t>
            </w:r>
            <w:r w:rsidR="00E55D90"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E55D90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</w:t>
            </w:r>
            <w:r w:rsidR="00835563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>Spanish</w:t>
            </w:r>
            <w:r w:rsidR="00835563"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(</w:t>
            </w:r>
            <w:r w:rsidR="00762EB8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b</w:t>
            </w:r>
            <w:r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asic</w:t>
            </w:r>
            <w:r w:rsidR="00835563"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6E233D" w:rsidRPr="00E725B2" w14:paraId="45706C3F" w14:textId="77777777" w:rsidTr="00E820D6">
        <w:trPr>
          <w:trHeight w:val="340"/>
          <w:trPrChange w:id="86" w:author="David Döbele" w:date="2022-10-25T20:45:00Z">
            <w:trPr>
              <w:trHeight w:val="340"/>
            </w:trPr>
          </w:trPrChange>
        </w:trPr>
        <w:tc>
          <w:tcPr>
            <w:tcW w:w="2312" w:type="dxa"/>
            <w:vAlign w:val="bottom"/>
            <w:tcPrChange w:id="87" w:author="David Döbele" w:date="2022-10-25T20:45:00Z">
              <w:tcPr>
                <w:tcW w:w="2312" w:type="dxa"/>
                <w:vAlign w:val="bottom"/>
              </w:tcPr>
            </w:tcPrChange>
          </w:tcPr>
          <w:p w14:paraId="57688BDA" w14:textId="62C8D75B" w:rsidR="00E55D90" w:rsidRPr="00B81112" w:rsidRDefault="00ED07C2" w:rsidP="0034491C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IT-Skills</w:t>
            </w:r>
            <w:r w:rsidR="00E55D90" w:rsidRPr="00B81112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8185" w:type="dxa"/>
            <w:gridSpan w:val="9"/>
            <w:vAlign w:val="bottom"/>
            <w:tcPrChange w:id="88" w:author="David Döbele" w:date="2022-10-25T20:45:00Z">
              <w:tcPr>
                <w:tcW w:w="8603" w:type="dxa"/>
                <w:gridSpan w:val="9"/>
                <w:vAlign w:val="bottom"/>
              </w:tcPr>
            </w:tcPrChange>
          </w:tcPr>
          <w:p w14:paraId="60CA2168" w14:textId="09C2DAE9" w:rsidR="000057AF" w:rsidRPr="00E725B2" w:rsidRDefault="00E55D90" w:rsidP="0034491C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B81112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ED07C2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34491C" w:rsidRPr="00E820D6" w14:paraId="4412B205" w14:textId="77777777" w:rsidTr="00E820D6">
        <w:trPr>
          <w:trHeight w:val="340"/>
          <w:trPrChange w:id="89" w:author="David Döbele" w:date="2022-10-25T20:45:00Z">
            <w:trPr>
              <w:trHeight w:val="340"/>
            </w:trPr>
          </w:trPrChange>
        </w:trPr>
        <w:tc>
          <w:tcPr>
            <w:tcW w:w="2312" w:type="dxa"/>
            <w:vAlign w:val="bottom"/>
            <w:tcPrChange w:id="90" w:author="David Döbele" w:date="2022-10-25T20:45:00Z">
              <w:tcPr>
                <w:tcW w:w="2312" w:type="dxa"/>
                <w:vAlign w:val="bottom"/>
              </w:tcPr>
            </w:tcPrChange>
          </w:tcPr>
          <w:p w14:paraId="2AEE0965" w14:textId="252E7B5D" w:rsidR="00AF6690" w:rsidRPr="00E725B2" w:rsidRDefault="00ED07C2" w:rsidP="0034491C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>
              <w:rPr>
                <w:rFonts w:ascii="Optima" w:hAnsi="Optima"/>
                <w:sz w:val="18"/>
              </w:rPr>
              <w:t>Certificates</w:t>
            </w:r>
            <w:proofErr w:type="spellEnd"/>
            <w:r w:rsidR="00AF6690">
              <w:rPr>
                <w:rFonts w:ascii="Optima" w:hAnsi="Optima"/>
                <w:sz w:val="18"/>
                <w:lang w:val="en-US"/>
              </w:rPr>
              <w:t>:</w:t>
            </w:r>
          </w:p>
        </w:tc>
        <w:tc>
          <w:tcPr>
            <w:tcW w:w="8185" w:type="dxa"/>
            <w:gridSpan w:val="9"/>
            <w:vAlign w:val="bottom"/>
            <w:tcPrChange w:id="91" w:author="David Döbele" w:date="2022-10-25T20:45:00Z">
              <w:tcPr>
                <w:tcW w:w="8603" w:type="dxa"/>
                <w:gridSpan w:val="9"/>
                <w:vAlign w:val="bottom"/>
              </w:tcPr>
            </w:tcPrChange>
          </w:tcPr>
          <w:p w14:paraId="08EB4069" w14:textId="49A166D9" w:rsidR="00AF6690" w:rsidRPr="00E725B2" w:rsidDel="004B155B" w:rsidRDefault="00AF6690" w:rsidP="0034491C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E725B2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Introduction to Corporate Finance </w:t>
            </w:r>
            <w:r w:rsidRPr="00104FA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(Wharton Business School)</w:t>
            </w:r>
          </w:p>
        </w:tc>
      </w:tr>
      <w:tr w:rsidR="0034491C" w:rsidRPr="00E820D6" w14:paraId="6A2F0B83" w14:textId="77777777" w:rsidTr="00E820D6">
        <w:trPr>
          <w:trHeight w:val="340"/>
          <w:trPrChange w:id="92" w:author="David Döbele" w:date="2022-10-25T20:45:00Z">
            <w:trPr>
              <w:trHeight w:val="340"/>
            </w:trPr>
          </w:trPrChange>
        </w:trPr>
        <w:tc>
          <w:tcPr>
            <w:tcW w:w="2312" w:type="dxa"/>
            <w:vAlign w:val="bottom"/>
            <w:tcPrChange w:id="93" w:author="David Döbele" w:date="2022-10-25T20:45:00Z">
              <w:tcPr>
                <w:tcW w:w="2312" w:type="dxa"/>
                <w:vAlign w:val="bottom"/>
              </w:tcPr>
            </w:tcPrChange>
          </w:tcPr>
          <w:p w14:paraId="7274A04C" w14:textId="033F53EA" w:rsidR="00AF6690" w:rsidRPr="00E725B2" w:rsidRDefault="00ED07C2" w:rsidP="0034491C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Interests</w:t>
            </w:r>
            <w:r w:rsidR="00AF6690">
              <w:rPr>
                <w:rFonts w:ascii="Optima" w:hAnsi="Optima"/>
                <w:sz w:val="18"/>
                <w:lang w:val="en-US"/>
              </w:rPr>
              <w:t>:</w:t>
            </w:r>
          </w:p>
        </w:tc>
        <w:tc>
          <w:tcPr>
            <w:tcW w:w="8185" w:type="dxa"/>
            <w:gridSpan w:val="9"/>
            <w:vAlign w:val="bottom"/>
            <w:tcPrChange w:id="94" w:author="David Döbele" w:date="2022-10-25T20:45:00Z">
              <w:tcPr>
                <w:tcW w:w="8603" w:type="dxa"/>
                <w:gridSpan w:val="9"/>
                <w:vAlign w:val="bottom"/>
              </w:tcPr>
            </w:tcPrChange>
          </w:tcPr>
          <w:p w14:paraId="7F3688E7" w14:textId="425FE5D9" w:rsidR="00AF6690" w:rsidRPr="007315CA" w:rsidDel="004B155B" w:rsidRDefault="00AF6690" w:rsidP="0034491C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>Judo,</w:t>
            </w:r>
            <w:r w:rsidR="00ED07C2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loc</w:t>
            </w:r>
            <w:r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al </w:t>
            </w:r>
            <w:r w:rsidR="00ED07C2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>and state policy</w:t>
            </w:r>
            <w:r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</w:t>
            </w:r>
            <w:r w:rsidR="00ED07C2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>chess</w:t>
            </w:r>
            <w:r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</w:t>
            </w:r>
            <w:r w:rsidR="00ED07C2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books about </w:t>
            </w:r>
            <w:r w:rsidR="006E233D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>capital</w:t>
            </w:r>
            <w:r w:rsidR="00ED07C2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markets a</w:t>
            </w:r>
            <w:r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nd </w:t>
            </w:r>
            <w:r w:rsidR="00ED07C2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>national accounts</w:t>
            </w:r>
          </w:p>
        </w:tc>
      </w:tr>
    </w:tbl>
    <w:p w14:paraId="047F1A08" w14:textId="73E845A3" w:rsidR="00793E47" w:rsidRPr="0034491C" w:rsidRDefault="00793E47" w:rsidP="000F3987">
      <w:pPr>
        <w:rPr>
          <w:rFonts w:ascii="Optima" w:hAnsi="Optima"/>
          <w:sz w:val="18"/>
          <w:lang w:val="en-US"/>
        </w:rPr>
      </w:pPr>
    </w:p>
    <w:sectPr w:rsidR="00793E47" w:rsidRPr="0034491C" w:rsidSect="00591BFF">
      <w:footerReference w:type="even" r:id="rId8"/>
      <w:pgSz w:w="11906" w:h="16838"/>
      <w:pgMar w:top="1247" w:right="737" w:bottom="816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2C5D7" w14:textId="77777777" w:rsidR="00BE70BD" w:rsidRDefault="00BE70BD" w:rsidP="00BE053D">
      <w:pPr>
        <w:spacing w:after="0" w:line="240" w:lineRule="auto"/>
      </w:pPr>
      <w:r>
        <w:separator/>
      </w:r>
    </w:p>
  </w:endnote>
  <w:endnote w:type="continuationSeparator" w:id="0">
    <w:p w14:paraId="45205759" w14:textId="77777777" w:rsidR="00BE70BD" w:rsidRDefault="00BE70B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01C8A" w14:textId="77777777" w:rsidR="00BE70BD" w:rsidRDefault="00BE70BD" w:rsidP="00BE053D">
      <w:pPr>
        <w:spacing w:after="0" w:line="240" w:lineRule="auto"/>
      </w:pPr>
      <w:r>
        <w:separator/>
      </w:r>
    </w:p>
  </w:footnote>
  <w:footnote w:type="continuationSeparator" w:id="0">
    <w:p w14:paraId="42252A2A" w14:textId="77777777" w:rsidR="00BE70BD" w:rsidRDefault="00BE70B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8A3CCC"/>
    <w:multiLevelType w:val="hybridMultilevel"/>
    <w:tmpl w:val="29EA6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C20B7E"/>
    <w:multiLevelType w:val="hybridMultilevel"/>
    <w:tmpl w:val="283A94B4"/>
    <w:lvl w:ilvl="0" w:tplc="5AD07926">
      <w:start w:val="18"/>
      <w:numFmt w:val="bullet"/>
      <w:lvlText w:val="-"/>
      <w:lvlJc w:val="left"/>
      <w:pPr>
        <w:ind w:left="720" w:hanging="360"/>
      </w:pPr>
      <w:rPr>
        <w:rFonts w:ascii="Optima" w:eastAsiaTheme="minorHAnsi" w:hAnsi="Optim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FFA056E2"/>
    <w:lvl w:ilvl="0" w:tplc="92DCA6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7C6F78"/>
    <w:multiLevelType w:val="hybridMultilevel"/>
    <w:tmpl w:val="76669BD8"/>
    <w:lvl w:ilvl="0" w:tplc="F9F00D66">
      <w:start w:val="1980"/>
      <w:numFmt w:val="bullet"/>
      <w:lvlText w:val="-"/>
      <w:lvlJc w:val="left"/>
      <w:pPr>
        <w:ind w:left="720" w:hanging="360"/>
      </w:pPr>
      <w:rPr>
        <w:rFonts w:ascii="Optima" w:eastAsiaTheme="minorHAnsi" w:hAnsi="Optima" w:cs="Georgia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150899"/>
    <w:multiLevelType w:val="multilevel"/>
    <w:tmpl w:val="2EF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BBA5475"/>
    <w:multiLevelType w:val="hybridMultilevel"/>
    <w:tmpl w:val="7CECEC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630604">
    <w:abstractNumId w:val="15"/>
  </w:num>
  <w:num w:numId="2" w16cid:durableId="1092555994">
    <w:abstractNumId w:val="19"/>
  </w:num>
  <w:num w:numId="3" w16cid:durableId="1350713138">
    <w:abstractNumId w:val="21"/>
  </w:num>
  <w:num w:numId="4" w16cid:durableId="1733770832">
    <w:abstractNumId w:val="0"/>
  </w:num>
  <w:num w:numId="5" w16cid:durableId="1581407905">
    <w:abstractNumId w:val="1"/>
  </w:num>
  <w:num w:numId="6" w16cid:durableId="1954748330">
    <w:abstractNumId w:val="2"/>
  </w:num>
  <w:num w:numId="7" w16cid:durableId="2076394116">
    <w:abstractNumId w:val="14"/>
  </w:num>
  <w:num w:numId="8" w16cid:durableId="628125520">
    <w:abstractNumId w:val="24"/>
  </w:num>
  <w:num w:numId="9" w16cid:durableId="1953784211">
    <w:abstractNumId w:val="13"/>
  </w:num>
  <w:num w:numId="10" w16cid:durableId="1937443086">
    <w:abstractNumId w:val="27"/>
  </w:num>
  <w:num w:numId="11" w16cid:durableId="1260990314">
    <w:abstractNumId w:val="5"/>
  </w:num>
  <w:num w:numId="12" w16cid:durableId="305858709">
    <w:abstractNumId w:val="7"/>
  </w:num>
  <w:num w:numId="13" w16cid:durableId="1506214750">
    <w:abstractNumId w:val="9"/>
  </w:num>
  <w:num w:numId="14" w16cid:durableId="1556507885">
    <w:abstractNumId w:val="10"/>
  </w:num>
  <w:num w:numId="15" w16cid:durableId="2118480621">
    <w:abstractNumId w:val="23"/>
  </w:num>
  <w:num w:numId="16" w16cid:durableId="1284729551">
    <w:abstractNumId w:val="4"/>
  </w:num>
  <w:num w:numId="17" w16cid:durableId="1076518837">
    <w:abstractNumId w:val="17"/>
  </w:num>
  <w:num w:numId="18" w16cid:durableId="902956265">
    <w:abstractNumId w:val="3"/>
  </w:num>
  <w:num w:numId="19" w16cid:durableId="288514359">
    <w:abstractNumId w:val="20"/>
  </w:num>
  <w:num w:numId="20" w16cid:durableId="2050180726">
    <w:abstractNumId w:val="11"/>
  </w:num>
  <w:num w:numId="21" w16cid:durableId="1537310303">
    <w:abstractNumId w:val="12"/>
  </w:num>
  <w:num w:numId="22" w16cid:durableId="1489399538">
    <w:abstractNumId w:val="16"/>
  </w:num>
  <w:num w:numId="23" w16cid:durableId="1719040656">
    <w:abstractNumId w:val="8"/>
  </w:num>
  <w:num w:numId="24" w16cid:durableId="1537235624">
    <w:abstractNumId w:val="22"/>
  </w:num>
  <w:num w:numId="25" w16cid:durableId="412625287">
    <w:abstractNumId w:val="26"/>
  </w:num>
  <w:num w:numId="26" w16cid:durableId="420374725">
    <w:abstractNumId w:val="6"/>
  </w:num>
  <w:num w:numId="27" w16cid:durableId="1508792683">
    <w:abstractNumId w:val="18"/>
  </w:num>
  <w:num w:numId="28" w16cid:durableId="1636057838">
    <w:abstractNumId w:val="28"/>
  </w:num>
  <w:num w:numId="29" w16cid:durableId="45613562">
    <w:abstractNumId w:val="21"/>
  </w:num>
  <w:num w:numId="30" w16cid:durableId="1444227476">
    <w:abstractNumId w:val="21"/>
  </w:num>
  <w:num w:numId="31" w16cid:durableId="1149782890">
    <w:abstractNumId w:val="21"/>
  </w:num>
  <w:num w:numId="32" w16cid:durableId="1566143205">
    <w:abstractNumId w:val="25"/>
  </w:num>
  <w:num w:numId="33" w16cid:durableId="981927915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7AF"/>
    <w:rsid w:val="00022691"/>
    <w:rsid w:val="000512E7"/>
    <w:rsid w:val="00061D33"/>
    <w:rsid w:val="00064643"/>
    <w:rsid w:val="00087747"/>
    <w:rsid w:val="000A161A"/>
    <w:rsid w:val="000A1FDA"/>
    <w:rsid w:val="000B3FC9"/>
    <w:rsid w:val="000B63E2"/>
    <w:rsid w:val="000B6548"/>
    <w:rsid w:val="000C73B8"/>
    <w:rsid w:val="000D671A"/>
    <w:rsid w:val="000F3987"/>
    <w:rsid w:val="00103EC5"/>
    <w:rsid w:val="00104FA4"/>
    <w:rsid w:val="00111344"/>
    <w:rsid w:val="0011434F"/>
    <w:rsid w:val="00116C6E"/>
    <w:rsid w:val="001259A2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080A"/>
    <w:rsid w:val="001B62CA"/>
    <w:rsid w:val="001D4DCD"/>
    <w:rsid w:val="001F0E50"/>
    <w:rsid w:val="001F4175"/>
    <w:rsid w:val="001F43F5"/>
    <w:rsid w:val="00223A4D"/>
    <w:rsid w:val="00232CB5"/>
    <w:rsid w:val="00234A7E"/>
    <w:rsid w:val="0024373D"/>
    <w:rsid w:val="002508C2"/>
    <w:rsid w:val="002639A7"/>
    <w:rsid w:val="00267252"/>
    <w:rsid w:val="00276ACB"/>
    <w:rsid w:val="00282DB0"/>
    <w:rsid w:val="00297919"/>
    <w:rsid w:val="002B2091"/>
    <w:rsid w:val="002C6972"/>
    <w:rsid w:val="002D2B32"/>
    <w:rsid w:val="002D4516"/>
    <w:rsid w:val="002F2476"/>
    <w:rsid w:val="002F41F7"/>
    <w:rsid w:val="002F46AD"/>
    <w:rsid w:val="002F4A62"/>
    <w:rsid w:val="003019F4"/>
    <w:rsid w:val="003101F0"/>
    <w:rsid w:val="00313225"/>
    <w:rsid w:val="00314B7A"/>
    <w:rsid w:val="00322935"/>
    <w:rsid w:val="00324BC5"/>
    <w:rsid w:val="00340BAB"/>
    <w:rsid w:val="003418E0"/>
    <w:rsid w:val="0034491C"/>
    <w:rsid w:val="00347F8D"/>
    <w:rsid w:val="00372F7B"/>
    <w:rsid w:val="003733E5"/>
    <w:rsid w:val="00390EA6"/>
    <w:rsid w:val="003A48C1"/>
    <w:rsid w:val="003E27C3"/>
    <w:rsid w:val="003E5FC0"/>
    <w:rsid w:val="003F3E3F"/>
    <w:rsid w:val="004067B8"/>
    <w:rsid w:val="004154BE"/>
    <w:rsid w:val="0042013D"/>
    <w:rsid w:val="00422F83"/>
    <w:rsid w:val="00426D7E"/>
    <w:rsid w:val="00433278"/>
    <w:rsid w:val="0043430C"/>
    <w:rsid w:val="00435E6D"/>
    <w:rsid w:val="00442BB1"/>
    <w:rsid w:val="00443668"/>
    <w:rsid w:val="00456B0D"/>
    <w:rsid w:val="00456D28"/>
    <w:rsid w:val="004622C2"/>
    <w:rsid w:val="00466E5D"/>
    <w:rsid w:val="00476AF8"/>
    <w:rsid w:val="00484FD7"/>
    <w:rsid w:val="004929FB"/>
    <w:rsid w:val="004A54BA"/>
    <w:rsid w:val="004A74A3"/>
    <w:rsid w:val="004B155B"/>
    <w:rsid w:val="004B27A2"/>
    <w:rsid w:val="004B6A5E"/>
    <w:rsid w:val="004C6CBB"/>
    <w:rsid w:val="004D3155"/>
    <w:rsid w:val="004E0818"/>
    <w:rsid w:val="004E10EC"/>
    <w:rsid w:val="004E7516"/>
    <w:rsid w:val="00507EA7"/>
    <w:rsid w:val="00526089"/>
    <w:rsid w:val="00527A28"/>
    <w:rsid w:val="00527DCA"/>
    <w:rsid w:val="0054434B"/>
    <w:rsid w:val="005665BC"/>
    <w:rsid w:val="005716D4"/>
    <w:rsid w:val="00571B60"/>
    <w:rsid w:val="0057422C"/>
    <w:rsid w:val="00585A4D"/>
    <w:rsid w:val="00591BFF"/>
    <w:rsid w:val="005B29B6"/>
    <w:rsid w:val="005D6329"/>
    <w:rsid w:val="005E57F6"/>
    <w:rsid w:val="005F2220"/>
    <w:rsid w:val="006058D8"/>
    <w:rsid w:val="00610200"/>
    <w:rsid w:val="00616283"/>
    <w:rsid w:val="00623699"/>
    <w:rsid w:val="006264CD"/>
    <w:rsid w:val="00632D5A"/>
    <w:rsid w:val="00635515"/>
    <w:rsid w:val="006546FD"/>
    <w:rsid w:val="00665BF3"/>
    <w:rsid w:val="006732D6"/>
    <w:rsid w:val="00693E09"/>
    <w:rsid w:val="006A2DE9"/>
    <w:rsid w:val="006A5B90"/>
    <w:rsid w:val="006A7230"/>
    <w:rsid w:val="006B0524"/>
    <w:rsid w:val="006B4E32"/>
    <w:rsid w:val="006B72C7"/>
    <w:rsid w:val="006B7F78"/>
    <w:rsid w:val="006C2252"/>
    <w:rsid w:val="006D4DD8"/>
    <w:rsid w:val="006D72DD"/>
    <w:rsid w:val="006D7F7F"/>
    <w:rsid w:val="006E233D"/>
    <w:rsid w:val="006E2C9C"/>
    <w:rsid w:val="006E40EF"/>
    <w:rsid w:val="006F0039"/>
    <w:rsid w:val="007059EA"/>
    <w:rsid w:val="00711CEF"/>
    <w:rsid w:val="00720320"/>
    <w:rsid w:val="00722809"/>
    <w:rsid w:val="00723643"/>
    <w:rsid w:val="00725D3C"/>
    <w:rsid w:val="007315CA"/>
    <w:rsid w:val="00733DA1"/>
    <w:rsid w:val="00734D10"/>
    <w:rsid w:val="00737822"/>
    <w:rsid w:val="0074111D"/>
    <w:rsid w:val="00746D28"/>
    <w:rsid w:val="00753D4A"/>
    <w:rsid w:val="00756912"/>
    <w:rsid w:val="00761609"/>
    <w:rsid w:val="00762EB8"/>
    <w:rsid w:val="007632EF"/>
    <w:rsid w:val="00763DCE"/>
    <w:rsid w:val="00772302"/>
    <w:rsid w:val="00776C46"/>
    <w:rsid w:val="0078260B"/>
    <w:rsid w:val="007838D1"/>
    <w:rsid w:val="00785254"/>
    <w:rsid w:val="00785853"/>
    <w:rsid w:val="007915E5"/>
    <w:rsid w:val="00793E47"/>
    <w:rsid w:val="007966F0"/>
    <w:rsid w:val="00797BFC"/>
    <w:rsid w:val="007A720F"/>
    <w:rsid w:val="007C6A3C"/>
    <w:rsid w:val="007D4BEE"/>
    <w:rsid w:val="007D5BE9"/>
    <w:rsid w:val="007E268D"/>
    <w:rsid w:val="007E6CE0"/>
    <w:rsid w:val="008050E4"/>
    <w:rsid w:val="00806D82"/>
    <w:rsid w:val="0082257D"/>
    <w:rsid w:val="00835563"/>
    <w:rsid w:val="00853438"/>
    <w:rsid w:val="00866846"/>
    <w:rsid w:val="00875DA9"/>
    <w:rsid w:val="0088485C"/>
    <w:rsid w:val="00895E38"/>
    <w:rsid w:val="008A4E50"/>
    <w:rsid w:val="008A782B"/>
    <w:rsid w:val="008B0FC0"/>
    <w:rsid w:val="008C2F3F"/>
    <w:rsid w:val="008C429A"/>
    <w:rsid w:val="008D6603"/>
    <w:rsid w:val="008E1F3D"/>
    <w:rsid w:val="009053D7"/>
    <w:rsid w:val="0091331D"/>
    <w:rsid w:val="0093223C"/>
    <w:rsid w:val="0093224B"/>
    <w:rsid w:val="00941A87"/>
    <w:rsid w:val="00945FC7"/>
    <w:rsid w:val="009501C2"/>
    <w:rsid w:val="00956E26"/>
    <w:rsid w:val="00966142"/>
    <w:rsid w:val="009668B9"/>
    <w:rsid w:val="00976577"/>
    <w:rsid w:val="0099453C"/>
    <w:rsid w:val="00996356"/>
    <w:rsid w:val="00997D9A"/>
    <w:rsid w:val="009A0F90"/>
    <w:rsid w:val="009C4A58"/>
    <w:rsid w:val="009D419B"/>
    <w:rsid w:val="009D7C49"/>
    <w:rsid w:val="009E1AEC"/>
    <w:rsid w:val="009E7297"/>
    <w:rsid w:val="00A0257D"/>
    <w:rsid w:val="00A12EDC"/>
    <w:rsid w:val="00A17A52"/>
    <w:rsid w:val="00A24649"/>
    <w:rsid w:val="00A24AE9"/>
    <w:rsid w:val="00A25D65"/>
    <w:rsid w:val="00A26D0D"/>
    <w:rsid w:val="00A33BDE"/>
    <w:rsid w:val="00A34885"/>
    <w:rsid w:val="00A43BC1"/>
    <w:rsid w:val="00A70A66"/>
    <w:rsid w:val="00A70E0D"/>
    <w:rsid w:val="00A74225"/>
    <w:rsid w:val="00A74924"/>
    <w:rsid w:val="00A77C7C"/>
    <w:rsid w:val="00A936D5"/>
    <w:rsid w:val="00AA1EB0"/>
    <w:rsid w:val="00AA2DA3"/>
    <w:rsid w:val="00AA5A9C"/>
    <w:rsid w:val="00AB016A"/>
    <w:rsid w:val="00AB2A5A"/>
    <w:rsid w:val="00AC6D9B"/>
    <w:rsid w:val="00AD28F8"/>
    <w:rsid w:val="00AF1D43"/>
    <w:rsid w:val="00AF6690"/>
    <w:rsid w:val="00AF7961"/>
    <w:rsid w:val="00B0230B"/>
    <w:rsid w:val="00B17D95"/>
    <w:rsid w:val="00B23509"/>
    <w:rsid w:val="00B30B5A"/>
    <w:rsid w:val="00B359DB"/>
    <w:rsid w:val="00B3632B"/>
    <w:rsid w:val="00B409D8"/>
    <w:rsid w:val="00B5178D"/>
    <w:rsid w:val="00B67F1F"/>
    <w:rsid w:val="00B701D7"/>
    <w:rsid w:val="00B77683"/>
    <w:rsid w:val="00B81112"/>
    <w:rsid w:val="00B90595"/>
    <w:rsid w:val="00BA215A"/>
    <w:rsid w:val="00BB5F09"/>
    <w:rsid w:val="00BC0D9F"/>
    <w:rsid w:val="00BC5A31"/>
    <w:rsid w:val="00BD159F"/>
    <w:rsid w:val="00BE053D"/>
    <w:rsid w:val="00BE0EE5"/>
    <w:rsid w:val="00BE70BD"/>
    <w:rsid w:val="00BF1A7A"/>
    <w:rsid w:val="00BF1FA3"/>
    <w:rsid w:val="00BF4A4E"/>
    <w:rsid w:val="00C00974"/>
    <w:rsid w:val="00C018E4"/>
    <w:rsid w:val="00C066FA"/>
    <w:rsid w:val="00C25387"/>
    <w:rsid w:val="00C33F6C"/>
    <w:rsid w:val="00C423BB"/>
    <w:rsid w:val="00C54BE3"/>
    <w:rsid w:val="00C57F80"/>
    <w:rsid w:val="00C671D7"/>
    <w:rsid w:val="00C72498"/>
    <w:rsid w:val="00C768ED"/>
    <w:rsid w:val="00C82A8F"/>
    <w:rsid w:val="00C916C2"/>
    <w:rsid w:val="00CA493E"/>
    <w:rsid w:val="00CB0FAF"/>
    <w:rsid w:val="00CC7F56"/>
    <w:rsid w:val="00CD1B12"/>
    <w:rsid w:val="00CD3009"/>
    <w:rsid w:val="00CD55DC"/>
    <w:rsid w:val="00CE11F3"/>
    <w:rsid w:val="00CE1BBC"/>
    <w:rsid w:val="00CE2595"/>
    <w:rsid w:val="00CE28CC"/>
    <w:rsid w:val="00CE72FC"/>
    <w:rsid w:val="00CF31EE"/>
    <w:rsid w:val="00D0228D"/>
    <w:rsid w:val="00D1492F"/>
    <w:rsid w:val="00D17B69"/>
    <w:rsid w:val="00D3003C"/>
    <w:rsid w:val="00D331F4"/>
    <w:rsid w:val="00D36A05"/>
    <w:rsid w:val="00D470E4"/>
    <w:rsid w:val="00D52142"/>
    <w:rsid w:val="00D5280E"/>
    <w:rsid w:val="00D61F14"/>
    <w:rsid w:val="00D80D6B"/>
    <w:rsid w:val="00D90950"/>
    <w:rsid w:val="00DA69DF"/>
    <w:rsid w:val="00DB33F8"/>
    <w:rsid w:val="00DC52FB"/>
    <w:rsid w:val="00DD1E12"/>
    <w:rsid w:val="00DD346C"/>
    <w:rsid w:val="00DD38E2"/>
    <w:rsid w:val="00DD3C3B"/>
    <w:rsid w:val="00DD5C3C"/>
    <w:rsid w:val="00DF68EC"/>
    <w:rsid w:val="00E13110"/>
    <w:rsid w:val="00E20684"/>
    <w:rsid w:val="00E24DF1"/>
    <w:rsid w:val="00E31A9D"/>
    <w:rsid w:val="00E370AD"/>
    <w:rsid w:val="00E37300"/>
    <w:rsid w:val="00E3738F"/>
    <w:rsid w:val="00E40B9A"/>
    <w:rsid w:val="00E431ED"/>
    <w:rsid w:val="00E55D90"/>
    <w:rsid w:val="00E64FF5"/>
    <w:rsid w:val="00E725B2"/>
    <w:rsid w:val="00E81ADF"/>
    <w:rsid w:val="00E820D6"/>
    <w:rsid w:val="00E907EC"/>
    <w:rsid w:val="00EA5421"/>
    <w:rsid w:val="00EB34FC"/>
    <w:rsid w:val="00EB5816"/>
    <w:rsid w:val="00EB764D"/>
    <w:rsid w:val="00ED07C2"/>
    <w:rsid w:val="00ED0EA9"/>
    <w:rsid w:val="00ED79C7"/>
    <w:rsid w:val="00EE38DD"/>
    <w:rsid w:val="00EF77DF"/>
    <w:rsid w:val="00F005AC"/>
    <w:rsid w:val="00F11BEF"/>
    <w:rsid w:val="00F1708D"/>
    <w:rsid w:val="00F258E7"/>
    <w:rsid w:val="00F315C6"/>
    <w:rsid w:val="00F31B84"/>
    <w:rsid w:val="00F57BA5"/>
    <w:rsid w:val="00F61EE2"/>
    <w:rsid w:val="00F631EC"/>
    <w:rsid w:val="00F64C22"/>
    <w:rsid w:val="00F64FA7"/>
    <w:rsid w:val="00F74D19"/>
    <w:rsid w:val="00F80053"/>
    <w:rsid w:val="00F903FD"/>
    <w:rsid w:val="00F92EEE"/>
    <w:rsid w:val="00F95FFB"/>
    <w:rsid w:val="00FA02C7"/>
    <w:rsid w:val="00FA4186"/>
    <w:rsid w:val="00FC0531"/>
    <w:rsid w:val="00FC13F0"/>
    <w:rsid w:val="00FD0FB7"/>
    <w:rsid w:val="00FD2794"/>
    <w:rsid w:val="00FE79A2"/>
    <w:rsid w:val="00FF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665B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7249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C7249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C7249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7249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724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80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0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352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none" w:sz="0" w:space="0" w:color="auto"/>
            <w:right w:val="none" w:sz="0" w:space="0" w:color="auto"/>
          </w:divBdr>
          <w:divsChild>
            <w:div w:id="18942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8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55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5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A5A121-EF2B-454C-96D3-8B4B838BEB7B}">
  <we:reference id="wa104381727" version="1.0.0.9" store="de-DE" storeType="OMEX"/>
  <we:alternateReferences>
    <we:reference id="WA104381727" version="1.0.0.9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2407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cp:lastPrinted>2022-08-21T16:12:00Z</cp:lastPrinted>
  <dcterms:created xsi:type="dcterms:W3CDTF">2022-10-25T08:40:00Z</dcterms:created>
  <dcterms:modified xsi:type="dcterms:W3CDTF">2022-10-25T18:47:00Z</dcterms:modified>
</cp:coreProperties>
</file>