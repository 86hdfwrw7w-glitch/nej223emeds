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64FFE72" w:rsidR="006D2592" w:rsidRPr="00F0048B" w:rsidRDefault="00631A59" w:rsidP="001B0AB3">
      <w:pPr>
        <w:spacing w:after="0"/>
        <w:jc w:val="right"/>
        <w:rPr>
          <w:rFonts w:ascii="Times New Roman" w:hAnsi="Times New Roman" w:cs="Times New Roman"/>
          <w:sz w:val="21"/>
          <w:szCs w:val="21"/>
        </w:rPr>
      </w:pPr>
      <w:r>
        <w:rPr>
          <w:rFonts w:ascii="Times New Roman" w:hAnsi="Times New Roman" w:cs="Times New Roman"/>
          <w:sz w:val="21"/>
          <w:szCs w:val="21"/>
        </w:rPr>
        <w:t>Justin Sperling</w:t>
      </w:r>
    </w:p>
    <w:p w14:paraId="2458A2A0" w14:textId="79B9683E" w:rsidR="00857C6F" w:rsidRPr="00F0048B" w:rsidRDefault="00631A59" w:rsidP="001B0AB3">
      <w:pPr>
        <w:spacing w:after="0"/>
        <w:jc w:val="right"/>
        <w:rPr>
          <w:rFonts w:ascii="Times New Roman" w:hAnsi="Times New Roman" w:cs="Times New Roman"/>
          <w:sz w:val="21"/>
          <w:szCs w:val="21"/>
        </w:rPr>
      </w:pPr>
      <w:r>
        <w:rPr>
          <w:rFonts w:ascii="Times New Roman" w:hAnsi="Times New Roman" w:cs="Times New Roman"/>
          <w:sz w:val="21"/>
          <w:szCs w:val="21"/>
        </w:rPr>
        <w:t>Lausitzer Weg 10</w:t>
      </w:r>
    </w:p>
    <w:p w14:paraId="451AEE20" w14:textId="5C413932" w:rsidR="00857C6F" w:rsidRPr="00F0048B" w:rsidRDefault="00631A59" w:rsidP="001B0AB3">
      <w:pPr>
        <w:spacing w:after="0"/>
        <w:jc w:val="right"/>
        <w:rPr>
          <w:rFonts w:ascii="Times New Roman" w:hAnsi="Times New Roman" w:cs="Times New Roman"/>
          <w:sz w:val="21"/>
          <w:szCs w:val="21"/>
        </w:rPr>
      </w:pPr>
      <w:r>
        <w:rPr>
          <w:rFonts w:ascii="Times New Roman" w:hAnsi="Times New Roman" w:cs="Times New Roman"/>
          <w:sz w:val="21"/>
          <w:szCs w:val="21"/>
        </w:rPr>
        <w:t>33129 Delbrück</w:t>
      </w:r>
    </w:p>
    <w:p w14:paraId="12BA391A" w14:textId="1A97ADE6" w:rsidR="006A7895" w:rsidRPr="00F0048B" w:rsidRDefault="002523A5" w:rsidP="001B0AB3">
      <w:pPr>
        <w:spacing w:after="0"/>
        <w:jc w:val="right"/>
        <w:rPr>
          <w:rFonts w:ascii="Times New Roman" w:hAnsi="Times New Roman" w:cs="Times New Roman"/>
          <w:sz w:val="21"/>
          <w:szCs w:val="21"/>
        </w:rPr>
      </w:pPr>
      <w:r w:rsidRPr="001B0AB3">
        <w:rPr>
          <w:rFonts w:ascii="Times New Roman" w:hAnsi="Times New Roman" w:cs="Times New Roman"/>
          <w:sz w:val="21"/>
          <w:szCs w:val="21"/>
        </w:rPr>
        <w:t>j</w:t>
      </w:r>
      <w:r w:rsidR="00631A59" w:rsidRPr="001B0AB3">
        <w:rPr>
          <w:rFonts w:ascii="Times New Roman" w:hAnsi="Times New Roman" w:cs="Times New Roman"/>
          <w:sz w:val="21"/>
          <w:szCs w:val="21"/>
        </w:rPr>
        <w:t>ustin</w:t>
      </w:r>
      <w:r w:rsidRPr="001B0AB3">
        <w:rPr>
          <w:rFonts w:ascii="Times New Roman" w:hAnsi="Times New Roman" w:cs="Times New Roman"/>
          <w:sz w:val="21"/>
          <w:szCs w:val="21"/>
        </w:rPr>
        <w:t>_sperling@gmx.de</w:t>
      </w:r>
    </w:p>
    <w:p w14:paraId="2E7278C7" w14:textId="31BD018B" w:rsidR="00F74175" w:rsidRPr="001B0AB3" w:rsidRDefault="006D2592" w:rsidP="001B0AB3">
      <w:pPr>
        <w:spacing w:after="0"/>
        <w:jc w:val="right"/>
        <w:rPr>
          <w:rFonts w:ascii="Times New Roman" w:hAnsi="Times New Roman" w:cs="Times New Roman"/>
          <w:sz w:val="21"/>
          <w:szCs w:val="21"/>
        </w:rPr>
      </w:pPr>
      <w:r w:rsidRPr="001B0AB3">
        <w:rPr>
          <w:rFonts w:ascii="Times New Roman" w:hAnsi="Times New Roman" w:cs="Times New Roman"/>
          <w:sz w:val="21"/>
          <w:szCs w:val="21"/>
        </w:rPr>
        <w:t>+</w:t>
      </w:r>
      <w:r w:rsidR="00857C6F" w:rsidRPr="001B0AB3">
        <w:rPr>
          <w:rFonts w:ascii="Times New Roman" w:hAnsi="Times New Roman" w:cs="Times New Roman"/>
          <w:sz w:val="21"/>
          <w:szCs w:val="21"/>
        </w:rPr>
        <w:t>49 17</w:t>
      </w:r>
      <w:r w:rsidR="00523B6C" w:rsidRPr="001B0AB3">
        <w:rPr>
          <w:rFonts w:ascii="Times New Roman" w:hAnsi="Times New Roman" w:cs="Times New Roman"/>
          <w:sz w:val="21"/>
          <w:szCs w:val="21"/>
        </w:rPr>
        <w:t>9</w:t>
      </w:r>
      <w:r w:rsidR="00857C6F" w:rsidRPr="001B0AB3">
        <w:rPr>
          <w:rFonts w:ascii="Times New Roman" w:hAnsi="Times New Roman" w:cs="Times New Roman"/>
          <w:sz w:val="21"/>
          <w:szCs w:val="21"/>
        </w:rPr>
        <w:t xml:space="preserve"> </w:t>
      </w:r>
      <w:r w:rsidR="003D5D1E" w:rsidRPr="001B0AB3">
        <w:rPr>
          <w:rFonts w:ascii="Times New Roman" w:hAnsi="Times New Roman" w:cs="Times New Roman"/>
          <w:sz w:val="21"/>
          <w:szCs w:val="21"/>
        </w:rPr>
        <w:t>1</w:t>
      </w:r>
      <w:r w:rsidR="00523B6C" w:rsidRPr="001B0AB3">
        <w:rPr>
          <w:rFonts w:ascii="Times New Roman" w:hAnsi="Times New Roman" w:cs="Times New Roman"/>
          <w:sz w:val="21"/>
          <w:szCs w:val="21"/>
        </w:rPr>
        <w:t>3</w:t>
      </w:r>
      <w:r w:rsidR="0014242F">
        <w:rPr>
          <w:rFonts w:ascii="Times New Roman" w:hAnsi="Times New Roman" w:cs="Times New Roman"/>
          <w:sz w:val="21"/>
          <w:szCs w:val="21"/>
        </w:rPr>
        <w:t xml:space="preserve"> </w:t>
      </w:r>
      <w:r w:rsidR="00523B6C" w:rsidRPr="001B0AB3">
        <w:rPr>
          <w:rFonts w:ascii="Times New Roman" w:hAnsi="Times New Roman" w:cs="Times New Roman"/>
          <w:sz w:val="21"/>
          <w:szCs w:val="21"/>
        </w:rPr>
        <w:t>24 55</w:t>
      </w:r>
      <w:r w:rsidR="002E2D43" w:rsidRPr="001B0AB3">
        <w:rPr>
          <w:rFonts w:ascii="Times New Roman" w:hAnsi="Times New Roman" w:cs="Times New Roman"/>
          <w:sz w:val="21"/>
          <w:szCs w:val="21"/>
        </w:rPr>
        <w:t>8</w:t>
      </w:r>
    </w:p>
    <w:p w14:paraId="170FE07D" w14:textId="77777777" w:rsidR="00F270C0" w:rsidRPr="001B0AB3" w:rsidRDefault="00F270C0" w:rsidP="001B0AB3">
      <w:pPr>
        <w:spacing w:after="0"/>
        <w:jc w:val="both"/>
        <w:rPr>
          <w:rFonts w:ascii="Times New Roman" w:hAnsi="Times New Roman" w:cs="Times New Roman"/>
          <w:sz w:val="21"/>
          <w:szCs w:val="21"/>
        </w:rPr>
      </w:pPr>
    </w:p>
    <w:p w14:paraId="45501CB3" w14:textId="77777777" w:rsidR="003615D4" w:rsidRPr="001B0AB3" w:rsidRDefault="003615D4" w:rsidP="001B0AB3">
      <w:pPr>
        <w:spacing w:after="0"/>
        <w:jc w:val="both"/>
        <w:rPr>
          <w:rFonts w:ascii="Times New Roman" w:hAnsi="Times New Roman" w:cs="Times New Roman"/>
          <w:sz w:val="21"/>
          <w:szCs w:val="21"/>
        </w:rPr>
      </w:pPr>
      <w:r w:rsidRPr="001B0AB3">
        <w:rPr>
          <w:rFonts w:ascii="Times New Roman" w:hAnsi="Times New Roman" w:cs="Times New Roman"/>
          <w:sz w:val="21"/>
          <w:szCs w:val="21"/>
        </w:rPr>
        <w:t>HELLA Corporate Center GmbH</w:t>
      </w:r>
    </w:p>
    <w:p w14:paraId="2D69DD4A" w14:textId="77777777" w:rsidR="003615D4" w:rsidRPr="001B0AB3" w:rsidRDefault="003615D4" w:rsidP="001B0AB3">
      <w:pPr>
        <w:spacing w:after="0"/>
        <w:jc w:val="both"/>
        <w:rPr>
          <w:rFonts w:ascii="Times New Roman" w:hAnsi="Times New Roman" w:cs="Times New Roman"/>
          <w:sz w:val="21"/>
          <w:szCs w:val="21"/>
        </w:rPr>
      </w:pPr>
      <w:r w:rsidRPr="001B0AB3">
        <w:rPr>
          <w:rFonts w:ascii="Times New Roman" w:hAnsi="Times New Roman" w:cs="Times New Roman"/>
          <w:sz w:val="21"/>
          <w:szCs w:val="21"/>
        </w:rPr>
        <w:t>Benedict Stratmann</w:t>
      </w:r>
    </w:p>
    <w:p w14:paraId="515B26B0" w14:textId="77777777" w:rsidR="003615D4" w:rsidRPr="001B0AB3" w:rsidRDefault="003615D4" w:rsidP="001B0AB3">
      <w:pPr>
        <w:spacing w:after="0"/>
        <w:jc w:val="both"/>
        <w:rPr>
          <w:rFonts w:ascii="Times New Roman" w:hAnsi="Times New Roman" w:cs="Times New Roman"/>
          <w:sz w:val="21"/>
          <w:szCs w:val="21"/>
        </w:rPr>
      </w:pPr>
      <w:proofErr w:type="spellStart"/>
      <w:r w:rsidRPr="001B0AB3">
        <w:rPr>
          <w:rFonts w:ascii="Times New Roman" w:hAnsi="Times New Roman" w:cs="Times New Roman"/>
          <w:sz w:val="21"/>
          <w:szCs w:val="21"/>
        </w:rPr>
        <w:t>Rixbecker</w:t>
      </w:r>
      <w:proofErr w:type="spellEnd"/>
      <w:r w:rsidRPr="001B0AB3">
        <w:rPr>
          <w:rFonts w:ascii="Times New Roman" w:hAnsi="Times New Roman" w:cs="Times New Roman"/>
          <w:sz w:val="21"/>
          <w:szCs w:val="21"/>
        </w:rPr>
        <w:t xml:space="preserve"> Str. 75</w:t>
      </w:r>
    </w:p>
    <w:p w14:paraId="096C8AF5" w14:textId="5D43291F" w:rsidR="00647413" w:rsidRPr="001B0AB3" w:rsidRDefault="003615D4" w:rsidP="001B0AB3">
      <w:pPr>
        <w:spacing w:after="0"/>
        <w:jc w:val="both"/>
        <w:rPr>
          <w:rFonts w:ascii="Times New Roman" w:hAnsi="Times New Roman" w:cs="Times New Roman"/>
          <w:sz w:val="21"/>
          <w:szCs w:val="21"/>
        </w:rPr>
      </w:pPr>
      <w:r w:rsidRPr="001B0AB3">
        <w:rPr>
          <w:rFonts w:ascii="Times New Roman" w:hAnsi="Times New Roman" w:cs="Times New Roman"/>
          <w:sz w:val="21"/>
          <w:szCs w:val="21"/>
        </w:rPr>
        <w:t>59552 Lippstadt</w:t>
      </w:r>
    </w:p>
    <w:p w14:paraId="0CA94D58" w14:textId="77777777" w:rsidR="00BF0D38" w:rsidRPr="001B0AB3" w:rsidRDefault="00BF0D38" w:rsidP="001B0AB3">
      <w:pPr>
        <w:spacing w:after="0"/>
        <w:jc w:val="both"/>
        <w:rPr>
          <w:rFonts w:ascii="Times New Roman" w:hAnsi="Times New Roman" w:cs="Times New Roman"/>
          <w:sz w:val="21"/>
          <w:szCs w:val="21"/>
        </w:rPr>
      </w:pPr>
    </w:p>
    <w:p w14:paraId="155B6E2E" w14:textId="041F9E6C" w:rsidR="006A7895" w:rsidRPr="001B0AB3" w:rsidRDefault="002E2D43" w:rsidP="001B0AB3">
      <w:pPr>
        <w:spacing w:after="0"/>
        <w:jc w:val="right"/>
        <w:rPr>
          <w:rFonts w:ascii="Times New Roman" w:hAnsi="Times New Roman" w:cs="Times New Roman"/>
          <w:sz w:val="21"/>
          <w:szCs w:val="21"/>
        </w:rPr>
      </w:pPr>
      <w:r w:rsidRPr="001B0AB3">
        <w:rPr>
          <w:rFonts w:ascii="Times New Roman" w:hAnsi="Times New Roman" w:cs="Times New Roman"/>
          <w:sz w:val="21"/>
          <w:szCs w:val="21"/>
        </w:rPr>
        <w:t xml:space="preserve">Delbrück, </w:t>
      </w:r>
      <w:r w:rsidR="0014242F">
        <w:rPr>
          <w:rFonts w:ascii="Times New Roman" w:hAnsi="Times New Roman" w:cs="Times New Roman"/>
          <w:sz w:val="21"/>
          <w:szCs w:val="21"/>
        </w:rPr>
        <w:t>01.10</w:t>
      </w:r>
      <w:r w:rsidRPr="001B0AB3">
        <w:rPr>
          <w:rFonts w:ascii="Times New Roman" w:hAnsi="Times New Roman" w:cs="Times New Roman"/>
          <w:sz w:val="21"/>
          <w:szCs w:val="21"/>
        </w:rPr>
        <w:t>.2025</w:t>
      </w:r>
    </w:p>
    <w:p w14:paraId="0731715D" w14:textId="77777777" w:rsidR="001E0088" w:rsidRPr="001B0AB3" w:rsidRDefault="001E0088" w:rsidP="001B0AB3">
      <w:pPr>
        <w:spacing w:after="0"/>
        <w:jc w:val="both"/>
        <w:rPr>
          <w:rFonts w:ascii="Times New Roman" w:hAnsi="Times New Roman" w:cs="Times New Roman"/>
          <w:sz w:val="21"/>
          <w:szCs w:val="21"/>
        </w:rPr>
      </w:pPr>
    </w:p>
    <w:p w14:paraId="0098600D" w14:textId="77F39828" w:rsidR="000A5AB8" w:rsidRPr="001B0AB3" w:rsidRDefault="0099776A" w:rsidP="001B0AB3">
      <w:pPr>
        <w:spacing w:after="0"/>
        <w:jc w:val="both"/>
        <w:rPr>
          <w:rFonts w:ascii="Times New Roman" w:hAnsi="Times New Roman" w:cs="Times New Roman"/>
          <w:b/>
          <w:bCs/>
          <w:sz w:val="21"/>
          <w:szCs w:val="21"/>
        </w:rPr>
      </w:pPr>
      <w:r w:rsidRPr="001B0AB3">
        <w:rPr>
          <w:rFonts w:ascii="Times New Roman" w:hAnsi="Times New Roman" w:cs="Times New Roman"/>
          <w:b/>
          <w:bCs/>
          <w:sz w:val="21"/>
          <w:szCs w:val="21"/>
        </w:rPr>
        <w:t xml:space="preserve">Bewerbung um ein Praktikum </w:t>
      </w:r>
      <w:r w:rsidR="00FE3E2B" w:rsidRPr="001B0AB3">
        <w:rPr>
          <w:rFonts w:ascii="Times New Roman" w:hAnsi="Times New Roman" w:cs="Times New Roman"/>
          <w:b/>
          <w:bCs/>
          <w:sz w:val="21"/>
          <w:szCs w:val="21"/>
        </w:rPr>
        <w:t>i</w:t>
      </w:r>
      <w:r w:rsidR="00EE3206" w:rsidRPr="001B0AB3">
        <w:rPr>
          <w:rFonts w:ascii="Times New Roman" w:hAnsi="Times New Roman" w:cs="Times New Roman"/>
          <w:b/>
          <w:bCs/>
          <w:sz w:val="21"/>
          <w:szCs w:val="21"/>
        </w:rPr>
        <w:t>m Bereich</w:t>
      </w:r>
      <w:r w:rsidR="00EE136C" w:rsidRPr="001B0AB3">
        <w:rPr>
          <w:rFonts w:ascii="Times New Roman" w:hAnsi="Times New Roman" w:cs="Times New Roman"/>
          <w:b/>
          <w:bCs/>
          <w:sz w:val="21"/>
          <w:szCs w:val="21"/>
        </w:rPr>
        <w:t xml:space="preserve"> </w:t>
      </w:r>
      <w:r w:rsidR="004C7A16" w:rsidRPr="001B0AB3">
        <w:rPr>
          <w:rFonts w:ascii="Times New Roman" w:hAnsi="Times New Roman" w:cs="Times New Roman"/>
          <w:b/>
          <w:bCs/>
          <w:sz w:val="21"/>
          <w:szCs w:val="21"/>
        </w:rPr>
        <w:t>Strategie und Mergers &amp; Acquisitions</w:t>
      </w:r>
    </w:p>
    <w:p w14:paraId="53016D76" w14:textId="77777777" w:rsidR="00982A7B" w:rsidRPr="001B0AB3" w:rsidRDefault="00982A7B" w:rsidP="001B0AB3">
      <w:pPr>
        <w:spacing w:after="0"/>
        <w:jc w:val="both"/>
        <w:rPr>
          <w:rFonts w:ascii="Times New Roman" w:hAnsi="Times New Roman" w:cs="Times New Roman"/>
          <w:sz w:val="21"/>
          <w:szCs w:val="21"/>
        </w:rPr>
      </w:pPr>
    </w:p>
    <w:p w14:paraId="61CDE0AD" w14:textId="47C1216B" w:rsidR="00034B68" w:rsidRPr="00F0048B" w:rsidRDefault="0099776A" w:rsidP="00375D2D">
      <w:pPr>
        <w:spacing w:after="0"/>
        <w:jc w:val="both"/>
        <w:rPr>
          <w:rFonts w:ascii="Times New Roman" w:hAnsi="Times New Roman" w:cs="Times New Roman"/>
          <w:sz w:val="21"/>
          <w:szCs w:val="21"/>
        </w:rPr>
      </w:pPr>
      <w:r w:rsidRPr="00F0048B">
        <w:rPr>
          <w:rFonts w:ascii="Times New Roman" w:hAnsi="Times New Roman" w:cs="Times New Roman"/>
          <w:sz w:val="21"/>
          <w:szCs w:val="21"/>
        </w:rPr>
        <w:t>Sehr geehrte</w:t>
      </w:r>
      <w:r w:rsidR="00594779">
        <w:rPr>
          <w:rFonts w:ascii="Times New Roman" w:hAnsi="Times New Roman" w:cs="Times New Roman"/>
          <w:sz w:val="21"/>
          <w:szCs w:val="21"/>
        </w:rPr>
        <w:t>r</w:t>
      </w:r>
      <w:r w:rsidRPr="00F0048B">
        <w:rPr>
          <w:rFonts w:ascii="Times New Roman" w:hAnsi="Times New Roman" w:cs="Times New Roman"/>
          <w:sz w:val="21"/>
          <w:szCs w:val="21"/>
        </w:rPr>
        <w:t xml:space="preserve"> Herr</w:t>
      </w:r>
      <w:r w:rsidR="00594779">
        <w:rPr>
          <w:rFonts w:ascii="Times New Roman" w:hAnsi="Times New Roman" w:cs="Times New Roman"/>
          <w:sz w:val="21"/>
          <w:szCs w:val="21"/>
        </w:rPr>
        <w:t xml:space="preserve"> Stratmann,</w:t>
      </w:r>
      <w:r w:rsidR="00E65B09" w:rsidRPr="00F0048B">
        <w:rPr>
          <w:rFonts w:ascii="Times New Roman" w:hAnsi="Times New Roman" w:cs="Times New Roman"/>
          <w:sz w:val="21"/>
          <w:szCs w:val="21"/>
        </w:rPr>
        <w:t xml:space="preserve"> </w:t>
      </w:r>
    </w:p>
    <w:p w14:paraId="433CF1AE" w14:textId="14106765" w:rsidR="00E65B09" w:rsidRPr="00F0048B" w:rsidRDefault="00E65B09" w:rsidP="00375D2D">
      <w:pPr>
        <w:spacing w:after="0"/>
        <w:jc w:val="both"/>
        <w:rPr>
          <w:rFonts w:ascii="Times New Roman" w:hAnsi="Times New Roman" w:cs="Times New Roman"/>
          <w:sz w:val="21"/>
          <w:szCs w:val="21"/>
        </w:rPr>
      </w:pPr>
    </w:p>
    <w:p w14:paraId="3436E836" w14:textId="48715923" w:rsidR="00E65B09" w:rsidRPr="00F0048B" w:rsidRDefault="00EB6C81" w:rsidP="00DD3FF0">
      <w:pPr>
        <w:spacing w:after="0"/>
        <w:jc w:val="both"/>
        <w:rPr>
          <w:rFonts w:ascii="Times New Roman" w:hAnsi="Times New Roman" w:cs="Times New Roman"/>
          <w:sz w:val="21"/>
          <w:szCs w:val="21"/>
        </w:rPr>
      </w:pPr>
      <w:r w:rsidRPr="00EB6C81">
        <w:rPr>
          <w:rFonts w:ascii="Times New Roman" w:hAnsi="Times New Roman" w:cs="Times New Roman"/>
          <w:sz w:val="21"/>
          <w:szCs w:val="21"/>
        </w:rPr>
        <w:t xml:space="preserve">mit einer Tätigkeit in der </w:t>
      </w:r>
      <w:r w:rsidR="00FB72CE">
        <w:rPr>
          <w:rFonts w:ascii="Times New Roman" w:hAnsi="Times New Roman" w:cs="Times New Roman"/>
          <w:sz w:val="21"/>
          <w:szCs w:val="21"/>
        </w:rPr>
        <w:t xml:space="preserve">Strategieabteilung eines </w:t>
      </w:r>
      <w:r w:rsidR="00A60DAA">
        <w:rPr>
          <w:rFonts w:ascii="Times New Roman" w:hAnsi="Times New Roman" w:cs="Times New Roman"/>
          <w:sz w:val="21"/>
          <w:szCs w:val="21"/>
        </w:rPr>
        <w:t>Unternehmens assoziiere</w:t>
      </w:r>
      <w:r w:rsidRPr="00EB6C81">
        <w:rPr>
          <w:rFonts w:ascii="Times New Roman" w:hAnsi="Times New Roman" w:cs="Times New Roman"/>
          <w:sz w:val="21"/>
          <w:szCs w:val="21"/>
        </w:rPr>
        <w:t xml:space="preserve"> ich spannende</w:t>
      </w:r>
      <w:r w:rsidR="006D5D14">
        <w:rPr>
          <w:rFonts w:ascii="Times New Roman" w:hAnsi="Times New Roman" w:cs="Times New Roman"/>
          <w:sz w:val="21"/>
          <w:szCs w:val="21"/>
        </w:rPr>
        <w:t xml:space="preserve"> Projekte, täglich wechselnde Aufgaben und kontinu</w:t>
      </w:r>
      <w:r w:rsidR="00AE6C4F">
        <w:rPr>
          <w:rFonts w:ascii="Times New Roman" w:hAnsi="Times New Roman" w:cs="Times New Roman"/>
          <w:sz w:val="21"/>
          <w:szCs w:val="21"/>
        </w:rPr>
        <w:t>ierliches Lernen.</w:t>
      </w:r>
      <w:r w:rsidRPr="00EB6C81">
        <w:rPr>
          <w:rFonts w:ascii="Times New Roman" w:hAnsi="Times New Roman" w:cs="Times New Roman"/>
          <w:sz w:val="21"/>
          <w:szCs w:val="21"/>
        </w:rPr>
        <w:t xml:space="preserve"> </w:t>
      </w:r>
      <w:r w:rsidR="007042A5" w:rsidRPr="007042A5">
        <w:rPr>
          <w:rFonts w:ascii="Times New Roman" w:hAnsi="Times New Roman" w:cs="Times New Roman"/>
          <w:sz w:val="21"/>
          <w:szCs w:val="21"/>
        </w:rPr>
        <w:t>Besonders faszinierend finde ich es, dass man die strategische Ausrichtung eines Unternehmens</w:t>
      </w:r>
      <w:r w:rsidR="00D17649">
        <w:rPr>
          <w:rFonts w:ascii="Times New Roman" w:hAnsi="Times New Roman" w:cs="Times New Roman"/>
          <w:sz w:val="21"/>
          <w:szCs w:val="21"/>
        </w:rPr>
        <w:t xml:space="preserve"> </w:t>
      </w:r>
      <w:r w:rsidR="007042A5" w:rsidRPr="007042A5">
        <w:rPr>
          <w:rFonts w:ascii="Times New Roman" w:hAnsi="Times New Roman" w:cs="Times New Roman"/>
          <w:sz w:val="21"/>
          <w:szCs w:val="21"/>
        </w:rPr>
        <w:t>aktiv mitgestaltet und so zur langfristigen Marktposition beiträgt.</w:t>
      </w:r>
      <w:r w:rsidR="007042A5">
        <w:rPr>
          <w:rFonts w:ascii="Times New Roman" w:hAnsi="Times New Roman" w:cs="Times New Roman"/>
          <w:sz w:val="21"/>
          <w:szCs w:val="21"/>
        </w:rPr>
        <w:t xml:space="preserve"> </w:t>
      </w:r>
      <w:del w:id="0" w:author="David Döbele" w:date="2025-10-01T10:52:00Z" w16du:dateUtc="2025-10-01T08:52:00Z">
        <w:r w:rsidR="000B45BE" w:rsidRPr="000B45BE" w:rsidDel="002726DB">
          <w:rPr>
            <w:rFonts w:ascii="Times New Roman" w:hAnsi="Times New Roman" w:cs="Times New Roman"/>
            <w:sz w:val="21"/>
            <w:szCs w:val="21"/>
          </w:rPr>
          <w:delText xml:space="preserve">An </w:delText>
        </w:r>
      </w:del>
      <w:ins w:id="1" w:author="David Döbele" w:date="2025-10-01T10:52:00Z" w16du:dateUtc="2025-10-01T08:52:00Z">
        <w:r w:rsidR="002726DB">
          <w:rPr>
            <w:rFonts w:ascii="Times New Roman" w:hAnsi="Times New Roman" w:cs="Times New Roman"/>
            <w:sz w:val="21"/>
            <w:szCs w:val="21"/>
          </w:rPr>
          <w:t>Speziell an</w:t>
        </w:r>
        <w:r w:rsidR="002726DB" w:rsidRPr="000B45BE">
          <w:rPr>
            <w:rFonts w:ascii="Times New Roman" w:hAnsi="Times New Roman" w:cs="Times New Roman"/>
            <w:sz w:val="21"/>
            <w:szCs w:val="21"/>
          </w:rPr>
          <w:t xml:space="preserve"> </w:t>
        </w:r>
      </w:ins>
      <w:r w:rsidR="000B45BE" w:rsidRPr="000B45BE">
        <w:rPr>
          <w:rFonts w:ascii="Times New Roman" w:hAnsi="Times New Roman" w:cs="Times New Roman"/>
          <w:sz w:val="21"/>
          <w:szCs w:val="21"/>
        </w:rPr>
        <w:t xml:space="preserve">der Tätigkeit im Bereich Strategie und Mergers &amp; Acquisitions </w:t>
      </w:r>
      <w:del w:id="2" w:author="David Döbele" w:date="2025-10-01T10:52:00Z" w16du:dateUtc="2025-10-01T08:52:00Z">
        <w:r w:rsidR="000B45BE" w:rsidRPr="000B45BE" w:rsidDel="002726DB">
          <w:rPr>
            <w:rFonts w:ascii="Times New Roman" w:hAnsi="Times New Roman" w:cs="Times New Roman"/>
            <w:sz w:val="21"/>
            <w:szCs w:val="21"/>
          </w:rPr>
          <w:delText>fasziniert mich besonders</w:delText>
        </w:r>
      </w:del>
      <w:ins w:id="3" w:author="David Döbele" w:date="2025-10-01T10:52:00Z" w16du:dateUtc="2025-10-01T08:52:00Z">
        <w:r w:rsidR="002726DB">
          <w:rPr>
            <w:rFonts w:ascii="Times New Roman" w:hAnsi="Times New Roman" w:cs="Times New Roman"/>
            <w:sz w:val="21"/>
            <w:szCs w:val="21"/>
          </w:rPr>
          <w:t>reizt mich</w:t>
        </w:r>
      </w:ins>
      <w:r w:rsidR="000B45BE" w:rsidRPr="000B45BE">
        <w:rPr>
          <w:rFonts w:ascii="Times New Roman" w:hAnsi="Times New Roman" w:cs="Times New Roman"/>
          <w:sz w:val="21"/>
          <w:szCs w:val="21"/>
        </w:rPr>
        <w:t>, dass durch die Mitwirkung an Konzern- und M&amp;A-Strategien sowie die Durchführung fundierter Markt- und Unternehmensanalysen unmittelbar zur nachhaltigen Unternehmensentwicklung und Entscheidungsfindung auf Top-Management-Ebene beigetragen wird.</w:t>
      </w:r>
      <w:r w:rsidR="000B45BE">
        <w:rPr>
          <w:rFonts w:ascii="Times New Roman" w:hAnsi="Times New Roman" w:cs="Times New Roman"/>
          <w:sz w:val="21"/>
          <w:szCs w:val="21"/>
        </w:rPr>
        <w:t xml:space="preserve"> </w:t>
      </w:r>
      <w:r w:rsidR="006E3109">
        <w:rPr>
          <w:rFonts w:ascii="Times New Roman" w:hAnsi="Times New Roman" w:cs="Times New Roman"/>
          <w:sz w:val="21"/>
          <w:szCs w:val="21"/>
        </w:rPr>
        <w:t>W</w:t>
      </w:r>
      <w:r w:rsidR="00324D04">
        <w:rPr>
          <w:rFonts w:ascii="Times New Roman" w:hAnsi="Times New Roman" w:cs="Times New Roman"/>
          <w:sz w:val="21"/>
          <w:szCs w:val="21"/>
        </w:rPr>
        <w:t xml:space="preserve">ährend meines </w:t>
      </w:r>
      <w:r w:rsidR="00CF160E">
        <w:rPr>
          <w:rFonts w:ascii="Times New Roman" w:hAnsi="Times New Roman" w:cs="Times New Roman"/>
          <w:sz w:val="21"/>
          <w:szCs w:val="21"/>
        </w:rPr>
        <w:t>zwölf</w:t>
      </w:r>
      <w:r w:rsidR="0064337C">
        <w:rPr>
          <w:rFonts w:ascii="Times New Roman" w:hAnsi="Times New Roman" w:cs="Times New Roman"/>
          <w:sz w:val="21"/>
          <w:szCs w:val="21"/>
        </w:rPr>
        <w:t xml:space="preserve">wöchigen </w:t>
      </w:r>
      <w:r w:rsidR="00324D04">
        <w:rPr>
          <w:rFonts w:ascii="Times New Roman" w:hAnsi="Times New Roman" w:cs="Times New Roman"/>
          <w:sz w:val="21"/>
          <w:szCs w:val="21"/>
        </w:rPr>
        <w:t>Praktikums in der Wirtschaftsprüfung</w:t>
      </w:r>
      <w:r w:rsidR="00333AD8">
        <w:rPr>
          <w:rFonts w:ascii="Times New Roman" w:hAnsi="Times New Roman" w:cs="Times New Roman"/>
          <w:sz w:val="21"/>
          <w:szCs w:val="21"/>
        </w:rPr>
        <w:t xml:space="preserve"> bei </w:t>
      </w:r>
      <w:r w:rsidR="007546D6">
        <w:rPr>
          <w:rFonts w:ascii="Times New Roman" w:hAnsi="Times New Roman" w:cs="Times New Roman"/>
          <w:sz w:val="21"/>
          <w:szCs w:val="21"/>
        </w:rPr>
        <w:t>Rödl &amp; Partner</w:t>
      </w:r>
      <w:r w:rsidR="00324D04">
        <w:rPr>
          <w:rFonts w:ascii="Times New Roman" w:hAnsi="Times New Roman" w:cs="Times New Roman"/>
          <w:sz w:val="21"/>
          <w:szCs w:val="21"/>
        </w:rPr>
        <w:t xml:space="preserve"> </w:t>
      </w:r>
      <w:r w:rsidR="00693815">
        <w:rPr>
          <w:rFonts w:ascii="Times New Roman" w:hAnsi="Times New Roman" w:cs="Times New Roman"/>
          <w:sz w:val="21"/>
          <w:szCs w:val="21"/>
        </w:rPr>
        <w:t>k</w:t>
      </w:r>
      <w:r w:rsidR="008D5456">
        <w:rPr>
          <w:rFonts w:ascii="Times New Roman" w:hAnsi="Times New Roman" w:cs="Times New Roman"/>
          <w:sz w:val="21"/>
          <w:szCs w:val="21"/>
        </w:rPr>
        <w:t xml:space="preserve">onnte ich </w:t>
      </w:r>
      <w:r w:rsidR="007546D6">
        <w:rPr>
          <w:rFonts w:ascii="Times New Roman" w:hAnsi="Times New Roman" w:cs="Times New Roman"/>
          <w:sz w:val="21"/>
          <w:szCs w:val="21"/>
        </w:rPr>
        <w:t>erfahren, dass ich eine in</w:t>
      </w:r>
      <w:r w:rsidR="0013262D">
        <w:rPr>
          <w:rFonts w:ascii="Times New Roman" w:hAnsi="Times New Roman" w:cs="Times New Roman"/>
          <w:sz w:val="21"/>
          <w:szCs w:val="21"/>
        </w:rPr>
        <w:t>tensive und fordernde A</w:t>
      </w:r>
      <w:r w:rsidR="00354306">
        <w:rPr>
          <w:rFonts w:ascii="Times New Roman" w:hAnsi="Times New Roman" w:cs="Times New Roman"/>
          <w:sz w:val="21"/>
          <w:szCs w:val="21"/>
        </w:rPr>
        <w:t>rbeitsumgebung benötige, um mich bestmöglich entfalten zu können</w:t>
      </w:r>
      <w:r w:rsidR="00AF49B5">
        <w:rPr>
          <w:rFonts w:ascii="Times New Roman" w:hAnsi="Times New Roman" w:cs="Times New Roman"/>
          <w:sz w:val="21"/>
          <w:szCs w:val="21"/>
        </w:rPr>
        <w:t>. Genau das s</w:t>
      </w:r>
      <w:r w:rsidR="008A3963">
        <w:rPr>
          <w:rFonts w:ascii="Times New Roman" w:hAnsi="Times New Roman" w:cs="Times New Roman"/>
          <w:sz w:val="21"/>
          <w:szCs w:val="21"/>
        </w:rPr>
        <w:t xml:space="preserve">ehe ich bei </w:t>
      </w:r>
      <w:r w:rsidR="00BE0512">
        <w:rPr>
          <w:rFonts w:ascii="Times New Roman" w:hAnsi="Times New Roman" w:cs="Times New Roman"/>
          <w:sz w:val="21"/>
          <w:szCs w:val="21"/>
        </w:rPr>
        <w:t>HELLA</w:t>
      </w:r>
      <w:r w:rsidR="008A3963">
        <w:rPr>
          <w:rFonts w:ascii="Times New Roman" w:hAnsi="Times New Roman" w:cs="Times New Roman"/>
          <w:sz w:val="21"/>
          <w:szCs w:val="21"/>
        </w:rPr>
        <w:t xml:space="preserve"> gegeben, weshalb ich ihr Team</w:t>
      </w:r>
      <w:r w:rsidR="006C3372">
        <w:rPr>
          <w:rFonts w:ascii="Times New Roman" w:hAnsi="Times New Roman" w:cs="Times New Roman"/>
          <w:sz w:val="21"/>
          <w:szCs w:val="21"/>
        </w:rPr>
        <w:t xml:space="preserve"> gerne ab dem </w:t>
      </w:r>
      <w:r w:rsidR="00557986">
        <w:rPr>
          <w:rFonts w:ascii="Times New Roman" w:hAnsi="Times New Roman" w:cs="Times New Roman"/>
          <w:sz w:val="21"/>
          <w:szCs w:val="21"/>
        </w:rPr>
        <w:t>09.02.</w:t>
      </w:r>
      <w:r w:rsidR="00F775CA">
        <w:rPr>
          <w:rFonts w:ascii="Times New Roman" w:hAnsi="Times New Roman" w:cs="Times New Roman"/>
          <w:sz w:val="21"/>
          <w:szCs w:val="21"/>
        </w:rPr>
        <w:t xml:space="preserve">2026 für drei Monate als Praktikant </w:t>
      </w:r>
      <w:r w:rsidR="00DD3FF0">
        <w:rPr>
          <w:rFonts w:ascii="Times New Roman" w:hAnsi="Times New Roman" w:cs="Times New Roman"/>
          <w:sz w:val="21"/>
          <w:szCs w:val="21"/>
        </w:rPr>
        <w:t xml:space="preserve">unterstützen würde. </w:t>
      </w:r>
    </w:p>
    <w:p w14:paraId="545B5699" w14:textId="248B7C08" w:rsidR="00E65B09" w:rsidRPr="00F0048B" w:rsidRDefault="00E65B09" w:rsidP="00375D2D">
      <w:pPr>
        <w:spacing w:after="0"/>
        <w:jc w:val="both"/>
        <w:rPr>
          <w:rFonts w:ascii="Times New Roman" w:hAnsi="Times New Roman" w:cs="Times New Roman"/>
          <w:sz w:val="21"/>
          <w:szCs w:val="21"/>
        </w:rPr>
      </w:pPr>
    </w:p>
    <w:p w14:paraId="7250DB56" w14:textId="4C0E8A26" w:rsidR="00E65B09" w:rsidRPr="00F0048B" w:rsidRDefault="00D12ABF" w:rsidP="002606DE">
      <w:pPr>
        <w:spacing w:after="0"/>
        <w:jc w:val="both"/>
        <w:rPr>
          <w:rFonts w:ascii="Times New Roman" w:hAnsi="Times New Roman" w:cs="Times New Roman"/>
          <w:sz w:val="21"/>
          <w:szCs w:val="21"/>
        </w:rPr>
      </w:pPr>
      <w:r w:rsidRPr="00D12ABF">
        <w:rPr>
          <w:rFonts w:ascii="Times New Roman" w:hAnsi="Times New Roman" w:cs="Times New Roman"/>
          <w:sz w:val="21"/>
          <w:szCs w:val="21"/>
        </w:rPr>
        <w:t xml:space="preserve">Bereits während meiner Ausbildung zum Steuerfachangestellten habe ich gelernt, früh Verantwortung zu übernehmen, Mandanten eigenständig zu betreuen und dabei meine analytischen Fähigkeiten sowie meine Genauigkeit im Detail zu schärfen. Im anschließenden Studium der Betriebswirtschaftslehre konnte ich mein Interesse für wirtschaftliche Prozesse und Zusammenhänge vertiefen und mein Fachwissen </w:t>
      </w:r>
      <w:r w:rsidR="00541A30">
        <w:rPr>
          <w:rFonts w:ascii="Times New Roman" w:hAnsi="Times New Roman" w:cs="Times New Roman"/>
          <w:sz w:val="21"/>
          <w:szCs w:val="21"/>
        </w:rPr>
        <w:t xml:space="preserve">unter anderem </w:t>
      </w:r>
      <w:r w:rsidRPr="00D12ABF">
        <w:rPr>
          <w:rFonts w:ascii="Times New Roman" w:hAnsi="Times New Roman" w:cs="Times New Roman"/>
          <w:sz w:val="21"/>
          <w:szCs w:val="21"/>
        </w:rPr>
        <w:t>i</w:t>
      </w:r>
      <w:r w:rsidR="00541A30">
        <w:rPr>
          <w:rFonts w:ascii="Times New Roman" w:hAnsi="Times New Roman" w:cs="Times New Roman"/>
          <w:sz w:val="21"/>
          <w:szCs w:val="21"/>
        </w:rPr>
        <w:t>n den</w:t>
      </w:r>
      <w:r w:rsidRPr="00D12ABF">
        <w:rPr>
          <w:rFonts w:ascii="Times New Roman" w:hAnsi="Times New Roman" w:cs="Times New Roman"/>
          <w:sz w:val="21"/>
          <w:szCs w:val="21"/>
        </w:rPr>
        <w:t xml:space="preserve"> Bereich</w:t>
      </w:r>
      <w:r w:rsidR="00541A30">
        <w:rPr>
          <w:rFonts w:ascii="Times New Roman" w:hAnsi="Times New Roman" w:cs="Times New Roman"/>
          <w:sz w:val="21"/>
          <w:szCs w:val="21"/>
        </w:rPr>
        <w:t>en</w:t>
      </w:r>
      <w:r w:rsidRPr="00D12ABF">
        <w:rPr>
          <w:rFonts w:ascii="Times New Roman" w:hAnsi="Times New Roman" w:cs="Times New Roman"/>
          <w:sz w:val="21"/>
          <w:szCs w:val="21"/>
        </w:rPr>
        <w:t xml:space="preserve"> Rechnungswesen und Accounting erweitern. Ergänzend dazu habe ich im Rahmen meines Praktikums in der Wirtschaftsprüfung wertvolle Praxiserfahrungen gesammelt und meine schnelle Auffassungsgabe, mein analytisches Denkvermögen sowie meine präzise und effiziente Arbeitsweise erfolgreich unter Beweis gestellt. Diese Kombination aus fundierter Ausbildung, theoretischem Wissen und praktischer Erfahrung bildet die Grundlage dafür, dass ich auch in anspruchsvollen Situationen belastbar bleibe und stets qualitativ hochwertige Ergebnisse liefere. Diese Stärken möchte ich nun gezielt in Ihrem Unternehmen einbringen und weiterentwickeln.</w:t>
      </w:r>
    </w:p>
    <w:p w14:paraId="2C090CDF" w14:textId="723F9A8E" w:rsidR="00E65B09" w:rsidRPr="00F0048B" w:rsidRDefault="00E65B09" w:rsidP="00E65B09">
      <w:pPr>
        <w:spacing w:after="0"/>
        <w:jc w:val="both"/>
        <w:rPr>
          <w:rFonts w:ascii="Times New Roman" w:hAnsi="Times New Roman" w:cs="Times New Roman"/>
          <w:sz w:val="21"/>
          <w:szCs w:val="21"/>
        </w:rPr>
      </w:pPr>
    </w:p>
    <w:p w14:paraId="6FAD398F" w14:textId="36F32C21" w:rsidR="00630E27" w:rsidRPr="00630E27" w:rsidRDefault="00630E27" w:rsidP="003F6279">
      <w:pPr>
        <w:spacing w:after="0"/>
        <w:jc w:val="both"/>
        <w:rPr>
          <w:rFonts w:ascii="Times New Roman" w:hAnsi="Times New Roman" w:cs="Times New Roman"/>
          <w:sz w:val="21"/>
          <w:szCs w:val="21"/>
        </w:rPr>
      </w:pPr>
      <w:r w:rsidRPr="00630E27">
        <w:rPr>
          <w:rFonts w:ascii="Times New Roman" w:hAnsi="Times New Roman" w:cs="Times New Roman"/>
          <w:sz w:val="21"/>
          <w:szCs w:val="21"/>
        </w:rPr>
        <w:t>H</w:t>
      </w:r>
      <w:r w:rsidR="002A3BA6">
        <w:rPr>
          <w:rFonts w:ascii="Times New Roman" w:hAnsi="Times New Roman" w:cs="Times New Roman"/>
          <w:sz w:val="21"/>
          <w:szCs w:val="21"/>
        </w:rPr>
        <w:t>ELLA</w:t>
      </w:r>
      <w:r w:rsidRPr="00630E27">
        <w:rPr>
          <w:rFonts w:ascii="Times New Roman" w:hAnsi="Times New Roman" w:cs="Times New Roman"/>
          <w:sz w:val="21"/>
          <w:szCs w:val="21"/>
        </w:rPr>
        <w:t xml:space="preserve"> erscheint mir als ideal für dieses Praktikum, da Sie als international agierendes Unternehmen mit über einhundertzwanzig Jahren Erfahrung eine außergewöhnliche Verbindung zwischen Tradition und Zukunft schaffen. Besonders beeindruckt mich, wie Ihre sechs gelebten Werte – von Weitblick und Verantwortung über Teamwork und Agilität bis hin zu Respekt und Aufgeschlossenheit – nicht nur das tägliche Miteinander prägen, sondern auch die Grundlage für innovative, nachhaltige und gesellschaftlich wertvolle Lösungen bilden. Ihre klare Ausrichtung auf sichere und bezahlbare Mobilität, kombiniert mit einer Kultur, die Engagement, Lernbereitschaft und Vielfalt fördert, macht </w:t>
      </w:r>
      <w:r w:rsidR="004A7D19">
        <w:rPr>
          <w:rFonts w:ascii="Times New Roman" w:hAnsi="Times New Roman" w:cs="Times New Roman"/>
          <w:sz w:val="21"/>
          <w:szCs w:val="21"/>
        </w:rPr>
        <w:t>HELLA</w:t>
      </w:r>
      <w:r w:rsidRPr="00630E27">
        <w:rPr>
          <w:rFonts w:ascii="Times New Roman" w:hAnsi="Times New Roman" w:cs="Times New Roman"/>
          <w:sz w:val="21"/>
          <w:szCs w:val="21"/>
        </w:rPr>
        <w:t xml:space="preserve"> für mich zu einem inspirierenden Arbeitgeber, der langfristige Perspektiven und persönliche Entwicklungsmöglichkeiten bietet.</w:t>
      </w:r>
    </w:p>
    <w:p w14:paraId="0D1927BC" w14:textId="366D7854" w:rsidR="00E65B09" w:rsidRPr="00F0048B" w:rsidRDefault="00E65B09" w:rsidP="00E65B09">
      <w:pPr>
        <w:spacing w:after="0"/>
        <w:jc w:val="both"/>
        <w:rPr>
          <w:rFonts w:ascii="Times New Roman" w:hAnsi="Times New Roman" w:cs="Times New Roman"/>
          <w:sz w:val="21"/>
          <w:szCs w:val="21"/>
        </w:rPr>
      </w:pPr>
    </w:p>
    <w:p w14:paraId="3BDB02BA" w14:textId="407FA1D3" w:rsidR="00BB3512" w:rsidRDefault="0006621A" w:rsidP="00E65B09">
      <w:pPr>
        <w:spacing w:after="0"/>
        <w:jc w:val="both"/>
        <w:rPr>
          <w:rFonts w:ascii="Times New Roman" w:hAnsi="Times New Roman" w:cs="Times New Roman"/>
          <w:sz w:val="21"/>
          <w:szCs w:val="21"/>
        </w:rPr>
      </w:pPr>
      <w:r w:rsidRPr="0006621A">
        <w:rPr>
          <w:rFonts w:ascii="Times New Roman" w:hAnsi="Times New Roman" w:cs="Times New Roman"/>
          <w:sz w:val="21"/>
          <w:szCs w:val="21"/>
        </w:rPr>
        <w:t>Von dem Praktikum</w:t>
      </w:r>
      <w:r w:rsidR="00E563A5">
        <w:rPr>
          <w:rFonts w:ascii="Times New Roman" w:hAnsi="Times New Roman" w:cs="Times New Roman"/>
          <w:sz w:val="21"/>
          <w:szCs w:val="21"/>
        </w:rPr>
        <w:t xml:space="preserve"> i</w:t>
      </w:r>
      <w:r w:rsidR="00485D59">
        <w:rPr>
          <w:rFonts w:ascii="Times New Roman" w:hAnsi="Times New Roman" w:cs="Times New Roman"/>
          <w:sz w:val="21"/>
          <w:szCs w:val="21"/>
        </w:rPr>
        <w:t>m</w:t>
      </w:r>
      <w:r w:rsidR="001C1410">
        <w:rPr>
          <w:rFonts w:ascii="Times New Roman" w:hAnsi="Times New Roman" w:cs="Times New Roman"/>
          <w:sz w:val="21"/>
          <w:szCs w:val="21"/>
        </w:rPr>
        <w:t xml:space="preserve"> Bereich </w:t>
      </w:r>
      <w:r w:rsidR="001C1410" w:rsidRPr="000B45BE">
        <w:rPr>
          <w:rFonts w:ascii="Times New Roman" w:hAnsi="Times New Roman" w:cs="Times New Roman"/>
          <w:sz w:val="21"/>
          <w:szCs w:val="21"/>
        </w:rPr>
        <w:t>Strategie und Mergers &amp; Acquisitions</w:t>
      </w:r>
      <w:r w:rsidR="001C1410" w:rsidRPr="0006621A">
        <w:rPr>
          <w:rFonts w:ascii="Times New Roman" w:hAnsi="Times New Roman" w:cs="Times New Roman"/>
          <w:sz w:val="21"/>
          <w:szCs w:val="21"/>
        </w:rPr>
        <w:t xml:space="preserve"> </w:t>
      </w:r>
      <w:r w:rsidRPr="0006621A">
        <w:rPr>
          <w:rFonts w:ascii="Times New Roman" w:hAnsi="Times New Roman" w:cs="Times New Roman"/>
          <w:sz w:val="21"/>
          <w:szCs w:val="21"/>
        </w:rPr>
        <w:t>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p>
    <w:p w14:paraId="471CD607" w14:textId="77777777" w:rsidR="00665E06" w:rsidRDefault="00665E06" w:rsidP="00E65B09">
      <w:pPr>
        <w:spacing w:after="0"/>
        <w:jc w:val="both"/>
        <w:rPr>
          <w:rFonts w:ascii="Times New Roman" w:hAnsi="Times New Roman" w:cs="Times New Roman"/>
          <w:sz w:val="21"/>
          <w:szCs w:val="21"/>
        </w:rPr>
      </w:pPr>
    </w:p>
    <w:p w14:paraId="2942C627" w14:textId="3033EE76" w:rsidR="00665E06" w:rsidRPr="00F0048B" w:rsidRDefault="00665E06" w:rsidP="00E65B09">
      <w:pPr>
        <w:spacing w:after="0"/>
        <w:jc w:val="both"/>
        <w:rPr>
          <w:rFonts w:ascii="Times New Roman" w:hAnsi="Times New Roman" w:cs="Times New Roman"/>
          <w:sz w:val="21"/>
          <w:szCs w:val="21"/>
        </w:rPr>
      </w:pPr>
      <w:r>
        <w:rPr>
          <w:rFonts w:ascii="Times New Roman" w:hAnsi="Times New Roman" w:cs="Times New Roman"/>
          <w:sz w:val="21"/>
          <w:szCs w:val="21"/>
        </w:rPr>
        <w:t>Mit freundlichen Grüßen</w:t>
      </w:r>
      <w:r w:rsidR="00EC26F1">
        <w:rPr>
          <w:noProof/>
        </w:rPr>
        <w:drawing>
          <wp:anchor distT="0" distB="0" distL="114300" distR="114300" simplePos="0" relativeHeight="251659264" behindDoc="0" locked="0" layoutInCell="1" allowOverlap="1" wp14:anchorId="2162E8F2" wp14:editId="1B79F18A">
            <wp:simplePos x="0" y="0"/>
            <wp:positionH relativeFrom="column">
              <wp:posOffset>0</wp:posOffset>
            </wp:positionH>
            <wp:positionV relativeFrom="paragraph">
              <wp:posOffset>167005</wp:posOffset>
            </wp:positionV>
            <wp:extent cx="1320800" cy="393700"/>
            <wp:effectExtent l="0" t="0" r="0" b="0"/>
            <wp:wrapTopAndBottom/>
            <wp:docPr id="15605664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6498" name=""/>
                    <pic:cNvPicPr/>
                  </pic:nvPicPr>
                  <pic:blipFill>
                    <a:blip r:embed="rId5"/>
                    <a:stretch>
                      <a:fillRect/>
                    </a:stretch>
                  </pic:blipFill>
                  <pic:spPr>
                    <a:xfrm>
                      <a:off x="0" y="0"/>
                      <a:ext cx="1320800" cy="393700"/>
                    </a:xfrm>
                    <a:prstGeom prst="rect">
                      <a:avLst/>
                    </a:prstGeom>
                  </pic:spPr>
                </pic:pic>
              </a:graphicData>
            </a:graphic>
            <wp14:sizeRelV relativeFrom="margin">
              <wp14:pctHeight>0</wp14:pctHeight>
            </wp14:sizeRelV>
          </wp:anchor>
        </w:drawing>
      </w:r>
    </w:p>
    <w:sectPr w:rsidR="00665E06" w:rsidRPr="00F0048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0F81"/>
    <w:rsid w:val="0004591A"/>
    <w:rsid w:val="00046459"/>
    <w:rsid w:val="000555E4"/>
    <w:rsid w:val="0005670D"/>
    <w:rsid w:val="0006621A"/>
    <w:rsid w:val="000710B0"/>
    <w:rsid w:val="00073C82"/>
    <w:rsid w:val="000761B6"/>
    <w:rsid w:val="00081359"/>
    <w:rsid w:val="000A154E"/>
    <w:rsid w:val="000A5AB8"/>
    <w:rsid w:val="000A6678"/>
    <w:rsid w:val="000A7DEB"/>
    <w:rsid w:val="000B45BE"/>
    <w:rsid w:val="000C55DE"/>
    <w:rsid w:val="000F371C"/>
    <w:rsid w:val="00117F83"/>
    <w:rsid w:val="001321FE"/>
    <w:rsid w:val="0013262D"/>
    <w:rsid w:val="00132BCB"/>
    <w:rsid w:val="0014242F"/>
    <w:rsid w:val="00146C8E"/>
    <w:rsid w:val="00152DF9"/>
    <w:rsid w:val="00156A98"/>
    <w:rsid w:val="001669DB"/>
    <w:rsid w:val="00171D11"/>
    <w:rsid w:val="001819B1"/>
    <w:rsid w:val="001A4522"/>
    <w:rsid w:val="001B0AB3"/>
    <w:rsid w:val="001C1410"/>
    <w:rsid w:val="001C17FC"/>
    <w:rsid w:val="001D079A"/>
    <w:rsid w:val="001E0088"/>
    <w:rsid w:val="001E0903"/>
    <w:rsid w:val="001E1EE7"/>
    <w:rsid w:val="001E4F11"/>
    <w:rsid w:val="002042CB"/>
    <w:rsid w:val="002062F6"/>
    <w:rsid w:val="00212042"/>
    <w:rsid w:val="002213EE"/>
    <w:rsid w:val="00221AFA"/>
    <w:rsid w:val="0023683A"/>
    <w:rsid w:val="002467A0"/>
    <w:rsid w:val="00250F50"/>
    <w:rsid w:val="002523A5"/>
    <w:rsid w:val="002536DC"/>
    <w:rsid w:val="00255EC1"/>
    <w:rsid w:val="00257D2A"/>
    <w:rsid w:val="002606DE"/>
    <w:rsid w:val="002627D2"/>
    <w:rsid w:val="00264191"/>
    <w:rsid w:val="0027047C"/>
    <w:rsid w:val="002708C2"/>
    <w:rsid w:val="002726DB"/>
    <w:rsid w:val="00274324"/>
    <w:rsid w:val="0028312E"/>
    <w:rsid w:val="00296C0E"/>
    <w:rsid w:val="002A3BA6"/>
    <w:rsid w:val="002A5B9F"/>
    <w:rsid w:val="002B034F"/>
    <w:rsid w:val="002D309E"/>
    <w:rsid w:val="002D594E"/>
    <w:rsid w:val="002E2D43"/>
    <w:rsid w:val="002E39B8"/>
    <w:rsid w:val="002F51FA"/>
    <w:rsid w:val="00311A15"/>
    <w:rsid w:val="00315A74"/>
    <w:rsid w:val="00324D04"/>
    <w:rsid w:val="003250EA"/>
    <w:rsid w:val="00333AD8"/>
    <w:rsid w:val="003421B1"/>
    <w:rsid w:val="00345AC6"/>
    <w:rsid w:val="00354306"/>
    <w:rsid w:val="003615D4"/>
    <w:rsid w:val="00375D2D"/>
    <w:rsid w:val="00380BEC"/>
    <w:rsid w:val="003811BC"/>
    <w:rsid w:val="0038671F"/>
    <w:rsid w:val="003947A8"/>
    <w:rsid w:val="003D464F"/>
    <w:rsid w:val="003D5D1E"/>
    <w:rsid w:val="003F3290"/>
    <w:rsid w:val="003F6279"/>
    <w:rsid w:val="003F688C"/>
    <w:rsid w:val="00415608"/>
    <w:rsid w:val="00424CAF"/>
    <w:rsid w:val="0043280F"/>
    <w:rsid w:val="00434D23"/>
    <w:rsid w:val="004403CB"/>
    <w:rsid w:val="0044580F"/>
    <w:rsid w:val="0045020E"/>
    <w:rsid w:val="00453C2F"/>
    <w:rsid w:val="00453E81"/>
    <w:rsid w:val="00454C0B"/>
    <w:rsid w:val="0046226E"/>
    <w:rsid w:val="004719B6"/>
    <w:rsid w:val="00474FC2"/>
    <w:rsid w:val="00485D59"/>
    <w:rsid w:val="004916C3"/>
    <w:rsid w:val="00492923"/>
    <w:rsid w:val="004A1501"/>
    <w:rsid w:val="004A615C"/>
    <w:rsid w:val="004A7D19"/>
    <w:rsid w:val="004B103F"/>
    <w:rsid w:val="004B4510"/>
    <w:rsid w:val="004C156C"/>
    <w:rsid w:val="004C174A"/>
    <w:rsid w:val="004C7A16"/>
    <w:rsid w:val="004D4CA7"/>
    <w:rsid w:val="00500EFA"/>
    <w:rsid w:val="00506322"/>
    <w:rsid w:val="00507BBD"/>
    <w:rsid w:val="00512E90"/>
    <w:rsid w:val="00523B6C"/>
    <w:rsid w:val="005407D6"/>
    <w:rsid w:val="00541A30"/>
    <w:rsid w:val="00542F06"/>
    <w:rsid w:val="00543ED7"/>
    <w:rsid w:val="00553EC8"/>
    <w:rsid w:val="00557986"/>
    <w:rsid w:val="005705F7"/>
    <w:rsid w:val="00570B1D"/>
    <w:rsid w:val="00574140"/>
    <w:rsid w:val="005762CF"/>
    <w:rsid w:val="005842A0"/>
    <w:rsid w:val="00590834"/>
    <w:rsid w:val="00590E7F"/>
    <w:rsid w:val="00593C9C"/>
    <w:rsid w:val="00594779"/>
    <w:rsid w:val="005B231F"/>
    <w:rsid w:val="005C55F7"/>
    <w:rsid w:val="005D7D49"/>
    <w:rsid w:val="005E00BC"/>
    <w:rsid w:val="005E63B8"/>
    <w:rsid w:val="005F350B"/>
    <w:rsid w:val="00603752"/>
    <w:rsid w:val="006135EC"/>
    <w:rsid w:val="00630E27"/>
    <w:rsid w:val="00631A59"/>
    <w:rsid w:val="00632F05"/>
    <w:rsid w:val="0063723B"/>
    <w:rsid w:val="0064337C"/>
    <w:rsid w:val="00647413"/>
    <w:rsid w:val="006502BE"/>
    <w:rsid w:val="00663F25"/>
    <w:rsid w:val="00665E06"/>
    <w:rsid w:val="0067287B"/>
    <w:rsid w:val="00693815"/>
    <w:rsid w:val="006A1B42"/>
    <w:rsid w:val="006A4C7D"/>
    <w:rsid w:val="006A7895"/>
    <w:rsid w:val="006B302C"/>
    <w:rsid w:val="006B6DE3"/>
    <w:rsid w:val="006C0D73"/>
    <w:rsid w:val="006C3372"/>
    <w:rsid w:val="006D2592"/>
    <w:rsid w:val="006D5D14"/>
    <w:rsid w:val="006D7205"/>
    <w:rsid w:val="006E3109"/>
    <w:rsid w:val="006F58EC"/>
    <w:rsid w:val="007042A5"/>
    <w:rsid w:val="00706233"/>
    <w:rsid w:val="00724FA7"/>
    <w:rsid w:val="007251EA"/>
    <w:rsid w:val="007340D7"/>
    <w:rsid w:val="00742BA1"/>
    <w:rsid w:val="007472BD"/>
    <w:rsid w:val="007546D6"/>
    <w:rsid w:val="00755A3D"/>
    <w:rsid w:val="007675B1"/>
    <w:rsid w:val="00797EF1"/>
    <w:rsid w:val="007A3246"/>
    <w:rsid w:val="007A64C5"/>
    <w:rsid w:val="007A719D"/>
    <w:rsid w:val="007B1B2B"/>
    <w:rsid w:val="007C59D2"/>
    <w:rsid w:val="007C7F81"/>
    <w:rsid w:val="007E4326"/>
    <w:rsid w:val="007F0344"/>
    <w:rsid w:val="007F7EA0"/>
    <w:rsid w:val="008049F7"/>
    <w:rsid w:val="00806D86"/>
    <w:rsid w:val="00807293"/>
    <w:rsid w:val="008329F0"/>
    <w:rsid w:val="0083750F"/>
    <w:rsid w:val="008428CF"/>
    <w:rsid w:val="0085213A"/>
    <w:rsid w:val="008565FD"/>
    <w:rsid w:val="00857C6F"/>
    <w:rsid w:val="008657E3"/>
    <w:rsid w:val="00867CED"/>
    <w:rsid w:val="0087149D"/>
    <w:rsid w:val="00874503"/>
    <w:rsid w:val="00880040"/>
    <w:rsid w:val="00883B55"/>
    <w:rsid w:val="0089337A"/>
    <w:rsid w:val="008939EA"/>
    <w:rsid w:val="008A248F"/>
    <w:rsid w:val="008A3963"/>
    <w:rsid w:val="008B402E"/>
    <w:rsid w:val="008C27C1"/>
    <w:rsid w:val="008D28DA"/>
    <w:rsid w:val="008D5456"/>
    <w:rsid w:val="008D6664"/>
    <w:rsid w:val="008D7CDB"/>
    <w:rsid w:val="008E100E"/>
    <w:rsid w:val="008E4BA9"/>
    <w:rsid w:val="008E7A27"/>
    <w:rsid w:val="008E7D17"/>
    <w:rsid w:val="0093231F"/>
    <w:rsid w:val="00982A7B"/>
    <w:rsid w:val="00985292"/>
    <w:rsid w:val="00991E04"/>
    <w:rsid w:val="0099776A"/>
    <w:rsid w:val="009A256E"/>
    <w:rsid w:val="009C788D"/>
    <w:rsid w:val="009D07DC"/>
    <w:rsid w:val="009D3BBF"/>
    <w:rsid w:val="009F46A7"/>
    <w:rsid w:val="00A1282E"/>
    <w:rsid w:val="00A14247"/>
    <w:rsid w:val="00A37FA6"/>
    <w:rsid w:val="00A40D57"/>
    <w:rsid w:val="00A44493"/>
    <w:rsid w:val="00A53760"/>
    <w:rsid w:val="00A60DAA"/>
    <w:rsid w:val="00AA2791"/>
    <w:rsid w:val="00AA4C7C"/>
    <w:rsid w:val="00AB4CD0"/>
    <w:rsid w:val="00AC5260"/>
    <w:rsid w:val="00AC61EE"/>
    <w:rsid w:val="00AC66C4"/>
    <w:rsid w:val="00AC7086"/>
    <w:rsid w:val="00AE26F5"/>
    <w:rsid w:val="00AE3A33"/>
    <w:rsid w:val="00AE6C4F"/>
    <w:rsid w:val="00AF49B5"/>
    <w:rsid w:val="00B135CE"/>
    <w:rsid w:val="00B339B8"/>
    <w:rsid w:val="00B346A7"/>
    <w:rsid w:val="00B41E2D"/>
    <w:rsid w:val="00B43970"/>
    <w:rsid w:val="00B50A34"/>
    <w:rsid w:val="00B54C38"/>
    <w:rsid w:val="00B5613E"/>
    <w:rsid w:val="00B57CB1"/>
    <w:rsid w:val="00B650A7"/>
    <w:rsid w:val="00B77DCE"/>
    <w:rsid w:val="00B81B0E"/>
    <w:rsid w:val="00B87CA9"/>
    <w:rsid w:val="00B9666E"/>
    <w:rsid w:val="00BB0F28"/>
    <w:rsid w:val="00BB3512"/>
    <w:rsid w:val="00BB3C75"/>
    <w:rsid w:val="00BB69EB"/>
    <w:rsid w:val="00BE0512"/>
    <w:rsid w:val="00BF0D38"/>
    <w:rsid w:val="00BF522D"/>
    <w:rsid w:val="00C0214A"/>
    <w:rsid w:val="00C030C1"/>
    <w:rsid w:val="00C1562F"/>
    <w:rsid w:val="00C41502"/>
    <w:rsid w:val="00C64410"/>
    <w:rsid w:val="00C6717B"/>
    <w:rsid w:val="00C71380"/>
    <w:rsid w:val="00C9003C"/>
    <w:rsid w:val="00C97ECA"/>
    <w:rsid w:val="00CA1160"/>
    <w:rsid w:val="00CA702E"/>
    <w:rsid w:val="00CA711E"/>
    <w:rsid w:val="00CA7350"/>
    <w:rsid w:val="00CB639D"/>
    <w:rsid w:val="00CC6754"/>
    <w:rsid w:val="00CD51E6"/>
    <w:rsid w:val="00CE433B"/>
    <w:rsid w:val="00CF160E"/>
    <w:rsid w:val="00D12ABF"/>
    <w:rsid w:val="00D17649"/>
    <w:rsid w:val="00D30CEA"/>
    <w:rsid w:val="00D71D8E"/>
    <w:rsid w:val="00D9281A"/>
    <w:rsid w:val="00DA3404"/>
    <w:rsid w:val="00DA524B"/>
    <w:rsid w:val="00DB471D"/>
    <w:rsid w:val="00DD1863"/>
    <w:rsid w:val="00DD3349"/>
    <w:rsid w:val="00DD3FF0"/>
    <w:rsid w:val="00DD54E1"/>
    <w:rsid w:val="00DD6747"/>
    <w:rsid w:val="00DE1FBC"/>
    <w:rsid w:val="00DE5C3D"/>
    <w:rsid w:val="00E00976"/>
    <w:rsid w:val="00E02500"/>
    <w:rsid w:val="00E030FF"/>
    <w:rsid w:val="00E12ED8"/>
    <w:rsid w:val="00E162C9"/>
    <w:rsid w:val="00E3005D"/>
    <w:rsid w:val="00E30491"/>
    <w:rsid w:val="00E473ED"/>
    <w:rsid w:val="00E47DAF"/>
    <w:rsid w:val="00E563A5"/>
    <w:rsid w:val="00E62550"/>
    <w:rsid w:val="00E65B09"/>
    <w:rsid w:val="00E83116"/>
    <w:rsid w:val="00E914E5"/>
    <w:rsid w:val="00E91B86"/>
    <w:rsid w:val="00EA6CEC"/>
    <w:rsid w:val="00EA7AC2"/>
    <w:rsid w:val="00EB6C81"/>
    <w:rsid w:val="00EC000C"/>
    <w:rsid w:val="00EC26F1"/>
    <w:rsid w:val="00ED514E"/>
    <w:rsid w:val="00ED712F"/>
    <w:rsid w:val="00EE136C"/>
    <w:rsid w:val="00EE3206"/>
    <w:rsid w:val="00EE3C3E"/>
    <w:rsid w:val="00EF2FD5"/>
    <w:rsid w:val="00F0048B"/>
    <w:rsid w:val="00F11473"/>
    <w:rsid w:val="00F253C5"/>
    <w:rsid w:val="00F270C0"/>
    <w:rsid w:val="00F30624"/>
    <w:rsid w:val="00F4717F"/>
    <w:rsid w:val="00F5301B"/>
    <w:rsid w:val="00F55CE3"/>
    <w:rsid w:val="00F671BF"/>
    <w:rsid w:val="00F74175"/>
    <w:rsid w:val="00F775CA"/>
    <w:rsid w:val="00F92A04"/>
    <w:rsid w:val="00FA4972"/>
    <w:rsid w:val="00FA5291"/>
    <w:rsid w:val="00FA60C8"/>
    <w:rsid w:val="00FB72CE"/>
    <w:rsid w:val="00FD4175"/>
    <w:rsid w:val="00FD7864"/>
    <w:rsid w:val="00FE3E2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2726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510</Words>
  <Characters>3213</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2025-10-01T00:32:00Z</dcterms:created>
  <dcterms:modified xsi:type="dcterms:W3CDTF">2025-10-01T08:52:00Z</dcterms:modified>
</cp:coreProperties>
</file>