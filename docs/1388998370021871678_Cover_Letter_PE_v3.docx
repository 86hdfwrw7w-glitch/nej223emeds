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4C9E3" w14:textId="686E08DF" w:rsidR="009E3701" w:rsidRPr="005612B7" w:rsidRDefault="00D05129" w:rsidP="00952E64">
      <w:pPr>
        <w:spacing w:after="0" w:line="240" w:lineRule="auto"/>
        <w:jc w:val="right"/>
        <w:rPr>
          <w:rFonts w:ascii="Times New Roman" w:hAnsi="Times New Roman" w:cs="Times New Roman"/>
          <w:lang w:val="en-GB"/>
        </w:rPr>
      </w:pPr>
      <w:r w:rsidRPr="005612B7">
        <w:rPr>
          <w:rFonts w:ascii="Times New Roman" w:hAnsi="Times New Roman" w:cs="Times New Roman"/>
          <w:lang w:val="en-GB"/>
        </w:rPr>
        <w:t>St.</w:t>
      </w:r>
      <w:r w:rsidR="00C162A0" w:rsidRPr="005612B7">
        <w:rPr>
          <w:rFonts w:ascii="Times New Roman" w:hAnsi="Times New Roman" w:cs="Times New Roman"/>
          <w:lang w:val="en-GB"/>
        </w:rPr>
        <w:t xml:space="preserve"> Gallen</w:t>
      </w:r>
      <w:r w:rsidR="002D594E" w:rsidRPr="005612B7">
        <w:rPr>
          <w:rFonts w:ascii="Times New Roman" w:hAnsi="Times New Roman" w:cs="Times New Roman"/>
          <w:lang w:val="en-GB"/>
        </w:rPr>
        <w:t>,</w:t>
      </w:r>
      <w:r w:rsidR="00056CE8" w:rsidRPr="005612B7">
        <w:rPr>
          <w:rFonts w:ascii="Times New Roman" w:hAnsi="Times New Roman" w:cs="Times New Roman"/>
          <w:lang w:val="en-GB"/>
        </w:rPr>
        <w:t xml:space="preserve"> </w:t>
      </w:r>
      <w:r w:rsidR="00931122" w:rsidRPr="005612B7">
        <w:rPr>
          <w:rFonts w:ascii="Times New Roman" w:hAnsi="Times New Roman" w:cs="Times New Roman"/>
          <w:lang w:val="en-GB"/>
        </w:rPr>
        <w:t xml:space="preserve">Switzerland, </w:t>
      </w:r>
      <w:r w:rsidR="00B307DD" w:rsidRPr="005612B7">
        <w:rPr>
          <w:rFonts w:ascii="Times New Roman" w:hAnsi="Times New Roman" w:cs="Times New Roman"/>
          <w:lang w:val="en-GB"/>
        </w:rPr>
        <w:t>1</w:t>
      </w:r>
      <w:r w:rsidR="002B257C">
        <w:rPr>
          <w:rFonts w:ascii="Times New Roman" w:hAnsi="Times New Roman" w:cs="Times New Roman"/>
          <w:lang w:val="en-GB"/>
        </w:rPr>
        <w:t>1</w:t>
      </w:r>
      <w:r w:rsidR="00056CE8" w:rsidRPr="005612B7">
        <w:rPr>
          <w:rFonts w:ascii="Times New Roman" w:hAnsi="Times New Roman" w:cs="Times New Roman"/>
          <w:lang w:val="en-GB"/>
        </w:rPr>
        <w:t>.</w:t>
      </w:r>
      <w:r w:rsidR="00C162A0" w:rsidRPr="005612B7">
        <w:rPr>
          <w:rFonts w:ascii="Times New Roman" w:hAnsi="Times New Roman" w:cs="Times New Roman"/>
          <w:lang w:val="en-GB"/>
        </w:rPr>
        <w:t>1</w:t>
      </w:r>
      <w:r w:rsidR="00B307DD" w:rsidRPr="005612B7">
        <w:rPr>
          <w:rFonts w:ascii="Times New Roman" w:hAnsi="Times New Roman" w:cs="Times New Roman"/>
          <w:lang w:val="en-GB"/>
        </w:rPr>
        <w:t>2</w:t>
      </w:r>
      <w:r w:rsidR="00056CE8" w:rsidRPr="005612B7">
        <w:rPr>
          <w:rFonts w:ascii="Times New Roman" w:hAnsi="Times New Roman" w:cs="Times New Roman"/>
          <w:lang w:val="en-GB"/>
        </w:rPr>
        <w:t>.202</w:t>
      </w:r>
      <w:r w:rsidR="00B65E53" w:rsidRPr="005612B7">
        <w:rPr>
          <w:rFonts w:ascii="Times New Roman" w:hAnsi="Times New Roman" w:cs="Times New Roman"/>
          <w:lang w:val="en-GB"/>
        </w:rPr>
        <w:t>4</w:t>
      </w:r>
    </w:p>
    <w:p w14:paraId="1F3161A2" w14:textId="59650722" w:rsidR="00C162A0" w:rsidRPr="005612B7" w:rsidRDefault="00C162A0" w:rsidP="00C162A0">
      <w:pPr>
        <w:spacing w:after="0"/>
        <w:jc w:val="both"/>
        <w:rPr>
          <w:rFonts w:ascii="Times New Roman" w:hAnsi="Times New Roman" w:cs="Times New Roman"/>
          <w:b/>
          <w:bCs/>
          <w:lang w:val="en-GB"/>
        </w:rPr>
      </w:pPr>
      <w:r w:rsidRPr="005612B7">
        <w:rPr>
          <w:rFonts w:ascii="Times New Roman" w:hAnsi="Times New Roman" w:cs="Times New Roman"/>
          <w:b/>
          <w:bCs/>
          <w:lang w:val="en-GB"/>
        </w:rPr>
        <w:t xml:space="preserve">Application for the position of </w:t>
      </w:r>
      <w:r w:rsidR="002B257C" w:rsidRPr="002B257C">
        <w:rPr>
          <w:rFonts w:ascii="Times New Roman" w:hAnsi="Times New Roman" w:cs="Times New Roman"/>
          <w:b/>
          <w:bCs/>
          <w:lang w:val="en-GB"/>
        </w:rPr>
        <w:t>Off-Cycle Analyst Intern</w:t>
      </w:r>
    </w:p>
    <w:p w14:paraId="447B45A3" w14:textId="77777777" w:rsidR="00C162A0" w:rsidRPr="005612B7" w:rsidRDefault="00C162A0" w:rsidP="00C162A0">
      <w:pPr>
        <w:spacing w:after="0"/>
        <w:jc w:val="both"/>
        <w:rPr>
          <w:rFonts w:ascii="Times New Roman" w:hAnsi="Times New Roman" w:cs="Times New Roman"/>
          <w:lang w:val="en-GB"/>
        </w:rPr>
      </w:pPr>
    </w:p>
    <w:p w14:paraId="787900B3" w14:textId="0C1DA3A1" w:rsidR="00931122" w:rsidRPr="005612B7" w:rsidRDefault="00931122" w:rsidP="00931122">
      <w:pPr>
        <w:spacing w:after="0"/>
        <w:jc w:val="both"/>
        <w:rPr>
          <w:rFonts w:ascii="Times New Roman" w:hAnsi="Times New Roman" w:cs="Times New Roman"/>
          <w:lang w:val="en-GB"/>
        </w:rPr>
      </w:pPr>
      <w:r w:rsidRPr="005612B7">
        <w:rPr>
          <w:rFonts w:ascii="Times New Roman" w:hAnsi="Times New Roman" w:cs="Times New Roman"/>
          <w:lang w:val="en-GB"/>
        </w:rPr>
        <w:t xml:space="preserve">Dear </w:t>
      </w:r>
      <w:r w:rsidR="002B257C">
        <w:rPr>
          <w:rFonts w:ascii="Times New Roman" w:hAnsi="Times New Roman" w:cs="Times New Roman"/>
          <w:lang w:val="en-GB"/>
        </w:rPr>
        <w:t>Sir or Madam</w:t>
      </w:r>
      <w:r w:rsidRPr="005612B7">
        <w:rPr>
          <w:rFonts w:ascii="Times New Roman" w:hAnsi="Times New Roman" w:cs="Times New Roman"/>
          <w:lang w:val="en-GB"/>
        </w:rPr>
        <w:t>,</w:t>
      </w:r>
    </w:p>
    <w:p w14:paraId="551CC73D" w14:textId="77777777" w:rsidR="00931122" w:rsidRPr="005612B7" w:rsidRDefault="00931122" w:rsidP="00931122">
      <w:pPr>
        <w:spacing w:after="0"/>
        <w:jc w:val="both"/>
        <w:rPr>
          <w:rFonts w:ascii="Times New Roman" w:hAnsi="Times New Roman" w:cs="Times New Roman"/>
          <w:lang w:val="en-GB"/>
        </w:rPr>
      </w:pPr>
    </w:p>
    <w:p w14:paraId="18AAB0C3" w14:textId="6D51A235" w:rsidR="00CD7D5C" w:rsidRPr="005612B7" w:rsidRDefault="009927C6" w:rsidP="00931122">
      <w:pPr>
        <w:spacing w:after="0"/>
        <w:jc w:val="both"/>
        <w:rPr>
          <w:rFonts w:ascii="Times New Roman" w:hAnsi="Times New Roman" w:cs="Times New Roman"/>
          <w:lang w:val="en-GB"/>
        </w:rPr>
      </w:pPr>
      <w:r w:rsidRPr="005612B7">
        <w:rPr>
          <w:rFonts w:ascii="Times New Roman" w:hAnsi="Times New Roman" w:cs="Times New Roman"/>
          <w:lang w:val="en-GB"/>
        </w:rPr>
        <w:t>The three aspects that are particularly important to me in my professional career include: a steep learning curve through a challenging environment and the application of a broad skill</w:t>
      </w:r>
      <w:r w:rsidR="002B257C">
        <w:rPr>
          <w:rFonts w:ascii="Times New Roman" w:hAnsi="Times New Roman" w:cs="Times New Roman"/>
          <w:lang w:val="en-GB"/>
        </w:rPr>
        <w:t xml:space="preserve"> </w:t>
      </w:r>
      <w:r w:rsidRPr="005612B7">
        <w:rPr>
          <w:rFonts w:ascii="Times New Roman" w:hAnsi="Times New Roman" w:cs="Times New Roman"/>
          <w:lang w:val="en-GB"/>
        </w:rPr>
        <w:t>set, the opportunity to take on responsibility at an early stage</w:t>
      </w:r>
      <w:r w:rsidR="00ED4384" w:rsidRPr="005612B7">
        <w:rPr>
          <w:rFonts w:ascii="Times New Roman" w:hAnsi="Times New Roman" w:cs="Times New Roman"/>
          <w:lang w:val="en-GB"/>
        </w:rPr>
        <w:t>,</w:t>
      </w:r>
      <w:r w:rsidRPr="005612B7">
        <w:rPr>
          <w:rFonts w:ascii="Times New Roman" w:hAnsi="Times New Roman" w:cs="Times New Roman"/>
          <w:lang w:val="en-GB"/>
        </w:rPr>
        <w:t xml:space="preserve"> and the chance to make a positive and lasting impact through this responsibility. Private equity is the area where I see these elements most strongly combined. The job requires a versatile skill</w:t>
      </w:r>
      <w:r w:rsidR="002B257C">
        <w:rPr>
          <w:rFonts w:ascii="Times New Roman" w:hAnsi="Times New Roman" w:cs="Times New Roman"/>
          <w:lang w:val="en-GB"/>
        </w:rPr>
        <w:t xml:space="preserve"> </w:t>
      </w:r>
      <w:r w:rsidRPr="005612B7">
        <w:rPr>
          <w:rFonts w:ascii="Times New Roman" w:hAnsi="Times New Roman" w:cs="Times New Roman"/>
          <w:lang w:val="en-GB"/>
        </w:rPr>
        <w:t xml:space="preserve">set, as it represents an exciting intersection of financial engineering and operational management. At the same time, the level of responsibility you take on in private equity is extraordinarily high. Unlike in </w:t>
      </w:r>
      <w:r w:rsidR="005F5613" w:rsidRPr="005612B7">
        <w:rPr>
          <w:rFonts w:ascii="Times New Roman" w:hAnsi="Times New Roman" w:cs="Times New Roman"/>
          <w:lang w:val="en-GB"/>
        </w:rPr>
        <w:t>a</w:t>
      </w:r>
      <w:r w:rsidRPr="005612B7">
        <w:rPr>
          <w:rFonts w:ascii="Times New Roman" w:hAnsi="Times New Roman" w:cs="Times New Roman"/>
          <w:lang w:val="en-GB"/>
        </w:rPr>
        <w:t xml:space="preserve"> solely advisory environment, Private Equity </w:t>
      </w:r>
      <w:r w:rsidR="00CD7D5C" w:rsidRPr="005612B7">
        <w:rPr>
          <w:rFonts w:ascii="Times New Roman" w:hAnsi="Times New Roman" w:cs="Times New Roman"/>
          <w:lang w:val="en-GB"/>
        </w:rPr>
        <w:t>companies take on direct responsibility by</w:t>
      </w:r>
      <w:r w:rsidRPr="005612B7">
        <w:rPr>
          <w:rFonts w:ascii="Times New Roman" w:hAnsi="Times New Roman" w:cs="Times New Roman"/>
          <w:lang w:val="en-GB"/>
        </w:rPr>
        <w:t>, mak</w:t>
      </w:r>
      <w:r w:rsidR="00CD7D5C" w:rsidRPr="005612B7">
        <w:rPr>
          <w:rFonts w:ascii="Times New Roman" w:hAnsi="Times New Roman" w:cs="Times New Roman"/>
          <w:lang w:val="en-GB"/>
        </w:rPr>
        <w:t>ing</w:t>
      </w:r>
      <w:r w:rsidRPr="005612B7">
        <w:rPr>
          <w:rFonts w:ascii="Times New Roman" w:hAnsi="Times New Roman" w:cs="Times New Roman"/>
          <w:lang w:val="en-GB"/>
        </w:rPr>
        <w:t xml:space="preserve"> investment decisions and actively shap</w:t>
      </w:r>
      <w:r w:rsidR="00CD7D5C" w:rsidRPr="005612B7">
        <w:rPr>
          <w:rFonts w:ascii="Times New Roman" w:hAnsi="Times New Roman" w:cs="Times New Roman"/>
          <w:lang w:val="en-GB"/>
        </w:rPr>
        <w:t>ing</w:t>
      </w:r>
      <w:r w:rsidRPr="005612B7">
        <w:rPr>
          <w:rFonts w:ascii="Times New Roman" w:hAnsi="Times New Roman" w:cs="Times New Roman"/>
          <w:lang w:val="en-GB"/>
        </w:rPr>
        <w:t xml:space="preserve"> the development of the portfolio companies</w:t>
      </w:r>
      <w:r w:rsidR="00CD7D5C" w:rsidRPr="005612B7">
        <w:rPr>
          <w:rFonts w:ascii="Times New Roman" w:hAnsi="Times New Roman" w:cs="Times New Roman"/>
          <w:lang w:val="en-GB"/>
        </w:rPr>
        <w:t xml:space="preserve"> themselves</w:t>
      </w:r>
      <w:r w:rsidRPr="005612B7">
        <w:rPr>
          <w:rFonts w:ascii="Times New Roman" w:hAnsi="Times New Roman" w:cs="Times New Roman"/>
          <w:lang w:val="en-GB"/>
        </w:rPr>
        <w:t>. This direct responsibility leads to a significant influence that goes beyond making recommendations. I see this active role as an opportunity to make a sustainable and positive contribution to the economy and society</w:t>
      </w:r>
      <w:r w:rsidR="00126449" w:rsidRPr="005612B7">
        <w:rPr>
          <w:rFonts w:ascii="Times New Roman" w:hAnsi="Times New Roman" w:cs="Times New Roman"/>
          <w:lang w:val="en-GB"/>
        </w:rPr>
        <w:t xml:space="preserve"> and would therefore like to join you as an intern starting in </w:t>
      </w:r>
      <w:r w:rsidR="00CE2BA7" w:rsidRPr="005612B7">
        <w:rPr>
          <w:rFonts w:ascii="Times New Roman" w:hAnsi="Times New Roman" w:cs="Times New Roman"/>
          <w:lang w:val="en-GB"/>
        </w:rPr>
        <w:t>Q</w:t>
      </w:r>
      <w:r w:rsidR="00592A95">
        <w:rPr>
          <w:rFonts w:ascii="Times New Roman" w:hAnsi="Times New Roman" w:cs="Times New Roman"/>
          <w:lang w:val="en-GB"/>
        </w:rPr>
        <w:t>2</w:t>
      </w:r>
      <w:r w:rsidR="00CE2BA7" w:rsidRPr="005612B7">
        <w:rPr>
          <w:rFonts w:ascii="Times New Roman" w:hAnsi="Times New Roman" w:cs="Times New Roman"/>
          <w:lang w:val="en-GB"/>
        </w:rPr>
        <w:t xml:space="preserve"> 202</w:t>
      </w:r>
      <w:r w:rsidR="00592A95">
        <w:rPr>
          <w:rFonts w:ascii="Times New Roman" w:hAnsi="Times New Roman" w:cs="Times New Roman"/>
          <w:lang w:val="en-GB"/>
        </w:rPr>
        <w:t>6</w:t>
      </w:r>
      <w:ins w:id="0" w:author="David Döbele" w:date="2025-06-29T23:41:00Z" w16du:dateUtc="2025-06-29T21:41:00Z">
        <w:r w:rsidR="009619DE">
          <w:rPr>
            <w:rFonts w:ascii="Times New Roman" w:hAnsi="Times New Roman" w:cs="Times New Roman"/>
            <w:lang w:val="en-GB"/>
          </w:rPr>
          <w:t xml:space="preserve">, before I will </w:t>
        </w:r>
      </w:ins>
      <w:ins w:id="1" w:author="David Döbele" w:date="2025-06-29T23:42:00Z" w16du:dateUtc="2025-06-29T21:42:00Z">
        <w:r w:rsidR="00527813">
          <w:rPr>
            <w:rFonts w:ascii="Times New Roman" w:hAnsi="Times New Roman" w:cs="Times New Roman"/>
            <w:lang w:val="en-GB"/>
          </w:rPr>
          <w:t>start my career at</w:t>
        </w:r>
      </w:ins>
      <w:ins w:id="2" w:author="David Döbele" w:date="2025-06-29T23:41:00Z" w16du:dateUtc="2025-06-29T21:41:00Z">
        <w:r w:rsidR="009619DE">
          <w:rPr>
            <w:rFonts w:ascii="Times New Roman" w:hAnsi="Times New Roman" w:cs="Times New Roman"/>
            <w:lang w:val="en-GB"/>
          </w:rPr>
          <w:t xml:space="preserve"> BCG </w:t>
        </w:r>
      </w:ins>
      <w:ins w:id="3" w:author="David Döbele" w:date="2025-06-29T23:42:00Z" w16du:dateUtc="2025-06-29T21:42:00Z">
        <w:r w:rsidR="009619DE">
          <w:rPr>
            <w:rFonts w:ascii="Times New Roman" w:hAnsi="Times New Roman" w:cs="Times New Roman"/>
            <w:lang w:val="en-GB"/>
          </w:rPr>
          <w:t xml:space="preserve">as an associate </w:t>
        </w:r>
      </w:ins>
      <w:ins w:id="4" w:author="David Döbele" w:date="2025-06-29T23:41:00Z" w16du:dateUtc="2025-06-29T21:41:00Z">
        <w:r w:rsidR="009619DE">
          <w:rPr>
            <w:rFonts w:ascii="Times New Roman" w:hAnsi="Times New Roman" w:cs="Times New Roman"/>
            <w:lang w:val="en-GB"/>
          </w:rPr>
          <w:t>in Q3 2026</w:t>
        </w:r>
      </w:ins>
      <w:r w:rsidRPr="005612B7">
        <w:rPr>
          <w:rFonts w:ascii="Times New Roman" w:hAnsi="Times New Roman" w:cs="Times New Roman"/>
          <w:lang w:val="en-GB"/>
        </w:rPr>
        <w:t>.</w:t>
      </w:r>
    </w:p>
    <w:p w14:paraId="68A59D90" w14:textId="77777777" w:rsidR="002160D8" w:rsidRPr="005612B7" w:rsidRDefault="002160D8" w:rsidP="00931122">
      <w:pPr>
        <w:spacing w:after="0"/>
        <w:jc w:val="both"/>
        <w:rPr>
          <w:rFonts w:ascii="Times New Roman" w:hAnsi="Times New Roman" w:cs="Times New Roman"/>
          <w:lang w:val="en-GB"/>
        </w:rPr>
      </w:pPr>
    </w:p>
    <w:p w14:paraId="37E24501" w14:textId="1E7F10C4" w:rsidR="00126449" w:rsidRPr="005612B7" w:rsidRDefault="007A6C69" w:rsidP="00931122">
      <w:pPr>
        <w:spacing w:after="0"/>
        <w:jc w:val="both"/>
        <w:rPr>
          <w:rFonts w:ascii="Times New Roman" w:hAnsi="Times New Roman" w:cs="Times New Roman"/>
          <w:lang w:val="en-GB"/>
        </w:rPr>
      </w:pPr>
      <w:r w:rsidRPr="005612B7">
        <w:rPr>
          <w:rFonts w:ascii="Times New Roman" w:hAnsi="Times New Roman" w:cs="Times New Roman"/>
          <w:lang w:val="en-GB"/>
        </w:rPr>
        <w:t>My interest in the private equity sector developed through the varied experience I have gained in my previous internships</w:t>
      </w:r>
      <w:r w:rsidR="00126449" w:rsidRPr="005612B7">
        <w:rPr>
          <w:rFonts w:ascii="Times New Roman" w:hAnsi="Times New Roman" w:cs="Times New Roman"/>
          <w:lang w:val="en-GB"/>
        </w:rPr>
        <w:t xml:space="preserve"> in both management consulting and investment banking</w:t>
      </w:r>
      <w:r w:rsidRPr="005612B7">
        <w:rPr>
          <w:rFonts w:ascii="Times New Roman" w:hAnsi="Times New Roman" w:cs="Times New Roman"/>
          <w:lang w:val="en-GB"/>
        </w:rPr>
        <w:t xml:space="preserve">. </w:t>
      </w:r>
      <w:r w:rsidR="00126449" w:rsidRPr="005612B7">
        <w:rPr>
          <w:rFonts w:ascii="Times New Roman" w:hAnsi="Times New Roman" w:cs="Times New Roman"/>
          <w:lang w:val="en-GB"/>
        </w:rPr>
        <w:t>At EY Parthenon, I</w:t>
      </w:r>
      <w:r w:rsidRPr="005612B7">
        <w:rPr>
          <w:rFonts w:ascii="Times New Roman" w:hAnsi="Times New Roman" w:cs="Times New Roman"/>
          <w:lang w:val="en-GB"/>
        </w:rPr>
        <w:t xml:space="preserve"> was particularly fascinated by the combination of operational optimisation and financial analysis. </w:t>
      </w:r>
      <w:r w:rsidR="00126449" w:rsidRPr="005612B7">
        <w:rPr>
          <w:rFonts w:ascii="Times New Roman" w:hAnsi="Times New Roman" w:cs="Times New Roman"/>
          <w:lang w:val="en-GB"/>
        </w:rPr>
        <w:t>During my</w:t>
      </w:r>
      <w:r w:rsidRPr="005612B7">
        <w:rPr>
          <w:rFonts w:ascii="Times New Roman" w:hAnsi="Times New Roman" w:cs="Times New Roman"/>
          <w:lang w:val="en-GB"/>
        </w:rPr>
        <w:t xml:space="preserve"> investment banking </w:t>
      </w:r>
      <w:r w:rsidR="00126449" w:rsidRPr="005612B7">
        <w:rPr>
          <w:rFonts w:ascii="Times New Roman" w:hAnsi="Times New Roman" w:cs="Times New Roman"/>
          <w:lang w:val="en-GB"/>
        </w:rPr>
        <w:t xml:space="preserve">internship </w:t>
      </w:r>
      <w:r w:rsidRPr="005612B7">
        <w:rPr>
          <w:rFonts w:ascii="Times New Roman" w:hAnsi="Times New Roman" w:cs="Times New Roman"/>
          <w:lang w:val="en-GB"/>
        </w:rPr>
        <w:t>at William Blair</w:t>
      </w:r>
      <w:r w:rsidR="00126449" w:rsidRPr="005612B7">
        <w:rPr>
          <w:rFonts w:ascii="Times New Roman" w:hAnsi="Times New Roman" w:cs="Times New Roman"/>
          <w:lang w:val="en-GB"/>
        </w:rPr>
        <w:t>,</w:t>
      </w:r>
      <w:r w:rsidRPr="005612B7">
        <w:rPr>
          <w:rFonts w:ascii="Times New Roman" w:hAnsi="Times New Roman" w:cs="Times New Roman"/>
          <w:lang w:val="en-GB"/>
        </w:rPr>
        <w:t xml:space="preserve"> I </w:t>
      </w:r>
      <w:r w:rsidR="00126449" w:rsidRPr="005612B7">
        <w:rPr>
          <w:rFonts w:ascii="Times New Roman" w:hAnsi="Times New Roman" w:cs="Times New Roman"/>
          <w:lang w:val="en-GB"/>
        </w:rPr>
        <w:t>really enjoyed working</w:t>
      </w:r>
      <w:r w:rsidRPr="005612B7">
        <w:rPr>
          <w:rFonts w:ascii="Times New Roman" w:hAnsi="Times New Roman" w:cs="Times New Roman"/>
          <w:lang w:val="en-GB"/>
        </w:rPr>
        <w:t xml:space="preserve"> on transactions, especially the financial valuation. However, I realised that I lacked the strategic and operational perspective that had previously appealed to me. This realisation led me to Singular Group, where I had the opportunity to experience commercial due diligence first-hand. Here</w:t>
      </w:r>
      <w:r w:rsidR="005C01E8" w:rsidRPr="005612B7">
        <w:rPr>
          <w:rFonts w:ascii="Times New Roman" w:hAnsi="Times New Roman" w:cs="Times New Roman"/>
          <w:lang w:val="en-GB"/>
        </w:rPr>
        <w:t>,</w:t>
      </w:r>
      <w:r w:rsidRPr="005612B7">
        <w:rPr>
          <w:rFonts w:ascii="Times New Roman" w:hAnsi="Times New Roman" w:cs="Times New Roman"/>
          <w:lang w:val="en-GB"/>
        </w:rPr>
        <w:t xml:space="preserve"> my interest in the strategic analysis of target companies and their financial assessment was further strengthened. The work </w:t>
      </w:r>
      <w:r w:rsidR="005C01E8" w:rsidRPr="005612B7">
        <w:rPr>
          <w:rFonts w:ascii="Times New Roman" w:hAnsi="Times New Roman" w:cs="Times New Roman"/>
          <w:lang w:val="en-GB"/>
        </w:rPr>
        <w:t xml:space="preserve">on CDDs </w:t>
      </w:r>
      <w:r w:rsidRPr="005612B7">
        <w:rPr>
          <w:rFonts w:ascii="Times New Roman" w:hAnsi="Times New Roman" w:cs="Times New Roman"/>
          <w:lang w:val="en-GB"/>
        </w:rPr>
        <w:t>allowed me not only to gain deeper insights into the transaction process but also to better understand the key drivers of a successful investment.</w:t>
      </w:r>
      <w:r w:rsidR="00126449" w:rsidRPr="005612B7">
        <w:rPr>
          <w:rFonts w:ascii="Times New Roman" w:hAnsi="Times New Roman" w:cs="Times New Roman"/>
          <w:lang w:val="en-GB"/>
        </w:rPr>
        <w:t xml:space="preserve"> </w:t>
      </w:r>
      <w:r w:rsidR="00CE2BA7" w:rsidRPr="005612B7">
        <w:rPr>
          <w:rFonts w:ascii="Times New Roman" w:hAnsi="Times New Roman" w:cs="Times New Roman"/>
          <w:lang w:val="en-GB"/>
        </w:rPr>
        <w:t>As I mentioned earlier, I am deeply motivated by the opportunity to take on responsibility and create a positive impact. Growing up privileged in Germany, I felt a strong desire to give back, which I pursued partly through my work at M.O.S.A.I.K. This experience reinforced my commitment to driving meaningful change and inspired me to integrate this purpose into my professional journey.</w:t>
      </w:r>
      <w:r w:rsidRPr="005612B7">
        <w:rPr>
          <w:rFonts w:ascii="Times New Roman" w:hAnsi="Times New Roman" w:cs="Times New Roman"/>
          <w:lang w:val="en-GB"/>
        </w:rPr>
        <w:t xml:space="preserve"> </w:t>
      </w:r>
      <w:r w:rsidR="005C01E8" w:rsidRPr="005612B7">
        <w:rPr>
          <w:rFonts w:ascii="Times New Roman" w:hAnsi="Times New Roman" w:cs="Times New Roman"/>
          <w:lang w:val="en-GB"/>
        </w:rPr>
        <w:t xml:space="preserve">Thus, </w:t>
      </w:r>
      <w:r w:rsidRPr="005612B7">
        <w:rPr>
          <w:rFonts w:ascii="Times New Roman" w:hAnsi="Times New Roman" w:cs="Times New Roman"/>
          <w:lang w:val="en-GB"/>
        </w:rPr>
        <w:t>Private equity seems to be the ideal intersection of all these experiences</w:t>
      </w:r>
      <w:r w:rsidR="00126449" w:rsidRPr="005612B7">
        <w:rPr>
          <w:rFonts w:ascii="Times New Roman" w:hAnsi="Times New Roman" w:cs="Times New Roman"/>
          <w:lang w:val="en-GB"/>
        </w:rPr>
        <w:t>, which is why I want to gain first</w:t>
      </w:r>
      <w:r w:rsidR="002B257C">
        <w:rPr>
          <w:rFonts w:ascii="Times New Roman" w:hAnsi="Times New Roman" w:cs="Times New Roman"/>
          <w:lang w:val="en-GB"/>
        </w:rPr>
        <w:t>-</w:t>
      </w:r>
      <w:r w:rsidR="00126449" w:rsidRPr="005612B7">
        <w:rPr>
          <w:rFonts w:ascii="Times New Roman" w:hAnsi="Times New Roman" w:cs="Times New Roman"/>
          <w:lang w:val="en-GB"/>
        </w:rPr>
        <w:t>hand experience in this sector during my master’s degree at HSG</w:t>
      </w:r>
      <w:r w:rsidRPr="005612B7">
        <w:rPr>
          <w:rFonts w:ascii="Times New Roman" w:hAnsi="Times New Roman" w:cs="Times New Roman"/>
          <w:lang w:val="en-GB"/>
        </w:rPr>
        <w:t xml:space="preserve">. </w:t>
      </w:r>
    </w:p>
    <w:p w14:paraId="7AE35AD3" w14:textId="77777777" w:rsidR="00126449" w:rsidRPr="005612B7" w:rsidRDefault="00126449" w:rsidP="00931122">
      <w:pPr>
        <w:spacing w:after="0"/>
        <w:jc w:val="both"/>
        <w:rPr>
          <w:rFonts w:ascii="Times New Roman" w:hAnsi="Times New Roman" w:cs="Times New Roman"/>
          <w:lang w:val="en-GB"/>
        </w:rPr>
      </w:pPr>
    </w:p>
    <w:p w14:paraId="51AB732F" w14:textId="49990CE7" w:rsidR="002160D8" w:rsidRPr="005612B7" w:rsidRDefault="00E61CC7" w:rsidP="00931122">
      <w:pPr>
        <w:spacing w:after="0"/>
        <w:jc w:val="both"/>
        <w:rPr>
          <w:rFonts w:ascii="Times New Roman" w:hAnsi="Times New Roman" w:cs="Times New Roman"/>
          <w:lang w:val="en-GB"/>
        </w:rPr>
      </w:pPr>
      <w:r w:rsidRPr="005612B7">
        <w:rPr>
          <w:rFonts w:ascii="Times New Roman" w:hAnsi="Times New Roman" w:cs="Times New Roman"/>
          <w:lang w:val="en-GB"/>
        </w:rPr>
        <w:t xml:space="preserve">These experiences make private equity a natural fit for me and One Equity Partners stands out as an ideal choice for an internship. This is primarily due to your approach and sector focus. One Equity Partner’s strategic combination approach deeply resonates me. </w:t>
      </w:r>
      <w:r w:rsidR="005612B7" w:rsidRPr="005612B7">
        <w:rPr>
          <w:rFonts w:ascii="Times New Roman" w:hAnsi="Times New Roman" w:cs="Times New Roman"/>
          <w:lang w:val="en-GB"/>
        </w:rPr>
        <w:t>During my time at Singular, I supported a CDD with a similar approach. I was fascinated by the idea of creating new companies that address a market gap simply by combining multiple businesses.</w:t>
      </w:r>
      <w:r w:rsidRPr="005612B7">
        <w:rPr>
          <w:rFonts w:ascii="Times New Roman" w:hAnsi="Times New Roman" w:cs="Times New Roman"/>
          <w:lang w:val="en-GB"/>
        </w:rPr>
        <w:t xml:space="preserve"> Besides that, I am particularly drawn to </w:t>
      </w:r>
      <w:r w:rsidR="005612B7" w:rsidRPr="005612B7">
        <w:rPr>
          <w:rFonts w:ascii="Times New Roman" w:hAnsi="Times New Roman" w:cs="Times New Roman"/>
          <w:lang w:val="en-GB"/>
        </w:rPr>
        <w:t xml:space="preserve">One Equity Partner’s </w:t>
      </w:r>
      <w:r w:rsidRPr="005612B7">
        <w:rPr>
          <w:rFonts w:ascii="Times New Roman" w:hAnsi="Times New Roman" w:cs="Times New Roman"/>
          <w:lang w:val="en-GB"/>
        </w:rPr>
        <w:t xml:space="preserve">focus on healthcare – </w:t>
      </w:r>
      <w:r w:rsidR="005612B7" w:rsidRPr="005612B7">
        <w:rPr>
          <w:rFonts w:ascii="Times New Roman" w:hAnsi="Times New Roman" w:cs="Times New Roman"/>
          <w:lang w:val="en-GB"/>
        </w:rPr>
        <w:t xml:space="preserve">a </w:t>
      </w:r>
      <w:r w:rsidRPr="005612B7">
        <w:rPr>
          <w:rFonts w:ascii="Times New Roman" w:hAnsi="Times New Roman" w:cs="Times New Roman"/>
          <w:lang w:val="en-GB"/>
        </w:rPr>
        <w:t xml:space="preserve">sector I value for </w:t>
      </w:r>
      <w:r w:rsidR="005612B7" w:rsidRPr="005612B7">
        <w:rPr>
          <w:rFonts w:ascii="Times New Roman" w:hAnsi="Times New Roman" w:cs="Times New Roman"/>
          <w:lang w:val="en-GB"/>
        </w:rPr>
        <w:t xml:space="preserve">its </w:t>
      </w:r>
      <w:r w:rsidRPr="005612B7">
        <w:rPr>
          <w:rFonts w:ascii="Times New Roman" w:hAnsi="Times New Roman" w:cs="Times New Roman"/>
          <w:lang w:val="en-GB"/>
        </w:rPr>
        <w:t>societal impact. The healthcare sector appeals to me because of its potential to improve and save lives through innovation, thus driving societal well-being.</w:t>
      </w:r>
    </w:p>
    <w:p w14:paraId="3EB0E046" w14:textId="77777777" w:rsidR="00E61CC7" w:rsidRPr="005612B7" w:rsidRDefault="00E61CC7" w:rsidP="00931122">
      <w:pPr>
        <w:spacing w:after="0"/>
        <w:jc w:val="both"/>
        <w:rPr>
          <w:rFonts w:ascii="Times New Roman" w:hAnsi="Times New Roman" w:cs="Times New Roman"/>
          <w:lang w:val="en-GB"/>
        </w:rPr>
      </w:pPr>
    </w:p>
    <w:p w14:paraId="64034E54" w14:textId="5C4061E9" w:rsidR="002160D8" w:rsidRPr="005612B7" w:rsidRDefault="007A6C69" w:rsidP="007A6C69">
      <w:pPr>
        <w:spacing w:after="0"/>
        <w:jc w:val="both"/>
        <w:rPr>
          <w:rFonts w:ascii="Times New Roman" w:hAnsi="Times New Roman" w:cs="Times New Roman"/>
          <w:lang w:val="en-GB"/>
        </w:rPr>
      </w:pPr>
      <w:r w:rsidRPr="005612B7">
        <w:rPr>
          <w:rFonts w:ascii="Times New Roman" w:hAnsi="Times New Roman" w:cs="Times New Roman"/>
          <w:lang w:val="en-GB"/>
        </w:rPr>
        <w:t xml:space="preserve">From an internship with you, I hope to strengthen my skills further and, at the same time, be able to contribute my part to the Investments’ success. Furthermore, I would like to learn more about the internal processes at </w:t>
      </w:r>
      <w:r w:rsidR="00E61CC7" w:rsidRPr="005612B7">
        <w:rPr>
          <w:rFonts w:ascii="Times New Roman" w:hAnsi="Times New Roman" w:cs="Times New Roman"/>
          <w:lang w:val="en-GB"/>
        </w:rPr>
        <w:t>One Equity Partners</w:t>
      </w:r>
      <w:r w:rsidRPr="005612B7">
        <w:rPr>
          <w:rFonts w:ascii="Times New Roman" w:hAnsi="Times New Roman" w:cs="Times New Roman"/>
          <w:lang w:val="en-GB"/>
        </w:rPr>
        <w:t xml:space="preserve"> during the internship </w:t>
      </w:r>
      <w:proofErr w:type="gramStart"/>
      <w:r w:rsidRPr="005612B7">
        <w:rPr>
          <w:rFonts w:ascii="Times New Roman" w:hAnsi="Times New Roman" w:cs="Times New Roman"/>
          <w:lang w:val="en-GB"/>
        </w:rPr>
        <w:t>and also</w:t>
      </w:r>
      <w:proofErr w:type="gramEnd"/>
      <w:r w:rsidRPr="005612B7">
        <w:rPr>
          <w:rFonts w:ascii="Times New Roman" w:hAnsi="Times New Roman" w:cs="Times New Roman"/>
          <w:lang w:val="en-GB"/>
        </w:rPr>
        <w:t xml:space="preserve"> prove myself for a potential later career entry. My acquired knowledge, high motivation, and excellent teamwork skills make me a strong candidate for your team, and I would be pleased to demonstrate this in a personal interview.</w:t>
      </w:r>
    </w:p>
    <w:p w14:paraId="64657460" w14:textId="77777777" w:rsidR="002160D8" w:rsidRPr="005612B7" w:rsidRDefault="002160D8" w:rsidP="00931122">
      <w:pPr>
        <w:spacing w:after="0"/>
        <w:jc w:val="both"/>
        <w:rPr>
          <w:rFonts w:ascii="Times New Roman" w:hAnsi="Times New Roman" w:cs="Times New Roman"/>
          <w:lang w:val="en-GB"/>
        </w:rPr>
      </w:pPr>
    </w:p>
    <w:p w14:paraId="45A2D9C1" w14:textId="67F8DFBF" w:rsidR="002160D8" w:rsidRPr="005612B7" w:rsidRDefault="007A6C69" w:rsidP="00931122">
      <w:pPr>
        <w:spacing w:after="0"/>
        <w:jc w:val="both"/>
        <w:rPr>
          <w:rFonts w:ascii="Times New Roman" w:hAnsi="Times New Roman" w:cs="Times New Roman"/>
          <w:lang w:val="en-GB"/>
        </w:rPr>
      </w:pPr>
      <w:r w:rsidRPr="005612B7">
        <w:rPr>
          <w:rFonts w:ascii="Times New Roman" w:hAnsi="Times New Roman" w:cs="Times New Roman"/>
          <w:lang w:val="en-GB"/>
        </w:rPr>
        <w:t>Yours Sincerely,</w:t>
      </w:r>
    </w:p>
    <w:p w14:paraId="23518B42" w14:textId="51ADC3FB" w:rsidR="00574042" w:rsidRPr="005612B7" w:rsidRDefault="007A6C69" w:rsidP="0083454F">
      <w:pPr>
        <w:spacing w:after="0"/>
        <w:jc w:val="both"/>
        <w:rPr>
          <w:rFonts w:ascii="Times New Roman" w:hAnsi="Times New Roman" w:cs="Times New Roman"/>
          <w:lang w:val="en-GB"/>
        </w:rPr>
      </w:pPr>
      <w:r w:rsidRPr="005612B7">
        <w:rPr>
          <w:rFonts w:ascii="Times New Roman" w:hAnsi="Times New Roman" w:cs="Times New Roman"/>
          <w:lang w:val="en-GB"/>
        </w:rPr>
        <w:t xml:space="preserve">Jonah </w:t>
      </w:r>
      <w:proofErr w:type="spellStart"/>
      <w:r w:rsidRPr="005612B7">
        <w:rPr>
          <w:rFonts w:ascii="Times New Roman" w:hAnsi="Times New Roman" w:cs="Times New Roman"/>
          <w:lang w:val="en-GB"/>
        </w:rPr>
        <w:t>Eisenblätter</w:t>
      </w:r>
      <w:proofErr w:type="spellEnd"/>
    </w:p>
    <w:sectPr w:rsidR="00574042" w:rsidRPr="005612B7" w:rsidSect="00952E64">
      <w:pgSz w:w="11906" w:h="16838"/>
      <w:pgMar w:top="1418" w:right="1418" w:bottom="39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C62C5"/>
    <w:multiLevelType w:val="hybridMultilevel"/>
    <w:tmpl w:val="E71252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45367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56CE8"/>
    <w:rsid w:val="00062901"/>
    <w:rsid w:val="000710B0"/>
    <w:rsid w:val="00073C82"/>
    <w:rsid w:val="00081359"/>
    <w:rsid w:val="000A154E"/>
    <w:rsid w:val="000A5AB8"/>
    <w:rsid w:val="000A6678"/>
    <w:rsid w:val="000A7DEB"/>
    <w:rsid w:val="000C458A"/>
    <w:rsid w:val="000C5375"/>
    <w:rsid w:val="000C55DE"/>
    <w:rsid w:val="000D26D8"/>
    <w:rsid w:val="000D51A2"/>
    <w:rsid w:val="000F371C"/>
    <w:rsid w:val="00107B74"/>
    <w:rsid w:val="00112CC9"/>
    <w:rsid w:val="00117DFC"/>
    <w:rsid w:val="00117F83"/>
    <w:rsid w:val="00126449"/>
    <w:rsid w:val="00146C8E"/>
    <w:rsid w:val="00152DF9"/>
    <w:rsid w:val="00156A98"/>
    <w:rsid w:val="001669DB"/>
    <w:rsid w:val="00171D11"/>
    <w:rsid w:val="001819B1"/>
    <w:rsid w:val="001A4522"/>
    <w:rsid w:val="001A727E"/>
    <w:rsid w:val="001B0F7E"/>
    <w:rsid w:val="001C0150"/>
    <w:rsid w:val="001C17FC"/>
    <w:rsid w:val="001D079A"/>
    <w:rsid w:val="001E0088"/>
    <w:rsid w:val="001E0903"/>
    <w:rsid w:val="001E1EE7"/>
    <w:rsid w:val="002042CB"/>
    <w:rsid w:val="002062F6"/>
    <w:rsid w:val="00211463"/>
    <w:rsid w:val="00212042"/>
    <w:rsid w:val="002160D8"/>
    <w:rsid w:val="002213EE"/>
    <w:rsid w:val="0023683A"/>
    <w:rsid w:val="0024260D"/>
    <w:rsid w:val="002467A0"/>
    <w:rsid w:val="002536DC"/>
    <w:rsid w:val="00255EC1"/>
    <w:rsid w:val="00257D2A"/>
    <w:rsid w:val="00260C09"/>
    <w:rsid w:val="002627D2"/>
    <w:rsid w:val="00264191"/>
    <w:rsid w:val="0027047C"/>
    <w:rsid w:val="002708C2"/>
    <w:rsid w:val="00274324"/>
    <w:rsid w:val="0028266B"/>
    <w:rsid w:val="002955B5"/>
    <w:rsid w:val="002A02BD"/>
    <w:rsid w:val="002A5B9F"/>
    <w:rsid w:val="002B257C"/>
    <w:rsid w:val="002B5BCE"/>
    <w:rsid w:val="002D309E"/>
    <w:rsid w:val="002D594E"/>
    <w:rsid w:val="002E39B8"/>
    <w:rsid w:val="002F51FA"/>
    <w:rsid w:val="0030453C"/>
    <w:rsid w:val="00311A15"/>
    <w:rsid w:val="003250EA"/>
    <w:rsid w:val="0033424D"/>
    <w:rsid w:val="003421B1"/>
    <w:rsid w:val="00354460"/>
    <w:rsid w:val="00375D2D"/>
    <w:rsid w:val="003811BC"/>
    <w:rsid w:val="0038671F"/>
    <w:rsid w:val="003901F8"/>
    <w:rsid w:val="003947A8"/>
    <w:rsid w:val="00395B97"/>
    <w:rsid w:val="003B3DB1"/>
    <w:rsid w:val="003C1693"/>
    <w:rsid w:val="003C1CEB"/>
    <w:rsid w:val="003D464F"/>
    <w:rsid w:val="003D5D1E"/>
    <w:rsid w:val="003F3290"/>
    <w:rsid w:val="003F688C"/>
    <w:rsid w:val="00415608"/>
    <w:rsid w:val="0042346A"/>
    <w:rsid w:val="00424CAF"/>
    <w:rsid w:val="004272E0"/>
    <w:rsid w:val="00434D23"/>
    <w:rsid w:val="004403CB"/>
    <w:rsid w:val="0045107A"/>
    <w:rsid w:val="00453C2F"/>
    <w:rsid w:val="00454C0B"/>
    <w:rsid w:val="0046226E"/>
    <w:rsid w:val="00474FC2"/>
    <w:rsid w:val="004869A9"/>
    <w:rsid w:val="00486C47"/>
    <w:rsid w:val="00492923"/>
    <w:rsid w:val="004960F5"/>
    <w:rsid w:val="004A1501"/>
    <w:rsid w:val="004A615C"/>
    <w:rsid w:val="004B4510"/>
    <w:rsid w:val="004C156C"/>
    <w:rsid w:val="004C174A"/>
    <w:rsid w:val="004D47C4"/>
    <w:rsid w:val="004E28D5"/>
    <w:rsid w:val="004E3A8F"/>
    <w:rsid w:val="004E4B47"/>
    <w:rsid w:val="00500EFA"/>
    <w:rsid w:val="00502F52"/>
    <w:rsid w:val="005054DD"/>
    <w:rsid w:val="00506322"/>
    <w:rsid w:val="00507BBD"/>
    <w:rsid w:val="00527813"/>
    <w:rsid w:val="005407D6"/>
    <w:rsid w:val="00542F06"/>
    <w:rsid w:val="00544D8E"/>
    <w:rsid w:val="00553EC8"/>
    <w:rsid w:val="005612B7"/>
    <w:rsid w:val="005705F7"/>
    <w:rsid w:val="00570B1D"/>
    <w:rsid w:val="00574042"/>
    <w:rsid w:val="00574140"/>
    <w:rsid w:val="005762CF"/>
    <w:rsid w:val="00581368"/>
    <w:rsid w:val="005842A0"/>
    <w:rsid w:val="00590834"/>
    <w:rsid w:val="00590E7F"/>
    <w:rsid w:val="00592A95"/>
    <w:rsid w:val="00593C9C"/>
    <w:rsid w:val="0059459C"/>
    <w:rsid w:val="005A0904"/>
    <w:rsid w:val="005B03E1"/>
    <w:rsid w:val="005B047A"/>
    <w:rsid w:val="005B231F"/>
    <w:rsid w:val="005C01E8"/>
    <w:rsid w:val="005C55F7"/>
    <w:rsid w:val="005D7D49"/>
    <w:rsid w:val="005E00BC"/>
    <w:rsid w:val="005E63B8"/>
    <w:rsid w:val="005F350B"/>
    <w:rsid w:val="005F4E3C"/>
    <w:rsid w:val="005F5613"/>
    <w:rsid w:val="00603752"/>
    <w:rsid w:val="0061414E"/>
    <w:rsid w:val="00632F05"/>
    <w:rsid w:val="0063723B"/>
    <w:rsid w:val="00642A3E"/>
    <w:rsid w:val="00647413"/>
    <w:rsid w:val="006502BE"/>
    <w:rsid w:val="00666094"/>
    <w:rsid w:val="00680529"/>
    <w:rsid w:val="006818DC"/>
    <w:rsid w:val="00694286"/>
    <w:rsid w:val="006A26D8"/>
    <w:rsid w:val="006A6952"/>
    <w:rsid w:val="006A7895"/>
    <w:rsid w:val="006B302C"/>
    <w:rsid w:val="006D2592"/>
    <w:rsid w:val="006D2D87"/>
    <w:rsid w:val="006F58EC"/>
    <w:rsid w:val="00706233"/>
    <w:rsid w:val="007251EA"/>
    <w:rsid w:val="007340D7"/>
    <w:rsid w:val="00736117"/>
    <w:rsid w:val="007472BD"/>
    <w:rsid w:val="0075310D"/>
    <w:rsid w:val="00755A3D"/>
    <w:rsid w:val="00756521"/>
    <w:rsid w:val="007675B1"/>
    <w:rsid w:val="0078299D"/>
    <w:rsid w:val="00787697"/>
    <w:rsid w:val="00797EF1"/>
    <w:rsid w:val="007A3246"/>
    <w:rsid w:val="007A64C5"/>
    <w:rsid w:val="007A6C69"/>
    <w:rsid w:val="007A719D"/>
    <w:rsid w:val="007B1B2B"/>
    <w:rsid w:val="007C04FC"/>
    <w:rsid w:val="007C0683"/>
    <w:rsid w:val="007C59D2"/>
    <w:rsid w:val="007E4326"/>
    <w:rsid w:val="007F0344"/>
    <w:rsid w:val="007F7EA0"/>
    <w:rsid w:val="008049F7"/>
    <w:rsid w:val="00807293"/>
    <w:rsid w:val="00826EDC"/>
    <w:rsid w:val="0083155D"/>
    <w:rsid w:val="0083454F"/>
    <w:rsid w:val="0083750F"/>
    <w:rsid w:val="008428CF"/>
    <w:rsid w:val="00844405"/>
    <w:rsid w:val="008502A4"/>
    <w:rsid w:val="0085164C"/>
    <w:rsid w:val="0085213A"/>
    <w:rsid w:val="008565FD"/>
    <w:rsid w:val="00857C6F"/>
    <w:rsid w:val="008657E3"/>
    <w:rsid w:val="00867CED"/>
    <w:rsid w:val="00874503"/>
    <w:rsid w:val="008815F7"/>
    <w:rsid w:val="00883B55"/>
    <w:rsid w:val="0089337A"/>
    <w:rsid w:val="0089502E"/>
    <w:rsid w:val="008A248F"/>
    <w:rsid w:val="008A747F"/>
    <w:rsid w:val="008B39ED"/>
    <w:rsid w:val="008B402E"/>
    <w:rsid w:val="008C27C1"/>
    <w:rsid w:val="008D29F8"/>
    <w:rsid w:val="008D6664"/>
    <w:rsid w:val="008D7CDB"/>
    <w:rsid w:val="008E100E"/>
    <w:rsid w:val="008E4BA9"/>
    <w:rsid w:val="008E7A27"/>
    <w:rsid w:val="008E7D17"/>
    <w:rsid w:val="008F2743"/>
    <w:rsid w:val="008F4587"/>
    <w:rsid w:val="00906170"/>
    <w:rsid w:val="00911646"/>
    <w:rsid w:val="00931122"/>
    <w:rsid w:val="0093790B"/>
    <w:rsid w:val="00941DCB"/>
    <w:rsid w:val="00947ECC"/>
    <w:rsid w:val="00952E64"/>
    <w:rsid w:val="00957A76"/>
    <w:rsid w:val="009619DE"/>
    <w:rsid w:val="00973B3D"/>
    <w:rsid w:val="009829C8"/>
    <w:rsid w:val="00991C20"/>
    <w:rsid w:val="00991E04"/>
    <w:rsid w:val="009927C6"/>
    <w:rsid w:val="0099776A"/>
    <w:rsid w:val="009A256E"/>
    <w:rsid w:val="009D07DC"/>
    <w:rsid w:val="009D3BBF"/>
    <w:rsid w:val="009E0557"/>
    <w:rsid w:val="009E3701"/>
    <w:rsid w:val="009F46A7"/>
    <w:rsid w:val="00A1282E"/>
    <w:rsid w:val="00A14247"/>
    <w:rsid w:val="00A14A49"/>
    <w:rsid w:val="00A15D6E"/>
    <w:rsid w:val="00A40D57"/>
    <w:rsid w:val="00A44493"/>
    <w:rsid w:val="00A46F91"/>
    <w:rsid w:val="00A53760"/>
    <w:rsid w:val="00A5538A"/>
    <w:rsid w:val="00A55CA0"/>
    <w:rsid w:val="00A571EE"/>
    <w:rsid w:val="00A774BB"/>
    <w:rsid w:val="00A81AD0"/>
    <w:rsid w:val="00AA2791"/>
    <w:rsid w:val="00AA4C7C"/>
    <w:rsid w:val="00AB4CD0"/>
    <w:rsid w:val="00AC61EE"/>
    <w:rsid w:val="00AC66C4"/>
    <w:rsid w:val="00AC6EB7"/>
    <w:rsid w:val="00AC7086"/>
    <w:rsid w:val="00AE1618"/>
    <w:rsid w:val="00AE26F5"/>
    <w:rsid w:val="00AE31E0"/>
    <w:rsid w:val="00AE3A33"/>
    <w:rsid w:val="00AF0CD0"/>
    <w:rsid w:val="00B06882"/>
    <w:rsid w:val="00B10CD9"/>
    <w:rsid w:val="00B135CE"/>
    <w:rsid w:val="00B159CD"/>
    <w:rsid w:val="00B307DD"/>
    <w:rsid w:val="00B339B8"/>
    <w:rsid w:val="00B33C36"/>
    <w:rsid w:val="00B346A7"/>
    <w:rsid w:val="00B34D2C"/>
    <w:rsid w:val="00B43970"/>
    <w:rsid w:val="00B50A34"/>
    <w:rsid w:val="00B54C38"/>
    <w:rsid w:val="00B5613E"/>
    <w:rsid w:val="00B57CB1"/>
    <w:rsid w:val="00B65E53"/>
    <w:rsid w:val="00B77DCE"/>
    <w:rsid w:val="00B81B0E"/>
    <w:rsid w:val="00B87CA9"/>
    <w:rsid w:val="00B955B4"/>
    <w:rsid w:val="00B9666E"/>
    <w:rsid w:val="00BA4653"/>
    <w:rsid w:val="00BB3512"/>
    <w:rsid w:val="00BB3B6B"/>
    <w:rsid w:val="00BB3C75"/>
    <w:rsid w:val="00BD74E6"/>
    <w:rsid w:val="00BF522D"/>
    <w:rsid w:val="00BF5D34"/>
    <w:rsid w:val="00C0214A"/>
    <w:rsid w:val="00C030C1"/>
    <w:rsid w:val="00C1562F"/>
    <w:rsid w:val="00C162A0"/>
    <w:rsid w:val="00C209DC"/>
    <w:rsid w:val="00C33453"/>
    <w:rsid w:val="00C6717B"/>
    <w:rsid w:val="00C71380"/>
    <w:rsid w:val="00C72924"/>
    <w:rsid w:val="00C8585B"/>
    <w:rsid w:val="00C85F36"/>
    <w:rsid w:val="00C9003C"/>
    <w:rsid w:val="00C97ECA"/>
    <w:rsid w:val="00CA0C3B"/>
    <w:rsid w:val="00CA1160"/>
    <w:rsid w:val="00CA5BCC"/>
    <w:rsid w:val="00CA702E"/>
    <w:rsid w:val="00CA7350"/>
    <w:rsid w:val="00CB639D"/>
    <w:rsid w:val="00CD51E6"/>
    <w:rsid w:val="00CD7D5C"/>
    <w:rsid w:val="00CE2BA7"/>
    <w:rsid w:val="00CE433B"/>
    <w:rsid w:val="00D05129"/>
    <w:rsid w:val="00D30CEA"/>
    <w:rsid w:val="00D30EED"/>
    <w:rsid w:val="00D356C7"/>
    <w:rsid w:val="00D41C74"/>
    <w:rsid w:val="00D65BE5"/>
    <w:rsid w:val="00D71D8E"/>
    <w:rsid w:val="00D7219B"/>
    <w:rsid w:val="00D72F3C"/>
    <w:rsid w:val="00D769B4"/>
    <w:rsid w:val="00D92646"/>
    <w:rsid w:val="00D9281A"/>
    <w:rsid w:val="00D96370"/>
    <w:rsid w:val="00DA3404"/>
    <w:rsid w:val="00DA524B"/>
    <w:rsid w:val="00DB471D"/>
    <w:rsid w:val="00DD1863"/>
    <w:rsid w:val="00DD3349"/>
    <w:rsid w:val="00DD54E1"/>
    <w:rsid w:val="00DD6747"/>
    <w:rsid w:val="00DE1FBC"/>
    <w:rsid w:val="00DE5C3D"/>
    <w:rsid w:val="00DF70C2"/>
    <w:rsid w:val="00E02500"/>
    <w:rsid w:val="00E12ED8"/>
    <w:rsid w:val="00E162C9"/>
    <w:rsid w:val="00E3005D"/>
    <w:rsid w:val="00E30491"/>
    <w:rsid w:val="00E41ADF"/>
    <w:rsid w:val="00E429C4"/>
    <w:rsid w:val="00E473ED"/>
    <w:rsid w:val="00E47DAF"/>
    <w:rsid w:val="00E616FD"/>
    <w:rsid w:val="00E61CC7"/>
    <w:rsid w:val="00E62550"/>
    <w:rsid w:val="00E65B09"/>
    <w:rsid w:val="00E6667B"/>
    <w:rsid w:val="00E83116"/>
    <w:rsid w:val="00E86340"/>
    <w:rsid w:val="00E914E5"/>
    <w:rsid w:val="00E91B86"/>
    <w:rsid w:val="00EA6CEC"/>
    <w:rsid w:val="00EA7AC2"/>
    <w:rsid w:val="00EC000C"/>
    <w:rsid w:val="00EC3C14"/>
    <w:rsid w:val="00ED4384"/>
    <w:rsid w:val="00EE49C7"/>
    <w:rsid w:val="00EF1F3C"/>
    <w:rsid w:val="00EF2BFA"/>
    <w:rsid w:val="00EF2FD5"/>
    <w:rsid w:val="00F11473"/>
    <w:rsid w:val="00F22E76"/>
    <w:rsid w:val="00F253C5"/>
    <w:rsid w:val="00F270C0"/>
    <w:rsid w:val="00F30624"/>
    <w:rsid w:val="00F311D9"/>
    <w:rsid w:val="00F44762"/>
    <w:rsid w:val="00F4717F"/>
    <w:rsid w:val="00F5301B"/>
    <w:rsid w:val="00F55CE3"/>
    <w:rsid w:val="00F74175"/>
    <w:rsid w:val="00F92A04"/>
    <w:rsid w:val="00F97BA2"/>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9E3701"/>
    <w:pPr>
      <w:spacing w:after="0" w:line="240" w:lineRule="auto"/>
    </w:pPr>
  </w:style>
  <w:style w:type="character" w:styleId="Kommentarzeichen">
    <w:name w:val="annotation reference"/>
    <w:basedOn w:val="Absatz-Standardschriftart"/>
    <w:uiPriority w:val="99"/>
    <w:semiHidden/>
    <w:unhideWhenUsed/>
    <w:rsid w:val="008815F7"/>
    <w:rPr>
      <w:sz w:val="16"/>
      <w:szCs w:val="16"/>
    </w:rPr>
  </w:style>
  <w:style w:type="paragraph" w:styleId="Kommentartext">
    <w:name w:val="annotation text"/>
    <w:basedOn w:val="Standard"/>
    <w:link w:val="KommentartextZchn"/>
    <w:uiPriority w:val="99"/>
    <w:unhideWhenUsed/>
    <w:rsid w:val="008815F7"/>
    <w:pPr>
      <w:spacing w:line="240" w:lineRule="auto"/>
    </w:pPr>
    <w:rPr>
      <w:sz w:val="20"/>
      <w:szCs w:val="20"/>
    </w:rPr>
  </w:style>
  <w:style w:type="character" w:customStyle="1" w:styleId="KommentartextZchn">
    <w:name w:val="Kommentartext Zchn"/>
    <w:basedOn w:val="Absatz-Standardschriftart"/>
    <w:link w:val="Kommentartext"/>
    <w:uiPriority w:val="99"/>
    <w:rsid w:val="008815F7"/>
    <w:rPr>
      <w:sz w:val="20"/>
      <w:szCs w:val="20"/>
    </w:rPr>
  </w:style>
  <w:style w:type="paragraph" w:styleId="Kommentarthema">
    <w:name w:val="annotation subject"/>
    <w:basedOn w:val="Kommentartext"/>
    <w:next w:val="Kommentartext"/>
    <w:link w:val="KommentarthemaZchn"/>
    <w:uiPriority w:val="99"/>
    <w:semiHidden/>
    <w:unhideWhenUsed/>
    <w:rsid w:val="008815F7"/>
    <w:rPr>
      <w:b/>
      <w:bCs/>
    </w:rPr>
  </w:style>
  <w:style w:type="character" w:customStyle="1" w:styleId="KommentarthemaZchn">
    <w:name w:val="Kommentarthema Zchn"/>
    <w:basedOn w:val="KommentartextZchn"/>
    <w:link w:val="Kommentarthema"/>
    <w:uiPriority w:val="99"/>
    <w:semiHidden/>
    <w:rsid w:val="008815F7"/>
    <w:rPr>
      <w:b/>
      <w:bCs/>
      <w:sz w:val="20"/>
      <w:szCs w:val="20"/>
    </w:rPr>
  </w:style>
  <w:style w:type="paragraph" w:styleId="Listenabsatz">
    <w:name w:val="List Paragraph"/>
    <w:basedOn w:val="Standard"/>
    <w:uiPriority w:val="34"/>
    <w:qFormat/>
    <w:rsid w:val="007A6C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1778">
      <w:bodyDiv w:val="1"/>
      <w:marLeft w:val="0"/>
      <w:marRight w:val="0"/>
      <w:marTop w:val="0"/>
      <w:marBottom w:val="0"/>
      <w:divBdr>
        <w:top w:val="none" w:sz="0" w:space="0" w:color="auto"/>
        <w:left w:val="none" w:sz="0" w:space="0" w:color="auto"/>
        <w:bottom w:val="none" w:sz="0" w:space="0" w:color="auto"/>
        <w:right w:val="none" w:sz="0" w:space="0" w:color="auto"/>
      </w:divBdr>
      <w:divsChild>
        <w:div w:id="262998410">
          <w:marLeft w:val="0"/>
          <w:marRight w:val="0"/>
          <w:marTop w:val="0"/>
          <w:marBottom w:val="0"/>
          <w:divBdr>
            <w:top w:val="none" w:sz="0" w:space="0" w:color="auto"/>
            <w:left w:val="none" w:sz="0" w:space="0" w:color="auto"/>
            <w:bottom w:val="none" w:sz="0" w:space="0" w:color="auto"/>
            <w:right w:val="none" w:sz="0" w:space="0" w:color="auto"/>
          </w:divBdr>
          <w:divsChild>
            <w:div w:id="1963076338">
              <w:marLeft w:val="0"/>
              <w:marRight w:val="0"/>
              <w:marTop w:val="0"/>
              <w:marBottom w:val="0"/>
              <w:divBdr>
                <w:top w:val="none" w:sz="0" w:space="0" w:color="auto"/>
                <w:left w:val="none" w:sz="0" w:space="0" w:color="auto"/>
                <w:bottom w:val="none" w:sz="0" w:space="0" w:color="auto"/>
                <w:right w:val="none" w:sz="0" w:space="0" w:color="auto"/>
              </w:divBdr>
              <w:divsChild>
                <w:div w:id="992951780">
                  <w:marLeft w:val="0"/>
                  <w:marRight w:val="0"/>
                  <w:marTop w:val="0"/>
                  <w:marBottom w:val="0"/>
                  <w:divBdr>
                    <w:top w:val="none" w:sz="0" w:space="0" w:color="auto"/>
                    <w:left w:val="none" w:sz="0" w:space="0" w:color="auto"/>
                    <w:bottom w:val="none" w:sz="0" w:space="0" w:color="auto"/>
                    <w:right w:val="none" w:sz="0" w:space="0" w:color="auto"/>
                  </w:divBdr>
                  <w:divsChild>
                    <w:div w:id="1459377670">
                      <w:marLeft w:val="0"/>
                      <w:marRight w:val="0"/>
                      <w:marTop w:val="0"/>
                      <w:marBottom w:val="0"/>
                      <w:divBdr>
                        <w:top w:val="none" w:sz="0" w:space="0" w:color="auto"/>
                        <w:left w:val="none" w:sz="0" w:space="0" w:color="auto"/>
                        <w:bottom w:val="none" w:sz="0" w:space="0" w:color="auto"/>
                        <w:right w:val="none" w:sz="0" w:space="0" w:color="auto"/>
                      </w:divBdr>
                      <w:divsChild>
                        <w:div w:id="1917208503">
                          <w:marLeft w:val="0"/>
                          <w:marRight w:val="0"/>
                          <w:marTop w:val="0"/>
                          <w:marBottom w:val="0"/>
                          <w:divBdr>
                            <w:top w:val="none" w:sz="0" w:space="0" w:color="auto"/>
                            <w:left w:val="none" w:sz="0" w:space="0" w:color="auto"/>
                            <w:bottom w:val="none" w:sz="0" w:space="0" w:color="auto"/>
                            <w:right w:val="none" w:sz="0" w:space="0" w:color="auto"/>
                          </w:divBdr>
                          <w:divsChild>
                            <w:div w:id="91470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97465749">
      <w:bodyDiv w:val="1"/>
      <w:marLeft w:val="0"/>
      <w:marRight w:val="0"/>
      <w:marTop w:val="0"/>
      <w:marBottom w:val="0"/>
      <w:divBdr>
        <w:top w:val="none" w:sz="0" w:space="0" w:color="auto"/>
        <w:left w:val="none" w:sz="0" w:space="0" w:color="auto"/>
        <w:bottom w:val="none" w:sz="0" w:space="0" w:color="auto"/>
        <w:right w:val="none" w:sz="0" w:space="0" w:color="auto"/>
      </w:divBdr>
    </w:div>
    <w:div w:id="765351178">
      <w:bodyDiv w:val="1"/>
      <w:marLeft w:val="0"/>
      <w:marRight w:val="0"/>
      <w:marTop w:val="0"/>
      <w:marBottom w:val="0"/>
      <w:divBdr>
        <w:top w:val="none" w:sz="0" w:space="0" w:color="auto"/>
        <w:left w:val="none" w:sz="0" w:space="0" w:color="auto"/>
        <w:bottom w:val="none" w:sz="0" w:space="0" w:color="auto"/>
        <w:right w:val="none" w:sz="0" w:space="0" w:color="auto"/>
      </w:divBdr>
    </w:div>
    <w:div w:id="789519585">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077941783">
      <w:bodyDiv w:val="1"/>
      <w:marLeft w:val="0"/>
      <w:marRight w:val="0"/>
      <w:marTop w:val="0"/>
      <w:marBottom w:val="0"/>
      <w:divBdr>
        <w:top w:val="none" w:sz="0" w:space="0" w:color="auto"/>
        <w:left w:val="none" w:sz="0" w:space="0" w:color="auto"/>
        <w:bottom w:val="none" w:sz="0" w:space="0" w:color="auto"/>
        <w:right w:val="none" w:sz="0" w:space="0" w:color="auto"/>
      </w:divBdr>
    </w:div>
    <w:div w:id="110561830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36040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69744278">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26505595">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2F5B4F-2EF4-4B44-9D0D-7F719CE1AAC6}">
  <we:reference id="f518cb36-c901-4d52-a9e7-4331342e485d" version="1.2.0.0" store="EXCatalog" storeType="EXCatalog"/>
  <we:alternateReferences>
    <we:reference id="WA200001011" version="1.2.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561</Words>
  <Characters>3541</Characters>
  <Application>Microsoft Office Word</Application>
  <DocSecurity>0</DocSecurity>
  <Lines>29</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10</cp:revision>
  <dcterms:created xsi:type="dcterms:W3CDTF">2024-12-03T17:23:00Z</dcterms:created>
  <dcterms:modified xsi:type="dcterms:W3CDTF">2025-06-29T21:42:00Z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documentId_7825</vt:lpwstr>
  </property>
  <property fmtid="{D5CDD505-2E9C-101B-9397-08002B2CF9AE}" pid="3" name="grammarly_documentContext">
    <vt:lpwstr>{"goals":["tellStory"],"domain":"business","emotions":["confident","optimistic","friendly"],"dialect":"american","audience":"general"}</vt:lpwstr>
  </property>
</Properties>
</file>