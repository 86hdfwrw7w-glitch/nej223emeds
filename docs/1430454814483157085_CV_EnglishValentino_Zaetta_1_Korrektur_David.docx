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1"/>
        <w:gridCol w:w="147"/>
        <w:gridCol w:w="284"/>
        <w:gridCol w:w="567"/>
        <w:gridCol w:w="283"/>
        <w:gridCol w:w="142"/>
        <w:gridCol w:w="568"/>
        <w:gridCol w:w="283"/>
        <w:gridCol w:w="425"/>
        <w:gridCol w:w="142"/>
        <w:gridCol w:w="852"/>
        <w:gridCol w:w="565"/>
        <w:gridCol w:w="1137"/>
        <w:gridCol w:w="142"/>
      </w:tblGrid>
      <w:tr w:rsidR="00892A5D" w:rsidRPr="00383941" w14:paraId="487AC9CE" w14:textId="77777777" w:rsidTr="00892A5D">
        <w:trPr>
          <w:trHeight w:val="283"/>
        </w:trPr>
        <w:tc>
          <w:tcPr>
            <w:tcW w:w="11058" w:type="dxa"/>
            <w:gridSpan w:val="14"/>
            <w:vAlign w:val="bottom"/>
          </w:tcPr>
          <w:p w14:paraId="0CBC6997" w14:textId="4F4266D8" w:rsidR="00E55D90" w:rsidRPr="00690AE1" w:rsidRDefault="00350910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  <w:lang w:val="fr-CH"/>
              </w:rPr>
            </w:pPr>
            <w:r w:rsidRPr="00690AE1">
              <w:rPr>
                <w:rFonts w:ascii="Arial" w:hAnsi="Arial" w:cs="Arial"/>
                <w:b/>
                <w:sz w:val="48"/>
                <w:szCs w:val="44"/>
                <w:lang w:val="fr-CH"/>
              </w:rPr>
              <w:t>Valentino Zaetta</w:t>
            </w:r>
          </w:p>
          <w:p w14:paraId="135895E2" w14:textId="07F10A3B" w:rsidR="00F44F5F" w:rsidRPr="00C507C8" w:rsidRDefault="00A0263C" w:rsidP="00C507C8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fr-CH"/>
              </w:rPr>
            </w:pPr>
            <w:proofErr w:type="spellStart"/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Ronystrasse</w:t>
            </w:r>
            <w:proofErr w:type="spellEnd"/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 xml:space="preserve"> 4a, Hünenberg, 6331, </w:t>
            </w:r>
            <w:proofErr w:type="spellStart"/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Switzerland</w:t>
            </w:r>
            <w:proofErr w:type="spellEnd"/>
            <w:r w:rsidR="00C507C8">
              <w:rPr>
                <w:rFonts w:ascii="Arial" w:hAnsi="Arial" w:cs="Arial"/>
                <w:bCs/>
                <w:sz w:val="20"/>
                <w:szCs w:val="20"/>
                <w:lang w:val="fr-CH"/>
              </w:rPr>
              <w:t xml:space="preserve"> | </w:t>
            </w:r>
            <w:r w:rsidRPr="00457024">
              <w:rPr>
                <w:rFonts w:ascii="Arial" w:hAnsi="Arial" w:cs="Arial"/>
                <w:bCs/>
                <w:sz w:val="20"/>
                <w:szCs w:val="20"/>
                <w:lang w:val="fr-CH"/>
              </w:rPr>
              <w:t>valentino.zaetta@gmail.com | +41(0)766839915</w:t>
            </w:r>
          </w:p>
        </w:tc>
      </w:tr>
      <w:tr w:rsidR="00892A5D" w:rsidRPr="00690AE1" w14:paraId="0FCADE56" w14:textId="77777777" w:rsidTr="00892A5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7D06B51A" w:rsidR="002508C2" w:rsidRPr="00690AE1" w:rsidRDefault="00F9259E" w:rsidP="008B60AC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  <w:szCs w:val="32"/>
              </w:rPr>
              <w:t xml:space="preserve">SCHOOL </w:t>
            </w:r>
            <w:r w:rsidR="0063131F">
              <w:rPr>
                <w:rFonts w:ascii="Arial" w:hAnsi="Arial" w:cs="Arial"/>
                <w:b/>
                <w:sz w:val="28"/>
                <w:szCs w:val="32"/>
              </w:rPr>
              <w:t>&amp; UNIVERSITY</w:t>
            </w:r>
          </w:p>
        </w:tc>
      </w:tr>
      <w:tr w:rsidR="00892A5D" w:rsidRPr="00690AE1" w14:paraId="7D1DEBF7" w14:textId="77777777" w:rsidTr="00892A5D">
        <w:trPr>
          <w:trHeight w:val="340"/>
        </w:trPr>
        <w:tc>
          <w:tcPr>
            <w:tcW w:w="6802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2040C150" w:rsidR="00D1492F" w:rsidRPr="00690AE1" w:rsidRDefault="00F83571" w:rsidP="009479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UNIVERSIT</w:t>
            </w:r>
            <w:r w:rsidR="00EF77E8">
              <w:rPr>
                <w:rFonts w:ascii="Arial" w:hAnsi="Arial" w:cs="Arial"/>
                <w:b/>
                <w:sz w:val="21"/>
                <w:szCs w:val="21"/>
              </w:rPr>
              <w:t>Y OF</w:t>
            </w: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 ST. GALLEN</w:t>
            </w:r>
          </w:p>
        </w:tc>
        <w:tc>
          <w:tcPr>
            <w:tcW w:w="4256" w:type="dxa"/>
            <w:gridSpan w:val="9"/>
            <w:tcBorders>
              <w:top w:val="single" w:sz="4" w:space="0" w:color="auto"/>
            </w:tcBorders>
            <w:vAlign w:val="bottom"/>
          </w:tcPr>
          <w:p w14:paraId="7C845E2D" w14:textId="6853F2B9" w:rsidR="00D1492F" w:rsidRPr="00690AE1" w:rsidRDefault="00F83571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St. Gallen</w:t>
            </w:r>
            <w:r w:rsidR="00EF77E8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1E5D482" w14:textId="77777777" w:rsidTr="00892A5D">
        <w:trPr>
          <w:trHeight w:val="57"/>
        </w:trPr>
        <w:tc>
          <w:tcPr>
            <w:tcW w:w="5521" w:type="dxa"/>
            <w:vAlign w:val="bottom"/>
          </w:tcPr>
          <w:p w14:paraId="66E267C2" w14:textId="77777777" w:rsidR="007E02DF" w:rsidRPr="0083787F" w:rsidRDefault="007E02DF" w:rsidP="009479D6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  <w:rPrChange w:id="0" w:author="David Döbele" w:date="2025-10-22T09:15:00Z" w16du:dateUtc="2025-10-22T07:15:00Z">
                  <w:rPr>
                    <w:rFonts w:ascii="Arial" w:hAnsi="Arial" w:cs="Arial"/>
                    <w:sz w:val="20"/>
                    <w:szCs w:val="20"/>
                    <w:lang w:val="en-US"/>
                  </w:rPr>
                </w:rPrChange>
              </w:rPr>
            </w:pPr>
            <w:r w:rsidRPr="0083787F">
              <w:rPr>
                <w:rFonts w:ascii="Arial" w:hAnsi="Arial" w:cs="Arial"/>
                <w:i/>
                <w:iCs/>
                <w:sz w:val="20"/>
                <w:szCs w:val="20"/>
                <w:lang w:val="en-US"/>
                <w:rPrChange w:id="1" w:author="David Döbele" w:date="2025-10-22T09:15:00Z" w16du:dateUtc="2025-10-22T07:15:00Z">
                  <w:rPr>
                    <w:rFonts w:ascii="Arial" w:hAnsi="Arial" w:cs="Arial"/>
                    <w:sz w:val="20"/>
                    <w:szCs w:val="20"/>
                    <w:lang w:val="en-US"/>
                  </w:rPr>
                </w:rPrChange>
              </w:rPr>
              <w:t xml:space="preserve">B.Sc. in </w:t>
            </w:r>
            <w:r w:rsidR="009426D3" w:rsidRPr="0083787F">
              <w:rPr>
                <w:rFonts w:ascii="Arial" w:hAnsi="Arial" w:cs="Arial"/>
                <w:i/>
                <w:iCs/>
                <w:sz w:val="20"/>
                <w:szCs w:val="20"/>
                <w:lang w:val="en-US"/>
                <w:rPrChange w:id="2" w:author="David Döbele" w:date="2025-10-22T09:15:00Z" w16du:dateUtc="2025-10-22T07:15:00Z">
                  <w:rPr>
                    <w:rFonts w:ascii="Arial" w:hAnsi="Arial" w:cs="Arial"/>
                    <w:sz w:val="20"/>
                    <w:szCs w:val="20"/>
                    <w:lang w:val="en-US"/>
                  </w:rPr>
                </w:rPrChange>
              </w:rPr>
              <w:t>Business Administration</w:t>
            </w:r>
          </w:p>
          <w:p w14:paraId="11CB9A0F" w14:textId="36E4B3A3" w:rsidR="00C36063" w:rsidRPr="0083787F" w:rsidRDefault="00C36063" w:rsidP="0003070E">
            <w:pPr>
              <w:pStyle w:val="Listenabsatz"/>
              <w:numPr>
                <w:ilvl w:val="0"/>
                <w:numId w:val="28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  <w:rPrChange w:id="3" w:author="David Döbele" w:date="2025-10-22T09:15:00Z" w16du:dateUtc="2025-10-22T07:15:00Z">
                  <w:rPr>
                    <w:rFonts w:ascii="Arial" w:hAnsi="Arial" w:cs="Arial"/>
                    <w:sz w:val="20"/>
                    <w:szCs w:val="20"/>
                    <w:lang w:val="en-US"/>
                  </w:rPr>
                </w:rPrChange>
              </w:rPr>
            </w:pPr>
            <w:r w:rsidRPr="0083787F">
              <w:rPr>
                <w:rFonts w:ascii="Arial" w:hAnsi="Arial" w:cs="Arial"/>
                <w:i/>
                <w:iCs/>
                <w:sz w:val="20"/>
                <w:szCs w:val="20"/>
                <w:lang w:val="en-US"/>
                <w:rPrChange w:id="4" w:author="David Döbele" w:date="2025-10-22T09:15:00Z" w16du:dateUtc="2025-10-22T07:15:00Z">
                  <w:rPr>
                    <w:rFonts w:ascii="Arial" w:hAnsi="Arial" w:cs="Arial"/>
                    <w:sz w:val="20"/>
                    <w:szCs w:val="20"/>
                    <w:lang w:val="en-US"/>
                  </w:rPr>
                </w:rPrChange>
              </w:rPr>
              <w:t xml:space="preserve">Member of </w:t>
            </w:r>
            <w:ins w:id="5" w:author="David Döbele" w:date="2025-10-22T09:15:00Z" w16du:dateUtc="2025-10-22T07:15:00Z">
              <w:r w:rsidR="0083787F" w:rsidRPr="0083787F">
                <w:rPr>
                  <w:rFonts w:ascii="Arial" w:hAnsi="Arial" w:cs="Arial"/>
                  <w:i/>
                  <w:iCs/>
                  <w:sz w:val="20"/>
                  <w:szCs w:val="20"/>
                  <w:lang w:val="en-US"/>
                  <w:rPrChange w:id="6" w:author="David Döbele" w:date="2025-10-22T09:15:00Z" w16du:dateUtc="2025-10-22T07:15:00Z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rPrChange>
                </w:rPr>
                <w:t xml:space="preserve">the </w:t>
              </w:r>
            </w:ins>
            <w:r w:rsidRPr="0083787F">
              <w:rPr>
                <w:rFonts w:ascii="Arial" w:hAnsi="Arial" w:cs="Arial"/>
                <w:i/>
                <w:iCs/>
                <w:sz w:val="20"/>
                <w:szCs w:val="20"/>
                <w:lang w:val="en-US"/>
                <w:rPrChange w:id="7" w:author="David Döbele" w:date="2025-10-22T09:15:00Z" w16du:dateUtc="2025-10-22T07:15:00Z">
                  <w:rPr>
                    <w:rFonts w:ascii="Arial" w:hAnsi="Arial" w:cs="Arial"/>
                    <w:sz w:val="20"/>
                    <w:szCs w:val="20"/>
                    <w:lang w:val="en-US"/>
                  </w:rPr>
                </w:rPrChange>
              </w:rPr>
              <w:t>Consulting Club</w:t>
            </w:r>
          </w:p>
        </w:tc>
        <w:tc>
          <w:tcPr>
            <w:tcW w:w="5537" w:type="dxa"/>
            <w:gridSpan w:val="13"/>
            <w:vAlign w:val="bottom"/>
          </w:tcPr>
          <w:p w14:paraId="419A9228" w14:textId="54D6454F" w:rsidR="007E02DF" w:rsidRPr="0083787F" w:rsidRDefault="007E02DF" w:rsidP="009479D6">
            <w:pPr>
              <w:jc w:val="right"/>
              <w:rPr>
                <w:rFonts w:ascii="Arial" w:hAnsi="Arial" w:cs="Arial"/>
                <w:i/>
                <w:iCs/>
                <w:sz w:val="20"/>
                <w:szCs w:val="20"/>
                <w:rPrChange w:id="8" w:author="David Döbele" w:date="2025-10-22T09:15:00Z" w16du:dateUtc="2025-10-22T07:15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</w:pPr>
            <w:r w:rsidRPr="0083787F">
              <w:rPr>
                <w:rFonts w:ascii="Arial" w:hAnsi="Arial" w:cs="Arial"/>
                <w:i/>
                <w:iCs/>
                <w:sz w:val="20"/>
                <w:szCs w:val="20"/>
                <w:rPrChange w:id="9" w:author="David Döbele" w:date="2025-10-22T09:15:00Z" w16du:dateUtc="2025-10-22T07:15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>09/</w:t>
            </w:r>
            <w:r w:rsidR="00FC423D" w:rsidRPr="0083787F">
              <w:rPr>
                <w:rFonts w:ascii="Arial" w:hAnsi="Arial" w:cs="Arial"/>
                <w:i/>
                <w:iCs/>
                <w:sz w:val="20"/>
                <w:szCs w:val="20"/>
                <w:rPrChange w:id="10" w:author="David Döbele" w:date="2025-10-22T09:15:00Z" w16du:dateUtc="2025-10-22T07:15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>2025</w:t>
            </w:r>
            <w:r w:rsidRPr="0083787F">
              <w:rPr>
                <w:rFonts w:ascii="Arial" w:hAnsi="Arial" w:cs="Arial"/>
                <w:i/>
                <w:iCs/>
                <w:sz w:val="20"/>
                <w:szCs w:val="20"/>
                <w:rPrChange w:id="11" w:author="David Döbele" w:date="2025-10-22T09:15:00Z" w16du:dateUtc="2025-10-22T07:15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 xml:space="preserve"> – 06/</w:t>
            </w:r>
            <w:r w:rsidR="00FC423D" w:rsidRPr="0083787F">
              <w:rPr>
                <w:rFonts w:ascii="Arial" w:hAnsi="Arial" w:cs="Arial"/>
                <w:i/>
                <w:iCs/>
                <w:sz w:val="20"/>
                <w:szCs w:val="20"/>
                <w:rPrChange w:id="12" w:author="David Döbele" w:date="2025-10-22T09:15:00Z" w16du:dateUtc="2025-10-22T07:15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  <w:t>2028</w:t>
            </w:r>
          </w:p>
        </w:tc>
      </w:tr>
      <w:tr w:rsidR="00892A5D" w:rsidRPr="00690AE1" w14:paraId="013361E1" w14:textId="77777777" w:rsidTr="00892A5D">
        <w:trPr>
          <w:trHeight w:val="340"/>
        </w:trPr>
        <w:tc>
          <w:tcPr>
            <w:tcW w:w="6944" w:type="dxa"/>
            <w:gridSpan w:val="6"/>
            <w:vAlign w:val="bottom"/>
          </w:tcPr>
          <w:p w14:paraId="197620E3" w14:textId="02E54056" w:rsidR="007E02DF" w:rsidRPr="0083787F" w:rsidRDefault="007E02DF" w:rsidP="009479D6">
            <w:pPr>
              <w:rPr>
                <w:rFonts w:ascii="Arial" w:hAnsi="Arial" w:cs="Arial"/>
                <w:i/>
                <w:iCs/>
                <w:sz w:val="20"/>
                <w:szCs w:val="20"/>
                <w:rPrChange w:id="13" w:author="David Döbele" w:date="2025-10-22T09:15:00Z" w16du:dateUtc="2025-10-22T07:15:00Z">
                  <w:rPr>
                    <w:rFonts w:ascii="Arial" w:hAnsi="Arial" w:cs="Arial"/>
                    <w:sz w:val="20"/>
                    <w:szCs w:val="20"/>
                  </w:rPr>
                </w:rPrChange>
              </w:rPr>
            </w:pPr>
            <w:r w:rsidRPr="0083787F">
              <w:rPr>
                <w:rFonts w:ascii="Arial" w:hAnsi="Arial" w:cs="Arial"/>
                <w:b/>
                <w:i/>
                <w:iCs/>
                <w:sz w:val="21"/>
                <w:szCs w:val="21"/>
                <w:rPrChange w:id="14" w:author="David Döbele" w:date="2025-10-22T09:15:00Z" w16du:dateUtc="2025-10-22T07:15:00Z">
                  <w:rPr>
                    <w:rFonts w:ascii="Arial" w:hAnsi="Arial" w:cs="Arial"/>
                    <w:b/>
                    <w:sz w:val="21"/>
                    <w:szCs w:val="21"/>
                  </w:rPr>
                </w:rPrChange>
              </w:rPr>
              <w:t>UNIVERSIT</w:t>
            </w:r>
            <w:r w:rsidR="009F013A" w:rsidRPr="0083787F">
              <w:rPr>
                <w:rFonts w:ascii="Arial" w:hAnsi="Arial" w:cs="Arial"/>
                <w:b/>
                <w:i/>
                <w:iCs/>
                <w:sz w:val="21"/>
                <w:szCs w:val="21"/>
                <w:rPrChange w:id="15" w:author="David Döbele" w:date="2025-10-22T09:15:00Z" w16du:dateUtc="2025-10-22T07:15:00Z">
                  <w:rPr>
                    <w:rFonts w:ascii="Arial" w:hAnsi="Arial" w:cs="Arial"/>
                    <w:b/>
                    <w:sz w:val="21"/>
                    <w:szCs w:val="21"/>
                  </w:rPr>
                </w:rPrChange>
              </w:rPr>
              <w:t>Y OF</w:t>
            </w:r>
            <w:r w:rsidRPr="0083787F">
              <w:rPr>
                <w:rFonts w:ascii="Arial" w:hAnsi="Arial" w:cs="Arial"/>
                <w:b/>
                <w:i/>
                <w:iCs/>
                <w:sz w:val="21"/>
                <w:szCs w:val="21"/>
                <w:rPrChange w:id="16" w:author="David Döbele" w:date="2025-10-22T09:15:00Z" w16du:dateUtc="2025-10-22T07:15:00Z">
                  <w:rPr>
                    <w:rFonts w:ascii="Arial" w:hAnsi="Arial" w:cs="Arial"/>
                    <w:b/>
                    <w:sz w:val="21"/>
                    <w:szCs w:val="21"/>
                  </w:rPr>
                </w:rPrChange>
              </w:rPr>
              <w:t xml:space="preserve"> BERN</w:t>
            </w:r>
          </w:p>
        </w:tc>
        <w:tc>
          <w:tcPr>
            <w:tcW w:w="4114" w:type="dxa"/>
            <w:gridSpan w:val="8"/>
            <w:vAlign w:val="bottom"/>
          </w:tcPr>
          <w:p w14:paraId="63D86F51" w14:textId="1A840039" w:rsidR="007E02DF" w:rsidRPr="00690AE1" w:rsidRDefault="007E02DF" w:rsidP="009479D6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Bern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62632213" w14:textId="77777777" w:rsidTr="00892A5D">
        <w:trPr>
          <w:trHeight w:val="57"/>
        </w:trPr>
        <w:tc>
          <w:tcPr>
            <w:tcW w:w="7795" w:type="dxa"/>
            <w:gridSpan w:val="8"/>
            <w:vAlign w:val="bottom"/>
          </w:tcPr>
          <w:p w14:paraId="5F71027E" w14:textId="3F184FFC" w:rsidR="007E02DF" w:rsidRPr="00892486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892486">
              <w:rPr>
                <w:rFonts w:ascii="Arial" w:hAnsi="Arial" w:cs="Arial"/>
                <w:sz w:val="20"/>
                <w:szCs w:val="20"/>
                <w:lang w:val="en-US"/>
              </w:rPr>
              <w:t>B.Sc. in</w:t>
            </w:r>
            <w:r w:rsidR="00892486" w:rsidRPr="00892486">
              <w:rPr>
                <w:rFonts w:ascii="Arial" w:hAnsi="Arial" w:cs="Arial"/>
                <w:sz w:val="20"/>
                <w:szCs w:val="20"/>
                <w:lang w:val="en-US"/>
              </w:rPr>
              <w:t xml:space="preserve"> Business A</w:t>
            </w:r>
            <w:r w:rsidR="00892486">
              <w:rPr>
                <w:rFonts w:ascii="Arial" w:hAnsi="Arial" w:cs="Arial"/>
                <w:sz w:val="20"/>
                <w:szCs w:val="20"/>
                <w:lang w:val="en-US"/>
              </w:rPr>
              <w:t>dministration</w:t>
            </w:r>
          </w:p>
        </w:tc>
        <w:tc>
          <w:tcPr>
            <w:tcW w:w="3263" w:type="dxa"/>
            <w:gridSpan w:val="6"/>
            <w:vAlign w:val="bottom"/>
          </w:tcPr>
          <w:p w14:paraId="51FC9814" w14:textId="30CE4A96" w:rsidR="007E02DF" w:rsidRPr="00690AE1" w:rsidRDefault="00FC423D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09/2024 – 06/2025</w:t>
            </w:r>
          </w:p>
        </w:tc>
      </w:tr>
      <w:tr w:rsidR="00892A5D" w:rsidRPr="00442574" w14:paraId="4D68BFE7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79F1BFBD" w14:textId="444B1F33" w:rsidR="007E02DF" w:rsidRPr="00690AE1" w:rsidRDefault="002404CB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GPA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>: 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383941">
              <w:rPr>
                <w:rFonts w:ascii="Arial" w:hAnsi="Arial" w:cs="Arial"/>
                <w:i/>
                <w:iCs/>
                <w:sz w:val="20"/>
                <w:szCs w:val="20"/>
              </w:rPr>
              <w:t>4</w:t>
            </w:r>
            <w:r w:rsidR="007E02DF" w:rsidRPr="00690AE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</w:rPr>
              <w:t>(1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-6</w:t>
            </w:r>
            <w:r w:rsidR="00244897">
              <w:rPr>
                <w:rFonts w:ascii="Arial" w:hAnsi="Arial" w:cs="Arial"/>
                <w:i/>
                <w:iCs/>
                <w:sz w:val="20"/>
                <w:szCs w:val="20"/>
              </w:rPr>
              <w:t>,</w:t>
            </w:r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with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6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being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best</w:t>
            </w:r>
            <w:proofErr w:type="spellEnd"/>
            <w:r w:rsidR="0066077D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  <w:p w14:paraId="10C66E8B" w14:textId="77777777" w:rsidR="007E02DF" w:rsidRDefault="009F013A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Relevant s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ubjects</w:t>
            </w:r>
            <w:r w:rsidR="00793903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: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Financial Accounting (6),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5), Financial Management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0), Marketing (5</w:t>
            </w:r>
            <w:r w:rsidR="00F16E6F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.</w:t>
            </w:r>
            <w:r w:rsidR="007E02DF" w:rsidRPr="009F013A"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0)</w:t>
            </w:r>
          </w:p>
          <w:p w14:paraId="54BF63E9" w14:textId="41032636" w:rsidR="00892A5D" w:rsidRPr="009F013A" w:rsidRDefault="00892A5D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Transferred to University of </w:t>
            </w:r>
            <w:proofErr w:type="spellStart"/>
            <w:proofErr w:type="gramStart"/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>St.Gallen</w:t>
            </w:r>
            <w:proofErr w:type="spellEnd"/>
            <w:proofErr w:type="gramEnd"/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after my 1</w:t>
            </w:r>
            <w:r w:rsidRPr="00892A5D">
              <w:rPr>
                <w:rFonts w:ascii="Arial" w:hAnsi="Arial" w:cs="Arial"/>
                <w:i/>
                <w:iCs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  <w:t xml:space="preserve"> year</w:t>
            </w:r>
          </w:p>
        </w:tc>
      </w:tr>
      <w:tr w:rsidR="00892A5D" w:rsidRPr="00690AE1" w14:paraId="6B19CF91" w14:textId="77777777" w:rsidTr="00892A5D">
        <w:trPr>
          <w:trHeight w:val="340"/>
        </w:trPr>
        <w:tc>
          <w:tcPr>
            <w:tcW w:w="9214" w:type="dxa"/>
            <w:gridSpan w:val="11"/>
            <w:vAlign w:val="bottom"/>
          </w:tcPr>
          <w:p w14:paraId="54F7169D" w14:textId="0ED714E9" w:rsidR="007E02DF" w:rsidRPr="00122D01" w:rsidRDefault="007E02DF" w:rsidP="009479D6">
            <w:pPr>
              <w:rPr>
                <w:rFonts w:ascii="Arial" w:hAnsi="Arial" w:cs="Arial"/>
                <w:b/>
                <w:sz w:val="21"/>
                <w:szCs w:val="21"/>
                <w:lang w:val="de-CH"/>
              </w:rPr>
            </w:pPr>
            <w:r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 xml:space="preserve">GYMNASIUM </w:t>
            </w:r>
            <w:r w:rsidR="006444CD" w:rsidRPr="00122D01">
              <w:rPr>
                <w:rFonts w:ascii="Arial" w:hAnsi="Arial" w:cs="Arial"/>
                <w:b/>
                <w:sz w:val="21"/>
                <w:szCs w:val="21"/>
                <w:lang w:val="de-CH"/>
              </w:rPr>
              <w:t>SPORTMITTELSCHULE ENGELBERG/ SWISS OLYMPIC PARTNER SCHOOL</w:t>
            </w:r>
          </w:p>
        </w:tc>
        <w:tc>
          <w:tcPr>
            <w:tcW w:w="1844" w:type="dxa"/>
            <w:gridSpan w:val="3"/>
            <w:vAlign w:val="bottom"/>
          </w:tcPr>
          <w:p w14:paraId="262B6DA3" w14:textId="69EB75E4" w:rsidR="007E02DF" w:rsidRPr="00690AE1" w:rsidRDefault="007E02DF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Engelberg</w:t>
            </w:r>
            <w:r w:rsidR="0035347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263521E3" w14:textId="77777777" w:rsidTr="00892A5D">
        <w:trPr>
          <w:trHeight w:val="57"/>
        </w:trPr>
        <w:tc>
          <w:tcPr>
            <w:tcW w:w="5668" w:type="dxa"/>
            <w:gridSpan w:val="2"/>
            <w:vAlign w:val="bottom"/>
          </w:tcPr>
          <w:p w14:paraId="36282A3A" w14:textId="6C20B227" w:rsidR="00FC423D" w:rsidRPr="00322FD0" w:rsidRDefault="00FC423D" w:rsidP="009479D6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proofErr w:type="spellStart"/>
            <w:r w:rsidRPr="00322FD0">
              <w:rPr>
                <w:rFonts w:ascii="Arial" w:hAnsi="Arial" w:cs="Arial"/>
                <w:sz w:val="20"/>
                <w:szCs w:val="20"/>
                <w:lang w:val="en-US"/>
              </w:rPr>
              <w:t>Maturanot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>e</w:t>
            </w:r>
            <w:proofErr w:type="spellEnd"/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(GPM)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5.2 (1-6</w:t>
            </w:r>
            <w:r w:rsidR="00244897">
              <w:rPr>
                <w:rFonts w:ascii="Arial" w:hAnsi="Arial" w:cs="Arial"/>
                <w:sz w:val="20"/>
                <w:szCs w:val="20"/>
                <w:lang w:val="en-US"/>
              </w:rPr>
              <w:t>,</w:t>
            </w:r>
            <w:r w:rsidR="00322FD0" w:rsidRPr="00322FD0">
              <w:rPr>
                <w:rFonts w:ascii="Arial" w:hAnsi="Arial" w:cs="Arial"/>
                <w:sz w:val="20"/>
                <w:szCs w:val="20"/>
                <w:lang w:val="en-US"/>
              </w:rPr>
              <w:t xml:space="preserve"> with 6 being b</w:t>
            </w:r>
            <w:r w:rsidR="00322FD0">
              <w:rPr>
                <w:rFonts w:ascii="Arial" w:hAnsi="Arial" w:cs="Arial"/>
                <w:sz w:val="20"/>
                <w:szCs w:val="20"/>
                <w:lang w:val="en-US"/>
              </w:rPr>
              <w:t>est)</w:t>
            </w:r>
          </w:p>
        </w:tc>
        <w:tc>
          <w:tcPr>
            <w:tcW w:w="5390" w:type="dxa"/>
            <w:gridSpan w:val="12"/>
            <w:vAlign w:val="bottom"/>
          </w:tcPr>
          <w:p w14:paraId="3DE8C75D" w14:textId="2CC30251" w:rsidR="00FC423D" w:rsidRPr="00690AE1" w:rsidRDefault="00FC423D" w:rsidP="009479D6">
            <w:pPr>
              <w:ind w:left="2838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09/2019 – 06/2</w:t>
            </w:r>
            <w:r w:rsidR="00256BD7" w:rsidRPr="00690AE1">
              <w:rPr>
                <w:rFonts w:ascii="Arial" w:hAnsi="Arial" w:cs="Arial"/>
                <w:sz w:val="20"/>
                <w:szCs w:val="20"/>
              </w:rPr>
              <w:t>023</w:t>
            </w:r>
          </w:p>
        </w:tc>
      </w:tr>
      <w:tr w:rsidR="00411EF8" w:rsidRPr="00690AE1" w14:paraId="3BB5B312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12CC1E5E" w14:textId="1A47B722" w:rsidR="00411EF8" w:rsidRDefault="004E2BBC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P</w:t>
            </w:r>
            <w:r w:rsidR="00C17599">
              <w:rPr>
                <w:rFonts w:ascii="Arial" w:hAnsi="Arial" w:cs="Arial"/>
                <w:smallCaps w:val="0"/>
                <w:sz w:val="28"/>
              </w:rPr>
              <w:t>RACTICAL AND ENTREPRENEURIAL EXPERIENCE</w:t>
            </w:r>
          </w:p>
        </w:tc>
      </w:tr>
      <w:tr w:rsidR="00411EF8" w:rsidRPr="00F06694" w14:paraId="22FF11EB" w14:textId="77777777" w:rsidTr="00705EB5">
        <w:trPr>
          <w:trHeight w:val="454"/>
        </w:trPr>
        <w:tc>
          <w:tcPr>
            <w:tcW w:w="11058" w:type="dxa"/>
            <w:gridSpan w:val="14"/>
            <w:vAlign w:val="bottom"/>
          </w:tcPr>
          <w:tbl>
            <w:tblPr>
              <w:tblStyle w:val="Tabellenraster"/>
              <w:tblW w:w="110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19"/>
              <w:gridCol w:w="993"/>
              <w:gridCol w:w="2267"/>
              <w:gridCol w:w="1279"/>
            </w:tblGrid>
            <w:tr w:rsidR="00F06694" w:rsidRPr="00690AE1" w14:paraId="5FD1B58B" w14:textId="77777777" w:rsidTr="00D9450A">
              <w:trPr>
                <w:trHeight w:val="340"/>
              </w:trPr>
              <w:tc>
                <w:tcPr>
                  <w:tcW w:w="6519" w:type="dxa"/>
                  <w:vAlign w:val="bottom"/>
                </w:tcPr>
                <w:p w14:paraId="0D90C35B" w14:textId="39CD74B0" w:rsidR="00F06694" w:rsidRPr="00690AE1" w:rsidRDefault="00EF3212" w:rsidP="00F06694">
                  <w:pPr>
                    <w:rPr>
                      <w:rFonts w:ascii="Arial" w:hAnsi="Arial" w:cs="Arial"/>
                      <w:b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sz w:val="21"/>
                      <w:szCs w:val="21"/>
                    </w:rPr>
                    <w:t xml:space="preserve">PHILIP MORRIS </w:t>
                  </w:r>
                  <w:r w:rsidR="00F06694" w:rsidRPr="00690AE1">
                    <w:rPr>
                      <w:rFonts w:ascii="Arial" w:hAnsi="Arial" w:cs="Arial"/>
                      <w:b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4539" w:type="dxa"/>
                  <w:gridSpan w:val="3"/>
                  <w:vAlign w:val="bottom"/>
                </w:tcPr>
                <w:p w14:paraId="05A32BBD" w14:textId="20806D09" w:rsidR="00F06694" w:rsidRPr="00690AE1" w:rsidRDefault="003B27FB" w:rsidP="00F06694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Lausanne, CH</w:t>
                  </w:r>
                </w:p>
              </w:tc>
            </w:tr>
            <w:tr w:rsidR="00F06694" w:rsidRPr="00690AE1" w14:paraId="106A69B1" w14:textId="77777777" w:rsidTr="00D9450A">
              <w:trPr>
                <w:trHeight w:val="57"/>
              </w:trPr>
              <w:tc>
                <w:tcPr>
                  <w:tcW w:w="7512" w:type="dxa"/>
                  <w:gridSpan w:val="2"/>
                  <w:vAlign w:val="bottom"/>
                </w:tcPr>
                <w:p w14:paraId="0B2E8511" w14:textId="0649BE35" w:rsidR="00F06694" w:rsidRPr="009A2BDC" w:rsidRDefault="00EF3212" w:rsidP="00F06694">
                  <w:pPr>
                    <w:rPr>
                      <w:rFonts w:ascii="Arial" w:hAnsi="Arial" w:cs="Arial"/>
                      <w:b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Planned Summer Internship</w:t>
                  </w:r>
                  <w:r w:rsidR="00184386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in </w:t>
                  </w:r>
                  <w:r w:rsidR="003B27FB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Corporate Strategy</w:t>
                  </w:r>
                </w:p>
              </w:tc>
              <w:tc>
                <w:tcPr>
                  <w:tcW w:w="3546" w:type="dxa"/>
                  <w:gridSpan w:val="2"/>
                  <w:vAlign w:val="bottom"/>
                </w:tcPr>
                <w:p w14:paraId="12B3A26A" w14:textId="05298023" w:rsidR="00F06694" w:rsidRPr="00690AE1" w:rsidRDefault="00F06694" w:rsidP="00F06694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690AE1">
                    <w:rPr>
                      <w:rFonts w:ascii="Arial" w:hAnsi="Arial" w:cs="Arial"/>
                      <w:sz w:val="20"/>
                      <w:szCs w:val="20"/>
                    </w:rPr>
                    <w:t>0</w:t>
                  </w:r>
                  <w:r w:rsidR="00B90CC3">
                    <w:rPr>
                      <w:rFonts w:ascii="Arial" w:hAnsi="Arial" w:cs="Arial"/>
                      <w:sz w:val="20"/>
                      <w:szCs w:val="20"/>
                    </w:rPr>
                    <w:t>7</w:t>
                  </w:r>
                  <w:r w:rsidR="006C785F">
                    <w:rPr>
                      <w:rFonts w:ascii="Arial" w:hAnsi="Arial" w:cs="Arial"/>
                      <w:sz w:val="20"/>
                      <w:szCs w:val="20"/>
                    </w:rPr>
                    <w:t>/2026</w:t>
                  </w:r>
                  <w:r w:rsidRPr="00690AE1">
                    <w:rPr>
                      <w:rFonts w:ascii="Arial" w:hAnsi="Arial" w:cs="Arial"/>
                      <w:sz w:val="20"/>
                      <w:szCs w:val="20"/>
                    </w:rPr>
                    <w:t xml:space="preserve"> – </w:t>
                  </w:r>
                  <w:r w:rsidR="00B90CC3">
                    <w:rPr>
                      <w:rFonts w:ascii="Arial" w:hAnsi="Arial" w:cs="Arial"/>
                      <w:sz w:val="20"/>
                      <w:szCs w:val="20"/>
                    </w:rPr>
                    <w:t>09/2026</w:t>
                  </w:r>
                </w:p>
              </w:tc>
            </w:tr>
            <w:tr w:rsidR="00F06694" w:rsidRPr="00551D4B" w14:paraId="11DCBD2A" w14:textId="77777777" w:rsidTr="00D9450A">
              <w:trPr>
                <w:trHeight w:val="57"/>
              </w:trPr>
              <w:tc>
                <w:tcPr>
                  <w:tcW w:w="9779" w:type="dxa"/>
                  <w:gridSpan w:val="3"/>
                  <w:vAlign w:val="bottom"/>
                </w:tcPr>
                <w:p w14:paraId="5D657315" w14:textId="3AF9D10B" w:rsidR="00F06694" w:rsidRPr="009A2BDC" w:rsidDel="0083787F" w:rsidRDefault="0083787F" w:rsidP="00F06694">
                  <w:pPr>
                    <w:pStyle w:val="Bullets"/>
                    <w:rPr>
                      <w:del w:id="17" w:author="David Döbele" w:date="2025-10-22T09:15:00Z" w16du:dateUtc="2025-10-22T07:15:00Z"/>
                      <w:rFonts w:cs="Arial"/>
                      <w:lang w:val="en-US"/>
                    </w:rPr>
                  </w:pPr>
                  <w:ins w:id="18" w:author="David Döbele" w:date="2025-10-22T09:15:00Z" w16du:dateUtc="2025-10-22T07:15:00Z">
                    <w:r>
                      <w:rPr>
                        <w:rFonts w:cs="Arial"/>
                        <w:lang w:val="en-US"/>
                      </w:rPr>
                      <w:t xml:space="preserve">Will gain experience in </w:t>
                    </w:r>
                  </w:ins>
                  <w:proofErr w:type="spellStart"/>
                  <w:r w:rsidR="003B27FB">
                    <w:rPr>
                      <w:rFonts w:cs="Arial"/>
                      <w:lang w:val="en-US"/>
                    </w:rPr>
                    <w:t>FP&amp;A</w:t>
                  </w:r>
                  <w:ins w:id="19" w:author="David Döbele" w:date="2025-10-22T09:15:00Z" w16du:dateUtc="2025-10-22T07:15:00Z">
                    <w:r>
                      <w:rPr>
                        <w:rFonts w:cs="Arial"/>
                        <w:lang w:val="en-US"/>
                      </w:rPr>
                      <w:t xml:space="preserve">, </w:t>
                    </w:r>
                  </w:ins>
                  <w:proofErr w:type="spellEnd"/>
                </w:p>
                <w:p w14:paraId="17FCC6EC" w14:textId="22F0250E" w:rsidR="00F06694" w:rsidRPr="0083787F" w:rsidDel="0083787F" w:rsidRDefault="003B27FB" w:rsidP="0083787F">
                  <w:pPr>
                    <w:pStyle w:val="Bullets"/>
                    <w:rPr>
                      <w:del w:id="20" w:author="David Döbele" w:date="2025-10-22T09:15:00Z" w16du:dateUtc="2025-10-22T07:15:00Z"/>
                      <w:rFonts w:cs="Arial"/>
                      <w:b/>
                      <w:sz w:val="21"/>
                      <w:szCs w:val="21"/>
                      <w:lang w:val="en-US"/>
                    </w:rPr>
                  </w:pPr>
                  <w:r w:rsidRPr="0083787F">
                    <w:rPr>
                      <w:rFonts w:cs="Arial"/>
                      <w:lang w:val="en-US"/>
                    </w:rPr>
                    <w:t>Corporate Finance</w:t>
                  </w:r>
                  <w:ins w:id="21" w:author="David Döbele" w:date="2025-10-22T09:15:00Z" w16du:dateUtc="2025-10-22T07:15:00Z">
                    <w:r w:rsidR="0083787F">
                      <w:rPr>
                        <w:rFonts w:cs="Arial"/>
                        <w:lang w:val="en-US"/>
                      </w:rPr>
                      <w:t xml:space="preserve">, and </w:t>
                    </w:r>
                  </w:ins>
                </w:p>
                <w:p w14:paraId="5767FA7D" w14:textId="54430600" w:rsidR="00F06694" w:rsidRPr="0083787F" w:rsidRDefault="003B27FB" w:rsidP="0083787F">
                  <w:pPr>
                    <w:pStyle w:val="Bullets"/>
                    <w:rPr>
                      <w:rFonts w:cs="Arial"/>
                      <w:b/>
                      <w:sz w:val="21"/>
                      <w:szCs w:val="21"/>
                      <w:lang w:val="en-US"/>
                    </w:rPr>
                  </w:pPr>
                  <w:r w:rsidRPr="0083787F">
                    <w:rPr>
                      <w:rFonts w:cs="Arial"/>
                      <w:lang w:val="en-US"/>
                    </w:rPr>
                    <w:t>Treasury</w:t>
                  </w:r>
                </w:p>
              </w:tc>
              <w:tc>
                <w:tcPr>
                  <w:tcW w:w="1279" w:type="dxa"/>
                  <w:vAlign w:val="bottom"/>
                </w:tcPr>
                <w:p w14:paraId="4B017470" w14:textId="77777777" w:rsidR="00F06694" w:rsidRPr="00551D4B" w:rsidRDefault="00F06694" w:rsidP="00F06694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405F118" w14:textId="0DCB10F9" w:rsidR="00411EF8" w:rsidRPr="00F06694" w:rsidRDefault="00411EF8" w:rsidP="00411EF8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</w:p>
        </w:tc>
      </w:tr>
      <w:tr w:rsidR="00AE3BFD" w:rsidRPr="00F06694" w14:paraId="52A4D8C1" w14:textId="77777777" w:rsidTr="006C785F">
        <w:trPr>
          <w:trHeight w:val="454"/>
        </w:trPr>
        <w:tc>
          <w:tcPr>
            <w:tcW w:w="11058" w:type="dxa"/>
            <w:gridSpan w:val="14"/>
            <w:vAlign w:val="bottom"/>
          </w:tcPr>
          <w:tbl>
            <w:tblPr>
              <w:tblStyle w:val="Tabellenraster"/>
              <w:tblW w:w="110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19"/>
              <w:gridCol w:w="2700"/>
              <w:gridCol w:w="560"/>
              <w:gridCol w:w="1279"/>
              <w:tblGridChange w:id="22">
                <w:tblGrid>
                  <w:gridCol w:w="6519"/>
                  <w:gridCol w:w="993"/>
                  <w:gridCol w:w="1707"/>
                  <w:gridCol w:w="560"/>
                  <w:gridCol w:w="1279"/>
                </w:tblGrid>
              </w:tblGridChange>
            </w:tblGrid>
            <w:tr w:rsidR="006C785F" w:rsidRPr="00690AE1" w14:paraId="1F595C9C" w14:textId="77777777" w:rsidTr="00D9450A">
              <w:trPr>
                <w:trHeight w:val="340"/>
              </w:trPr>
              <w:tc>
                <w:tcPr>
                  <w:tcW w:w="6519" w:type="dxa"/>
                  <w:vAlign w:val="bottom"/>
                </w:tcPr>
                <w:p w14:paraId="0EE04651" w14:textId="34C1BAB5" w:rsidR="006C785F" w:rsidRPr="00690AE1" w:rsidRDefault="006C785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</w:rPr>
                  </w:pPr>
                  <w:r w:rsidRPr="00690AE1">
                    <w:rPr>
                      <w:rFonts w:ascii="Arial" w:hAnsi="Arial" w:cs="Arial"/>
                      <w:b/>
                      <w:sz w:val="21"/>
                      <w:szCs w:val="21"/>
                    </w:rPr>
                    <w:t>MACO COOKIES</w:t>
                  </w:r>
                </w:p>
              </w:tc>
              <w:tc>
                <w:tcPr>
                  <w:tcW w:w="4539" w:type="dxa"/>
                  <w:gridSpan w:val="3"/>
                  <w:vAlign w:val="bottom"/>
                </w:tcPr>
                <w:p w14:paraId="4CF648F2" w14:textId="1D8DF49A" w:rsidR="006C785F" w:rsidRPr="00690AE1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690AE1"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Zug</w:t>
                  </w:r>
                  <w:r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, CH</w:t>
                  </w:r>
                </w:p>
              </w:tc>
            </w:tr>
            <w:tr w:rsidR="006C785F" w:rsidRPr="00690AE1" w14:paraId="2968EE37" w14:textId="77777777" w:rsidTr="0083787F">
              <w:tblPrEx>
                <w:tblW w:w="11058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CellMar>
                  <w:left w:w="0" w:type="dxa"/>
                  <w:right w:w="0" w:type="dxa"/>
                </w:tblCellMar>
                <w:tblPrExChange w:id="23" w:author="David Döbele" w:date="2025-10-22T09:15:00Z" w16du:dateUtc="2025-10-22T07:15:00Z">
                  <w:tblPrEx>
                    <w:tblW w:w="11058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</w:tblPrEx>
                </w:tblPrExChange>
              </w:tblPrEx>
              <w:trPr>
                <w:trHeight w:val="57"/>
                <w:trPrChange w:id="24" w:author="David Döbele" w:date="2025-10-22T09:15:00Z" w16du:dateUtc="2025-10-22T07:15:00Z">
                  <w:trPr>
                    <w:trHeight w:val="57"/>
                  </w:trPr>
                </w:trPrChange>
              </w:trPr>
              <w:tc>
                <w:tcPr>
                  <w:tcW w:w="9219" w:type="dxa"/>
                  <w:gridSpan w:val="2"/>
                  <w:vAlign w:val="bottom"/>
                  <w:tcPrChange w:id="25" w:author="David Döbele" w:date="2025-10-22T09:15:00Z" w16du:dateUtc="2025-10-22T07:15:00Z">
                    <w:tcPr>
                      <w:tcW w:w="7512" w:type="dxa"/>
                      <w:gridSpan w:val="2"/>
                      <w:vAlign w:val="bottom"/>
                    </w:tcPr>
                  </w:tcPrChange>
                </w:tcPr>
                <w:p w14:paraId="42428757" w14:textId="590D288E" w:rsidR="006C785F" w:rsidRPr="009A2BDC" w:rsidRDefault="006C785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Co-Founder of a </w:t>
                  </w:r>
                  <w:r w:rsidRPr="004C1F56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Startup in the food and beverage sector, B2B frozen and traditional biscuits</w:t>
                  </w:r>
                </w:p>
              </w:tc>
              <w:tc>
                <w:tcPr>
                  <w:tcW w:w="1839" w:type="dxa"/>
                  <w:gridSpan w:val="2"/>
                  <w:vAlign w:val="bottom"/>
                  <w:tcPrChange w:id="26" w:author="David Döbele" w:date="2025-10-22T09:15:00Z" w16du:dateUtc="2025-10-22T07:15:00Z">
                    <w:tcPr>
                      <w:tcW w:w="3546" w:type="dxa"/>
                      <w:gridSpan w:val="3"/>
                      <w:vAlign w:val="bottom"/>
                    </w:tcPr>
                  </w:tcPrChange>
                </w:tcPr>
                <w:p w14:paraId="0D4EF711" w14:textId="0156CB7F" w:rsidR="006C785F" w:rsidRPr="00690AE1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690AE1">
                    <w:rPr>
                      <w:rFonts w:ascii="Arial" w:hAnsi="Arial" w:cs="Arial"/>
                      <w:sz w:val="20"/>
                      <w:szCs w:val="20"/>
                    </w:rPr>
                    <w:t xml:space="preserve">02/2025 –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</w:rPr>
                    <w:t>today</w:t>
                  </w:r>
                  <w:proofErr w:type="spellEnd"/>
                </w:p>
              </w:tc>
            </w:tr>
            <w:tr w:rsidR="006C785F" w:rsidRPr="00551D4B" w14:paraId="1DD14338" w14:textId="77777777" w:rsidTr="00D9450A">
              <w:trPr>
                <w:trHeight w:val="57"/>
              </w:trPr>
              <w:tc>
                <w:tcPr>
                  <w:tcW w:w="9779" w:type="dxa"/>
                  <w:gridSpan w:val="3"/>
                  <w:vAlign w:val="bottom"/>
                </w:tcPr>
                <w:p w14:paraId="71359733" w14:textId="436B93F2" w:rsidR="006C785F" w:rsidRPr="00551D4B" w:rsidRDefault="006C785F" w:rsidP="006C785F">
                  <w:pPr>
                    <w:pStyle w:val="Bullets"/>
                    <w:rPr>
                      <w:rFonts w:cs="Arial"/>
                      <w:b/>
                      <w:sz w:val="21"/>
                      <w:szCs w:val="21"/>
                      <w:lang w:val="en-US"/>
                    </w:rPr>
                  </w:pPr>
                  <w:r w:rsidRPr="00053511">
                    <w:rPr>
                      <w:rFonts w:cs="Arial"/>
                      <w:lang w:val="en-US"/>
                    </w:rPr>
                    <w:t>Lead</w:t>
                  </w:r>
                  <w:r>
                    <w:rPr>
                      <w:rFonts w:cs="Arial"/>
                      <w:lang w:val="en-US"/>
                    </w:rPr>
                    <w:t>ing</w:t>
                  </w:r>
                  <w:r w:rsidRPr="00053511">
                    <w:rPr>
                      <w:rFonts w:cs="Arial"/>
                      <w:lang w:val="en-US"/>
                    </w:rPr>
                    <w:t xml:space="preserve"> financial planning, pricing, controlling and fund raising</w:t>
                  </w:r>
                </w:p>
              </w:tc>
              <w:tc>
                <w:tcPr>
                  <w:tcW w:w="1279" w:type="dxa"/>
                  <w:vAlign w:val="bottom"/>
                </w:tcPr>
                <w:p w14:paraId="2FF67AC9" w14:textId="77777777" w:rsidR="006C785F" w:rsidRPr="00551D4B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538FE72F" w14:textId="77777777" w:rsidR="00AE3BFD" w:rsidRPr="00F06694" w:rsidRDefault="00AE3BFD" w:rsidP="00411EF8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</w:p>
        </w:tc>
      </w:tr>
      <w:tr w:rsidR="00892A5D" w:rsidRPr="00690AE1" w14:paraId="3A2665B3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589FA9B3" w:rsidR="007E02DF" w:rsidRPr="00690AE1" w:rsidRDefault="0063131F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>
              <w:rPr>
                <w:rFonts w:ascii="Arial" w:hAnsi="Arial" w:cs="Arial"/>
                <w:smallCaps w:val="0"/>
                <w:sz w:val="28"/>
              </w:rPr>
              <w:t>SPORTS ACHIEV</w:t>
            </w:r>
            <w:r w:rsidR="00892A5D">
              <w:rPr>
                <w:rFonts w:ascii="Arial" w:hAnsi="Arial" w:cs="Arial"/>
                <w:smallCaps w:val="0"/>
                <w:sz w:val="28"/>
              </w:rPr>
              <w:t>E</w:t>
            </w:r>
            <w:r>
              <w:rPr>
                <w:rFonts w:ascii="Arial" w:hAnsi="Arial" w:cs="Arial"/>
                <w:smallCaps w:val="0"/>
                <w:sz w:val="28"/>
              </w:rPr>
              <w:t>MENTS</w:t>
            </w:r>
            <w:r w:rsidR="00C507C8">
              <w:rPr>
                <w:rFonts w:ascii="Arial" w:hAnsi="Arial" w:cs="Arial"/>
                <w:smallCaps w:val="0"/>
                <w:sz w:val="28"/>
              </w:rPr>
              <w:t xml:space="preserve"> &amp; EXTRACURRICULAR ACTIVITIES</w:t>
            </w:r>
          </w:p>
        </w:tc>
      </w:tr>
      <w:tr w:rsidR="00201189" w:rsidRPr="00442574" w14:paraId="5D7E62C2" w14:textId="77777777" w:rsidTr="00063BEC">
        <w:trPr>
          <w:trHeight w:val="340"/>
        </w:trPr>
        <w:tc>
          <w:tcPr>
            <w:tcW w:w="6519" w:type="dxa"/>
            <w:gridSpan w:val="4"/>
            <w:tcBorders>
              <w:top w:val="single" w:sz="4" w:space="0" w:color="auto"/>
            </w:tcBorders>
            <w:vAlign w:val="bottom"/>
          </w:tcPr>
          <w:p w14:paraId="6B9FF680" w14:textId="6E38C34B" w:rsidR="00201189" w:rsidRPr="00690AE1" w:rsidRDefault="004A54DD" w:rsidP="00201189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>
              <w:rPr>
                <w:rFonts w:ascii="Arial" w:hAnsi="Arial" w:cs="Arial"/>
                <w:b/>
                <w:sz w:val="21"/>
                <w:szCs w:val="21"/>
                <w:lang w:val="fr-CH"/>
              </w:rPr>
              <w:t>HOCKEY REINACH</w:t>
            </w:r>
          </w:p>
        </w:tc>
        <w:tc>
          <w:tcPr>
            <w:tcW w:w="4539" w:type="dxa"/>
            <w:gridSpan w:val="10"/>
            <w:tcBorders>
              <w:top w:val="single" w:sz="4" w:space="0" w:color="auto"/>
            </w:tcBorders>
            <w:vAlign w:val="bottom"/>
          </w:tcPr>
          <w:p w14:paraId="72C07CBD" w14:textId="42240476" w:rsidR="00201189" w:rsidRPr="00F276A5" w:rsidRDefault="004A54DD" w:rsidP="00201189">
            <w:pPr>
              <w:jc w:val="right"/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Reinach, CH</w:t>
            </w:r>
          </w:p>
        </w:tc>
      </w:tr>
      <w:tr w:rsidR="00201189" w:rsidRPr="00442574" w14:paraId="09AF725B" w14:textId="77777777" w:rsidTr="00063BEC">
        <w:trPr>
          <w:trHeight w:val="57"/>
        </w:trPr>
        <w:tc>
          <w:tcPr>
            <w:tcW w:w="6519" w:type="dxa"/>
            <w:gridSpan w:val="4"/>
            <w:vAlign w:val="bottom"/>
          </w:tcPr>
          <w:p w14:paraId="549F8F4E" w14:textId="2032F112" w:rsidR="00201189" w:rsidRPr="00201189" w:rsidRDefault="004A54DD" w:rsidP="00201189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Semi pro contract in 1</w:t>
            </w:r>
            <w:r w:rsidRPr="004A54DD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 </w:t>
            </w:r>
            <w:r w:rsidR="00AF643F">
              <w:rPr>
                <w:rFonts w:ascii="Arial" w:hAnsi="Arial" w:cs="Arial"/>
                <w:sz w:val="20"/>
                <w:szCs w:val="20"/>
                <w:lang w:val="en-US"/>
              </w:rPr>
              <w:t>in Switzerland</w:t>
            </w:r>
            <w:r w:rsidR="00201189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39" w:type="dxa"/>
            <w:gridSpan w:val="10"/>
            <w:vAlign w:val="bottom"/>
          </w:tcPr>
          <w:p w14:paraId="08499395" w14:textId="740CF255" w:rsidR="00201189" w:rsidRPr="00F276A5" w:rsidRDefault="00201189" w:rsidP="00201189">
            <w:pPr>
              <w:jc w:val="right"/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</w:t>
            </w:r>
            <w:r w:rsidR="00104915">
              <w:rPr>
                <w:rFonts w:ascii="Arial" w:hAnsi="Arial" w:cs="Arial"/>
                <w:sz w:val="20"/>
                <w:szCs w:val="20"/>
              </w:rPr>
              <w:t>5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– 04/202</w:t>
            </w:r>
            <w:r w:rsidR="0010491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6D3D3C" w:rsidRPr="00442574" w:rsidDel="0083787F" w14:paraId="5AB73727" w14:textId="6A69072D" w:rsidTr="00063BEC">
        <w:trPr>
          <w:trHeight w:val="57"/>
          <w:del w:id="27" w:author="David Döbele" w:date="2025-10-22T09:15:00Z" w16du:dateUtc="2025-10-22T07:15:00Z"/>
        </w:trPr>
        <w:tc>
          <w:tcPr>
            <w:tcW w:w="6519" w:type="dxa"/>
            <w:gridSpan w:val="4"/>
            <w:vAlign w:val="bottom"/>
          </w:tcPr>
          <w:p w14:paraId="49B4423B" w14:textId="423CE486" w:rsidR="006D3D3C" w:rsidDel="0083787F" w:rsidRDefault="006D3D3C" w:rsidP="00201189">
            <w:pPr>
              <w:rPr>
                <w:del w:id="28" w:author="David Döbele" w:date="2025-10-22T09:15:00Z" w16du:dateUtc="2025-10-22T07:15:00Z"/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539" w:type="dxa"/>
            <w:gridSpan w:val="10"/>
            <w:vAlign w:val="bottom"/>
          </w:tcPr>
          <w:p w14:paraId="235DA608" w14:textId="3517BAE1" w:rsidR="006D3D3C" w:rsidRPr="00690AE1" w:rsidDel="0083787F" w:rsidRDefault="006D3D3C" w:rsidP="00201189">
            <w:pPr>
              <w:jc w:val="right"/>
              <w:rPr>
                <w:del w:id="29" w:author="David Döbele" w:date="2025-10-22T09:15:00Z" w16du:dateUtc="2025-10-22T07:15:00Z"/>
                <w:rFonts w:ascii="Arial" w:hAnsi="Arial" w:cs="Arial"/>
                <w:sz w:val="20"/>
                <w:szCs w:val="20"/>
              </w:rPr>
            </w:pPr>
          </w:p>
        </w:tc>
      </w:tr>
      <w:tr w:rsidR="00892A5D" w:rsidRPr="00442574" w14:paraId="2BE4815F" w14:textId="77777777" w:rsidTr="00063BEC">
        <w:trPr>
          <w:trHeight w:val="340"/>
        </w:trPr>
        <w:tc>
          <w:tcPr>
            <w:tcW w:w="6519" w:type="dxa"/>
            <w:gridSpan w:val="4"/>
            <w:vAlign w:val="bottom"/>
          </w:tcPr>
          <w:p w14:paraId="77BB66D8" w14:textId="39DD4372" w:rsidR="00226E8D" w:rsidRPr="00690AE1" w:rsidRDefault="00475449" w:rsidP="00D9510C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 xml:space="preserve">HC </w:t>
            </w:r>
            <w:r w:rsidR="00696F8E" w:rsidRPr="00690AE1">
              <w:rPr>
                <w:rFonts w:ascii="Arial" w:hAnsi="Arial" w:cs="Arial"/>
                <w:b/>
                <w:sz w:val="21"/>
                <w:szCs w:val="21"/>
                <w:lang w:val="fr-CH"/>
              </w:rPr>
              <w:t>LA CHAUX DE FONDS</w:t>
            </w:r>
          </w:p>
        </w:tc>
        <w:tc>
          <w:tcPr>
            <w:tcW w:w="4539" w:type="dxa"/>
            <w:gridSpan w:val="10"/>
            <w:vAlign w:val="bottom"/>
          </w:tcPr>
          <w:p w14:paraId="6B65651A" w14:textId="417D4074" w:rsidR="00226E8D" w:rsidRPr="00050EC5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</w:pPr>
            <w:r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 xml:space="preserve">La </w:t>
            </w:r>
            <w:r w:rsidR="009479D6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Chaux-de-Fonds</w:t>
            </w:r>
            <w:r w:rsidR="00050EC5" w:rsidRP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, C</w:t>
            </w:r>
            <w:r w:rsidR="00050EC5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H</w:t>
            </w:r>
          </w:p>
        </w:tc>
      </w:tr>
      <w:tr w:rsidR="00892A5D" w:rsidRPr="00690AE1" w14:paraId="22E10A64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12DA7661" w14:textId="19578FD8" w:rsidR="00226E8D" w:rsidRPr="00BE7DE3" w:rsidRDefault="0063131F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Pro contract as </w:t>
            </w:r>
            <w:r w:rsidR="00BE7DE3" w:rsidRPr="00BE7DE3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n ice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>hockey</w:t>
            </w:r>
            <w:r w:rsidR="00793903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BE7DE3">
              <w:rPr>
                <w:rFonts w:ascii="Arial" w:hAnsi="Arial" w:cs="Arial"/>
                <w:sz w:val="20"/>
                <w:szCs w:val="20"/>
                <w:lang w:val="en-US"/>
              </w:rPr>
              <w:t xml:space="preserve">goalie in the Swiss League </w:t>
            </w:r>
          </w:p>
        </w:tc>
        <w:tc>
          <w:tcPr>
            <w:tcW w:w="4539" w:type="dxa"/>
            <w:gridSpan w:val="10"/>
            <w:vAlign w:val="bottom"/>
          </w:tcPr>
          <w:p w14:paraId="61FC3097" w14:textId="7D908D18" w:rsidR="00226E8D" w:rsidRPr="00690AE1" w:rsidRDefault="00696F8E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  <w:r w:rsidR="00226E8D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04/2025</w:t>
            </w:r>
          </w:p>
        </w:tc>
      </w:tr>
      <w:tr w:rsidR="00892A5D" w:rsidRPr="00442574" w14:paraId="6E9F0F49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047D4453" w14:textId="4B2D6EF8" w:rsidR="00226E8D" w:rsidRPr="00C507C8" w:rsidRDefault="00BE7DE3" w:rsidP="00C507C8">
            <w:pPr>
              <w:pStyle w:val="Bullets"/>
              <w:rPr>
                <w:rFonts w:cs="Arial"/>
                <w:szCs w:val="20"/>
                <w:lang w:val="en-US"/>
              </w:rPr>
            </w:pPr>
            <w:r w:rsidRPr="00050EC5">
              <w:rPr>
                <w:rFonts w:cs="Arial"/>
                <w:szCs w:val="20"/>
                <w:lang w:val="en-US"/>
              </w:rPr>
              <w:t>Champions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</w:t>
            </w:r>
            <w:r w:rsidR="00050EC5" w:rsidRPr="00050EC5">
              <w:rPr>
                <w:rFonts w:cs="Arial"/>
                <w:szCs w:val="20"/>
                <w:lang w:val="en-US"/>
              </w:rPr>
              <w:t>„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>Swiss Men Ice</w:t>
            </w:r>
            <w:r w:rsidR="00E6452C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E6452C" w:rsidRPr="00050EC5">
              <w:rPr>
                <w:rFonts w:cs="Arial"/>
                <w:b/>
                <w:bCs/>
                <w:szCs w:val="20"/>
                <w:lang w:val="en-US"/>
              </w:rPr>
              <w:t>Hockey</w:t>
            </w:r>
            <w:r w:rsidR="00050EC5" w:rsidRPr="00050EC5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proofErr w:type="gramStart"/>
            <w:r w:rsidR="009A2BDC" w:rsidRPr="00050EC5">
              <w:rPr>
                <w:rFonts w:cs="Arial"/>
                <w:b/>
                <w:bCs/>
                <w:szCs w:val="20"/>
                <w:lang w:val="en-US"/>
              </w:rPr>
              <w:t>Cup“</w:t>
            </w:r>
            <w:r w:rsidR="00892A5D">
              <w:rPr>
                <w:rFonts w:cs="Arial"/>
                <w:b/>
                <w:bCs/>
                <w:szCs w:val="20"/>
                <w:lang w:val="en-US"/>
              </w:rPr>
              <w:t xml:space="preserve"> </w:t>
            </w:r>
            <w:r w:rsidR="00892A5D" w:rsidRPr="00892A5D">
              <w:rPr>
                <w:rFonts w:cs="Arial"/>
                <w:szCs w:val="20"/>
                <w:lang w:val="en-US"/>
              </w:rPr>
              <w:t>in</w:t>
            </w:r>
            <w:proofErr w:type="gramEnd"/>
            <w:r w:rsidR="00892A5D" w:rsidRPr="00892A5D">
              <w:rPr>
                <w:rFonts w:cs="Arial"/>
                <w:szCs w:val="20"/>
                <w:lang w:val="en-US"/>
              </w:rPr>
              <w:t xml:space="preserve"> </w:t>
            </w:r>
            <w:r w:rsidR="00892A5D">
              <w:rPr>
                <w:rFonts w:cs="Arial"/>
                <w:szCs w:val="20"/>
                <w:lang w:val="en-US"/>
              </w:rPr>
              <w:t>F</w:t>
            </w:r>
            <w:r w:rsidR="009A2BDC" w:rsidRPr="00050EC5">
              <w:rPr>
                <w:rFonts w:cs="Arial"/>
                <w:szCs w:val="20"/>
                <w:lang w:val="en-US"/>
              </w:rPr>
              <w:t>ebruary</w:t>
            </w:r>
            <w:r w:rsidR="000D3EE0" w:rsidRPr="00050EC5">
              <w:rPr>
                <w:rFonts w:cs="Arial"/>
                <w:szCs w:val="20"/>
                <w:lang w:val="en-US"/>
              </w:rPr>
              <w:t xml:space="preserve"> 2025</w:t>
            </w:r>
          </w:p>
        </w:tc>
        <w:tc>
          <w:tcPr>
            <w:tcW w:w="1279" w:type="dxa"/>
            <w:gridSpan w:val="2"/>
            <w:vAlign w:val="bottom"/>
          </w:tcPr>
          <w:p w14:paraId="54B2E8F0" w14:textId="77777777" w:rsidR="00226E8D" w:rsidRPr="00050EC5" w:rsidRDefault="00226E8D" w:rsidP="00226E8D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71843E91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6444EEC4" w14:textId="7D68C62A" w:rsidR="00234D12" w:rsidRPr="00690AE1" w:rsidRDefault="00F55ACF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 xml:space="preserve">HC AMBRI-PIOTTA </w:t>
            </w:r>
          </w:p>
        </w:tc>
        <w:tc>
          <w:tcPr>
            <w:tcW w:w="4539" w:type="dxa"/>
            <w:gridSpan w:val="10"/>
            <w:vAlign w:val="bottom"/>
          </w:tcPr>
          <w:p w14:paraId="4388C898" w14:textId="7C80F10E" w:rsidR="00234D12" w:rsidRPr="00690AE1" w:rsidRDefault="00F55ACF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Ambr</w:t>
            </w:r>
            <w:r w:rsidR="009A2BD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i, CH</w:t>
            </w:r>
          </w:p>
        </w:tc>
      </w:tr>
      <w:tr w:rsidR="00892A5D" w:rsidRPr="00690AE1" w14:paraId="3CE29478" w14:textId="77777777" w:rsidTr="00892A5D">
        <w:trPr>
          <w:trHeight w:val="57"/>
        </w:trPr>
        <w:tc>
          <w:tcPr>
            <w:tcW w:w="7512" w:type="dxa"/>
            <w:gridSpan w:val="7"/>
            <w:vAlign w:val="bottom"/>
          </w:tcPr>
          <w:p w14:paraId="05756D5E" w14:textId="22FB1620" w:rsidR="00234D12" w:rsidRPr="009A2BDC" w:rsidRDefault="009A2BDC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9A2BDC">
              <w:rPr>
                <w:rFonts w:ascii="Arial" w:hAnsi="Arial" w:cs="Arial"/>
                <w:sz w:val="20"/>
                <w:szCs w:val="20"/>
                <w:lang w:val="en-US"/>
              </w:rPr>
              <w:t>First pro contract in t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he highest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men’s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 of Switzerland 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>(National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League)</w:t>
            </w:r>
          </w:p>
        </w:tc>
        <w:tc>
          <w:tcPr>
            <w:tcW w:w="3546" w:type="dxa"/>
            <w:gridSpan w:val="7"/>
            <w:vAlign w:val="bottom"/>
          </w:tcPr>
          <w:p w14:paraId="04F16CAB" w14:textId="0297C066" w:rsidR="00234D12" w:rsidRPr="00690AE1" w:rsidRDefault="00A80A12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04/2023</w:t>
            </w:r>
            <w:r w:rsidR="00234D12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04/2024</w:t>
            </w:r>
          </w:p>
        </w:tc>
      </w:tr>
      <w:tr w:rsidR="00892A5D" w:rsidRPr="00442574" w14:paraId="789DA00D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3B543C57" w14:textId="3F285121" w:rsidR="00234D12" w:rsidRPr="009A2BDC" w:rsidRDefault="009A2BDC" w:rsidP="00D9510C">
            <w:pPr>
              <w:pStyle w:val="Bullets"/>
              <w:rPr>
                <w:rFonts w:cs="Arial"/>
                <w:lang w:val="en-US"/>
              </w:rPr>
            </w:pPr>
            <w:r w:rsidRPr="009A2BDC">
              <w:rPr>
                <w:rFonts w:cs="Arial"/>
                <w:lang w:val="en-US"/>
              </w:rPr>
              <w:t>First games as a p</w:t>
            </w:r>
            <w:r>
              <w:rPr>
                <w:rFonts w:cs="Arial"/>
                <w:lang w:val="en-US"/>
              </w:rPr>
              <w:t>ro in Swiss League and call ups for National League</w:t>
            </w:r>
          </w:p>
          <w:p w14:paraId="445A86DD" w14:textId="24873B37" w:rsidR="00234D12" w:rsidRPr="004C0548" w:rsidRDefault="004C0548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4C0548">
              <w:rPr>
                <w:rFonts w:cs="Arial"/>
                <w:lang w:val="en-US"/>
              </w:rPr>
              <w:t>First time reaching the s</w:t>
            </w:r>
            <w:r>
              <w:rPr>
                <w:rFonts w:cs="Arial"/>
                <w:lang w:val="en-US"/>
              </w:rPr>
              <w:t xml:space="preserve">emi-finals with the U21-Elit of Ambri team in 20 years </w:t>
            </w:r>
          </w:p>
          <w:p w14:paraId="5F0F0C98" w14:textId="5C28BEB0" w:rsidR="00460525" w:rsidRPr="00551D4B" w:rsidRDefault="00551D4B" w:rsidP="006B6467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551D4B">
              <w:rPr>
                <w:rFonts w:cs="Arial"/>
                <w:lang w:val="en-US"/>
              </w:rPr>
              <w:t>Award</w:t>
            </w:r>
            <w:r w:rsidR="00285039">
              <w:rPr>
                <w:rFonts w:cs="Arial"/>
                <w:lang w:val="en-US"/>
              </w:rPr>
              <w:t>ed</w:t>
            </w:r>
            <w:r w:rsidRPr="00551D4B">
              <w:rPr>
                <w:rFonts w:cs="Arial"/>
                <w:lang w:val="en-US"/>
              </w:rPr>
              <w:t xml:space="preserve"> for the most </w:t>
            </w:r>
            <w:r w:rsidR="0067167F">
              <w:rPr>
                <w:rFonts w:cs="Arial"/>
                <w:lang w:val="en-US"/>
              </w:rPr>
              <w:t>“</w:t>
            </w:r>
            <w:r w:rsidR="00C1008E" w:rsidRPr="00551D4B">
              <w:rPr>
                <w:rFonts w:cs="Arial"/>
                <w:lang w:val="en-US"/>
              </w:rPr>
              <w:t>c</w:t>
            </w:r>
            <w:r w:rsidR="00C1008E">
              <w:rPr>
                <w:rFonts w:cs="Arial"/>
                <w:lang w:val="en-US"/>
              </w:rPr>
              <w:t>lean sheets</w:t>
            </w:r>
            <w:r w:rsidR="0067167F">
              <w:rPr>
                <w:rFonts w:cs="Arial"/>
                <w:lang w:val="en-US"/>
              </w:rPr>
              <w:t>”</w:t>
            </w:r>
            <w:r>
              <w:rPr>
                <w:rFonts w:cs="Arial"/>
                <w:lang w:val="en-US"/>
              </w:rPr>
              <w:t xml:space="preserve"> in the playoffs across the </w:t>
            </w:r>
            <w:r w:rsidR="00C1008E">
              <w:rPr>
                <w:rFonts w:cs="Arial"/>
                <w:lang w:val="en-US"/>
              </w:rPr>
              <w:t>entire</w:t>
            </w:r>
            <w:r>
              <w:rPr>
                <w:rFonts w:cs="Arial"/>
                <w:lang w:val="en-US"/>
              </w:rPr>
              <w:t xml:space="preserve"> league</w:t>
            </w:r>
          </w:p>
        </w:tc>
        <w:tc>
          <w:tcPr>
            <w:tcW w:w="1279" w:type="dxa"/>
            <w:gridSpan w:val="2"/>
            <w:vAlign w:val="bottom"/>
          </w:tcPr>
          <w:p w14:paraId="5F631EB3" w14:textId="77777777" w:rsidR="00234D12" w:rsidRPr="00551D4B" w:rsidRDefault="00234D12" w:rsidP="00234D12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32DCA6BF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2DF00A32" w14:textId="1024AC36" w:rsidR="00704496" w:rsidRPr="00690AE1" w:rsidRDefault="00993BEC" w:rsidP="00D9510C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690AE1">
              <w:rPr>
                <w:rFonts w:ascii="Arial" w:hAnsi="Arial" w:cs="Arial"/>
                <w:b/>
                <w:sz w:val="21"/>
                <w:szCs w:val="21"/>
              </w:rPr>
              <w:t>EV ZUG</w:t>
            </w:r>
          </w:p>
        </w:tc>
        <w:tc>
          <w:tcPr>
            <w:tcW w:w="4539" w:type="dxa"/>
            <w:gridSpan w:val="10"/>
            <w:vAlign w:val="bottom"/>
          </w:tcPr>
          <w:p w14:paraId="6CC3E95E" w14:textId="3FAA82C1" w:rsidR="00704496" w:rsidRPr="00690AE1" w:rsidRDefault="00993BEC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</w:t>
            </w:r>
            <w:r w:rsidR="00CD6F5C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690AE1" w14:paraId="482371A6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272F7E48" w14:textId="25032906" w:rsidR="00704496" w:rsidRPr="007A0677" w:rsidRDefault="007A0677" w:rsidP="00D9510C">
            <w:pPr>
              <w:rPr>
                <w:rFonts w:ascii="Arial" w:hAnsi="Arial" w:cs="Arial"/>
                <w:b/>
                <w:sz w:val="21"/>
                <w:szCs w:val="21"/>
                <w:lang w:val="en-US"/>
              </w:rPr>
            </w:pP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Start of ice</w:t>
            </w:r>
            <w:r w:rsidR="00E6452C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Pr="007A0677">
              <w:rPr>
                <w:rFonts w:ascii="Arial" w:hAnsi="Arial" w:cs="Arial"/>
                <w:sz w:val="20"/>
                <w:szCs w:val="20"/>
                <w:lang w:val="en-US"/>
              </w:rPr>
              <w:t>hockey career</w:t>
            </w:r>
          </w:p>
        </w:tc>
        <w:tc>
          <w:tcPr>
            <w:tcW w:w="4539" w:type="dxa"/>
            <w:gridSpan w:val="10"/>
            <w:vAlign w:val="bottom"/>
          </w:tcPr>
          <w:p w14:paraId="640C54F0" w14:textId="037C4EC9" w:rsidR="00704496" w:rsidRPr="00690AE1" w:rsidRDefault="00F40F54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/2</w:t>
            </w:r>
            <w:r w:rsidR="006C0D7F" w:rsidRPr="00690AE1">
              <w:rPr>
                <w:rFonts w:ascii="Arial" w:hAnsi="Arial" w:cs="Arial"/>
                <w:sz w:val="20"/>
                <w:szCs w:val="20"/>
              </w:rPr>
              <w:t>016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704496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892A5D" w:rsidRPr="00442574" w14:paraId="5088AB16" w14:textId="77777777" w:rsidTr="00CB2EFD">
        <w:trPr>
          <w:trHeight w:val="57"/>
        </w:trPr>
        <w:tc>
          <w:tcPr>
            <w:tcW w:w="10916" w:type="dxa"/>
            <w:gridSpan w:val="13"/>
            <w:vAlign w:val="bottom"/>
          </w:tcPr>
          <w:p w14:paraId="7F4446D2" w14:textId="553764B2" w:rsidR="007508CB" w:rsidRPr="007508CB" w:rsidRDefault="0072039F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E9606F">
              <w:rPr>
                <w:rFonts w:cs="Arial"/>
                <w:lang w:val="en-US"/>
              </w:rPr>
              <w:t xml:space="preserve">Called up to the professional team in the </w:t>
            </w:r>
            <w:r w:rsidRPr="00E9606F">
              <w:rPr>
                <w:rFonts w:cs="Arial"/>
                <w:b/>
                <w:bCs/>
                <w:lang w:val="en-US"/>
              </w:rPr>
              <w:t>Champions Hockey League</w:t>
            </w:r>
            <w:r w:rsidRPr="00E9606F">
              <w:rPr>
                <w:rFonts w:cs="Arial"/>
                <w:lang w:val="en-US"/>
              </w:rPr>
              <w:t xml:space="preserve"> (up to and including the semi-final</w:t>
            </w:r>
            <w:r w:rsidR="00874B54">
              <w:rPr>
                <w:rFonts w:cs="Arial"/>
                <w:lang w:val="en-US"/>
              </w:rPr>
              <w:t>s)</w:t>
            </w:r>
          </w:p>
          <w:p w14:paraId="669055EC" w14:textId="154E7DFE" w:rsidR="00A200D1" w:rsidRPr="00A200D1" w:rsidRDefault="00A200D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A200D1">
              <w:rPr>
                <w:rFonts w:cs="Arial"/>
                <w:lang w:val="en-US"/>
              </w:rPr>
              <w:t>First appearances in the National League (top division) at just 18 years of age</w:t>
            </w:r>
          </w:p>
          <w:p w14:paraId="79178E44" w14:textId="334D2C8E" w:rsidR="00B46D7D" w:rsidRPr="00CD6F5C" w:rsidRDefault="00846FA1" w:rsidP="00D9510C">
            <w:pPr>
              <w:pStyle w:val="Bullets"/>
              <w:rPr>
                <w:rFonts w:cs="Arial"/>
                <w:b/>
                <w:sz w:val="21"/>
                <w:szCs w:val="21"/>
                <w:lang w:val="en-US"/>
              </w:rPr>
            </w:pPr>
            <w:r w:rsidRPr="00CD6F5C">
              <w:rPr>
                <w:rFonts w:cs="Arial"/>
                <w:lang w:val="en-US"/>
              </w:rPr>
              <w:t xml:space="preserve">Best championship performance by </w:t>
            </w:r>
            <w:r w:rsidR="00CD6F5C" w:rsidRPr="00CD6F5C">
              <w:rPr>
                <w:rFonts w:cs="Arial"/>
                <w:lang w:val="en-US"/>
              </w:rPr>
              <w:t>a</w:t>
            </w:r>
            <w:r w:rsidRPr="00CD6F5C">
              <w:rPr>
                <w:rFonts w:cs="Arial"/>
                <w:lang w:val="en-US"/>
              </w:rPr>
              <w:t xml:space="preserve"> U21 team in club</w:t>
            </w:r>
            <w:r w:rsidR="00CD6F5C">
              <w:rPr>
                <w:rFonts w:cs="Arial"/>
                <w:lang w:val="en-US"/>
              </w:rPr>
              <w:t>’</w:t>
            </w:r>
            <w:r w:rsidRPr="00CD6F5C">
              <w:rPr>
                <w:rFonts w:cs="Arial"/>
                <w:lang w:val="en-US"/>
              </w:rPr>
              <w:t xml:space="preserve">s history </w:t>
            </w:r>
            <w:r w:rsidR="00CD6F5C" w:rsidRPr="00CD6F5C">
              <w:rPr>
                <w:rFonts w:cs="Arial"/>
                <w:lang w:val="en-US"/>
              </w:rPr>
              <w:t>(1</w:t>
            </w:r>
            <w:r w:rsidR="00CD6F5C">
              <w:rPr>
                <w:rFonts w:cs="Arial"/>
                <w:lang w:val="en-US"/>
              </w:rPr>
              <w:t>28 points</w:t>
            </w:r>
            <w:r w:rsidR="00872EFA" w:rsidRPr="00CD6F5C">
              <w:rPr>
                <w:rFonts w:cs="Arial"/>
                <w:lang w:val="en-US"/>
              </w:rPr>
              <w:t>)</w:t>
            </w:r>
          </w:p>
          <w:p w14:paraId="401CF038" w14:textId="7AD4121A" w:rsidR="00BA5697" w:rsidRPr="00892A5D" w:rsidRDefault="00CD6F5C" w:rsidP="00892A5D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 xml:space="preserve">Swiss </w:t>
            </w:r>
            <w:r w:rsidR="00E6452C">
              <w:rPr>
                <w:rFonts w:cs="Arial"/>
              </w:rPr>
              <w:t>Champion</w:t>
            </w:r>
            <w:r w:rsidR="00BA5697" w:rsidRPr="00690AE1">
              <w:rPr>
                <w:rFonts w:cs="Arial"/>
              </w:rPr>
              <w:t xml:space="preserve"> U21-Elit </w:t>
            </w:r>
            <w:r w:rsidRPr="00690AE1">
              <w:rPr>
                <w:rFonts w:cs="Arial"/>
              </w:rPr>
              <w:t>(2021</w:t>
            </w:r>
            <w:r w:rsidR="00BA5697" w:rsidRPr="00690AE1">
              <w:rPr>
                <w:rFonts w:cs="Arial"/>
              </w:rPr>
              <w:t>,2022)</w:t>
            </w:r>
            <w:r w:rsidR="00892A5D" w:rsidRPr="00892A5D">
              <w:rPr>
                <w:rFonts w:cs="Arial"/>
                <w:bCs/>
                <w:sz w:val="21"/>
                <w:szCs w:val="21"/>
              </w:rPr>
              <w:t xml:space="preserve">, </w:t>
            </w:r>
            <w:r w:rsidRPr="00892A5D">
              <w:rPr>
                <w:rFonts w:cs="Arial"/>
              </w:rPr>
              <w:t xml:space="preserve">Swiss </w:t>
            </w:r>
            <w:r w:rsidR="00E6452C" w:rsidRPr="00892A5D">
              <w:rPr>
                <w:rFonts w:cs="Arial"/>
              </w:rPr>
              <w:t>Champion</w:t>
            </w:r>
            <w:r w:rsidR="00BA5697" w:rsidRPr="00892A5D">
              <w:rPr>
                <w:rFonts w:cs="Arial"/>
              </w:rPr>
              <w:t xml:space="preserve"> U</w:t>
            </w:r>
            <w:r w:rsidR="0050184C" w:rsidRPr="00892A5D">
              <w:rPr>
                <w:rFonts w:cs="Arial"/>
              </w:rPr>
              <w:t xml:space="preserve">18-Elit </w:t>
            </w:r>
            <w:r w:rsidRPr="00892A5D">
              <w:rPr>
                <w:rFonts w:cs="Arial"/>
              </w:rPr>
              <w:t>(2019</w:t>
            </w:r>
            <w:r w:rsidR="0050184C" w:rsidRPr="00892A5D">
              <w:rPr>
                <w:rFonts w:cs="Arial"/>
              </w:rPr>
              <w:t>)</w:t>
            </w:r>
          </w:p>
          <w:p w14:paraId="38688A5B" w14:textId="4FBF759C" w:rsidR="0050184C" w:rsidRPr="00CD6F5C" w:rsidRDefault="00CD6F5C" w:rsidP="006B6467">
            <w:pPr>
              <w:pStyle w:val="Bullets"/>
              <w:rPr>
                <w:rFonts w:cs="Arial"/>
                <w:lang w:val="en-US"/>
              </w:rPr>
            </w:pPr>
            <w:r w:rsidRPr="00CD6F5C">
              <w:rPr>
                <w:rFonts w:cs="Arial"/>
                <w:lang w:val="en-US"/>
              </w:rPr>
              <w:t>Best „goal against av</w:t>
            </w:r>
            <w:r>
              <w:rPr>
                <w:rFonts w:cs="Arial"/>
                <w:lang w:val="en-US"/>
              </w:rPr>
              <w:t>erage”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>
              <w:rPr>
                <w:rFonts w:cs="Arial"/>
                <w:lang w:val="en-US"/>
              </w:rPr>
              <w:t>across the entire</w:t>
            </w:r>
            <w:r w:rsidR="00A35233" w:rsidRPr="00CD6F5C">
              <w:rPr>
                <w:rFonts w:cs="Arial"/>
                <w:lang w:val="en-US"/>
              </w:rPr>
              <w:t xml:space="preserve"> U18-Elit </w:t>
            </w:r>
            <w:r>
              <w:rPr>
                <w:rFonts w:cs="Arial"/>
                <w:lang w:val="en-US"/>
              </w:rPr>
              <w:t>league</w:t>
            </w:r>
            <w:r w:rsidR="00A35233" w:rsidRPr="00CD6F5C">
              <w:rPr>
                <w:rFonts w:cs="Arial"/>
                <w:lang w:val="en-US"/>
              </w:rPr>
              <w:t xml:space="preserve"> </w:t>
            </w:r>
            <w:r w:rsidR="00E6452C" w:rsidRPr="00CD6F5C">
              <w:rPr>
                <w:rFonts w:cs="Arial"/>
                <w:lang w:val="en-US"/>
              </w:rPr>
              <w:t>(1.85</w:t>
            </w:r>
            <w:r>
              <w:rPr>
                <w:rFonts w:cs="Arial"/>
                <w:lang w:val="en-US"/>
              </w:rPr>
              <w:t xml:space="preserve"> Gaa</w:t>
            </w:r>
            <w:r w:rsidR="00A35233" w:rsidRPr="00CD6F5C">
              <w:rPr>
                <w:rFonts w:cs="Arial"/>
                <w:lang w:val="en-US"/>
              </w:rPr>
              <w:t>)</w:t>
            </w:r>
          </w:p>
        </w:tc>
        <w:tc>
          <w:tcPr>
            <w:tcW w:w="142" w:type="dxa"/>
            <w:vAlign w:val="bottom"/>
          </w:tcPr>
          <w:p w14:paraId="1D90A14C" w14:textId="77777777" w:rsidR="00704496" w:rsidRPr="00CD6F5C" w:rsidRDefault="00704496" w:rsidP="0070449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14:paraId="0D38B226" w14:textId="77777777" w:rsidTr="00892A5D">
        <w:trPr>
          <w:trHeight w:val="340"/>
        </w:trPr>
        <w:tc>
          <w:tcPr>
            <w:tcW w:w="7512" w:type="dxa"/>
            <w:gridSpan w:val="7"/>
            <w:vAlign w:val="bottom"/>
          </w:tcPr>
          <w:p w14:paraId="1995F2F0" w14:textId="5AC2B3C0" w:rsidR="00016117" w:rsidRPr="00690AE1" w:rsidRDefault="00CD6F5C" w:rsidP="00D951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SWISS JUNIOR NATIONALTEAM</w:t>
            </w:r>
          </w:p>
        </w:tc>
        <w:tc>
          <w:tcPr>
            <w:tcW w:w="3546" w:type="dxa"/>
            <w:gridSpan w:val="7"/>
            <w:vAlign w:val="bottom"/>
          </w:tcPr>
          <w:p w14:paraId="28959317" w14:textId="3834510A" w:rsidR="00016117" w:rsidRPr="00690AE1" w:rsidRDefault="001B690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proofErr w:type="spellStart"/>
            <w:r w:rsidRPr="00690AE1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</w:t>
            </w:r>
            <w:r w:rsidR="00A37264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witzerland</w:t>
            </w:r>
            <w:proofErr w:type="spellEnd"/>
          </w:p>
        </w:tc>
      </w:tr>
      <w:tr w:rsidR="00892A5D" w:rsidRPr="00690AE1" w14:paraId="46D6E99A" w14:textId="77777777" w:rsidTr="00892A5D">
        <w:trPr>
          <w:trHeight w:val="57"/>
        </w:trPr>
        <w:tc>
          <w:tcPr>
            <w:tcW w:w="9214" w:type="dxa"/>
            <w:gridSpan w:val="11"/>
            <w:vAlign w:val="bottom"/>
          </w:tcPr>
          <w:p w14:paraId="405168BD" w14:textId="2481EB57" w:rsidR="00016117" w:rsidRPr="000C6A71" w:rsidRDefault="000C6A71" w:rsidP="00D9510C">
            <w:pPr>
              <w:rPr>
                <w:rFonts w:ascii="Arial" w:hAnsi="Arial" w:cs="Arial"/>
                <w:lang w:val="en-US"/>
              </w:rPr>
            </w:pP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Participation in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various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international tournaments of the </w:t>
            </w:r>
            <w:r w:rsidR="00892A5D">
              <w:rPr>
                <w:rFonts w:ascii="Arial" w:hAnsi="Arial" w:cs="Arial"/>
                <w:sz w:val="20"/>
                <w:szCs w:val="20"/>
                <w:lang w:val="en-US"/>
              </w:rPr>
              <w:t>International</w:t>
            </w:r>
            <w:r w:rsidRPr="000C6A71">
              <w:rPr>
                <w:rFonts w:ascii="Arial" w:hAnsi="Arial" w:cs="Arial"/>
                <w:sz w:val="20"/>
                <w:szCs w:val="20"/>
                <w:lang w:val="en-US"/>
              </w:rPr>
              <w:t xml:space="preserve"> Ice Hockey Federation</w:t>
            </w:r>
          </w:p>
        </w:tc>
        <w:tc>
          <w:tcPr>
            <w:tcW w:w="1844" w:type="dxa"/>
            <w:gridSpan w:val="3"/>
            <w:vAlign w:val="bottom"/>
          </w:tcPr>
          <w:p w14:paraId="0E2BF15B" w14:textId="1BAB863F" w:rsidR="00016117" w:rsidRPr="00690AE1" w:rsidRDefault="00C806D7" w:rsidP="00D9510C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690AE1">
              <w:rPr>
                <w:rFonts w:ascii="Arial" w:hAnsi="Arial" w:cs="Arial"/>
                <w:sz w:val="20"/>
                <w:szCs w:val="20"/>
              </w:rPr>
              <w:t>09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/201</w:t>
            </w:r>
            <w:r w:rsidRPr="00690AE1">
              <w:rPr>
                <w:rFonts w:ascii="Arial" w:hAnsi="Arial" w:cs="Arial"/>
                <w:sz w:val="20"/>
                <w:szCs w:val="20"/>
              </w:rPr>
              <w:t>6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Pr="00690AE1">
              <w:rPr>
                <w:rFonts w:ascii="Arial" w:hAnsi="Arial" w:cs="Arial"/>
                <w:sz w:val="20"/>
                <w:szCs w:val="20"/>
              </w:rPr>
              <w:t>04</w:t>
            </w:r>
            <w:r w:rsidR="00016117" w:rsidRPr="00690AE1">
              <w:rPr>
                <w:rFonts w:ascii="Arial" w:hAnsi="Arial" w:cs="Arial"/>
                <w:sz w:val="20"/>
                <w:szCs w:val="20"/>
              </w:rPr>
              <w:t>/20</w:t>
            </w:r>
            <w:r w:rsidRPr="00690AE1">
              <w:rPr>
                <w:rFonts w:ascii="Arial" w:hAnsi="Arial" w:cs="Arial"/>
                <w:sz w:val="20"/>
                <w:szCs w:val="20"/>
              </w:rPr>
              <w:t>23</w:t>
            </w:r>
          </w:p>
        </w:tc>
      </w:tr>
      <w:tr w:rsidR="00892A5D" w:rsidRPr="00442574" w14:paraId="19E14222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24D4880E" w14:textId="437EC50E" w:rsidR="000B1F1D" w:rsidRPr="000052FD" w:rsidRDefault="000B1F1D" w:rsidP="00D9510C">
            <w:pPr>
              <w:pStyle w:val="Bullets"/>
              <w:rPr>
                <w:rFonts w:cs="Arial"/>
                <w:b/>
                <w:bCs/>
                <w:lang w:val="en-US"/>
              </w:rPr>
            </w:pPr>
            <w:r w:rsidRPr="000052FD">
              <w:rPr>
                <w:rFonts w:cs="Arial"/>
                <w:lang w:val="en-US"/>
              </w:rPr>
              <w:t>Extended squad of the U20</w:t>
            </w:r>
            <w:r w:rsidR="00892A5D">
              <w:rPr>
                <w:rFonts w:cs="Arial"/>
                <w:lang w:val="en-US"/>
              </w:rPr>
              <w:t xml:space="preserve"> and U18</w:t>
            </w:r>
            <w:r w:rsidRPr="000052FD">
              <w:rPr>
                <w:rFonts w:cs="Arial"/>
                <w:lang w:val="en-US"/>
              </w:rPr>
              <w:t xml:space="preserve"> national team </w:t>
            </w:r>
            <w:r w:rsidRPr="000052FD">
              <w:rPr>
                <w:rFonts w:cs="Arial"/>
                <w:b/>
                <w:bCs/>
                <w:lang w:val="en-US"/>
              </w:rPr>
              <w:t>(World Championship squad)</w:t>
            </w:r>
          </w:p>
          <w:p w14:paraId="7C86A47A" w14:textId="321BD7F9" w:rsidR="00634EBB" w:rsidRDefault="00C5183F" w:rsidP="00D9510C">
            <w:pPr>
              <w:pStyle w:val="Bullets"/>
              <w:rPr>
                <w:rFonts w:cs="Arial"/>
                <w:lang w:val="en-US"/>
              </w:rPr>
            </w:pPr>
            <w:r w:rsidRPr="00C5183F">
              <w:rPr>
                <w:rFonts w:cs="Arial"/>
                <w:lang w:val="en-US"/>
              </w:rPr>
              <w:t>Participa</w:t>
            </w:r>
            <w:r w:rsidR="00700338">
              <w:rPr>
                <w:rFonts w:cs="Arial"/>
                <w:lang w:val="en-US"/>
              </w:rPr>
              <w:t>ted</w:t>
            </w:r>
            <w:r w:rsidRPr="00C5183F">
              <w:rPr>
                <w:rFonts w:cs="Arial"/>
                <w:lang w:val="en-US"/>
              </w:rPr>
              <w:t xml:space="preserve"> in the </w:t>
            </w:r>
            <w:r w:rsidRPr="00C5183F">
              <w:rPr>
                <w:rFonts w:cs="Arial"/>
                <w:b/>
                <w:bCs/>
                <w:lang w:val="en-US"/>
              </w:rPr>
              <w:t>Ivan Hlinka Gretzky Cup</w:t>
            </w:r>
            <w:r w:rsidRPr="00C5183F">
              <w:rPr>
                <w:rFonts w:cs="Arial"/>
                <w:lang w:val="en-US"/>
              </w:rPr>
              <w:t xml:space="preserve"> (U18 national team), the most important tournament in the entire IIHF for the NHL Entry Level Draft, with up to 300 NHL scouts per game</w:t>
            </w:r>
          </w:p>
          <w:p w14:paraId="69A05325" w14:textId="47F018AC" w:rsidR="00B75C6A" w:rsidRPr="004E10D9" w:rsidRDefault="00B75C6A" w:rsidP="00D9510C">
            <w:pPr>
              <w:pStyle w:val="Bullets"/>
              <w:rPr>
                <w:rFonts w:cs="Arial"/>
                <w:lang w:val="en-US"/>
              </w:rPr>
            </w:pPr>
            <w:r w:rsidRPr="00B75C6A">
              <w:rPr>
                <w:rFonts w:cs="Arial"/>
                <w:lang w:val="en-US"/>
              </w:rPr>
              <w:t>Participat</w:t>
            </w:r>
            <w:r w:rsidR="00700338">
              <w:rPr>
                <w:rFonts w:cs="Arial"/>
                <w:lang w:val="en-US"/>
              </w:rPr>
              <w:t>ed</w:t>
            </w:r>
            <w:r w:rsidRPr="00B75C6A">
              <w:rPr>
                <w:rFonts w:cs="Arial"/>
                <w:lang w:val="en-US"/>
              </w:rPr>
              <w:t xml:space="preserve"> in the </w:t>
            </w:r>
            <w:r w:rsidRPr="00B75C6A">
              <w:rPr>
                <w:rFonts w:cs="Arial"/>
                <w:b/>
                <w:bCs/>
                <w:lang w:val="en-US"/>
              </w:rPr>
              <w:t>2020 Youth Olympic Games</w:t>
            </w:r>
            <w:r w:rsidRPr="00B75C6A">
              <w:rPr>
                <w:rFonts w:cs="Arial"/>
                <w:lang w:val="en-US"/>
              </w:rPr>
              <w:t xml:space="preserve"> in Lausanne</w:t>
            </w:r>
          </w:p>
          <w:p w14:paraId="0CC6378C" w14:textId="715A7A42" w:rsidR="004B6091" w:rsidRPr="006172B7" w:rsidRDefault="004B6091" w:rsidP="00D9510C">
            <w:pPr>
              <w:pStyle w:val="Bullets"/>
              <w:rPr>
                <w:rFonts w:cs="Arial"/>
                <w:lang w:val="en-US"/>
              </w:rPr>
            </w:pPr>
            <w:r w:rsidRPr="006172B7">
              <w:rPr>
                <w:rFonts w:cs="Arial"/>
                <w:lang w:val="en-US"/>
              </w:rPr>
              <w:t xml:space="preserve">Best Player </w:t>
            </w:r>
            <w:r w:rsidR="00B75C6A" w:rsidRPr="006172B7">
              <w:rPr>
                <w:rFonts w:cs="Arial"/>
                <w:lang w:val="en-US"/>
              </w:rPr>
              <w:t>against Slovakia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  <w:r w:rsidR="00B75C6A" w:rsidRPr="006172B7">
              <w:rPr>
                <w:rFonts w:cs="Arial"/>
                <w:lang w:val="en-US"/>
              </w:rPr>
              <w:t>during the</w:t>
            </w:r>
            <w:r w:rsidR="0072051E" w:rsidRPr="006172B7">
              <w:rPr>
                <w:rFonts w:cs="Arial"/>
                <w:lang w:val="en-US"/>
              </w:rPr>
              <w:t xml:space="preserve"> U16 </w:t>
            </w:r>
            <w:r w:rsidR="00B75C6A" w:rsidRPr="006172B7">
              <w:rPr>
                <w:rFonts w:cs="Arial"/>
                <w:lang w:val="en-US"/>
              </w:rPr>
              <w:t>national</w:t>
            </w:r>
            <w:r w:rsidR="006172B7" w:rsidRPr="006172B7">
              <w:rPr>
                <w:rFonts w:cs="Arial"/>
                <w:lang w:val="en-US"/>
              </w:rPr>
              <w:t xml:space="preserve"> team</w:t>
            </w:r>
            <w:r w:rsidR="0072051E" w:rsidRPr="006172B7">
              <w:rPr>
                <w:rFonts w:cs="Arial"/>
                <w:lang w:val="en-US"/>
              </w:rPr>
              <w:t xml:space="preserve"> </w:t>
            </w:r>
          </w:p>
          <w:p w14:paraId="1B3315B4" w14:textId="37111D74" w:rsidR="00016117" w:rsidRPr="00284B1D" w:rsidRDefault="006172B7" w:rsidP="00892A5D">
            <w:pPr>
              <w:pStyle w:val="Bullets"/>
              <w:rPr>
                <w:rFonts w:cs="Arial"/>
                <w:lang w:val="en-US"/>
              </w:rPr>
            </w:pPr>
            <w:r w:rsidRPr="000052FD">
              <w:rPr>
                <w:rFonts w:cs="Arial"/>
                <w:lang w:val="en-US"/>
              </w:rPr>
              <w:t>Further appearances in the U16-U18 national teams and in the U13-U15 regional selections</w:t>
            </w:r>
          </w:p>
        </w:tc>
        <w:tc>
          <w:tcPr>
            <w:tcW w:w="1279" w:type="dxa"/>
            <w:gridSpan w:val="2"/>
            <w:vAlign w:val="bottom"/>
          </w:tcPr>
          <w:p w14:paraId="11D45583" w14:textId="77777777" w:rsidR="00016117" w:rsidRPr="00284B1D" w:rsidRDefault="00016117" w:rsidP="00016117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892A5D" w:rsidRPr="00690AE1" w:rsidDel="0083787F" w14:paraId="6BF377D5" w14:textId="3918AE3D" w:rsidTr="00CB2EFD">
        <w:trPr>
          <w:trHeight w:val="454"/>
          <w:del w:id="30" w:author="David Döbele" w:date="2025-10-22T09:15:00Z" w16du:dateUtc="2025-10-22T07:15:00Z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53D34B10" w14:textId="452860DC" w:rsidR="00016117" w:rsidRPr="00690AE1" w:rsidDel="0083787F" w:rsidRDefault="00892A5D" w:rsidP="00016117">
            <w:pPr>
              <w:pStyle w:val="BERSCHRIFT"/>
              <w:jc w:val="center"/>
              <w:rPr>
                <w:del w:id="31" w:author="David Döbele" w:date="2025-10-22T09:15:00Z" w16du:dateUtc="2025-10-22T07:15:00Z"/>
                <w:rFonts w:ascii="Arial" w:hAnsi="Arial" w:cs="Arial"/>
                <w:smallCaps w:val="0"/>
                <w:sz w:val="28"/>
              </w:rPr>
            </w:pPr>
            <w:del w:id="32" w:author="David Döbele" w:date="2025-10-22T09:15:00Z" w16du:dateUtc="2025-10-22T07:15:00Z">
              <w:r w:rsidDel="0083787F">
                <w:rPr>
                  <w:rFonts w:ascii="Arial" w:hAnsi="Arial" w:cs="Arial"/>
                  <w:smallCaps w:val="0"/>
                  <w:sz w:val="28"/>
                </w:rPr>
                <w:delText>EXTRACURRICULAR ACTIVITIES</w:delText>
              </w:r>
              <w:r w:rsidR="00770625" w:rsidDel="0083787F">
                <w:rPr>
                  <w:rFonts w:ascii="Arial" w:hAnsi="Arial" w:cs="Arial"/>
                  <w:smallCaps w:val="0"/>
                  <w:sz w:val="28"/>
                </w:rPr>
                <w:delText xml:space="preserve"> </w:delText>
              </w:r>
            </w:del>
          </w:p>
        </w:tc>
      </w:tr>
      <w:tr w:rsidR="00892A5D" w:rsidRPr="00442574" w14:paraId="3B26943D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11E538C2" w14:textId="330178BC" w:rsidR="00196DC3" w:rsidRPr="00BB48EC" w:rsidRDefault="00BB48EC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CHARITY WORK </w:t>
            </w:r>
            <w: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>FOR</w:t>
            </w:r>
            <w:r w:rsidRPr="00BB48EC"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  <w:t xml:space="preserve"> PEOPLE WITH DISABILITIES</w:t>
            </w:r>
          </w:p>
        </w:tc>
        <w:tc>
          <w:tcPr>
            <w:tcW w:w="5106" w:type="dxa"/>
            <w:gridSpan w:val="11"/>
            <w:vAlign w:val="bottom"/>
          </w:tcPr>
          <w:p w14:paraId="21BF18C9" w14:textId="315B6CDD" w:rsidR="00196DC3" w:rsidRPr="00FD5DD4" w:rsidRDefault="000052FD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</w:pPr>
            <w:r w:rsidRPr="000052FD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La Chaux-de-Fonds</w:t>
            </w:r>
            <w:r w:rsidR="00FD5DD4" w:rsidRPr="00FD5DD4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, CH</w:t>
            </w:r>
          </w:p>
        </w:tc>
      </w:tr>
      <w:tr w:rsidR="00892A5D" w:rsidRPr="00690AE1" w14:paraId="04BFDD79" w14:textId="77777777" w:rsidTr="00892A5D">
        <w:trPr>
          <w:trHeight w:val="57"/>
        </w:trPr>
        <w:tc>
          <w:tcPr>
            <w:tcW w:w="8362" w:type="dxa"/>
            <w:gridSpan w:val="10"/>
            <w:vAlign w:val="bottom"/>
          </w:tcPr>
          <w:p w14:paraId="5D908AF7" w14:textId="704639F6" w:rsidR="00196DC3" w:rsidRPr="00FD5DD4" w:rsidRDefault="00FD5DD4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D5DD4">
              <w:rPr>
                <w:rFonts w:cs="Arial"/>
                <w:i w:val="0"/>
                <w:iCs w:val="0"/>
                <w:szCs w:val="20"/>
                <w:lang w:val="en-US"/>
              </w:rPr>
              <w:t>Various events with people with disabilities during my time as a professional athlete</w:t>
            </w:r>
          </w:p>
        </w:tc>
        <w:tc>
          <w:tcPr>
            <w:tcW w:w="2696" w:type="dxa"/>
            <w:gridSpan w:val="4"/>
            <w:vAlign w:val="bottom"/>
          </w:tcPr>
          <w:p w14:paraId="0D2FFB14" w14:textId="1EB16B98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04/2024 – 04/2025</w:t>
            </w:r>
          </w:p>
        </w:tc>
      </w:tr>
      <w:tr w:rsidR="00892A5D" w:rsidRPr="00690AE1" w:rsidDel="0083787F" w14:paraId="66A58453" w14:textId="002BB53C" w:rsidTr="00892A5D">
        <w:trPr>
          <w:trHeight w:val="57"/>
          <w:del w:id="33" w:author="David Döbele" w:date="2025-10-22T09:16:00Z" w16du:dateUtc="2025-10-22T07:16:00Z"/>
        </w:trPr>
        <w:tc>
          <w:tcPr>
            <w:tcW w:w="11058" w:type="dxa"/>
            <w:gridSpan w:val="14"/>
            <w:vAlign w:val="bottom"/>
          </w:tcPr>
          <w:p w14:paraId="50B5B9CB" w14:textId="275EF00C" w:rsidR="00196DC3" w:rsidRPr="00690AE1" w:rsidDel="0083787F" w:rsidRDefault="00B33A72" w:rsidP="00D9510C">
            <w:pPr>
              <w:pStyle w:val="Bullets"/>
              <w:numPr>
                <w:ilvl w:val="0"/>
                <w:numId w:val="25"/>
              </w:numPr>
              <w:rPr>
                <w:del w:id="34" w:author="David Döbele" w:date="2025-10-22T09:16:00Z" w16du:dateUtc="2025-10-22T07:16:00Z"/>
                <w:rFonts w:cs="Arial"/>
                <w:b/>
                <w:bCs/>
                <w:szCs w:val="20"/>
              </w:rPr>
            </w:pPr>
            <w:del w:id="35" w:author="David Döbele" w:date="2025-10-22T09:16:00Z" w16du:dateUtc="2025-10-22T07:16:00Z">
              <w:r w:rsidRPr="00FD5DD4" w:rsidDel="0083787F">
                <w:rPr>
                  <w:rFonts w:cs="Arial"/>
                  <w:szCs w:val="20"/>
                </w:rPr>
                <w:delText>Autogra</w:delText>
              </w:r>
              <w:r w:rsidDel="0083787F">
                <w:rPr>
                  <w:rFonts w:cs="Arial"/>
                  <w:szCs w:val="20"/>
                </w:rPr>
                <w:delText xml:space="preserve">ph </w:delText>
              </w:r>
              <w:r w:rsidR="00FD5DD4" w:rsidRPr="00FD5DD4" w:rsidDel="0083787F">
                <w:rPr>
                  <w:rFonts w:cs="Arial"/>
                  <w:szCs w:val="20"/>
                </w:rPr>
                <w:delText>sessions, visits to the zoo, photo sessions, excursions</w:delText>
              </w:r>
            </w:del>
          </w:p>
        </w:tc>
      </w:tr>
      <w:tr w:rsidR="00892A5D" w:rsidRPr="00690AE1" w14:paraId="4028871F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3B81DA34" w14:textId="5234BAC7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690AE1">
              <w:rPr>
                <w:rFonts w:cs="Arial"/>
                <w:b/>
                <w:i w:val="0"/>
                <w:iCs w:val="0"/>
                <w:sz w:val="21"/>
                <w:szCs w:val="21"/>
              </w:rPr>
              <w:t>FIT4ZUG</w:t>
            </w:r>
          </w:p>
        </w:tc>
        <w:tc>
          <w:tcPr>
            <w:tcW w:w="5106" w:type="dxa"/>
            <w:gridSpan w:val="11"/>
            <w:vAlign w:val="bottom"/>
          </w:tcPr>
          <w:p w14:paraId="7F9CDF1E" w14:textId="20726E09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b/>
                <w:bCs/>
                <w:i w:val="0"/>
                <w:iCs w:val="0"/>
                <w:szCs w:val="20"/>
              </w:rPr>
              <w:t>Zug</w:t>
            </w:r>
            <w:r w:rsidR="00A50936">
              <w:rPr>
                <w:rFonts w:cs="Arial"/>
                <w:b/>
                <w:bCs/>
                <w:i w:val="0"/>
                <w:iCs w:val="0"/>
                <w:szCs w:val="20"/>
              </w:rPr>
              <w:t>, CH</w:t>
            </w:r>
          </w:p>
        </w:tc>
      </w:tr>
      <w:tr w:rsidR="00892A5D" w:rsidRPr="00690AE1" w14:paraId="7B2F81B2" w14:textId="77777777" w:rsidTr="00892A5D">
        <w:trPr>
          <w:trHeight w:val="57"/>
        </w:trPr>
        <w:tc>
          <w:tcPr>
            <w:tcW w:w="8220" w:type="dxa"/>
            <w:gridSpan w:val="9"/>
            <w:vAlign w:val="bottom"/>
          </w:tcPr>
          <w:p w14:paraId="099DE2C5" w14:textId="3DD69B02" w:rsidR="00196DC3" w:rsidRPr="002E70E0" w:rsidRDefault="002E70E0" w:rsidP="00D9510C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cs="Arial"/>
                <w:i w:val="0"/>
                <w:iCs w:val="0"/>
                <w:szCs w:val="20"/>
                <w:lang w:val="en-US"/>
              </w:rPr>
              <w:t>Participated at s</w:t>
            </w:r>
            <w:r w:rsidRPr="002E70E0">
              <w:rPr>
                <w:rFonts w:cs="Arial"/>
                <w:i w:val="0"/>
                <w:iCs w:val="0"/>
                <w:szCs w:val="20"/>
                <w:lang w:val="en-US"/>
              </w:rPr>
              <w:t xml:space="preserve">port days with the Hockey Academy in Zug  </w:t>
            </w:r>
          </w:p>
        </w:tc>
        <w:tc>
          <w:tcPr>
            <w:tcW w:w="2838" w:type="dxa"/>
            <w:gridSpan w:val="5"/>
            <w:vAlign w:val="bottom"/>
          </w:tcPr>
          <w:p w14:paraId="091163D4" w14:textId="3AD9C07D" w:rsidR="00196DC3" w:rsidRPr="00690AE1" w:rsidRDefault="00196DC3" w:rsidP="00D9510C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690AE1">
              <w:rPr>
                <w:rFonts w:cs="Arial"/>
                <w:i w:val="0"/>
                <w:iCs w:val="0"/>
                <w:szCs w:val="20"/>
              </w:rPr>
              <w:t>09/2019 – 06/2023</w:t>
            </w:r>
          </w:p>
        </w:tc>
      </w:tr>
      <w:tr w:rsidR="00892A5D" w:rsidRPr="00442574" w:rsidDel="0083787F" w14:paraId="2618F0FF" w14:textId="3F03556A" w:rsidTr="00892A5D">
        <w:trPr>
          <w:trHeight w:val="57"/>
          <w:del w:id="36" w:author="David Döbele" w:date="2025-10-22T09:16:00Z" w16du:dateUtc="2025-10-22T07:16:00Z"/>
        </w:trPr>
        <w:tc>
          <w:tcPr>
            <w:tcW w:w="11058" w:type="dxa"/>
            <w:gridSpan w:val="14"/>
            <w:vAlign w:val="bottom"/>
          </w:tcPr>
          <w:p w14:paraId="0D3EB78C" w14:textId="06C81FFA" w:rsidR="00D437EB" w:rsidRPr="00D437EB" w:rsidDel="0083787F" w:rsidRDefault="00D437EB" w:rsidP="00D9510C">
            <w:pPr>
              <w:pStyle w:val="Bullets"/>
              <w:numPr>
                <w:ilvl w:val="0"/>
                <w:numId w:val="25"/>
              </w:numPr>
              <w:rPr>
                <w:del w:id="37" w:author="David Döbele" w:date="2025-10-22T09:16:00Z" w16du:dateUtc="2025-10-22T07:16:00Z"/>
                <w:rFonts w:cs="Arial"/>
                <w:b/>
                <w:bCs/>
                <w:szCs w:val="20"/>
              </w:rPr>
            </w:pPr>
            <w:del w:id="38" w:author="David Döbele" w:date="2025-10-22T09:16:00Z" w16du:dateUtc="2025-10-22T07:16:00Z">
              <w:r w:rsidRPr="00D437EB" w:rsidDel="0083787F">
                <w:rPr>
                  <w:rFonts w:cs="Arial"/>
                  <w:szCs w:val="20"/>
                </w:rPr>
                <w:delText>Floorball with children and fans</w:delText>
              </w:r>
            </w:del>
          </w:p>
          <w:p w14:paraId="1570DE9D" w14:textId="243FCF60" w:rsidR="005C5CA3" w:rsidRPr="005C5CA3" w:rsidDel="0083787F" w:rsidRDefault="00D437EB" w:rsidP="005C5CA3">
            <w:pPr>
              <w:pStyle w:val="Bullets"/>
              <w:numPr>
                <w:ilvl w:val="0"/>
                <w:numId w:val="25"/>
              </w:numPr>
              <w:rPr>
                <w:del w:id="39" w:author="David Döbele" w:date="2025-10-22T09:16:00Z" w16du:dateUtc="2025-10-22T07:16:00Z"/>
                <w:rFonts w:cs="Arial"/>
                <w:b/>
                <w:bCs/>
                <w:szCs w:val="20"/>
                <w:lang w:val="en-US"/>
              </w:rPr>
            </w:pPr>
            <w:del w:id="40" w:author="David Döbele" w:date="2025-10-22T09:16:00Z" w16du:dateUtc="2025-10-22T07:16:00Z">
              <w:r w:rsidRPr="00D437EB" w:rsidDel="0083787F">
                <w:rPr>
                  <w:rFonts w:cs="Arial"/>
                  <w:szCs w:val="20"/>
                  <w:lang w:val="en-US"/>
                </w:rPr>
                <w:delText>General Sports for a good cause in the canton of Zug</w:delText>
              </w:r>
            </w:del>
          </w:p>
        </w:tc>
      </w:tr>
      <w:tr w:rsidR="00892A5D" w:rsidRPr="00690AE1" w14:paraId="482569A2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065C7336" w:rsidR="00196DC3" w:rsidRPr="00690AE1" w:rsidRDefault="00AA1A76" w:rsidP="00196DC3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AA1A76">
              <w:rPr>
                <w:rFonts w:ascii="Arial" w:hAnsi="Arial" w:cs="Arial"/>
                <w:b/>
                <w:sz w:val="28"/>
                <w:szCs w:val="28"/>
              </w:rPr>
              <w:t>SKILLS &amp; INTERESTS</w:t>
            </w:r>
          </w:p>
        </w:tc>
      </w:tr>
      <w:tr w:rsidR="00892A5D" w:rsidRPr="00442574" w14:paraId="2B257790" w14:textId="77777777" w:rsidTr="00892A5D">
        <w:trPr>
          <w:trHeight w:val="567"/>
        </w:trPr>
        <w:tc>
          <w:tcPr>
            <w:tcW w:w="11058" w:type="dxa"/>
            <w:gridSpan w:val="14"/>
            <w:tcBorders>
              <w:top w:val="single" w:sz="4" w:space="0" w:color="auto"/>
            </w:tcBorders>
            <w:vAlign w:val="bottom"/>
          </w:tcPr>
          <w:p w14:paraId="061D3FCE" w14:textId="7C4632FB" w:rsidR="00196DC3" w:rsidRPr="001128A6" w:rsidRDefault="00281971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Languages</w:t>
            </w:r>
            <w:r w:rsidR="00196DC3" w:rsidRPr="001128A6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="00196DC3" w:rsidRPr="001128A6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German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(native language)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(business fluent)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Italian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French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1128A6" w:rsidRPr="001128A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, Spanish </w:t>
            </w:r>
            <w:r w:rsidR="001128A6" w:rsidRPr="001128A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en-US"/>
              </w:rPr>
              <w:t>(basic knowledge)</w:t>
            </w:r>
          </w:p>
        </w:tc>
      </w:tr>
      <w:tr w:rsidR="00892A5D" w:rsidRPr="00690AE1" w14:paraId="45706C3F" w14:textId="77777777" w:rsidTr="00892A5D">
        <w:trPr>
          <w:trHeight w:val="340"/>
        </w:trPr>
        <w:tc>
          <w:tcPr>
            <w:tcW w:w="11058" w:type="dxa"/>
            <w:gridSpan w:val="14"/>
            <w:vAlign w:val="bottom"/>
          </w:tcPr>
          <w:p w14:paraId="60CA2168" w14:textId="29B402C1" w:rsidR="00196DC3" w:rsidRPr="00690AE1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Tech</w:t>
            </w:r>
            <w:r w:rsidR="0029270E">
              <w:rPr>
                <w:rFonts w:ascii="Arial" w:hAnsi="Arial" w:cs="Arial"/>
                <w:b/>
                <w:bCs/>
                <w:sz w:val="20"/>
                <w:szCs w:val="20"/>
              </w:rPr>
              <w:t>nical</w:t>
            </w:r>
            <w:r w:rsidRPr="00690AE1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690AE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90AE1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proofErr w:type="spellStart"/>
            <w:r w:rsidR="0029270E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advanced</w:t>
            </w:r>
            <w:proofErr w:type="spellEnd"/>
            <w:r w:rsidRPr="00690AE1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892A5D" w:rsidRPr="004359A4" w14:paraId="70CB01B0" w14:textId="77777777" w:rsidTr="00C50FA6">
        <w:trPr>
          <w:trHeight w:val="340"/>
        </w:trPr>
        <w:tc>
          <w:tcPr>
            <w:tcW w:w="11058" w:type="dxa"/>
            <w:gridSpan w:val="14"/>
            <w:vAlign w:val="bottom"/>
          </w:tcPr>
          <w:p w14:paraId="598C2742" w14:textId="7F4E6C1A" w:rsidR="00196DC3" w:rsidRPr="00815D8B" w:rsidRDefault="00196DC3" w:rsidP="002224A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Intere</w:t>
            </w:r>
            <w:r w:rsidR="0029270E"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sts</w:t>
            </w:r>
            <w:r w:rsidRPr="00815D8B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:</w:t>
            </w:r>
            <w:r w:rsidRPr="00815D8B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815D8B" w:rsidRPr="00815D8B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Sports in general, personal development, entrepreneurship, financial investments, etc.</w:t>
            </w:r>
          </w:p>
        </w:tc>
      </w:tr>
    </w:tbl>
    <w:p w14:paraId="2B9F8DBE" w14:textId="2507FFFC" w:rsidR="00723643" w:rsidRDefault="00723643" w:rsidP="008B21EE">
      <w:pPr>
        <w:rPr>
          <w:lang w:val="en-US"/>
        </w:rPr>
      </w:pPr>
    </w:p>
    <w:sectPr w:rsidR="00723643" w:rsidSect="00805388">
      <w:footerReference w:type="even" r:id="rId8"/>
      <w:pgSz w:w="11906" w:h="16838"/>
      <w:pgMar w:top="284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E6B08" w14:textId="77777777" w:rsidR="00A87696" w:rsidRPr="004B6091" w:rsidRDefault="00A87696" w:rsidP="00BE053D">
      <w:pPr>
        <w:spacing w:after="0" w:line="240" w:lineRule="auto"/>
      </w:pPr>
      <w:r w:rsidRPr="004B6091">
        <w:separator/>
      </w:r>
    </w:p>
  </w:endnote>
  <w:endnote w:type="continuationSeparator" w:id="0">
    <w:p w14:paraId="3DDC790A" w14:textId="77777777" w:rsidR="00A87696" w:rsidRPr="004B6091" w:rsidRDefault="00A87696" w:rsidP="00BE053D">
      <w:pPr>
        <w:spacing w:after="0" w:line="240" w:lineRule="auto"/>
      </w:pPr>
      <w:r w:rsidRPr="004B609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4B6091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 w:rsidRPr="004B6091">
          <w:rPr>
            <w:rStyle w:val="Seitenzahl"/>
          </w:rPr>
          <w:fldChar w:fldCharType="begin"/>
        </w:r>
        <w:r w:rsidRPr="004B6091">
          <w:rPr>
            <w:rStyle w:val="Seitenzahl"/>
          </w:rPr>
          <w:instrText xml:space="preserve"> PAGE </w:instrText>
        </w:r>
        <w:r w:rsidRPr="004B6091">
          <w:rPr>
            <w:rStyle w:val="Seitenzahl"/>
          </w:rPr>
          <w:fldChar w:fldCharType="end"/>
        </w:r>
      </w:p>
    </w:sdtContent>
  </w:sdt>
  <w:p w14:paraId="6B121AC6" w14:textId="77777777" w:rsidR="00875DA9" w:rsidRPr="004B6091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E88CA" w14:textId="77777777" w:rsidR="00A87696" w:rsidRPr="004B6091" w:rsidRDefault="00A87696" w:rsidP="00BE053D">
      <w:pPr>
        <w:spacing w:after="0" w:line="240" w:lineRule="auto"/>
      </w:pPr>
      <w:r w:rsidRPr="004B6091">
        <w:separator/>
      </w:r>
    </w:p>
  </w:footnote>
  <w:footnote w:type="continuationSeparator" w:id="0">
    <w:p w14:paraId="6DA8654F" w14:textId="77777777" w:rsidR="00A87696" w:rsidRPr="004B6091" w:rsidRDefault="00A87696" w:rsidP="00BE053D">
      <w:pPr>
        <w:spacing w:after="0" w:line="240" w:lineRule="auto"/>
      </w:pPr>
      <w:r w:rsidRPr="004B609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E47B4"/>
    <w:multiLevelType w:val="hybridMultilevel"/>
    <w:tmpl w:val="F3E42A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A1605C"/>
    <w:multiLevelType w:val="hybridMultilevel"/>
    <w:tmpl w:val="FBF804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4"/>
  </w:num>
  <w:num w:numId="9" w16cid:durableId="750853714">
    <w:abstractNumId w:val="12"/>
  </w:num>
  <w:num w:numId="10" w16cid:durableId="1353144616">
    <w:abstractNumId w:val="25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3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7"/>
  </w:num>
  <w:num w:numId="26" w16cid:durableId="1749186386">
    <w:abstractNumId w:val="18"/>
  </w:num>
  <w:num w:numId="27" w16cid:durableId="978657448">
    <w:abstractNumId w:val="26"/>
  </w:num>
  <w:num w:numId="28" w16cid:durableId="1229539317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F36"/>
    <w:rsid w:val="000052FD"/>
    <w:rsid w:val="000132DA"/>
    <w:rsid w:val="00016117"/>
    <w:rsid w:val="000176C6"/>
    <w:rsid w:val="00017BD4"/>
    <w:rsid w:val="00020A2D"/>
    <w:rsid w:val="00027252"/>
    <w:rsid w:val="0003070E"/>
    <w:rsid w:val="000343C3"/>
    <w:rsid w:val="000420FB"/>
    <w:rsid w:val="00050EC5"/>
    <w:rsid w:val="00053511"/>
    <w:rsid w:val="0006180A"/>
    <w:rsid w:val="00061D33"/>
    <w:rsid w:val="00063BEC"/>
    <w:rsid w:val="00064643"/>
    <w:rsid w:val="00081DC7"/>
    <w:rsid w:val="00087747"/>
    <w:rsid w:val="000A1FDA"/>
    <w:rsid w:val="000A6714"/>
    <w:rsid w:val="000B1F1D"/>
    <w:rsid w:val="000B34C6"/>
    <w:rsid w:val="000B63E2"/>
    <w:rsid w:val="000B6548"/>
    <w:rsid w:val="000C55BF"/>
    <w:rsid w:val="000C6A71"/>
    <w:rsid w:val="000C702D"/>
    <w:rsid w:val="000D3EE0"/>
    <w:rsid w:val="000D5DCC"/>
    <w:rsid w:val="000D671A"/>
    <w:rsid w:val="000D6A99"/>
    <w:rsid w:val="00103EC5"/>
    <w:rsid w:val="00104915"/>
    <w:rsid w:val="00105105"/>
    <w:rsid w:val="001128A6"/>
    <w:rsid w:val="00116C6E"/>
    <w:rsid w:val="00120172"/>
    <w:rsid w:val="001212F9"/>
    <w:rsid w:val="00122D01"/>
    <w:rsid w:val="001244C6"/>
    <w:rsid w:val="00125CA6"/>
    <w:rsid w:val="0014755A"/>
    <w:rsid w:val="00156FC9"/>
    <w:rsid w:val="00162A5A"/>
    <w:rsid w:val="001647AB"/>
    <w:rsid w:val="00164C2A"/>
    <w:rsid w:val="001702C8"/>
    <w:rsid w:val="00172867"/>
    <w:rsid w:val="00174696"/>
    <w:rsid w:val="00175B6D"/>
    <w:rsid w:val="00184386"/>
    <w:rsid w:val="001901ED"/>
    <w:rsid w:val="00191849"/>
    <w:rsid w:val="0019483A"/>
    <w:rsid w:val="00196DC3"/>
    <w:rsid w:val="001A46BF"/>
    <w:rsid w:val="001A481B"/>
    <w:rsid w:val="001A53CD"/>
    <w:rsid w:val="001B0186"/>
    <w:rsid w:val="001B62CA"/>
    <w:rsid w:val="001B6907"/>
    <w:rsid w:val="001D3278"/>
    <w:rsid w:val="001D4DCD"/>
    <w:rsid w:val="001F1A52"/>
    <w:rsid w:val="001F4175"/>
    <w:rsid w:val="00201189"/>
    <w:rsid w:val="002224A6"/>
    <w:rsid w:val="00223A4D"/>
    <w:rsid w:val="00226E8D"/>
    <w:rsid w:val="0023054D"/>
    <w:rsid w:val="00232CB5"/>
    <w:rsid w:val="00234A7E"/>
    <w:rsid w:val="00234D12"/>
    <w:rsid w:val="002404CB"/>
    <w:rsid w:val="0024373D"/>
    <w:rsid w:val="00244897"/>
    <w:rsid w:val="002508C2"/>
    <w:rsid w:val="00256BD7"/>
    <w:rsid w:val="002642ED"/>
    <w:rsid w:val="00267252"/>
    <w:rsid w:val="00281971"/>
    <w:rsid w:val="00282DB0"/>
    <w:rsid w:val="00284B1D"/>
    <w:rsid w:val="00285039"/>
    <w:rsid w:val="0029270E"/>
    <w:rsid w:val="00293F7E"/>
    <w:rsid w:val="00294DB5"/>
    <w:rsid w:val="00295E0F"/>
    <w:rsid w:val="002B2091"/>
    <w:rsid w:val="002C0C07"/>
    <w:rsid w:val="002C6972"/>
    <w:rsid w:val="002D2B32"/>
    <w:rsid w:val="002D2E16"/>
    <w:rsid w:val="002D2F33"/>
    <w:rsid w:val="002D4516"/>
    <w:rsid w:val="002D5996"/>
    <w:rsid w:val="002E70E0"/>
    <w:rsid w:val="002F3AFE"/>
    <w:rsid w:val="002F46AD"/>
    <w:rsid w:val="002F573F"/>
    <w:rsid w:val="003101F0"/>
    <w:rsid w:val="00314B7A"/>
    <w:rsid w:val="003172B2"/>
    <w:rsid w:val="00321BDD"/>
    <w:rsid w:val="00322CD5"/>
    <w:rsid w:val="00322FD0"/>
    <w:rsid w:val="00324BC5"/>
    <w:rsid w:val="00340BAB"/>
    <w:rsid w:val="003418E0"/>
    <w:rsid w:val="00347259"/>
    <w:rsid w:val="00347F8D"/>
    <w:rsid w:val="00350910"/>
    <w:rsid w:val="0035347C"/>
    <w:rsid w:val="00370263"/>
    <w:rsid w:val="003711B5"/>
    <w:rsid w:val="00372F7B"/>
    <w:rsid w:val="003733E5"/>
    <w:rsid w:val="00383941"/>
    <w:rsid w:val="00390EA6"/>
    <w:rsid w:val="00395485"/>
    <w:rsid w:val="00396A0D"/>
    <w:rsid w:val="003B27FB"/>
    <w:rsid w:val="003B5660"/>
    <w:rsid w:val="003C1842"/>
    <w:rsid w:val="003E27C3"/>
    <w:rsid w:val="003F25B4"/>
    <w:rsid w:val="003F3E3F"/>
    <w:rsid w:val="003F479D"/>
    <w:rsid w:val="004019EA"/>
    <w:rsid w:val="004067B8"/>
    <w:rsid w:val="004075DE"/>
    <w:rsid w:val="00411EF8"/>
    <w:rsid w:val="004154BE"/>
    <w:rsid w:val="0042013D"/>
    <w:rsid w:val="00422F83"/>
    <w:rsid w:val="00426D7E"/>
    <w:rsid w:val="0043430C"/>
    <w:rsid w:val="004359A4"/>
    <w:rsid w:val="00435E6D"/>
    <w:rsid w:val="00442574"/>
    <w:rsid w:val="00443668"/>
    <w:rsid w:val="00450CE9"/>
    <w:rsid w:val="00456B0D"/>
    <w:rsid w:val="00457024"/>
    <w:rsid w:val="00460525"/>
    <w:rsid w:val="00470C26"/>
    <w:rsid w:val="00471A5A"/>
    <w:rsid w:val="0047209F"/>
    <w:rsid w:val="00475449"/>
    <w:rsid w:val="00476AF8"/>
    <w:rsid w:val="0048331B"/>
    <w:rsid w:val="00484FD7"/>
    <w:rsid w:val="004929FB"/>
    <w:rsid w:val="0049446B"/>
    <w:rsid w:val="004A54BA"/>
    <w:rsid w:val="004A54DD"/>
    <w:rsid w:val="004B1219"/>
    <w:rsid w:val="004B1CFD"/>
    <w:rsid w:val="004B3E95"/>
    <w:rsid w:val="004B6091"/>
    <w:rsid w:val="004B6520"/>
    <w:rsid w:val="004B6A5E"/>
    <w:rsid w:val="004C0548"/>
    <w:rsid w:val="004C1F56"/>
    <w:rsid w:val="004C23B1"/>
    <w:rsid w:val="004C4FD0"/>
    <w:rsid w:val="004D220D"/>
    <w:rsid w:val="004E10D9"/>
    <w:rsid w:val="004E2BBC"/>
    <w:rsid w:val="0050184C"/>
    <w:rsid w:val="00501A1D"/>
    <w:rsid w:val="00501CF9"/>
    <w:rsid w:val="00502137"/>
    <w:rsid w:val="00503692"/>
    <w:rsid w:val="00507EA7"/>
    <w:rsid w:val="00511B18"/>
    <w:rsid w:val="00526089"/>
    <w:rsid w:val="00527A28"/>
    <w:rsid w:val="00527DCA"/>
    <w:rsid w:val="00531E45"/>
    <w:rsid w:val="00532218"/>
    <w:rsid w:val="00534BD3"/>
    <w:rsid w:val="00536E6C"/>
    <w:rsid w:val="00547BCA"/>
    <w:rsid w:val="00551D4B"/>
    <w:rsid w:val="00553619"/>
    <w:rsid w:val="0056337F"/>
    <w:rsid w:val="00564C2A"/>
    <w:rsid w:val="005716D4"/>
    <w:rsid w:val="00571B60"/>
    <w:rsid w:val="00572876"/>
    <w:rsid w:val="0058199E"/>
    <w:rsid w:val="0058265F"/>
    <w:rsid w:val="00585A4D"/>
    <w:rsid w:val="005A79F9"/>
    <w:rsid w:val="005B0A67"/>
    <w:rsid w:val="005B1AEA"/>
    <w:rsid w:val="005C5CA3"/>
    <w:rsid w:val="005D6329"/>
    <w:rsid w:val="005E1FC6"/>
    <w:rsid w:val="005E57F6"/>
    <w:rsid w:val="005E6CF9"/>
    <w:rsid w:val="005F10B0"/>
    <w:rsid w:val="006058D8"/>
    <w:rsid w:val="00610200"/>
    <w:rsid w:val="00610930"/>
    <w:rsid w:val="00615831"/>
    <w:rsid w:val="006172B7"/>
    <w:rsid w:val="00623699"/>
    <w:rsid w:val="00625DA3"/>
    <w:rsid w:val="0063131F"/>
    <w:rsid w:val="00632D5A"/>
    <w:rsid w:val="00634EBB"/>
    <w:rsid w:val="00635515"/>
    <w:rsid w:val="006444CD"/>
    <w:rsid w:val="006546FD"/>
    <w:rsid w:val="0066077D"/>
    <w:rsid w:val="00664F77"/>
    <w:rsid w:val="00665BF3"/>
    <w:rsid w:val="00665E19"/>
    <w:rsid w:val="00670841"/>
    <w:rsid w:val="0067167F"/>
    <w:rsid w:val="006732D6"/>
    <w:rsid w:val="00690475"/>
    <w:rsid w:val="00690AE1"/>
    <w:rsid w:val="00693E09"/>
    <w:rsid w:val="00696F8E"/>
    <w:rsid w:val="006A2DE9"/>
    <w:rsid w:val="006A7230"/>
    <w:rsid w:val="006B3432"/>
    <w:rsid w:val="006B3EB0"/>
    <w:rsid w:val="006B4E32"/>
    <w:rsid w:val="006B6467"/>
    <w:rsid w:val="006B72C7"/>
    <w:rsid w:val="006B7F78"/>
    <w:rsid w:val="006C0D7F"/>
    <w:rsid w:val="006C2252"/>
    <w:rsid w:val="006C446C"/>
    <w:rsid w:val="006C4F52"/>
    <w:rsid w:val="006C6B00"/>
    <w:rsid w:val="006C785F"/>
    <w:rsid w:val="006D3D3C"/>
    <w:rsid w:val="006D7F7F"/>
    <w:rsid w:val="006E2C9C"/>
    <w:rsid w:val="006E40EF"/>
    <w:rsid w:val="006F0039"/>
    <w:rsid w:val="006F20D6"/>
    <w:rsid w:val="00700338"/>
    <w:rsid w:val="0070171A"/>
    <w:rsid w:val="00704496"/>
    <w:rsid w:val="00705EB5"/>
    <w:rsid w:val="00711CEF"/>
    <w:rsid w:val="007151C7"/>
    <w:rsid w:val="00720320"/>
    <w:rsid w:val="0072039F"/>
    <w:rsid w:val="0072051E"/>
    <w:rsid w:val="00723643"/>
    <w:rsid w:val="00725D3C"/>
    <w:rsid w:val="00733DA1"/>
    <w:rsid w:val="00737822"/>
    <w:rsid w:val="0074111D"/>
    <w:rsid w:val="0074220F"/>
    <w:rsid w:val="00745925"/>
    <w:rsid w:val="007508CB"/>
    <w:rsid w:val="00753D4A"/>
    <w:rsid w:val="00756295"/>
    <w:rsid w:val="00756912"/>
    <w:rsid w:val="007600F1"/>
    <w:rsid w:val="00761609"/>
    <w:rsid w:val="00763DCE"/>
    <w:rsid w:val="00770625"/>
    <w:rsid w:val="007756B5"/>
    <w:rsid w:val="00775A2A"/>
    <w:rsid w:val="00776C46"/>
    <w:rsid w:val="00780CE9"/>
    <w:rsid w:val="0078260B"/>
    <w:rsid w:val="007838D1"/>
    <w:rsid w:val="00784C8E"/>
    <w:rsid w:val="00785254"/>
    <w:rsid w:val="00785853"/>
    <w:rsid w:val="00792848"/>
    <w:rsid w:val="00793903"/>
    <w:rsid w:val="007966F0"/>
    <w:rsid w:val="00797BFC"/>
    <w:rsid w:val="007A0677"/>
    <w:rsid w:val="007A720F"/>
    <w:rsid w:val="007C3A26"/>
    <w:rsid w:val="007C6A3C"/>
    <w:rsid w:val="007D103E"/>
    <w:rsid w:val="007D4BEE"/>
    <w:rsid w:val="007D5BE9"/>
    <w:rsid w:val="007E02DF"/>
    <w:rsid w:val="007E0496"/>
    <w:rsid w:val="00802487"/>
    <w:rsid w:val="008050E4"/>
    <w:rsid w:val="00805388"/>
    <w:rsid w:val="00815D8B"/>
    <w:rsid w:val="0082257D"/>
    <w:rsid w:val="0083787F"/>
    <w:rsid w:val="00846FA1"/>
    <w:rsid w:val="00853438"/>
    <w:rsid w:val="00866846"/>
    <w:rsid w:val="0087293E"/>
    <w:rsid w:val="00872EFA"/>
    <w:rsid w:val="00874B54"/>
    <w:rsid w:val="00875DA9"/>
    <w:rsid w:val="008915A2"/>
    <w:rsid w:val="00892486"/>
    <w:rsid w:val="00892A5D"/>
    <w:rsid w:val="00895E38"/>
    <w:rsid w:val="008A782B"/>
    <w:rsid w:val="008B0FC0"/>
    <w:rsid w:val="008B21EE"/>
    <w:rsid w:val="008B567D"/>
    <w:rsid w:val="008B60AC"/>
    <w:rsid w:val="008B7FC7"/>
    <w:rsid w:val="008C429A"/>
    <w:rsid w:val="008E1F3D"/>
    <w:rsid w:val="008E2E11"/>
    <w:rsid w:val="008F4A22"/>
    <w:rsid w:val="008F741E"/>
    <w:rsid w:val="009008F0"/>
    <w:rsid w:val="0090295D"/>
    <w:rsid w:val="009053D7"/>
    <w:rsid w:val="00911E2C"/>
    <w:rsid w:val="0091331D"/>
    <w:rsid w:val="009264AE"/>
    <w:rsid w:val="0093223C"/>
    <w:rsid w:val="00941A87"/>
    <w:rsid w:val="009426D3"/>
    <w:rsid w:val="00944813"/>
    <w:rsid w:val="009457F1"/>
    <w:rsid w:val="00947930"/>
    <w:rsid w:val="009479D6"/>
    <w:rsid w:val="009501C2"/>
    <w:rsid w:val="00953B0C"/>
    <w:rsid w:val="0095594C"/>
    <w:rsid w:val="0095617A"/>
    <w:rsid w:val="009579DB"/>
    <w:rsid w:val="009668B9"/>
    <w:rsid w:val="0097111F"/>
    <w:rsid w:val="00976577"/>
    <w:rsid w:val="00993BEC"/>
    <w:rsid w:val="00996356"/>
    <w:rsid w:val="00997D9A"/>
    <w:rsid w:val="009A2BDC"/>
    <w:rsid w:val="009B74B7"/>
    <w:rsid w:val="009D3E25"/>
    <w:rsid w:val="009D7C49"/>
    <w:rsid w:val="009E7297"/>
    <w:rsid w:val="009F013A"/>
    <w:rsid w:val="00A0257D"/>
    <w:rsid w:val="00A0263C"/>
    <w:rsid w:val="00A075CA"/>
    <w:rsid w:val="00A1024B"/>
    <w:rsid w:val="00A12EDC"/>
    <w:rsid w:val="00A200D1"/>
    <w:rsid w:val="00A26D0D"/>
    <w:rsid w:val="00A26DE2"/>
    <w:rsid w:val="00A33BDE"/>
    <w:rsid w:val="00A34885"/>
    <w:rsid w:val="00A35233"/>
    <w:rsid w:val="00A37264"/>
    <w:rsid w:val="00A43BC1"/>
    <w:rsid w:val="00A44D9B"/>
    <w:rsid w:val="00A50936"/>
    <w:rsid w:val="00A54F5A"/>
    <w:rsid w:val="00A74225"/>
    <w:rsid w:val="00A80A12"/>
    <w:rsid w:val="00A87696"/>
    <w:rsid w:val="00A90E3D"/>
    <w:rsid w:val="00A936D5"/>
    <w:rsid w:val="00AA1A76"/>
    <w:rsid w:val="00AA1EB0"/>
    <w:rsid w:val="00AA2DA3"/>
    <w:rsid w:val="00AA5A9C"/>
    <w:rsid w:val="00AA62F2"/>
    <w:rsid w:val="00AB016A"/>
    <w:rsid w:val="00AB17F0"/>
    <w:rsid w:val="00AB2A5A"/>
    <w:rsid w:val="00AB5743"/>
    <w:rsid w:val="00AC54D4"/>
    <w:rsid w:val="00AC765B"/>
    <w:rsid w:val="00AD28F8"/>
    <w:rsid w:val="00AD40CF"/>
    <w:rsid w:val="00AE3BFD"/>
    <w:rsid w:val="00AE4ED3"/>
    <w:rsid w:val="00AF4397"/>
    <w:rsid w:val="00AF479A"/>
    <w:rsid w:val="00AF56F5"/>
    <w:rsid w:val="00AF643F"/>
    <w:rsid w:val="00B0230B"/>
    <w:rsid w:val="00B04FAF"/>
    <w:rsid w:val="00B153F7"/>
    <w:rsid w:val="00B17D95"/>
    <w:rsid w:val="00B23509"/>
    <w:rsid w:val="00B24C5A"/>
    <w:rsid w:val="00B33287"/>
    <w:rsid w:val="00B33A72"/>
    <w:rsid w:val="00B359DB"/>
    <w:rsid w:val="00B3632B"/>
    <w:rsid w:val="00B409D8"/>
    <w:rsid w:val="00B41894"/>
    <w:rsid w:val="00B46D7D"/>
    <w:rsid w:val="00B5178D"/>
    <w:rsid w:val="00B53402"/>
    <w:rsid w:val="00B57A02"/>
    <w:rsid w:val="00B57F62"/>
    <w:rsid w:val="00B61D76"/>
    <w:rsid w:val="00B67F1F"/>
    <w:rsid w:val="00B701D7"/>
    <w:rsid w:val="00B75C6A"/>
    <w:rsid w:val="00B90595"/>
    <w:rsid w:val="00B90CC3"/>
    <w:rsid w:val="00B954D1"/>
    <w:rsid w:val="00BA215A"/>
    <w:rsid w:val="00BA5697"/>
    <w:rsid w:val="00BB48EC"/>
    <w:rsid w:val="00BB5F09"/>
    <w:rsid w:val="00BC0D9F"/>
    <w:rsid w:val="00BE053D"/>
    <w:rsid w:val="00BE0D7A"/>
    <w:rsid w:val="00BE7DE3"/>
    <w:rsid w:val="00BF1A7A"/>
    <w:rsid w:val="00BF1FA3"/>
    <w:rsid w:val="00C00974"/>
    <w:rsid w:val="00C018E4"/>
    <w:rsid w:val="00C03362"/>
    <w:rsid w:val="00C066FA"/>
    <w:rsid w:val="00C1008E"/>
    <w:rsid w:val="00C17599"/>
    <w:rsid w:val="00C25387"/>
    <w:rsid w:val="00C330D9"/>
    <w:rsid w:val="00C35353"/>
    <w:rsid w:val="00C36063"/>
    <w:rsid w:val="00C507C8"/>
    <w:rsid w:val="00C50FA6"/>
    <w:rsid w:val="00C5183F"/>
    <w:rsid w:val="00C54BE3"/>
    <w:rsid w:val="00C57F80"/>
    <w:rsid w:val="00C63853"/>
    <w:rsid w:val="00C768ED"/>
    <w:rsid w:val="00C806D7"/>
    <w:rsid w:val="00C80997"/>
    <w:rsid w:val="00C82A8F"/>
    <w:rsid w:val="00C916C2"/>
    <w:rsid w:val="00C97165"/>
    <w:rsid w:val="00CA128F"/>
    <w:rsid w:val="00CA26E3"/>
    <w:rsid w:val="00CB2EFD"/>
    <w:rsid w:val="00CB6892"/>
    <w:rsid w:val="00CC3C91"/>
    <w:rsid w:val="00CC7F56"/>
    <w:rsid w:val="00CD1B12"/>
    <w:rsid w:val="00CD55DC"/>
    <w:rsid w:val="00CD6F5C"/>
    <w:rsid w:val="00CE1BBC"/>
    <w:rsid w:val="00CE2595"/>
    <w:rsid w:val="00CE28CC"/>
    <w:rsid w:val="00CE72FC"/>
    <w:rsid w:val="00CF1CCE"/>
    <w:rsid w:val="00CF31EE"/>
    <w:rsid w:val="00D1492F"/>
    <w:rsid w:val="00D17B69"/>
    <w:rsid w:val="00D3003C"/>
    <w:rsid w:val="00D30843"/>
    <w:rsid w:val="00D328A5"/>
    <w:rsid w:val="00D331F4"/>
    <w:rsid w:val="00D437EB"/>
    <w:rsid w:val="00D45DA0"/>
    <w:rsid w:val="00D470E4"/>
    <w:rsid w:val="00D51F3B"/>
    <w:rsid w:val="00D52142"/>
    <w:rsid w:val="00D5280E"/>
    <w:rsid w:val="00D57AE6"/>
    <w:rsid w:val="00D61F14"/>
    <w:rsid w:val="00D6794B"/>
    <w:rsid w:val="00D80D6B"/>
    <w:rsid w:val="00D85D41"/>
    <w:rsid w:val="00D90950"/>
    <w:rsid w:val="00D9510C"/>
    <w:rsid w:val="00D96C69"/>
    <w:rsid w:val="00D975D6"/>
    <w:rsid w:val="00DA2817"/>
    <w:rsid w:val="00DA2E6D"/>
    <w:rsid w:val="00DA69DF"/>
    <w:rsid w:val="00DB33F8"/>
    <w:rsid w:val="00DC2565"/>
    <w:rsid w:val="00DD38E2"/>
    <w:rsid w:val="00DE6E53"/>
    <w:rsid w:val="00E00140"/>
    <w:rsid w:val="00E038F7"/>
    <w:rsid w:val="00E054D9"/>
    <w:rsid w:val="00E13110"/>
    <w:rsid w:val="00E24DF1"/>
    <w:rsid w:val="00E24FAD"/>
    <w:rsid w:val="00E367FA"/>
    <w:rsid w:val="00E40B9A"/>
    <w:rsid w:val="00E41D86"/>
    <w:rsid w:val="00E431ED"/>
    <w:rsid w:val="00E472DA"/>
    <w:rsid w:val="00E55D90"/>
    <w:rsid w:val="00E56F05"/>
    <w:rsid w:val="00E6452C"/>
    <w:rsid w:val="00E64FF5"/>
    <w:rsid w:val="00E75B69"/>
    <w:rsid w:val="00E907EC"/>
    <w:rsid w:val="00E9606F"/>
    <w:rsid w:val="00EA5421"/>
    <w:rsid w:val="00EB0910"/>
    <w:rsid w:val="00EB1B2F"/>
    <w:rsid w:val="00EB1E8D"/>
    <w:rsid w:val="00EB34FC"/>
    <w:rsid w:val="00EB3967"/>
    <w:rsid w:val="00EB5816"/>
    <w:rsid w:val="00EB651D"/>
    <w:rsid w:val="00ED0EA9"/>
    <w:rsid w:val="00ED201D"/>
    <w:rsid w:val="00EE305D"/>
    <w:rsid w:val="00EE4676"/>
    <w:rsid w:val="00EE4DDE"/>
    <w:rsid w:val="00EF3212"/>
    <w:rsid w:val="00EF62AC"/>
    <w:rsid w:val="00EF77DF"/>
    <w:rsid w:val="00EF77E8"/>
    <w:rsid w:val="00F06694"/>
    <w:rsid w:val="00F0725F"/>
    <w:rsid w:val="00F11BEF"/>
    <w:rsid w:val="00F14A81"/>
    <w:rsid w:val="00F165E1"/>
    <w:rsid w:val="00F16E6F"/>
    <w:rsid w:val="00F258E7"/>
    <w:rsid w:val="00F276A5"/>
    <w:rsid w:val="00F31B84"/>
    <w:rsid w:val="00F34917"/>
    <w:rsid w:val="00F40F54"/>
    <w:rsid w:val="00F440BC"/>
    <w:rsid w:val="00F44F5F"/>
    <w:rsid w:val="00F55ACF"/>
    <w:rsid w:val="00F57B2D"/>
    <w:rsid w:val="00F57BA5"/>
    <w:rsid w:val="00F631EC"/>
    <w:rsid w:val="00F64C22"/>
    <w:rsid w:val="00F64FA7"/>
    <w:rsid w:val="00F70849"/>
    <w:rsid w:val="00F74D19"/>
    <w:rsid w:val="00F7769A"/>
    <w:rsid w:val="00F80053"/>
    <w:rsid w:val="00F83571"/>
    <w:rsid w:val="00F844F4"/>
    <w:rsid w:val="00F852FA"/>
    <w:rsid w:val="00F908DA"/>
    <w:rsid w:val="00F9259E"/>
    <w:rsid w:val="00FA02C7"/>
    <w:rsid w:val="00FA1513"/>
    <w:rsid w:val="00FA4186"/>
    <w:rsid w:val="00FB475A"/>
    <w:rsid w:val="00FB5E95"/>
    <w:rsid w:val="00FB6BA3"/>
    <w:rsid w:val="00FC0531"/>
    <w:rsid w:val="00FC13F0"/>
    <w:rsid w:val="00FC3631"/>
    <w:rsid w:val="00FC423D"/>
    <w:rsid w:val="00FC5B1C"/>
    <w:rsid w:val="00FD0FB7"/>
    <w:rsid w:val="00FD5DD4"/>
    <w:rsid w:val="00FE0496"/>
    <w:rsid w:val="00FE66A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CEC4274D-587A-4F5C-A12E-0F22108E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5B1AEA"/>
    <w:pPr>
      <w:spacing w:after="0" w:line="240" w:lineRule="auto"/>
    </w:pPr>
    <w:rPr>
      <w:rFonts w:ascii="Arial" w:hAnsi="Arial"/>
      <w:sz w:val="20"/>
    </w:rPr>
  </w:style>
  <w:style w:type="paragraph" w:customStyle="1" w:styleId="Bullets">
    <w:name w:val="Bullets"/>
    <w:basedOn w:val="Listenabsatz"/>
    <w:qFormat/>
    <w:rsid w:val="00FB5E95"/>
    <w:pPr>
      <w:numPr>
        <w:numId w:val="3"/>
      </w:numPr>
      <w:spacing w:after="0" w:line="240" w:lineRule="auto"/>
    </w:pPr>
    <w:rPr>
      <w:rFonts w:ascii="Arial" w:hAnsi="Arial" w:cs="Georgia"/>
      <w:i/>
      <w:iCs/>
      <w:color w:val="000000"/>
      <w:sz w:val="2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8378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</Words>
  <Characters>3100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36</cp:revision>
  <dcterms:created xsi:type="dcterms:W3CDTF">2025-08-19T17:16:00Z</dcterms:created>
  <dcterms:modified xsi:type="dcterms:W3CDTF">2025-10-22T07:16:00Z</dcterms:modified>
</cp:coreProperties>
</file>