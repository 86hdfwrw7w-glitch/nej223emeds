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3A87" w14:textId="1D8EFC83" w:rsidR="00AC6569" w:rsidRDefault="00AC6569"/>
    <w:p w14:paraId="345F7EE7" w14:textId="505E588C" w:rsidR="00C10542" w:rsidRDefault="00E45F04" w:rsidP="00EC6486">
      <w:pPr>
        <w:jc w:val="center"/>
        <w:rPr>
          <w:b/>
          <w:bCs/>
          <w:sz w:val="28"/>
          <w:szCs w:val="28"/>
          <w:lang w:val="en-US"/>
        </w:rPr>
      </w:pPr>
      <w:r w:rsidRPr="00E45F04">
        <w:rPr>
          <w:b/>
          <w:bCs/>
          <w:sz w:val="28"/>
          <w:szCs w:val="28"/>
          <w:lang w:val="en-US"/>
        </w:rPr>
        <w:t>Praktikumszeugnis</w:t>
      </w:r>
    </w:p>
    <w:p w14:paraId="7BFD1BD6" w14:textId="77777777" w:rsidR="00E45F04" w:rsidRPr="006140A9" w:rsidRDefault="00E45F04" w:rsidP="00EC6486">
      <w:pPr>
        <w:jc w:val="center"/>
        <w:rPr>
          <w:b/>
          <w:bCs/>
          <w:sz w:val="28"/>
          <w:szCs w:val="28"/>
          <w:lang w:val="en-US"/>
        </w:rPr>
      </w:pPr>
    </w:p>
    <w:p w14:paraId="7F8BCBD5" w14:textId="0ED28F07" w:rsidR="00E45F04" w:rsidRDefault="00E45F04" w:rsidP="00E45F04">
      <w:pPr>
        <w:spacing w:line="276" w:lineRule="auto"/>
        <w:jc w:val="both"/>
        <w:rPr>
          <w:sz w:val="22"/>
          <w:szCs w:val="22"/>
          <w:lang w:val="en-US"/>
        </w:rPr>
      </w:pPr>
      <w:r w:rsidRPr="00E45F04">
        <w:rPr>
          <w:sz w:val="22"/>
          <w:szCs w:val="22"/>
          <w:lang w:val="en-US"/>
        </w:rPr>
        <w:t>Herr Moritz Krawczyk, geboren am 20. September 2003, absolvierte in der Zeit vom 1. Januar 2026 bis zum 31. März 2026 erfolgreich ein Praktikum als M&amp;A Analyst bei der COVENDIT Corporate Finance GmbH im Bereich Mergers &amp; Acquisitions. Die COVENDIT Corporate Finance GmbH ist eine inhabergeführte und unabhängige M&amp;A-Beratung mit Fokus auf mittelständische Unternehmen und Standorten in Frankfurt am Main, München und Berlin.</w:t>
      </w:r>
      <w:r w:rsidR="00291417">
        <w:rPr>
          <w:sz w:val="22"/>
          <w:szCs w:val="22"/>
          <w:lang w:val="en-US"/>
        </w:rPr>
        <w:t xml:space="preserve"> </w:t>
      </w:r>
      <w:r w:rsidRPr="00E45F04">
        <w:rPr>
          <w:sz w:val="22"/>
          <w:szCs w:val="22"/>
          <w:lang w:val="en-US"/>
        </w:rPr>
        <w:t>Während seines Praktikums zeigte Herr Krawczyk ein herausragendes und ausgezeichnetes Verständnis für das M&amp;A-Geschäft im Mid-Market-Segment. Im Verlauf des M&amp;A-Prozesses zeichnete er sich insbesondere in folgenden Bereichen aus</w:t>
      </w:r>
      <w:r w:rsidR="00D26EE3" w:rsidRPr="00D26EE3">
        <w:rPr>
          <w:sz w:val="22"/>
          <w:szCs w:val="22"/>
          <w:lang w:val="en-US"/>
        </w:rPr>
        <w:t>:</w:t>
      </w:r>
    </w:p>
    <w:p w14:paraId="006B1306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>Unterstützung von Sell-Side-Transaktionen, einschließlich der Erstellung von LOIs, Finanzanalysen und Finanzierungsstrukturen</w:t>
      </w:r>
    </w:p>
    <w:p w14:paraId="26C58C20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>Erstellung von Marketing- und Transaktionsunterlagen (Teaser, Informationsmemoranden, Präsentationen und Pitch-Unterlagen)</w:t>
      </w:r>
    </w:p>
    <w:p w14:paraId="039D61EB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>Erstellung von Finanzmodellen sowie Durchführung von Unternehmensbewertungen (DCF-Verfahren, Multiples)</w:t>
      </w:r>
    </w:p>
    <w:p w14:paraId="47C220E1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>Durchführung von Branchenrecherchen und Marktanalysen</w:t>
      </w:r>
    </w:p>
    <w:p w14:paraId="34805A6A" w14:textId="58CEDFE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>Erstellung und Strukturierung von Vertragsdokumenten zur Unterstützung von Transaktionsverhandlungen sowie Mitwirkung bei Marktansprachestrategien und Mandantenmeetings</w:t>
      </w:r>
    </w:p>
    <w:p w14:paraId="255A463C" w14:textId="34181C58" w:rsidR="005337E4" w:rsidRPr="005337E4" w:rsidRDefault="00E45F04" w:rsidP="00E45F04">
      <w:pPr>
        <w:spacing w:line="276" w:lineRule="auto"/>
        <w:jc w:val="both"/>
        <w:rPr>
          <w:sz w:val="22"/>
          <w:szCs w:val="22"/>
          <w:lang w:val="en-US"/>
        </w:rPr>
      </w:pPr>
      <w:r w:rsidRPr="00E45F04">
        <w:rPr>
          <w:sz w:val="22"/>
          <w:szCs w:val="22"/>
          <w:lang w:val="en-US"/>
        </w:rPr>
        <w:t xml:space="preserve">Bei der Durchführung seiner Aufgaben konnte Herr Krawczyk auf ein </w:t>
      </w:r>
      <w:ins w:id="0" w:author="David Döbele" w:date="2026-04-07T09:33:00Z" w16du:dateUtc="2026-04-07T07:33:00Z">
        <w:r w:rsidR="00E0715C">
          <w:rPr>
            <w:sz w:val="22"/>
            <w:szCs w:val="22"/>
            <w:lang w:val="en-US"/>
          </w:rPr>
          <w:t xml:space="preserve">ausgesprochen </w:t>
        </w:r>
      </w:ins>
      <w:r w:rsidRPr="00E45F04">
        <w:rPr>
          <w:sz w:val="22"/>
          <w:szCs w:val="22"/>
          <w:lang w:val="en-US"/>
        </w:rPr>
        <w:t>breites und fundiertes M&amp;A-Fachwissen zurückgreifen, welches er im Laufe seines Praktikums kontinuierlich vertiefte</w:t>
      </w:r>
      <w:r w:rsidR="005337E4" w:rsidRPr="005337E4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Pr="00E45F04">
        <w:rPr>
          <w:sz w:val="22"/>
          <w:szCs w:val="22"/>
          <w:lang w:val="en-US"/>
        </w:rPr>
        <w:t xml:space="preserve">Dank seiner </w:t>
      </w:r>
      <w:ins w:id="1" w:author="David Döbele" w:date="2026-04-07T09:33:00Z" w16du:dateUtc="2026-04-07T07:33:00Z">
        <w:r w:rsidR="00E0715C">
          <w:rPr>
            <w:sz w:val="22"/>
            <w:szCs w:val="22"/>
            <w:lang w:val="en-US"/>
          </w:rPr>
          <w:t xml:space="preserve">extrem </w:t>
        </w:r>
      </w:ins>
      <w:r w:rsidRPr="00E45F04">
        <w:rPr>
          <w:sz w:val="22"/>
          <w:szCs w:val="22"/>
          <w:lang w:val="en-US"/>
        </w:rPr>
        <w:t xml:space="preserve">schnellen Auffassungsgabe war er in der Lage, sich rasch in neue Themen einzuarbeiten und Aufgaben </w:t>
      </w:r>
      <w:ins w:id="2" w:author="David Döbele" w:date="2026-04-07T09:33:00Z" w16du:dateUtc="2026-04-07T07:33:00Z">
        <w:r w:rsidR="00E0715C">
          <w:rPr>
            <w:sz w:val="22"/>
            <w:szCs w:val="22"/>
            <w:lang w:val="en-US"/>
          </w:rPr>
          <w:t xml:space="preserve">besonders </w:t>
        </w:r>
      </w:ins>
      <w:r w:rsidRPr="00E45F04">
        <w:rPr>
          <w:sz w:val="22"/>
          <w:szCs w:val="22"/>
          <w:lang w:val="en-US"/>
        </w:rPr>
        <w:t xml:space="preserve">strukturiert sowie lösungsorientiert zu bearbeiten. Auch ein hohes Arbeitsaufkommen bewältigte er stets </w:t>
      </w:r>
      <w:ins w:id="3" w:author="David Döbele" w:date="2026-04-07T09:33:00Z" w16du:dateUtc="2026-04-07T07:33:00Z">
        <w:r w:rsidR="00E0715C">
          <w:rPr>
            <w:sz w:val="22"/>
            <w:szCs w:val="22"/>
            <w:lang w:val="en-US"/>
          </w:rPr>
          <w:t xml:space="preserve">sehr </w:t>
        </w:r>
      </w:ins>
      <w:r w:rsidRPr="00E45F04">
        <w:rPr>
          <w:sz w:val="22"/>
          <w:szCs w:val="22"/>
          <w:lang w:val="en-US"/>
        </w:rPr>
        <w:t xml:space="preserve">sicher und überzeugte durch sehr gut strukturierte und </w:t>
      </w:r>
      <w:ins w:id="4" w:author="David Döbele" w:date="2026-04-07T09:33:00Z" w16du:dateUtc="2026-04-07T07:33:00Z">
        <w:r w:rsidR="00E0715C">
          <w:rPr>
            <w:sz w:val="22"/>
            <w:szCs w:val="22"/>
            <w:lang w:val="en-US"/>
          </w:rPr>
          <w:t xml:space="preserve">ausgesprochen </w:t>
        </w:r>
      </w:ins>
      <w:r w:rsidRPr="00E45F04">
        <w:rPr>
          <w:sz w:val="22"/>
          <w:szCs w:val="22"/>
          <w:lang w:val="en-US"/>
        </w:rPr>
        <w:t xml:space="preserve">sorgfältig aufbereitete Arbeitsergebnisse. Termine hielt er jederzeit zuverlässig ein und arbeitete </w:t>
      </w:r>
      <w:del w:id="5" w:author="David Döbele" w:date="2026-04-07T09:33:00Z" w16du:dateUtc="2026-04-07T07:33:00Z">
        <w:r w:rsidRPr="00E45F04" w:rsidDel="00E0715C">
          <w:rPr>
            <w:sz w:val="22"/>
            <w:szCs w:val="22"/>
            <w:lang w:val="en-US"/>
          </w:rPr>
          <w:delText>nach kurzer Einarbeitungszeit</w:delText>
        </w:r>
      </w:del>
      <w:ins w:id="6" w:author="David Döbele" w:date="2026-04-07T09:33:00Z" w16du:dateUtc="2026-04-07T07:33:00Z">
        <w:r w:rsidR="00E0715C">
          <w:rPr>
            <w:sz w:val="22"/>
            <w:szCs w:val="22"/>
            <w:lang w:val="en-US"/>
          </w:rPr>
          <w:t>von Beginn an</w:t>
        </w:r>
      </w:ins>
      <w:r w:rsidRPr="00E45F04">
        <w:rPr>
          <w:sz w:val="22"/>
          <w:szCs w:val="22"/>
          <w:lang w:val="en-US"/>
        </w:rPr>
        <w:t xml:space="preserve"> vollständig selbstständig</w:t>
      </w:r>
      <w:r w:rsidR="005337E4" w:rsidRPr="005337E4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Pr="00E45F04">
        <w:rPr>
          <w:sz w:val="22"/>
          <w:szCs w:val="22"/>
          <w:lang w:val="en-US"/>
        </w:rPr>
        <w:t>Seine ausgeprägte Leistungsbereitschaft, sein Teamgeist sowie seine Pünktlichkeit und Zuverlässigkeit wurden sowohl vom Team als auch von seinem Vorgesetzten jederzeit sehr geschätzt. Herr Krawczyk war ein fester Bestandteil des M&amp;A-Teams und unterstützte mehrere laufende Unternehmensverkäufe und -akquisitionen</w:t>
      </w:r>
      <w:r w:rsidR="005337E4" w:rsidRPr="005337E4">
        <w:rPr>
          <w:sz w:val="22"/>
          <w:szCs w:val="22"/>
          <w:lang w:val="en-US"/>
        </w:rPr>
        <w:t>.</w:t>
      </w:r>
    </w:p>
    <w:p w14:paraId="4F78BAC3" w14:textId="77777777" w:rsidR="00AC6569" w:rsidRPr="005337E4" w:rsidRDefault="00AC6569" w:rsidP="00EC6486">
      <w:pPr>
        <w:jc w:val="both"/>
        <w:rPr>
          <w:sz w:val="22"/>
          <w:szCs w:val="22"/>
          <w:lang w:val="en-US"/>
        </w:rPr>
      </w:pPr>
    </w:p>
    <w:p w14:paraId="56341671" w14:textId="593D2F47" w:rsidR="005337E4" w:rsidRDefault="00291417" w:rsidP="00EC6486">
      <w:pPr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 xml:space="preserve">Wir danken Herrn Krawczyk für sein </w:t>
      </w:r>
      <w:ins w:id="7" w:author="David Döbele" w:date="2026-04-07T09:34:00Z" w16du:dateUtc="2026-04-07T07:34:00Z">
        <w:r w:rsidR="00E0715C">
          <w:rPr>
            <w:sz w:val="22"/>
            <w:szCs w:val="22"/>
            <w:lang w:val="en-US"/>
          </w:rPr>
          <w:t xml:space="preserve">außerordentlich </w:t>
        </w:r>
      </w:ins>
      <w:r w:rsidRPr="00291417">
        <w:rPr>
          <w:sz w:val="22"/>
          <w:szCs w:val="22"/>
          <w:lang w:val="en-US"/>
        </w:rPr>
        <w:t>großes Engagement und seine stets sehr guten Leistungen. Mit Beendigung seines Praktikums verlässt er unser Unternehmen</w:t>
      </w:r>
      <w:ins w:id="8" w:author="David Döbele" w:date="2026-04-07T09:34:00Z" w16du:dateUtc="2026-04-07T07:34:00Z">
        <w:r w:rsidR="00E0715C">
          <w:rPr>
            <w:sz w:val="22"/>
            <w:szCs w:val="22"/>
            <w:lang w:val="en-US"/>
          </w:rPr>
          <w:t>, was wir sehr bedauern</w:t>
        </w:r>
      </w:ins>
      <w:r w:rsidRPr="00291417">
        <w:rPr>
          <w:sz w:val="22"/>
          <w:szCs w:val="22"/>
          <w:lang w:val="en-US"/>
        </w:rPr>
        <w:t>. Für seine berufliche und persönliche Zukunft wünschen wir ihm weiterhin viel Erfolg und alles Gute.</w:t>
      </w:r>
    </w:p>
    <w:p w14:paraId="6FD9A306" w14:textId="77777777" w:rsidR="00291417" w:rsidRPr="005337E4" w:rsidRDefault="00291417" w:rsidP="00EC6486">
      <w:pPr>
        <w:jc w:val="both"/>
        <w:rPr>
          <w:sz w:val="22"/>
          <w:szCs w:val="22"/>
          <w:lang w:val="en-US"/>
        </w:rPr>
      </w:pPr>
    </w:p>
    <w:p w14:paraId="35446895" w14:textId="61E83742" w:rsidR="00C10542" w:rsidRDefault="00E45F04" w:rsidP="00EC6486">
      <w:pPr>
        <w:jc w:val="both"/>
        <w:rPr>
          <w:sz w:val="22"/>
          <w:szCs w:val="22"/>
          <w:lang w:val="en-US"/>
        </w:rPr>
      </w:pPr>
      <w:r w:rsidRPr="00E45F04">
        <w:rPr>
          <w:sz w:val="22"/>
          <w:szCs w:val="22"/>
          <w:lang w:val="en-US"/>
        </w:rPr>
        <w:t>Über eine Bewerbung von Herrn Krawczyk für eine Festanstellung nach Abschluss seines Studiums würden wir uns sehr freuen</w:t>
      </w:r>
      <w:r w:rsidR="005337E4" w:rsidRPr="005337E4">
        <w:rPr>
          <w:sz w:val="22"/>
          <w:szCs w:val="22"/>
          <w:lang w:val="en-US"/>
        </w:rPr>
        <w:t>.</w:t>
      </w:r>
    </w:p>
    <w:p w14:paraId="1A8F837E" w14:textId="77777777" w:rsidR="00C10542" w:rsidRDefault="00C10542" w:rsidP="00EC6486">
      <w:pPr>
        <w:jc w:val="both"/>
        <w:rPr>
          <w:sz w:val="22"/>
          <w:szCs w:val="22"/>
          <w:lang w:val="en-US"/>
        </w:rPr>
      </w:pPr>
    </w:p>
    <w:p w14:paraId="5EB90A7B" w14:textId="1E1FFA12" w:rsidR="00EC6486" w:rsidRPr="005337E4" w:rsidRDefault="00B3347C" w:rsidP="00EC6486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Berlin, </w:t>
      </w:r>
      <w:r w:rsidR="00EC6486" w:rsidRPr="005337E4">
        <w:rPr>
          <w:sz w:val="22"/>
          <w:szCs w:val="22"/>
          <w:lang w:val="en-US"/>
        </w:rPr>
        <w:t>31</w:t>
      </w:r>
      <w:r w:rsidRPr="005337E4">
        <w:rPr>
          <w:sz w:val="22"/>
          <w:szCs w:val="22"/>
          <w:lang w:val="en-US"/>
        </w:rPr>
        <w:t>.0</w:t>
      </w:r>
      <w:r w:rsidR="00EC6486" w:rsidRPr="005337E4">
        <w:rPr>
          <w:sz w:val="22"/>
          <w:szCs w:val="22"/>
          <w:lang w:val="en-US"/>
        </w:rPr>
        <w:t>5</w:t>
      </w:r>
      <w:r w:rsidRPr="005337E4">
        <w:rPr>
          <w:sz w:val="22"/>
          <w:szCs w:val="22"/>
          <w:lang w:val="en-US"/>
        </w:rPr>
        <w:t>.2025</w:t>
      </w:r>
    </w:p>
    <w:p w14:paraId="5D49827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4B781CA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57BF0ACA" w14:textId="5D24E033" w:rsidR="00E84184" w:rsidRPr="006140A9" w:rsidRDefault="00EC6486" w:rsidP="006140A9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>Christof Sagasser</w:t>
      </w:r>
    </w:p>
    <w:sectPr w:rsidR="00E84184" w:rsidRPr="006140A9" w:rsidSect="00B3347C">
      <w:headerReference w:type="default" r:id="rId8"/>
      <w:headerReference w:type="first" r:id="rId9"/>
      <w:pgSz w:w="11900" w:h="16840"/>
      <w:pgMar w:top="2835" w:right="1418" w:bottom="1134" w:left="1134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0A53" w14:textId="77777777" w:rsidR="002A797D" w:rsidRDefault="002A797D" w:rsidP="00E84184">
      <w:r>
        <w:separator/>
      </w:r>
    </w:p>
  </w:endnote>
  <w:endnote w:type="continuationSeparator" w:id="0">
    <w:p w14:paraId="3E1D4947" w14:textId="77777777" w:rsidR="002A797D" w:rsidRDefault="002A797D" w:rsidP="00E84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2633" w14:textId="77777777" w:rsidR="002A797D" w:rsidRDefault="002A797D" w:rsidP="00E84184">
      <w:r>
        <w:separator/>
      </w:r>
    </w:p>
  </w:footnote>
  <w:footnote w:type="continuationSeparator" w:id="0">
    <w:p w14:paraId="2EC7F2A4" w14:textId="77777777" w:rsidR="002A797D" w:rsidRDefault="002A797D" w:rsidP="00E84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51FB" w14:textId="77777777" w:rsidR="00E84184" w:rsidRDefault="00AC6569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EA1BE9" wp14:editId="4D3D9881">
          <wp:simplePos x="0" y="0"/>
          <wp:positionH relativeFrom="column">
            <wp:posOffset>-709295</wp:posOffset>
          </wp:positionH>
          <wp:positionV relativeFrom="paragraph">
            <wp:posOffset>-440055</wp:posOffset>
          </wp:positionV>
          <wp:extent cx="7585200" cy="10720800"/>
          <wp:effectExtent l="0" t="0" r="0" b="0"/>
          <wp:wrapNone/>
          <wp:docPr id="1381104605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092184" name="Grafik 949092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00" cy="107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DCC7" w14:textId="77777777" w:rsidR="00AC6569" w:rsidRDefault="006E642B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F10650E" wp14:editId="37AE3F3B">
          <wp:simplePos x="0" y="0"/>
          <wp:positionH relativeFrom="column">
            <wp:posOffset>-704850</wp:posOffset>
          </wp:positionH>
          <wp:positionV relativeFrom="paragraph">
            <wp:posOffset>-523240</wp:posOffset>
          </wp:positionV>
          <wp:extent cx="7584691" cy="11055350"/>
          <wp:effectExtent l="0" t="0" r="0" b="0"/>
          <wp:wrapNone/>
          <wp:docPr id="136987871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344990" name="Grafik 938344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77" cy="110718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5E75"/>
    <w:multiLevelType w:val="hybridMultilevel"/>
    <w:tmpl w:val="E0C43FC0"/>
    <w:lvl w:ilvl="0" w:tplc="9658540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2F0EA7"/>
    <w:multiLevelType w:val="hybridMultilevel"/>
    <w:tmpl w:val="84A42ED2"/>
    <w:lvl w:ilvl="0" w:tplc="9658540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416B2B"/>
    <w:multiLevelType w:val="hybridMultilevel"/>
    <w:tmpl w:val="20D887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95151"/>
    <w:multiLevelType w:val="hybridMultilevel"/>
    <w:tmpl w:val="56FEB436"/>
    <w:lvl w:ilvl="0" w:tplc="96585402">
      <w:numFmt w:val="bullet"/>
      <w:lvlText w:val="•"/>
      <w:lvlJc w:val="left"/>
      <w:pPr>
        <w:ind w:left="78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12303">
    <w:abstractNumId w:val="2"/>
  </w:num>
  <w:num w:numId="2" w16cid:durableId="762994829">
    <w:abstractNumId w:val="3"/>
  </w:num>
  <w:num w:numId="3" w16cid:durableId="1555504321">
    <w:abstractNumId w:val="1"/>
  </w:num>
  <w:num w:numId="4" w16cid:durableId="7899820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attachedTemplate r:id="rId1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7C"/>
    <w:rsid w:val="000E110B"/>
    <w:rsid w:val="00115DBE"/>
    <w:rsid w:val="001C172C"/>
    <w:rsid w:val="002111A3"/>
    <w:rsid w:val="00291417"/>
    <w:rsid w:val="002A797D"/>
    <w:rsid w:val="00314114"/>
    <w:rsid w:val="003E0721"/>
    <w:rsid w:val="005337E4"/>
    <w:rsid w:val="00577A39"/>
    <w:rsid w:val="006140A9"/>
    <w:rsid w:val="006B1897"/>
    <w:rsid w:val="006D540D"/>
    <w:rsid w:val="006E642B"/>
    <w:rsid w:val="007D5B6A"/>
    <w:rsid w:val="00832CC2"/>
    <w:rsid w:val="00884EE2"/>
    <w:rsid w:val="009D5D6C"/>
    <w:rsid w:val="009F0B01"/>
    <w:rsid w:val="00A609D0"/>
    <w:rsid w:val="00AA201E"/>
    <w:rsid w:val="00AA7609"/>
    <w:rsid w:val="00AC6569"/>
    <w:rsid w:val="00B3347C"/>
    <w:rsid w:val="00B45FD2"/>
    <w:rsid w:val="00B76CE0"/>
    <w:rsid w:val="00B82A41"/>
    <w:rsid w:val="00C10542"/>
    <w:rsid w:val="00C24929"/>
    <w:rsid w:val="00C63B52"/>
    <w:rsid w:val="00C80C9C"/>
    <w:rsid w:val="00D26EE3"/>
    <w:rsid w:val="00E0715C"/>
    <w:rsid w:val="00E45F04"/>
    <w:rsid w:val="00E84184"/>
    <w:rsid w:val="00E87CB2"/>
    <w:rsid w:val="00EC6486"/>
    <w:rsid w:val="00F9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8F8A7"/>
  <w15:chartTrackingRefBased/>
  <w15:docId w15:val="{E66C40BF-3F5B-427A-857F-2FF35EFD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4184"/>
  </w:style>
  <w:style w:type="paragraph" w:styleId="Fuzeile">
    <w:name w:val="footer"/>
    <w:basedOn w:val="Standard"/>
    <w:link w:val="Fu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4184"/>
  </w:style>
  <w:style w:type="paragraph" w:styleId="Listenabsatz">
    <w:name w:val="List Paragraph"/>
    <w:basedOn w:val="Standard"/>
    <w:uiPriority w:val="34"/>
    <w:qFormat/>
    <w:rsid w:val="00E45F04"/>
    <w:pPr>
      <w:ind w:left="720"/>
      <w:contextualSpacing/>
    </w:pPr>
  </w:style>
  <w:style w:type="paragraph" w:styleId="berarbeitung">
    <w:name w:val="Revision"/>
    <w:hidden/>
    <w:uiPriority w:val="99"/>
    <w:semiHidden/>
    <w:rsid w:val="00E07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ster%20Applications\Arbeitszeugnis%20Laurens%202024%20englis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873B40-84D8-284C-B50F-DADB2DEE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D:\Master Applications\Arbeitszeugnis Laurens 2024 english.dotx</Template>
  <TotalTime>0</TotalTime>
  <Pages>1</Pages>
  <Words>369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Stahl</dc:creator>
  <cp:keywords/>
  <dc:description/>
  <cp:lastModifiedBy>David Döbele</cp:lastModifiedBy>
  <cp:revision>4</cp:revision>
  <cp:lastPrinted>2026-03-18T22:14:00Z</cp:lastPrinted>
  <dcterms:created xsi:type="dcterms:W3CDTF">2026-03-19T08:11:00Z</dcterms:created>
  <dcterms:modified xsi:type="dcterms:W3CDTF">2026-04-07T07:34:00Z</dcterms:modified>
</cp:coreProperties>
</file>