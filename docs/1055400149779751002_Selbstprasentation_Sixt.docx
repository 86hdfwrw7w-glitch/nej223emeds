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DF768" w14:textId="4FF0564C" w:rsidR="006A1D86" w:rsidRPr="003A2C63" w:rsidRDefault="006A1D86" w:rsidP="006A1D86">
      <w:pPr>
        <w:shd w:val="clear" w:color="auto" w:fill="FFFFFF"/>
        <w:spacing w:before="100" w:beforeAutospacing="1" w:after="100" w:afterAutospacing="1" w:line="312" w:lineRule="auto"/>
        <w:rPr>
          <w:rFonts w:ascii="Helvetica" w:eastAsia="Times New Roman" w:hAnsi="Helvetica" w:cs="Times New Roman"/>
          <w:color w:val="FFFFFF"/>
          <w:lang w:eastAsia="de-DE"/>
        </w:rPr>
      </w:pPr>
      <w:r w:rsidRPr="003A2C63">
        <w:rPr>
          <w:rFonts w:ascii="Georgia" w:eastAsia="Times New Roman" w:hAnsi="Georgia" w:cs="Times New Roman"/>
          <w:b/>
          <w:bCs/>
          <w:color w:val="000000"/>
          <w:lang w:eastAsia="de-DE"/>
        </w:rPr>
        <w:t>Selbstpräsentation</w:t>
      </w:r>
    </w:p>
    <w:p w14:paraId="71893302" w14:textId="4467867F" w:rsidR="006A1D86" w:rsidRPr="003A2C63" w:rsidRDefault="006A1D86" w:rsidP="006A1D86">
      <w:pPr>
        <w:shd w:val="clear" w:color="auto" w:fill="FFFFFF"/>
        <w:spacing w:before="100" w:beforeAutospacing="1" w:after="100" w:afterAutospacing="1" w:line="312" w:lineRule="auto"/>
        <w:rPr>
          <w:rFonts w:ascii="Helvetica" w:eastAsia="Times New Roman" w:hAnsi="Helvetica" w:cs="Times New Roman"/>
          <w:color w:val="FFFFFF"/>
          <w:lang w:eastAsia="de-DE"/>
        </w:rPr>
      </w:pPr>
      <w:del w:id="0" w:author="jonas.stegh@pumpkincareers.com" w:date="2022-12-22T09:08:00Z">
        <w:r w:rsidRPr="003A2C63" w:rsidDel="00D716E4">
          <w:rPr>
            <w:rFonts w:ascii="Georgia" w:eastAsia="Times New Roman" w:hAnsi="Georgia" w:cs="Times New Roman"/>
            <w:color w:val="000000"/>
            <w:lang w:eastAsia="de-DE"/>
          </w:rPr>
          <w:delText xml:space="preserve">Ich glaube, es ist sinnvoll </w:delText>
        </w:r>
      </w:del>
      <w:r w:rsidRPr="003A2C63">
        <w:rPr>
          <w:rFonts w:ascii="Georgia" w:eastAsia="Times New Roman" w:hAnsi="Georgia" w:cs="Times New Roman"/>
          <w:color w:val="000000"/>
          <w:lang w:eastAsia="de-DE"/>
        </w:rPr>
        <w:t xml:space="preserve">in der elften Klasse anzufangen, denn da </w:t>
      </w:r>
      <w:proofErr w:type="spellStart"/>
      <w:r w:rsidRPr="003A2C63">
        <w:rPr>
          <w:rFonts w:ascii="Georgia" w:eastAsia="Times New Roman" w:hAnsi="Georgia" w:cs="Times New Roman"/>
          <w:color w:val="000000"/>
          <w:lang w:eastAsia="de-DE"/>
        </w:rPr>
        <w:t>gründete</w:t>
      </w:r>
      <w:proofErr w:type="spellEnd"/>
      <w:r w:rsidRPr="003A2C63">
        <w:rPr>
          <w:rFonts w:ascii="Georgia" w:eastAsia="Times New Roman" w:hAnsi="Georgia" w:cs="Times New Roman"/>
          <w:color w:val="000000"/>
          <w:lang w:eastAsia="de-DE"/>
        </w:rPr>
        <w:t xml:space="preserve"> meine Schulklasse eine </w:t>
      </w:r>
      <w:proofErr w:type="spellStart"/>
      <w:r w:rsidRPr="003A2C63">
        <w:rPr>
          <w:rFonts w:ascii="Georgia" w:eastAsia="Times New Roman" w:hAnsi="Georgia" w:cs="Times New Roman"/>
          <w:color w:val="000000"/>
          <w:lang w:eastAsia="de-DE"/>
        </w:rPr>
        <w:t>Schülerfirma</w:t>
      </w:r>
      <w:proofErr w:type="spellEnd"/>
      <w:r w:rsidRPr="003A2C63">
        <w:rPr>
          <w:rFonts w:ascii="Georgia" w:eastAsia="Times New Roman" w:hAnsi="Georgia" w:cs="Times New Roman"/>
          <w:color w:val="000000"/>
          <w:lang w:eastAsia="de-DE"/>
        </w:rPr>
        <w:t xml:space="preserve">, in der ich die </w:t>
      </w:r>
      <w:commentRangeStart w:id="1"/>
      <w:r w:rsidRPr="003A2C63">
        <w:rPr>
          <w:rFonts w:ascii="Georgia" w:eastAsia="Times New Roman" w:hAnsi="Georgia" w:cs="Times New Roman"/>
          <w:color w:val="000000"/>
          <w:lang w:eastAsia="de-DE"/>
        </w:rPr>
        <w:t xml:space="preserve">Finanzabteilung </w:t>
      </w:r>
      <w:commentRangeEnd w:id="1"/>
      <w:r w:rsidR="00D716E4">
        <w:rPr>
          <w:rStyle w:val="CommentReference"/>
        </w:rPr>
        <w:commentReference w:id="1"/>
      </w:r>
      <w:r w:rsidRPr="003A2C63">
        <w:rPr>
          <w:rFonts w:ascii="Georgia" w:eastAsia="Times New Roman" w:hAnsi="Georgia" w:cs="Times New Roman"/>
          <w:color w:val="000000"/>
          <w:lang w:eastAsia="de-DE"/>
        </w:rPr>
        <w:t xml:space="preserve">leitete. Das war auch </w:t>
      </w:r>
      <w:del w:id="2" w:author="jonas.stegh@pumpkincareers.com" w:date="2022-12-22T09:08:00Z">
        <w:r w:rsidRPr="003A2C63" w:rsidDel="00D716E4">
          <w:rPr>
            <w:rFonts w:ascii="Georgia" w:eastAsia="Times New Roman" w:hAnsi="Georgia" w:cs="Times New Roman"/>
            <w:color w:val="000000"/>
            <w:lang w:eastAsia="de-DE"/>
          </w:rPr>
          <w:delText xml:space="preserve">ungefähr </w:delText>
        </w:r>
      </w:del>
      <w:r w:rsidRPr="003A2C63">
        <w:rPr>
          <w:rFonts w:ascii="Georgia" w:eastAsia="Times New Roman" w:hAnsi="Georgia" w:cs="Times New Roman"/>
          <w:color w:val="000000"/>
          <w:lang w:eastAsia="de-DE"/>
        </w:rPr>
        <w:t xml:space="preserve">der Zeitpunkt, an dem mein Interessiere für das Optimieren von Unternehmen geweckt wurde. Durch den Wirtschaftsunterricht stieg das Interesse </w:t>
      </w:r>
      <w:commentRangeStart w:id="3"/>
      <w:commentRangeStart w:id="4"/>
      <w:r w:rsidRPr="003A2C63">
        <w:rPr>
          <w:rFonts w:ascii="Georgia" w:eastAsia="Times New Roman" w:hAnsi="Georgia" w:cs="Times New Roman"/>
          <w:color w:val="000000"/>
          <w:lang w:eastAsia="de-DE"/>
        </w:rPr>
        <w:t>weiter</w:t>
      </w:r>
      <w:commentRangeEnd w:id="3"/>
      <w:r w:rsidR="00D716E4">
        <w:rPr>
          <w:rStyle w:val="CommentReference"/>
        </w:rPr>
        <w:commentReference w:id="3"/>
      </w:r>
      <w:commentRangeEnd w:id="4"/>
      <w:r w:rsidR="00D716E4">
        <w:rPr>
          <w:rStyle w:val="CommentReference"/>
        </w:rPr>
        <w:commentReference w:id="4"/>
      </w:r>
      <w:r w:rsidRPr="003A2C63">
        <w:rPr>
          <w:rFonts w:ascii="Georgia" w:eastAsia="Times New Roman" w:hAnsi="Georgia" w:cs="Times New Roman"/>
          <w:color w:val="000000"/>
          <w:lang w:eastAsia="de-DE"/>
        </w:rPr>
        <w:t>.</w:t>
      </w:r>
    </w:p>
    <w:p w14:paraId="380A1DEE" w14:textId="77777777" w:rsidR="00D716E4" w:rsidRPr="003A2C63" w:rsidRDefault="00D716E4" w:rsidP="00D716E4">
      <w:pPr>
        <w:shd w:val="clear" w:color="auto" w:fill="FFFFFF"/>
        <w:spacing w:before="100" w:beforeAutospacing="1" w:after="100" w:afterAutospacing="1" w:line="312" w:lineRule="auto"/>
        <w:rPr>
          <w:moveTo w:id="5" w:author="jonas.stegh@pumpkincareers.com" w:date="2022-12-22T09:09:00Z"/>
          <w:rFonts w:ascii="Helvetica" w:eastAsia="Times New Roman" w:hAnsi="Helvetica" w:cs="Times New Roman"/>
          <w:color w:val="FFFFFF"/>
          <w:lang w:eastAsia="de-DE"/>
        </w:rPr>
      </w:pPr>
      <w:moveToRangeStart w:id="6" w:author="jonas.stegh@pumpkincareers.com" w:date="2022-12-22T09:09:00Z" w:name="move122592587"/>
      <w:moveTo w:id="7" w:author="jonas.stegh@pumpkincareers.com" w:date="2022-12-22T09:09:00Z">
        <w:r w:rsidRPr="003A2C63">
          <w:rPr>
            <w:rFonts w:ascii="Georgia" w:eastAsia="Times New Roman" w:hAnsi="Georgia" w:cs="Times New Roman"/>
            <w:color w:val="000000"/>
            <w:lang w:eastAsia="de-DE"/>
          </w:rPr>
          <w:t xml:space="preserve">Hintergrund ist, dass ich dort Leistungssport betrieb. </w:t>
        </w:r>
        <w:moveToRangeStart w:id="8" w:author="jonas.stegh@pumpkincareers.com" w:date="2022-12-22T09:09:00Z" w:name="move122592597"/>
        <w:moveToRangeEnd w:id="6"/>
        <w:r w:rsidRPr="003A2C63">
          <w:rPr>
            <w:rFonts w:ascii="Georgia" w:eastAsia="Times New Roman" w:hAnsi="Georgia" w:cs="Times New Roman"/>
            <w:color w:val="000000"/>
            <w:lang w:eastAsia="de-DE"/>
          </w:rPr>
          <w:t>Wir trainierten 8x oder mehr die Woche und ich verpasste leider die deutsche Meisterschaft wegen einer Rückenverletzung, welche mich zwang, nach nur einem Jahr wieder aufzuhören, was mich extrem runterzog. Aus der Zeit nehme ich aber definitiv meine Belastbarkeit und Ambition mit. </w:t>
        </w:r>
      </w:moveTo>
    </w:p>
    <w:moveToRangeEnd w:id="8"/>
    <w:p w14:paraId="3776D906" w14:textId="772B0E1F" w:rsidR="006A1D86" w:rsidRPr="003A2C63" w:rsidRDefault="006A1D86" w:rsidP="006A1D86">
      <w:pPr>
        <w:shd w:val="clear" w:color="auto" w:fill="FFFFFF"/>
        <w:spacing w:before="100" w:beforeAutospacing="1" w:after="100" w:afterAutospacing="1" w:line="312" w:lineRule="auto"/>
        <w:rPr>
          <w:rFonts w:ascii="Helvetica" w:eastAsia="Times New Roman" w:hAnsi="Helvetica" w:cs="Times New Roman"/>
          <w:color w:val="FFFFFF"/>
          <w:lang w:eastAsia="de-DE"/>
        </w:rPr>
      </w:pPr>
      <w:commentRangeStart w:id="9"/>
      <w:r w:rsidRPr="003A2C63">
        <w:rPr>
          <w:rFonts w:ascii="Georgia" w:eastAsia="Times New Roman" w:hAnsi="Georgia" w:cs="Times New Roman"/>
          <w:color w:val="000000"/>
          <w:lang w:eastAsia="de-DE"/>
        </w:rPr>
        <w:t xml:space="preserve">Nach meinem Abitur wollte ich nicht direkt studieren, sondern erst meinen Ruderverein, den Hamburger und Germania Ruder Club, mit einem Freiwilligendienst ehrenamtlich unterstützen. </w:t>
      </w:r>
      <w:commentRangeEnd w:id="9"/>
      <w:r w:rsidR="00D716E4">
        <w:rPr>
          <w:rStyle w:val="CommentReference"/>
        </w:rPr>
        <w:commentReference w:id="9"/>
      </w:r>
      <w:moveFromRangeStart w:id="10" w:author="jonas.stegh@pumpkincareers.com" w:date="2022-12-22T09:09:00Z" w:name="move122592587"/>
      <w:moveFrom w:id="11" w:author="jonas.stegh@pumpkincareers.com" w:date="2022-12-22T09:09:00Z">
        <w:r w:rsidRPr="003A2C63" w:rsidDel="00D716E4">
          <w:rPr>
            <w:rFonts w:ascii="Georgia" w:eastAsia="Times New Roman" w:hAnsi="Georgia" w:cs="Times New Roman"/>
            <w:color w:val="000000"/>
            <w:lang w:eastAsia="de-DE"/>
          </w:rPr>
          <w:t xml:space="preserve">Hintergrund ist, dass ich dort Leistungssport betrieb. </w:t>
        </w:r>
        <w:moveFromRangeStart w:id="12" w:author="jonas.stegh@pumpkincareers.com" w:date="2022-12-22T09:09:00Z" w:name="move122592597"/>
        <w:moveFromRangeEnd w:id="10"/>
        <w:r w:rsidRPr="003A2C63" w:rsidDel="00D716E4">
          <w:rPr>
            <w:rFonts w:ascii="Georgia" w:eastAsia="Times New Roman" w:hAnsi="Georgia" w:cs="Times New Roman"/>
            <w:color w:val="000000"/>
            <w:lang w:eastAsia="de-DE"/>
          </w:rPr>
          <w:t>Wir trainierten 8x oder mehr die Woche und ich verpasste leider die deutsche Meisterschaft wegen einer Rückenverletzung, welche mich zwang, nach nur einem Jahr wieder aufzuhören, was mich extrem runterzog. Aus der Zeit nehme ich aber definitiv meine Belastbarkeit und Ambition mit. </w:t>
        </w:r>
      </w:moveFrom>
      <w:moveFromRangeEnd w:id="12"/>
    </w:p>
    <w:p w14:paraId="65709A69" w14:textId="77777777" w:rsidR="006A1D86" w:rsidRPr="003A2C63" w:rsidRDefault="006A1D86" w:rsidP="006A1D86">
      <w:pPr>
        <w:shd w:val="clear" w:color="auto" w:fill="FFFFFF"/>
        <w:spacing w:before="100" w:beforeAutospacing="1" w:after="100" w:afterAutospacing="1" w:line="312" w:lineRule="auto"/>
        <w:rPr>
          <w:rFonts w:ascii="Helvetica" w:eastAsia="Times New Roman" w:hAnsi="Helvetica" w:cs="Times New Roman"/>
          <w:color w:val="FFFFFF"/>
          <w:lang w:eastAsia="de-DE"/>
        </w:rPr>
      </w:pPr>
      <w:commentRangeStart w:id="13"/>
      <w:r w:rsidRPr="003A2C63">
        <w:rPr>
          <w:rFonts w:ascii="Georgia" w:eastAsia="Times New Roman" w:hAnsi="Georgia" w:cs="Times New Roman"/>
          <w:color w:val="000000"/>
          <w:lang w:eastAsia="de-DE"/>
        </w:rPr>
        <w:t xml:space="preserve">Der BfD war vorwiegend für meine </w:t>
      </w:r>
      <w:proofErr w:type="spellStart"/>
      <w:r w:rsidRPr="003A2C63">
        <w:rPr>
          <w:rFonts w:ascii="Georgia" w:eastAsia="Times New Roman" w:hAnsi="Georgia" w:cs="Times New Roman"/>
          <w:color w:val="000000"/>
          <w:lang w:eastAsia="de-DE"/>
        </w:rPr>
        <w:t>Persönlichkeitsentwicklung</w:t>
      </w:r>
      <w:proofErr w:type="spellEnd"/>
      <w:r w:rsidRPr="003A2C63">
        <w:rPr>
          <w:rFonts w:ascii="Georgia" w:eastAsia="Times New Roman" w:hAnsi="Georgia" w:cs="Times New Roman"/>
          <w:color w:val="000000"/>
          <w:lang w:eastAsia="de-DE"/>
        </w:rPr>
        <w:t xml:space="preserve"> eine optimale Entscheidung, sodass ich jetzt offener auf Fremde zugehen kann. </w:t>
      </w:r>
    </w:p>
    <w:p w14:paraId="2BE0A92E" w14:textId="77E61B8B" w:rsidR="006A1D86" w:rsidRPr="003A2C63" w:rsidRDefault="006A1D86" w:rsidP="006A1D86">
      <w:pPr>
        <w:shd w:val="clear" w:color="auto" w:fill="FFFFFF"/>
        <w:spacing w:before="100" w:beforeAutospacing="1" w:after="100" w:afterAutospacing="1" w:line="312" w:lineRule="auto"/>
        <w:rPr>
          <w:rFonts w:ascii="Helvetica" w:eastAsia="Times New Roman" w:hAnsi="Helvetica" w:cs="Times New Roman"/>
          <w:color w:val="FFFFFF"/>
          <w:lang w:eastAsia="de-DE"/>
        </w:rPr>
      </w:pPr>
      <w:del w:id="14" w:author="jonas.stegh@pumpkincareers.com" w:date="2022-12-22T09:10:00Z">
        <w:r w:rsidRPr="003A2C63" w:rsidDel="00D716E4">
          <w:rPr>
            <w:rFonts w:ascii="Georgia" w:eastAsia="Times New Roman" w:hAnsi="Georgia" w:cs="Times New Roman"/>
            <w:color w:val="000000"/>
            <w:lang w:eastAsia="de-DE"/>
          </w:rPr>
          <w:delText xml:space="preserve">Meine Teamfähigkeit wurde besser, da </w:delText>
        </w:r>
      </w:del>
      <w:r w:rsidRPr="003A2C63">
        <w:rPr>
          <w:rFonts w:ascii="Georgia" w:eastAsia="Times New Roman" w:hAnsi="Georgia" w:cs="Times New Roman"/>
          <w:color w:val="000000"/>
          <w:lang w:eastAsia="de-DE"/>
        </w:rPr>
        <w:t>bei der Reparatur von Booten der tschetschenische Bootsbauer und ich kaum verbal verständigen, da der er nur russisch sprach und wir aufeinander eingehen mussten, um gute Ergebnisse zu erzielen. </w:t>
      </w:r>
      <w:ins w:id="15" w:author="jonas.stegh@pumpkincareers.com" w:date="2022-12-22T09:10:00Z">
        <w:r w:rsidR="00D716E4" w:rsidRPr="003A2C63">
          <w:rPr>
            <w:rFonts w:ascii="Georgia" w:eastAsia="Times New Roman" w:hAnsi="Georgia" w:cs="Times New Roman"/>
            <w:color w:val="000000"/>
            <w:lang w:eastAsia="de-DE"/>
          </w:rPr>
          <w:t>Meine Teamfähigkeit wurde besser</w:t>
        </w:r>
        <w:commentRangeEnd w:id="13"/>
        <w:r w:rsidR="00D716E4">
          <w:rPr>
            <w:rStyle w:val="CommentReference"/>
          </w:rPr>
          <w:commentReference w:id="13"/>
        </w:r>
      </w:ins>
    </w:p>
    <w:p w14:paraId="64C706ED" w14:textId="2803D73C" w:rsidR="006A1D86" w:rsidRPr="003A2C63" w:rsidRDefault="006A1D86" w:rsidP="006A1D86">
      <w:pPr>
        <w:shd w:val="clear" w:color="auto" w:fill="FFFFFF"/>
        <w:spacing w:before="100" w:beforeAutospacing="1" w:after="100" w:afterAutospacing="1" w:line="312" w:lineRule="auto"/>
        <w:rPr>
          <w:rFonts w:ascii="Helvetica" w:eastAsia="Times New Roman" w:hAnsi="Helvetica" w:cs="Times New Roman"/>
          <w:color w:val="FFFFFF"/>
          <w:lang w:eastAsia="de-DE"/>
        </w:rPr>
      </w:pPr>
      <w:commentRangeStart w:id="16"/>
      <w:r w:rsidRPr="003A2C63">
        <w:rPr>
          <w:rFonts w:ascii="Georgia" w:eastAsia="Times New Roman" w:hAnsi="Georgia" w:cs="Times New Roman"/>
          <w:color w:val="000000"/>
          <w:lang w:eastAsia="de-DE"/>
        </w:rPr>
        <w:t xml:space="preserve">In der Mitte des Freiwilligendienstes machte ich eine Studienberatung mit sehr ausführlicher Persönlichkeits- und </w:t>
      </w:r>
      <w:proofErr w:type="spellStart"/>
      <w:r w:rsidRPr="003A2C63">
        <w:rPr>
          <w:rFonts w:ascii="Georgia" w:eastAsia="Times New Roman" w:hAnsi="Georgia" w:cs="Times New Roman"/>
          <w:color w:val="000000"/>
          <w:lang w:eastAsia="de-DE"/>
        </w:rPr>
        <w:t>Fähigkeitsanalyse</w:t>
      </w:r>
      <w:proofErr w:type="spellEnd"/>
      <w:r w:rsidRPr="003A2C63">
        <w:rPr>
          <w:rFonts w:ascii="Georgia" w:eastAsia="Times New Roman" w:hAnsi="Georgia" w:cs="Times New Roman"/>
          <w:color w:val="000000"/>
          <w:lang w:eastAsia="de-DE"/>
        </w:rPr>
        <w:t xml:space="preserve">. </w:t>
      </w:r>
      <w:commentRangeEnd w:id="16"/>
      <w:r w:rsidR="00B243F0">
        <w:rPr>
          <w:rStyle w:val="CommentReference"/>
        </w:rPr>
        <w:commentReference w:id="16"/>
      </w:r>
      <w:r w:rsidRPr="003A2C63">
        <w:rPr>
          <w:rFonts w:ascii="Georgia" w:eastAsia="Times New Roman" w:hAnsi="Georgia" w:cs="Times New Roman"/>
          <w:color w:val="000000"/>
          <w:lang w:eastAsia="de-DE"/>
        </w:rPr>
        <w:t xml:space="preserve">Mir wurde unter anderem wegen meiner analytischen Denkweise bestätigt, dass ein </w:t>
      </w:r>
      <w:commentRangeStart w:id="17"/>
      <w:r w:rsidRPr="003A2C63">
        <w:rPr>
          <w:rFonts w:ascii="Georgia" w:eastAsia="Times New Roman" w:hAnsi="Georgia" w:cs="Times New Roman"/>
          <w:color w:val="000000"/>
          <w:lang w:eastAsia="de-DE"/>
        </w:rPr>
        <w:t xml:space="preserve">wirtschaftswissenschaftliches </w:t>
      </w:r>
      <w:commentRangeEnd w:id="17"/>
      <w:r w:rsidR="00D716E4">
        <w:rPr>
          <w:rStyle w:val="CommentReference"/>
        </w:rPr>
        <w:commentReference w:id="17"/>
      </w:r>
      <w:r w:rsidRPr="003A2C63">
        <w:rPr>
          <w:rFonts w:ascii="Georgia" w:eastAsia="Times New Roman" w:hAnsi="Georgia" w:cs="Times New Roman"/>
          <w:color w:val="000000"/>
          <w:lang w:eastAsia="de-DE"/>
        </w:rPr>
        <w:t xml:space="preserve">Studium eine optimale Wahl für mich ist. </w:t>
      </w:r>
      <w:ins w:id="18" w:author="jonas.stegh@pumpkincareers.com" w:date="2022-12-22T09:12:00Z">
        <w:r w:rsidR="00D716E4" w:rsidRPr="003A2C63">
          <w:rPr>
            <w:rFonts w:ascii="Georgia" w:eastAsia="Times New Roman" w:hAnsi="Georgia" w:cs="Times New Roman"/>
            <w:color w:val="000000"/>
            <w:lang w:eastAsia="de-DE"/>
          </w:rPr>
          <w:t>und entschied mich unter anderem wegen der stärkeren Internationalität</w:t>
        </w:r>
        <w:r w:rsidR="00D716E4">
          <w:rPr>
            <w:rFonts w:ascii="Georgia" w:eastAsia="Times New Roman" w:hAnsi="Georgia" w:cs="Times New Roman"/>
            <w:color w:val="000000"/>
            <w:lang w:eastAsia="de-DE"/>
          </w:rPr>
          <w:t xml:space="preserve"> </w:t>
        </w:r>
        <w:r w:rsidR="00D716E4" w:rsidRPr="003A2C63">
          <w:rPr>
            <w:rFonts w:ascii="Georgia" w:eastAsia="Times New Roman" w:hAnsi="Georgia" w:cs="Times New Roman"/>
            <w:color w:val="000000"/>
            <w:lang w:eastAsia="de-DE"/>
          </w:rPr>
          <w:t xml:space="preserve">in Wien dafür, was sich bei meinen </w:t>
        </w:r>
        <w:proofErr w:type="spellStart"/>
        <w:r w:rsidR="00D716E4" w:rsidRPr="003A2C63">
          <w:rPr>
            <w:rFonts w:ascii="Georgia" w:eastAsia="Times New Roman" w:hAnsi="Georgia" w:cs="Times New Roman"/>
            <w:color w:val="000000"/>
            <w:lang w:eastAsia="de-DE"/>
          </w:rPr>
          <w:t>Komiliton</w:t>
        </w:r>
        <w:proofErr w:type="spellEnd"/>
        <w:r w:rsidR="00D716E4" w:rsidRPr="003A2C63">
          <w:rPr>
            <w:rFonts w:ascii="Georgia" w:eastAsia="Times New Roman" w:hAnsi="Georgia" w:cs="Times New Roman"/>
            <w:color w:val="000000"/>
            <w:lang w:eastAsia="de-DE"/>
          </w:rPr>
          <w:t>*innen bestätigte.</w:t>
        </w:r>
        <w:r w:rsidR="00D716E4">
          <w:rPr>
            <w:rFonts w:ascii="Georgia" w:eastAsia="Times New Roman" w:hAnsi="Georgia" w:cs="Times New Roman"/>
            <w:color w:val="000000"/>
            <w:lang w:eastAsia="de-DE"/>
          </w:rPr>
          <w:t xml:space="preserve"> </w:t>
        </w:r>
      </w:ins>
      <w:r w:rsidRPr="003A2C63">
        <w:rPr>
          <w:rFonts w:ascii="Georgia" w:eastAsia="Times New Roman" w:hAnsi="Georgia" w:cs="Times New Roman"/>
          <w:color w:val="000000"/>
          <w:lang w:eastAsia="de-DE"/>
        </w:rPr>
        <w:t xml:space="preserve">Bei der Recherche nach Studiengängen stieß ich auf das Studium der Wirtschafts- und Sozialwissenschaften an der Wirtschaftsuniversität Wien </w:t>
      </w:r>
      <w:del w:id="19" w:author="jonas.stegh@pumpkincareers.com" w:date="2022-12-22T09:12:00Z">
        <w:r w:rsidRPr="003A2C63" w:rsidDel="00D716E4">
          <w:rPr>
            <w:rFonts w:ascii="Georgia" w:eastAsia="Times New Roman" w:hAnsi="Georgia" w:cs="Times New Roman"/>
            <w:color w:val="000000"/>
            <w:lang w:eastAsia="de-DE"/>
          </w:rPr>
          <w:delText>und entschied mich unter anderem wegen der stärkeren Internationalität, speziell aus Osteuropa, in Wien dafür, was sich bei meinen Komiliton*innen bestätigte.</w:delText>
        </w:r>
      </w:del>
    </w:p>
    <w:p w14:paraId="6556232A" w14:textId="42619B4C" w:rsidR="00882369" w:rsidRPr="00D716E4" w:rsidRDefault="006A1D86" w:rsidP="00D716E4">
      <w:pPr>
        <w:shd w:val="clear" w:color="auto" w:fill="FFFFFF"/>
        <w:spacing w:before="100" w:beforeAutospacing="1" w:after="100" w:afterAutospacing="1" w:line="312" w:lineRule="auto"/>
        <w:rPr>
          <w:rFonts w:ascii="Georgia" w:eastAsia="Times New Roman" w:hAnsi="Georgia" w:cs="Times New Roman"/>
          <w:color w:val="000000"/>
          <w:lang w:eastAsia="de-DE"/>
        </w:rPr>
      </w:pPr>
      <w:r w:rsidRPr="003A2C63">
        <w:rPr>
          <w:rFonts w:ascii="Georgia" w:eastAsia="Times New Roman" w:hAnsi="Georgia" w:cs="Times New Roman"/>
          <w:color w:val="000000"/>
          <w:lang w:eastAsia="de-DE"/>
        </w:rPr>
        <w:lastRenderedPageBreak/>
        <w:t xml:space="preserve">Vor meinem Studium </w:t>
      </w:r>
      <w:commentRangeStart w:id="20"/>
      <w:r w:rsidRPr="003A2C63">
        <w:rPr>
          <w:rFonts w:ascii="Georgia" w:eastAsia="Times New Roman" w:hAnsi="Georgia" w:cs="Times New Roman"/>
          <w:color w:val="000000"/>
          <w:lang w:eastAsia="de-DE"/>
        </w:rPr>
        <w:t xml:space="preserve">wollte </w:t>
      </w:r>
      <w:commentRangeEnd w:id="20"/>
      <w:r w:rsidR="00D716E4">
        <w:rPr>
          <w:rStyle w:val="CommentReference"/>
        </w:rPr>
        <w:commentReference w:id="20"/>
      </w:r>
      <w:r w:rsidRPr="003A2C63">
        <w:rPr>
          <w:rFonts w:ascii="Georgia" w:eastAsia="Times New Roman" w:hAnsi="Georgia" w:cs="Times New Roman"/>
          <w:color w:val="000000"/>
          <w:lang w:eastAsia="de-DE"/>
        </w:rPr>
        <w:t>ich unbedingt ein Praktikum machen und es ergab sich die Möglichkeit dies im Operations bei SIXT rent zu machen. Dabei begleitete ich ein Pilotprojekt sowohl strategisch als auch operativ. Am meisten faszinierte mich die Planung und so freute ich mich immer, wenn wieder eine Besprechung unter anderem mit Herrn H. E. geplant war. Da ich schon den operativen Bereich kennenlernen durfte und das Geschäftsmodell als premium Anbieter sehr interessant finde, möchte ich mein nächstes Praktikum im Corporate Development machen, um noch mehr an der Planung von solchen Projekten beteiligt zu sein.</w:t>
      </w:r>
    </w:p>
    <w:sectPr w:rsidR="00882369" w:rsidRPr="00D716E4">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onas.stegh@pumpkincareers.com" w:date="2022-12-22T09:08:00Z" w:initials="j">
    <w:p w14:paraId="778A65FE" w14:textId="77777777" w:rsidR="00D716E4" w:rsidRDefault="00D716E4" w:rsidP="004809EB">
      <w:pPr>
        <w:pStyle w:val="CommentText"/>
      </w:pPr>
      <w:r>
        <w:rPr>
          <w:rStyle w:val="CommentReference"/>
        </w:rPr>
        <w:annotationRef/>
      </w:r>
      <w:r>
        <w:t>Was genau gemacht?</w:t>
      </w:r>
    </w:p>
  </w:comment>
  <w:comment w:id="3" w:author="jonas.stegh@pumpkincareers.com" w:date="2022-12-22T09:08:00Z" w:initials="j">
    <w:p w14:paraId="02DC9A0D" w14:textId="77777777" w:rsidR="00D716E4" w:rsidRDefault="00D716E4" w:rsidP="00F47340">
      <w:pPr>
        <w:pStyle w:val="CommentText"/>
      </w:pPr>
      <w:r>
        <w:rPr>
          <w:rStyle w:val="CommentReference"/>
        </w:rPr>
        <w:annotationRef/>
      </w:r>
      <w:r>
        <w:t>Wodurch?</w:t>
      </w:r>
    </w:p>
  </w:comment>
  <w:comment w:id="4" w:author="jonas.stegh@pumpkincareers.com" w:date="2022-12-22T09:09:00Z" w:initials="j">
    <w:p w14:paraId="1FA7267B" w14:textId="77777777" w:rsidR="00D716E4" w:rsidRDefault="00D716E4" w:rsidP="00EF4463">
      <w:pPr>
        <w:pStyle w:val="CommentText"/>
      </w:pPr>
      <w:r>
        <w:rPr>
          <w:rStyle w:val="CommentReference"/>
        </w:rPr>
        <w:annotationRef/>
      </w:r>
      <w:r>
        <w:t>Durch welche Inhalte</w:t>
      </w:r>
    </w:p>
  </w:comment>
  <w:comment w:id="9" w:author="jonas.stegh@pumpkincareers.com" w:date="2022-12-22T09:09:00Z" w:initials="j">
    <w:p w14:paraId="584B1968" w14:textId="77777777" w:rsidR="00D716E4" w:rsidRDefault="00D716E4" w:rsidP="00183584">
      <w:pPr>
        <w:pStyle w:val="CommentText"/>
      </w:pPr>
      <w:r>
        <w:rPr>
          <w:rStyle w:val="CommentReference"/>
        </w:rPr>
        <w:annotationRef/>
      </w:r>
      <w:r>
        <w:t>Erklärt das ganze nur begrenzt aus meiner Sicht</w:t>
      </w:r>
    </w:p>
  </w:comment>
  <w:comment w:id="13" w:author="jonas.stegh@pumpkincareers.com" w:date="2022-12-22T09:10:00Z" w:initials="j">
    <w:p w14:paraId="23EFE2D9" w14:textId="77777777" w:rsidR="00D716E4" w:rsidRDefault="00D716E4" w:rsidP="00A5650F">
      <w:pPr>
        <w:pStyle w:val="CommentText"/>
      </w:pPr>
      <w:r>
        <w:rPr>
          <w:rStyle w:val="CommentReference"/>
        </w:rPr>
        <w:annotationRef/>
      </w:r>
      <w:r>
        <w:t>Einen Punkt/Absatz daraus machen</w:t>
      </w:r>
    </w:p>
  </w:comment>
  <w:comment w:id="16" w:author="jonas.stegh@pumpkincareers.com" w:date="2022-12-22T09:22:00Z" w:initials="j">
    <w:p w14:paraId="7F3BEFF9" w14:textId="77777777" w:rsidR="00B243F0" w:rsidRDefault="00B243F0" w:rsidP="00314980">
      <w:pPr>
        <w:pStyle w:val="CommentText"/>
      </w:pPr>
      <w:r>
        <w:rPr>
          <w:rStyle w:val="CommentReference"/>
        </w:rPr>
        <w:annotationRef/>
      </w:r>
      <w:r>
        <w:t>Gemacht um zu verifzieren/bestätigen</w:t>
      </w:r>
    </w:p>
  </w:comment>
  <w:comment w:id="17" w:author="jonas.stegh@pumpkincareers.com" w:date="2022-12-22T09:11:00Z" w:initials="j">
    <w:p w14:paraId="7783DD47" w14:textId="0B20F1F5" w:rsidR="00D716E4" w:rsidRDefault="00D716E4" w:rsidP="000C6F09">
      <w:pPr>
        <w:pStyle w:val="CommentText"/>
      </w:pPr>
      <w:r>
        <w:rPr>
          <w:rStyle w:val="CommentReference"/>
        </w:rPr>
        <w:annotationRef/>
      </w:r>
      <w:r>
        <w:t>Entweder du entdeckst das hier oder du hast es nur nochmal bestätigen lassen (vs. Anfang)</w:t>
      </w:r>
    </w:p>
  </w:comment>
  <w:comment w:id="20" w:author="jonas.stegh@pumpkincareers.com" w:date="2022-12-22T09:13:00Z" w:initials="j">
    <w:p w14:paraId="6CFA2E14" w14:textId="77777777" w:rsidR="00D716E4" w:rsidRDefault="00D716E4" w:rsidP="002D0F0C">
      <w:pPr>
        <w:pStyle w:val="CommentText"/>
      </w:pPr>
      <w:r>
        <w:rPr>
          <w:rStyle w:val="CommentReference"/>
        </w:rPr>
        <w:annotationRef/>
      </w:r>
      <w:r>
        <w:t>Warum + Suchkriterien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8A65FE" w15:done="0"/>
  <w15:commentEx w15:paraId="02DC9A0D" w15:done="0"/>
  <w15:commentEx w15:paraId="1FA7267B" w15:paraIdParent="02DC9A0D" w15:done="0"/>
  <w15:commentEx w15:paraId="584B1968" w15:done="0"/>
  <w15:commentEx w15:paraId="23EFE2D9" w15:done="0"/>
  <w15:commentEx w15:paraId="7F3BEFF9" w15:done="0"/>
  <w15:commentEx w15:paraId="7783DD47" w15:done="0"/>
  <w15:commentEx w15:paraId="6CFA2E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E9D20" w16cex:dateUtc="2022-12-22T08:08:00Z"/>
  <w16cex:commentExtensible w16cex:durableId="274E9D27" w16cex:dateUtc="2022-12-22T08:08:00Z"/>
  <w16cex:commentExtensible w16cex:durableId="274E9D31" w16cex:dateUtc="2022-12-22T08:09:00Z"/>
  <w16cex:commentExtensible w16cex:durableId="274E9D67" w16cex:dateUtc="2022-12-22T08:09:00Z"/>
  <w16cex:commentExtensible w16cex:durableId="274E9D9A" w16cex:dateUtc="2022-12-22T08:10:00Z"/>
  <w16cex:commentExtensible w16cex:durableId="274EA06C" w16cex:dateUtc="2022-12-22T08:22:00Z"/>
  <w16cex:commentExtensible w16cex:durableId="274E9DBA" w16cex:dateUtc="2022-12-22T08:11:00Z"/>
  <w16cex:commentExtensible w16cex:durableId="274E9E22" w16cex:dateUtc="2022-12-22T0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8A65FE" w16cid:durableId="274E9D20"/>
  <w16cid:commentId w16cid:paraId="02DC9A0D" w16cid:durableId="274E9D27"/>
  <w16cid:commentId w16cid:paraId="1FA7267B" w16cid:durableId="274E9D31"/>
  <w16cid:commentId w16cid:paraId="584B1968" w16cid:durableId="274E9D67"/>
  <w16cid:commentId w16cid:paraId="23EFE2D9" w16cid:durableId="274E9D9A"/>
  <w16cid:commentId w16cid:paraId="7F3BEFF9" w16cid:durableId="274EA06C"/>
  <w16cid:commentId w16cid:paraId="7783DD47" w16cid:durableId="274E9DBA"/>
  <w16cid:commentId w16cid:paraId="6CFA2E14" w16cid:durableId="274E9E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D86"/>
    <w:rsid w:val="006A1D86"/>
    <w:rsid w:val="00704CCE"/>
    <w:rsid w:val="00716C59"/>
    <w:rsid w:val="00882369"/>
    <w:rsid w:val="00B243F0"/>
    <w:rsid w:val="00D716E4"/>
    <w:rsid w:val="00E80B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A547"/>
  <w15:chartTrackingRefBased/>
  <w15:docId w15:val="{F73BEFCE-2D07-BF48-A751-A33FB4D3E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D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716E4"/>
  </w:style>
  <w:style w:type="character" w:styleId="CommentReference">
    <w:name w:val="annotation reference"/>
    <w:basedOn w:val="DefaultParagraphFont"/>
    <w:uiPriority w:val="99"/>
    <w:semiHidden/>
    <w:unhideWhenUsed/>
    <w:rsid w:val="00D716E4"/>
    <w:rPr>
      <w:sz w:val="16"/>
      <w:szCs w:val="16"/>
    </w:rPr>
  </w:style>
  <w:style w:type="paragraph" w:styleId="CommentText">
    <w:name w:val="annotation text"/>
    <w:basedOn w:val="Normal"/>
    <w:link w:val="CommentTextChar"/>
    <w:uiPriority w:val="99"/>
    <w:unhideWhenUsed/>
    <w:rsid w:val="00D716E4"/>
    <w:rPr>
      <w:sz w:val="20"/>
      <w:szCs w:val="20"/>
    </w:rPr>
  </w:style>
  <w:style w:type="character" w:customStyle="1" w:styleId="CommentTextChar">
    <w:name w:val="Comment Text Char"/>
    <w:basedOn w:val="DefaultParagraphFont"/>
    <w:link w:val="CommentText"/>
    <w:uiPriority w:val="99"/>
    <w:rsid w:val="00D716E4"/>
    <w:rPr>
      <w:sz w:val="20"/>
      <w:szCs w:val="20"/>
    </w:rPr>
  </w:style>
  <w:style w:type="paragraph" w:styleId="CommentSubject">
    <w:name w:val="annotation subject"/>
    <w:basedOn w:val="CommentText"/>
    <w:next w:val="CommentText"/>
    <w:link w:val="CommentSubjectChar"/>
    <w:uiPriority w:val="99"/>
    <w:semiHidden/>
    <w:unhideWhenUsed/>
    <w:rsid w:val="00D716E4"/>
    <w:rPr>
      <w:b/>
      <w:bCs/>
    </w:rPr>
  </w:style>
  <w:style w:type="character" w:customStyle="1" w:styleId="CommentSubjectChar">
    <w:name w:val="Comment Subject Char"/>
    <w:basedOn w:val="CommentTextChar"/>
    <w:link w:val="CommentSubject"/>
    <w:uiPriority w:val="99"/>
    <w:semiHidden/>
    <w:rsid w:val="00D716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Schmidthals</dc:creator>
  <cp:keywords/>
  <dc:description/>
  <cp:lastModifiedBy>jonas.stegh@pumpkincareers.com</cp:lastModifiedBy>
  <cp:revision>3</cp:revision>
  <dcterms:created xsi:type="dcterms:W3CDTF">2022-12-21T11:47:00Z</dcterms:created>
  <dcterms:modified xsi:type="dcterms:W3CDTF">2022-12-22T08:22:00Z</dcterms:modified>
</cp:coreProperties>
</file>