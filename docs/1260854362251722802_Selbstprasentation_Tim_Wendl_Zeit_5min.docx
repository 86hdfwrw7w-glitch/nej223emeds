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135A48" w14:textId="13550338" w:rsidR="00B6590F" w:rsidRPr="00B6590F" w:rsidRDefault="00B6590F" w:rsidP="00B6590F">
      <w:pPr>
        <w:rPr>
          <w:b/>
          <w:bCs/>
        </w:rPr>
      </w:pPr>
      <w:r w:rsidRPr="00B6590F">
        <w:rPr>
          <w:b/>
          <w:bCs/>
        </w:rPr>
        <w:t>Selbstpräsentation Tim Wendl Zeit 5min</w:t>
      </w:r>
    </w:p>
    <w:p w14:paraId="549B86FB" w14:textId="77777777" w:rsidR="00B6590F" w:rsidRDefault="00B6590F" w:rsidP="00B6590F"/>
    <w:p w14:paraId="52094ECE" w14:textId="777B69EC" w:rsidR="00B6590F" w:rsidRDefault="00B6590F" w:rsidP="00B6590F">
      <w:r>
        <w:t>Schulzeit</w:t>
      </w:r>
    </w:p>
    <w:p w14:paraId="4A2106BB" w14:textId="77777777" w:rsidR="00B6590F" w:rsidRDefault="00B6590F" w:rsidP="00B6590F"/>
    <w:p w14:paraId="700C223A" w14:textId="77777777" w:rsidR="00B6590F" w:rsidRDefault="00B6590F" w:rsidP="00B6590F">
      <w:commentRangeStart w:id="0"/>
      <w:r>
        <w:t>Ab der Oberstufe am Konrad-Adenauer-Gymnasium habe ich mich konsequent auf meine Noten fokussiert. Der Sozialwissenschaften-Leistungskurs hat mich richtig begeistert. Hier habe ich die ersten wirtschaftlichen Theorien kennengelernt (wie einfache Angebots- und Nachfragekurven) und angefangen, die Wirtschaft besser zu verstehen. Schließlich habe ich angefangen, regelmäßig Wirtschaftsnachrichten zu lesen und mich so weiterzubilden.</w:t>
      </w:r>
    </w:p>
    <w:p w14:paraId="1C89F34C" w14:textId="77777777" w:rsidR="00B6590F" w:rsidRDefault="00B6590F" w:rsidP="00B6590F"/>
    <w:p w14:paraId="7347778F" w14:textId="77777777" w:rsidR="00B6590F" w:rsidRDefault="00B6590F" w:rsidP="00B6590F">
      <w:r>
        <w:t>Als ich mein Abitur sehr erfolgreich mit 1,3 abgeschlossen hatte, war ich entschlossen, etwas zu finden, das ich studieren wollte. Besonders wichtig war für mich ein sehr forderndes Umfeld, ich wusste dabei aber nicht genau, was es nun werden sollte. In der Schulzeit war ich neben dem Sozialwissenschaften-Leistungskurs auch sehr auf den Biologie-Leistungskurs fokussiert und auch bei den Schulsanitätern aktiv.</w:t>
      </w:r>
      <w:commentRangeEnd w:id="0"/>
      <w:r w:rsidR="004A7DF5">
        <w:rPr>
          <w:rStyle w:val="CommentReference"/>
        </w:rPr>
        <w:commentReference w:id="0"/>
      </w:r>
    </w:p>
    <w:p w14:paraId="17C297B2" w14:textId="77777777" w:rsidR="00B6590F" w:rsidRDefault="00B6590F" w:rsidP="00B6590F"/>
    <w:p w14:paraId="1F424D20" w14:textId="77777777" w:rsidR="00B6590F" w:rsidRDefault="00B6590F" w:rsidP="00B6590F">
      <w:r>
        <w:t>Praktikum Krankenhaus</w:t>
      </w:r>
    </w:p>
    <w:p w14:paraId="4D9586B6" w14:textId="77777777" w:rsidR="00B6590F" w:rsidRDefault="00B6590F" w:rsidP="00B6590F"/>
    <w:p w14:paraId="7C5DD5E5" w14:textId="08CBD945" w:rsidR="00B6590F" w:rsidRDefault="00B6590F" w:rsidP="00B6590F">
      <w:r>
        <w:t xml:space="preserve">Der Studiengang der Humanmedizin gilt allgemein als sehr herausfordernd. Daher wollte ich mich in diese Richtung gerne ausprobieren. Des Weiteren habe ich es mir sehr erfüllend vorgestellt, Menschen auf dem Weg der Besserung zu begleiten. Daher habe ich einen 3,5-monatigen Pflegedienst im Krankenhaus absolviert. Durch dieses Praktikum habe ich gelernt, was es wirklich heißt, unter stressigen Situationen Bestleistungen zu erbringen. Von Tag eins an wurde ich voll eingespannt, habe grundpflegerische Tätigkeiten eigenständig durchgeführt, war an Reanimationen beteiligt oder habe Menschen in ihren letzten Tagen begleitet. </w:t>
      </w:r>
      <w:proofErr w:type="spellStart"/>
      <w:r>
        <w:t>E</w:t>
      </w:r>
      <w:del w:id="1" w:author="Jonas Stegh" w:date="2024-07-11T09:02:00Z" w16du:dateUtc="2024-07-11T07:02:00Z">
        <w:r w:rsidDel="004A7DF5">
          <w:delText xml:space="preserve">s hat mir noch einmal gezeigt, wie wichtig es ist, unter jedem Umstand koordiniert im Team zusammenzuarbeiten. </w:delText>
        </w:r>
      </w:del>
      <w:r>
        <w:t>Gleichzeitig</w:t>
      </w:r>
      <w:proofErr w:type="spellEnd"/>
      <w:r>
        <w:t xml:space="preserve"> hat das Praktikum im Krankenhaus aber auch zu vielen Kopfschmerzen geführt. Den ganzen Tag mit kranken Menschen zu verbringen, hat mich mitgenommen. Die Entscheidung, das Praktikum zu beenden, fiel mir dabei sehr schwer. </w:t>
      </w:r>
      <w:commentRangeStart w:id="2"/>
      <w:r>
        <w:t>Doch nach einer intensiven Selbstreflexion ist mir klar geworden, dass ich mich viel mehr für wirtschaftliche Themen interessiere und unbedingt BWL studieren möchte.</w:t>
      </w:r>
      <w:commentRangeEnd w:id="2"/>
      <w:r w:rsidR="004A7DF5">
        <w:rPr>
          <w:rStyle w:val="CommentReference"/>
        </w:rPr>
        <w:commentReference w:id="2"/>
      </w:r>
    </w:p>
    <w:p w14:paraId="36E3B3F8" w14:textId="77777777" w:rsidR="00B6590F" w:rsidRDefault="00B6590F" w:rsidP="00B6590F"/>
    <w:p w14:paraId="587BFBA5" w14:textId="77777777" w:rsidR="00B6590F" w:rsidRDefault="00B6590F" w:rsidP="00B6590F">
      <w:r>
        <w:t xml:space="preserve">Praktikum </w:t>
      </w:r>
      <w:proofErr w:type="spellStart"/>
      <w:r>
        <w:t>Monega</w:t>
      </w:r>
      <w:proofErr w:type="spellEnd"/>
    </w:p>
    <w:p w14:paraId="2771DEE1" w14:textId="77777777" w:rsidR="00B6590F" w:rsidRDefault="00B6590F" w:rsidP="00B6590F"/>
    <w:p w14:paraId="568033D4" w14:textId="77777777" w:rsidR="00B6590F" w:rsidRDefault="00B6590F" w:rsidP="00B6590F">
      <w:r>
        <w:t xml:space="preserve">Nachdem ich also voller Entschlossenheit, jetzt BWL zu studieren, mein Praktikum im Krankenhaus beendet hatte, konnte ich über einen Bekannten noch spontan ein Praktikum bei einer kleinen Kapitalanlagegesellschaft, der </w:t>
      </w:r>
      <w:proofErr w:type="spellStart"/>
      <w:r>
        <w:t>Monega</w:t>
      </w:r>
      <w:proofErr w:type="spellEnd"/>
      <w:r>
        <w:t xml:space="preserve">, absolvieren. Bei der </w:t>
      </w:r>
      <w:proofErr w:type="spellStart"/>
      <w:r>
        <w:t>Monega</w:t>
      </w:r>
      <w:proofErr w:type="spellEnd"/>
      <w:r>
        <w:t xml:space="preserve"> erarbeitete ich einen ESG-Fragebogen, um mittelständische Unternehmen ohne ESG-Rating besser einordnen zu können. Außerdem unterstützte ich den Vertrieb der Gesellschaft u.a. bei USP-Analysen der Fonds der Gesellschaft, zur Erstellung von Präsentationen und bei der Erstellung einer Datenbank zur Neukundengewinnung. Das Praktikum hat mir nur noch mehr aufgezeigt, warum mich wirtschaftliche Themen so sehr faszinieren.</w:t>
      </w:r>
    </w:p>
    <w:p w14:paraId="0F5140E8" w14:textId="77777777" w:rsidR="00B6590F" w:rsidRDefault="00B6590F" w:rsidP="00B6590F"/>
    <w:p w14:paraId="3B33C58B" w14:textId="77777777" w:rsidR="00B6590F" w:rsidRDefault="00B6590F" w:rsidP="00B6590F">
      <w:r>
        <w:t>Studium und Engagement</w:t>
      </w:r>
    </w:p>
    <w:p w14:paraId="4C2E475A" w14:textId="77777777" w:rsidR="00B6590F" w:rsidRDefault="00B6590F" w:rsidP="00B6590F"/>
    <w:p w14:paraId="26742A14" w14:textId="07795D4C" w:rsidR="00B6590F" w:rsidRDefault="00B6590F" w:rsidP="00B6590F">
      <w:del w:id="3" w:author="Jonas Stegh" w:date="2024-07-11T09:03:00Z" w16du:dateUtc="2024-07-11T07:03:00Z">
        <w:r w:rsidDel="004A7DF5">
          <w:delText xml:space="preserve">Die Einblicke, die ich durch das Praktikum bei der Monega sammeln konnte, haben mich weiter bestärkt, das Studium der Betriebswirtschaftslehre zu beginnen. Hierbei war es mir </w:delText>
        </w:r>
        <w:r w:rsidDel="004A7DF5">
          <w:lastRenderedPageBreak/>
          <w:delText xml:space="preserve">besonders wichtig, in einem fordernden Umfeld an einer renommierten Universität zu studieren. </w:delText>
        </w:r>
      </w:del>
      <w:commentRangeStart w:id="4"/>
      <w:r>
        <w:t>Nach sorgfältigem Überlegen habe ich mich aufgrund dieser Kriterien für die Universität zu Köln entschieden. So, wie erwartet, habe ich fortlaufend sehr viel Freude an den Inhalten. Besonders gefallen haben mir dabei das Modul „Entwickle dein Gründungskonzept“, in dem ich in einer Kleingruppe ein eigenes fiktives Start-up gründete. Hierbei stehen die Fähigkeiten der Entwicklung und Verbesserung eines Geschäftsmodells sowie die Analyse von Märkten im Mittelpunkt. Fähigkeiten, die in der Unternehmensberatung sicherlich eine große Rolle spielen und meine Motivation in dieser Branche zu arbeiten weiter antreiben. Des Weiteren hat mich auch das Marketing-Modul, welches ich mit 1,0 abschließen konnte, nachhaltig beeindruckt. Ein Gastvortrag von Simon Kucher zur Preisgestaltung beim Porsche Panamera fand ich dabei besonders spannend. Der Wunsch, in der Unternehmensberatung zu arbeiten, hat sich bei mir durch Gastvorträge wie diese</w:t>
      </w:r>
      <w:r w:rsidR="00782FFA">
        <w:t xml:space="preserve"> ebenfalls</w:t>
      </w:r>
      <w:r>
        <w:t xml:space="preserve"> weiter gefestigt.</w:t>
      </w:r>
      <w:commentRangeEnd w:id="4"/>
      <w:r w:rsidR="004A7DF5">
        <w:rPr>
          <w:rStyle w:val="CommentReference"/>
        </w:rPr>
        <w:commentReference w:id="4"/>
      </w:r>
    </w:p>
    <w:p w14:paraId="517F07B3" w14:textId="77777777" w:rsidR="00B6590F" w:rsidRDefault="00B6590F" w:rsidP="00B6590F"/>
    <w:p w14:paraId="11572DFB" w14:textId="53609556" w:rsidR="00B6590F" w:rsidDel="004A7DF5" w:rsidRDefault="00B6590F" w:rsidP="00B6590F">
      <w:pPr>
        <w:rPr>
          <w:del w:id="5" w:author="Jonas Stegh" w:date="2024-07-11T09:03:00Z" w16du:dateUtc="2024-07-11T07:03:00Z"/>
        </w:rPr>
      </w:pPr>
      <w:del w:id="6" w:author="Jonas Stegh" w:date="2024-07-11T09:03:00Z" w16du:dateUtc="2024-07-11T07:03:00Z">
        <w:r w:rsidDel="004A7DF5">
          <w:delText>Neben dem Studium engagiere ich mich bei der Konrad-Adenauer-Stiftung e.V. und leite politische Bildungsseminare, da mir die politische Bildung unserer Gesellschaft sehr am Herzen liegt. Hierbei bin ich für die Vorstellung der Konrad-Adenauer-Stiftung und die Einleitung in das Seminar sowie die Durchführung und effiziente Problemlösung bei organisatorischen Herausforderungen verantwortlich. So bin ich beispielsweise mit einer Stufe der EF nach Brüssel gefahren (Europa-Seminar) und musste dort etwaige Probleme, die durch eine Verspätung unseres Busses aufgetreten sind, in kürzester Zeit lösen.</w:delText>
        </w:r>
      </w:del>
    </w:p>
    <w:p w14:paraId="588BA264" w14:textId="77777777" w:rsidR="00B6590F" w:rsidRDefault="00B6590F" w:rsidP="00B6590F"/>
    <w:p w14:paraId="7FE1B69B" w14:textId="77777777" w:rsidR="00B6590F" w:rsidRDefault="00B6590F" w:rsidP="00B6590F">
      <w:r>
        <w:t>Praktikum Audit</w:t>
      </w:r>
    </w:p>
    <w:p w14:paraId="1127682D" w14:textId="77777777" w:rsidR="00B6590F" w:rsidRDefault="00B6590F" w:rsidP="00B6590F"/>
    <w:p w14:paraId="2FD4303C" w14:textId="77777777" w:rsidR="00B6590F" w:rsidRDefault="00B6590F" w:rsidP="00B6590F">
      <w:r>
        <w:t>Nach meinem zweiten Semester hatte ich die Möglichkeit, ein Praktikum bei PwC zu absolvieren. Hier arbeitete ich in einem internationalen Team an den Jahresabschlüssen von Tochtergesellschaften großer Konzerne der Chemie- und Beratungsbranche sowie der Reinigungsindustrie. Ich hatte die Möglichkeit, ab dem ersten Tag voll dabei zu sein und vielfältige Aufgaben zu übernehmen, die meine analytischen und konzeptionellen Fähigkeiten weiter stärkten. So analysierte ich beispielsweise große Bilanzpositionen, wie Materialaufwände oder Umsatzerlöse in Excel auf Unregelmäßigkeiten und Muster und besprach die Abweichungen mit den Mandanten. Ich konnte mein Wissen über Unternehmenskennzahlen so maßgeblich erweitern. Ich denke, dass mir dies auch im Beratungsgeschäft einen großen Vorteil bringen wird, da unsere Wirtschaft eben auf diesen Kennzahlen aufbaut. Insbesondere möchte ich auch meine Fähigkeit, mich flexibel auf neue Situationen einzustellen, was nicht nur maßgeblich durch die neuen Inhalte, sondern auch die Arbeit im Projektgeschäft weiter ausgeprägt wurde. Die Zeit im Praktikum hat auch dafür gesorgt, dass meine Motivation für das Auslandssemester noch weiter gestiegen ist.</w:t>
      </w:r>
    </w:p>
    <w:p w14:paraId="7A4B35E0" w14:textId="77777777" w:rsidR="00B6590F" w:rsidRDefault="00B6590F" w:rsidP="00B6590F"/>
    <w:p w14:paraId="325EC88A" w14:textId="77777777" w:rsidR="00B6590F" w:rsidRDefault="00B6590F" w:rsidP="00B6590F">
      <w:r>
        <w:t>Branche und Unternehmen</w:t>
      </w:r>
    </w:p>
    <w:p w14:paraId="79401AD7" w14:textId="77777777" w:rsidR="00B6590F" w:rsidRDefault="00B6590F" w:rsidP="00B6590F"/>
    <w:p w14:paraId="40A5618D" w14:textId="2B52999A" w:rsidR="00031A27" w:rsidRPr="00031A27" w:rsidRDefault="00B6590F" w:rsidP="00B6590F">
      <w:r>
        <w:t xml:space="preserve">Letztlich haben vor allem mein wirtschaftliches Interesse, die Begeisterung, sich immer wieder in neue Themengebiete einzudenken, die Gastvorträge der Unternehmensberatungen und mein Interesse für Pricing und Vertrieb dazu beigetragen, dass ich die Beratung als unglaublich spannende Branche ansehe und mich heute sehr freue, Prof. Roll &amp; </w:t>
      </w:r>
      <w:proofErr w:type="spellStart"/>
      <w:r>
        <w:t>Pastuche</w:t>
      </w:r>
      <w:proofErr w:type="spellEnd"/>
      <w:r>
        <w:t xml:space="preserve"> näher kennenzulernen.</w:t>
      </w:r>
    </w:p>
    <w:sectPr w:rsidR="00031A27" w:rsidRPr="00031A2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onas Stegh" w:date="2024-07-11T09:02:00Z" w:initials="JS">
    <w:p w14:paraId="10C2DF37" w14:textId="77777777" w:rsidR="004A7DF5" w:rsidRDefault="004A7DF5" w:rsidP="004A7DF5">
      <w:pPr>
        <w:pStyle w:val="CommentText"/>
      </w:pPr>
      <w:r>
        <w:rPr>
          <w:rStyle w:val="CommentReference"/>
        </w:rPr>
        <w:annotationRef/>
      </w:r>
      <w:r>
        <w:t>Erstmal nur auf Humanmedizin gehen</w:t>
      </w:r>
    </w:p>
  </w:comment>
  <w:comment w:id="2" w:author="Jonas Stegh" w:date="2024-07-11T09:03:00Z" w:initials="JS">
    <w:p w14:paraId="482AFB31" w14:textId="77777777" w:rsidR="004A7DF5" w:rsidRDefault="004A7DF5" w:rsidP="004A7DF5">
      <w:pPr>
        <w:pStyle w:val="CommentText"/>
      </w:pPr>
      <w:r>
        <w:rPr>
          <w:rStyle w:val="CommentReference"/>
        </w:rPr>
        <w:annotationRef/>
      </w:r>
      <w:r>
        <w:t>Hier erst warum Wirtschaft reinbringen (= Erster Paragraph)</w:t>
      </w:r>
    </w:p>
  </w:comment>
  <w:comment w:id="4" w:author="Jonas Stegh" w:date="2024-07-11T09:03:00Z" w:initials="JS">
    <w:p w14:paraId="5690E383" w14:textId="77777777" w:rsidR="004A7DF5" w:rsidRDefault="004A7DF5" w:rsidP="004A7DF5">
      <w:pPr>
        <w:pStyle w:val="CommentText"/>
      </w:pPr>
      <w:r>
        <w:rPr>
          <w:rStyle w:val="CommentReference"/>
        </w:rPr>
        <w:annotationRef/>
      </w:r>
      <w:r>
        <w:t>Auf eins von beiden konzentrieren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0C2DF37" w15:done="0"/>
  <w15:commentEx w15:paraId="482AFB31" w15:done="0"/>
  <w15:commentEx w15:paraId="5690E3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E845C14" w16cex:dateUtc="2024-07-11T07:02:00Z"/>
  <w16cex:commentExtensible w16cex:durableId="6719FA96" w16cex:dateUtc="2024-07-11T07:03:00Z"/>
  <w16cex:commentExtensible w16cex:durableId="336B5D4E" w16cex:dateUtc="2024-07-11T0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0C2DF37" w16cid:durableId="5E845C14"/>
  <w16cid:commentId w16cid:paraId="482AFB31" w16cid:durableId="6719FA96"/>
  <w16cid:commentId w16cid:paraId="5690E383" w16cid:durableId="336B5D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27"/>
    <w:rsid w:val="00031A27"/>
    <w:rsid w:val="003D4BEF"/>
    <w:rsid w:val="004A7DF5"/>
    <w:rsid w:val="00580F9A"/>
    <w:rsid w:val="005D54CF"/>
    <w:rsid w:val="00782FFA"/>
    <w:rsid w:val="00B6590F"/>
    <w:rsid w:val="00F9414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99A0D"/>
  <w15:chartTrackingRefBased/>
  <w15:docId w15:val="{CC647A84-8071-BC4F-853A-A8CDC73A1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A7DF5"/>
    <w:rPr>
      <w:sz w:val="16"/>
      <w:szCs w:val="16"/>
    </w:rPr>
  </w:style>
  <w:style w:type="paragraph" w:styleId="CommentText">
    <w:name w:val="annotation text"/>
    <w:basedOn w:val="Normal"/>
    <w:link w:val="CommentTextChar"/>
    <w:uiPriority w:val="99"/>
    <w:unhideWhenUsed/>
    <w:rsid w:val="004A7DF5"/>
    <w:rPr>
      <w:sz w:val="20"/>
      <w:szCs w:val="20"/>
    </w:rPr>
  </w:style>
  <w:style w:type="character" w:customStyle="1" w:styleId="CommentTextChar">
    <w:name w:val="Comment Text Char"/>
    <w:basedOn w:val="DefaultParagraphFont"/>
    <w:link w:val="CommentText"/>
    <w:uiPriority w:val="99"/>
    <w:rsid w:val="004A7DF5"/>
    <w:rPr>
      <w:sz w:val="20"/>
      <w:szCs w:val="20"/>
    </w:rPr>
  </w:style>
  <w:style w:type="paragraph" w:styleId="CommentSubject">
    <w:name w:val="annotation subject"/>
    <w:basedOn w:val="CommentText"/>
    <w:next w:val="CommentText"/>
    <w:link w:val="CommentSubjectChar"/>
    <w:uiPriority w:val="99"/>
    <w:semiHidden/>
    <w:unhideWhenUsed/>
    <w:rsid w:val="004A7DF5"/>
    <w:rPr>
      <w:b/>
      <w:bCs/>
    </w:rPr>
  </w:style>
  <w:style w:type="character" w:customStyle="1" w:styleId="CommentSubjectChar">
    <w:name w:val="Comment Subject Char"/>
    <w:basedOn w:val="CommentTextChar"/>
    <w:link w:val="CommentSubject"/>
    <w:uiPriority w:val="99"/>
    <w:semiHidden/>
    <w:rsid w:val="004A7DF5"/>
    <w:rPr>
      <w:b/>
      <w:bCs/>
      <w:sz w:val="20"/>
      <w:szCs w:val="20"/>
    </w:rPr>
  </w:style>
  <w:style w:type="paragraph" w:styleId="Revision">
    <w:name w:val="Revision"/>
    <w:hidden/>
    <w:uiPriority w:val="99"/>
    <w:semiHidden/>
    <w:rsid w:val="004A7D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599578">
      <w:bodyDiv w:val="1"/>
      <w:marLeft w:val="0"/>
      <w:marRight w:val="0"/>
      <w:marTop w:val="0"/>
      <w:marBottom w:val="0"/>
      <w:divBdr>
        <w:top w:val="none" w:sz="0" w:space="0" w:color="auto"/>
        <w:left w:val="none" w:sz="0" w:space="0" w:color="auto"/>
        <w:bottom w:val="none" w:sz="0" w:space="0" w:color="auto"/>
        <w:right w:val="none" w:sz="0" w:space="0" w:color="auto"/>
      </w:divBdr>
    </w:div>
    <w:div w:id="1592667420">
      <w:bodyDiv w:val="1"/>
      <w:marLeft w:val="0"/>
      <w:marRight w:val="0"/>
      <w:marTop w:val="0"/>
      <w:marBottom w:val="0"/>
      <w:divBdr>
        <w:top w:val="none" w:sz="0" w:space="0" w:color="auto"/>
        <w:left w:val="none" w:sz="0" w:space="0" w:color="auto"/>
        <w:bottom w:val="none" w:sz="0" w:space="0" w:color="auto"/>
        <w:right w:val="none" w:sz="0" w:space="0" w:color="auto"/>
      </w:divBdr>
    </w:div>
    <w:div w:id="204624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852</Words>
  <Characters>5371</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Wendl</dc:creator>
  <cp:keywords/>
  <dc:description/>
  <cp:lastModifiedBy>Jonas Stegh</cp:lastModifiedBy>
  <cp:revision>2</cp:revision>
  <dcterms:created xsi:type="dcterms:W3CDTF">2024-07-10T14:36:00Z</dcterms:created>
  <dcterms:modified xsi:type="dcterms:W3CDTF">2024-07-11T07:04:00Z</dcterms:modified>
</cp:coreProperties>
</file>