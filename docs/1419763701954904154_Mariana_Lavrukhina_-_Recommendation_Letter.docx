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84A4" w14:textId="5A5F9E64" w:rsidR="004B3B8E" w:rsidRPr="00867203" w:rsidRDefault="00822748" w:rsidP="006337A4">
      <w:pPr>
        <w:spacing w:after="0" w:line="240" w:lineRule="auto"/>
        <w:ind w:left="0" w:right="3" w:firstLine="0"/>
        <w:jc w:val="right"/>
        <w:rPr>
          <w:b/>
          <w:bCs/>
          <w:sz w:val="22"/>
          <w:szCs w:val="22"/>
        </w:rPr>
      </w:pPr>
      <w:r w:rsidRPr="00867203">
        <w:rPr>
          <w:rFonts w:ascii="Calibri" w:eastAsia="Calibri" w:hAnsi="Calibri" w:cs="Calibri"/>
          <w:noProof/>
          <w:sz w:val="22"/>
          <w:szCs w:val="22"/>
        </w:rPr>
        <mc:AlternateContent>
          <mc:Choice Requires="wpg">
            <w:drawing>
              <wp:anchor distT="0" distB="0" distL="114300" distR="114300" simplePos="0" relativeHeight="251664896" behindDoc="0" locked="0" layoutInCell="1" allowOverlap="1" wp14:anchorId="0666816B" wp14:editId="77EB9E05">
                <wp:simplePos x="0" y="0"/>
                <wp:positionH relativeFrom="margin">
                  <wp:posOffset>-1905</wp:posOffset>
                </wp:positionH>
                <wp:positionV relativeFrom="page">
                  <wp:posOffset>908159</wp:posOffset>
                </wp:positionV>
                <wp:extent cx="1177925" cy="308610"/>
                <wp:effectExtent l="0" t="0" r="3175" b="0"/>
                <wp:wrapNone/>
                <wp:docPr id="757" name="Group 757"/>
                <wp:cNvGraphicFramePr/>
                <a:graphic xmlns:a="http://schemas.openxmlformats.org/drawingml/2006/main">
                  <a:graphicData uri="http://schemas.microsoft.com/office/word/2010/wordprocessingGroup">
                    <wpg:wgp>
                      <wpg:cNvGrpSpPr/>
                      <wpg:grpSpPr>
                        <a:xfrm>
                          <a:off x="0" y="0"/>
                          <a:ext cx="1177925" cy="308610"/>
                          <a:chOff x="0" y="0"/>
                          <a:chExt cx="1178311" cy="309208"/>
                        </a:xfrm>
                      </wpg:grpSpPr>
                      <wps:wsp>
                        <wps:cNvPr id="14" name="Shape 14"/>
                        <wps:cNvSpPr/>
                        <wps:spPr>
                          <a:xfrm>
                            <a:off x="686780" y="0"/>
                            <a:ext cx="116178" cy="122393"/>
                          </a:xfrm>
                          <a:custGeom>
                            <a:avLst/>
                            <a:gdLst/>
                            <a:ahLst/>
                            <a:cxnLst/>
                            <a:rect l="0" t="0" r="0" b="0"/>
                            <a:pathLst>
                              <a:path w="116178" h="122393">
                                <a:moveTo>
                                  <a:pt x="0" y="0"/>
                                </a:moveTo>
                                <a:lnTo>
                                  <a:pt x="116178" y="46575"/>
                                </a:lnTo>
                                <a:lnTo>
                                  <a:pt x="116178" y="75547"/>
                                </a:lnTo>
                                <a:lnTo>
                                  <a:pt x="0" y="122393"/>
                                </a:lnTo>
                                <a:lnTo>
                                  <a:pt x="0" y="86424"/>
                                </a:lnTo>
                                <a:lnTo>
                                  <a:pt x="67820" y="61320"/>
                                </a:lnTo>
                                <a:lnTo>
                                  <a:pt x="0" y="34934"/>
                                </a:lnTo>
                                <a:lnTo>
                                  <a:pt x="0" y="0"/>
                                </a:lnTo>
                                <a:close/>
                              </a:path>
                            </a:pathLst>
                          </a:custGeom>
                          <a:ln w="0" cap="flat">
                            <a:miter lim="127000"/>
                          </a:ln>
                        </wps:spPr>
                        <wps:style>
                          <a:lnRef idx="0">
                            <a:srgbClr val="000000">
                              <a:alpha val="0"/>
                            </a:srgbClr>
                          </a:lnRef>
                          <a:fillRef idx="1">
                            <a:srgbClr val="A100FF"/>
                          </a:fillRef>
                          <a:effectRef idx="0">
                            <a:scrgbClr r="0" g="0" b="0"/>
                          </a:effectRef>
                          <a:fontRef idx="none"/>
                        </wps:style>
                        <wps:bodyPr/>
                      </wps:wsp>
                      <wps:wsp>
                        <wps:cNvPr id="15" name="Shape 15"/>
                        <wps:cNvSpPr/>
                        <wps:spPr>
                          <a:xfrm>
                            <a:off x="0" y="223989"/>
                            <a:ext cx="59388" cy="85219"/>
                          </a:xfrm>
                          <a:custGeom>
                            <a:avLst/>
                            <a:gdLst/>
                            <a:ahLst/>
                            <a:cxnLst/>
                            <a:rect l="0" t="0" r="0" b="0"/>
                            <a:pathLst>
                              <a:path w="59388" h="85219">
                                <a:moveTo>
                                  <a:pt x="59388" y="0"/>
                                </a:moveTo>
                                <a:lnTo>
                                  <a:pt x="59388" y="25701"/>
                                </a:lnTo>
                                <a:lnTo>
                                  <a:pt x="44837" y="28523"/>
                                </a:lnTo>
                                <a:cubicBezTo>
                                  <a:pt x="40095" y="31336"/>
                                  <a:pt x="37691" y="35669"/>
                                  <a:pt x="37691" y="41748"/>
                                </a:cubicBezTo>
                                <a:lnTo>
                                  <a:pt x="37691" y="43041"/>
                                </a:lnTo>
                                <a:cubicBezTo>
                                  <a:pt x="37691" y="52354"/>
                                  <a:pt x="43408" y="58821"/>
                                  <a:pt x="56140" y="58821"/>
                                </a:cubicBezTo>
                                <a:lnTo>
                                  <a:pt x="59388" y="57809"/>
                                </a:lnTo>
                                <a:lnTo>
                                  <a:pt x="59388" y="81702"/>
                                </a:lnTo>
                                <a:lnTo>
                                  <a:pt x="44694" y="85219"/>
                                </a:lnTo>
                                <a:cubicBezTo>
                                  <a:pt x="20268" y="85219"/>
                                  <a:pt x="0" y="72789"/>
                                  <a:pt x="0" y="45369"/>
                                </a:cubicBezTo>
                                <a:lnTo>
                                  <a:pt x="0" y="43830"/>
                                </a:lnTo>
                                <a:cubicBezTo>
                                  <a:pt x="0" y="18784"/>
                                  <a:pt x="16371" y="6411"/>
                                  <a:pt x="39360" y="1790"/>
                                </a:cubicBezTo>
                                <a:lnTo>
                                  <a:pt x="59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4158" y="168623"/>
                            <a:ext cx="55231" cy="44330"/>
                          </a:xfrm>
                          <a:custGeom>
                            <a:avLst/>
                            <a:gdLst/>
                            <a:ahLst/>
                            <a:cxnLst/>
                            <a:rect l="0" t="0" r="0" b="0"/>
                            <a:pathLst>
                              <a:path w="55231" h="44330">
                                <a:moveTo>
                                  <a:pt x="55231" y="0"/>
                                </a:moveTo>
                                <a:lnTo>
                                  <a:pt x="55231" y="27294"/>
                                </a:lnTo>
                                <a:lnTo>
                                  <a:pt x="42269" y="31644"/>
                                </a:lnTo>
                                <a:cubicBezTo>
                                  <a:pt x="38857" y="34749"/>
                                  <a:pt x="36905" y="39150"/>
                                  <a:pt x="36379" y="44330"/>
                                </a:cubicBezTo>
                                <a:lnTo>
                                  <a:pt x="0" y="44330"/>
                                </a:lnTo>
                                <a:cubicBezTo>
                                  <a:pt x="1939" y="21815"/>
                                  <a:pt x="15878" y="7893"/>
                                  <a:pt x="36326" y="2339"/>
                                </a:cubicBezTo>
                                <a:lnTo>
                                  <a:pt x="552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422930" y="168235"/>
                            <a:ext cx="64462" cy="140720"/>
                          </a:xfrm>
                          <a:custGeom>
                            <a:avLst/>
                            <a:gdLst/>
                            <a:ahLst/>
                            <a:cxnLst/>
                            <a:rect l="0" t="0" r="0" b="0"/>
                            <a:pathLst>
                              <a:path w="64462" h="140720">
                                <a:moveTo>
                                  <a:pt x="64462" y="0"/>
                                </a:moveTo>
                                <a:lnTo>
                                  <a:pt x="64462" y="26541"/>
                                </a:lnTo>
                                <a:lnTo>
                                  <a:pt x="48670" y="32330"/>
                                </a:lnTo>
                                <a:cubicBezTo>
                                  <a:pt x="44057" y="36693"/>
                                  <a:pt x="40549" y="43807"/>
                                  <a:pt x="38990" y="54807"/>
                                </a:cubicBezTo>
                                <a:lnTo>
                                  <a:pt x="64462" y="54807"/>
                                </a:lnTo>
                                <a:lnTo>
                                  <a:pt x="64462" y="79912"/>
                                </a:lnTo>
                                <a:lnTo>
                                  <a:pt x="38471" y="79912"/>
                                </a:lnTo>
                                <a:cubicBezTo>
                                  <a:pt x="39250" y="92070"/>
                                  <a:pt x="42238" y="100477"/>
                                  <a:pt x="47078" y="105844"/>
                                </a:cubicBezTo>
                                <a:lnTo>
                                  <a:pt x="64462" y="112630"/>
                                </a:lnTo>
                                <a:lnTo>
                                  <a:pt x="64462" y="140720"/>
                                </a:lnTo>
                                <a:lnTo>
                                  <a:pt x="39152" y="136629"/>
                                </a:lnTo>
                                <a:cubicBezTo>
                                  <a:pt x="15062" y="127968"/>
                                  <a:pt x="0" y="106423"/>
                                  <a:pt x="0" y="72656"/>
                                </a:cubicBezTo>
                                <a:lnTo>
                                  <a:pt x="0" y="70069"/>
                                </a:lnTo>
                                <a:cubicBezTo>
                                  <a:pt x="0" y="36118"/>
                                  <a:pt x="15932" y="13654"/>
                                  <a:pt x="39251" y="4544"/>
                                </a:cubicBezTo>
                                <a:lnTo>
                                  <a:pt x="644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281520" y="168189"/>
                            <a:ext cx="125546" cy="141018"/>
                          </a:xfrm>
                          <a:custGeom>
                            <a:avLst/>
                            <a:gdLst/>
                            <a:ahLst/>
                            <a:cxnLst/>
                            <a:rect l="0" t="0" r="0" b="0"/>
                            <a:pathLst>
                              <a:path w="125546" h="141018">
                                <a:moveTo>
                                  <a:pt x="65235" y="0"/>
                                </a:moveTo>
                                <a:cubicBezTo>
                                  <a:pt x="96170" y="0"/>
                                  <a:pt x="121635" y="15534"/>
                                  <a:pt x="124766" y="50960"/>
                                </a:cubicBezTo>
                                <a:lnTo>
                                  <a:pt x="88362" y="50960"/>
                                </a:lnTo>
                                <a:cubicBezTo>
                                  <a:pt x="86023" y="37780"/>
                                  <a:pt x="79280" y="29244"/>
                                  <a:pt x="66015" y="29244"/>
                                </a:cubicBezTo>
                                <a:cubicBezTo>
                                  <a:pt x="49891" y="29244"/>
                                  <a:pt x="38730" y="41919"/>
                                  <a:pt x="38730" y="68563"/>
                                </a:cubicBezTo>
                                <a:lnTo>
                                  <a:pt x="38730" y="72701"/>
                                </a:lnTo>
                                <a:cubicBezTo>
                                  <a:pt x="38730" y="100134"/>
                                  <a:pt x="48605" y="112551"/>
                                  <a:pt x="66274" y="112551"/>
                                </a:cubicBezTo>
                                <a:cubicBezTo>
                                  <a:pt x="79280" y="112551"/>
                                  <a:pt x="88881" y="102980"/>
                                  <a:pt x="90960" y="88222"/>
                                </a:cubicBezTo>
                                <a:lnTo>
                                  <a:pt x="125546" y="88222"/>
                                </a:lnTo>
                                <a:cubicBezTo>
                                  <a:pt x="122934" y="119018"/>
                                  <a:pt x="101887" y="141018"/>
                                  <a:pt x="64975" y="141018"/>
                                </a:cubicBezTo>
                                <a:cubicBezTo>
                                  <a:pt x="27284" y="141018"/>
                                  <a:pt x="0" y="117724"/>
                                  <a:pt x="0" y="71925"/>
                                </a:cubicBezTo>
                                <a:lnTo>
                                  <a:pt x="0" y="70115"/>
                                </a:lnTo>
                                <a:cubicBezTo>
                                  <a:pt x="0" y="24329"/>
                                  <a:pt x="29103" y="0"/>
                                  <a:pt x="652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140110" y="168189"/>
                            <a:ext cx="125533" cy="141018"/>
                          </a:xfrm>
                          <a:custGeom>
                            <a:avLst/>
                            <a:gdLst/>
                            <a:ahLst/>
                            <a:cxnLst/>
                            <a:rect l="0" t="0" r="0" b="0"/>
                            <a:pathLst>
                              <a:path w="125533" h="141018">
                                <a:moveTo>
                                  <a:pt x="65235" y="0"/>
                                </a:moveTo>
                                <a:cubicBezTo>
                                  <a:pt x="96170" y="0"/>
                                  <a:pt x="121635" y="15534"/>
                                  <a:pt x="124753" y="50960"/>
                                </a:cubicBezTo>
                                <a:lnTo>
                                  <a:pt x="88362" y="50960"/>
                                </a:lnTo>
                                <a:cubicBezTo>
                                  <a:pt x="86023" y="37780"/>
                                  <a:pt x="79280" y="29244"/>
                                  <a:pt x="66015" y="29244"/>
                                </a:cubicBezTo>
                                <a:cubicBezTo>
                                  <a:pt x="49891" y="29244"/>
                                  <a:pt x="38718" y="41919"/>
                                  <a:pt x="38718" y="68563"/>
                                </a:cubicBezTo>
                                <a:lnTo>
                                  <a:pt x="38718" y="72701"/>
                                </a:lnTo>
                                <a:cubicBezTo>
                                  <a:pt x="38718" y="100134"/>
                                  <a:pt x="48605" y="112551"/>
                                  <a:pt x="66275" y="112551"/>
                                </a:cubicBezTo>
                                <a:cubicBezTo>
                                  <a:pt x="79280" y="112551"/>
                                  <a:pt x="88881" y="102980"/>
                                  <a:pt x="90960" y="88222"/>
                                </a:cubicBezTo>
                                <a:lnTo>
                                  <a:pt x="125533" y="88222"/>
                                </a:lnTo>
                                <a:cubicBezTo>
                                  <a:pt x="122935" y="119018"/>
                                  <a:pt x="101887" y="141018"/>
                                  <a:pt x="64975" y="141018"/>
                                </a:cubicBezTo>
                                <a:cubicBezTo>
                                  <a:pt x="27297" y="141018"/>
                                  <a:pt x="0" y="117724"/>
                                  <a:pt x="0" y="71925"/>
                                </a:cubicBezTo>
                                <a:lnTo>
                                  <a:pt x="0" y="70115"/>
                                </a:lnTo>
                                <a:cubicBezTo>
                                  <a:pt x="0" y="24329"/>
                                  <a:pt x="29103" y="0"/>
                                  <a:pt x="652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59388" y="168189"/>
                            <a:ext cx="59648" cy="138173"/>
                          </a:xfrm>
                          <a:custGeom>
                            <a:avLst/>
                            <a:gdLst/>
                            <a:ahLst/>
                            <a:cxnLst/>
                            <a:rect l="0" t="0" r="0" b="0"/>
                            <a:pathLst>
                              <a:path w="59648" h="138173">
                                <a:moveTo>
                                  <a:pt x="3508" y="0"/>
                                </a:moveTo>
                                <a:cubicBezTo>
                                  <a:pt x="36249" y="0"/>
                                  <a:pt x="59648" y="13969"/>
                                  <a:pt x="59648" y="47610"/>
                                </a:cubicBezTo>
                                <a:lnTo>
                                  <a:pt x="59648" y="138173"/>
                                </a:lnTo>
                                <a:lnTo>
                                  <a:pt x="22490" y="138173"/>
                                </a:lnTo>
                                <a:lnTo>
                                  <a:pt x="22490" y="122639"/>
                                </a:lnTo>
                                <a:cubicBezTo>
                                  <a:pt x="19235" y="127560"/>
                                  <a:pt x="14490" y="132155"/>
                                  <a:pt x="8283" y="135520"/>
                                </a:cubicBezTo>
                                <a:lnTo>
                                  <a:pt x="0" y="137502"/>
                                </a:lnTo>
                                <a:lnTo>
                                  <a:pt x="0" y="113609"/>
                                </a:lnTo>
                                <a:lnTo>
                                  <a:pt x="14097" y="109220"/>
                                </a:lnTo>
                                <a:cubicBezTo>
                                  <a:pt x="18709" y="105631"/>
                                  <a:pt x="21697" y="100264"/>
                                  <a:pt x="21697" y="93150"/>
                                </a:cubicBezTo>
                                <a:lnTo>
                                  <a:pt x="21697" y="80216"/>
                                </a:lnTo>
                                <a:lnTo>
                                  <a:pt x="6626" y="80216"/>
                                </a:lnTo>
                                <a:lnTo>
                                  <a:pt x="0" y="81501"/>
                                </a:lnTo>
                                <a:lnTo>
                                  <a:pt x="0" y="55800"/>
                                </a:lnTo>
                                <a:lnTo>
                                  <a:pt x="4807" y="55370"/>
                                </a:lnTo>
                                <a:lnTo>
                                  <a:pt x="21697" y="55370"/>
                                </a:lnTo>
                                <a:lnTo>
                                  <a:pt x="21697" y="48903"/>
                                </a:lnTo>
                                <a:cubicBezTo>
                                  <a:pt x="21697" y="35439"/>
                                  <a:pt x="15721" y="27161"/>
                                  <a:pt x="1689" y="27161"/>
                                </a:cubicBezTo>
                                <a:lnTo>
                                  <a:pt x="0" y="27728"/>
                                </a:lnTo>
                                <a:lnTo>
                                  <a:pt x="0" y="434"/>
                                </a:lnTo>
                                <a:lnTo>
                                  <a:pt x="35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487392" y="264185"/>
                            <a:ext cx="62383" cy="45023"/>
                          </a:xfrm>
                          <a:custGeom>
                            <a:avLst/>
                            <a:gdLst/>
                            <a:ahLst/>
                            <a:cxnLst/>
                            <a:rect l="0" t="0" r="0" b="0"/>
                            <a:pathLst>
                              <a:path w="62383" h="45023">
                                <a:moveTo>
                                  <a:pt x="27291" y="0"/>
                                </a:moveTo>
                                <a:lnTo>
                                  <a:pt x="62383" y="0"/>
                                </a:lnTo>
                                <a:cubicBezTo>
                                  <a:pt x="58213" y="25609"/>
                                  <a:pt x="37165" y="45023"/>
                                  <a:pt x="1566" y="45023"/>
                                </a:cubicBezTo>
                                <a:lnTo>
                                  <a:pt x="0" y="44770"/>
                                </a:lnTo>
                                <a:lnTo>
                                  <a:pt x="0" y="16680"/>
                                </a:lnTo>
                                <a:lnTo>
                                  <a:pt x="2332" y="17590"/>
                                </a:lnTo>
                                <a:cubicBezTo>
                                  <a:pt x="16884" y="17590"/>
                                  <a:pt x="24692" y="9830"/>
                                  <a:pt x="27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813366" y="171035"/>
                            <a:ext cx="119829" cy="138173"/>
                          </a:xfrm>
                          <a:custGeom>
                            <a:avLst/>
                            <a:gdLst/>
                            <a:ahLst/>
                            <a:cxnLst/>
                            <a:rect l="0" t="0" r="0" b="0"/>
                            <a:pathLst>
                              <a:path w="119829" h="138173">
                                <a:moveTo>
                                  <a:pt x="0" y="0"/>
                                </a:moveTo>
                                <a:lnTo>
                                  <a:pt x="38198" y="0"/>
                                </a:lnTo>
                                <a:lnTo>
                                  <a:pt x="38198" y="85907"/>
                                </a:lnTo>
                                <a:cubicBezTo>
                                  <a:pt x="38198" y="101428"/>
                                  <a:pt x="44434" y="108671"/>
                                  <a:pt x="57959" y="108671"/>
                                </a:cubicBezTo>
                                <a:cubicBezTo>
                                  <a:pt x="71212" y="108671"/>
                                  <a:pt x="81866" y="100393"/>
                                  <a:pt x="81866" y="83579"/>
                                </a:cubicBezTo>
                                <a:lnTo>
                                  <a:pt x="81865" y="0"/>
                                </a:lnTo>
                                <a:lnTo>
                                  <a:pt x="119829" y="0"/>
                                </a:lnTo>
                                <a:lnTo>
                                  <a:pt x="119829" y="135328"/>
                                </a:lnTo>
                                <a:lnTo>
                                  <a:pt x="81866" y="135327"/>
                                </a:lnTo>
                                <a:lnTo>
                                  <a:pt x="81866" y="115409"/>
                                </a:lnTo>
                                <a:cubicBezTo>
                                  <a:pt x="75382" y="128343"/>
                                  <a:pt x="62637" y="138173"/>
                                  <a:pt x="42356" y="138173"/>
                                </a:cubicBezTo>
                                <a:cubicBezTo>
                                  <a:pt x="17943" y="138173"/>
                                  <a:pt x="0" y="123415"/>
                                  <a:pt x="0" y="9159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960752" y="169211"/>
                            <a:ext cx="78760" cy="137151"/>
                          </a:xfrm>
                          <a:custGeom>
                            <a:avLst/>
                            <a:gdLst/>
                            <a:ahLst/>
                            <a:cxnLst/>
                            <a:rect l="0" t="0" r="0" b="0"/>
                            <a:pathLst>
                              <a:path w="78760" h="137151">
                                <a:moveTo>
                                  <a:pt x="78760" y="0"/>
                                </a:moveTo>
                                <a:lnTo>
                                  <a:pt x="78760" y="37275"/>
                                </a:lnTo>
                                <a:cubicBezTo>
                                  <a:pt x="53022" y="37275"/>
                                  <a:pt x="37938" y="45023"/>
                                  <a:pt x="37938" y="67541"/>
                                </a:cubicBezTo>
                                <a:lnTo>
                                  <a:pt x="37938" y="137151"/>
                                </a:lnTo>
                                <a:lnTo>
                                  <a:pt x="0" y="137151"/>
                                </a:lnTo>
                                <a:lnTo>
                                  <a:pt x="0" y="1824"/>
                                </a:lnTo>
                                <a:lnTo>
                                  <a:pt x="37938" y="1824"/>
                                </a:lnTo>
                                <a:lnTo>
                                  <a:pt x="37938" y="26670"/>
                                </a:lnTo>
                                <a:cubicBezTo>
                                  <a:pt x="46006" y="8536"/>
                                  <a:pt x="58739" y="0"/>
                                  <a:pt x="78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1051478" y="168235"/>
                            <a:ext cx="64449" cy="140720"/>
                          </a:xfrm>
                          <a:custGeom>
                            <a:avLst/>
                            <a:gdLst/>
                            <a:ahLst/>
                            <a:cxnLst/>
                            <a:rect l="0" t="0" r="0" b="0"/>
                            <a:pathLst>
                              <a:path w="64449" h="140720">
                                <a:moveTo>
                                  <a:pt x="64449" y="0"/>
                                </a:moveTo>
                                <a:lnTo>
                                  <a:pt x="64449" y="26545"/>
                                </a:lnTo>
                                <a:lnTo>
                                  <a:pt x="48668" y="32329"/>
                                </a:lnTo>
                                <a:cubicBezTo>
                                  <a:pt x="44054" y="36693"/>
                                  <a:pt x="40543" y="43807"/>
                                  <a:pt x="38977" y="54807"/>
                                </a:cubicBezTo>
                                <a:lnTo>
                                  <a:pt x="64449" y="54807"/>
                                </a:lnTo>
                                <a:lnTo>
                                  <a:pt x="64449" y="79912"/>
                                </a:lnTo>
                                <a:lnTo>
                                  <a:pt x="38471" y="79912"/>
                                </a:lnTo>
                                <a:cubicBezTo>
                                  <a:pt x="39250" y="92070"/>
                                  <a:pt x="42235" y="100477"/>
                                  <a:pt x="47073" y="105844"/>
                                </a:cubicBezTo>
                                <a:lnTo>
                                  <a:pt x="64449" y="112625"/>
                                </a:lnTo>
                                <a:lnTo>
                                  <a:pt x="64449" y="140720"/>
                                </a:lnTo>
                                <a:lnTo>
                                  <a:pt x="39141" y="136629"/>
                                </a:lnTo>
                                <a:cubicBezTo>
                                  <a:pt x="15055" y="127968"/>
                                  <a:pt x="0" y="106423"/>
                                  <a:pt x="0" y="72656"/>
                                </a:cubicBezTo>
                                <a:lnTo>
                                  <a:pt x="0" y="70069"/>
                                </a:lnTo>
                                <a:cubicBezTo>
                                  <a:pt x="0" y="36117"/>
                                  <a:pt x="15939" y="13654"/>
                                  <a:pt x="39251" y="4544"/>
                                </a:cubicBezTo>
                                <a:lnTo>
                                  <a:pt x="644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573175" y="168189"/>
                            <a:ext cx="120089" cy="138173"/>
                          </a:xfrm>
                          <a:custGeom>
                            <a:avLst/>
                            <a:gdLst/>
                            <a:ahLst/>
                            <a:cxnLst/>
                            <a:rect l="0" t="0" r="0" b="0"/>
                            <a:pathLst>
                              <a:path w="120089" h="138173">
                                <a:moveTo>
                                  <a:pt x="79020" y="0"/>
                                </a:moveTo>
                                <a:cubicBezTo>
                                  <a:pt x="103706" y="0"/>
                                  <a:pt x="120089" y="14745"/>
                                  <a:pt x="120089" y="47610"/>
                                </a:cubicBezTo>
                                <a:lnTo>
                                  <a:pt x="120089" y="138173"/>
                                </a:lnTo>
                                <a:lnTo>
                                  <a:pt x="82138" y="138173"/>
                                </a:lnTo>
                                <a:lnTo>
                                  <a:pt x="82138" y="53301"/>
                                </a:lnTo>
                                <a:cubicBezTo>
                                  <a:pt x="82138" y="37508"/>
                                  <a:pt x="75642" y="30524"/>
                                  <a:pt x="61857" y="30524"/>
                                </a:cubicBezTo>
                                <a:cubicBezTo>
                                  <a:pt x="48605" y="30524"/>
                                  <a:pt x="37951" y="38556"/>
                                  <a:pt x="37951" y="55629"/>
                                </a:cubicBezTo>
                                <a:lnTo>
                                  <a:pt x="37951" y="138173"/>
                                </a:lnTo>
                                <a:lnTo>
                                  <a:pt x="0" y="138173"/>
                                </a:lnTo>
                                <a:lnTo>
                                  <a:pt x="0" y="2845"/>
                                </a:lnTo>
                                <a:lnTo>
                                  <a:pt x="37951" y="2845"/>
                                </a:lnTo>
                                <a:lnTo>
                                  <a:pt x="37951" y="23035"/>
                                </a:lnTo>
                                <a:cubicBezTo>
                                  <a:pt x="44707" y="10347"/>
                                  <a:pt x="58219" y="0"/>
                                  <a:pt x="790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487392" y="168189"/>
                            <a:ext cx="62383" cy="79957"/>
                          </a:xfrm>
                          <a:custGeom>
                            <a:avLst/>
                            <a:gdLst/>
                            <a:ahLst/>
                            <a:cxnLst/>
                            <a:rect l="0" t="0" r="0" b="0"/>
                            <a:pathLst>
                              <a:path w="62383" h="79957">
                                <a:moveTo>
                                  <a:pt x="253" y="0"/>
                                </a:moveTo>
                                <a:cubicBezTo>
                                  <a:pt x="34047" y="0"/>
                                  <a:pt x="62383" y="18884"/>
                                  <a:pt x="62383" y="63648"/>
                                </a:cubicBezTo>
                                <a:lnTo>
                                  <a:pt x="62383" y="79957"/>
                                </a:lnTo>
                                <a:lnTo>
                                  <a:pt x="0" y="79957"/>
                                </a:lnTo>
                                <a:lnTo>
                                  <a:pt x="0" y="54853"/>
                                </a:lnTo>
                                <a:lnTo>
                                  <a:pt x="25472" y="54853"/>
                                </a:lnTo>
                                <a:cubicBezTo>
                                  <a:pt x="24692" y="34934"/>
                                  <a:pt x="15584" y="26398"/>
                                  <a:pt x="513" y="26398"/>
                                </a:cubicBezTo>
                                <a:lnTo>
                                  <a:pt x="0" y="26586"/>
                                </a:lnTo>
                                <a:lnTo>
                                  <a:pt x="0" y="46"/>
                                </a:lnTo>
                                <a:lnTo>
                                  <a:pt x="2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710154" y="130151"/>
                            <a:ext cx="80839" cy="178009"/>
                          </a:xfrm>
                          <a:custGeom>
                            <a:avLst/>
                            <a:gdLst/>
                            <a:ahLst/>
                            <a:cxnLst/>
                            <a:rect l="0" t="0" r="0" b="0"/>
                            <a:pathLst>
                              <a:path w="80839" h="178009">
                                <a:moveTo>
                                  <a:pt x="54075" y="0"/>
                                </a:moveTo>
                                <a:lnTo>
                                  <a:pt x="54075" y="40884"/>
                                </a:lnTo>
                                <a:lnTo>
                                  <a:pt x="80072" y="40884"/>
                                </a:lnTo>
                                <a:lnTo>
                                  <a:pt x="80072" y="69080"/>
                                </a:lnTo>
                                <a:lnTo>
                                  <a:pt x="54075" y="69080"/>
                                </a:lnTo>
                                <a:lnTo>
                                  <a:pt x="54075" y="133258"/>
                                </a:lnTo>
                                <a:cubicBezTo>
                                  <a:pt x="54075" y="143359"/>
                                  <a:pt x="58739" y="148003"/>
                                  <a:pt x="67587" y="148003"/>
                                </a:cubicBezTo>
                                <a:cubicBezTo>
                                  <a:pt x="73057" y="148003"/>
                                  <a:pt x="77201" y="147227"/>
                                  <a:pt x="80839" y="145687"/>
                                </a:cubicBezTo>
                                <a:lnTo>
                                  <a:pt x="80839" y="175177"/>
                                </a:lnTo>
                                <a:cubicBezTo>
                                  <a:pt x="76435" y="176470"/>
                                  <a:pt x="68886" y="178009"/>
                                  <a:pt x="59531" y="178009"/>
                                </a:cubicBezTo>
                                <a:cubicBezTo>
                                  <a:pt x="29909" y="178009"/>
                                  <a:pt x="15864" y="164558"/>
                                  <a:pt x="15864" y="137125"/>
                                </a:cubicBezTo>
                                <a:lnTo>
                                  <a:pt x="15864" y="69080"/>
                                </a:lnTo>
                                <a:lnTo>
                                  <a:pt x="0" y="69080"/>
                                </a:lnTo>
                                <a:lnTo>
                                  <a:pt x="0" y="40884"/>
                                </a:lnTo>
                                <a:lnTo>
                                  <a:pt x="15864" y="40884"/>
                                </a:lnTo>
                                <a:lnTo>
                                  <a:pt x="15864" y="15521"/>
                                </a:lnTo>
                                <a:lnTo>
                                  <a:pt x="540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1115927" y="264185"/>
                            <a:ext cx="62383" cy="45023"/>
                          </a:xfrm>
                          <a:custGeom>
                            <a:avLst/>
                            <a:gdLst/>
                            <a:ahLst/>
                            <a:cxnLst/>
                            <a:rect l="0" t="0" r="0" b="0"/>
                            <a:pathLst>
                              <a:path w="62383" h="45023">
                                <a:moveTo>
                                  <a:pt x="27304" y="0"/>
                                </a:moveTo>
                                <a:lnTo>
                                  <a:pt x="62383" y="0"/>
                                </a:lnTo>
                                <a:cubicBezTo>
                                  <a:pt x="58226" y="25609"/>
                                  <a:pt x="37178" y="45023"/>
                                  <a:pt x="1566" y="45023"/>
                                </a:cubicBezTo>
                                <a:lnTo>
                                  <a:pt x="0" y="44770"/>
                                </a:lnTo>
                                <a:lnTo>
                                  <a:pt x="0" y="16675"/>
                                </a:lnTo>
                                <a:lnTo>
                                  <a:pt x="2345" y="17590"/>
                                </a:lnTo>
                                <a:cubicBezTo>
                                  <a:pt x="16897" y="17590"/>
                                  <a:pt x="24692" y="9830"/>
                                  <a:pt x="27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1115927" y="168190"/>
                            <a:ext cx="62383" cy="79957"/>
                          </a:xfrm>
                          <a:custGeom>
                            <a:avLst/>
                            <a:gdLst/>
                            <a:ahLst/>
                            <a:cxnLst/>
                            <a:rect l="0" t="0" r="0" b="0"/>
                            <a:pathLst>
                              <a:path w="62383" h="79957">
                                <a:moveTo>
                                  <a:pt x="253" y="0"/>
                                </a:moveTo>
                                <a:cubicBezTo>
                                  <a:pt x="34047" y="0"/>
                                  <a:pt x="62383" y="18884"/>
                                  <a:pt x="62383" y="63648"/>
                                </a:cubicBezTo>
                                <a:lnTo>
                                  <a:pt x="62383" y="79957"/>
                                </a:lnTo>
                                <a:lnTo>
                                  <a:pt x="0" y="79957"/>
                                </a:lnTo>
                                <a:lnTo>
                                  <a:pt x="0" y="54853"/>
                                </a:lnTo>
                                <a:lnTo>
                                  <a:pt x="25472" y="54853"/>
                                </a:lnTo>
                                <a:cubicBezTo>
                                  <a:pt x="24692" y="34934"/>
                                  <a:pt x="15584" y="26398"/>
                                  <a:pt x="526" y="26398"/>
                                </a:cubicBezTo>
                                <a:lnTo>
                                  <a:pt x="0" y="26591"/>
                                </a:lnTo>
                                <a:lnTo>
                                  <a:pt x="0" y="46"/>
                                </a:lnTo>
                                <a:lnTo>
                                  <a:pt x="2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B0D76D" id="Group 757" o:spid="_x0000_s1026" style="position:absolute;margin-left:-.15pt;margin-top:71.5pt;width:92.75pt;height:24.3pt;z-index:251664896;mso-position-horizontal-relative:margin;mso-position-vertical-relative:page" coordsize="11783,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">
                <v:shape id="Shape 14" o:spid="_x0000_s1027" style="position:absolute;left:6867;width:1162;height:1223;visibility:visible;mso-wrap-style:square;v-text-anchor:top" coordsize="116178,12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" path="m,l116178,46575r,28972l,122393,,86424,67820,61320,,34934,,xe" fillcolor="#a100ff" stroked="f" strokeweight="0">
                  <v:stroke miterlimit="83231f" joinstyle="miter"/>
                  <v:path arrowok="t" textboxrect="0,0,116178,122393"/>
                </v:shape>
                <v:shape id="Shape 15" o:spid="_x0000_s1028" style="position:absolute;top:2239;width:593;height:853;visibility:visible;mso-wrap-style:square;v-text-anchor:top" coordsize="59388,85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" path="m59388,r,25701l44837,28523v-4742,2813,-7146,7146,-7146,13225l37691,43041v,9313,5717,15780,18449,15780l59388,57809r,23893l44694,85219c20268,85219,,72789,,45369l,43830c,18784,16371,6411,39360,1790l59388,xe" fillcolor="black" stroked="f" strokeweight="0">
                  <v:stroke miterlimit="83231f" joinstyle="miter"/>
                  <v:path arrowok="t" textboxrect="0,0,59388,85219"/>
                </v:shape>
                <v:shape id="Shape 16" o:spid="_x0000_s1029" style="position:absolute;left:41;top:1686;width:552;height:443;visibility:visible;mso-wrap-style:square;v-text-anchor:top" coordsize="55231,4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" path="m55231,r,27294l42269,31644v-3412,3105,-5364,7506,-5890,12686l,44330c1939,21815,15878,7893,36326,2339l55231,xe" fillcolor="black" stroked="f" strokeweight="0">
                  <v:stroke miterlimit="83231f" joinstyle="miter"/>
                  <v:path arrowok="t" textboxrect="0,0,55231,44330"/>
                </v:shape>
                <v:shape id="Shape 17" o:spid="_x0000_s1030" style="position:absolute;left:4229;top:1682;width:644;height:1407;visibility:visible;mso-wrap-style:square;v-text-anchor:top" coordsize="64462,1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" path="m64462,r,26541l48670,32330v-4613,4363,-8121,11477,-9680,22477l64462,54807r,25105l38471,79912v779,12158,3767,20565,8607,25932l64462,112630r,28090l39152,136629c15062,127968,,106423,,72656l,70069c,36118,15932,13654,39251,4544l64462,xe" fillcolor="black" stroked="f" strokeweight="0">
                  <v:stroke miterlimit="83231f" joinstyle="miter"/>
                  <v:path arrowok="t" textboxrect="0,0,64462,140720"/>
                </v:shape>
                <v:shape id="Shape 18" o:spid="_x0000_s1031" style="position:absolute;left:2815;top:1681;width:1255;height:1411;visibility:visible;mso-wrap-style:square;v-text-anchor:top" coordsize="125546,14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" path="m65235,v30935,,56400,15534,59531,50960l88362,50960c86023,37780,79280,29244,66015,29244v-16124,,-27285,12675,-27285,39319l38730,72701v,27433,9875,39850,27544,39850c79280,112551,88881,102980,90960,88222r34586,c122934,119018,101887,141018,64975,141018,27284,141018,,117724,,71925l,70115c,24329,29103,,65235,xe" fillcolor="black" stroked="f" strokeweight="0">
                  <v:stroke miterlimit="83231f" joinstyle="miter"/>
                  <v:path arrowok="t" textboxrect="0,0,125546,141018"/>
                </v:shape>
                <v:shape id="Shape 19" o:spid="_x0000_s1032" style="position:absolute;left:1401;top:1681;width:1255;height:1411;visibility:visible;mso-wrap-style:square;v-text-anchor:top" coordsize="125533,14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" path="m65235,v30935,,56400,15534,59518,50960l88362,50960c86023,37780,79280,29244,66015,29244v-16124,,-27297,12675,-27297,39319l38718,72701v,27433,9887,39850,27557,39850c79280,112551,88881,102980,90960,88222r34573,c122935,119018,101887,141018,64975,141018,27297,141018,,117724,,71925l,70115c,24329,29103,,65235,xe" fillcolor="black" stroked="f" strokeweight="0">
                  <v:stroke miterlimit="83231f" joinstyle="miter"/>
                  <v:path arrowok="t" textboxrect="0,0,125533,141018"/>
                </v:shape>
                <v:shape id="Shape 20" o:spid="_x0000_s1033" style="position:absolute;left:593;top:1681;width:597;height:1382;visibility:visible;mso-wrap-style:square;v-text-anchor:top" coordsize="59648,13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" path="m3508,c36249,,59648,13969,59648,47610r,90563l22490,138173r,-15534c19235,127560,14490,132155,8283,135520l,137502,,113609r14097,-4389c18709,105631,21697,100264,21697,93150r,-12934l6626,80216,,81501,,55800r4807,-430l21697,55370r,-6467c21697,35439,15721,27161,1689,27161l,27728,,434,3508,xe" fillcolor="black" stroked="f" strokeweight="0">
                  <v:stroke miterlimit="83231f" joinstyle="miter"/>
                  <v:path arrowok="t" textboxrect="0,0,59648,138173"/>
                </v:shape>
                <v:shape id="Shape 21" o:spid="_x0000_s1034" style="position:absolute;left:4873;top:2641;width:624;height:451;visibility:visible;mso-wrap-style:square;v-text-anchor:top" coordsize="62383,4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" path="m27291,l62383,c58213,25609,37165,45023,1566,45023l,44770,,16680r2332,910c16884,17590,24692,9830,27291,xe" fillcolor="black" stroked="f" strokeweight="0">
                  <v:stroke miterlimit="83231f" joinstyle="miter"/>
                  <v:path arrowok="t" textboxrect="0,0,62383,45023"/>
                </v:shape>
                <v:shape id="Shape 22" o:spid="_x0000_s1035" style="position:absolute;left:8133;top:1710;width:1198;height:1382;visibility:visible;mso-wrap-style:square;v-text-anchor:top" coordsize="119829,13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" path="m,l38198,r,85907c38198,101428,44434,108671,57959,108671v13253,,23907,-8278,23907,-25092l81865,r37964,l119829,135328r-37963,-1l81866,115409v-6484,12934,-19229,22764,-39510,22764c17943,138173,,123415,,91598l,xe" fillcolor="black" stroked="f" strokeweight="0">
                  <v:stroke miterlimit="83231f" joinstyle="miter"/>
                  <v:path arrowok="t" textboxrect="0,0,119829,138173"/>
                </v:shape>
                <v:shape id="Shape 23" o:spid="_x0000_s1036" style="position:absolute;left:9607;top:1692;width:788;height:1371;visibility:visible;mso-wrap-style:square;v-text-anchor:top" coordsize="78760,13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" path="m78760,r,37275c53022,37275,37938,45023,37938,67541r,69610l,137151,,1824r37938,l37938,26670c46006,8536,58739,,78760,xe" fillcolor="black" stroked="f" strokeweight="0">
                  <v:stroke miterlimit="83231f" joinstyle="miter"/>
                  <v:path arrowok="t" textboxrect="0,0,78760,137151"/>
                </v:shape>
                <v:shape id="Shape 24" o:spid="_x0000_s1037" style="position:absolute;left:10514;top:1682;width:645;height:1407;visibility:visible;mso-wrap-style:square;v-text-anchor:top" coordsize="64449,1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" path="m64449,r,26545l48668,32329v-4614,4364,-8125,11478,-9691,22478l64449,54807r,25105l38471,79912v779,12158,3764,20565,8602,25932l64449,112625r,28095l39141,136629c15055,127968,,106423,,72656l,70069c,36117,15939,13654,39251,4544l64449,xe" fillcolor="black" stroked="f" strokeweight="0">
                  <v:stroke miterlimit="83231f" joinstyle="miter"/>
                  <v:path arrowok="t" textboxrect="0,0,64449,140720"/>
                </v:shape>
                <v:shape id="Shape 25" o:spid="_x0000_s1038" style="position:absolute;left:5731;top:1681;width:1201;height:1382;visibility:visible;mso-wrap-style:square;v-text-anchor:top" coordsize="120089,13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" path="m79020,v24686,,41069,14745,41069,47610l120089,138173r-37951,l82138,53301v,-15793,-6496,-22777,-20281,-22777c48605,30524,37951,38556,37951,55629r,82544l,138173,,2845r37951,l37951,23035c44707,10347,58219,,79020,xe" fillcolor="black" stroked="f" strokeweight="0">
                  <v:stroke miterlimit="83231f" joinstyle="miter"/>
                  <v:path arrowok="t" textboxrect="0,0,120089,138173"/>
                </v:shape>
                <v:shape id="Shape 26" o:spid="_x0000_s1039" style="position:absolute;left:4873;top:1681;width:624;height:800;visibility:visible;mso-wrap-style:square;v-text-anchor:top" coordsize="62383,79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" path="m253,c34047,,62383,18884,62383,63648r,16309l,79957,,54853r25472,c24692,34934,15584,26398,513,26398l,26586,,46,253,xe" fillcolor="black" stroked="f" strokeweight="0">
                  <v:stroke miterlimit="83231f" joinstyle="miter"/>
                  <v:path arrowok="t" textboxrect="0,0,62383,79957"/>
                </v:shape>
                <v:shape id="Shape 27" o:spid="_x0000_s1040" style="position:absolute;left:7101;top:1301;width:808;height:1780;visibility:visible;mso-wrap-style:square;v-text-anchor:top" coordsize="80839,178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" path="m54075,r,40884l80072,40884r,28196l54075,69080r,64178c54075,143359,58739,148003,67587,148003v5470,,9614,-776,13252,-2316l80839,175177v-4404,1293,-11953,2832,-21308,2832c29909,178009,15864,164558,15864,137125r,-68045l,69080,,40884r15864,l15864,15521,54075,xe" fillcolor="black" stroked="f" strokeweight="0">
                  <v:stroke miterlimit="83231f" joinstyle="miter"/>
                  <v:path arrowok="t" textboxrect="0,0,80839,178009"/>
                </v:shape>
                <v:shape id="Shape 28" o:spid="_x0000_s1041" style="position:absolute;left:11159;top:2641;width:624;height:451;visibility:visible;mso-wrap-style:square;v-text-anchor:top" coordsize="62383,4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" path="m27304,l62383,c58226,25609,37178,45023,1566,45023l,44770,,16675r2345,915c16897,17590,24692,9830,27304,xe" fillcolor="black" stroked="f" strokeweight="0">
                  <v:stroke miterlimit="83231f" joinstyle="miter"/>
                  <v:path arrowok="t" textboxrect="0,0,62383,45023"/>
                </v:shape>
                <v:shape id="Shape 29" o:spid="_x0000_s1042" style="position:absolute;left:11159;top:1681;width:624;height:800;visibility:visible;mso-wrap-style:square;v-text-anchor:top" coordsize="62383,79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" path="m253,c34047,,62383,18884,62383,63648r,16309l,79957,,54853r25472,c24692,34934,15584,26398,526,26398l,26591,,46,253,xe" fillcolor="black" stroked="f" strokeweight="0">
                  <v:stroke miterlimit="83231f" joinstyle="miter"/>
                  <v:path arrowok="t" textboxrect="0,0,62383,79957"/>
                </v:shape>
                <w10:wrap anchorx="margin" anchory="page"/>
              </v:group>
            </w:pict>
          </mc:Fallback>
        </mc:AlternateContent>
      </w:r>
      <w:r w:rsidR="004B3B8E" w:rsidRPr="00867203">
        <w:rPr>
          <w:b/>
          <w:bCs/>
          <w:sz w:val="22"/>
          <w:szCs w:val="22"/>
        </w:rPr>
        <w:t>Accenture GmbH</w:t>
      </w:r>
    </w:p>
    <w:p w14:paraId="150A2317" w14:textId="77777777" w:rsidR="004B3B8E" w:rsidRPr="00867203" w:rsidRDefault="00EF48E4" w:rsidP="006337A4">
      <w:pPr>
        <w:spacing w:after="0" w:line="240" w:lineRule="auto"/>
        <w:ind w:left="0" w:right="3" w:firstLine="0"/>
        <w:jc w:val="right"/>
        <w:rPr>
          <w:sz w:val="22"/>
          <w:szCs w:val="22"/>
        </w:rPr>
      </w:pPr>
      <w:r w:rsidRPr="00867203">
        <w:rPr>
          <w:sz w:val="22"/>
          <w:szCs w:val="22"/>
        </w:rPr>
        <w:t>Campus Kronberg</w:t>
      </w:r>
      <w:r w:rsidR="004B3B8E" w:rsidRPr="00867203">
        <w:rPr>
          <w:sz w:val="22"/>
          <w:szCs w:val="22"/>
        </w:rPr>
        <w:t xml:space="preserve"> </w:t>
      </w:r>
      <w:r w:rsidRPr="00867203">
        <w:rPr>
          <w:sz w:val="22"/>
          <w:szCs w:val="22"/>
        </w:rPr>
        <w:t>1,</w:t>
      </w:r>
      <w:r w:rsidR="004B3B8E" w:rsidRPr="00867203">
        <w:rPr>
          <w:sz w:val="22"/>
          <w:szCs w:val="22"/>
        </w:rPr>
        <w:t xml:space="preserve"> </w:t>
      </w:r>
    </w:p>
    <w:p w14:paraId="7C89E114" w14:textId="2F1B61B4" w:rsidR="00665B20" w:rsidRDefault="00715EA5" w:rsidP="006337A4">
      <w:pPr>
        <w:spacing w:after="0" w:line="240" w:lineRule="auto"/>
        <w:ind w:left="0" w:right="3" w:firstLine="0"/>
        <w:jc w:val="right"/>
        <w:rPr>
          <w:sz w:val="22"/>
          <w:szCs w:val="22"/>
        </w:rPr>
      </w:pPr>
      <w:r>
        <w:rPr>
          <w:sz w:val="22"/>
          <w:szCs w:val="22"/>
        </w:rPr>
        <w:t>D-</w:t>
      </w:r>
      <w:r w:rsidR="004B3B8E" w:rsidRPr="00867203">
        <w:rPr>
          <w:sz w:val="22"/>
          <w:szCs w:val="22"/>
        </w:rPr>
        <w:t>61476</w:t>
      </w:r>
      <w:r w:rsidR="00EF48E4" w:rsidRPr="00867203">
        <w:rPr>
          <w:sz w:val="22"/>
          <w:szCs w:val="22"/>
        </w:rPr>
        <w:t xml:space="preserve"> Kronberg, Germany</w:t>
      </w:r>
    </w:p>
    <w:p w14:paraId="0C44B447" w14:textId="77777777" w:rsidR="003327E7" w:rsidRDefault="00EB6D7C" w:rsidP="006337A4">
      <w:pPr>
        <w:spacing w:after="0" w:line="240" w:lineRule="auto"/>
        <w:ind w:left="0" w:right="3" w:firstLine="0"/>
        <w:jc w:val="right"/>
        <w:rPr>
          <w:sz w:val="22"/>
          <w:szCs w:val="22"/>
          <w:lang w:val="en-US"/>
        </w:rPr>
      </w:pPr>
      <w:r w:rsidRPr="00C47F16">
        <w:rPr>
          <w:sz w:val="22"/>
          <w:szCs w:val="22"/>
          <w:lang w:val="en-US"/>
        </w:rPr>
        <w:t>+49 (0) 61 73 94-99</w:t>
      </w:r>
      <w:r w:rsidR="003327E7">
        <w:rPr>
          <w:sz w:val="22"/>
          <w:szCs w:val="22"/>
          <w:lang w:val="en-US"/>
        </w:rPr>
        <w:t xml:space="preserve"> </w:t>
      </w:r>
    </w:p>
    <w:p w14:paraId="09F94093" w14:textId="373BCD6E" w:rsidR="00C47F16" w:rsidRPr="00C47F16" w:rsidRDefault="00C47F16" w:rsidP="006337A4">
      <w:pPr>
        <w:spacing w:after="0" w:line="240" w:lineRule="auto"/>
        <w:ind w:left="0" w:right="3" w:firstLine="0"/>
        <w:jc w:val="right"/>
        <w:rPr>
          <w:sz w:val="22"/>
          <w:szCs w:val="22"/>
          <w:lang w:val="en-US"/>
        </w:rPr>
      </w:pPr>
      <w:hyperlink r:id="rId7" w:history="1">
        <w:r w:rsidRPr="00C47F16">
          <w:rPr>
            <w:rFonts w:eastAsia="Times New Roman" w:cs="Times New Roman"/>
            <w:b/>
            <w:noProof/>
            <w:color w:val="A100FF"/>
            <w:kern w:val="0"/>
            <w:sz w:val="22"/>
            <w:szCs w:val="22"/>
            <w:u w:val="single"/>
            <w:lang w:val="en-US" w:eastAsia="en-US"/>
            <w14:ligatures w14:val="none"/>
          </w:rPr>
          <w:t>accenture.com</w:t>
        </w:r>
      </w:hyperlink>
    </w:p>
    <w:p w14:paraId="5FD1C010" w14:textId="77777777" w:rsidR="006337A4" w:rsidRDefault="006337A4" w:rsidP="006337A4">
      <w:pPr>
        <w:spacing w:after="0" w:line="240" w:lineRule="auto"/>
        <w:ind w:left="0" w:right="3" w:firstLine="0"/>
        <w:jc w:val="center"/>
        <w:rPr>
          <w:b/>
          <w:bCs/>
          <w:sz w:val="22"/>
          <w:szCs w:val="22"/>
          <w:lang w:val="en-US"/>
        </w:rPr>
      </w:pPr>
    </w:p>
    <w:p w14:paraId="677EEED0" w14:textId="7AA9D15C" w:rsidR="008728DA" w:rsidRPr="00867203" w:rsidRDefault="00E57220" w:rsidP="006337A4">
      <w:pPr>
        <w:spacing w:after="0" w:line="240" w:lineRule="auto"/>
        <w:ind w:left="0" w:right="3" w:firstLine="0"/>
        <w:jc w:val="center"/>
        <w:rPr>
          <w:b/>
          <w:bCs/>
          <w:sz w:val="22"/>
          <w:szCs w:val="22"/>
          <w:lang w:val="en-US"/>
        </w:rPr>
      </w:pPr>
      <w:r w:rsidRPr="00867203">
        <w:rPr>
          <w:b/>
          <w:bCs/>
          <w:sz w:val="22"/>
          <w:szCs w:val="22"/>
          <w:lang w:val="en-US"/>
        </w:rPr>
        <w:t xml:space="preserve">Letter of </w:t>
      </w:r>
      <w:r w:rsidR="00FB44D3" w:rsidRPr="00867203">
        <w:rPr>
          <w:b/>
          <w:bCs/>
          <w:sz w:val="22"/>
          <w:szCs w:val="22"/>
          <w:lang w:val="en-US"/>
        </w:rPr>
        <w:t>Recommendation</w:t>
      </w:r>
    </w:p>
    <w:p w14:paraId="4835F846" w14:textId="492DBC9E" w:rsidR="00C47F16" w:rsidRPr="00C47F16" w:rsidRDefault="00E57220" w:rsidP="006337A4">
      <w:pPr>
        <w:spacing w:after="0" w:line="240" w:lineRule="auto"/>
        <w:ind w:left="-5" w:right="3"/>
        <w:rPr>
          <w:sz w:val="22"/>
          <w:szCs w:val="22"/>
          <w:lang w:val="en-US"/>
        </w:rPr>
      </w:pPr>
      <w:r w:rsidRPr="00867203">
        <w:rPr>
          <w:sz w:val="22"/>
          <w:szCs w:val="22"/>
          <w:lang w:val="en-US"/>
        </w:rPr>
        <w:t>September</w:t>
      </w:r>
      <w:r w:rsidR="001B0570" w:rsidRPr="00867203">
        <w:rPr>
          <w:sz w:val="22"/>
          <w:szCs w:val="22"/>
          <w:lang w:val="en-US"/>
        </w:rPr>
        <w:t xml:space="preserve"> 2</w:t>
      </w:r>
      <w:r w:rsidRPr="00867203">
        <w:rPr>
          <w:sz w:val="22"/>
          <w:szCs w:val="22"/>
          <w:lang w:val="en-US"/>
        </w:rPr>
        <w:t>2</w:t>
      </w:r>
      <w:r w:rsidR="001B0570" w:rsidRPr="00867203">
        <w:rPr>
          <w:sz w:val="22"/>
          <w:szCs w:val="22"/>
          <w:lang w:val="en-US"/>
        </w:rPr>
        <w:t xml:space="preserve">, 2025  </w:t>
      </w:r>
    </w:p>
    <w:p w14:paraId="27F900F5" w14:textId="77777777" w:rsidR="00862B6B" w:rsidRPr="00867203" w:rsidRDefault="00862B6B" w:rsidP="006337A4">
      <w:pPr>
        <w:spacing w:after="0" w:line="240" w:lineRule="auto"/>
        <w:ind w:left="-5" w:right="3"/>
        <w:jc w:val="both"/>
        <w:rPr>
          <w:sz w:val="22"/>
          <w:szCs w:val="22"/>
          <w:lang w:val="en-US"/>
        </w:rPr>
      </w:pPr>
    </w:p>
    <w:p w14:paraId="0B97481B" w14:textId="3825C1B7" w:rsidR="00862B6B" w:rsidRDefault="00862B6B" w:rsidP="006337A4">
      <w:pPr>
        <w:spacing w:after="0" w:line="240" w:lineRule="auto"/>
        <w:ind w:left="-5" w:right="3"/>
        <w:jc w:val="both"/>
        <w:rPr>
          <w:sz w:val="22"/>
          <w:szCs w:val="22"/>
          <w:lang w:val="en-US"/>
        </w:rPr>
      </w:pPr>
      <w:r w:rsidRPr="00867203">
        <w:rPr>
          <w:sz w:val="22"/>
          <w:szCs w:val="22"/>
          <w:lang w:val="en-US"/>
        </w:rPr>
        <w:t>To Whom It May Concern,</w:t>
      </w:r>
    </w:p>
    <w:p w14:paraId="5AD1505B" w14:textId="77777777" w:rsidR="006337A4" w:rsidRPr="00867203" w:rsidRDefault="006337A4" w:rsidP="006337A4">
      <w:pPr>
        <w:spacing w:after="0" w:line="240" w:lineRule="auto"/>
        <w:ind w:left="-5" w:right="3"/>
        <w:jc w:val="both"/>
        <w:rPr>
          <w:sz w:val="22"/>
          <w:szCs w:val="22"/>
          <w:lang w:val="en-US"/>
        </w:rPr>
      </w:pPr>
    </w:p>
    <w:p w14:paraId="6F820129" w14:textId="3DD7EC17" w:rsidR="00862B6B" w:rsidRDefault="00862B6B" w:rsidP="006337A4">
      <w:pPr>
        <w:spacing w:after="0" w:line="240" w:lineRule="auto"/>
        <w:ind w:left="-5" w:right="3"/>
        <w:jc w:val="both"/>
        <w:rPr>
          <w:sz w:val="22"/>
          <w:szCs w:val="22"/>
          <w:lang w:val="en-US"/>
        </w:rPr>
      </w:pPr>
      <w:r w:rsidRPr="00867203">
        <w:rPr>
          <w:sz w:val="22"/>
          <w:szCs w:val="22"/>
          <w:lang w:val="en-US"/>
        </w:rPr>
        <w:t xml:space="preserve">It is my pleasure to recommend Ms. Mariana Lavrukhina, </w:t>
      </w:r>
      <w:r w:rsidR="00FC3C12" w:rsidRPr="00867203">
        <w:rPr>
          <w:sz w:val="22"/>
          <w:szCs w:val="22"/>
          <w:lang w:val="en-US"/>
        </w:rPr>
        <w:t>bo</w:t>
      </w:r>
      <w:r w:rsidR="003569C2" w:rsidRPr="00867203">
        <w:rPr>
          <w:sz w:val="22"/>
          <w:szCs w:val="22"/>
          <w:lang w:val="en-US"/>
        </w:rPr>
        <w:t>r</w:t>
      </w:r>
      <w:r w:rsidR="00FC3C12" w:rsidRPr="00867203">
        <w:rPr>
          <w:sz w:val="22"/>
          <w:szCs w:val="22"/>
          <w:lang w:val="en-US"/>
        </w:rPr>
        <w:t xml:space="preserve">n on 11.11.2003 in Dnipro, </w:t>
      </w:r>
      <w:r w:rsidRPr="00867203">
        <w:rPr>
          <w:sz w:val="22"/>
          <w:szCs w:val="22"/>
          <w:lang w:val="en-US"/>
        </w:rPr>
        <w:t>who successfully completed her internship with our team</w:t>
      </w:r>
      <w:r w:rsidR="00E70FB1" w:rsidRPr="00867203">
        <w:rPr>
          <w:sz w:val="22"/>
          <w:szCs w:val="22"/>
          <w:lang w:val="en-US"/>
        </w:rPr>
        <w:t xml:space="preserve"> at Accenture </w:t>
      </w:r>
      <w:r w:rsidR="00375908" w:rsidRPr="00867203">
        <w:rPr>
          <w:sz w:val="22"/>
          <w:szCs w:val="22"/>
          <w:lang w:val="en-US"/>
        </w:rPr>
        <w:t>Strategy, M&amp;A and Private Equity Practice</w:t>
      </w:r>
      <w:r w:rsidR="002E362A" w:rsidRPr="00867203">
        <w:rPr>
          <w:sz w:val="22"/>
          <w:szCs w:val="22"/>
          <w:lang w:val="en-US"/>
        </w:rPr>
        <w:t>,</w:t>
      </w:r>
      <w:r w:rsidR="00DF73C7" w:rsidRPr="00867203">
        <w:rPr>
          <w:sz w:val="22"/>
          <w:szCs w:val="22"/>
          <w:lang w:val="en-US"/>
        </w:rPr>
        <w:t xml:space="preserve"> for three months between </w:t>
      </w:r>
      <w:r w:rsidR="003569C2" w:rsidRPr="00867203">
        <w:rPr>
          <w:sz w:val="22"/>
          <w:szCs w:val="22"/>
          <w:lang w:val="en-US"/>
        </w:rPr>
        <w:t xml:space="preserve">1 </w:t>
      </w:r>
      <w:r w:rsidR="00DF73C7" w:rsidRPr="00867203">
        <w:rPr>
          <w:sz w:val="22"/>
          <w:szCs w:val="22"/>
          <w:lang w:val="en-US"/>
        </w:rPr>
        <w:t>July</w:t>
      </w:r>
      <w:r w:rsidR="003569C2" w:rsidRPr="00867203">
        <w:rPr>
          <w:sz w:val="22"/>
          <w:szCs w:val="22"/>
          <w:lang w:val="en-US"/>
        </w:rPr>
        <w:t xml:space="preserve"> 2025</w:t>
      </w:r>
      <w:r w:rsidR="00DF73C7" w:rsidRPr="00867203">
        <w:rPr>
          <w:sz w:val="22"/>
          <w:szCs w:val="22"/>
          <w:lang w:val="en-US"/>
        </w:rPr>
        <w:t xml:space="preserve"> and</w:t>
      </w:r>
      <w:r w:rsidR="003569C2" w:rsidRPr="00867203">
        <w:rPr>
          <w:sz w:val="22"/>
          <w:szCs w:val="22"/>
          <w:lang w:val="en-US"/>
        </w:rPr>
        <w:t xml:space="preserve"> 30</w:t>
      </w:r>
      <w:r w:rsidR="00DF73C7" w:rsidRPr="00867203">
        <w:rPr>
          <w:sz w:val="22"/>
          <w:szCs w:val="22"/>
          <w:lang w:val="en-US"/>
        </w:rPr>
        <w:t xml:space="preserve"> September 2025</w:t>
      </w:r>
      <w:r w:rsidR="00A73C10" w:rsidRPr="00867203">
        <w:rPr>
          <w:sz w:val="22"/>
          <w:szCs w:val="22"/>
          <w:lang w:val="en-US"/>
        </w:rPr>
        <w:t xml:space="preserve"> working full-time 40 hours per week</w:t>
      </w:r>
      <w:r w:rsidRPr="00867203">
        <w:rPr>
          <w:sz w:val="22"/>
          <w:szCs w:val="22"/>
          <w:lang w:val="en-US"/>
        </w:rPr>
        <w:t>. During her time with us, Mariana consistently impressed with her outstanding analytical skills, reliability, and ability to adapt quickly to complex project settings.</w:t>
      </w:r>
    </w:p>
    <w:p w14:paraId="0D5C0E99" w14:textId="77777777" w:rsidR="006337A4" w:rsidRPr="00867203" w:rsidRDefault="006337A4" w:rsidP="006337A4">
      <w:pPr>
        <w:spacing w:after="0" w:line="240" w:lineRule="auto"/>
        <w:ind w:left="-5" w:right="3"/>
        <w:jc w:val="both"/>
        <w:rPr>
          <w:sz w:val="22"/>
          <w:szCs w:val="22"/>
          <w:lang w:val="en-US"/>
        </w:rPr>
      </w:pPr>
    </w:p>
    <w:p w14:paraId="17916A30" w14:textId="7F0F29FF" w:rsidR="00A82168" w:rsidRDefault="00862B6B" w:rsidP="006337A4">
      <w:pPr>
        <w:spacing w:after="0" w:line="240" w:lineRule="auto"/>
        <w:ind w:left="-5" w:right="3"/>
        <w:jc w:val="both"/>
        <w:rPr>
          <w:sz w:val="22"/>
          <w:szCs w:val="22"/>
          <w:lang w:val="en-US"/>
        </w:rPr>
      </w:pPr>
      <w:r w:rsidRPr="00867203">
        <w:rPr>
          <w:sz w:val="22"/>
          <w:szCs w:val="22"/>
          <w:lang w:val="en-US"/>
        </w:rPr>
        <w:t xml:space="preserve">Over the course of </w:t>
      </w:r>
      <w:r w:rsidR="0067595F" w:rsidRPr="00867203">
        <w:rPr>
          <w:sz w:val="22"/>
          <w:szCs w:val="22"/>
          <w:lang w:val="en-US"/>
        </w:rPr>
        <w:t>her internship</w:t>
      </w:r>
      <w:r w:rsidRPr="00867203">
        <w:rPr>
          <w:sz w:val="22"/>
          <w:szCs w:val="22"/>
          <w:lang w:val="en-US"/>
        </w:rPr>
        <w:t xml:space="preserve">, Mariana provided </w:t>
      </w:r>
      <w:ins w:id="0" w:author="David Döbele" w:date="2025-09-22T21:12:00Z" w16du:dateUtc="2025-09-22T19:12:00Z">
        <w:r w:rsidR="00214371">
          <w:rPr>
            <w:sz w:val="22"/>
            <w:szCs w:val="22"/>
            <w:lang w:val="en-US"/>
          </w:rPr>
          <w:t xml:space="preserve">very </w:t>
        </w:r>
      </w:ins>
      <w:r w:rsidRPr="00867203">
        <w:rPr>
          <w:sz w:val="22"/>
          <w:szCs w:val="22"/>
          <w:lang w:val="en-US"/>
        </w:rPr>
        <w:t xml:space="preserve">valuable support in </w:t>
      </w:r>
      <w:r w:rsidR="00242C19" w:rsidRPr="00867203">
        <w:rPr>
          <w:sz w:val="22"/>
          <w:szCs w:val="22"/>
          <w:lang w:val="en-US"/>
        </w:rPr>
        <w:t>a complex post-merger integration (PMI) project for a major global client in the agriculture and food processing industry</w:t>
      </w:r>
      <w:r w:rsidRPr="00867203">
        <w:rPr>
          <w:sz w:val="22"/>
          <w:szCs w:val="22"/>
          <w:lang w:val="en-US"/>
        </w:rPr>
        <w:t>, where she contributed to the Integration Management Office (IMO) and the Data, Technology, and Analytics workstream.</w:t>
      </w:r>
      <w:r w:rsidR="001A5DC6" w:rsidRPr="00867203">
        <w:rPr>
          <w:sz w:val="22"/>
          <w:szCs w:val="22"/>
          <w:lang w:val="en-US"/>
        </w:rPr>
        <w:t xml:space="preserve"> She was supporting the carve-out of a business unit acquired from one of the world’s largest chemical companies.</w:t>
      </w:r>
    </w:p>
    <w:p w14:paraId="257B1805" w14:textId="77777777" w:rsidR="006337A4" w:rsidRPr="00867203" w:rsidRDefault="006337A4" w:rsidP="006337A4">
      <w:pPr>
        <w:spacing w:after="0" w:line="240" w:lineRule="auto"/>
        <w:ind w:left="-5" w:right="3"/>
        <w:jc w:val="both"/>
        <w:rPr>
          <w:sz w:val="22"/>
          <w:szCs w:val="22"/>
          <w:lang w:val="en-US"/>
        </w:rPr>
      </w:pPr>
    </w:p>
    <w:p w14:paraId="62EDD1AA" w14:textId="3A0D9A25" w:rsidR="00862B6B" w:rsidRDefault="00862B6B" w:rsidP="006337A4">
      <w:pPr>
        <w:spacing w:after="0" w:line="240" w:lineRule="auto"/>
        <w:ind w:left="-5" w:right="3"/>
        <w:jc w:val="both"/>
        <w:rPr>
          <w:sz w:val="22"/>
          <w:szCs w:val="22"/>
          <w:lang w:val="en-US"/>
        </w:rPr>
      </w:pPr>
      <w:r w:rsidRPr="00867203">
        <w:rPr>
          <w:sz w:val="22"/>
          <w:szCs w:val="22"/>
          <w:lang w:val="en-US"/>
        </w:rPr>
        <w:t>Her responsibilities included assisting in the preparation of Steering Committee presentations, where she developed and continuously updated risk heat maps in Excel and PowerPoint and maintained risk descriptions on JIRA.</w:t>
      </w:r>
      <w:r w:rsidR="00A82168" w:rsidRPr="00867203">
        <w:rPr>
          <w:sz w:val="22"/>
          <w:szCs w:val="22"/>
          <w:lang w:val="en-US"/>
        </w:rPr>
        <w:t xml:space="preserve"> </w:t>
      </w:r>
      <w:r w:rsidRPr="00867203">
        <w:rPr>
          <w:sz w:val="22"/>
          <w:szCs w:val="22"/>
          <w:lang w:val="en-US"/>
        </w:rPr>
        <w:t>In addition, she played a key role in the preparation of deliverables for leadership and employee meetings. She worked on an event planning template</w:t>
      </w:r>
      <w:r w:rsidR="00F26C56" w:rsidRPr="00867203">
        <w:rPr>
          <w:sz w:val="22"/>
          <w:szCs w:val="22"/>
          <w:lang w:val="en-US"/>
        </w:rPr>
        <w:t xml:space="preserve"> </w:t>
      </w:r>
      <w:r w:rsidRPr="00867203">
        <w:rPr>
          <w:sz w:val="22"/>
          <w:szCs w:val="22"/>
          <w:lang w:val="en-US"/>
        </w:rPr>
        <w:t xml:space="preserve">and slides for meetings with the Chief Transformation Officer, while also </w:t>
      </w:r>
      <w:r w:rsidR="00F26C56" w:rsidRPr="00867203">
        <w:rPr>
          <w:sz w:val="22"/>
          <w:szCs w:val="22"/>
          <w:lang w:val="en-US"/>
        </w:rPr>
        <w:t>assisting in the preparation of</w:t>
      </w:r>
      <w:r w:rsidRPr="00867203">
        <w:rPr>
          <w:sz w:val="22"/>
          <w:szCs w:val="22"/>
          <w:lang w:val="en-US"/>
        </w:rPr>
        <w:t xml:space="preserve"> an integration workshop.</w:t>
      </w:r>
    </w:p>
    <w:p w14:paraId="296CB43E" w14:textId="77777777" w:rsidR="006337A4" w:rsidRPr="00867203" w:rsidRDefault="006337A4" w:rsidP="006337A4">
      <w:pPr>
        <w:spacing w:after="0" w:line="240" w:lineRule="auto"/>
        <w:ind w:left="-5" w:right="3"/>
        <w:jc w:val="both"/>
        <w:rPr>
          <w:sz w:val="22"/>
          <w:szCs w:val="22"/>
          <w:lang w:val="en-US"/>
        </w:rPr>
      </w:pPr>
    </w:p>
    <w:p w14:paraId="5BAF2DFB" w14:textId="07EA530B" w:rsidR="00862B6B" w:rsidRDefault="00862B6B" w:rsidP="006337A4">
      <w:pPr>
        <w:spacing w:after="0" w:line="240" w:lineRule="auto"/>
        <w:ind w:left="-5" w:right="3"/>
        <w:jc w:val="both"/>
        <w:rPr>
          <w:sz w:val="22"/>
          <w:szCs w:val="22"/>
          <w:lang w:val="en-US"/>
        </w:rPr>
      </w:pPr>
      <w:r w:rsidRPr="00867203">
        <w:rPr>
          <w:sz w:val="22"/>
          <w:szCs w:val="22"/>
          <w:lang w:val="en-US"/>
        </w:rPr>
        <w:t>Her contributions further extended to the development of a cutover period communication plan and drafting email templates to inform employees about post-merger integration activities. She also prepared an event roadmap displaying the timeline of management and workstream site visits, which proved highly valuable in coordinating the cross-stream forum during the post-merger integration phase.</w:t>
      </w:r>
    </w:p>
    <w:p w14:paraId="7822ADB5" w14:textId="77777777" w:rsidR="006337A4" w:rsidRPr="00867203" w:rsidRDefault="006337A4" w:rsidP="006337A4">
      <w:pPr>
        <w:spacing w:after="0" w:line="240" w:lineRule="auto"/>
        <w:ind w:left="-5" w:right="3"/>
        <w:jc w:val="both"/>
        <w:rPr>
          <w:sz w:val="22"/>
          <w:szCs w:val="22"/>
          <w:lang w:val="en-US"/>
        </w:rPr>
      </w:pPr>
    </w:p>
    <w:p w14:paraId="5E2963D7" w14:textId="6114EE74" w:rsidR="00862B6B" w:rsidRDefault="00862B6B" w:rsidP="006337A4">
      <w:pPr>
        <w:spacing w:after="0" w:line="240" w:lineRule="auto"/>
        <w:ind w:left="-5" w:right="3"/>
        <w:jc w:val="both"/>
        <w:rPr>
          <w:sz w:val="22"/>
          <w:szCs w:val="22"/>
          <w:lang w:val="en-US"/>
        </w:rPr>
      </w:pPr>
      <w:r w:rsidRPr="00867203">
        <w:rPr>
          <w:sz w:val="22"/>
          <w:szCs w:val="22"/>
          <w:lang w:val="en-US"/>
        </w:rPr>
        <w:t xml:space="preserve">Mariana also demonstrated </w:t>
      </w:r>
      <w:ins w:id="1" w:author="David Döbele" w:date="2025-09-22T21:12:00Z" w16du:dateUtc="2025-09-22T19:12:00Z">
        <w:r w:rsidR="00214371">
          <w:rPr>
            <w:sz w:val="22"/>
            <w:szCs w:val="22"/>
            <w:lang w:val="en-US"/>
          </w:rPr>
          <w:t xml:space="preserve">excellent </w:t>
        </w:r>
      </w:ins>
      <w:r w:rsidRPr="00867203">
        <w:rPr>
          <w:sz w:val="22"/>
          <w:szCs w:val="22"/>
          <w:lang w:val="en-US"/>
        </w:rPr>
        <w:t>strategic foresight in the conceptualization and development of Day-100 plans across key workstreams, focusing on ensuring business continuity, securing core operations, identifying quick wins and “low-hanging fruit,” and supporting synergy capture initiatives.</w:t>
      </w:r>
    </w:p>
    <w:p w14:paraId="496E6680" w14:textId="77777777" w:rsidR="006337A4" w:rsidRPr="00867203" w:rsidRDefault="006337A4" w:rsidP="006337A4">
      <w:pPr>
        <w:spacing w:after="0" w:line="240" w:lineRule="auto"/>
        <w:ind w:left="-5" w:right="3"/>
        <w:jc w:val="both"/>
        <w:rPr>
          <w:sz w:val="22"/>
          <w:szCs w:val="22"/>
          <w:lang w:val="en-US"/>
        </w:rPr>
      </w:pPr>
    </w:p>
    <w:p w14:paraId="0874B202" w14:textId="569E875C" w:rsidR="00862B6B" w:rsidRDefault="00862B6B" w:rsidP="006337A4">
      <w:pPr>
        <w:spacing w:after="0" w:line="240" w:lineRule="auto"/>
        <w:ind w:left="-5" w:right="3"/>
        <w:jc w:val="both"/>
        <w:rPr>
          <w:sz w:val="22"/>
          <w:szCs w:val="22"/>
          <w:lang w:val="en-US"/>
        </w:rPr>
      </w:pPr>
      <w:r w:rsidRPr="00867203">
        <w:rPr>
          <w:sz w:val="22"/>
          <w:szCs w:val="22"/>
          <w:lang w:val="en-US"/>
        </w:rPr>
        <w:t>Finally, she supported the creation of end-to-end business process maps, capturing cross-functional information flows and interactions between divisions of the sold unit, and designed a governance structure chart showing the roles of the buyer, the seller, and Accenture across workstreams.</w:t>
      </w:r>
    </w:p>
    <w:p w14:paraId="6D182356" w14:textId="77777777" w:rsidR="006337A4" w:rsidRPr="00867203" w:rsidRDefault="006337A4" w:rsidP="006337A4">
      <w:pPr>
        <w:spacing w:after="0" w:line="240" w:lineRule="auto"/>
        <w:ind w:left="-5" w:right="3"/>
        <w:jc w:val="both"/>
        <w:rPr>
          <w:sz w:val="22"/>
          <w:szCs w:val="22"/>
          <w:lang w:val="en-US"/>
        </w:rPr>
      </w:pPr>
    </w:p>
    <w:p w14:paraId="74A0EC87" w14:textId="3666DFFE" w:rsidR="00862B6B" w:rsidRDefault="00862B6B" w:rsidP="006337A4">
      <w:pPr>
        <w:spacing w:after="0" w:line="240" w:lineRule="auto"/>
        <w:ind w:left="-5" w:right="3"/>
        <w:jc w:val="both"/>
        <w:rPr>
          <w:sz w:val="22"/>
          <w:szCs w:val="22"/>
          <w:lang w:val="en-US"/>
        </w:rPr>
      </w:pPr>
      <w:r w:rsidRPr="00867203">
        <w:rPr>
          <w:sz w:val="22"/>
          <w:szCs w:val="22"/>
          <w:lang w:val="en-US"/>
        </w:rPr>
        <w:t>Beyond her technical contributions, Mariana stood out for her precise analytical ability, enabling her to quickly grasp complex situations and independently find efficient solutions. Already after a short period of familiarization, she was able to deliver excellent results even for challenging tasks. She consistently worked independently, carefully, and according to a well-thought-out plan, while also managing her time and responsibilities with great discipline</w:t>
      </w:r>
      <w:ins w:id="2" w:author="David Döbele" w:date="2025-09-22T21:13:00Z" w16du:dateUtc="2025-09-22T19:13:00Z">
        <w:r w:rsidR="00214371">
          <w:rPr>
            <w:sz w:val="22"/>
            <w:szCs w:val="22"/>
            <w:lang w:val="en-US"/>
          </w:rPr>
          <w:t xml:space="preserve">, often exceeding our expectations. </w:t>
        </w:r>
      </w:ins>
      <w:del w:id="3" w:author="David Döbele" w:date="2025-09-22T21:13:00Z" w16du:dateUtc="2025-09-22T19:13:00Z">
        <w:r w:rsidRPr="00867203" w:rsidDel="00214371">
          <w:rPr>
            <w:sz w:val="22"/>
            <w:szCs w:val="22"/>
            <w:lang w:val="en-US"/>
          </w:rPr>
          <w:delText>.</w:delText>
        </w:r>
      </w:del>
    </w:p>
    <w:p w14:paraId="5E16A65E" w14:textId="77777777" w:rsidR="006337A4" w:rsidRPr="00867203" w:rsidRDefault="006337A4" w:rsidP="006337A4">
      <w:pPr>
        <w:spacing w:after="0" w:line="240" w:lineRule="auto"/>
        <w:ind w:left="-5" w:right="3"/>
        <w:jc w:val="both"/>
        <w:rPr>
          <w:sz w:val="22"/>
          <w:szCs w:val="22"/>
          <w:lang w:val="en-US"/>
        </w:rPr>
      </w:pPr>
    </w:p>
    <w:p w14:paraId="572A1888" w14:textId="509A9F76" w:rsidR="00862B6B" w:rsidRDefault="00862B6B" w:rsidP="006337A4">
      <w:pPr>
        <w:spacing w:after="0" w:line="240" w:lineRule="auto"/>
        <w:ind w:left="-5" w:right="3"/>
        <w:jc w:val="both"/>
        <w:rPr>
          <w:sz w:val="22"/>
          <w:szCs w:val="22"/>
          <w:lang w:val="en-US"/>
        </w:rPr>
      </w:pPr>
      <w:r w:rsidRPr="00867203">
        <w:rPr>
          <w:sz w:val="22"/>
          <w:szCs w:val="22"/>
          <w:lang w:val="en-US"/>
        </w:rPr>
        <w:lastRenderedPageBreak/>
        <w:t>She was exceptionally reliable, highly motivated, and demonstrated impressive dedication and willingness to learn. Her contributions were always of very high quality and quantity, and she fulfilled her responsibilities to our utmost satisfaction. Mariana was a valued member of the team, well-liked for her friendly, proactive, and cooperative attitude, which fostered effective collaboration both within the team and with stakeholders.</w:t>
      </w:r>
      <w:r w:rsidR="00A82168" w:rsidRPr="00867203">
        <w:rPr>
          <w:sz w:val="22"/>
          <w:szCs w:val="22"/>
          <w:lang w:val="en-US"/>
        </w:rPr>
        <w:t xml:space="preserve"> Her communication was clear, thoughtful, and well adapted to the needs of both internal teams and the client. She also brought positive energy to the team, and she was a pleasure to work with.</w:t>
      </w:r>
    </w:p>
    <w:p w14:paraId="6AA2CCD7" w14:textId="77777777" w:rsidR="006337A4" w:rsidRPr="00867203" w:rsidRDefault="006337A4" w:rsidP="006337A4">
      <w:pPr>
        <w:spacing w:after="0" w:line="240" w:lineRule="auto"/>
        <w:ind w:left="-5" w:right="3"/>
        <w:jc w:val="both"/>
        <w:rPr>
          <w:sz w:val="22"/>
          <w:szCs w:val="22"/>
          <w:lang w:val="en-US"/>
        </w:rPr>
      </w:pPr>
    </w:p>
    <w:p w14:paraId="74BEFB14" w14:textId="5F8B89F4" w:rsidR="005A52E1" w:rsidRDefault="001B0570" w:rsidP="006337A4">
      <w:pPr>
        <w:spacing w:after="0" w:line="240" w:lineRule="auto"/>
        <w:ind w:left="-5" w:right="3"/>
        <w:jc w:val="both"/>
        <w:rPr>
          <w:sz w:val="22"/>
          <w:szCs w:val="22"/>
          <w:lang w:val="en-US"/>
        </w:rPr>
      </w:pPr>
      <w:r w:rsidRPr="00867203">
        <w:rPr>
          <w:sz w:val="22"/>
          <w:szCs w:val="22"/>
          <w:lang w:val="en-US"/>
        </w:rPr>
        <w:t xml:space="preserve">I am confident that </w:t>
      </w:r>
      <w:r w:rsidR="003374A5" w:rsidRPr="00867203">
        <w:rPr>
          <w:sz w:val="22"/>
          <w:szCs w:val="22"/>
          <w:lang w:val="en-US"/>
        </w:rPr>
        <w:t>Mariana</w:t>
      </w:r>
      <w:r w:rsidRPr="00867203">
        <w:rPr>
          <w:sz w:val="22"/>
          <w:szCs w:val="22"/>
          <w:lang w:val="en-US"/>
        </w:rPr>
        <w:t xml:space="preserve"> will bring value to any team she joins, and I recommend her without hesitation. Please do not hesitate to contact me if you have any questions or require further information. </w:t>
      </w:r>
    </w:p>
    <w:p w14:paraId="51C0DFE8" w14:textId="77777777" w:rsidR="006337A4" w:rsidRPr="00867203" w:rsidRDefault="006337A4" w:rsidP="006337A4">
      <w:pPr>
        <w:spacing w:after="0" w:line="240" w:lineRule="auto"/>
        <w:ind w:left="-5" w:right="3"/>
        <w:jc w:val="both"/>
        <w:rPr>
          <w:sz w:val="22"/>
          <w:szCs w:val="22"/>
          <w:lang w:val="en-US"/>
        </w:rPr>
      </w:pPr>
    </w:p>
    <w:p w14:paraId="5DB32028" w14:textId="703A3D91" w:rsidR="005A52E1" w:rsidRDefault="001B0570" w:rsidP="006337A4">
      <w:pPr>
        <w:spacing w:after="0" w:line="240" w:lineRule="auto"/>
        <w:ind w:left="-5" w:right="3"/>
        <w:rPr>
          <w:sz w:val="22"/>
          <w:szCs w:val="22"/>
          <w:lang w:val="en-US"/>
        </w:rPr>
      </w:pPr>
      <w:r w:rsidRPr="00867203">
        <w:rPr>
          <w:sz w:val="22"/>
          <w:szCs w:val="22"/>
          <w:lang w:val="en-US"/>
        </w:rPr>
        <w:t>Sincerely</w:t>
      </w:r>
      <w:r w:rsidR="00D42049" w:rsidRPr="00867203">
        <w:rPr>
          <w:sz w:val="22"/>
          <w:szCs w:val="22"/>
          <w:lang w:val="en-US"/>
        </w:rPr>
        <w:t>,</w:t>
      </w:r>
    </w:p>
    <w:p w14:paraId="4D7B20EF" w14:textId="04784F13" w:rsidR="006337A4" w:rsidRPr="00867203" w:rsidRDefault="006337A4" w:rsidP="006337A4">
      <w:pPr>
        <w:spacing w:after="0" w:line="240" w:lineRule="auto"/>
        <w:ind w:left="-5" w:right="3"/>
        <w:rPr>
          <w:sz w:val="22"/>
          <w:szCs w:val="22"/>
          <w:lang w:val="en-US"/>
        </w:rPr>
      </w:pPr>
      <w:r w:rsidRPr="00867203">
        <w:rPr>
          <w:rFonts w:ascii="Calibri" w:eastAsia="Calibri" w:hAnsi="Calibri" w:cs="Calibri"/>
          <w:noProof/>
          <w:sz w:val="22"/>
          <w:szCs w:val="22"/>
        </w:rPr>
        <mc:AlternateContent>
          <mc:Choice Requires="wpg">
            <w:drawing>
              <wp:anchor distT="0" distB="0" distL="114300" distR="114300" simplePos="0" relativeHeight="251672064" behindDoc="0" locked="0" layoutInCell="1" allowOverlap="1" wp14:anchorId="451C3405" wp14:editId="22D43DD3">
                <wp:simplePos x="0" y="0"/>
                <wp:positionH relativeFrom="margin">
                  <wp:posOffset>0</wp:posOffset>
                </wp:positionH>
                <wp:positionV relativeFrom="paragraph">
                  <wp:posOffset>116840</wp:posOffset>
                </wp:positionV>
                <wp:extent cx="1680845" cy="372745"/>
                <wp:effectExtent l="0" t="0" r="0" b="8255"/>
                <wp:wrapNone/>
                <wp:docPr id="758" name="Group 758"/>
                <wp:cNvGraphicFramePr/>
                <a:graphic xmlns:a="http://schemas.openxmlformats.org/drawingml/2006/main">
                  <a:graphicData uri="http://schemas.microsoft.com/office/word/2010/wordprocessingGroup">
                    <wpg:wgp>
                      <wpg:cNvGrpSpPr/>
                      <wpg:grpSpPr>
                        <a:xfrm>
                          <a:off x="0" y="0"/>
                          <a:ext cx="1680845" cy="372745"/>
                          <a:chOff x="0" y="0"/>
                          <a:chExt cx="1681302" cy="373248"/>
                        </a:xfrm>
                      </wpg:grpSpPr>
                      <wps:wsp>
                        <wps:cNvPr id="95" name="Rectangle 95"/>
                        <wps:cNvSpPr/>
                        <wps:spPr>
                          <a:xfrm>
                            <a:off x="126740" y="37914"/>
                            <a:ext cx="44582" cy="174627"/>
                          </a:xfrm>
                          <a:prstGeom prst="rect">
                            <a:avLst/>
                          </a:prstGeom>
                          <a:ln>
                            <a:noFill/>
                          </a:ln>
                        </wps:spPr>
                        <wps:txbx>
                          <w:txbxContent>
                            <w:p w14:paraId="5E5CE964" w14:textId="77777777" w:rsidR="005A52E1" w:rsidRDefault="001B0570">
                              <w:pPr>
                                <w:spacing w:after="160" w:line="259" w:lineRule="auto"/>
                                <w:ind w:left="0" w:firstLine="0"/>
                              </w:pPr>
                              <w:r>
                                <w:t xml:space="preserve"> </w:t>
                              </w:r>
                            </w:p>
                          </w:txbxContent>
                        </wps:txbx>
                        <wps:bodyPr horzOverflow="overflow" vert="horz" lIns="0" tIns="0" rIns="0" bIns="0" rtlCol="0">
                          <a:noAutofit/>
                        </wps:bodyPr>
                      </wps:wsp>
                      <wps:wsp>
                        <wps:cNvPr id="96" name="Rectangle 96"/>
                        <wps:cNvSpPr/>
                        <wps:spPr>
                          <a:xfrm>
                            <a:off x="126740" y="188790"/>
                            <a:ext cx="44582" cy="174627"/>
                          </a:xfrm>
                          <a:prstGeom prst="rect">
                            <a:avLst/>
                          </a:prstGeom>
                          <a:ln>
                            <a:noFill/>
                          </a:ln>
                        </wps:spPr>
                        <wps:txbx>
                          <w:txbxContent>
                            <w:p w14:paraId="1F334C88" w14:textId="77777777" w:rsidR="005A52E1" w:rsidRDefault="001B057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3" name="Picture 103"/>
                          <pic:cNvPicPr/>
                        </pic:nvPicPr>
                        <pic:blipFill>
                          <a:blip r:embed="rId8"/>
                          <a:stretch>
                            <a:fillRect/>
                          </a:stretch>
                        </pic:blipFill>
                        <pic:spPr>
                          <a:xfrm>
                            <a:off x="0" y="0"/>
                            <a:ext cx="1681302" cy="373248"/>
                          </a:xfrm>
                          <a:prstGeom prst="rect">
                            <a:avLst/>
                          </a:prstGeom>
                        </pic:spPr>
                      </pic:pic>
                    </wpg:wgp>
                  </a:graphicData>
                </a:graphic>
              </wp:anchor>
            </w:drawing>
          </mc:Choice>
          <mc:Fallback>
            <w:pict>
              <v:group w14:anchorId="451C3405" id="Group 758" o:spid="_x0000_s1026" style="position:absolute;left:0;text-align:left;margin-left:0;margin-top:9.2pt;width:132.35pt;height:29.35pt;z-index:251672064;mso-position-horizontal-relative:margin" coordsize="16813,37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">
                <v:rect id="Rectangle 95" o:spid="_x0000_s1027" style="position:absolute;left:1267;top:379;width:44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" filled="f" stroked="f">
                  <v:textbox inset="0,0,0,0">
                    <w:txbxContent>
                      <w:p w14:paraId="5E5CE964" w14:textId="77777777" w:rsidR="005A52E1" w:rsidRDefault="001B0570">
                        <w:pPr>
                          <w:spacing w:after="160" w:line="259" w:lineRule="auto"/>
                          <w:ind w:left="0" w:firstLine="0"/>
                        </w:pPr>
                        <w:r>
                          <w:t xml:space="preserve"> </w:t>
                        </w:r>
                      </w:p>
                    </w:txbxContent>
                  </v:textbox>
                </v:rect>
                <v:rect id="Rectangle 96" o:spid="_x0000_s1028" style="position:absolute;left:1267;top:1887;width:446;height:17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" filled="f" stroked="f">
                  <v:textbox inset="0,0,0,0">
                    <w:txbxContent>
                      <w:p w14:paraId="1F334C88" w14:textId="77777777" w:rsidR="005A52E1" w:rsidRDefault="001B057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s1029" type="#_x0000_t75" style="position:absolute;width:16813;height:37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">
                  <v:imagedata r:id="rId9" o:title=""/>
                </v:shape>
                <w10:wrap anchorx="margin"/>
              </v:group>
            </w:pict>
          </mc:Fallback>
        </mc:AlternateContent>
      </w:r>
    </w:p>
    <w:p w14:paraId="10DE18D2" w14:textId="697D3C1F" w:rsidR="00361293" w:rsidRPr="00867203" w:rsidRDefault="00361293" w:rsidP="006337A4">
      <w:pPr>
        <w:spacing w:after="0" w:line="240" w:lineRule="auto"/>
        <w:ind w:left="-5" w:right="3"/>
        <w:rPr>
          <w:sz w:val="22"/>
          <w:szCs w:val="22"/>
          <w:lang w:val="en-US"/>
        </w:rPr>
      </w:pPr>
    </w:p>
    <w:p w14:paraId="3BE57BF8" w14:textId="3FCDA34A" w:rsidR="005A52E1" w:rsidRPr="00867203" w:rsidRDefault="005A52E1" w:rsidP="006337A4">
      <w:pPr>
        <w:spacing w:after="0" w:line="240" w:lineRule="auto"/>
        <w:ind w:left="-200" w:right="3" w:firstLine="0"/>
        <w:rPr>
          <w:sz w:val="22"/>
          <w:szCs w:val="22"/>
          <w:lang w:val="en-US"/>
        </w:rPr>
      </w:pPr>
    </w:p>
    <w:p w14:paraId="6DD19FF9" w14:textId="5719CA87" w:rsidR="005A52E1" w:rsidRPr="00867203" w:rsidRDefault="001B0570" w:rsidP="006337A4">
      <w:pPr>
        <w:spacing w:after="0" w:line="240" w:lineRule="auto"/>
        <w:ind w:left="0" w:right="3" w:firstLine="0"/>
        <w:rPr>
          <w:sz w:val="22"/>
          <w:szCs w:val="22"/>
          <w:lang w:val="en-US"/>
        </w:rPr>
      </w:pPr>
      <w:r w:rsidRPr="00867203">
        <w:rPr>
          <w:sz w:val="22"/>
          <w:szCs w:val="22"/>
          <w:lang w:val="en-US"/>
        </w:rPr>
        <w:t xml:space="preserve">Robert Grudniok </w:t>
      </w:r>
    </w:p>
    <w:p w14:paraId="13F9A1E1" w14:textId="5D24195B" w:rsidR="005A52E1" w:rsidRPr="00867203" w:rsidRDefault="001B0570" w:rsidP="006337A4">
      <w:pPr>
        <w:spacing w:after="0" w:line="240" w:lineRule="auto"/>
        <w:ind w:left="-5" w:right="3"/>
        <w:rPr>
          <w:sz w:val="22"/>
          <w:szCs w:val="22"/>
          <w:lang w:val="en-US"/>
        </w:rPr>
      </w:pPr>
      <w:r w:rsidRPr="00867203">
        <w:rPr>
          <w:sz w:val="22"/>
          <w:szCs w:val="22"/>
          <w:lang w:val="en-US"/>
        </w:rPr>
        <w:t>Strategy Consultant</w:t>
      </w:r>
    </w:p>
    <w:p w14:paraId="0182D7A4" w14:textId="0831C15A" w:rsidR="002C450E" w:rsidRPr="003F0FD0" w:rsidRDefault="003F0FD0" w:rsidP="006337A4">
      <w:pPr>
        <w:spacing w:after="0" w:line="240" w:lineRule="auto"/>
        <w:ind w:left="-5" w:right="3"/>
        <w:rPr>
          <w:color w:val="000000" w:themeColor="text1"/>
          <w:sz w:val="22"/>
          <w:szCs w:val="22"/>
          <w:lang w:val="en-US"/>
        </w:rPr>
      </w:pPr>
      <w:hyperlink r:id="rId10" w:history="1">
        <w:r w:rsidRPr="003F0FD0">
          <w:rPr>
            <w:rStyle w:val="Hyperlink"/>
            <w:color w:val="000000" w:themeColor="text1"/>
            <w:sz w:val="22"/>
            <w:szCs w:val="22"/>
            <w:u w:val="none"/>
            <w:lang w:val="en-US"/>
          </w:rPr>
          <w:t>robert.grudniok@accenture.com</w:t>
        </w:r>
      </w:hyperlink>
      <w:r w:rsidRPr="003F0FD0">
        <w:rPr>
          <w:color w:val="000000" w:themeColor="text1"/>
          <w:sz w:val="22"/>
          <w:szCs w:val="22"/>
          <w:lang w:val="en-US"/>
        </w:rPr>
        <w:t xml:space="preserve"> </w:t>
      </w:r>
    </w:p>
    <w:sectPr w:rsidR="002C450E" w:rsidRPr="003F0FD0" w:rsidSect="000E5CE8">
      <w:headerReference w:type="default" r:id="rId11"/>
      <w:footerReference w:type="default" r:id="rId12"/>
      <w:pgSz w:w="11909" w:h="16834"/>
      <w:pgMar w:top="1417" w:right="1417" w:bottom="2042" w:left="1417"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07B80" w14:textId="77777777" w:rsidR="00764E3B" w:rsidRDefault="00764E3B" w:rsidP="00E55890">
      <w:pPr>
        <w:spacing w:after="0" w:line="240" w:lineRule="auto"/>
      </w:pPr>
      <w:r>
        <w:separator/>
      </w:r>
    </w:p>
  </w:endnote>
  <w:endnote w:type="continuationSeparator" w:id="0">
    <w:p w14:paraId="0CED7A8C" w14:textId="77777777" w:rsidR="00764E3B" w:rsidRDefault="00764E3B" w:rsidP="00E5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raphik">
    <w:altName w:val="Calibri"/>
    <w:panose1 w:val="020B0604020202020204"/>
    <w:charset w:val="00"/>
    <w:family w:val="swiss"/>
    <w:pitch w:val="variable"/>
    <w:sig w:usb0="00000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9822" w14:textId="77777777" w:rsidR="00E55890" w:rsidRPr="001B0570" w:rsidRDefault="00E55890" w:rsidP="00E55890">
    <w:pPr>
      <w:spacing w:after="0" w:line="259" w:lineRule="auto"/>
      <w:ind w:left="-5" w:right="3"/>
      <w:rPr>
        <w:lang w:val="en-US"/>
      </w:rPr>
    </w:pPr>
    <w:r w:rsidRPr="001B0570">
      <w:rPr>
        <w:sz w:val="16"/>
        <w:lang w:val="en-US"/>
      </w:rPr>
      <w:t xml:space="preserve">Copyright © 2025 Accenture. All rights reserved. </w:t>
    </w:r>
  </w:p>
  <w:p w14:paraId="1A78C5FA" w14:textId="6F58C1B0" w:rsidR="00E55890" w:rsidRPr="00E55890" w:rsidRDefault="00E55890" w:rsidP="00E55890">
    <w:pPr>
      <w:spacing w:after="0" w:line="259" w:lineRule="auto"/>
      <w:ind w:left="-5" w:right="3"/>
      <w:rPr>
        <w:lang w:val="en-US"/>
      </w:rPr>
    </w:pPr>
    <w:r w:rsidRPr="001B0570">
      <w:rPr>
        <w:sz w:val="16"/>
        <w:lang w:val="en-US"/>
      </w:rPr>
      <w:t xml:space="preserve">Accenture and its logo are trademarks of Accenture.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56C57" w14:textId="77777777" w:rsidR="00764E3B" w:rsidRDefault="00764E3B" w:rsidP="00E55890">
      <w:pPr>
        <w:spacing w:after="0" w:line="240" w:lineRule="auto"/>
      </w:pPr>
      <w:r>
        <w:separator/>
      </w:r>
    </w:p>
  </w:footnote>
  <w:footnote w:type="continuationSeparator" w:id="0">
    <w:p w14:paraId="39A0B3F9" w14:textId="77777777" w:rsidR="00764E3B" w:rsidRDefault="00764E3B" w:rsidP="00E55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873" w14:textId="77777777" w:rsidR="00361293" w:rsidRDefault="0036129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05D05"/>
    <w:multiLevelType w:val="hybridMultilevel"/>
    <w:tmpl w:val="A2D8A10E"/>
    <w:lvl w:ilvl="0" w:tplc="1C56795C">
      <w:start w:val="1"/>
      <w:numFmt w:val="bullet"/>
      <w:lvlText w:val="•"/>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B078F6">
      <w:start w:val="1"/>
      <w:numFmt w:val="bullet"/>
      <w:lvlText w:val="o"/>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EE3EE2">
      <w:start w:val="1"/>
      <w:numFmt w:val="bullet"/>
      <w:lvlText w:val="▪"/>
      <w:lvlJc w:val="left"/>
      <w:pPr>
        <w:ind w:left="2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042370">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3E6738">
      <w:start w:val="1"/>
      <w:numFmt w:val="bullet"/>
      <w:lvlText w:val="o"/>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9C1FCC">
      <w:start w:val="1"/>
      <w:numFmt w:val="bullet"/>
      <w:lvlText w:val="▪"/>
      <w:lvlJc w:val="left"/>
      <w:pPr>
        <w:ind w:left="4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6014A6">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D69188">
      <w:start w:val="1"/>
      <w:numFmt w:val="bullet"/>
      <w:lvlText w:val="o"/>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6AB346">
      <w:start w:val="1"/>
      <w:numFmt w:val="bullet"/>
      <w:lvlText w:val="▪"/>
      <w:lvlJc w:val="left"/>
      <w:pPr>
        <w:ind w:left="6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804025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E1"/>
    <w:rsid w:val="00023A1A"/>
    <w:rsid w:val="00084562"/>
    <w:rsid w:val="000A13B2"/>
    <w:rsid w:val="000E5CE8"/>
    <w:rsid w:val="00100600"/>
    <w:rsid w:val="0012538E"/>
    <w:rsid w:val="001A5DC6"/>
    <w:rsid w:val="001B0570"/>
    <w:rsid w:val="001B5C56"/>
    <w:rsid w:val="001F3D54"/>
    <w:rsid w:val="00214371"/>
    <w:rsid w:val="00242C19"/>
    <w:rsid w:val="002A57C0"/>
    <w:rsid w:val="002C450E"/>
    <w:rsid w:val="002E362A"/>
    <w:rsid w:val="003327E7"/>
    <w:rsid w:val="003374A5"/>
    <w:rsid w:val="003569C2"/>
    <w:rsid w:val="00361293"/>
    <w:rsid w:val="00375908"/>
    <w:rsid w:val="003F0FD0"/>
    <w:rsid w:val="00422229"/>
    <w:rsid w:val="004718F8"/>
    <w:rsid w:val="004B3B8E"/>
    <w:rsid w:val="00542F7D"/>
    <w:rsid w:val="005A52E1"/>
    <w:rsid w:val="00622D1A"/>
    <w:rsid w:val="006337A4"/>
    <w:rsid w:val="00665B20"/>
    <w:rsid w:val="0067595F"/>
    <w:rsid w:val="00697599"/>
    <w:rsid w:val="00715EA5"/>
    <w:rsid w:val="00764E3B"/>
    <w:rsid w:val="0081414E"/>
    <w:rsid w:val="00822748"/>
    <w:rsid w:val="00833ACB"/>
    <w:rsid w:val="00862B6B"/>
    <w:rsid w:val="00867203"/>
    <w:rsid w:val="0086777D"/>
    <w:rsid w:val="008728DA"/>
    <w:rsid w:val="00955E5B"/>
    <w:rsid w:val="00A216F7"/>
    <w:rsid w:val="00A73C10"/>
    <w:rsid w:val="00A82168"/>
    <w:rsid w:val="00AC0151"/>
    <w:rsid w:val="00B221FE"/>
    <w:rsid w:val="00BB3ED6"/>
    <w:rsid w:val="00BC4ECE"/>
    <w:rsid w:val="00C47F16"/>
    <w:rsid w:val="00CB12D0"/>
    <w:rsid w:val="00D42049"/>
    <w:rsid w:val="00DA0F50"/>
    <w:rsid w:val="00DC4D43"/>
    <w:rsid w:val="00DF73C7"/>
    <w:rsid w:val="00E260CD"/>
    <w:rsid w:val="00E3106E"/>
    <w:rsid w:val="00E55890"/>
    <w:rsid w:val="00E57220"/>
    <w:rsid w:val="00E70FB1"/>
    <w:rsid w:val="00EB6D7C"/>
    <w:rsid w:val="00EF48E4"/>
    <w:rsid w:val="00F0192E"/>
    <w:rsid w:val="00F26C56"/>
    <w:rsid w:val="00F333AC"/>
    <w:rsid w:val="00F761E1"/>
    <w:rsid w:val="00F832B7"/>
    <w:rsid w:val="00FB44D3"/>
    <w:rsid w:val="00FC3C12"/>
    <w:rsid w:val="00FC43BB"/>
    <w:rsid w:val="00FF23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E092"/>
  <w15:docId w15:val="{8FAAF125-C761-429D-B294-334E7ADCF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98" w:line="224" w:lineRule="auto"/>
      <w:ind w:left="10" w:hanging="10"/>
    </w:pPr>
    <w:rPr>
      <w:rFonts w:ascii="Graphik" w:eastAsia="Graphik" w:hAnsi="Graphik" w:cs="Graphik"/>
      <w:color w:val="000000"/>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5589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55890"/>
    <w:rPr>
      <w:rFonts w:ascii="Graphik" w:eastAsia="Graphik" w:hAnsi="Graphik" w:cs="Graphik"/>
      <w:color w:val="000000"/>
      <w:sz w:val="20"/>
    </w:rPr>
  </w:style>
  <w:style w:type="paragraph" w:styleId="Fuzeile">
    <w:name w:val="footer"/>
    <w:basedOn w:val="Standard"/>
    <w:link w:val="FuzeileZchn"/>
    <w:uiPriority w:val="99"/>
    <w:unhideWhenUsed/>
    <w:rsid w:val="00E5589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55890"/>
    <w:rPr>
      <w:rFonts w:ascii="Graphik" w:eastAsia="Graphik" w:hAnsi="Graphik" w:cs="Graphik"/>
      <w:color w:val="000000"/>
      <w:sz w:val="20"/>
    </w:rPr>
  </w:style>
  <w:style w:type="character" w:styleId="Hyperlink">
    <w:name w:val="Hyperlink"/>
    <w:basedOn w:val="Absatz-Standardschriftart"/>
    <w:uiPriority w:val="99"/>
    <w:unhideWhenUsed/>
    <w:rsid w:val="00FF2369"/>
    <w:rPr>
      <w:color w:val="467886" w:themeColor="hyperlink"/>
      <w:u w:val="single"/>
    </w:rPr>
  </w:style>
  <w:style w:type="character" w:styleId="NichtaufgelsteErwhnung">
    <w:name w:val="Unresolved Mention"/>
    <w:basedOn w:val="Absatz-Standardschriftart"/>
    <w:uiPriority w:val="99"/>
    <w:semiHidden/>
    <w:unhideWhenUsed/>
    <w:rsid w:val="00FF2369"/>
    <w:rPr>
      <w:color w:val="605E5C"/>
      <w:shd w:val="clear" w:color="auto" w:fill="E1DFDD"/>
    </w:rPr>
  </w:style>
  <w:style w:type="paragraph" w:styleId="berarbeitung">
    <w:name w:val="Revision"/>
    <w:hidden/>
    <w:uiPriority w:val="99"/>
    <w:semiHidden/>
    <w:rsid w:val="00214371"/>
    <w:pPr>
      <w:spacing w:after="0" w:line="240" w:lineRule="auto"/>
    </w:pPr>
    <w:rPr>
      <w:rFonts w:ascii="Graphik" w:eastAsia="Graphik" w:hAnsi="Graphik" w:cs="Graphik"/>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00965">
      <w:bodyDiv w:val="1"/>
      <w:marLeft w:val="0"/>
      <w:marRight w:val="0"/>
      <w:marTop w:val="0"/>
      <w:marBottom w:val="0"/>
      <w:divBdr>
        <w:top w:val="none" w:sz="0" w:space="0" w:color="auto"/>
        <w:left w:val="none" w:sz="0" w:space="0" w:color="auto"/>
        <w:bottom w:val="none" w:sz="0" w:space="0" w:color="auto"/>
        <w:right w:val="none" w:sz="0" w:space="0" w:color="auto"/>
      </w:divBdr>
    </w:div>
    <w:div w:id="381710905">
      <w:bodyDiv w:val="1"/>
      <w:marLeft w:val="0"/>
      <w:marRight w:val="0"/>
      <w:marTop w:val="0"/>
      <w:marBottom w:val="0"/>
      <w:divBdr>
        <w:top w:val="none" w:sz="0" w:space="0" w:color="auto"/>
        <w:left w:val="none" w:sz="0" w:space="0" w:color="auto"/>
        <w:bottom w:val="none" w:sz="0" w:space="0" w:color="auto"/>
        <w:right w:val="none" w:sz="0" w:space="0" w:color="auto"/>
      </w:divBdr>
    </w:div>
    <w:div w:id="494496241">
      <w:bodyDiv w:val="1"/>
      <w:marLeft w:val="0"/>
      <w:marRight w:val="0"/>
      <w:marTop w:val="0"/>
      <w:marBottom w:val="0"/>
      <w:divBdr>
        <w:top w:val="none" w:sz="0" w:space="0" w:color="auto"/>
        <w:left w:val="none" w:sz="0" w:space="0" w:color="auto"/>
        <w:bottom w:val="none" w:sz="0" w:space="0" w:color="auto"/>
        <w:right w:val="none" w:sz="0" w:space="0" w:color="auto"/>
      </w:divBdr>
    </w:div>
    <w:div w:id="1377507765">
      <w:bodyDiv w:val="1"/>
      <w:marLeft w:val="0"/>
      <w:marRight w:val="0"/>
      <w:marTop w:val="0"/>
      <w:marBottom w:val="0"/>
      <w:divBdr>
        <w:top w:val="none" w:sz="0" w:space="0" w:color="auto"/>
        <w:left w:val="none" w:sz="0" w:space="0" w:color="auto"/>
        <w:bottom w:val="none" w:sz="0" w:space="0" w:color="auto"/>
        <w:right w:val="none" w:sz="0" w:space="0" w:color="auto"/>
      </w:divBdr>
    </w:div>
    <w:div w:id="1793085478">
      <w:bodyDiv w:val="1"/>
      <w:marLeft w:val="0"/>
      <w:marRight w:val="0"/>
      <w:marTop w:val="0"/>
      <w:marBottom w:val="0"/>
      <w:divBdr>
        <w:top w:val="none" w:sz="0" w:space="0" w:color="auto"/>
        <w:left w:val="none" w:sz="0" w:space="0" w:color="auto"/>
        <w:bottom w:val="none" w:sz="0" w:space="0" w:color="auto"/>
        <w:right w:val="none" w:sz="0" w:space="0" w:color="auto"/>
      </w:divBdr>
    </w:div>
    <w:div w:id="1906210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ccenture.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robert.grudniok@accentur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Emilie Jung - Accenture Strategy - Recommendation Letter</vt:lpstr>
    </vt:vector>
  </TitlesOfParts>
  <Company/>
  <LinksUpToDate>false</LinksUpToDate>
  <CharactersWithSpaces>4056</CharactersWithSpaces>
  <SharedDoc>false</SharedDoc>
  <HLinks>
    <vt:vector size="12" baseType="variant">
      <vt:variant>
        <vt:i4>4718630</vt:i4>
      </vt:variant>
      <vt:variant>
        <vt:i4>3</vt:i4>
      </vt:variant>
      <vt:variant>
        <vt:i4>0</vt:i4>
      </vt:variant>
      <vt:variant>
        <vt:i4>5</vt:i4>
      </vt:variant>
      <vt:variant>
        <vt:lpwstr>mailto:robert.grudniok@accenture.com</vt:lpwstr>
      </vt:variant>
      <vt:variant>
        <vt:lpwstr/>
      </vt:variant>
      <vt:variant>
        <vt:i4>5832776</vt:i4>
      </vt:variant>
      <vt:variant>
        <vt:i4>0</vt:i4>
      </vt:variant>
      <vt:variant>
        <vt:i4>0</vt:i4>
      </vt:variant>
      <vt:variant>
        <vt:i4>5</vt:i4>
      </vt:variant>
      <vt:variant>
        <vt:lpwstr>http://accenture.com/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Emilie Jung - Accenture Strategy - Recommendation Letter</dc:title>
  <dc:subject/>
  <dc:creator>Lavrukhina, Mariana</dc:creator>
  <cp:keywords/>
  <cp:lastModifiedBy>David Döbele</cp:lastModifiedBy>
  <cp:revision>4</cp:revision>
  <dcterms:created xsi:type="dcterms:W3CDTF">2025-09-22T14:55:00Z</dcterms:created>
  <dcterms:modified xsi:type="dcterms:W3CDTF">2025-09-22T19:13:00Z</dcterms:modified>
</cp:coreProperties>
</file>