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D2C63" w14:textId="77777777" w:rsidR="00C13992" w:rsidRDefault="00C13992" w:rsidP="00C13992">
      <w:pPr>
        <w:spacing w:after="0" w:line="240" w:lineRule="auto"/>
        <w:jc w:val="right"/>
        <w:rPr>
          <w:rFonts w:ascii="Georgia" w:hAnsi="Georgia" w:cs="Times New Roman"/>
          <w:sz w:val="21"/>
          <w:szCs w:val="21"/>
        </w:rPr>
      </w:pPr>
      <w:r>
        <w:rPr>
          <w:rFonts w:ascii="Georgia" w:hAnsi="Georgia" w:cs="Times New Roman"/>
          <w:sz w:val="21"/>
          <w:szCs w:val="21"/>
        </w:rPr>
        <w:t>Nico Junkers</w:t>
      </w:r>
    </w:p>
    <w:p w14:paraId="15BCA55D" w14:textId="77777777" w:rsidR="00C13992" w:rsidRDefault="00C13992" w:rsidP="00C13992">
      <w:pPr>
        <w:spacing w:after="0" w:line="240" w:lineRule="auto"/>
        <w:jc w:val="right"/>
        <w:rPr>
          <w:rFonts w:ascii="Georgia" w:hAnsi="Georgia" w:cs="Times New Roman"/>
          <w:sz w:val="21"/>
          <w:szCs w:val="21"/>
        </w:rPr>
      </w:pPr>
      <w:proofErr w:type="spellStart"/>
      <w:r>
        <w:rPr>
          <w:rFonts w:ascii="Georgia" w:hAnsi="Georgia" w:cs="Times New Roman"/>
          <w:sz w:val="21"/>
          <w:szCs w:val="21"/>
        </w:rPr>
        <w:t>Glafeystraße</w:t>
      </w:r>
      <w:proofErr w:type="spellEnd"/>
      <w:r>
        <w:rPr>
          <w:rFonts w:ascii="Georgia" w:hAnsi="Georgia" w:cs="Times New Roman"/>
          <w:sz w:val="21"/>
          <w:szCs w:val="21"/>
        </w:rPr>
        <w:t xml:space="preserve"> 13</w:t>
      </w:r>
    </w:p>
    <w:p w14:paraId="01209AA2" w14:textId="77777777" w:rsidR="00C13992" w:rsidRDefault="00C13992" w:rsidP="00C13992">
      <w:pPr>
        <w:spacing w:after="0" w:line="240" w:lineRule="auto"/>
        <w:jc w:val="right"/>
        <w:rPr>
          <w:rFonts w:ascii="Georgia" w:hAnsi="Georgia" w:cs="Times New Roman"/>
          <w:sz w:val="21"/>
          <w:szCs w:val="21"/>
        </w:rPr>
      </w:pPr>
      <w:r>
        <w:rPr>
          <w:rFonts w:ascii="Georgia" w:hAnsi="Georgia" w:cs="Times New Roman"/>
          <w:sz w:val="21"/>
          <w:szCs w:val="21"/>
        </w:rPr>
        <w:t>04299 Leipzig</w:t>
      </w:r>
    </w:p>
    <w:p w14:paraId="5AD8F505" w14:textId="77777777" w:rsidR="00C13992" w:rsidRDefault="00C13992" w:rsidP="00C13992">
      <w:pPr>
        <w:spacing w:after="0" w:line="240" w:lineRule="auto"/>
        <w:jc w:val="right"/>
        <w:rPr>
          <w:rFonts w:ascii="Georgia" w:hAnsi="Georgia" w:cs="Times New Roman"/>
          <w:sz w:val="21"/>
          <w:szCs w:val="21"/>
        </w:rPr>
      </w:pPr>
      <w:r>
        <w:rPr>
          <w:rFonts w:ascii="Georgia" w:hAnsi="Georgia" w:cs="Georgia"/>
          <w:color w:val="000000"/>
          <w:sz w:val="21"/>
          <w:szCs w:val="21"/>
        </w:rPr>
        <w:t>nico.junkers2705@gmail.com</w:t>
      </w:r>
    </w:p>
    <w:p w14:paraId="503C9530" w14:textId="77777777" w:rsidR="00C13992" w:rsidRDefault="00C13992" w:rsidP="00C13992">
      <w:pPr>
        <w:spacing w:after="0"/>
        <w:jc w:val="right"/>
        <w:rPr>
          <w:rFonts w:ascii="Georgia" w:hAnsi="Georgia" w:cs="Georgia"/>
          <w:color w:val="000000"/>
          <w:sz w:val="21"/>
          <w:szCs w:val="21"/>
        </w:rPr>
      </w:pPr>
      <w:r>
        <w:rPr>
          <w:rFonts w:ascii="Georgia" w:hAnsi="Georgia" w:cs="Georgia"/>
          <w:color w:val="000000"/>
          <w:sz w:val="21"/>
          <w:szCs w:val="21"/>
        </w:rPr>
        <w:t>+49 172 4982793</w:t>
      </w:r>
    </w:p>
    <w:p w14:paraId="3F34259C" w14:textId="77777777" w:rsidR="00C13992" w:rsidRDefault="00C13992" w:rsidP="00C13992">
      <w:pPr>
        <w:spacing w:after="0"/>
        <w:rPr>
          <w:rFonts w:ascii="Georgia" w:hAnsi="Georgia"/>
          <w:sz w:val="21"/>
          <w:szCs w:val="21"/>
        </w:rPr>
      </w:pPr>
    </w:p>
    <w:p w14:paraId="4E939CF9" w14:textId="77777777" w:rsidR="00C13992" w:rsidRDefault="00C13992" w:rsidP="00C13992">
      <w:pPr>
        <w:spacing w:after="0"/>
        <w:rPr>
          <w:rFonts w:ascii="Georgia" w:hAnsi="Georgia"/>
          <w:sz w:val="21"/>
          <w:szCs w:val="21"/>
        </w:rPr>
      </w:pPr>
      <w:proofErr w:type="spellStart"/>
      <w:r>
        <w:rPr>
          <w:rFonts w:ascii="Georgia" w:hAnsi="Georgia"/>
          <w:sz w:val="21"/>
          <w:szCs w:val="21"/>
        </w:rPr>
        <w:t>Exxeta</w:t>
      </w:r>
      <w:proofErr w:type="spellEnd"/>
      <w:r>
        <w:rPr>
          <w:rFonts w:ascii="Georgia" w:hAnsi="Georgia"/>
          <w:sz w:val="21"/>
          <w:szCs w:val="21"/>
        </w:rPr>
        <w:t xml:space="preserve"> AG </w:t>
      </w:r>
    </w:p>
    <w:p w14:paraId="0FF9EB5B" w14:textId="77777777" w:rsidR="00C13992" w:rsidRDefault="00C13992" w:rsidP="00C13992">
      <w:pPr>
        <w:spacing w:after="0"/>
        <w:rPr>
          <w:rFonts w:ascii="Georgia" w:hAnsi="Georgia"/>
          <w:sz w:val="21"/>
          <w:szCs w:val="21"/>
        </w:rPr>
      </w:pPr>
      <w:r>
        <w:rPr>
          <w:rFonts w:ascii="Georgia" w:hAnsi="Georgia"/>
          <w:sz w:val="21"/>
          <w:szCs w:val="21"/>
        </w:rPr>
        <w:t>Greifswalder Str. 212</w:t>
      </w:r>
      <w:r>
        <w:rPr>
          <w:rFonts w:ascii="Georgia" w:hAnsi="Georgia"/>
          <w:sz w:val="21"/>
          <w:szCs w:val="21"/>
        </w:rPr>
        <w:br/>
        <w:t>10405 Berlin</w:t>
      </w:r>
    </w:p>
    <w:p w14:paraId="01C6AEF2" w14:textId="77777777" w:rsidR="00C13992" w:rsidRDefault="00C13992" w:rsidP="00C13992">
      <w:pPr>
        <w:spacing w:after="0"/>
        <w:rPr>
          <w:rFonts w:ascii="Georgia" w:hAnsi="Georgia"/>
          <w:sz w:val="21"/>
          <w:szCs w:val="21"/>
        </w:rPr>
      </w:pPr>
    </w:p>
    <w:p w14:paraId="3E3225D3" w14:textId="77777777" w:rsidR="00C13992" w:rsidRDefault="00C13992" w:rsidP="00C13992">
      <w:pPr>
        <w:spacing w:after="0"/>
        <w:jc w:val="right"/>
        <w:rPr>
          <w:rFonts w:ascii="Georgia" w:hAnsi="Georgia" w:cs="Times New Roman"/>
          <w:sz w:val="21"/>
          <w:szCs w:val="21"/>
        </w:rPr>
      </w:pPr>
      <w:r>
        <w:rPr>
          <w:rFonts w:ascii="Georgia" w:hAnsi="Georgia" w:cs="Times New Roman"/>
          <w:sz w:val="21"/>
          <w:szCs w:val="21"/>
        </w:rPr>
        <w:t>Leipzig, 08.05.2023</w:t>
      </w:r>
    </w:p>
    <w:p w14:paraId="24E1D411" w14:textId="77777777" w:rsidR="00C13992" w:rsidRDefault="00C13992" w:rsidP="00C13992">
      <w:pPr>
        <w:spacing w:after="0"/>
        <w:jc w:val="right"/>
        <w:rPr>
          <w:rFonts w:ascii="Georgia" w:hAnsi="Georgia" w:cs="Times New Roman"/>
          <w:sz w:val="21"/>
          <w:szCs w:val="21"/>
        </w:rPr>
      </w:pPr>
    </w:p>
    <w:p w14:paraId="06915470" w14:textId="77777777" w:rsidR="00C13992" w:rsidRDefault="00C13992" w:rsidP="00C13992">
      <w:pPr>
        <w:pStyle w:val="berschrift1"/>
        <w:spacing w:before="0" w:beforeAutospacing="0" w:after="0" w:afterAutospacing="0" w:line="600" w:lineRule="atLeast"/>
        <w:rPr>
          <w:rFonts w:ascii="Georgia" w:hAnsi="Georgia"/>
          <w:sz w:val="21"/>
          <w:szCs w:val="21"/>
        </w:rPr>
      </w:pPr>
      <w:r>
        <w:rPr>
          <w:rFonts w:ascii="Georgia" w:hAnsi="Georgia"/>
          <w:sz w:val="21"/>
          <w:szCs w:val="21"/>
        </w:rPr>
        <w:t xml:space="preserve">Bewerbung um ein Praktikum im Bereich Digital </w:t>
      </w:r>
      <w:proofErr w:type="spellStart"/>
      <w:r>
        <w:rPr>
          <w:rFonts w:ascii="Georgia" w:hAnsi="Georgia"/>
          <w:sz w:val="21"/>
          <w:szCs w:val="21"/>
        </w:rPr>
        <w:t>Strategy</w:t>
      </w:r>
      <w:proofErr w:type="spellEnd"/>
      <w:r>
        <w:rPr>
          <w:rFonts w:ascii="Georgia" w:hAnsi="Georgia"/>
          <w:sz w:val="21"/>
          <w:szCs w:val="21"/>
        </w:rPr>
        <w:t xml:space="preserve"> &amp; Innovation</w:t>
      </w:r>
    </w:p>
    <w:p w14:paraId="10611260" w14:textId="77777777" w:rsidR="00C13992" w:rsidRDefault="00C13992" w:rsidP="00C13992">
      <w:pPr>
        <w:spacing w:after="0"/>
        <w:rPr>
          <w:rFonts w:ascii="Georgia" w:hAnsi="Georgia" w:cs="Times New Roman"/>
          <w:b/>
          <w:sz w:val="21"/>
          <w:szCs w:val="21"/>
        </w:rPr>
      </w:pPr>
    </w:p>
    <w:p w14:paraId="770A9D80" w14:textId="77777777" w:rsidR="00C13992" w:rsidRDefault="00C13992" w:rsidP="00C13992">
      <w:pPr>
        <w:spacing w:after="0"/>
        <w:rPr>
          <w:rFonts w:ascii="Georgia" w:hAnsi="Georgia" w:cs="Times New Roman"/>
          <w:b/>
          <w:sz w:val="21"/>
          <w:szCs w:val="21"/>
        </w:rPr>
      </w:pPr>
    </w:p>
    <w:p w14:paraId="6D493347" w14:textId="77777777" w:rsidR="00C13992" w:rsidRDefault="00C13992" w:rsidP="00C13992">
      <w:pPr>
        <w:spacing w:after="0"/>
        <w:jc w:val="both"/>
        <w:rPr>
          <w:rFonts w:ascii="Georgia" w:hAnsi="Georgia" w:cs="Times New Roman"/>
          <w:sz w:val="21"/>
          <w:szCs w:val="21"/>
        </w:rPr>
      </w:pPr>
      <w:r>
        <w:rPr>
          <w:rFonts w:ascii="Georgia" w:hAnsi="Georgia" w:cs="Times New Roman"/>
          <w:sz w:val="21"/>
          <w:szCs w:val="21"/>
        </w:rPr>
        <w:t xml:space="preserve">Sehr geehrte Damen &amp; Herren, </w:t>
      </w:r>
    </w:p>
    <w:p w14:paraId="2C412DB2" w14:textId="77777777" w:rsidR="00C13992" w:rsidRDefault="00C13992" w:rsidP="00C13992">
      <w:pPr>
        <w:spacing w:after="0"/>
        <w:jc w:val="both"/>
        <w:rPr>
          <w:rFonts w:ascii="Georgia" w:hAnsi="Georgia" w:cs="Times New Roman"/>
          <w:sz w:val="21"/>
          <w:szCs w:val="21"/>
        </w:rPr>
      </w:pPr>
    </w:p>
    <w:p w14:paraId="5B82C5BA" w14:textId="329740B4" w:rsidR="00C13992" w:rsidRDefault="00C13992" w:rsidP="00C13992">
      <w:pPr>
        <w:spacing w:after="0"/>
        <w:jc w:val="both"/>
        <w:rPr>
          <w:rFonts w:ascii="Georgia" w:hAnsi="Georgia" w:cs="Times New Roman"/>
          <w:sz w:val="21"/>
          <w:szCs w:val="21"/>
        </w:rPr>
      </w:pPr>
      <w:r>
        <w:rPr>
          <w:rFonts w:ascii="Georgia" w:hAnsi="Georgia" w:cs="Times New Roman"/>
          <w:sz w:val="21"/>
          <w:szCs w:val="21"/>
        </w:rPr>
        <w:t xml:space="preserve">mit der Unternehmensberatung assoziiere </w:t>
      </w:r>
      <w:ins w:id="0" w:author="David Döbele" w:date="2023-05-11T20:01:00Z">
        <w:r w:rsidR="00DF45FF">
          <w:rPr>
            <w:rFonts w:ascii="Georgia" w:hAnsi="Georgia" w:cs="Times New Roman"/>
            <w:sz w:val="21"/>
            <w:szCs w:val="21"/>
          </w:rPr>
          <w:t xml:space="preserve">ich </w:t>
        </w:r>
      </w:ins>
      <w:r>
        <w:rPr>
          <w:rFonts w:ascii="Georgia" w:hAnsi="Georgia" w:cs="Times New Roman"/>
          <w:sz w:val="21"/>
          <w:szCs w:val="21"/>
        </w:rPr>
        <w:t xml:space="preserve">eine spannende Disziplin, welche eine große Abwechslung interessanter Projekte </w:t>
      </w:r>
      <w:del w:id="1" w:author="David Döbele" w:date="2023-05-11T20:01:00Z">
        <w:r w:rsidDel="00DF45FF">
          <w:rPr>
            <w:rFonts w:ascii="Georgia" w:hAnsi="Georgia" w:cs="Times New Roman"/>
            <w:sz w:val="21"/>
            <w:szCs w:val="21"/>
          </w:rPr>
          <w:delText xml:space="preserve">und </w:delText>
        </w:r>
      </w:del>
      <w:ins w:id="2" w:author="David Döbele" w:date="2023-05-11T20:01:00Z">
        <w:r w:rsidR="00DF45FF">
          <w:rPr>
            <w:rFonts w:ascii="Georgia" w:hAnsi="Georgia" w:cs="Times New Roman"/>
            <w:sz w:val="21"/>
            <w:szCs w:val="21"/>
          </w:rPr>
          <w:t>sowie</w:t>
        </w:r>
        <w:r w:rsidR="00DF45FF">
          <w:rPr>
            <w:rFonts w:ascii="Georgia" w:hAnsi="Georgia" w:cs="Times New Roman"/>
            <w:sz w:val="21"/>
            <w:szCs w:val="21"/>
          </w:rPr>
          <w:t xml:space="preserve"> </w:t>
        </w:r>
      </w:ins>
      <w:r>
        <w:rPr>
          <w:rFonts w:ascii="Georgia" w:hAnsi="Georgia" w:cs="Times New Roman"/>
          <w:sz w:val="21"/>
          <w:szCs w:val="21"/>
        </w:rPr>
        <w:t>die Möglichkeit</w:t>
      </w:r>
      <w:ins w:id="3" w:author="David Döbele" w:date="2023-05-11T20:00:00Z">
        <w:r w:rsidR="00DF45FF">
          <w:rPr>
            <w:rFonts w:ascii="Georgia" w:hAnsi="Georgia" w:cs="Times New Roman"/>
            <w:sz w:val="21"/>
            <w:szCs w:val="21"/>
          </w:rPr>
          <w:t xml:space="preserve"> bietet,</w:t>
        </w:r>
      </w:ins>
      <w:r>
        <w:rPr>
          <w:rFonts w:ascii="Georgia" w:hAnsi="Georgia" w:cs="Times New Roman"/>
          <w:sz w:val="21"/>
          <w:szCs w:val="21"/>
        </w:rPr>
        <w:t xml:space="preserve"> durch eigene, kreative Ideen Unternehmen mitgestalten </w:t>
      </w:r>
      <w:del w:id="4" w:author="David Döbele" w:date="2023-05-11T20:01:00Z">
        <w:r w:rsidDel="00DF45FF">
          <w:rPr>
            <w:rFonts w:ascii="Georgia" w:hAnsi="Georgia" w:cs="Times New Roman"/>
            <w:sz w:val="21"/>
            <w:szCs w:val="21"/>
          </w:rPr>
          <w:delText>bietet</w:delText>
        </w:r>
      </w:del>
      <w:ins w:id="5" w:author="David Döbele" w:date="2023-05-11T20:01:00Z">
        <w:r w:rsidR="00DF45FF">
          <w:rPr>
            <w:rFonts w:ascii="Georgia" w:hAnsi="Georgia" w:cs="Times New Roman"/>
            <w:sz w:val="21"/>
            <w:szCs w:val="21"/>
          </w:rPr>
          <w:t>zu können</w:t>
        </w:r>
      </w:ins>
      <w:r>
        <w:rPr>
          <w:rFonts w:ascii="Georgia" w:hAnsi="Georgia" w:cs="Times New Roman"/>
          <w:sz w:val="21"/>
          <w:szCs w:val="21"/>
        </w:rPr>
        <w:t>. Die damit verbunden</w:t>
      </w:r>
      <w:ins w:id="6" w:author="David Döbele" w:date="2023-05-11T20:01:00Z">
        <w:r w:rsidR="00DF45FF">
          <w:rPr>
            <w:rFonts w:ascii="Georgia" w:hAnsi="Georgia" w:cs="Times New Roman"/>
            <w:sz w:val="21"/>
            <w:szCs w:val="21"/>
          </w:rPr>
          <w:t>e</w:t>
        </w:r>
      </w:ins>
      <w:r>
        <w:rPr>
          <w:rFonts w:ascii="Georgia" w:hAnsi="Georgia" w:cs="Times New Roman"/>
          <w:sz w:val="21"/>
          <w:szCs w:val="21"/>
        </w:rPr>
        <w:t xml:space="preserve"> Herausforderung, sich schnell Wissen aus verschiedensten Bereichen einer Branche aneignen zu müssen, reiz</w:t>
      </w:r>
      <w:ins w:id="7" w:author="David Döbele" w:date="2023-05-11T20:01:00Z">
        <w:r w:rsidR="00DF45FF">
          <w:rPr>
            <w:rFonts w:ascii="Georgia" w:hAnsi="Georgia" w:cs="Times New Roman"/>
            <w:sz w:val="21"/>
            <w:szCs w:val="21"/>
          </w:rPr>
          <w:t>t</w:t>
        </w:r>
      </w:ins>
      <w:del w:id="8" w:author="David Döbele" w:date="2023-05-11T20:01:00Z">
        <w:r w:rsidDel="00DF45FF">
          <w:rPr>
            <w:rFonts w:ascii="Georgia" w:hAnsi="Georgia" w:cs="Times New Roman"/>
            <w:sz w:val="21"/>
            <w:szCs w:val="21"/>
          </w:rPr>
          <w:delText>en</w:delText>
        </w:r>
      </w:del>
      <w:r>
        <w:rPr>
          <w:rFonts w:ascii="Georgia" w:hAnsi="Georgia" w:cs="Times New Roman"/>
          <w:sz w:val="21"/>
          <w:szCs w:val="21"/>
        </w:rPr>
        <w:t xml:space="preserve"> mich dabei besonders. Speziell die Entwicklung von Nachhaltigkeitsstrategien rückt in der heutigen Zeit immer mehr in den Vordergrund, was ich gern </w:t>
      </w:r>
      <w:del w:id="9" w:author="David Döbele" w:date="2023-05-11T20:01:00Z">
        <w:r w:rsidDel="00DF45FF">
          <w:rPr>
            <w:rFonts w:ascii="Georgia" w:hAnsi="Georgia" w:cs="Times New Roman"/>
            <w:sz w:val="21"/>
            <w:szCs w:val="21"/>
          </w:rPr>
          <w:delText>in einem zwölfwöchigem Praktikum</w:delText>
        </w:r>
      </w:del>
      <w:ins w:id="10" w:author="David Döbele" w:date="2023-05-11T20:01:00Z">
        <w:r w:rsidR="00DF45FF">
          <w:rPr>
            <w:rFonts w:ascii="Georgia" w:hAnsi="Georgia" w:cs="Times New Roman"/>
            <w:sz w:val="21"/>
            <w:szCs w:val="21"/>
          </w:rPr>
          <w:t>in einem zwölfwöchigen Praktikum</w:t>
        </w:r>
      </w:ins>
      <w:r>
        <w:rPr>
          <w:rFonts w:ascii="Georgia" w:hAnsi="Georgia" w:cs="Times New Roman"/>
          <w:sz w:val="21"/>
          <w:szCs w:val="21"/>
        </w:rPr>
        <w:t xml:space="preserve"> ab dem 14.08.2023 als Praktikant unterstützen möchte. </w:t>
      </w:r>
    </w:p>
    <w:p w14:paraId="42E85606" w14:textId="77777777" w:rsidR="00C13992" w:rsidRDefault="00C13992" w:rsidP="00C13992">
      <w:pPr>
        <w:spacing w:after="0"/>
        <w:jc w:val="both"/>
        <w:rPr>
          <w:rFonts w:ascii="Georgia" w:hAnsi="Georgia" w:cs="Times New Roman"/>
          <w:sz w:val="21"/>
          <w:szCs w:val="21"/>
        </w:rPr>
      </w:pPr>
    </w:p>
    <w:p w14:paraId="6638FBC5" w14:textId="5DFC05D8" w:rsidR="00C13992" w:rsidRDefault="00C13992" w:rsidP="00C13992">
      <w:pPr>
        <w:spacing w:after="0"/>
        <w:jc w:val="both"/>
        <w:rPr>
          <w:rFonts w:ascii="Georgia" w:hAnsi="Georgia" w:cs="Times New Roman"/>
          <w:sz w:val="21"/>
          <w:szCs w:val="21"/>
        </w:rPr>
      </w:pPr>
      <w:r>
        <w:rPr>
          <w:rFonts w:ascii="Georgia" w:hAnsi="Georgia" w:cs="Times New Roman"/>
          <w:sz w:val="21"/>
          <w:szCs w:val="21"/>
        </w:rPr>
        <w:t xml:space="preserve">Direkt nach meinem Abitur begann ich das Studium der Physik an der Universität Leipzig. So kann ich bereits durch gute Studienerfolge im komplexen Fachgebiet der Mathematik und Physik eine Erweiterung meiner analytischen Fähigkeiten feststellen. Das Studium fordert ein hohes Maß an Disziplin und Durchhaltevermögen, sowie eine schnelle Auffassungsgabe, um sich der Herausforderung zu stellen. Seit diesem Semester engagiere ich mich bei der studentischen Unternehmensberatung Campus Inform, bei der, gemeinsam mit anderen Studierenden verschiedenster Studiengänge, </w:t>
      </w:r>
      <w:del w:id="11" w:author="David Döbele" w:date="2023-05-11T20:02:00Z">
        <w:r w:rsidDel="00DF45FF">
          <w:rPr>
            <w:rFonts w:ascii="Georgia" w:hAnsi="Georgia" w:cs="Times New Roman"/>
            <w:sz w:val="21"/>
            <w:szCs w:val="21"/>
          </w:rPr>
          <w:delText xml:space="preserve">Projekte </w:delText>
        </w:r>
      </w:del>
      <w:ins w:id="12" w:author="David Döbele" w:date="2023-05-11T20:02:00Z">
        <w:r w:rsidR="00DF45FF">
          <w:rPr>
            <w:rFonts w:ascii="Georgia" w:hAnsi="Georgia" w:cs="Times New Roman"/>
            <w:sz w:val="21"/>
            <w:szCs w:val="21"/>
          </w:rPr>
          <w:t>reale Beratungsp</w:t>
        </w:r>
        <w:r w:rsidR="00DF45FF">
          <w:rPr>
            <w:rFonts w:ascii="Georgia" w:hAnsi="Georgia" w:cs="Times New Roman"/>
            <w:sz w:val="21"/>
            <w:szCs w:val="21"/>
          </w:rPr>
          <w:t xml:space="preserve">rojekte </w:t>
        </w:r>
      </w:ins>
      <w:r>
        <w:rPr>
          <w:rFonts w:ascii="Georgia" w:hAnsi="Georgia" w:cs="Times New Roman"/>
          <w:sz w:val="21"/>
          <w:szCs w:val="21"/>
        </w:rPr>
        <w:t xml:space="preserve">bearbeiten werden. Dadurch kann ich erste Problemlösungskompetenzen außerhalb meines Studiums unter Beweis stellen, aber auch ein Netzwerk an motivierten Studenten aufbauen. In einem Praktikum bei der ADZ Nagano GmbH nutzte ich </w:t>
      </w:r>
      <w:ins w:id="13" w:author="David Döbele" w:date="2023-05-11T20:02:00Z">
        <w:r w:rsidR="00DF45FF">
          <w:rPr>
            <w:rFonts w:ascii="Georgia" w:hAnsi="Georgia" w:cs="Times New Roman"/>
            <w:sz w:val="21"/>
            <w:szCs w:val="21"/>
          </w:rPr>
          <w:t xml:space="preserve">meine </w:t>
        </w:r>
      </w:ins>
      <w:r>
        <w:rPr>
          <w:rFonts w:ascii="Georgia" w:hAnsi="Georgia" w:cs="Times New Roman"/>
          <w:sz w:val="21"/>
          <w:szCs w:val="21"/>
        </w:rPr>
        <w:t>im Studium gewonnen</w:t>
      </w:r>
      <w:ins w:id="14" w:author="David Döbele" w:date="2023-05-11T20:02:00Z">
        <w:r w:rsidR="00DF45FF">
          <w:rPr>
            <w:rFonts w:ascii="Georgia" w:hAnsi="Georgia" w:cs="Times New Roman"/>
            <w:sz w:val="21"/>
            <w:szCs w:val="21"/>
          </w:rPr>
          <w:t>e</w:t>
        </w:r>
      </w:ins>
      <w:r>
        <w:rPr>
          <w:rFonts w:ascii="Georgia" w:hAnsi="Georgia" w:cs="Times New Roman"/>
          <w:sz w:val="21"/>
          <w:szCs w:val="21"/>
        </w:rPr>
        <w:t xml:space="preserve"> technische Affinität</w:t>
      </w:r>
      <w:del w:id="15" w:author="David Döbele" w:date="2023-05-11T20:02:00Z">
        <w:r w:rsidDel="00DF45FF">
          <w:rPr>
            <w:rFonts w:ascii="Georgia" w:hAnsi="Georgia" w:cs="Times New Roman"/>
            <w:sz w:val="21"/>
            <w:szCs w:val="21"/>
          </w:rPr>
          <w:delText>,</w:delText>
        </w:r>
      </w:del>
      <w:r>
        <w:rPr>
          <w:rFonts w:ascii="Georgia" w:hAnsi="Georgia" w:cs="Times New Roman"/>
          <w:sz w:val="21"/>
          <w:szCs w:val="21"/>
        </w:rPr>
        <w:t xml:space="preserve"> zur Auswertung und Interpretation große</w:t>
      </w:r>
      <w:ins w:id="16" w:author="David Döbele" w:date="2023-05-11T20:02:00Z">
        <w:r w:rsidR="00DF45FF">
          <w:rPr>
            <w:rFonts w:ascii="Georgia" w:hAnsi="Georgia" w:cs="Times New Roman"/>
            <w:sz w:val="21"/>
            <w:szCs w:val="21"/>
          </w:rPr>
          <w:t>r</w:t>
        </w:r>
      </w:ins>
      <w:r>
        <w:rPr>
          <w:rFonts w:ascii="Georgia" w:hAnsi="Georgia" w:cs="Times New Roman"/>
          <w:sz w:val="21"/>
          <w:szCs w:val="21"/>
        </w:rPr>
        <w:t xml:space="preserve"> Datenmengen mit Excel, sowie SQL und Statistiksoftware. Anschließend wurden mit der Geschäftsführung Strategien entwickelt, welche innere Abläufe verbessern sollten. Durch jahrelange Erfahrung als Mitglied eines Fußballvereins, ist mir die Stärke von Teamarbeit bewusst, um gute Leistungen als Kollektiv zu erbringen. Diese Leidenschaft und </w:t>
      </w:r>
      <w:ins w:id="17" w:author="David Döbele" w:date="2023-05-11T20:02:00Z">
        <w:r w:rsidR="00DF45FF">
          <w:rPr>
            <w:rFonts w:ascii="Georgia" w:hAnsi="Georgia" w:cs="Times New Roman"/>
            <w:sz w:val="21"/>
            <w:szCs w:val="21"/>
          </w:rPr>
          <w:t xml:space="preserve">meinen </w:t>
        </w:r>
      </w:ins>
      <w:r>
        <w:rPr>
          <w:rFonts w:ascii="Georgia" w:hAnsi="Georgia" w:cs="Times New Roman"/>
          <w:sz w:val="21"/>
          <w:szCs w:val="21"/>
        </w:rPr>
        <w:t>Ehrgeiz möchte ich gern durch ein Praktikum bei Ihnen einbringen.</w:t>
      </w:r>
    </w:p>
    <w:p w14:paraId="331F9B5E" w14:textId="77777777" w:rsidR="00C13992" w:rsidRDefault="00C13992" w:rsidP="00C13992">
      <w:pPr>
        <w:spacing w:after="0"/>
        <w:jc w:val="both"/>
        <w:rPr>
          <w:rFonts w:ascii="Georgia" w:hAnsi="Georgia" w:cs="Times New Roman"/>
          <w:sz w:val="21"/>
          <w:szCs w:val="21"/>
        </w:rPr>
      </w:pPr>
    </w:p>
    <w:p w14:paraId="5E984714" w14:textId="76BAF021" w:rsidR="00C13992" w:rsidRDefault="00C13992" w:rsidP="00C13992">
      <w:pPr>
        <w:spacing w:after="0"/>
        <w:jc w:val="both"/>
        <w:rPr>
          <w:rFonts w:ascii="Georgia" w:hAnsi="Georgia" w:cs="Times New Roman"/>
          <w:sz w:val="21"/>
          <w:szCs w:val="21"/>
        </w:rPr>
      </w:pPr>
      <w:r>
        <w:rPr>
          <w:rFonts w:ascii="Georgia" w:hAnsi="Georgia" w:cs="Times New Roman"/>
          <w:sz w:val="21"/>
          <w:szCs w:val="21"/>
        </w:rPr>
        <w:t xml:space="preserve">Die </w:t>
      </w:r>
      <w:proofErr w:type="spellStart"/>
      <w:r>
        <w:rPr>
          <w:rFonts w:ascii="Georgia" w:hAnsi="Georgia" w:cs="Times New Roman"/>
          <w:sz w:val="21"/>
          <w:szCs w:val="21"/>
        </w:rPr>
        <w:t>Exxeta</w:t>
      </w:r>
      <w:proofErr w:type="spellEnd"/>
      <w:r>
        <w:rPr>
          <w:rFonts w:ascii="Georgia" w:hAnsi="Georgia" w:cs="Times New Roman"/>
          <w:sz w:val="21"/>
          <w:szCs w:val="21"/>
        </w:rPr>
        <w:t xml:space="preserve"> AG scheint mir ideal dafür zu sein, da Sie auf eine digitale, nachhaltige Transformation setzen, bei denen allen voran Mensch und Umwelt profitieren. Ich selbst bin absolut von der Unerlässlichkeit von </w:t>
      </w:r>
      <w:del w:id="18" w:author="David Döbele" w:date="2023-05-11T20:03:00Z">
        <w:r w:rsidDel="00B644D7">
          <w:rPr>
            <w:rFonts w:ascii="Georgia" w:hAnsi="Georgia" w:cs="Times New Roman"/>
            <w:sz w:val="21"/>
            <w:szCs w:val="21"/>
          </w:rPr>
          <w:delText xml:space="preserve">nachhaltigen </w:delText>
        </w:r>
      </w:del>
      <w:ins w:id="19" w:author="David Döbele" w:date="2023-05-11T20:03:00Z">
        <w:r w:rsidR="00B644D7">
          <w:rPr>
            <w:rFonts w:ascii="Georgia" w:hAnsi="Georgia" w:cs="Times New Roman"/>
            <w:sz w:val="21"/>
            <w:szCs w:val="21"/>
          </w:rPr>
          <w:t>nachhaltige</w:t>
        </w:r>
        <w:r w:rsidR="00B644D7">
          <w:rPr>
            <w:rFonts w:ascii="Georgia" w:hAnsi="Georgia" w:cs="Times New Roman"/>
            <w:sz w:val="21"/>
            <w:szCs w:val="21"/>
          </w:rPr>
          <w:t>m</w:t>
        </w:r>
        <w:r w:rsidR="00B644D7">
          <w:rPr>
            <w:rFonts w:ascii="Georgia" w:hAnsi="Georgia" w:cs="Times New Roman"/>
            <w:sz w:val="21"/>
            <w:szCs w:val="21"/>
          </w:rPr>
          <w:t xml:space="preserve"> </w:t>
        </w:r>
      </w:ins>
      <w:r>
        <w:rPr>
          <w:rFonts w:ascii="Georgia" w:hAnsi="Georgia" w:cs="Times New Roman"/>
          <w:sz w:val="21"/>
          <w:szCs w:val="21"/>
        </w:rPr>
        <w:t>Wirtschaften überzeugt, was ich in einem Projekt bei Campus Inform bereits umsetze. Die Digitalisierung ist eines der größten Probleme unserer Zeit, welche die deutsche Wirtschaft in den kommenden Jahren vor große Herausforderungen stellen wird, welche von kompetenten Unternehmen und Personen gelöst werden müssen. Ich bin daher überzeugt, dass mich ein Praktikum bei Ihnen einwandfrei auf die Karriere als Unternehmensberater vorbereitet. Außerdem erachte ich es als spannende Möglichkeit, bei so vielen bedeutenden Kunden, wie der Commerzbank oder Mercedes-Benz, mitarbeiten zu können.</w:t>
      </w:r>
    </w:p>
    <w:p w14:paraId="12EBB39E" w14:textId="77777777" w:rsidR="00C13992" w:rsidRDefault="00C13992" w:rsidP="00C13992">
      <w:pPr>
        <w:spacing w:after="0"/>
        <w:rPr>
          <w:rFonts w:ascii="Georgia" w:hAnsi="Georgia"/>
          <w:sz w:val="21"/>
          <w:szCs w:val="21"/>
        </w:rPr>
      </w:pPr>
    </w:p>
    <w:p w14:paraId="775676B5" w14:textId="1727A1C6" w:rsidR="00C13992" w:rsidRDefault="00C13992" w:rsidP="00C13992">
      <w:pPr>
        <w:spacing w:after="0"/>
        <w:jc w:val="both"/>
        <w:rPr>
          <w:rFonts w:ascii="Georgia" w:hAnsi="Georgia" w:cs="Times New Roman"/>
          <w:sz w:val="21"/>
          <w:szCs w:val="21"/>
        </w:rPr>
      </w:pPr>
      <w:r>
        <w:rPr>
          <w:rFonts w:ascii="Georgia" w:hAnsi="Georgia" w:cs="Times New Roman"/>
          <w:sz w:val="21"/>
          <w:szCs w:val="21"/>
        </w:rPr>
        <w:t>Vom Praktikum im Bereich der Beratung erhoffe ich mir eine steile Lernkurve sowie die Möglichkeit</w:t>
      </w:r>
      <w:ins w:id="20" w:author="David Döbele" w:date="2023-05-11T20:04:00Z">
        <w:r w:rsidR="00B644D7">
          <w:rPr>
            <w:rFonts w:ascii="Georgia" w:hAnsi="Georgia" w:cs="Times New Roman"/>
            <w:sz w:val="21"/>
            <w:szCs w:val="21"/>
          </w:rPr>
          <w:t>,</w:t>
        </w:r>
      </w:ins>
      <w:r>
        <w:rPr>
          <w:rFonts w:ascii="Georgia" w:hAnsi="Georgia" w:cs="Times New Roman"/>
          <w:sz w:val="21"/>
          <w:szCs w:val="21"/>
        </w:rPr>
        <w:t xml:space="preserve"> meine Ideen sinnvoll bei Ihnen einzubringen. Ich bin mir sicher, Sie durch meine analytischen Fähigkeiten, </w:t>
      </w:r>
      <w:ins w:id="21" w:author="David Döbele" w:date="2023-05-11T20:04:00Z">
        <w:r w:rsidR="00B644D7">
          <w:rPr>
            <w:rFonts w:ascii="Georgia" w:hAnsi="Georgia" w:cs="Times New Roman"/>
            <w:sz w:val="21"/>
            <w:szCs w:val="21"/>
          </w:rPr>
          <w:t xml:space="preserve">meine </w:t>
        </w:r>
      </w:ins>
      <w:r>
        <w:rPr>
          <w:rFonts w:ascii="Georgia" w:hAnsi="Georgia" w:cs="Times New Roman"/>
          <w:sz w:val="21"/>
          <w:szCs w:val="21"/>
        </w:rPr>
        <w:t xml:space="preserve">Zielstrebigkeit und </w:t>
      </w:r>
      <w:ins w:id="22" w:author="David Döbele" w:date="2023-05-11T20:04:00Z">
        <w:r w:rsidR="00B644D7">
          <w:rPr>
            <w:rFonts w:ascii="Georgia" w:hAnsi="Georgia" w:cs="Times New Roman"/>
            <w:sz w:val="21"/>
            <w:szCs w:val="21"/>
          </w:rPr>
          <w:t xml:space="preserve">meine </w:t>
        </w:r>
      </w:ins>
      <w:r>
        <w:rPr>
          <w:rFonts w:ascii="Georgia" w:hAnsi="Georgia" w:cs="Times New Roman"/>
          <w:sz w:val="21"/>
          <w:szCs w:val="21"/>
        </w:rPr>
        <w:t>ausgeprägte</w:t>
      </w:r>
      <w:ins w:id="23" w:author="David Döbele" w:date="2023-05-11T20:04:00Z">
        <w:r w:rsidR="00B644D7">
          <w:rPr>
            <w:rFonts w:ascii="Georgia" w:hAnsi="Georgia" w:cs="Times New Roman"/>
            <w:sz w:val="21"/>
            <w:szCs w:val="21"/>
          </w:rPr>
          <w:t xml:space="preserve"> </w:t>
        </w:r>
      </w:ins>
      <w:del w:id="24" w:author="David Döbele" w:date="2023-05-11T20:04:00Z">
        <w:r w:rsidDel="00B644D7">
          <w:rPr>
            <w:rFonts w:ascii="Georgia" w:hAnsi="Georgia" w:cs="Times New Roman"/>
            <w:sz w:val="21"/>
            <w:szCs w:val="21"/>
          </w:rPr>
          <w:delText xml:space="preserve">n </w:delText>
        </w:r>
      </w:del>
      <w:r>
        <w:rPr>
          <w:rFonts w:ascii="Georgia" w:hAnsi="Georgia" w:cs="Times New Roman"/>
          <w:sz w:val="21"/>
          <w:szCs w:val="21"/>
        </w:rPr>
        <w:t>Teamfähigkeit als Consultant zu bereichern. Über eine positive Rückmeldung und die Möglichkeit</w:t>
      </w:r>
      <w:ins w:id="25" w:author="David Döbele" w:date="2023-05-11T20:04:00Z">
        <w:r w:rsidR="00B644D7">
          <w:rPr>
            <w:rFonts w:ascii="Georgia" w:hAnsi="Georgia" w:cs="Times New Roman"/>
            <w:sz w:val="21"/>
            <w:szCs w:val="21"/>
          </w:rPr>
          <w:t>,</w:t>
        </w:r>
      </w:ins>
      <w:r>
        <w:rPr>
          <w:rFonts w:ascii="Georgia" w:hAnsi="Georgia" w:cs="Times New Roman"/>
          <w:sz w:val="21"/>
          <w:szCs w:val="21"/>
        </w:rPr>
        <w:t xml:space="preserve"> Sie in einem persönlichen Gespräch von mir zu überzeugen, würde ich mich sehr freuen.</w:t>
      </w:r>
    </w:p>
    <w:p w14:paraId="4B14F471" w14:textId="77777777" w:rsidR="00C13992" w:rsidRDefault="00C13992" w:rsidP="00C13992">
      <w:pPr>
        <w:spacing w:after="0"/>
        <w:jc w:val="both"/>
        <w:rPr>
          <w:rFonts w:ascii="Georgia" w:hAnsi="Georgia" w:cs="Times New Roman"/>
          <w:sz w:val="21"/>
          <w:szCs w:val="21"/>
        </w:rPr>
      </w:pPr>
    </w:p>
    <w:p w14:paraId="7DF26219" w14:textId="77777777" w:rsidR="00C13992" w:rsidRDefault="00C13992" w:rsidP="00C13992">
      <w:pPr>
        <w:spacing w:after="0"/>
        <w:jc w:val="both"/>
        <w:rPr>
          <w:rFonts w:ascii="Georgia" w:hAnsi="Georgia" w:cs="Times New Roman"/>
          <w:sz w:val="21"/>
          <w:szCs w:val="21"/>
        </w:rPr>
      </w:pPr>
      <w:r>
        <w:rPr>
          <w:rFonts w:ascii="Georgia" w:hAnsi="Georgia" w:cs="Times New Roman"/>
          <w:sz w:val="21"/>
          <w:szCs w:val="21"/>
        </w:rPr>
        <w:t>Mit freundlichen Grüßen</w:t>
      </w:r>
    </w:p>
    <w:p w14:paraId="56AA4B1F" w14:textId="77777777" w:rsidR="00C13992" w:rsidRDefault="00C13992" w:rsidP="00C13992">
      <w:pPr>
        <w:spacing w:after="0"/>
        <w:jc w:val="both"/>
        <w:rPr>
          <w:rFonts w:ascii="Georgia" w:hAnsi="Georgia" w:cs="Times New Roman"/>
          <w:sz w:val="21"/>
          <w:szCs w:val="21"/>
        </w:rPr>
      </w:pPr>
    </w:p>
    <w:p w14:paraId="3BDB02BA" w14:textId="2F7B217A" w:rsidR="00BB3512" w:rsidRPr="00C13992" w:rsidRDefault="00BB3512" w:rsidP="00C13992"/>
    <w:sectPr w:rsidR="00BB3512" w:rsidRPr="00C13992" w:rsidSect="00140ED9">
      <w:pgSz w:w="11906" w:h="16838"/>
      <w:pgMar w:top="907"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993"/>
    <w:rsid w:val="000A7DEB"/>
    <w:rsid w:val="000B5B39"/>
    <w:rsid w:val="000C55DE"/>
    <w:rsid w:val="000F371C"/>
    <w:rsid w:val="000F5B81"/>
    <w:rsid w:val="00117F83"/>
    <w:rsid w:val="00140ED9"/>
    <w:rsid w:val="00146C8E"/>
    <w:rsid w:val="00152DF9"/>
    <w:rsid w:val="00156A98"/>
    <w:rsid w:val="001669DB"/>
    <w:rsid w:val="00171D11"/>
    <w:rsid w:val="001819B1"/>
    <w:rsid w:val="0019396D"/>
    <w:rsid w:val="001A4522"/>
    <w:rsid w:val="001C17FC"/>
    <w:rsid w:val="001D079A"/>
    <w:rsid w:val="001E0088"/>
    <w:rsid w:val="001E0903"/>
    <w:rsid w:val="001E1EE7"/>
    <w:rsid w:val="001F326F"/>
    <w:rsid w:val="001F6F35"/>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2294"/>
    <w:rsid w:val="002A5B9F"/>
    <w:rsid w:val="002B794D"/>
    <w:rsid w:val="002D309E"/>
    <w:rsid w:val="002D594E"/>
    <w:rsid w:val="002E2611"/>
    <w:rsid w:val="002E39B8"/>
    <w:rsid w:val="002F51FA"/>
    <w:rsid w:val="00311A15"/>
    <w:rsid w:val="003250EA"/>
    <w:rsid w:val="003421B1"/>
    <w:rsid w:val="00375D2D"/>
    <w:rsid w:val="003811BC"/>
    <w:rsid w:val="0038671F"/>
    <w:rsid w:val="003947A8"/>
    <w:rsid w:val="003D464F"/>
    <w:rsid w:val="003D5D1E"/>
    <w:rsid w:val="003E275C"/>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D5CDE"/>
    <w:rsid w:val="00500EFA"/>
    <w:rsid w:val="00506322"/>
    <w:rsid w:val="00507BBD"/>
    <w:rsid w:val="005407D6"/>
    <w:rsid w:val="00542F06"/>
    <w:rsid w:val="00553EC8"/>
    <w:rsid w:val="005705F7"/>
    <w:rsid w:val="00570B1D"/>
    <w:rsid w:val="00574140"/>
    <w:rsid w:val="005762CF"/>
    <w:rsid w:val="0058198D"/>
    <w:rsid w:val="005842A0"/>
    <w:rsid w:val="00590834"/>
    <w:rsid w:val="00590E7F"/>
    <w:rsid w:val="00593C9C"/>
    <w:rsid w:val="00597F3F"/>
    <w:rsid w:val="005B231F"/>
    <w:rsid w:val="005C55F7"/>
    <w:rsid w:val="005D7D49"/>
    <w:rsid w:val="005E00BC"/>
    <w:rsid w:val="005E63B8"/>
    <w:rsid w:val="005F350B"/>
    <w:rsid w:val="00603752"/>
    <w:rsid w:val="00632F05"/>
    <w:rsid w:val="0063723B"/>
    <w:rsid w:val="00647413"/>
    <w:rsid w:val="006502BE"/>
    <w:rsid w:val="006538BD"/>
    <w:rsid w:val="00654DC7"/>
    <w:rsid w:val="006A7895"/>
    <w:rsid w:val="006B302C"/>
    <w:rsid w:val="006D2592"/>
    <w:rsid w:val="006F58EC"/>
    <w:rsid w:val="00706233"/>
    <w:rsid w:val="007251EA"/>
    <w:rsid w:val="007340D7"/>
    <w:rsid w:val="007472BD"/>
    <w:rsid w:val="00755A3D"/>
    <w:rsid w:val="007675B1"/>
    <w:rsid w:val="00797EF1"/>
    <w:rsid w:val="007A3246"/>
    <w:rsid w:val="007A56CA"/>
    <w:rsid w:val="007A64C5"/>
    <w:rsid w:val="007A719D"/>
    <w:rsid w:val="007B1B2B"/>
    <w:rsid w:val="007C59D2"/>
    <w:rsid w:val="007D0B36"/>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C45F7"/>
    <w:rsid w:val="008D254C"/>
    <w:rsid w:val="008D6664"/>
    <w:rsid w:val="008D7CDB"/>
    <w:rsid w:val="008E100E"/>
    <w:rsid w:val="008E4BA9"/>
    <w:rsid w:val="008E7A27"/>
    <w:rsid w:val="008E7D17"/>
    <w:rsid w:val="00921FE3"/>
    <w:rsid w:val="00991E04"/>
    <w:rsid w:val="0099776A"/>
    <w:rsid w:val="009A256E"/>
    <w:rsid w:val="009C045D"/>
    <w:rsid w:val="009D07DC"/>
    <w:rsid w:val="009D3BBF"/>
    <w:rsid w:val="009D6444"/>
    <w:rsid w:val="009F46A7"/>
    <w:rsid w:val="00A1282E"/>
    <w:rsid w:val="00A14247"/>
    <w:rsid w:val="00A31DC2"/>
    <w:rsid w:val="00A40D57"/>
    <w:rsid w:val="00A44493"/>
    <w:rsid w:val="00A53760"/>
    <w:rsid w:val="00AA2791"/>
    <w:rsid w:val="00AA4C7C"/>
    <w:rsid w:val="00AB4CD0"/>
    <w:rsid w:val="00AC576B"/>
    <w:rsid w:val="00AC61EE"/>
    <w:rsid w:val="00AC66C4"/>
    <w:rsid w:val="00AC7086"/>
    <w:rsid w:val="00AE26F5"/>
    <w:rsid w:val="00AE2CB4"/>
    <w:rsid w:val="00AE3A33"/>
    <w:rsid w:val="00B135CE"/>
    <w:rsid w:val="00B339B8"/>
    <w:rsid w:val="00B346A7"/>
    <w:rsid w:val="00B43970"/>
    <w:rsid w:val="00B50A34"/>
    <w:rsid w:val="00B54C38"/>
    <w:rsid w:val="00B5613E"/>
    <w:rsid w:val="00B57CB1"/>
    <w:rsid w:val="00B644D7"/>
    <w:rsid w:val="00B77DCE"/>
    <w:rsid w:val="00B81B0E"/>
    <w:rsid w:val="00B87CA9"/>
    <w:rsid w:val="00B9666E"/>
    <w:rsid w:val="00BB3512"/>
    <w:rsid w:val="00BB3C75"/>
    <w:rsid w:val="00BF522D"/>
    <w:rsid w:val="00C0214A"/>
    <w:rsid w:val="00C030C1"/>
    <w:rsid w:val="00C13992"/>
    <w:rsid w:val="00C1562F"/>
    <w:rsid w:val="00C6717B"/>
    <w:rsid w:val="00C71380"/>
    <w:rsid w:val="00C9003C"/>
    <w:rsid w:val="00C97ECA"/>
    <w:rsid w:val="00CA1160"/>
    <w:rsid w:val="00CA702E"/>
    <w:rsid w:val="00CA7350"/>
    <w:rsid w:val="00CB639D"/>
    <w:rsid w:val="00CD51E6"/>
    <w:rsid w:val="00CE433B"/>
    <w:rsid w:val="00D30CEA"/>
    <w:rsid w:val="00D71D8E"/>
    <w:rsid w:val="00D7417B"/>
    <w:rsid w:val="00D9281A"/>
    <w:rsid w:val="00DA3404"/>
    <w:rsid w:val="00DA524B"/>
    <w:rsid w:val="00DB471D"/>
    <w:rsid w:val="00DC4BD5"/>
    <w:rsid w:val="00DD1863"/>
    <w:rsid w:val="00DD3349"/>
    <w:rsid w:val="00DD54E1"/>
    <w:rsid w:val="00DD6747"/>
    <w:rsid w:val="00DE1FBC"/>
    <w:rsid w:val="00DE5C3D"/>
    <w:rsid w:val="00DF45FF"/>
    <w:rsid w:val="00E02500"/>
    <w:rsid w:val="00E12ED8"/>
    <w:rsid w:val="00E162C9"/>
    <w:rsid w:val="00E16972"/>
    <w:rsid w:val="00E2480E"/>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27AD6"/>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3E27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3E275C"/>
    <w:rPr>
      <w:rFonts w:ascii="Times New Roman" w:eastAsia="Times New Roman" w:hAnsi="Times New Roman" w:cs="Times New Roman"/>
      <w:b/>
      <w:bCs/>
      <w:kern w:val="36"/>
      <w:sz w:val="48"/>
      <w:szCs w:val="48"/>
      <w:lang w:eastAsia="de-DE"/>
    </w:rPr>
  </w:style>
  <w:style w:type="paragraph" w:styleId="berarbeitung">
    <w:name w:val="Revision"/>
    <w:hidden/>
    <w:uiPriority w:val="99"/>
    <w:semiHidden/>
    <w:rsid w:val="00DF45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9286628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7670">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480</Words>
  <Characters>3025</Characters>
  <Application>Microsoft Office Word</Application>
  <DocSecurity>0</DocSecurity>
  <Lines>25</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cp:revision>
  <dcterms:created xsi:type="dcterms:W3CDTF">2023-05-10T15:14:00Z</dcterms:created>
  <dcterms:modified xsi:type="dcterms:W3CDTF">2023-05-11T18:04:00Z</dcterms:modified>
</cp:coreProperties>
</file>