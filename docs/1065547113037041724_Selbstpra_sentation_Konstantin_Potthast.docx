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480FB" w14:textId="44DA94C7" w:rsidR="00BF7F62" w:rsidRDefault="00BF7F62" w:rsidP="00BF7F62">
      <w:pPr>
        <w:pStyle w:val="NormalWeb"/>
        <w:spacing w:before="0" w:beforeAutospacing="0" w:after="0" w:afterAutospacing="0"/>
        <w:rPr>
          <w:rFonts w:ascii="Helvetica" w:hAnsi="Helvetica" w:cs="Arial"/>
          <w:sz w:val="20"/>
          <w:szCs w:val="20"/>
        </w:rPr>
      </w:pPr>
      <w:r w:rsidRPr="003807C8">
        <w:rPr>
          <w:rFonts w:ascii="Helvetica" w:hAnsi="Helvetica" w:cs="Arial"/>
          <w:sz w:val="20"/>
          <w:szCs w:val="20"/>
        </w:rPr>
        <w:t>Zunächst einmal vielen Dank für die Einladung zum heutigen Interview</w:t>
      </w:r>
    </w:p>
    <w:p w14:paraId="108A62CC" w14:textId="77777777" w:rsidR="003807C8" w:rsidRPr="003807C8" w:rsidRDefault="003807C8" w:rsidP="00BF7F62">
      <w:pPr>
        <w:pStyle w:val="NormalWeb"/>
        <w:spacing w:before="0" w:beforeAutospacing="0" w:after="0" w:afterAutospacing="0"/>
        <w:rPr>
          <w:rFonts w:ascii="Helvetica" w:hAnsi="Helvetica" w:cs="Arial"/>
          <w:sz w:val="20"/>
          <w:szCs w:val="20"/>
        </w:rPr>
      </w:pPr>
    </w:p>
    <w:p w14:paraId="66F50B07" w14:textId="22ED04A2" w:rsidR="00BF7F62" w:rsidRPr="003807C8" w:rsidRDefault="00BF7F62" w:rsidP="00BF7F62">
      <w:pPr>
        <w:pStyle w:val="NormalWeb"/>
        <w:spacing w:before="0" w:beforeAutospacing="0" w:after="0" w:afterAutospacing="0"/>
        <w:rPr>
          <w:rFonts w:ascii="Helvetica" w:hAnsi="Helvetica" w:cs="Arial"/>
          <w:sz w:val="20"/>
          <w:szCs w:val="20"/>
        </w:rPr>
      </w:pPr>
      <w:r w:rsidRPr="003807C8">
        <w:rPr>
          <w:rFonts w:ascii="Helvetica" w:hAnsi="Helvetica" w:cs="Arial"/>
          <w:sz w:val="20"/>
          <w:szCs w:val="20"/>
        </w:rPr>
        <w:t>In meiner Abiturzeit war ich ehrlichweise nicht besonders motiviert (Abi 2,5). Ich wusste nicht genau, was ich später mal machen möchte. Mir fehlte eine klare Vorstellung von meiner beruflichen Zukunft. Mich ha</w:t>
      </w:r>
      <w:r w:rsidR="00301C34" w:rsidRPr="003807C8">
        <w:rPr>
          <w:rFonts w:ascii="Helvetica" w:hAnsi="Helvetica" w:cs="Arial"/>
          <w:sz w:val="20"/>
          <w:szCs w:val="20"/>
        </w:rPr>
        <w:t xml:space="preserve">ben </w:t>
      </w:r>
      <w:r w:rsidRPr="003807C8">
        <w:rPr>
          <w:rFonts w:ascii="Helvetica" w:hAnsi="Helvetica" w:cs="Arial"/>
          <w:sz w:val="20"/>
          <w:szCs w:val="20"/>
        </w:rPr>
        <w:t>zwar die Themati</w:t>
      </w:r>
      <w:r w:rsidR="00301C34" w:rsidRPr="003807C8">
        <w:rPr>
          <w:rFonts w:ascii="Helvetica" w:hAnsi="Helvetica" w:cs="Arial"/>
          <w:sz w:val="20"/>
          <w:szCs w:val="20"/>
        </w:rPr>
        <w:t xml:space="preserve">ken Wirtschaft, Unternehmertum </w:t>
      </w:r>
      <w:r w:rsidRPr="003807C8">
        <w:rPr>
          <w:rFonts w:ascii="Helvetica" w:hAnsi="Helvetica" w:cs="Arial"/>
          <w:sz w:val="20"/>
          <w:szCs w:val="20"/>
        </w:rPr>
        <w:t xml:space="preserve">schon immer </w:t>
      </w:r>
      <w:r w:rsidR="00301C34" w:rsidRPr="003807C8">
        <w:rPr>
          <w:rFonts w:ascii="Helvetica" w:hAnsi="Helvetica" w:cs="Arial"/>
          <w:sz w:val="20"/>
          <w:szCs w:val="20"/>
        </w:rPr>
        <w:t>interessiert und fasziniert, da ich aus einer mittelständischen Unternehmerfamilie komm</w:t>
      </w:r>
      <w:r w:rsidR="00484C1D">
        <w:rPr>
          <w:rFonts w:ascii="Helvetica" w:hAnsi="Helvetica" w:cs="Arial"/>
          <w:sz w:val="20"/>
          <w:szCs w:val="20"/>
        </w:rPr>
        <w:t>e</w:t>
      </w:r>
      <w:r w:rsidR="00301C34" w:rsidRPr="003807C8">
        <w:rPr>
          <w:rFonts w:ascii="Helvetica" w:hAnsi="Helvetica" w:cs="Arial"/>
          <w:sz w:val="20"/>
          <w:szCs w:val="20"/>
        </w:rPr>
        <w:t>,</w:t>
      </w:r>
      <w:r w:rsidRPr="003807C8">
        <w:rPr>
          <w:rFonts w:ascii="Helvetica" w:hAnsi="Helvetica" w:cs="Arial"/>
          <w:sz w:val="20"/>
          <w:szCs w:val="20"/>
        </w:rPr>
        <w:t xml:space="preserve"> jedoch wusste ich zu dem Zeitpunkt nicht wie ich das Interesse ausleben kann, deshalb habe ich nach meinem Abitur angefangen Rechtswissenschaften zu studieren</w:t>
      </w:r>
      <w:r w:rsidR="008C5F0E" w:rsidRPr="003807C8">
        <w:rPr>
          <w:rFonts w:ascii="Helvetica" w:hAnsi="Helvetica" w:cs="Arial"/>
          <w:sz w:val="20"/>
          <w:szCs w:val="20"/>
        </w:rPr>
        <w:t xml:space="preserve">. Was sie wissen müssen, mein Großvater war Jurist, meine Schwester ist Juristin, mein Onkel ist Jurist, also gefühlt besteht meine halbe Familie aus Juristen und deshalb hat mich das damals auch so ein wenig in die Richtung bewegt. An meinen Verwandten ist die Thematik ehrlicherweise deutlich näher dran als an mir. Mich hat es </w:t>
      </w:r>
      <w:r w:rsidR="003807C8" w:rsidRPr="003807C8">
        <w:rPr>
          <w:rFonts w:ascii="Helvetica" w:hAnsi="Helvetica" w:cs="Arial"/>
          <w:sz w:val="20"/>
          <w:szCs w:val="20"/>
        </w:rPr>
        <w:t>einfach nicht</w:t>
      </w:r>
      <w:r w:rsidR="008C5F0E" w:rsidRPr="003807C8">
        <w:rPr>
          <w:rFonts w:ascii="Helvetica" w:hAnsi="Helvetica" w:cs="Arial"/>
          <w:sz w:val="20"/>
          <w:szCs w:val="20"/>
        </w:rPr>
        <w:t xml:space="preserve"> so gereizt</w:t>
      </w:r>
      <w:r w:rsidRPr="003807C8">
        <w:rPr>
          <w:rFonts w:ascii="Helvetica" w:hAnsi="Helvetica" w:cs="Arial"/>
          <w:sz w:val="20"/>
          <w:szCs w:val="20"/>
        </w:rPr>
        <w:t xml:space="preserve">, </w:t>
      </w:r>
      <w:commentRangeStart w:id="0"/>
      <w:r w:rsidRPr="003807C8">
        <w:rPr>
          <w:rFonts w:ascii="Helvetica" w:hAnsi="Helvetica" w:cs="Arial"/>
          <w:sz w:val="20"/>
          <w:szCs w:val="20"/>
        </w:rPr>
        <w:t>weshalb ich mich entschied, etwas „Handfestes“ und wirtschaftsnahes zu machen</w:t>
      </w:r>
      <w:commentRangeEnd w:id="0"/>
      <w:r w:rsidR="00531240">
        <w:rPr>
          <w:rStyle w:val="CommentReference"/>
          <w:rFonts w:asciiTheme="minorHAnsi" w:eastAsiaTheme="minorHAnsi" w:hAnsiTheme="minorHAnsi" w:cstheme="minorBidi"/>
        </w:rPr>
        <w:commentReference w:id="0"/>
      </w:r>
      <w:r w:rsidRPr="003807C8">
        <w:rPr>
          <w:rFonts w:ascii="Helvetica" w:hAnsi="Helvetica" w:cs="Arial"/>
          <w:sz w:val="20"/>
          <w:szCs w:val="20"/>
        </w:rPr>
        <w:t xml:space="preserve"> – eine Ausbildung zum Bankkaufmann</w:t>
      </w:r>
      <w:r w:rsidR="00301C34" w:rsidRPr="003807C8">
        <w:rPr>
          <w:rFonts w:ascii="Helvetica" w:hAnsi="Helvetica" w:cs="Arial"/>
          <w:sz w:val="20"/>
          <w:szCs w:val="20"/>
        </w:rPr>
        <w:t>.</w:t>
      </w:r>
    </w:p>
    <w:p w14:paraId="61B4F052" w14:textId="77777777" w:rsidR="00BF7F62" w:rsidRPr="003807C8" w:rsidRDefault="00BF7F62" w:rsidP="00BF7F62">
      <w:pPr>
        <w:pStyle w:val="NormalWeb"/>
        <w:spacing w:before="0" w:beforeAutospacing="0" w:after="0" w:afterAutospacing="0"/>
        <w:rPr>
          <w:rFonts w:ascii="Helvetica" w:hAnsi="Helvetica" w:cs="Arial"/>
          <w:sz w:val="20"/>
          <w:szCs w:val="20"/>
        </w:rPr>
      </w:pPr>
      <w:r w:rsidRPr="003807C8">
        <w:rPr>
          <w:rFonts w:ascii="Helvetica" w:hAnsi="Helvetica" w:cs="Arial"/>
          <w:sz w:val="20"/>
          <w:szCs w:val="20"/>
        </w:rPr>
        <w:t> </w:t>
      </w:r>
    </w:p>
    <w:p w14:paraId="0C7C64DC" w14:textId="0A791B57" w:rsidR="00BF7F62" w:rsidRPr="003807C8" w:rsidRDefault="00BF7F62" w:rsidP="00DC425F">
      <w:pPr>
        <w:pStyle w:val="NormalWeb"/>
        <w:spacing w:before="0" w:beforeAutospacing="0" w:after="0" w:afterAutospacing="0"/>
        <w:rPr>
          <w:rFonts w:ascii="Helvetica" w:hAnsi="Helvetica" w:cs="Arial"/>
          <w:sz w:val="20"/>
          <w:szCs w:val="20"/>
        </w:rPr>
      </w:pPr>
      <w:r w:rsidRPr="003807C8">
        <w:rPr>
          <w:rFonts w:ascii="Helvetica" w:hAnsi="Helvetica" w:cs="Arial"/>
          <w:sz w:val="20"/>
          <w:szCs w:val="20"/>
        </w:rPr>
        <w:t xml:space="preserve">Die Bankausbildung war die richtige Entscheidung, denn bei mir hat sich ein kompletter </w:t>
      </w:r>
      <w:proofErr w:type="spellStart"/>
      <w:r w:rsidRPr="00484C1D">
        <w:rPr>
          <w:rFonts w:ascii="Helvetica" w:hAnsi="Helvetica" w:cs="Arial"/>
          <w:sz w:val="20"/>
          <w:szCs w:val="20"/>
        </w:rPr>
        <w:t>Mindshift</w:t>
      </w:r>
      <w:proofErr w:type="spellEnd"/>
      <w:r w:rsidRPr="00484C1D">
        <w:rPr>
          <w:rFonts w:ascii="Helvetica" w:hAnsi="Helvetica" w:cs="Arial"/>
          <w:sz w:val="20"/>
          <w:szCs w:val="20"/>
        </w:rPr>
        <w:t xml:space="preserve"> </w:t>
      </w:r>
      <w:r w:rsidRPr="003807C8">
        <w:rPr>
          <w:rFonts w:ascii="Helvetica" w:hAnsi="Helvetica" w:cs="Arial"/>
          <w:sz w:val="20"/>
          <w:szCs w:val="20"/>
        </w:rPr>
        <w:t>ergeben. Ich habe</w:t>
      </w:r>
      <w:ins w:id="1" w:author="jonas.stegh@pumpkincareers.com" w:date="2023-01-19T09:12:00Z">
        <w:r w:rsidR="00531240">
          <w:rPr>
            <w:rFonts w:ascii="Helvetica" w:hAnsi="Helvetica" w:cs="Arial"/>
            <w:sz w:val="20"/>
            <w:szCs w:val="20"/>
          </w:rPr>
          <w:t xml:space="preserve"> während der Zeit</w:t>
        </w:r>
      </w:ins>
      <w:r w:rsidRPr="003807C8">
        <w:rPr>
          <w:rFonts w:ascii="Helvetica" w:hAnsi="Helvetica" w:cs="Arial"/>
          <w:sz w:val="20"/>
          <w:szCs w:val="20"/>
        </w:rPr>
        <w:t xml:space="preserve"> angefangen mich proaktiv mit dem Thema Karriere auseinander zu </w:t>
      </w:r>
      <w:r w:rsidR="003807C8" w:rsidRPr="003807C8">
        <w:rPr>
          <w:rFonts w:ascii="Helvetica" w:hAnsi="Helvetica" w:cs="Arial"/>
          <w:sz w:val="20"/>
          <w:szCs w:val="20"/>
        </w:rPr>
        <w:t>setzen,</w:t>
      </w:r>
      <w:r w:rsidRPr="003807C8">
        <w:rPr>
          <w:rFonts w:ascii="Helvetica" w:hAnsi="Helvetica" w:cs="Arial"/>
          <w:sz w:val="20"/>
          <w:szCs w:val="20"/>
        </w:rPr>
        <w:t xml:space="preserve"> </w:t>
      </w:r>
      <w:commentRangeStart w:id="2"/>
      <w:r w:rsidRPr="003807C8">
        <w:rPr>
          <w:rFonts w:ascii="Helvetica" w:hAnsi="Helvetica" w:cs="Arial"/>
          <w:sz w:val="20"/>
          <w:szCs w:val="20"/>
        </w:rPr>
        <w:t xml:space="preserve">weshalb </w:t>
      </w:r>
      <w:commentRangeEnd w:id="2"/>
      <w:r w:rsidR="00531240">
        <w:rPr>
          <w:rStyle w:val="CommentReference"/>
          <w:rFonts w:asciiTheme="minorHAnsi" w:eastAsiaTheme="minorHAnsi" w:hAnsiTheme="minorHAnsi" w:cstheme="minorBidi"/>
        </w:rPr>
        <w:commentReference w:id="2"/>
      </w:r>
      <w:r w:rsidRPr="003807C8">
        <w:rPr>
          <w:rFonts w:ascii="Helvetica" w:hAnsi="Helvetica" w:cs="Arial"/>
          <w:sz w:val="20"/>
          <w:szCs w:val="20"/>
        </w:rPr>
        <w:t xml:space="preserve">ich mich </w:t>
      </w:r>
      <w:r w:rsidR="00301C34" w:rsidRPr="003807C8">
        <w:rPr>
          <w:rFonts w:ascii="Helvetica" w:hAnsi="Helvetica" w:cs="Arial"/>
          <w:sz w:val="20"/>
          <w:szCs w:val="20"/>
        </w:rPr>
        <w:t xml:space="preserve">einerseits </w:t>
      </w:r>
      <w:r w:rsidRPr="003807C8">
        <w:rPr>
          <w:rFonts w:ascii="Helvetica" w:hAnsi="Helvetica" w:cs="Arial"/>
          <w:sz w:val="20"/>
          <w:szCs w:val="20"/>
        </w:rPr>
        <w:t>auch vor dem Studium bereits um e</w:t>
      </w:r>
      <w:r w:rsidR="00017DAD" w:rsidRPr="003807C8">
        <w:rPr>
          <w:rFonts w:ascii="Helvetica" w:hAnsi="Helvetica" w:cs="Arial"/>
          <w:sz w:val="20"/>
          <w:szCs w:val="20"/>
        </w:rPr>
        <w:t>in Praktikum bemüht habe</w:t>
      </w:r>
      <w:r w:rsidRPr="003807C8">
        <w:rPr>
          <w:rFonts w:ascii="Helvetica" w:hAnsi="Helvetica" w:cs="Arial"/>
          <w:sz w:val="20"/>
          <w:szCs w:val="20"/>
        </w:rPr>
        <w:t xml:space="preserve"> und </w:t>
      </w:r>
      <w:r w:rsidR="00301C34" w:rsidRPr="003807C8">
        <w:rPr>
          <w:rFonts w:ascii="Helvetica" w:hAnsi="Helvetica" w:cs="Arial"/>
          <w:sz w:val="20"/>
          <w:szCs w:val="20"/>
        </w:rPr>
        <w:t xml:space="preserve">andererseits </w:t>
      </w:r>
      <w:r w:rsidRPr="003807C8">
        <w:rPr>
          <w:rFonts w:ascii="Helvetica" w:hAnsi="Helvetica" w:cs="Arial"/>
          <w:sz w:val="20"/>
          <w:szCs w:val="20"/>
        </w:rPr>
        <w:t>mich angefangen politisch zu engagier</w:t>
      </w:r>
      <w:r w:rsidR="00301C34" w:rsidRPr="003807C8">
        <w:rPr>
          <w:rFonts w:ascii="Helvetica" w:hAnsi="Helvetica" w:cs="Arial"/>
          <w:sz w:val="20"/>
          <w:szCs w:val="20"/>
        </w:rPr>
        <w:t>en. S</w:t>
      </w:r>
      <w:r w:rsidRPr="003807C8">
        <w:rPr>
          <w:rFonts w:ascii="Helvetica" w:hAnsi="Helvetica" w:cs="Arial"/>
          <w:sz w:val="20"/>
          <w:szCs w:val="20"/>
        </w:rPr>
        <w:t>o konnte</w:t>
      </w:r>
      <w:r w:rsidR="00301C34" w:rsidRPr="003807C8">
        <w:rPr>
          <w:rFonts w:ascii="Helvetica" w:hAnsi="Helvetica" w:cs="Arial"/>
          <w:sz w:val="20"/>
          <w:szCs w:val="20"/>
        </w:rPr>
        <w:t xml:space="preserve"> ich mir sowohl ein M&amp;A Praktikum vor dem Studium als auch</w:t>
      </w:r>
      <w:r w:rsidRPr="003807C8">
        <w:rPr>
          <w:rFonts w:ascii="Helvetica" w:hAnsi="Helvetica" w:cs="Arial"/>
          <w:sz w:val="20"/>
          <w:szCs w:val="20"/>
        </w:rPr>
        <w:t xml:space="preserve"> ein Stipendium von der Jungen Union Nordrhein-Westfalen in Kooperation mit der Konrad Adenauer Stiftung sichern. </w:t>
      </w:r>
      <w:r w:rsidR="00E56C4C" w:rsidRPr="003807C8">
        <w:rPr>
          <w:rFonts w:ascii="Helvetica" w:hAnsi="Helvetica" w:cs="Arial"/>
          <w:sz w:val="20"/>
          <w:szCs w:val="20"/>
        </w:rPr>
        <w:t>Das Praktikum</w:t>
      </w:r>
      <w:r w:rsidRPr="003807C8">
        <w:rPr>
          <w:rFonts w:ascii="Helvetica" w:hAnsi="Helvetica" w:cs="Arial"/>
          <w:sz w:val="20"/>
          <w:szCs w:val="20"/>
        </w:rPr>
        <w:t xml:space="preserve"> war</w:t>
      </w:r>
      <w:r w:rsidR="00E56C4C" w:rsidRPr="003807C8">
        <w:rPr>
          <w:rFonts w:ascii="Helvetica" w:hAnsi="Helvetica" w:cs="Arial"/>
          <w:sz w:val="20"/>
          <w:szCs w:val="20"/>
        </w:rPr>
        <w:t xml:space="preserve"> </w:t>
      </w:r>
      <w:r w:rsidRPr="003807C8">
        <w:rPr>
          <w:rFonts w:ascii="Helvetica" w:hAnsi="Helvetica" w:cs="Arial"/>
          <w:sz w:val="20"/>
          <w:szCs w:val="20"/>
        </w:rPr>
        <w:t xml:space="preserve">für mich der ideale Schritt, da ich zum einen </w:t>
      </w:r>
      <w:r w:rsidR="00E56C4C" w:rsidRPr="003807C8">
        <w:rPr>
          <w:rFonts w:ascii="Helvetica" w:hAnsi="Helvetica" w:cs="Arial"/>
          <w:sz w:val="20"/>
          <w:szCs w:val="20"/>
        </w:rPr>
        <w:t>erste persönliche Einblicke in das Investment Banking bekommen konnt</w:t>
      </w:r>
      <w:r w:rsidR="00D17A35" w:rsidRPr="003807C8">
        <w:rPr>
          <w:rFonts w:ascii="Helvetica" w:hAnsi="Helvetica" w:cs="Arial"/>
          <w:sz w:val="20"/>
          <w:szCs w:val="20"/>
        </w:rPr>
        <w:t xml:space="preserve">e und zum anderen direkt an Projekten mitarbeiten durfte. Dies war </w:t>
      </w:r>
      <w:r w:rsidR="003807C8" w:rsidRPr="003807C8">
        <w:rPr>
          <w:rFonts w:ascii="Helvetica" w:hAnsi="Helvetica" w:cs="Arial"/>
          <w:sz w:val="20"/>
          <w:szCs w:val="20"/>
        </w:rPr>
        <w:t>zu</w:t>
      </w:r>
      <w:r w:rsidR="00D17A35" w:rsidRPr="003807C8">
        <w:rPr>
          <w:rFonts w:ascii="Helvetica" w:hAnsi="Helvetica" w:cs="Arial"/>
          <w:sz w:val="20"/>
          <w:szCs w:val="20"/>
        </w:rPr>
        <w:t xml:space="preserve"> Beginn sehr herausfordernd und natürlich auch zum Teil fast überfordernd, da ich von Anfang viel Verantwortung bekommen </w:t>
      </w:r>
      <w:r w:rsidR="00B458D5" w:rsidRPr="003807C8">
        <w:rPr>
          <w:rFonts w:ascii="Helvetica" w:hAnsi="Helvetica" w:cs="Arial"/>
          <w:sz w:val="20"/>
          <w:szCs w:val="20"/>
        </w:rPr>
        <w:t>habe und verschieden</w:t>
      </w:r>
      <w:r w:rsidR="00440D5C" w:rsidRPr="003807C8">
        <w:rPr>
          <w:rFonts w:ascii="Helvetica" w:hAnsi="Helvetica" w:cs="Arial"/>
          <w:sz w:val="20"/>
          <w:szCs w:val="20"/>
        </w:rPr>
        <w:t>st</w:t>
      </w:r>
      <w:r w:rsidR="00B458D5" w:rsidRPr="003807C8">
        <w:rPr>
          <w:rFonts w:ascii="Helvetica" w:hAnsi="Helvetica" w:cs="Arial"/>
          <w:sz w:val="20"/>
          <w:szCs w:val="20"/>
        </w:rPr>
        <w:t xml:space="preserve">e Teile des Projektes, von der Erstellung </w:t>
      </w:r>
      <w:r w:rsidR="00440D5C" w:rsidRPr="003807C8">
        <w:rPr>
          <w:rFonts w:ascii="Helvetica" w:hAnsi="Helvetica" w:cs="Arial"/>
          <w:sz w:val="20"/>
          <w:szCs w:val="20"/>
        </w:rPr>
        <w:t>des Pitchs</w:t>
      </w:r>
      <w:r w:rsidR="00B458D5" w:rsidRPr="003807C8">
        <w:rPr>
          <w:rFonts w:ascii="Helvetica" w:hAnsi="Helvetica" w:cs="Arial"/>
          <w:sz w:val="20"/>
          <w:szCs w:val="20"/>
        </w:rPr>
        <w:t xml:space="preserve">, über die Erstellung des IM oder der Erstellung und Evaluierung einer Long-List. </w:t>
      </w:r>
      <w:r w:rsidR="006F4191" w:rsidRPr="003807C8">
        <w:rPr>
          <w:rFonts w:ascii="Helvetica" w:hAnsi="Helvetica" w:cs="Arial"/>
          <w:sz w:val="20"/>
          <w:szCs w:val="20"/>
        </w:rPr>
        <w:t>Durch dieses herausfordernde und teilweise sehr stressige Umfeld</w:t>
      </w:r>
      <w:r w:rsidR="00B458D5" w:rsidRPr="003807C8">
        <w:rPr>
          <w:rFonts w:ascii="Helvetica" w:hAnsi="Helvetica" w:cs="Arial"/>
          <w:sz w:val="20"/>
          <w:szCs w:val="20"/>
        </w:rPr>
        <w:t xml:space="preserve"> hatte ich die Möglichkeit, sowohl persönlich als auch </w:t>
      </w:r>
      <w:r w:rsidR="004D18FA" w:rsidRPr="003807C8">
        <w:rPr>
          <w:rFonts w:ascii="Helvetica" w:hAnsi="Helvetica" w:cs="Arial"/>
          <w:sz w:val="20"/>
          <w:szCs w:val="20"/>
        </w:rPr>
        <w:t xml:space="preserve">natürlich </w:t>
      </w:r>
      <w:r w:rsidR="00B458D5" w:rsidRPr="003807C8">
        <w:rPr>
          <w:rFonts w:ascii="Helvetica" w:hAnsi="Helvetica" w:cs="Arial"/>
          <w:sz w:val="20"/>
          <w:szCs w:val="20"/>
        </w:rPr>
        <w:t>fachlich zu wachsen und</w:t>
      </w:r>
      <w:r w:rsidR="004D18FA" w:rsidRPr="003807C8">
        <w:rPr>
          <w:rFonts w:ascii="Helvetica" w:hAnsi="Helvetica" w:cs="Arial"/>
          <w:sz w:val="20"/>
          <w:szCs w:val="20"/>
        </w:rPr>
        <w:t xml:space="preserve"> mein Durchhaltevermögen </w:t>
      </w:r>
      <w:r w:rsidR="00B458D5" w:rsidRPr="003807C8">
        <w:rPr>
          <w:rFonts w:ascii="Helvetica" w:hAnsi="Helvetica" w:cs="Arial"/>
          <w:sz w:val="20"/>
          <w:szCs w:val="20"/>
        </w:rPr>
        <w:t>sowie</w:t>
      </w:r>
      <w:r w:rsidR="006F4191" w:rsidRPr="003807C8">
        <w:rPr>
          <w:rFonts w:ascii="Helvetica" w:hAnsi="Helvetica" w:cs="Arial"/>
          <w:sz w:val="20"/>
          <w:szCs w:val="20"/>
        </w:rPr>
        <w:t xml:space="preserve"> </w:t>
      </w:r>
      <w:r w:rsidR="004D18FA" w:rsidRPr="003807C8">
        <w:rPr>
          <w:rFonts w:ascii="Helvetica" w:hAnsi="Helvetica" w:cs="Arial"/>
          <w:sz w:val="20"/>
          <w:szCs w:val="20"/>
        </w:rPr>
        <w:t xml:space="preserve">mein </w:t>
      </w:r>
      <w:r w:rsidR="006F4191" w:rsidRPr="003807C8">
        <w:rPr>
          <w:rFonts w:ascii="Helvetica" w:hAnsi="Helvetica" w:cs="Arial"/>
          <w:sz w:val="20"/>
          <w:szCs w:val="20"/>
        </w:rPr>
        <w:t xml:space="preserve">Selbstbewusstsein </w:t>
      </w:r>
      <w:r w:rsidR="004D18FA" w:rsidRPr="003807C8">
        <w:rPr>
          <w:rFonts w:ascii="Helvetica" w:hAnsi="Helvetica" w:cs="Arial"/>
          <w:sz w:val="20"/>
          <w:szCs w:val="20"/>
        </w:rPr>
        <w:t xml:space="preserve">weiter stärken </w:t>
      </w:r>
      <w:r w:rsidR="006F4191" w:rsidRPr="003807C8">
        <w:rPr>
          <w:rFonts w:ascii="Helvetica" w:hAnsi="Helvetica" w:cs="Arial"/>
          <w:sz w:val="20"/>
          <w:szCs w:val="20"/>
        </w:rPr>
        <w:t>durch zum Beispiel Gespräche und Telefonate mit externen Investoren auf</w:t>
      </w:r>
      <w:r w:rsidR="004D18FA" w:rsidRPr="003807C8">
        <w:rPr>
          <w:rFonts w:ascii="Helvetica" w:hAnsi="Helvetica" w:cs="Arial"/>
          <w:sz w:val="20"/>
          <w:szCs w:val="20"/>
        </w:rPr>
        <w:t>zu</w:t>
      </w:r>
      <w:r w:rsidR="006F4191" w:rsidRPr="003807C8">
        <w:rPr>
          <w:rFonts w:ascii="Helvetica" w:hAnsi="Helvetica" w:cs="Arial"/>
          <w:sz w:val="20"/>
          <w:szCs w:val="20"/>
        </w:rPr>
        <w:t>bauen.</w:t>
      </w:r>
    </w:p>
    <w:p w14:paraId="5CFD8447" w14:textId="77777777" w:rsidR="006F4191" w:rsidRPr="003807C8" w:rsidRDefault="006F4191" w:rsidP="00DC425F">
      <w:pPr>
        <w:pStyle w:val="NormalWeb"/>
        <w:spacing w:before="0" w:beforeAutospacing="0" w:after="0" w:afterAutospacing="0"/>
        <w:rPr>
          <w:rFonts w:ascii="Helvetica" w:hAnsi="Helvetica" w:cs="Arial"/>
          <w:sz w:val="20"/>
          <w:szCs w:val="20"/>
        </w:rPr>
      </w:pPr>
    </w:p>
    <w:p w14:paraId="1B360432" w14:textId="4B24BF34" w:rsidR="00BF7F62" w:rsidRPr="003807C8" w:rsidDel="00531240" w:rsidRDefault="006F4191" w:rsidP="00BF7F62">
      <w:pPr>
        <w:pStyle w:val="NormalWeb"/>
        <w:spacing w:before="0" w:beforeAutospacing="0" w:after="0" w:afterAutospacing="0"/>
        <w:rPr>
          <w:del w:id="3" w:author="jonas.stegh@pumpkincareers.com" w:date="2023-01-19T09:13:00Z"/>
          <w:rFonts w:ascii="Helvetica" w:hAnsi="Helvetica" w:cs="Arial"/>
          <w:sz w:val="20"/>
          <w:szCs w:val="20"/>
        </w:rPr>
      </w:pPr>
      <w:del w:id="4" w:author="jonas.stegh@pumpkincareers.com" w:date="2023-01-19T09:13:00Z">
        <w:r w:rsidRPr="003807C8" w:rsidDel="00531240">
          <w:rPr>
            <w:rFonts w:ascii="Helvetica" w:hAnsi="Helvetica" w:cs="Arial"/>
            <w:sz w:val="20"/>
            <w:szCs w:val="20"/>
          </w:rPr>
          <w:delText xml:space="preserve">Während meines Praktikums hatte ich die Aufgabe einen Pitch selbstständig durchzuführen </w:delText>
        </w:r>
        <w:r w:rsidR="00BF7F62" w:rsidRPr="003807C8" w:rsidDel="00531240">
          <w:rPr>
            <w:rFonts w:ascii="Helvetica" w:hAnsi="Helvetica" w:cs="Arial"/>
            <w:sz w:val="20"/>
            <w:szCs w:val="20"/>
          </w:rPr>
          <w:delText xml:space="preserve">wobei </w:delText>
        </w:r>
        <w:r w:rsidRPr="003807C8" w:rsidDel="00531240">
          <w:rPr>
            <w:rFonts w:ascii="Helvetica" w:hAnsi="Helvetica" w:cs="Arial"/>
            <w:sz w:val="20"/>
            <w:szCs w:val="20"/>
          </w:rPr>
          <w:delText xml:space="preserve">natürliche </w:delText>
        </w:r>
        <w:r w:rsidR="00BF7F62" w:rsidRPr="003807C8" w:rsidDel="00531240">
          <w:rPr>
            <w:rFonts w:ascii="Helvetica" w:hAnsi="Helvetica" w:cs="Arial"/>
            <w:sz w:val="20"/>
            <w:szCs w:val="20"/>
          </w:rPr>
          <w:delText>eine strukturierte und strategische Herangehensweise</w:delText>
        </w:r>
        <w:r w:rsidRPr="003807C8" w:rsidDel="00531240">
          <w:rPr>
            <w:rFonts w:ascii="Helvetica" w:hAnsi="Helvetica" w:cs="Arial"/>
            <w:sz w:val="20"/>
            <w:szCs w:val="20"/>
          </w:rPr>
          <w:delText xml:space="preserve"> und ein hohes Maß an Durchhaltevermögen</w:delText>
        </w:r>
        <w:r w:rsidR="006C319D" w:rsidRPr="003807C8" w:rsidDel="00531240">
          <w:rPr>
            <w:rFonts w:ascii="Helvetica" w:hAnsi="Helvetica" w:cs="Arial"/>
            <w:sz w:val="20"/>
            <w:szCs w:val="20"/>
          </w:rPr>
          <w:delText xml:space="preserve"> sowie Einsatzbereitschaft</w:delText>
        </w:r>
        <w:r w:rsidRPr="003807C8" w:rsidDel="00531240">
          <w:rPr>
            <w:rFonts w:ascii="Helvetica" w:hAnsi="Helvetica" w:cs="Arial"/>
            <w:sz w:val="20"/>
            <w:szCs w:val="20"/>
          </w:rPr>
          <w:delText xml:space="preserve"> erforderlich war da das gesamte Projekt zeitlich sehr begrenzt war.</w:delText>
        </w:r>
        <w:r w:rsidR="006C319D" w:rsidRPr="003807C8" w:rsidDel="00531240">
          <w:rPr>
            <w:rFonts w:ascii="Helvetica" w:hAnsi="Helvetica" w:cs="Arial"/>
            <w:sz w:val="20"/>
            <w:szCs w:val="20"/>
          </w:rPr>
          <w:delText xml:space="preserve"> </w:delText>
        </w:r>
        <w:r w:rsidR="004D18FA" w:rsidRPr="003807C8" w:rsidDel="00531240">
          <w:rPr>
            <w:rFonts w:ascii="Helvetica" w:hAnsi="Helvetica" w:cs="Arial"/>
            <w:sz w:val="20"/>
            <w:szCs w:val="20"/>
          </w:rPr>
          <w:delText xml:space="preserve">Auch bei anderen Projekten war </w:delText>
        </w:r>
        <w:r w:rsidR="006C319D" w:rsidRPr="003807C8" w:rsidDel="00531240">
          <w:rPr>
            <w:rFonts w:ascii="Helvetica" w:hAnsi="Helvetica" w:cs="Arial"/>
            <w:sz w:val="20"/>
            <w:szCs w:val="20"/>
          </w:rPr>
          <w:delText>die zeitliche Begrenzung</w:delText>
        </w:r>
        <w:r w:rsidR="004D18FA" w:rsidRPr="003807C8" w:rsidDel="00531240">
          <w:rPr>
            <w:rFonts w:ascii="Helvetica" w:hAnsi="Helvetica" w:cs="Arial"/>
            <w:sz w:val="20"/>
            <w:szCs w:val="20"/>
          </w:rPr>
          <w:delText xml:space="preserve"> hoch, wodurch ein starker Teamzusammenhalt sehr wichtig war</w:delText>
        </w:r>
        <w:r w:rsidR="006C319D" w:rsidRPr="003807C8" w:rsidDel="00531240">
          <w:rPr>
            <w:rFonts w:ascii="Helvetica" w:hAnsi="Helvetica" w:cs="Arial"/>
            <w:sz w:val="20"/>
            <w:szCs w:val="20"/>
          </w:rPr>
          <w:delText xml:space="preserve">. Diesen Teamzusammenhalt und die Einsatzbereitschaft konnte ich auch bereits außerhalb des Praktikums unter Beweis stellen, </w:delText>
        </w:r>
        <w:r w:rsidR="00BF7F62" w:rsidRPr="003807C8" w:rsidDel="00531240">
          <w:rPr>
            <w:rFonts w:ascii="Helvetica" w:hAnsi="Helvetica" w:cs="Arial"/>
            <w:sz w:val="20"/>
            <w:szCs w:val="20"/>
          </w:rPr>
          <w:delText xml:space="preserve">da ich </w:delText>
        </w:r>
        <w:r w:rsidR="006C319D" w:rsidRPr="003807C8" w:rsidDel="00531240">
          <w:rPr>
            <w:rFonts w:ascii="Helvetica" w:hAnsi="Helvetica" w:cs="Arial"/>
            <w:sz w:val="20"/>
            <w:szCs w:val="20"/>
          </w:rPr>
          <w:delText xml:space="preserve">bis vor kurzem </w:delText>
        </w:r>
        <w:r w:rsidR="00BF7F62" w:rsidRPr="003807C8" w:rsidDel="00531240">
          <w:rPr>
            <w:rFonts w:ascii="Helvetica" w:hAnsi="Helvetica" w:cs="Arial"/>
            <w:sz w:val="20"/>
            <w:szCs w:val="20"/>
          </w:rPr>
          <w:delText>in meiner Freizeit seit meiner frühen Jugend Handball spiele, wo Teamgeist und Einsatzbereitschaft</w:delText>
        </w:r>
        <w:r w:rsidR="006C319D" w:rsidRPr="003807C8" w:rsidDel="00531240">
          <w:rPr>
            <w:rFonts w:ascii="Helvetica" w:hAnsi="Helvetica" w:cs="Arial"/>
            <w:sz w:val="20"/>
            <w:szCs w:val="20"/>
          </w:rPr>
          <w:delText>, aber natürlich auch ein Gewisses Maß an Ehrgeiz das A und O sind.</w:delText>
        </w:r>
        <w:r w:rsidR="00440D5C" w:rsidRPr="003807C8" w:rsidDel="00531240">
          <w:rPr>
            <w:rFonts w:ascii="Helvetica" w:hAnsi="Helvetica" w:cs="Arial"/>
            <w:sz w:val="20"/>
            <w:szCs w:val="20"/>
          </w:rPr>
          <w:delText xml:space="preserve"> Was mir beim Teamsport sehr gut gefällt, ist einfach der Gedanke, dass man als Team mehr erreichen kann als einer alleine.</w:delText>
        </w:r>
      </w:del>
    </w:p>
    <w:p w14:paraId="017F8E11" w14:textId="1579D73A" w:rsidR="002D797E" w:rsidRPr="003807C8" w:rsidRDefault="002D797E" w:rsidP="00BF7F62">
      <w:pPr>
        <w:pStyle w:val="NormalWeb"/>
        <w:spacing w:before="0" w:beforeAutospacing="0" w:after="0" w:afterAutospacing="0"/>
        <w:rPr>
          <w:rFonts w:ascii="Helvetica" w:hAnsi="Helvetica" w:cs="Arial"/>
          <w:sz w:val="20"/>
          <w:szCs w:val="20"/>
        </w:rPr>
      </w:pPr>
    </w:p>
    <w:p w14:paraId="392BAACB" w14:textId="6184749B" w:rsidR="00F91296" w:rsidRPr="003807C8" w:rsidRDefault="002D797E" w:rsidP="00781FBD">
      <w:pPr>
        <w:pStyle w:val="NormalWeb"/>
        <w:spacing w:before="0" w:beforeAutospacing="0" w:after="0" w:afterAutospacing="0"/>
        <w:rPr>
          <w:rFonts w:ascii="Helvetica" w:hAnsi="Helvetica" w:cs="Arial"/>
          <w:sz w:val="20"/>
          <w:szCs w:val="20"/>
        </w:rPr>
      </w:pPr>
      <w:r w:rsidRPr="003807C8">
        <w:rPr>
          <w:rFonts w:ascii="Helvetica" w:hAnsi="Helvetica" w:cs="Arial"/>
          <w:sz w:val="20"/>
          <w:szCs w:val="20"/>
        </w:rPr>
        <w:t xml:space="preserve">Da ich einfach durch das Praktikum gemerkt habe, dass das Investment </w:t>
      </w:r>
      <w:r w:rsidR="00440D5C" w:rsidRPr="003807C8">
        <w:rPr>
          <w:rFonts w:ascii="Helvetica" w:hAnsi="Helvetica" w:cs="Arial"/>
          <w:sz w:val="20"/>
          <w:szCs w:val="20"/>
        </w:rPr>
        <w:t>Banking und speziell der Bereich M&amp;A einfach genau das ist, was ich später auch beruflich machen will,</w:t>
      </w:r>
      <w:r w:rsidR="00BF7F62" w:rsidRPr="003807C8">
        <w:rPr>
          <w:rFonts w:ascii="Helvetica" w:hAnsi="Helvetica" w:cs="Arial"/>
          <w:sz w:val="20"/>
          <w:szCs w:val="20"/>
        </w:rPr>
        <w:t xml:space="preserve"> ist es für </w:t>
      </w:r>
      <w:r w:rsidR="008C5F0E" w:rsidRPr="003807C8">
        <w:rPr>
          <w:rFonts w:ascii="Helvetica" w:hAnsi="Helvetica" w:cs="Arial"/>
          <w:sz w:val="20"/>
          <w:szCs w:val="20"/>
        </w:rPr>
        <w:t>mich ein</w:t>
      </w:r>
      <w:r w:rsidR="00BF7F62" w:rsidRPr="003807C8">
        <w:rPr>
          <w:rFonts w:ascii="Helvetica" w:hAnsi="Helvetica" w:cs="Arial"/>
          <w:sz w:val="20"/>
          <w:szCs w:val="20"/>
        </w:rPr>
        <w:t xml:space="preserve"> logischer und sinnvoller Schritt, </w:t>
      </w:r>
      <w:r w:rsidR="004D18FA" w:rsidRPr="003807C8">
        <w:rPr>
          <w:rFonts w:ascii="Helvetica" w:hAnsi="Helvetica" w:cs="Arial"/>
          <w:sz w:val="20"/>
          <w:szCs w:val="20"/>
        </w:rPr>
        <w:t xml:space="preserve">weitere Erfahrungen im M&amp;A innerhalb des </w:t>
      </w:r>
      <w:r w:rsidR="00484C1D">
        <w:rPr>
          <w:rFonts w:ascii="Helvetica" w:hAnsi="Helvetica" w:cs="Arial"/>
          <w:sz w:val="20"/>
          <w:szCs w:val="20"/>
        </w:rPr>
        <w:t>Praktikums bei Ihnen</w:t>
      </w:r>
      <w:r w:rsidR="004D18FA" w:rsidRPr="003807C8">
        <w:rPr>
          <w:rFonts w:ascii="Helvetica" w:hAnsi="Helvetica" w:cs="Arial"/>
          <w:sz w:val="20"/>
          <w:szCs w:val="20"/>
        </w:rPr>
        <w:t xml:space="preserve"> zu</w:t>
      </w:r>
      <w:r w:rsidR="00484C1D">
        <w:rPr>
          <w:rFonts w:ascii="Helvetica" w:hAnsi="Helvetica" w:cs="Arial"/>
          <w:sz w:val="20"/>
          <w:szCs w:val="20"/>
        </w:rPr>
        <w:t xml:space="preserve"> sammeln</w:t>
      </w:r>
      <w:r w:rsidR="00BF7F62" w:rsidRPr="003807C8">
        <w:rPr>
          <w:rFonts w:ascii="Helvetica" w:hAnsi="Helvetica" w:cs="Arial"/>
          <w:sz w:val="20"/>
          <w:szCs w:val="20"/>
        </w:rPr>
        <w:t>, denn diese Branche hat einen großen sowohl gesellschaftlichen als auch wirtschaftlichen Einfluss und bietet einen enorm abwechslungsreichen Arbeitsalltag sowie eine steile Lernkurve. Anderseits kann ich hier meine Stä</w:t>
      </w:r>
      <w:r w:rsidR="00AA658D">
        <w:rPr>
          <w:rFonts w:ascii="Helvetica" w:hAnsi="Helvetica" w:cs="Arial"/>
          <w:sz w:val="20"/>
          <w:szCs w:val="20"/>
        </w:rPr>
        <w:t>rken</w:t>
      </w:r>
      <w:r w:rsidR="00BF7F62" w:rsidRPr="003807C8">
        <w:rPr>
          <w:rFonts w:ascii="Helvetica" w:hAnsi="Helvetica" w:cs="Arial"/>
          <w:sz w:val="20"/>
          <w:szCs w:val="20"/>
        </w:rPr>
        <w:t xml:space="preserve"> wie meine analytische Denkweise, meine starke Teamfähigkeit und meine hohe Lernbereitschaft optimal einbringen. </w:t>
      </w:r>
      <w:r w:rsidR="004D18FA" w:rsidRPr="003807C8">
        <w:rPr>
          <w:rFonts w:ascii="Helvetica" w:hAnsi="Helvetica" w:cs="Arial"/>
          <w:sz w:val="20"/>
          <w:szCs w:val="20"/>
        </w:rPr>
        <w:t xml:space="preserve">Daher bietet einem </w:t>
      </w:r>
      <w:r w:rsidR="00484C1D">
        <w:rPr>
          <w:rFonts w:ascii="Helvetica" w:hAnsi="Helvetica" w:cs="Arial"/>
          <w:sz w:val="20"/>
          <w:szCs w:val="20"/>
        </w:rPr>
        <w:t xml:space="preserve">HHP </w:t>
      </w:r>
      <w:r w:rsidR="004D1635">
        <w:rPr>
          <w:rFonts w:ascii="Helvetica" w:hAnsi="Helvetica" w:cs="Arial"/>
          <w:sz w:val="20"/>
          <w:szCs w:val="20"/>
        </w:rPr>
        <w:t>ein ideales Umfeld, denn zum einen sind sie einer der erfahrensten und spezialisiertesten Boutiquen in dem Bereich TMT und können auf jahrzehntelange, erfolgreiche abgeschlossene Transaktionen zurückblicken und zum anderen biet</w:t>
      </w:r>
      <w:r w:rsidR="00AA658D">
        <w:rPr>
          <w:rFonts w:ascii="Helvetica" w:hAnsi="Helvetica" w:cs="Arial"/>
          <w:sz w:val="20"/>
          <w:szCs w:val="20"/>
        </w:rPr>
        <w:t>en</w:t>
      </w:r>
      <w:r w:rsidR="004D1635">
        <w:rPr>
          <w:rFonts w:ascii="Helvetica" w:hAnsi="Helvetica" w:cs="Arial"/>
          <w:sz w:val="20"/>
          <w:szCs w:val="20"/>
        </w:rPr>
        <w:t xml:space="preserve"> Sie einem die Möglichkeit, von 55 Jahren </w:t>
      </w:r>
      <w:r w:rsidR="00AA658D">
        <w:rPr>
          <w:rFonts w:ascii="Helvetica" w:hAnsi="Helvetica" w:cs="Arial"/>
          <w:sz w:val="20"/>
          <w:szCs w:val="20"/>
        </w:rPr>
        <w:t xml:space="preserve">kombinierter </w:t>
      </w:r>
      <w:r w:rsidR="004D1635">
        <w:rPr>
          <w:rFonts w:ascii="Helvetica" w:hAnsi="Helvetica" w:cs="Arial"/>
          <w:sz w:val="20"/>
          <w:szCs w:val="20"/>
        </w:rPr>
        <w:t xml:space="preserve">Investment Banking </w:t>
      </w:r>
      <w:r w:rsidR="00AA658D">
        <w:rPr>
          <w:rFonts w:ascii="Helvetica" w:hAnsi="Helvetica" w:cs="Arial"/>
          <w:sz w:val="20"/>
          <w:szCs w:val="20"/>
        </w:rPr>
        <w:t xml:space="preserve">Erfahrung </w:t>
      </w:r>
      <w:r w:rsidR="004D1635">
        <w:rPr>
          <w:rFonts w:ascii="Helvetica" w:hAnsi="Helvetica" w:cs="Arial"/>
          <w:sz w:val="20"/>
          <w:szCs w:val="20"/>
        </w:rPr>
        <w:t>zu lernen.</w:t>
      </w:r>
    </w:p>
    <w:p w14:paraId="6C767781" w14:textId="321F2DD2" w:rsidR="00F91296" w:rsidRDefault="004D18FA" w:rsidP="003807C8">
      <w:pPr>
        <w:pStyle w:val="NormalWeb"/>
        <w:spacing w:before="0" w:beforeAutospacing="0" w:after="0" w:afterAutospacing="0"/>
        <w:rPr>
          <w:rFonts w:ascii="Helvetica" w:hAnsi="Helvetica" w:cs="Arial"/>
          <w:sz w:val="20"/>
          <w:szCs w:val="20"/>
        </w:rPr>
      </w:pPr>
      <w:r w:rsidRPr="003807C8">
        <w:rPr>
          <w:rFonts w:ascii="Helvetica" w:hAnsi="Helvetica" w:cs="Arial"/>
          <w:sz w:val="20"/>
          <w:szCs w:val="20"/>
        </w:rPr>
        <w:t xml:space="preserve">Und deshalb freue ich mich heute das Interview </w:t>
      </w:r>
      <w:r w:rsidR="004D1635">
        <w:rPr>
          <w:rFonts w:ascii="Helvetica" w:hAnsi="Helvetica" w:cs="Arial"/>
          <w:sz w:val="20"/>
          <w:szCs w:val="20"/>
        </w:rPr>
        <w:t>mit Ihnen führen zu dürfen.</w:t>
      </w:r>
    </w:p>
    <w:p w14:paraId="2A0A07A2" w14:textId="5DD39F67" w:rsidR="00484C1D" w:rsidRDefault="00484C1D" w:rsidP="003807C8">
      <w:pPr>
        <w:pStyle w:val="NormalWeb"/>
        <w:spacing w:before="0" w:beforeAutospacing="0" w:after="0" w:afterAutospacing="0"/>
        <w:rPr>
          <w:rFonts w:ascii="Helvetica" w:hAnsi="Helvetica" w:cs="Arial"/>
          <w:sz w:val="20"/>
          <w:szCs w:val="20"/>
        </w:rPr>
      </w:pPr>
    </w:p>
    <w:p w14:paraId="1A970C2F" w14:textId="2FBB31C7" w:rsidR="00484C1D" w:rsidRDefault="00484C1D" w:rsidP="003807C8">
      <w:pPr>
        <w:pStyle w:val="NormalWeb"/>
        <w:spacing w:before="0" w:beforeAutospacing="0" w:after="0" w:afterAutospacing="0"/>
        <w:rPr>
          <w:rFonts w:ascii="Helvetica" w:hAnsi="Helvetica" w:cs="Arial"/>
          <w:sz w:val="20"/>
          <w:szCs w:val="20"/>
        </w:rPr>
      </w:pPr>
    </w:p>
    <w:p w14:paraId="79BE1A9C" w14:textId="2FDA397A" w:rsidR="00484C1D" w:rsidRDefault="00484C1D" w:rsidP="003807C8">
      <w:pPr>
        <w:pStyle w:val="NormalWeb"/>
        <w:spacing w:before="0" w:beforeAutospacing="0" w:after="0" w:afterAutospacing="0"/>
        <w:rPr>
          <w:rFonts w:ascii="Helvetica" w:hAnsi="Helvetica" w:cs="Arial"/>
          <w:sz w:val="20"/>
          <w:szCs w:val="20"/>
        </w:rPr>
      </w:pPr>
    </w:p>
    <w:p w14:paraId="61DBCDA4" w14:textId="486D01FE" w:rsidR="00AA658D" w:rsidRDefault="00AA658D" w:rsidP="003807C8">
      <w:pPr>
        <w:pStyle w:val="NormalWeb"/>
        <w:spacing w:before="0" w:beforeAutospacing="0" w:after="0" w:afterAutospacing="0"/>
        <w:rPr>
          <w:rFonts w:ascii="Helvetica" w:hAnsi="Helvetica" w:cs="Arial"/>
          <w:sz w:val="20"/>
          <w:szCs w:val="20"/>
        </w:rPr>
      </w:pPr>
    </w:p>
    <w:p w14:paraId="18F238F4" w14:textId="77777777" w:rsidR="00AA658D" w:rsidRPr="003807C8" w:rsidRDefault="00AA658D" w:rsidP="003807C8">
      <w:pPr>
        <w:pStyle w:val="NormalWeb"/>
        <w:spacing w:before="0" w:beforeAutospacing="0" w:after="0" w:afterAutospacing="0"/>
        <w:rPr>
          <w:rFonts w:ascii="Helvetica" w:hAnsi="Helvetica" w:cs="Arial"/>
          <w:sz w:val="20"/>
          <w:szCs w:val="20"/>
        </w:rPr>
      </w:pPr>
    </w:p>
    <w:p w14:paraId="17D38F8B" w14:textId="77777777" w:rsidR="00F91296" w:rsidRPr="00F91296" w:rsidRDefault="00F91296" w:rsidP="00F91296">
      <w:pPr>
        <w:numPr>
          <w:ilvl w:val="0"/>
          <w:numId w:val="4"/>
        </w:numPr>
        <w:textAlignment w:val="center"/>
        <w:rPr>
          <w:rFonts w:ascii="Calibri" w:eastAsia="Times New Roman" w:hAnsi="Calibri" w:cs="Times New Roman"/>
          <w:sz w:val="22"/>
          <w:szCs w:val="22"/>
        </w:rPr>
      </w:pPr>
      <w:r w:rsidRPr="00F91296">
        <w:rPr>
          <w:rFonts w:ascii="Calibri" w:eastAsia="Times New Roman" w:hAnsi="Calibri" w:cs="Times New Roman"/>
          <w:sz w:val="22"/>
          <w:szCs w:val="22"/>
        </w:rPr>
        <w:t>Initiales Interesse: Steile Lernkurve, mit smarten Leuten umgeben zu sein, Arbeiten an unterschiedlichen Deals/ unterschiedliche Themen</w:t>
      </w:r>
    </w:p>
    <w:p w14:paraId="2A368EC1" w14:textId="77777777" w:rsidR="00F91296" w:rsidRPr="00F91296" w:rsidRDefault="00F91296" w:rsidP="00F91296">
      <w:pPr>
        <w:numPr>
          <w:ilvl w:val="0"/>
          <w:numId w:val="4"/>
        </w:numPr>
        <w:textAlignment w:val="center"/>
        <w:rPr>
          <w:rFonts w:ascii="Calibri" w:eastAsia="Times New Roman" w:hAnsi="Calibri" w:cs="Times New Roman"/>
          <w:sz w:val="22"/>
          <w:szCs w:val="22"/>
        </w:rPr>
      </w:pPr>
      <w:r w:rsidRPr="00F91296">
        <w:rPr>
          <w:rFonts w:ascii="Calibri" w:eastAsia="Times New Roman" w:hAnsi="Calibri" w:cs="Times New Roman"/>
          <w:sz w:val="22"/>
          <w:szCs w:val="22"/>
        </w:rPr>
        <w:lastRenderedPageBreak/>
        <w:t>Einfluss auf Wirtschaft und Gesellschaft durch bedeutsame Transaktionen -&gt; Synergien</w:t>
      </w:r>
    </w:p>
    <w:p w14:paraId="0A0F51FE" w14:textId="77777777" w:rsidR="00F91296" w:rsidRPr="00F91296" w:rsidRDefault="00F91296" w:rsidP="00F91296">
      <w:pPr>
        <w:numPr>
          <w:ilvl w:val="0"/>
          <w:numId w:val="4"/>
        </w:numPr>
        <w:textAlignment w:val="center"/>
        <w:rPr>
          <w:rFonts w:ascii="Calibri" w:eastAsia="Times New Roman" w:hAnsi="Calibri" w:cs="Times New Roman"/>
          <w:sz w:val="22"/>
          <w:szCs w:val="22"/>
        </w:rPr>
      </w:pPr>
      <w:r w:rsidRPr="00F91296">
        <w:rPr>
          <w:rFonts w:ascii="Calibri" w:eastAsia="Times New Roman" w:hAnsi="Calibri" w:cs="Times New Roman"/>
          <w:sz w:val="22"/>
          <w:szCs w:val="22"/>
        </w:rPr>
        <w:t>Begeisterungsfähigkeit -&gt; Regelmäßig mit neuen Fragestellungen oder Problemen auseinanderzusetzen (Lesen)</w:t>
      </w:r>
    </w:p>
    <w:p w14:paraId="08C92284" w14:textId="77777777" w:rsidR="00F91296" w:rsidRPr="00F91296" w:rsidRDefault="00F91296" w:rsidP="00F91296">
      <w:pPr>
        <w:numPr>
          <w:ilvl w:val="0"/>
          <w:numId w:val="4"/>
        </w:numPr>
        <w:textAlignment w:val="center"/>
        <w:rPr>
          <w:rFonts w:ascii="Calibri" w:eastAsia="Times New Roman" w:hAnsi="Calibri" w:cs="Times New Roman"/>
          <w:sz w:val="22"/>
          <w:szCs w:val="22"/>
        </w:rPr>
      </w:pPr>
      <w:r w:rsidRPr="00F91296">
        <w:rPr>
          <w:rFonts w:ascii="Calibri" w:eastAsia="Times New Roman" w:hAnsi="Calibri" w:cs="Times New Roman"/>
          <w:sz w:val="22"/>
          <w:szCs w:val="22"/>
        </w:rPr>
        <w:t>Teamfähigkeit und Disziplin an den Tag legen -&gt; Über sich selbst hinauswachsen</w:t>
      </w:r>
    </w:p>
    <w:p w14:paraId="273DDFFF" w14:textId="77777777" w:rsidR="00F91296" w:rsidRPr="00F91296" w:rsidRDefault="00F91296" w:rsidP="00F91296">
      <w:pPr>
        <w:numPr>
          <w:ilvl w:val="0"/>
          <w:numId w:val="4"/>
        </w:numPr>
        <w:textAlignment w:val="center"/>
        <w:rPr>
          <w:rFonts w:ascii="Calibri" w:eastAsia="Times New Roman" w:hAnsi="Calibri" w:cs="Times New Roman"/>
          <w:sz w:val="22"/>
          <w:szCs w:val="22"/>
        </w:rPr>
      </w:pPr>
      <w:r w:rsidRPr="00F91296">
        <w:rPr>
          <w:rFonts w:ascii="Calibri" w:eastAsia="Times New Roman" w:hAnsi="Calibri" w:cs="Times New Roman"/>
          <w:sz w:val="22"/>
          <w:szCs w:val="22"/>
        </w:rPr>
        <w:t>Gerne qualitativ und quantitativ an wirtschaftlichen Zusammenhänge</w:t>
      </w:r>
    </w:p>
    <w:p w14:paraId="2E52691D" w14:textId="381725DD" w:rsidR="00440D5C" w:rsidRDefault="00440D5C" w:rsidP="00B64549">
      <w:pPr>
        <w:ind w:left="720"/>
        <w:rPr>
          <w:rFonts w:ascii="Calibri" w:eastAsia="Times New Roman" w:hAnsi="Calibri" w:cs="Times New Roman"/>
          <w:sz w:val="22"/>
          <w:szCs w:val="22"/>
        </w:rPr>
      </w:pPr>
    </w:p>
    <w:p w14:paraId="055F67A0" w14:textId="6B1466B9" w:rsidR="00B64549" w:rsidRDefault="00B64549" w:rsidP="0092180E">
      <w:pPr>
        <w:ind w:left="540"/>
        <w:rPr>
          <w:rFonts w:ascii="Calibri" w:eastAsia="Times New Roman" w:hAnsi="Calibri" w:cs="Times New Roman"/>
          <w:sz w:val="22"/>
          <w:szCs w:val="22"/>
        </w:rPr>
      </w:pPr>
    </w:p>
    <w:p w14:paraId="08B5C670" w14:textId="7E84F62A" w:rsidR="00B64549" w:rsidRDefault="00B64549" w:rsidP="0092180E">
      <w:pPr>
        <w:ind w:left="540"/>
        <w:rPr>
          <w:rFonts w:ascii="Calibri" w:eastAsia="Times New Roman" w:hAnsi="Calibri" w:cs="Times New Roman"/>
          <w:sz w:val="22"/>
          <w:szCs w:val="22"/>
        </w:rPr>
      </w:pPr>
      <w:r>
        <w:rPr>
          <w:rFonts w:ascii="Calibri" w:eastAsia="Times New Roman" w:hAnsi="Calibri" w:cs="Times New Roman"/>
          <w:sz w:val="22"/>
          <w:szCs w:val="22"/>
        </w:rPr>
        <w:t>HHP:</w:t>
      </w:r>
    </w:p>
    <w:p w14:paraId="4DE4954E" w14:textId="39AE789C" w:rsidR="00B64549" w:rsidRDefault="00B64549" w:rsidP="00B64549">
      <w:pPr>
        <w:pStyle w:val="ListParagraph"/>
        <w:numPr>
          <w:ilvl w:val="1"/>
          <w:numId w:val="4"/>
        </w:numPr>
        <w:rPr>
          <w:rFonts w:ascii="Calibri" w:eastAsia="Times New Roman" w:hAnsi="Calibri" w:cs="Times New Roman"/>
          <w:sz w:val="22"/>
          <w:szCs w:val="22"/>
        </w:rPr>
      </w:pPr>
      <w:r>
        <w:rPr>
          <w:rFonts w:ascii="Calibri" w:eastAsia="Times New Roman" w:hAnsi="Calibri" w:cs="Times New Roman"/>
          <w:sz w:val="22"/>
          <w:szCs w:val="22"/>
        </w:rPr>
        <w:t>2016 gegründet</w:t>
      </w:r>
    </w:p>
    <w:p w14:paraId="7555C193" w14:textId="1C67C20B" w:rsidR="00AA658D" w:rsidRDefault="00AA658D" w:rsidP="00B64549">
      <w:pPr>
        <w:pStyle w:val="ListParagraph"/>
        <w:numPr>
          <w:ilvl w:val="1"/>
          <w:numId w:val="4"/>
        </w:numPr>
        <w:rPr>
          <w:rFonts w:ascii="Calibri" w:eastAsia="Times New Roman" w:hAnsi="Calibri" w:cs="Times New Roman"/>
          <w:sz w:val="22"/>
          <w:szCs w:val="22"/>
        </w:rPr>
      </w:pPr>
      <w:r w:rsidRPr="00AA658D">
        <w:rPr>
          <w:rFonts w:ascii="Calibri" w:eastAsia="Times New Roman" w:hAnsi="Calibri" w:cs="Times New Roman"/>
          <w:sz w:val="22"/>
          <w:szCs w:val="22"/>
        </w:rPr>
        <w:t>Leitenden</w:t>
      </w:r>
      <w:r>
        <w:rPr>
          <w:rFonts w:ascii="Calibri" w:eastAsia="Times New Roman" w:hAnsi="Calibri" w:cs="Times New Roman"/>
          <w:sz w:val="22"/>
          <w:szCs w:val="22"/>
        </w:rPr>
        <w:t xml:space="preserve">de </w:t>
      </w:r>
      <w:r w:rsidRPr="00AA658D">
        <w:rPr>
          <w:rFonts w:ascii="Calibri" w:eastAsia="Times New Roman" w:hAnsi="Calibri" w:cs="Times New Roman"/>
          <w:sz w:val="22"/>
          <w:szCs w:val="22"/>
        </w:rPr>
        <w:t xml:space="preserve">Funktionen bei führenden globalen Investmentbanken wie UBS, Jefferies und Rothschild </w:t>
      </w:r>
    </w:p>
    <w:p w14:paraId="507F8925" w14:textId="280FA0C9" w:rsidR="00B64549" w:rsidRDefault="004D1635" w:rsidP="00B64549">
      <w:pPr>
        <w:pStyle w:val="ListParagraph"/>
        <w:numPr>
          <w:ilvl w:val="1"/>
          <w:numId w:val="4"/>
        </w:numPr>
        <w:rPr>
          <w:rFonts w:ascii="Calibri" w:eastAsia="Times New Roman" w:hAnsi="Calibri" w:cs="Times New Roman"/>
          <w:sz w:val="22"/>
          <w:szCs w:val="22"/>
        </w:rPr>
      </w:pPr>
      <w:r>
        <w:rPr>
          <w:rFonts w:ascii="Calibri" w:eastAsia="Times New Roman" w:hAnsi="Calibri" w:cs="Times New Roman"/>
          <w:sz w:val="22"/>
          <w:szCs w:val="22"/>
        </w:rPr>
        <w:t>Technology, Media, Telecom</w:t>
      </w:r>
    </w:p>
    <w:p w14:paraId="7A97FA49" w14:textId="36CA5330" w:rsidR="004D1635" w:rsidRDefault="004D1635" w:rsidP="00B64549">
      <w:pPr>
        <w:pStyle w:val="ListParagraph"/>
        <w:numPr>
          <w:ilvl w:val="1"/>
          <w:numId w:val="4"/>
        </w:numPr>
        <w:rPr>
          <w:rFonts w:ascii="Calibri" w:eastAsia="Times New Roman" w:hAnsi="Calibri" w:cs="Times New Roman"/>
          <w:sz w:val="22"/>
          <w:szCs w:val="22"/>
        </w:rPr>
      </w:pPr>
      <w:r>
        <w:rPr>
          <w:rFonts w:ascii="Calibri" w:eastAsia="Times New Roman" w:hAnsi="Calibri" w:cs="Times New Roman"/>
          <w:sz w:val="22"/>
          <w:szCs w:val="22"/>
        </w:rPr>
        <w:t xml:space="preserve">Trends wie 5G Ausbau, Autonome Fahrzeuge/Maschinen, </w:t>
      </w:r>
      <w:proofErr w:type="spellStart"/>
      <w:r>
        <w:rPr>
          <w:rFonts w:ascii="Calibri" w:eastAsia="Times New Roman" w:hAnsi="Calibri" w:cs="Times New Roman"/>
          <w:sz w:val="22"/>
          <w:szCs w:val="22"/>
        </w:rPr>
        <w:t>Fintechs</w:t>
      </w:r>
      <w:proofErr w:type="spellEnd"/>
    </w:p>
    <w:p w14:paraId="0AE63188" w14:textId="6D5903F1" w:rsidR="004D1635" w:rsidRPr="00B64549" w:rsidRDefault="004D1635" w:rsidP="004D1635">
      <w:pPr>
        <w:pStyle w:val="ListParagraph"/>
        <w:ind w:left="1440"/>
        <w:rPr>
          <w:rFonts w:ascii="Calibri" w:eastAsia="Times New Roman" w:hAnsi="Calibri" w:cs="Times New Roman"/>
          <w:sz w:val="22"/>
          <w:szCs w:val="22"/>
        </w:rPr>
      </w:pPr>
      <w:r w:rsidRPr="004D1635">
        <w:rPr>
          <w:rFonts w:ascii="Calibri" w:eastAsia="Times New Roman" w:hAnsi="Calibri" w:cs="Times New Roman"/>
          <w:noProof/>
          <w:sz w:val="22"/>
          <w:szCs w:val="22"/>
        </w:rPr>
        <w:drawing>
          <wp:inline distT="0" distB="0" distL="0" distR="0" wp14:anchorId="0AF91F1A" wp14:editId="3498C766">
            <wp:extent cx="5476875" cy="3204791"/>
            <wp:effectExtent l="0" t="0" r="0" b="0"/>
            <wp:docPr id="1" name="Picture 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with medium confidence"/>
                    <pic:cNvPicPr/>
                  </pic:nvPicPr>
                  <pic:blipFill>
                    <a:blip r:embed="rId9"/>
                    <a:stretch>
                      <a:fillRect/>
                    </a:stretch>
                  </pic:blipFill>
                  <pic:spPr>
                    <a:xfrm>
                      <a:off x="0" y="0"/>
                      <a:ext cx="5503781" cy="3220535"/>
                    </a:xfrm>
                    <a:prstGeom prst="rect">
                      <a:avLst/>
                    </a:prstGeom>
                  </pic:spPr>
                </pic:pic>
              </a:graphicData>
            </a:graphic>
          </wp:inline>
        </w:drawing>
      </w:r>
    </w:p>
    <w:p w14:paraId="0BB4E767" w14:textId="361E165D" w:rsidR="00440D5C" w:rsidRDefault="00440D5C" w:rsidP="00440D5C">
      <w:pPr>
        <w:pStyle w:val="NormalWeb"/>
        <w:spacing w:before="0" w:beforeAutospacing="0" w:after="0" w:afterAutospacing="0"/>
        <w:rPr>
          <w:rFonts w:ascii="Arial" w:hAnsi="Arial" w:cs="Arial"/>
          <w:sz w:val="18"/>
          <w:szCs w:val="18"/>
        </w:rPr>
      </w:pPr>
    </w:p>
    <w:p w14:paraId="3B4CAD40" w14:textId="44CAEA76" w:rsidR="00440D5C" w:rsidRDefault="00440D5C" w:rsidP="00440D5C">
      <w:pPr>
        <w:pStyle w:val="NormalWeb"/>
        <w:spacing w:before="0" w:beforeAutospacing="0" w:after="0" w:afterAutospacing="0"/>
        <w:rPr>
          <w:rFonts w:ascii="Arial" w:hAnsi="Arial" w:cs="Arial"/>
          <w:sz w:val="18"/>
          <w:szCs w:val="18"/>
        </w:rPr>
      </w:pPr>
    </w:p>
    <w:p w14:paraId="37919918" w14:textId="67AAFA98" w:rsidR="00AA658D" w:rsidRDefault="00AA658D" w:rsidP="00440D5C">
      <w:pPr>
        <w:pStyle w:val="NormalWeb"/>
        <w:spacing w:before="0" w:beforeAutospacing="0" w:after="0" w:afterAutospacing="0"/>
        <w:rPr>
          <w:rFonts w:ascii="Arial" w:hAnsi="Arial" w:cs="Arial"/>
          <w:sz w:val="18"/>
          <w:szCs w:val="18"/>
        </w:rPr>
      </w:pPr>
    </w:p>
    <w:p w14:paraId="68CD8010" w14:textId="54D64185" w:rsidR="00AA658D" w:rsidRPr="003807C8" w:rsidRDefault="00AA658D" w:rsidP="00AA658D">
      <w:pPr>
        <w:pStyle w:val="NormalWeb"/>
        <w:spacing w:before="0" w:beforeAutospacing="0" w:after="0" w:afterAutospacing="0"/>
        <w:rPr>
          <w:rFonts w:ascii="Helvetica" w:hAnsi="Helvetica" w:cs="Arial"/>
          <w:sz w:val="20"/>
          <w:szCs w:val="20"/>
        </w:rPr>
      </w:pPr>
      <w:r w:rsidRPr="003807C8">
        <w:rPr>
          <w:rFonts w:ascii="Helvetica" w:hAnsi="Helvetica" w:cs="Arial"/>
          <w:sz w:val="20"/>
          <w:szCs w:val="20"/>
        </w:rPr>
        <w:t xml:space="preserve">Da ich einfach durch das Praktikum gemerkt habe, dass das Investment Banking und speziell der Bereich M&amp;A einfach genau das ist, was ich später auch beruflich machen will, ist es für mich ein logischer und sinnvoller Schritt, weitere Erfahrungen im M&amp;A innerhalb des </w:t>
      </w:r>
      <w:r>
        <w:rPr>
          <w:rFonts w:ascii="Helvetica" w:hAnsi="Helvetica" w:cs="Arial"/>
          <w:sz w:val="20"/>
          <w:szCs w:val="20"/>
        </w:rPr>
        <w:t>Praktikums bei Ihnen</w:t>
      </w:r>
      <w:r w:rsidRPr="003807C8">
        <w:rPr>
          <w:rFonts w:ascii="Helvetica" w:hAnsi="Helvetica" w:cs="Arial"/>
          <w:sz w:val="20"/>
          <w:szCs w:val="20"/>
        </w:rPr>
        <w:t xml:space="preserve"> zu</w:t>
      </w:r>
      <w:r>
        <w:rPr>
          <w:rFonts w:ascii="Helvetica" w:hAnsi="Helvetica" w:cs="Arial"/>
          <w:sz w:val="20"/>
          <w:szCs w:val="20"/>
        </w:rPr>
        <w:t xml:space="preserve"> sammeln</w:t>
      </w:r>
      <w:r w:rsidRPr="003807C8">
        <w:rPr>
          <w:rFonts w:ascii="Helvetica" w:hAnsi="Helvetica" w:cs="Arial"/>
          <w:sz w:val="20"/>
          <w:szCs w:val="20"/>
        </w:rPr>
        <w:t>, denn diese Branche</w:t>
      </w:r>
      <w:r w:rsidR="00733CBA">
        <w:rPr>
          <w:rFonts w:ascii="Helvetica" w:hAnsi="Helvetica" w:cs="Arial"/>
          <w:sz w:val="20"/>
          <w:szCs w:val="20"/>
        </w:rPr>
        <w:t xml:space="preserve"> </w:t>
      </w:r>
      <w:r w:rsidR="00733CBA" w:rsidRPr="00733CBA">
        <w:rPr>
          <w:rFonts w:ascii="Helvetica" w:hAnsi="Helvetica" w:cs="Arial"/>
          <w:sz w:val="20"/>
          <w:szCs w:val="20"/>
          <w:highlight w:val="yellow"/>
        </w:rPr>
        <w:t>(Mittelstand?)</w:t>
      </w:r>
      <w:r w:rsidRPr="003807C8">
        <w:rPr>
          <w:rFonts w:ascii="Helvetica" w:hAnsi="Helvetica" w:cs="Arial"/>
          <w:sz w:val="20"/>
          <w:szCs w:val="20"/>
        </w:rPr>
        <w:t xml:space="preserve"> hat einen großen sowohl gesellschaftlichen als auch wirtschaftlichen Einfluss und bietet einen enorm abwechslungsreichen Arbeitsalltag sowie eine steile Lernkurve. Anderseits kann ich hier meine Stä</w:t>
      </w:r>
      <w:r>
        <w:rPr>
          <w:rFonts w:ascii="Helvetica" w:hAnsi="Helvetica" w:cs="Arial"/>
          <w:sz w:val="20"/>
          <w:szCs w:val="20"/>
        </w:rPr>
        <w:t>rken</w:t>
      </w:r>
      <w:r w:rsidRPr="003807C8">
        <w:rPr>
          <w:rFonts w:ascii="Helvetica" w:hAnsi="Helvetica" w:cs="Arial"/>
          <w:sz w:val="20"/>
          <w:szCs w:val="20"/>
        </w:rPr>
        <w:t xml:space="preserve"> wie meine analytische Denkweise, meine starke Teamfähigkeit und meine hohe Lernbereitschaft optimal einbringen. Daher bietet einem </w:t>
      </w:r>
      <w:proofErr w:type="spellStart"/>
      <w:r w:rsidR="00733CBA">
        <w:rPr>
          <w:rFonts w:ascii="Helvetica" w:hAnsi="Helvetica" w:cs="Arial"/>
          <w:sz w:val="20"/>
          <w:szCs w:val="20"/>
        </w:rPr>
        <w:t>cf:M</w:t>
      </w:r>
      <w:proofErr w:type="spellEnd"/>
      <w:r>
        <w:rPr>
          <w:rFonts w:ascii="Helvetica" w:hAnsi="Helvetica" w:cs="Arial"/>
          <w:sz w:val="20"/>
          <w:szCs w:val="20"/>
        </w:rPr>
        <w:t xml:space="preserve"> ein ideales Umfeld</w:t>
      </w:r>
      <w:r w:rsidR="004A4B10">
        <w:rPr>
          <w:rFonts w:ascii="Helvetica" w:hAnsi="Helvetica" w:cs="Arial"/>
          <w:sz w:val="20"/>
          <w:szCs w:val="20"/>
        </w:rPr>
        <w:t xml:space="preserve">, denn </w:t>
      </w:r>
      <w:r w:rsidR="00733CBA">
        <w:rPr>
          <w:rFonts w:ascii="Helvetica" w:hAnsi="Helvetica" w:cs="Arial"/>
          <w:sz w:val="20"/>
          <w:szCs w:val="20"/>
        </w:rPr>
        <w:t>durch Ihren Fokus auf den Mittelstand (5-100Mio.) befinden Sie sich besonders in Deutschland/DACH</w:t>
      </w:r>
      <w:r w:rsidR="004A4B10">
        <w:rPr>
          <w:rFonts w:ascii="Helvetica" w:hAnsi="Helvetica" w:cs="Arial"/>
          <w:sz w:val="20"/>
          <w:szCs w:val="20"/>
        </w:rPr>
        <w:t xml:space="preserve"> Raum</w:t>
      </w:r>
      <w:r w:rsidR="00733CBA">
        <w:rPr>
          <w:rFonts w:ascii="Helvetica" w:hAnsi="Helvetica" w:cs="Arial"/>
          <w:sz w:val="20"/>
          <w:szCs w:val="20"/>
        </w:rPr>
        <w:t xml:space="preserve"> in einem Umfeld mit enormen Wachstumspotential und zum anderen bieten Sie mir die Möglichkeit durch ihre jahrelange Erfahrung in genau diesem Bereich von Ihnen zu lernen und </w:t>
      </w:r>
      <w:r w:rsidR="004A4B10">
        <w:rPr>
          <w:rFonts w:ascii="Helvetica" w:hAnsi="Helvetica" w:cs="Arial"/>
          <w:sz w:val="20"/>
          <w:szCs w:val="20"/>
        </w:rPr>
        <w:t xml:space="preserve">mich </w:t>
      </w:r>
      <w:r w:rsidR="00733CBA">
        <w:rPr>
          <w:rFonts w:ascii="Helvetica" w:hAnsi="Helvetica" w:cs="Arial"/>
          <w:sz w:val="20"/>
          <w:szCs w:val="20"/>
        </w:rPr>
        <w:t>weiterzuentwickeln.</w:t>
      </w:r>
    </w:p>
    <w:p w14:paraId="2EB6E651" w14:textId="6BF96DE8" w:rsidR="00AA658D" w:rsidRDefault="00AA658D" w:rsidP="00AA658D">
      <w:pPr>
        <w:pStyle w:val="NormalWeb"/>
        <w:spacing w:before="0" w:beforeAutospacing="0" w:after="0" w:afterAutospacing="0"/>
        <w:rPr>
          <w:rFonts w:ascii="Helvetica" w:hAnsi="Helvetica" w:cs="Arial"/>
          <w:sz w:val="20"/>
          <w:szCs w:val="20"/>
        </w:rPr>
      </w:pPr>
      <w:r w:rsidRPr="003807C8">
        <w:rPr>
          <w:rFonts w:ascii="Helvetica" w:hAnsi="Helvetica" w:cs="Arial"/>
          <w:sz w:val="20"/>
          <w:szCs w:val="20"/>
        </w:rPr>
        <w:t xml:space="preserve">Und </w:t>
      </w:r>
      <w:r w:rsidR="00733CBA">
        <w:rPr>
          <w:rFonts w:ascii="Helvetica" w:hAnsi="Helvetica" w:cs="Arial"/>
          <w:sz w:val="20"/>
          <w:szCs w:val="20"/>
        </w:rPr>
        <w:t xml:space="preserve">genau </w:t>
      </w:r>
      <w:r w:rsidRPr="003807C8">
        <w:rPr>
          <w:rFonts w:ascii="Helvetica" w:hAnsi="Helvetica" w:cs="Arial"/>
          <w:sz w:val="20"/>
          <w:szCs w:val="20"/>
        </w:rPr>
        <w:t xml:space="preserve">deshalb freue ich mich heute das Interview </w:t>
      </w:r>
      <w:r>
        <w:rPr>
          <w:rFonts w:ascii="Helvetica" w:hAnsi="Helvetica" w:cs="Arial"/>
          <w:sz w:val="20"/>
          <w:szCs w:val="20"/>
        </w:rPr>
        <w:t>mit Ihnen führen zu dürfen.</w:t>
      </w:r>
    </w:p>
    <w:p w14:paraId="255C80FF" w14:textId="538BCF5A" w:rsidR="00AA658D" w:rsidRDefault="00AA658D" w:rsidP="00440D5C">
      <w:pPr>
        <w:pStyle w:val="NormalWeb"/>
        <w:spacing w:before="0" w:beforeAutospacing="0" w:after="0" w:afterAutospacing="0"/>
        <w:rPr>
          <w:rFonts w:ascii="Arial" w:hAnsi="Arial" w:cs="Arial"/>
          <w:sz w:val="18"/>
          <w:szCs w:val="18"/>
        </w:rPr>
      </w:pPr>
    </w:p>
    <w:p w14:paraId="359E81BE" w14:textId="1CE42BE5" w:rsidR="00AA658D" w:rsidRDefault="00AA658D" w:rsidP="00440D5C">
      <w:pPr>
        <w:pStyle w:val="NormalWeb"/>
        <w:spacing w:before="0" w:beforeAutospacing="0" w:after="0" w:afterAutospacing="0"/>
        <w:rPr>
          <w:rFonts w:ascii="Arial" w:hAnsi="Arial" w:cs="Arial"/>
          <w:sz w:val="18"/>
          <w:szCs w:val="18"/>
        </w:rPr>
      </w:pPr>
    </w:p>
    <w:p w14:paraId="08304EC5" w14:textId="5C692ADE" w:rsidR="00AA658D" w:rsidRDefault="00AA658D" w:rsidP="00440D5C">
      <w:pPr>
        <w:pStyle w:val="NormalWeb"/>
        <w:spacing w:before="0" w:beforeAutospacing="0" w:after="0" w:afterAutospacing="0"/>
        <w:rPr>
          <w:rFonts w:ascii="Arial" w:hAnsi="Arial" w:cs="Arial"/>
          <w:sz w:val="18"/>
          <w:szCs w:val="18"/>
        </w:rPr>
      </w:pPr>
    </w:p>
    <w:p w14:paraId="051D5696" w14:textId="41D0B982" w:rsidR="00AA658D" w:rsidRDefault="00AA658D" w:rsidP="00440D5C">
      <w:pPr>
        <w:pStyle w:val="NormalWeb"/>
        <w:spacing w:before="0" w:beforeAutospacing="0" w:after="0" w:afterAutospacing="0"/>
        <w:rPr>
          <w:rFonts w:ascii="Arial" w:hAnsi="Arial" w:cs="Arial"/>
          <w:sz w:val="18"/>
          <w:szCs w:val="18"/>
        </w:rPr>
      </w:pPr>
      <w:proofErr w:type="spellStart"/>
      <w:r>
        <w:rPr>
          <w:rFonts w:ascii="Arial" w:hAnsi="Arial" w:cs="Arial"/>
          <w:sz w:val="18"/>
          <w:szCs w:val="18"/>
        </w:rPr>
        <w:t>cf:M</w:t>
      </w:r>
      <w:proofErr w:type="spellEnd"/>
      <w:r>
        <w:rPr>
          <w:rFonts w:ascii="Arial" w:hAnsi="Arial" w:cs="Arial"/>
          <w:sz w:val="18"/>
          <w:szCs w:val="18"/>
        </w:rPr>
        <w:t>:</w:t>
      </w:r>
    </w:p>
    <w:p w14:paraId="7F699227" w14:textId="6A872E9E" w:rsidR="00AA658D" w:rsidRDefault="00AA658D" w:rsidP="00AA658D">
      <w:pPr>
        <w:pStyle w:val="NormalWeb"/>
        <w:numPr>
          <w:ilvl w:val="1"/>
          <w:numId w:val="4"/>
        </w:numPr>
        <w:spacing w:before="0" w:beforeAutospacing="0" w:after="0" w:afterAutospacing="0"/>
        <w:rPr>
          <w:rFonts w:ascii="Arial" w:hAnsi="Arial" w:cs="Arial"/>
          <w:sz w:val="18"/>
          <w:szCs w:val="18"/>
        </w:rPr>
      </w:pPr>
      <w:r>
        <w:rPr>
          <w:rFonts w:ascii="Arial" w:hAnsi="Arial" w:cs="Arial"/>
          <w:sz w:val="18"/>
          <w:szCs w:val="18"/>
        </w:rPr>
        <w:t>2012 gegründet</w:t>
      </w:r>
    </w:p>
    <w:p w14:paraId="5F144CF9" w14:textId="1BF91239" w:rsidR="00C5046D" w:rsidRDefault="00C5046D" w:rsidP="00AA658D">
      <w:pPr>
        <w:pStyle w:val="NormalWeb"/>
        <w:numPr>
          <w:ilvl w:val="1"/>
          <w:numId w:val="4"/>
        </w:numPr>
        <w:spacing w:before="0" w:beforeAutospacing="0" w:after="0" w:afterAutospacing="0"/>
        <w:rPr>
          <w:rFonts w:ascii="Arial" w:hAnsi="Arial" w:cs="Arial"/>
          <w:sz w:val="18"/>
          <w:szCs w:val="18"/>
        </w:rPr>
      </w:pPr>
      <w:r>
        <w:rPr>
          <w:rFonts w:ascii="Arial" w:hAnsi="Arial" w:cs="Arial"/>
          <w:sz w:val="18"/>
          <w:szCs w:val="18"/>
        </w:rPr>
        <w:lastRenderedPageBreak/>
        <w:t>Industrials spannend</w:t>
      </w:r>
    </w:p>
    <w:p w14:paraId="3D3CE88D" w14:textId="5E03A576" w:rsidR="00C5046D" w:rsidRDefault="00C5046D" w:rsidP="00C5046D">
      <w:pPr>
        <w:pStyle w:val="NormalWeb"/>
        <w:numPr>
          <w:ilvl w:val="2"/>
          <w:numId w:val="4"/>
        </w:numPr>
        <w:spacing w:before="0" w:beforeAutospacing="0" w:after="0" w:afterAutospacing="0"/>
        <w:rPr>
          <w:rFonts w:ascii="Arial" w:hAnsi="Arial" w:cs="Arial"/>
          <w:sz w:val="18"/>
          <w:szCs w:val="18"/>
        </w:rPr>
      </w:pPr>
      <w:r>
        <w:rPr>
          <w:rFonts w:ascii="Arial" w:hAnsi="Arial" w:cs="Arial"/>
          <w:sz w:val="18"/>
          <w:szCs w:val="18"/>
        </w:rPr>
        <w:t xml:space="preserve">Weitreichende Branche von Aerospace &amp; </w:t>
      </w:r>
      <w:proofErr w:type="spellStart"/>
      <w:r>
        <w:rPr>
          <w:rFonts w:ascii="Arial" w:hAnsi="Arial" w:cs="Arial"/>
          <w:sz w:val="18"/>
          <w:szCs w:val="18"/>
        </w:rPr>
        <w:t>Defend</w:t>
      </w:r>
      <w:proofErr w:type="spellEnd"/>
      <w:r>
        <w:rPr>
          <w:rFonts w:ascii="Arial" w:hAnsi="Arial" w:cs="Arial"/>
          <w:sz w:val="18"/>
          <w:szCs w:val="18"/>
        </w:rPr>
        <w:t xml:space="preserve"> über Maschinenbau bis hin zu Transport und Logistik</w:t>
      </w:r>
    </w:p>
    <w:p w14:paraId="6540A7E3" w14:textId="19BE6CDD" w:rsidR="00AA658D" w:rsidRPr="00FB6859" w:rsidRDefault="00AA658D" w:rsidP="00733CBA">
      <w:pPr>
        <w:pStyle w:val="NormalWeb"/>
        <w:spacing w:before="0" w:beforeAutospacing="0" w:after="0" w:afterAutospacing="0"/>
        <w:rPr>
          <w:rFonts w:ascii="Arial" w:hAnsi="Arial" w:cs="Arial"/>
          <w:sz w:val="18"/>
          <w:szCs w:val="18"/>
        </w:rPr>
      </w:pPr>
    </w:p>
    <w:sectPr w:rsidR="00AA658D" w:rsidRPr="00FB685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3-01-19T09:12:00Z" w:initials="j">
    <w:p w14:paraId="45FA1201" w14:textId="77777777" w:rsidR="00531240" w:rsidRDefault="00531240" w:rsidP="00495816">
      <w:pPr>
        <w:pStyle w:val="CommentText"/>
      </w:pPr>
      <w:r>
        <w:rPr>
          <w:rStyle w:val="CommentReference"/>
        </w:rPr>
        <w:annotationRef/>
      </w:r>
      <w:r>
        <w:t>Begründung reicht nicht aus</w:t>
      </w:r>
    </w:p>
  </w:comment>
  <w:comment w:id="2" w:author="jonas.stegh@pumpkincareers.com" w:date="2023-01-19T09:13:00Z" w:initials="j">
    <w:p w14:paraId="3BCE0C57" w14:textId="77777777" w:rsidR="00531240" w:rsidRDefault="00531240" w:rsidP="00724978">
      <w:pPr>
        <w:pStyle w:val="CommentText"/>
      </w:pPr>
      <w:r>
        <w:rPr>
          <w:rStyle w:val="CommentReference"/>
        </w:rPr>
        <w:annotationRef/>
      </w:r>
      <w:r>
        <w:t>Es fehlt das Ende der Ausbildung und die Entscheidung zu studieren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FA1201" w15:done="0"/>
  <w15:commentEx w15:paraId="3BCE0C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387EC" w16cex:dateUtc="2023-01-19T08:12:00Z"/>
  <w16cex:commentExtensible w16cex:durableId="27738823" w16cex:dateUtc="2023-01-19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FA1201" w16cid:durableId="277387EC"/>
  <w16cid:commentId w16cid:paraId="3BCE0C57" w16cid:durableId="277388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61DD3"/>
    <w:multiLevelType w:val="multilevel"/>
    <w:tmpl w:val="BB9E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3D671E"/>
    <w:multiLevelType w:val="hybridMultilevel"/>
    <w:tmpl w:val="A0DA645A"/>
    <w:lvl w:ilvl="0" w:tplc="68A039C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235A06"/>
    <w:multiLevelType w:val="multilevel"/>
    <w:tmpl w:val="9E2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7A74FA"/>
    <w:multiLevelType w:val="multilevel"/>
    <w:tmpl w:val="D8D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4A492D"/>
    <w:multiLevelType w:val="hybridMultilevel"/>
    <w:tmpl w:val="15DC03DC"/>
    <w:lvl w:ilvl="0" w:tplc="0407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EE0540"/>
    <w:multiLevelType w:val="multilevel"/>
    <w:tmpl w:val="FB4C4F2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numFmt w:val="bullet"/>
      <w:lvlText w:val=""/>
      <w:lvlJc w:val="left"/>
      <w:pPr>
        <w:ind w:left="2160" w:hanging="360"/>
      </w:pPr>
      <w:rPr>
        <w:rFonts w:ascii="Wingdings" w:eastAsia="Times New Roman" w:hAnsi="Wingdings" w:cs="Aria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7797957">
    <w:abstractNumId w:val="4"/>
  </w:num>
  <w:num w:numId="2" w16cid:durableId="1803500564">
    <w:abstractNumId w:val="3"/>
  </w:num>
  <w:num w:numId="3" w16cid:durableId="1661154160">
    <w:abstractNumId w:val="0"/>
  </w:num>
  <w:num w:numId="4" w16cid:durableId="1025399755">
    <w:abstractNumId w:val="5"/>
  </w:num>
  <w:num w:numId="5" w16cid:durableId="306865928">
    <w:abstractNumId w:val="2"/>
  </w:num>
  <w:num w:numId="6" w16cid:durableId="13695235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B2"/>
    <w:rsid w:val="00000663"/>
    <w:rsid w:val="00017DAD"/>
    <w:rsid w:val="002378BA"/>
    <w:rsid w:val="002D797E"/>
    <w:rsid w:val="002E1CF4"/>
    <w:rsid w:val="002E3BB2"/>
    <w:rsid w:val="00301C34"/>
    <w:rsid w:val="00366523"/>
    <w:rsid w:val="003807C8"/>
    <w:rsid w:val="00383258"/>
    <w:rsid w:val="004127F5"/>
    <w:rsid w:val="00440D5C"/>
    <w:rsid w:val="00443980"/>
    <w:rsid w:val="00481326"/>
    <w:rsid w:val="00484C1D"/>
    <w:rsid w:val="004A4B10"/>
    <w:rsid w:val="004D1635"/>
    <w:rsid w:val="004D18FA"/>
    <w:rsid w:val="004F6981"/>
    <w:rsid w:val="00502605"/>
    <w:rsid w:val="00516C6B"/>
    <w:rsid w:val="00531240"/>
    <w:rsid w:val="005357BB"/>
    <w:rsid w:val="005C4C58"/>
    <w:rsid w:val="0064567D"/>
    <w:rsid w:val="006C319D"/>
    <w:rsid w:val="006F4191"/>
    <w:rsid w:val="00713234"/>
    <w:rsid w:val="00733CBA"/>
    <w:rsid w:val="00781FBD"/>
    <w:rsid w:val="007D589C"/>
    <w:rsid w:val="0088282E"/>
    <w:rsid w:val="008C5F0E"/>
    <w:rsid w:val="00917AF1"/>
    <w:rsid w:val="0092180E"/>
    <w:rsid w:val="00976053"/>
    <w:rsid w:val="00A76415"/>
    <w:rsid w:val="00A96F39"/>
    <w:rsid w:val="00AA658D"/>
    <w:rsid w:val="00B458D5"/>
    <w:rsid w:val="00B64549"/>
    <w:rsid w:val="00BF7F62"/>
    <w:rsid w:val="00C5046D"/>
    <w:rsid w:val="00CA38BE"/>
    <w:rsid w:val="00D17A35"/>
    <w:rsid w:val="00D41514"/>
    <w:rsid w:val="00D52CAE"/>
    <w:rsid w:val="00DC425F"/>
    <w:rsid w:val="00DE22B5"/>
    <w:rsid w:val="00E56C4C"/>
    <w:rsid w:val="00EC5C13"/>
    <w:rsid w:val="00EE1E56"/>
    <w:rsid w:val="00F91296"/>
    <w:rsid w:val="00F94082"/>
    <w:rsid w:val="00FB6859"/>
    <w:rsid w:val="00FC74E3"/>
    <w:rsid w:val="00FE19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3CC3"/>
  <w15:chartTrackingRefBased/>
  <w15:docId w15:val="{03875871-ABD0-854D-ACC1-DD65AE44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5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17AF1"/>
    <w:rPr>
      <w:sz w:val="16"/>
      <w:szCs w:val="16"/>
    </w:rPr>
  </w:style>
  <w:style w:type="paragraph" w:styleId="CommentText">
    <w:name w:val="annotation text"/>
    <w:basedOn w:val="Normal"/>
    <w:link w:val="CommentTextChar"/>
    <w:uiPriority w:val="99"/>
    <w:unhideWhenUsed/>
    <w:rsid w:val="00917AF1"/>
    <w:pPr>
      <w:spacing w:after="160"/>
    </w:pPr>
    <w:rPr>
      <w:sz w:val="20"/>
      <w:szCs w:val="20"/>
    </w:rPr>
  </w:style>
  <w:style w:type="character" w:customStyle="1" w:styleId="CommentTextChar">
    <w:name w:val="Comment Text Char"/>
    <w:basedOn w:val="DefaultParagraphFont"/>
    <w:link w:val="CommentText"/>
    <w:uiPriority w:val="99"/>
    <w:rsid w:val="00917AF1"/>
    <w:rPr>
      <w:sz w:val="20"/>
      <w:szCs w:val="20"/>
      <w:lang w:val="de-DE"/>
    </w:rPr>
  </w:style>
  <w:style w:type="paragraph" w:styleId="ListParagraph">
    <w:name w:val="List Paragraph"/>
    <w:basedOn w:val="Normal"/>
    <w:uiPriority w:val="34"/>
    <w:qFormat/>
    <w:rsid w:val="00516C6B"/>
    <w:pPr>
      <w:ind w:left="720"/>
      <w:contextualSpacing/>
    </w:pPr>
  </w:style>
  <w:style w:type="paragraph" w:styleId="NormalWeb">
    <w:name w:val="Normal (Web)"/>
    <w:basedOn w:val="Normal"/>
    <w:uiPriority w:val="99"/>
    <w:unhideWhenUsed/>
    <w:rsid w:val="00BF7F62"/>
    <w:pPr>
      <w:spacing w:before="100" w:beforeAutospacing="1" w:after="100" w:afterAutospacing="1"/>
    </w:pPr>
    <w:rPr>
      <w:rFonts w:ascii="Times New Roman" w:eastAsia="Times New Roman" w:hAnsi="Times New Roman" w:cs="Times New Roman"/>
    </w:rPr>
  </w:style>
  <w:style w:type="paragraph" w:customStyle="1" w:styleId="Default">
    <w:name w:val="Default"/>
    <w:rsid w:val="00733CBA"/>
    <w:pPr>
      <w:autoSpaceDE w:val="0"/>
      <w:autoSpaceDN w:val="0"/>
      <w:adjustRightInd w:val="0"/>
    </w:pPr>
    <w:rPr>
      <w:rFonts w:ascii="Georgia" w:hAnsi="Georgia" w:cs="Georgia"/>
      <w:color w:val="000000"/>
      <w:lang w:val="en-US"/>
    </w:rPr>
  </w:style>
  <w:style w:type="paragraph" w:styleId="Revision">
    <w:name w:val="Revision"/>
    <w:hidden/>
    <w:uiPriority w:val="99"/>
    <w:semiHidden/>
    <w:rsid w:val="00531240"/>
  </w:style>
  <w:style w:type="paragraph" w:styleId="CommentSubject">
    <w:name w:val="annotation subject"/>
    <w:basedOn w:val="CommentText"/>
    <w:next w:val="CommentText"/>
    <w:link w:val="CommentSubjectChar"/>
    <w:uiPriority w:val="99"/>
    <w:semiHidden/>
    <w:unhideWhenUsed/>
    <w:rsid w:val="00531240"/>
    <w:pPr>
      <w:spacing w:after="0"/>
    </w:pPr>
    <w:rPr>
      <w:b/>
      <w:bCs/>
    </w:rPr>
  </w:style>
  <w:style w:type="character" w:customStyle="1" w:styleId="CommentSubjectChar">
    <w:name w:val="Comment Subject Char"/>
    <w:basedOn w:val="CommentTextChar"/>
    <w:link w:val="CommentSubject"/>
    <w:uiPriority w:val="99"/>
    <w:semiHidden/>
    <w:rsid w:val="00531240"/>
    <w:rPr>
      <w:b/>
      <w:bCs/>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142746">
      <w:bodyDiv w:val="1"/>
      <w:marLeft w:val="0"/>
      <w:marRight w:val="0"/>
      <w:marTop w:val="0"/>
      <w:marBottom w:val="0"/>
      <w:divBdr>
        <w:top w:val="none" w:sz="0" w:space="0" w:color="auto"/>
        <w:left w:val="none" w:sz="0" w:space="0" w:color="auto"/>
        <w:bottom w:val="none" w:sz="0" w:space="0" w:color="auto"/>
        <w:right w:val="none" w:sz="0" w:space="0" w:color="auto"/>
      </w:divBdr>
    </w:div>
    <w:div w:id="196858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Konsti Potthast</dc:creator>
  <cp:keywords/>
  <dc:description/>
  <cp:lastModifiedBy>jonas.stegh@pumpkincareers.com</cp:lastModifiedBy>
  <cp:revision>14</cp:revision>
  <cp:lastPrinted>2021-09-16T10:44:00Z</cp:lastPrinted>
  <dcterms:created xsi:type="dcterms:W3CDTF">2021-08-28T11:45:00Z</dcterms:created>
  <dcterms:modified xsi:type="dcterms:W3CDTF">2023-01-19T08:22:00Z</dcterms:modified>
</cp:coreProperties>
</file>