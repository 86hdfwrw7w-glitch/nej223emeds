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46FE" w:rsidRPr="00921AFB" w:rsidRDefault="00000000">
      <w:r w:rsidRPr="00921AFB">
        <w:t>First and foremost, thank you for having me!</w:t>
      </w:r>
    </w:p>
    <w:p w14:paraId="00000002" w14:textId="77777777" w:rsidR="007946FE" w:rsidRPr="00921AFB" w:rsidRDefault="007946FE"/>
    <w:p w14:paraId="00000003" w14:textId="00C7F529" w:rsidR="007946FE" w:rsidRPr="00921AFB" w:rsidRDefault="00000000">
      <w:r w:rsidRPr="00921AFB">
        <w:t xml:space="preserve">I was born in Hamburg, but grew up in Moscow due to my parents’ job. As a teenager, I went to a boarding school in the </w:t>
      </w:r>
      <w:proofErr w:type="spellStart"/>
      <w:r w:rsidRPr="00921AFB">
        <w:t>UK</w:t>
      </w:r>
      <w:del w:id="0" w:author="jonas.stegh@pumpkincareers.com" w:date="2022-08-11T23:16:00Z">
        <w:r w:rsidRPr="00921AFB" w:rsidDel="00921AFB">
          <w:delText xml:space="preserve">, where I had to adapt quickly, and gained independence and self-sufficiency. My interest in the business world developed early on; as a child, I always spent lots of time in supermarkets, and I still do, looking at different products, and wondering how they all got there, and how they all differentiated themselves. My interest in business, </w:delText>
        </w:r>
      </w:del>
      <w:r w:rsidRPr="00921AFB">
        <w:t>my</w:t>
      </w:r>
      <w:proofErr w:type="spellEnd"/>
      <w:r w:rsidRPr="00921AFB">
        <w:t xml:space="preserve"> international upbringing, and my love for languages, heavily influenced my academic career, which is why I decided to study International Business Management with French in the UK, which I have now successfully completed.</w:t>
      </w:r>
    </w:p>
    <w:p w14:paraId="00000004" w14:textId="77777777" w:rsidR="007946FE" w:rsidRPr="00921AFB" w:rsidRDefault="007946FE"/>
    <w:p w14:paraId="00000005" w14:textId="3480EE3E" w:rsidR="007946FE" w:rsidRPr="00921AFB" w:rsidRDefault="00000000">
      <w:r w:rsidRPr="00921AFB">
        <w:t xml:space="preserve">At the beginning, I was more interested in the value chain, which is why I completed an internship at </w:t>
      </w:r>
      <w:proofErr w:type="spellStart"/>
      <w:r w:rsidRPr="00921AFB">
        <w:t>Aurubis</w:t>
      </w:r>
      <w:proofErr w:type="spellEnd"/>
      <w:r w:rsidRPr="00921AFB">
        <w:t xml:space="preserve"> within their B2B customer service department</w:t>
      </w:r>
      <w:ins w:id="1" w:author="jonas.stegh@pumpkincareers.com" w:date="2022-08-11T23:17:00Z">
        <w:r w:rsidR="00921AFB">
          <w:t xml:space="preserve"> and one at Philips in department </w:t>
        </w:r>
        <w:proofErr w:type="spellStart"/>
        <w:r w:rsidR="00921AFB">
          <w:t>xy</w:t>
        </w:r>
      </w:ins>
      <w:proofErr w:type="spellEnd"/>
      <w:del w:id="2" w:author="jonas.stegh@pumpkincareers.com" w:date="2022-08-11T23:17:00Z">
        <w:r w:rsidRPr="00921AFB" w:rsidDel="00921AFB">
          <w:delText>, though it was more logistics based. I was able to discover a completely new industry and participated in some small process optimisation projects, which I particularly enjoyed as they helped achieved positive, long-term changes. In order to deepen these experiences, I completed another internship at Philips during my year abroad. I was responsible for managing problems with orders and deliveries. I particularly enjoyed the problem solving aspect of this internship.</w:delText>
        </w:r>
      </w:del>
      <w:r w:rsidRPr="00921AFB">
        <w:t xml:space="preserve"> </w:t>
      </w:r>
    </w:p>
    <w:p w14:paraId="00000006" w14:textId="77777777" w:rsidR="007946FE" w:rsidRPr="00921AFB" w:rsidRDefault="007946FE"/>
    <w:p w14:paraId="00000007" w14:textId="4D27DD12" w:rsidR="007946FE" w:rsidRPr="00921AFB" w:rsidRDefault="00000000">
      <w:r w:rsidRPr="00921AFB">
        <w:t xml:space="preserve">Through these internships, various conversations, and university, I was able to get to know different industries and areas from a company and academic perspective. However, I realised that I was really interested in exploring different areas in various industries, and to contribute to their innovation and optimisation. I find consulting especially appealing </w:t>
      </w:r>
      <w:del w:id="3" w:author="jonas.stegh@pumpkincareers.com" w:date="2022-08-11T23:16:00Z">
        <w:r w:rsidRPr="00921AFB" w:rsidDel="00921AFB">
          <w:delText xml:space="preserve">because it combines different skills such as proactivity, creativity and problem-solving abilities to achieve these outcomes. </w:delText>
        </w:r>
      </w:del>
    </w:p>
    <w:p w14:paraId="00000008" w14:textId="77777777" w:rsidR="007946FE" w:rsidRPr="00921AFB" w:rsidRDefault="007946FE"/>
    <w:p w14:paraId="00000009" w14:textId="2332DF0E" w:rsidR="007946FE" w:rsidRPr="00921AFB" w:rsidRDefault="00000000">
      <w:r w:rsidRPr="00921AFB">
        <w:t xml:space="preserve">After completing my two semesters abroad, I also discovered my passion for marketing and customer themes, which is why I decided to complete an internship at Monitor Deloitte/Deloitte Digital within their Customer Strategy and Transformation department. While my main project was the rollout of a digital marketing campaign for a new automotive service, I was also able to participate in various strategy projects in different industries by conducting research, preparing one pagers, deliverables, and pitches. </w:t>
      </w:r>
      <w:del w:id="4" w:author="jonas.stegh@pumpkincareers.com" w:date="2022-08-11T23:17:00Z">
        <w:r w:rsidRPr="00921AFB" w:rsidDel="00921AFB">
          <w:delText xml:space="preserve">A task that I really enjoyed however, was my participation in the creation of a study exploring the willingness to pay for sustainable consumer goods. </w:delText>
        </w:r>
      </w:del>
      <w:r w:rsidRPr="00921AFB">
        <w:t xml:space="preserve">I got to conduct the industry research, co-create a questionnaire, and analyse the data using Excel, though my favourite part was doing hands-on research in supermarkets. </w:t>
      </w:r>
    </w:p>
    <w:p w14:paraId="0000000A" w14:textId="77777777" w:rsidR="007946FE" w:rsidRPr="00921AFB" w:rsidRDefault="007946FE"/>
    <w:p w14:paraId="0000000B" w14:textId="77777777" w:rsidR="007946FE" w:rsidRPr="00921AFB" w:rsidRDefault="00000000">
      <w:r w:rsidRPr="00921AFB">
        <w:t xml:space="preserve">After my last consulting internship, I have full certainty that this is the right career path for me. I am particularly interested in EY-Parthenon, as, despite its size and global network which allows for a depth and breadth of expertise and experience, it focuses on the individual employee, and also the employee as an individual. Additionally, I am very interested in developing my understanding of retail and consumer goods, which is an expertise EY-Parthenon is well known for (I think?). </w:t>
      </w:r>
    </w:p>
    <w:p w14:paraId="0000000C" w14:textId="77777777" w:rsidR="007946FE" w:rsidRPr="00921AFB" w:rsidRDefault="007946FE"/>
    <w:p w14:paraId="0000000D" w14:textId="5C0F8445" w:rsidR="007946FE" w:rsidRPr="00921AFB" w:rsidDel="00921AFB" w:rsidRDefault="00000000">
      <w:pPr>
        <w:rPr>
          <w:del w:id="5" w:author="jonas.stegh@pumpkincareers.com" w:date="2022-08-11T23:18:00Z"/>
        </w:rPr>
      </w:pPr>
      <w:del w:id="6" w:author="jonas.stegh@pumpkincareers.com" w:date="2022-08-11T23:18:00Z">
        <w:r w:rsidRPr="00921AFB" w:rsidDel="00921AFB">
          <w:lastRenderedPageBreak/>
          <w:delText xml:space="preserve">I also identify myself with EY-Parthenon’s Core Values such as drive; 2 years ago, I found myself in a situation where my year abroad was cancelled due to the pandemic. Because I really wanted to gain this experience, I found an alternative solution, and had to convince my university of my idea, as it did not follow my curriculum guidelines. Ultimately, it worked for the better, as I was able to develop academically, personally, and professionally through the year, and I am thus very happy that my proactivity and drive paid off. </w:delText>
        </w:r>
      </w:del>
    </w:p>
    <w:p w14:paraId="0000000E" w14:textId="77777777" w:rsidR="007946FE" w:rsidRPr="00921AFB" w:rsidRDefault="007946FE"/>
    <w:p w14:paraId="0000000F" w14:textId="77777777" w:rsidR="007946FE" w:rsidRPr="00921AFB" w:rsidRDefault="007946FE"/>
    <w:sectPr w:rsidR="007946FE" w:rsidRPr="00921A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FE"/>
    <w:rsid w:val="007946FE"/>
    <w:rsid w:val="0092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C7C1"/>
  <w15:docId w15:val="{CDB1EA98-E8D9-47C0-8EC9-FBB3910C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921AF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28B4D-B9E4-4292-BE0E-F9740188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jonas.stegh@pumpkincareers.com</cp:lastModifiedBy>
  <cp:revision>2</cp:revision>
  <dcterms:created xsi:type="dcterms:W3CDTF">2022-08-11T21:14:00Z</dcterms:created>
  <dcterms:modified xsi:type="dcterms:W3CDTF">2022-08-11T21:18:00Z</dcterms:modified>
</cp:coreProperties>
</file>