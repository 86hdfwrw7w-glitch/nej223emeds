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500B0" w14:textId="015E08FA" w:rsidR="00290731" w:rsidRPr="00335883" w:rsidRDefault="000C2AB3">
      <w:pPr>
        <w:rPr>
          <w:rFonts w:ascii="Times New Roman" w:hAnsi="Times New Roman" w:cs="Times New Roman"/>
          <w:b/>
          <w:bCs/>
          <w:sz w:val="28"/>
          <w:szCs w:val="28"/>
          <w:lang w:val="de-DE"/>
        </w:rPr>
      </w:pPr>
      <w:r w:rsidRPr="00335883">
        <w:rPr>
          <w:rFonts w:ascii="Times New Roman" w:hAnsi="Times New Roman" w:cs="Times New Roman"/>
          <w:b/>
          <w:bCs/>
          <w:sz w:val="28"/>
          <w:szCs w:val="28"/>
          <w:lang w:val="de-DE"/>
        </w:rPr>
        <w:t>Selbstpräsentation</w:t>
      </w:r>
    </w:p>
    <w:p w14:paraId="72FD7C9D" w14:textId="33514DBC" w:rsidR="003A7125" w:rsidRPr="00335883" w:rsidDel="003A7125" w:rsidRDefault="003A7125" w:rsidP="003A7125">
      <w:pPr>
        <w:pStyle w:val="NormalWeb"/>
        <w:rPr>
          <w:del w:id="0" w:author="jonas.stegh@pumpkincareers.com" w:date="2023-05-18T09:27:00Z"/>
          <w:moveTo w:id="1" w:author="jonas.stegh@pumpkincareers.com" w:date="2023-05-18T09:27:00Z"/>
          <w:lang w:val="de-DE"/>
        </w:rPr>
      </w:pPr>
      <w:moveToRangeStart w:id="2" w:author="jonas.stegh@pumpkincareers.com" w:date="2023-05-18T09:27:00Z" w:name="move135294449"/>
      <w:commentRangeStart w:id="3"/>
      <w:moveTo w:id="4" w:author="jonas.stegh@pumpkincareers.com" w:date="2023-05-18T09:27:00Z">
        <w:r w:rsidRPr="00335883">
          <w:rPr>
            <w:lang w:val="de-DE"/>
          </w:rPr>
          <w:t xml:space="preserve">Sport war schon immer ein fester Bestandteil meines Lebens und hat mir wertvolle Erfahrungen und Eigenschaften vermittelt. Bereits in jungen Jahren begann ich meine Leidenschaft für Leichtathletik und widmete mich diesem Sport auf Leistungssportniveau während meiner Jugend. Ein herausragendes Ereignis war meine Teilnahme über 400 m Hürden an den deutschen Jugendmeisterschaften, bei der ich meine harte Arbeit und meinen Fokus auf ein Ziel belohnt sah. </w:t>
        </w:r>
        <w:del w:id="5" w:author="jonas.stegh@pumpkincareers.com" w:date="2023-05-18T09:28:00Z">
          <w:r w:rsidRPr="00335883" w:rsidDel="003A7125">
            <w:rPr>
              <w:lang w:val="de-DE"/>
            </w:rPr>
            <w:delText xml:space="preserve">Durch diesen Sport habe ich wertvolle Lektionen wie Durchhaltevermögen, Ausdauer und den Wert harter Arbeit gelernt. </w:delText>
          </w:r>
        </w:del>
        <w:r w:rsidRPr="00335883">
          <w:rPr>
            <w:lang w:val="de-DE"/>
          </w:rPr>
          <w:t>Obwohl Leichtathletik eine individuelle Sportart ist, wurde in meiner Trainingsgruppe immer ein ausgeprägter Mannschaftsgedanke gelebt. Zusätzlich engagiere ich mich bis heute als Kampfrichter im deutschen Leichtathletik Verband und unterstütze meinen alten Verein bei verschiedenen Veranstaltungen.</w:t>
        </w:r>
        <w:commentRangeEnd w:id="3"/>
        <w:r>
          <w:rPr>
            <w:rStyle w:val="CommentReference"/>
            <w:rFonts w:asciiTheme="minorHAnsi" w:eastAsiaTheme="minorHAnsi" w:hAnsiTheme="minorHAnsi" w:cstheme="minorBidi"/>
            <w:kern w:val="2"/>
            <w14:ligatures w14:val="standardContextual"/>
          </w:rPr>
          <w:commentReference w:id="3"/>
        </w:r>
      </w:moveTo>
    </w:p>
    <w:moveToRangeEnd w:id="2"/>
    <w:p w14:paraId="6BCB1BE7" w14:textId="77777777" w:rsidR="003A7125" w:rsidRDefault="003A7125" w:rsidP="000C2AB3">
      <w:pPr>
        <w:pStyle w:val="NormalWeb"/>
        <w:rPr>
          <w:ins w:id="6" w:author="jonas.stegh@pumpkincareers.com" w:date="2023-05-18T09:27:00Z"/>
          <w:lang w:val="de-DE"/>
        </w:rPr>
      </w:pPr>
    </w:p>
    <w:p w14:paraId="77DCCB4D" w14:textId="04166FC9" w:rsidR="000C2AB3" w:rsidRPr="00335883" w:rsidRDefault="000C2AB3" w:rsidP="000C2AB3">
      <w:pPr>
        <w:pStyle w:val="NormalWeb"/>
        <w:rPr>
          <w:lang w:val="de-DE"/>
        </w:rPr>
      </w:pPr>
      <w:r w:rsidRPr="00335883">
        <w:rPr>
          <w:lang w:val="de-DE"/>
        </w:rPr>
        <w:t xml:space="preserve">Während meiner Schulzeit entdeckte ich meine Begeisterung für die technischen und naturwissenschaftlichen Fächer. </w:t>
      </w:r>
      <w:del w:id="7" w:author="jonas.stegh@pumpkincareers.com" w:date="2023-05-18T09:25:00Z">
        <w:r w:rsidRPr="00335883" w:rsidDel="003A7125">
          <w:rPr>
            <w:lang w:val="de-DE"/>
          </w:rPr>
          <w:delText xml:space="preserve">Dieses Interesse begleitete mich auch außerhalb der Schule, und ich konnte meine Leidenschaft für diese Thematik weiter vertiefen, indem ich unter anderem einen eigenen 3D-Drucker ohne jegliche Vorerfahrung baute. </w:delText>
        </w:r>
        <w:r w:rsidR="00553689" w:rsidRPr="00335883" w:rsidDel="003A7125">
          <w:rPr>
            <w:lang w:val="de-DE"/>
          </w:rPr>
          <w:delText>Diese Erfahrung ermutigte mich, mich auch in anderen Bereichen neuen Herausforderungen zu stellen und meine Grenzen zu erweitern.</w:delText>
        </w:r>
      </w:del>
    </w:p>
    <w:p w14:paraId="1F55EFBE" w14:textId="6B4A5CC0" w:rsidR="0094739D" w:rsidRPr="00335883" w:rsidRDefault="0094739D" w:rsidP="000C2AB3">
      <w:pPr>
        <w:pStyle w:val="NormalWeb"/>
        <w:rPr>
          <w:lang w:val="de-DE"/>
        </w:rPr>
      </w:pPr>
      <w:r w:rsidRPr="00335883">
        <w:rPr>
          <w:lang w:val="de-DE"/>
        </w:rPr>
        <w:t xml:space="preserve">Bereits im Alter von 15 Jahren gründete ich mein eigenes Unternehmen und erkannte das </w:t>
      </w:r>
      <w:r w:rsidR="00056738" w:rsidRPr="00335883">
        <w:rPr>
          <w:lang w:val="de-DE"/>
        </w:rPr>
        <w:t xml:space="preserve">damals </w:t>
      </w:r>
      <w:r w:rsidRPr="00335883">
        <w:rPr>
          <w:lang w:val="de-DE"/>
        </w:rPr>
        <w:t xml:space="preserve">aufstrebende Potenzial von Kamera-Drohnen. </w:t>
      </w:r>
      <w:commentRangeStart w:id="8"/>
      <w:r w:rsidRPr="00335883">
        <w:rPr>
          <w:lang w:val="de-DE"/>
        </w:rPr>
        <w:t>Neben ihrer Verwendung für private Aufnahmen erkannte ich das vielfältige Anwendungsfeld dieser Technologie und entschied mich, Drohnen-Aufnahmen als Dienstleistung anzubieten. Innerhalb der ersten 5 Monate konnte ich erfolgreich eine solide Kundenbasis aufbauen und meine anfängliche Investition vollständig amortisieren. Dieser frühe Erfolg motivierte mich dazu, mein Unternehmen weiterzuentwickeln und meine Kenntnisse im Webdesign in das Geschäft einzubringen. Im Laufe der Jahre wuchs das Unternehmen und entwickelte sich zu einer Medienagentur, in der ich wertvolle Erfahrungen als Unternehmer sammeln durfte. Ich baute mein Know-how in den Bereichen Marketingstrategie, Kundenbeziehungen und Projektabwicklung kontinuierlich aus.</w:t>
      </w:r>
      <w:commentRangeEnd w:id="8"/>
      <w:r w:rsidR="003A7125">
        <w:rPr>
          <w:rStyle w:val="CommentReference"/>
          <w:rFonts w:asciiTheme="minorHAnsi" w:eastAsiaTheme="minorHAnsi" w:hAnsiTheme="minorHAnsi" w:cstheme="minorBidi"/>
          <w:kern w:val="2"/>
          <w14:ligatures w14:val="standardContextual"/>
        </w:rPr>
        <w:commentReference w:id="8"/>
      </w:r>
    </w:p>
    <w:p w14:paraId="030C960E" w14:textId="70A73149" w:rsidR="003E72A0" w:rsidRPr="00335883" w:rsidDel="003A7125" w:rsidRDefault="003E72A0" w:rsidP="000C2AB3">
      <w:pPr>
        <w:pStyle w:val="NormalWeb"/>
        <w:rPr>
          <w:moveFrom w:id="9" w:author="jonas.stegh@pumpkincareers.com" w:date="2023-05-18T09:27:00Z"/>
          <w:lang w:val="de-DE"/>
        </w:rPr>
      </w:pPr>
      <w:moveFromRangeStart w:id="10" w:author="jonas.stegh@pumpkincareers.com" w:date="2023-05-18T09:27:00Z" w:name="move135294449"/>
      <w:commentRangeStart w:id="11"/>
      <w:moveFrom w:id="12" w:author="jonas.stegh@pumpkincareers.com" w:date="2023-05-18T09:27:00Z">
        <w:r w:rsidRPr="00335883" w:rsidDel="003A7125">
          <w:rPr>
            <w:lang w:val="de-DE"/>
          </w:rPr>
          <w:t>Sport war schon immer ein fester Bestandteil meines Lebens und hat mir wertvolle Erfahrungen und Eigenschaften vermittelt. Bereits in jungen Jahren begann ich meine Leidenschaft für Leichtathletik und widmete mich diesem Sport auf Leistungssportniveau während meiner Jugend. Ein herausragendes Ereignis war meine Teilnahme über 400 m Hürden an den deutschen Jugendmeisterschaften, bei der ich meine harte Arbeit und meinen Fokus auf ein Ziel belohnt sah. Durch diesen Sport habe ich wertvolle Lektionen wie Durchhaltevermögen, Ausdauer und den Wert harter Arbeit gelernt. Obwohl Leichtathletik eine individuelle Sportart ist, wurde in meiner Trainingsgruppe immer ein ausgeprägter Mannschaftsgedanke gelebt. Zusätzlich engagiere ich mich bis heute als Kampfrichter im deutschen Leichtathletik Verband und unterstütze meinen alten Verein bei verschiedenen Veranstaltungen.</w:t>
        </w:r>
        <w:commentRangeEnd w:id="11"/>
        <w:r w:rsidR="003A7125" w:rsidDel="003A7125">
          <w:rPr>
            <w:rStyle w:val="CommentReference"/>
            <w:rFonts w:asciiTheme="minorHAnsi" w:eastAsiaTheme="minorHAnsi" w:hAnsiTheme="minorHAnsi" w:cstheme="minorBidi"/>
            <w:kern w:val="2"/>
            <w14:ligatures w14:val="standardContextual"/>
          </w:rPr>
          <w:commentReference w:id="11"/>
        </w:r>
      </w:moveFrom>
    </w:p>
    <w:moveFromRangeEnd w:id="10"/>
    <w:p w14:paraId="46B720E3" w14:textId="0B704369" w:rsidR="002272E1" w:rsidRPr="00335883" w:rsidRDefault="002272E1" w:rsidP="000C2AB3">
      <w:pPr>
        <w:pStyle w:val="NormalWeb"/>
        <w:rPr>
          <w:lang w:val="de-DE"/>
        </w:rPr>
      </w:pPr>
      <w:del w:id="13" w:author="jonas.stegh@pumpkincareers.com" w:date="2023-05-18T09:27:00Z">
        <w:r w:rsidRPr="00335883" w:rsidDel="003A7125">
          <w:rPr>
            <w:lang w:val="de-DE"/>
          </w:rPr>
          <w:delText xml:space="preserve">Mein früh aufgebrachtes technisches Interesse wurde durch die Wahl meiner Leistungskurse in Mathematik und Physik während meiner Schulzeit weiter bestärkt. Durch meine unternehmerischen Aktivitäten konnte ich auch wirtschaftliche Fragestellungen kennenlernen und fand sie ebenso faszinierend. </w:delText>
        </w:r>
      </w:del>
      <w:r w:rsidRPr="00335883">
        <w:rPr>
          <w:lang w:val="de-DE"/>
        </w:rPr>
        <w:t xml:space="preserve">Diese Erfahrungen und Interessen führten mich zu meiner </w:t>
      </w:r>
      <w:r w:rsidRPr="00335883">
        <w:rPr>
          <w:lang w:val="de-DE"/>
        </w:rPr>
        <w:lastRenderedPageBreak/>
        <w:t>Entscheidung, nach dem Abitur den Studiengang Wirtschaftsingenieurwesen mit Schwerpunkt Maschinenbau an der RWTH Aachen zu wählen. Ich war begeistert von der Möglichkeit, mein technisches Wissen mit betriebswirtschaftlichen Aspekten zu verbinden und eine breite fachliche Basis für zukünftige Herausforderungen zu schaffen.</w:t>
      </w:r>
    </w:p>
    <w:p w14:paraId="2ED9CC97" w14:textId="5E19A229" w:rsidR="00843BAF" w:rsidRPr="00335883" w:rsidRDefault="00843BAF" w:rsidP="000C2AB3">
      <w:pPr>
        <w:pStyle w:val="NormalWeb"/>
        <w:rPr>
          <w:lang w:val="de-DE"/>
        </w:rPr>
      </w:pPr>
      <w:del w:id="14" w:author="jonas.stegh@pumpkincareers.com" w:date="2023-05-18T09:27:00Z">
        <w:r w:rsidRPr="00335883" w:rsidDel="003A7125">
          <w:rPr>
            <w:lang w:val="de-DE"/>
          </w:rPr>
          <w:delText xml:space="preserve">Durch meine herausragenden Leistungen im Abitur erhielt ich ein Stipendium der Studienstiftung des deutschen Volkes. Ich bin äußerst zufrieden mit meiner Entscheidung für den Studiengang, da ich </w:delText>
        </w:r>
        <w:r w:rsidR="00390050" w:rsidDel="003A7125">
          <w:rPr>
            <w:lang w:val="de-DE"/>
          </w:rPr>
          <w:delText>in diesem</w:delText>
        </w:r>
        <w:r w:rsidRPr="00335883" w:rsidDel="003A7125">
          <w:rPr>
            <w:lang w:val="de-DE"/>
          </w:rPr>
          <w:delText xml:space="preserve"> nicht nur eine fundierte theoretische Ausbildung erhalte, sondern auch eine strukturierte Herangehensweise bei der Lösung komplexer und abstrakter Probleme vermittelt bekomme. Meine Erfahrungen als Selbstständiger und mein intensives Leichtathletik-Training während meiner Schulzeit haben mir eine strukturierte Arbeitsweise und effiziente Zeitnutzung verinnerlicht. </w:delText>
        </w:r>
      </w:del>
      <w:r w:rsidRPr="00335883">
        <w:rPr>
          <w:lang w:val="de-DE"/>
        </w:rPr>
        <w:t>Dies hat mir ermöglicht, einen optimalen Start in mein Studium zu haben. Als Anerkennung meiner Leistungen wurde ich zum Ende meines letzten Semesters in die Deans List aufgenommen und gehöre somit zu den besten 5 % meines Studiengangs.</w:t>
      </w:r>
    </w:p>
    <w:p w14:paraId="3FEAC6FD" w14:textId="4F7BF8D9" w:rsidR="005D227D" w:rsidRPr="00335883" w:rsidRDefault="005D227D" w:rsidP="000C2AB3">
      <w:pPr>
        <w:pStyle w:val="NormalWeb"/>
        <w:rPr>
          <w:lang w:val="de-DE"/>
        </w:rPr>
      </w:pPr>
      <w:r w:rsidRPr="00335883">
        <w:rPr>
          <w:lang w:val="de-DE"/>
        </w:rPr>
        <w:t xml:space="preserve">Um mein Netzwerk zu erweitern und erste Berührungspunkte mit der Beratungsbranche zu bekommen, trat ich bereits im zweiten Semester der studentischen Unternehmensberatung aixsolution bei. Dort traf ich auf inspirierende Kommilitonen und konnte wertvolle </w:t>
      </w:r>
      <w:r w:rsidR="0076791D">
        <w:rPr>
          <w:lang w:val="de-DE"/>
        </w:rPr>
        <w:t xml:space="preserve">erste </w:t>
      </w:r>
      <w:r w:rsidRPr="00335883">
        <w:rPr>
          <w:lang w:val="de-DE"/>
        </w:rPr>
        <w:t xml:space="preserve">Erfahrungen in der Beratung sammeln. Von diesen Eindrücken überzeugt, entschied ich mich nach dem zweiten Semester, eine Werkstudierendenstelle im strategischen Consulting bei Accenture </w:t>
      </w:r>
      <w:r w:rsidR="00E47AB8">
        <w:rPr>
          <w:lang w:val="de-DE"/>
        </w:rPr>
        <w:t>zu</w:t>
      </w:r>
      <w:r w:rsidR="00054B44">
        <w:rPr>
          <w:lang w:val="de-DE"/>
        </w:rPr>
        <w:t xml:space="preserve"> </w:t>
      </w:r>
      <w:r w:rsidR="00E47AB8">
        <w:rPr>
          <w:lang w:val="de-DE"/>
        </w:rPr>
        <w:t>beginnen</w:t>
      </w:r>
      <w:r w:rsidR="00054B44">
        <w:rPr>
          <w:lang w:val="de-DE"/>
        </w:rPr>
        <w:t xml:space="preserve">, </w:t>
      </w:r>
      <w:r w:rsidR="00054B44" w:rsidRPr="00054B44">
        <w:rPr>
          <w:lang w:val="de-DE"/>
        </w:rPr>
        <w:t>wo ich mich hauptsächlich mit den Themen Elektromobilität und Connectivity beschäftigte.</w:t>
      </w:r>
    </w:p>
    <w:p w14:paraId="4F87680D" w14:textId="52AC8803" w:rsidR="000C2AB3" w:rsidRPr="00335883" w:rsidRDefault="000C2AB3" w:rsidP="000C2AB3">
      <w:pPr>
        <w:pStyle w:val="NormalWeb"/>
        <w:rPr>
          <w:lang w:val="de-DE"/>
        </w:rPr>
      </w:pPr>
      <w:r w:rsidRPr="00335883">
        <w:rPr>
          <w:lang w:val="de-DE"/>
        </w:rPr>
        <w:t xml:space="preserve">Ab August diesen Jahres werde ich als Freemover ein Auslandssemester an der University </w:t>
      </w:r>
      <w:proofErr w:type="spellStart"/>
      <w:r w:rsidRPr="00335883">
        <w:rPr>
          <w:lang w:val="de-DE"/>
        </w:rPr>
        <w:t>of</w:t>
      </w:r>
      <w:proofErr w:type="spellEnd"/>
      <w:r w:rsidRPr="00335883">
        <w:rPr>
          <w:lang w:val="de-DE"/>
        </w:rPr>
        <w:t xml:space="preserve"> California in Berkeley in San Francisco verbringen. Nach diesem Auslandsaufenthalt möchte ich die Möglichkeit nutzen, ein Praktikum bei UNTERNEHMEN zu absolvieren, wo ich vom ersten Tag an als vollwertiges Projektmitglied Strategieberatung auf dem höchsten Niveau miterleben kann.</w:t>
      </w:r>
    </w:p>
    <w:p w14:paraId="3DFBB4A7" w14:textId="77777777" w:rsidR="000C2AB3" w:rsidRPr="00122991" w:rsidRDefault="000C2AB3">
      <w:pPr>
        <w:rPr>
          <w:rFonts w:ascii="Arial" w:hAnsi="Arial" w:cs="Arial"/>
          <w:b/>
          <w:bCs/>
          <w:lang w:val="de-DE"/>
        </w:rPr>
      </w:pPr>
    </w:p>
    <w:sectPr w:rsidR="000C2AB3" w:rsidRPr="00122991" w:rsidSect="00C649E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jonas.stegh@pumpkincareers.com" w:date="2023-05-18T09:23:00Z" w:initials="j">
    <w:p w14:paraId="01A2817C" w14:textId="77777777" w:rsidR="003A7125" w:rsidRDefault="003A7125" w:rsidP="003A7125">
      <w:pPr>
        <w:pStyle w:val="CommentText"/>
      </w:pPr>
      <w:r>
        <w:rPr>
          <w:rStyle w:val="CommentReference"/>
        </w:rPr>
        <w:annotationRef/>
      </w:r>
      <w:r>
        <w:t>Position/Übergänge/Logik</w:t>
      </w:r>
    </w:p>
  </w:comment>
  <w:comment w:id="8" w:author="jonas.stegh@pumpkincareers.com" w:date="2023-05-18T09:23:00Z" w:initials="j">
    <w:p w14:paraId="7060FC20" w14:textId="77777777" w:rsidR="003A7125" w:rsidRDefault="003A7125" w:rsidP="00F92127">
      <w:pPr>
        <w:pStyle w:val="CommentText"/>
      </w:pPr>
      <w:r>
        <w:rPr>
          <w:rStyle w:val="CommentReference"/>
        </w:rPr>
        <w:annotationRef/>
      </w:r>
      <w:r>
        <w:t>Zahlen</w:t>
      </w:r>
    </w:p>
  </w:comment>
  <w:comment w:id="11" w:author="jonas.stegh@pumpkincareers.com" w:date="2023-05-18T09:23:00Z" w:initials="j">
    <w:p w14:paraId="16FA00E9" w14:textId="77777777" w:rsidR="003A7125" w:rsidRDefault="003A7125" w:rsidP="00255D6E">
      <w:pPr>
        <w:pStyle w:val="CommentText"/>
      </w:pPr>
      <w:r>
        <w:rPr>
          <w:rStyle w:val="CommentReference"/>
        </w:rPr>
        <w:annotationRef/>
      </w:r>
      <w:r>
        <w:t>Position/Übergänge/Logik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A2817C" w15:done="0"/>
  <w15:commentEx w15:paraId="7060FC20" w15:done="0"/>
  <w15:commentEx w15:paraId="16FA00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06DF1" w16cex:dateUtc="2023-05-18T07:23:00Z"/>
  <w16cex:commentExtensible w16cex:durableId="28106CFF" w16cex:dateUtc="2023-05-18T07:23:00Z"/>
  <w16cex:commentExtensible w16cex:durableId="28106D1F" w16cex:dateUtc="2023-05-18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A2817C" w16cid:durableId="28106DF1"/>
  <w16cid:commentId w16cid:paraId="7060FC20" w16cid:durableId="28106CFF"/>
  <w16cid:commentId w16cid:paraId="16FA00E9" w16cid:durableId="28106D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ubik Light">
    <w:charset w:val="00"/>
    <w:family w:val="auto"/>
    <w:pitch w:val="variable"/>
    <w:sig w:usb0="A0000A6F" w:usb1="4000205B" w:usb2="00000000" w:usb3="00000000" w:csb0="000000B7" w:csb1="00000000"/>
  </w:font>
  <w:font w:name="Rubik Medium">
    <w:charset w:val="00"/>
    <w:family w:val="auto"/>
    <w:pitch w:val="variable"/>
    <w:sig w:usb0="A0000A6F" w:usb1="4000205B" w:usb2="00000000" w:usb3="00000000" w:csb0="000000B7"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00"/>
    <w:rsid w:val="00054B44"/>
    <w:rsid w:val="00056738"/>
    <w:rsid w:val="000C2AB3"/>
    <w:rsid w:val="00122991"/>
    <w:rsid w:val="002272E1"/>
    <w:rsid w:val="00290731"/>
    <w:rsid w:val="00335883"/>
    <w:rsid w:val="00390050"/>
    <w:rsid w:val="003A7125"/>
    <w:rsid w:val="003E72A0"/>
    <w:rsid w:val="00553689"/>
    <w:rsid w:val="005D227D"/>
    <w:rsid w:val="005D45FD"/>
    <w:rsid w:val="0062328D"/>
    <w:rsid w:val="0076791D"/>
    <w:rsid w:val="00843BAF"/>
    <w:rsid w:val="00891E13"/>
    <w:rsid w:val="0094739D"/>
    <w:rsid w:val="00C649E5"/>
    <w:rsid w:val="00D80AA8"/>
    <w:rsid w:val="00DA496E"/>
    <w:rsid w:val="00DC5061"/>
    <w:rsid w:val="00E47AB8"/>
    <w:rsid w:val="00E81200"/>
    <w:rsid w:val="00EC0BC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B209"/>
  <w15:chartTrackingRefBased/>
  <w15:docId w15:val="{ED532B12-8780-4C10-AD05-90E5D5F1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Solid Table"/>
    <w:basedOn w:val="TableNormal"/>
    <w:uiPriority w:val="39"/>
    <w:rsid w:val="00EC0BC3"/>
    <w:pPr>
      <w:spacing w:after="0" w:line="240" w:lineRule="auto"/>
    </w:pPr>
    <w:rPr>
      <w:rFonts w:ascii="Rubik Light" w:hAnsi="Rubik Light"/>
    </w:rPr>
    <w:tblPr>
      <w:tblStyleRowBandSize w:val="1"/>
      <w:tblBorders>
        <w:top w:val="single" w:sz="6" w:space="0" w:color="8D99AE"/>
        <w:left w:val="single" w:sz="6" w:space="0" w:color="8D99AE"/>
        <w:bottom w:val="single" w:sz="6" w:space="0" w:color="8D99AE"/>
        <w:right w:val="single" w:sz="6" w:space="0" w:color="8D99AE"/>
        <w:insideH w:val="single" w:sz="6" w:space="0" w:color="8D99AE"/>
        <w:insideV w:val="single" w:sz="6" w:space="0" w:color="8D99AE"/>
      </w:tblBorders>
    </w:tblPr>
    <w:tblStylePr w:type="firstRow">
      <w:pPr>
        <w:jc w:val="center"/>
      </w:pPr>
      <w:rPr>
        <w:rFonts w:ascii="Rubik Medium" w:hAnsi="Rubik Medium"/>
        <w:b w:val="0"/>
        <w:color w:val="FFFFFF" w:themeColor="background1"/>
      </w:rPr>
      <w:tblPr/>
      <w:tcPr>
        <w:tcBorders>
          <w:top w:val="single" w:sz="6" w:space="0" w:color="8D99AE"/>
          <w:left w:val="single" w:sz="6" w:space="0" w:color="8D99AE"/>
          <w:bottom w:val="single" w:sz="6" w:space="0" w:color="8D99AE"/>
          <w:right w:val="single" w:sz="6" w:space="0" w:color="8D99AE"/>
          <w:insideH w:val="single" w:sz="6" w:space="0" w:color="8D99AE"/>
          <w:insideV w:val="single" w:sz="6" w:space="0" w:color="8D99AE"/>
          <w:tl2br w:val="nil"/>
          <w:tr2bl w:val="nil"/>
        </w:tcBorders>
        <w:shd w:val="clear" w:color="auto" w:fill="8D99AE"/>
        <w:vAlign w:val="center"/>
      </w:tcPr>
    </w:tblStylePr>
    <w:tblStylePr w:type="band2Horz">
      <w:tblPr/>
      <w:tcPr>
        <w:shd w:val="clear" w:color="auto" w:fill="EDF2FA"/>
      </w:tcPr>
    </w:tblStylePr>
  </w:style>
  <w:style w:type="paragraph" w:styleId="NormalWeb">
    <w:name w:val="Normal (Web)"/>
    <w:basedOn w:val="Normal"/>
    <w:uiPriority w:val="99"/>
    <w:semiHidden/>
    <w:unhideWhenUsed/>
    <w:rsid w:val="000C2A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3A7125"/>
    <w:pPr>
      <w:spacing w:after="0" w:line="240" w:lineRule="auto"/>
    </w:pPr>
  </w:style>
  <w:style w:type="character" w:styleId="CommentReference">
    <w:name w:val="annotation reference"/>
    <w:basedOn w:val="DefaultParagraphFont"/>
    <w:uiPriority w:val="99"/>
    <w:semiHidden/>
    <w:unhideWhenUsed/>
    <w:rsid w:val="003A7125"/>
    <w:rPr>
      <w:sz w:val="16"/>
      <w:szCs w:val="16"/>
    </w:rPr>
  </w:style>
  <w:style w:type="paragraph" w:styleId="CommentText">
    <w:name w:val="annotation text"/>
    <w:basedOn w:val="Normal"/>
    <w:link w:val="CommentTextChar"/>
    <w:uiPriority w:val="99"/>
    <w:unhideWhenUsed/>
    <w:rsid w:val="003A7125"/>
    <w:pPr>
      <w:spacing w:line="240" w:lineRule="auto"/>
    </w:pPr>
    <w:rPr>
      <w:sz w:val="20"/>
      <w:szCs w:val="20"/>
    </w:rPr>
  </w:style>
  <w:style w:type="character" w:customStyle="1" w:styleId="CommentTextChar">
    <w:name w:val="Comment Text Char"/>
    <w:basedOn w:val="DefaultParagraphFont"/>
    <w:link w:val="CommentText"/>
    <w:uiPriority w:val="99"/>
    <w:rsid w:val="003A7125"/>
    <w:rPr>
      <w:sz w:val="20"/>
      <w:szCs w:val="20"/>
    </w:rPr>
  </w:style>
  <w:style w:type="paragraph" w:styleId="CommentSubject">
    <w:name w:val="annotation subject"/>
    <w:basedOn w:val="CommentText"/>
    <w:next w:val="CommentText"/>
    <w:link w:val="CommentSubjectChar"/>
    <w:uiPriority w:val="99"/>
    <w:semiHidden/>
    <w:unhideWhenUsed/>
    <w:rsid w:val="003A7125"/>
    <w:rPr>
      <w:b/>
      <w:bCs/>
    </w:rPr>
  </w:style>
  <w:style w:type="character" w:customStyle="1" w:styleId="CommentSubjectChar">
    <w:name w:val="Comment Subject Char"/>
    <w:basedOn w:val="CommentTextChar"/>
    <w:link w:val="CommentSubject"/>
    <w:uiPriority w:val="99"/>
    <w:semiHidden/>
    <w:rsid w:val="003A71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753</Words>
  <Characters>4747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Winking</dc:creator>
  <cp:keywords/>
  <dc:description/>
  <cp:lastModifiedBy>jonas.stegh@pumpkincareers.com</cp:lastModifiedBy>
  <cp:revision>21</cp:revision>
  <dcterms:created xsi:type="dcterms:W3CDTF">2023-05-18T06:21:00Z</dcterms:created>
  <dcterms:modified xsi:type="dcterms:W3CDTF">2023-05-18T07:42:00Z</dcterms:modified>
</cp:coreProperties>
</file>