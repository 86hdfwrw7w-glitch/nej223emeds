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8D71113" w:rsidR="006D2592" w:rsidRPr="0068668F" w:rsidRDefault="00380513" w:rsidP="002B66A5">
      <w:pPr>
        <w:spacing w:after="0" w:line="240" w:lineRule="auto"/>
        <w:jc w:val="center"/>
        <w:rPr>
          <w:rFonts w:ascii="Georgia" w:hAnsi="Georgia" w:cs="Times New Roman"/>
          <w:sz w:val="21"/>
          <w:szCs w:val="21"/>
        </w:rPr>
      </w:pPr>
      <w:r w:rsidRPr="0068668F">
        <w:rPr>
          <w:rFonts w:ascii="Georgia" w:hAnsi="Georgia" w:cs="Times New Roman"/>
          <w:sz w:val="21"/>
          <w:szCs w:val="21"/>
        </w:rPr>
        <w:t>Maximilian D.</w:t>
      </w:r>
      <w:r w:rsidR="003D5D1E" w:rsidRPr="0068668F">
        <w:rPr>
          <w:rFonts w:ascii="Georgia" w:hAnsi="Georgia" w:cs="Times New Roman"/>
          <w:sz w:val="21"/>
          <w:szCs w:val="21"/>
        </w:rPr>
        <w:t xml:space="preserve"> </w:t>
      </w:r>
      <w:r w:rsidRPr="0068668F">
        <w:rPr>
          <w:rFonts w:ascii="Georgia" w:hAnsi="Georgia" w:cs="Times New Roman"/>
          <w:sz w:val="21"/>
          <w:szCs w:val="21"/>
        </w:rPr>
        <w:t>Reisinger</w:t>
      </w:r>
    </w:p>
    <w:p w14:paraId="798FA6C2" w14:textId="41F7D5B9" w:rsidR="00E65B09" w:rsidRPr="0068668F" w:rsidRDefault="00345262" w:rsidP="002B66A5">
      <w:pPr>
        <w:spacing w:after="0" w:line="240" w:lineRule="auto"/>
        <w:jc w:val="center"/>
        <w:rPr>
          <w:rFonts w:ascii="Georgia" w:hAnsi="Georgia" w:cs="Times New Roman"/>
          <w:sz w:val="21"/>
          <w:szCs w:val="21"/>
        </w:rPr>
      </w:pPr>
      <w:proofErr w:type="spellStart"/>
      <w:r w:rsidRPr="009D7538">
        <w:rPr>
          <w:rFonts w:ascii="Georgia" w:hAnsi="Georgia" w:cs="Times New Roman"/>
          <w:sz w:val="21"/>
          <w:szCs w:val="21"/>
          <w:lang w:val="fr-CH"/>
        </w:rPr>
        <w:t>Gersthofer</w:t>
      </w:r>
      <w:proofErr w:type="spellEnd"/>
      <w:r w:rsidRPr="009D7538">
        <w:rPr>
          <w:rFonts w:ascii="Georgia" w:hAnsi="Georgia" w:cs="Times New Roman"/>
          <w:sz w:val="21"/>
          <w:szCs w:val="21"/>
          <w:lang w:val="fr-CH"/>
        </w:rPr>
        <w:t xml:space="preserve"> Stra</w:t>
      </w:r>
      <w:r w:rsidR="0053237D" w:rsidRPr="009D7538">
        <w:rPr>
          <w:rFonts w:ascii="Georgia" w:hAnsi="Georgia" w:cs="Times New Roman"/>
          <w:sz w:val="21"/>
          <w:szCs w:val="21"/>
          <w:lang w:val="fr-CH"/>
        </w:rPr>
        <w:t>ss</w:t>
      </w:r>
      <w:r w:rsidRPr="009D7538">
        <w:rPr>
          <w:rFonts w:ascii="Georgia" w:hAnsi="Georgia" w:cs="Times New Roman"/>
          <w:sz w:val="21"/>
          <w:szCs w:val="21"/>
          <w:lang w:val="fr-CH"/>
        </w:rPr>
        <w:t>e</w:t>
      </w:r>
      <w:r w:rsidR="00380513" w:rsidRPr="009D7538">
        <w:rPr>
          <w:rFonts w:ascii="Georgia" w:hAnsi="Georgia" w:cs="Times New Roman"/>
          <w:sz w:val="21"/>
          <w:szCs w:val="21"/>
          <w:lang w:val="fr-CH"/>
        </w:rPr>
        <w:t xml:space="preserve"> </w:t>
      </w:r>
      <w:r>
        <w:rPr>
          <w:rFonts w:ascii="Georgia" w:hAnsi="Georgia" w:cs="Times New Roman"/>
          <w:sz w:val="21"/>
          <w:szCs w:val="21"/>
        </w:rPr>
        <w:t>150</w:t>
      </w:r>
      <w:r w:rsidR="002B66A5" w:rsidRPr="0068668F">
        <w:rPr>
          <w:rFonts w:ascii="Georgia" w:hAnsi="Georgia" w:cs="Times New Roman"/>
          <w:sz w:val="21"/>
          <w:szCs w:val="21"/>
        </w:rPr>
        <w:t xml:space="preserve">, </w:t>
      </w:r>
      <w:r>
        <w:rPr>
          <w:rFonts w:ascii="Georgia" w:hAnsi="Georgia" w:cs="Times New Roman"/>
          <w:sz w:val="21"/>
          <w:szCs w:val="21"/>
        </w:rPr>
        <w:t>1180</w:t>
      </w:r>
      <w:r w:rsidR="00857C6F" w:rsidRPr="0068668F">
        <w:rPr>
          <w:rFonts w:ascii="Georgia" w:hAnsi="Georgia" w:cs="Times New Roman"/>
          <w:sz w:val="21"/>
          <w:szCs w:val="21"/>
        </w:rPr>
        <w:t xml:space="preserve"> </w:t>
      </w:r>
      <w:r w:rsidR="0068668F" w:rsidRPr="0068668F">
        <w:rPr>
          <w:rFonts w:ascii="Georgia" w:hAnsi="Georgia" w:cs="Times New Roman"/>
          <w:sz w:val="21"/>
          <w:szCs w:val="21"/>
        </w:rPr>
        <w:t>Wien, Österreich</w:t>
      </w:r>
    </w:p>
    <w:p w14:paraId="096C8AF5" w14:textId="099A4EC8" w:rsidR="00647413" w:rsidRPr="0068668F" w:rsidRDefault="00380513" w:rsidP="002B66A5">
      <w:pPr>
        <w:spacing w:after="0" w:line="240" w:lineRule="auto"/>
        <w:jc w:val="center"/>
        <w:rPr>
          <w:rFonts w:ascii="Georgia" w:hAnsi="Georgia" w:cs="Times New Roman"/>
          <w:sz w:val="21"/>
          <w:szCs w:val="21"/>
        </w:rPr>
      </w:pPr>
      <w:r w:rsidRPr="0068668F">
        <w:rPr>
          <w:rFonts w:ascii="Georgia" w:hAnsi="Georgia" w:cs="Georgia"/>
          <w:sz w:val="21"/>
          <w:szCs w:val="21"/>
        </w:rPr>
        <w:t>reisinger_maximilian@outlook.com</w:t>
      </w:r>
      <w:r w:rsidR="002B66A5" w:rsidRPr="0068668F">
        <w:rPr>
          <w:rFonts w:ascii="Georgia" w:hAnsi="Georgia" w:cs="Times New Roman"/>
          <w:sz w:val="21"/>
          <w:szCs w:val="21"/>
        </w:rPr>
        <w:t xml:space="preserve"> | </w:t>
      </w:r>
      <w:r w:rsidR="006D2592" w:rsidRPr="0068668F">
        <w:rPr>
          <w:rFonts w:ascii="Georgia" w:hAnsi="Georgia" w:cs="Georgia"/>
          <w:color w:val="000000"/>
          <w:sz w:val="21"/>
          <w:szCs w:val="21"/>
        </w:rPr>
        <w:t>+</w:t>
      </w:r>
      <w:r w:rsidR="00857C6F" w:rsidRPr="0068668F">
        <w:rPr>
          <w:rFonts w:ascii="Georgia" w:hAnsi="Georgia" w:cs="Georgia"/>
          <w:color w:val="000000"/>
          <w:sz w:val="21"/>
          <w:szCs w:val="21"/>
        </w:rPr>
        <w:t>4</w:t>
      </w:r>
      <w:r w:rsidR="0068668F" w:rsidRPr="0068668F">
        <w:rPr>
          <w:rFonts w:ascii="Georgia" w:hAnsi="Georgia" w:cs="Georgia"/>
          <w:color w:val="000000"/>
          <w:sz w:val="21"/>
          <w:szCs w:val="21"/>
        </w:rPr>
        <w:t>3 677 990 148 13</w:t>
      </w:r>
    </w:p>
    <w:p w14:paraId="747EA2ED" w14:textId="77777777" w:rsidR="009E24C6" w:rsidRPr="00C2612E" w:rsidRDefault="009E24C6" w:rsidP="002B66A5">
      <w:pPr>
        <w:pBdr>
          <w:bottom w:val="single" w:sz="8" w:space="1" w:color="auto"/>
        </w:pBdr>
        <w:spacing w:after="0"/>
        <w:rPr>
          <w:rFonts w:ascii="Georgia" w:hAnsi="Georgia" w:cs="Times New Roman"/>
          <w:sz w:val="11"/>
          <w:szCs w:val="11"/>
        </w:rPr>
      </w:pPr>
    </w:p>
    <w:p w14:paraId="19A54BA8" w14:textId="77777777" w:rsidR="009E24C6" w:rsidRPr="00C2612E" w:rsidRDefault="009E24C6" w:rsidP="002B66A5">
      <w:pPr>
        <w:spacing w:after="0"/>
        <w:rPr>
          <w:rFonts w:ascii="Georgia" w:hAnsi="Georgia" w:cs="Times New Roman"/>
          <w:sz w:val="13"/>
          <w:szCs w:val="13"/>
        </w:rPr>
      </w:pPr>
    </w:p>
    <w:p w14:paraId="4EE64989" w14:textId="0FA3DD50" w:rsidR="002B66A5" w:rsidRPr="00D102A0" w:rsidRDefault="002540DE" w:rsidP="00280722">
      <w:pPr>
        <w:spacing w:after="0" w:line="247" w:lineRule="auto"/>
        <w:rPr>
          <w:rFonts w:ascii="Georgia" w:hAnsi="Georgia" w:cs="Times New Roman"/>
          <w:b/>
        </w:rPr>
      </w:pPr>
      <w:r w:rsidRPr="00D102A0">
        <w:rPr>
          <w:rFonts w:ascii="Georgia" w:hAnsi="Georgia" w:cs="Times New Roman"/>
          <w:b/>
          <w:highlight w:val="yellow"/>
        </w:rPr>
        <w:t>Bewerbung um ein Praktikum im Private Banking bei [FIRMA] – 01.07.–30.09.2026, Vaduz</w:t>
      </w:r>
    </w:p>
    <w:p w14:paraId="5609C1F7" w14:textId="77777777" w:rsidR="002540DE" w:rsidRPr="00D102A0" w:rsidRDefault="002540DE" w:rsidP="00380513">
      <w:pPr>
        <w:spacing w:after="0" w:line="247" w:lineRule="auto"/>
        <w:rPr>
          <w:rFonts w:ascii="Georgia" w:hAnsi="Georgia" w:cs="Times New Roman"/>
          <w:b/>
        </w:rPr>
      </w:pPr>
    </w:p>
    <w:p w14:paraId="3E9D14F6" w14:textId="7777777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Sehr geehrte Damen und Herren,</w:t>
      </w:r>
    </w:p>
    <w:p w14:paraId="58C44332" w14:textId="77777777" w:rsidR="00D102A0" w:rsidRPr="00D102A0" w:rsidRDefault="00D102A0" w:rsidP="00D102A0">
      <w:pPr>
        <w:spacing w:after="0" w:line="247" w:lineRule="auto"/>
        <w:jc w:val="both"/>
        <w:rPr>
          <w:rFonts w:ascii="Georgia" w:hAnsi="Georgia" w:cs="Times New Roman"/>
          <w:lang w:val="de-CH"/>
        </w:rPr>
      </w:pPr>
    </w:p>
    <w:p w14:paraId="2B39F12B" w14:textId="2AC7D1D1" w:rsidR="00D102A0" w:rsidRPr="00D102A0" w:rsidRDefault="00D102A0" w:rsidP="00D102A0">
      <w:pPr>
        <w:spacing w:after="0" w:line="247" w:lineRule="auto"/>
        <w:jc w:val="both"/>
        <w:rPr>
          <w:rFonts w:ascii="Georgia" w:hAnsi="Georgia" w:cs="Times New Roman"/>
          <w:lang w:val="de-CH"/>
        </w:rPr>
      </w:pPr>
      <w:del w:id="0" w:author="David Döbele" w:date="2025-10-21T10:28:00Z" w16du:dateUtc="2025-10-21T08:28:00Z">
        <w:r w:rsidRPr="00D102A0" w:rsidDel="005824D9">
          <w:rPr>
            <w:rFonts w:ascii="Georgia" w:hAnsi="Georgia" w:cs="Times New Roman"/>
            <w:lang w:val="de-CH"/>
          </w:rPr>
          <w:delText xml:space="preserve">Auch </w:delText>
        </w:r>
      </w:del>
      <w:ins w:id="1" w:author="David Döbele" w:date="2025-10-21T10:28:00Z" w16du:dateUtc="2025-10-21T08:28:00Z">
        <w:r w:rsidR="005824D9">
          <w:rPr>
            <w:rFonts w:ascii="Georgia" w:hAnsi="Georgia" w:cs="Times New Roman"/>
            <w:lang w:val="de-CH"/>
          </w:rPr>
          <w:t>a</w:t>
        </w:r>
        <w:r w:rsidR="005824D9" w:rsidRPr="00D102A0">
          <w:rPr>
            <w:rFonts w:ascii="Georgia" w:hAnsi="Georgia" w:cs="Times New Roman"/>
            <w:lang w:val="de-CH"/>
          </w:rPr>
          <w:t xml:space="preserve">uch </w:t>
        </w:r>
      </w:ins>
      <w:r w:rsidRPr="00D102A0">
        <w:rPr>
          <w:rFonts w:ascii="Georgia" w:hAnsi="Georgia" w:cs="Times New Roman"/>
          <w:lang w:val="de-CH"/>
        </w:rPr>
        <w:t>ohne familiären Bezug zur Finanzwelt faszinierten mich Investieren und die Funktionsweise der Kapitalmärkte schon in sehr jungen Jahren. Vor allem die Bücher von Prof. Benjamin Graham (The Intelligent Investor) öffneten mir die Augen für die Philosophie des langfristigen Investierens. Seither führe ich ein eigenes, konservativ ausgerichtetes Depot und durfte nach einigen Jahren auch Rücklagen im Familienkreis verantwortungsvoll mitverwalten. Erste praktische Einblicke erhielt ich bereits während meiner Schulzeit im Rahmen eines Schulpraktikums bei einer lokalen Vermögensverwaltung.</w:t>
      </w:r>
    </w:p>
    <w:p w14:paraId="0A263CCB" w14:textId="77777777" w:rsidR="00D102A0" w:rsidRPr="00D102A0" w:rsidRDefault="00D102A0" w:rsidP="00D102A0">
      <w:pPr>
        <w:spacing w:after="0" w:line="247" w:lineRule="auto"/>
        <w:jc w:val="both"/>
        <w:rPr>
          <w:rFonts w:ascii="Georgia" w:hAnsi="Georgia" w:cs="Times New Roman"/>
          <w:lang w:val="de-CH"/>
        </w:rPr>
      </w:pPr>
    </w:p>
    <w:p w14:paraId="68E5C341" w14:textId="0FC446C1"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 xml:space="preserve">Prägend war mein zehnmonatiger Gedenkdienst am Montreal Holocaust Museum, wo ich Besucherinnen und Besucher auf Deutsch, Englisch und Französisch führte und im Front Office Verantwortung übernahm. Meinen langfristigen Traum, an der London School </w:t>
      </w:r>
      <w:proofErr w:type="spellStart"/>
      <w:r w:rsidRPr="00D102A0">
        <w:rPr>
          <w:rFonts w:ascii="Georgia" w:hAnsi="Georgia" w:cs="Times New Roman"/>
          <w:lang w:val="de-CH"/>
        </w:rPr>
        <w:t>of</w:t>
      </w:r>
      <w:proofErr w:type="spellEnd"/>
      <w:r w:rsidRPr="00D102A0">
        <w:rPr>
          <w:rFonts w:ascii="Georgia" w:hAnsi="Georgia" w:cs="Times New Roman"/>
          <w:lang w:val="de-CH"/>
        </w:rPr>
        <w:t xml:space="preserve"> Economics zu studieren, musste ich </w:t>
      </w:r>
      <w:r>
        <w:rPr>
          <w:rFonts w:ascii="Georgia" w:hAnsi="Georgia" w:cs="Times New Roman"/>
          <w:lang w:val="de-CH"/>
        </w:rPr>
        <w:t xml:space="preserve">trotz erfolgreicher Bewerbung </w:t>
      </w:r>
      <w:r w:rsidRPr="00D102A0">
        <w:rPr>
          <w:rFonts w:ascii="Georgia" w:hAnsi="Georgia" w:cs="Times New Roman"/>
          <w:lang w:val="de-CH"/>
        </w:rPr>
        <w:t xml:space="preserve">aufgrund der post-Brexit-Studiengebühren aufgeben. Stattdessen sammelte ich weitere Praxiserfahrungen: zunächst fünf Wochen bei einem IT-Dienstleister in der Schweiz, dann ein weiteres Praktikum im Asset Management, danach sechs Monate bei der </w:t>
      </w:r>
      <w:proofErr w:type="spellStart"/>
      <w:r w:rsidRPr="00D102A0">
        <w:rPr>
          <w:rFonts w:ascii="Georgia" w:hAnsi="Georgia" w:cs="Times New Roman"/>
          <w:lang w:val="de-CH"/>
        </w:rPr>
        <w:t>Intermarket</w:t>
      </w:r>
      <w:proofErr w:type="spellEnd"/>
      <w:r w:rsidRPr="00D102A0">
        <w:rPr>
          <w:rFonts w:ascii="Georgia" w:hAnsi="Georgia" w:cs="Times New Roman"/>
          <w:lang w:val="de-CH"/>
        </w:rPr>
        <w:t xml:space="preserve"> Bank (Erste Group) im Supply-Chain-Finance. Anschliessend begann ich den englischsprachigen Bachelor </w:t>
      </w:r>
      <w:proofErr w:type="spellStart"/>
      <w:r w:rsidRPr="00D102A0">
        <w:rPr>
          <w:rFonts w:ascii="Georgia" w:hAnsi="Georgia" w:cs="Times New Roman"/>
          <w:lang w:val="de-CH"/>
        </w:rPr>
        <w:t>of</w:t>
      </w:r>
      <w:proofErr w:type="spellEnd"/>
      <w:r w:rsidRPr="00D102A0">
        <w:rPr>
          <w:rFonts w:ascii="Georgia" w:hAnsi="Georgia" w:cs="Times New Roman"/>
          <w:lang w:val="de-CH"/>
        </w:rPr>
        <w:t xml:space="preserve"> Business and Economics an der WU Wien.</w:t>
      </w:r>
    </w:p>
    <w:p w14:paraId="618AD98E" w14:textId="77777777" w:rsidR="00D102A0" w:rsidRPr="00D102A0" w:rsidRDefault="00D102A0" w:rsidP="00D102A0">
      <w:pPr>
        <w:spacing w:after="0" w:line="247" w:lineRule="auto"/>
        <w:jc w:val="both"/>
        <w:rPr>
          <w:rFonts w:ascii="Georgia" w:hAnsi="Georgia" w:cs="Times New Roman"/>
          <w:lang w:val="de-CH"/>
        </w:rPr>
      </w:pPr>
    </w:p>
    <w:p w14:paraId="51807D23" w14:textId="7AC68ED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Nach dem ersten Studienjahr vertiefte ich mein Wissen in einem M&amp;A-Praktikum bei Belgravia &amp; Co. in Köln, wo ich insbesondere in das Erstellen von DCF-Modellen, CIMs und Longlists sowie das Durchführen von CCA/CTA-Analysen eingebunden war</w:t>
      </w:r>
      <w:r w:rsidR="00DD5863">
        <w:rPr>
          <w:rFonts w:ascii="Georgia" w:hAnsi="Georgia" w:cs="Times New Roman"/>
          <w:lang w:val="de-CH"/>
        </w:rPr>
        <w:t xml:space="preserve"> und sowohl technisch als auch persönlich stark wachsen konnte. </w:t>
      </w:r>
      <w:r w:rsidRPr="00D102A0">
        <w:rPr>
          <w:rFonts w:ascii="Georgia" w:hAnsi="Georgia" w:cs="Times New Roman"/>
          <w:lang w:val="de-CH"/>
        </w:rPr>
        <w:t>Trotz der steilen Lernkurve hat mich diese Erfahrung in der Überzeugung bestärkt, langfristig eine Karriere dort anzustreben, wo fundierte Analyse in verantwortungsvolle Vermögensentscheide und klare Kommunikation mit Kundinnen und Kunden mündet: im Private Banking.</w:t>
      </w:r>
    </w:p>
    <w:p w14:paraId="07DCC7E9" w14:textId="77777777" w:rsidR="00D102A0" w:rsidRPr="00D102A0" w:rsidRDefault="00D102A0" w:rsidP="00D102A0">
      <w:pPr>
        <w:spacing w:after="0" w:line="247" w:lineRule="auto"/>
        <w:jc w:val="both"/>
        <w:rPr>
          <w:rFonts w:ascii="Georgia" w:hAnsi="Georgia" w:cs="Times New Roman"/>
          <w:lang w:val="de-CH"/>
        </w:rPr>
      </w:pPr>
    </w:p>
    <w:p w14:paraId="305D2436" w14:textId="0043003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Der Finanzplatz Liechtenstein erscheint mir dafür besonders geeignet – gerade aufgrund seiner internationalen Ausrichtung, Stabilität und kurzen Entscheidungswege. Als Österreicher mit Familie in der Schweiz und sehr guten Schweizerdeutsch-Kenntnissen bin ich auch mit der Region bestens vertraut.</w:t>
      </w:r>
    </w:p>
    <w:p w14:paraId="3FABFC86" w14:textId="7777777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highlight w:val="yellow"/>
          <w:lang w:val="de-CH"/>
        </w:rPr>
        <w:t>[Warum [FIRMA] – 2–4 Sätze zu Team, Anlageansatz, Plattform, Kultur; je nach Bank austauschen.]</w:t>
      </w:r>
    </w:p>
    <w:p w14:paraId="0DC6CF8E" w14:textId="77777777" w:rsidR="008B5ED0" w:rsidRDefault="008B5ED0" w:rsidP="00D102A0">
      <w:pPr>
        <w:spacing w:after="0" w:line="247" w:lineRule="auto"/>
        <w:jc w:val="both"/>
        <w:rPr>
          <w:rFonts w:ascii="Georgia" w:hAnsi="Georgia" w:cs="Times New Roman"/>
          <w:lang w:val="de-CH"/>
        </w:rPr>
      </w:pPr>
    </w:p>
    <w:p w14:paraId="0B97A1D9" w14:textId="7D385B58" w:rsidR="008B5ED0" w:rsidRPr="00D102A0" w:rsidRDefault="00DD5863" w:rsidP="00D102A0">
      <w:pPr>
        <w:spacing w:after="0" w:line="247" w:lineRule="auto"/>
        <w:jc w:val="both"/>
        <w:rPr>
          <w:rFonts w:ascii="Georgia" w:hAnsi="Georgia" w:cs="Times New Roman"/>
          <w:lang w:val="de-CH"/>
        </w:rPr>
      </w:pPr>
      <w:r>
        <w:rPr>
          <w:rFonts w:ascii="Georgia" w:hAnsi="Georgia" w:cs="Times New Roman"/>
          <w:lang w:val="de-CH"/>
        </w:rPr>
        <w:t>Auch wenn ich meinen Schwerpunk perspektivisch im Portfoliomanagement sehe, bringe</w:t>
      </w:r>
      <w:r w:rsidR="008B5ED0">
        <w:rPr>
          <w:rFonts w:ascii="Georgia" w:hAnsi="Georgia" w:cs="Times New Roman"/>
          <w:lang w:val="de-CH"/>
        </w:rPr>
        <w:t xml:space="preserve"> ich mich</w:t>
      </w:r>
      <w:r>
        <w:rPr>
          <w:rFonts w:ascii="Georgia" w:hAnsi="Georgia" w:cs="Times New Roman"/>
          <w:lang w:val="de-CH"/>
        </w:rPr>
        <w:t xml:space="preserve"> im Zuge eines Praktikums</w:t>
      </w:r>
      <w:r w:rsidR="008B5ED0">
        <w:rPr>
          <w:rFonts w:ascii="Georgia" w:hAnsi="Georgia" w:cs="Times New Roman"/>
          <w:lang w:val="de-CH"/>
        </w:rPr>
        <w:t xml:space="preserve"> gerne auch in andere Bereiche des Privat-Banking-Geschäfts ein – </w:t>
      </w:r>
      <w:r w:rsidR="008B5ED0" w:rsidRPr="008B5ED0">
        <w:rPr>
          <w:rFonts w:ascii="Georgia" w:hAnsi="Georgia" w:cs="Times New Roman"/>
          <w:lang w:val="de-CH"/>
        </w:rPr>
        <w:t>von Advisory und Research über Monitoring/Reporting bis zu Onboarding/Client Service sowie Operation</w:t>
      </w:r>
      <w:r w:rsidR="008B5ED0">
        <w:rPr>
          <w:rFonts w:ascii="Georgia" w:hAnsi="Georgia" w:cs="Times New Roman"/>
          <w:lang w:val="de-CH"/>
        </w:rPr>
        <w:t xml:space="preserve">s </w:t>
      </w:r>
      <w:r w:rsidR="008B5ED0" w:rsidRPr="008B5ED0">
        <w:rPr>
          <w:rFonts w:ascii="Georgia" w:hAnsi="Georgia" w:cs="Times New Roman"/>
          <w:lang w:val="de-CH"/>
        </w:rPr>
        <w:t xml:space="preserve">und Compliance. Ich </w:t>
      </w:r>
      <w:r w:rsidR="00626D29">
        <w:rPr>
          <w:rFonts w:ascii="Georgia" w:hAnsi="Georgia" w:cs="Times New Roman"/>
          <w:lang w:val="de-CH"/>
        </w:rPr>
        <w:t>stehe deshalb</w:t>
      </w:r>
      <w:r w:rsidR="008B5ED0" w:rsidRPr="008B5ED0">
        <w:rPr>
          <w:rFonts w:ascii="Georgia" w:hAnsi="Georgia" w:cs="Times New Roman"/>
          <w:lang w:val="de-CH"/>
        </w:rPr>
        <w:t xml:space="preserve"> vom 01.07. bis 30.09.2026 </w:t>
      </w:r>
      <w:r w:rsidR="00626D29">
        <w:rPr>
          <w:rFonts w:ascii="Georgia" w:hAnsi="Georgia" w:cs="Times New Roman"/>
          <w:lang w:val="de-CH"/>
        </w:rPr>
        <w:t xml:space="preserve">für ein Praktikum </w:t>
      </w:r>
      <w:r>
        <w:rPr>
          <w:rFonts w:ascii="Georgia" w:hAnsi="Georgia" w:cs="Times New Roman"/>
          <w:lang w:val="de-CH"/>
        </w:rPr>
        <w:t xml:space="preserve">in </w:t>
      </w:r>
      <w:r w:rsidRPr="00DD5863">
        <w:rPr>
          <w:rFonts w:ascii="Georgia" w:hAnsi="Georgia" w:cs="Times New Roman"/>
          <w:highlight w:val="yellow"/>
          <w:lang w:val="de-CH"/>
        </w:rPr>
        <w:t>[…]</w:t>
      </w:r>
      <w:r>
        <w:rPr>
          <w:rFonts w:ascii="Georgia" w:hAnsi="Georgia" w:cs="Times New Roman"/>
          <w:lang w:val="de-CH"/>
        </w:rPr>
        <w:t xml:space="preserve"> </w:t>
      </w:r>
      <w:r w:rsidR="00626D29">
        <w:rPr>
          <w:rFonts w:ascii="Georgia" w:hAnsi="Georgia" w:cs="Times New Roman"/>
          <w:lang w:val="de-CH"/>
        </w:rPr>
        <w:t xml:space="preserve">zu Ihrer Verfügung </w:t>
      </w:r>
      <w:r w:rsidR="008B5ED0" w:rsidRPr="008B5ED0">
        <w:rPr>
          <w:rFonts w:ascii="Georgia" w:hAnsi="Georgia" w:cs="Times New Roman"/>
          <w:lang w:val="de-CH"/>
        </w:rPr>
        <w:t xml:space="preserve">und </w:t>
      </w:r>
      <w:r w:rsidR="00626D29">
        <w:rPr>
          <w:rFonts w:ascii="Georgia" w:hAnsi="Georgia" w:cs="Times New Roman"/>
          <w:lang w:val="de-CH"/>
        </w:rPr>
        <w:t>würde</w:t>
      </w:r>
      <w:r w:rsidR="008B5ED0" w:rsidRPr="008B5ED0">
        <w:rPr>
          <w:rFonts w:ascii="Georgia" w:hAnsi="Georgia" w:cs="Times New Roman"/>
          <w:lang w:val="de-CH"/>
        </w:rPr>
        <w:t xml:space="preserve"> mich </w:t>
      </w:r>
      <w:r w:rsidR="00626D29">
        <w:rPr>
          <w:rFonts w:ascii="Georgia" w:hAnsi="Georgia" w:cs="Times New Roman"/>
          <w:lang w:val="de-CH"/>
        </w:rPr>
        <w:t xml:space="preserve">sehr </w:t>
      </w:r>
      <w:r w:rsidR="008B5ED0" w:rsidRPr="008B5ED0">
        <w:rPr>
          <w:rFonts w:ascii="Georgia" w:hAnsi="Georgia" w:cs="Times New Roman"/>
          <w:lang w:val="de-CH"/>
        </w:rPr>
        <w:t xml:space="preserve">über die Gelegenheit zu einem persönlichen </w:t>
      </w:r>
      <w:r w:rsidR="008B5ED0">
        <w:rPr>
          <w:rFonts w:ascii="Georgia" w:hAnsi="Georgia" w:cs="Times New Roman"/>
          <w:lang w:val="de-CH"/>
        </w:rPr>
        <w:t xml:space="preserve">oder virtuellen </w:t>
      </w:r>
      <w:r w:rsidR="008B5ED0" w:rsidRPr="008B5ED0">
        <w:rPr>
          <w:rFonts w:ascii="Georgia" w:hAnsi="Georgia" w:cs="Times New Roman"/>
          <w:lang w:val="de-CH"/>
        </w:rPr>
        <w:t>Gespräch</w:t>
      </w:r>
      <w:r w:rsidR="00626D29">
        <w:rPr>
          <w:rFonts w:ascii="Georgia" w:hAnsi="Georgia" w:cs="Times New Roman"/>
          <w:lang w:val="de-CH"/>
        </w:rPr>
        <w:t xml:space="preserve"> freuen.</w:t>
      </w:r>
    </w:p>
    <w:p w14:paraId="316789B8" w14:textId="77777777" w:rsidR="00D102A0" w:rsidRPr="00D102A0" w:rsidRDefault="00D102A0" w:rsidP="00D102A0">
      <w:pPr>
        <w:spacing w:after="0" w:line="247" w:lineRule="auto"/>
        <w:jc w:val="both"/>
        <w:rPr>
          <w:rFonts w:ascii="Georgia" w:hAnsi="Georgia" w:cs="Times New Roman"/>
          <w:lang w:val="de-CH"/>
        </w:rPr>
      </w:pPr>
    </w:p>
    <w:p w14:paraId="52440BB9" w14:textId="1097FA3C"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Ich bedanke mich für Ihr Interesse und stehe bei Fragen jederzeit gerne zu Ihrer Verfügung.</w:t>
      </w:r>
    </w:p>
    <w:p w14:paraId="26760BC1" w14:textId="77777777" w:rsidR="00D102A0" w:rsidRPr="00D102A0" w:rsidRDefault="00D102A0" w:rsidP="00D102A0">
      <w:pPr>
        <w:spacing w:after="0" w:line="247" w:lineRule="auto"/>
        <w:jc w:val="both"/>
        <w:rPr>
          <w:rFonts w:ascii="Georgia" w:hAnsi="Georgia" w:cs="Times New Roman"/>
          <w:lang w:val="de-CH"/>
        </w:rPr>
      </w:pPr>
    </w:p>
    <w:p w14:paraId="7E70B89C" w14:textId="61B2D484" w:rsidR="00EA6F19" w:rsidRPr="009425D1" w:rsidRDefault="00EA6F19" w:rsidP="00EC4863">
      <w:pPr>
        <w:spacing w:after="0" w:line="247" w:lineRule="auto"/>
        <w:jc w:val="both"/>
        <w:rPr>
          <w:rFonts w:ascii="Georgia" w:hAnsi="Georgia" w:cs="Times New Roman"/>
          <w:sz w:val="21"/>
          <w:szCs w:val="21"/>
          <w:lang w:val="de-CH"/>
        </w:rPr>
      </w:pPr>
      <w:r w:rsidRPr="00D102A0">
        <w:rPr>
          <w:rFonts w:ascii="Georgia" w:hAnsi="Georgia" w:cs="Times New Roman"/>
          <w:lang w:val="de-CH"/>
        </w:rPr>
        <w:t>Mit freundlichen Grüssen</w:t>
      </w:r>
    </w:p>
    <w:p w14:paraId="252B8D78" w14:textId="248FC8DC" w:rsidR="00EA6F19" w:rsidRDefault="00D102A0" w:rsidP="00EC4863">
      <w:pPr>
        <w:spacing w:after="0" w:line="247" w:lineRule="auto"/>
        <w:jc w:val="both"/>
        <w:rPr>
          <w:rFonts w:ascii="Georgia" w:hAnsi="Georgia" w:cs="Times New Roman"/>
          <w:sz w:val="21"/>
          <w:szCs w:val="21"/>
        </w:rPr>
      </w:pPr>
      <w:r w:rsidRPr="00D102A0">
        <w:rPr>
          <w:rFonts w:ascii="Georgia" w:hAnsi="Georgia" w:cs="Times New Roman"/>
          <w:noProof/>
        </w:rPr>
        <w:drawing>
          <wp:anchor distT="0" distB="0" distL="114300" distR="114300" simplePos="0" relativeHeight="251658240" behindDoc="0" locked="0" layoutInCell="1" allowOverlap="1" wp14:anchorId="1C14409C" wp14:editId="7119903E">
            <wp:simplePos x="0" y="0"/>
            <wp:positionH relativeFrom="column">
              <wp:posOffset>-124289</wp:posOffset>
            </wp:positionH>
            <wp:positionV relativeFrom="paragraph">
              <wp:posOffset>113062</wp:posOffset>
            </wp:positionV>
            <wp:extent cx="1617979" cy="416459"/>
            <wp:effectExtent l="0" t="0" r="0" b="3175"/>
            <wp:wrapSquare wrapText="bothSides"/>
            <wp:docPr id="13781222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222" name="Picture 1" descr="A close-up of a signatu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7979" cy="416459"/>
                    </a:xfrm>
                    <a:prstGeom prst="rect">
                      <a:avLst/>
                    </a:prstGeom>
                  </pic:spPr>
                </pic:pic>
              </a:graphicData>
            </a:graphic>
            <wp14:sizeRelH relativeFrom="page">
              <wp14:pctWidth>0</wp14:pctWidth>
            </wp14:sizeRelH>
            <wp14:sizeRelV relativeFrom="page">
              <wp14:pctHeight>0</wp14:pctHeight>
            </wp14:sizeRelV>
          </wp:anchor>
        </w:drawing>
      </w:r>
    </w:p>
    <w:p w14:paraId="108D3D45" w14:textId="29972016" w:rsidR="00EA6F19" w:rsidRDefault="00EA6F19" w:rsidP="00EC4863">
      <w:pPr>
        <w:spacing w:after="0" w:line="247" w:lineRule="auto"/>
        <w:jc w:val="both"/>
        <w:rPr>
          <w:rFonts w:ascii="Georgia" w:hAnsi="Georgia" w:cs="Times New Roman"/>
          <w:sz w:val="21"/>
          <w:szCs w:val="21"/>
        </w:rPr>
      </w:pPr>
    </w:p>
    <w:p w14:paraId="25E18D8F" w14:textId="77777777" w:rsidR="00EA6F19" w:rsidRDefault="00EA6F19" w:rsidP="00EC4863">
      <w:pPr>
        <w:spacing w:after="0" w:line="247" w:lineRule="auto"/>
        <w:jc w:val="both"/>
        <w:rPr>
          <w:rFonts w:ascii="Georgia" w:hAnsi="Georgia" w:cs="Times New Roman"/>
          <w:sz w:val="21"/>
          <w:szCs w:val="21"/>
        </w:rPr>
      </w:pPr>
    </w:p>
    <w:p w14:paraId="7F62E4B4" w14:textId="77777777" w:rsidR="00EA6F19" w:rsidRDefault="00EA6F19" w:rsidP="00EC4863">
      <w:pPr>
        <w:spacing w:after="0" w:line="247" w:lineRule="auto"/>
        <w:jc w:val="both"/>
        <w:rPr>
          <w:rFonts w:ascii="Georgia" w:hAnsi="Georgia" w:cs="Times New Roman"/>
          <w:sz w:val="21"/>
          <w:szCs w:val="21"/>
        </w:rPr>
      </w:pPr>
    </w:p>
    <w:p w14:paraId="0A10F7F9" w14:textId="77777777" w:rsidR="00EA6F19" w:rsidRDefault="00EA6F19" w:rsidP="00EC4863">
      <w:pPr>
        <w:spacing w:after="0" w:line="247" w:lineRule="auto"/>
        <w:jc w:val="both"/>
        <w:rPr>
          <w:rFonts w:ascii="Georgia" w:hAnsi="Georgia" w:cs="Times New Roman"/>
          <w:sz w:val="21"/>
          <w:szCs w:val="21"/>
        </w:rPr>
      </w:pPr>
    </w:p>
    <w:p w14:paraId="1FB1460B" w14:textId="77777777" w:rsidR="00EA6F19" w:rsidRDefault="00EA6F19" w:rsidP="00EC4863">
      <w:pPr>
        <w:spacing w:after="0" w:line="247" w:lineRule="auto"/>
        <w:jc w:val="both"/>
        <w:rPr>
          <w:rFonts w:ascii="Georgia" w:hAnsi="Georgia" w:cs="Times New Roman"/>
          <w:sz w:val="21"/>
          <w:szCs w:val="21"/>
        </w:rPr>
      </w:pPr>
    </w:p>
    <w:p w14:paraId="0D1BA220" w14:textId="77777777" w:rsidR="00EA6F19" w:rsidRDefault="00EA6F19" w:rsidP="00EC4863">
      <w:pPr>
        <w:spacing w:after="0" w:line="247" w:lineRule="auto"/>
        <w:jc w:val="both"/>
        <w:rPr>
          <w:rFonts w:ascii="Georgia" w:hAnsi="Georgia" w:cs="Times New Roman"/>
          <w:sz w:val="21"/>
          <w:szCs w:val="21"/>
        </w:rPr>
      </w:pPr>
    </w:p>
    <w:p w14:paraId="17F1135D" w14:textId="77777777" w:rsidR="00EA6F19" w:rsidRDefault="00EA6F19" w:rsidP="00EC4863">
      <w:pPr>
        <w:spacing w:after="0" w:line="247" w:lineRule="auto"/>
        <w:jc w:val="both"/>
        <w:rPr>
          <w:rFonts w:ascii="Georgia" w:hAnsi="Georgia" w:cs="Times New Roman"/>
          <w:sz w:val="21"/>
          <w:szCs w:val="21"/>
        </w:rPr>
      </w:pPr>
    </w:p>
    <w:p w14:paraId="5C4ABDC0" w14:textId="77777777" w:rsidR="00EA6F19" w:rsidRDefault="00EA6F19" w:rsidP="00EC4863">
      <w:pPr>
        <w:spacing w:after="0" w:line="247" w:lineRule="auto"/>
        <w:jc w:val="both"/>
        <w:rPr>
          <w:rFonts w:ascii="Georgia" w:hAnsi="Georgia" w:cs="Times New Roman"/>
          <w:sz w:val="21"/>
          <w:szCs w:val="21"/>
        </w:rPr>
      </w:pPr>
    </w:p>
    <w:p w14:paraId="5285E750" w14:textId="77777777" w:rsidR="00EA6F19" w:rsidRDefault="00EA6F19" w:rsidP="00EC4863">
      <w:pPr>
        <w:spacing w:after="0" w:line="247" w:lineRule="auto"/>
        <w:jc w:val="both"/>
        <w:rPr>
          <w:rFonts w:ascii="Georgia" w:hAnsi="Georgia" w:cs="Times New Roman"/>
          <w:sz w:val="21"/>
          <w:szCs w:val="21"/>
        </w:rPr>
      </w:pPr>
    </w:p>
    <w:p w14:paraId="253BAED9" w14:textId="77777777" w:rsidR="00EA6F19" w:rsidRDefault="00EA6F19" w:rsidP="00EC4863">
      <w:pPr>
        <w:spacing w:after="0" w:line="247" w:lineRule="auto"/>
        <w:jc w:val="both"/>
        <w:rPr>
          <w:rFonts w:ascii="Georgia" w:hAnsi="Georgia" w:cs="Times New Roman"/>
          <w:sz w:val="21"/>
          <w:szCs w:val="21"/>
        </w:rPr>
      </w:pPr>
    </w:p>
    <w:p w14:paraId="4FC58BBF" w14:textId="77777777" w:rsidR="00EA6F19" w:rsidRDefault="00EA6F19" w:rsidP="00EC4863">
      <w:pPr>
        <w:spacing w:after="0" w:line="247" w:lineRule="auto"/>
        <w:jc w:val="both"/>
        <w:rPr>
          <w:rFonts w:ascii="Georgia" w:hAnsi="Georgia" w:cs="Times New Roman"/>
          <w:sz w:val="21"/>
          <w:szCs w:val="21"/>
        </w:rPr>
      </w:pPr>
    </w:p>
    <w:p w14:paraId="52D23857" w14:textId="77777777" w:rsidR="00EA6F19" w:rsidRDefault="00EA6F19" w:rsidP="00EC4863">
      <w:pPr>
        <w:spacing w:after="0" w:line="247" w:lineRule="auto"/>
        <w:jc w:val="both"/>
        <w:rPr>
          <w:rFonts w:ascii="Georgia" w:hAnsi="Georgia" w:cs="Times New Roman"/>
          <w:sz w:val="21"/>
          <w:szCs w:val="21"/>
        </w:rPr>
      </w:pPr>
    </w:p>
    <w:p w14:paraId="4FFEBAAB" w14:textId="77777777" w:rsidR="00EA6F19" w:rsidRDefault="00EA6F19" w:rsidP="00EC4863">
      <w:pPr>
        <w:spacing w:after="0" w:line="247" w:lineRule="auto"/>
        <w:jc w:val="both"/>
        <w:rPr>
          <w:rFonts w:ascii="Georgia" w:hAnsi="Georgia" w:cs="Times New Roman"/>
          <w:sz w:val="21"/>
          <w:szCs w:val="21"/>
        </w:rPr>
      </w:pPr>
    </w:p>
    <w:p w14:paraId="76DCCF69" w14:textId="69970837" w:rsidR="00F3479D" w:rsidRPr="0068668F" w:rsidRDefault="00F3479D" w:rsidP="00280722">
      <w:pPr>
        <w:spacing w:after="0" w:line="242" w:lineRule="auto"/>
        <w:jc w:val="both"/>
        <w:rPr>
          <w:rFonts w:ascii="Georgia" w:hAnsi="Georgia" w:cs="Times New Roman"/>
          <w:sz w:val="21"/>
          <w:szCs w:val="21"/>
        </w:rPr>
      </w:pPr>
    </w:p>
    <w:sectPr w:rsidR="00F3479D" w:rsidRPr="0068668F" w:rsidSect="00D102A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trackRevisions/>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143"/>
    <w:rsid w:val="00012D78"/>
    <w:rsid w:val="00034B68"/>
    <w:rsid w:val="0004591A"/>
    <w:rsid w:val="00046459"/>
    <w:rsid w:val="000555E4"/>
    <w:rsid w:val="0005670D"/>
    <w:rsid w:val="00063DCD"/>
    <w:rsid w:val="00065E22"/>
    <w:rsid w:val="000710B0"/>
    <w:rsid w:val="00073C82"/>
    <w:rsid w:val="000800A6"/>
    <w:rsid w:val="00081359"/>
    <w:rsid w:val="000A154E"/>
    <w:rsid w:val="000A5AB8"/>
    <w:rsid w:val="000A6678"/>
    <w:rsid w:val="000A7DEB"/>
    <w:rsid w:val="000C55DE"/>
    <w:rsid w:val="000C67E4"/>
    <w:rsid w:val="000F371C"/>
    <w:rsid w:val="00117F83"/>
    <w:rsid w:val="00146C8E"/>
    <w:rsid w:val="00152DF9"/>
    <w:rsid w:val="00156A98"/>
    <w:rsid w:val="001669DB"/>
    <w:rsid w:val="00171D11"/>
    <w:rsid w:val="001819B1"/>
    <w:rsid w:val="001A4522"/>
    <w:rsid w:val="001C17FC"/>
    <w:rsid w:val="001D079A"/>
    <w:rsid w:val="001D2C2E"/>
    <w:rsid w:val="001E0088"/>
    <w:rsid w:val="001E0903"/>
    <w:rsid w:val="001E1EE7"/>
    <w:rsid w:val="002042CB"/>
    <w:rsid w:val="002062F6"/>
    <w:rsid w:val="00212042"/>
    <w:rsid w:val="002213EE"/>
    <w:rsid w:val="00223637"/>
    <w:rsid w:val="00223A6C"/>
    <w:rsid w:val="002337DD"/>
    <w:rsid w:val="0023683A"/>
    <w:rsid w:val="002467A0"/>
    <w:rsid w:val="002536DC"/>
    <w:rsid w:val="002540DE"/>
    <w:rsid w:val="00255EC1"/>
    <w:rsid w:val="00257D2A"/>
    <w:rsid w:val="00264191"/>
    <w:rsid w:val="0027047C"/>
    <w:rsid w:val="002708C2"/>
    <w:rsid w:val="00272197"/>
    <w:rsid w:val="00274324"/>
    <w:rsid w:val="00280722"/>
    <w:rsid w:val="002A47DC"/>
    <w:rsid w:val="002A5B9F"/>
    <w:rsid w:val="002B66A5"/>
    <w:rsid w:val="002D309E"/>
    <w:rsid w:val="002D594E"/>
    <w:rsid w:val="002E39B8"/>
    <w:rsid w:val="002F51FA"/>
    <w:rsid w:val="00311A15"/>
    <w:rsid w:val="003250EA"/>
    <w:rsid w:val="00334C43"/>
    <w:rsid w:val="003421B1"/>
    <w:rsid w:val="00345262"/>
    <w:rsid w:val="00375D2D"/>
    <w:rsid w:val="00376189"/>
    <w:rsid w:val="00380513"/>
    <w:rsid w:val="003811BC"/>
    <w:rsid w:val="0038671F"/>
    <w:rsid w:val="003947A8"/>
    <w:rsid w:val="003D0035"/>
    <w:rsid w:val="003D464F"/>
    <w:rsid w:val="003D5D1E"/>
    <w:rsid w:val="003F3290"/>
    <w:rsid w:val="003F688C"/>
    <w:rsid w:val="004026B9"/>
    <w:rsid w:val="00415608"/>
    <w:rsid w:val="00424CAF"/>
    <w:rsid w:val="00434D23"/>
    <w:rsid w:val="00436A33"/>
    <w:rsid w:val="004403CB"/>
    <w:rsid w:val="00453C2F"/>
    <w:rsid w:val="00454C0B"/>
    <w:rsid w:val="004559DA"/>
    <w:rsid w:val="00462105"/>
    <w:rsid w:val="0046226E"/>
    <w:rsid w:val="00474FC2"/>
    <w:rsid w:val="00492923"/>
    <w:rsid w:val="004A1501"/>
    <w:rsid w:val="004A615C"/>
    <w:rsid w:val="004B4510"/>
    <w:rsid w:val="004C156C"/>
    <w:rsid w:val="004C174A"/>
    <w:rsid w:val="00500EFA"/>
    <w:rsid w:val="00506322"/>
    <w:rsid w:val="00507BBD"/>
    <w:rsid w:val="0053108F"/>
    <w:rsid w:val="0053237D"/>
    <w:rsid w:val="005407D6"/>
    <w:rsid w:val="00542F06"/>
    <w:rsid w:val="00553EC8"/>
    <w:rsid w:val="005705F7"/>
    <w:rsid w:val="00570B1D"/>
    <w:rsid w:val="00574140"/>
    <w:rsid w:val="005762CF"/>
    <w:rsid w:val="005824D9"/>
    <w:rsid w:val="005842A0"/>
    <w:rsid w:val="00590834"/>
    <w:rsid w:val="00590E7F"/>
    <w:rsid w:val="00593C9C"/>
    <w:rsid w:val="005A4AF6"/>
    <w:rsid w:val="005A6DDB"/>
    <w:rsid w:val="005B231F"/>
    <w:rsid w:val="005C55F7"/>
    <w:rsid w:val="005D5FA9"/>
    <w:rsid w:val="005D7D49"/>
    <w:rsid w:val="005E00BC"/>
    <w:rsid w:val="005E63B8"/>
    <w:rsid w:val="005F350B"/>
    <w:rsid w:val="00600F5F"/>
    <w:rsid w:val="00603752"/>
    <w:rsid w:val="00626D29"/>
    <w:rsid w:val="00632F05"/>
    <w:rsid w:val="0063723B"/>
    <w:rsid w:val="00647413"/>
    <w:rsid w:val="006502BE"/>
    <w:rsid w:val="00654057"/>
    <w:rsid w:val="00666EA8"/>
    <w:rsid w:val="0068668F"/>
    <w:rsid w:val="006A7895"/>
    <w:rsid w:val="006B302C"/>
    <w:rsid w:val="006D2592"/>
    <w:rsid w:val="006F0821"/>
    <w:rsid w:val="006F58EC"/>
    <w:rsid w:val="00706233"/>
    <w:rsid w:val="007251EA"/>
    <w:rsid w:val="00730721"/>
    <w:rsid w:val="007329B5"/>
    <w:rsid w:val="007340D7"/>
    <w:rsid w:val="00742EE2"/>
    <w:rsid w:val="007472BD"/>
    <w:rsid w:val="00755A3D"/>
    <w:rsid w:val="007675B1"/>
    <w:rsid w:val="00797EF1"/>
    <w:rsid w:val="007A3246"/>
    <w:rsid w:val="007A64C5"/>
    <w:rsid w:val="007A719D"/>
    <w:rsid w:val="007B1B2B"/>
    <w:rsid w:val="007B44EB"/>
    <w:rsid w:val="007C59D2"/>
    <w:rsid w:val="007E4326"/>
    <w:rsid w:val="007F0344"/>
    <w:rsid w:val="007F7EA0"/>
    <w:rsid w:val="008049F7"/>
    <w:rsid w:val="00807293"/>
    <w:rsid w:val="0083209C"/>
    <w:rsid w:val="00836D56"/>
    <w:rsid w:val="0083750F"/>
    <w:rsid w:val="008428CF"/>
    <w:rsid w:val="0085213A"/>
    <w:rsid w:val="008565FD"/>
    <w:rsid w:val="00857C6F"/>
    <w:rsid w:val="00861113"/>
    <w:rsid w:val="008657E3"/>
    <w:rsid w:val="00867CED"/>
    <w:rsid w:val="00874503"/>
    <w:rsid w:val="00883B55"/>
    <w:rsid w:val="00892372"/>
    <w:rsid w:val="0089337A"/>
    <w:rsid w:val="008A248F"/>
    <w:rsid w:val="008B402E"/>
    <w:rsid w:val="008B5ED0"/>
    <w:rsid w:val="008C27C1"/>
    <w:rsid w:val="008D6664"/>
    <w:rsid w:val="008D7CDB"/>
    <w:rsid w:val="008E100E"/>
    <w:rsid w:val="008E4BA9"/>
    <w:rsid w:val="008E7A27"/>
    <w:rsid w:val="008E7D17"/>
    <w:rsid w:val="00922FFA"/>
    <w:rsid w:val="00932140"/>
    <w:rsid w:val="009321D4"/>
    <w:rsid w:val="009425D1"/>
    <w:rsid w:val="00991E04"/>
    <w:rsid w:val="00996969"/>
    <w:rsid w:val="009A256E"/>
    <w:rsid w:val="009D07DC"/>
    <w:rsid w:val="009D3BBF"/>
    <w:rsid w:val="009D3F88"/>
    <w:rsid w:val="009D7538"/>
    <w:rsid w:val="009E24C6"/>
    <w:rsid w:val="009F46A7"/>
    <w:rsid w:val="00A1282E"/>
    <w:rsid w:val="00A14247"/>
    <w:rsid w:val="00A40D57"/>
    <w:rsid w:val="00A44493"/>
    <w:rsid w:val="00A53760"/>
    <w:rsid w:val="00A5680F"/>
    <w:rsid w:val="00A9149B"/>
    <w:rsid w:val="00A965CB"/>
    <w:rsid w:val="00AA2791"/>
    <w:rsid w:val="00AA4C7C"/>
    <w:rsid w:val="00AB4CD0"/>
    <w:rsid w:val="00AC61EE"/>
    <w:rsid w:val="00AC66C4"/>
    <w:rsid w:val="00AC7086"/>
    <w:rsid w:val="00AD572A"/>
    <w:rsid w:val="00AE26F5"/>
    <w:rsid w:val="00AE3A33"/>
    <w:rsid w:val="00B0719E"/>
    <w:rsid w:val="00B135CE"/>
    <w:rsid w:val="00B339B8"/>
    <w:rsid w:val="00B33F54"/>
    <w:rsid w:val="00B346A7"/>
    <w:rsid w:val="00B43970"/>
    <w:rsid w:val="00B50A34"/>
    <w:rsid w:val="00B512C6"/>
    <w:rsid w:val="00B54C38"/>
    <w:rsid w:val="00B5613E"/>
    <w:rsid w:val="00B57CB1"/>
    <w:rsid w:val="00B72E34"/>
    <w:rsid w:val="00B73D33"/>
    <w:rsid w:val="00B77DCE"/>
    <w:rsid w:val="00B81B0E"/>
    <w:rsid w:val="00B87CA9"/>
    <w:rsid w:val="00B9666E"/>
    <w:rsid w:val="00BA5F60"/>
    <w:rsid w:val="00BB3512"/>
    <w:rsid w:val="00BB3C75"/>
    <w:rsid w:val="00BC0FA5"/>
    <w:rsid w:val="00BF17A0"/>
    <w:rsid w:val="00BF522D"/>
    <w:rsid w:val="00C0214A"/>
    <w:rsid w:val="00C030C1"/>
    <w:rsid w:val="00C1562F"/>
    <w:rsid w:val="00C2612E"/>
    <w:rsid w:val="00C33449"/>
    <w:rsid w:val="00C42632"/>
    <w:rsid w:val="00C6418E"/>
    <w:rsid w:val="00C6717B"/>
    <w:rsid w:val="00C71380"/>
    <w:rsid w:val="00C9003C"/>
    <w:rsid w:val="00C932B0"/>
    <w:rsid w:val="00C97ECA"/>
    <w:rsid w:val="00CA1160"/>
    <w:rsid w:val="00CA702E"/>
    <w:rsid w:val="00CA7350"/>
    <w:rsid w:val="00CB639D"/>
    <w:rsid w:val="00CC6A2E"/>
    <w:rsid w:val="00CD51E6"/>
    <w:rsid w:val="00CE1194"/>
    <w:rsid w:val="00CE3A97"/>
    <w:rsid w:val="00CE433B"/>
    <w:rsid w:val="00CE5EB3"/>
    <w:rsid w:val="00CE7C2F"/>
    <w:rsid w:val="00D102A0"/>
    <w:rsid w:val="00D30CEA"/>
    <w:rsid w:val="00D42E59"/>
    <w:rsid w:val="00D71D8E"/>
    <w:rsid w:val="00D9281A"/>
    <w:rsid w:val="00DA3404"/>
    <w:rsid w:val="00DA524B"/>
    <w:rsid w:val="00DB471D"/>
    <w:rsid w:val="00DD1863"/>
    <w:rsid w:val="00DD3349"/>
    <w:rsid w:val="00DD54E1"/>
    <w:rsid w:val="00DD5863"/>
    <w:rsid w:val="00DD6747"/>
    <w:rsid w:val="00DE1FBC"/>
    <w:rsid w:val="00DE5C3D"/>
    <w:rsid w:val="00E02500"/>
    <w:rsid w:val="00E12ED8"/>
    <w:rsid w:val="00E162C9"/>
    <w:rsid w:val="00E3005D"/>
    <w:rsid w:val="00E30491"/>
    <w:rsid w:val="00E3289D"/>
    <w:rsid w:val="00E473ED"/>
    <w:rsid w:val="00E47DAF"/>
    <w:rsid w:val="00E62550"/>
    <w:rsid w:val="00E65B09"/>
    <w:rsid w:val="00E673B6"/>
    <w:rsid w:val="00E83116"/>
    <w:rsid w:val="00E9017E"/>
    <w:rsid w:val="00E914E5"/>
    <w:rsid w:val="00E91B86"/>
    <w:rsid w:val="00EA6CEC"/>
    <w:rsid w:val="00EA6F19"/>
    <w:rsid w:val="00EA7AC2"/>
    <w:rsid w:val="00EB22D7"/>
    <w:rsid w:val="00EC000C"/>
    <w:rsid w:val="00EC4863"/>
    <w:rsid w:val="00EF2FD5"/>
    <w:rsid w:val="00EF60D6"/>
    <w:rsid w:val="00F11473"/>
    <w:rsid w:val="00F253C5"/>
    <w:rsid w:val="00F30624"/>
    <w:rsid w:val="00F3479D"/>
    <w:rsid w:val="00F4717F"/>
    <w:rsid w:val="00F5301B"/>
    <w:rsid w:val="00F55CE3"/>
    <w:rsid w:val="00F70849"/>
    <w:rsid w:val="00F74175"/>
    <w:rsid w:val="00F92A04"/>
    <w:rsid w:val="00F9521D"/>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Hervorhebung">
    <w:name w:val="Emphasis"/>
    <w:basedOn w:val="Absatz-Standardschriftart"/>
    <w:uiPriority w:val="20"/>
    <w:qFormat/>
    <w:rsid w:val="00380513"/>
    <w:rPr>
      <w:i/>
      <w:iCs/>
    </w:rPr>
  </w:style>
  <w:style w:type="character" w:styleId="Fett">
    <w:name w:val="Strong"/>
    <w:basedOn w:val="Absatz-Standardschriftart"/>
    <w:uiPriority w:val="22"/>
    <w:qFormat/>
    <w:rsid w:val="00065E22"/>
    <w:rPr>
      <w:b/>
      <w:bCs/>
    </w:rPr>
  </w:style>
  <w:style w:type="character" w:customStyle="1" w:styleId="apple-converted-space">
    <w:name w:val="apple-converted-space"/>
    <w:basedOn w:val="Absatz-Standardschriftart"/>
    <w:rsid w:val="00065E22"/>
  </w:style>
  <w:style w:type="character" w:customStyle="1" w:styleId="relative">
    <w:name w:val="relative"/>
    <w:basedOn w:val="Absatz-Standardschriftart"/>
    <w:rsid w:val="00065E22"/>
  </w:style>
  <w:style w:type="paragraph" w:customStyle="1" w:styleId="not-prose">
    <w:name w:val="not-prose"/>
    <w:basedOn w:val="Standard"/>
    <w:rsid w:val="00065E2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erarbeitung">
    <w:name w:val="Revision"/>
    <w:hidden/>
    <w:uiPriority w:val="99"/>
    <w:semiHidden/>
    <w:rsid w:val="005824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2712</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24</cp:revision>
  <dcterms:created xsi:type="dcterms:W3CDTF">2024-09-09T18:39:00Z</dcterms:created>
  <dcterms:modified xsi:type="dcterms:W3CDTF">2025-10-21T08:28:00Z</dcterms:modified>
</cp:coreProperties>
</file>