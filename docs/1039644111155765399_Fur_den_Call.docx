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6542" w14:textId="59937A33" w:rsidR="00EE44B0" w:rsidRPr="00284FE4" w:rsidRDefault="008D2612" w:rsidP="00A156B9">
      <w:pPr>
        <w:jc w:val="right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Fabian Widera</w:t>
      </w:r>
    </w:p>
    <w:p w14:paraId="61EA5C4E" w14:textId="06C85D84" w:rsidR="004A6740" w:rsidRPr="00284FE4" w:rsidRDefault="008D2612" w:rsidP="00A156B9">
      <w:pPr>
        <w:jc w:val="right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Von-Stauffenberg-Straße 12</w:t>
      </w:r>
    </w:p>
    <w:p w14:paraId="76E4198A" w14:textId="0FB7A1A3" w:rsidR="001E6FC7" w:rsidRPr="00284FE4" w:rsidRDefault="008D2612" w:rsidP="00A156B9">
      <w:pPr>
        <w:jc w:val="right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48151 Münster</w:t>
      </w:r>
    </w:p>
    <w:p w14:paraId="27B4B0FB" w14:textId="3DABADBB" w:rsidR="001E6FC7" w:rsidRPr="00A539C0" w:rsidRDefault="008D2612" w:rsidP="00A156B9">
      <w:pPr>
        <w:jc w:val="right"/>
        <w:rPr>
          <w:rFonts w:ascii="Georgia" w:hAnsi="Georgia"/>
          <w:sz w:val="20"/>
          <w:szCs w:val="20"/>
        </w:rPr>
      </w:pPr>
      <w:r w:rsidRPr="00A539C0">
        <w:rPr>
          <w:rFonts w:ascii="Georgia" w:hAnsi="Georgia"/>
          <w:sz w:val="20"/>
          <w:szCs w:val="20"/>
        </w:rPr>
        <w:t>fabianwidera@gmx.de</w:t>
      </w:r>
    </w:p>
    <w:p w14:paraId="59F64BBF" w14:textId="60BDD30D" w:rsidR="001E6FC7" w:rsidRPr="0000753A" w:rsidRDefault="001E6FC7" w:rsidP="00A156B9">
      <w:pPr>
        <w:jc w:val="right"/>
        <w:rPr>
          <w:rFonts w:ascii="Georgia" w:hAnsi="Georgia"/>
          <w:sz w:val="20"/>
          <w:szCs w:val="20"/>
        </w:rPr>
      </w:pPr>
      <w:r w:rsidRPr="0000753A">
        <w:rPr>
          <w:rFonts w:ascii="Georgia" w:hAnsi="Georgia"/>
          <w:sz w:val="20"/>
          <w:szCs w:val="20"/>
        </w:rPr>
        <w:t xml:space="preserve"> </w:t>
      </w:r>
      <w:r w:rsidR="008D2612" w:rsidRPr="0000753A">
        <w:rPr>
          <w:rFonts w:ascii="Georgia" w:hAnsi="Georgia"/>
          <w:sz w:val="20"/>
          <w:szCs w:val="20"/>
        </w:rPr>
        <w:t>+49 15752440317</w:t>
      </w:r>
    </w:p>
    <w:p w14:paraId="58C4D1ED" w14:textId="77777777" w:rsidR="001E6FC7" w:rsidRPr="0000753A" w:rsidDel="007E35A6" w:rsidRDefault="001E6FC7">
      <w:pPr>
        <w:rPr>
          <w:del w:id="0" w:author="David Döbele" w:date="2022-11-08T21:48:00Z"/>
          <w:rFonts w:ascii="Georgia" w:hAnsi="Georgia"/>
          <w:sz w:val="20"/>
          <w:szCs w:val="20"/>
        </w:rPr>
      </w:pPr>
    </w:p>
    <w:p w14:paraId="11B64E63" w14:textId="421F22A1" w:rsidR="001E6FC7" w:rsidRPr="00284FE4" w:rsidRDefault="0000753A">
      <w:pPr>
        <w:rPr>
          <w:rFonts w:ascii="Georgia" w:hAnsi="Georgia"/>
          <w:sz w:val="20"/>
          <w:szCs w:val="20"/>
        </w:rPr>
      </w:pPr>
      <w:proofErr w:type="spellStart"/>
      <w:r>
        <w:rPr>
          <w:rFonts w:ascii="Georgia" w:hAnsi="Georgia"/>
          <w:sz w:val="20"/>
          <w:szCs w:val="20"/>
        </w:rPr>
        <w:t>Protiviti</w:t>
      </w:r>
      <w:proofErr w:type="spellEnd"/>
      <w:r>
        <w:rPr>
          <w:rFonts w:ascii="Georgia" w:hAnsi="Georgia"/>
          <w:sz w:val="20"/>
          <w:szCs w:val="20"/>
        </w:rPr>
        <w:t xml:space="preserve"> GmbH</w:t>
      </w:r>
    </w:p>
    <w:p w14:paraId="19E9E4EA" w14:textId="3BFDCE6F" w:rsidR="001E6FC7" w:rsidRPr="00284FE4" w:rsidRDefault="004F2270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Kennedydamm 24</w:t>
      </w:r>
    </w:p>
    <w:p w14:paraId="3CFF9A48" w14:textId="280AD802" w:rsidR="001E6FC7" w:rsidRPr="00284FE4" w:rsidRDefault="004F2270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40476</w:t>
      </w:r>
      <w:r w:rsidR="00A539C0">
        <w:rPr>
          <w:rFonts w:ascii="Georgia" w:hAnsi="Georgia"/>
          <w:sz w:val="20"/>
          <w:szCs w:val="20"/>
        </w:rPr>
        <w:t xml:space="preserve"> Düsseldorf</w:t>
      </w:r>
    </w:p>
    <w:p w14:paraId="34CE9B9E" w14:textId="77777777" w:rsidR="001E6FC7" w:rsidRPr="00284FE4" w:rsidRDefault="001E6FC7">
      <w:pPr>
        <w:rPr>
          <w:rFonts w:ascii="Georgia" w:hAnsi="Georgia"/>
          <w:sz w:val="20"/>
          <w:szCs w:val="20"/>
        </w:rPr>
      </w:pPr>
    </w:p>
    <w:p w14:paraId="7534BF9B" w14:textId="3670FA0D" w:rsidR="001E6FC7" w:rsidRPr="00284FE4" w:rsidRDefault="008D2612" w:rsidP="00A156B9">
      <w:pPr>
        <w:jc w:val="right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Münster</w:t>
      </w:r>
      <w:r w:rsidR="001E6FC7" w:rsidRPr="00284FE4">
        <w:rPr>
          <w:rFonts w:ascii="Georgia" w:hAnsi="Georgia"/>
          <w:sz w:val="20"/>
          <w:szCs w:val="20"/>
        </w:rPr>
        <w:t xml:space="preserve">, </w:t>
      </w:r>
      <w:r w:rsidR="008C40C9">
        <w:rPr>
          <w:rFonts w:ascii="Georgia" w:hAnsi="Georgia"/>
          <w:sz w:val="20"/>
          <w:szCs w:val="20"/>
        </w:rPr>
        <w:t>08</w:t>
      </w:r>
      <w:r>
        <w:rPr>
          <w:rFonts w:ascii="Georgia" w:hAnsi="Georgia"/>
          <w:sz w:val="20"/>
          <w:szCs w:val="20"/>
        </w:rPr>
        <w:t>.1</w:t>
      </w:r>
      <w:r w:rsidR="008C40C9">
        <w:rPr>
          <w:rFonts w:ascii="Georgia" w:hAnsi="Georgia"/>
          <w:sz w:val="20"/>
          <w:szCs w:val="20"/>
        </w:rPr>
        <w:t>1</w:t>
      </w:r>
      <w:r>
        <w:rPr>
          <w:rFonts w:ascii="Georgia" w:hAnsi="Georgia"/>
          <w:sz w:val="20"/>
          <w:szCs w:val="20"/>
        </w:rPr>
        <w:t>.2022</w:t>
      </w:r>
    </w:p>
    <w:p w14:paraId="03A79AE4" w14:textId="77777777" w:rsidR="001E6FC7" w:rsidRPr="00284FE4" w:rsidRDefault="001E6FC7">
      <w:pPr>
        <w:rPr>
          <w:rFonts w:ascii="Georgia" w:hAnsi="Georgia"/>
          <w:sz w:val="20"/>
          <w:szCs w:val="20"/>
        </w:rPr>
      </w:pPr>
    </w:p>
    <w:p w14:paraId="4FEDE0CA" w14:textId="34640A61" w:rsidR="001E6FC7" w:rsidRPr="005031BF" w:rsidRDefault="001E6FC7" w:rsidP="005031BF">
      <w:pPr>
        <w:jc w:val="both"/>
        <w:rPr>
          <w:rFonts w:ascii="Georgia" w:hAnsi="Georgia"/>
          <w:b/>
          <w:bCs/>
          <w:sz w:val="20"/>
          <w:szCs w:val="20"/>
        </w:rPr>
      </w:pPr>
      <w:r w:rsidRPr="00284FE4">
        <w:rPr>
          <w:rFonts w:ascii="Georgia" w:hAnsi="Georgia"/>
          <w:b/>
          <w:bCs/>
          <w:sz w:val="20"/>
          <w:szCs w:val="20"/>
        </w:rPr>
        <w:t>Bewerbung um ein Praktikum im</w:t>
      </w:r>
      <w:r w:rsidR="008C40C9">
        <w:rPr>
          <w:rFonts w:ascii="Georgia" w:hAnsi="Georgia"/>
          <w:b/>
          <w:bCs/>
          <w:sz w:val="20"/>
          <w:szCs w:val="20"/>
        </w:rPr>
        <w:t xml:space="preserve"> </w:t>
      </w:r>
      <w:r w:rsidR="0000753A">
        <w:rPr>
          <w:rFonts w:ascii="Georgia" w:hAnsi="Georgia"/>
          <w:b/>
          <w:bCs/>
          <w:sz w:val="20"/>
          <w:szCs w:val="20"/>
        </w:rPr>
        <w:t>Digital Finance</w:t>
      </w:r>
    </w:p>
    <w:p w14:paraId="73D5758E" w14:textId="77777777" w:rsidR="008D0C7D" w:rsidRDefault="008D0C7D" w:rsidP="00E01186">
      <w:pPr>
        <w:jc w:val="both"/>
        <w:rPr>
          <w:rFonts w:ascii="Georgia" w:hAnsi="Georgia"/>
          <w:sz w:val="20"/>
          <w:szCs w:val="20"/>
        </w:rPr>
      </w:pPr>
    </w:p>
    <w:p w14:paraId="5F0BB00F" w14:textId="77777777" w:rsidR="001E6FC7" w:rsidRPr="00284FE4" w:rsidRDefault="001E6FC7" w:rsidP="00E01186">
      <w:pPr>
        <w:jc w:val="both"/>
        <w:rPr>
          <w:rFonts w:ascii="Georgia" w:hAnsi="Georgia"/>
          <w:sz w:val="20"/>
          <w:szCs w:val="20"/>
        </w:rPr>
      </w:pPr>
      <w:r w:rsidRPr="00284FE4">
        <w:rPr>
          <w:rFonts w:ascii="Georgia" w:hAnsi="Georgia"/>
          <w:sz w:val="20"/>
          <w:szCs w:val="20"/>
        </w:rPr>
        <w:t>Sehr geehrte Damen und Herren,</w:t>
      </w:r>
    </w:p>
    <w:p w14:paraId="5E6E29CE" w14:textId="77777777" w:rsidR="00D648FF" w:rsidRPr="00284FE4" w:rsidRDefault="00D648FF" w:rsidP="00E01186">
      <w:pPr>
        <w:jc w:val="both"/>
        <w:rPr>
          <w:rFonts w:ascii="Georgia" w:hAnsi="Georgia"/>
          <w:sz w:val="20"/>
          <w:szCs w:val="20"/>
        </w:rPr>
      </w:pPr>
    </w:p>
    <w:p w14:paraId="4346B56D" w14:textId="74530861" w:rsidR="00D648FF" w:rsidRPr="00284FE4" w:rsidRDefault="00D648FF" w:rsidP="00122D24">
      <w:pPr>
        <w:jc w:val="both"/>
        <w:rPr>
          <w:rFonts w:ascii="Georgia" w:hAnsi="Georgia"/>
          <w:sz w:val="20"/>
          <w:szCs w:val="20"/>
        </w:rPr>
      </w:pPr>
      <w:r w:rsidRPr="00284FE4">
        <w:rPr>
          <w:rFonts w:ascii="Georgia" w:hAnsi="Georgia"/>
          <w:sz w:val="20"/>
          <w:szCs w:val="20"/>
        </w:rPr>
        <w:t>mit einer Tätigkeit in der Beratung assoziiere ich spannende und abwechslungsreiche Aufgaben</w:t>
      </w:r>
      <w:r w:rsidR="00793EAB">
        <w:rPr>
          <w:rFonts w:ascii="Georgia" w:hAnsi="Georgia"/>
          <w:sz w:val="20"/>
          <w:szCs w:val="20"/>
        </w:rPr>
        <w:t xml:space="preserve"> </w:t>
      </w:r>
      <w:r w:rsidRPr="00284FE4">
        <w:rPr>
          <w:rFonts w:ascii="Georgia" w:hAnsi="Georgia"/>
          <w:sz w:val="20"/>
          <w:szCs w:val="20"/>
        </w:rPr>
        <w:t xml:space="preserve">sowie die Herausforderung, sich in sehr kurzer Zeit </w:t>
      </w:r>
      <w:r w:rsidR="005A7876" w:rsidRPr="00284FE4">
        <w:rPr>
          <w:rFonts w:ascii="Georgia" w:hAnsi="Georgia"/>
          <w:sz w:val="20"/>
          <w:szCs w:val="20"/>
        </w:rPr>
        <w:t xml:space="preserve">in die verschiedensten Bereiche einer Branche </w:t>
      </w:r>
      <w:r w:rsidR="008C40C9" w:rsidRPr="00284FE4">
        <w:rPr>
          <w:rFonts w:ascii="Georgia" w:hAnsi="Georgia"/>
          <w:sz w:val="20"/>
          <w:szCs w:val="20"/>
        </w:rPr>
        <w:t>h</w:t>
      </w:r>
      <w:r w:rsidR="008C40C9">
        <w:rPr>
          <w:rFonts w:ascii="Georgia" w:hAnsi="Georgia"/>
          <w:sz w:val="20"/>
          <w:szCs w:val="20"/>
        </w:rPr>
        <w:t>ineind</w:t>
      </w:r>
      <w:r w:rsidR="008C40C9" w:rsidRPr="00284FE4">
        <w:rPr>
          <w:rFonts w:ascii="Georgia" w:hAnsi="Georgia"/>
          <w:sz w:val="20"/>
          <w:szCs w:val="20"/>
        </w:rPr>
        <w:t>enken</w:t>
      </w:r>
      <w:r w:rsidR="005A7876" w:rsidRPr="00284FE4">
        <w:rPr>
          <w:rFonts w:ascii="Georgia" w:hAnsi="Georgia"/>
          <w:sz w:val="20"/>
          <w:szCs w:val="20"/>
        </w:rPr>
        <w:t xml:space="preserve"> zu müssen. Am meisten fasziniert mich der </w:t>
      </w:r>
      <w:r w:rsidR="008C40C9">
        <w:rPr>
          <w:rFonts w:ascii="Georgia" w:hAnsi="Georgia"/>
          <w:sz w:val="20"/>
          <w:szCs w:val="20"/>
        </w:rPr>
        <w:t xml:space="preserve">jedoch </w:t>
      </w:r>
      <w:r w:rsidR="005A7876" w:rsidRPr="00284FE4">
        <w:rPr>
          <w:rFonts w:ascii="Georgia" w:hAnsi="Georgia"/>
          <w:sz w:val="20"/>
          <w:szCs w:val="20"/>
        </w:rPr>
        <w:t>Aspekt,</w:t>
      </w:r>
      <w:r w:rsidR="003F7403" w:rsidRPr="00284FE4">
        <w:rPr>
          <w:rFonts w:ascii="Georgia" w:hAnsi="Georgia"/>
          <w:sz w:val="20"/>
          <w:szCs w:val="20"/>
        </w:rPr>
        <w:t xml:space="preserve"> dass Berater</w:t>
      </w:r>
      <w:r w:rsidR="005A7876" w:rsidRPr="00284FE4">
        <w:rPr>
          <w:rFonts w:ascii="Georgia" w:hAnsi="Georgia"/>
          <w:sz w:val="20"/>
          <w:szCs w:val="20"/>
        </w:rPr>
        <w:t xml:space="preserve"> </w:t>
      </w:r>
      <w:r w:rsidR="003F7403" w:rsidRPr="00284FE4">
        <w:rPr>
          <w:rFonts w:ascii="Georgia" w:hAnsi="Georgia"/>
          <w:sz w:val="20"/>
          <w:szCs w:val="20"/>
        </w:rPr>
        <w:t xml:space="preserve">an der Entwicklung eines Unternehmens als Außenstehende mitwirken können und somit einen positiven Einfluss </w:t>
      </w:r>
      <w:r w:rsidR="00F17E63" w:rsidRPr="00284FE4">
        <w:rPr>
          <w:rFonts w:ascii="Georgia" w:hAnsi="Georgia"/>
          <w:sz w:val="20"/>
          <w:szCs w:val="20"/>
        </w:rPr>
        <w:t xml:space="preserve">auf den Erfolg des Unternehmens und damit </w:t>
      </w:r>
      <w:r w:rsidR="003F7403" w:rsidRPr="00284FE4">
        <w:rPr>
          <w:rFonts w:ascii="Georgia" w:hAnsi="Georgia"/>
          <w:sz w:val="20"/>
          <w:szCs w:val="20"/>
        </w:rPr>
        <w:t>auf die gesamte Volkswirtschaft haben. Speziell der Bereich</w:t>
      </w:r>
      <w:r w:rsidR="0000753A">
        <w:rPr>
          <w:rFonts w:ascii="Georgia" w:hAnsi="Georgia"/>
          <w:sz w:val="20"/>
          <w:szCs w:val="20"/>
        </w:rPr>
        <w:t xml:space="preserve"> Digital Finance </w:t>
      </w:r>
      <w:r w:rsidR="003F7403" w:rsidRPr="00284FE4">
        <w:rPr>
          <w:rFonts w:ascii="Georgia" w:hAnsi="Georgia"/>
          <w:sz w:val="20"/>
          <w:szCs w:val="20"/>
        </w:rPr>
        <w:t xml:space="preserve">reizt mich dabei besonders, da diese Branche einen </w:t>
      </w:r>
      <w:r w:rsidR="0000753A" w:rsidRPr="00284FE4">
        <w:rPr>
          <w:rFonts w:ascii="Georgia" w:hAnsi="Georgia"/>
          <w:sz w:val="20"/>
          <w:szCs w:val="20"/>
        </w:rPr>
        <w:t>essenziellen</w:t>
      </w:r>
      <w:r w:rsidR="003F7403" w:rsidRPr="00284FE4">
        <w:rPr>
          <w:rFonts w:ascii="Georgia" w:hAnsi="Georgia"/>
          <w:sz w:val="20"/>
          <w:szCs w:val="20"/>
        </w:rPr>
        <w:t xml:space="preserve"> Teil unserer Volkswirtschaft ausmacht, wodurch eine ständige Weiterentwicklung unerlässlich wird. Um eines Tages durch meine Arbeit eine ebenso positive Auswirkung zu haben, möchte ich Sie gerne ab dem </w:t>
      </w:r>
      <w:r w:rsidR="004F2270">
        <w:rPr>
          <w:rFonts w:ascii="Georgia" w:hAnsi="Georgia"/>
          <w:sz w:val="20"/>
          <w:szCs w:val="20"/>
        </w:rPr>
        <w:t xml:space="preserve">15.02.2022 </w:t>
      </w:r>
      <w:r w:rsidR="003F7403" w:rsidRPr="00284FE4">
        <w:rPr>
          <w:rFonts w:ascii="Georgia" w:hAnsi="Georgia"/>
          <w:sz w:val="20"/>
          <w:szCs w:val="20"/>
        </w:rPr>
        <w:t>als Praktikant im</w:t>
      </w:r>
      <w:r w:rsidR="008C40C9">
        <w:rPr>
          <w:rFonts w:ascii="Georgia" w:hAnsi="Georgia"/>
          <w:sz w:val="20"/>
          <w:szCs w:val="20"/>
        </w:rPr>
        <w:t xml:space="preserve"> </w:t>
      </w:r>
      <w:r w:rsidR="004F2270">
        <w:rPr>
          <w:rFonts w:ascii="Georgia" w:hAnsi="Georgia"/>
          <w:sz w:val="20"/>
          <w:szCs w:val="20"/>
        </w:rPr>
        <w:t xml:space="preserve">Digital Finance </w:t>
      </w:r>
      <w:r w:rsidR="00F7199D">
        <w:rPr>
          <w:rFonts w:ascii="Georgia" w:hAnsi="Georgia"/>
          <w:sz w:val="20"/>
          <w:szCs w:val="20"/>
        </w:rPr>
        <w:t>für</w:t>
      </w:r>
      <w:r w:rsidR="00FE3DBB">
        <w:rPr>
          <w:rFonts w:ascii="Georgia" w:hAnsi="Georgia"/>
          <w:sz w:val="20"/>
          <w:szCs w:val="20"/>
        </w:rPr>
        <w:t xml:space="preserve"> eine</w:t>
      </w:r>
      <w:r w:rsidR="00F7199D">
        <w:rPr>
          <w:rFonts w:ascii="Georgia" w:hAnsi="Georgia"/>
          <w:sz w:val="20"/>
          <w:szCs w:val="20"/>
        </w:rPr>
        <w:t xml:space="preserve">n </w:t>
      </w:r>
      <w:r w:rsidR="00FE3DBB">
        <w:rPr>
          <w:rFonts w:ascii="Georgia" w:hAnsi="Georgia"/>
          <w:sz w:val="20"/>
          <w:szCs w:val="20"/>
        </w:rPr>
        <w:t xml:space="preserve">Zeitraum von </w:t>
      </w:r>
      <w:r w:rsidR="004F2270">
        <w:rPr>
          <w:rFonts w:ascii="Georgia" w:hAnsi="Georgia"/>
          <w:sz w:val="20"/>
          <w:szCs w:val="20"/>
        </w:rPr>
        <w:t>acht</w:t>
      </w:r>
      <w:r w:rsidR="00FE3DBB">
        <w:rPr>
          <w:rFonts w:ascii="Georgia" w:hAnsi="Georgia"/>
          <w:sz w:val="20"/>
          <w:szCs w:val="20"/>
        </w:rPr>
        <w:t xml:space="preserve"> Wochen </w:t>
      </w:r>
      <w:r w:rsidR="003F7403" w:rsidRPr="00284FE4">
        <w:rPr>
          <w:rFonts w:ascii="Georgia" w:hAnsi="Georgia"/>
          <w:sz w:val="20"/>
          <w:szCs w:val="20"/>
        </w:rPr>
        <w:t xml:space="preserve">an Ihrem Standort in </w:t>
      </w:r>
      <w:r w:rsidR="004F2270">
        <w:rPr>
          <w:rFonts w:ascii="Georgia" w:hAnsi="Georgia"/>
          <w:sz w:val="20"/>
          <w:szCs w:val="20"/>
        </w:rPr>
        <w:t>Düsseldorf oder Frankfurt</w:t>
      </w:r>
      <w:r w:rsidR="003F7403" w:rsidRPr="00284FE4">
        <w:rPr>
          <w:rFonts w:ascii="Georgia" w:hAnsi="Georgia"/>
          <w:sz w:val="20"/>
          <w:szCs w:val="20"/>
        </w:rPr>
        <w:t xml:space="preserve"> </w:t>
      </w:r>
      <w:r w:rsidR="008C40C9">
        <w:rPr>
          <w:rFonts w:ascii="Georgia" w:hAnsi="Georgia"/>
          <w:sz w:val="20"/>
          <w:szCs w:val="20"/>
        </w:rPr>
        <w:t xml:space="preserve">am Main </w:t>
      </w:r>
      <w:r w:rsidR="003F7403" w:rsidRPr="00284FE4">
        <w:rPr>
          <w:rFonts w:ascii="Georgia" w:hAnsi="Georgia"/>
          <w:sz w:val="20"/>
          <w:szCs w:val="20"/>
        </w:rPr>
        <w:t>unterstützen.</w:t>
      </w:r>
    </w:p>
    <w:p w14:paraId="0AAAFE87" w14:textId="0C136844" w:rsidR="007271B0" w:rsidDel="007E35A6" w:rsidRDefault="007271B0" w:rsidP="00122D24">
      <w:pPr>
        <w:jc w:val="both"/>
        <w:rPr>
          <w:del w:id="1" w:author="David Döbele" w:date="2022-11-08T21:47:00Z"/>
          <w:rFonts w:ascii="Georgia" w:hAnsi="Georgia"/>
          <w:sz w:val="20"/>
          <w:szCs w:val="20"/>
        </w:rPr>
      </w:pPr>
    </w:p>
    <w:p w14:paraId="5F93A97B" w14:textId="09F52983" w:rsidR="001E49C6" w:rsidDel="007E35A6" w:rsidRDefault="001E49C6" w:rsidP="00122D24">
      <w:pPr>
        <w:jc w:val="both"/>
        <w:rPr>
          <w:del w:id="2" w:author="David Döbele" w:date="2022-11-08T21:47:00Z"/>
          <w:rFonts w:ascii="Georgia" w:hAnsi="Georgia"/>
          <w:sz w:val="20"/>
          <w:szCs w:val="20"/>
        </w:rPr>
      </w:pPr>
      <w:del w:id="3" w:author="David Döbele" w:date="2022-11-08T21:47:00Z">
        <w:r w:rsidDel="007E35A6">
          <w:rPr>
            <w:rFonts w:ascii="Georgia" w:hAnsi="Georgia"/>
            <w:sz w:val="20"/>
            <w:szCs w:val="20"/>
          </w:rPr>
          <w:delText>//////////////////</w:delText>
        </w:r>
      </w:del>
    </w:p>
    <w:p w14:paraId="414FCEED" w14:textId="77777777" w:rsidR="001E49C6" w:rsidRPr="00284FE4" w:rsidRDefault="001E49C6" w:rsidP="00122D24">
      <w:pPr>
        <w:jc w:val="both"/>
        <w:rPr>
          <w:rFonts w:ascii="Georgia" w:hAnsi="Georgia"/>
          <w:sz w:val="20"/>
          <w:szCs w:val="20"/>
        </w:rPr>
      </w:pPr>
    </w:p>
    <w:p w14:paraId="1F429576" w14:textId="34DB1D59" w:rsidR="001E49C6" w:rsidDel="00033020" w:rsidRDefault="001E49C6" w:rsidP="00122D24">
      <w:pPr>
        <w:jc w:val="both"/>
        <w:rPr>
          <w:del w:id="4" w:author="David Döbele" w:date="2022-11-08T21:44:00Z"/>
          <w:rFonts w:ascii="Georgia" w:hAnsi="Georgia"/>
          <w:color w:val="000000" w:themeColor="text1"/>
          <w:sz w:val="20"/>
          <w:szCs w:val="20"/>
        </w:rPr>
      </w:pPr>
      <w:r>
        <w:rPr>
          <w:rFonts w:ascii="Georgia" w:hAnsi="Georgia"/>
          <w:color w:val="000000" w:themeColor="text1"/>
          <w:sz w:val="20"/>
          <w:szCs w:val="20"/>
        </w:rPr>
        <w:t xml:space="preserve">Nach meinem Abitur im Fachbereich Wirtschaft und Verwaltung, begann ich eine dreimonatige Hauptbeschäftigung </w:t>
      </w:r>
      <w:r w:rsidRPr="004A1BC7">
        <w:rPr>
          <w:rFonts w:ascii="Georgia" w:hAnsi="Georgia"/>
          <w:color w:val="000000" w:themeColor="text1"/>
          <w:sz w:val="20"/>
          <w:szCs w:val="20"/>
        </w:rPr>
        <w:t xml:space="preserve">als Office </w:t>
      </w:r>
      <w:proofErr w:type="spellStart"/>
      <w:r w:rsidRPr="004A1BC7">
        <w:rPr>
          <w:rFonts w:ascii="Georgia" w:hAnsi="Georgia"/>
          <w:color w:val="000000" w:themeColor="text1"/>
          <w:sz w:val="20"/>
          <w:szCs w:val="20"/>
          <w:highlight w:val="cyan"/>
        </w:rPr>
        <w:t>Assistant</w:t>
      </w:r>
      <w:proofErr w:type="spellEnd"/>
      <w:r w:rsidRPr="004A1BC7">
        <w:rPr>
          <w:rFonts w:ascii="Georgia" w:hAnsi="Georgia"/>
          <w:color w:val="000000" w:themeColor="text1"/>
          <w:sz w:val="20"/>
          <w:szCs w:val="20"/>
        </w:rPr>
        <w:t xml:space="preserve"> in der Personalabteilung des Movie Park</w:t>
      </w:r>
      <w:r>
        <w:rPr>
          <w:rFonts w:ascii="Georgia" w:hAnsi="Georgia"/>
          <w:color w:val="000000" w:themeColor="text1"/>
          <w:sz w:val="20"/>
          <w:szCs w:val="20"/>
        </w:rPr>
        <w:t>s</w:t>
      </w:r>
      <w:r w:rsidRPr="004A1BC7">
        <w:rPr>
          <w:rFonts w:ascii="Georgia" w:hAnsi="Georgia"/>
          <w:color w:val="000000" w:themeColor="text1"/>
          <w:sz w:val="20"/>
          <w:szCs w:val="20"/>
        </w:rPr>
        <w:t xml:space="preserve"> Germany</w:t>
      </w:r>
      <w:r>
        <w:rPr>
          <w:rFonts w:ascii="Georgia" w:hAnsi="Georgia"/>
          <w:color w:val="000000" w:themeColor="text1"/>
          <w:sz w:val="20"/>
          <w:szCs w:val="20"/>
        </w:rPr>
        <w:t xml:space="preserve">. </w:t>
      </w:r>
      <w:del w:id="5" w:author="David Döbele" w:date="2022-11-08T21:44:00Z">
        <w:r w:rsidDel="00033020">
          <w:rPr>
            <w:rFonts w:ascii="Georgia" w:hAnsi="Georgia"/>
            <w:color w:val="000000" w:themeColor="text1"/>
            <w:sz w:val="20"/>
            <w:szCs w:val="20"/>
          </w:rPr>
          <w:delText xml:space="preserve">Ich </w:delText>
        </w:r>
      </w:del>
      <w:ins w:id="6" w:author="David Döbele" w:date="2022-11-08T21:44:00Z">
        <w:r w:rsidR="00033020">
          <w:rPr>
            <w:rFonts w:ascii="Georgia" w:hAnsi="Georgia"/>
            <w:color w:val="000000" w:themeColor="text1"/>
            <w:sz w:val="20"/>
            <w:szCs w:val="20"/>
          </w:rPr>
          <w:t>Hier</w:t>
        </w:r>
        <w:r w:rsidR="00033020">
          <w:rPr>
            <w:rFonts w:ascii="Georgia" w:hAnsi="Georgia"/>
            <w:color w:val="000000" w:themeColor="text1"/>
            <w:sz w:val="20"/>
            <w:szCs w:val="20"/>
          </w:rPr>
          <w:t xml:space="preserve"> </w:t>
        </w:r>
      </w:ins>
      <w:r>
        <w:rPr>
          <w:rFonts w:ascii="Georgia" w:hAnsi="Georgia"/>
          <w:color w:val="000000" w:themeColor="text1"/>
          <w:sz w:val="20"/>
          <w:szCs w:val="20"/>
        </w:rPr>
        <w:t>konnte</w:t>
      </w:r>
      <w:ins w:id="7" w:author="David Döbele" w:date="2022-11-08T21:45:00Z">
        <w:r w:rsidR="00033020">
          <w:rPr>
            <w:rFonts w:ascii="Georgia" w:hAnsi="Georgia"/>
            <w:color w:val="000000" w:themeColor="text1"/>
            <w:sz w:val="20"/>
            <w:szCs w:val="20"/>
          </w:rPr>
          <w:t xml:space="preserve"> ich</w:t>
        </w:r>
      </w:ins>
      <w:r>
        <w:rPr>
          <w:rFonts w:ascii="Georgia" w:hAnsi="Georgia"/>
          <w:color w:val="000000" w:themeColor="text1"/>
          <w:sz w:val="20"/>
          <w:szCs w:val="20"/>
        </w:rPr>
        <w:t xml:space="preserve"> meine erlernten Inhalte aus dem Abitur in der Praxis anwenden und vertiefen. Im Anschluss an diese Beschäftigung </w:t>
      </w:r>
      <w:r w:rsidRPr="004A1BC7">
        <w:rPr>
          <w:rFonts w:ascii="Georgia" w:hAnsi="Georgia"/>
          <w:color w:val="000000" w:themeColor="text1"/>
          <w:sz w:val="20"/>
          <w:szCs w:val="20"/>
        </w:rPr>
        <w:t xml:space="preserve">begann ich mein </w:t>
      </w:r>
      <w:r>
        <w:rPr>
          <w:rFonts w:ascii="Georgia" w:hAnsi="Georgia"/>
          <w:color w:val="000000" w:themeColor="text1"/>
          <w:sz w:val="20"/>
          <w:szCs w:val="20"/>
        </w:rPr>
        <w:t>B</w:t>
      </w:r>
      <w:r w:rsidRPr="00F912D1">
        <w:rPr>
          <w:rFonts w:ascii="Georgia" w:hAnsi="Georgia"/>
          <w:color w:val="000000" w:themeColor="text1"/>
          <w:sz w:val="20"/>
          <w:szCs w:val="20"/>
        </w:rPr>
        <w:t xml:space="preserve">usiness </w:t>
      </w:r>
      <w:r>
        <w:rPr>
          <w:rFonts w:ascii="Georgia" w:hAnsi="Georgia"/>
          <w:color w:val="000000" w:themeColor="text1"/>
          <w:sz w:val="20"/>
          <w:szCs w:val="20"/>
        </w:rPr>
        <w:t>A</w:t>
      </w:r>
      <w:r w:rsidRPr="00F912D1">
        <w:rPr>
          <w:rFonts w:ascii="Georgia" w:hAnsi="Georgia"/>
          <w:color w:val="000000" w:themeColor="text1"/>
          <w:sz w:val="20"/>
          <w:szCs w:val="20"/>
        </w:rPr>
        <w:t>dministration</w:t>
      </w:r>
      <w:r w:rsidRPr="004A1BC7">
        <w:rPr>
          <w:rFonts w:ascii="Georgia" w:hAnsi="Georgia"/>
          <w:color w:val="000000" w:themeColor="text1"/>
          <w:sz w:val="20"/>
          <w:szCs w:val="20"/>
        </w:rPr>
        <w:t xml:space="preserve"> </w:t>
      </w:r>
      <w:r>
        <w:rPr>
          <w:rFonts w:ascii="Georgia" w:hAnsi="Georgia"/>
          <w:color w:val="000000" w:themeColor="text1"/>
          <w:sz w:val="20"/>
          <w:szCs w:val="20"/>
        </w:rPr>
        <w:t xml:space="preserve">Studium an </w:t>
      </w:r>
      <w:r w:rsidRPr="004A1BC7">
        <w:rPr>
          <w:rFonts w:ascii="Georgia" w:hAnsi="Georgia"/>
          <w:color w:val="000000" w:themeColor="text1"/>
          <w:sz w:val="20"/>
          <w:szCs w:val="20"/>
        </w:rPr>
        <w:t>der Universität Münster.</w:t>
      </w:r>
      <w:r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Pr="004A1BC7">
        <w:rPr>
          <w:rFonts w:ascii="Georgia" w:hAnsi="Georgia"/>
          <w:color w:val="000000" w:themeColor="text1"/>
          <w:sz w:val="20"/>
          <w:szCs w:val="20"/>
        </w:rPr>
        <w:t>Dieser Schritt war für mich perfekt. Ich habe mir ein Netzwerk a</w:t>
      </w:r>
      <w:r>
        <w:rPr>
          <w:rFonts w:ascii="Georgia" w:hAnsi="Georgia"/>
          <w:color w:val="000000" w:themeColor="text1"/>
          <w:sz w:val="20"/>
          <w:szCs w:val="20"/>
        </w:rPr>
        <w:t xml:space="preserve">us </w:t>
      </w:r>
      <w:r w:rsidRPr="004A1BC7">
        <w:rPr>
          <w:rFonts w:ascii="Georgia" w:hAnsi="Georgia"/>
          <w:color w:val="000000" w:themeColor="text1"/>
          <w:sz w:val="20"/>
          <w:szCs w:val="20"/>
        </w:rPr>
        <w:t>ambitionierten Kommilitonen aufgebaut, um maximale akademische Erfolge zu erzielen</w:t>
      </w:r>
      <w:ins w:id="8" w:author="David Döbele" w:date="2022-11-08T21:45:00Z">
        <w:r w:rsidR="00033020">
          <w:rPr>
            <w:rFonts w:ascii="Georgia" w:hAnsi="Georgia"/>
            <w:color w:val="000000" w:themeColor="text1"/>
            <w:sz w:val="20"/>
            <w:szCs w:val="20"/>
          </w:rPr>
          <w:t xml:space="preserve"> und blicke gespannt in die Zukunft. </w:t>
        </w:r>
      </w:ins>
      <w:ins w:id="9" w:author="David Döbele" w:date="2022-11-08T21:46:00Z">
        <w:r w:rsidR="00033020">
          <w:rPr>
            <w:rFonts w:ascii="Georgia" w:hAnsi="Georgia"/>
            <w:color w:val="000000" w:themeColor="text1"/>
            <w:sz w:val="20"/>
            <w:szCs w:val="20"/>
          </w:rPr>
          <w:t xml:space="preserve">Doch </w:t>
        </w:r>
        <w:proofErr w:type="spellStart"/>
        <w:r w:rsidR="00033020">
          <w:rPr>
            <w:rFonts w:ascii="Georgia" w:hAnsi="Georgia"/>
            <w:color w:val="000000" w:themeColor="text1"/>
            <w:sz w:val="20"/>
            <w:szCs w:val="20"/>
          </w:rPr>
          <w:t>genau so</w:t>
        </w:r>
        <w:proofErr w:type="spellEnd"/>
        <w:r w:rsidR="00033020">
          <w:rPr>
            <w:rFonts w:ascii="Georgia" w:hAnsi="Georgia"/>
            <w:color w:val="000000" w:themeColor="text1"/>
            <w:sz w:val="20"/>
            <w:szCs w:val="20"/>
          </w:rPr>
          <w:t xml:space="preserve"> wichtig wie theoretisches Wissen erachte ich praktische Erfahrung und Engagement. Deshalb engagierte ich mich am </w:t>
        </w:r>
      </w:ins>
      <w:del w:id="10" w:author="David Döbele" w:date="2022-11-08T21:45:00Z">
        <w:r w:rsidRPr="004A1BC7" w:rsidDel="00033020">
          <w:rPr>
            <w:rFonts w:ascii="Georgia" w:hAnsi="Georgia"/>
            <w:color w:val="000000" w:themeColor="text1"/>
            <w:sz w:val="20"/>
            <w:szCs w:val="20"/>
          </w:rPr>
          <w:delText>.</w:delText>
        </w:r>
      </w:del>
    </w:p>
    <w:p w14:paraId="586C85F7" w14:textId="77777777" w:rsidR="001E49C6" w:rsidDel="00033020" w:rsidRDefault="001E49C6" w:rsidP="001E49C6">
      <w:pPr>
        <w:jc w:val="both"/>
        <w:rPr>
          <w:del w:id="11" w:author="David Döbele" w:date="2022-11-08T21:44:00Z"/>
          <w:rFonts w:ascii="Georgia" w:hAnsi="Georgia"/>
          <w:color w:val="000000" w:themeColor="text1"/>
          <w:sz w:val="20"/>
          <w:szCs w:val="20"/>
        </w:rPr>
      </w:pPr>
    </w:p>
    <w:p w14:paraId="7B4505BA" w14:textId="77777777" w:rsidR="001E49C6" w:rsidDel="00033020" w:rsidRDefault="001E49C6" w:rsidP="00122D24">
      <w:pPr>
        <w:jc w:val="both"/>
        <w:rPr>
          <w:del w:id="12" w:author="David Döbele" w:date="2022-11-08T21:44:00Z"/>
          <w:rFonts w:ascii="Georgia" w:hAnsi="Georgia"/>
          <w:color w:val="000000" w:themeColor="text1"/>
          <w:sz w:val="20"/>
          <w:szCs w:val="20"/>
        </w:rPr>
      </w:pPr>
    </w:p>
    <w:p w14:paraId="04B45A06" w14:textId="77777777" w:rsidR="001E49C6" w:rsidDel="00033020" w:rsidRDefault="001E49C6" w:rsidP="00122D24">
      <w:pPr>
        <w:jc w:val="both"/>
        <w:rPr>
          <w:del w:id="13" w:author="David Döbele" w:date="2022-11-08T21:44:00Z"/>
          <w:rFonts w:ascii="Georgia" w:hAnsi="Georgia"/>
          <w:color w:val="000000" w:themeColor="text1"/>
          <w:sz w:val="20"/>
          <w:szCs w:val="20"/>
        </w:rPr>
      </w:pPr>
    </w:p>
    <w:p w14:paraId="78664748" w14:textId="17D0D245" w:rsidR="004A1BC7" w:rsidRPr="00EC7094" w:rsidDel="00033020" w:rsidRDefault="00821E97" w:rsidP="00122D24">
      <w:pPr>
        <w:jc w:val="both"/>
        <w:rPr>
          <w:del w:id="14" w:author="David Döbele" w:date="2022-11-08T21:47:00Z"/>
          <w:rFonts w:ascii="Georgia" w:hAnsi="Georgia"/>
          <w:color w:val="FF0000"/>
          <w:sz w:val="20"/>
          <w:szCs w:val="20"/>
        </w:rPr>
      </w:pPr>
      <w:del w:id="15" w:author="David Döbele" w:date="2022-11-08T21:46:00Z">
        <w:r w:rsidRPr="0061160E" w:rsidDel="00033020">
          <w:rPr>
            <w:rFonts w:ascii="Georgia" w:hAnsi="Georgia"/>
            <w:color w:val="000000" w:themeColor="text1"/>
            <w:sz w:val="20"/>
            <w:szCs w:val="20"/>
          </w:rPr>
          <w:delText xml:space="preserve">Am </w:delText>
        </w:r>
      </w:del>
      <w:r w:rsidRPr="0061160E">
        <w:rPr>
          <w:rFonts w:ascii="Georgia" w:hAnsi="Georgia"/>
          <w:color w:val="000000" w:themeColor="text1"/>
          <w:sz w:val="20"/>
          <w:szCs w:val="20"/>
        </w:rPr>
        <w:t xml:space="preserve">Fachgymnasium für Wirtschaft </w:t>
      </w:r>
      <w:del w:id="16" w:author="David Döbele" w:date="2022-11-08T21:46:00Z">
        <w:r w:rsidRPr="0061160E" w:rsidDel="00033020">
          <w:rPr>
            <w:rFonts w:ascii="Georgia" w:hAnsi="Georgia"/>
            <w:color w:val="000000" w:themeColor="text1"/>
            <w:sz w:val="20"/>
            <w:szCs w:val="20"/>
          </w:rPr>
          <w:delText xml:space="preserve">engagierte ich mich </w:delText>
        </w:r>
      </w:del>
      <w:r w:rsidRPr="0061160E">
        <w:rPr>
          <w:rFonts w:ascii="Georgia" w:hAnsi="Georgia"/>
          <w:color w:val="000000" w:themeColor="text1"/>
          <w:sz w:val="20"/>
          <w:szCs w:val="20"/>
        </w:rPr>
        <w:t>für sozial benachteiligte</w:t>
      </w:r>
      <w:r w:rsidR="00793EAB">
        <w:rPr>
          <w:rFonts w:ascii="Georgia" w:hAnsi="Georgia"/>
          <w:color w:val="000000" w:themeColor="text1"/>
          <w:sz w:val="20"/>
          <w:szCs w:val="20"/>
        </w:rPr>
        <w:t xml:space="preserve"> Menschen</w:t>
      </w:r>
      <w:r w:rsidRPr="0061160E">
        <w:rPr>
          <w:rFonts w:ascii="Georgia" w:hAnsi="Georgia"/>
          <w:color w:val="000000" w:themeColor="text1"/>
          <w:sz w:val="20"/>
          <w:szCs w:val="20"/>
        </w:rPr>
        <w:t>, wo</w:t>
      </w:r>
      <w:r w:rsidR="00793EAB">
        <w:rPr>
          <w:rFonts w:ascii="Georgia" w:hAnsi="Georgia"/>
          <w:color w:val="000000" w:themeColor="text1"/>
          <w:sz w:val="20"/>
          <w:szCs w:val="20"/>
        </w:rPr>
        <w:t>bei</w:t>
      </w:r>
      <w:r w:rsidRPr="0061160E">
        <w:rPr>
          <w:rFonts w:ascii="Georgia" w:hAnsi="Georgia"/>
          <w:color w:val="000000" w:themeColor="text1"/>
          <w:sz w:val="20"/>
          <w:szCs w:val="20"/>
        </w:rPr>
        <w:t xml:space="preserve"> ich</w:t>
      </w:r>
      <w:r w:rsidR="00793EAB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Pr="0061160E">
        <w:rPr>
          <w:rFonts w:ascii="Georgia" w:hAnsi="Georgia"/>
          <w:color w:val="000000" w:themeColor="text1"/>
          <w:sz w:val="20"/>
          <w:szCs w:val="20"/>
        </w:rPr>
        <w:t xml:space="preserve">den Fokus </w:t>
      </w:r>
      <w:r w:rsidR="00793EAB">
        <w:rPr>
          <w:rFonts w:ascii="Georgia" w:hAnsi="Georgia"/>
          <w:color w:val="000000" w:themeColor="text1"/>
          <w:sz w:val="20"/>
          <w:szCs w:val="20"/>
        </w:rPr>
        <w:t xml:space="preserve">besonders </w:t>
      </w:r>
      <w:r w:rsidRPr="0061160E">
        <w:rPr>
          <w:rFonts w:ascii="Georgia" w:hAnsi="Georgia"/>
          <w:color w:val="000000" w:themeColor="text1"/>
          <w:sz w:val="20"/>
          <w:szCs w:val="20"/>
        </w:rPr>
        <w:t>auf die</w:t>
      </w:r>
      <w:r w:rsidR="00793EAB">
        <w:rPr>
          <w:rFonts w:ascii="Georgia" w:hAnsi="Georgia"/>
          <w:color w:val="000000" w:themeColor="text1"/>
          <w:sz w:val="20"/>
          <w:szCs w:val="20"/>
        </w:rPr>
        <w:t xml:space="preserve"> V</w:t>
      </w:r>
      <w:r w:rsidRPr="0061160E">
        <w:rPr>
          <w:rFonts w:ascii="Georgia" w:hAnsi="Georgia"/>
          <w:color w:val="000000" w:themeColor="text1"/>
          <w:sz w:val="20"/>
          <w:szCs w:val="20"/>
        </w:rPr>
        <w:t>ermittlung von theoretischem Wissen und gesellschaftlichen Werten</w:t>
      </w:r>
      <w:r w:rsidR="000240DF" w:rsidRPr="0061160E">
        <w:rPr>
          <w:rFonts w:ascii="Georgia" w:hAnsi="Georgia"/>
          <w:color w:val="000000" w:themeColor="text1"/>
          <w:sz w:val="20"/>
          <w:szCs w:val="20"/>
        </w:rPr>
        <w:t xml:space="preserve"> gelegt</w:t>
      </w:r>
      <w:r w:rsidRPr="0061160E">
        <w:rPr>
          <w:rFonts w:ascii="Georgia" w:hAnsi="Georgia"/>
          <w:color w:val="000000" w:themeColor="text1"/>
          <w:sz w:val="20"/>
          <w:szCs w:val="20"/>
        </w:rPr>
        <w:t xml:space="preserve"> habe. Zudem</w:t>
      </w:r>
      <w:r w:rsidR="000240DF" w:rsidRPr="0061160E">
        <w:rPr>
          <w:rFonts w:ascii="Georgia" w:hAnsi="Georgia"/>
          <w:color w:val="000000" w:themeColor="text1"/>
          <w:sz w:val="20"/>
          <w:szCs w:val="20"/>
        </w:rPr>
        <w:t xml:space="preserve"> bin ich seit </w:t>
      </w:r>
      <w:r w:rsidR="0061160E" w:rsidRPr="0061160E">
        <w:rPr>
          <w:rFonts w:ascii="Georgia" w:hAnsi="Georgia"/>
          <w:color w:val="000000" w:themeColor="text1"/>
          <w:sz w:val="20"/>
          <w:szCs w:val="20"/>
        </w:rPr>
        <w:t xml:space="preserve">2011 in der Gemeinde St. Cyriakus ehrenamtlich tätig, ich koordiniere </w:t>
      </w:r>
      <w:ins w:id="17" w:author="David Döbele" w:date="2022-11-08T21:47:00Z">
        <w:r w:rsidR="00033020">
          <w:rPr>
            <w:rFonts w:ascii="Georgia" w:hAnsi="Georgia"/>
            <w:color w:val="000000" w:themeColor="text1"/>
            <w:sz w:val="20"/>
            <w:szCs w:val="20"/>
          </w:rPr>
          <w:t xml:space="preserve">hier </w:t>
        </w:r>
      </w:ins>
      <w:r w:rsidR="0061160E" w:rsidRPr="0061160E">
        <w:rPr>
          <w:rFonts w:ascii="Georgia" w:hAnsi="Georgia"/>
          <w:color w:val="000000" w:themeColor="text1"/>
          <w:sz w:val="20"/>
          <w:szCs w:val="20"/>
        </w:rPr>
        <w:t>Veranstaltungen und Gruppenstunden.</w:t>
      </w:r>
      <w:ins w:id="18" w:author="David Döbele" w:date="2022-11-08T21:47:00Z">
        <w:r w:rsidR="00033020">
          <w:rPr>
            <w:rFonts w:ascii="Georgia" w:hAnsi="Georgia"/>
            <w:sz w:val="20"/>
            <w:szCs w:val="20"/>
          </w:rPr>
          <w:t xml:space="preserve"> </w:t>
        </w:r>
      </w:ins>
    </w:p>
    <w:p w14:paraId="7109DF59" w14:textId="559F551B" w:rsidR="0061160E" w:rsidRPr="0061160E" w:rsidDel="007E35A6" w:rsidRDefault="0061160E" w:rsidP="0061160E">
      <w:pPr>
        <w:jc w:val="both"/>
        <w:rPr>
          <w:del w:id="19" w:author="David Döbele" w:date="2022-11-08T21:49:00Z"/>
          <w:rFonts w:ascii="Georgia" w:hAnsi="Georgia"/>
          <w:sz w:val="20"/>
          <w:szCs w:val="20"/>
        </w:rPr>
      </w:pPr>
      <w:r w:rsidRPr="0061160E">
        <w:rPr>
          <w:rFonts w:ascii="Georgia" w:hAnsi="Georgia"/>
          <w:sz w:val="20"/>
          <w:szCs w:val="20"/>
        </w:rPr>
        <w:t xml:space="preserve">Dadurch, dass ich neben diesem Engagement konstant für die Schule gelernt habe und trotzdem gute Noten geschrieben habe </w:t>
      </w:r>
      <w:r w:rsidRPr="0061160E">
        <w:rPr>
          <w:rFonts w:ascii="Georgia" w:hAnsi="Georgia" w:cs="Times New Roman"/>
          <w:sz w:val="20"/>
          <w:szCs w:val="20"/>
        </w:rPr>
        <w:t>bin ich in der Lage, auch unter hohem Zeitdruck effizient zu arbeiten und in stressigen Situationen einen kühlen Kopf zu bewahren.</w:t>
      </w:r>
      <w:r w:rsidRPr="0061160E">
        <w:rPr>
          <w:rFonts w:ascii="Georgia" w:hAnsi="Georgia"/>
          <w:sz w:val="20"/>
          <w:szCs w:val="20"/>
        </w:rPr>
        <w:t xml:space="preserve"> </w:t>
      </w:r>
    </w:p>
    <w:p w14:paraId="752D4004" w14:textId="64E74DC9" w:rsidR="00C46197" w:rsidRPr="00C46197" w:rsidDel="00033020" w:rsidRDefault="0061160E" w:rsidP="0061160E">
      <w:pPr>
        <w:jc w:val="both"/>
        <w:rPr>
          <w:del w:id="20" w:author="David Döbele" w:date="2022-11-08T21:47:00Z"/>
          <w:rFonts w:ascii="Georgia" w:hAnsi="Georgia"/>
          <w:color w:val="000000" w:themeColor="text1"/>
          <w:sz w:val="20"/>
          <w:szCs w:val="20"/>
        </w:rPr>
      </w:pPr>
      <w:r w:rsidRPr="00C46197">
        <w:rPr>
          <w:rFonts w:ascii="Georgia" w:hAnsi="Georgia"/>
          <w:color w:val="000000" w:themeColor="text1"/>
          <w:sz w:val="20"/>
          <w:szCs w:val="20"/>
        </w:rPr>
        <w:t xml:space="preserve">Besonders relevant für das Praktikum bei Ihnen dürfte darüber hinaus meine sehr erfolgreiche Teilnahme am </w:t>
      </w:r>
      <w:r w:rsidR="006E2627" w:rsidRPr="00C46197">
        <w:rPr>
          <w:rFonts w:ascii="Georgia" w:hAnsi="Georgia"/>
          <w:color w:val="000000" w:themeColor="text1"/>
          <w:sz w:val="20"/>
          <w:szCs w:val="20"/>
        </w:rPr>
        <w:t>Erasmus</w:t>
      </w:r>
      <w:r w:rsidRPr="00C46197">
        <w:rPr>
          <w:rFonts w:ascii="Georgia" w:hAnsi="Georgia"/>
          <w:color w:val="000000" w:themeColor="text1"/>
          <w:sz w:val="20"/>
          <w:szCs w:val="20"/>
        </w:rPr>
        <w:t xml:space="preserve"> plus</w:t>
      </w:r>
      <w:r w:rsidR="006E2627" w:rsidRPr="00C46197">
        <w:rPr>
          <w:rFonts w:ascii="Georgia" w:hAnsi="Georgia"/>
          <w:color w:val="000000" w:themeColor="text1"/>
          <w:sz w:val="20"/>
          <w:szCs w:val="20"/>
        </w:rPr>
        <w:t xml:space="preserve"> P</w:t>
      </w:r>
      <w:r w:rsidRPr="00C46197">
        <w:rPr>
          <w:rFonts w:ascii="Georgia" w:hAnsi="Georgia"/>
          <w:color w:val="000000" w:themeColor="text1"/>
          <w:sz w:val="20"/>
          <w:szCs w:val="20"/>
        </w:rPr>
        <w:t>r</w:t>
      </w:r>
      <w:r w:rsidR="006E2627" w:rsidRPr="00C46197">
        <w:rPr>
          <w:rFonts w:ascii="Georgia" w:hAnsi="Georgia"/>
          <w:color w:val="000000" w:themeColor="text1"/>
          <w:sz w:val="20"/>
          <w:szCs w:val="20"/>
        </w:rPr>
        <w:t>o</w:t>
      </w:r>
      <w:r w:rsidRPr="00C46197">
        <w:rPr>
          <w:rFonts w:ascii="Georgia" w:hAnsi="Georgia"/>
          <w:color w:val="000000" w:themeColor="text1"/>
          <w:sz w:val="20"/>
          <w:szCs w:val="20"/>
        </w:rPr>
        <w:t>jekt</w:t>
      </w:r>
      <w:r w:rsidR="006E2627" w:rsidRPr="00C46197">
        <w:rPr>
          <w:rFonts w:ascii="Georgia" w:hAnsi="Georgia"/>
          <w:color w:val="000000" w:themeColor="text1"/>
          <w:sz w:val="20"/>
          <w:szCs w:val="20"/>
        </w:rPr>
        <w:t xml:space="preserve"> „Climate Change and Environmental </w:t>
      </w:r>
      <w:proofErr w:type="spellStart"/>
      <w:r w:rsidR="006E2627" w:rsidRPr="00C46197">
        <w:rPr>
          <w:rFonts w:ascii="Georgia" w:hAnsi="Georgia"/>
          <w:color w:val="000000" w:themeColor="text1"/>
          <w:sz w:val="20"/>
          <w:szCs w:val="20"/>
        </w:rPr>
        <w:t>Protection</w:t>
      </w:r>
      <w:proofErr w:type="spellEnd"/>
      <w:r w:rsidR="006E2627" w:rsidRPr="00C46197">
        <w:rPr>
          <w:rFonts w:ascii="Georgia" w:hAnsi="Georgia"/>
          <w:color w:val="000000" w:themeColor="text1"/>
          <w:sz w:val="20"/>
          <w:szCs w:val="20"/>
        </w:rPr>
        <w:t xml:space="preserve"> in a European </w:t>
      </w:r>
      <w:proofErr w:type="spellStart"/>
      <w:r w:rsidR="006E2627" w:rsidRPr="00C46197">
        <w:rPr>
          <w:rFonts w:ascii="Georgia" w:hAnsi="Georgia"/>
          <w:color w:val="000000" w:themeColor="text1"/>
          <w:sz w:val="20"/>
          <w:szCs w:val="20"/>
        </w:rPr>
        <w:t>Context</w:t>
      </w:r>
      <w:proofErr w:type="spellEnd"/>
      <w:r w:rsidR="00C46197">
        <w:rPr>
          <w:rFonts w:ascii="Georgia" w:hAnsi="Georgia"/>
          <w:color w:val="000000" w:themeColor="text1"/>
          <w:sz w:val="20"/>
          <w:szCs w:val="20"/>
        </w:rPr>
        <w:t>“</w:t>
      </w:r>
      <w:r w:rsidR="006E2627" w:rsidRPr="00C46197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Pr="00C46197">
        <w:rPr>
          <w:rFonts w:ascii="Georgia" w:hAnsi="Georgia"/>
          <w:color w:val="000000" w:themeColor="text1"/>
          <w:sz w:val="20"/>
          <w:szCs w:val="20"/>
        </w:rPr>
        <w:t>sein.</w:t>
      </w:r>
      <w:r w:rsidR="00EC7094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="006E2627" w:rsidRPr="00C46197">
        <w:rPr>
          <w:rFonts w:ascii="Georgia" w:hAnsi="Georgia"/>
          <w:color w:val="000000" w:themeColor="text1"/>
          <w:sz w:val="20"/>
          <w:szCs w:val="20"/>
        </w:rPr>
        <w:t xml:space="preserve">In diesem internationalen Projekt habe ich 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>koordinatorische</w:t>
      </w:r>
      <w:r w:rsidR="006E2627" w:rsidRPr="00C46197">
        <w:rPr>
          <w:rFonts w:ascii="Georgia" w:hAnsi="Georgia"/>
          <w:color w:val="000000" w:themeColor="text1"/>
          <w:sz w:val="20"/>
          <w:szCs w:val="20"/>
        </w:rPr>
        <w:t xml:space="preserve"> Tätigkeiten übernommen, mitgeholfen ein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 xml:space="preserve"> internationales</w:t>
      </w:r>
      <w:r w:rsidR="006E2627" w:rsidRPr="00C46197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>Lehrer-Schüler-Projekttreffen in Bottrop vorzubereiten</w:t>
      </w:r>
      <w:r w:rsidR="00793EAB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 xml:space="preserve">sowie </w:t>
      </w:r>
      <w:r w:rsidR="00793EAB">
        <w:rPr>
          <w:rFonts w:ascii="Georgia" w:hAnsi="Georgia"/>
          <w:color w:val="000000" w:themeColor="text1"/>
          <w:sz w:val="20"/>
          <w:szCs w:val="20"/>
        </w:rPr>
        <w:t>mitgeholfen</w:t>
      </w:r>
      <w:ins w:id="21" w:author="David Döbele" w:date="2022-11-08T21:49:00Z">
        <w:r w:rsidR="007E35A6">
          <w:rPr>
            <w:rFonts w:ascii="Georgia" w:hAnsi="Georgia"/>
            <w:color w:val="000000" w:themeColor="text1"/>
            <w:sz w:val="20"/>
            <w:szCs w:val="20"/>
          </w:rPr>
          <w:t>,</w:t>
        </w:r>
      </w:ins>
      <w:r w:rsidR="00793EAB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 xml:space="preserve">Lösungsansätze </w:t>
      </w:r>
      <w:r w:rsidR="00793EAB" w:rsidRPr="00793EAB">
        <w:rPr>
          <w:rFonts w:ascii="Georgia" w:hAnsi="Georgia"/>
          <w:color w:val="000000" w:themeColor="text1"/>
          <w:sz w:val="20"/>
          <w:szCs w:val="20"/>
          <w:highlight w:val="yellow"/>
        </w:rPr>
        <w:t>für</w:t>
      </w:r>
      <w:del w:id="22" w:author="David Döbele" w:date="2022-11-08T21:48:00Z">
        <w:r w:rsidR="00793EAB" w:rsidDel="007E35A6">
          <w:rPr>
            <w:rFonts w:ascii="Georgia" w:hAnsi="Georgia"/>
            <w:color w:val="000000" w:themeColor="text1"/>
            <w:sz w:val="20"/>
            <w:szCs w:val="20"/>
            <w:highlight w:val="yellow"/>
          </w:rPr>
          <w:delText>/</w:delText>
        </w:r>
        <w:r w:rsidR="00793EAB" w:rsidRPr="00793EAB" w:rsidDel="007E35A6">
          <w:rPr>
            <w:rFonts w:ascii="Georgia" w:hAnsi="Georgia"/>
            <w:color w:val="000000" w:themeColor="text1"/>
            <w:sz w:val="20"/>
            <w:szCs w:val="20"/>
            <w:highlight w:val="yellow"/>
          </w:rPr>
          <w:delText>gegen</w:delText>
        </w:r>
      </w:del>
      <w:r w:rsidR="00793EAB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>den Klimawandel realitätsnah zu entwickeln.</w:t>
      </w:r>
      <w:r w:rsidR="00EC7094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>Gerade die Organisation des Projektes hab</w:t>
      </w:r>
      <w:r w:rsidR="00793EAB">
        <w:rPr>
          <w:rFonts w:ascii="Georgia" w:hAnsi="Georgia"/>
          <w:color w:val="000000" w:themeColor="text1"/>
          <w:sz w:val="20"/>
          <w:szCs w:val="20"/>
        </w:rPr>
        <w:t>t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 xml:space="preserve"> ein hohes Maß an Teamfähigkeit voraus</w:t>
      </w:r>
      <w:r w:rsidR="00793EAB">
        <w:rPr>
          <w:rFonts w:ascii="Georgia" w:hAnsi="Georgia"/>
          <w:color w:val="000000" w:themeColor="text1"/>
          <w:sz w:val="20"/>
          <w:szCs w:val="20"/>
        </w:rPr>
        <w:t>ge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>setzt.</w:t>
      </w:r>
      <w:r w:rsidR="00EC7094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 xml:space="preserve">Ebenso das </w:t>
      </w:r>
      <w:r w:rsidR="00EC7094" w:rsidRPr="00C46197">
        <w:rPr>
          <w:rFonts w:ascii="Georgia" w:hAnsi="Georgia"/>
          <w:color w:val="000000" w:themeColor="text1"/>
          <w:sz w:val="20"/>
          <w:szCs w:val="20"/>
        </w:rPr>
        <w:t>Entwickeln</w:t>
      </w:r>
      <w:r w:rsidR="00C46197" w:rsidRPr="00C46197">
        <w:rPr>
          <w:rFonts w:ascii="Georgia" w:hAnsi="Georgia"/>
          <w:color w:val="000000" w:themeColor="text1"/>
          <w:sz w:val="20"/>
          <w:szCs w:val="20"/>
        </w:rPr>
        <w:t xml:space="preserve"> von Lösungsansätzen mit den internationalen Partnerschulen.</w:t>
      </w:r>
      <w:ins w:id="23" w:author="David Döbele" w:date="2022-11-08T21:47:00Z">
        <w:r w:rsidR="00033020">
          <w:rPr>
            <w:rFonts w:ascii="Georgia" w:hAnsi="Georgia"/>
            <w:color w:val="000000" w:themeColor="text1"/>
            <w:sz w:val="20"/>
            <w:szCs w:val="20"/>
          </w:rPr>
          <w:t xml:space="preserve"> </w:t>
        </w:r>
      </w:ins>
    </w:p>
    <w:p w14:paraId="453B2351" w14:textId="489D5B6D" w:rsidR="00C46197" w:rsidRDefault="00C46197" w:rsidP="00C46197">
      <w:pPr>
        <w:jc w:val="both"/>
        <w:rPr>
          <w:rFonts w:ascii="Georgia" w:hAnsi="Georgia"/>
          <w:color w:val="000000" w:themeColor="text1"/>
          <w:sz w:val="20"/>
          <w:szCs w:val="20"/>
        </w:rPr>
      </w:pPr>
      <w:r w:rsidRPr="00C46197">
        <w:rPr>
          <w:rFonts w:ascii="Georgia" w:hAnsi="Georgia"/>
          <w:color w:val="000000" w:themeColor="text1"/>
          <w:sz w:val="20"/>
          <w:szCs w:val="20"/>
        </w:rPr>
        <w:t>Diesen Ehrgeiz und die Teamfähigkeit</w:t>
      </w:r>
      <w:r w:rsidR="00793EAB">
        <w:rPr>
          <w:rFonts w:ascii="Georgia" w:hAnsi="Georgia"/>
          <w:color w:val="000000" w:themeColor="text1"/>
          <w:sz w:val="20"/>
          <w:szCs w:val="20"/>
        </w:rPr>
        <w:t xml:space="preserve"> </w:t>
      </w:r>
      <w:r w:rsidRPr="00C46197">
        <w:rPr>
          <w:rFonts w:ascii="Georgia" w:hAnsi="Georgia"/>
          <w:color w:val="000000" w:themeColor="text1"/>
          <w:sz w:val="20"/>
          <w:szCs w:val="20"/>
        </w:rPr>
        <w:t>möchte ich nun gerne in Form des Praktikums bei Ihnen mit einbringen.</w:t>
      </w:r>
    </w:p>
    <w:p w14:paraId="5DB4F9FD" w14:textId="565C341D" w:rsidR="0061160E" w:rsidDel="007E35A6" w:rsidRDefault="0061160E" w:rsidP="00122D24">
      <w:pPr>
        <w:jc w:val="both"/>
        <w:rPr>
          <w:del w:id="24" w:author="David Döbele" w:date="2022-11-08T21:47:00Z"/>
          <w:rFonts w:ascii="Georgia" w:hAnsi="Georgia"/>
          <w:color w:val="000000" w:themeColor="text1"/>
          <w:sz w:val="20"/>
          <w:szCs w:val="20"/>
        </w:rPr>
      </w:pPr>
    </w:p>
    <w:p w14:paraId="2A481F24" w14:textId="6E9F5CC8" w:rsidR="001E49C6" w:rsidDel="007E35A6" w:rsidRDefault="001E49C6" w:rsidP="00122D24">
      <w:pPr>
        <w:jc w:val="both"/>
        <w:rPr>
          <w:del w:id="25" w:author="David Döbele" w:date="2022-11-08T21:47:00Z"/>
          <w:rFonts w:ascii="Georgia" w:hAnsi="Georgia"/>
          <w:color w:val="000000" w:themeColor="text1"/>
          <w:sz w:val="20"/>
          <w:szCs w:val="20"/>
        </w:rPr>
      </w:pPr>
    </w:p>
    <w:p w14:paraId="38C16375" w14:textId="7F3DCDE8" w:rsidR="001E49C6" w:rsidDel="007E35A6" w:rsidRDefault="001E49C6" w:rsidP="00122D24">
      <w:pPr>
        <w:jc w:val="both"/>
        <w:rPr>
          <w:del w:id="26" w:author="David Döbele" w:date="2022-11-08T21:47:00Z"/>
          <w:rFonts w:ascii="Georgia" w:hAnsi="Georgia"/>
          <w:color w:val="000000" w:themeColor="text1"/>
          <w:sz w:val="20"/>
          <w:szCs w:val="20"/>
        </w:rPr>
      </w:pPr>
      <w:del w:id="27" w:author="David Döbele" w:date="2022-11-08T21:47:00Z">
        <w:r w:rsidDel="007E35A6">
          <w:rPr>
            <w:rFonts w:ascii="Georgia" w:hAnsi="Georgia"/>
            <w:color w:val="000000" w:themeColor="text1"/>
            <w:sz w:val="20"/>
            <w:szCs w:val="20"/>
          </w:rPr>
          <w:delText>///////////////////</w:delText>
        </w:r>
      </w:del>
    </w:p>
    <w:p w14:paraId="29B1A13F" w14:textId="77777777" w:rsidR="001E49C6" w:rsidRPr="00C46197" w:rsidRDefault="001E49C6" w:rsidP="00122D24">
      <w:pPr>
        <w:jc w:val="both"/>
        <w:rPr>
          <w:rFonts w:ascii="Georgia" w:hAnsi="Georgia"/>
          <w:color w:val="000000" w:themeColor="text1"/>
          <w:sz w:val="20"/>
          <w:szCs w:val="20"/>
        </w:rPr>
      </w:pPr>
    </w:p>
    <w:p w14:paraId="08E46001" w14:textId="16F53024" w:rsidR="00EC7094" w:rsidDel="007E35A6" w:rsidRDefault="007E49F2" w:rsidP="00122D24">
      <w:pPr>
        <w:jc w:val="both"/>
        <w:rPr>
          <w:del w:id="28" w:author="David Döbele" w:date="2022-11-08T21:51:00Z"/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Die </w:t>
      </w:r>
      <w:proofErr w:type="spellStart"/>
      <w:r>
        <w:rPr>
          <w:rFonts w:ascii="Georgia" w:hAnsi="Georgia"/>
          <w:sz w:val="20"/>
          <w:szCs w:val="20"/>
        </w:rPr>
        <w:t>Protiviti</w:t>
      </w:r>
      <w:proofErr w:type="spellEnd"/>
      <w:r>
        <w:rPr>
          <w:rFonts w:ascii="Georgia" w:hAnsi="Georgia"/>
          <w:sz w:val="20"/>
          <w:szCs w:val="20"/>
        </w:rPr>
        <w:t xml:space="preserve"> GmbH </w:t>
      </w:r>
      <w:r w:rsidR="00BF708A" w:rsidRPr="00284FE4">
        <w:rPr>
          <w:rFonts w:ascii="Georgia" w:hAnsi="Georgia"/>
          <w:sz w:val="20"/>
          <w:szCs w:val="20"/>
        </w:rPr>
        <w:t xml:space="preserve">scheint mir für dieses Praktikum ideal. </w:t>
      </w:r>
      <w:r w:rsidR="005953F6">
        <w:rPr>
          <w:rFonts w:ascii="Georgia" w:hAnsi="Georgia"/>
          <w:sz w:val="20"/>
          <w:szCs w:val="20"/>
        </w:rPr>
        <w:t xml:space="preserve">Neben </w:t>
      </w:r>
      <w:r w:rsidR="008C40C9">
        <w:rPr>
          <w:rFonts w:ascii="Georgia" w:hAnsi="Georgia"/>
          <w:sz w:val="20"/>
          <w:szCs w:val="20"/>
        </w:rPr>
        <w:t>I</w:t>
      </w:r>
      <w:r w:rsidR="005953F6">
        <w:rPr>
          <w:rFonts w:ascii="Georgia" w:hAnsi="Georgia"/>
          <w:sz w:val="20"/>
          <w:szCs w:val="20"/>
        </w:rPr>
        <w:t xml:space="preserve">hrer großen Internationalität gefällt mir besonders die Tatsache, dass Sie </w:t>
      </w:r>
      <w:r w:rsidR="00384122">
        <w:rPr>
          <w:rFonts w:ascii="Georgia" w:hAnsi="Georgia"/>
          <w:sz w:val="20"/>
          <w:szCs w:val="20"/>
        </w:rPr>
        <w:t xml:space="preserve">ein </w:t>
      </w:r>
      <w:r w:rsidR="00BD5118">
        <w:rPr>
          <w:rFonts w:ascii="Georgia" w:hAnsi="Georgia"/>
          <w:sz w:val="20"/>
          <w:szCs w:val="20"/>
        </w:rPr>
        <w:t xml:space="preserve">junges und schnell wachsendes Unternehmen mit viel Agilität und Dynamik sind. </w:t>
      </w:r>
      <w:del w:id="29" w:author="David Döbele" w:date="2022-11-08T21:50:00Z">
        <w:r w:rsidR="00BD5118" w:rsidRPr="00793EAB" w:rsidDel="007E35A6">
          <w:rPr>
            <w:rFonts w:ascii="Georgia" w:hAnsi="Georgia"/>
            <w:sz w:val="20"/>
            <w:szCs w:val="20"/>
            <w:highlight w:val="yellow"/>
          </w:rPr>
          <w:delText xml:space="preserve">Dadurch </w:delText>
        </w:r>
      </w:del>
      <w:ins w:id="30" w:author="David Döbele" w:date="2022-11-08T21:50:00Z">
        <w:r w:rsidR="007E35A6">
          <w:rPr>
            <w:rFonts w:ascii="Georgia" w:hAnsi="Georgia"/>
            <w:sz w:val="20"/>
            <w:szCs w:val="20"/>
            <w:highlight w:val="yellow"/>
          </w:rPr>
          <w:t xml:space="preserve">Davon können Ihre Mandanten stark profitieren und sicherstellen, </w:t>
        </w:r>
      </w:ins>
      <w:del w:id="31" w:author="David Döbele" w:date="2022-11-08T21:50:00Z">
        <w:r w:rsidR="00BD5118" w:rsidRPr="00793EAB" w:rsidDel="007E35A6">
          <w:rPr>
            <w:rFonts w:ascii="Georgia" w:hAnsi="Georgia"/>
            <w:sz w:val="20"/>
            <w:szCs w:val="20"/>
            <w:highlight w:val="yellow"/>
          </w:rPr>
          <w:delText xml:space="preserve">können beratende Mandate sicherstellen, </w:delText>
        </w:r>
      </w:del>
      <w:r w:rsidR="00BD5118" w:rsidRPr="00793EAB">
        <w:rPr>
          <w:rFonts w:ascii="Georgia" w:hAnsi="Georgia"/>
          <w:sz w:val="20"/>
          <w:szCs w:val="20"/>
          <w:highlight w:val="yellow"/>
        </w:rPr>
        <w:t xml:space="preserve">dass sie auch selbst </w:t>
      </w:r>
      <w:del w:id="32" w:author="David Döbele" w:date="2022-11-08T21:50:00Z">
        <w:r w:rsidR="00BD5118" w:rsidRPr="00793EAB" w:rsidDel="007E35A6">
          <w:rPr>
            <w:rFonts w:ascii="Georgia" w:hAnsi="Georgia"/>
            <w:sz w:val="20"/>
            <w:szCs w:val="20"/>
            <w:highlight w:val="yellow"/>
          </w:rPr>
          <w:delText xml:space="preserve">Modernität in </w:delText>
        </w:r>
        <w:r w:rsidR="008C40C9" w:rsidRPr="00793EAB" w:rsidDel="007E35A6">
          <w:rPr>
            <w:rFonts w:ascii="Georgia" w:hAnsi="Georgia"/>
            <w:sz w:val="20"/>
            <w:szCs w:val="20"/>
            <w:highlight w:val="yellow"/>
          </w:rPr>
          <w:delText>I</w:delText>
        </w:r>
        <w:r w:rsidR="00BD5118" w:rsidRPr="00793EAB" w:rsidDel="007E35A6">
          <w:rPr>
            <w:rFonts w:ascii="Georgia" w:hAnsi="Georgia"/>
            <w:sz w:val="20"/>
            <w:szCs w:val="20"/>
            <w:highlight w:val="yellow"/>
          </w:rPr>
          <w:delText>hr Unternehmen bekommen u</w:delText>
        </w:r>
        <w:r w:rsidR="00F912D1" w:rsidDel="007E35A6">
          <w:rPr>
            <w:rFonts w:ascii="Georgia" w:hAnsi="Georgia"/>
            <w:sz w:val="20"/>
            <w:szCs w:val="20"/>
            <w:highlight w:val="yellow"/>
          </w:rPr>
          <w:delText>nd</w:delText>
        </w:r>
        <w:r w:rsidR="00BD5118" w:rsidRPr="00793EAB" w:rsidDel="007E35A6">
          <w:rPr>
            <w:rFonts w:ascii="Georgia" w:hAnsi="Georgia"/>
            <w:sz w:val="20"/>
            <w:szCs w:val="20"/>
            <w:highlight w:val="yellow"/>
          </w:rPr>
          <w:delText xml:space="preserve"> </w:delText>
        </w:r>
      </w:del>
      <w:r w:rsidR="008C40C9" w:rsidRPr="00793EAB">
        <w:rPr>
          <w:rFonts w:ascii="Georgia" w:hAnsi="Georgia"/>
          <w:sz w:val="20"/>
          <w:szCs w:val="20"/>
          <w:highlight w:val="yellow"/>
        </w:rPr>
        <w:t>m</w:t>
      </w:r>
      <w:r w:rsidR="00BD5118" w:rsidRPr="00793EAB">
        <w:rPr>
          <w:rFonts w:ascii="Georgia" w:hAnsi="Georgia"/>
          <w:sz w:val="20"/>
          <w:szCs w:val="20"/>
          <w:highlight w:val="yellow"/>
        </w:rPr>
        <w:t>arktrelevant bleiben.</w:t>
      </w:r>
      <w:r w:rsidR="00BD5118">
        <w:rPr>
          <w:rFonts w:ascii="Georgia" w:hAnsi="Georgia"/>
          <w:sz w:val="20"/>
          <w:szCs w:val="20"/>
        </w:rPr>
        <w:t xml:space="preserve"> Während meine</w:t>
      </w:r>
      <w:r w:rsidR="00C1445E">
        <w:rPr>
          <w:rFonts w:ascii="Georgia" w:hAnsi="Georgia"/>
          <w:sz w:val="20"/>
          <w:szCs w:val="20"/>
        </w:rPr>
        <w:t>r</w:t>
      </w:r>
      <w:r w:rsidR="00BD5118">
        <w:rPr>
          <w:rFonts w:ascii="Georgia" w:hAnsi="Georgia"/>
          <w:sz w:val="20"/>
          <w:szCs w:val="20"/>
        </w:rPr>
        <w:t xml:space="preserve"> Tätigkeit im Movie Park Germany habe ich festgestellt, dass gerade die Modernität und die Digitalisierung eine zentrale Bedeutung </w:t>
      </w:r>
      <w:r w:rsidR="00C1445E">
        <w:rPr>
          <w:rFonts w:ascii="Georgia" w:hAnsi="Georgia"/>
          <w:sz w:val="20"/>
          <w:szCs w:val="20"/>
        </w:rPr>
        <w:t xml:space="preserve">in </w:t>
      </w:r>
      <w:r w:rsidR="00BD5118">
        <w:rPr>
          <w:rFonts w:ascii="Georgia" w:hAnsi="Georgia"/>
          <w:sz w:val="20"/>
          <w:szCs w:val="20"/>
        </w:rPr>
        <w:t xml:space="preserve">unserer Gesellschaft </w:t>
      </w:r>
      <w:r w:rsidR="00EC7094">
        <w:rPr>
          <w:rFonts w:ascii="Georgia" w:hAnsi="Georgia"/>
          <w:sz w:val="20"/>
          <w:szCs w:val="20"/>
        </w:rPr>
        <w:t>ha</w:t>
      </w:r>
      <w:r w:rsidR="00C1445E">
        <w:rPr>
          <w:rFonts w:ascii="Georgia" w:hAnsi="Georgia"/>
          <w:sz w:val="20"/>
          <w:szCs w:val="20"/>
        </w:rPr>
        <w:t>ben</w:t>
      </w:r>
      <w:r w:rsidR="00EC7094">
        <w:rPr>
          <w:rFonts w:ascii="Georgia" w:hAnsi="Georgia"/>
          <w:sz w:val="20"/>
          <w:szCs w:val="20"/>
        </w:rPr>
        <w:t>,</w:t>
      </w:r>
      <w:r w:rsidR="00BD5118">
        <w:rPr>
          <w:rFonts w:ascii="Georgia" w:hAnsi="Georgia"/>
          <w:sz w:val="20"/>
          <w:szCs w:val="20"/>
        </w:rPr>
        <w:t xml:space="preserve"> um </w:t>
      </w:r>
      <w:r w:rsidR="00C1445E">
        <w:rPr>
          <w:rFonts w:ascii="Georgia" w:hAnsi="Georgia"/>
          <w:sz w:val="20"/>
          <w:szCs w:val="20"/>
        </w:rPr>
        <w:t>m</w:t>
      </w:r>
      <w:r w:rsidR="00BD5118">
        <w:rPr>
          <w:rFonts w:ascii="Georgia" w:hAnsi="Georgia"/>
          <w:sz w:val="20"/>
          <w:szCs w:val="20"/>
        </w:rPr>
        <w:t>arktrelevant zu bleiben.</w:t>
      </w:r>
      <w:ins w:id="33" w:author="David Döbele" w:date="2022-11-08T21:51:00Z">
        <w:r w:rsidR="007E35A6">
          <w:rPr>
            <w:rFonts w:ascii="Georgia" w:hAnsi="Georgia"/>
            <w:sz w:val="20"/>
            <w:szCs w:val="20"/>
          </w:rPr>
          <w:t xml:space="preserve"> </w:t>
        </w:r>
      </w:ins>
    </w:p>
    <w:p w14:paraId="6FB653E8" w14:textId="39BFED25" w:rsidR="00BF708A" w:rsidRDefault="00E825FF" w:rsidP="00122D24">
      <w:pPr>
        <w:jc w:val="both"/>
        <w:rPr>
          <w:rFonts w:ascii="Georgia" w:hAnsi="Georgia"/>
          <w:sz w:val="20"/>
          <w:szCs w:val="20"/>
        </w:rPr>
      </w:pPr>
      <w:r w:rsidRPr="005B5167">
        <w:rPr>
          <w:rFonts w:ascii="Georgia" w:hAnsi="Georgia"/>
          <w:sz w:val="20"/>
          <w:szCs w:val="20"/>
        </w:rPr>
        <w:t>Besonders spannend finde ich zudem Ihre breite Aufstellung i</w:t>
      </w:r>
      <w:r w:rsidR="00C1445E">
        <w:rPr>
          <w:rFonts w:ascii="Georgia" w:hAnsi="Georgia"/>
          <w:sz w:val="20"/>
          <w:szCs w:val="20"/>
        </w:rPr>
        <w:t xml:space="preserve">m </w:t>
      </w:r>
      <w:r w:rsidR="005B5167" w:rsidRPr="005B5167">
        <w:rPr>
          <w:rFonts w:ascii="Georgia" w:hAnsi="Georgia"/>
          <w:sz w:val="20"/>
          <w:szCs w:val="20"/>
        </w:rPr>
        <w:t>Consulting</w:t>
      </w:r>
      <w:r w:rsidRPr="005B5167">
        <w:rPr>
          <w:rFonts w:ascii="Georgia" w:hAnsi="Georgia"/>
          <w:sz w:val="20"/>
          <w:szCs w:val="20"/>
        </w:rPr>
        <w:t xml:space="preserve">, </w:t>
      </w:r>
      <w:r w:rsidR="00CA6FE3" w:rsidRPr="005B5167">
        <w:rPr>
          <w:rFonts w:ascii="Georgia" w:hAnsi="Georgia"/>
          <w:sz w:val="20"/>
          <w:szCs w:val="20"/>
        </w:rPr>
        <w:t>da</w:t>
      </w:r>
      <w:r w:rsidRPr="005B5167">
        <w:rPr>
          <w:rFonts w:ascii="Georgia" w:hAnsi="Georgia"/>
          <w:sz w:val="20"/>
          <w:szCs w:val="20"/>
        </w:rPr>
        <w:t xml:space="preserve"> ich durch den demografischen Wandel und die </w:t>
      </w:r>
      <w:r w:rsidR="00CA6FE3" w:rsidRPr="005B5167">
        <w:rPr>
          <w:rFonts w:ascii="Georgia" w:hAnsi="Georgia"/>
          <w:sz w:val="20"/>
          <w:szCs w:val="20"/>
        </w:rPr>
        <w:t>Digitalisierung</w:t>
      </w:r>
      <w:r w:rsidRPr="005B5167">
        <w:rPr>
          <w:rFonts w:ascii="Georgia" w:hAnsi="Georgia"/>
          <w:sz w:val="20"/>
          <w:szCs w:val="20"/>
        </w:rPr>
        <w:t xml:space="preserve"> ein großes Potenzial in diesem Sektor </w:t>
      </w:r>
      <w:r w:rsidR="00CA6FE3" w:rsidRPr="005B5167">
        <w:rPr>
          <w:rFonts w:ascii="Georgia" w:hAnsi="Georgia"/>
          <w:sz w:val="20"/>
          <w:szCs w:val="20"/>
        </w:rPr>
        <w:t>sehe und es mich schon immer fasziniert hat, wie schnell sich die Branche wandelt und</w:t>
      </w:r>
      <w:r w:rsidR="00C1445E">
        <w:rPr>
          <w:rFonts w:ascii="Georgia" w:hAnsi="Georgia"/>
          <w:sz w:val="20"/>
          <w:szCs w:val="20"/>
        </w:rPr>
        <w:t xml:space="preserve"> sich</w:t>
      </w:r>
      <w:r w:rsidR="00CA6FE3" w:rsidRPr="005B5167">
        <w:rPr>
          <w:rFonts w:ascii="Georgia" w:hAnsi="Georgia"/>
          <w:sz w:val="20"/>
          <w:szCs w:val="20"/>
        </w:rPr>
        <w:t xml:space="preserve"> im Zuge immer neuer Herausforderungen anpassen kann. Dadurch kann ich mir sehr gut vorstellen, mich bei Berufseinstieg auf die</w:t>
      </w:r>
      <w:r w:rsidR="00EC7094" w:rsidRPr="005B5167">
        <w:rPr>
          <w:rFonts w:ascii="Georgia" w:hAnsi="Georgia"/>
          <w:sz w:val="20"/>
          <w:szCs w:val="20"/>
        </w:rPr>
        <w:t xml:space="preserve"> </w:t>
      </w:r>
      <w:r w:rsidR="00A05D58" w:rsidRPr="005B5167">
        <w:rPr>
          <w:rFonts w:ascii="Georgia" w:hAnsi="Georgia"/>
          <w:sz w:val="20"/>
          <w:szCs w:val="20"/>
        </w:rPr>
        <w:t>Branche</w:t>
      </w:r>
      <w:r w:rsidR="00CA6FE3" w:rsidRPr="005B5167">
        <w:rPr>
          <w:rFonts w:ascii="Georgia" w:hAnsi="Georgia"/>
          <w:sz w:val="20"/>
          <w:szCs w:val="20"/>
        </w:rPr>
        <w:t xml:space="preserve"> </w:t>
      </w:r>
      <w:r w:rsidR="00EC7094" w:rsidRPr="005B5167">
        <w:rPr>
          <w:rFonts w:ascii="Georgia" w:hAnsi="Georgia"/>
          <w:sz w:val="20"/>
          <w:szCs w:val="20"/>
        </w:rPr>
        <w:t xml:space="preserve">Digital Finance </w:t>
      </w:r>
      <w:r w:rsidR="00CA6FE3" w:rsidRPr="005B5167">
        <w:rPr>
          <w:rFonts w:ascii="Georgia" w:hAnsi="Georgia"/>
          <w:sz w:val="20"/>
          <w:szCs w:val="20"/>
        </w:rPr>
        <w:t>festzulegen, wodurch Sie die perfekte Adresse für dieses Praktikum sind.</w:t>
      </w:r>
      <w:r w:rsidR="00CA6FE3" w:rsidRPr="00284FE4">
        <w:rPr>
          <w:rFonts w:ascii="Georgia" w:hAnsi="Georgia"/>
          <w:sz w:val="20"/>
          <w:szCs w:val="20"/>
        </w:rPr>
        <w:t xml:space="preserve"> </w:t>
      </w:r>
    </w:p>
    <w:p w14:paraId="07EE9233" w14:textId="77777777" w:rsidR="00EC7094" w:rsidRDefault="00EC7094" w:rsidP="00122D24">
      <w:pPr>
        <w:jc w:val="both"/>
        <w:rPr>
          <w:rFonts w:ascii="Georgia" w:hAnsi="Georgia"/>
          <w:sz w:val="20"/>
          <w:szCs w:val="20"/>
        </w:rPr>
      </w:pPr>
    </w:p>
    <w:p w14:paraId="4D67EF2D" w14:textId="22C0210E" w:rsidR="00D64CB6" w:rsidRPr="00284FE4" w:rsidRDefault="00A3280A" w:rsidP="00122D24">
      <w:pPr>
        <w:jc w:val="both"/>
        <w:rPr>
          <w:rFonts w:ascii="Georgia" w:hAnsi="Georgia"/>
          <w:sz w:val="20"/>
          <w:szCs w:val="20"/>
        </w:rPr>
      </w:pPr>
      <w:r w:rsidRPr="00284FE4">
        <w:rPr>
          <w:rFonts w:ascii="Georgia" w:hAnsi="Georgia"/>
          <w:sz w:val="20"/>
          <w:szCs w:val="20"/>
        </w:rPr>
        <w:t>Vo</w:t>
      </w:r>
      <w:r w:rsidR="008C40C9">
        <w:rPr>
          <w:rFonts w:ascii="Georgia" w:hAnsi="Georgia"/>
          <w:sz w:val="20"/>
          <w:szCs w:val="20"/>
        </w:rPr>
        <w:t>n dem</w:t>
      </w:r>
      <w:r w:rsidRPr="00284FE4">
        <w:rPr>
          <w:rFonts w:ascii="Georgia" w:hAnsi="Georgia"/>
          <w:sz w:val="20"/>
          <w:szCs w:val="20"/>
        </w:rPr>
        <w:t xml:space="preserve"> Praktikum im </w:t>
      </w:r>
      <w:r w:rsidR="00C46197">
        <w:rPr>
          <w:rFonts w:ascii="Georgia" w:hAnsi="Georgia"/>
          <w:sz w:val="20"/>
          <w:szCs w:val="20"/>
        </w:rPr>
        <w:t xml:space="preserve">Digital Finance </w:t>
      </w:r>
      <w:r w:rsidRPr="00284FE4">
        <w:rPr>
          <w:rFonts w:ascii="Georgia" w:hAnsi="Georgia"/>
          <w:sz w:val="20"/>
          <w:szCs w:val="20"/>
        </w:rPr>
        <w:t>erhoffe ich mir eine steile Lernkurve</w:t>
      </w:r>
      <w:r w:rsidR="00793EAB">
        <w:rPr>
          <w:rFonts w:ascii="Georgia" w:hAnsi="Georgia"/>
          <w:sz w:val="20"/>
          <w:szCs w:val="20"/>
        </w:rPr>
        <w:t xml:space="preserve"> </w:t>
      </w:r>
      <w:r w:rsidRPr="00284FE4">
        <w:rPr>
          <w:rFonts w:ascii="Georgia" w:hAnsi="Georgia"/>
          <w:sz w:val="20"/>
          <w:szCs w:val="20"/>
        </w:rPr>
        <w:t xml:space="preserve">sowie die Möglichkeit, meine eigenen Ideen bei Ihnen mehrwertschaffend einbringen zu können. Ich bin mir sicher, dass ich durch mein starkes Interesse an der Tätigkeit </w:t>
      </w:r>
      <w:r w:rsidR="008C40C9">
        <w:rPr>
          <w:rFonts w:ascii="Georgia" w:hAnsi="Georgia"/>
          <w:sz w:val="20"/>
          <w:szCs w:val="20"/>
        </w:rPr>
        <w:t xml:space="preserve">des </w:t>
      </w:r>
      <w:r w:rsidRPr="00284FE4">
        <w:rPr>
          <w:rFonts w:ascii="Georgia" w:hAnsi="Georgia"/>
          <w:sz w:val="20"/>
          <w:szCs w:val="20"/>
        </w:rPr>
        <w:t>Consultant</w:t>
      </w:r>
      <w:r w:rsidR="008C40C9">
        <w:rPr>
          <w:rFonts w:ascii="Georgia" w:hAnsi="Georgia"/>
          <w:sz w:val="20"/>
          <w:szCs w:val="20"/>
        </w:rPr>
        <w:t>s</w:t>
      </w:r>
      <w:r w:rsidRPr="00284FE4">
        <w:rPr>
          <w:rFonts w:ascii="Georgia" w:hAnsi="Georgia"/>
          <w:sz w:val="20"/>
          <w:szCs w:val="20"/>
        </w:rPr>
        <w:t xml:space="preserve">, meine hohe Einsatzbereitschaft sowie meine ausgeprägte Teamfähigkeit eine Bereicherung für </w:t>
      </w:r>
      <w:r w:rsidR="007E49F2">
        <w:rPr>
          <w:rFonts w:ascii="Georgia" w:hAnsi="Georgia"/>
          <w:sz w:val="20"/>
          <w:szCs w:val="20"/>
        </w:rPr>
        <w:t xml:space="preserve">das Team der </w:t>
      </w:r>
      <w:proofErr w:type="spellStart"/>
      <w:r w:rsidR="007E49F2">
        <w:rPr>
          <w:rFonts w:ascii="Georgia" w:hAnsi="Georgia"/>
          <w:sz w:val="20"/>
          <w:szCs w:val="20"/>
        </w:rPr>
        <w:t>Protiviti</w:t>
      </w:r>
      <w:proofErr w:type="spellEnd"/>
      <w:r w:rsidR="007E49F2">
        <w:rPr>
          <w:rFonts w:ascii="Georgia" w:hAnsi="Georgia"/>
          <w:sz w:val="20"/>
          <w:szCs w:val="20"/>
        </w:rPr>
        <w:t xml:space="preserve"> GmbH </w:t>
      </w:r>
      <w:r w:rsidRPr="00284FE4">
        <w:rPr>
          <w:rFonts w:ascii="Georgia" w:hAnsi="Georgia"/>
          <w:sz w:val="20"/>
          <w:szCs w:val="20"/>
        </w:rPr>
        <w:t>sein werde und würde mich sehr darüber freuen, Sie auch in einem persönlichen Gespräch von mir überzeugen zu dürfen.</w:t>
      </w:r>
    </w:p>
    <w:p w14:paraId="274F8018" w14:textId="77777777" w:rsidR="003328F3" w:rsidRPr="00284FE4" w:rsidRDefault="003328F3" w:rsidP="005C45BA">
      <w:pPr>
        <w:jc w:val="both"/>
        <w:rPr>
          <w:rFonts w:ascii="Georgia" w:hAnsi="Georgia"/>
          <w:sz w:val="20"/>
          <w:szCs w:val="20"/>
        </w:rPr>
      </w:pPr>
    </w:p>
    <w:p w14:paraId="2FF1DE07" w14:textId="77777777" w:rsidR="003328F3" w:rsidRPr="00284FE4" w:rsidRDefault="00A3280A" w:rsidP="005C45BA">
      <w:pPr>
        <w:jc w:val="both"/>
        <w:rPr>
          <w:rFonts w:ascii="Georgia" w:hAnsi="Georgia"/>
          <w:sz w:val="20"/>
          <w:szCs w:val="20"/>
        </w:rPr>
      </w:pPr>
      <w:r w:rsidRPr="00284FE4">
        <w:rPr>
          <w:rFonts w:ascii="Georgia" w:hAnsi="Georgia"/>
          <w:sz w:val="20"/>
          <w:szCs w:val="20"/>
        </w:rPr>
        <w:t>Mit freundlichen Grüßen</w:t>
      </w:r>
    </w:p>
    <w:sectPr w:rsidR="003328F3" w:rsidRPr="00284FE4" w:rsidSect="007E35A6">
      <w:pgSz w:w="11900" w:h="16840"/>
      <w:pgMar w:top="851" w:right="1134" w:bottom="624" w:left="1134" w:header="709" w:footer="709" w:gutter="0"/>
      <w:cols w:space="708"/>
      <w:docGrid w:linePitch="360"/>
      <w:sectPrChange w:id="34" w:author="David Döbele" w:date="2022-11-08T21:48:00Z">
        <w:sectPr w:rsidR="003328F3" w:rsidRPr="00284FE4" w:rsidSect="007E35A6">
          <w:pgMar w:top="907" w:right="1418" w:bottom="624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98093" w14:textId="77777777" w:rsidR="00747EFA" w:rsidRDefault="00747EFA" w:rsidP="00A156B9">
      <w:r>
        <w:separator/>
      </w:r>
    </w:p>
  </w:endnote>
  <w:endnote w:type="continuationSeparator" w:id="0">
    <w:p w14:paraId="159EE337" w14:textId="77777777" w:rsidR="00747EFA" w:rsidRDefault="00747EFA" w:rsidP="00A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7D400" w14:textId="77777777" w:rsidR="00747EFA" w:rsidRDefault="00747EFA" w:rsidP="00A156B9">
      <w:r>
        <w:separator/>
      </w:r>
    </w:p>
  </w:footnote>
  <w:footnote w:type="continuationSeparator" w:id="0">
    <w:p w14:paraId="4881D540" w14:textId="77777777" w:rsidR="00747EFA" w:rsidRDefault="00747EFA" w:rsidP="00A1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1963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0753A"/>
    <w:rsid w:val="000240DF"/>
    <w:rsid w:val="00027649"/>
    <w:rsid w:val="00033020"/>
    <w:rsid w:val="000E5917"/>
    <w:rsid w:val="001057F0"/>
    <w:rsid w:val="00122D24"/>
    <w:rsid w:val="001476D4"/>
    <w:rsid w:val="00172F4D"/>
    <w:rsid w:val="0017795A"/>
    <w:rsid w:val="001D1B1B"/>
    <w:rsid w:val="001E49C6"/>
    <w:rsid w:val="001E6FC7"/>
    <w:rsid w:val="00235669"/>
    <w:rsid w:val="00284FE4"/>
    <w:rsid w:val="002B5FE6"/>
    <w:rsid w:val="003112EA"/>
    <w:rsid w:val="0032583B"/>
    <w:rsid w:val="00330F48"/>
    <w:rsid w:val="003328F3"/>
    <w:rsid w:val="00376E4C"/>
    <w:rsid w:val="00384122"/>
    <w:rsid w:val="003B2432"/>
    <w:rsid w:val="003C0453"/>
    <w:rsid w:val="003F7403"/>
    <w:rsid w:val="00444DE6"/>
    <w:rsid w:val="0049576D"/>
    <w:rsid w:val="004A1BC7"/>
    <w:rsid w:val="004A6740"/>
    <w:rsid w:val="004F2270"/>
    <w:rsid w:val="005031BF"/>
    <w:rsid w:val="005953F6"/>
    <w:rsid w:val="005A7876"/>
    <w:rsid w:val="005B5167"/>
    <w:rsid w:val="005C18A8"/>
    <w:rsid w:val="005C45BA"/>
    <w:rsid w:val="0061160E"/>
    <w:rsid w:val="0064311F"/>
    <w:rsid w:val="00660F0B"/>
    <w:rsid w:val="006C3E20"/>
    <w:rsid w:val="006E2627"/>
    <w:rsid w:val="007271B0"/>
    <w:rsid w:val="007307F4"/>
    <w:rsid w:val="00747EFA"/>
    <w:rsid w:val="00755109"/>
    <w:rsid w:val="00793EAB"/>
    <w:rsid w:val="007C24A1"/>
    <w:rsid w:val="007E35A6"/>
    <w:rsid w:val="007E49F2"/>
    <w:rsid w:val="00821E97"/>
    <w:rsid w:val="00894D21"/>
    <w:rsid w:val="008C40C9"/>
    <w:rsid w:val="008C77FC"/>
    <w:rsid w:val="008D0C7D"/>
    <w:rsid w:val="008D2612"/>
    <w:rsid w:val="008D2B09"/>
    <w:rsid w:val="008F160E"/>
    <w:rsid w:val="009F50E5"/>
    <w:rsid w:val="00A05D58"/>
    <w:rsid w:val="00A156B9"/>
    <w:rsid w:val="00A3280A"/>
    <w:rsid w:val="00A539C0"/>
    <w:rsid w:val="00AA7F95"/>
    <w:rsid w:val="00AC4E2A"/>
    <w:rsid w:val="00B27710"/>
    <w:rsid w:val="00B804AF"/>
    <w:rsid w:val="00B843C4"/>
    <w:rsid w:val="00BC6398"/>
    <w:rsid w:val="00BD5118"/>
    <w:rsid w:val="00BF708A"/>
    <w:rsid w:val="00C10FCC"/>
    <w:rsid w:val="00C1445E"/>
    <w:rsid w:val="00C46197"/>
    <w:rsid w:val="00C6619C"/>
    <w:rsid w:val="00CA6FE3"/>
    <w:rsid w:val="00D159C2"/>
    <w:rsid w:val="00D15FA0"/>
    <w:rsid w:val="00D648FF"/>
    <w:rsid w:val="00D64CB6"/>
    <w:rsid w:val="00E01186"/>
    <w:rsid w:val="00E825FF"/>
    <w:rsid w:val="00EA6931"/>
    <w:rsid w:val="00EB6E52"/>
    <w:rsid w:val="00EC7094"/>
    <w:rsid w:val="00EE44B0"/>
    <w:rsid w:val="00F06D19"/>
    <w:rsid w:val="00F17E63"/>
    <w:rsid w:val="00F40192"/>
    <w:rsid w:val="00F7199D"/>
    <w:rsid w:val="00F912D1"/>
    <w:rsid w:val="00FE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FEBE3"/>
  <w15:chartTrackingRefBased/>
  <w15:docId w15:val="{F4557DD2-CD1F-C54B-9F4E-FB0C4AD9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E6F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56B9"/>
  </w:style>
  <w:style w:type="paragraph" w:styleId="Fuzeile">
    <w:name w:val="footer"/>
    <w:basedOn w:val="Standard"/>
    <w:link w:val="Fu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56B9"/>
  </w:style>
  <w:style w:type="paragraph" w:styleId="berarbeitung">
    <w:name w:val="Revision"/>
    <w:hidden/>
    <w:uiPriority w:val="99"/>
    <w:semiHidden/>
    <w:rsid w:val="00033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668</Words>
  <Characters>4209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/>
  <dc:description/>
  <cp:lastModifiedBy>David Döbele</cp:lastModifiedBy>
  <cp:revision>4</cp:revision>
  <dcterms:created xsi:type="dcterms:W3CDTF">2022-11-08T18:48:00Z</dcterms:created>
  <dcterms:modified xsi:type="dcterms:W3CDTF">2022-11-08T20:51:00Z</dcterms:modified>
</cp:coreProperties>
</file>