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1AFBEC07" w:rsidR="006D2592" w:rsidRPr="00103811" w:rsidRDefault="00103811" w:rsidP="006A7895">
      <w:pPr>
        <w:spacing w:after="0" w:line="240" w:lineRule="auto"/>
        <w:jc w:val="right"/>
        <w:rPr>
          <w:rFonts w:ascii="Georgia" w:hAnsi="Georgia" w:cs="Times New Roman"/>
          <w:sz w:val="20"/>
          <w:szCs w:val="20"/>
        </w:rPr>
      </w:pPr>
      <w:r w:rsidRPr="00103811">
        <w:rPr>
          <w:rFonts w:ascii="Georgia" w:hAnsi="Georgia" w:cs="Times New Roman"/>
          <w:sz w:val="20"/>
          <w:szCs w:val="20"/>
        </w:rPr>
        <w:t>Luca</w:t>
      </w:r>
      <w:r w:rsidR="003D5D1E" w:rsidRPr="00103811">
        <w:rPr>
          <w:rFonts w:ascii="Georgia" w:hAnsi="Georgia" w:cs="Times New Roman"/>
          <w:sz w:val="20"/>
          <w:szCs w:val="20"/>
        </w:rPr>
        <w:t xml:space="preserve"> </w:t>
      </w:r>
      <w:r w:rsidRPr="00103811">
        <w:rPr>
          <w:rFonts w:ascii="Georgia" w:hAnsi="Georgia" w:cs="Times New Roman"/>
          <w:sz w:val="20"/>
          <w:szCs w:val="20"/>
        </w:rPr>
        <w:t>Frese</w:t>
      </w:r>
    </w:p>
    <w:p w14:paraId="2458A2A0" w14:textId="550A5CE7" w:rsidR="00857C6F" w:rsidRPr="00103811" w:rsidRDefault="00103811" w:rsidP="006A7895">
      <w:pPr>
        <w:spacing w:after="0" w:line="240" w:lineRule="auto"/>
        <w:jc w:val="right"/>
        <w:rPr>
          <w:rFonts w:ascii="Georgia" w:hAnsi="Georgia" w:cs="Times New Roman"/>
          <w:sz w:val="20"/>
          <w:szCs w:val="20"/>
        </w:rPr>
      </w:pPr>
      <w:r w:rsidRPr="00103811">
        <w:rPr>
          <w:rFonts w:ascii="Georgia" w:hAnsi="Georgia" w:cs="Times New Roman"/>
          <w:sz w:val="20"/>
          <w:szCs w:val="20"/>
        </w:rPr>
        <w:t>Deutz-Kalker Straße</w:t>
      </w:r>
      <w:r w:rsidR="003D5D1E" w:rsidRPr="00103811">
        <w:rPr>
          <w:rFonts w:ascii="Georgia" w:hAnsi="Georgia" w:cs="Times New Roman"/>
          <w:sz w:val="20"/>
          <w:szCs w:val="20"/>
        </w:rPr>
        <w:t xml:space="preserve"> </w:t>
      </w:r>
      <w:r w:rsidRPr="00103811">
        <w:rPr>
          <w:rFonts w:ascii="Georgia" w:hAnsi="Georgia" w:cs="Times New Roman"/>
          <w:sz w:val="20"/>
          <w:szCs w:val="20"/>
        </w:rPr>
        <w:t>118</w:t>
      </w:r>
    </w:p>
    <w:p w14:paraId="451AEE20" w14:textId="3C16E300" w:rsidR="00857C6F" w:rsidRPr="00103811" w:rsidRDefault="00103811" w:rsidP="006A7895">
      <w:pPr>
        <w:spacing w:after="0" w:line="240" w:lineRule="auto"/>
        <w:jc w:val="right"/>
        <w:rPr>
          <w:rFonts w:ascii="Georgia" w:hAnsi="Georgia" w:cs="Times New Roman"/>
          <w:sz w:val="20"/>
          <w:szCs w:val="20"/>
        </w:rPr>
      </w:pPr>
      <w:r w:rsidRPr="00103811">
        <w:rPr>
          <w:rFonts w:ascii="Georgia" w:hAnsi="Georgia" w:cs="Times New Roman"/>
          <w:sz w:val="20"/>
          <w:szCs w:val="20"/>
        </w:rPr>
        <w:t>50679</w:t>
      </w:r>
      <w:r w:rsidR="00857C6F" w:rsidRPr="00103811">
        <w:rPr>
          <w:rFonts w:ascii="Georgia" w:hAnsi="Georgia" w:cs="Times New Roman"/>
          <w:sz w:val="20"/>
          <w:szCs w:val="20"/>
        </w:rPr>
        <w:t xml:space="preserve"> </w:t>
      </w:r>
      <w:r w:rsidRPr="00103811">
        <w:rPr>
          <w:rFonts w:ascii="Georgia" w:hAnsi="Georgia" w:cs="Times New Roman"/>
          <w:sz w:val="20"/>
          <w:szCs w:val="20"/>
        </w:rPr>
        <w:t>Köln</w:t>
      </w:r>
    </w:p>
    <w:p w14:paraId="12BA391A" w14:textId="56A48600" w:rsidR="006A7895" w:rsidRPr="00137BB2" w:rsidRDefault="00103811" w:rsidP="006A7895">
      <w:pPr>
        <w:spacing w:after="0" w:line="240" w:lineRule="auto"/>
        <w:jc w:val="right"/>
        <w:rPr>
          <w:rFonts w:ascii="Georgia" w:hAnsi="Georgia" w:cs="Times New Roman"/>
          <w:sz w:val="20"/>
          <w:szCs w:val="20"/>
        </w:rPr>
      </w:pPr>
      <w:r w:rsidRPr="00137BB2">
        <w:rPr>
          <w:rFonts w:ascii="Georgia" w:hAnsi="Georgia" w:cs="Georgia"/>
          <w:color w:val="000000"/>
          <w:sz w:val="20"/>
          <w:szCs w:val="20"/>
        </w:rPr>
        <w:t>lmfrese</w:t>
      </w:r>
      <w:r w:rsidR="00857C6F" w:rsidRPr="00137BB2">
        <w:rPr>
          <w:rFonts w:ascii="Georgia" w:hAnsi="Georgia" w:cs="Georgia"/>
          <w:color w:val="000000"/>
          <w:sz w:val="20"/>
          <w:szCs w:val="20"/>
        </w:rPr>
        <w:t>@gmail.com</w:t>
      </w:r>
    </w:p>
    <w:p w14:paraId="170FE07D" w14:textId="682F3C72" w:rsidR="00F270C0" w:rsidRPr="00137BB2" w:rsidRDefault="006D2592" w:rsidP="00D75367">
      <w:pPr>
        <w:spacing w:after="0"/>
        <w:jc w:val="right"/>
        <w:rPr>
          <w:rFonts w:ascii="Georgia" w:hAnsi="Georgia" w:cs="Georgia"/>
          <w:color w:val="000000"/>
          <w:sz w:val="20"/>
          <w:szCs w:val="20"/>
        </w:rPr>
      </w:pPr>
      <w:r w:rsidRPr="00137BB2">
        <w:rPr>
          <w:rFonts w:ascii="Georgia" w:hAnsi="Georgia" w:cs="Georgia"/>
          <w:color w:val="000000"/>
          <w:sz w:val="20"/>
          <w:szCs w:val="20"/>
        </w:rPr>
        <w:t>+</w:t>
      </w:r>
      <w:r w:rsidR="00857C6F" w:rsidRPr="00137BB2">
        <w:rPr>
          <w:rFonts w:ascii="Georgia" w:hAnsi="Georgia" w:cs="Georgia"/>
          <w:color w:val="000000"/>
          <w:sz w:val="20"/>
          <w:szCs w:val="20"/>
        </w:rPr>
        <w:t>49 17</w:t>
      </w:r>
      <w:r w:rsidR="00103811" w:rsidRPr="00137BB2">
        <w:rPr>
          <w:rFonts w:ascii="Georgia" w:hAnsi="Georgia" w:cs="Georgia"/>
          <w:color w:val="000000"/>
          <w:sz w:val="20"/>
          <w:szCs w:val="20"/>
        </w:rPr>
        <w:t>6</w:t>
      </w:r>
      <w:r w:rsidR="00857C6F" w:rsidRPr="00137BB2">
        <w:rPr>
          <w:rFonts w:ascii="Georgia" w:hAnsi="Georgia" w:cs="Georgia"/>
          <w:color w:val="000000"/>
          <w:sz w:val="20"/>
          <w:szCs w:val="20"/>
        </w:rPr>
        <w:t xml:space="preserve"> </w:t>
      </w:r>
      <w:r w:rsidR="00103811" w:rsidRPr="00137BB2">
        <w:rPr>
          <w:rFonts w:ascii="Georgia" w:hAnsi="Georgia" w:cs="Georgia"/>
          <w:color w:val="000000"/>
          <w:sz w:val="20"/>
          <w:szCs w:val="20"/>
        </w:rPr>
        <w:t>999</w:t>
      </w:r>
      <w:r w:rsidR="003D5D1E" w:rsidRPr="00137BB2">
        <w:rPr>
          <w:rFonts w:ascii="Georgia" w:hAnsi="Georgia" w:cs="Georgia"/>
          <w:color w:val="000000"/>
          <w:sz w:val="20"/>
          <w:szCs w:val="20"/>
        </w:rPr>
        <w:t xml:space="preserve"> </w:t>
      </w:r>
      <w:r w:rsidR="00103811" w:rsidRPr="00137BB2">
        <w:rPr>
          <w:rFonts w:ascii="Georgia" w:hAnsi="Georgia" w:cs="Georgia"/>
          <w:color w:val="000000"/>
          <w:sz w:val="20"/>
          <w:szCs w:val="20"/>
        </w:rPr>
        <w:t>256</w:t>
      </w:r>
      <w:r w:rsidR="003D5D1E" w:rsidRPr="00137BB2">
        <w:rPr>
          <w:rFonts w:ascii="Georgia" w:hAnsi="Georgia" w:cs="Georgia"/>
          <w:color w:val="000000"/>
          <w:sz w:val="20"/>
          <w:szCs w:val="20"/>
        </w:rPr>
        <w:t xml:space="preserve"> </w:t>
      </w:r>
      <w:r w:rsidR="00103811" w:rsidRPr="00137BB2">
        <w:rPr>
          <w:rFonts w:ascii="Georgia" w:hAnsi="Georgia" w:cs="Georgia"/>
          <w:color w:val="000000"/>
          <w:sz w:val="20"/>
          <w:szCs w:val="20"/>
        </w:rPr>
        <w:t>39</w:t>
      </w:r>
    </w:p>
    <w:p w14:paraId="1D5BAC40" w14:textId="77777777" w:rsidR="00103811" w:rsidRPr="00103811" w:rsidRDefault="00103811" w:rsidP="00F74175">
      <w:pPr>
        <w:spacing w:after="0"/>
        <w:rPr>
          <w:rFonts w:ascii="Georgia" w:hAnsi="Georgia" w:cs="Georgia"/>
          <w:color w:val="000000"/>
          <w:sz w:val="20"/>
          <w:szCs w:val="20"/>
        </w:rPr>
      </w:pPr>
      <w:r w:rsidRPr="00103811">
        <w:rPr>
          <w:rFonts w:ascii="Georgia" w:hAnsi="Georgia" w:cs="Georgia"/>
          <w:color w:val="000000"/>
          <w:sz w:val="20"/>
          <w:szCs w:val="20"/>
        </w:rPr>
        <w:t>Stern Stewart &amp; Co. GmbH</w:t>
      </w:r>
    </w:p>
    <w:p w14:paraId="096C8AF5" w14:textId="3E83A8F6" w:rsidR="00647413" w:rsidRPr="00103811" w:rsidRDefault="00103811" w:rsidP="00F74175">
      <w:pPr>
        <w:spacing w:after="0"/>
        <w:rPr>
          <w:rFonts w:ascii="Georgia" w:hAnsi="Georgia"/>
          <w:sz w:val="20"/>
          <w:szCs w:val="20"/>
        </w:rPr>
      </w:pPr>
      <w:r w:rsidRPr="00103811">
        <w:rPr>
          <w:rFonts w:ascii="Georgia" w:hAnsi="Georgia"/>
          <w:sz w:val="20"/>
          <w:szCs w:val="20"/>
        </w:rPr>
        <w:t>Salvatorplatz 4</w:t>
      </w:r>
      <w:r w:rsidR="00F74175" w:rsidRPr="00103811">
        <w:rPr>
          <w:rFonts w:ascii="Georgia" w:hAnsi="Georgia"/>
          <w:sz w:val="20"/>
          <w:szCs w:val="20"/>
        </w:rPr>
        <w:br/>
      </w:r>
      <w:r w:rsidRPr="00103811">
        <w:rPr>
          <w:rFonts w:ascii="Georgia" w:hAnsi="Georgia"/>
          <w:sz w:val="20"/>
          <w:szCs w:val="20"/>
        </w:rPr>
        <w:t>80333 München</w:t>
      </w:r>
    </w:p>
    <w:p w14:paraId="0731715D" w14:textId="7DEE3D15" w:rsidR="001E0088" w:rsidRPr="00103811" w:rsidRDefault="00103811" w:rsidP="00D75367">
      <w:pPr>
        <w:spacing w:after="0"/>
        <w:jc w:val="right"/>
        <w:rPr>
          <w:rFonts w:ascii="Georgia" w:hAnsi="Georgia" w:cs="Times New Roman"/>
          <w:sz w:val="20"/>
          <w:szCs w:val="20"/>
        </w:rPr>
      </w:pPr>
      <w:r w:rsidRPr="00103811">
        <w:rPr>
          <w:rFonts w:ascii="Georgia" w:hAnsi="Georgia" w:cs="Times New Roman"/>
          <w:sz w:val="20"/>
          <w:szCs w:val="20"/>
        </w:rPr>
        <w:t>Köln</w:t>
      </w:r>
      <w:r w:rsidR="002D594E" w:rsidRPr="00103811">
        <w:rPr>
          <w:rFonts w:ascii="Georgia" w:hAnsi="Georgia" w:cs="Times New Roman"/>
          <w:sz w:val="20"/>
          <w:szCs w:val="20"/>
        </w:rPr>
        <w:t xml:space="preserve">, </w:t>
      </w:r>
      <w:r w:rsidRPr="00103811">
        <w:rPr>
          <w:rFonts w:ascii="Georgia" w:hAnsi="Georgia" w:cs="Times New Roman"/>
          <w:sz w:val="20"/>
          <w:szCs w:val="20"/>
        </w:rPr>
        <w:t>03</w:t>
      </w:r>
      <w:r w:rsidR="002D594E" w:rsidRPr="00103811">
        <w:rPr>
          <w:rFonts w:ascii="Georgia" w:hAnsi="Georgia" w:cs="Times New Roman"/>
          <w:sz w:val="20"/>
          <w:szCs w:val="20"/>
        </w:rPr>
        <w:t>.</w:t>
      </w:r>
      <w:r w:rsidRPr="00103811">
        <w:rPr>
          <w:rFonts w:ascii="Georgia" w:hAnsi="Georgia" w:cs="Times New Roman"/>
          <w:sz w:val="20"/>
          <w:szCs w:val="20"/>
        </w:rPr>
        <w:t>01</w:t>
      </w:r>
      <w:r w:rsidR="006A7895" w:rsidRPr="00103811">
        <w:rPr>
          <w:rFonts w:ascii="Georgia" w:hAnsi="Georgia" w:cs="Times New Roman"/>
          <w:sz w:val="20"/>
          <w:szCs w:val="20"/>
        </w:rPr>
        <w:t>.</w:t>
      </w:r>
      <w:r w:rsidR="003D5D1E" w:rsidRPr="00103811">
        <w:rPr>
          <w:rFonts w:ascii="Georgia" w:hAnsi="Georgia" w:cs="Times New Roman"/>
          <w:sz w:val="20"/>
          <w:szCs w:val="20"/>
        </w:rPr>
        <w:t>20</w:t>
      </w:r>
      <w:r w:rsidRPr="00103811">
        <w:rPr>
          <w:rFonts w:ascii="Georgia" w:hAnsi="Georgia" w:cs="Times New Roman"/>
          <w:sz w:val="20"/>
          <w:szCs w:val="20"/>
        </w:rPr>
        <w:t>23</w:t>
      </w:r>
    </w:p>
    <w:p w14:paraId="670DB82B" w14:textId="77777777" w:rsidR="00D75367" w:rsidRPr="00103811" w:rsidRDefault="00D75367" w:rsidP="00D75367">
      <w:pPr>
        <w:spacing w:after="0"/>
        <w:jc w:val="right"/>
        <w:rPr>
          <w:rFonts w:ascii="Georgia" w:hAnsi="Georgia" w:cs="Times New Roman"/>
          <w:sz w:val="20"/>
          <w:szCs w:val="20"/>
        </w:rPr>
      </w:pPr>
    </w:p>
    <w:p w14:paraId="2485849E" w14:textId="5728D4CA" w:rsidR="00103811" w:rsidRPr="00103811" w:rsidRDefault="00103811" w:rsidP="00103811">
      <w:pPr>
        <w:spacing w:after="0"/>
        <w:rPr>
          <w:rFonts w:ascii="Georgia" w:hAnsi="Georgia" w:cs="Times New Roman"/>
          <w:b/>
          <w:sz w:val="20"/>
          <w:szCs w:val="20"/>
        </w:rPr>
      </w:pPr>
      <w:r w:rsidRPr="00103811">
        <w:rPr>
          <w:rFonts w:ascii="Georgia" w:hAnsi="Georgia" w:cs="Times New Roman"/>
          <w:b/>
          <w:sz w:val="20"/>
          <w:szCs w:val="20"/>
        </w:rPr>
        <w:t>Bewerbung als Werkstudent im Bereich Strategy Consulting</w:t>
      </w:r>
    </w:p>
    <w:p w14:paraId="3A5BDDA8" w14:textId="77777777" w:rsidR="004A615C" w:rsidRPr="00103811" w:rsidRDefault="004A615C" w:rsidP="000A5AB8">
      <w:pPr>
        <w:spacing w:after="0"/>
        <w:rPr>
          <w:rFonts w:ascii="Georgia" w:hAnsi="Georgia" w:cs="Times New Roman"/>
          <w:b/>
          <w:sz w:val="20"/>
          <w:szCs w:val="20"/>
        </w:rPr>
      </w:pPr>
    </w:p>
    <w:p w14:paraId="61CDE0AD" w14:textId="615A2E6A" w:rsidR="00034B68" w:rsidRPr="00103811" w:rsidRDefault="0099776A" w:rsidP="00375D2D">
      <w:pPr>
        <w:spacing w:after="0"/>
        <w:jc w:val="both"/>
        <w:rPr>
          <w:rFonts w:ascii="Georgia" w:hAnsi="Georgia" w:cs="Times New Roman"/>
          <w:sz w:val="20"/>
          <w:szCs w:val="20"/>
        </w:rPr>
      </w:pPr>
      <w:r w:rsidRPr="00103811">
        <w:rPr>
          <w:rFonts w:ascii="Georgia" w:hAnsi="Georgia" w:cs="Times New Roman"/>
          <w:sz w:val="20"/>
          <w:szCs w:val="20"/>
        </w:rPr>
        <w:t xml:space="preserve">Sehr geehrte </w:t>
      </w:r>
      <w:r w:rsidR="000A0401">
        <w:rPr>
          <w:rFonts w:ascii="Georgia" w:hAnsi="Georgia" w:cs="Times New Roman"/>
          <w:sz w:val="20"/>
          <w:szCs w:val="20"/>
        </w:rPr>
        <w:t xml:space="preserve">Frau </w:t>
      </w:r>
      <w:r w:rsidR="000A0401" w:rsidRPr="000A0401">
        <w:rPr>
          <w:rFonts w:ascii="Georgia" w:hAnsi="Georgia" w:cs="Times New Roman"/>
          <w:sz w:val="20"/>
          <w:szCs w:val="20"/>
        </w:rPr>
        <w:t>Dridi</w:t>
      </w:r>
      <w:r w:rsidR="000A0401">
        <w:rPr>
          <w:rFonts w:ascii="Georgia" w:hAnsi="Georgia" w:cs="Times New Roman"/>
          <w:sz w:val="20"/>
          <w:szCs w:val="20"/>
        </w:rPr>
        <w:t xml:space="preserve">, </w:t>
      </w:r>
      <w:r w:rsidR="00E65B09" w:rsidRPr="00103811">
        <w:rPr>
          <w:rFonts w:ascii="Georgia" w:hAnsi="Georgia" w:cs="Times New Roman"/>
          <w:sz w:val="20"/>
          <w:szCs w:val="20"/>
        </w:rPr>
        <w:t xml:space="preserve"> </w:t>
      </w:r>
    </w:p>
    <w:p w14:paraId="433CF1AE" w14:textId="14106765" w:rsidR="00E65B09" w:rsidRPr="00103811" w:rsidRDefault="00E65B09" w:rsidP="00375D2D">
      <w:pPr>
        <w:spacing w:after="0"/>
        <w:jc w:val="both"/>
        <w:rPr>
          <w:rFonts w:ascii="Georgia" w:hAnsi="Georgia" w:cs="Times New Roman"/>
          <w:sz w:val="20"/>
          <w:szCs w:val="20"/>
        </w:rPr>
      </w:pPr>
    </w:p>
    <w:p w14:paraId="1C1B6273" w14:textId="77777777" w:rsidR="00103811" w:rsidRPr="00103811" w:rsidRDefault="00103811" w:rsidP="00103811">
      <w:pPr>
        <w:spacing w:after="0"/>
        <w:jc w:val="both"/>
        <w:rPr>
          <w:rFonts w:ascii="Georgia" w:hAnsi="Georgia" w:cs="Times New Roman"/>
          <w:sz w:val="20"/>
          <w:szCs w:val="20"/>
        </w:rPr>
      </w:pPr>
      <w:r w:rsidRPr="00103811">
        <w:rPr>
          <w:rFonts w:ascii="Georgia" w:hAnsi="Georgia" w:cs="Times New Roman"/>
          <w:sz w:val="20"/>
          <w:szCs w:val="20"/>
        </w:rPr>
        <w:t>mit der Tätigkeit in der Unternehmensberatung assoziiere ich spannende, herausfordernde und abwechslungsreiche Projekte, eine enorm steile Lernkurve sowie die Möglichkeit einen positiven und sichtbaren Einfluss auf die Gestaltung der Wirtschaft von morgen zu haben. Am meisten fasziniert mich dabei jedoch die Herausforderung, sich als Außenstehender in die einzelnen Prozesse eines Unternehmens hineinzudenken, das Geschäftsmodell des Unternehmens ganzheitlich zu verstehen und durch analytische sowie strategische Analysen Konzepte zu entwickeln, welche die komplexen Probleme der Mitarbeiter und des Managements bewältigen und dem Unternehmen somit zu neuem Wachstum verhelfen. Auf diese Weise können Berater durch ihre Expertise und Perspektive dazu beitragen, den Erflog von Unternehmen nachhaltig zu sichern. Um eines Tages durch meine Arbeit ebenfalls zu so einem Erfolgsfaktor zu werden, möchte ich bei Ihnen ab dem 17.04.2023 als Werksstudent anfangen.</w:t>
      </w:r>
    </w:p>
    <w:p w14:paraId="7C92E2F7" w14:textId="77777777" w:rsidR="00D75367" w:rsidRPr="00103811" w:rsidRDefault="00D75367" w:rsidP="00E65B09">
      <w:pPr>
        <w:spacing w:after="0"/>
        <w:jc w:val="both"/>
        <w:rPr>
          <w:rFonts w:ascii="Georgia" w:hAnsi="Georgia" w:cs="Times New Roman"/>
          <w:sz w:val="20"/>
          <w:szCs w:val="20"/>
        </w:rPr>
      </w:pPr>
    </w:p>
    <w:p w14:paraId="50AB8D5B" w14:textId="1830A32E" w:rsidR="00103811" w:rsidRPr="00103811" w:rsidRDefault="00103811" w:rsidP="00103811">
      <w:pPr>
        <w:spacing w:after="0"/>
        <w:jc w:val="both"/>
        <w:rPr>
          <w:rFonts w:ascii="Georgia" w:hAnsi="Georgia" w:cs="Times New Roman"/>
          <w:sz w:val="20"/>
          <w:szCs w:val="20"/>
        </w:rPr>
      </w:pPr>
      <w:r w:rsidRPr="00103811">
        <w:rPr>
          <w:rFonts w:ascii="Georgia" w:hAnsi="Georgia" w:cs="Times New Roman"/>
          <w:sz w:val="20"/>
          <w:szCs w:val="20"/>
        </w:rPr>
        <w:t xml:space="preserve">Während meines Auslandsschuljahres in den U.S.A., welches ich 2018 absolvierte, konnte ich nicht nur exzellente Englischfähigkeiten erlangen, sondern habe auch gelernt, mich in einem fremden Umfeld zurechtzufinden und mich auf neue Herausforderungen anzupassen. Jene Anpassungsfähigkeit, sowie meine strukturierte und analytische Herangehensweise an Probleme verhalfen mir auch im Abitur, meinem BWL-Studium an der Universität zu Köln, sowie bei meinen beiden Praktika bisher zu Erfolg und wurden von meinen Vorgesetzten immer besonders gelobt. Durch den Ehrgeiz, meinen beruflichen Werdegang selbst in die Hand zu nehmen und zu zeigen, dass es auch möglich ist alles zu erreichen, selbst wenn beide Eltern kein Abitur gemacht haben, treiben mich an. Das im Studium gelernte in der Praxis anzuwenden, bereitet mir am meisten Freude, weshalb ich bereits nach meinem </w:t>
      </w:r>
      <w:del w:id="0" w:author="David Döbele" w:date="2023-01-03T20:07:00Z">
        <w:r w:rsidRPr="00103811" w:rsidDel="00391E16">
          <w:rPr>
            <w:rFonts w:ascii="Georgia" w:hAnsi="Georgia" w:cs="Times New Roman"/>
            <w:sz w:val="20"/>
            <w:szCs w:val="20"/>
          </w:rPr>
          <w:delText xml:space="preserve">dem </w:delText>
        </w:r>
      </w:del>
      <w:ins w:id="1" w:author="David Döbele" w:date="2023-01-03T20:07:00Z">
        <w:r w:rsidR="00391E16">
          <w:rPr>
            <w:rFonts w:ascii="Georgia" w:hAnsi="Georgia" w:cs="Times New Roman"/>
            <w:sz w:val="20"/>
            <w:szCs w:val="20"/>
          </w:rPr>
          <w:t>ersten</w:t>
        </w:r>
        <w:r w:rsidR="00391E16" w:rsidRPr="00103811">
          <w:rPr>
            <w:rFonts w:ascii="Georgia" w:hAnsi="Georgia" w:cs="Times New Roman"/>
            <w:sz w:val="20"/>
            <w:szCs w:val="20"/>
          </w:rPr>
          <w:t xml:space="preserve"> </w:t>
        </w:r>
      </w:ins>
      <w:r w:rsidRPr="00103811">
        <w:rPr>
          <w:rFonts w:ascii="Georgia" w:hAnsi="Georgia" w:cs="Times New Roman"/>
          <w:sz w:val="20"/>
          <w:szCs w:val="20"/>
        </w:rPr>
        <w:t xml:space="preserve">Semester ein Praktikum in einem E-Commerce Start-Up im Brand Management sowie nach dem zweiten Semester bei der Porsche Beratung MHP im Bereich CFO-Services absolvierte. Seit April 2021 werden meine Leistungen auch von der Friedrich-Naumann-Stiftung für die Freiheit gewürdigt, wo ich seitdem Stipendiat der Begabtenförderung bin und mir bereits ein Netzwerk an ambitionierten Studenten aus den unterschiedlichsten Fachbereichen aufbauen konnte. Durch mein Corporate Development Modul habe ich realisiert, dass es insbesondere Strategische Fragestellungen sind, die mich faszinieren, da es für mich einen großen Reiz hat, sich mit offenen und für den Unternehmenserfolg essenziellen Fragestellungen zu beschäftigen, dessen Ergebnis zum Zeitpunkt der Fragestellung noch nicht feststehen, sondern erst gemeinsam im Team erarbeitet werden müssen. </w:t>
      </w:r>
    </w:p>
    <w:p w14:paraId="2C090CDF" w14:textId="723F9A8E" w:rsidR="00E65B09" w:rsidRPr="00103811" w:rsidRDefault="00E65B09" w:rsidP="00E65B09">
      <w:pPr>
        <w:spacing w:after="0"/>
        <w:jc w:val="both"/>
        <w:rPr>
          <w:rFonts w:ascii="Georgia" w:hAnsi="Georgia" w:cs="Times New Roman"/>
          <w:sz w:val="20"/>
          <w:szCs w:val="20"/>
        </w:rPr>
      </w:pPr>
    </w:p>
    <w:p w14:paraId="16C3FEE8" w14:textId="77777777" w:rsidR="00103811" w:rsidRPr="00103811" w:rsidRDefault="00103811" w:rsidP="00103811">
      <w:pPr>
        <w:spacing w:after="0"/>
        <w:jc w:val="both"/>
        <w:rPr>
          <w:rFonts w:ascii="Georgia" w:hAnsi="Georgia" w:cs="Times New Roman"/>
          <w:sz w:val="20"/>
          <w:szCs w:val="20"/>
        </w:rPr>
      </w:pPr>
      <w:r w:rsidRPr="00103811">
        <w:rPr>
          <w:rFonts w:ascii="Georgia" w:hAnsi="Georgia" w:cs="Times New Roman"/>
          <w:sz w:val="20"/>
          <w:szCs w:val="20"/>
        </w:rPr>
        <w:t xml:space="preserve">Stern Stewart scheint mir für eine Werksstudentenstelle ideal. Besonders gefällt mir die Tatsache, dass Sie einen hohen Wert auf individuelle Weiterentwicklung und Flexibilität setzten, wodurch ein äußerst förderndes und zugleich forderndes Arbeitsumfeld geschaffen wird, in dem man sich gegenseitig unterstützt und schon ab dem ersten Tag eine hohe Verantwortung übernimmt. Ich kann mir kein inspirierendes Arbeitsumfeld vorstellen, als mit Menschen zusammenzuarbeiten die sich ihre Expertise nicht nur auf theoretischer Ebene, sondern durch ihre Erfahrung in der Praxis und durch das Übernehmen von Verantwortung aufgebaut haben. Dadurch, dass Sie sich nicht nur auf eine Industrie und einen Service spezialisiert haben, sondern breit aufgestellt sind und durch das Team an unabhängig denkenden Individuen für jede Fragestellung des Managements gewappnet sind, stelle ich mir den Arbeitsalltag bei Stern Stewart äußerst abwechslungsreich vor, weshalb Sie die perfekte Adresse für diese Werksstudententätigkeit sind.  </w:t>
      </w:r>
    </w:p>
    <w:p w14:paraId="3B897238" w14:textId="77777777" w:rsidR="00103811" w:rsidRPr="00103811" w:rsidRDefault="00103811" w:rsidP="00103811">
      <w:pPr>
        <w:spacing w:after="0"/>
        <w:jc w:val="both"/>
        <w:rPr>
          <w:rFonts w:ascii="Georgia" w:hAnsi="Georgia" w:cs="Times New Roman"/>
          <w:sz w:val="20"/>
          <w:szCs w:val="20"/>
        </w:rPr>
      </w:pPr>
    </w:p>
    <w:p w14:paraId="11B49693" w14:textId="12F63C31" w:rsidR="00E65B09" w:rsidRPr="00103811" w:rsidRDefault="00103811" w:rsidP="00103811">
      <w:pPr>
        <w:spacing w:after="0"/>
        <w:jc w:val="both"/>
        <w:rPr>
          <w:rFonts w:ascii="Georgia" w:hAnsi="Georgia" w:cs="Times New Roman"/>
          <w:sz w:val="20"/>
          <w:szCs w:val="20"/>
        </w:rPr>
      </w:pPr>
      <w:r w:rsidRPr="00103811">
        <w:rPr>
          <w:rFonts w:ascii="Georgia" w:hAnsi="Georgia" w:cs="Times New Roman"/>
          <w:sz w:val="20"/>
          <w:szCs w:val="20"/>
        </w:rPr>
        <w:t>Neben einer steilen Lernkurve erhoffe ich mir von der Werksstudententätigkeit, die Möglichkeit zu haben, meine eigenen Ideen bei Ihnen mehrwertschaffend einbringen zu können und zusammen mit einem erfahrenem Team Lösungen für die Probleme Ihrer Kunden zu finden. Ich bin mir sicher, dass ich durch meine analytische und strukturierte Arbeitsweise, meiner hohen Einsatzbereitschaft sowie meiner ausgeprägten Sozialkompetenz eine Bereicherung für Stern Stewart sein werde, und würde mich sehr darüber freuen, Sie auch in einem persönlichen Gespräch kennenzulernen.</w:t>
      </w:r>
    </w:p>
    <w:p w14:paraId="2570524B" w14:textId="77777777" w:rsidR="00103811" w:rsidRPr="00103811" w:rsidRDefault="00103811" w:rsidP="00103811">
      <w:pPr>
        <w:spacing w:after="0"/>
        <w:jc w:val="both"/>
        <w:rPr>
          <w:rFonts w:ascii="Georgia" w:hAnsi="Georgia" w:cs="Times New Roman"/>
          <w:sz w:val="20"/>
          <w:szCs w:val="20"/>
        </w:rPr>
      </w:pPr>
    </w:p>
    <w:p w14:paraId="4459D038" w14:textId="07A27375" w:rsidR="00E65B09" w:rsidRPr="00103811" w:rsidRDefault="0099776A" w:rsidP="00E65B09">
      <w:pPr>
        <w:spacing w:after="0"/>
        <w:jc w:val="both"/>
        <w:rPr>
          <w:rFonts w:ascii="Georgia" w:hAnsi="Georgia" w:cs="Times New Roman"/>
          <w:sz w:val="20"/>
          <w:szCs w:val="20"/>
        </w:rPr>
      </w:pPr>
      <w:r w:rsidRPr="00103811">
        <w:rPr>
          <w:rFonts w:ascii="Georgia" w:hAnsi="Georgia" w:cs="Times New Roman"/>
          <w:sz w:val="20"/>
          <w:szCs w:val="20"/>
        </w:rPr>
        <w:t>Mit freundlichen Grüßen</w:t>
      </w:r>
    </w:p>
    <w:p w14:paraId="3BDB02BA" w14:textId="30B88520" w:rsidR="00BB3512" w:rsidRPr="00103811" w:rsidRDefault="00103811" w:rsidP="00E65B09">
      <w:pPr>
        <w:spacing w:after="0"/>
        <w:jc w:val="both"/>
        <w:rPr>
          <w:rFonts w:ascii="Georgia" w:hAnsi="Georgia" w:cs="Times New Roman"/>
          <w:sz w:val="20"/>
          <w:szCs w:val="20"/>
        </w:rPr>
      </w:pPr>
      <w:r w:rsidRPr="00103811">
        <w:rPr>
          <w:rFonts w:ascii="Georgia" w:hAnsi="Georgia" w:cs="Times New Roman"/>
          <w:sz w:val="20"/>
          <w:szCs w:val="20"/>
          <w:lang w:val="en-US"/>
        </w:rPr>
        <w:t>Luca Frese</w:t>
      </w:r>
    </w:p>
    <w:sectPr w:rsidR="00BB3512" w:rsidRPr="00103811"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0401"/>
    <w:rsid w:val="000A154E"/>
    <w:rsid w:val="000A5AB8"/>
    <w:rsid w:val="000A6678"/>
    <w:rsid w:val="000A7DEB"/>
    <w:rsid w:val="000C55DE"/>
    <w:rsid w:val="000F371C"/>
    <w:rsid w:val="00103811"/>
    <w:rsid w:val="00117F83"/>
    <w:rsid w:val="001328B7"/>
    <w:rsid w:val="00137BB2"/>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1E16"/>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91E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32795206">
      <w:bodyDiv w:val="1"/>
      <w:marLeft w:val="0"/>
      <w:marRight w:val="0"/>
      <w:marTop w:val="0"/>
      <w:marBottom w:val="0"/>
      <w:divBdr>
        <w:top w:val="none" w:sz="0" w:space="0" w:color="auto"/>
        <w:left w:val="none" w:sz="0" w:space="0" w:color="auto"/>
        <w:bottom w:val="none" w:sz="0" w:space="0" w:color="auto"/>
        <w:right w:val="none" w:sz="0" w:space="0" w:color="auto"/>
      </w:divBdr>
      <w:divsChild>
        <w:div w:id="263925017">
          <w:marLeft w:val="0"/>
          <w:marRight w:val="0"/>
          <w:marTop w:val="0"/>
          <w:marBottom w:val="0"/>
          <w:divBdr>
            <w:top w:val="none" w:sz="0" w:space="0" w:color="auto"/>
            <w:left w:val="none" w:sz="0" w:space="0" w:color="auto"/>
            <w:bottom w:val="none" w:sz="0" w:space="0" w:color="auto"/>
            <w:right w:val="none" w:sz="0" w:space="0" w:color="auto"/>
          </w:divBdr>
          <w:divsChild>
            <w:div w:id="258295123">
              <w:marLeft w:val="0"/>
              <w:marRight w:val="0"/>
              <w:marTop w:val="0"/>
              <w:marBottom w:val="0"/>
              <w:divBdr>
                <w:top w:val="none" w:sz="0" w:space="0" w:color="auto"/>
                <w:left w:val="none" w:sz="0" w:space="0" w:color="auto"/>
                <w:bottom w:val="none" w:sz="0" w:space="0" w:color="auto"/>
                <w:right w:val="none" w:sz="0" w:space="0" w:color="auto"/>
              </w:divBdr>
              <w:divsChild>
                <w:div w:id="90252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02294">
      <w:bodyDiv w:val="1"/>
      <w:marLeft w:val="0"/>
      <w:marRight w:val="0"/>
      <w:marTop w:val="0"/>
      <w:marBottom w:val="0"/>
      <w:divBdr>
        <w:top w:val="none" w:sz="0" w:space="0" w:color="auto"/>
        <w:left w:val="none" w:sz="0" w:space="0" w:color="auto"/>
        <w:bottom w:val="none" w:sz="0" w:space="0" w:color="auto"/>
        <w:right w:val="none" w:sz="0" w:space="0" w:color="auto"/>
      </w:divBdr>
      <w:divsChild>
        <w:div w:id="150144146">
          <w:marLeft w:val="0"/>
          <w:marRight w:val="0"/>
          <w:marTop w:val="0"/>
          <w:marBottom w:val="0"/>
          <w:divBdr>
            <w:top w:val="none" w:sz="0" w:space="0" w:color="auto"/>
            <w:left w:val="none" w:sz="0" w:space="0" w:color="auto"/>
            <w:bottom w:val="none" w:sz="0" w:space="0" w:color="auto"/>
            <w:right w:val="none" w:sz="0" w:space="0" w:color="auto"/>
          </w:divBdr>
          <w:divsChild>
            <w:div w:id="1646624186">
              <w:marLeft w:val="0"/>
              <w:marRight w:val="0"/>
              <w:marTop w:val="0"/>
              <w:marBottom w:val="0"/>
              <w:divBdr>
                <w:top w:val="none" w:sz="0" w:space="0" w:color="auto"/>
                <w:left w:val="none" w:sz="0" w:space="0" w:color="auto"/>
                <w:bottom w:val="none" w:sz="0" w:space="0" w:color="auto"/>
                <w:right w:val="none" w:sz="0" w:space="0" w:color="auto"/>
              </w:divBdr>
              <w:divsChild>
                <w:div w:id="8418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622</Words>
  <Characters>3925</Characters>
  <Application>Microsoft Office Word</Application>
  <DocSecurity>0</DocSecurity>
  <Lines>32</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5</cp:revision>
  <dcterms:created xsi:type="dcterms:W3CDTF">2023-01-03T12:29:00Z</dcterms:created>
  <dcterms:modified xsi:type="dcterms:W3CDTF">2023-01-03T19:07:00Z</dcterms:modified>
</cp:coreProperties>
</file>