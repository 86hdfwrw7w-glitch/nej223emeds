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425"/>
        <w:gridCol w:w="142"/>
        <w:gridCol w:w="283"/>
        <w:gridCol w:w="851"/>
        <w:gridCol w:w="2551"/>
        <w:tblGridChange w:id="0">
          <w:tblGrid>
            <w:gridCol w:w="1418"/>
            <w:gridCol w:w="4105"/>
            <w:gridCol w:w="147"/>
            <w:gridCol w:w="284"/>
            <w:gridCol w:w="425"/>
            <w:gridCol w:w="142"/>
            <w:gridCol w:w="283"/>
            <w:gridCol w:w="851"/>
            <w:gridCol w:w="2551"/>
          </w:tblGrid>
        </w:tblGridChange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1E7D5A3C" w:rsidR="00E55D90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Robert</w:t>
            </w:r>
            <w:r w:rsidR="00E55D90" w:rsidRPr="00F44F5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Weit</w:t>
            </w:r>
          </w:p>
          <w:p w14:paraId="2D363F9A" w14:textId="727681E8" w:rsidR="00F44F5F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Heinrich-Lanz-Straße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23-27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68165 Mannheim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37B0E7FC" w:rsidR="00F44F5F" w:rsidRPr="00F44F5F" w:rsidRDefault="00C37F83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Georgia" w:hAnsi="Georgia" w:cs="Georgia"/>
                <w:color w:val="000000"/>
                <w:sz w:val="20"/>
                <w:szCs w:val="20"/>
              </w:rPr>
              <w:t>robert.weit@students.uni-mannheim.de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17641358727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570DC30" w:rsidR="00D1492F" w:rsidRPr="00F44F5F" w:rsidRDefault="00C37F8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Mannheim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59B68C4" w:rsidR="00D1492F" w:rsidRPr="00F44F5F" w:rsidRDefault="00783451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B96045" w:rsidRPr="00F44F5F" w14:paraId="61E5D482" w14:textId="77777777" w:rsidTr="00FE0496">
        <w:tc>
          <w:tcPr>
            <w:tcW w:w="5523" w:type="dxa"/>
            <w:gridSpan w:val="2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4683" w:type="dxa"/>
            <w:gridSpan w:val="7"/>
          </w:tcPr>
          <w:p w14:paraId="419A9228" w14:textId="491F5A13" w:rsidR="00B96045" w:rsidRPr="00F44F5F" w:rsidRDefault="00BE6B9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Starting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6045" w:rsidRPr="00F44F5F">
              <w:rPr>
                <w:rFonts w:ascii="Times New Roman" w:hAnsi="Times New Roman" w:cs="Times New Roman"/>
                <w:sz w:val="20"/>
                <w:szCs w:val="20"/>
              </w:rPr>
              <w:t>09/</w:t>
            </w:r>
            <w:r w:rsidR="00783451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  <w:r w:rsidR="00B9604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96045" w:rsidRPr="00F44F5F" w14:paraId="6B19CF91" w14:textId="77777777" w:rsidTr="00FE0496">
        <w:trPr>
          <w:trHeight w:val="340"/>
        </w:trPr>
        <w:tc>
          <w:tcPr>
            <w:tcW w:w="5670" w:type="dxa"/>
            <w:gridSpan w:val="3"/>
            <w:vAlign w:val="bottom"/>
          </w:tcPr>
          <w:p w14:paraId="54F7169D" w14:textId="6828270D" w:rsidR="00B96045" w:rsidRPr="00F44F5F" w:rsidRDefault="00783451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BBS Wirtschaft 2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6230BAF3" w:rsidR="00B96045" w:rsidRPr="00F44F5F" w:rsidRDefault="00783451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263521E3" w14:textId="77777777" w:rsidTr="00EE67A7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4-08-27T17:50:00Z" w16du:dateUtc="2024-08-27T15:50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7"/>
          <w:trPrChange w:id="2" w:author="David Döbele" w:date="2024-08-27T17:50:00Z" w16du:dateUtc="2024-08-27T15:50:00Z">
            <w:trPr>
              <w:trHeight w:val="57"/>
            </w:trPr>
          </w:trPrChange>
        </w:trPr>
        <w:tc>
          <w:tcPr>
            <w:tcW w:w="7655" w:type="dxa"/>
            <w:gridSpan w:val="8"/>
            <w:tcPrChange w:id="3" w:author="David Döbele" w:date="2024-08-27T17:50:00Z" w16du:dateUtc="2024-08-27T15:50:00Z">
              <w:tcPr>
                <w:tcW w:w="5670" w:type="dxa"/>
                <w:gridSpan w:val="3"/>
              </w:tcPr>
            </w:tcPrChange>
          </w:tcPr>
          <w:p w14:paraId="36282A3A" w14:textId="17B66320" w:rsidR="00EF2AE9" w:rsidRPr="00783451" w:rsidRDefault="00783451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Fachhochschulreife</w:t>
            </w:r>
            <w:proofErr w:type="spellEnd"/>
            <w:r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Entrance Qualification</w:t>
            </w:r>
            <w:r w:rsidR="00A042D5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 xml:space="preserve"> for </w:t>
            </w:r>
            <w:r w:rsidR="00A042D5" w:rsidRPr="00783451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University of Applied Sc</w:t>
            </w:r>
            <w:r w:rsidR="00A042D5">
              <w:rPr>
                <w:rFonts w:asciiTheme="majorBidi" w:hAnsiTheme="majorBidi" w:cstheme="majorBidi"/>
                <w:i/>
                <w:iCs/>
                <w:sz w:val="20"/>
                <w:szCs w:val="20"/>
                <w:lang w:val="en-US"/>
              </w:rPr>
              <w:t>iences</w:t>
            </w:r>
            <w:ins w:id="4" w:author="David Döbele" w:date="2024-08-27T17:50:00Z" w16du:dateUtc="2024-08-27T15:50:00Z">
              <w:r w:rsidR="00EE67A7">
                <w:rPr>
                  <w:rFonts w:asciiTheme="majorBidi" w:hAnsiTheme="majorBidi" w:cstheme="majorBidi"/>
                  <w:i/>
                  <w:iCs/>
                  <w:sz w:val="20"/>
                  <w:szCs w:val="20"/>
                  <w:lang w:val="en-US"/>
                </w:rPr>
                <w:t>)</w:t>
              </w:r>
            </w:ins>
            <w:del w:id="5" w:author="David Döbele" w:date="2024-08-27T17:50:00Z" w16du:dateUtc="2024-08-27T15:50:00Z">
              <w:r w:rsidDel="00EE67A7">
                <w:rPr>
                  <w:rFonts w:asciiTheme="majorBidi" w:hAnsiTheme="majorBidi" w:cstheme="majorBidi"/>
                  <w:i/>
                  <w:iCs/>
                  <w:sz w:val="20"/>
                  <w:szCs w:val="20"/>
                  <w:lang w:val="en-US"/>
                </w:rPr>
                <w:delText>, enabled university admission)</w:delText>
              </w:r>
            </w:del>
          </w:p>
        </w:tc>
        <w:tc>
          <w:tcPr>
            <w:tcW w:w="2551" w:type="dxa"/>
            <w:tcPrChange w:id="6" w:author="David Döbele" w:date="2024-08-27T17:50:00Z" w16du:dateUtc="2024-08-27T15:50:00Z">
              <w:tcPr>
                <w:tcW w:w="4536" w:type="dxa"/>
                <w:gridSpan w:val="6"/>
              </w:tcPr>
            </w:tcPrChange>
          </w:tcPr>
          <w:p w14:paraId="3DE8C75D" w14:textId="4B19D851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09/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2023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 xml:space="preserve"> – 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07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/</w:t>
            </w:r>
            <w:r w:rsidR="00783451">
              <w:rPr>
                <w:rFonts w:ascii="Times New Roman" w:hAnsi="Times New Roman" w:cs="Times New Roman"/>
                <w:sz w:val="20"/>
                <w:szCs w:val="24"/>
              </w:rPr>
              <w:t>2024</w:t>
            </w:r>
          </w:p>
        </w:tc>
      </w:tr>
      <w:tr w:rsidR="00EF2AE9" w:rsidRPr="00EE67A7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433CA60C" w14:textId="78FA0152" w:rsidR="00376400" w:rsidRDefault="00376400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 – 5.0, 1.0 being best)</w:t>
            </w:r>
          </w:p>
          <w:p w14:paraId="6ECF7248" w14:textId="05873C9E" w:rsidR="00EF2AE9" w:rsidRPr="00376400" w:rsidRDefault="00ED34DB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Core subjects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: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Business</w:t>
            </w:r>
            <w:r w:rsidR="003D199E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Administration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),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Accounting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(1.0), 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Mathematics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EF2AE9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)</w:t>
            </w:r>
            <w:r w:rsidR="00783451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 English (1.0)</w:t>
            </w:r>
          </w:p>
        </w:tc>
      </w:tr>
      <w:tr w:rsidR="00EF2AE9" w:rsidRPr="00EE67A7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741EB560" w:rsidR="00EF2AE9" w:rsidRPr="00ED34DB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US"/>
              </w:rPr>
            </w:pPr>
            <w:r w:rsidRP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WORK EXPERIENCE</w:t>
            </w:r>
            <w:r w:rsidR="00ED34DB" w:rsidRP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 xml:space="preserve"> AND LEADERSHIP DE</w:t>
            </w:r>
            <w:r w:rsidR="00ED34DB">
              <w:rPr>
                <w:rFonts w:ascii="Times New Roman" w:hAnsi="Times New Roman" w:cs="Times New Roman"/>
                <w:smallCaps w:val="0"/>
                <w:sz w:val="28"/>
                <w:lang w:val="en-US"/>
              </w:rPr>
              <w:t>VELOPMENT</w:t>
            </w:r>
          </w:p>
        </w:tc>
      </w:tr>
      <w:tr w:rsidR="00EF2AE9" w:rsidRPr="00EE67A7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3E4EA3C" w:rsidR="00EF2AE9" w:rsidRPr="00F44F5F" w:rsidRDefault="00783451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German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Armed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Forces (Bundeswehr)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6A6F397" w:rsidR="00EF2AE9" w:rsidRPr="00A042D5" w:rsidRDefault="00A042D5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042D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at v</w:t>
            </w:r>
            <w:r w:rsidR="001A7D7A" w:rsidRPr="00A042D5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arious locations across Germany</w:t>
            </w:r>
          </w:p>
        </w:tc>
      </w:tr>
      <w:tr w:rsidR="00EF2AE9" w:rsidRPr="00F44F5F" w14:paraId="335D84E9" w14:textId="77777777" w:rsidTr="00FE0496">
        <w:tc>
          <w:tcPr>
            <w:tcW w:w="5954" w:type="dxa"/>
            <w:gridSpan w:val="4"/>
          </w:tcPr>
          <w:p w14:paraId="20B1570F" w14:textId="07A3B5EF" w:rsidR="00EF2AE9" w:rsidRPr="00BE6B9D" w:rsidRDefault="005D66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BE6B9D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Training and Development</w:t>
            </w:r>
          </w:p>
        </w:tc>
        <w:tc>
          <w:tcPr>
            <w:tcW w:w="4252" w:type="dxa"/>
            <w:gridSpan w:val="5"/>
          </w:tcPr>
          <w:p w14:paraId="0475B997" w14:textId="2A74E4C7" w:rsidR="00EF2AE9" w:rsidRPr="006032CA" w:rsidRDefault="001A7D7A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2017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04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2023</w:t>
            </w:r>
          </w:p>
        </w:tc>
      </w:tr>
      <w:tr w:rsidR="00EF2AE9" w:rsidRPr="00EE67A7" w14:paraId="54C3D64C" w14:textId="77777777" w:rsidTr="00FE0496">
        <w:tc>
          <w:tcPr>
            <w:tcW w:w="10206" w:type="dxa"/>
            <w:gridSpan w:val="9"/>
          </w:tcPr>
          <w:p w14:paraId="01C262AD" w14:textId="41A2C6A4" w:rsidR="00EF2AE9" w:rsidRPr="006032CA" w:rsidRDefault="003D199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Completed the General Military Course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Sondershausen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, DE), focusing on foundational military skills and leadership principles</w:t>
            </w:r>
          </w:p>
          <w:p w14:paraId="4727C003" w14:textId="77777777" w:rsidR="00EF2AE9" w:rsidRPr="005D66BD" w:rsidRDefault="003D199E" w:rsidP="00EF2AE9">
            <w:pPr>
              <w:pStyle w:val="Bullets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Successfully completed the Personnel Sergeant Course (Hannover, DE), a specialized training program designed to prepare for my role as a Personnel Sergeant, focusing on personnel management and administrative duties</w:t>
            </w:r>
          </w:p>
          <w:p w14:paraId="4B8B81A3" w14:textId="77777777" w:rsidR="005D66BD" w:rsidDel="00EE67A7" w:rsidRDefault="005D66BD" w:rsidP="00EE67A7">
            <w:pPr>
              <w:pStyle w:val="Bullets"/>
              <w:rPr>
                <w:del w:id="7" w:author="David Döbele" w:date="2024-08-27T17:48:00Z" w16du:dateUtc="2024-08-27T15:48:00Z"/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Undertook Advanced Military Training as part of the Sergeant Course (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Delitzsch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, DE), with a focus on Leadership Development and enhancing international communication skills through an intensive, multi-month English Language Course</w:t>
            </w:r>
          </w:p>
          <w:p w14:paraId="6C114678" w14:textId="1F6F23F4" w:rsidR="00EE67A7" w:rsidRPr="005D66BD" w:rsidRDefault="00EE67A7" w:rsidP="00EF2AE9">
            <w:pPr>
              <w:pStyle w:val="Bullets"/>
              <w:rPr>
                <w:ins w:id="8" w:author="David Döbele" w:date="2024-08-27T17:48:00Z" w16du:dateUtc="2024-08-27T15:48:00Z"/>
                <w:rFonts w:ascii="Times New Roman" w:hAnsi="Times New Roman" w:cs="Times New Roman"/>
                <w:sz w:val="20"/>
                <w:szCs w:val="24"/>
                <w:lang w:val="en-US"/>
              </w:rPr>
            </w:pPr>
            <w:ins w:id="9" w:author="David Döbele" w:date="2024-08-27T17:48:00Z" w16du:dateUtc="2024-08-27T15:48:00Z">
              <w:r>
                <w:rPr>
                  <w:rFonts w:ascii="Times New Roman" w:hAnsi="Times New Roman" w:cs="Times New Roman"/>
                  <w:sz w:val="20"/>
                  <w:szCs w:val="24"/>
                  <w:lang w:val="en-US"/>
                </w:rPr>
                <w:br/>
              </w:r>
            </w:ins>
          </w:p>
          <w:p w14:paraId="0D116876" w14:textId="77777777" w:rsidR="005D66BD" w:rsidRPr="00EE67A7" w:rsidDel="00EE67A7" w:rsidRDefault="005D66BD" w:rsidP="005D66BD">
            <w:pPr>
              <w:pStyle w:val="Bullets"/>
              <w:numPr>
                <w:ilvl w:val="0"/>
                <w:numId w:val="0"/>
              </w:numPr>
              <w:ind w:left="720"/>
              <w:rPr>
                <w:del w:id="10" w:author="David Döbele" w:date="2024-08-27T17:48:00Z" w16du:dateUtc="2024-08-27T15:48:00Z"/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pPrChange w:id="11" w:author="David Döbele" w:date="2024-08-27T17:48:00Z" w16du:dateUtc="2024-08-27T15:48:00Z">
                <w:pPr>
                  <w:pStyle w:val="Bullets"/>
                  <w:numPr>
                    <w:numId w:val="0"/>
                  </w:numPr>
                  <w:ind w:firstLine="0"/>
                </w:pPr>
              </w:pPrChange>
            </w:pPr>
          </w:p>
          <w:p w14:paraId="7AB5702B" w14:textId="13F8EFC5" w:rsidR="005D66BD" w:rsidRPr="00EE67A7" w:rsidRDefault="005D66BD" w:rsidP="00EE67A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12" w:author="David Döbele" w:date="2024-08-27T17:48:00Z" w16du:dateUtc="2024-08-27T15:48:00Z">
                  <w:rPr>
                    <w:rFonts w:ascii="Times New Roman" w:hAnsi="Times New Roman" w:cs="Times New Roman"/>
                    <w:sz w:val="20"/>
                    <w:szCs w:val="24"/>
                    <w:lang w:val="en-US"/>
                  </w:rPr>
                </w:rPrChange>
              </w:rPr>
              <w:pPrChange w:id="13" w:author="David Döbele" w:date="2024-08-27T17:48:00Z" w16du:dateUtc="2024-08-27T15:48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proofErr w:type="spellStart"/>
            <w:r w:rsidRPr="00EE67A7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14" w:author="David Döbele" w:date="2024-08-27T17:48:00Z" w16du:dateUtc="2024-08-27T15:48:00Z">
                  <w:rPr>
                    <w:rFonts w:ascii="Times New Roman" w:hAnsi="Times New Roman" w:cs="Times New Roman"/>
                    <w:sz w:val="20"/>
                    <w:szCs w:val="24"/>
                    <w:lang w:val="en-US"/>
                  </w:rPr>
                </w:rPrChange>
              </w:rPr>
              <w:t>Professional</w:t>
            </w:r>
            <w:proofErr w:type="spellEnd"/>
            <w:r w:rsidRPr="00EE67A7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15" w:author="David Döbele" w:date="2024-08-27T17:48:00Z" w16du:dateUtc="2024-08-27T15:48:00Z">
                  <w:rPr>
                    <w:rFonts w:ascii="Times New Roman" w:hAnsi="Times New Roman" w:cs="Times New Roman"/>
                    <w:sz w:val="20"/>
                    <w:szCs w:val="24"/>
                    <w:lang w:val="en-US"/>
                  </w:rPr>
                </w:rPrChange>
              </w:rPr>
              <w:t xml:space="preserve"> Experience:</w:t>
            </w:r>
          </w:p>
          <w:p w14:paraId="3F676150" w14:textId="77777777" w:rsidR="005D66BD" w:rsidRDefault="005D66BD" w:rsidP="00EE67A7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pPrChange w:id="16" w:author="David Döbele" w:date="2024-08-27T17:48:00Z" w16du:dateUtc="2024-08-27T15:48:00Z">
                <w:pPr>
                  <w:pStyle w:val="Bullets"/>
                </w:pPr>
              </w:pPrChange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Served as a Personnel Sergeant at the Federal Office for Personnel Management of the Bundeswehr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Siegburg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/Cologne, DE), overseeing personnel management duties</w:t>
            </w:r>
          </w:p>
          <w:p w14:paraId="5AF3D1D3" w14:textId="77777777" w:rsidR="005D66BD" w:rsidRDefault="005D66BD" w:rsidP="00EE67A7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pPrChange w:id="17" w:author="David Döbele" w:date="2024-08-27T17:48:00Z" w16du:dateUtc="2024-08-27T15:48:00Z">
                <w:pPr>
                  <w:pStyle w:val="Bullets"/>
                </w:pPr>
              </w:pPrChange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Assigned to the Staff of the Mountain Infantry Battalion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Bischofswiesen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 DE), where I directly supported the battalion commander in various administrative tasks, ensuring efficient operations and decision-making processes</w:t>
            </w:r>
          </w:p>
          <w:p w14:paraId="7F52699B" w14:textId="7ABEB848" w:rsidR="00AE7F4B" w:rsidRPr="00EE67A7" w:rsidDel="00EE67A7" w:rsidRDefault="00AE7F4B" w:rsidP="00EE67A7">
            <w:pPr>
              <w:pStyle w:val="Bullets"/>
              <w:numPr>
                <w:ilvl w:val="1"/>
                <w:numId w:val="3"/>
              </w:numPr>
              <w:rPr>
                <w:del w:id="18" w:author="David Döbele" w:date="2024-08-27T17:48:00Z" w16du:dateUtc="2024-08-27T15:48:00Z"/>
                <w:rFonts w:ascii="Times New Roman" w:hAnsi="Times New Roman" w:cs="Times New Roman"/>
                <w:sz w:val="20"/>
                <w:szCs w:val="24"/>
                <w:lang w:val="en-US"/>
                <w:rPrChange w:id="19" w:author="David Döbele" w:date="2024-08-27T17:48:00Z" w16du:dateUtc="2024-08-27T15:48:00Z">
                  <w:rPr>
                    <w:del w:id="20" w:author="David Döbele" w:date="2024-08-27T17:48:00Z" w16du:dateUtc="2024-08-27T15:48:00Z"/>
                    <w:rFonts w:ascii="Times New Roman" w:hAnsi="Times New Roman" w:cs="Times New Roman"/>
                    <w:i w:val="0"/>
                    <w:iCs w:val="0"/>
                    <w:sz w:val="20"/>
                    <w:szCs w:val="24"/>
                    <w:lang w:val="en-US"/>
                  </w:rPr>
                </w:rPrChange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Pursued Civilian Vocational Training and Continuing Education as an Administrative Specialist (Wilhelmshaven, DE)</w:t>
            </w:r>
            <w:ins w:id="21" w:author="David Döbele" w:date="2024-08-27T17:49:00Z" w16du:dateUtc="2024-08-27T15:49:00Z">
              <w:r w:rsidR="00EE67A7">
                <w:rPr>
                  <w:rFonts w:ascii="Times New Roman" w:hAnsi="Times New Roman" w:cs="Times New Roman"/>
                  <w:sz w:val="20"/>
                  <w:szCs w:val="24"/>
                  <w:lang w:val="en-US"/>
                </w:rPr>
                <w:br/>
              </w:r>
            </w:ins>
          </w:p>
          <w:p w14:paraId="7F616D93" w14:textId="77777777" w:rsidR="00EE67A7" w:rsidRDefault="00EE67A7" w:rsidP="00EE67A7">
            <w:pPr>
              <w:pStyle w:val="Bullets"/>
              <w:numPr>
                <w:ilvl w:val="1"/>
                <w:numId w:val="3"/>
              </w:numPr>
              <w:rPr>
                <w:ins w:id="22" w:author="David Döbele" w:date="2024-08-27T17:48:00Z" w16du:dateUtc="2024-08-27T15:48:00Z"/>
                <w:rFonts w:ascii="Times New Roman" w:hAnsi="Times New Roman" w:cs="Times New Roman"/>
                <w:sz w:val="20"/>
                <w:szCs w:val="24"/>
                <w:lang w:val="en-US"/>
              </w:rPr>
              <w:pPrChange w:id="23" w:author="David Döbele" w:date="2024-08-27T17:48:00Z" w16du:dateUtc="2024-08-27T15:48:00Z">
                <w:pPr>
                  <w:pStyle w:val="Bullets"/>
                </w:pPr>
              </w:pPrChange>
            </w:pPr>
          </w:p>
          <w:p w14:paraId="7CD74514" w14:textId="77777777" w:rsidR="002D0E59" w:rsidRPr="00EE67A7" w:rsidDel="00EE67A7" w:rsidRDefault="002D0E59" w:rsidP="00EE67A7">
            <w:pPr>
              <w:pStyle w:val="Bullets"/>
              <w:rPr>
                <w:del w:id="24" w:author="David Döbele" w:date="2024-08-27T17:48:00Z" w16du:dateUtc="2024-08-27T15:48:00Z"/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25" w:author="David Döbele" w:date="2024-08-27T17:48:00Z" w16du:dateUtc="2024-08-27T15:48:00Z">
                  <w:rPr>
                    <w:del w:id="26" w:author="David Döbele" w:date="2024-08-27T17:48:00Z" w16du:dateUtc="2024-08-27T15:48:00Z"/>
                    <w:lang w:val="en-US"/>
                  </w:rPr>
                </w:rPrChange>
              </w:rPr>
              <w:pPrChange w:id="27" w:author="David Döbele" w:date="2024-08-27T17:48:00Z" w16du:dateUtc="2024-08-27T15:48:00Z">
                <w:pPr>
                  <w:pStyle w:val="Bullets"/>
                  <w:numPr>
                    <w:numId w:val="0"/>
                  </w:numPr>
                </w:pPr>
              </w:pPrChange>
            </w:pPr>
          </w:p>
          <w:p w14:paraId="3A6323EF" w14:textId="4354C9C7" w:rsidR="002D0E59" w:rsidDel="00EE67A7" w:rsidRDefault="002D0E59" w:rsidP="00EE67A7">
            <w:pPr>
              <w:pStyle w:val="Bullets"/>
              <w:rPr>
                <w:del w:id="28" w:author="David Döbele" w:date="2024-08-27T17:49:00Z" w16du:dateUtc="2024-08-27T15:49:00Z"/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</w:pPr>
            <w:r w:rsidRPr="00EE67A7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29" w:author="David Döbele" w:date="2024-08-27T17:48:00Z" w16du:dateUtc="2024-08-27T15:48:00Z">
                  <w:rPr>
                    <w:rFonts w:ascii="Times New Roman" w:hAnsi="Times New Roman" w:cs="Times New Roman"/>
                    <w:sz w:val="20"/>
                    <w:szCs w:val="24"/>
                    <w:lang w:val="en-US"/>
                  </w:rPr>
                </w:rPrChange>
              </w:rPr>
              <w:t xml:space="preserve">Engagement: </w:t>
            </w:r>
          </w:p>
          <w:p w14:paraId="0E4AE373" w14:textId="77777777" w:rsidR="00EE67A7" w:rsidRPr="00EE67A7" w:rsidRDefault="00EE67A7" w:rsidP="00EE67A7">
            <w:pPr>
              <w:pStyle w:val="Bullets"/>
              <w:rPr>
                <w:ins w:id="30" w:author="David Döbele" w:date="2024-08-27T17:49:00Z" w16du:dateUtc="2024-08-27T15:49:00Z"/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  <w:rPrChange w:id="31" w:author="David Döbele" w:date="2024-08-27T17:48:00Z" w16du:dateUtc="2024-08-27T15:48:00Z">
                  <w:rPr>
                    <w:ins w:id="32" w:author="David Döbele" w:date="2024-08-27T17:49:00Z" w16du:dateUtc="2024-08-27T15:49:00Z"/>
                    <w:rFonts w:ascii="Times New Roman" w:hAnsi="Times New Roman" w:cs="Times New Roman"/>
                    <w:sz w:val="20"/>
                    <w:szCs w:val="24"/>
                    <w:lang w:val="en-US"/>
                  </w:rPr>
                </w:rPrChange>
              </w:rPr>
              <w:pPrChange w:id="33" w:author="David Döbele" w:date="2024-08-27T17:49:00Z" w16du:dateUtc="2024-08-27T15:49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</w:p>
          <w:p w14:paraId="6DD9BA0F" w14:textId="6DB88B11" w:rsidR="002D0E59" w:rsidRPr="002D0E59" w:rsidRDefault="002D0E59" w:rsidP="00EE67A7">
            <w:pPr>
              <w:pStyle w:val="Bullets"/>
              <w:numPr>
                <w:ilvl w:val="1"/>
                <w:numId w:val="3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pPrChange w:id="34" w:author="David Döbele" w:date="2024-08-27T17:49:00Z" w16du:dateUtc="2024-08-27T15:49:00Z">
                <w:pPr>
                  <w:pStyle w:val="Bullets"/>
                  <w:numPr>
                    <w:numId w:val="27"/>
                  </w:numPr>
                </w:pPr>
              </w:pPrChange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Provided proactive administrative support in the Health Department (Grevenbroich, DE), to combat COVID-19, including contact tracing and citizen guidance</w:t>
            </w:r>
          </w:p>
        </w:tc>
      </w:tr>
      <w:tr w:rsidR="00EF2AE9" w:rsidRPr="00F44F5F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0F8D9E0E" w:rsidR="00EF2AE9" w:rsidRPr="00AE7F4B" w:rsidRDefault="00AE7F4B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AE7F4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Internship in a Family-R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un Construction Business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1D89B829" w:rsidR="00EF2AE9" w:rsidRPr="00F44F5F" w:rsidRDefault="00934ECE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Ramstein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1A978262" w:rsidR="00EF2AE9" w:rsidRPr="00AE4ED3" w:rsidRDefault="00AE7F4B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Small business specializing in structural work and exterior projects</w:t>
            </w:r>
          </w:p>
        </w:tc>
        <w:tc>
          <w:tcPr>
            <w:tcW w:w="4683" w:type="dxa"/>
            <w:gridSpan w:val="7"/>
          </w:tcPr>
          <w:p w14:paraId="2D9DB8CA" w14:textId="65E6F415" w:rsidR="00EF2AE9" w:rsidRPr="00F44F5F" w:rsidRDefault="00934ECE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2017</w:t>
            </w:r>
          </w:p>
        </w:tc>
      </w:tr>
      <w:tr w:rsidR="00EF2AE9" w:rsidRPr="00EE67A7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76EF07DB" w14:textId="3924E2B6" w:rsidR="008D2AC1" w:rsidRPr="008442D6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Played a key role in managing administrative tasks such as budgeting, cost tracking and preparing financial reports</w:t>
            </w:r>
          </w:p>
          <w:p w14:paraId="23176A39" w14:textId="2101F614" w:rsidR="00EF2AE9" w:rsidRPr="008442D6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Gained </w:t>
            </w:r>
            <w:r w:rsidR="00A042D5"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extensive</w:t>
            </w:r>
            <w:r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experience in overseeing the financial aspects of construction projects, ensuring cost efficiency and effective resource allocation</w:t>
            </w:r>
            <w:r w:rsidR="00EF2AE9"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  <w:rPrChange w:id="35" w:author="David Döbele" w:date="2024-08-27T17:51:00Z" w16du:dateUtc="2024-08-27T15:51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 xml:space="preserve"> </w:t>
            </w:r>
          </w:p>
          <w:p w14:paraId="132465C4" w14:textId="0E9EDB89" w:rsidR="00934ECE" w:rsidRPr="008442D6" w:rsidRDefault="00934ECE" w:rsidP="00EF2AE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44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  <w:rPrChange w:id="36" w:author="David Döbele" w:date="2024-08-27T17:51:00Z" w16du:dateUtc="2024-08-27T15:51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Assisted in project coordination, focusing on the smooth execution of building foundations and exterior structures</w:t>
            </w:r>
          </w:p>
        </w:tc>
      </w:tr>
      <w:tr w:rsidR="00EF2AE9" w:rsidRPr="00F44F5F" w14:paraId="50AFEA03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28AEF022" w14:textId="77777777" w:rsidR="00FB0DC4" w:rsidRPr="00EE67A7" w:rsidDel="00EE67A7" w:rsidRDefault="00FB0DC4" w:rsidP="00EF2AE9">
            <w:pPr>
              <w:pStyle w:val="Bullets"/>
              <w:numPr>
                <w:ilvl w:val="0"/>
                <w:numId w:val="0"/>
              </w:numPr>
              <w:rPr>
                <w:del w:id="37" w:author="David Döbele" w:date="2024-08-27T17:49:00Z" w16du:dateUtc="2024-08-27T15:49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  <w:rPrChange w:id="38" w:author="David Döbele" w:date="2024-08-27T17:47:00Z" w16du:dateUtc="2024-08-27T15:47:00Z">
                  <w:rPr>
                    <w:del w:id="39" w:author="David Döbele" w:date="2024-08-27T17:49:00Z" w16du:dateUtc="2024-08-27T15:49:00Z"/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</w:pPr>
          </w:p>
          <w:p w14:paraId="42FB0D26" w14:textId="7329FF03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Internship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at BMW</w:t>
            </w:r>
          </w:p>
        </w:tc>
        <w:tc>
          <w:tcPr>
            <w:tcW w:w="4683" w:type="dxa"/>
            <w:gridSpan w:val="7"/>
            <w:vAlign w:val="bottom"/>
          </w:tcPr>
          <w:p w14:paraId="11E31BD8" w14:textId="59D79AF9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Landstuhl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48328CB9" w14:textId="77777777" w:rsidTr="00FE0496">
        <w:tc>
          <w:tcPr>
            <w:tcW w:w="6379" w:type="dxa"/>
            <w:gridSpan w:val="5"/>
          </w:tcPr>
          <w:p w14:paraId="74B74B41" w14:textId="0E3577B6" w:rsidR="00EF2AE9" w:rsidRPr="00F44F5F" w:rsidRDefault="00FB0DC4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BMW Dealership Euler Group</w:t>
            </w:r>
          </w:p>
        </w:tc>
        <w:tc>
          <w:tcPr>
            <w:tcW w:w="3827" w:type="dxa"/>
            <w:gridSpan w:val="4"/>
          </w:tcPr>
          <w:p w14:paraId="2CB21DEB" w14:textId="7AC100F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F22A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2016</w:t>
            </w:r>
          </w:p>
        </w:tc>
      </w:tr>
      <w:tr w:rsidR="00EF2AE9" w:rsidRPr="00EE67A7" w14:paraId="7C4155D6" w14:textId="77777777" w:rsidTr="00FE0496">
        <w:tc>
          <w:tcPr>
            <w:tcW w:w="10206" w:type="dxa"/>
            <w:gridSpan w:val="9"/>
          </w:tcPr>
          <w:p w14:paraId="088CB40C" w14:textId="524FAF61" w:rsidR="00EF2AE9" w:rsidRDefault="00FB0DC4" w:rsidP="00FB0DC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B0DC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 financial documents including invoicing and billing</w:t>
            </w:r>
          </w:p>
          <w:p w14:paraId="3658805E" w14:textId="1F375107" w:rsidR="00FB0DC4" w:rsidRPr="00FB0DC4" w:rsidRDefault="00FB0DC4" w:rsidP="00FB0DC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Supported the online sales platform, ensuring data accuracy and customer satisfaction</w:t>
            </w:r>
          </w:p>
        </w:tc>
      </w:tr>
      <w:tr w:rsidR="00EF2AE9" w:rsidRPr="00F44F5F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EF2AE9" w:rsidRPr="00F44F5F" w14:paraId="74251178" w14:textId="77777777" w:rsidTr="00FE0496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37CE7D25" w:rsidR="00EF2AE9" w:rsidRPr="00F44F5F" w:rsidRDefault="00F22AD2" w:rsidP="00EF2AE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Study Tutors</w:t>
            </w:r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e.</w:t>
            </w:r>
            <w:r w:rsidR="00726D5D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</w:t>
            </w:r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.</w:t>
            </w:r>
            <w:proofErr w:type="spellEnd"/>
            <w:r w:rsidR="00EF2AE9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1B044CCC" w:rsidR="00EF2AE9" w:rsidRPr="001647AB" w:rsidRDefault="002D0E59" w:rsidP="00EF2AE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EF2AE9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227BD0CA" w:rsidR="00EF2AE9" w:rsidRPr="006032CA" w:rsidRDefault="00F22AD2" w:rsidP="00EF2AE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Student initiative providing tutoring for younger students from low-income families</w:t>
            </w:r>
          </w:p>
        </w:tc>
        <w:tc>
          <w:tcPr>
            <w:tcW w:w="3402" w:type="dxa"/>
            <w:gridSpan w:val="2"/>
          </w:tcPr>
          <w:p w14:paraId="45DD2178" w14:textId="50455966" w:rsidR="00EF2AE9" w:rsidRPr="006032CA" w:rsidRDefault="00EF2AE9" w:rsidP="00EF2AE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="00F22AD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8</w:t>
            </w: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 w:rsidR="00F22AD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24</w:t>
            </w:r>
            <w:r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present</w:t>
            </w:r>
          </w:p>
        </w:tc>
      </w:tr>
      <w:tr w:rsidR="00EF2AE9" w:rsidRPr="00EE67A7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5E5BF24B" w14:textId="77777777" w:rsidR="00EF2AE9" w:rsidRDefault="00F22AD2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Organizing and conducting tutoring sessions in various subjects, helping students improve their academic skills and build confidence</w:t>
            </w:r>
          </w:p>
          <w:p w14:paraId="68CFAD97" w14:textId="5C1177D0" w:rsidR="002D0E59" w:rsidRPr="006032CA" w:rsidRDefault="002D0E59" w:rsidP="00EF2AE9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  <w:t>Supporting a student with reading difficulties by providing tailored reading exercises and strategies to enhance their reading skills and comprehension</w:t>
            </w:r>
          </w:p>
        </w:tc>
      </w:tr>
      <w:tr w:rsidR="00EF2AE9" w:rsidRPr="00F44F5F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1647AB" w:rsidRDefault="00EF2AE9" w:rsidP="00EF2AE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EF2AE9" w:rsidRPr="00EE67A7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429309F" w:rsidR="00EF2AE9" w:rsidRPr="00B96045" w:rsidRDefault="00EF2AE9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Engli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2D0E5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Russian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2D0E5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proficient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EF2AE9" w:rsidRPr="00EE67A7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1B067473" w:rsidR="00EF2AE9" w:rsidRPr="001647AB" w:rsidRDefault="002D0E59" w:rsidP="00EF2AE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Advanced proficiency in </w:t>
            </w:r>
            <w:r w:rsidR="00EF2AE9"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Word, Excel, PowerPoint, Outlook</w:t>
            </w:r>
            <w:r w:rsidR="00EF2AE9"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EF2AE9" w:rsidRPr="00C37F83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402A0B0A" w:rsidR="00EF2AE9" w:rsidRPr="001647AB" w:rsidRDefault="00EF2AE9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0101DE88" w:rsidR="00BE6B9D" w:rsidRPr="00B96045" w:rsidRDefault="002D0E59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 participant in boxing</w:t>
            </w:r>
            <w:r w:rsidR="00BE6B9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</w:t>
            </w:r>
          </w:p>
        </w:tc>
      </w:tr>
      <w:tr w:rsidR="00ED34DB" w:rsidRPr="00EE67A7" w14:paraId="69BFA0E3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4B30FD47" w14:textId="77777777" w:rsidR="00ED34DB" w:rsidRPr="00BE6B9D" w:rsidRDefault="00ED34DB" w:rsidP="00EF2AE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88" w:type="dxa"/>
            <w:gridSpan w:val="8"/>
            <w:vAlign w:val="bottom"/>
          </w:tcPr>
          <w:p w14:paraId="31717C70" w14:textId="16E1DE47" w:rsidR="00ED34DB" w:rsidRDefault="00BE6B9D" w:rsidP="00EF2AE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Developing and managing a personal investment portfolio                                                                                   Ongoing pursuit of knowledge through self-education            </w:t>
            </w:r>
          </w:p>
        </w:tc>
      </w:tr>
    </w:tbl>
    <w:p w14:paraId="0747D2BF" w14:textId="15103CF1" w:rsidR="00723643" w:rsidRPr="00BE6B9D" w:rsidRDefault="00723643" w:rsidP="00592C05">
      <w:pPr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sectPr w:rsidR="00723643" w:rsidRPr="00BE6B9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4C073" w14:textId="77777777" w:rsidR="00E75C82" w:rsidRDefault="00E75C82" w:rsidP="00BE053D">
      <w:pPr>
        <w:spacing w:after="0" w:line="240" w:lineRule="auto"/>
      </w:pPr>
      <w:r>
        <w:separator/>
      </w:r>
    </w:p>
  </w:endnote>
  <w:endnote w:type="continuationSeparator" w:id="0">
    <w:p w14:paraId="6F82A1E1" w14:textId="77777777" w:rsidR="00E75C82" w:rsidRDefault="00E75C8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B7ED3" w14:textId="77777777" w:rsidR="00E75C82" w:rsidRDefault="00E75C82" w:rsidP="00BE053D">
      <w:pPr>
        <w:spacing w:after="0" w:line="240" w:lineRule="auto"/>
      </w:pPr>
      <w:r>
        <w:separator/>
      </w:r>
    </w:p>
  </w:footnote>
  <w:footnote w:type="continuationSeparator" w:id="0">
    <w:p w14:paraId="73895034" w14:textId="77777777" w:rsidR="00E75C82" w:rsidRDefault="00E75C8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93544E"/>
    <w:multiLevelType w:val="hybridMultilevel"/>
    <w:tmpl w:val="01EE42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424133">
    <w:abstractNumId w:val="14"/>
  </w:num>
  <w:num w:numId="2" w16cid:durableId="809636777">
    <w:abstractNumId w:val="17"/>
  </w:num>
  <w:num w:numId="3" w16cid:durableId="1838692848">
    <w:abstractNumId w:val="20"/>
  </w:num>
  <w:num w:numId="4" w16cid:durableId="1392658474">
    <w:abstractNumId w:val="0"/>
  </w:num>
  <w:num w:numId="5" w16cid:durableId="2106532737">
    <w:abstractNumId w:val="1"/>
  </w:num>
  <w:num w:numId="6" w16cid:durableId="1004430961">
    <w:abstractNumId w:val="2"/>
  </w:num>
  <w:num w:numId="7" w16cid:durableId="1206991793">
    <w:abstractNumId w:val="13"/>
  </w:num>
  <w:num w:numId="8" w16cid:durableId="1075473881">
    <w:abstractNumId w:val="23"/>
  </w:num>
  <w:num w:numId="9" w16cid:durableId="1147631350">
    <w:abstractNumId w:val="12"/>
  </w:num>
  <w:num w:numId="10" w16cid:durableId="969701830">
    <w:abstractNumId w:val="25"/>
  </w:num>
  <w:num w:numId="11" w16cid:durableId="1598634605">
    <w:abstractNumId w:val="5"/>
  </w:num>
  <w:num w:numId="12" w16cid:durableId="901260072">
    <w:abstractNumId w:val="6"/>
  </w:num>
  <w:num w:numId="13" w16cid:durableId="1816875057">
    <w:abstractNumId w:val="8"/>
  </w:num>
  <w:num w:numId="14" w16cid:durableId="116140882">
    <w:abstractNumId w:val="9"/>
  </w:num>
  <w:num w:numId="15" w16cid:durableId="1998802850">
    <w:abstractNumId w:val="22"/>
  </w:num>
  <w:num w:numId="16" w16cid:durableId="849215922">
    <w:abstractNumId w:val="4"/>
  </w:num>
  <w:num w:numId="17" w16cid:durableId="899829538">
    <w:abstractNumId w:val="16"/>
  </w:num>
  <w:num w:numId="18" w16cid:durableId="865144164">
    <w:abstractNumId w:val="3"/>
  </w:num>
  <w:num w:numId="19" w16cid:durableId="1598245096">
    <w:abstractNumId w:val="19"/>
  </w:num>
  <w:num w:numId="20" w16cid:durableId="175970042">
    <w:abstractNumId w:val="10"/>
  </w:num>
  <w:num w:numId="21" w16cid:durableId="390737651">
    <w:abstractNumId w:val="11"/>
  </w:num>
  <w:num w:numId="22" w16cid:durableId="159472685">
    <w:abstractNumId w:val="15"/>
  </w:num>
  <w:num w:numId="23" w16cid:durableId="29452469">
    <w:abstractNumId w:val="7"/>
  </w:num>
  <w:num w:numId="24" w16cid:durableId="1598052429">
    <w:abstractNumId w:val="21"/>
  </w:num>
  <w:num w:numId="25" w16cid:durableId="283851975">
    <w:abstractNumId w:val="26"/>
  </w:num>
  <w:num w:numId="26" w16cid:durableId="327828556">
    <w:abstractNumId w:val="18"/>
  </w:num>
  <w:num w:numId="27" w16cid:durableId="2102289420">
    <w:abstractNumId w:val="24"/>
  </w:num>
  <w:num w:numId="28" w16cid:durableId="133047761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87747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A7D7A"/>
    <w:rsid w:val="001B0186"/>
    <w:rsid w:val="001B62CA"/>
    <w:rsid w:val="001D4DCD"/>
    <w:rsid w:val="001F4175"/>
    <w:rsid w:val="00223A4D"/>
    <w:rsid w:val="00232CB5"/>
    <w:rsid w:val="00234A7E"/>
    <w:rsid w:val="0024373D"/>
    <w:rsid w:val="00244DF5"/>
    <w:rsid w:val="002508C2"/>
    <w:rsid w:val="00267252"/>
    <w:rsid w:val="00282DB0"/>
    <w:rsid w:val="002B2091"/>
    <w:rsid w:val="002C6972"/>
    <w:rsid w:val="002D0E59"/>
    <w:rsid w:val="002D2B32"/>
    <w:rsid w:val="002D4516"/>
    <w:rsid w:val="002E7BFD"/>
    <w:rsid w:val="002F46AD"/>
    <w:rsid w:val="003101F0"/>
    <w:rsid w:val="00314B7A"/>
    <w:rsid w:val="0032236D"/>
    <w:rsid w:val="00324BC5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D199E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85A4D"/>
    <w:rsid w:val="00592C05"/>
    <w:rsid w:val="005D6329"/>
    <w:rsid w:val="005D66BD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26D5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451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4BEE"/>
    <w:rsid w:val="007D5BE9"/>
    <w:rsid w:val="007F17BC"/>
    <w:rsid w:val="008050E4"/>
    <w:rsid w:val="0082257D"/>
    <w:rsid w:val="008373BA"/>
    <w:rsid w:val="008442D6"/>
    <w:rsid w:val="00853438"/>
    <w:rsid w:val="00866846"/>
    <w:rsid w:val="00875DA9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250BA"/>
    <w:rsid w:val="0093223C"/>
    <w:rsid w:val="00934ECE"/>
    <w:rsid w:val="00941A87"/>
    <w:rsid w:val="009501C2"/>
    <w:rsid w:val="009668B9"/>
    <w:rsid w:val="00976577"/>
    <w:rsid w:val="00996356"/>
    <w:rsid w:val="00997D9A"/>
    <w:rsid w:val="009D7C49"/>
    <w:rsid w:val="009E7297"/>
    <w:rsid w:val="009F084C"/>
    <w:rsid w:val="00A0257D"/>
    <w:rsid w:val="00A042D5"/>
    <w:rsid w:val="00A12EDC"/>
    <w:rsid w:val="00A26D0D"/>
    <w:rsid w:val="00A33BDE"/>
    <w:rsid w:val="00A34885"/>
    <w:rsid w:val="00A43BC1"/>
    <w:rsid w:val="00A46665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AE7F4B"/>
    <w:rsid w:val="00B0015E"/>
    <w:rsid w:val="00B0230B"/>
    <w:rsid w:val="00B17D95"/>
    <w:rsid w:val="00B23509"/>
    <w:rsid w:val="00B237A4"/>
    <w:rsid w:val="00B33EBC"/>
    <w:rsid w:val="00B359DB"/>
    <w:rsid w:val="00B3632B"/>
    <w:rsid w:val="00B409D8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E6B9D"/>
    <w:rsid w:val="00BF1A7A"/>
    <w:rsid w:val="00BF1FA3"/>
    <w:rsid w:val="00C00974"/>
    <w:rsid w:val="00C018E4"/>
    <w:rsid w:val="00C066FA"/>
    <w:rsid w:val="00C25387"/>
    <w:rsid w:val="00C37F83"/>
    <w:rsid w:val="00C54BE3"/>
    <w:rsid w:val="00C57F80"/>
    <w:rsid w:val="00C768ED"/>
    <w:rsid w:val="00C82A8F"/>
    <w:rsid w:val="00C852BC"/>
    <w:rsid w:val="00C916C2"/>
    <w:rsid w:val="00C95DC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1432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DF5F28"/>
    <w:rsid w:val="00E00140"/>
    <w:rsid w:val="00E13110"/>
    <w:rsid w:val="00E24DF1"/>
    <w:rsid w:val="00E40B9A"/>
    <w:rsid w:val="00E431ED"/>
    <w:rsid w:val="00E55D90"/>
    <w:rsid w:val="00E64FF5"/>
    <w:rsid w:val="00E75C82"/>
    <w:rsid w:val="00E907EC"/>
    <w:rsid w:val="00EA5421"/>
    <w:rsid w:val="00EB34FC"/>
    <w:rsid w:val="00EB5816"/>
    <w:rsid w:val="00ED0EA9"/>
    <w:rsid w:val="00ED34DB"/>
    <w:rsid w:val="00EE67A7"/>
    <w:rsid w:val="00EF2AE9"/>
    <w:rsid w:val="00EF77DF"/>
    <w:rsid w:val="00F11BEF"/>
    <w:rsid w:val="00F165E1"/>
    <w:rsid w:val="00F22AD2"/>
    <w:rsid w:val="00F258E7"/>
    <w:rsid w:val="00F31B84"/>
    <w:rsid w:val="00F3629A"/>
    <w:rsid w:val="00F44F5F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B0DC4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E67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</Words>
  <Characters>3217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cp:lastPrinted>2024-08-27T11:10:00Z</cp:lastPrinted>
  <dcterms:created xsi:type="dcterms:W3CDTF">2024-08-27T11:21:00Z</dcterms:created>
  <dcterms:modified xsi:type="dcterms:W3CDTF">2024-08-27T15:51:00Z</dcterms:modified>
</cp:coreProperties>
</file>