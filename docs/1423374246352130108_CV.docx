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EE175" w14:textId="77777777" w:rsidR="000A709D" w:rsidRPr="001F6E81" w:rsidRDefault="000A709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"/>
          <w:szCs w:val="2"/>
        </w:rPr>
      </w:pPr>
    </w:p>
    <w:tbl>
      <w:tblPr>
        <w:tblStyle w:val="a"/>
        <w:tblW w:w="10586" w:type="dxa"/>
        <w:tblInd w:w="-56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29"/>
        <w:gridCol w:w="3864"/>
        <w:gridCol w:w="139"/>
        <w:gridCol w:w="730"/>
        <w:gridCol w:w="286"/>
        <w:gridCol w:w="572"/>
        <w:gridCol w:w="210"/>
        <w:gridCol w:w="75"/>
        <w:gridCol w:w="143"/>
        <w:gridCol w:w="429"/>
        <w:gridCol w:w="286"/>
        <w:gridCol w:w="2423"/>
      </w:tblGrid>
      <w:tr w:rsidR="000A709D" w:rsidRPr="001F6E81" w14:paraId="674AB09D" w14:textId="77777777" w:rsidTr="007F0714">
        <w:trPr>
          <w:trHeight w:val="20"/>
        </w:trPr>
        <w:tc>
          <w:tcPr>
            <w:tcW w:w="10586" w:type="dxa"/>
            <w:gridSpan w:val="12"/>
            <w:vAlign w:val="bottom"/>
          </w:tcPr>
          <w:p w14:paraId="067C1C80" w14:textId="7D2FDAF9" w:rsidR="000A709D" w:rsidRPr="001F6E81" w:rsidRDefault="002E1143" w:rsidP="007F0714">
            <w:pPr>
              <w:jc w:val="center"/>
              <w:rPr>
                <w:rFonts w:ascii="Times New Roman" w:eastAsia="Times New Roman" w:hAnsi="Times New Roman" w:cs="Times New Roman"/>
                <w:b/>
                <w:sz w:val="40"/>
                <w:szCs w:val="40"/>
              </w:rPr>
            </w:pPr>
            <w:r w:rsidRPr="001F6E81">
              <w:rPr>
                <w:rFonts w:ascii="Times New Roman" w:eastAsia="Times New Roman" w:hAnsi="Times New Roman" w:cs="Times New Roman"/>
                <w:b/>
                <w:sz w:val="40"/>
                <w:szCs w:val="40"/>
              </w:rPr>
              <w:t>Luca George</w:t>
            </w:r>
          </w:p>
          <w:p w14:paraId="625E098E" w14:textId="59A02F3A" w:rsidR="000A709D" w:rsidRPr="001F6E81" w:rsidRDefault="002E1143" w:rsidP="007F0714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1F6E81">
              <w:rPr>
                <w:rFonts w:ascii="Times New Roman" w:eastAsia="Times New Roman" w:hAnsi="Times New Roman" w:cs="Times New Roman"/>
                <w:sz w:val="18"/>
                <w:szCs w:val="18"/>
              </w:rPr>
              <w:t>Harderstraße</w:t>
            </w:r>
            <w:proofErr w:type="spellEnd"/>
            <w:r w:rsidRPr="001F6E81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85B, </w:t>
            </w:r>
            <w:r w:rsidR="00EA1401" w:rsidRPr="001F6E81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6923 </w:t>
            </w:r>
            <w:proofErr w:type="spellStart"/>
            <w:r w:rsidRPr="001F6E81">
              <w:rPr>
                <w:rFonts w:ascii="Times New Roman" w:eastAsia="Times New Roman" w:hAnsi="Times New Roman" w:cs="Times New Roman"/>
                <w:sz w:val="18"/>
                <w:szCs w:val="18"/>
              </w:rPr>
              <w:t>Lauterach</w:t>
            </w:r>
            <w:proofErr w:type="spellEnd"/>
            <w:r w:rsidRPr="001F6E81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, </w:t>
            </w:r>
            <w:r w:rsidR="0038237A">
              <w:rPr>
                <w:rFonts w:ascii="Times New Roman" w:eastAsia="Times New Roman" w:hAnsi="Times New Roman" w:cs="Times New Roman"/>
                <w:sz w:val="18"/>
                <w:szCs w:val="18"/>
              </w:rPr>
              <w:t>Austria</w:t>
            </w:r>
          </w:p>
          <w:p w14:paraId="4CA1691F" w14:textId="59473D31" w:rsidR="000A709D" w:rsidRPr="001F6E81" w:rsidRDefault="00EA1401" w:rsidP="007F0714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1F6E81">
              <w:rPr>
                <w:rFonts w:ascii="Times New Roman" w:eastAsia="Times New Roman" w:hAnsi="Times New Roman" w:cs="Times New Roman"/>
                <w:sz w:val="18"/>
                <w:szCs w:val="18"/>
              </w:rPr>
              <w:t>l</w:t>
            </w:r>
            <w:r w:rsidR="002E1143" w:rsidRPr="001F6E81">
              <w:rPr>
                <w:rFonts w:ascii="Times New Roman" w:eastAsia="Times New Roman" w:hAnsi="Times New Roman" w:cs="Times New Roman"/>
                <w:sz w:val="18"/>
                <w:szCs w:val="18"/>
              </w:rPr>
              <w:t>ucageorg13@gmail.com | +436642170313</w:t>
            </w:r>
          </w:p>
        </w:tc>
      </w:tr>
      <w:tr w:rsidR="000A709D" w:rsidRPr="001F6E81" w14:paraId="6BEBAB07" w14:textId="77777777" w:rsidTr="007F0714">
        <w:trPr>
          <w:trHeight w:val="510"/>
        </w:trPr>
        <w:tc>
          <w:tcPr>
            <w:tcW w:w="10586" w:type="dxa"/>
            <w:gridSpan w:val="12"/>
            <w:tcBorders>
              <w:bottom w:val="single" w:sz="4" w:space="0" w:color="000000"/>
            </w:tcBorders>
            <w:vAlign w:val="bottom"/>
          </w:tcPr>
          <w:p w14:paraId="37665585" w14:textId="19ECEE76" w:rsidR="000A709D" w:rsidRPr="001F6E81" w:rsidRDefault="004835A5" w:rsidP="00B96945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4835A5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EDUCATION</w:t>
            </w:r>
          </w:p>
        </w:tc>
      </w:tr>
      <w:tr w:rsidR="000A709D" w:rsidRPr="001F6E81" w14:paraId="2C5D7E53" w14:textId="77777777" w:rsidTr="007F0714">
        <w:trPr>
          <w:trHeight w:val="340"/>
        </w:trPr>
        <w:tc>
          <w:tcPr>
            <w:tcW w:w="7305" w:type="dxa"/>
            <w:gridSpan w:val="8"/>
            <w:tcBorders>
              <w:top w:val="single" w:sz="4" w:space="0" w:color="000000"/>
            </w:tcBorders>
            <w:vAlign w:val="bottom"/>
          </w:tcPr>
          <w:p w14:paraId="4B0D11F8" w14:textId="5B5B6696" w:rsidR="000A709D" w:rsidRPr="001F6E81" w:rsidRDefault="0038237A" w:rsidP="00B96945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University</w:t>
            </w:r>
            <w:r w:rsidR="002E1143" w:rsidRPr="001F6E81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 xml:space="preserve"> Liechtenstein</w:t>
            </w:r>
          </w:p>
        </w:tc>
        <w:tc>
          <w:tcPr>
            <w:tcW w:w="3281" w:type="dxa"/>
            <w:gridSpan w:val="4"/>
            <w:tcBorders>
              <w:top w:val="single" w:sz="4" w:space="0" w:color="000000"/>
            </w:tcBorders>
            <w:vAlign w:val="bottom"/>
          </w:tcPr>
          <w:p w14:paraId="4F773C9F" w14:textId="3D6B2F11" w:rsidR="000A709D" w:rsidRPr="001F6E81" w:rsidRDefault="002E1143" w:rsidP="00B96945">
            <w:pPr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1F6E8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Vaduz, Liechtenstein</w:t>
            </w:r>
          </w:p>
        </w:tc>
      </w:tr>
      <w:tr w:rsidR="000A709D" w:rsidRPr="001F6E81" w14:paraId="7CB6A861" w14:textId="77777777" w:rsidTr="007F0714">
        <w:trPr>
          <w:trHeight w:val="20"/>
        </w:trPr>
        <w:tc>
          <w:tcPr>
            <w:tcW w:w="7230" w:type="dxa"/>
            <w:gridSpan w:val="7"/>
          </w:tcPr>
          <w:p w14:paraId="19C3F279" w14:textId="2285AA86" w:rsidR="000A709D" w:rsidRPr="001F6E81" w:rsidRDefault="00000000" w:rsidP="00B96945">
            <w:pP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1F6E81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B.Sc. </w:t>
            </w:r>
            <w:r w:rsidR="001F6E81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in Economics</w:t>
            </w:r>
            <w:r w:rsidR="004A4E37" w:rsidRPr="001F6E81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 </w:t>
            </w:r>
            <w:r w:rsidR="002E1143" w:rsidRPr="001F6E81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(</w:t>
            </w:r>
            <w:r w:rsidR="001F6E81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Grade</w:t>
            </w:r>
            <w:r w:rsidR="002E1143" w:rsidRPr="001F6E81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: </w:t>
            </w:r>
            <w:r w:rsidR="00465B8C" w:rsidRPr="001F6E81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5,0</w:t>
            </w:r>
            <w:r w:rsidR="002E1143" w:rsidRPr="001F6E81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)</w:t>
            </w:r>
            <w:r w:rsidR="00E94443" w:rsidRPr="001F6E81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 </w:t>
            </w:r>
            <w:r w:rsidR="001F6E81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Swiss grading system</w:t>
            </w:r>
            <w:r w:rsidR="001E653B" w:rsidRPr="001F6E81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:</w:t>
            </w:r>
            <w:r w:rsidR="00E94443" w:rsidRPr="001F6E81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 6.0 (1) -3.5 (5)</w:t>
            </w:r>
          </w:p>
        </w:tc>
        <w:tc>
          <w:tcPr>
            <w:tcW w:w="3356" w:type="dxa"/>
            <w:gridSpan w:val="5"/>
          </w:tcPr>
          <w:p w14:paraId="0D39C7E7" w14:textId="73D00FC2" w:rsidR="000A709D" w:rsidRPr="001F6E81" w:rsidRDefault="00000000" w:rsidP="00B96945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F6E81">
              <w:rPr>
                <w:rFonts w:ascii="Times New Roman" w:eastAsia="Times New Roman" w:hAnsi="Times New Roman" w:cs="Times New Roman"/>
                <w:sz w:val="20"/>
                <w:szCs w:val="20"/>
              </w:rPr>
              <w:t>09/20</w:t>
            </w:r>
            <w:r w:rsidR="002E1143" w:rsidRPr="001F6E81">
              <w:rPr>
                <w:rFonts w:ascii="Times New Roman" w:eastAsia="Times New Roman" w:hAnsi="Times New Roman" w:cs="Times New Roman"/>
                <w:sz w:val="20"/>
                <w:szCs w:val="20"/>
              </w:rPr>
              <w:t>24</w:t>
            </w:r>
            <w:r w:rsidRPr="001F6E8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– </w:t>
            </w:r>
            <w:r w:rsidR="001F6E81">
              <w:rPr>
                <w:rFonts w:ascii="Times New Roman" w:eastAsia="Times New Roman" w:hAnsi="Times New Roman" w:cs="Times New Roman"/>
                <w:sz w:val="20"/>
                <w:szCs w:val="20"/>
              </w:rPr>
              <w:t>today</w:t>
            </w:r>
          </w:p>
        </w:tc>
      </w:tr>
      <w:tr w:rsidR="000A709D" w:rsidRPr="001F6E81" w14:paraId="270917D5" w14:textId="77777777" w:rsidTr="007F0714">
        <w:trPr>
          <w:trHeight w:val="20"/>
        </w:trPr>
        <w:tc>
          <w:tcPr>
            <w:tcW w:w="10586" w:type="dxa"/>
            <w:gridSpan w:val="12"/>
          </w:tcPr>
          <w:p w14:paraId="06668BAD" w14:textId="396286CD" w:rsidR="000A709D" w:rsidRPr="001F6E81" w:rsidRDefault="001F6E81" w:rsidP="007F071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Specification</w:t>
            </w:r>
            <w:r w:rsidR="00000000" w:rsidRPr="001F6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: </w:t>
            </w:r>
            <w:r w:rsidR="002E1143" w:rsidRPr="001F6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Finance</w:t>
            </w:r>
          </w:p>
        </w:tc>
      </w:tr>
      <w:tr w:rsidR="000A709D" w:rsidRPr="001F6E81" w14:paraId="256D5BF2" w14:textId="77777777" w:rsidTr="007F0714">
        <w:trPr>
          <w:trHeight w:val="340"/>
        </w:trPr>
        <w:tc>
          <w:tcPr>
            <w:tcW w:w="7448" w:type="dxa"/>
            <w:gridSpan w:val="9"/>
            <w:vAlign w:val="bottom"/>
          </w:tcPr>
          <w:p w14:paraId="22E411C2" w14:textId="0447E504" w:rsidR="000A709D" w:rsidRPr="001F6E81" w:rsidRDefault="002E1143" w:rsidP="00B9694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F6E81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Université Le Havre Normandie</w:t>
            </w:r>
          </w:p>
        </w:tc>
        <w:tc>
          <w:tcPr>
            <w:tcW w:w="3138" w:type="dxa"/>
            <w:gridSpan w:val="3"/>
            <w:vAlign w:val="bottom"/>
          </w:tcPr>
          <w:p w14:paraId="228A0EFA" w14:textId="691061F7" w:rsidR="000A709D" w:rsidRPr="001F6E81" w:rsidRDefault="002E1143" w:rsidP="00B96945">
            <w:pPr>
              <w:ind w:left="-279"/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1F6E8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Le Havre, </w:t>
            </w:r>
            <w:r w:rsidR="001F6E8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France</w:t>
            </w:r>
          </w:p>
        </w:tc>
      </w:tr>
      <w:tr w:rsidR="000A709D" w:rsidRPr="001F6E81" w14:paraId="3B2E780E" w14:textId="77777777" w:rsidTr="007F0714">
        <w:trPr>
          <w:trHeight w:val="20"/>
        </w:trPr>
        <w:tc>
          <w:tcPr>
            <w:tcW w:w="5432" w:type="dxa"/>
            <w:gridSpan w:val="3"/>
            <w:vAlign w:val="bottom"/>
          </w:tcPr>
          <w:p w14:paraId="6F6D258F" w14:textId="52EA2330" w:rsidR="000A709D" w:rsidRPr="001F6E81" w:rsidRDefault="001F6E81" w:rsidP="00B96945">
            <w:pP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Two-week summer semester</w:t>
            </w:r>
            <w:r w:rsidR="002E1143" w:rsidRPr="001F6E81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 in Le Havre</w:t>
            </w:r>
          </w:p>
        </w:tc>
        <w:tc>
          <w:tcPr>
            <w:tcW w:w="5154" w:type="dxa"/>
            <w:gridSpan w:val="9"/>
          </w:tcPr>
          <w:p w14:paraId="4946C633" w14:textId="28453936" w:rsidR="000A709D" w:rsidRPr="001F6E81" w:rsidRDefault="00000000" w:rsidP="00B96945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F6E81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  <w:r w:rsidR="002E1143" w:rsidRPr="001F6E81"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  <w:r w:rsidRPr="001F6E81">
              <w:rPr>
                <w:rFonts w:ascii="Times New Roman" w:eastAsia="Times New Roman" w:hAnsi="Times New Roman" w:cs="Times New Roman"/>
                <w:sz w:val="20"/>
                <w:szCs w:val="20"/>
              </w:rPr>
              <w:t>/20</w:t>
            </w:r>
            <w:r w:rsidR="002E1143" w:rsidRPr="001F6E81">
              <w:rPr>
                <w:rFonts w:ascii="Times New Roman" w:eastAsia="Times New Roman" w:hAnsi="Times New Roman" w:cs="Times New Roman"/>
                <w:sz w:val="20"/>
                <w:szCs w:val="20"/>
              </w:rPr>
              <w:t>25</w:t>
            </w:r>
            <w:r w:rsidRPr="001F6E8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– 0</w:t>
            </w:r>
            <w:r w:rsidR="002E1143" w:rsidRPr="001F6E81"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  <w:r w:rsidRPr="001F6E81">
              <w:rPr>
                <w:rFonts w:ascii="Times New Roman" w:eastAsia="Times New Roman" w:hAnsi="Times New Roman" w:cs="Times New Roman"/>
                <w:sz w:val="20"/>
                <w:szCs w:val="20"/>
              </w:rPr>
              <w:t>/20</w:t>
            </w:r>
            <w:r w:rsidR="002E1143" w:rsidRPr="001F6E81">
              <w:rPr>
                <w:rFonts w:ascii="Times New Roman" w:eastAsia="Times New Roman" w:hAnsi="Times New Roman" w:cs="Times New Roman"/>
                <w:sz w:val="20"/>
                <w:szCs w:val="20"/>
              </w:rPr>
              <w:t>25</w:t>
            </w:r>
          </w:p>
        </w:tc>
      </w:tr>
      <w:tr w:rsidR="000A709D" w:rsidRPr="001F6E81" w14:paraId="76538F9E" w14:textId="77777777" w:rsidTr="007F0714">
        <w:trPr>
          <w:trHeight w:val="20"/>
        </w:trPr>
        <w:tc>
          <w:tcPr>
            <w:tcW w:w="10586" w:type="dxa"/>
            <w:gridSpan w:val="12"/>
            <w:vAlign w:val="bottom"/>
          </w:tcPr>
          <w:p w14:paraId="00C08FA6" w14:textId="007C9923" w:rsidR="000A709D" w:rsidRPr="001F6E81" w:rsidRDefault="001F6E81" w:rsidP="007F071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C</w:t>
            </w:r>
            <w:r w:rsidR="002E1143" w:rsidRPr="001F6E81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urs: Doing business in a changing world</w:t>
            </w:r>
            <w:del w:id="0" w:author="George Luca" w:date="2025-07-03T09:21:00Z" w16du:dateUtc="2025-07-03T07:21:00Z">
              <w:r w:rsidR="00B96945" w:rsidRPr="001F6E81" w:rsidDel="00F905FB">
                <w:rPr>
                  <w:rFonts w:ascii="Times New Roman" w:eastAsia="Times New Roman" w:hAnsi="Times New Roman" w:cs="Times New Roman"/>
                  <w:color w:val="000000" w:themeColor="text1"/>
                  <w:sz w:val="20"/>
                  <w:szCs w:val="20"/>
                </w:rPr>
                <w:delText xml:space="preserve"> </w:delText>
              </w:r>
            </w:del>
            <w:r w:rsidR="00E94443" w:rsidRPr="001F6E81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(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focus on</w:t>
            </w:r>
            <w:r w:rsidR="002E1143" w:rsidRPr="001F6E81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Dubai</w:t>
            </w:r>
            <w:ins w:id="1" w:author="Sarah Bergmann" w:date="2025-06-28T12:23:00Z" w16du:dateUtc="2025-06-28T10:23:00Z">
              <w:r w:rsidR="00B96945" w:rsidRPr="001F6E81">
                <w:rPr>
                  <w:rFonts w:ascii="Times New Roman" w:eastAsia="Times New Roman" w:hAnsi="Times New Roman" w:cs="Times New Roman"/>
                  <w:color w:val="000000" w:themeColor="text1"/>
                  <w:sz w:val="20"/>
                  <w:szCs w:val="20"/>
                </w:rPr>
                <w:t>)</w:t>
              </w:r>
            </w:ins>
          </w:p>
        </w:tc>
      </w:tr>
      <w:tr w:rsidR="000A709D" w:rsidRPr="001F6E81" w14:paraId="64DAC197" w14:textId="77777777" w:rsidTr="007F0714">
        <w:trPr>
          <w:trHeight w:val="340"/>
        </w:trPr>
        <w:tc>
          <w:tcPr>
            <w:tcW w:w="6162" w:type="dxa"/>
            <w:gridSpan w:val="4"/>
            <w:vAlign w:val="bottom"/>
          </w:tcPr>
          <w:p w14:paraId="7EB9A911" w14:textId="6060CD5B" w:rsidR="000A709D" w:rsidRPr="001F6E81" w:rsidRDefault="002E1143" w:rsidP="00B96945">
            <w:pP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proofErr w:type="spellStart"/>
            <w:r w:rsidRPr="001F6E81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Bundeshandelsakademie</w:t>
            </w:r>
            <w:proofErr w:type="spellEnd"/>
            <w:r w:rsidRPr="001F6E81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 xml:space="preserve"> (HAK) Bregenz</w:t>
            </w:r>
          </w:p>
        </w:tc>
        <w:tc>
          <w:tcPr>
            <w:tcW w:w="4424" w:type="dxa"/>
            <w:gridSpan w:val="8"/>
            <w:vAlign w:val="bottom"/>
          </w:tcPr>
          <w:p w14:paraId="3397E28B" w14:textId="7A491BD9" w:rsidR="000A709D" w:rsidRPr="001F6E81" w:rsidRDefault="002E1143" w:rsidP="00B96945">
            <w:pPr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1F6E8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Bregenz, </w:t>
            </w:r>
            <w:r w:rsidR="001F6E8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Austria</w:t>
            </w:r>
          </w:p>
        </w:tc>
      </w:tr>
      <w:tr w:rsidR="000A709D" w:rsidRPr="001F6E81" w14:paraId="39042308" w14:textId="77777777" w:rsidTr="007F0714">
        <w:trPr>
          <w:trHeight w:val="59"/>
        </w:trPr>
        <w:tc>
          <w:tcPr>
            <w:tcW w:w="6162" w:type="dxa"/>
            <w:gridSpan w:val="4"/>
            <w:vAlign w:val="bottom"/>
          </w:tcPr>
          <w:p w14:paraId="3741A88E" w14:textId="0CCB297A" w:rsidR="000A709D" w:rsidRPr="001F6E81" w:rsidRDefault="00A91F0D" w:rsidP="00B96945">
            <w:pP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 w:rsidRPr="001F6E81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Matura</w:t>
            </w:r>
          </w:p>
        </w:tc>
        <w:tc>
          <w:tcPr>
            <w:tcW w:w="4424" w:type="dxa"/>
            <w:gridSpan w:val="8"/>
          </w:tcPr>
          <w:p w14:paraId="6CEC1C3C" w14:textId="6B6323B6" w:rsidR="000A709D" w:rsidRPr="001F6E81" w:rsidRDefault="00000000" w:rsidP="00B96945">
            <w:pPr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1F6E81">
              <w:rPr>
                <w:rFonts w:ascii="Times New Roman" w:eastAsia="Times New Roman" w:hAnsi="Times New Roman" w:cs="Times New Roman"/>
                <w:sz w:val="20"/>
                <w:szCs w:val="20"/>
              </w:rPr>
              <w:t>09/20</w:t>
            </w:r>
            <w:r w:rsidR="00A91F0D" w:rsidRPr="001F6E81">
              <w:rPr>
                <w:rFonts w:ascii="Times New Roman" w:eastAsia="Times New Roman" w:hAnsi="Times New Roman" w:cs="Times New Roman"/>
                <w:sz w:val="20"/>
                <w:szCs w:val="20"/>
              </w:rPr>
              <w:t>21</w:t>
            </w:r>
            <w:r w:rsidRPr="001F6E8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– 0</w:t>
            </w:r>
            <w:r w:rsidR="00A91F0D" w:rsidRPr="001F6E81"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  <w:r w:rsidRPr="001F6E81">
              <w:rPr>
                <w:rFonts w:ascii="Times New Roman" w:eastAsia="Times New Roman" w:hAnsi="Times New Roman" w:cs="Times New Roman"/>
                <w:sz w:val="20"/>
                <w:szCs w:val="20"/>
              </w:rPr>
              <w:t>/20</w:t>
            </w:r>
            <w:r w:rsidR="00A91F0D" w:rsidRPr="001F6E81">
              <w:rPr>
                <w:rFonts w:ascii="Times New Roman" w:eastAsia="Times New Roman" w:hAnsi="Times New Roman" w:cs="Times New Roman"/>
                <w:sz w:val="20"/>
                <w:szCs w:val="20"/>
              </w:rPr>
              <w:t>24</w:t>
            </w:r>
          </w:p>
        </w:tc>
      </w:tr>
      <w:tr w:rsidR="000A709D" w:rsidRPr="001F6E81" w14:paraId="738CCEC8" w14:textId="77777777" w:rsidTr="00E502EC">
        <w:trPr>
          <w:trHeight w:val="59"/>
        </w:trPr>
        <w:tc>
          <w:tcPr>
            <w:tcW w:w="10586" w:type="dxa"/>
            <w:gridSpan w:val="12"/>
          </w:tcPr>
          <w:p w14:paraId="6EC0BFD9" w14:textId="5B7A543E" w:rsidR="000A709D" w:rsidRPr="001F6E81" w:rsidRDefault="001F6E81" w:rsidP="007F071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Specification</w:t>
            </w:r>
            <w:r w:rsidR="00000000" w:rsidRPr="001F6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: </w:t>
            </w:r>
            <w:r w:rsidRPr="001F6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Econom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ics</w:t>
            </w:r>
            <w:r w:rsidR="00A91F0D" w:rsidRPr="001F6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Finance</w:t>
            </w:r>
            <w:r w:rsidR="00A91F0D" w:rsidRPr="001F6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r w:rsidRPr="001F6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Accounting</w:t>
            </w:r>
            <w:r w:rsidR="00A91F0D" w:rsidRPr="001F6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r w:rsidRPr="001F6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Economy</w:t>
            </w:r>
            <w:r w:rsidR="00A91F0D" w:rsidRPr="001F6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1F6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overall</w:t>
            </w:r>
            <w:r w:rsidR="00A91F0D" w:rsidRPr="001F6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)</w:t>
            </w:r>
            <w:del w:id="2" w:author="Catharina Freier" w:date="2025-06-28T05:48:00Z" w16du:dateUtc="2025-06-28T03:48:00Z">
              <w:r w:rsidR="00A91F0D" w:rsidRPr="001F6E81" w:rsidDel="004A4E37">
                <w:rPr>
                  <w:rFonts w:ascii="Times New Roman" w:eastAsia="Times New Roman" w:hAnsi="Times New Roman" w:cs="Times New Roman"/>
                  <w:color w:val="000000"/>
                  <w:sz w:val="20"/>
                  <w:szCs w:val="20"/>
                </w:rPr>
                <w:delText>.</w:delText>
              </w:r>
            </w:del>
          </w:p>
        </w:tc>
      </w:tr>
      <w:tr w:rsidR="000A709D" w:rsidRPr="001F6E81" w14:paraId="2EA84B67" w14:textId="77777777" w:rsidTr="007F0714">
        <w:trPr>
          <w:trHeight w:val="510"/>
        </w:trPr>
        <w:tc>
          <w:tcPr>
            <w:tcW w:w="10586" w:type="dxa"/>
            <w:gridSpan w:val="12"/>
            <w:tcBorders>
              <w:bottom w:val="single" w:sz="4" w:space="0" w:color="000000"/>
            </w:tcBorders>
            <w:vAlign w:val="bottom"/>
          </w:tcPr>
          <w:p w14:paraId="0811D1BF" w14:textId="26F9969F" w:rsidR="000A709D" w:rsidRPr="001F6E81" w:rsidRDefault="0038237A" w:rsidP="00B969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38237A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PRACTICAL EXPERIENCE</w:t>
            </w:r>
          </w:p>
        </w:tc>
      </w:tr>
      <w:tr w:rsidR="000A709D" w:rsidRPr="001F6E81" w14:paraId="2C6A6225" w14:textId="77777777" w:rsidTr="007F0714">
        <w:trPr>
          <w:trHeight w:val="340"/>
        </w:trPr>
        <w:tc>
          <w:tcPr>
            <w:tcW w:w="7020" w:type="dxa"/>
            <w:gridSpan w:val="6"/>
            <w:tcBorders>
              <w:top w:val="single" w:sz="4" w:space="0" w:color="000000"/>
            </w:tcBorders>
            <w:vAlign w:val="bottom"/>
          </w:tcPr>
          <w:p w14:paraId="09617F0B" w14:textId="67927124" w:rsidR="000A709D" w:rsidRPr="001F6E81" w:rsidRDefault="00DC565A" w:rsidP="00B9694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F6E81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W und L Asset Management</w:t>
            </w:r>
          </w:p>
        </w:tc>
        <w:tc>
          <w:tcPr>
            <w:tcW w:w="3566" w:type="dxa"/>
            <w:gridSpan w:val="6"/>
            <w:tcBorders>
              <w:top w:val="single" w:sz="4" w:space="0" w:color="000000"/>
            </w:tcBorders>
            <w:vAlign w:val="bottom"/>
          </w:tcPr>
          <w:p w14:paraId="7C538D8D" w14:textId="3C2F7021" w:rsidR="000A709D" w:rsidRPr="001F6E81" w:rsidRDefault="00DC565A" w:rsidP="00B96945">
            <w:pPr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proofErr w:type="spellStart"/>
            <w:r w:rsidRPr="001F6E8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Ruggell</w:t>
            </w:r>
            <w:proofErr w:type="spellEnd"/>
            <w:r w:rsidRPr="001F6E8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, Liechtenstein</w:t>
            </w:r>
          </w:p>
        </w:tc>
      </w:tr>
      <w:tr w:rsidR="000A709D" w:rsidRPr="001F6E81" w14:paraId="1EFE4066" w14:textId="77777777" w:rsidTr="007F0714">
        <w:trPr>
          <w:trHeight w:val="20"/>
        </w:trPr>
        <w:tc>
          <w:tcPr>
            <w:tcW w:w="6448" w:type="dxa"/>
            <w:gridSpan w:val="5"/>
            <w:vAlign w:val="bottom"/>
          </w:tcPr>
          <w:p w14:paraId="0843EC1A" w14:textId="5F0C334A" w:rsidR="000A709D" w:rsidRPr="001F6E81" w:rsidRDefault="001F6E81" w:rsidP="00B96945">
            <w:pP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Internship at </w:t>
            </w:r>
            <w:r w:rsidR="00DC565A" w:rsidRPr="001F6E81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Asset Management</w:t>
            </w:r>
            <w:r w:rsidR="005433C0" w:rsidRPr="001F6E81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 </w:t>
            </w:r>
          </w:p>
        </w:tc>
        <w:tc>
          <w:tcPr>
            <w:tcW w:w="4138" w:type="dxa"/>
            <w:gridSpan w:val="7"/>
          </w:tcPr>
          <w:p w14:paraId="30C55FF0" w14:textId="450B08D6" w:rsidR="000A709D" w:rsidRPr="001F6E81" w:rsidRDefault="00DC565A" w:rsidP="00B96945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F6E81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  <w:r w:rsidR="00E0736F" w:rsidRPr="001F6E81"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  <w:r w:rsidRPr="001F6E8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/2025 – </w:t>
            </w:r>
            <w:r w:rsidRPr="001F6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08/2025</w:t>
            </w:r>
          </w:p>
        </w:tc>
      </w:tr>
      <w:tr w:rsidR="00B96945" w:rsidRPr="001F6E81" w14:paraId="5875429C" w14:textId="77777777" w:rsidTr="00B96945">
        <w:trPr>
          <w:trHeight w:val="20"/>
        </w:trPr>
        <w:tc>
          <w:tcPr>
            <w:tcW w:w="10586" w:type="dxa"/>
            <w:gridSpan w:val="12"/>
            <w:vAlign w:val="bottom"/>
          </w:tcPr>
          <w:p w14:paraId="41B4CF21" w14:textId="5CC61C5A" w:rsidR="001F6E81" w:rsidRPr="001F6E81" w:rsidRDefault="001F6E81" w:rsidP="001F6E81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F6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Support in monitoring and adjusting risk-weighted portfolio positions</w:t>
            </w:r>
          </w:p>
          <w:p w14:paraId="507AF323" w14:textId="6E4C0731" w:rsidR="001F6E81" w:rsidRPr="001F6E81" w:rsidRDefault="001F6E81" w:rsidP="001F6E81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F6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Preparation and execution of simple trading activities</w:t>
            </w:r>
          </w:p>
          <w:p w14:paraId="17CE70DD" w14:textId="75882A71" w:rsidR="001F6E81" w:rsidRPr="001F6E81" w:rsidRDefault="001F6E81" w:rsidP="001F6E81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F6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Collaboration in maintaining internal tools and databases</w:t>
            </w:r>
          </w:p>
          <w:p w14:paraId="67B65204" w14:textId="77666A8D" w:rsidR="000A709D" w:rsidRPr="001F6E81" w:rsidRDefault="001F6E81" w:rsidP="001F6E81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F6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Conducting research on regulatory developments and markets, including using Bloomberg Terminal</w:t>
            </w:r>
          </w:p>
        </w:tc>
      </w:tr>
      <w:tr w:rsidR="000A709D" w:rsidRPr="001F6E81" w14:paraId="1B554477" w14:textId="77777777" w:rsidTr="007F0714">
        <w:trPr>
          <w:trHeight w:val="340"/>
        </w:trPr>
        <w:tc>
          <w:tcPr>
            <w:tcW w:w="7230" w:type="dxa"/>
            <w:gridSpan w:val="7"/>
            <w:vAlign w:val="bottom"/>
          </w:tcPr>
          <w:p w14:paraId="25894EBD" w14:textId="6AE7C287" w:rsidR="000A709D" w:rsidRPr="001F6E81" w:rsidRDefault="00DC565A" w:rsidP="00B969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r w:rsidRPr="001F6E81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 xml:space="preserve">Marxer &amp; Partner </w:t>
            </w:r>
            <w:proofErr w:type="spellStart"/>
            <w:r w:rsidRPr="001F6E81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Rechtsanwälte</w:t>
            </w:r>
            <w:proofErr w:type="spellEnd"/>
          </w:p>
        </w:tc>
        <w:tc>
          <w:tcPr>
            <w:tcW w:w="3356" w:type="dxa"/>
            <w:gridSpan w:val="5"/>
            <w:vAlign w:val="bottom"/>
          </w:tcPr>
          <w:p w14:paraId="1F9E6A00" w14:textId="3DFCB3BB" w:rsidR="000A709D" w:rsidRPr="001F6E81" w:rsidRDefault="00DC565A" w:rsidP="00B969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1F6E81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Vaduz, Liechtenstein</w:t>
            </w:r>
          </w:p>
        </w:tc>
      </w:tr>
      <w:tr w:rsidR="00DC565A" w:rsidRPr="001F6E81" w14:paraId="4FCB3F89" w14:textId="77777777" w:rsidTr="007F0714">
        <w:trPr>
          <w:trHeight w:val="59"/>
        </w:trPr>
        <w:tc>
          <w:tcPr>
            <w:tcW w:w="7230" w:type="dxa"/>
            <w:gridSpan w:val="7"/>
          </w:tcPr>
          <w:p w14:paraId="31304121" w14:textId="1D2359B1" w:rsidR="00DC565A" w:rsidRPr="001F6E81" w:rsidRDefault="001F6E81" w:rsidP="007F07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Internship at </w:t>
            </w: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Marxer &amp; Partner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Rechtsanwälte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 </w:t>
            </w:r>
            <w:r w:rsidR="00DC565A" w:rsidRPr="001F6E81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Compliance</w:t>
            </w:r>
          </w:p>
        </w:tc>
        <w:tc>
          <w:tcPr>
            <w:tcW w:w="3356" w:type="dxa"/>
            <w:gridSpan w:val="5"/>
          </w:tcPr>
          <w:p w14:paraId="233F55CC" w14:textId="563F8808" w:rsidR="00DC565A" w:rsidRPr="001F6E81" w:rsidRDefault="00DC565A" w:rsidP="00B969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1F6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04/2025 – </w:t>
            </w:r>
            <w:r w:rsidR="001F6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today</w:t>
            </w:r>
          </w:p>
        </w:tc>
      </w:tr>
      <w:tr w:rsidR="000A709D" w:rsidRPr="001F6E81" w14:paraId="2154543E" w14:textId="77777777" w:rsidTr="00E502EC">
        <w:trPr>
          <w:trHeight w:val="59"/>
        </w:trPr>
        <w:tc>
          <w:tcPr>
            <w:tcW w:w="10586" w:type="dxa"/>
            <w:gridSpan w:val="12"/>
          </w:tcPr>
          <w:p w14:paraId="2B071647" w14:textId="0909AB61" w:rsidR="0038237A" w:rsidRPr="0038237A" w:rsidRDefault="0038237A" w:rsidP="0038237A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8237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Storage of relevant documents in the internal database for digitization (AIA, FATCA, due diligence)</w:t>
            </w:r>
          </w:p>
          <w:p w14:paraId="49EE59D7" w14:textId="7824F0C0" w:rsidR="0038237A" w:rsidRPr="0038237A" w:rsidRDefault="0038237A" w:rsidP="0038237A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8237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Support for compliance officers in monitoring customer risk profiles</w:t>
            </w:r>
          </w:p>
          <w:p w14:paraId="57F961D9" w14:textId="16EDA2D4" w:rsidR="0038237A" w:rsidRPr="0038237A" w:rsidRDefault="0038237A" w:rsidP="0038237A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8237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Conducting customer screenings for risk assessment</w:t>
            </w:r>
          </w:p>
          <w:p w14:paraId="43514F19" w14:textId="2BD45991" w:rsidR="00E0736F" w:rsidRPr="001F6E81" w:rsidRDefault="0038237A" w:rsidP="0038237A">
            <w:pPr>
              <w:pStyle w:val="Listenabsatz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38237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Data analysis and scanning as part of the regulatory audit process</w:t>
            </w:r>
          </w:p>
        </w:tc>
      </w:tr>
      <w:tr w:rsidR="004A4E37" w:rsidRPr="001F6E81" w14:paraId="511D9218" w14:textId="77777777" w:rsidTr="007F0714">
        <w:trPr>
          <w:trHeight w:val="340"/>
        </w:trPr>
        <w:tc>
          <w:tcPr>
            <w:tcW w:w="5293" w:type="dxa"/>
            <w:gridSpan w:val="2"/>
            <w:vAlign w:val="bottom"/>
          </w:tcPr>
          <w:p w14:paraId="73299310" w14:textId="6E916EA5" w:rsidR="004A4E37" w:rsidRPr="001F6E81" w:rsidRDefault="004A4E37" w:rsidP="00B969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F6E81"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>SFS Group AG</w:t>
            </w:r>
          </w:p>
        </w:tc>
        <w:tc>
          <w:tcPr>
            <w:tcW w:w="5293" w:type="dxa"/>
            <w:gridSpan w:val="10"/>
            <w:vAlign w:val="bottom"/>
          </w:tcPr>
          <w:p w14:paraId="14E5DB5F" w14:textId="689EDACB" w:rsidR="004A4E37" w:rsidRPr="001F6E81" w:rsidRDefault="004A4E37" w:rsidP="007F07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1F6E8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Heerbrugg</w:t>
            </w:r>
            <w:proofErr w:type="spellEnd"/>
            <w:r w:rsidRPr="001F6E8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, </w:t>
            </w:r>
            <w:r w:rsidR="0038237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Switzerland</w:t>
            </w:r>
          </w:p>
        </w:tc>
      </w:tr>
      <w:tr w:rsidR="004A4E37" w:rsidRPr="001F6E81" w14:paraId="4681423F" w14:textId="77777777" w:rsidTr="007F0714">
        <w:trPr>
          <w:trHeight w:val="59"/>
        </w:trPr>
        <w:tc>
          <w:tcPr>
            <w:tcW w:w="5293" w:type="dxa"/>
            <w:gridSpan w:val="2"/>
          </w:tcPr>
          <w:p w14:paraId="3A723DDC" w14:textId="4DC09E54" w:rsidR="004A4E37" w:rsidRPr="001F6E81" w:rsidRDefault="0038237A" w:rsidP="00B969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8237A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Intern</w:t>
            </w: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ship</w:t>
            </w:r>
            <w:r w:rsidRPr="0038237A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 in Purchasing and Quality Management</w:t>
            </w:r>
          </w:p>
        </w:tc>
        <w:tc>
          <w:tcPr>
            <w:tcW w:w="5293" w:type="dxa"/>
            <w:gridSpan w:val="10"/>
            <w:vAlign w:val="bottom"/>
          </w:tcPr>
          <w:p w14:paraId="54A484A3" w14:textId="1151B1AA" w:rsidR="004A4E37" w:rsidRPr="001F6E81" w:rsidRDefault="004A4E37" w:rsidP="007F07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F6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07/2024 – 09/2024</w:t>
            </w:r>
          </w:p>
        </w:tc>
      </w:tr>
      <w:tr w:rsidR="004A4E37" w:rsidRPr="001F6E81" w14:paraId="3DFE6657" w14:textId="77777777" w:rsidTr="00E502EC">
        <w:trPr>
          <w:trHeight w:val="59"/>
        </w:trPr>
        <w:tc>
          <w:tcPr>
            <w:tcW w:w="10586" w:type="dxa"/>
            <w:gridSpan w:val="12"/>
          </w:tcPr>
          <w:p w14:paraId="1DCFCBE5" w14:textId="652FBC18" w:rsidR="0038237A" w:rsidRPr="0038237A" w:rsidRDefault="0038237A" w:rsidP="0038237A">
            <w:pPr>
              <w:numPr>
                <w:ilvl w:val="0"/>
                <w:numId w:val="5"/>
              </w:num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8237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Checking incoming and defective goods</w:t>
            </w:r>
          </w:p>
          <w:p w14:paraId="47CDDF77" w14:textId="55E8F7AD" w:rsidR="0038237A" w:rsidRPr="0038237A" w:rsidRDefault="0038237A" w:rsidP="0038237A">
            <w:pPr>
              <w:numPr>
                <w:ilvl w:val="0"/>
                <w:numId w:val="5"/>
              </w:num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8237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Preparing presentations on important topics in the department, such as Swiss customs duties and CBAM</w:t>
            </w:r>
          </w:p>
          <w:p w14:paraId="49BEF65F" w14:textId="28CF8D53" w:rsidR="004A4E37" w:rsidRPr="001F6E81" w:rsidRDefault="0038237A" w:rsidP="0038237A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8237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Processing and optimizing data from production and other departments in Excel</w:t>
            </w:r>
          </w:p>
        </w:tc>
      </w:tr>
      <w:tr w:rsidR="000A709D" w:rsidRPr="001F6E81" w14:paraId="0D2153F1" w14:textId="77777777" w:rsidTr="007F0714">
        <w:trPr>
          <w:trHeight w:val="510"/>
        </w:trPr>
        <w:tc>
          <w:tcPr>
            <w:tcW w:w="10586" w:type="dxa"/>
            <w:gridSpan w:val="12"/>
            <w:tcBorders>
              <w:bottom w:val="single" w:sz="4" w:space="0" w:color="000000"/>
            </w:tcBorders>
            <w:vAlign w:val="bottom"/>
          </w:tcPr>
          <w:p w14:paraId="75E27EA4" w14:textId="77777777" w:rsidR="000A709D" w:rsidRPr="001F6E81" w:rsidRDefault="00000000" w:rsidP="00B969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i/>
                <w:color w:val="000000"/>
                <w:sz w:val="28"/>
                <w:szCs w:val="28"/>
              </w:rPr>
            </w:pPr>
            <w:r w:rsidRPr="001F6E81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EXTRACURRICULARES ENGAGEMENT</w:t>
            </w:r>
          </w:p>
        </w:tc>
      </w:tr>
      <w:tr w:rsidR="000A709D" w:rsidRPr="001F6E81" w14:paraId="72D63694" w14:textId="77777777" w:rsidTr="007F0714">
        <w:trPr>
          <w:trHeight w:val="340"/>
        </w:trPr>
        <w:tc>
          <w:tcPr>
            <w:tcW w:w="7230" w:type="dxa"/>
            <w:gridSpan w:val="7"/>
            <w:tcBorders>
              <w:top w:val="single" w:sz="4" w:space="0" w:color="000000"/>
            </w:tcBorders>
            <w:vAlign w:val="bottom"/>
          </w:tcPr>
          <w:p w14:paraId="529DE97D" w14:textId="3D6F7BB2" w:rsidR="000A709D" w:rsidRPr="001F6E81" w:rsidRDefault="000A3C97" w:rsidP="00B969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proofErr w:type="spellStart"/>
            <w:r w:rsidRPr="001F6E81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pumpkincareers</w:t>
            </w:r>
            <w:proofErr w:type="spellEnd"/>
            <w:r w:rsidRPr="001F6E81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 xml:space="preserve"> GmbH</w:t>
            </w:r>
          </w:p>
        </w:tc>
        <w:tc>
          <w:tcPr>
            <w:tcW w:w="3356" w:type="dxa"/>
            <w:gridSpan w:val="5"/>
            <w:tcBorders>
              <w:top w:val="single" w:sz="4" w:space="0" w:color="000000"/>
            </w:tcBorders>
            <w:vAlign w:val="bottom"/>
          </w:tcPr>
          <w:p w14:paraId="0F134F4F" w14:textId="55BAA6A2" w:rsidR="000A709D" w:rsidRPr="001F6E81" w:rsidRDefault="000A3C97" w:rsidP="00B969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1F6E81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Online</w:t>
            </w:r>
          </w:p>
        </w:tc>
      </w:tr>
      <w:tr w:rsidR="000A709D" w:rsidRPr="001F6E81" w14:paraId="5A08C360" w14:textId="77777777" w:rsidTr="007F0714">
        <w:trPr>
          <w:trHeight w:val="20"/>
        </w:trPr>
        <w:tc>
          <w:tcPr>
            <w:tcW w:w="7305" w:type="dxa"/>
            <w:gridSpan w:val="8"/>
            <w:vAlign w:val="bottom"/>
          </w:tcPr>
          <w:p w14:paraId="1EF8C467" w14:textId="1FBFB8ED" w:rsidR="000A709D" w:rsidRPr="001F6E81" w:rsidRDefault="0038237A" w:rsidP="00B969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38237A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Active member of a coaching network providing career advice for students</w:t>
            </w:r>
          </w:p>
        </w:tc>
        <w:tc>
          <w:tcPr>
            <w:tcW w:w="3281" w:type="dxa"/>
            <w:gridSpan w:val="4"/>
            <w:vAlign w:val="bottom"/>
          </w:tcPr>
          <w:p w14:paraId="489367FA" w14:textId="793F6570" w:rsidR="000A709D" w:rsidRPr="001F6E81" w:rsidRDefault="00000000" w:rsidP="00B969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F6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0A3C97" w:rsidRPr="001F6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</w:t>
            </w:r>
            <w:r w:rsidRPr="001F6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/20</w:t>
            </w:r>
            <w:r w:rsidR="000A3C97" w:rsidRPr="001F6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24</w:t>
            </w:r>
            <w:r w:rsidRPr="001F6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– </w:t>
            </w:r>
            <w:r w:rsidR="0038237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today</w:t>
            </w:r>
          </w:p>
        </w:tc>
      </w:tr>
      <w:tr w:rsidR="00B96945" w:rsidRPr="001F6E81" w14:paraId="27A7444E" w14:textId="77777777" w:rsidTr="00B96945">
        <w:trPr>
          <w:trHeight w:val="20"/>
        </w:trPr>
        <w:tc>
          <w:tcPr>
            <w:tcW w:w="10586" w:type="dxa"/>
            <w:gridSpan w:val="12"/>
            <w:vAlign w:val="bottom"/>
          </w:tcPr>
          <w:p w14:paraId="00A64766" w14:textId="50964254" w:rsidR="0038237A" w:rsidRPr="0038237A" w:rsidRDefault="0038237A" w:rsidP="0038237A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864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8237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Professional and personal development through preparatory courses for everyday work in investment banking and asset management (MS Office, industry knowledge, etc.)</w:t>
            </w:r>
          </w:p>
          <w:p w14:paraId="1D3C26C0" w14:textId="34E12756" w:rsidR="004A4E37" w:rsidRPr="001F6E81" w:rsidRDefault="0038237A" w:rsidP="0038237A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72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8237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Establishment of a DACH-wide network of over 1,000 students with a keen interest in finance and consulting, as well as various experts and mentors with years of professional experience in these industries.</w:t>
            </w:r>
          </w:p>
        </w:tc>
      </w:tr>
      <w:tr w:rsidR="000A709D" w:rsidRPr="001F6E81" w14:paraId="78205648" w14:textId="77777777" w:rsidTr="007F0714">
        <w:trPr>
          <w:trHeight w:val="340"/>
        </w:trPr>
        <w:tc>
          <w:tcPr>
            <w:tcW w:w="6448" w:type="dxa"/>
            <w:gridSpan w:val="5"/>
            <w:vAlign w:val="bottom"/>
          </w:tcPr>
          <w:p w14:paraId="13FEA85D" w14:textId="2A3A7DE9" w:rsidR="000A709D" w:rsidRPr="001F6E81" w:rsidRDefault="00455B4F" w:rsidP="00B969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23" w:hanging="425"/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r w:rsidRPr="001F6E81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FC Hard</w:t>
            </w:r>
          </w:p>
        </w:tc>
        <w:tc>
          <w:tcPr>
            <w:tcW w:w="4138" w:type="dxa"/>
            <w:gridSpan w:val="7"/>
            <w:vAlign w:val="bottom"/>
          </w:tcPr>
          <w:p w14:paraId="2B8DC08B" w14:textId="58BBFAFE" w:rsidR="000A709D" w:rsidRPr="001F6E81" w:rsidRDefault="00455B4F" w:rsidP="00B969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1F6E81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Hard, </w:t>
            </w:r>
            <w:r w:rsidR="0038237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Austria</w:t>
            </w:r>
          </w:p>
        </w:tc>
      </w:tr>
      <w:tr w:rsidR="000A709D" w:rsidRPr="001F6E81" w14:paraId="5B36E210" w14:textId="77777777" w:rsidTr="004A4E37">
        <w:trPr>
          <w:trHeight w:val="59"/>
        </w:trPr>
        <w:tc>
          <w:tcPr>
            <w:tcW w:w="8163" w:type="dxa"/>
            <w:gridSpan w:val="11"/>
          </w:tcPr>
          <w:p w14:paraId="0B9AF46E" w14:textId="2C671CD7" w:rsidR="000A709D" w:rsidRPr="001F6E81" w:rsidRDefault="00022111" w:rsidP="00B969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720"/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r w:rsidRPr="0002211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Temporary worker at events</w:t>
            </w:r>
          </w:p>
        </w:tc>
        <w:tc>
          <w:tcPr>
            <w:tcW w:w="2423" w:type="dxa"/>
          </w:tcPr>
          <w:p w14:paraId="529FE592" w14:textId="5DC9E4FA" w:rsidR="000A709D" w:rsidRPr="001F6E81" w:rsidRDefault="00000000" w:rsidP="00B969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1F6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455B4F" w:rsidRPr="001F6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</w:t>
            </w:r>
            <w:r w:rsidRPr="001F6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/20</w:t>
            </w:r>
            <w:r w:rsidR="00455B4F" w:rsidRPr="001F6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23</w:t>
            </w:r>
            <w:r w:rsidRPr="001F6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– 0</w:t>
            </w:r>
            <w:r w:rsidR="00455B4F" w:rsidRPr="001F6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  <w:r w:rsidRPr="001F6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/20</w:t>
            </w:r>
            <w:r w:rsidR="00455B4F" w:rsidRPr="001F6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24</w:t>
            </w:r>
          </w:p>
        </w:tc>
      </w:tr>
      <w:tr w:rsidR="000A709D" w:rsidRPr="00022111" w14:paraId="73EFADDB" w14:textId="77777777" w:rsidTr="00E502EC">
        <w:trPr>
          <w:trHeight w:val="59"/>
        </w:trPr>
        <w:tc>
          <w:tcPr>
            <w:tcW w:w="10586" w:type="dxa"/>
            <w:gridSpan w:val="12"/>
            <w:vAlign w:val="bottom"/>
          </w:tcPr>
          <w:p w14:paraId="06F76BA9" w14:textId="2E1D2409" w:rsidR="00022111" w:rsidRPr="00022111" w:rsidRDefault="00022111" w:rsidP="0002211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94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221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At events such as youth cups, finals, Oktoberfest celebrations, or duck races</w:t>
            </w:r>
          </w:p>
          <w:p w14:paraId="638B595A" w14:textId="5EDD36D0" w:rsidR="001E653B" w:rsidRPr="00022111" w:rsidRDefault="00022111" w:rsidP="0002211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942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</w:pPr>
            <w:r w:rsidRPr="000221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Performing tasks in the kitchen and behind the bar</w:t>
            </w:r>
          </w:p>
        </w:tc>
      </w:tr>
      <w:tr w:rsidR="000A709D" w:rsidRPr="001F6E81" w14:paraId="0C0A3370" w14:textId="77777777" w:rsidTr="007F0714">
        <w:trPr>
          <w:trHeight w:val="340"/>
        </w:trPr>
        <w:tc>
          <w:tcPr>
            <w:tcW w:w="6448" w:type="dxa"/>
            <w:gridSpan w:val="5"/>
            <w:vAlign w:val="bottom"/>
          </w:tcPr>
          <w:p w14:paraId="4CED946F" w14:textId="18B4BE65" w:rsidR="000A709D" w:rsidRPr="001F6E81" w:rsidRDefault="00455B4F" w:rsidP="00B969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720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1F6E81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 xml:space="preserve">MFG </w:t>
            </w:r>
            <w:proofErr w:type="spellStart"/>
            <w:r w:rsidRPr="001F6E81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Mobiler</w:t>
            </w:r>
            <w:proofErr w:type="spellEnd"/>
            <w:r w:rsidRPr="001F6E81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1F6E81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Frisur</w:t>
            </w:r>
            <w:proofErr w:type="spellEnd"/>
            <w:r w:rsidRPr="001F6E81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 xml:space="preserve"> George</w:t>
            </w:r>
          </w:p>
        </w:tc>
        <w:tc>
          <w:tcPr>
            <w:tcW w:w="4138" w:type="dxa"/>
            <w:gridSpan w:val="7"/>
            <w:vAlign w:val="bottom"/>
          </w:tcPr>
          <w:p w14:paraId="51643320" w14:textId="64CBD62D" w:rsidR="000A709D" w:rsidRPr="001F6E81" w:rsidRDefault="00455B4F" w:rsidP="00B969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1F6E81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Fürth, </w:t>
            </w:r>
            <w:r w:rsidR="0038237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Germany</w:t>
            </w:r>
          </w:p>
        </w:tc>
      </w:tr>
      <w:tr w:rsidR="000A709D" w:rsidRPr="001F6E81" w14:paraId="71EB34EE" w14:textId="77777777" w:rsidTr="007F0714">
        <w:trPr>
          <w:trHeight w:val="20"/>
        </w:trPr>
        <w:tc>
          <w:tcPr>
            <w:tcW w:w="7877" w:type="dxa"/>
            <w:gridSpan w:val="10"/>
            <w:vAlign w:val="bottom"/>
          </w:tcPr>
          <w:p w14:paraId="7E63F6DF" w14:textId="486307D5" w:rsidR="000A709D" w:rsidRPr="001F6E81" w:rsidRDefault="00022111" w:rsidP="00B969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720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02211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Companion to a mobile hairdresser in retirement homes</w:t>
            </w:r>
          </w:p>
        </w:tc>
        <w:tc>
          <w:tcPr>
            <w:tcW w:w="2709" w:type="dxa"/>
            <w:gridSpan w:val="2"/>
            <w:vAlign w:val="bottom"/>
          </w:tcPr>
          <w:p w14:paraId="5C02C923" w14:textId="14A73099" w:rsidR="000A709D" w:rsidRPr="001F6E81" w:rsidRDefault="00000000" w:rsidP="00B969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F6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455B4F" w:rsidRPr="001F6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  <w:r w:rsidRPr="001F6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/201</w:t>
            </w:r>
            <w:r w:rsidR="00455B4F" w:rsidRPr="001F6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</w:t>
            </w:r>
            <w:r w:rsidRPr="001F6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– </w:t>
            </w:r>
            <w:r w:rsidR="00455B4F" w:rsidRPr="001F6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12</w:t>
            </w:r>
            <w:r w:rsidRPr="001F6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/20</w:t>
            </w:r>
            <w:r w:rsidR="00455B4F" w:rsidRPr="001F6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23</w:t>
            </w:r>
          </w:p>
        </w:tc>
      </w:tr>
      <w:tr w:rsidR="000A709D" w:rsidRPr="001F6E81" w14:paraId="1503A568" w14:textId="77777777" w:rsidTr="007F0714">
        <w:trPr>
          <w:trHeight w:val="20"/>
        </w:trPr>
        <w:tc>
          <w:tcPr>
            <w:tcW w:w="10586" w:type="dxa"/>
            <w:gridSpan w:val="12"/>
            <w:vAlign w:val="bottom"/>
          </w:tcPr>
          <w:p w14:paraId="0601EF0A" w14:textId="659DFFBB" w:rsidR="00022111" w:rsidRPr="00022111" w:rsidRDefault="00022111" w:rsidP="0002211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221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Accompanying residents from their rooms to the mobile hair salon</w:t>
            </w:r>
          </w:p>
          <w:p w14:paraId="675A79E8" w14:textId="5B2D3079" w:rsidR="000A709D" w:rsidRPr="001F6E81" w:rsidRDefault="00022111" w:rsidP="0002211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221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Playing board games with the residents while they wait</w:t>
            </w:r>
          </w:p>
        </w:tc>
      </w:tr>
      <w:tr w:rsidR="000A709D" w:rsidRPr="001F6E81" w14:paraId="737EE088" w14:textId="77777777" w:rsidTr="007F0714">
        <w:trPr>
          <w:trHeight w:val="510"/>
        </w:trPr>
        <w:tc>
          <w:tcPr>
            <w:tcW w:w="10586" w:type="dxa"/>
            <w:gridSpan w:val="12"/>
            <w:tcBorders>
              <w:bottom w:val="single" w:sz="4" w:space="0" w:color="000000"/>
            </w:tcBorders>
            <w:vAlign w:val="bottom"/>
          </w:tcPr>
          <w:p w14:paraId="47ED3E61" w14:textId="77777777" w:rsidR="000A709D" w:rsidRPr="001F6E81" w:rsidRDefault="00000000" w:rsidP="00B96945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1F6E81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FÄHIGKEITEN &amp; INTERESSEN</w:t>
            </w:r>
          </w:p>
        </w:tc>
      </w:tr>
      <w:tr w:rsidR="000A709D" w:rsidRPr="001F6E81" w14:paraId="513FB1E0" w14:textId="77777777" w:rsidTr="007F0714">
        <w:trPr>
          <w:trHeight w:val="340"/>
        </w:trPr>
        <w:tc>
          <w:tcPr>
            <w:tcW w:w="1429" w:type="dxa"/>
            <w:tcBorders>
              <w:top w:val="single" w:sz="4" w:space="0" w:color="000000"/>
            </w:tcBorders>
            <w:vAlign w:val="bottom"/>
          </w:tcPr>
          <w:p w14:paraId="6578C4AE" w14:textId="6758B1E1" w:rsidR="000A709D" w:rsidRPr="001F6E81" w:rsidRDefault="00D45A23" w:rsidP="00B9694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Language</w:t>
            </w:r>
            <w:r w:rsidR="00000000" w:rsidRPr="001F6E81">
              <w:rPr>
                <w:rFonts w:ascii="Times New Roman" w:eastAsia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9157" w:type="dxa"/>
            <w:gridSpan w:val="11"/>
            <w:tcBorders>
              <w:top w:val="single" w:sz="4" w:space="0" w:color="000000"/>
            </w:tcBorders>
            <w:vAlign w:val="bottom"/>
          </w:tcPr>
          <w:p w14:paraId="651E2A0A" w14:textId="3CC778CB" w:rsidR="000A709D" w:rsidRPr="001F6E81" w:rsidRDefault="00D45A23" w:rsidP="00B9694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45A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German (native language), English (business fluent), French (school level)</w:t>
            </w:r>
          </w:p>
        </w:tc>
      </w:tr>
      <w:tr w:rsidR="000A709D" w:rsidRPr="001F6E81" w14:paraId="48BE7997" w14:textId="77777777" w:rsidTr="007F0714">
        <w:trPr>
          <w:trHeight w:val="340"/>
        </w:trPr>
        <w:tc>
          <w:tcPr>
            <w:tcW w:w="1429" w:type="dxa"/>
            <w:vAlign w:val="bottom"/>
          </w:tcPr>
          <w:p w14:paraId="1397BBF7" w14:textId="6491141F" w:rsidR="000A709D" w:rsidRPr="001F6E81" w:rsidRDefault="00D45A23" w:rsidP="00B9694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Technical</w:t>
            </w:r>
            <w:r w:rsidR="00000000" w:rsidRPr="001F6E81">
              <w:rPr>
                <w:rFonts w:ascii="Times New Roman" w:eastAsia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9157" w:type="dxa"/>
            <w:gridSpan w:val="11"/>
            <w:vAlign w:val="bottom"/>
          </w:tcPr>
          <w:p w14:paraId="3F12A130" w14:textId="753E6C35" w:rsidR="000A709D" w:rsidRPr="001F6E81" w:rsidRDefault="00D45A23" w:rsidP="00B96945">
            <w:pP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D45A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Microsoft Office, Next (data storage software)</w:t>
            </w:r>
          </w:p>
        </w:tc>
      </w:tr>
      <w:tr w:rsidR="000A709D" w:rsidRPr="001F6E81" w14:paraId="3C74F53F" w14:textId="77777777" w:rsidTr="007F0714">
        <w:trPr>
          <w:trHeight w:val="340"/>
        </w:trPr>
        <w:tc>
          <w:tcPr>
            <w:tcW w:w="1429" w:type="dxa"/>
            <w:vAlign w:val="bottom"/>
          </w:tcPr>
          <w:p w14:paraId="4E4B76D0" w14:textId="5432900E" w:rsidR="000A709D" w:rsidRPr="001F6E81" w:rsidRDefault="00D45A23" w:rsidP="00B9694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Interests</w:t>
            </w:r>
            <w:r w:rsidR="00000000" w:rsidRPr="001F6E8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: </w:t>
            </w:r>
          </w:p>
        </w:tc>
        <w:tc>
          <w:tcPr>
            <w:tcW w:w="9157" w:type="dxa"/>
            <w:gridSpan w:val="11"/>
            <w:vAlign w:val="bottom"/>
          </w:tcPr>
          <w:p w14:paraId="4019E50D" w14:textId="7AED28D7" w:rsidR="00E502EC" w:rsidRPr="001F6E81" w:rsidRDefault="00D45A23" w:rsidP="00B96945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45A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Capital markets and influencing factors, gym, basketball,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football,</w:t>
            </w:r>
            <w:r w:rsidRPr="00D45A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hiking, camping, climbing</w:t>
            </w:r>
          </w:p>
        </w:tc>
      </w:tr>
      <w:tr w:rsidR="004A4E37" w:rsidRPr="001F6E81" w14:paraId="52E0590E" w14:textId="77777777" w:rsidTr="007F0714">
        <w:trPr>
          <w:trHeight w:val="1020"/>
        </w:trPr>
        <w:tc>
          <w:tcPr>
            <w:tcW w:w="10586" w:type="dxa"/>
            <w:gridSpan w:val="12"/>
            <w:vAlign w:val="bottom"/>
          </w:tcPr>
          <w:p w14:paraId="2AD1EF91" w14:textId="30B4FD2B" w:rsidR="004A4E37" w:rsidRPr="001F6E81" w:rsidRDefault="004A4E37" w:rsidP="00B96945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</w:tbl>
    <w:p w14:paraId="14664B7B" w14:textId="257773B7" w:rsidR="00E61FAE" w:rsidRPr="00E502EC" w:rsidRDefault="00E61FAE" w:rsidP="007F071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sectPr w:rsidR="00E61FAE" w:rsidRPr="00E502EC" w:rsidSect="00B96945">
      <w:footerReference w:type="even" r:id="rId8"/>
      <w:pgSz w:w="11906" w:h="16838"/>
      <w:pgMar w:top="680" w:right="1418" w:bottom="340" w:left="1418" w:header="709" w:footer="709" w:gutter="0"/>
      <w:pgNumType w:start="1"/>
      <w:cols w:space="720"/>
      <w:sectPrChange w:id="3" w:author="Sarah Bergmann" w:date="2025-06-28T12:30:00Z" w16du:dateUtc="2025-06-28T10:30:00Z">
        <w:sectPr w:rsidR="00E61FAE" w:rsidRPr="00E502EC" w:rsidSect="00B96945">
          <w:pgMar w:top="567" w:right="1418" w:bottom="340" w:left="1418" w:header="709" w:footer="709" w:gutter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4FD456" w14:textId="77777777" w:rsidR="00822669" w:rsidRPr="001F6E81" w:rsidRDefault="00822669">
      <w:pPr>
        <w:spacing w:after="0" w:line="240" w:lineRule="auto"/>
      </w:pPr>
      <w:r w:rsidRPr="001F6E81">
        <w:separator/>
      </w:r>
    </w:p>
  </w:endnote>
  <w:endnote w:type="continuationSeparator" w:id="0">
    <w:p w14:paraId="60341327" w14:textId="77777777" w:rsidR="00822669" w:rsidRPr="001F6E81" w:rsidRDefault="00822669">
      <w:pPr>
        <w:spacing w:after="0" w:line="240" w:lineRule="auto"/>
      </w:pPr>
      <w:r w:rsidRPr="001F6E81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11C91" w14:textId="77777777" w:rsidR="000A709D" w:rsidRPr="001F6E8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 w:rsidRPr="001F6E81">
      <w:rPr>
        <w:color w:val="000000"/>
      </w:rPr>
      <w:fldChar w:fldCharType="begin"/>
    </w:r>
    <w:r w:rsidRPr="001F6E81">
      <w:rPr>
        <w:color w:val="000000"/>
      </w:rPr>
      <w:instrText>PAGE</w:instrText>
    </w:r>
    <w:r w:rsidRPr="001F6E81">
      <w:rPr>
        <w:color w:val="000000"/>
      </w:rPr>
      <w:fldChar w:fldCharType="separate"/>
    </w:r>
    <w:r w:rsidRPr="001F6E81">
      <w:rPr>
        <w:color w:val="000000"/>
      </w:rPr>
      <w:fldChar w:fldCharType="end"/>
    </w:r>
  </w:p>
  <w:p w14:paraId="3BA199A1" w14:textId="77777777" w:rsidR="000A709D" w:rsidRPr="001F6E81" w:rsidRDefault="000A709D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DA2682" w14:textId="77777777" w:rsidR="00822669" w:rsidRPr="001F6E81" w:rsidRDefault="00822669">
      <w:pPr>
        <w:spacing w:after="0" w:line="240" w:lineRule="auto"/>
      </w:pPr>
      <w:r w:rsidRPr="001F6E81">
        <w:separator/>
      </w:r>
    </w:p>
  </w:footnote>
  <w:footnote w:type="continuationSeparator" w:id="0">
    <w:p w14:paraId="1369A6E6" w14:textId="77777777" w:rsidR="00822669" w:rsidRPr="001F6E81" w:rsidRDefault="00822669">
      <w:pPr>
        <w:spacing w:after="0" w:line="240" w:lineRule="auto"/>
      </w:pPr>
      <w:r w:rsidRPr="001F6E81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D17B9"/>
    <w:multiLevelType w:val="hybridMultilevel"/>
    <w:tmpl w:val="8C8AEC82"/>
    <w:lvl w:ilvl="0" w:tplc="0C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291175D"/>
    <w:multiLevelType w:val="multilevel"/>
    <w:tmpl w:val="0E4CD96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DE4051F"/>
    <w:multiLevelType w:val="hybridMultilevel"/>
    <w:tmpl w:val="47806A80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A54B62"/>
    <w:multiLevelType w:val="multilevel"/>
    <w:tmpl w:val="446C3DB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9CF2608"/>
    <w:multiLevelType w:val="hybridMultilevel"/>
    <w:tmpl w:val="72F0CF7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C041A2"/>
    <w:multiLevelType w:val="multilevel"/>
    <w:tmpl w:val="35986286"/>
    <w:lvl w:ilvl="0">
      <w:start w:val="1"/>
      <w:numFmt w:val="bullet"/>
      <w:pStyle w:val="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5F80711D"/>
    <w:multiLevelType w:val="multilevel"/>
    <w:tmpl w:val="5574D18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69AE08C2"/>
    <w:multiLevelType w:val="multilevel"/>
    <w:tmpl w:val="655E3A4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6B73665B"/>
    <w:multiLevelType w:val="hybridMultilevel"/>
    <w:tmpl w:val="9A6A4ED2"/>
    <w:lvl w:ilvl="0" w:tplc="0C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4831C49"/>
    <w:multiLevelType w:val="hybridMultilevel"/>
    <w:tmpl w:val="B3CE700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59111D"/>
    <w:multiLevelType w:val="hybridMultilevel"/>
    <w:tmpl w:val="5D9C8136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061667">
    <w:abstractNumId w:val="6"/>
  </w:num>
  <w:num w:numId="2" w16cid:durableId="514226951">
    <w:abstractNumId w:val="7"/>
  </w:num>
  <w:num w:numId="3" w16cid:durableId="225461367">
    <w:abstractNumId w:val="5"/>
  </w:num>
  <w:num w:numId="4" w16cid:durableId="1384328592">
    <w:abstractNumId w:val="3"/>
  </w:num>
  <w:num w:numId="5" w16cid:durableId="1801458789">
    <w:abstractNumId w:val="1"/>
  </w:num>
  <w:num w:numId="6" w16cid:durableId="430665005">
    <w:abstractNumId w:val="4"/>
  </w:num>
  <w:num w:numId="7" w16cid:durableId="918053937">
    <w:abstractNumId w:val="9"/>
  </w:num>
  <w:num w:numId="8" w16cid:durableId="1331981231">
    <w:abstractNumId w:val="8"/>
  </w:num>
  <w:num w:numId="9" w16cid:durableId="418449828">
    <w:abstractNumId w:val="0"/>
  </w:num>
  <w:num w:numId="10" w16cid:durableId="702828722">
    <w:abstractNumId w:val="10"/>
  </w:num>
  <w:num w:numId="11" w16cid:durableId="2021271704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George Luca">
    <w15:presenceInfo w15:providerId="AD" w15:userId="S::luca.george@uni.li::14e7cdda-cac1-402a-8540-cc49a56b76fe"/>
  </w15:person>
  <w15:person w15:author="Sarah Bergmann">
    <w15:presenceInfo w15:providerId="AD" w15:userId="S::sarah.bergmann@uni-oldenburg.de::47e7dfd8-e13e-4e5e-8470-81b1e3cfedfe"/>
  </w15:person>
  <w15:person w15:author="Catharina Freier">
    <w15:presenceInfo w15:providerId="AD" w15:userId="S::catharina.freier@pumpkincareeres.onmicrosoft.com::2a0dfad8-64e5-4aa7-8211-17b0a64b404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709D"/>
    <w:rsid w:val="000001AC"/>
    <w:rsid w:val="00022111"/>
    <w:rsid w:val="00022FD5"/>
    <w:rsid w:val="00040CF0"/>
    <w:rsid w:val="000A3C97"/>
    <w:rsid w:val="000A709D"/>
    <w:rsid w:val="000F3B3E"/>
    <w:rsid w:val="000F72C1"/>
    <w:rsid w:val="0011432D"/>
    <w:rsid w:val="001465E7"/>
    <w:rsid w:val="001E653B"/>
    <w:rsid w:val="001F6E81"/>
    <w:rsid w:val="002053CF"/>
    <w:rsid w:val="00272650"/>
    <w:rsid w:val="0029588A"/>
    <w:rsid w:val="002E1143"/>
    <w:rsid w:val="00304213"/>
    <w:rsid w:val="0038237A"/>
    <w:rsid w:val="00455B4F"/>
    <w:rsid w:val="00465B8C"/>
    <w:rsid w:val="004835A5"/>
    <w:rsid w:val="004A4E37"/>
    <w:rsid w:val="004C462B"/>
    <w:rsid w:val="005433C0"/>
    <w:rsid w:val="005F3977"/>
    <w:rsid w:val="00645D12"/>
    <w:rsid w:val="006A544F"/>
    <w:rsid w:val="007C69CC"/>
    <w:rsid w:val="007F0714"/>
    <w:rsid w:val="00822669"/>
    <w:rsid w:val="00834F6A"/>
    <w:rsid w:val="00886DC9"/>
    <w:rsid w:val="008D2CC5"/>
    <w:rsid w:val="009218C1"/>
    <w:rsid w:val="00987B42"/>
    <w:rsid w:val="009E6596"/>
    <w:rsid w:val="009F488F"/>
    <w:rsid w:val="009F6073"/>
    <w:rsid w:val="00A20C30"/>
    <w:rsid w:val="00A27812"/>
    <w:rsid w:val="00A91F0D"/>
    <w:rsid w:val="00AF42E1"/>
    <w:rsid w:val="00B2321A"/>
    <w:rsid w:val="00B35C4E"/>
    <w:rsid w:val="00B4195D"/>
    <w:rsid w:val="00B96945"/>
    <w:rsid w:val="00BA7C76"/>
    <w:rsid w:val="00BF367A"/>
    <w:rsid w:val="00CD161B"/>
    <w:rsid w:val="00D06477"/>
    <w:rsid w:val="00D45A23"/>
    <w:rsid w:val="00D54378"/>
    <w:rsid w:val="00DC565A"/>
    <w:rsid w:val="00E0736F"/>
    <w:rsid w:val="00E07632"/>
    <w:rsid w:val="00E140A1"/>
    <w:rsid w:val="00E459EC"/>
    <w:rsid w:val="00E502EC"/>
    <w:rsid w:val="00E61FAE"/>
    <w:rsid w:val="00E94443"/>
    <w:rsid w:val="00EA1401"/>
    <w:rsid w:val="00F905FB"/>
    <w:rsid w:val="00F92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42F5F5"/>
  <w15:docId w15:val="{FEDE2FFB-1B2F-437F-ACFC-905F1A7DA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de-AT" w:eastAsia="de-A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en-GB"/>
    </w:rPr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</w:tblPr>
  </w:style>
  <w:style w:type="paragraph" w:styleId="berarbeitung">
    <w:name w:val="Revision"/>
    <w:hidden/>
    <w:uiPriority w:val="99"/>
    <w:semiHidden/>
    <w:rsid w:val="004A4E37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4A4E37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4A4E37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4A4E37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4A4E37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4A4E3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371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59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09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72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170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2733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475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5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9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005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347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1376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P4VZcE/WTTmxSnFQw8hQgQS9x+g==">AMUW2mWxW+PmxmyndVXmVoL+QduqpQrpchUWsBAIe+OPveyK1mYronEdtmpR24Fo5r9QJKt3xH1de8s0wOdEpQ4BRJBBy7f37kSJTqrv9Zx2JAwk2ATd3pg=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355</Words>
  <Characters>2592</Characters>
  <Application>Microsoft Office Word</Application>
  <DocSecurity>0</DocSecurity>
  <Lines>70</Lines>
  <Paragraphs>73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David</dc:creator>
  <cp:lastModifiedBy>luca george</cp:lastModifiedBy>
  <cp:revision>6</cp:revision>
  <cp:lastPrinted>2025-07-03T07:35:00Z</cp:lastPrinted>
  <dcterms:created xsi:type="dcterms:W3CDTF">2025-10-02T18:05:00Z</dcterms:created>
  <dcterms:modified xsi:type="dcterms:W3CDTF">2025-10-02T18:19:00Z</dcterms:modified>
</cp:coreProperties>
</file>