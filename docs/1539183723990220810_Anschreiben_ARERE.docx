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E6E8B8" w14:textId="273FF5BF" w:rsidR="00914214" w:rsidRDefault="00A73362">
      <w:pPr>
        <w:spacing w:after="0" w:line="259" w:lineRule="auto"/>
        <w:ind w:right="-13"/>
        <w:jc w:val="right"/>
      </w:pPr>
      <w:r>
        <w:t>Yeabsra Arere</w:t>
      </w:r>
    </w:p>
    <w:p w14:paraId="3A7AC71E" w14:textId="7F622016" w:rsidR="00914214" w:rsidRDefault="008F3FED">
      <w:pPr>
        <w:spacing w:after="0" w:line="259" w:lineRule="auto"/>
        <w:ind w:right="-13"/>
        <w:jc w:val="right"/>
      </w:pPr>
      <w:proofErr w:type="spellStart"/>
      <w:r>
        <w:t>Seck</w:t>
      </w:r>
      <w:r w:rsidR="004F3D1A">
        <w:t>en</w:t>
      </w:r>
      <w:r>
        <w:t>heimer</w:t>
      </w:r>
      <w:proofErr w:type="spellEnd"/>
      <w:r>
        <w:t xml:space="preserve"> Straße 91</w:t>
      </w:r>
    </w:p>
    <w:p w14:paraId="2B67F440" w14:textId="661C56F6" w:rsidR="00420A61" w:rsidRDefault="008F3FED">
      <w:pPr>
        <w:spacing w:after="0" w:line="259" w:lineRule="auto"/>
        <w:ind w:right="-13"/>
        <w:jc w:val="right"/>
      </w:pPr>
      <w:r>
        <w:t>68165 Mannheim</w:t>
      </w:r>
    </w:p>
    <w:p w14:paraId="08CC5E62" w14:textId="3D812FF3" w:rsidR="00914214" w:rsidRPr="008F3FED" w:rsidRDefault="00000000">
      <w:pPr>
        <w:spacing w:after="0" w:line="259" w:lineRule="auto"/>
        <w:ind w:right="-13"/>
        <w:jc w:val="right"/>
      </w:pPr>
      <w:r w:rsidRPr="008F3FED">
        <w:t xml:space="preserve">Mail: </w:t>
      </w:r>
      <w:r w:rsidR="00AC43B6" w:rsidRPr="008F3FED">
        <w:t>arere.girma@gmail.com</w:t>
      </w:r>
    </w:p>
    <w:p w14:paraId="71232F57" w14:textId="5CF250DE" w:rsidR="00914214" w:rsidRPr="00420A61" w:rsidRDefault="00000000" w:rsidP="00420A61">
      <w:pPr>
        <w:spacing w:after="0" w:line="259" w:lineRule="auto"/>
        <w:ind w:right="-13"/>
        <w:jc w:val="right"/>
        <w:rPr>
          <w:lang w:val="en-US"/>
        </w:rPr>
      </w:pPr>
      <w:r w:rsidRPr="00420A61">
        <w:rPr>
          <w:lang w:val="en-US"/>
        </w:rPr>
        <w:t>Mobil:017</w:t>
      </w:r>
      <w:r w:rsidR="00AC43B6" w:rsidRPr="00420A61">
        <w:rPr>
          <w:lang w:val="en-US"/>
        </w:rPr>
        <w:t>49585779</w:t>
      </w:r>
    </w:p>
    <w:p w14:paraId="545B7213" w14:textId="72E223D8" w:rsidR="00114B92" w:rsidRPr="008F3FED" w:rsidRDefault="008F3FED">
      <w:pPr>
        <w:ind w:left="-5" w:right="0"/>
      </w:pPr>
      <w:proofErr w:type="spellStart"/>
      <w:r w:rsidRPr="008F3FED">
        <w:t>Oaklins</w:t>
      </w:r>
      <w:proofErr w:type="spellEnd"/>
      <w:r w:rsidRPr="008F3FED">
        <w:t xml:space="preserve"> Germany AG</w:t>
      </w:r>
    </w:p>
    <w:p w14:paraId="2D788355" w14:textId="2EC2DCA0" w:rsidR="00914214" w:rsidRPr="008F3FED" w:rsidRDefault="008F3FED">
      <w:pPr>
        <w:ind w:left="-5" w:right="0"/>
      </w:pPr>
      <w:r w:rsidRPr="008F3FED">
        <w:t>A</w:t>
      </w:r>
      <w:r>
        <w:t>BC-Straße 35</w:t>
      </w:r>
    </w:p>
    <w:p w14:paraId="28C8C09F" w14:textId="5FC11207" w:rsidR="00914214" w:rsidRPr="00155455" w:rsidRDefault="008F3FED" w:rsidP="00420A61">
      <w:pPr>
        <w:ind w:left="-5" w:right="0"/>
      </w:pPr>
      <w:r>
        <w:t>20354 Hamburg</w:t>
      </w:r>
    </w:p>
    <w:p w14:paraId="62057254" w14:textId="5C3328B6" w:rsidR="00914214" w:rsidRDefault="008F3FED" w:rsidP="00420A61">
      <w:pPr>
        <w:spacing w:after="0" w:line="259" w:lineRule="auto"/>
        <w:ind w:right="-13"/>
        <w:jc w:val="right"/>
      </w:pPr>
      <w:r>
        <w:t>Mannheim</w:t>
      </w:r>
      <w:r w:rsidR="00AC43B6" w:rsidRPr="00706B16">
        <w:t>, 1</w:t>
      </w:r>
      <w:r>
        <w:t>7</w:t>
      </w:r>
      <w:r w:rsidR="00AC43B6" w:rsidRPr="00706B16">
        <w:t>.0</w:t>
      </w:r>
      <w:r>
        <w:t>8</w:t>
      </w:r>
      <w:r w:rsidR="00AC43B6" w:rsidRPr="00706B16">
        <w:t>.2026</w:t>
      </w:r>
    </w:p>
    <w:p w14:paraId="6403F34D" w14:textId="77777777" w:rsidR="00420A61" w:rsidRPr="00706B16" w:rsidRDefault="00420A61" w:rsidP="00420A61">
      <w:pPr>
        <w:spacing w:after="0" w:line="259" w:lineRule="auto"/>
        <w:ind w:right="-13"/>
        <w:jc w:val="right"/>
      </w:pPr>
    </w:p>
    <w:p w14:paraId="05FFF15D" w14:textId="0B43DBFE" w:rsidR="00914214" w:rsidRPr="00706B16" w:rsidRDefault="00706B16">
      <w:pPr>
        <w:spacing w:after="262" w:line="259" w:lineRule="auto"/>
        <w:ind w:left="0" w:right="0" w:firstLine="0"/>
        <w:jc w:val="left"/>
      </w:pPr>
      <w:r w:rsidRPr="00706B16">
        <w:rPr>
          <w:b/>
        </w:rPr>
        <w:t>Bewerbung für ein Praktikum im Bereich</w:t>
      </w:r>
      <w:r w:rsidR="008C0D94">
        <w:rPr>
          <w:b/>
        </w:rPr>
        <w:t xml:space="preserve"> </w:t>
      </w:r>
      <w:r w:rsidR="00CF656D">
        <w:rPr>
          <w:b/>
        </w:rPr>
        <w:t>M&amp;A</w:t>
      </w:r>
    </w:p>
    <w:p w14:paraId="4D7EB54C" w14:textId="4CB01B9A" w:rsidR="00420A61" w:rsidRDefault="0077418C" w:rsidP="00420A61">
      <w:pPr>
        <w:spacing w:after="259"/>
        <w:ind w:left="-5" w:right="0"/>
      </w:pPr>
      <w:r w:rsidRPr="00420A61">
        <w:t>Sehr geehrte</w:t>
      </w:r>
      <w:r w:rsidR="00155455" w:rsidRPr="00420A61">
        <w:t xml:space="preserve"> </w:t>
      </w:r>
      <w:del w:id="0" w:author="David Döbele" w:date="2026-08-18T10:03:00Z" w16du:dateUtc="2026-08-18T08:03:00Z">
        <w:r w:rsidR="00155455" w:rsidRPr="00420A61" w:rsidDel="007A48CB">
          <w:delText>Personalabteilung</w:delText>
        </w:r>
      </w:del>
      <w:ins w:id="1" w:author="David Döbele" w:date="2026-08-18T10:03:00Z" w16du:dateUtc="2026-08-18T08:03:00Z">
        <w:r w:rsidR="007A48CB">
          <w:t>Dam</w:t>
        </w:r>
      </w:ins>
      <w:ins w:id="2" w:author="David Döbele" w:date="2026-08-18T10:04:00Z" w16du:dateUtc="2026-08-18T08:04:00Z">
        <w:r w:rsidR="007A48CB">
          <w:t>en und Herren</w:t>
        </w:r>
      </w:ins>
      <w:r w:rsidRPr="00420A61">
        <w:t>,</w:t>
      </w:r>
    </w:p>
    <w:p w14:paraId="565A41B3" w14:textId="2F2055BB" w:rsidR="00420A61" w:rsidRDefault="00CF6AE7" w:rsidP="00420A61">
      <w:pPr>
        <w:spacing w:after="0"/>
        <w:ind w:left="-5" w:right="0"/>
      </w:pPr>
      <w:del w:id="3" w:author="David Döbele" w:date="2026-08-18T10:03:00Z" w16du:dateUtc="2026-08-18T08:03:00Z">
        <w:r w:rsidDel="007A48CB">
          <w:delText xml:space="preserve">Was </w:delText>
        </w:r>
      </w:del>
      <w:ins w:id="4" w:author="David Döbele" w:date="2026-08-18T10:03:00Z" w16du:dateUtc="2026-08-18T08:03:00Z">
        <w:r w:rsidR="007A48CB">
          <w:t>w</w:t>
        </w:r>
        <w:r w:rsidR="007A48CB">
          <w:t xml:space="preserve">as </w:t>
        </w:r>
      </w:ins>
      <w:r>
        <w:t xml:space="preserve">mich an der Arbeit im M&amp;A besonders fasziniert, ist die Möglichkeit, tief in unterschiedliche Geschäftsmodelle einzutauchen und an wirtschaftlich bedeutenden Transaktionen mitzuwirken, die nachhaltige Auswirkungen auf Unternehmen, Mitarbeitende und ganze Branchen haben. Gleichzeitig bietet kaum ein anderes Berufsfeld eine vergleichbar steile Lernkurve, insbesondere für Praktikanten und Berufseinsteiger. </w:t>
      </w:r>
      <w:r w:rsidR="0077418C" w:rsidRPr="0077418C">
        <w:t xml:space="preserve">Genau diese Aspekte sehe ich bei </w:t>
      </w:r>
      <w:proofErr w:type="spellStart"/>
      <w:r w:rsidR="008F3FED">
        <w:t>Oaklins</w:t>
      </w:r>
      <w:proofErr w:type="spellEnd"/>
      <w:r w:rsidR="0077418C" w:rsidRPr="0077418C">
        <w:t>, weshalb ich Ihr Team an Ihrem Standort in</w:t>
      </w:r>
      <w:r w:rsidR="00CF656D">
        <w:t xml:space="preserve"> </w:t>
      </w:r>
      <w:r w:rsidR="008F3FED">
        <w:t>Hamburg</w:t>
      </w:r>
      <w:r w:rsidR="008B5A1E">
        <w:t xml:space="preserve"> </w:t>
      </w:r>
      <w:r w:rsidR="0077418C" w:rsidRPr="0077418C">
        <w:t>ab dem 01.0</w:t>
      </w:r>
      <w:r w:rsidR="008F3FED">
        <w:t>1</w:t>
      </w:r>
      <w:r w:rsidR="0077418C" w:rsidRPr="0077418C">
        <w:t>.202</w:t>
      </w:r>
      <w:r w:rsidR="008F3FED">
        <w:t>7</w:t>
      </w:r>
      <w:r w:rsidR="0077418C" w:rsidRPr="0077418C">
        <w:t xml:space="preserve"> für einen Zeitraum von </w:t>
      </w:r>
      <w:r w:rsidR="00155455">
        <w:t xml:space="preserve">drei </w:t>
      </w:r>
      <w:r w:rsidR="0077418C" w:rsidRPr="0077418C">
        <w:t>Monaten verstärken möchte.</w:t>
      </w:r>
    </w:p>
    <w:p w14:paraId="3A57DF2D" w14:textId="77777777" w:rsidR="00420A61" w:rsidRPr="00420A61" w:rsidRDefault="00420A61" w:rsidP="00420A61">
      <w:pPr>
        <w:spacing w:after="0"/>
        <w:ind w:left="-5" w:right="0"/>
        <w:jc w:val="left"/>
        <w:rPr>
          <w:sz w:val="16"/>
          <w:szCs w:val="20"/>
        </w:rPr>
      </w:pPr>
    </w:p>
    <w:p w14:paraId="25F33F80" w14:textId="14B26C80" w:rsidR="00420A61" w:rsidRDefault="0077418C" w:rsidP="00420A61">
      <w:pPr>
        <w:spacing w:after="0"/>
        <w:ind w:left="-5" w:right="0"/>
      </w:pPr>
      <w:r>
        <w:t>Nach meinem Abitur 2021 begann ich ein Studium der Informatik an der Friedrich-Alexander-Universität Erlangen-Nürnberg, bevor ich nach zwei Semestern bewusst zu</w:t>
      </w:r>
      <w:r w:rsidR="00114B92">
        <w:t xml:space="preserve"> W</w:t>
      </w:r>
      <w:r w:rsidR="00E249C8">
        <w:t>i</w:t>
      </w:r>
      <w:r w:rsidR="00114B92">
        <w:t>rtschaftswissenschaften</w:t>
      </w:r>
      <w:r w:rsidR="00420A61">
        <w:t xml:space="preserve"> gewechselt</w:t>
      </w:r>
      <w:r>
        <w:t xml:space="preserve">, um meinem Interesse an wirtschaftlichen Zusammenhängen und unternehmerischen Entscheidungen nachzugehen. </w:t>
      </w:r>
      <w:del w:id="5" w:author="David Döbele" w:date="2026-08-18T10:05:00Z" w16du:dateUtc="2026-08-18T08:05:00Z">
        <w:r w:rsidDel="001C141C">
          <w:delText>In diesem Studium erreichte ich bislang einen Notendurchschnitt von 1,</w:delText>
        </w:r>
        <w:r w:rsidR="008F3FED" w:rsidDel="001C141C">
          <w:delText>8</w:delText>
        </w:r>
        <w:r w:rsidDel="001C141C">
          <w:delText xml:space="preserve">. </w:delText>
        </w:r>
      </w:del>
      <w:r>
        <w:t xml:space="preserve">Während meines Studiums sammelte ich früh relevante Praxiserfahrung, unter anderem durch ein Praktikum im Bereich Audit &amp; Assurance bei Deloitte, in dem ich Jahresabschlüsse analysierte, an Prüfungshandlungen mitwirkte und ein fundiertes Verständnis der Finanzberichterstattung großer Unternehmen entwickelte. </w:t>
      </w:r>
      <w:r w:rsidR="00420A61" w:rsidRPr="00420A61">
        <w:t xml:space="preserve">Da mir insbesondere die analytische Tiefe fehlte, absolvierte ich im April vergangenen Jahres ein Praktikum im Deal Advisory bei BDO, in dem ich in ein laufendes Sell-Side-Projekt eingebunden war. Dort unterstützte ich maßgeblich die Erstellung eines Information Memorandums, indem ich eine umfassende Unternehmensanalyse sowie eine detaillierte Markt- und Wettbewerbsanalyse im Bereich Biogas und Biomethan durchführte und die Ergebnisse strukturiert </w:t>
      </w:r>
      <w:r w:rsidR="00420A61">
        <w:t xml:space="preserve">in PowerPoint </w:t>
      </w:r>
      <w:r w:rsidR="00420A61" w:rsidRPr="00420A61">
        <w:t>aufbereitete.</w:t>
      </w:r>
      <w:r w:rsidR="00420A61">
        <w:t xml:space="preserve"> </w:t>
      </w:r>
      <w:r w:rsidR="00420A61" w:rsidRPr="00420A61">
        <w:t>Anfang dieses Jahres vertief</w:t>
      </w:r>
      <w:r w:rsidR="008F3FED">
        <w:t>te</w:t>
      </w:r>
      <w:r w:rsidR="00420A61" w:rsidRPr="00420A61">
        <w:t xml:space="preserve"> ich meine M&amp;A-</w:t>
      </w:r>
      <w:r w:rsidR="00420A61">
        <w:t>Kenntnisse</w:t>
      </w:r>
      <w:r w:rsidR="00420A61" w:rsidRPr="00420A61">
        <w:t xml:space="preserve"> im Bereich Transaction Services bei Deloitte, wo ich </w:t>
      </w:r>
      <w:r w:rsidR="00420A61">
        <w:t xml:space="preserve">die </w:t>
      </w:r>
      <w:r w:rsidR="00420A61" w:rsidRPr="00420A61">
        <w:t xml:space="preserve">Financial </w:t>
      </w:r>
      <w:r w:rsidR="00420A61">
        <w:t xml:space="preserve">Due </w:t>
      </w:r>
      <w:r w:rsidR="00420A61" w:rsidRPr="00420A61">
        <w:t>Diligence auf Buy- und Sell-Side-</w:t>
      </w:r>
      <w:r w:rsidR="00420A61">
        <w:t>Projekte</w:t>
      </w:r>
      <w:r w:rsidR="00420A61" w:rsidRPr="00420A61">
        <w:t xml:space="preserve"> begleite</w:t>
      </w:r>
      <w:r w:rsidR="008F3FED">
        <w:t>te</w:t>
      </w:r>
      <w:r w:rsidR="00420A61" w:rsidRPr="00420A61">
        <w:t xml:space="preserve">. </w:t>
      </w:r>
      <w:r w:rsidR="00420A61">
        <w:t>Ich unterstütz</w:t>
      </w:r>
      <w:r w:rsidR="008F3FED">
        <w:t>t</w:t>
      </w:r>
      <w:r w:rsidR="00420A61">
        <w:t xml:space="preserve">e mein Team vor allem </w:t>
      </w:r>
      <w:r w:rsidR="00420A61" w:rsidRPr="00420A61">
        <w:t>durch die strukturierte Analyse der historischen und geplanten Ertrags-, Vermögens- und Finanzlage von Zielunternehmen.</w:t>
      </w:r>
      <w:r w:rsidR="0078015D">
        <w:t xml:space="preserve"> Dieses Wissen konnte ich während meines M&amp;A-Praktikums bei EY-Parthenon weiter vertiefen, wo ich bei der Erstellung von Marketingunterlagen wie dem Information Memorandum mitwirkte. </w:t>
      </w:r>
      <w:r w:rsidR="004E34CF">
        <w:t xml:space="preserve">Darüber hinaus führte ich fundierte Unternehmens- und Marktanalysen zu Geschäftsmodellen, Wettbewerbsumfeldern und der strategischen Positionierung durch. </w:t>
      </w:r>
      <w:r>
        <w:t xml:space="preserve">Aufgewachsen in einem bilingualen Umfeld und geprägt durch meinen Umzug von Äthiopien nach Deutschland im Alter von neun Jahren, habe ich früh Anpassungsfähigkeit und interkulturelle Kompetenz entwickelt. Die Kombination aus mehrsprachiger Ausbildung, einer Nebentätigkeit während der Schulzeit und leistungsorientiertem Teamsport stärkte zudem meine Disziplin, Belastbarkeit und Teamfähigkeit. </w:t>
      </w:r>
      <w:r w:rsidR="00420A61">
        <w:t>Dieses Mindset würde ich nun ausgesprochen gerne als Praktikant in Ihr Team einbringen.</w:t>
      </w:r>
    </w:p>
    <w:p w14:paraId="17D12CC6" w14:textId="77777777" w:rsidR="00420A61" w:rsidRPr="00420A61" w:rsidRDefault="00420A61" w:rsidP="00420A61">
      <w:pPr>
        <w:spacing w:after="0"/>
        <w:ind w:left="-5" w:right="0"/>
        <w:jc w:val="left"/>
        <w:rPr>
          <w:sz w:val="16"/>
          <w:szCs w:val="20"/>
        </w:rPr>
      </w:pPr>
    </w:p>
    <w:p w14:paraId="74642121" w14:textId="3DF688AE" w:rsidR="008F3FED" w:rsidDel="001C141C" w:rsidRDefault="008F3FED" w:rsidP="001C141C">
      <w:pPr>
        <w:spacing w:after="0" w:line="259" w:lineRule="auto"/>
        <w:ind w:left="0" w:right="0" w:firstLine="0"/>
        <w:rPr>
          <w:del w:id="6" w:author="David Döbele" w:date="2026-08-18T10:05:00Z" w16du:dateUtc="2026-08-18T08:05:00Z"/>
        </w:rPr>
        <w:pPrChange w:id="7" w:author="David Döbele" w:date="2026-08-18T10:05:00Z" w16du:dateUtc="2026-08-18T08:05:00Z">
          <w:pPr>
            <w:spacing w:after="0" w:line="259" w:lineRule="auto"/>
            <w:ind w:left="0" w:right="0" w:firstLine="0"/>
            <w:jc w:val="left"/>
          </w:pPr>
        </w:pPrChange>
      </w:pPr>
      <w:proofErr w:type="spellStart"/>
      <w:r>
        <w:t>Oaklins</w:t>
      </w:r>
      <w:proofErr w:type="spellEnd"/>
      <w:r>
        <w:t xml:space="preserve"> erscheint mir als idealer nächster Schritt. Angesichts meines starken Interesses an anspruchsvollen </w:t>
      </w:r>
    </w:p>
    <w:p w14:paraId="4057D664" w14:textId="06332456" w:rsidR="008F3FED" w:rsidDel="001C141C" w:rsidRDefault="008F3FED" w:rsidP="001C141C">
      <w:pPr>
        <w:spacing w:after="0" w:line="259" w:lineRule="auto"/>
        <w:ind w:left="0" w:right="0" w:firstLine="0"/>
        <w:rPr>
          <w:del w:id="8" w:author="David Döbele" w:date="2026-08-18T10:05:00Z" w16du:dateUtc="2026-08-18T08:05:00Z"/>
        </w:rPr>
        <w:pPrChange w:id="9" w:author="David Döbele" w:date="2026-08-18T10:05:00Z" w16du:dateUtc="2026-08-18T08:05:00Z">
          <w:pPr>
            <w:spacing w:after="0" w:line="259" w:lineRule="auto"/>
            <w:ind w:left="0" w:right="0" w:firstLine="0"/>
            <w:jc w:val="left"/>
          </w:pPr>
        </w:pPrChange>
      </w:pPr>
      <w:r>
        <w:t xml:space="preserve">M&amp;A- und Corporate-Finance-Transaktionen verleiht mir die Möglichkeit, bei einer weltweit führenden, </w:t>
      </w:r>
    </w:p>
    <w:p w14:paraId="04C88749" w14:textId="68AAD636" w:rsidR="008F3FED" w:rsidDel="001C141C" w:rsidRDefault="008F3FED" w:rsidP="001C141C">
      <w:pPr>
        <w:spacing w:after="0" w:line="259" w:lineRule="auto"/>
        <w:ind w:left="0" w:right="0" w:firstLine="0"/>
        <w:rPr>
          <w:del w:id="10" w:author="David Döbele" w:date="2026-08-18T10:05:00Z" w16du:dateUtc="2026-08-18T08:05:00Z"/>
        </w:rPr>
        <w:pPrChange w:id="11" w:author="David Döbele" w:date="2026-08-18T10:05:00Z" w16du:dateUtc="2026-08-18T08:05:00Z">
          <w:pPr>
            <w:spacing w:after="0" w:line="259" w:lineRule="auto"/>
            <w:ind w:left="0" w:right="0" w:firstLine="0"/>
            <w:jc w:val="left"/>
          </w:pPr>
        </w:pPrChange>
      </w:pPr>
      <w:r>
        <w:t xml:space="preserve">unabhängigen M&amp;A-Beratung tätig zu sein, dieser Erfahrung eine besondere persönliche Dimension und </w:t>
      </w:r>
    </w:p>
    <w:p w14:paraId="1BFA9D8A" w14:textId="78BB8F9F" w:rsidR="008F3FED" w:rsidDel="001C141C" w:rsidRDefault="008F3FED" w:rsidP="001C141C">
      <w:pPr>
        <w:spacing w:after="0" w:line="259" w:lineRule="auto"/>
        <w:ind w:left="0" w:right="0" w:firstLine="0"/>
        <w:rPr>
          <w:del w:id="12" w:author="David Döbele" w:date="2026-08-18T10:05:00Z" w16du:dateUtc="2026-08-18T08:05:00Z"/>
        </w:rPr>
        <w:pPrChange w:id="13" w:author="David Döbele" w:date="2026-08-18T10:05:00Z" w16du:dateUtc="2026-08-18T08:05:00Z">
          <w:pPr>
            <w:spacing w:after="0" w:line="259" w:lineRule="auto"/>
            <w:ind w:left="0" w:right="0" w:firstLine="0"/>
            <w:jc w:val="left"/>
          </w:pPr>
        </w:pPrChange>
      </w:pPr>
      <w:r>
        <w:t xml:space="preserve">macht Oaklins zur passenden Wahl für dieses Praktikum. Als spezialisierte Corporate-Finance-Beratung mit </w:t>
      </w:r>
    </w:p>
    <w:p w14:paraId="787A7C70" w14:textId="21DE106A" w:rsidR="008F3FED" w:rsidDel="001C141C" w:rsidRDefault="008F3FED" w:rsidP="001C141C">
      <w:pPr>
        <w:spacing w:after="0" w:line="259" w:lineRule="auto"/>
        <w:ind w:left="0" w:right="0" w:firstLine="0"/>
        <w:rPr>
          <w:del w:id="14" w:author="David Döbele" w:date="2026-08-18T10:05:00Z" w16du:dateUtc="2026-08-18T08:05:00Z"/>
        </w:rPr>
        <w:pPrChange w:id="15" w:author="David Döbele" w:date="2026-08-18T10:05:00Z" w16du:dateUtc="2026-08-18T08:05:00Z">
          <w:pPr>
            <w:spacing w:after="0" w:line="259" w:lineRule="auto"/>
            <w:ind w:left="0" w:right="0" w:firstLine="0"/>
            <w:jc w:val="left"/>
          </w:pPr>
        </w:pPrChange>
      </w:pPr>
      <w:r>
        <w:t xml:space="preserve">klarem Fokus auf nationale und grenzüberschreitende Mid-Cap-Transaktionen verbindet </w:t>
      </w:r>
      <w:proofErr w:type="spellStart"/>
      <w:r>
        <w:t>Oaklins</w:t>
      </w:r>
      <w:proofErr w:type="spellEnd"/>
      <w:r>
        <w:t xml:space="preserve"> </w:t>
      </w:r>
    </w:p>
    <w:p w14:paraId="0E04D591" w14:textId="1139BDAF" w:rsidR="008F3FED" w:rsidDel="001C141C" w:rsidRDefault="008F3FED" w:rsidP="001C141C">
      <w:pPr>
        <w:spacing w:after="0" w:line="259" w:lineRule="auto"/>
        <w:ind w:left="0" w:right="0" w:firstLine="0"/>
        <w:rPr>
          <w:del w:id="16" w:author="David Döbele" w:date="2026-08-18T10:05:00Z" w16du:dateUtc="2026-08-18T08:05:00Z"/>
        </w:rPr>
        <w:pPrChange w:id="17" w:author="David Döbele" w:date="2026-08-18T10:05:00Z" w16du:dateUtc="2026-08-18T08:05:00Z">
          <w:pPr>
            <w:spacing w:after="0" w:line="259" w:lineRule="auto"/>
            <w:ind w:left="0" w:right="0" w:firstLine="0"/>
            <w:jc w:val="left"/>
          </w:pPr>
        </w:pPrChange>
      </w:pPr>
      <w:r>
        <w:t xml:space="preserve">tiefgehende </w:t>
      </w:r>
      <w:proofErr w:type="spellStart"/>
      <w:r>
        <w:t>Sektorexpertise</w:t>
      </w:r>
      <w:proofErr w:type="spellEnd"/>
      <w:r>
        <w:t xml:space="preserve"> mit einer einzigartigen globalen Präsenz und einer unternehmerisch geprägten </w:t>
      </w:r>
    </w:p>
    <w:p w14:paraId="6A81DF55" w14:textId="2294189A" w:rsidR="008F3FED" w:rsidDel="001C141C" w:rsidRDefault="008F3FED" w:rsidP="001C141C">
      <w:pPr>
        <w:spacing w:after="0" w:line="259" w:lineRule="auto"/>
        <w:ind w:left="0" w:right="0" w:firstLine="0"/>
        <w:rPr>
          <w:del w:id="18" w:author="David Döbele" w:date="2026-08-18T10:05:00Z" w16du:dateUtc="2026-08-18T08:05:00Z"/>
        </w:rPr>
        <w:pPrChange w:id="19" w:author="David Döbele" w:date="2026-08-18T10:05:00Z" w16du:dateUtc="2026-08-18T08:05:00Z">
          <w:pPr>
            <w:spacing w:after="0" w:line="259" w:lineRule="auto"/>
            <w:ind w:left="0" w:right="0" w:firstLine="0"/>
            <w:jc w:val="left"/>
          </w:pPr>
        </w:pPrChange>
      </w:pPr>
      <w:r>
        <w:t xml:space="preserve">Unternehmenskultur. Was </w:t>
      </w:r>
      <w:proofErr w:type="spellStart"/>
      <w:r>
        <w:t>Oaklins</w:t>
      </w:r>
      <w:proofErr w:type="spellEnd"/>
      <w:r>
        <w:t xml:space="preserve"> besonders auszeichnet, ist die konsequente Ausrichtung auf den Erfolg </w:t>
      </w:r>
    </w:p>
    <w:p w14:paraId="1361C0E9" w14:textId="018237B1" w:rsidR="008F3FED" w:rsidDel="001C141C" w:rsidRDefault="008F3FED" w:rsidP="001C141C">
      <w:pPr>
        <w:spacing w:after="0" w:line="259" w:lineRule="auto"/>
        <w:ind w:left="0" w:right="0" w:firstLine="0"/>
        <w:rPr>
          <w:del w:id="20" w:author="David Döbele" w:date="2026-08-18T10:06:00Z" w16du:dateUtc="2026-08-18T08:06:00Z"/>
        </w:rPr>
        <w:pPrChange w:id="21" w:author="David Döbele" w:date="2026-08-18T10:05:00Z" w16du:dateUtc="2026-08-18T08:05:00Z">
          <w:pPr>
            <w:spacing w:after="0" w:line="259" w:lineRule="auto"/>
            <w:ind w:left="0" w:right="0" w:firstLine="0"/>
            <w:jc w:val="left"/>
          </w:pPr>
        </w:pPrChange>
      </w:pPr>
      <w:r>
        <w:t xml:space="preserve">der Mandanten sowie die enge, vertrauensvolle Zusammenarbeit innerhalb eines internationalen </w:t>
      </w:r>
    </w:p>
    <w:p w14:paraId="283255E1" w14:textId="63518A32" w:rsidR="008F3FED" w:rsidDel="001C141C" w:rsidRDefault="008F3FED" w:rsidP="001C141C">
      <w:pPr>
        <w:spacing w:after="0" w:line="259" w:lineRule="auto"/>
        <w:ind w:left="0" w:right="0" w:firstLine="0"/>
        <w:rPr>
          <w:del w:id="22" w:author="David Döbele" w:date="2026-08-18T10:06:00Z" w16du:dateUtc="2026-08-18T08:06:00Z"/>
        </w:rPr>
        <w:pPrChange w:id="23" w:author="David Döbele" w:date="2026-08-18T10:05:00Z" w16du:dateUtc="2026-08-18T08:05:00Z">
          <w:pPr>
            <w:spacing w:after="0" w:line="259" w:lineRule="auto"/>
            <w:ind w:left="0" w:right="0" w:firstLine="0"/>
            <w:jc w:val="left"/>
          </w:pPr>
        </w:pPrChange>
      </w:pPr>
      <w:r>
        <w:t xml:space="preserve">Netzwerks. Praktikantinnen und Praktikanten werden frühzeitig in laufende Mandate eingebunden und </w:t>
      </w:r>
    </w:p>
    <w:p w14:paraId="2E156B29" w14:textId="0F36E679" w:rsidR="008F3FED" w:rsidDel="001C141C" w:rsidRDefault="008F3FED" w:rsidP="001C141C">
      <w:pPr>
        <w:spacing w:after="0" w:line="259" w:lineRule="auto"/>
        <w:ind w:left="0" w:right="0" w:firstLine="0"/>
        <w:rPr>
          <w:del w:id="24" w:author="David Döbele" w:date="2026-08-18T10:06:00Z" w16du:dateUtc="2026-08-18T08:06:00Z"/>
        </w:rPr>
        <w:pPrChange w:id="25" w:author="David Döbele" w:date="2026-08-18T10:05:00Z" w16du:dateUtc="2026-08-18T08:05:00Z">
          <w:pPr>
            <w:spacing w:after="0" w:line="259" w:lineRule="auto"/>
            <w:ind w:left="0" w:right="0" w:firstLine="0"/>
            <w:jc w:val="left"/>
          </w:pPr>
        </w:pPrChange>
      </w:pPr>
      <w:r>
        <w:t xml:space="preserve">erhalten Einblicke in alle Phasen des Transaktionsprozesses. Diese Kombination aus internationaler </w:t>
      </w:r>
    </w:p>
    <w:p w14:paraId="06BCD63F" w14:textId="36D7D694" w:rsidR="008F3FED" w:rsidDel="001C141C" w:rsidRDefault="008F3FED" w:rsidP="001C141C">
      <w:pPr>
        <w:spacing w:after="0" w:line="259" w:lineRule="auto"/>
        <w:ind w:left="0" w:right="0" w:firstLine="0"/>
        <w:rPr>
          <w:del w:id="26" w:author="David Döbele" w:date="2026-08-18T10:06:00Z" w16du:dateUtc="2026-08-18T08:06:00Z"/>
        </w:rPr>
        <w:pPrChange w:id="27" w:author="David Döbele" w:date="2026-08-18T10:05:00Z" w16du:dateUtc="2026-08-18T08:05:00Z">
          <w:pPr>
            <w:spacing w:after="0" w:line="259" w:lineRule="auto"/>
            <w:ind w:left="0" w:right="0" w:firstLine="0"/>
            <w:jc w:val="left"/>
          </w:pPr>
        </w:pPrChange>
      </w:pPr>
      <w:r>
        <w:t xml:space="preserve">Zusammenarbeit, Teamgeist und früher Verantwortung ermöglicht es Nachwuchskräften, von Beginn an </w:t>
      </w:r>
    </w:p>
    <w:p w14:paraId="0093861E" w14:textId="1573D3E7" w:rsidR="00155455" w:rsidRDefault="008F3FED" w:rsidP="001C141C">
      <w:pPr>
        <w:spacing w:after="0" w:line="259" w:lineRule="auto"/>
        <w:ind w:left="0" w:right="0" w:firstLine="0"/>
        <w:pPrChange w:id="28" w:author="David Döbele" w:date="2026-08-18T10:05:00Z" w16du:dateUtc="2026-08-18T08:05:00Z">
          <w:pPr>
            <w:spacing w:after="0" w:line="259" w:lineRule="auto"/>
            <w:ind w:left="0" w:right="0" w:firstLine="0"/>
            <w:jc w:val="left"/>
          </w:pPr>
        </w:pPrChange>
      </w:pPr>
      <w:r>
        <w:t>Teil anspruchsvoller und grenzüberschreitender M&amp;A-Transaktionen zu sein.</w:t>
      </w:r>
    </w:p>
    <w:p w14:paraId="4D3D1BFF" w14:textId="77777777" w:rsidR="008F3FED" w:rsidRPr="00420A61" w:rsidRDefault="008F3FED" w:rsidP="001C141C">
      <w:pPr>
        <w:spacing w:after="0" w:line="259" w:lineRule="auto"/>
        <w:ind w:left="0" w:right="0" w:firstLine="0"/>
        <w:rPr>
          <w:sz w:val="16"/>
          <w:szCs w:val="20"/>
        </w:rPr>
        <w:pPrChange w:id="29" w:author="David Döbele" w:date="2026-08-18T10:05:00Z" w16du:dateUtc="2026-08-18T08:05:00Z">
          <w:pPr>
            <w:spacing w:after="0" w:line="259" w:lineRule="auto"/>
            <w:ind w:left="0" w:right="0" w:firstLine="0"/>
            <w:jc w:val="left"/>
          </w:pPr>
        </w:pPrChange>
      </w:pPr>
    </w:p>
    <w:p w14:paraId="72BD8143" w14:textId="13A5B917" w:rsidR="00914214" w:rsidRPr="0077418C" w:rsidRDefault="0077418C" w:rsidP="001C141C">
      <w:pPr>
        <w:spacing w:after="0" w:line="259" w:lineRule="auto"/>
        <w:ind w:left="0" w:right="0" w:firstLine="0"/>
        <w:pPrChange w:id="30" w:author="David Döbele" w:date="2026-08-18T10:05:00Z" w16du:dateUtc="2026-08-18T08:05:00Z">
          <w:pPr>
            <w:spacing w:after="0" w:line="259" w:lineRule="auto"/>
            <w:ind w:left="0" w:right="0" w:firstLine="0"/>
            <w:jc w:val="left"/>
          </w:pPr>
        </w:pPrChange>
      </w:pPr>
      <w:r w:rsidRPr="0077418C">
        <w:t>Ich erhoffe mir von einem Praktikum b</w:t>
      </w:r>
      <w:r w:rsidR="00F459D4">
        <w:t>ei</w:t>
      </w:r>
      <w:r w:rsidR="00CF656D">
        <w:t xml:space="preserve"> </w:t>
      </w:r>
      <w:proofErr w:type="spellStart"/>
      <w:r w:rsidR="008F3FED">
        <w:t>Oaklins</w:t>
      </w:r>
      <w:proofErr w:type="spellEnd"/>
      <w:r w:rsidR="008F3FED">
        <w:t xml:space="preserve"> </w:t>
      </w:r>
      <w:r w:rsidRPr="0077418C">
        <w:t xml:space="preserve">eine steile Lernkurve und die Möglichkeit, meine bisherigen Erfahrungen wertschöpfend einzubringen. </w:t>
      </w:r>
      <w:r w:rsidR="00420A61" w:rsidRPr="0077418C">
        <w:t xml:space="preserve">Mit </w:t>
      </w:r>
      <w:r w:rsidR="00420A61">
        <w:t xml:space="preserve">meinem starken Interesse an M&amp;A, </w:t>
      </w:r>
      <w:r w:rsidRPr="0077418C">
        <w:t xml:space="preserve">meiner hohen Motivation, meinem ausgeprägten Engagement und meinen </w:t>
      </w:r>
      <w:r w:rsidR="00420A61">
        <w:t>hervorragenden</w:t>
      </w:r>
      <w:r w:rsidRPr="0077418C">
        <w:t xml:space="preserve"> analytischen Fähigkeiten bin ich überzeugt, </w:t>
      </w:r>
      <w:proofErr w:type="spellStart"/>
      <w:r w:rsidR="008F3FED">
        <w:t>Oaklins</w:t>
      </w:r>
      <w:proofErr w:type="spellEnd"/>
      <w:r w:rsidR="00420A61">
        <w:t xml:space="preserve"> einen Mehrwert leisten</w:t>
      </w:r>
      <w:r w:rsidRPr="0077418C">
        <w:t xml:space="preserve"> zu können, und würde mich freuen, Sie hiervon in einem persönlichen Gespräch zu überzeugen. </w:t>
      </w:r>
    </w:p>
    <w:p w14:paraId="0C2D6453" w14:textId="2E0FA817" w:rsidR="0077418C" w:rsidRPr="00420A61" w:rsidRDefault="0077418C" w:rsidP="00420A61">
      <w:pPr>
        <w:ind w:left="-5" w:right="0"/>
        <w:jc w:val="left"/>
        <w:rPr>
          <w:sz w:val="16"/>
          <w:szCs w:val="20"/>
        </w:rPr>
      </w:pPr>
    </w:p>
    <w:p w14:paraId="37E1566E" w14:textId="14FDD2BE" w:rsidR="00A93F0C" w:rsidRDefault="0011491A" w:rsidP="00A93F0C">
      <w:pPr>
        <w:ind w:left="-5" w:right="0"/>
      </w:pPr>
      <w:r w:rsidRPr="0011491A">
        <w:rPr>
          <w:noProof/>
        </w:rPr>
        <w:drawing>
          <wp:anchor distT="0" distB="0" distL="114300" distR="114300" simplePos="0" relativeHeight="251658240" behindDoc="1" locked="0" layoutInCell="1" allowOverlap="1" wp14:anchorId="02B1CE91" wp14:editId="5664E606">
            <wp:simplePos x="0" y="0"/>
            <wp:positionH relativeFrom="margin">
              <wp:align>left</wp:align>
            </wp:positionH>
            <wp:positionV relativeFrom="paragraph">
              <wp:posOffset>243172</wp:posOffset>
            </wp:positionV>
            <wp:extent cx="820397" cy="195415"/>
            <wp:effectExtent l="0" t="0" r="0" b="0"/>
            <wp:wrapNone/>
            <wp:docPr id="134414631"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631" name="Picture 1" descr="A close-up of a let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0397" cy="195415"/>
                    </a:xfrm>
                    <a:prstGeom prst="rect">
                      <a:avLst/>
                    </a:prstGeom>
                  </pic:spPr>
                </pic:pic>
              </a:graphicData>
            </a:graphic>
            <wp14:sizeRelH relativeFrom="margin">
              <wp14:pctWidth>0</wp14:pctWidth>
            </wp14:sizeRelH>
            <wp14:sizeRelV relativeFrom="margin">
              <wp14:pctHeight>0</wp14:pctHeight>
            </wp14:sizeRelV>
          </wp:anchor>
        </w:drawing>
      </w:r>
      <w:r w:rsidR="0077418C">
        <w:t>Mit freundlichen Grüßen</w:t>
      </w:r>
    </w:p>
    <w:sectPr w:rsidR="00A93F0C" w:rsidSect="00A73362">
      <w:headerReference w:type="even" r:id="rId7"/>
      <w:headerReference w:type="default" r:id="rId8"/>
      <w:footerReference w:type="even" r:id="rId9"/>
      <w:footerReference w:type="default" r:id="rId10"/>
      <w:headerReference w:type="first" r:id="rId11"/>
      <w:footerReference w:type="first" r:id="rId12"/>
      <w:pgSz w:w="11900" w:h="16840"/>
      <w:pgMar w:top="0" w:right="1418" w:bottom="0" w:left="1418" w:header="720" w:footer="72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AF35BF" w14:textId="77777777" w:rsidR="001A478F" w:rsidRDefault="001A478F" w:rsidP="00A73362">
      <w:pPr>
        <w:spacing w:after="0" w:line="240" w:lineRule="auto"/>
      </w:pPr>
      <w:r>
        <w:separator/>
      </w:r>
    </w:p>
  </w:endnote>
  <w:endnote w:type="continuationSeparator" w:id="0">
    <w:p w14:paraId="06D9BFBD" w14:textId="77777777" w:rsidR="001A478F" w:rsidRDefault="001A478F" w:rsidP="00A7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CA920" w14:textId="77777777" w:rsidR="00A73362" w:rsidRDefault="00A7336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88CC6" w14:textId="6E8A3059" w:rsidR="00153DAD" w:rsidRDefault="00153DA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9CD13" w14:textId="77777777" w:rsidR="00A73362" w:rsidRDefault="00A7336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ADBA38" w14:textId="77777777" w:rsidR="001A478F" w:rsidRDefault="001A478F" w:rsidP="00A73362">
      <w:pPr>
        <w:spacing w:after="0" w:line="240" w:lineRule="auto"/>
      </w:pPr>
      <w:r>
        <w:separator/>
      </w:r>
    </w:p>
  </w:footnote>
  <w:footnote w:type="continuationSeparator" w:id="0">
    <w:p w14:paraId="77E613BB" w14:textId="77777777" w:rsidR="001A478F" w:rsidRDefault="001A478F" w:rsidP="00A73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7740A" w14:textId="77777777" w:rsidR="00A73362" w:rsidRDefault="00A7336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CA412" w14:textId="77777777" w:rsidR="00A73362" w:rsidRDefault="00A7336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EA55D1" w14:textId="77777777" w:rsidR="00A73362" w:rsidRDefault="00A73362">
    <w:pPr>
      <w:pStyle w:val="Kopfzeil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214"/>
    <w:rsid w:val="00053492"/>
    <w:rsid w:val="0011491A"/>
    <w:rsid w:val="00114B92"/>
    <w:rsid w:val="00125180"/>
    <w:rsid w:val="00136956"/>
    <w:rsid w:val="00153DAD"/>
    <w:rsid w:val="00155455"/>
    <w:rsid w:val="001A478F"/>
    <w:rsid w:val="001C141C"/>
    <w:rsid w:val="00296A6C"/>
    <w:rsid w:val="002B42E4"/>
    <w:rsid w:val="00337705"/>
    <w:rsid w:val="003D055B"/>
    <w:rsid w:val="003E6F61"/>
    <w:rsid w:val="00420A61"/>
    <w:rsid w:val="00436646"/>
    <w:rsid w:val="004B59CE"/>
    <w:rsid w:val="004D2E01"/>
    <w:rsid w:val="004D38D0"/>
    <w:rsid w:val="004E34CF"/>
    <w:rsid w:val="004F3D1A"/>
    <w:rsid w:val="006732BD"/>
    <w:rsid w:val="00706B16"/>
    <w:rsid w:val="0077418C"/>
    <w:rsid w:val="0078015D"/>
    <w:rsid w:val="007A48CB"/>
    <w:rsid w:val="007C033B"/>
    <w:rsid w:val="0081761F"/>
    <w:rsid w:val="008903F0"/>
    <w:rsid w:val="008B5A1E"/>
    <w:rsid w:val="008C0D94"/>
    <w:rsid w:val="008F3FED"/>
    <w:rsid w:val="00914214"/>
    <w:rsid w:val="00927281"/>
    <w:rsid w:val="00931F1F"/>
    <w:rsid w:val="00A40F4E"/>
    <w:rsid w:val="00A73362"/>
    <w:rsid w:val="00A93F0C"/>
    <w:rsid w:val="00AB3CE0"/>
    <w:rsid w:val="00AC43B6"/>
    <w:rsid w:val="00AD63E0"/>
    <w:rsid w:val="00C74E64"/>
    <w:rsid w:val="00CF656D"/>
    <w:rsid w:val="00CF6AE7"/>
    <w:rsid w:val="00D62143"/>
    <w:rsid w:val="00E249C8"/>
    <w:rsid w:val="00E3105E"/>
    <w:rsid w:val="00E67780"/>
    <w:rsid w:val="00E80BDD"/>
    <w:rsid w:val="00E82481"/>
    <w:rsid w:val="00E957A8"/>
    <w:rsid w:val="00F026E6"/>
    <w:rsid w:val="00F459D4"/>
    <w:rsid w:val="00FA14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CB812"/>
  <w15:docId w15:val="{C7D3D8AC-9290-4498-805B-02E452CE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5" w:line="247" w:lineRule="auto"/>
      <w:ind w:left="10" w:right="2" w:hanging="10"/>
      <w:jc w:val="both"/>
    </w:pPr>
    <w:rPr>
      <w:rFonts w:ascii="Georgia" w:eastAsia="Georgia" w:hAnsi="Georgia" w:cs="Georgia"/>
      <w:color w:val="000000"/>
      <w:sz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336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73362"/>
    <w:rPr>
      <w:rFonts w:ascii="Georgia" w:eastAsia="Georgia" w:hAnsi="Georgia" w:cs="Georgia"/>
      <w:color w:val="000000"/>
      <w:sz w:val="19"/>
    </w:rPr>
  </w:style>
  <w:style w:type="paragraph" w:styleId="Fuzeile">
    <w:name w:val="footer"/>
    <w:basedOn w:val="Standard"/>
    <w:link w:val="FuzeileZchn"/>
    <w:uiPriority w:val="99"/>
    <w:unhideWhenUsed/>
    <w:rsid w:val="00A7336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73362"/>
    <w:rPr>
      <w:rFonts w:ascii="Georgia" w:eastAsia="Georgia" w:hAnsi="Georgia" w:cs="Georgia"/>
      <w:color w:val="000000"/>
      <w:sz w:val="19"/>
    </w:rPr>
  </w:style>
  <w:style w:type="paragraph" w:styleId="StandardWeb">
    <w:name w:val="Normal (Web)"/>
    <w:basedOn w:val="Standard"/>
    <w:uiPriority w:val="99"/>
    <w:semiHidden/>
    <w:unhideWhenUsed/>
    <w:rsid w:val="00420A61"/>
    <w:rPr>
      <w:rFonts w:ascii="Times New Roman" w:hAnsi="Times New Roman" w:cs="Times New Roman"/>
      <w:sz w:val="24"/>
    </w:rPr>
  </w:style>
  <w:style w:type="paragraph" w:styleId="berarbeitung">
    <w:name w:val="Revision"/>
    <w:hidden/>
    <w:uiPriority w:val="99"/>
    <w:semiHidden/>
    <w:rsid w:val="007A48CB"/>
    <w:pPr>
      <w:spacing w:after="0" w:line="240" w:lineRule="auto"/>
    </w:pPr>
    <w:rPr>
      <w:rFonts w:ascii="Georgia" w:eastAsia="Georgia" w:hAnsi="Georgia" w:cs="Georgia"/>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4152</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CVV_Englisch_BNP</vt:lpstr>
      <vt:lpstr>CVV_Englisch_BNP</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CVV_Englisch_BNP</dc:title>
  <dc:subject/>
  <dc:creator>Yeabsra Arere</dc:creator>
  <cp:keywords/>
  <cp:lastModifiedBy>David Döbele</cp:lastModifiedBy>
  <cp:revision>26</cp:revision>
  <cp:lastPrinted>2026-01-16T09:29:00Z</cp:lastPrinted>
  <dcterms:created xsi:type="dcterms:W3CDTF">2026-01-12T23:00:00Z</dcterms:created>
  <dcterms:modified xsi:type="dcterms:W3CDTF">2026-08-18T08:06:00Z</dcterms:modified>
</cp:coreProperties>
</file>