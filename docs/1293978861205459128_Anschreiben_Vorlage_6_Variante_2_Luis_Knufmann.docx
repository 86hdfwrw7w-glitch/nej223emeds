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6F5EB2CD" w:rsidR="006D2592" w:rsidRPr="0092288F" w:rsidRDefault="009C2378" w:rsidP="006A7895">
      <w:pPr>
        <w:spacing w:after="0" w:line="240" w:lineRule="auto"/>
        <w:jc w:val="right"/>
        <w:rPr>
          <w:rFonts w:ascii="Optima" w:hAnsi="Optima" w:cs="Times New Roman"/>
          <w:sz w:val="19"/>
          <w:szCs w:val="19"/>
        </w:rPr>
      </w:pPr>
      <w:ins w:id="0" w:author="David Döbele" w:date="2024-10-10T18:45:00Z" w16du:dateUtc="2024-10-10T16:45:00Z">
        <w:r>
          <w:rPr>
            <w:rFonts w:ascii="Optima" w:hAnsi="Optima" w:cs="Times New Roman"/>
            <w:sz w:val="19"/>
            <w:szCs w:val="19"/>
          </w:rPr>
          <w:br/>
        </w:r>
      </w:ins>
      <w:r w:rsidR="003D5D1E" w:rsidRPr="0092288F">
        <w:rPr>
          <w:rFonts w:ascii="Optima" w:hAnsi="Optima" w:cs="Times New Roman"/>
          <w:sz w:val="19"/>
          <w:szCs w:val="19"/>
        </w:rPr>
        <w:t>Vorname Nachname</w:t>
      </w:r>
    </w:p>
    <w:p w14:paraId="2458A2A0" w14:textId="2FFDAEEA" w:rsidR="00857C6F" w:rsidRPr="0092288F" w:rsidRDefault="003D5D1E" w:rsidP="006A7895">
      <w:pPr>
        <w:spacing w:after="0" w:line="240" w:lineRule="auto"/>
        <w:jc w:val="right"/>
        <w:rPr>
          <w:rFonts w:ascii="Optima" w:hAnsi="Optima" w:cs="Times New Roman"/>
          <w:sz w:val="19"/>
          <w:szCs w:val="19"/>
        </w:rPr>
      </w:pPr>
      <w:r w:rsidRPr="0092288F">
        <w:rPr>
          <w:rFonts w:ascii="Optima" w:hAnsi="Optima" w:cs="Times New Roman"/>
          <w:sz w:val="19"/>
          <w:szCs w:val="19"/>
        </w:rPr>
        <w:t>Straße 22</w:t>
      </w:r>
    </w:p>
    <w:p w14:paraId="451AEE20" w14:textId="7F0B8F91" w:rsidR="00857C6F" w:rsidRPr="0092288F" w:rsidRDefault="003D5D1E" w:rsidP="006A7895">
      <w:pPr>
        <w:spacing w:after="0" w:line="240" w:lineRule="auto"/>
        <w:jc w:val="right"/>
        <w:rPr>
          <w:rFonts w:ascii="Optima" w:hAnsi="Optima" w:cs="Times New Roman"/>
          <w:sz w:val="19"/>
          <w:szCs w:val="19"/>
        </w:rPr>
      </w:pPr>
      <w:r w:rsidRPr="0092288F">
        <w:rPr>
          <w:rFonts w:ascii="Optima" w:hAnsi="Optima" w:cs="Times New Roman"/>
          <w:sz w:val="19"/>
          <w:szCs w:val="19"/>
        </w:rPr>
        <w:t>604440</w:t>
      </w:r>
      <w:r w:rsidR="00857C6F" w:rsidRPr="0092288F">
        <w:rPr>
          <w:rFonts w:ascii="Optima" w:hAnsi="Optima" w:cs="Times New Roman"/>
          <w:sz w:val="19"/>
          <w:szCs w:val="19"/>
        </w:rPr>
        <w:t xml:space="preserve"> </w:t>
      </w:r>
      <w:r w:rsidRPr="0092288F">
        <w:rPr>
          <w:rFonts w:ascii="Optima" w:hAnsi="Optima" w:cs="Times New Roman"/>
          <w:sz w:val="19"/>
          <w:szCs w:val="19"/>
        </w:rPr>
        <w:t>Musterhausen</w:t>
      </w:r>
    </w:p>
    <w:p w14:paraId="12BA391A" w14:textId="4D15200F" w:rsidR="006A7895" w:rsidRPr="0092288F" w:rsidRDefault="003D5D1E" w:rsidP="006A7895">
      <w:pPr>
        <w:spacing w:after="0" w:line="240" w:lineRule="auto"/>
        <w:jc w:val="right"/>
        <w:rPr>
          <w:rFonts w:ascii="Optima" w:hAnsi="Optima" w:cs="Times New Roman"/>
          <w:sz w:val="19"/>
          <w:szCs w:val="19"/>
        </w:rPr>
      </w:pPr>
      <w:r w:rsidRPr="0092288F">
        <w:rPr>
          <w:rFonts w:ascii="Optima" w:hAnsi="Optima" w:cs="Times New Roman"/>
          <w:color w:val="000000"/>
          <w:sz w:val="19"/>
          <w:szCs w:val="19"/>
        </w:rPr>
        <w:t>blablabla</w:t>
      </w:r>
      <w:r w:rsidR="00857C6F" w:rsidRPr="0092288F">
        <w:rPr>
          <w:rFonts w:ascii="Optima" w:hAnsi="Optima" w:cs="Times New Roman"/>
          <w:color w:val="000000"/>
          <w:sz w:val="19"/>
          <w:szCs w:val="19"/>
        </w:rPr>
        <w:t>@googlemail.com</w:t>
      </w:r>
    </w:p>
    <w:p w14:paraId="2E7278C7" w14:textId="30552264" w:rsidR="00F74175" w:rsidRPr="0092288F" w:rsidDel="009C2378" w:rsidRDefault="006D2592" w:rsidP="00E65B09">
      <w:pPr>
        <w:spacing w:after="0"/>
        <w:jc w:val="right"/>
        <w:rPr>
          <w:del w:id="1" w:author="David Döbele" w:date="2024-10-10T18:45:00Z" w16du:dateUtc="2024-10-10T16:45:00Z"/>
          <w:rFonts w:ascii="Optima" w:hAnsi="Optima" w:cs="Times New Roman"/>
          <w:color w:val="000000"/>
          <w:sz w:val="19"/>
          <w:szCs w:val="19"/>
        </w:rPr>
      </w:pPr>
      <w:r w:rsidRPr="0092288F">
        <w:rPr>
          <w:rFonts w:ascii="Optima" w:hAnsi="Optima" w:cs="Times New Roman"/>
          <w:color w:val="000000"/>
          <w:sz w:val="19"/>
          <w:szCs w:val="19"/>
        </w:rPr>
        <w:t>+</w:t>
      </w:r>
      <w:r w:rsidR="00857C6F" w:rsidRPr="0092288F">
        <w:rPr>
          <w:rFonts w:ascii="Optima" w:hAnsi="Optima" w:cs="Times New Roman"/>
          <w:color w:val="000000"/>
          <w:sz w:val="19"/>
          <w:szCs w:val="19"/>
        </w:rPr>
        <w:t xml:space="preserve">49 175 </w:t>
      </w:r>
      <w:r w:rsidR="003D5D1E" w:rsidRPr="0092288F">
        <w:rPr>
          <w:rFonts w:ascii="Optima" w:hAnsi="Optima" w:cs="Times New Roman"/>
          <w:color w:val="000000"/>
          <w:sz w:val="19"/>
          <w:szCs w:val="19"/>
        </w:rPr>
        <w:t>151 1212 1212</w:t>
      </w:r>
    </w:p>
    <w:p w14:paraId="170FE07D" w14:textId="77777777" w:rsidR="00F270C0" w:rsidRPr="0092288F" w:rsidRDefault="00F270C0" w:rsidP="009C2378">
      <w:pPr>
        <w:spacing w:after="0"/>
        <w:jc w:val="right"/>
        <w:rPr>
          <w:rFonts w:ascii="Optima" w:hAnsi="Optima" w:cs="Times New Roman"/>
          <w:color w:val="000000"/>
          <w:sz w:val="19"/>
          <w:szCs w:val="19"/>
        </w:rPr>
        <w:pPrChange w:id="2" w:author="David Döbele" w:date="2024-10-10T18:45:00Z" w16du:dateUtc="2024-10-10T16:45:00Z">
          <w:pPr>
            <w:spacing w:after="0"/>
          </w:pPr>
        </w:pPrChange>
      </w:pPr>
    </w:p>
    <w:p w14:paraId="4FFA7063" w14:textId="67B49DA0" w:rsidR="00F74175" w:rsidRPr="0092288F" w:rsidRDefault="003D5D1E" w:rsidP="00F74175">
      <w:pPr>
        <w:spacing w:after="0"/>
        <w:rPr>
          <w:rFonts w:ascii="Optima" w:hAnsi="Optima" w:cs="Times New Roman"/>
          <w:color w:val="000000"/>
          <w:sz w:val="19"/>
          <w:szCs w:val="19"/>
        </w:rPr>
      </w:pPr>
      <w:r w:rsidRPr="0092288F">
        <w:rPr>
          <w:rFonts w:ascii="Optima" w:hAnsi="Optima" w:cs="Times New Roman"/>
          <w:color w:val="000000"/>
          <w:sz w:val="19"/>
          <w:szCs w:val="19"/>
        </w:rPr>
        <w:t>Corporate Finance Beratung</w:t>
      </w:r>
      <w:r w:rsidR="00F74175" w:rsidRPr="0092288F">
        <w:rPr>
          <w:rFonts w:ascii="Optima" w:hAnsi="Optima" w:cs="Times New Roman"/>
          <w:color w:val="000000"/>
          <w:sz w:val="19"/>
          <w:szCs w:val="19"/>
        </w:rPr>
        <w:t xml:space="preserve"> GmbH</w:t>
      </w:r>
    </w:p>
    <w:p w14:paraId="6A013FD1" w14:textId="1ED858FC" w:rsidR="00F74175" w:rsidRPr="0092288F" w:rsidDel="009C2378" w:rsidRDefault="003D5D1E" w:rsidP="00F74175">
      <w:pPr>
        <w:spacing w:after="0"/>
        <w:rPr>
          <w:del w:id="3" w:author="David Döbele" w:date="2024-10-10T18:45:00Z" w16du:dateUtc="2024-10-10T16:45:00Z"/>
          <w:rFonts w:ascii="Optima" w:hAnsi="Optima" w:cs="Times New Roman"/>
          <w:sz w:val="19"/>
          <w:szCs w:val="19"/>
        </w:rPr>
      </w:pPr>
      <w:r w:rsidRPr="0092288F">
        <w:rPr>
          <w:rFonts w:ascii="Optima" w:hAnsi="Optima" w:cs="Times New Roman"/>
          <w:sz w:val="19"/>
          <w:szCs w:val="19"/>
        </w:rPr>
        <w:t>Musterstraße 99</w:t>
      </w:r>
      <w:r w:rsidR="00F74175" w:rsidRPr="0092288F">
        <w:rPr>
          <w:rFonts w:ascii="Optima" w:hAnsi="Optima" w:cs="Times New Roman"/>
          <w:sz w:val="19"/>
          <w:szCs w:val="19"/>
        </w:rPr>
        <w:br/>
      </w:r>
      <w:r w:rsidRPr="0092288F">
        <w:rPr>
          <w:rFonts w:ascii="Optima" w:hAnsi="Optima" w:cs="Times New Roman"/>
          <w:sz w:val="19"/>
          <w:szCs w:val="19"/>
        </w:rPr>
        <w:t>55005</w:t>
      </w:r>
      <w:r w:rsidR="00F74175" w:rsidRPr="0092288F">
        <w:rPr>
          <w:rFonts w:ascii="Optima" w:hAnsi="Optima" w:cs="Times New Roman"/>
          <w:sz w:val="19"/>
          <w:szCs w:val="19"/>
        </w:rPr>
        <w:t xml:space="preserve"> </w:t>
      </w:r>
      <w:r w:rsidRPr="0092288F">
        <w:rPr>
          <w:rFonts w:ascii="Optima" w:hAnsi="Optima" w:cs="Times New Roman"/>
          <w:sz w:val="19"/>
          <w:szCs w:val="19"/>
        </w:rPr>
        <w:t>Frankfurt am Main</w:t>
      </w:r>
      <w:r w:rsidR="00F74175" w:rsidRPr="0092288F">
        <w:rPr>
          <w:rFonts w:ascii="Optima" w:hAnsi="Optima" w:cs="Times New Roman"/>
          <w:sz w:val="19"/>
          <w:szCs w:val="19"/>
        </w:rPr>
        <w:t xml:space="preserve"> </w:t>
      </w:r>
    </w:p>
    <w:p w14:paraId="096C8AF5" w14:textId="77777777" w:rsidR="00647413" w:rsidRPr="0092288F" w:rsidRDefault="00647413" w:rsidP="00F74175">
      <w:pPr>
        <w:spacing w:after="0"/>
        <w:rPr>
          <w:rFonts w:ascii="Optima" w:hAnsi="Optima" w:cs="Times New Roman"/>
          <w:color w:val="000000"/>
          <w:sz w:val="19"/>
          <w:szCs w:val="19"/>
        </w:rPr>
      </w:pPr>
    </w:p>
    <w:p w14:paraId="155B6E2E" w14:textId="6D296C09" w:rsidR="006A7895" w:rsidRPr="0092288F" w:rsidRDefault="003D5D1E" w:rsidP="0085213A">
      <w:pPr>
        <w:spacing w:after="0"/>
        <w:jc w:val="right"/>
        <w:rPr>
          <w:rFonts w:ascii="Optima" w:hAnsi="Optima" w:cs="Times New Roman"/>
          <w:sz w:val="19"/>
          <w:szCs w:val="19"/>
        </w:rPr>
      </w:pPr>
      <w:r w:rsidRPr="0092288F">
        <w:rPr>
          <w:rFonts w:ascii="Optima" w:hAnsi="Optima" w:cs="Times New Roman"/>
          <w:sz w:val="19"/>
          <w:szCs w:val="19"/>
        </w:rPr>
        <w:t>Musterhausen</w:t>
      </w:r>
      <w:r w:rsidR="002D594E" w:rsidRPr="0092288F">
        <w:rPr>
          <w:rFonts w:ascii="Optima" w:hAnsi="Optima" w:cs="Times New Roman"/>
          <w:sz w:val="19"/>
          <w:szCs w:val="19"/>
        </w:rPr>
        <w:t xml:space="preserve">, </w:t>
      </w:r>
      <w:r w:rsidR="0085213A" w:rsidRPr="0092288F">
        <w:rPr>
          <w:rFonts w:ascii="Optima" w:hAnsi="Optima" w:cs="Times New Roman"/>
          <w:sz w:val="19"/>
          <w:szCs w:val="19"/>
        </w:rPr>
        <w:t>2</w:t>
      </w:r>
      <w:r w:rsidR="00590834" w:rsidRPr="0092288F">
        <w:rPr>
          <w:rFonts w:ascii="Optima" w:hAnsi="Optima" w:cs="Times New Roman"/>
          <w:sz w:val="19"/>
          <w:szCs w:val="19"/>
        </w:rPr>
        <w:t>8</w:t>
      </w:r>
      <w:r w:rsidR="002D594E" w:rsidRPr="0092288F">
        <w:rPr>
          <w:rFonts w:ascii="Optima" w:hAnsi="Optima" w:cs="Times New Roman"/>
          <w:sz w:val="19"/>
          <w:szCs w:val="19"/>
        </w:rPr>
        <w:t>.</w:t>
      </w:r>
      <w:r w:rsidRPr="0092288F">
        <w:rPr>
          <w:rFonts w:ascii="Optima" w:hAnsi="Optima" w:cs="Times New Roman"/>
          <w:sz w:val="19"/>
          <w:szCs w:val="19"/>
        </w:rPr>
        <w:t>12</w:t>
      </w:r>
      <w:r w:rsidR="006A7895" w:rsidRPr="0092288F">
        <w:rPr>
          <w:rFonts w:ascii="Optima" w:hAnsi="Optima" w:cs="Times New Roman"/>
          <w:sz w:val="19"/>
          <w:szCs w:val="19"/>
        </w:rPr>
        <w:t>.</w:t>
      </w:r>
      <w:r w:rsidRPr="0092288F">
        <w:rPr>
          <w:rFonts w:ascii="Optima" w:hAnsi="Optima" w:cs="Times New Roman"/>
          <w:sz w:val="19"/>
          <w:szCs w:val="19"/>
        </w:rPr>
        <w:t>2019</w:t>
      </w:r>
    </w:p>
    <w:p w14:paraId="0731715D" w14:textId="77777777" w:rsidR="001E0088" w:rsidRPr="0092288F" w:rsidRDefault="001E0088" w:rsidP="001E0088">
      <w:pPr>
        <w:spacing w:after="0"/>
        <w:jc w:val="right"/>
        <w:rPr>
          <w:rFonts w:ascii="Optima" w:hAnsi="Optima" w:cs="Times New Roman"/>
          <w:sz w:val="19"/>
          <w:szCs w:val="19"/>
        </w:rPr>
      </w:pPr>
    </w:p>
    <w:p w14:paraId="0098600D" w14:textId="59CE9F23" w:rsidR="000A5AB8" w:rsidRPr="0092288F" w:rsidRDefault="0099776A" w:rsidP="00590834">
      <w:pPr>
        <w:spacing w:after="0"/>
        <w:rPr>
          <w:rFonts w:ascii="Optima" w:hAnsi="Optima" w:cs="Times New Roman"/>
          <w:b/>
          <w:sz w:val="19"/>
          <w:szCs w:val="19"/>
        </w:rPr>
      </w:pPr>
      <w:r w:rsidRPr="0092288F">
        <w:rPr>
          <w:rFonts w:ascii="Optima" w:hAnsi="Optima" w:cs="Times New Roman"/>
          <w:b/>
          <w:sz w:val="19"/>
          <w:szCs w:val="19"/>
        </w:rPr>
        <w:t>Bewerbung um ein Praktikum im Bereich XYZ</w:t>
      </w:r>
    </w:p>
    <w:p w14:paraId="70A974D0" w14:textId="3277D60F" w:rsidR="000A5AB8" w:rsidRPr="0092288F" w:rsidRDefault="000A5AB8" w:rsidP="000A5AB8">
      <w:pPr>
        <w:spacing w:after="0"/>
        <w:rPr>
          <w:rFonts w:ascii="Optima" w:hAnsi="Optima" w:cs="Times New Roman"/>
          <w:b/>
          <w:sz w:val="19"/>
          <w:szCs w:val="19"/>
        </w:rPr>
      </w:pPr>
    </w:p>
    <w:p w14:paraId="3A5BDDA8" w14:textId="77777777" w:rsidR="004A615C" w:rsidRPr="0092288F" w:rsidRDefault="004A615C" w:rsidP="000A5AB8">
      <w:pPr>
        <w:spacing w:after="0"/>
        <w:rPr>
          <w:rFonts w:ascii="Optima" w:hAnsi="Optima" w:cs="Times New Roman"/>
          <w:b/>
          <w:sz w:val="19"/>
          <w:szCs w:val="19"/>
        </w:rPr>
      </w:pPr>
    </w:p>
    <w:p w14:paraId="61CDE0AD" w14:textId="5D9C3695" w:rsidR="00034B68" w:rsidRPr="0092288F" w:rsidRDefault="0099776A" w:rsidP="00375D2D">
      <w:pPr>
        <w:spacing w:after="0"/>
        <w:jc w:val="both"/>
        <w:rPr>
          <w:rFonts w:ascii="Optima" w:hAnsi="Optima" w:cs="Times New Roman"/>
          <w:sz w:val="19"/>
          <w:szCs w:val="19"/>
        </w:rPr>
      </w:pPr>
      <w:r w:rsidRPr="0092288F">
        <w:rPr>
          <w:rFonts w:ascii="Optima" w:hAnsi="Optima" w:cs="Times New Roman"/>
          <w:sz w:val="19"/>
          <w:szCs w:val="19"/>
        </w:rPr>
        <w:t>Sehr geehrte Damen und Herren</w:t>
      </w:r>
      <w:r w:rsidR="00E65B09" w:rsidRPr="0092288F">
        <w:rPr>
          <w:rFonts w:ascii="Optima" w:hAnsi="Optima" w:cs="Times New Roman"/>
          <w:sz w:val="19"/>
          <w:szCs w:val="19"/>
        </w:rPr>
        <w:t xml:space="preserve">, </w:t>
      </w:r>
    </w:p>
    <w:p w14:paraId="433CF1AE" w14:textId="14106765" w:rsidR="00E65B09" w:rsidRPr="0092288F" w:rsidRDefault="00E65B09" w:rsidP="00375D2D">
      <w:pPr>
        <w:spacing w:after="0"/>
        <w:jc w:val="both"/>
        <w:rPr>
          <w:rFonts w:ascii="Optima" w:hAnsi="Optima" w:cs="Times New Roman"/>
          <w:sz w:val="19"/>
          <w:szCs w:val="19"/>
        </w:rPr>
      </w:pPr>
    </w:p>
    <w:p w14:paraId="1DD80583" w14:textId="15FE46F8" w:rsidR="006D47B1" w:rsidRPr="0092288F" w:rsidRDefault="006D47B1" w:rsidP="006D47B1">
      <w:pPr>
        <w:pStyle w:val="KeinLeerraum"/>
        <w:spacing w:line="252" w:lineRule="auto"/>
        <w:jc w:val="both"/>
        <w:rPr>
          <w:rFonts w:ascii="Optima" w:hAnsi="Optima"/>
          <w:sz w:val="19"/>
          <w:szCs w:val="19"/>
        </w:rPr>
      </w:pPr>
      <w:r w:rsidRPr="0092288F">
        <w:rPr>
          <w:rFonts w:ascii="Optima" w:hAnsi="Optima"/>
          <w:sz w:val="19"/>
          <w:szCs w:val="19"/>
        </w:rPr>
        <w:t xml:space="preserve">der erste frühe Kontakt zur Unternehmensberatung erfolgte bereits in meinem Praktikum während der Fachoberschule bei der HEIFO GmbH (Osnabrück). Dort war ich in ein Projekt zur DIN EN ISO 9001 Zertifizierung im Qualitätsmanagement eingebunden. Dabei stand uns ein Beratungsunternehmen zur Seite, welches uns auf der Roadmap bei den erforderlichen </w:t>
      </w:r>
      <w:proofErr w:type="spellStart"/>
      <w:r w:rsidRPr="0092288F">
        <w:rPr>
          <w:rFonts w:ascii="Optima" w:hAnsi="Optima"/>
          <w:sz w:val="19"/>
          <w:szCs w:val="19"/>
        </w:rPr>
        <w:t>To-do’s</w:t>
      </w:r>
      <w:proofErr w:type="spellEnd"/>
      <w:r w:rsidRPr="0092288F">
        <w:rPr>
          <w:rFonts w:ascii="Optima" w:hAnsi="Optima"/>
          <w:sz w:val="19"/>
          <w:szCs w:val="19"/>
        </w:rPr>
        <w:t xml:space="preserve"> unterstützte. Mich hat es fasziniert, wie detailliert die Berater in das Projekt eingearbeitet waren und zusätzlich, über den eigentlichen Auftrag hinaus, wertvolle Hinweise für HEIFO einbrachten.</w:t>
      </w:r>
    </w:p>
    <w:p w14:paraId="03582672" w14:textId="77777777" w:rsidR="006D47B1" w:rsidRPr="0092288F" w:rsidRDefault="006D47B1" w:rsidP="006D47B1">
      <w:pPr>
        <w:spacing w:after="0"/>
        <w:jc w:val="both"/>
        <w:rPr>
          <w:rFonts w:ascii="Optima" w:hAnsi="Optima" w:cs="Times New Roman"/>
          <w:sz w:val="19"/>
          <w:szCs w:val="19"/>
        </w:rPr>
      </w:pPr>
    </w:p>
    <w:p w14:paraId="67C78B33" w14:textId="387C7235" w:rsidR="006D47B1" w:rsidRPr="0092288F" w:rsidDel="009C2378" w:rsidRDefault="006D47B1" w:rsidP="006D47B1">
      <w:pPr>
        <w:pStyle w:val="KeinLeerraum"/>
        <w:spacing w:line="252" w:lineRule="auto"/>
        <w:jc w:val="both"/>
        <w:rPr>
          <w:del w:id="4" w:author="David Döbele" w:date="2024-10-10T18:45:00Z" w16du:dateUtc="2024-10-10T16:45:00Z"/>
          <w:rFonts w:ascii="Optima" w:hAnsi="Optima"/>
          <w:sz w:val="19"/>
          <w:szCs w:val="19"/>
        </w:rPr>
      </w:pPr>
      <w:r w:rsidRPr="0092288F">
        <w:rPr>
          <w:rFonts w:ascii="Optima" w:hAnsi="Optima"/>
          <w:sz w:val="19"/>
          <w:szCs w:val="19"/>
        </w:rPr>
        <w:t xml:space="preserve">In meiner anschließenden Berufsausbildung zum Groß- und Außenhandelskaufmann habe ich zudem das Interesse für die Bereiche Marketing und Vertrieb entwickelt. Mit den Kunden ihren Bedarf zu ermitteln und diese fortlaufend im Aftersales zu betreuen, hat mir seitdem stets große Freude bereitet. Durch ein anknüpfendes Auslandspraktikum im Business Development bei der Rosen Group (Newcastle, </w:t>
      </w:r>
      <w:r w:rsidR="00D649CF" w:rsidRPr="0092288F">
        <w:rPr>
          <w:rFonts w:ascii="Optima" w:hAnsi="Optima"/>
          <w:sz w:val="19"/>
          <w:szCs w:val="19"/>
        </w:rPr>
        <w:t>UK</w:t>
      </w:r>
      <w:r w:rsidRPr="0092288F">
        <w:rPr>
          <w:rFonts w:ascii="Optima" w:hAnsi="Optima"/>
          <w:sz w:val="19"/>
          <w:szCs w:val="19"/>
        </w:rPr>
        <w:t xml:space="preserve">) </w:t>
      </w:r>
      <w:r w:rsidR="00D649CF" w:rsidRPr="0092288F">
        <w:rPr>
          <w:rFonts w:ascii="Optima" w:hAnsi="Optima"/>
          <w:sz w:val="19"/>
          <w:szCs w:val="19"/>
        </w:rPr>
        <w:t>konnte</w:t>
      </w:r>
      <w:r w:rsidRPr="0092288F">
        <w:rPr>
          <w:rFonts w:ascii="Optima" w:hAnsi="Optima"/>
          <w:sz w:val="19"/>
          <w:szCs w:val="19"/>
        </w:rPr>
        <w:t xml:space="preserve"> ich neben der Erstellung einer Konkurrenzanalyse auch a</w:t>
      </w:r>
      <w:r w:rsidR="00D649CF" w:rsidRPr="0092288F">
        <w:rPr>
          <w:rFonts w:ascii="Optima" w:hAnsi="Optima"/>
          <w:sz w:val="19"/>
          <w:szCs w:val="19"/>
        </w:rPr>
        <w:t xml:space="preserve">m </w:t>
      </w:r>
      <w:r w:rsidRPr="0092288F">
        <w:rPr>
          <w:rFonts w:ascii="Optima" w:hAnsi="Optima"/>
          <w:sz w:val="19"/>
          <w:szCs w:val="19"/>
        </w:rPr>
        <w:t>Businessplan eines potenziell neuen Absatzgebietes mitwirken und somit Erfahrungen in der strategischen Unternehmensentwicklung sammeln.</w:t>
      </w:r>
      <w:ins w:id="5" w:author="David Döbele" w:date="2024-10-10T18:45:00Z" w16du:dateUtc="2024-10-10T16:45:00Z">
        <w:r w:rsidR="009C2378">
          <w:rPr>
            <w:rFonts w:ascii="Optima" w:hAnsi="Optima"/>
            <w:sz w:val="19"/>
            <w:szCs w:val="19"/>
          </w:rPr>
          <w:t xml:space="preserve"> </w:t>
        </w:r>
      </w:ins>
    </w:p>
    <w:p w14:paraId="6D340EAC" w14:textId="77777777" w:rsidR="006D47B1" w:rsidRPr="0092288F" w:rsidDel="009C2378" w:rsidRDefault="006D47B1" w:rsidP="006D47B1">
      <w:pPr>
        <w:pStyle w:val="KeinLeerraum"/>
        <w:jc w:val="both"/>
        <w:rPr>
          <w:del w:id="6" w:author="David Döbele" w:date="2024-10-10T18:45:00Z" w16du:dateUtc="2024-10-10T16:45:00Z"/>
          <w:rFonts w:ascii="Optima" w:hAnsi="Optima"/>
          <w:sz w:val="19"/>
          <w:szCs w:val="19"/>
        </w:rPr>
      </w:pPr>
    </w:p>
    <w:p w14:paraId="0123D2F3" w14:textId="485D01C7" w:rsidR="006D47B1" w:rsidRPr="0092288F" w:rsidRDefault="000005CB" w:rsidP="006D47B1">
      <w:pPr>
        <w:pStyle w:val="KeinLeerraum"/>
        <w:spacing w:line="252" w:lineRule="auto"/>
        <w:jc w:val="both"/>
        <w:rPr>
          <w:rFonts w:ascii="Optima" w:hAnsi="Optima"/>
          <w:sz w:val="19"/>
          <w:szCs w:val="19"/>
        </w:rPr>
      </w:pPr>
      <w:r w:rsidRPr="0092288F">
        <w:rPr>
          <w:rFonts w:ascii="Optima" w:hAnsi="Optima"/>
          <w:sz w:val="19"/>
          <w:szCs w:val="19"/>
        </w:rPr>
        <w:t xml:space="preserve">Meinen Bildungsweg setze ich </w:t>
      </w:r>
      <w:r w:rsidR="00A76F55" w:rsidRPr="0092288F">
        <w:rPr>
          <w:rFonts w:ascii="Optima" w:hAnsi="Optima"/>
          <w:sz w:val="19"/>
          <w:szCs w:val="19"/>
        </w:rPr>
        <w:t>seit Oktober</w:t>
      </w:r>
      <w:r w:rsidRPr="0092288F">
        <w:rPr>
          <w:rFonts w:ascii="Optima" w:hAnsi="Optima"/>
          <w:sz w:val="19"/>
          <w:szCs w:val="19"/>
        </w:rPr>
        <w:t xml:space="preserve"> an der Justus-Liebig-Universität </w:t>
      </w:r>
      <w:r w:rsidR="0092288F">
        <w:rPr>
          <w:rFonts w:ascii="Optima" w:hAnsi="Optima"/>
          <w:sz w:val="19"/>
          <w:szCs w:val="19"/>
        </w:rPr>
        <w:t xml:space="preserve">in </w:t>
      </w:r>
      <w:r w:rsidRPr="0092288F">
        <w:rPr>
          <w:rFonts w:ascii="Optima" w:hAnsi="Optima"/>
          <w:sz w:val="19"/>
          <w:szCs w:val="19"/>
        </w:rPr>
        <w:t>Gießen mit dem M. Sc.</w:t>
      </w:r>
      <w:r w:rsidR="00A76F55" w:rsidRPr="0092288F">
        <w:rPr>
          <w:rFonts w:ascii="Optima" w:hAnsi="Optima"/>
          <w:sz w:val="19"/>
          <w:szCs w:val="19"/>
        </w:rPr>
        <w:t xml:space="preserve"> </w:t>
      </w:r>
      <w:r w:rsidR="0092288F">
        <w:rPr>
          <w:rFonts w:ascii="Optima" w:hAnsi="Optima"/>
          <w:sz w:val="19"/>
          <w:szCs w:val="19"/>
        </w:rPr>
        <w:t xml:space="preserve">in </w:t>
      </w:r>
      <w:r w:rsidRPr="0092288F">
        <w:rPr>
          <w:rFonts w:ascii="Optima" w:hAnsi="Optima"/>
          <w:sz w:val="19"/>
          <w:szCs w:val="19"/>
        </w:rPr>
        <w:t xml:space="preserve">Betriebswirtschaftslehre fort. </w:t>
      </w:r>
      <w:del w:id="7" w:author="David Döbele" w:date="2024-10-10T18:43:00Z" w16du:dateUtc="2024-10-10T16:43:00Z">
        <w:r w:rsidR="00AA51A7" w:rsidRPr="0092288F" w:rsidDel="009C2378">
          <w:rPr>
            <w:rFonts w:ascii="Optima" w:hAnsi="Optima"/>
            <w:sz w:val="19"/>
            <w:szCs w:val="19"/>
          </w:rPr>
          <w:delText>Das</w:delText>
        </w:r>
        <w:r w:rsidR="00B04A0E" w:rsidRPr="0092288F" w:rsidDel="009C2378">
          <w:rPr>
            <w:rFonts w:ascii="Optima" w:hAnsi="Optima"/>
            <w:sz w:val="19"/>
            <w:szCs w:val="19"/>
          </w:rPr>
          <w:delText xml:space="preserve"> Zeugnis für </w:delText>
        </w:r>
        <w:r w:rsidRPr="0092288F" w:rsidDel="009C2378">
          <w:rPr>
            <w:rFonts w:ascii="Optima" w:hAnsi="Optima"/>
            <w:sz w:val="19"/>
            <w:szCs w:val="19"/>
          </w:rPr>
          <w:delText>den</w:delText>
        </w:r>
        <w:r w:rsidR="00AA51A7" w:rsidRPr="0092288F" w:rsidDel="009C2378">
          <w:rPr>
            <w:rFonts w:ascii="Optima" w:hAnsi="Optima"/>
            <w:sz w:val="19"/>
            <w:szCs w:val="19"/>
          </w:rPr>
          <w:delText xml:space="preserve"> absolvierten</w:delText>
        </w:r>
        <w:r w:rsidR="00B04A0E" w:rsidRPr="0092288F" w:rsidDel="009C2378">
          <w:rPr>
            <w:rFonts w:ascii="Optima" w:hAnsi="Optima"/>
            <w:sz w:val="19"/>
            <w:szCs w:val="19"/>
          </w:rPr>
          <w:delText xml:space="preserve"> </w:delText>
        </w:r>
        <w:r w:rsidRPr="0092288F" w:rsidDel="009C2378">
          <w:rPr>
            <w:rFonts w:ascii="Optima" w:hAnsi="Optima"/>
            <w:sz w:val="19"/>
            <w:szCs w:val="19"/>
          </w:rPr>
          <w:delText>B.A.</w:delText>
        </w:r>
        <w:r w:rsidR="00B04A0E" w:rsidRPr="0092288F" w:rsidDel="009C2378">
          <w:rPr>
            <w:rFonts w:ascii="Optima" w:hAnsi="Optima"/>
            <w:sz w:val="19"/>
            <w:szCs w:val="19"/>
          </w:rPr>
          <w:delText xml:space="preserve"> </w:delText>
        </w:r>
        <w:r w:rsidR="00AA51A7" w:rsidRPr="0092288F" w:rsidDel="009C2378">
          <w:rPr>
            <w:rFonts w:ascii="Optima" w:hAnsi="Optima"/>
            <w:sz w:val="19"/>
            <w:szCs w:val="19"/>
          </w:rPr>
          <w:delText xml:space="preserve">in Betriebswirtschaftslehre </w:delText>
        </w:r>
        <w:r w:rsidR="00B04A0E" w:rsidRPr="0092288F" w:rsidDel="009C2378">
          <w:rPr>
            <w:rFonts w:ascii="Optima" w:hAnsi="Optima"/>
            <w:sz w:val="19"/>
            <w:szCs w:val="19"/>
          </w:rPr>
          <w:delText>an der Hochschule Niederrhein</w:delText>
        </w:r>
        <w:r w:rsidR="00AA51A7" w:rsidRPr="0092288F" w:rsidDel="009C2378">
          <w:rPr>
            <w:rFonts w:ascii="Optima" w:hAnsi="Optima"/>
            <w:sz w:val="19"/>
            <w:szCs w:val="19"/>
          </w:rPr>
          <w:delText xml:space="preserve"> </w:delText>
        </w:r>
        <w:r w:rsidR="00B04A0E" w:rsidRPr="0092288F" w:rsidDel="009C2378">
          <w:rPr>
            <w:rFonts w:ascii="Optima" w:hAnsi="Optima"/>
            <w:sz w:val="19"/>
            <w:szCs w:val="19"/>
          </w:rPr>
          <w:delText>erwarte ich in Kürze.</w:delText>
        </w:r>
        <w:r w:rsidR="0092288F" w:rsidDel="009C2378">
          <w:rPr>
            <w:rFonts w:ascii="Optima" w:hAnsi="Optima"/>
            <w:sz w:val="19"/>
            <w:szCs w:val="19"/>
          </w:rPr>
          <w:delText xml:space="preserve"> </w:delText>
        </w:r>
      </w:del>
      <w:r w:rsidR="00A76F55" w:rsidRPr="0092288F">
        <w:rPr>
          <w:rFonts w:ascii="Optima" w:hAnsi="Optima"/>
          <w:sz w:val="19"/>
          <w:szCs w:val="19"/>
        </w:rPr>
        <w:t>E</w:t>
      </w:r>
      <w:r w:rsidR="00AA51A7" w:rsidRPr="0092288F">
        <w:rPr>
          <w:rFonts w:ascii="Optima" w:hAnsi="Optima"/>
          <w:sz w:val="19"/>
          <w:szCs w:val="19"/>
        </w:rPr>
        <w:t xml:space="preserve">in persönliches </w:t>
      </w:r>
      <w:r w:rsidR="00440916" w:rsidRPr="0092288F">
        <w:rPr>
          <w:rFonts w:ascii="Optima" w:hAnsi="Optima"/>
          <w:sz w:val="19"/>
          <w:szCs w:val="19"/>
        </w:rPr>
        <w:t>Highlight</w:t>
      </w:r>
      <w:r w:rsidRPr="0092288F">
        <w:rPr>
          <w:rFonts w:ascii="Optima" w:hAnsi="Optima"/>
          <w:sz w:val="19"/>
          <w:szCs w:val="19"/>
        </w:rPr>
        <w:t xml:space="preserve"> im Bachelor</w:t>
      </w:r>
      <w:r w:rsidR="0092288F">
        <w:rPr>
          <w:rFonts w:ascii="Optima" w:hAnsi="Optima"/>
          <w:sz w:val="19"/>
          <w:szCs w:val="19"/>
        </w:rPr>
        <w:t>s</w:t>
      </w:r>
      <w:r w:rsidRPr="0092288F">
        <w:rPr>
          <w:rFonts w:ascii="Optima" w:hAnsi="Optima"/>
          <w:sz w:val="19"/>
          <w:szCs w:val="19"/>
        </w:rPr>
        <w:t>tudium</w:t>
      </w:r>
      <w:r w:rsidR="00440916" w:rsidRPr="0092288F">
        <w:rPr>
          <w:rFonts w:ascii="Optima" w:hAnsi="Optima"/>
          <w:sz w:val="19"/>
          <w:szCs w:val="19"/>
        </w:rPr>
        <w:t xml:space="preserve"> </w:t>
      </w:r>
      <w:r w:rsidR="00A76F55" w:rsidRPr="0092288F">
        <w:rPr>
          <w:rFonts w:ascii="Optima" w:hAnsi="Optima"/>
          <w:sz w:val="19"/>
          <w:szCs w:val="19"/>
        </w:rPr>
        <w:t xml:space="preserve">war </w:t>
      </w:r>
      <w:r w:rsidR="00AA51A7" w:rsidRPr="0092288F">
        <w:rPr>
          <w:rFonts w:ascii="Optima" w:hAnsi="Optima"/>
          <w:sz w:val="19"/>
          <w:szCs w:val="19"/>
        </w:rPr>
        <w:t xml:space="preserve">das Modul Handelsbetriebslehre, welches die Zusammenarbeit „Onlineshop der Zukunft“ </w:t>
      </w:r>
      <w:r w:rsidR="006D47B1" w:rsidRPr="0092288F">
        <w:rPr>
          <w:rFonts w:ascii="Optima" w:hAnsi="Optima"/>
          <w:sz w:val="19"/>
          <w:szCs w:val="19"/>
        </w:rPr>
        <w:t>mit</w:t>
      </w:r>
      <w:r w:rsidR="0092288F">
        <w:rPr>
          <w:rFonts w:ascii="Optima" w:hAnsi="Optima"/>
          <w:sz w:val="19"/>
          <w:szCs w:val="19"/>
        </w:rPr>
        <w:t xml:space="preserve"> </w:t>
      </w:r>
      <w:del w:id="8" w:author="David Döbele" w:date="2024-10-10T18:44:00Z" w16du:dateUtc="2024-10-10T16:44:00Z">
        <w:r w:rsidR="0092288F" w:rsidDel="009C2378">
          <w:rPr>
            <w:rFonts w:ascii="Optima" w:hAnsi="Optima"/>
            <w:sz w:val="19"/>
            <w:szCs w:val="19"/>
          </w:rPr>
          <w:delText xml:space="preserve">      </w:delText>
        </w:r>
        <w:r w:rsidR="006D47B1" w:rsidRPr="0092288F" w:rsidDel="009C2378">
          <w:rPr>
            <w:rFonts w:ascii="Optima" w:hAnsi="Optima"/>
            <w:sz w:val="19"/>
            <w:szCs w:val="19"/>
          </w:rPr>
          <w:delText xml:space="preserve"> </w:delText>
        </w:r>
      </w:del>
      <w:r w:rsidR="006D47B1" w:rsidRPr="0092288F">
        <w:rPr>
          <w:rFonts w:ascii="Optima" w:hAnsi="Optima"/>
          <w:sz w:val="19"/>
          <w:szCs w:val="19"/>
        </w:rPr>
        <w:t xml:space="preserve">Peek &amp; Cloppenburg </w:t>
      </w:r>
      <w:del w:id="9" w:author="David Döbele" w:date="2024-10-10T18:44:00Z" w16du:dateUtc="2024-10-10T16:44:00Z">
        <w:r w:rsidR="006D47B1" w:rsidRPr="0092288F" w:rsidDel="009C2378">
          <w:rPr>
            <w:rFonts w:ascii="Optima" w:hAnsi="Optima"/>
            <w:sz w:val="19"/>
            <w:szCs w:val="19"/>
          </w:rPr>
          <w:delText>(Düsseldorf)</w:delText>
        </w:r>
        <w:r w:rsidR="00AA51A7" w:rsidRPr="0092288F" w:rsidDel="009C2378">
          <w:rPr>
            <w:rFonts w:ascii="Optima" w:hAnsi="Optima"/>
            <w:sz w:val="19"/>
            <w:szCs w:val="19"/>
          </w:rPr>
          <w:delText xml:space="preserve"> </w:delText>
        </w:r>
      </w:del>
      <w:r w:rsidR="00AA51A7" w:rsidRPr="0092288F">
        <w:rPr>
          <w:rFonts w:ascii="Optima" w:hAnsi="Optima"/>
          <w:sz w:val="19"/>
          <w:szCs w:val="19"/>
        </w:rPr>
        <w:t>ermöglicht</w:t>
      </w:r>
      <w:r w:rsidR="00222D44" w:rsidRPr="0092288F">
        <w:rPr>
          <w:rFonts w:ascii="Optima" w:hAnsi="Optima"/>
          <w:sz w:val="19"/>
          <w:szCs w:val="19"/>
        </w:rPr>
        <w:t>e</w:t>
      </w:r>
      <w:r w:rsidR="006D47B1" w:rsidRPr="0092288F">
        <w:rPr>
          <w:rFonts w:ascii="Optima" w:hAnsi="Optima"/>
          <w:sz w:val="19"/>
          <w:szCs w:val="19"/>
        </w:rPr>
        <w:t xml:space="preserve">. Basierend auf </w:t>
      </w:r>
      <w:r w:rsidR="003219C8" w:rsidRPr="0092288F">
        <w:rPr>
          <w:rFonts w:ascii="Optima" w:hAnsi="Optima"/>
          <w:sz w:val="19"/>
          <w:szCs w:val="19"/>
        </w:rPr>
        <w:t>unseren</w:t>
      </w:r>
      <w:r w:rsidR="006D47B1" w:rsidRPr="0092288F">
        <w:rPr>
          <w:rFonts w:ascii="Optima" w:hAnsi="Optima"/>
          <w:sz w:val="19"/>
          <w:szCs w:val="19"/>
        </w:rPr>
        <w:t xml:space="preserve"> Ergebnissen einer Wettbewerbsanalyse, den Möglichkeiten zur Kundenansprache sowie einer öffentlichen Umfrage, folgten innovative Ideen, ein moderneres Websitelayout mit einer gesteigerten User Experience zu vereinen. Während eines im Frühjahr 2023 absolvierten Praktikums im Channel Management der Vodafone GmbH </w:t>
      </w:r>
      <w:del w:id="10" w:author="David Döbele" w:date="2024-10-10T18:44:00Z" w16du:dateUtc="2024-10-10T16:44:00Z">
        <w:r w:rsidR="006D47B1" w:rsidRPr="0092288F" w:rsidDel="009C2378">
          <w:rPr>
            <w:rFonts w:ascii="Optima" w:hAnsi="Optima"/>
            <w:sz w:val="19"/>
            <w:szCs w:val="19"/>
          </w:rPr>
          <w:delText xml:space="preserve">(Düsseldorf) </w:delText>
        </w:r>
      </w:del>
      <w:r w:rsidR="006D47B1" w:rsidRPr="0092288F">
        <w:rPr>
          <w:rFonts w:ascii="Optima" w:hAnsi="Optima"/>
          <w:sz w:val="19"/>
          <w:szCs w:val="19"/>
        </w:rPr>
        <w:t xml:space="preserve">konnte ich meine Kenntnisse durch </w:t>
      </w:r>
      <w:r w:rsidR="00CB0925">
        <w:rPr>
          <w:rFonts w:ascii="Optima" w:hAnsi="Optima"/>
          <w:sz w:val="19"/>
          <w:szCs w:val="19"/>
        </w:rPr>
        <w:t>neue</w:t>
      </w:r>
      <w:r w:rsidR="006D47B1" w:rsidRPr="0092288F">
        <w:rPr>
          <w:rFonts w:ascii="Optima" w:hAnsi="Optima"/>
          <w:sz w:val="19"/>
          <w:szCs w:val="19"/>
        </w:rPr>
        <w:t xml:space="preserve"> Praxistätigkeiten erweitern. Dieses Mal lag der Fokus für mich auf dem Management und der Steigerung der Sales Performance externer Direktvertriebspartner. Für diese erstellte ich Trainings und Schulungsunterlagen. Ferner war ich an der Produkt- und Vertriebskommunikation sowie an der Konzeption und Umsetzung von Incentives beteiligt. Als eigenverantwortliches Projekt durfte ich einen Workshop zur Intensivierung der internen Kommunikation gestalten und durchführen.</w:t>
      </w:r>
    </w:p>
    <w:p w14:paraId="56606E7F" w14:textId="77777777" w:rsidR="006D47B1" w:rsidRPr="0092288F" w:rsidRDefault="006D47B1" w:rsidP="006D47B1">
      <w:pPr>
        <w:spacing w:after="0"/>
        <w:jc w:val="both"/>
        <w:rPr>
          <w:rFonts w:ascii="Optima" w:hAnsi="Optima" w:cs="Times New Roman"/>
          <w:sz w:val="19"/>
          <w:szCs w:val="19"/>
        </w:rPr>
      </w:pPr>
    </w:p>
    <w:p w14:paraId="634AB490" w14:textId="40B38C2F" w:rsidR="000104F6" w:rsidRDefault="006D47B1" w:rsidP="006D47B1">
      <w:pPr>
        <w:pStyle w:val="KeinLeerraum"/>
        <w:spacing w:line="252" w:lineRule="auto"/>
        <w:jc w:val="both"/>
        <w:rPr>
          <w:rFonts w:ascii="Optima" w:hAnsi="Optima"/>
          <w:sz w:val="19"/>
          <w:szCs w:val="19"/>
        </w:rPr>
      </w:pPr>
      <w:r w:rsidRPr="0092288F">
        <w:rPr>
          <w:rFonts w:ascii="Optima" w:hAnsi="Optima"/>
          <w:sz w:val="19"/>
          <w:szCs w:val="19"/>
        </w:rPr>
        <w:t xml:space="preserve">Da mich der frühe Touchpoint zur Unternehmensberatung in meinem ersten Praktikum bei HEIFO </w:t>
      </w:r>
      <w:r w:rsidR="006D5D06" w:rsidRPr="0092288F">
        <w:rPr>
          <w:rFonts w:ascii="Optima" w:hAnsi="Optima"/>
          <w:sz w:val="19"/>
          <w:szCs w:val="19"/>
        </w:rPr>
        <w:t>nachhaltig</w:t>
      </w:r>
      <w:r w:rsidRPr="0092288F">
        <w:rPr>
          <w:rFonts w:ascii="Optima" w:hAnsi="Optima"/>
          <w:sz w:val="19"/>
          <w:szCs w:val="19"/>
        </w:rPr>
        <w:t xml:space="preserve"> beeindruckt hat, entschied ich mich dazu die Beraterpraxis endlich aus der agierenden Perspektive kennenzulernen. Dies geschah kürzlich über ein dreimonatiges Praktikum bei der HPP Strategie- und Marketingberatung GmbH</w:t>
      </w:r>
      <w:ins w:id="11" w:author="David Döbele" w:date="2024-10-10T18:45:00Z" w16du:dateUtc="2024-10-10T16:45:00Z">
        <w:r w:rsidR="009C2378">
          <w:rPr>
            <w:rFonts w:ascii="Optima" w:hAnsi="Optima"/>
            <w:sz w:val="19"/>
            <w:szCs w:val="19"/>
          </w:rPr>
          <w:t xml:space="preserve">. </w:t>
        </w:r>
      </w:ins>
      <w:del w:id="12" w:author="David Döbele" w:date="2024-10-10T18:45:00Z" w16du:dateUtc="2024-10-10T16:45:00Z">
        <w:r w:rsidRPr="0092288F" w:rsidDel="009C2378">
          <w:rPr>
            <w:rFonts w:ascii="Optima" w:hAnsi="Optima"/>
            <w:sz w:val="19"/>
            <w:szCs w:val="19"/>
          </w:rPr>
          <w:delText xml:space="preserve"> (Frankfurt a</w:delText>
        </w:r>
        <w:r w:rsidR="006D5D06" w:rsidRPr="0092288F" w:rsidDel="009C2378">
          <w:rPr>
            <w:rFonts w:ascii="Optima" w:hAnsi="Optima"/>
            <w:sz w:val="19"/>
            <w:szCs w:val="19"/>
          </w:rPr>
          <w:delText>m Main</w:delText>
        </w:r>
        <w:r w:rsidRPr="0092288F" w:rsidDel="009C2378">
          <w:rPr>
            <w:rFonts w:ascii="Optima" w:hAnsi="Optima"/>
            <w:sz w:val="19"/>
            <w:szCs w:val="19"/>
          </w:rPr>
          <w:delText xml:space="preserve">). </w:delText>
        </w:r>
      </w:del>
      <w:r w:rsidRPr="0092288F">
        <w:rPr>
          <w:rFonts w:ascii="Optima" w:hAnsi="Optima"/>
          <w:sz w:val="19"/>
          <w:szCs w:val="19"/>
        </w:rPr>
        <w:t xml:space="preserve">Von </w:t>
      </w:r>
      <w:r w:rsidR="00622D39" w:rsidRPr="0092288F">
        <w:rPr>
          <w:rFonts w:ascii="Optima" w:hAnsi="Optima"/>
          <w:sz w:val="19"/>
          <w:szCs w:val="19"/>
        </w:rPr>
        <w:t>Beginn</w:t>
      </w:r>
      <w:r w:rsidRPr="0092288F">
        <w:rPr>
          <w:rFonts w:ascii="Optima" w:hAnsi="Optima"/>
          <w:sz w:val="19"/>
          <w:szCs w:val="19"/>
        </w:rPr>
        <w:t xml:space="preserve"> an </w:t>
      </w:r>
      <w:r w:rsidR="00622D39" w:rsidRPr="0092288F">
        <w:rPr>
          <w:rFonts w:ascii="Optima" w:hAnsi="Optima"/>
          <w:sz w:val="19"/>
          <w:szCs w:val="19"/>
        </w:rPr>
        <w:t>war</w:t>
      </w:r>
      <w:r w:rsidRPr="0092288F">
        <w:rPr>
          <w:rFonts w:ascii="Optima" w:hAnsi="Optima"/>
          <w:sz w:val="19"/>
          <w:szCs w:val="19"/>
        </w:rPr>
        <w:t xml:space="preserve"> ich</w:t>
      </w:r>
      <w:r w:rsidR="00622D39" w:rsidRPr="0092288F">
        <w:rPr>
          <w:rFonts w:ascii="Optima" w:hAnsi="Optima"/>
          <w:sz w:val="19"/>
          <w:szCs w:val="19"/>
        </w:rPr>
        <w:t xml:space="preserve"> an der</w:t>
      </w:r>
      <w:r w:rsidRPr="0092288F">
        <w:rPr>
          <w:rFonts w:ascii="Optima" w:hAnsi="Optima"/>
          <w:sz w:val="19"/>
          <w:szCs w:val="19"/>
        </w:rPr>
        <w:t xml:space="preserve"> Entwicklung einer international standardisierten Markenstrategie im Bereich der Elektromobilität</w:t>
      </w:r>
      <w:r w:rsidR="00622D39" w:rsidRPr="0092288F">
        <w:rPr>
          <w:rFonts w:ascii="Optima" w:hAnsi="Optima"/>
          <w:sz w:val="19"/>
          <w:szCs w:val="19"/>
        </w:rPr>
        <w:t xml:space="preserve"> für einen der führenden deutschen Premium-Automobilhersteller</w:t>
      </w:r>
      <w:r w:rsidRPr="0092288F">
        <w:rPr>
          <w:rFonts w:ascii="Optima" w:hAnsi="Optima"/>
          <w:sz w:val="19"/>
          <w:szCs w:val="19"/>
        </w:rPr>
        <w:t xml:space="preserve"> </w:t>
      </w:r>
      <w:r w:rsidR="00622D39" w:rsidRPr="0092288F">
        <w:rPr>
          <w:rFonts w:ascii="Optima" w:hAnsi="Optima"/>
          <w:sz w:val="19"/>
          <w:szCs w:val="19"/>
        </w:rPr>
        <w:t>beteiligt</w:t>
      </w:r>
      <w:r w:rsidRPr="0092288F">
        <w:rPr>
          <w:rFonts w:ascii="Optima" w:hAnsi="Optima"/>
          <w:sz w:val="19"/>
          <w:szCs w:val="19"/>
        </w:rPr>
        <w:t xml:space="preserve">. </w:t>
      </w:r>
      <w:r w:rsidR="00CA2A47" w:rsidRPr="0092288F">
        <w:rPr>
          <w:rFonts w:ascii="Optima" w:hAnsi="Optima"/>
          <w:sz w:val="19"/>
          <w:szCs w:val="19"/>
        </w:rPr>
        <w:t xml:space="preserve">Im Laufe des Projekts habe ich zusätzliche Aspekte eingebracht, die zwar ursprünglich nicht im </w:t>
      </w:r>
      <w:proofErr w:type="spellStart"/>
      <w:r w:rsidR="00CA2A47" w:rsidRPr="0092288F">
        <w:rPr>
          <w:rFonts w:ascii="Optima" w:hAnsi="Optima"/>
          <w:sz w:val="19"/>
          <w:szCs w:val="19"/>
        </w:rPr>
        <w:t>Scope</w:t>
      </w:r>
      <w:proofErr w:type="spellEnd"/>
      <w:r w:rsidR="00CA2A47" w:rsidRPr="0092288F">
        <w:rPr>
          <w:rFonts w:ascii="Optima" w:hAnsi="Optima"/>
          <w:sz w:val="19"/>
          <w:szCs w:val="19"/>
        </w:rPr>
        <w:t xml:space="preserve"> standen, sich jedoch als wertvolle Ergänzungen erwiesen und später eine wachsende Relevanz erhielten.</w:t>
      </w:r>
      <w:r w:rsidR="00CA2A47">
        <w:rPr>
          <w:rFonts w:ascii="Optima" w:hAnsi="Optima"/>
          <w:sz w:val="19"/>
          <w:szCs w:val="19"/>
        </w:rPr>
        <w:t xml:space="preserve"> </w:t>
      </w:r>
      <w:r w:rsidR="00622D39" w:rsidRPr="0092288F">
        <w:rPr>
          <w:rFonts w:ascii="Optima" w:hAnsi="Optima"/>
          <w:sz w:val="19"/>
          <w:szCs w:val="19"/>
        </w:rPr>
        <w:t>Dabei konnte ich früh Verantwortung übernehmen und durch proaktives Handeln und Engagement überzeugen, was</w:t>
      </w:r>
      <w:r w:rsidR="00151781">
        <w:rPr>
          <w:rFonts w:ascii="Optima" w:hAnsi="Optima"/>
          <w:sz w:val="19"/>
          <w:szCs w:val="19"/>
        </w:rPr>
        <w:t xml:space="preserve"> mir</w:t>
      </w:r>
      <w:r w:rsidR="00622D39" w:rsidRPr="0092288F">
        <w:rPr>
          <w:rFonts w:ascii="Optima" w:hAnsi="Optima"/>
          <w:sz w:val="19"/>
          <w:szCs w:val="19"/>
        </w:rPr>
        <w:t xml:space="preserve"> in regelmäßig</w:t>
      </w:r>
      <w:r w:rsidR="00E40AA4" w:rsidRPr="0092288F">
        <w:rPr>
          <w:rFonts w:ascii="Optima" w:hAnsi="Optima"/>
          <w:sz w:val="19"/>
          <w:szCs w:val="19"/>
        </w:rPr>
        <w:t xml:space="preserve">en </w:t>
      </w:r>
      <w:r w:rsidR="00622D39" w:rsidRPr="0092288F">
        <w:rPr>
          <w:rFonts w:ascii="Optima" w:hAnsi="Optima"/>
          <w:sz w:val="19"/>
          <w:szCs w:val="19"/>
        </w:rPr>
        <w:t xml:space="preserve">Feedbackgesprächen </w:t>
      </w:r>
      <w:r w:rsidR="00E40AA4" w:rsidRPr="0092288F">
        <w:rPr>
          <w:rFonts w:ascii="Optima" w:hAnsi="Optima"/>
          <w:sz w:val="19"/>
          <w:szCs w:val="19"/>
        </w:rPr>
        <w:t>von meinen</w:t>
      </w:r>
      <w:r w:rsidRPr="0092288F">
        <w:rPr>
          <w:rFonts w:ascii="Optima" w:hAnsi="Optima"/>
          <w:sz w:val="19"/>
          <w:szCs w:val="19"/>
        </w:rPr>
        <w:t xml:space="preserve"> Mentoren </w:t>
      </w:r>
      <w:r w:rsidR="00151781">
        <w:rPr>
          <w:rFonts w:ascii="Optima" w:hAnsi="Optima"/>
          <w:sz w:val="19"/>
          <w:szCs w:val="19"/>
        </w:rPr>
        <w:t>mitgeteilt</w:t>
      </w:r>
      <w:r w:rsidR="00E40AA4" w:rsidRPr="0092288F">
        <w:rPr>
          <w:rFonts w:ascii="Optima" w:hAnsi="Optima"/>
          <w:sz w:val="19"/>
          <w:szCs w:val="19"/>
        </w:rPr>
        <w:t xml:space="preserve"> wurde</w:t>
      </w:r>
      <w:r w:rsidRPr="0092288F">
        <w:rPr>
          <w:rFonts w:ascii="Optima" w:hAnsi="Optima"/>
          <w:sz w:val="19"/>
          <w:szCs w:val="19"/>
        </w:rPr>
        <w:t>.</w:t>
      </w:r>
    </w:p>
    <w:p w14:paraId="7C59E97E" w14:textId="77777777" w:rsidR="000104F6" w:rsidRDefault="000104F6" w:rsidP="006D47B1">
      <w:pPr>
        <w:pStyle w:val="KeinLeerraum"/>
        <w:spacing w:line="252" w:lineRule="auto"/>
        <w:jc w:val="both"/>
        <w:rPr>
          <w:rFonts w:ascii="Optima" w:hAnsi="Optima"/>
          <w:sz w:val="19"/>
          <w:szCs w:val="19"/>
        </w:rPr>
      </w:pPr>
    </w:p>
    <w:p w14:paraId="4C7BDD26" w14:textId="1FAFDB87" w:rsidR="006D47B1" w:rsidRPr="0092288F" w:rsidRDefault="006D47B1" w:rsidP="006D47B1">
      <w:pPr>
        <w:pStyle w:val="KeinLeerraum"/>
        <w:spacing w:line="252" w:lineRule="auto"/>
        <w:jc w:val="both"/>
        <w:rPr>
          <w:rFonts w:ascii="Optima" w:hAnsi="Optima"/>
          <w:sz w:val="19"/>
          <w:szCs w:val="19"/>
        </w:rPr>
      </w:pPr>
      <w:r w:rsidRPr="0092288F">
        <w:rPr>
          <w:rFonts w:ascii="Optima" w:hAnsi="Optima"/>
          <w:sz w:val="19"/>
          <w:szCs w:val="19"/>
        </w:rPr>
        <w:t xml:space="preserve">Nach dem ersten Einblick in </w:t>
      </w:r>
      <w:r w:rsidR="00E40AA4" w:rsidRPr="0092288F">
        <w:rPr>
          <w:rFonts w:ascii="Optima" w:hAnsi="Optima"/>
          <w:sz w:val="19"/>
          <w:szCs w:val="19"/>
        </w:rPr>
        <w:t xml:space="preserve">die Arbeit </w:t>
      </w:r>
      <w:r w:rsidRPr="0092288F">
        <w:rPr>
          <w:rFonts w:ascii="Optima" w:hAnsi="Optima"/>
          <w:sz w:val="19"/>
          <w:szCs w:val="19"/>
        </w:rPr>
        <w:t xml:space="preserve">einer mittelständischen Unternehmensberatung, </w:t>
      </w:r>
      <w:r w:rsidR="00E40AA4" w:rsidRPr="0092288F">
        <w:rPr>
          <w:rFonts w:ascii="Optima" w:hAnsi="Optima"/>
          <w:sz w:val="19"/>
          <w:szCs w:val="19"/>
        </w:rPr>
        <w:t>der</w:t>
      </w:r>
      <w:r w:rsidRPr="0092288F">
        <w:rPr>
          <w:rFonts w:ascii="Optima" w:hAnsi="Optima"/>
          <w:sz w:val="19"/>
          <w:szCs w:val="19"/>
        </w:rPr>
        <w:t xml:space="preserve"> meinen Wunsch </w:t>
      </w:r>
      <w:r w:rsidR="00E40AA4" w:rsidRPr="0092288F">
        <w:rPr>
          <w:rFonts w:ascii="Optima" w:hAnsi="Optima"/>
          <w:sz w:val="19"/>
          <w:szCs w:val="19"/>
        </w:rPr>
        <w:t xml:space="preserve">bekräftigte, diese Tätigkeit eines Tages </w:t>
      </w:r>
      <w:r w:rsidR="00CA2A47">
        <w:rPr>
          <w:rFonts w:ascii="Optima" w:hAnsi="Optima"/>
          <w:sz w:val="19"/>
          <w:szCs w:val="19"/>
        </w:rPr>
        <w:t xml:space="preserve">in </w:t>
      </w:r>
      <w:r w:rsidRPr="0092288F">
        <w:rPr>
          <w:rFonts w:ascii="Optima" w:hAnsi="Optima"/>
          <w:sz w:val="19"/>
          <w:szCs w:val="19"/>
        </w:rPr>
        <w:t>Vollzeit auszuüben</w:t>
      </w:r>
      <w:r w:rsidR="00E40AA4" w:rsidRPr="0092288F">
        <w:rPr>
          <w:rFonts w:ascii="Optima" w:hAnsi="Optima"/>
          <w:sz w:val="19"/>
          <w:szCs w:val="19"/>
        </w:rPr>
        <w:t>, möchte ich nun die Chance nutzen</w:t>
      </w:r>
      <w:ins w:id="13" w:author="David Döbele" w:date="2024-10-10T18:45:00Z" w16du:dateUtc="2024-10-10T16:45:00Z">
        <w:r w:rsidR="009C2378">
          <w:rPr>
            <w:rFonts w:ascii="Optima" w:hAnsi="Optima"/>
            <w:sz w:val="19"/>
            <w:szCs w:val="19"/>
          </w:rPr>
          <w:t>,</w:t>
        </w:r>
      </w:ins>
      <w:r w:rsidR="00E40AA4" w:rsidRPr="0092288F">
        <w:rPr>
          <w:rFonts w:ascii="Optima" w:hAnsi="Optima"/>
          <w:sz w:val="19"/>
          <w:szCs w:val="19"/>
        </w:rPr>
        <w:t xml:space="preserve"> </w:t>
      </w:r>
      <w:r w:rsidRPr="0092288F">
        <w:rPr>
          <w:rFonts w:ascii="Optima" w:hAnsi="Optima"/>
          <w:sz w:val="19"/>
          <w:szCs w:val="19"/>
        </w:rPr>
        <w:t>den Alltag eines international agierenden Unternehmens, wie Deloitte es ist, mit</w:t>
      </w:r>
      <w:r w:rsidR="00E40AA4" w:rsidRPr="0092288F">
        <w:rPr>
          <w:rFonts w:ascii="Optima" w:hAnsi="Optima"/>
          <w:sz w:val="19"/>
          <w:szCs w:val="19"/>
        </w:rPr>
        <w:t>zu</w:t>
      </w:r>
      <w:r w:rsidRPr="0092288F">
        <w:rPr>
          <w:rFonts w:ascii="Optima" w:hAnsi="Optima"/>
          <w:sz w:val="19"/>
          <w:szCs w:val="19"/>
        </w:rPr>
        <w:t>erleben.</w:t>
      </w:r>
      <w:r w:rsidR="000104F6">
        <w:rPr>
          <w:rFonts w:ascii="Optima" w:hAnsi="Optima"/>
          <w:sz w:val="19"/>
          <w:szCs w:val="19"/>
        </w:rPr>
        <w:t xml:space="preserve"> </w:t>
      </w:r>
      <w:r w:rsidRPr="0092288F">
        <w:rPr>
          <w:rFonts w:ascii="Optima" w:hAnsi="Optima"/>
          <w:sz w:val="19"/>
          <w:szCs w:val="19"/>
        </w:rPr>
        <w:t xml:space="preserve">Von einem Praktikum </w:t>
      </w:r>
      <w:r w:rsidR="00E40AA4" w:rsidRPr="0092288F">
        <w:rPr>
          <w:rFonts w:ascii="Optima" w:hAnsi="Optima"/>
          <w:sz w:val="19"/>
          <w:szCs w:val="19"/>
        </w:rPr>
        <w:t>bei</w:t>
      </w:r>
      <w:r w:rsidRPr="0092288F">
        <w:rPr>
          <w:rFonts w:ascii="Optima" w:hAnsi="Optima"/>
          <w:sz w:val="19"/>
          <w:szCs w:val="19"/>
        </w:rPr>
        <w:t xml:space="preserve"> der umsatzstärksten Managementberatung der Welt erhoffe ich mir, mich </w:t>
      </w:r>
      <w:r w:rsidR="00E40AA4" w:rsidRPr="0092288F">
        <w:rPr>
          <w:rFonts w:ascii="Optima" w:hAnsi="Optima"/>
          <w:sz w:val="19"/>
          <w:szCs w:val="19"/>
        </w:rPr>
        <w:t xml:space="preserve">intensiv </w:t>
      </w:r>
      <w:r w:rsidRPr="0092288F">
        <w:rPr>
          <w:rFonts w:ascii="Optima" w:hAnsi="Optima"/>
          <w:sz w:val="19"/>
          <w:szCs w:val="19"/>
        </w:rPr>
        <w:t xml:space="preserve">mit </w:t>
      </w:r>
      <w:r w:rsidR="00CB0925">
        <w:rPr>
          <w:rFonts w:ascii="Optima" w:hAnsi="Optima"/>
          <w:sz w:val="19"/>
          <w:szCs w:val="19"/>
        </w:rPr>
        <w:t>interessanten</w:t>
      </w:r>
      <w:r w:rsidRPr="0092288F">
        <w:rPr>
          <w:rFonts w:ascii="Optima" w:hAnsi="Optima"/>
          <w:sz w:val="19"/>
          <w:szCs w:val="19"/>
        </w:rPr>
        <w:t xml:space="preserve"> Sachverhalten auseinanderzusetzen. Als fest involviertes Mitglied bin ich überzeugt, dass mir die anstehenden Tätigkeiten eine </w:t>
      </w:r>
      <w:r w:rsidR="00E40AA4" w:rsidRPr="0092288F">
        <w:rPr>
          <w:rFonts w:ascii="Optima" w:hAnsi="Optima"/>
          <w:sz w:val="19"/>
          <w:szCs w:val="19"/>
        </w:rPr>
        <w:t>steile</w:t>
      </w:r>
      <w:r w:rsidRPr="0092288F">
        <w:rPr>
          <w:rFonts w:ascii="Optima" w:hAnsi="Optima"/>
          <w:sz w:val="19"/>
          <w:szCs w:val="19"/>
        </w:rPr>
        <w:t xml:space="preserve"> Lernkurve ermöglichen werden. Ihr Kompetenzfeld des Consultings mit dem Fokus </w:t>
      </w:r>
      <w:r w:rsidR="0092288F">
        <w:rPr>
          <w:rFonts w:ascii="Optima" w:hAnsi="Optima"/>
          <w:sz w:val="19"/>
          <w:szCs w:val="19"/>
        </w:rPr>
        <w:t>XYZ</w:t>
      </w:r>
      <w:r w:rsidRPr="0092288F">
        <w:rPr>
          <w:rFonts w:ascii="Optima" w:hAnsi="Optima"/>
          <w:sz w:val="19"/>
          <w:szCs w:val="19"/>
        </w:rPr>
        <w:t xml:space="preserve"> erachte ich als besonders zielführend und bin mir sicher, dass ich mit meiner kunden- und teamorientierten Arbeitsweise eine Bereicherung für Deloitte bin. Ihre hervorragende Expertise in den </w:t>
      </w:r>
      <w:r w:rsidR="00EE027E" w:rsidRPr="0092288F">
        <w:rPr>
          <w:rFonts w:ascii="Optima" w:hAnsi="Optima"/>
          <w:sz w:val="19"/>
          <w:szCs w:val="19"/>
        </w:rPr>
        <w:t>Bereichen</w:t>
      </w:r>
      <w:r w:rsidRPr="0092288F">
        <w:rPr>
          <w:rFonts w:ascii="Optima" w:hAnsi="Optima"/>
          <w:sz w:val="19"/>
          <w:szCs w:val="19"/>
        </w:rPr>
        <w:t xml:space="preserve"> </w:t>
      </w:r>
      <w:r w:rsidR="0092288F">
        <w:rPr>
          <w:rFonts w:ascii="Optima" w:hAnsi="Optima"/>
          <w:sz w:val="19"/>
          <w:szCs w:val="19"/>
        </w:rPr>
        <w:t>X</w:t>
      </w:r>
      <w:r w:rsidRPr="0092288F">
        <w:rPr>
          <w:rFonts w:ascii="Optima" w:hAnsi="Optima"/>
          <w:sz w:val="19"/>
          <w:szCs w:val="19"/>
        </w:rPr>
        <w:t xml:space="preserve">, </w:t>
      </w:r>
      <w:r w:rsidR="0092288F">
        <w:rPr>
          <w:rFonts w:ascii="Optima" w:hAnsi="Optima"/>
          <w:sz w:val="19"/>
          <w:szCs w:val="19"/>
        </w:rPr>
        <w:t>Y</w:t>
      </w:r>
      <w:r w:rsidRPr="0092288F">
        <w:rPr>
          <w:rFonts w:ascii="Optima" w:hAnsi="Optima"/>
          <w:sz w:val="19"/>
          <w:szCs w:val="19"/>
        </w:rPr>
        <w:t xml:space="preserve"> &amp; </w:t>
      </w:r>
      <w:r w:rsidR="0092288F">
        <w:rPr>
          <w:rFonts w:ascii="Optima" w:hAnsi="Optima"/>
          <w:sz w:val="19"/>
          <w:szCs w:val="19"/>
        </w:rPr>
        <w:t>Z</w:t>
      </w:r>
      <w:r w:rsidRPr="0092288F">
        <w:rPr>
          <w:rFonts w:ascii="Optima" w:hAnsi="Optima"/>
          <w:sz w:val="19"/>
          <w:szCs w:val="19"/>
        </w:rPr>
        <w:t xml:space="preserve"> macht es für mich </w:t>
      </w:r>
      <w:r w:rsidR="00EE027E" w:rsidRPr="0092288F">
        <w:rPr>
          <w:rFonts w:ascii="Optima" w:hAnsi="Optima"/>
          <w:sz w:val="19"/>
          <w:szCs w:val="19"/>
        </w:rPr>
        <w:t>besonders reizvoll</w:t>
      </w:r>
      <w:r w:rsidRPr="0092288F">
        <w:rPr>
          <w:rFonts w:ascii="Optima" w:hAnsi="Optima"/>
          <w:sz w:val="19"/>
          <w:szCs w:val="19"/>
        </w:rPr>
        <w:t>, Ihren Ansprüchen mit meiner hohen Auffassungsgabe und Sorgfalt gerecht zu werden.</w:t>
      </w:r>
    </w:p>
    <w:p w14:paraId="2F7622F4" w14:textId="77777777" w:rsidR="00D649CF" w:rsidRPr="0092288F" w:rsidRDefault="00D649CF" w:rsidP="006D47B1">
      <w:pPr>
        <w:pStyle w:val="KeinLeerraum"/>
        <w:spacing w:line="252" w:lineRule="auto"/>
        <w:jc w:val="both"/>
        <w:rPr>
          <w:rFonts w:ascii="Optima" w:hAnsi="Optima"/>
          <w:sz w:val="19"/>
          <w:szCs w:val="19"/>
        </w:rPr>
      </w:pPr>
    </w:p>
    <w:p w14:paraId="488B56F6" w14:textId="47C161C2" w:rsidR="00D649CF" w:rsidRPr="0092288F" w:rsidRDefault="006D47B1" w:rsidP="00D649CF">
      <w:pPr>
        <w:pStyle w:val="KeinLeerraum"/>
        <w:spacing w:line="252" w:lineRule="auto"/>
        <w:jc w:val="both"/>
        <w:rPr>
          <w:rFonts w:ascii="Optima" w:hAnsi="Optima"/>
          <w:sz w:val="19"/>
          <w:szCs w:val="19"/>
        </w:rPr>
      </w:pPr>
      <w:r w:rsidRPr="0092288F">
        <w:rPr>
          <w:rFonts w:ascii="Optima" w:hAnsi="Optima"/>
          <w:sz w:val="19"/>
          <w:szCs w:val="19"/>
        </w:rPr>
        <w:t xml:space="preserve">Für ein Praktikum stehe ich Ihnen ab dem </w:t>
      </w:r>
      <w:r w:rsidR="00440916" w:rsidRPr="0092288F">
        <w:rPr>
          <w:rFonts w:ascii="Optima" w:hAnsi="Optima"/>
          <w:sz w:val="19"/>
          <w:szCs w:val="19"/>
        </w:rPr>
        <w:t>01</w:t>
      </w:r>
      <w:r w:rsidRPr="0092288F">
        <w:rPr>
          <w:rFonts w:ascii="Optima" w:hAnsi="Optima"/>
          <w:sz w:val="19"/>
          <w:szCs w:val="19"/>
        </w:rPr>
        <w:t xml:space="preserve">. </w:t>
      </w:r>
      <w:r w:rsidR="00265EF0">
        <w:rPr>
          <w:rFonts w:ascii="Optima" w:hAnsi="Optima"/>
          <w:sz w:val="19"/>
          <w:szCs w:val="19"/>
        </w:rPr>
        <w:t>März</w:t>
      </w:r>
      <w:r w:rsidRPr="0092288F">
        <w:rPr>
          <w:rFonts w:ascii="Optima" w:hAnsi="Optima"/>
          <w:sz w:val="19"/>
          <w:szCs w:val="19"/>
        </w:rPr>
        <w:t xml:space="preserve"> 2025 für drei Monate zur Verfügung. Andere Zeiträume sind nach Absprache ggf. ebenfalls möglich. Ich freue mich auf ein persönliches Gespräch und stehe bei Rückfragen gerne unter meiner</w:t>
      </w:r>
      <w:r w:rsidR="0092288F">
        <w:rPr>
          <w:rFonts w:ascii="Optima" w:hAnsi="Optima"/>
          <w:sz w:val="19"/>
          <w:szCs w:val="19"/>
        </w:rPr>
        <w:t xml:space="preserve"> </w:t>
      </w:r>
      <w:r w:rsidRPr="0092288F">
        <w:rPr>
          <w:rFonts w:ascii="Optima" w:hAnsi="Optima"/>
          <w:sz w:val="19"/>
          <w:szCs w:val="19"/>
        </w:rPr>
        <w:t>E-Mail oder Mobilfunknummer bereit.</w:t>
      </w:r>
    </w:p>
    <w:p w14:paraId="39FD8F88" w14:textId="77777777" w:rsidR="0092288F" w:rsidRPr="0092288F" w:rsidRDefault="0092288F" w:rsidP="00D649CF">
      <w:pPr>
        <w:pStyle w:val="KeinLeerraum"/>
        <w:spacing w:line="252" w:lineRule="auto"/>
        <w:jc w:val="both"/>
        <w:rPr>
          <w:rFonts w:ascii="Optima" w:hAnsi="Optima" w:cs="Times New Roman"/>
          <w:sz w:val="19"/>
          <w:szCs w:val="19"/>
        </w:rPr>
      </w:pPr>
    </w:p>
    <w:p w14:paraId="3BDB02BA" w14:textId="10CF4127" w:rsidR="00BB3512" w:rsidRDefault="0099776A" w:rsidP="0092288F">
      <w:pPr>
        <w:pStyle w:val="KeinLeerraum"/>
        <w:spacing w:line="252" w:lineRule="auto"/>
        <w:jc w:val="both"/>
        <w:rPr>
          <w:rFonts w:ascii="Optima" w:hAnsi="Optima" w:cs="Times New Roman"/>
          <w:sz w:val="19"/>
          <w:szCs w:val="19"/>
        </w:rPr>
      </w:pPr>
      <w:r w:rsidRPr="0092288F">
        <w:rPr>
          <w:rFonts w:ascii="Optima" w:hAnsi="Optima" w:cs="Times New Roman"/>
          <w:sz w:val="19"/>
          <w:szCs w:val="19"/>
        </w:rPr>
        <w:t>Mit freundlichen Grüßen</w:t>
      </w:r>
    </w:p>
    <w:p w14:paraId="6903F38A" w14:textId="5CFEF36A" w:rsidR="00695798" w:rsidRPr="0092288F" w:rsidRDefault="00695798" w:rsidP="0092288F">
      <w:pPr>
        <w:pStyle w:val="KeinLeerraum"/>
        <w:spacing w:line="252" w:lineRule="auto"/>
        <w:jc w:val="both"/>
        <w:rPr>
          <w:rFonts w:ascii="Optima" w:hAnsi="Optima"/>
          <w:sz w:val="19"/>
          <w:szCs w:val="19"/>
        </w:rPr>
      </w:pPr>
      <w:r>
        <w:rPr>
          <w:rFonts w:ascii="Optima" w:hAnsi="Optima" w:cs="Times New Roman"/>
          <w:sz w:val="19"/>
          <w:szCs w:val="19"/>
        </w:rPr>
        <w:t>Unterschrift</w:t>
      </w:r>
    </w:p>
    <w:sectPr w:rsidR="00695798" w:rsidRPr="0092288F" w:rsidSect="0092288F">
      <w:pgSz w:w="11906" w:h="16838"/>
      <w:pgMar w:top="340" w:right="794" w:bottom="397" w:left="79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altName w:val="Calibri"/>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5CB"/>
    <w:rsid w:val="000104F6"/>
    <w:rsid w:val="00012D78"/>
    <w:rsid w:val="0002398F"/>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F371C"/>
    <w:rsid w:val="001138EF"/>
    <w:rsid w:val="00117F83"/>
    <w:rsid w:val="00146C8E"/>
    <w:rsid w:val="00151781"/>
    <w:rsid w:val="00152DF9"/>
    <w:rsid w:val="00156A98"/>
    <w:rsid w:val="001669DB"/>
    <w:rsid w:val="00171D11"/>
    <w:rsid w:val="001819B1"/>
    <w:rsid w:val="0018679C"/>
    <w:rsid w:val="00186B10"/>
    <w:rsid w:val="001A4522"/>
    <w:rsid w:val="001A7661"/>
    <w:rsid w:val="001C17FC"/>
    <w:rsid w:val="001D079A"/>
    <w:rsid w:val="001D2305"/>
    <w:rsid w:val="001E0088"/>
    <w:rsid w:val="001E0903"/>
    <w:rsid w:val="001E1EE7"/>
    <w:rsid w:val="001E54E6"/>
    <w:rsid w:val="00203125"/>
    <w:rsid w:val="002042CB"/>
    <w:rsid w:val="002062F6"/>
    <w:rsid w:val="00212042"/>
    <w:rsid w:val="002213EE"/>
    <w:rsid w:val="00222D44"/>
    <w:rsid w:val="0023054D"/>
    <w:rsid w:val="00230755"/>
    <w:rsid w:val="0023683A"/>
    <w:rsid w:val="002467A0"/>
    <w:rsid w:val="002536DC"/>
    <w:rsid w:val="00255EC1"/>
    <w:rsid w:val="00257D2A"/>
    <w:rsid w:val="002627D2"/>
    <w:rsid w:val="00264191"/>
    <w:rsid w:val="00265EF0"/>
    <w:rsid w:val="0027047C"/>
    <w:rsid w:val="002708C2"/>
    <w:rsid w:val="00274324"/>
    <w:rsid w:val="002A40A4"/>
    <w:rsid w:val="002A5B9F"/>
    <w:rsid w:val="002C4BF0"/>
    <w:rsid w:val="002D309E"/>
    <w:rsid w:val="002D594E"/>
    <w:rsid w:val="002E39B8"/>
    <w:rsid w:val="002F51FA"/>
    <w:rsid w:val="00311A15"/>
    <w:rsid w:val="003219C8"/>
    <w:rsid w:val="003250EA"/>
    <w:rsid w:val="003421B1"/>
    <w:rsid w:val="00375D2D"/>
    <w:rsid w:val="003811BC"/>
    <w:rsid w:val="0038671F"/>
    <w:rsid w:val="003947A8"/>
    <w:rsid w:val="003B00C2"/>
    <w:rsid w:val="003D464F"/>
    <w:rsid w:val="003D5D1E"/>
    <w:rsid w:val="003D6365"/>
    <w:rsid w:val="003F3290"/>
    <w:rsid w:val="003F688C"/>
    <w:rsid w:val="00415608"/>
    <w:rsid w:val="00424CAF"/>
    <w:rsid w:val="00434D23"/>
    <w:rsid w:val="004403CB"/>
    <w:rsid w:val="00440916"/>
    <w:rsid w:val="00453C2F"/>
    <w:rsid w:val="00454C0B"/>
    <w:rsid w:val="0046226E"/>
    <w:rsid w:val="00474FC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A27F8"/>
    <w:rsid w:val="005B231F"/>
    <w:rsid w:val="005C55F7"/>
    <w:rsid w:val="005D7D49"/>
    <w:rsid w:val="005E00BC"/>
    <w:rsid w:val="005E63B8"/>
    <w:rsid w:val="005F2865"/>
    <w:rsid w:val="005F350B"/>
    <w:rsid w:val="005F4D30"/>
    <w:rsid w:val="00603752"/>
    <w:rsid w:val="00622D39"/>
    <w:rsid w:val="00632F05"/>
    <w:rsid w:val="0063723B"/>
    <w:rsid w:val="00647413"/>
    <w:rsid w:val="006502BE"/>
    <w:rsid w:val="00695798"/>
    <w:rsid w:val="00697CBE"/>
    <w:rsid w:val="006A7895"/>
    <w:rsid w:val="006B302C"/>
    <w:rsid w:val="006D2592"/>
    <w:rsid w:val="006D47B1"/>
    <w:rsid w:val="006D5D06"/>
    <w:rsid w:val="006E6A51"/>
    <w:rsid w:val="006F58EC"/>
    <w:rsid w:val="0070187E"/>
    <w:rsid w:val="00706233"/>
    <w:rsid w:val="007251EA"/>
    <w:rsid w:val="007340D7"/>
    <w:rsid w:val="007472BD"/>
    <w:rsid w:val="00750EE1"/>
    <w:rsid w:val="00755A3D"/>
    <w:rsid w:val="007675B1"/>
    <w:rsid w:val="00781479"/>
    <w:rsid w:val="00797EF1"/>
    <w:rsid w:val="007A172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2288F"/>
    <w:rsid w:val="0093066A"/>
    <w:rsid w:val="00991E04"/>
    <w:rsid w:val="0099776A"/>
    <w:rsid w:val="009A256E"/>
    <w:rsid w:val="009C2378"/>
    <w:rsid w:val="009C4FD2"/>
    <w:rsid w:val="009D07DC"/>
    <w:rsid w:val="009D3BBF"/>
    <w:rsid w:val="009F46A7"/>
    <w:rsid w:val="00A1282E"/>
    <w:rsid w:val="00A14247"/>
    <w:rsid w:val="00A40D57"/>
    <w:rsid w:val="00A44493"/>
    <w:rsid w:val="00A53760"/>
    <w:rsid w:val="00A76F55"/>
    <w:rsid w:val="00A90B16"/>
    <w:rsid w:val="00AA2791"/>
    <w:rsid w:val="00AA4C7C"/>
    <w:rsid w:val="00AA51A7"/>
    <w:rsid w:val="00AB4CD0"/>
    <w:rsid w:val="00AC61EE"/>
    <w:rsid w:val="00AC66C4"/>
    <w:rsid w:val="00AC7086"/>
    <w:rsid w:val="00AD2B27"/>
    <w:rsid w:val="00AE26F5"/>
    <w:rsid w:val="00AE3A33"/>
    <w:rsid w:val="00B04A0E"/>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B61C9"/>
    <w:rsid w:val="00BD4D12"/>
    <w:rsid w:val="00BF522D"/>
    <w:rsid w:val="00BF5F54"/>
    <w:rsid w:val="00C0214A"/>
    <w:rsid w:val="00C030C1"/>
    <w:rsid w:val="00C1562F"/>
    <w:rsid w:val="00C23EE8"/>
    <w:rsid w:val="00C250F4"/>
    <w:rsid w:val="00C6717B"/>
    <w:rsid w:val="00C71380"/>
    <w:rsid w:val="00C9003C"/>
    <w:rsid w:val="00C97ECA"/>
    <w:rsid w:val="00CA1160"/>
    <w:rsid w:val="00CA2A47"/>
    <w:rsid w:val="00CA702E"/>
    <w:rsid w:val="00CA7350"/>
    <w:rsid w:val="00CB0925"/>
    <w:rsid w:val="00CB639D"/>
    <w:rsid w:val="00CD51E6"/>
    <w:rsid w:val="00CE433B"/>
    <w:rsid w:val="00D133AE"/>
    <w:rsid w:val="00D30B5E"/>
    <w:rsid w:val="00D30CEA"/>
    <w:rsid w:val="00D51ECB"/>
    <w:rsid w:val="00D649CF"/>
    <w:rsid w:val="00D71D8E"/>
    <w:rsid w:val="00D9281A"/>
    <w:rsid w:val="00DA3404"/>
    <w:rsid w:val="00DA524B"/>
    <w:rsid w:val="00DB471D"/>
    <w:rsid w:val="00DD1863"/>
    <w:rsid w:val="00DD3349"/>
    <w:rsid w:val="00DD54E1"/>
    <w:rsid w:val="00DD6747"/>
    <w:rsid w:val="00DE1FBC"/>
    <w:rsid w:val="00DE5C3D"/>
    <w:rsid w:val="00DF23AC"/>
    <w:rsid w:val="00E02500"/>
    <w:rsid w:val="00E12ED8"/>
    <w:rsid w:val="00E162C9"/>
    <w:rsid w:val="00E3005D"/>
    <w:rsid w:val="00E30491"/>
    <w:rsid w:val="00E40AA4"/>
    <w:rsid w:val="00E473ED"/>
    <w:rsid w:val="00E47DAF"/>
    <w:rsid w:val="00E62550"/>
    <w:rsid w:val="00E65B09"/>
    <w:rsid w:val="00E83116"/>
    <w:rsid w:val="00E914E5"/>
    <w:rsid w:val="00E91B86"/>
    <w:rsid w:val="00EA566C"/>
    <w:rsid w:val="00EA6CEC"/>
    <w:rsid w:val="00EA7AC2"/>
    <w:rsid w:val="00EC000C"/>
    <w:rsid w:val="00EE027E"/>
    <w:rsid w:val="00EF2FD5"/>
    <w:rsid w:val="00F11473"/>
    <w:rsid w:val="00F253C5"/>
    <w:rsid w:val="00F270C0"/>
    <w:rsid w:val="00F30624"/>
    <w:rsid w:val="00F4717F"/>
    <w:rsid w:val="00F5301B"/>
    <w:rsid w:val="00F55CE3"/>
    <w:rsid w:val="00F605BD"/>
    <w:rsid w:val="00F7287C"/>
    <w:rsid w:val="00F74175"/>
    <w:rsid w:val="00F91B3E"/>
    <w:rsid w:val="00F92A04"/>
    <w:rsid w:val="00FA1508"/>
    <w:rsid w:val="00FA3A76"/>
    <w:rsid w:val="00FA4972"/>
    <w:rsid w:val="00FA5291"/>
    <w:rsid w:val="00FC4206"/>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einLeerraum">
    <w:name w:val="No Spacing"/>
    <w:uiPriority w:val="1"/>
    <w:qFormat/>
    <w:rsid w:val="006D47B1"/>
    <w:pPr>
      <w:spacing w:after="0" w:line="240" w:lineRule="auto"/>
    </w:pPr>
  </w:style>
  <w:style w:type="paragraph" w:styleId="berarbeitung">
    <w:name w:val="Revision"/>
    <w:hidden/>
    <w:uiPriority w:val="99"/>
    <w:semiHidden/>
    <w:rsid w:val="009C23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674</Words>
  <Characters>4250</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10</cp:revision>
  <dcterms:created xsi:type="dcterms:W3CDTF">2024-07-17T05:41:00Z</dcterms:created>
  <dcterms:modified xsi:type="dcterms:W3CDTF">2024-10-10T16:46:00Z</dcterms:modified>
</cp:coreProperties>
</file>