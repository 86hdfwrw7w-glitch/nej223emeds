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47B39" w14:textId="7DDA79A9" w:rsidR="002E33DE" w:rsidRPr="00492104" w:rsidRDefault="002E33DE" w:rsidP="00231C73">
      <w:pPr>
        <w:spacing w:after="0"/>
        <w:jc w:val="right"/>
        <w:rPr>
          <w:sz w:val="21"/>
          <w:szCs w:val="21"/>
          <w:lang w:val="de-DE"/>
        </w:rPr>
      </w:pPr>
      <w:r w:rsidRPr="00492104">
        <w:rPr>
          <w:sz w:val="21"/>
          <w:szCs w:val="21"/>
          <w:lang w:val="de-DE"/>
        </w:rPr>
        <w:t>Leonard Burmester</w:t>
      </w:r>
    </w:p>
    <w:p w14:paraId="417A3CAF" w14:textId="607FE0B5" w:rsidR="002E33DE" w:rsidRPr="00492104" w:rsidRDefault="00231C73" w:rsidP="00231C73">
      <w:pPr>
        <w:spacing w:after="0"/>
        <w:jc w:val="right"/>
        <w:rPr>
          <w:sz w:val="21"/>
          <w:szCs w:val="21"/>
          <w:lang w:val="de-DE"/>
        </w:rPr>
      </w:pPr>
      <w:r w:rsidRPr="00492104">
        <w:rPr>
          <w:sz w:val="21"/>
          <w:szCs w:val="21"/>
          <w:lang w:val="de-DE"/>
        </w:rPr>
        <w:t>Stralsunder Str.</w:t>
      </w:r>
      <w:r w:rsidR="00374517" w:rsidRPr="00492104">
        <w:rPr>
          <w:sz w:val="21"/>
          <w:szCs w:val="21"/>
          <w:lang w:val="de-DE"/>
        </w:rPr>
        <w:t xml:space="preserve"> 2</w:t>
      </w:r>
      <w:r w:rsidRPr="00492104">
        <w:rPr>
          <w:sz w:val="21"/>
          <w:szCs w:val="21"/>
          <w:lang w:val="de-DE"/>
        </w:rPr>
        <w:t>8-30</w:t>
      </w:r>
    </w:p>
    <w:p w14:paraId="3CA0BEC8" w14:textId="605F0334" w:rsidR="002E33DE" w:rsidRPr="00492104" w:rsidRDefault="00374517" w:rsidP="00231C73">
      <w:pPr>
        <w:spacing w:after="0"/>
        <w:jc w:val="right"/>
        <w:rPr>
          <w:sz w:val="21"/>
          <w:szCs w:val="21"/>
          <w:lang w:val="de-DE"/>
        </w:rPr>
      </w:pPr>
      <w:r w:rsidRPr="00492104">
        <w:rPr>
          <w:sz w:val="21"/>
          <w:szCs w:val="21"/>
          <w:lang w:val="de-DE"/>
        </w:rPr>
        <w:t>60</w:t>
      </w:r>
      <w:r w:rsidR="00231C73" w:rsidRPr="00492104">
        <w:rPr>
          <w:sz w:val="21"/>
          <w:szCs w:val="21"/>
          <w:lang w:val="de-DE"/>
        </w:rPr>
        <w:t>323</w:t>
      </w:r>
      <w:r w:rsidRPr="00492104">
        <w:rPr>
          <w:sz w:val="21"/>
          <w:szCs w:val="21"/>
          <w:lang w:val="de-DE"/>
        </w:rPr>
        <w:t xml:space="preserve"> Frankfurt am Main</w:t>
      </w:r>
    </w:p>
    <w:p w14:paraId="13B508E3" w14:textId="153987AE" w:rsidR="004B3A25" w:rsidRPr="00492104" w:rsidRDefault="00231C73" w:rsidP="00231C73">
      <w:pPr>
        <w:spacing w:after="0"/>
        <w:jc w:val="right"/>
        <w:rPr>
          <w:rFonts w:cstheme="minorHAnsi"/>
          <w:sz w:val="21"/>
          <w:szCs w:val="21"/>
          <w:lang w:val="de-DE"/>
        </w:rPr>
      </w:pPr>
      <w:r w:rsidRPr="00492104">
        <w:rPr>
          <w:rFonts w:cstheme="minorHAnsi"/>
          <w:sz w:val="21"/>
          <w:szCs w:val="21"/>
          <w:lang w:val="de-DE"/>
        </w:rPr>
        <w:t>leonardwburmester</w:t>
      </w:r>
      <w:r w:rsidR="004F445F" w:rsidRPr="00492104">
        <w:rPr>
          <w:rFonts w:cstheme="minorHAnsi"/>
          <w:sz w:val="21"/>
          <w:szCs w:val="21"/>
          <w:lang w:val="de-DE"/>
        </w:rPr>
        <w:t>@gmail.com</w:t>
      </w:r>
    </w:p>
    <w:p w14:paraId="15A092C7" w14:textId="5B5388E2" w:rsidR="00FE2980" w:rsidRPr="00492104" w:rsidRDefault="004F445F" w:rsidP="00231C73">
      <w:pPr>
        <w:spacing w:after="0"/>
        <w:jc w:val="right"/>
        <w:rPr>
          <w:sz w:val="21"/>
          <w:szCs w:val="21"/>
          <w:lang w:val="de-DE"/>
        </w:rPr>
      </w:pPr>
      <w:r w:rsidRPr="00492104">
        <w:rPr>
          <w:rFonts w:cstheme="minorHAnsi"/>
          <w:sz w:val="21"/>
          <w:szCs w:val="21"/>
          <w:lang w:val="de-DE"/>
        </w:rPr>
        <w:t xml:space="preserve">Mobil: </w:t>
      </w:r>
      <w:r w:rsidRPr="00492104">
        <w:rPr>
          <w:rFonts w:cstheme="minorHAnsi"/>
          <w:color w:val="000000"/>
          <w:sz w:val="21"/>
          <w:szCs w:val="21"/>
          <w:lang w:val="de-DE"/>
        </w:rPr>
        <w:t xml:space="preserve">+49 176 </w:t>
      </w:r>
      <w:r w:rsidR="00231C73" w:rsidRPr="00492104">
        <w:rPr>
          <w:rFonts w:cstheme="minorHAnsi"/>
          <w:color w:val="000000"/>
          <w:sz w:val="21"/>
          <w:szCs w:val="21"/>
          <w:lang w:val="de-DE"/>
        </w:rPr>
        <w:t>45866994</w:t>
      </w:r>
    </w:p>
    <w:p w14:paraId="2CA65A60" w14:textId="010156D1" w:rsidR="00B11B13" w:rsidRDefault="00B11B13" w:rsidP="000370C1">
      <w:pPr>
        <w:spacing w:after="0" w:line="240" w:lineRule="auto"/>
        <w:rPr>
          <w:sz w:val="21"/>
          <w:szCs w:val="21"/>
          <w:lang w:val="de-DE"/>
        </w:rPr>
      </w:pPr>
      <w:r w:rsidRPr="00B11B13">
        <w:rPr>
          <w:sz w:val="21"/>
          <w:szCs w:val="21"/>
          <w:lang w:val="de-DE"/>
        </w:rPr>
        <w:t>EY GmbH &amp; Co. KG Wirtschaftsprüfungsgesellschaft</w:t>
      </w:r>
    </w:p>
    <w:p w14:paraId="29175105" w14:textId="1CD38090" w:rsidR="000370C1" w:rsidRPr="00492104" w:rsidRDefault="00AC6138" w:rsidP="000370C1">
      <w:pPr>
        <w:spacing w:after="0" w:line="240" w:lineRule="auto"/>
        <w:rPr>
          <w:sz w:val="21"/>
          <w:szCs w:val="21"/>
          <w:lang w:val="de-DE"/>
        </w:rPr>
      </w:pPr>
      <w:r>
        <w:rPr>
          <w:sz w:val="21"/>
          <w:szCs w:val="21"/>
          <w:lang w:val="de-DE"/>
        </w:rPr>
        <w:t>Lloydstraße 4-6</w:t>
      </w:r>
    </w:p>
    <w:p w14:paraId="46AA044B" w14:textId="3B34FC18" w:rsidR="008132A9" w:rsidRPr="00492104" w:rsidRDefault="00276F75" w:rsidP="008132A9">
      <w:pPr>
        <w:spacing w:after="0" w:line="240" w:lineRule="auto"/>
        <w:rPr>
          <w:sz w:val="21"/>
          <w:szCs w:val="21"/>
          <w:lang w:val="de-DE"/>
        </w:rPr>
      </w:pPr>
      <w:r w:rsidRPr="00492104">
        <w:rPr>
          <w:sz w:val="21"/>
          <w:szCs w:val="21"/>
          <w:lang w:val="de-DE"/>
        </w:rPr>
        <w:t>28</w:t>
      </w:r>
      <w:r>
        <w:rPr>
          <w:sz w:val="21"/>
          <w:szCs w:val="21"/>
          <w:lang w:val="de-DE"/>
        </w:rPr>
        <w:t xml:space="preserve">217 </w:t>
      </w:r>
      <w:r w:rsidRPr="00492104">
        <w:rPr>
          <w:sz w:val="21"/>
          <w:szCs w:val="21"/>
          <w:lang w:val="de-DE"/>
        </w:rPr>
        <w:t>Bremen</w:t>
      </w:r>
    </w:p>
    <w:p w14:paraId="4636326E" w14:textId="7D02F597" w:rsidR="002E33DE" w:rsidRPr="00492104" w:rsidRDefault="00207CC4" w:rsidP="008132A9">
      <w:pPr>
        <w:spacing w:after="0" w:line="240" w:lineRule="auto"/>
        <w:rPr>
          <w:sz w:val="21"/>
          <w:szCs w:val="21"/>
          <w:lang w:val="de-DE"/>
        </w:rPr>
      </w:pPr>
      <w:r w:rsidRPr="00492104">
        <w:rPr>
          <w:sz w:val="21"/>
          <w:szCs w:val="21"/>
          <w:lang w:val="de-DE"/>
        </w:rPr>
        <w:tab/>
      </w:r>
      <w:r w:rsidRPr="00492104">
        <w:rPr>
          <w:sz w:val="21"/>
          <w:szCs w:val="21"/>
          <w:lang w:val="de-DE"/>
        </w:rPr>
        <w:tab/>
      </w:r>
      <w:r w:rsidRPr="00492104">
        <w:rPr>
          <w:sz w:val="21"/>
          <w:szCs w:val="21"/>
          <w:lang w:val="de-DE"/>
        </w:rPr>
        <w:tab/>
      </w:r>
      <w:r w:rsidRPr="00492104">
        <w:rPr>
          <w:sz w:val="21"/>
          <w:szCs w:val="21"/>
          <w:lang w:val="de-DE"/>
        </w:rPr>
        <w:tab/>
      </w:r>
      <w:r w:rsidRPr="00492104">
        <w:rPr>
          <w:sz w:val="21"/>
          <w:szCs w:val="21"/>
          <w:lang w:val="de-DE"/>
        </w:rPr>
        <w:tab/>
      </w:r>
      <w:r w:rsidR="00FE2980" w:rsidRPr="00492104">
        <w:rPr>
          <w:sz w:val="21"/>
          <w:szCs w:val="21"/>
          <w:lang w:val="de-DE"/>
        </w:rPr>
        <w:tab/>
      </w:r>
      <w:r w:rsidR="00FE2980" w:rsidRPr="00492104">
        <w:rPr>
          <w:sz w:val="21"/>
          <w:szCs w:val="21"/>
          <w:lang w:val="de-DE"/>
        </w:rPr>
        <w:tab/>
      </w:r>
      <w:r w:rsidR="00FE2980" w:rsidRPr="00492104">
        <w:rPr>
          <w:sz w:val="21"/>
          <w:szCs w:val="21"/>
          <w:lang w:val="de-DE"/>
        </w:rPr>
        <w:tab/>
      </w:r>
      <w:r w:rsidR="00FE2980" w:rsidRPr="00492104">
        <w:rPr>
          <w:sz w:val="21"/>
          <w:szCs w:val="21"/>
          <w:lang w:val="de-DE"/>
        </w:rPr>
        <w:tab/>
      </w:r>
      <w:r w:rsidR="00E13B1B" w:rsidRPr="00492104">
        <w:rPr>
          <w:sz w:val="21"/>
          <w:szCs w:val="21"/>
          <w:lang w:val="de-DE"/>
        </w:rPr>
        <w:tab/>
      </w:r>
      <w:r w:rsidR="00A95A37">
        <w:rPr>
          <w:sz w:val="21"/>
          <w:szCs w:val="21"/>
          <w:lang w:val="de-DE"/>
        </w:rPr>
        <w:t>Frankfurt</w:t>
      </w:r>
      <w:r w:rsidR="00FE2980" w:rsidRPr="00492104">
        <w:rPr>
          <w:sz w:val="21"/>
          <w:szCs w:val="21"/>
          <w:lang w:val="de-DE"/>
        </w:rPr>
        <w:t xml:space="preserve">, den </w:t>
      </w:r>
      <w:r w:rsidR="0062475B" w:rsidRPr="00492104">
        <w:rPr>
          <w:sz w:val="21"/>
          <w:szCs w:val="21"/>
          <w:lang w:val="de-DE"/>
        </w:rPr>
        <w:t>2</w:t>
      </w:r>
      <w:r w:rsidR="00231C73" w:rsidRPr="00492104">
        <w:rPr>
          <w:sz w:val="21"/>
          <w:szCs w:val="21"/>
          <w:lang w:val="de-DE"/>
        </w:rPr>
        <w:t>8</w:t>
      </w:r>
      <w:r w:rsidR="004B3A25" w:rsidRPr="00492104">
        <w:rPr>
          <w:sz w:val="21"/>
          <w:szCs w:val="21"/>
          <w:lang w:val="de-DE"/>
        </w:rPr>
        <w:t>.</w:t>
      </w:r>
      <w:r w:rsidR="0062475B" w:rsidRPr="00492104">
        <w:rPr>
          <w:sz w:val="21"/>
          <w:szCs w:val="21"/>
          <w:lang w:val="de-DE"/>
        </w:rPr>
        <w:t>01</w:t>
      </w:r>
      <w:r w:rsidR="004B3A25" w:rsidRPr="00492104">
        <w:rPr>
          <w:sz w:val="21"/>
          <w:szCs w:val="21"/>
          <w:lang w:val="de-DE"/>
        </w:rPr>
        <w:t>.</w:t>
      </w:r>
      <w:r w:rsidR="00FE2980" w:rsidRPr="00492104">
        <w:rPr>
          <w:sz w:val="21"/>
          <w:szCs w:val="21"/>
          <w:lang w:val="de-DE"/>
        </w:rPr>
        <w:t>202</w:t>
      </w:r>
      <w:r w:rsidR="0062475B" w:rsidRPr="00492104">
        <w:rPr>
          <w:sz w:val="21"/>
          <w:szCs w:val="21"/>
          <w:lang w:val="de-DE"/>
        </w:rPr>
        <w:t>6</w:t>
      </w:r>
      <w:r w:rsidR="00FE2980" w:rsidRPr="00492104">
        <w:rPr>
          <w:sz w:val="21"/>
          <w:szCs w:val="21"/>
          <w:lang w:val="de-DE"/>
        </w:rPr>
        <w:tab/>
      </w:r>
    </w:p>
    <w:p w14:paraId="4EEF2501" w14:textId="2C97D344" w:rsidR="00AA2E6D" w:rsidRPr="00492104" w:rsidRDefault="00AA2E6D" w:rsidP="000569B0">
      <w:pPr>
        <w:ind w:right="-567"/>
        <w:rPr>
          <w:b/>
          <w:bCs/>
          <w:sz w:val="21"/>
          <w:szCs w:val="21"/>
          <w:lang w:val="de-DE"/>
        </w:rPr>
      </w:pPr>
      <w:r w:rsidRPr="00492104">
        <w:rPr>
          <w:b/>
          <w:bCs/>
          <w:sz w:val="21"/>
          <w:szCs w:val="21"/>
          <w:lang w:val="de-DE"/>
        </w:rPr>
        <w:t xml:space="preserve">Bewerbung </w:t>
      </w:r>
      <w:r w:rsidR="004B3A25" w:rsidRPr="00492104">
        <w:rPr>
          <w:b/>
          <w:bCs/>
          <w:sz w:val="21"/>
          <w:szCs w:val="21"/>
          <w:lang w:val="de-DE"/>
        </w:rPr>
        <w:t>um</w:t>
      </w:r>
      <w:r w:rsidRPr="00492104">
        <w:rPr>
          <w:b/>
          <w:bCs/>
          <w:sz w:val="21"/>
          <w:szCs w:val="21"/>
          <w:lang w:val="de-DE"/>
        </w:rPr>
        <w:t xml:space="preserve"> ein Praktikum </w:t>
      </w:r>
      <w:r w:rsidR="007B0081" w:rsidRPr="00492104">
        <w:rPr>
          <w:b/>
          <w:bCs/>
          <w:sz w:val="21"/>
          <w:szCs w:val="21"/>
          <w:lang w:val="de-DE"/>
        </w:rPr>
        <w:t>i</w:t>
      </w:r>
      <w:r w:rsidR="004B3A25" w:rsidRPr="00492104">
        <w:rPr>
          <w:b/>
          <w:bCs/>
          <w:sz w:val="21"/>
          <w:szCs w:val="21"/>
          <w:lang w:val="de-DE"/>
        </w:rPr>
        <w:t>m Bereich</w:t>
      </w:r>
      <w:r w:rsidR="007B0081" w:rsidRPr="00492104">
        <w:rPr>
          <w:b/>
          <w:bCs/>
          <w:sz w:val="21"/>
          <w:szCs w:val="21"/>
          <w:lang w:val="de-DE"/>
        </w:rPr>
        <w:t xml:space="preserve"> </w:t>
      </w:r>
      <w:r w:rsidR="00805994" w:rsidRPr="00492104">
        <w:rPr>
          <w:b/>
          <w:bCs/>
          <w:sz w:val="21"/>
          <w:szCs w:val="21"/>
          <w:lang w:val="de-DE"/>
        </w:rPr>
        <w:t>Wirtschaftsprüfung/</w:t>
      </w:r>
      <w:r w:rsidR="00854D38" w:rsidRPr="00492104">
        <w:rPr>
          <w:b/>
          <w:bCs/>
          <w:sz w:val="21"/>
          <w:szCs w:val="21"/>
          <w:lang w:val="de-DE"/>
        </w:rPr>
        <w:t>Audit</w:t>
      </w:r>
    </w:p>
    <w:p w14:paraId="01259AF6" w14:textId="77777777" w:rsidR="004F445F" w:rsidRPr="00492104" w:rsidRDefault="004F445F" w:rsidP="00AA2E6D">
      <w:pPr>
        <w:rPr>
          <w:sz w:val="21"/>
          <w:szCs w:val="21"/>
          <w:lang w:val="de-DE"/>
        </w:rPr>
      </w:pPr>
    </w:p>
    <w:p w14:paraId="016F57B8" w14:textId="52CF98CC" w:rsidR="00AA2E6D" w:rsidRPr="00492104" w:rsidRDefault="00AA2E6D" w:rsidP="00AA2E6D">
      <w:pPr>
        <w:rPr>
          <w:sz w:val="21"/>
          <w:szCs w:val="21"/>
          <w:lang w:val="de-DE"/>
        </w:rPr>
      </w:pPr>
      <w:r w:rsidRPr="00492104">
        <w:rPr>
          <w:sz w:val="21"/>
          <w:szCs w:val="21"/>
          <w:lang w:val="de-DE"/>
        </w:rPr>
        <w:t>Sehr geehrte Damen und Herren,</w:t>
      </w:r>
    </w:p>
    <w:p w14:paraId="23F93F0E" w14:textId="14DE1D7B" w:rsidR="00CD0D11" w:rsidRPr="00492104" w:rsidRDefault="00D95808" w:rsidP="00231C73">
      <w:pPr>
        <w:spacing w:after="0" w:line="240" w:lineRule="auto"/>
        <w:jc w:val="both"/>
        <w:rPr>
          <w:sz w:val="21"/>
          <w:szCs w:val="21"/>
          <w:lang w:val="de-DE"/>
        </w:rPr>
      </w:pPr>
      <w:bookmarkStart w:id="0" w:name="_Hlk178508047"/>
      <w:r w:rsidRPr="00492104">
        <w:rPr>
          <w:sz w:val="21"/>
          <w:szCs w:val="21"/>
          <w:lang w:val="de-DE"/>
        </w:rPr>
        <w:t>Wirtschaftsprüfung bedeutet für mich weit mehr als die formale Kontrolle von Jahresabschlüssen; sie ist das Rückgrat für Transparenz und Vertrauen am Kapitalmarkt. Mich reizt die Herausforderung, komplexe finanzielle Strukturen nicht nur zu erfassen, sondern deren operative Logik zu durchdringen. Durch meine Ausbildung zum Bankkaufmann</w:t>
      </w:r>
      <w:r w:rsidR="00615475" w:rsidRPr="00492104">
        <w:rPr>
          <w:sz w:val="21"/>
          <w:szCs w:val="21"/>
          <w:lang w:val="de-DE"/>
        </w:rPr>
        <w:t>, mein Wirtschaftsstudium an der Goethe-Universität</w:t>
      </w:r>
      <w:r w:rsidR="00C6670D" w:rsidRPr="00492104">
        <w:rPr>
          <w:sz w:val="21"/>
          <w:szCs w:val="21"/>
          <w:lang w:val="de-DE"/>
        </w:rPr>
        <w:t xml:space="preserve"> </w:t>
      </w:r>
      <w:r w:rsidRPr="00492104">
        <w:rPr>
          <w:sz w:val="21"/>
          <w:szCs w:val="21"/>
          <w:lang w:val="de-DE"/>
        </w:rPr>
        <w:t xml:space="preserve">und die Gründung meines eigenen E-Commerce-Unternehmens habe ich bereits ein tiefes Verständnis für Buchungsprozesse und die Bedeutung verlässlicher Kennzahlen entwickelt. Bei </w:t>
      </w:r>
      <w:r w:rsidR="00216AA2">
        <w:rPr>
          <w:sz w:val="21"/>
          <w:szCs w:val="21"/>
          <w:lang w:val="de-DE"/>
        </w:rPr>
        <w:t xml:space="preserve">EY </w:t>
      </w:r>
      <w:r w:rsidRPr="00492104">
        <w:rPr>
          <w:sz w:val="21"/>
          <w:szCs w:val="21"/>
          <w:lang w:val="de-DE"/>
        </w:rPr>
        <w:t xml:space="preserve">möchte ich diese Praxiserfahrung </w:t>
      </w:r>
      <w:r w:rsidR="008B15CE" w:rsidRPr="00492104">
        <w:rPr>
          <w:sz w:val="21"/>
          <w:szCs w:val="21"/>
          <w:lang w:val="de-DE"/>
        </w:rPr>
        <w:t xml:space="preserve">nun </w:t>
      </w:r>
      <w:r w:rsidRPr="00492104">
        <w:rPr>
          <w:sz w:val="21"/>
          <w:szCs w:val="21"/>
          <w:lang w:val="de-DE"/>
        </w:rPr>
        <w:t xml:space="preserve">nutzen, um </w:t>
      </w:r>
      <w:r w:rsidR="00386338" w:rsidRPr="00492104">
        <w:rPr>
          <w:sz w:val="21"/>
          <w:szCs w:val="21"/>
          <w:lang w:val="de-DE"/>
        </w:rPr>
        <w:t>Sie ab August 2026 für 3 Monate</w:t>
      </w:r>
      <w:r w:rsidRPr="00492104">
        <w:rPr>
          <w:sz w:val="21"/>
          <w:szCs w:val="21"/>
          <w:lang w:val="de-DE"/>
        </w:rPr>
        <w:t xml:space="preserve"> </w:t>
      </w:r>
      <w:r w:rsidR="00386338" w:rsidRPr="00492104">
        <w:rPr>
          <w:sz w:val="21"/>
          <w:szCs w:val="21"/>
          <w:lang w:val="de-DE"/>
        </w:rPr>
        <w:t>zu unterstützen</w:t>
      </w:r>
      <w:r w:rsidRPr="00492104">
        <w:rPr>
          <w:sz w:val="21"/>
          <w:szCs w:val="21"/>
          <w:lang w:val="de-DE"/>
        </w:rPr>
        <w:t>.</w:t>
      </w:r>
    </w:p>
    <w:p w14:paraId="317D351B" w14:textId="77777777" w:rsidR="00386338" w:rsidRPr="00492104" w:rsidRDefault="00386338" w:rsidP="00231C73">
      <w:pPr>
        <w:spacing w:after="0" w:line="240" w:lineRule="auto"/>
        <w:jc w:val="both"/>
        <w:rPr>
          <w:rFonts w:eastAsia="Times New Roman" w:cstheme="minorHAnsi"/>
          <w:color w:val="000000"/>
          <w:sz w:val="21"/>
          <w:szCs w:val="21"/>
          <w:lang w:val="de-DE" w:eastAsia="de-DE"/>
        </w:rPr>
      </w:pPr>
    </w:p>
    <w:p w14:paraId="6BF59964" w14:textId="6423E56D" w:rsidR="00E0515A" w:rsidRPr="00492104" w:rsidRDefault="00E0515A" w:rsidP="00E0515A">
      <w:pPr>
        <w:spacing w:after="0" w:line="240" w:lineRule="auto"/>
        <w:jc w:val="both"/>
        <w:rPr>
          <w:rFonts w:eastAsia="Times New Roman" w:cstheme="minorHAnsi"/>
          <w:color w:val="000000"/>
          <w:sz w:val="21"/>
          <w:szCs w:val="21"/>
          <w:lang w:val="de-DE" w:eastAsia="de-DE"/>
        </w:rPr>
      </w:pPr>
      <w:r w:rsidRPr="00492104">
        <w:rPr>
          <w:rFonts w:eastAsia="Times New Roman" w:cstheme="minorHAnsi"/>
          <w:color w:val="000000"/>
          <w:sz w:val="21"/>
          <w:szCs w:val="21"/>
          <w:lang w:val="de-DE" w:eastAsia="de-DE"/>
        </w:rPr>
        <w:t xml:space="preserve">Nachdem ich bereits während der Schulzeit durch meinen Leistungskurs Wirtschaft ein hohes Interesse an finanzwirtschaftlichen Themen entwickelt hatte, war eine Ausbildung zum Bankkaufmann für mich der nächste logische Schritt. Während meiner Ausbildung bei der Bremischen Volksbank konnte ich bereits umfangreiche Kenntnisse im Bereich der Finanzwelt und der Wirtschaft erwerben. Besonders wertvoll sind dabei meine analytischen Fähigkeiten, die ich durch die regelmäßige Analyse von Finanzdaten weiter ausprägen konnte. In meiner Ausbildung konnte ich außerdem meine Fähigkeit, effektiv in einem Team zu arbeiten sowie meine Kommunikationsfähigkeit durch die tägliche, direkte Interaktion mit Kunden und Kollegen weiterentwickeln. </w:t>
      </w:r>
    </w:p>
    <w:p w14:paraId="345E5E22" w14:textId="77777777" w:rsidR="00E0515A" w:rsidRPr="00492104" w:rsidRDefault="00E0515A" w:rsidP="00231C73">
      <w:pPr>
        <w:spacing w:after="0" w:line="240" w:lineRule="auto"/>
        <w:jc w:val="both"/>
        <w:rPr>
          <w:rFonts w:eastAsia="Times New Roman" w:cstheme="minorHAnsi"/>
          <w:color w:val="000000"/>
          <w:sz w:val="21"/>
          <w:szCs w:val="21"/>
          <w:lang w:val="de-DE" w:eastAsia="de-DE"/>
        </w:rPr>
      </w:pPr>
    </w:p>
    <w:p w14:paraId="5F9EE7C9" w14:textId="0F4B0670" w:rsidR="00F03127" w:rsidDel="00710453" w:rsidRDefault="00B34A76" w:rsidP="00710453">
      <w:pPr>
        <w:spacing w:after="0" w:line="240" w:lineRule="auto"/>
        <w:jc w:val="both"/>
        <w:rPr>
          <w:del w:id="1" w:author="David Döbele" w:date="2026-01-28T17:28:00Z" w16du:dateUtc="2026-01-28T16:28:00Z"/>
          <w:rFonts w:eastAsia="Times New Roman" w:cstheme="minorHAnsi"/>
          <w:color w:val="000000"/>
          <w:sz w:val="21"/>
          <w:szCs w:val="21"/>
          <w:lang w:val="de-DE" w:eastAsia="de-DE"/>
        </w:rPr>
      </w:pPr>
      <w:r w:rsidRPr="00492104">
        <w:rPr>
          <w:sz w:val="21"/>
          <w:szCs w:val="21"/>
          <w:lang w:val="de-DE"/>
        </w:rPr>
        <w:t>Derzeit studier</w:t>
      </w:r>
      <w:r w:rsidR="00A71CB0" w:rsidRPr="00492104">
        <w:rPr>
          <w:sz w:val="21"/>
          <w:szCs w:val="21"/>
          <w:lang w:val="de-DE"/>
        </w:rPr>
        <w:t>e</w:t>
      </w:r>
      <w:r w:rsidRPr="00492104">
        <w:rPr>
          <w:sz w:val="21"/>
          <w:szCs w:val="21"/>
          <w:lang w:val="de-DE"/>
        </w:rPr>
        <w:t xml:space="preserve"> ich </w:t>
      </w:r>
      <w:r w:rsidR="00A71CB0" w:rsidRPr="00492104">
        <w:rPr>
          <w:sz w:val="21"/>
          <w:szCs w:val="21"/>
          <w:lang w:val="de-DE"/>
        </w:rPr>
        <w:t xml:space="preserve">im </w:t>
      </w:r>
      <w:r w:rsidR="00A01B26" w:rsidRPr="00492104">
        <w:rPr>
          <w:sz w:val="21"/>
          <w:szCs w:val="21"/>
          <w:lang w:val="de-DE"/>
        </w:rPr>
        <w:t>dritten</w:t>
      </w:r>
      <w:r w:rsidR="00A71CB0" w:rsidRPr="00492104">
        <w:rPr>
          <w:sz w:val="21"/>
          <w:szCs w:val="21"/>
          <w:lang w:val="de-DE"/>
        </w:rPr>
        <w:t xml:space="preserve"> Semester </w:t>
      </w:r>
      <w:r w:rsidR="001064EA" w:rsidRPr="00492104">
        <w:rPr>
          <w:sz w:val="21"/>
          <w:szCs w:val="21"/>
          <w:lang w:val="de-DE"/>
        </w:rPr>
        <w:t xml:space="preserve">Wirtschaftswissenschaften an der </w:t>
      </w:r>
      <w:r w:rsidRPr="00492104">
        <w:rPr>
          <w:sz w:val="21"/>
          <w:szCs w:val="21"/>
          <w:lang w:val="de-DE"/>
        </w:rPr>
        <w:t>Johann-Wolfgang-</w:t>
      </w:r>
      <w:r w:rsidR="001064EA" w:rsidRPr="00492104">
        <w:rPr>
          <w:sz w:val="21"/>
          <w:szCs w:val="21"/>
          <w:lang w:val="de-DE"/>
        </w:rPr>
        <w:t>Goethe-Universität in Frankfurt am Main</w:t>
      </w:r>
      <w:r w:rsidR="00A71CB0" w:rsidRPr="00492104">
        <w:rPr>
          <w:sz w:val="21"/>
          <w:szCs w:val="21"/>
          <w:lang w:val="de-DE"/>
        </w:rPr>
        <w:t>.</w:t>
      </w:r>
      <w:r w:rsidR="00E0515A" w:rsidRPr="00492104">
        <w:rPr>
          <w:sz w:val="21"/>
          <w:szCs w:val="21"/>
          <w:lang w:val="de-DE"/>
        </w:rPr>
        <w:t xml:space="preserve"> Noch vor dem Studium habe ich </w:t>
      </w:r>
      <w:bookmarkStart w:id="2" w:name="_Hlk178508107"/>
      <w:bookmarkEnd w:id="0"/>
      <w:r w:rsidR="00E0515A" w:rsidRPr="00492104">
        <w:rPr>
          <w:sz w:val="21"/>
          <w:szCs w:val="21"/>
          <w:lang w:val="de-DE"/>
        </w:rPr>
        <w:t>i</w:t>
      </w:r>
      <w:r w:rsidR="001064EA" w:rsidRPr="00492104">
        <w:rPr>
          <w:sz w:val="21"/>
          <w:szCs w:val="21"/>
          <w:lang w:val="de-DE"/>
        </w:rPr>
        <w:t xml:space="preserve">m Mai und Juni </w:t>
      </w:r>
      <w:r w:rsidR="004F1A7E" w:rsidRPr="00492104">
        <w:rPr>
          <w:sz w:val="21"/>
          <w:szCs w:val="21"/>
          <w:lang w:val="de-DE"/>
        </w:rPr>
        <w:t>20</w:t>
      </w:r>
      <w:r w:rsidR="006163BF" w:rsidRPr="00492104">
        <w:rPr>
          <w:sz w:val="21"/>
          <w:szCs w:val="21"/>
          <w:lang w:val="de-DE"/>
        </w:rPr>
        <w:t>24</w:t>
      </w:r>
      <w:r w:rsidR="001064EA" w:rsidRPr="00492104">
        <w:rPr>
          <w:sz w:val="21"/>
          <w:szCs w:val="21"/>
          <w:lang w:val="de-DE"/>
        </w:rPr>
        <w:t xml:space="preserve"> </w:t>
      </w:r>
      <w:r w:rsidRPr="00492104">
        <w:rPr>
          <w:sz w:val="21"/>
          <w:szCs w:val="21"/>
          <w:lang w:val="de-DE"/>
        </w:rPr>
        <w:t xml:space="preserve">im Rahmen eines komprimierten Auslandssemesters das Fach </w:t>
      </w:r>
      <w:r w:rsidR="00890A9C" w:rsidRPr="00492104">
        <w:rPr>
          <w:sz w:val="21"/>
          <w:szCs w:val="21"/>
          <w:lang w:val="de-DE"/>
        </w:rPr>
        <w:t xml:space="preserve">Business Administration </w:t>
      </w:r>
      <w:r w:rsidR="00433C4E" w:rsidRPr="00492104">
        <w:rPr>
          <w:sz w:val="21"/>
          <w:szCs w:val="21"/>
          <w:lang w:val="de-DE"/>
        </w:rPr>
        <w:t>an der Boston University</w:t>
      </w:r>
      <w:r w:rsidR="00824210" w:rsidRPr="00492104">
        <w:rPr>
          <w:sz w:val="21"/>
          <w:szCs w:val="21"/>
          <w:lang w:val="de-DE"/>
        </w:rPr>
        <w:t xml:space="preserve"> </w:t>
      </w:r>
      <w:r w:rsidR="001064EA" w:rsidRPr="00492104">
        <w:rPr>
          <w:sz w:val="21"/>
          <w:szCs w:val="21"/>
          <w:lang w:val="de-DE"/>
        </w:rPr>
        <w:t xml:space="preserve">studiert </w:t>
      </w:r>
      <w:r w:rsidR="00F24CB7" w:rsidRPr="00492104">
        <w:rPr>
          <w:sz w:val="21"/>
          <w:szCs w:val="21"/>
          <w:lang w:val="de-DE"/>
        </w:rPr>
        <w:t xml:space="preserve">und </w:t>
      </w:r>
      <w:r w:rsidR="001064EA" w:rsidRPr="00492104">
        <w:rPr>
          <w:sz w:val="21"/>
          <w:szCs w:val="21"/>
          <w:lang w:val="de-DE"/>
        </w:rPr>
        <w:t xml:space="preserve">dort die </w:t>
      </w:r>
      <w:r w:rsidR="00F24CB7" w:rsidRPr="00492104">
        <w:rPr>
          <w:sz w:val="21"/>
          <w:szCs w:val="21"/>
          <w:lang w:val="de-DE"/>
        </w:rPr>
        <w:t>Kurse „Strategy, Innovation and G</w:t>
      </w:r>
      <w:r w:rsidR="00CA1870" w:rsidRPr="00492104">
        <w:rPr>
          <w:sz w:val="21"/>
          <w:szCs w:val="21"/>
          <w:lang w:val="de-DE"/>
        </w:rPr>
        <w:t xml:space="preserve">lobal Competition“ </w:t>
      </w:r>
      <w:r w:rsidR="00FF3FBA" w:rsidRPr="00492104">
        <w:rPr>
          <w:sz w:val="21"/>
          <w:szCs w:val="21"/>
          <w:lang w:val="de-DE"/>
        </w:rPr>
        <w:t>und „Corporate Financial Management”</w:t>
      </w:r>
      <w:r w:rsidR="001064EA" w:rsidRPr="00492104">
        <w:rPr>
          <w:sz w:val="21"/>
          <w:szCs w:val="21"/>
          <w:lang w:val="de-DE"/>
        </w:rPr>
        <w:t xml:space="preserve"> </w:t>
      </w:r>
      <w:r w:rsidRPr="00492104">
        <w:rPr>
          <w:sz w:val="21"/>
          <w:szCs w:val="21"/>
          <w:lang w:val="de-DE"/>
        </w:rPr>
        <w:t>erfolgreich abgeschlossen.</w:t>
      </w:r>
      <w:r w:rsidR="000B4A42" w:rsidRPr="00492104">
        <w:rPr>
          <w:sz w:val="21"/>
          <w:szCs w:val="21"/>
          <w:lang w:val="de-DE"/>
        </w:rPr>
        <w:t xml:space="preserve"> </w:t>
      </w:r>
      <w:r w:rsidR="00FB2245" w:rsidRPr="00492104">
        <w:rPr>
          <w:sz w:val="21"/>
          <w:szCs w:val="21"/>
          <w:lang w:val="de-DE"/>
        </w:rPr>
        <w:t xml:space="preserve"> </w:t>
      </w:r>
      <w:r w:rsidR="00E0515A" w:rsidRPr="00492104">
        <w:rPr>
          <w:sz w:val="21"/>
          <w:szCs w:val="21"/>
          <w:lang w:val="de-DE"/>
        </w:rPr>
        <w:t xml:space="preserve">Neben dem Studium beschäftige ich mich gerne mit Unternehmertum – so habe ich vor </w:t>
      </w:r>
      <w:r w:rsidR="00231C73" w:rsidRPr="00492104">
        <w:rPr>
          <w:sz w:val="21"/>
          <w:szCs w:val="21"/>
          <w:lang w:val="de-DE"/>
        </w:rPr>
        <w:t xml:space="preserve">gut </w:t>
      </w:r>
      <w:r w:rsidR="00E0515A" w:rsidRPr="00492104">
        <w:rPr>
          <w:sz w:val="21"/>
          <w:szCs w:val="21"/>
          <w:lang w:val="de-DE"/>
        </w:rPr>
        <w:t>einem</w:t>
      </w:r>
      <w:r w:rsidR="00231C73" w:rsidRPr="00492104">
        <w:rPr>
          <w:sz w:val="21"/>
          <w:szCs w:val="21"/>
          <w:lang w:val="de-DE"/>
        </w:rPr>
        <w:t xml:space="preserve"> </w:t>
      </w:r>
      <w:r w:rsidR="00E0515A" w:rsidRPr="00492104">
        <w:rPr>
          <w:sz w:val="21"/>
          <w:szCs w:val="21"/>
          <w:lang w:val="de-DE"/>
        </w:rPr>
        <w:t>Jahr ein erstes eigenes Modelabel gegründet, mit welchem ich aktuell vierstellige Monatsumsätze erziele. Hier habe ich mich auch viel mit verschiedenen Unternehmenskennzahlen beschäftigt.</w:t>
      </w:r>
      <w:bookmarkEnd w:id="2"/>
      <w:r w:rsidR="00FB2245" w:rsidRPr="00492104">
        <w:rPr>
          <w:rFonts w:eastAsia="Times New Roman" w:cstheme="minorHAnsi"/>
          <w:color w:val="000000"/>
          <w:sz w:val="21"/>
          <w:szCs w:val="21"/>
          <w:lang w:val="de-DE" w:eastAsia="de-DE"/>
        </w:rPr>
        <w:t xml:space="preserve"> </w:t>
      </w:r>
      <w:r w:rsidR="00F03127" w:rsidRPr="00492104">
        <w:rPr>
          <w:rFonts w:eastAsia="Times New Roman" w:cstheme="minorHAnsi"/>
          <w:color w:val="000000"/>
          <w:sz w:val="21"/>
          <w:szCs w:val="21"/>
          <w:lang w:val="de-DE" w:eastAsia="de-DE"/>
        </w:rPr>
        <w:t>In meiner Freizeit finde ich Ausgleich durch Sport, wobei ich durch meinen Ehrgeiz und meine Disziplin im Tischtennis auch auf Landesebene Erfolge feiern konnte. Diesen Ehrgeiz und diese Freude an herausfordernden Projekten möchte ich nun gerne bei Ihnen in Form des Praktikums einbringen.</w:t>
      </w:r>
    </w:p>
    <w:p w14:paraId="4174D9FA" w14:textId="77777777" w:rsidR="00710453" w:rsidRDefault="00710453" w:rsidP="00FB2245">
      <w:pPr>
        <w:spacing w:after="0" w:line="240" w:lineRule="auto"/>
        <w:jc w:val="both"/>
        <w:rPr>
          <w:ins w:id="3" w:author="David Döbele" w:date="2026-01-28T17:28:00Z" w16du:dateUtc="2026-01-28T16:28:00Z"/>
          <w:rFonts w:eastAsia="Times New Roman" w:cstheme="minorHAnsi"/>
          <w:color w:val="000000"/>
          <w:sz w:val="21"/>
          <w:szCs w:val="21"/>
          <w:lang w:val="de-DE" w:eastAsia="de-DE"/>
        </w:rPr>
      </w:pPr>
    </w:p>
    <w:p w14:paraId="783966D2" w14:textId="77777777" w:rsidR="00710453" w:rsidRPr="00492104" w:rsidRDefault="00710453" w:rsidP="00FB2245">
      <w:pPr>
        <w:spacing w:after="0" w:line="240" w:lineRule="auto"/>
        <w:jc w:val="both"/>
        <w:rPr>
          <w:ins w:id="4" w:author="David Döbele" w:date="2026-01-28T17:28:00Z" w16du:dateUtc="2026-01-28T16:28:00Z"/>
          <w:rFonts w:eastAsia="Times New Roman" w:cstheme="minorHAnsi"/>
          <w:color w:val="000000"/>
          <w:sz w:val="21"/>
          <w:szCs w:val="21"/>
          <w:lang w:val="de-DE" w:eastAsia="de-DE"/>
        </w:rPr>
      </w:pPr>
    </w:p>
    <w:p w14:paraId="21847E04" w14:textId="77777777" w:rsidR="000569B0" w:rsidRPr="00492104" w:rsidDel="00710453" w:rsidRDefault="000569B0" w:rsidP="00E0515A">
      <w:pPr>
        <w:spacing w:after="0" w:line="240" w:lineRule="auto"/>
        <w:jc w:val="both"/>
        <w:rPr>
          <w:del w:id="5" w:author="David Döbele" w:date="2026-01-28T17:28:00Z" w16du:dateUtc="2026-01-28T16:28:00Z"/>
          <w:rFonts w:eastAsia="Times New Roman" w:cstheme="minorHAnsi"/>
          <w:color w:val="000000"/>
          <w:sz w:val="21"/>
          <w:szCs w:val="21"/>
          <w:lang w:val="de-DE" w:eastAsia="de-DE"/>
        </w:rPr>
      </w:pPr>
    </w:p>
    <w:p w14:paraId="11BE6FE6" w14:textId="193D7FF3" w:rsidR="00E2628E" w:rsidRPr="00492104" w:rsidRDefault="00141B8D" w:rsidP="00710453">
      <w:pPr>
        <w:spacing w:after="0" w:line="240" w:lineRule="auto"/>
        <w:jc w:val="both"/>
        <w:rPr>
          <w:rFonts w:eastAsia="Aptos" w:cstheme="minorHAnsi"/>
          <w:sz w:val="21"/>
          <w:szCs w:val="21"/>
          <w:lang w:val="de-DE"/>
        </w:rPr>
        <w:pPrChange w:id="6" w:author="David Döbele" w:date="2026-01-28T17:28:00Z" w16du:dateUtc="2026-01-28T16:28:00Z">
          <w:pPr>
            <w:spacing w:before="240" w:after="240" w:line="276" w:lineRule="auto"/>
          </w:pPr>
        </w:pPrChange>
      </w:pPr>
      <w:proofErr w:type="spellStart"/>
      <w:r>
        <w:rPr>
          <w:rFonts w:eastAsia="Times New Roman" w:cstheme="minorHAnsi"/>
          <w:color w:val="000000"/>
          <w:sz w:val="21"/>
          <w:szCs w:val="21"/>
          <w:lang w:val="de-DE" w:eastAsia="de-DE"/>
        </w:rPr>
        <w:t>EY</w:t>
      </w:r>
      <w:proofErr w:type="spellEnd"/>
      <w:r w:rsidR="00107DA7" w:rsidRPr="00492104">
        <w:rPr>
          <w:rFonts w:eastAsia="Times New Roman" w:cstheme="minorHAnsi"/>
          <w:color w:val="000000"/>
          <w:sz w:val="21"/>
          <w:szCs w:val="21"/>
          <w:lang w:val="de-DE" w:eastAsia="de-DE"/>
        </w:rPr>
        <w:t xml:space="preserve"> </w:t>
      </w:r>
      <w:r w:rsidR="004F445F" w:rsidRPr="00492104">
        <w:rPr>
          <w:rFonts w:eastAsia="Times New Roman" w:cstheme="minorHAnsi"/>
          <w:color w:val="000000"/>
          <w:sz w:val="21"/>
          <w:szCs w:val="21"/>
          <w:lang w:val="de-DE" w:eastAsia="de-DE"/>
        </w:rPr>
        <w:t xml:space="preserve">ist für mich die ideale Wahl für dieses Praktikum. </w:t>
      </w:r>
      <w:r w:rsidR="00FA4C4F" w:rsidRPr="00492104">
        <w:rPr>
          <w:rFonts w:eastAsia="Times New Roman" w:cstheme="minorHAnsi"/>
          <w:color w:val="000000"/>
          <w:sz w:val="21"/>
          <w:szCs w:val="21"/>
          <w:lang w:val="de-DE" w:eastAsia="de-DE"/>
        </w:rPr>
        <w:t xml:space="preserve">Ihre Reputation für fachliche Exzellenz und eine ausgeprägte Qualitätsorientierung ist für mich der entscheidende Faktor. Ich suche ein Umfeld, das durch klare Prozesse und eine enorme Branchenvielfalt fordert. Mich fasziniert die Möglichkeit, bei </w:t>
      </w:r>
      <w:r w:rsidR="007B22E8">
        <w:rPr>
          <w:rFonts w:eastAsia="Times New Roman" w:cstheme="minorHAnsi"/>
          <w:color w:val="000000"/>
          <w:sz w:val="21"/>
          <w:szCs w:val="21"/>
          <w:lang w:val="de-DE" w:eastAsia="de-DE"/>
        </w:rPr>
        <w:t xml:space="preserve">EY </w:t>
      </w:r>
      <w:r w:rsidR="007B22E8" w:rsidRPr="00492104">
        <w:rPr>
          <w:rFonts w:eastAsia="Times New Roman" w:cstheme="minorHAnsi"/>
          <w:color w:val="000000"/>
          <w:sz w:val="21"/>
          <w:szCs w:val="21"/>
          <w:lang w:val="de-DE" w:eastAsia="de-DE"/>
        </w:rPr>
        <w:t>nicht</w:t>
      </w:r>
      <w:r w:rsidR="00FA4C4F" w:rsidRPr="00492104">
        <w:rPr>
          <w:rFonts w:eastAsia="Times New Roman" w:cstheme="minorHAnsi"/>
          <w:color w:val="000000"/>
          <w:sz w:val="21"/>
          <w:szCs w:val="21"/>
          <w:lang w:val="de-DE" w:eastAsia="de-DE"/>
        </w:rPr>
        <w:t xml:space="preserve"> nur Zahlen zu prüfen, sondern durch den Einsatz innovativer Prüfungstools ein tiefgreifendes Verständnis für unterschiedlichste Geschäftsmodelle zu entwickeln</w:t>
      </w:r>
      <w:r w:rsidR="00623393" w:rsidRPr="00492104">
        <w:rPr>
          <w:rFonts w:eastAsia="Times New Roman" w:cstheme="minorHAnsi"/>
          <w:color w:val="000000"/>
          <w:sz w:val="21"/>
          <w:szCs w:val="21"/>
          <w:lang w:val="de-DE" w:eastAsia="de-DE"/>
        </w:rPr>
        <w:t xml:space="preserve">. </w:t>
      </w:r>
      <w:r w:rsidR="00E2628E" w:rsidRPr="00492104">
        <w:rPr>
          <w:rFonts w:eastAsia="Aptos" w:cstheme="minorHAnsi"/>
          <w:color w:val="000000" w:themeColor="text1"/>
          <w:sz w:val="21"/>
          <w:szCs w:val="21"/>
          <w:lang w:val="de-DE"/>
        </w:rPr>
        <w:t xml:space="preserve">Daher würde </w:t>
      </w:r>
      <w:r w:rsidR="00CF7A66" w:rsidRPr="00492104">
        <w:rPr>
          <w:rFonts w:eastAsia="Aptos" w:cstheme="minorHAnsi"/>
          <w:color w:val="000000" w:themeColor="text1"/>
          <w:sz w:val="21"/>
          <w:szCs w:val="21"/>
          <w:lang w:val="de-DE"/>
        </w:rPr>
        <w:t xml:space="preserve">ich </w:t>
      </w:r>
      <w:r w:rsidR="00E2628E" w:rsidRPr="00492104">
        <w:rPr>
          <w:rFonts w:eastAsia="Aptos" w:cstheme="minorHAnsi"/>
          <w:color w:val="000000" w:themeColor="text1"/>
          <w:sz w:val="21"/>
          <w:szCs w:val="21"/>
          <w:lang w:val="de-DE"/>
        </w:rPr>
        <w:t xml:space="preserve">mich sehr über die Möglichkeit freuen, Sie in einem persönlichen Gespräch von mir </w:t>
      </w:r>
      <w:r w:rsidR="00CF7A66" w:rsidRPr="00492104">
        <w:rPr>
          <w:rFonts w:eastAsia="Aptos" w:cstheme="minorHAnsi"/>
          <w:color w:val="000000" w:themeColor="text1"/>
          <w:sz w:val="21"/>
          <w:szCs w:val="21"/>
          <w:lang w:val="de-DE"/>
        </w:rPr>
        <w:t>zu überzeugen</w:t>
      </w:r>
      <w:r w:rsidR="00E2628E" w:rsidRPr="00492104">
        <w:rPr>
          <w:rFonts w:eastAsia="Aptos" w:cstheme="minorHAnsi"/>
          <w:color w:val="000000" w:themeColor="text1"/>
          <w:sz w:val="21"/>
          <w:szCs w:val="21"/>
          <w:lang w:val="de-DE"/>
        </w:rPr>
        <w:t>.</w:t>
      </w:r>
    </w:p>
    <w:p w14:paraId="598B0207" w14:textId="51D78B24" w:rsidR="00B229DE" w:rsidRPr="00492104" w:rsidRDefault="00B229DE" w:rsidP="00E0515A">
      <w:pPr>
        <w:spacing w:after="0" w:line="240" w:lineRule="auto"/>
        <w:jc w:val="both"/>
        <w:rPr>
          <w:rFonts w:eastAsia="Times New Roman" w:cstheme="minorHAnsi"/>
          <w:color w:val="000000"/>
          <w:sz w:val="21"/>
          <w:szCs w:val="21"/>
          <w:lang w:val="de-DE" w:eastAsia="de-DE"/>
        </w:rPr>
      </w:pPr>
    </w:p>
    <w:p w14:paraId="6C497D01" w14:textId="77777777" w:rsidR="00B229DE" w:rsidRPr="00492104" w:rsidRDefault="00B229DE" w:rsidP="00E0515A">
      <w:pPr>
        <w:spacing w:after="0" w:line="240" w:lineRule="auto"/>
        <w:jc w:val="both"/>
        <w:rPr>
          <w:rFonts w:eastAsia="Times New Roman" w:cstheme="minorHAnsi"/>
          <w:color w:val="000000"/>
          <w:sz w:val="21"/>
          <w:szCs w:val="21"/>
          <w:lang w:val="de-DE" w:eastAsia="de-DE"/>
        </w:rPr>
      </w:pPr>
    </w:p>
    <w:p w14:paraId="10DD56E9" w14:textId="44D9A2DB" w:rsidR="00982737" w:rsidRPr="00492104" w:rsidRDefault="00AA2E6D" w:rsidP="00E0515A">
      <w:pPr>
        <w:spacing w:after="0" w:line="240" w:lineRule="auto"/>
        <w:jc w:val="both"/>
        <w:rPr>
          <w:rFonts w:cstheme="minorHAnsi"/>
          <w:sz w:val="21"/>
          <w:szCs w:val="21"/>
          <w:lang w:val="de-DE"/>
        </w:rPr>
      </w:pPr>
      <w:r w:rsidRPr="00492104">
        <w:rPr>
          <w:rFonts w:cstheme="minorHAnsi"/>
          <w:sz w:val="21"/>
          <w:szCs w:val="21"/>
          <w:lang w:val="de-DE"/>
        </w:rPr>
        <w:t>Mit freundlichen Grüßen</w:t>
      </w:r>
    </w:p>
    <w:p w14:paraId="526DF10C" w14:textId="77777777" w:rsidR="00F77E0F" w:rsidRPr="00492104" w:rsidRDefault="00F77E0F" w:rsidP="00E0515A">
      <w:pPr>
        <w:spacing w:after="0" w:line="240" w:lineRule="auto"/>
        <w:jc w:val="both"/>
        <w:rPr>
          <w:rFonts w:cstheme="minorHAnsi"/>
          <w:sz w:val="21"/>
          <w:szCs w:val="21"/>
          <w:lang w:val="de-DE"/>
        </w:rPr>
      </w:pPr>
    </w:p>
    <w:p w14:paraId="61617487" w14:textId="40F69996" w:rsidR="00DB39CD" w:rsidRPr="00492104" w:rsidRDefault="00DF6E4A" w:rsidP="00DB39CD">
      <w:pPr>
        <w:rPr>
          <w:sz w:val="21"/>
          <w:szCs w:val="21"/>
          <w:lang w:val="de-DE"/>
        </w:rPr>
      </w:pPr>
      <w:r w:rsidRPr="00492104">
        <w:rPr>
          <w:sz w:val="21"/>
          <w:szCs w:val="21"/>
          <w:lang w:val="de-DE"/>
        </w:rPr>
        <w:t>Leonard Burmester</w:t>
      </w:r>
    </w:p>
    <w:sectPr w:rsidR="00DB39CD" w:rsidRPr="00492104" w:rsidSect="003A638C">
      <w:pgSz w:w="11906" w:h="16838"/>
      <w:pgMar w:top="1418" w:right="851"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1012BFF" w:usb1="C101257B" w:usb2="01010109" w:usb3="01010101" w:csb0="010101FF" w:csb1="01010101"/>
  </w:font>
  <w:font w:name="Times New Roman">
    <w:panose1 w:val="02020603050405020304"/>
    <w:charset w:val="CC"/>
    <w:family w:val="roman"/>
    <w:pitch w:val="variable"/>
    <w:sig w:usb0="E1012FFF" w:usb1="C101795B" w:usb2="01010109" w:usb3="01010101" w:csb0="010101FF" w:csb1="01010101"/>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19a5b0976f09e8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9CD"/>
    <w:rsid w:val="00003263"/>
    <w:rsid w:val="000370C1"/>
    <w:rsid w:val="000569B0"/>
    <w:rsid w:val="000619BC"/>
    <w:rsid w:val="000A0BC2"/>
    <w:rsid w:val="000B4A42"/>
    <w:rsid w:val="000B59D0"/>
    <w:rsid w:val="00103100"/>
    <w:rsid w:val="001064EA"/>
    <w:rsid w:val="00107DA7"/>
    <w:rsid w:val="00141B8D"/>
    <w:rsid w:val="001468AB"/>
    <w:rsid w:val="0016254B"/>
    <w:rsid w:val="00174AB9"/>
    <w:rsid w:val="00176BE3"/>
    <w:rsid w:val="00180E2C"/>
    <w:rsid w:val="001A7DF8"/>
    <w:rsid w:val="001D3F67"/>
    <w:rsid w:val="001E02AA"/>
    <w:rsid w:val="00204983"/>
    <w:rsid w:val="00207CC4"/>
    <w:rsid w:val="00216AA2"/>
    <w:rsid w:val="00231C73"/>
    <w:rsid w:val="0023781B"/>
    <w:rsid w:val="00247AF8"/>
    <w:rsid w:val="00261772"/>
    <w:rsid w:val="00276F75"/>
    <w:rsid w:val="002848A9"/>
    <w:rsid w:val="002934DF"/>
    <w:rsid w:val="0029624C"/>
    <w:rsid w:val="002E33DE"/>
    <w:rsid w:val="002F5C38"/>
    <w:rsid w:val="0030560D"/>
    <w:rsid w:val="00374517"/>
    <w:rsid w:val="00382765"/>
    <w:rsid w:val="003840D5"/>
    <w:rsid w:val="00386338"/>
    <w:rsid w:val="003A638C"/>
    <w:rsid w:val="003A74F9"/>
    <w:rsid w:val="003B00F1"/>
    <w:rsid w:val="003B5E01"/>
    <w:rsid w:val="003C644F"/>
    <w:rsid w:val="004150DD"/>
    <w:rsid w:val="00431CE2"/>
    <w:rsid w:val="00433C4E"/>
    <w:rsid w:val="0047175C"/>
    <w:rsid w:val="00483456"/>
    <w:rsid w:val="00485600"/>
    <w:rsid w:val="00492104"/>
    <w:rsid w:val="004B3A25"/>
    <w:rsid w:val="004B646B"/>
    <w:rsid w:val="004E37EC"/>
    <w:rsid w:val="004E68D1"/>
    <w:rsid w:val="004F1A7E"/>
    <w:rsid w:val="004F445F"/>
    <w:rsid w:val="0050478C"/>
    <w:rsid w:val="00506867"/>
    <w:rsid w:val="00522608"/>
    <w:rsid w:val="00551D15"/>
    <w:rsid w:val="00574C58"/>
    <w:rsid w:val="00580491"/>
    <w:rsid w:val="005938D9"/>
    <w:rsid w:val="005A6E3A"/>
    <w:rsid w:val="005B2D1E"/>
    <w:rsid w:val="005B5C6E"/>
    <w:rsid w:val="00600541"/>
    <w:rsid w:val="00615475"/>
    <w:rsid w:val="00616361"/>
    <w:rsid w:val="006163BF"/>
    <w:rsid w:val="00623393"/>
    <w:rsid w:val="0062475B"/>
    <w:rsid w:val="006402B3"/>
    <w:rsid w:val="00643508"/>
    <w:rsid w:val="00657278"/>
    <w:rsid w:val="006806D0"/>
    <w:rsid w:val="00690F47"/>
    <w:rsid w:val="006A07AC"/>
    <w:rsid w:val="006A403A"/>
    <w:rsid w:val="006B5F98"/>
    <w:rsid w:val="006C75F7"/>
    <w:rsid w:val="006D252B"/>
    <w:rsid w:val="006E2D75"/>
    <w:rsid w:val="006E7423"/>
    <w:rsid w:val="006F1B23"/>
    <w:rsid w:val="006F68E1"/>
    <w:rsid w:val="00702B7C"/>
    <w:rsid w:val="00710453"/>
    <w:rsid w:val="007168ED"/>
    <w:rsid w:val="00720DF1"/>
    <w:rsid w:val="007231FE"/>
    <w:rsid w:val="007454F5"/>
    <w:rsid w:val="00754454"/>
    <w:rsid w:val="007548B9"/>
    <w:rsid w:val="00754E46"/>
    <w:rsid w:val="00760E87"/>
    <w:rsid w:val="00791F40"/>
    <w:rsid w:val="00793E34"/>
    <w:rsid w:val="007B0081"/>
    <w:rsid w:val="007B22E8"/>
    <w:rsid w:val="007B5B6A"/>
    <w:rsid w:val="007D4055"/>
    <w:rsid w:val="007D7D63"/>
    <w:rsid w:val="00805994"/>
    <w:rsid w:val="008132A9"/>
    <w:rsid w:val="00822077"/>
    <w:rsid w:val="00824210"/>
    <w:rsid w:val="00854D38"/>
    <w:rsid w:val="00867E5A"/>
    <w:rsid w:val="008717BD"/>
    <w:rsid w:val="00890A9C"/>
    <w:rsid w:val="00893B5A"/>
    <w:rsid w:val="008B15CE"/>
    <w:rsid w:val="008B4AA8"/>
    <w:rsid w:val="008B79BE"/>
    <w:rsid w:val="008D67D4"/>
    <w:rsid w:val="008E0449"/>
    <w:rsid w:val="008E207D"/>
    <w:rsid w:val="00913337"/>
    <w:rsid w:val="009158A9"/>
    <w:rsid w:val="00942A08"/>
    <w:rsid w:val="00982737"/>
    <w:rsid w:val="00982A95"/>
    <w:rsid w:val="0098671D"/>
    <w:rsid w:val="009A0C49"/>
    <w:rsid w:val="009A304E"/>
    <w:rsid w:val="009A73E0"/>
    <w:rsid w:val="009B0810"/>
    <w:rsid w:val="009B3E18"/>
    <w:rsid w:val="009C03FF"/>
    <w:rsid w:val="009F5D36"/>
    <w:rsid w:val="00A01B26"/>
    <w:rsid w:val="00A451D0"/>
    <w:rsid w:val="00A632F6"/>
    <w:rsid w:val="00A71CB0"/>
    <w:rsid w:val="00A730AC"/>
    <w:rsid w:val="00A7340D"/>
    <w:rsid w:val="00A7724B"/>
    <w:rsid w:val="00A828CB"/>
    <w:rsid w:val="00A95A37"/>
    <w:rsid w:val="00A95CBF"/>
    <w:rsid w:val="00AA2E6D"/>
    <w:rsid w:val="00AA687D"/>
    <w:rsid w:val="00AC6138"/>
    <w:rsid w:val="00AF149A"/>
    <w:rsid w:val="00B116B8"/>
    <w:rsid w:val="00B11B13"/>
    <w:rsid w:val="00B229DE"/>
    <w:rsid w:val="00B34A76"/>
    <w:rsid w:val="00B36605"/>
    <w:rsid w:val="00B4709D"/>
    <w:rsid w:val="00B629C7"/>
    <w:rsid w:val="00B73D7A"/>
    <w:rsid w:val="00B85DA3"/>
    <w:rsid w:val="00B9457F"/>
    <w:rsid w:val="00BA18E3"/>
    <w:rsid w:val="00BE53C3"/>
    <w:rsid w:val="00BF4AF7"/>
    <w:rsid w:val="00BF4EA6"/>
    <w:rsid w:val="00C5065D"/>
    <w:rsid w:val="00C54FE1"/>
    <w:rsid w:val="00C65E6B"/>
    <w:rsid w:val="00C6670D"/>
    <w:rsid w:val="00C720D0"/>
    <w:rsid w:val="00C8190B"/>
    <w:rsid w:val="00C94C73"/>
    <w:rsid w:val="00CA1870"/>
    <w:rsid w:val="00CA3EAA"/>
    <w:rsid w:val="00CC7896"/>
    <w:rsid w:val="00CD0D11"/>
    <w:rsid w:val="00CD7AB5"/>
    <w:rsid w:val="00CE0115"/>
    <w:rsid w:val="00CF7A66"/>
    <w:rsid w:val="00D36D59"/>
    <w:rsid w:val="00D425C2"/>
    <w:rsid w:val="00D54EDC"/>
    <w:rsid w:val="00D77A2A"/>
    <w:rsid w:val="00D81638"/>
    <w:rsid w:val="00D95808"/>
    <w:rsid w:val="00DB39CD"/>
    <w:rsid w:val="00DC12BE"/>
    <w:rsid w:val="00DC1846"/>
    <w:rsid w:val="00DC5051"/>
    <w:rsid w:val="00DD3355"/>
    <w:rsid w:val="00DD564F"/>
    <w:rsid w:val="00DF6E4A"/>
    <w:rsid w:val="00E00334"/>
    <w:rsid w:val="00E0407C"/>
    <w:rsid w:val="00E0515A"/>
    <w:rsid w:val="00E13B1B"/>
    <w:rsid w:val="00E16DE5"/>
    <w:rsid w:val="00E17881"/>
    <w:rsid w:val="00E2293F"/>
    <w:rsid w:val="00E24F19"/>
    <w:rsid w:val="00E2628E"/>
    <w:rsid w:val="00E40A9F"/>
    <w:rsid w:val="00E56182"/>
    <w:rsid w:val="00E66049"/>
    <w:rsid w:val="00E70331"/>
    <w:rsid w:val="00E71CB2"/>
    <w:rsid w:val="00E80DE0"/>
    <w:rsid w:val="00E87350"/>
    <w:rsid w:val="00E87593"/>
    <w:rsid w:val="00E905F6"/>
    <w:rsid w:val="00EB01E3"/>
    <w:rsid w:val="00EB3F36"/>
    <w:rsid w:val="00ED0F71"/>
    <w:rsid w:val="00ED2FE1"/>
    <w:rsid w:val="00F03127"/>
    <w:rsid w:val="00F0383D"/>
    <w:rsid w:val="00F112AC"/>
    <w:rsid w:val="00F24CB7"/>
    <w:rsid w:val="00F562C1"/>
    <w:rsid w:val="00F70446"/>
    <w:rsid w:val="00F77E0F"/>
    <w:rsid w:val="00F9689B"/>
    <w:rsid w:val="00F96B72"/>
    <w:rsid w:val="00FA4C4F"/>
    <w:rsid w:val="00FB0427"/>
    <w:rsid w:val="00FB2245"/>
    <w:rsid w:val="00FC75A9"/>
    <w:rsid w:val="00FD6980"/>
    <w:rsid w:val="00FD7A9E"/>
    <w:rsid w:val="00FE2980"/>
    <w:rsid w:val="00FE46F7"/>
    <w:rsid w:val="00FF3FB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487A3"/>
  <w15:chartTrackingRefBased/>
  <w15:docId w15:val="{A36DA529-D926-4434-AD54-F45758F7B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G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4F445F"/>
    <w:rPr>
      <w:color w:val="0563C1" w:themeColor="hyperlink"/>
      <w:u w:val="single"/>
    </w:rPr>
  </w:style>
  <w:style w:type="character" w:styleId="NichtaufgelsteErwhnung">
    <w:name w:val="Unresolved Mention"/>
    <w:basedOn w:val="Absatz-Standardschriftart"/>
    <w:uiPriority w:val="99"/>
    <w:semiHidden/>
    <w:unhideWhenUsed/>
    <w:rsid w:val="004F445F"/>
    <w:rPr>
      <w:color w:val="605E5C"/>
      <w:shd w:val="clear" w:color="auto" w:fill="E1DFDD"/>
    </w:rPr>
  </w:style>
  <w:style w:type="paragraph" w:styleId="berarbeitung">
    <w:name w:val="Revision"/>
    <w:hidden/>
    <w:uiPriority w:val="99"/>
    <w:semiHidden/>
    <w:rsid w:val="00E0515A"/>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785251">
      <w:bodyDiv w:val="1"/>
      <w:marLeft w:val="0"/>
      <w:marRight w:val="0"/>
      <w:marTop w:val="0"/>
      <w:marBottom w:val="0"/>
      <w:divBdr>
        <w:top w:val="none" w:sz="0" w:space="0" w:color="auto"/>
        <w:left w:val="none" w:sz="0" w:space="0" w:color="auto"/>
        <w:bottom w:val="none" w:sz="0" w:space="0" w:color="auto"/>
        <w:right w:val="none" w:sz="0" w:space="0" w:color="auto"/>
      </w:divBdr>
    </w:div>
    <w:div w:id="561990356">
      <w:bodyDiv w:val="1"/>
      <w:marLeft w:val="0"/>
      <w:marRight w:val="0"/>
      <w:marTop w:val="0"/>
      <w:marBottom w:val="0"/>
      <w:divBdr>
        <w:top w:val="none" w:sz="0" w:space="0" w:color="auto"/>
        <w:left w:val="none" w:sz="0" w:space="0" w:color="auto"/>
        <w:bottom w:val="none" w:sz="0" w:space="0" w:color="auto"/>
        <w:right w:val="none" w:sz="0" w:space="0" w:color="auto"/>
      </w:divBdr>
    </w:div>
    <w:div w:id="755203954">
      <w:bodyDiv w:val="1"/>
      <w:marLeft w:val="0"/>
      <w:marRight w:val="0"/>
      <w:marTop w:val="0"/>
      <w:marBottom w:val="0"/>
      <w:divBdr>
        <w:top w:val="none" w:sz="0" w:space="0" w:color="auto"/>
        <w:left w:val="none" w:sz="0" w:space="0" w:color="auto"/>
        <w:bottom w:val="none" w:sz="0" w:space="0" w:color="auto"/>
        <w:right w:val="none" w:sz="0" w:space="0" w:color="auto"/>
      </w:divBdr>
    </w:div>
    <w:div w:id="1029450686">
      <w:bodyDiv w:val="1"/>
      <w:marLeft w:val="0"/>
      <w:marRight w:val="0"/>
      <w:marTop w:val="0"/>
      <w:marBottom w:val="0"/>
      <w:divBdr>
        <w:top w:val="none" w:sz="0" w:space="0" w:color="auto"/>
        <w:left w:val="none" w:sz="0" w:space="0" w:color="auto"/>
        <w:bottom w:val="none" w:sz="0" w:space="0" w:color="auto"/>
        <w:right w:val="none" w:sz="0" w:space="0" w:color="auto"/>
      </w:divBdr>
    </w:div>
    <w:div w:id="1064333289">
      <w:bodyDiv w:val="1"/>
      <w:marLeft w:val="0"/>
      <w:marRight w:val="0"/>
      <w:marTop w:val="0"/>
      <w:marBottom w:val="0"/>
      <w:divBdr>
        <w:top w:val="none" w:sz="0" w:space="0" w:color="auto"/>
        <w:left w:val="none" w:sz="0" w:space="0" w:color="auto"/>
        <w:bottom w:val="none" w:sz="0" w:space="0" w:color="auto"/>
        <w:right w:val="none" w:sz="0" w:space="0" w:color="auto"/>
      </w:divBdr>
    </w:div>
    <w:div w:id="1298873092">
      <w:bodyDiv w:val="1"/>
      <w:marLeft w:val="0"/>
      <w:marRight w:val="0"/>
      <w:marTop w:val="0"/>
      <w:marBottom w:val="0"/>
      <w:divBdr>
        <w:top w:val="none" w:sz="0" w:space="0" w:color="auto"/>
        <w:left w:val="none" w:sz="0" w:space="0" w:color="auto"/>
        <w:bottom w:val="none" w:sz="0" w:space="0" w:color="auto"/>
        <w:right w:val="none" w:sz="0" w:space="0" w:color="auto"/>
      </w:divBdr>
    </w:div>
    <w:div w:id="1616597827">
      <w:bodyDiv w:val="1"/>
      <w:marLeft w:val="0"/>
      <w:marRight w:val="0"/>
      <w:marTop w:val="0"/>
      <w:marBottom w:val="0"/>
      <w:divBdr>
        <w:top w:val="none" w:sz="0" w:space="0" w:color="auto"/>
        <w:left w:val="none" w:sz="0" w:space="0" w:color="auto"/>
        <w:bottom w:val="none" w:sz="0" w:space="0" w:color="auto"/>
        <w:right w:val="none" w:sz="0" w:space="0" w:color="auto"/>
      </w:divBdr>
    </w:div>
    <w:div w:id="1668048502">
      <w:bodyDiv w:val="1"/>
      <w:marLeft w:val="0"/>
      <w:marRight w:val="0"/>
      <w:marTop w:val="0"/>
      <w:marBottom w:val="0"/>
      <w:divBdr>
        <w:top w:val="none" w:sz="0" w:space="0" w:color="auto"/>
        <w:left w:val="none" w:sz="0" w:space="0" w:color="auto"/>
        <w:bottom w:val="none" w:sz="0" w:space="0" w:color="auto"/>
        <w:right w:val="none" w:sz="0" w:space="0" w:color="auto"/>
      </w:divBdr>
    </w:div>
    <w:div w:id="1926378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444</Words>
  <Characters>2912</Characters>
  <Application>Microsoft Office Word</Application>
  <DocSecurity>0</DocSecurity>
  <Lines>52</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burme</dc:creator>
  <cp:keywords/>
  <dc:description/>
  <cp:lastModifiedBy>David Döbele</cp:lastModifiedBy>
  <cp:revision>40</cp:revision>
  <cp:lastPrinted>2026-01-28T10:20:00Z</cp:lastPrinted>
  <dcterms:created xsi:type="dcterms:W3CDTF">2026-01-28T09:44:00Z</dcterms:created>
  <dcterms:modified xsi:type="dcterms:W3CDTF">2026-01-28T16:28:00Z</dcterms:modified>
</cp:coreProperties>
</file>