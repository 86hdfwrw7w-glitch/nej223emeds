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1275"/>
        <w:gridCol w:w="284"/>
        <w:gridCol w:w="850"/>
        <w:gridCol w:w="426"/>
        <w:gridCol w:w="1834"/>
        <w:gridCol w:w="20"/>
        <w:tblGridChange w:id="0">
          <w:tblGrid>
            <w:gridCol w:w="1418"/>
            <w:gridCol w:w="4111"/>
            <w:gridCol w:w="1275"/>
            <w:gridCol w:w="284"/>
            <w:gridCol w:w="850"/>
            <w:gridCol w:w="426"/>
            <w:gridCol w:w="1834"/>
            <w:gridCol w:w="20"/>
          </w:tblGrid>
        </w:tblGridChange>
      </w:tblGrid>
      <w:tr w:rsidR="00E55D90" w:rsidRPr="00F44F5F" w14:paraId="487AC9CE" w14:textId="77777777" w:rsidTr="00903F59">
        <w:trPr>
          <w:trHeight w:val="283"/>
        </w:trPr>
        <w:tc>
          <w:tcPr>
            <w:tcW w:w="10214" w:type="dxa"/>
            <w:gridSpan w:val="8"/>
            <w:vAlign w:val="bottom"/>
          </w:tcPr>
          <w:p w14:paraId="0CBC6997" w14:textId="52AE9AA0" w:rsidR="00E55D90" w:rsidRPr="000B354B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>Ardan</w:t>
            </w:r>
            <w:r w:rsidR="00E55D90"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Pr="000B354B">
              <w:rPr>
                <w:rFonts w:ascii="Times New Roman" w:hAnsi="Times New Roman" w:cs="Times New Roman"/>
                <w:b/>
                <w:sz w:val="40"/>
                <w:szCs w:val="40"/>
              </w:rPr>
              <w:t>Deniz</w:t>
            </w:r>
          </w:p>
          <w:p w14:paraId="2D363F9A" w14:textId="50E95AB3" w:rsidR="00F44F5F" w:rsidRPr="000B354B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Ulmenweg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="00557F05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42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, 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Mannheim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, </w:t>
            </w:r>
            <w:r w:rsidR="00557F05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68309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, Germany</w:t>
            </w:r>
          </w:p>
          <w:p w14:paraId="135895E2" w14:textId="2FD74C78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privatardan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@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hotmail</w:t>
            </w:r>
            <w:r w:rsidR="00F44F5F"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.com | +49(0)</w:t>
            </w:r>
            <w:r w:rsidRPr="000B354B">
              <w:rPr>
                <w:rFonts w:ascii="Times New Roman" w:hAnsi="Times New Roman" w:cs="Times New Roman"/>
                <w:bCs/>
                <w:sz w:val="19"/>
                <w:szCs w:val="19"/>
              </w:rPr>
              <w:t>16096595853</w:t>
            </w:r>
          </w:p>
        </w:tc>
      </w:tr>
      <w:tr w:rsidR="002508C2" w:rsidRPr="00F44F5F" w14:paraId="0FCADE56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7F2F0B84" w:rsidR="002508C2" w:rsidRPr="000B354B" w:rsidRDefault="000B354B" w:rsidP="00F44F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354B"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</w:tr>
      <w:tr w:rsidR="00D1492F" w:rsidRPr="00F44F5F" w14:paraId="7D1DEBF7" w14:textId="77777777" w:rsidTr="00903F59">
        <w:trPr>
          <w:trHeight w:val="283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01E25A93" w:rsidR="00D1492F" w:rsidRPr="000B354B" w:rsidRDefault="000B354B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University </w:t>
            </w:r>
            <w:proofErr w:type="spellStart"/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 w:rsidR="00EE6AD2"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Mannheim</w:t>
            </w:r>
          </w:p>
        </w:tc>
        <w:tc>
          <w:tcPr>
            <w:tcW w:w="3410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93D88B1" w:rsidR="00D1492F" w:rsidRPr="00F44F5F" w:rsidRDefault="00EE6AD2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0B354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  <w:r w:rsidR="00B17D95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903F59">
        <w:trPr>
          <w:trHeight w:val="57"/>
        </w:trPr>
        <w:tc>
          <w:tcPr>
            <w:tcW w:w="5529" w:type="dxa"/>
            <w:gridSpan w:val="2"/>
          </w:tcPr>
          <w:p w14:paraId="11CB9A0F" w14:textId="6C5542FF" w:rsidR="00903F59" w:rsidRPr="000B354B" w:rsidRDefault="00D1492F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0B354B"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Business A</w:t>
            </w:r>
            <w:r w:rsid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dministration</w:t>
            </w:r>
          </w:p>
        </w:tc>
        <w:tc>
          <w:tcPr>
            <w:tcW w:w="4685" w:type="dxa"/>
            <w:gridSpan w:val="6"/>
          </w:tcPr>
          <w:p w14:paraId="419A9228" w14:textId="036612B9" w:rsidR="00D1492F" w:rsidRPr="000B354B" w:rsidRDefault="00D1492F" w:rsidP="00D1492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expected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>graduate</w:t>
            </w:r>
            <w:proofErr w:type="spellEnd"/>
            <w:r w:rsidR="000B354B"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09/2027</w:t>
            </w:r>
          </w:p>
        </w:tc>
      </w:tr>
      <w:tr w:rsidR="00903F59" w:rsidRPr="00BD0BEB" w14:paraId="6D2A5662" w14:textId="77777777" w:rsidTr="00903F59">
        <w:trPr>
          <w:trHeight w:val="57"/>
        </w:trPr>
        <w:tc>
          <w:tcPr>
            <w:tcW w:w="10198" w:type="dxa"/>
            <w:gridSpan w:val="7"/>
          </w:tcPr>
          <w:p w14:paraId="36D8A79B" w14:textId="7C866AAE" w:rsidR="00903F59" w:rsidRPr="00903F59" w:rsidRDefault="00903F59" w:rsidP="00903F59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Coursework: Financial Mathematics, Accounting, and Strategic and International Management</w:t>
            </w:r>
          </w:p>
        </w:tc>
        <w:tc>
          <w:tcPr>
            <w:tcW w:w="20" w:type="dxa"/>
          </w:tcPr>
          <w:p w14:paraId="30A2B5EF" w14:textId="77777777" w:rsidR="00903F59" w:rsidRPr="00903F59" w:rsidRDefault="00903F59" w:rsidP="00D1492F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E4ED3" w:rsidRPr="00F44F5F" w14:paraId="6B19CF91" w14:textId="77777777" w:rsidTr="00903F59">
        <w:trPr>
          <w:trHeight w:val="283"/>
        </w:trPr>
        <w:tc>
          <w:tcPr>
            <w:tcW w:w="7938" w:type="dxa"/>
            <w:gridSpan w:val="5"/>
            <w:vAlign w:val="bottom"/>
          </w:tcPr>
          <w:p w14:paraId="54F7169D" w14:textId="7B54A2E9" w:rsidR="00AE4ED3" w:rsidRPr="000B354B" w:rsidRDefault="00EE6AD2" w:rsidP="00AE4ED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</w:rPr>
              <w:t>Alexander-von-Humboldt Gymnasium</w:t>
            </w:r>
          </w:p>
        </w:tc>
        <w:tc>
          <w:tcPr>
            <w:tcW w:w="2276" w:type="dxa"/>
            <w:gridSpan w:val="3"/>
            <w:vAlign w:val="bottom"/>
          </w:tcPr>
          <w:p w14:paraId="262B6DA3" w14:textId="1665F49B" w:rsidR="00AE4ED3" w:rsidRPr="00F44F5F" w:rsidRDefault="00EE6AD2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="000B354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AE4ED3" w:rsidRPr="00F44F5F" w14:paraId="263521E3" w14:textId="77777777" w:rsidTr="00903F59">
        <w:trPr>
          <w:trHeight w:val="57"/>
        </w:trPr>
        <w:tc>
          <w:tcPr>
            <w:tcW w:w="7938" w:type="dxa"/>
            <w:gridSpan w:val="5"/>
          </w:tcPr>
          <w:p w14:paraId="36282A3A" w14:textId="435F9009" w:rsidR="00AE4ED3" w:rsidRPr="000B354B" w:rsidRDefault="00AE4ED3" w:rsidP="00AE4ED3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Hochschulreife</w:t>
            </w:r>
            <w:proofErr w:type="spellEnd"/>
            <w:r w:rsidR="000B354B" w:rsidRPr="000B354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; German A-Level equivalent (final GPA: 1.1; 1.0 – 5.0, 1.0 being best)</w:t>
            </w:r>
          </w:p>
        </w:tc>
        <w:tc>
          <w:tcPr>
            <w:tcW w:w="2276" w:type="dxa"/>
            <w:gridSpan w:val="3"/>
          </w:tcPr>
          <w:p w14:paraId="3DE8C75D" w14:textId="760273CF" w:rsidR="00AE4ED3" w:rsidRPr="000B354B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0B354B">
              <w:rPr>
                <w:rFonts w:ascii="Times New Roman" w:hAnsi="Times New Roman" w:cs="Times New Roman"/>
                <w:sz w:val="18"/>
                <w:szCs w:val="18"/>
              </w:rPr>
              <w:t xml:space="preserve"> – 06/20</w:t>
            </w:r>
            <w:r w:rsidR="00EE6AD2" w:rsidRPr="000B354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E6AD2" w:rsidRPr="00BD0BEB" w14:paraId="274C62B4" w14:textId="77777777" w:rsidTr="00903F59">
        <w:trPr>
          <w:trHeight w:val="57"/>
        </w:trPr>
        <w:tc>
          <w:tcPr>
            <w:tcW w:w="10214" w:type="dxa"/>
            <w:gridSpan w:val="8"/>
          </w:tcPr>
          <w:p w14:paraId="4715B84E" w14:textId="6D57D10E" w:rsidR="00EE6AD2" w:rsidRPr="000B354B" w:rsidRDefault="000B354B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Awarded the Abitur Prize by the German Mathematical Society and German Society for Philosophy </w:t>
            </w:r>
            <w:proofErr w:type="spellStart"/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e.V.</w:t>
            </w:r>
            <w:proofErr w:type="spellEnd"/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and granted membership for Outstanding Achievements in Mathematics and Philosophy</w:t>
            </w:r>
          </w:p>
        </w:tc>
      </w:tr>
      <w:tr w:rsidR="00A85B3C" w:rsidRPr="00BD0BEB" w14:paraId="084AB2F9" w14:textId="77777777" w:rsidTr="00903F59">
        <w:trPr>
          <w:trHeight w:val="57"/>
        </w:trPr>
        <w:tc>
          <w:tcPr>
            <w:tcW w:w="10214" w:type="dxa"/>
            <w:gridSpan w:val="8"/>
          </w:tcPr>
          <w:p w14:paraId="50AFEE02" w14:textId="2351AFEF" w:rsidR="005924EE" w:rsidRPr="000B354B" w:rsidRDefault="000B354B" w:rsidP="000B354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B354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Participated in a one-week language trip to England and two two-week student exchange programs in France, improving foreign language skills and intercultural communication</w:t>
            </w:r>
          </w:p>
        </w:tc>
      </w:tr>
      <w:tr w:rsidR="00D5280E" w:rsidRPr="00F44F5F" w14:paraId="1C51E2FF" w14:textId="77777777" w:rsidTr="00903F59">
        <w:trPr>
          <w:trHeight w:val="283"/>
        </w:trPr>
        <w:tc>
          <w:tcPr>
            <w:tcW w:w="7938" w:type="dxa"/>
            <w:gridSpan w:val="5"/>
            <w:vAlign w:val="bottom"/>
          </w:tcPr>
          <w:p w14:paraId="4BAC65D2" w14:textId="4759FF02" w:rsidR="00665BF3" w:rsidRPr="000B354B" w:rsidRDefault="005E3F9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35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Springs Valley High</w:t>
            </w:r>
            <w:r w:rsidR="00AE03B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S</w:t>
            </w:r>
            <w:r w:rsidRPr="000B35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chool JR/SN</w:t>
            </w:r>
          </w:p>
        </w:tc>
        <w:tc>
          <w:tcPr>
            <w:tcW w:w="2276" w:type="dxa"/>
            <w:gridSpan w:val="3"/>
            <w:vAlign w:val="bottom"/>
          </w:tcPr>
          <w:p w14:paraId="2FCB10D7" w14:textId="07B29561" w:rsidR="00665BF3" w:rsidRPr="00F44F5F" w:rsidRDefault="005E3F90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French Lick, USA</w:t>
            </w:r>
          </w:p>
        </w:tc>
      </w:tr>
      <w:tr w:rsidR="0091331D" w:rsidRPr="00F44F5F" w14:paraId="312B82BC" w14:textId="77777777" w:rsidTr="00903F59">
        <w:trPr>
          <w:trHeight w:val="57"/>
        </w:trPr>
        <w:tc>
          <w:tcPr>
            <w:tcW w:w="7938" w:type="dxa"/>
            <w:gridSpan w:val="5"/>
          </w:tcPr>
          <w:p w14:paraId="1CEE182B" w14:textId="106DFBFF" w:rsidR="0091331D" w:rsidRPr="00AE03B9" w:rsidRDefault="000B354B" w:rsidP="0091331D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International </w:t>
            </w:r>
            <w:r w:rsidR="00AE03B9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exchange school year</w:t>
            </w:r>
            <w:r w:rsidR="005E3F90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91331D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final GPA: 3.8; 4.0 – 1.0, 4.0 being best</w:t>
            </w:r>
            <w:r w:rsidR="0091331D"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276" w:type="dxa"/>
            <w:gridSpan w:val="3"/>
          </w:tcPr>
          <w:p w14:paraId="7521EA6E" w14:textId="3FE775B8" w:rsidR="0091331D" w:rsidRPr="00AE03B9" w:rsidRDefault="0091331D" w:rsidP="0091331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 – 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652EF5" w:rsidRPr="00AE03B9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5E3F90" w:rsidRPr="00BD0BEB" w14:paraId="57CE057B" w14:textId="77777777" w:rsidTr="00903F59">
        <w:trPr>
          <w:trHeight w:val="57"/>
        </w:trPr>
        <w:tc>
          <w:tcPr>
            <w:tcW w:w="10214" w:type="dxa"/>
            <w:gridSpan w:val="8"/>
          </w:tcPr>
          <w:p w14:paraId="414D915A" w14:textId="4E9A909D" w:rsidR="005E3F90" w:rsidRPr="00AE03B9" w:rsidRDefault="00AE03B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Enhanced intercultural competencies, social skills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and gained advanced language practice through living with a host family and attending high school with classes in finance, </w:t>
            </w:r>
            <w:r w:rsidR="0042302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advanced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mathematics, English and US History</w:t>
            </w:r>
          </w:p>
        </w:tc>
      </w:tr>
      <w:tr w:rsidR="00E55D90" w:rsidRPr="00F44F5F" w14:paraId="3A2665B3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332729A6" w:rsidR="00E55D90" w:rsidRPr="000B354B" w:rsidRDefault="000B354B" w:rsidP="00212DD0">
            <w:pPr>
              <w:rPr>
                <w:rFonts w:ascii="Times New Roman" w:hAnsi="Times New Roman" w:cs="Times New Roman"/>
                <w:b/>
                <w:bCs/>
                <w:smallCaps/>
                <w:sz w:val="24"/>
                <w:szCs w:val="24"/>
              </w:rPr>
            </w:pPr>
            <w:r w:rsidRPr="000B35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&amp; Leadership Experience</w:t>
            </w:r>
          </w:p>
        </w:tc>
      </w:tr>
      <w:tr w:rsidR="007609B2" w:rsidRPr="00F44F5F" w14:paraId="237790E7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09F97D87" w14:textId="2537844E" w:rsidR="007609B2" w:rsidRPr="00AE03B9" w:rsidRDefault="007609B2" w:rsidP="006304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Alexander-von-Humboldt Gymnasium</w:t>
            </w:r>
          </w:p>
        </w:tc>
        <w:tc>
          <w:tcPr>
            <w:tcW w:w="4685" w:type="dxa"/>
            <w:gridSpan w:val="6"/>
            <w:vAlign w:val="bottom"/>
          </w:tcPr>
          <w:p w14:paraId="43515D5D" w14:textId="1685D541" w:rsidR="007609B2" w:rsidRPr="00212DD0" w:rsidRDefault="007609B2" w:rsidP="0063043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4363A53A" w14:textId="77777777" w:rsidTr="00903F59">
        <w:trPr>
          <w:trHeight w:val="57"/>
        </w:trPr>
        <w:tc>
          <w:tcPr>
            <w:tcW w:w="5529" w:type="dxa"/>
            <w:gridSpan w:val="2"/>
          </w:tcPr>
          <w:p w14:paraId="75478602" w14:textId="47E092D4" w:rsidR="007609B2" w:rsidRPr="00AE03B9" w:rsidRDefault="00AE03B9" w:rsidP="00A33CA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Mentor and Tutor for Ma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thematics</w:t>
            </w:r>
          </w:p>
        </w:tc>
        <w:tc>
          <w:tcPr>
            <w:tcW w:w="4685" w:type="dxa"/>
            <w:gridSpan w:val="6"/>
          </w:tcPr>
          <w:p w14:paraId="53ECED97" w14:textId="0638E3F6" w:rsidR="007609B2" w:rsidRPr="00AE03B9" w:rsidRDefault="007609B2" w:rsidP="00792C1E">
            <w:pPr>
              <w:jc w:val="right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08/2019 </w:t>
            </w: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– 07/2021 und 09/2022 – 07/2023 </w:t>
            </w:r>
            <w:r w:rsidRPr="00AE03B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609B2" w:rsidRPr="00BD0BEB" w14:paraId="14FC42EE" w14:textId="77777777" w:rsidTr="00903F59">
        <w:trPr>
          <w:trHeight w:val="113"/>
        </w:trPr>
        <w:tc>
          <w:tcPr>
            <w:tcW w:w="10194" w:type="dxa"/>
            <w:gridSpan w:val="7"/>
          </w:tcPr>
          <w:p w14:paraId="20958E51" w14:textId="0DD3C05D" w:rsidR="007609B2" w:rsidRPr="00AE03B9" w:rsidRDefault="00AE03B9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Organized and led a weekly supplementary program to improve mathematical skills, resulting in significant academic progress and improvement of grades</w:t>
            </w:r>
          </w:p>
        </w:tc>
        <w:tc>
          <w:tcPr>
            <w:tcW w:w="20" w:type="dxa"/>
            <w:vAlign w:val="bottom"/>
          </w:tcPr>
          <w:p w14:paraId="248171EC" w14:textId="77777777" w:rsidR="007609B2" w:rsidRPr="00AE03B9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434044" w:rsidRPr="00BD0BEB" w14:paraId="3CACF690" w14:textId="77777777" w:rsidTr="00903F59">
        <w:trPr>
          <w:trHeight w:val="113"/>
        </w:trPr>
        <w:tc>
          <w:tcPr>
            <w:tcW w:w="10194" w:type="dxa"/>
            <w:gridSpan w:val="7"/>
          </w:tcPr>
          <w:p w14:paraId="228A574E" w14:textId="4410FEF5" w:rsidR="00434044" w:rsidRPr="00AE03B9" w:rsidRDefault="00AE03B9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Successfully mentored over 30 students with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various backgrounds from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graes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6 to 10 using targeted and individualized sustainable learning methods, ensuring adequate preparation for class exams</w:t>
            </w:r>
          </w:p>
        </w:tc>
        <w:tc>
          <w:tcPr>
            <w:tcW w:w="20" w:type="dxa"/>
            <w:vAlign w:val="bottom"/>
          </w:tcPr>
          <w:p w14:paraId="30440628" w14:textId="77777777" w:rsidR="00434044" w:rsidRPr="00AE03B9" w:rsidRDefault="00434044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7609B2" w:rsidRPr="00F44F5F" w14:paraId="4EC9DEB8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061D97E7" w14:textId="2E47B709" w:rsidR="007609B2" w:rsidRPr="00AE03B9" w:rsidRDefault="00AE03B9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Notaries and Attorneys </w:t>
            </w:r>
            <w:proofErr w:type="spellStart"/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Christe</w:t>
            </w:r>
            <w:proofErr w:type="spellEnd"/>
            <w:r w:rsidRPr="00AE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Dietrich</w:t>
            </w:r>
          </w:p>
        </w:tc>
        <w:tc>
          <w:tcPr>
            <w:tcW w:w="4685" w:type="dxa"/>
            <w:gridSpan w:val="6"/>
            <w:vAlign w:val="bottom"/>
          </w:tcPr>
          <w:p w14:paraId="38592414" w14:textId="4712C304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0A0FFCF6" w14:textId="77777777" w:rsidTr="00903F59">
        <w:trPr>
          <w:trHeight w:val="57"/>
        </w:trPr>
        <w:tc>
          <w:tcPr>
            <w:tcW w:w="5529" w:type="dxa"/>
            <w:gridSpan w:val="2"/>
          </w:tcPr>
          <w:p w14:paraId="30382087" w14:textId="691CD6F0" w:rsidR="007609B2" w:rsidRPr="00AE03B9" w:rsidRDefault="00AE03B9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Student internship and job shadowing</w:t>
            </w:r>
          </w:p>
        </w:tc>
        <w:tc>
          <w:tcPr>
            <w:tcW w:w="4685" w:type="dxa"/>
            <w:gridSpan w:val="6"/>
          </w:tcPr>
          <w:p w14:paraId="7444AF8F" w14:textId="6AB97110" w:rsidR="007609B2" w:rsidRPr="00C241FC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C241F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07/2021 – 07/2021</w:t>
            </w:r>
          </w:p>
        </w:tc>
      </w:tr>
      <w:tr w:rsidR="007609B2" w:rsidRPr="00BD0BEB" w14:paraId="4C00CD42" w14:textId="77777777" w:rsidTr="00903F59">
        <w:trPr>
          <w:trHeight w:val="113"/>
        </w:trPr>
        <w:tc>
          <w:tcPr>
            <w:tcW w:w="10194" w:type="dxa"/>
            <w:gridSpan w:val="7"/>
          </w:tcPr>
          <w:p w14:paraId="089C6F28" w14:textId="60F88AF8" w:rsidR="007609B2" w:rsidRPr="00AE03B9" w:rsidRDefault="00AE03B9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AE03B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Attended court sessions at d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istrict and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courts while expanding knowledge in business law, criminal law, and general civil law through simulated legal cases and discussions</w:t>
            </w:r>
          </w:p>
        </w:tc>
        <w:tc>
          <w:tcPr>
            <w:tcW w:w="20" w:type="dxa"/>
          </w:tcPr>
          <w:p w14:paraId="746118C9" w14:textId="77777777" w:rsidR="007609B2" w:rsidRPr="00AE03B9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7609B2" w:rsidRPr="00F44F5F" w14:paraId="50AFEA03" w14:textId="77777777" w:rsidTr="00903F59">
        <w:trPr>
          <w:trHeight w:val="283"/>
        </w:trPr>
        <w:tc>
          <w:tcPr>
            <w:tcW w:w="5529" w:type="dxa"/>
            <w:gridSpan w:val="2"/>
            <w:vAlign w:val="bottom"/>
          </w:tcPr>
          <w:p w14:paraId="42FB0D26" w14:textId="2EC5E655" w:rsidR="007609B2" w:rsidRPr="00AE03B9" w:rsidRDefault="00AE03B9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German Child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Protection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Association</w:t>
            </w:r>
            <w:proofErr w:type="spellEnd"/>
          </w:p>
        </w:tc>
        <w:tc>
          <w:tcPr>
            <w:tcW w:w="4685" w:type="dxa"/>
            <w:gridSpan w:val="6"/>
            <w:vAlign w:val="bottom"/>
          </w:tcPr>
          <w:p w14:paraId="11E31BD8" w14:textId="5CC6D1C2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71A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="00AD06C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609B2" w:rsidRPr="00F44F5F" w14:paraId="48328CB9" w14:textId="77777777" w:rsidTr="00903F59">
        <w:trPr>
          <w:trHeight w:val="57"/>
        </w:trPr>
        <w:tc>
          <w:tcPr>
            <w:tcW w:w="7088" w:type="dxa"/>
            <w:gridSpan w:val="4"/>
          </w:tcPr>
          <w:p w14:paraId="74B74B41" w14:textId="2B68FCDF" w:rsidR="007609B2" w:rsidRPr="00C241FC" w:rsidRDefault="00AE03B9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Support teacher for </w:t>
            </w:r>
            <w:r w:rsidR="00C241FC"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homework a</w:t>
            </w:r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ssistance at </w:t>
            </w:r>
            <w:proofErr w:type="spellStart"/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Eichberg</w:t>
            </w:r>
            <w:proofErr w:type="spellEnd"/>
            <w:r w:rsid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Elementary School</w:t>
            </w:r>
          </w:p>
        </w:tc>
        <w:tc>
          <w:tcPr>
            <w:tcW w:w="3126" w:type="dxa"/>
            <w:gridSpan w:val="4"/>
          </w:tcPr>
          <w:p w14:paraId="2CB21DEB" w14:textId="257FD62C" w:rsidR="007609B2" w:rsidRPr="00C241FC" w:rsidRDefault="007609B2" w:rsidP="00792C1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08/2019 – 07/2020</w:t>
            </w:r>
          </w:p>
        </w:tc>
      </w:tr>
      <w:tr w:rsidR="007609B2" w:rsidRPr="00BD0BEB" w14:paraId="7C4155D6" w14:textId="77777777" w:rsidTr="00903F59">
        <w:tc>
          <w:tcPr>
            <w:tcW w:w="10214" w:type="dxa"/>
            <w:gridSpan w:val="8"/>
          </w:tcPr>
          <w:p w14:paraId="3658805E" w14:textId="6E560AA5" w:rsidR="007609B2" w:rsidRPr="00C241FC" w:rsidRDefault="00C241FC" w:rsidP="007609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Provided individualized learning support and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targeted assistance with comprehension issues, homework, and exam preparation for over 70 students in grades 1 to 4</w:t>
            </w:r>
          </w:p>
        </w:tc>
      </w:tr>
      <w:tr w:rsidR="007609B2" w:rsidRPr="00F44F5F" w14:paraId="414B4085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62BF58A3" w:rsidR="007609B2" w:rsidRPr="00C241FC" w:rsidRDefault="00C241FC" w:rsidP="00212DD0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Extracurricular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</w:t>
            </w:r>
            <w:proofErr w:type="spellEnd"/>
          </w:p>
        </w:tc>
      </w:tr>
      <w:tr w:rsidR="0042302B" w:rsidRPr="00F44F5F" w14:paraId="24240E73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1212498D" w14:textId="6DC2D552" w:rsidR="0042302B" w:rsidRPr="00C241FC" w:rsidRDefault="002B46CF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Claussen-Simon-Foundation</w:t>
            </w:r>
          </w:p>
        </w:tc>
        <w:tc>
          <w:tcPr>
            <w:tcW w:w="4685" w:type="dxa"/>
            <w:gridSpan w:val="6"/>
            <w:vAlign w:val="bottom"/>
          </w:tcPr>
          <w:p w14:paraId="629C6037" w14:textId="01AC6DAB" w:rsidR="0042302B" w:rsidRPr="00792C1E" w:rsidRDefault="002B46C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Hamburg, Germany</w:t>
            </w:r>
          </w:p>
        </w:tc>
      </w:tr>
      <w:tr w:rsidR="0042302B" w:rsidRPr="00F44F5F" w14:paraId="2299BFF0" w14:textId="77777777" w:rsidTr="00B47427">
        <w:trPr>
          <w:trHeight w:val="57"/>
        </w:trPr>
        <w:tc>
          <w:tcPr>
            <w:tcW w:w="5529" w:type="dxa"/>
            <w:gridSpan w:val="2"/>
            <w:vAlign w:val="bottom"/>
          </w:tcPr>
          <w:p w14:paraId="164B1DE8" w14:textId="7E73D40E" w:rsidR="0042302B" w:rsidRPr="002B46CF" w:rsidRDefault="002B46CF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Scholarship holder</w:t>
            </w:r>
          </w:p>
        </w:tc>
        <w:tc>
          <w:tcPr>
            <w:tcW w:w="4685" w:type="dxa"/>
            <w:gridSpan w:val="6"/>
          </w:tcPr>
          <w:p w14:paraId="5AC715BC" w14:textId="143C01C6" w:rsidR="0042302B" w:rsidRPr="002B46CF" w:rsidRDefault="002B46CF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09/2024 </w:t>
            </w:r>
            <w:r w:rsidR="008354B4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present</w:t>
            </w:r>
            <w:proofErr w:type="spellEnd"/>
            <w:r w:rsidR="008354B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F6C4F" w:rsidRPr="00F44F5F" w14:paraId="21F49AAD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736C003F" w14:textId="6C0C28FA" w:rsidR="007F6C4F" w:rsidRPr="00C241FC" w:rsidRDefault="007F6C4F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Mannheim Investment Club</w:t>
            </w:r>
          </w:p>
        </w:tc>
        <w:tc>
          <w:tcPr>
            <w:tcW w:w="4685" w:type="dxa"/>
            <w:gridSpan w:val="6"/>
            <w:vAlign w:val="bottom"/>
          </w:tcPr>
          <w:p w14:paraId="11526B8C" w14:textId="1D08625A" w:rsidR="007F6C4F" w:rsidRPr="00792C1E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Mannheim, Germany</w:t>
            </w:r>
          </w:p>
        </w:tc>
      </w:tr>
      <w:tr w:rsidR="007F6C4F" w:rsidRPr="007F6C4F" w14:paraId="5F50F25F" w14:textId="77777777" w:rsidTr="00B47427">
        <w:trPr>
          <w:trHeight w:val="57"/>
        </w:trPr>
        <w:tc>
          <w:tcPr>
            <w:tcW w:w="5529" w:type="dxa"/>
            <w:gridSpan w:val="2"/>
            <w:vAlign w:val="bottom"/>
          </w:tcPr>
          <w:p w14:paraId="3FDE96E5" w14:textId="49FA2F1B" w:rsidR="007F6C4F" w:rsidRPr="008354B4" w:rsidRDefault="007F6C4F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Member of the Conference Team</w:t>
            </w:r>
          </w:p>
        </w:tc>
        <w:tc>
          <w:tcPr>
            <w:tcW w:w="4685" w:type="dxa"/>
            <w:gridSpan w:val="6"/>
          </w:tcPr>
          <w:p w14:paraId="594FA3EF" w14:textId="1A241242" w:rsidR="007F6C4F" w:rsidRPr="008354B4" w:rsidRDefault="008354B4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09/2024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–</w:t>
            </w: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present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</w:tr>
      <w:tr w:rsidR="007F6C4F" w:rsidRPr="00BD0BEB" w14:paraId="39A65123" w14:textId="77777777" w:rsidTr="00B47427">
        <w:trPr>
          <w:trHeight w:val="340"/>
        </w:trPr>
        <w:tc>
          <w:tcPr>
            <w:tcW w:w="10194" w:type="dxa"/>
            <w:gridSpan w:val="7"/>
            <w:vAlign w:val="bottom"/>
          </w:tcPr>
          <w:p w14:paraId="3F6F0B97" w14:textId="135B43CC" w:rsidR="007F6C4F" w:rsidRPr="008354B4" w:rsidRDefault="007F6C4F" w:rsidP="008354B4">
            <w:pPr>
              <w:pStyle w:val="Listenabsatz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Responsible for organizing and planning Mannheim Investment </w:t>
            </w:r>
            <w:proofErr w:type="spellStart"/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Clubs</w:t>
            </w:r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´s</w:t>
            </w:r>
            <w:proofErr w:type="spellEnd"/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first finance conference, as well as a</w:t>
            </w:r>
            <w:ins w:id="1" w:author="David Döbele" w:date="2024-09-23T19:38:00Z" w16du:dateUtc="2024-09-23T17:38:00Z">
              <w:r w:rsidR="00D50796">
                <w:rPr>
                  <w:rFonts w:ascii="Times New Roman" w:hAnsi="Times New Roman" w:cs="Times New Roman"/>
                  <w:sz w:val="18"/>
                  <w:szCs w:val="18"/>
                  <w:lang w:val="en-US"/>
                </w:rPr>
                <w:t>c</w:t>
              </w:r>
            </w:ins>
            <w:r w:rsidR="008354B4"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quiring corporate partners and sponsors</w:t>
            </w:r>
          </w:p>
        </w:tc>
        <w:tc>
          <w:tcPr>
            <w:tcW w:w="20" w:type="dxa"/>
            <w:tcBorders>
              <w:top w:val="single" w:sz="4" w:space="0" w:color="auto"/>
            </w:tcBorders>
            <w:vAlign w:val="bottom"/>
          </w:tcPr>
          <w:p w14:paraId="221C7AF8" w14:textId="77777777" w:rsidR="007F6C4F" w:rsidRPr="007F6C4F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F6C4F" w:rsidRPr="007F6C4F" w14:paraId="5400A16F" w14:textId="77777777" w:rsidTr="00B47427">
        <w:trPr>
          <w:trHeight w:val="283"/>
        </w:trPr>
        <w:tc>
          <w:tcPr>
            <w:tcW w:w="5529" w:type="dxa"/>
            <w:gridSpan w:val="2"/>
            <w:vAlign w:val="bottom"/>
          </w:tcPr>
          <w:p w14:paraId="136B455D" w14:textId="415F5111" w:rsidR="007F6C4F" w:rsidRPr="00C241FC" w:rsidRDefault="008354B4" w:rsidP="00792C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Enactus Mannheim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e.V.</w:t>
            </w:r>
            <w:proofErr w:type="spellEnd"/>
          </w:p>
        </w:tc>
        <w:tc>
          <w:tcPr>
            <w:tcW w:w="4685" w:type="dxa"/>
            <w:gridSpan w:val="6"/>
            <w:vAlign w:val="bottom"/>
          </w:tcPr>
          <w:p w14:paraId="1550B371" w14:textId="5510C648" w:rsidR="007F6C4F" w:rsidRPr="007F6C4F" w:rsidRDefault="008354B4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Mannheim, Germany</w:t>
            </w:r>
          </w:p>
        </w:tc>
      </w:tr>
      <w:tr w:rsidR="007F6C4F" w:rsidRPr="007F6C4F" w14:paraId="28B52D57" w14:textId="77777777" w:rsidTr="00B47427">
        <w:trPr>
          <w:trHeight w:val="71"/>
        </w:trPr>
        <w:tc>
          <w:tcPr>
            <w:tcW w:w="5529" w:type="dxa"/>
            <w:gridSpan w:val="2"/>
            <w:vAlign w:val="bottom"/>
          </w:tcPr>
          <w:p w14:paraId="373DFFAF" w14:textId="22D763ED" w:rsidR="007F6C4F" w:rsidRPr="008354B4" w:rsidRDefault="008354B4" w:rsidP="00792C1E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Member of the </w:t>
            </w:r>
            <w:proofErr w:type="spellStart"/>
            <w:r w:rsidRPr="008354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InnoLab</w:t>
            </w:r>
            <w:proofErr w:type="spellEnd"/>
          </w:p>
        </w:tc>
        <w:tc>
          <w:tcPr>
            <w:tcW w:w="4685" w:type="dxa"/>
            <w:gridSpan w:val="6"/>
          </w:tcPr>
          <w:p w14:paraId="6086A6AD" w14:textId="0A289249" w:rsidR="007F6C4F" w:rsidRPr="008354B4" w:rsidRDefault="008354B4" w:rsidP="00511246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09/2024 – present </w:t>
            </w:r>
          </w:p>
        </w:tc>
      </w:tr>
      <w:tr w:rsidR="007F6C4F" w:rsidRPr="00BD0BEB" w14:paraId="240335C0" w14:textId="77777777" w:rsidTr="00D50796">
        <w:tblPrEx>
          <w:tblW w:w="1021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" w:author="David Döbele" w:date="2024-09-23T19:39:00Z" w16du:dateUtc="2024-09-23T17:39:00Z">
            <w:tblPrEx>
              <w:tblW w:w="1021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3" w:author="David Döbele" w:date="2024-09-23T19:39:00Z" w16du:dateUtc="2024-09-23T17:39:00Z">
            <w:trPr>
              <w:trHeight w:val="283"/>
            </w:trPr>
          </w:trPrChange>
        </w:trPr>
        <w:tc>
          <w:tcPr>
            <w:tcW w:w="10194" w:type="dxa"/>
            <w:gridSpan w:val="7"/>
            <w:tcPrChange w:id="4" w:author="David Döbele" w:date="2024-09-23T19:39:00Z" w16du:dateUtc="2024-09-23T17:39:00Z">
              <w:tcPr>
                <w:tcW w:w="10194" w:type="dxa"/>
                <w:gridSpan w:val="7"/>
              </w:tcPr>
            </w:tcPrChange>
          </w:tcPr>
          <w:p w14:paraId="49992B10" w14:textId="71456637" w:rsidR="007F6C4F" w:rsidRPr="008354B4" w:rsidRDefault="008354B4" w:rsidP="00511246">
            <w:pPr>
              <w:pStyle w:val="Beschreibu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354B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 to founding a nonprofit social startup focusing on solving ecological sustainability problems through innovative projects</w:t>
            </w:r>
          </w:p>
        </w:tc>
        <w:tc>
          <w:tcPr>
            <w:tcW w:w="20" w:type="dxa"/>
            <w:tcBorders>
              <w:top w:val="single" w:sz="4" w:space="0" w:color="auto"/>
            </w:tcBorders>
            <w:vAlign w:val="bottom"/>
            <w:tcPrChange w:id="5" w:author="David Döbele" w:date="2024-09-23T19:39:00Z" w16du:dateUtc="2024-09-23T17:39:00Z">
              <w:tcPr>
                <w:tcW w:w="20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415D118" w14:textId="77777777" w:rsidR="007F6C4F" w:rsidRPr="007F6C4F" w:rsidRDefault="007F6C4F" w:rsidP="00792C1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609B2" w:rsidRPr="00F44F5F" w14:paraId="74251178" w14:textId="77777777" w:rsidTr="00B47427">
        <w:trPr>
          <w:trHeight w:val="340"/>
        </w:trPr>
        <w:tc>
          <w:tcPr>
            <w:tcW w:w="5529" w:type="dxa"/>
            <w:gridSpan w:val="2"/>
            <w:vAlign w:val="bottom"/>
          </w:tcPr>
          <w:p w14:paraId="23826F21" w14:textId="783A6102" w:rsidR="007609B2" w:rsidRPr="00C241FC" w:rsidRDefault="007609B2" w:rsidP="00792C1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  <w:lang w:val="en-US"/>
              </w:rPr>
            </w:pPr>
            <w:r w:rsidRPr="00C241F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ArbeiterKind.de</w:t>
            </w:r>
          </w:p>
        </w:tc>
        <w:tc>
          <w:tcPr>
            <w:tcW w:w="4685" w:type="dxa"/>
            <w:gridSpan w:val="6"/>
            <w:vAlign w:val="bottom"/>
          </w:tcPr>
          <w:p w14:paraId="58208F44" w14:textId="5FE3F2F0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Fulda 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Mannheim</w:t>
            </w:r>
            <w:r w:rsidR="00AD06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7609B2" w:rsidRPr="00F44F5F" w14:paraId="4F59C612" w14:textId="77777777" w:rsidTr="00903F59">
        <w:trPr>
          <w:trHeight w:val="57"/>
        </w:trPr>
        <w:tc>
          <w:tcPr>
            <w:tcW w:w="6804" w:type="dxa"/>
            <w:gridSpan w:val="3"/>
          </w:tcPr>
          <w:p w14:paraId="32F07601" w14:textId="6B642F03" w:rsidR="007609B2" w:rsidRPr="00C241FC" w:rsidRDefault="00C241FC" w:rsidP="007609B2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Member of the local group in Fulda and at the University of Mannheim</w:t>
            </w:r>
          </w:p>
        </w:tc>
        <w:tc>
          <w:tcPr>
            <w:tcW w:w="3410" w:type="dxa"/>
            <w:gridSpan w:val="5"/>
          </w:tcPr>
          <w:p w14:paraId="45DD2178" w14:textId="6CD173F6" w:rsidR="007609B2" w:rsidRPr="00C241FC" w:rsidRDefault="007609B2" w:rsidP="00986597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07/2024 – </w:t>
            </w:r>
            <w:proofErr w:type="spellStart"/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609B2" w:rsidRPr="00BD0BEB" w14:paraId="02437711" w14:textId="77777777" w:rsidTr="00903F59">
        <w:trPr>
          <w:trHeight w:val="193"/>
        </w:trPr>
        <w:tc>
          <w:tcPr>
            <w:tcW w:w="10214" w:type="dxa"/>
            <w:gridSpan w:val="8"/>
          </w:tcPr>
          <w:p w14:paraId="3056CD09" w14:textId="00961229" w:rsidR="007609B2" w:rsidRDefault="00C241FC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Contributed to organizing and executing an event to increase visibility and outreach for ArbeiterKind.de</w:t>
            </w:r>
            <w:r w:rsidR="009E638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getting around 10 new members</w:t>
            </w:r>
            <w:r w:rsidRPr="00C241F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, nonprofit supporting students from non-academic backgrounds in accessing higher education</w:t>
            </w:r>
          </w:p>
          <w:p w14:paraId="68CFAD97" w14:textId="131FB056" w:rsidR="009E6385" w:rsidRPr="00C241FC" w:rsidRDefault="009E6385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Held a presentation on university financing and scholarships to over 40 students, offering guidance on making education more accessible</w:t>
            </w:r>
          </w:p>
        </w:tc>
      </w:tr>
      <w:tr w:rsidR="009E6385" w:rsidRPr="00F44F5F" w14:paraId="0ED47278" w14:textId="77777777" w:rsidTr="00903F59">
        <w:trPr>
          <w:trHeight w:val="340"/>
        </w:trPr>
        <w:tc>
          <w:tcPr>
            <w:tcW w:w="7938" w:type="dxa"/>
            <w:gridSpan w:val="5"/>
            <w:vAlign w:val="bottom"/>
          </w:tcPr>
          <w:p w14:paraId="5AD4083E" w14:textId="57C3ED42" w:rsidR="009E6385" w:rsidRPr="00385B49" w:rsidRDefault="00AD06C2" w:rsidP="00385B49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85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Alexander-von-Humboldt Gymnasium</w:t>
            </w:r>
          </w:p>
        </w:tc>
        <w:tc>
          <w:tcPr>
            <w:tcW w:w="2276" w:type="dxa"/>
            <w:gridSpan w:val="3"/>
            <w:vAlign w:val="bottom"/>
          </w:tcPr>
          <w:p w14:paraId="134D12BC" w14:textId="0967DDAA" w:rsidR="009E6385" w:rsidRPr="00986597" w:rsidRDefault="00AD06C2" w:rsidP="009E6385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Lauterbach, Germany</w:t>
            </w:r>
          </w:p>
        </w:tc>
      </w:tr>
      <w:tr w:rsidR="009E6385" w:rsidRPr="00AD06C2" w14:paraId="07BC53FE" w14:textId="77777777" w:rsidTr="00903F59">
        <w:trPr>
          <w:trHeight w:val="57"/>
        </w:trPr>
        <w:tc>
          <w:tcPr>
            <w:tcW w:w="7938" w:type="dxa"/>
            <w:gridSpan w:val="5"/>
            <w:vAlign w:val="bottom"/>
          </w:tcPr>
          <w:p w14:paraId="0738139B" w14:textId="4631DF29" w:rsidR="009E6385" w:rsidRPr="00AD06C2" w:rsidRDefault="00AD06C2" w:rsidP="00AD06C2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School Ambassador and Microsoft-Office Club leader</w:t>
            </w:r>
          </w:p>
        </w:tc>
        <w:tc>
          <w:tcPr>
            <w:tcW w:w="2276" w:type="dxa"/>
            <w:gridSpan w:val="3"/>
            <w:vAlign w:val="bottom"/>
          </w:tcPr>
          <w:p w14:paraId="0D54C2A8" w14:textId="6033D951" w:rsidR="009E6385" w:rsidRPr="00AD06C2" w:rsidRDefault="00AD06C2" w:rsidP="009E6385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09/2020 – 06/2024</w:t>
            </w:r>
          </w:p>
        </w:tc>
      </w:tr>
      <w:tr w:rsidR="009E6385" w:rsidRPr="00BD0BEB" w14:paraId="35C74E80" w14:textId="77777777" w:rsidTr="00903F59">
        <w:trPr>
          <w:trHeight w:val="20"/>
        </w:trPr>
        <w:tc>
          <w:tcPr>
            <w:tcW w:w="10194" w:type="dxa"/>
            <w:gridSpan w:val="7"/>
            <w:vAlign w:val="bottom"/>
          </w:tcPr>
          <w:p w14:paraId="2F9165C6" w14:textId="77777777" w:rsidR="009E6385" w:rsidRDefault="00AD06C2" w:rsidP="00AD06C2">
            <w:pPr>
              <w:pStyle w:val="ResumeAlignRight"/>
              <w:numPr>
                <w:ilvl w:val="0"/>
                <w:numId w:val="29"/>
              </w:numPr>
              <w:tabs>
                <w:tab w:val="left" w:pos="360"/>
              </w:tabs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</w:t>
            </w:r>
            <w:r w:rsidRPr="00767C17">
              <w:rPr>
                <w:bCs/>
                <w:sz w:val="18"/>
                <w:szCs w:val="18"/>
              </w:rPr>
              <w:t>o-moderated a discussion and interview with the German Federal Minister of Education, Bettina Stark-</w:t>
            </w:r>
            <w:proofErr w:type="spellStart"/>
            <w:r w:rsidRPr="00767C17">
              <w:rPr>
                <w:bCs/>
                <w:sz w:val="18"/>
                <w:szCs w:val="18"/>
              </w:rPr>
              <w:t>Watzinger</w:t>
            </w:r>
            <w:proofErr w:type="spellEnd"/>
          </w:p>
          <w:p w14:paraId="5EEEEA26" w14:textId="596A931E" w:rsidR="00AD06C2" w:rsidRPr="00AD06C2" w:rsidRDefault="00AD06C2" w:rsidP="00AD06C2">
            <w:pPr>
              <w:pStyle w:val="ResumeAlignRight"/>
              <w:numPr>
                <w:ilvl w:val="0"/>
                <w:numId w:val="29"/>
              </w:numPr>
              <w:tabs>
                <w:tab w:val="left" w:pos="360"/>
              </w:tabs>
              <w:rPr>
                <w:bCs/>
                <w:sz w:val="18"/>
                <w:szCs w:val="18"/>
              </w:rPr>
            </w:pPr>
            <w:r w:rsidRPr="00767C17">
              <w:rPr>
                <w:bCs/>
                <w:sz w:val="18"/>
                <w:szCs w:val="18"/>
              </w:rPr>
              <w:t xml:space="preserve">Led the Microsoft Office </w:t>
            </w:r>
            <w:r>
              <w:rPr>
                <w:bCs/>
                <w:sz w:val="18"/>
                <w:szCs w:val="18"/>
              </w:rPr>
              <w:t>C</w:t>
            </w:r>
            <w:r w:rsidRPr="00767C17">
              <w:rPr>
                <w:bCs/>
                <w:sz w:val="18"/>
                <w:szCs w:val="18"/>
              </w:rPr>
              <w:t>lub with over 20 students, independently conducting MS Office training sessions</w:t>
            </w:r>
          </w:p>
        </w:tc>
        <w:tc>
          <w:tcPr>
            <w:tcW w:w="20" w:type="dxa"/>
            <w:vAlign w:val="bottom"/>
          </w:tcPr>
          <w:p w14:paraId="0E999A76" w14:textId="77777777" w:rsidR="009E6385" w:rsidRPr="00AD06C2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9E6385" w:rsidRPr="00F44F5F" w14:paraId="3B26943D" w14:textId="77777777" w:rsidTr="00903F59">
        <w:trPr>
          <w:trHeight w:val="340"/>
        </w:trPr>
        <w:tc>
          <w:tcPr>
            <w:tcW w:w="7938" w:type="dxa"/>
            <w:gridSpan w:val="5"/>
            <w:vAlign w:val="bottom"/>
          </w:tcPr>
          <w:p w14:paraId="11E538C2" w14:textId="6A0FB4BB" w:rsidR="009E6385" w:rsidRPr="00385B49" w:rsidRDefault="009E6385" w:rsidP="00385B49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85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Springs Valley Highschool JR/SN</w:t>
            </w:r>
          </w:p>
        </w:tc>
        <w:tc>
          <w:tcPr>
            <w:tcW w:w="2276" w:type="dxa"/>
            <w:gridSpan w:val="3"/>
            <w:vAlign w:val="bottom"/>
          </w:tcPr>
          <w:p w14:paraId="21BF18C9" w14:textId="389183D9" w:rsidR="009E6385" w:rsidRPr="00986597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French Lick, USA </w:t>
            </w:r>
          </w:p>
        </w:tc>
      </w:tr>
      <w:tr w:rsidR="009E6385" w:rsidRPr="00F44F5F" w14:paraId="04BFDD79" w14:textId="77777777" w:rsidTr="00903F59">
        <w:trPr>
          <w:trHeight w:val="57"/>
        </w:trPr>
        <w:tc>
          <w:tcPr>
            <w:tcW w:w="8364" w:type="dxa"/>
            <w:gridSpan w:val="6"/>
          </w:tcPr>
          <w:p w14:paraId="5D908AF7" w14:textId="48A13AC8" w:rsidR="009E6385" w:rsidRPr="00C241FC" w:rsidRDefault="009E6385" w:rsidP="009E638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Varsity Track and Field Coach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as well as Media Team Assistant</w:t>
            </w:r>
          </w:p>
        </w:tc>
        <w:tc>
          <w:tcPr>
            <w:tcW w:w="1850" w:type="dxa"/>
            <w:gridSpan w:val="2"/>
          </w:tcPr>
          <w:p w14:paraId="0D2FFB14" w14:textId="28C9F33E" w:rsidR="009E6385" w:rsidRPr="00C241FC" w:rsidRDefault="009E6385" w:rsidP="009E6385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C241F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09/2021 – 05/2022</w:t>
            </w:r>
          </w:p>
        </w:tc>
      </w:tr>
      <w:tr w:rsidR="009E6385" w:rsidRPr="00BD0BEB" w14:paraId="66A58453" w14:textId="77777777" w:rsidTr="00903F59">
        <w:trPr>
          <w:trHeight w:val="20"/>
        </w:trPr>
        <w:tc>
          <w:tcPr>
            <w:tcW w:w="10214" w:type="dxa"/>
            <w:gridSpan w:val="8"/>
          </w:tcPr>
          <w:p w14:paraId="376B9729" w14:textId="77777777" w:rsidR="009E6385" w:rsidRPr="0042302B" w:rsidRDefault="009E6385" w:rsidP="009E638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Supported the track and field team of over 40 athletes across 15+ disciplines, improving daily training routines and optimizing competition preparation</w:t>
            </w:r>
          </w:p>
          <w:p w14:paraId="50B5B9CB" w14:textId="5E83E9C9" w:rsidR="0042302B" w:rsidRPr="00C241FC" w:rsidRDefault="0042302B" w:rsidP="009E638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C241FC"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Enhanced organizational and problem-s</w:t>
            </w:r>
            <w:r>
              <w:rPr>
                <w:rFonts w:ascii="Times New Roman" w:hAnsi="Times New Roman" w:cs="Times New Roman"/>
                <w:i w:val="0"/>
                <w:sz w:val="18"/>
                <w:szCs w:val="18"/>
                <w:lang w:val="en-US"/>
              </w:rPr>
              <w:t>olving skills through involvement in coordinating and planning athletic competitions while deepening understanding of team-oriented work</w:t>
            </w:r>
          </w:p>
        </w:tc>
      </w:tr>
      <w:tr w:rsidR="009E6385" w:rsidRPr="00F44F5F" w14:paraId="482569A2" w14:textId="77777777" w:rsidTr="00903F59">
        <w:trPr>
          <w:trHeight w:val="397"/>
        </w:trPr>
        <w:tc>
          <w:tcPr>
            <w:tcW w:w="1021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1E58C5FF" w:rsidR="009E6385" w:rsidRPr="00C241FC" w:rsidRDefault="009E6385" w:rsidP="009E63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Skills, </w:t>
            </w:r>
            <w:proofErr w:type="spellStart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  <w:proofErr w:type="spellEnd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proofErr w:type="spellStart"/>
            <w:r w:rsidRPr="00C241FC">
              <w:rPr>
                <w:rFonts w:ascii="Times New Roman" w:hAnsi="Times New Roman" w:cs="Times New Roman"/>
                <w:b/>
                <w:sz w:val="24"/>
                <w:szCs w:val="24"/>
              </w:rPr>
              <w:t>Interest</w:t>
            </w:r>
            <w:r w:rsidR="0042302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proofErr w:type="spellEnd"/>
          </w:p>
        </w:tc>
      </w:tr>
      <w:tr w:rsidR="009E6385" w:rsidRPr="00BD0BEB" w14:paraId="2B257790" w14:textId="77777777" w:rsidTr="00903F59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394D2194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Languages</w:t>
            </w:r>
            <w:proofErr w:type="spellEnd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879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33207CA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German and Turkish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(native)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(business fluent)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French </w:t>
            </w:r>
            <w:r w:rsidRPr="002B46C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(basic knowledge)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9E6385" w:rsidRPr="00BD0BEB" w14:paraId="45706C3F" w14:textId="77777777" w:rsidTr="00903F59">
        <w:trPr>
          <w:trHeight w:val="283"/>
        </w:trPr>
        <w:tc>
          <w:tcPr>
            <w:tcW w:w="1418" w:type="dxa"/>
            <w:vAlign w:val="bottom"/>
          </w:tcPr>
          <w:p w14:paraId="57688BDA" w14:textId="73278044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Technical Skills:</w:t>
            </w:r>
          </w:p>
        </w:tc>
        <w:tc>
          <w:tcPr>
            <w:tcW w:w="8796" w:type="dxa"/>
            <w:gridSpan w:val="7"/>
            <w:vAlign w:val="bottom"/>
          </w:tcPr>
          <w:p w14:paraId="60CA2168" w14:textId="31DE813F" w:rsidR="009E6385" w:rsidRPr="002B46CF" w:rsidRDefault="009E6385" w:rsidP="009E6385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Microsoft Office, Swift UI, Spark AR</w:t>
            </w:r>
          </w:p>
        </w:tc>
      </w:tr>
      <w:tr w:rsidR="009E6385" w:rsidRPr="00BD0BEB" w14:paraId="70CB01B0" w14:textId="77777777" w:rsidTr="00903F59">
        <w:trPr>
          <w:trHeight w:val="283"/>
        </w:trPr>
        <w:tc>
          <w:tcPr>
            <w:tcW w:w="1418" w:type="dxa"/>
            <w:vAlign w:val="bottom"/>
          </w:tcPr>
          <w:p w14:paraId="04F58216" w14:textId="107540C9" w:rsidR="009E6385" w:rsidRPr="002B46CF" w:rsidRDefault="009E6385" w:rsidP="009E63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>Interests</w:t>
            </w:r>
            <w:proofErr w:type="spellEnd"/>
            <w:r w:rsidRPr="002B46C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8796" w:type="dxa"/>
            <w:gridSpan w:val="7"/>
            <w:vAlign w:val="bottom"/>
          </w:tcPr>
          <w:p w14:paraId="598C2742" w14:textId="24EABA97" w:rsidR="009E6385" w:rsidRPr="002B46CF" w:rsidRDefault="009E6385" w:rsidP="009E6385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Chess </w:t>
            </w:r>
            <w:r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(coaching),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Programming</w:t>
            </w:r>
            <w:r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(IOS Apps),</w:t>
            </w:r>
            <w:r w:rsidRPr="002B46CF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and Fitness </w:t>
            </w:r>
            <w:r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(strengt</w:t>
            </w:r>
            <w:r w:rsidR="00B14D40"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h</w:t>
            </w:r>
            <w:r w:rsidR="002B46CF"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Pr="00BD0BE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and endurance training)</w:t>
            </w:r>
          </w:p>
        </w:tc>
      </w:tr>
    </w:tbl>
    <w:p w14:paraId="0747D2BF" w14:textId="69F47280" w:rsidR="00723643" w:rsidRPr="00B47427" w:rsidRDefault="00723643" w:rsidP="00385B49">
      <w:pPr>
        <w:rPr>
          <w:sz w:val="18"/>
          <w:lang w:val="en-US"/>
        </w:rPr>
      </w:pPr>
    </w:p>
    <w:sectPr w:rsidR="00723643" w:rsidRPr="00B47427" w:rsidSect="00BD0BEB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6BA24" w14:textId="77777777" w:rsidR="00D137CB" w:rsidRDefault="00D137CB" w:rsidP="00BE053D">
      <w:pPr>
        <w:spacing w:after="0" w:line="240" w:lineRule="auto"/>
      </w:pPr>
      <w:r>
        <w:separator/>
      </w:r>
    </w:p>
  </w:endnote>
  <w:endnote w:type="continuationSeparator" w:id="0">
    <w:p w14:paraId="24C1280C" w14:textId="77777777" w:rsidR="00D137CB" w:rsidRDefault="00D137C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7B69C" w14:textId="77777777" w:rsidR="00D137CB" w:rsidRDefault="00D137CB" w:rsidP="00BE053D">
      <w:pPr>
        <w:spacing w:after="0" w:line="240" w:lineRule="auto"/>
      </w:pPr>
      <w:r>
        <w:separator/>
      </w:r>
    </w:p>
  </w:footnote>
  <w:footnote w:type="continuationSeparator" w:id="0">
    <w:p w14:paraId="11F4A228" w14:textId="77777777" w:rsidR="00D137CB" w:rsidRDefault="00D137C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813291"/>
    <w:multiLevelType w:val="hybridMultilevel"/>
    <w:tmpl w:val="3D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637F7"/>
    <w:multiLevelType w:val="hybridMultilevel"/>
    <w:tmpl w:val="9FCA8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1732D"/>
    <w:multiLevelType w:val="hybridMultilevel"/>
    <w:tmpl w:val="65946D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37029"/>
    <w:multiLevelType w:val="hybridMultilevel"/>
    <w:tmpl w:val="4A7019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DB0986"/>
    <w:multiLevelType w:val="hybridMultilevel"/>
    <w:tmpl w:val="0C185F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8089">
    <w:abstractNumId w:val="17"/>
  </w:num>
  <w:num w:numId="2" w16cid:durableId="2027976192">
    <w:abstractNumId w:val="20"/>
  </w:num>
  <w:num w:numId="3" w16cid:durableId="247738387">
    <w:abstractNumId w:val="23"/>
  </w:num>
  <w:num w:numId="4" w16cid:durableId="385954400">
    <w:abstractNumId w:val="0"/>
  </w:num>
  <w:num w:numId="5" w16cid:durableId="1946496173">
    <w:abstractNumId w:val="1"/>
  </w:num>
  <w:num w:numId="6" w16cid:durableId="1218711565">
    <w:abstractNumId w:val="2"/>
  </w:num>
  <w:num w:numId="7" w16cid:durableId="151453970">
    <w:abstractNumId w:val="16"/>
  </w:num>
  <w:num w:numId="8" w16cid:durableId="263416671">
    <w:abstractNumId w:val="27"/>
  </w:num>
  <w:num w:numId="9" w16cid:durableId="1160660996">
    <w:abstractNumId w:val="15"/>
  </w:num>
  <w:num w:numId="10" w16cid:durableId="655570688">
    <w:abstractNumId w:val="30"/>
  </w:num>
  <w:num w:numId="11" w16cid:durableId="379207900">
    <w:abstractNumId w:val="6"/>
  </w:num>
  <w:num w:numId="12" w16cid:durableId="928544626">
    <w:abstractNumId w:val="7"/>
  </w:num>
  <w:num w:numId="13" w16cid:durableId="325524799">
    <w:abstractNumId w:val="9"/>
  </w:num>
  <w:num w:numId="14" w16cid:durableId="798453722">
    <w:abstractNumId w:val="10"/>
  </w:num>
  <w:num w:numId="15" w16cid:durableId="617105298">
    <w:abstractNumId w:val="26"/>
  </w:num>
  <w:num w:numId="16" w16cid:durableId="407728723">
    <w:abstractNumId w:val="5"/>
  </w:num>
  <w:num w:numId="17" w16cid:durableId="1025911600">
    <w:abstractNumId w:val="19"/>
  </w:num>
  <w:num w:numId="18" w16cid:durableId="276178975">
    <w:abstractNumId w:val="4"/>
  </w:num>
  <w:num w:numId="19" w16cid:durableId="1736204387">
    <w:abstractNumId w:val="22"/>
  </w:num>
  <w:num w:numId="20" w16cid:durableId="985359450">
    <w:abstractNumId w:val="13"/>
  </w:num>
  <w:num w:numId="21" w16cid:durableId="1642615515">
    <w:abstractNumId w:val="14"/>
  </w:num>
  <w:num w:numId="22" w16cid:durableId="1994525942">
    <w:abstractNumId w:val="18"/>
  </w:num>
  <w:num w:numId="23" w16cid:durableId="226647393">
    <w:abstractNumId w:val="8"/>
  </w:num>
  <w:num w:numId="24" w16cid:durableId="201871077">
    <w:abstractNumId w:val="25"/>
  </w:num>
  <w:num w:numId="25" w16cid:durableId="1142237591">
    <w:abstractNumId w:val="31"/>
  </w:num>
  <w:num w:numId="26" w16cid:durableId="709650059">
    <w:abstractNumId w:val="21"/>
  </w:num>
  <w:num w:numId="27" w16cid:durableId="1134828426">
    <w:abstractNumId w:val="11"/>
  </w:num>
  <w:num w:numId="28" w16cid:durableId="779035532">
    <w:abstractNumId w:val="28"/>
  </w:num>
  <w:num w:numId="29" w16cid:durableId="758600579">
    <w:abstractNumId w:val="3"/>
  </w:num>
  <w:num w:numId="30" w16cid:durableId="514420749">
    <w:abstractNumId w:val="29"/>
  </w:num>
  <w:num w:numId="31" w16cid:durableId="2040811652">
    <w:abstractNumId w:val="12"/>
  </w:num>
  <w:num w:numId="32" w16cid:durableId="249968478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67CE"/>
    <w:rsid w:val="00087747"/>
    <w:rsid w:val="000A1FDA"/>
    <w:rsid w:val="000B354B"/>
    <w:rsid w:val="000B4E2D"/>
    <w:rsid w:val="000B63E2"/>
    <w:rsid w:val="000B6548"/>
    <w:rsid w:val="000C4B7A"/>
    <w:rsid w:val="000D671A"/>
    <w:rsid w:val="000E5893"/>
    <w:rsid w:val="00103EC5"/>
    <w:rsid w:val="00116C6E"/>
    <w:rsid w:val="00125CA6"/>
    <w:rsid w:val="00156769"/>
    <w:rsid w:val="00156FC9"/>
    <w:rsid w:val="00162A5A"/>
    <w:rsid w:val="001647AB"/>
    <w:rsid w:val="00172867"/>
    <w:rsid w:val="00175B6D"/>
    <w:rsid w:val="001816A2"/>
    <w:rsid w:val="001901ED"/>
    <w:rsid w:val="0019483A"/>
    <w:rsid w:val="001A46BF"/>
    <w:rsid w:val="001A481B"/>
    <w:rsid w:val="001B0186"/>
    <w:rsid w:val="001B62CA"/>
    <w:rsid w:val="001D4DCD"/>
    <w:rsid w:val="001F4175"/>
    <w:rsid w:val="00212DD0"/>
    <w:rsid w:val="00223A4D"/>
    <w:rsid w:val="00232CB5"/>
    <w:rsid w:val="00234A7E"/>
    <w:rsid w:val="0024373D"/>
    <w:rsid w:val="002508C2"/>
    <w:rsid w:val="00267252"/>
    <w:rsid w:val="00282DB0"/>
    <w:rsid w:val="00294DE6"/>
    <w:rsid w:val="002B2091"/>
    <w:rsid w:val="002B46CF"/>
    <w:rsid w:val="002C6972"/>
    <w:rsid w:val="002D2B32"/>
    <w:rsid w:val="002D4516"/>
    <w:rsid w:val="002D519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5B49"/>
    <w:rsid w:val="00390EA6"/>
    <w:rsid w:val="003B12E2"/>
    <w:rsid w:val="003E27C3"/>
    <w:rsid w:val="003F3E3F"/>
    <w:rsid w:val="004067B8"/>
    <w:rsid w:val="004154BE"/>
    <w:rsid w:val="0042013D"/>
    <w:rsid w:val="00422F83"/>
    <w:rsid w:val="0042302B"/>
    <w:rsid w:val="00426D7E"/>
    <w:rsid w:val="00434044"/>
    <w:rsid w:val="0043430C"/>
    <w:rsid w:val="00435E6D"/>
    <w:rsid w:val="00443668"/>
    <w:rsid w:val="00452DDE"/>
    <w:rsid w:val="00456B0D"/>
    <w:rsid w:val="00463814"/>
    <w:rsid w:val="00476AF8"/>
    <w:rsid w:val="00484FD7"/>
    <w:rsid w:val="004929FB"/>
    <w:rsid w:val="004A54BA"/>
    <w:rsid w:val="004B6A5E"/>
    <w:rsid w:val="00507EA7"/>
    <w:rsid w:val="00511246"/>
    <w:rsid w:val="00511F6D"/>
    <w:rsid w:val="00520A2B"/>
    <w:rsid w:val="00526089"/>
    <w:rsid w:val="00527A28"/>
    <w:rsid w:val="00527DCA"/>
    <w:rsid w:val="00557F05"/>
    <w:rsid w:val="0056412F"/>
    <w:rsid w:val="005716D4"/>
    <w:rsid w:val="00571B60"/>
    <w:rsid w:val="00572876"/>
    <w:rsid w:val="00573E0E"/>
    <w:rsid w:val="00585A4D"/>
    <w:rsid w:val="005924EE"/>
    <w:rsid w:val="00594F5D"/>
    <w:rsid w:val="005974F8"/>
    <w:rsid w:val="005B047A"/>
    <w:rsid w:val="005D6329"/>
    <w:rsid w:val="005E3F90"/>
    <w:rsid w:val="005E57F6"/>
    <w:rsid w:val="005F6E23"/>
    <w:rsid w:val="006058D8"/>
    <w:rsid w:val="00605A37"/>
    <w:rsid w:val="00610200"/>
    <w:rsid w:val="00623699"/>
    <w:rsid w:val="0063043A"/>
    <w:rsid w:val="00632D5A"/>
    <w:rsid w:val="00635515"/>
    <w:rsid w:val="00652EF5"/>
    <w:rsid w:val="006546FD"/>
    <w:rsid w:val="00665636"/>
    <w:rsid w:val="00665BF3"/>
    <w:rsid w:val="006732D6"/>
    <w:rsid w:val="00680554"/>
    <w:rsid w:val="00687105"/>
    <w:rsid w:val="00693E09"/>
    <w:rsid w:val="006A2DE9"/>
    <w:rsid w:val="006A7230"/>
    <w:rsid w:val="006B4E32"/>
    <w:rsid w:val="006B72C7"/>
    <w:rsid w:val="006B7F78"/>
    <w:rsid w:val="006C2252"/>
    <w:rsid w:val="006D5F7A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9B2"/>
    <w:rsid w:val="00761609"/>
    <w:rsid w:val="00763DCE"/>
    <w:rsid w:val="00776C46"/>
    <w:rsid w:val="0078260B"/>
    <w:rsid w:val="007838D1"/>
    <w:rsid w:val="00785254"/>
    <w:rsid w:val="00785853"/>
    <w:rsid w:val="00792C1E"/>
    <w:rsid w:val="007966F0"/>
    <w:rsid w:val="00797BFC"/>
    <w:rsid w:val="007A720F"/>
    <w:rsid w:val="007C6A3C"/>
    <w:rsid w:val="007D4BEE"/>
    <w:rsid w:val="007D5BE9"/>
    <w:rsid w:val="007F6C4F"/>
    <w:rsid w:val="008050E4"/>
    <w:rsid w:val="0082257D"/>
    <w:rsid w:val="008354B4"/>
    <w:rsid w:val="00853438"/>
    <w:rsid w:val="00866846"/>
    <w:rsid w:val="00875DA9"/>
    <w:rsid w:val="008947BD"/>
    <w:rsid w:val="00895E38"/>
    <w:rsid w:val="008A782B"/>
    <w:rsid w:val="008B0FC0"/>
    <w:rsid w:val="008C429A"/>
    <w:rsid w:val="008D59BE"/>
    <w:rsid w:val="008E1F3D"/>
    <w:rsid w:val="00903F59"/>
    <w:rsid w:val="009053D7"/>
    <w:rsid w:val="0091331D"/>
    <w:rsid w:val="009250BA"/>
    <w:rsid w:val="0093223C"/>
    <w:rsid w:val="009413EE"/>
    <w:rsid w:val="00941A87"/>
    <w:rsid w:val="009501C2"/>
    <w:rsid w:val="009668B9"/>
    <w:rsid w:val="00976577"/>
    <w:rsid w:val="00986597"/>
    <w:rsid w:val="00996356"/>
    <w:rsid w:val="00997D9A"/>
    <w:rsid w:val="009C0676"/>
    <w:rsid w:val="009D7C49"/>
    <w:rsid w:val="009E6385"/>
    <w:rsid w:val="009E7297"/>
    <w:rsid w:val="00A0257D"/>
    <w:rsid w:val="00A06CEC"/>
    <w:rsid w:val="00A12EDC"/>
    <w:rsid w:val="00A2597A"/>
    <w:rsid w:val="00A26D0D"/>
    <w:rsid w:val="00A33BDE"/>
    <w:rsid w:val="00A33CA2"/>
    <w:rsid w:val="00A34885"/>
    <w:rsid w:val="00A43BC1"/>
    <w:rsid w:val="00A67885"/>
    <w:rsid w:val="00A74225"/>
    <w:rsid w:val="00A81C34"/>
    <w:rsid w:val="00A85B3C"/>
    <w:rsid w:val="00A936D5"/>
    <w:rsid w:val="00AA1EB0"/>
    <w:rsid w:val="00AA2DA3"/>
    <w:rsid w:val="00AA5A9C"/>
    <w:rsid w:val="00AB016A"/>
    <w:rsid w:val="00AB2A5A"/>
    <w:rsid w:val="00AD06C2"/>
    <w:rsid w:val="00AD256B"/>
    <w:rsid w:val="00AD28F8"/>
    <w:rsid w:val="00AE03B9"/>
    <w:rsid w:val="00AE4ED3"/>
    <w:rsid w:val="00B0230B"/>
    <w:rsid w:val="00B14D40"/>
    <w:rsid w:val="00B17D95"/>
    <w:rsid w:val="00B23509"/>
    <w:rsid w:val="00B359DB"/>
    <w:rsid w:val="00B3632B"/>
    <w:rsid w:val="00B409D8"/>
    <w:rsid w:val="00B47427"/>
    <w:rsid w:val="00B5178D"/>
    <w:rsid w:val="00B67F1F"/>
    <w:rsid w:val="00B701CC"/>
    <w:rsid w:val="00B701D7"/>
    <w:rsid w:val="00B90595"/>
    <w:rsid w:val="00BA215A"/>
    <w:rsid w:val="00BB5F09"/>
    <w:rsid w:val="00BC0D9F"/>
    <w:rsid w:val="00BC746F"/>
    <w:rsid w:val="00BD0BEB"/>
    <w:rsid w:val="00BE053D"/>
    <w:rsid w:val="00BF1A7A"/>
    <w:rsid w:val="00BF1FA3"/>
    <w:rsid w:val="00C00974"/>
    <w:rsid w:val="00C018E4"/>
    <w:rsid w:val="00C066FA"/>
    <w:rsid w:val="00C241FC"/>
    <w:rsid w:val="00C25387"/>
    <w:rsid w:val="00C35F57"/>
    <w:rsid w:val="00C54BE3"/>
    <w:rsid w:val="00C57F80"/>
    <w:rsid w:val="00C71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37CB"/>
    <w:rsid w:val="00D1492F"/>
    <w:rsid w:val="00D17B69"/>
    <w:rsid w:val="00D3003C"/>
    <w:rsid w:val="00D331F4"/>
    <w:rsid w:val="00D41A79"/>
    <w:rsid w:val="00D470E4"/>
    <w:rsid w:val="00D50796"/>
    <w:rsid w:val="00D52142"/>
    <w:rsid w:val="00D5280E"/>
    <w:rsid w:val="00D61F14"/>
    <w:rsid w:val="00D80D6B"/>
    <w:rsid w:val="00D85D41"/>
    <w:rsid w:val="00D90950"/>
    <w:rsid w:val="00D978F9"/>
    <w:rsid w:val="00DA69DF"/>
    <w:rsid w:val="00DA6A13"/>
    <w:rsid w:val="00DB33F8"/>
    <w:rsid w:val="00DD38E2"/>
    <w:rsid w:val="00E00140"/>
    <w:rsid w:val="00E13110"/>
    <w:rsid w:val="00E24DF1"/>
    <w:rsid w:val="00E40B9A"/>
    <w:rsid w:val="00E431ED"/>
    <w:rsid w:val="00E472DE"/>
    <w:rsid w:val="00E55D90"/>
    <w:rsid w:val="00E64FF5"/>
    <w:rsid w:val="00E907EC"/>
    <w:rsid w:val="00EA5421"/>
    <w:rsid w:val="00EB34FC"/>
    <w:rsid w:val="00EB5816"/>
    <w:rsid w:val="00ED0EA9"/>
    <w:rsid w:val="00EE6AD2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8DD"/>
    <w:rsid w:val="00FD6F06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24EE"/>
    <w:pPr>
      <w:spacing w:after="0" w:line="240" w:lineRule="auto"/>
    </w:pPr>
  </w:style>
  <w:style w:type="paragraph" w:customStyle="1" w:styleId="ResumeAlignRight">
    <w:name w:val="Resume Align Right"/>
    <w:basedOn w:val="Standard"/>
    <w:rsid w:val="00AD06C2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3862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2024-08-28T17:25:00Z</cp:lastPrinted>
  <dcterms:created xsi:type="dcterms:W3CDTF">2024-09-23T16:52:00Z</dcterms:created>
  <dcterms:modified xsi:type="dcterms:W3CDTF">2024-09-23T17:39:00Z</dcterms:modified>
</cp:coreProperties>
</file>