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9266B" w14:textId="63D9CF27" w:rsidR="00366A64" w:rsidRDefault="00E93007" w:rsidP="00366A64">
      <w:pPr>
        <w:spacing w:after="0"/>
        <w:jc w:val="right"/>
        <w:rPr>
          <w:rFonts w:ascii="Georgia" w:hAnsi="Georgia" w:cs="Times New Roman"/>
          <w:sz w:val="21"/>
          <w:szCs w:val="21"/>
        </w:rPr>
      </w:pPr>
      <w:r>
        <w:rPr>
          <w:rFonts w:ascii="Georgia" w:hAnsi="Georgia" w:cs="Times New Roman"/>
          <w:sz w:val="21"/>
          <w:szCs w:val="21"/>
        </w:rPr>
        <w:t>Malte Dothagen</w:t>
      </w:r>
    </w:p>
    <w:p w14:paraId="72F9AA57" w14:textId="6E1AA384" w:rsidR="00366A64" w:rsidRDefault="00E93007" w:rsidP="00366A64">
      <w:pPr>
        <w:spacing w:after="0"/>
        <w:jc w:val="right"/>
        <w:rPr>
          <w:rFonts w:ascii="Georgia" w:hAnsi="Georgia" w:cs="Times New Roman"/>
          <w:sz w:val="21"/>
          <w:szCs w:val="21"/>
        </w:rPr>
      </w:pPr>
      <w:r>
        <w:rPr>
          <w:rFonts w:ascii="Georgia" w:hAnsi="Georgia" w:cs="Times New Roman"/>
          <w:sz w:val="21"/>
          <w:szCs w:val="21"/>
        </w:rPr>
        <w:t>Kleine Eichen 13</w:t>
      </w:r>
    </w:p>
    <w:p w14:paraId="31713EAE" w14:textId="07D11572" w:rsidR="00366A64" w:rsidRDefault="00E93007" w:rsidP="00366A64">
      <w:pPr>
        <w:spacing w:after="0"/>
        <w:jc w:val="right"/>
        <w:rPr>
          <w:rFonts w:ascii="Georgia" w:hAnsi="Georgia" w:cs="Times New Roman"/>
          <w:sz w:val="21"/>
          <w:szCs w:val="21"/>
        </w:rPr>
      </w:pPr>
      <w:r>
        <w:rPr>
          <w:rFonts w:ascii="Georgia" w:hAnsi="Georgia" w:cs="Times New Roman"/>
          <w:sz w:val="21"/>
          <w:szCs w:val="21"/>
        </w:rPr>
        <w:t>14532 Kleinmachnow</w:t>
      </w:r>
    </w:p>
    <w:p w14:paraId="0F5AFBA7" w14:textId="10DEC592" w:rsidR="00366A64" w:rsidRDefault="00E93007" w:rsidP="00366A64">
      <w:pPr>
        <w:spacing w:after="0"/>
        <w:jc w:val="right"/>
        <w:rPr>
          <w:rFonts w:ascii="Georgia" w:hAnsi="Georgia" w:cs="Times New Roman"/>
          <w:sz w:val="21"/>
          <w:szCs w:val="21"/>
        </w:rPr>
      </w:pPr>
      <w:r>
        <w:rPr>
          <w:rFonts w:ascii="Georgia" w:hAnsi="Georgia" w:cs="Times New Roman"/>
          <w:sz w:val="21"/>
          <w:szCs w:val="21"/>
        </w:rPr>
        <w:t>malte.dothagen@gmx.de</w:t>
      </w:r>
    </w:p>
    <w:p w14:paraId="413D9B33" w14:textId="66112A5C" w:rsidR="00E93007" w:rsidRPr="00D30CEA" w:rsidRDefault="00E93007" w:rsidP="00366A64">
      <w:pPr>
        <w:spacing w:after="0"/>
        <w:jc w:val="right"/>
        <w:rPr>
          <w:rFonts w:ascii="Georgia" w:hAnsi="Georgia" w:cs="Georgia"/>
          <w:color w:val="000000"/>
          <w:sz w:val="21"/>
          <w:szCs w:val="21"/>
        </w:rPr>
      </w:pPr>
      <w:r>
        <w:rPr>
          <w:rFonts w:ascii="Georgia" w:hAnsi="Georgia" w:cs="Georgia"/>
          <w:color w:val="000000"/>
          <w:sz w:val="21"/>
          <w:szCs w:val="21"/>
        </w:rPr>
        <w:t>+4915114363445</w:t>
      </w:r>
    </w:p>
    <w:p w14:paraId="32538ED8" w14:textId="77777777" w:rsidR="00366A64" w:rsidRDefault="00366A64" w:rsidP="00366A64">
      <w:pPr>
        <w:spacing w:after="0"/>
        <w:rPr>
          <w:rFonts w:ascii="Georgia" w:hAnsi="Georgia" w:cs="Georgia"/>
          <w:color w:val="000000"/>
          <w:sz w:val="21"/>
          <w:szCs w:val="21"/>
        </w:rPr>
      </w:pPr>
    </w:p>
    <w:p w14:paraId="4A9BC23E" w14:textId="737EC7F3" w:rsidR="00366A64" w:rsidRDefault="000E6F4A" w:rsidP="00366A64">
      <w:pPr>
        <w:spacing w:after="0"/>
        <w:rPr>
          <w:rFonts w:ascii="Georgia" w:hAnsi="Georgia"/>
          <w:sz w:val="21"/>
          <w:szCs w:val="21"/>
        </w:rPr>
      </w:pPr>
      <w:r>
        <w:rPr>
          <w:rStyle w:val="Fett"/>
          <w:rFonts w:ascii="Georgia" w:hAnsi="Georgia"/>
          <w:b w:val="0"/>
          <w:bCs w:val="0"/>
          <w:sz w:val="21"/>
          <w:szCs w:val="21"/>
          <w:shd w:val="clear" w:color="auto" w:fill="FFFFFF"/>
        </w:rPr>
        <w:t>xxxxxx</w:t>
      </w:r>
    </w:p>
    <w:p w14:paraId="5477B331" w14:textId="7E3D9C94" w:rsidR="00366A64" w:rsidRDefault="000E6F4A" w:rsidP="00366A64">
      <w:pPr>
        <w:spacing w:after="0"/>
        <w:rPr>
          <w:rFonts w:ascii="Georgia" w:hAnsi="Georgia"/>
          <w:sz w:val="21"/>
          <w:szCs w:val="21"/>
        </w:rPr>
      </w:pPr>
      <w:r>
        <w:rPr>
          <w:rFonts w:ascii="Georgia" w:hAnsi="Georgia"/>
          <w:sz w:val="21"/>
          <w:szCs w:val="21"/>
        </w:rPr>
        <w:t>xxxxxxxx</w:t>
      </w:r>
    </w:p>
    <w:p w14:paraId="026FA879" w14:textId="14EF105A" w:rsidR="000E6F4A" w:rsidRPr="00D30CEA" w:rsidRDefault="000E6F4A" w:rsidP="00366A64">
      <w:pPr>
        <w:spacing w:after="0"/>
        <w:rPr>
          <w:rFonts w:ascii="Georgia" w:hAnsi="Georgia"/>
          <w:sz w:val="21"/>
          <w:szCs w:val="21"/>
        </w:rPr>
      </w:pPr>
      <w:r>
        <w:rPr>
          <w:rFonts w:ascii="Georgia" w:hAnsi="Georgia"/>
          <w:sz w:val="21"/>
          <w:szCs w:val="21"/>
        </w:rPr>
        <w:t>xxxxxx</w:t>
      </w:r>
    </w:p>
    <w:p w14:paraId="30848A80" w14:textId="09628305" w:rsidR="00366A64" w:rsidRDefault="000E6F4A" w:rsidP="00366A64">
      <w:pPr>
        <w:spacing w:after="0"/>
        <w:jc w:val="right"/>
        <w:rPr>
          <w:rFonts w:ascii="Georgia" w:hAnsi="Georgia" w:cs="Times New Roman"/>
          <w:sz w:val="21"/>
          <w:szCs w:val="21"/>
        </w:rPr>
      </w:pPr>
      <w:r>
        <w:rPr>
          <w:rFonts w:ascii="Georgia" w:hAnsi="Georgia" w:cs="Georgia"/>
          <w:color w:val="000000"/>
          <w:sz w:val="21"/>
          <w:szCs w:val="21"/>
        </w:rPr>
        <w:t>Kleinmachnow</w:t>
      </w:r>
      <w:r w:rsidR="00366A64">
        <w:rPr>
          <w:rFonts w:ascii="Georgia" w:hAnsi="Georgia" w:cs="Times New Roman"/>
          <w:sz w:val="21"/>
          <w:szCs w:val="21"/>
        </w:rPr>
        <w:t>, 1</w:t>
      </w:r>
      <w:r w:rsidR="00E93007">
        <w:rPr>
          <w:rFonts w:ascii="Georgia" w:hAnsi="Georgia" w:cs="Times New Roman"/>
          <w:sz w:val="21"/>
          <w:szCs w:val="21"/>
        </w:rPr>
        <w:t>1</w:t>
      </w:r>
      <w:r w:rsidR="00366A64">
        <w:rPr>
          <w:rFonts w:ascii="Georgia" w:hAnsi="Georgia" w:cs="Times New Roman"/>
          <w:sz w:val="21"/>
          <w:szCs w:val="21"/>
        </w:rPr>
        <w:t>.</w:t>
      </w:r>
      <w:r w:rsidR="00E93007">
        <w:rPr>
          <w:rFonts w:ascii="Georgia" w:hAnsi="Georgia" w:cs="Times New Roman"/>
          <w:sz w:val="21"/>
          <w:szCs w:val="21"/>
        </w:rPr>
        <w:t>01</w:t>
      </w:r>
      <w:r w:rsidR="00366A64">
        <w:rPr>
          <w:rFonts w:ascii="Georgia" w:hAnsi="Georgia" w:cs="Times New Roman"/>
          <w:sz w:val="21"/>
          <w:szCs w:val="21"/>
        </w:rPr>
        <w:t>.2021</w:t>
      </w:r>
    </w:p>
    <w:p w14:paraId="67C213C9" w14:textId="77777777" w:rsidR="00366A64" w:rsidRPr="001C3108" w:rsidRDefault="00366A64" w:rsidP="00366A64">
      <w:pPr>
        <w:spacing w:after="0"/>
        <w:jc w:val="right"/>
        <w:rPr>
          <w:rFonts w:ascii="Georgia" w:hAnsi="Georgia" w:cs="Times New Roman"/>
          <w:sz w:val="21"/>
          <w:szCs w:val="21"/>
        </w:rPr>
      </w:pPr>
    </w:p>
    <w:p w14:paraId="1B7DE435" w14:textId="4EE5D52B" w:rsidR="00366A64" w:rsidRPr="0099776A" w:rsidRDefault="00366A64" w:rsidP="00366A64">
      <w:pPr>
        <w:spacing w:before="40" w:after="0"/>
        <w:rPr>
          <w:rFonts w:ascii="Georgia" w:hAnsi="Georgia" w:cs="Times New Roman"/>
          <w:b/>
          <w:sz w:val="21"/>
          <w:szCs w:val="21"/>
        </w:rPr>
      </w:pPr>
      <w:r w:rsidRPr="0099776A">
        <w:rPr>
          <w:rFonts w:ascii="Georgia" w:hAnsi="Georgia" w:cs="Times New Roman"/>
          <w:b/>
          <w:sz w:val="21"/>
          <w:szCs w:val="21"/>
        </w:rPr>
        <w:t xml:space="preserve">Bewerbung um ein Praktikum im </w:t>
      </w:r>
      <w:r>
        <w:rPr>
          <w:rFonts w:ascii="Georgia" w:hAnsi="Georgia" w:cs="Times New Roman"/>
          <w:b/>
          <w:sz w:val="21"/>
          <w:szCs w:val="21"/>
        </w:rPr>
        <w:t xml:space="preserve">Audit </w:t>
      </w:r>
    </w:p>
    <w:p w14:paraId="47A88518" w14:textId="77777777" w:rsidR="00366A64" w:rsidRPr="0099776A" w:rsidRDefault="00366A64" w:rsidP="00366A64">
      <w:pPr>
        <w:spacing w:before="40" w:after="0"/>
        <w:rPr>
          <w:rFonts w:ascii="Georgia" w:hAnsi="Georgia" w:cs="Times New Roman"/>
          <w:b/>
          <w:sz w:val="21"/>
          <w:szCs w:val="21"/>
        </w:rPr>
      </w:pPr>
    </w:p>
    <w:p w14:paraId="2706BA45" w14:textId="77777777" w:rsidR="00366A64" w:rsidRPr="001C3108" w:rsidRDefault="00366A64" w:rsidP="00366A64">
      <w:pPr>
        <w:spacing w:before="40" w:after="0"/>
        <w:jc w:val="both"/>
        <w:rPr>
          <w:rFonts w:ascii="Georgia" w:hAnsi="Georgia" w:cs="Times New Roman"/>
          <w:sz w:val="21"/>
          <w:szCs w:val="21"/>
        </w:rPr>
      </w:pPr>
      <w:r w:rsidRPr="001C3108">
        <w:rPr>
          <w:rFonts w:ascii="Georgia" w:hAnsi="Georgia" w:cs="Times New Roman"/>
          <w:sz w:val="21"/>
          <w:szCs w:val="21"/>
        </w:rPr>
        <w:t xml:space="preserve">Sehr geehrte Damen und Herren, </w:t>
      </w:r>
    </w:p>
    <w:p w14:paraId="4824A6A8" w14:textId="77777777" w:rsidR="00366A64" w:rsidRPr="001C3108" w:rsidRDefault="00366A64" w:rsidP="00366A64">
      <w:pPr>
        <w:spacing w:before="40" w:after="0"/>
        <w:jc w:val="both"/>
        <w:rPr>
          <w:rFonts w:ascii="Georgia" w:hAnsi="Georgia" w:cs="Times New Roman"/>
          <w:sz w:val="21"/>
          <w:szCs w:val="21"/>
        </w:rPr>
      </w:pPr>
    </w:p>
    <w:p w14:paraId="411A60B6" w14:textId="29770BE0" w:rsidR="00366A64" w:rsidRDefault="00366A64" w:rsidP="00366A64">
      <w:pPr>
        <w:spacing w:before="40" w:after="0"/>
        <w:jc w:val="both"/>
        <w:rPr>
          <w:rFonts w:ascii="Georgia" w:hAnsi="Georgia" w:cstheme="minorHAnsi"/>
          <w:sz w:val="21"/>
          <w:szCs w:val="21"/>
        </w:rPr>
      </w:pPr>
      <w:r>
        <w:rPr>
          <w:rFonts w:ascii="Georgia" w:hAnsi="Georgia" w:cstheme="minorHAnsi"/>
          <w:sz w:val="21"/>
          <w:szCs w:val="21"/>
        </w:rPr>
        <w:t>die Wirtschaftsprüfung bietet eine einmalige Gelegenheit, verschiedenste Unternehmen und Branchen kennenzulernen sowie ein hervorragendes Verständnis für Unternehmenskennzahlen und deren Bedeutung zu entwickeln. Doch am meisten fasziniert mich, dass Wirtschaftsprüfungen sowohl für die Unternehmen als auch für die gesamte Marktwirtschaft von größter Bedeutung sind. Deshalb bin ich überzeugt, dass professionelle und verantwortungsbewusste Prüfer essenziell für den Erfolg von Unternehmen sind. Um eines Tages durch meine Arbeit Unternehmen ebenfalls in Auditing-Prozessen bestmöglich unterstützen zu können, möchte ich</w:t>
      </w:r>
      <w:r w:rsidR="00217553">
        <w:rPr>
          <w:rFonts w:ascii="Georgia" w:hAnsi="Georgia" w:cstheme="minorHAnsi"/>
          <w:sz w:val="21"/>
          <w:szCs w:val="21"/>
        </w:rPr>
        <w:t xml:space="preserve"> </w:t>
      </w:r>
      <w:ins w:id="0" w:author="David Döbele" w:date="2022-01-11T19:23:00Z">
        <w:r w:rsidR="00260191">
          <w:rPr>
            <w:rFonts w:ascii="Georgia" w:hAnsi="Georgia" w:cstheme="minorHAnsi"/>
            <w:sz w:val="21"/>
            <w:szCs w:val="21"/>
          </w:rPr>
          <w:t>S</w:t>
        </w:r>
      </w:ins>
      <w:del w:id="1" w:author="David Döbele" w:date="2022-01-11T19:23:00Z">
        <w:r w:rsidR="00260191" w:rsidDel="00260191">
          <w:rPr>
            <w:rFonts w:ascii="Georgia" w:hAnsi="Georgia" w:cstheme="minorHAnsi"/>
            <w:sz w:val="21"/>
            <w:szCs w:val="21"/>
          </w:rPr>
          <w:delText>s</w:delText>
        </w:r>
      </w:del>
      <w:r w:rsidR="00217553">
        <w:rPr>
          <w:rFonts w:ascii="Georgia" w:hAnsi="Georgia" w:cstheme="minorHAnsi"/>
          <w:sz w:val="21"/>
          <w:szCs w:val="21"/>
        </w:rPr>
        <w:t>ie</w:t>
      </w:r>
      <w:r>
        <w:rPr>
          <w:rFonts w:ascii="Georgia" w:hAnsi="Georgia" w:cstheme="minorHAnsi"/>
          <w:sz w:val="21"/>
          <w:szCs w:val="21"/>
        </w:rPr>
        <w:t xml:space="preserve"> ab</w:t>
      </w:r>
      <w:r w:rsidR="00E93007">
        <w:rPr>
          <w:rFonts w:ascii="Georgia" w:hAnsi="Georgia" w:cstheme="minorHAnsi"/>
          <w:sz w:val="21"/>
          <w:szCs w:val="21"/>
        </w:rPr>
        <w:t xml:space="preserve"> Juli</w:t>
      </w:r>
      <w:r>
        <w:rPr>
          <w:rFonts w:ascii="Georgia" w:hAnsi="Georgia" w:cstheme="minorHAnsi"/>
          <w:sz w:val="21"/>
          <w:szCs w:val="21"/>
        </w:rPr>
        <w:t xml:space="preserve"> 2022 </w:t>
      </w:r>
      <w:del w:id="2" w:author="David Döbele" w:date="2022-01-11T19:23:00Z">
        <w:r w:rsidR="00F13096" w:rsidDel="00260191">
          <w:rPr>
            <w:rFonts w:ascii="Georgia" w:hAnsi="Georgia" w:cstheme="minorHAnsi"/>
            <w:sz w:val="21"/>
            <w:szCs w:val="21"/>
          </w:rPr>
          <w:delText xml:space="preserve">ihm </w:delText>
        </w:r>
      </w:del>
      <w:ins w:id="3" w:author="David Döbele" w:date="2022-01-11T19:23:00Z">
        <w:r w:rsidR="00260191">
          <w:rPr>
            <w:rFonts w:ascii="Georgia" w:hAnsi="Georgia" w:cstheme="minorHAnsi"/>
            <w:sz w:val="21"/>
            <w:szCs w:val="21"/>
          </w:rPr>
          <w:t>im</w:t>
        </w:r>
        <w:r w:rsidR="00260191">
          <w:rPr>
            <w:rFonts w:ascii="Georgia" w:hAnsi="Georgia" w:cstheme="minorHAnsi"/>
            <w:sz w:val="21"/>
            <w:szCs w:val="21"/>
          </w:rPr>
          <w:t xml:space="preserve"> </w:t>
        </w:r>
      </w:ins>
      <w:r w:rsidR="00F13096">
        <w:rPr>
          <w:rFonts w:ascii="Georgia" w:hAnsi="Georgia" w:cstheme="minorHAnsi"/>
          <w:sz w:val="21"/>
          <w:szCs w:val="21"/>
        </w:rPr>
        <w:t xml:space="preserve">Rahmen </w:t>
      </w:r>
      <w:del w:id="4" w:author="David Döbele" w:date="2022-01-11T19:25:00Z">
        <w:r w:rsidR="00F13096" w:rsidDel="00D2407E">
          <w:rPr>
            <w:rFonts w:ascii="Georgia" w:hAnsi="Georgia" w:cstheme="minorHAnsi"/>
            <w:sz w:val="21"/>
            <w:szCs w:val="21"/>
          </w:rPr>
          <w:delText>eines</w:delText>
        </w:r>
        <w:r w:rsidDel="00D2407E">
          <w:rPr>
            <w:rFonts w:ascii="Georgia" w:hAnsi="Georgia" w:cstheme="minorHAnsi"/>
            <w:sz w:val="21"/>
            <w:szCs w:val="21"/>
          </w:rPr>
          <w:delText xml:space="preserve"> </w:delText>
        </w:r>
        <w:r w:rsidR="00E93007" w:rsidDel="00D2407E">
          <w:rPr>
            <w:rFonts w:ascii="Georgia" w:hAnsi="Georgia" w:cstheme="minorHAnsi"/>
            <w:sz w:val="21"/>
            <w:szCs w:val="21"/>
          </w:rPr>
          <w:delText>achtwöchiges</w:delText>
        </w:r>
        <w:r w:rsidDel="00D2407E">
          <w:rPr>
            <w:rFonts w:ascii="Georgia" w:hAnsi="Georgia" w:cstheme="minorHAnsi"/>
            <w:sz w:val="21"/>
            <w:szCs w:val="21"/>
          </w:rPr>
          <w:delText xml:space="preserve"> Praktikum</w:delText>
        </w:r>
      </w:del>
      <w:ins w:id="5" w:author="David Döbele" w:date="2022-01-11T19:25:00Z">
        <w:r w:rsidR="00D2407E">
          <w:rPr>
            <w:rFonts w:ascii="Georgia" w:hAnsi="Georgia" w:cstheme="minorHAnsi"/>
            <w:sz w:val="21"/>
            <w:szCs w:val="21"/>
          </w:rPr>
          <w:t>eins achtwöchigen Praktikums</w:t>
        </w:r>
      </w:ins>
      <w:r>
        <w:rPr>
          <w:rFonts w:ascii="Georgia" w:hAnsi="Georgia" w:cstheme="minorHAnsi"/>
          <w:sz w:val="21"/>
          <w:szCs w:val="21"/>
        </w:rPr>
        <w:t xml:space="preserve"> an Ihrem Standort in </w:t>
      </w:r>
      <w:r w:rsidR="000E6F4A">
        <w:rPr>
          <w:rFonts w:ascii="Georgia" w:hAnsi="Georgia" w:cstheme="minorHAnsi"/>
          <w:sz w:val="21"/>
          <w:szCs w:val="21"/>
        </w:rPr>
        <w:t>xxx</w:t>
      </w:r>
      <w:r>
        <w:rPr>
          <w:rFonts w:ascii="Georgia" w:hAnsi="Georgia" w:cstheme="minorHAnsi"/>
          <w:sz w:val="21"/>
          <w:szCs w:val="21"/>
        </w:rPr>
        <w:t xml:space="preserve"> unterstützen. </w:t>
      </w:r>
    </w:p>
    <w:p w14:paraId="2BFCEC40" w14:textId="77777777" w:rsidR="00366A64" w:rsidRPr="002627D2" w:rsidRDefault="00366A64" w:rsidP="00366A64">
      <w:pPr>
        <w:spacing w:before="40" w:after="0"/>
        <w:jc w:val="both"/>
        <w:rPr>
          <w:rFonts w:ascii="Georgia" w:hAnsi="Georgia" w:cs="Times New Roman"/>
          <w:sz w:val="21"/>
          <w:szCs w:val="21"/>
        </w:rPr>
      </w:pPr>
    </w:p>
    <w:p w14:paraId="72CE3AAC" w14:textId="6ACBA747" w:rsidR="000E6F4A" w:rsidRDefault="00366A64" w:rsidP="00366A64">
      <w:pPr>
        <w:spacing w:before="40" w:after="40"/>
        <w:jc w:val="both"/>
        <w:rPr>
          <w:rFonts w:ascii="Georgia" w:hAnsi="Georgia" w:cstheme="minorHAnsi"/>
          <w:sz w:val="21"/>
          <w:szCs w:val="21"/>
        </w:rPr>
      </w:pPr>
      <w:r w:rsidRPr="00E23C29">
        <w:rPr>
          <w:rFonts w:ascii="Georgia" w:hAnsi="Georgia" w:cstheme="minorHAnsi"/>
          <w:sz w:val="21"/>
          <w:szCs w:val="21"/>
        </w:rPr>
        <w:t>Bereits zu Schulzeiten konnte ich zeige</w:t>
      </w:r>
      <w:r>
        <w:rPr>
          <w:rFonts w:ascii="Georgia" w:hAnsi="Georgia" w:cstheme="minorHAnsi"/>
          <w:sz w:val="21"/>
          <w:szCs w:val="21"/>
        </w:rPr>
        <w:t>n</w:t>
      </w:r>
      <w:r w:rsidRPr="00E23C29">
        <w:rPr>
          <w:rFonts w:ascii="Georgia" w:hAnsi="Georgia" w:cstheme="minorHAnsi"/>
          <w:sz w:val="21"/>
          <w:szCs w:val="21"/>
        </w:rPr>
        <w:t>, dass ich selbstständig und strukturiert arbeite und folglich sehr gute Leistung erbracht habe</w:t>
      </w:r>
      <w:r w:rsidR="00217553">
        <w:rPr>
          <w:rFonts w:ascii="Georgia" w:hAnsi="Georgia" w:cstheme="minorHAnsi"/>
          <w:sz w:val="21"/>
          <w:szCs w:val="21"/>
        </w:rPr>
        <w:t>, was sich auch in meinen bisherigen Noten wiederspiegelt</w:t>
      </w:r>
      <w:r w:rsidR="00BC50D6">
        <w:rPr>
          <w:rFonts w:ascii="Georgia" w:hAnsi="Georgia" w:cstheme="minorHAnsi"/>
          <w:sz w:val="21"/>
          <w:szCs w:val="21"/>
        </w:rPr>
        <w:t>. Außerdem verfüge ich über einen immensen Wissensdurst und bildete mich auch außerschulisch durch Onlinekurse und Bücher über finanzielle Themen weiter, was meine hohe Einsatzbereitschaft</w:t>
      </w:r>
      <w:r w:rsidR="000E6F4A">
        <w:rPr>
          <w:rFonts w:ascii="Georgia" w:hAnsi="Georgia" w:cstheme="minorHAnsi"/>
          <w:sz w:val="21"/>
          <w:szCs w:val="21"/>
        </w:rPr>
        <w:t xml:space="preserve"> und mein außerordentliches Interesse an finanziellen Themen</w:t>
      </w:r>
      <w:r w:rsidR="00BC50D6">
        <w:rPr>
          <w:rFonts w:ascii="Georgia" w:hAnsi="Georgia" w:cstheme="minorHAnsi"/>
          <w:sz w:val="21"/>
          <w:szCs w:val="21"/>
        </w:rPr>
        <w:t xml:space="preserve"> zeigt. </w:t>
      </w:r>
      <w:r w:rsidR="005B35EE">
        <w:rPr>
          <w:rFonts w:ascii="Georgia" w:hAnsi="Georgia" w:cstheme="minorHAnsi"/>
          <w:sz w:val="21"/>
          <w:szCs w:val="21"/>
        </w:rPr>
        <w:t>Des Weiteren absolvierte ich im Sommer 2020 ein</w:t>
      </w:r>
      <w:r w:rsidR="001B7267">
        <w:rPr>
          <w:rFonts w:ascii="Georgia" w:hAnsi="Georgia" w:cstheme="minorHAnsi"/>
          <w:sz w:val="21"/>
          <w:szCs w:val="21"/>
        </w:rPr>
        <w:t xml:space="preserve"> auf Eigeninitiative basierendes </w:t>
      </w:r>
      <w:r w:rsidR="005B35EE">
        <w:rPr>
          <w:rFonts w:ascii="Georgia" w:hAnsi="Georgia" w:cstheme="minorHAnsi"/>
          <w:sz w:val="21"/>
          <w:szCs w:val="21"/>
        </w:rPr>
        <w:t xml:space="preserve"> Praktikum in einem</w:t>
      </w:r>
      <w:r w:rsidR="001B7267">
        <w:rPr>
          <w:rFonts w:ascii="Georgia" w:hAnsi="Georgia" w:cstheme="minorHAnsi"/>
          <w:sz w:val="21"/>
          <w:szCs w:val="21"/>
        </w:rPr>
        <w:t xml:space="preserve"> weltweittätigen und technologisch führenden</w:t>
      </w:r>
      <w:r w:rsidR="005B35EE">
        <w:rPr>
          <w:rFonts w:ascii="Georgia" w:hAnsi="Georgia" w:cstheme="minorHAnsi"/>
          <w:sz w:val="21"/>
          <w:szCs w:val="21"/>
        </w:rPr>
        <w:t xml:space="preserve"> Unternehmen </w:t>
      </w:r>
      <w:r w:rsidR="001B7267">
        <w:rPr>
          <w:rFonts w:ascii="Georgia" w:hAnsi="Georgia" w:cstheme="minorHAnsi"/>
          <w:sz w:val="21"/>
          <w:szCs w:val="21"/>
        </w:rPr>
        <w:t xml:space="preserve">für Verbundwerkstoffe </w:t>
      </w:r>
      <w:r w:rsidR="005B35EE">
        <w:rPr>
          <w:rFonts w:ascii="Georgia" w:hAnsi="Georgia" w:cstheme="minorHAnsi"/>
          <w:sz w:val="21"/>
          <w:szCs w:val="21"/>
        </w:rPr>
        <w:t xml:space="preserve">und kam so erstmalig in Kontakt mit betriebswirtschaftlichen Kennzahlen. </w:t>
      </w:r>
      <w:ins w:id="6" w:author="David Döbele" w:date="2022-01-11T19:24:00Z">
        <w:r w:rsidR="00260191" w:rsidRPr="0051525C">
          <w:rPr>
            <w:rFonts w:ascii="Georgia" w:hAnsi="Georgia" w:cstheme="minorHAnsi"/>
            <w:sz w:val="21"/>
            <w:szCs w:val="21"/>
          </w:rPr>
          <w:t xml:space="preserve">Hier nahm ich unter anderem an mehreren Meetings der Geschäftsführung teil und konnte eigenständige Projekte im Bereich Logistik vorantreiben. </w:t>
        </w:r>
      </w:ins>
      <w:r w:rsidR="005B35EE">
        <w:rPr>
          <w:rFonts w:ascii="Georgia" w:hAnsi="Georgia" w:cstheme="minorHAnsi"/>
          <w:sz w:val="21"/>
          <w:szCs w:val="21"/>
        </w:rPr>
        <w:t>Dieses Praktikum prägte mich nachhaltig, da ich dadurch nicht nur mein Interesse an betriebswirtschaftlichen Themen festigte, sondern ebenfalls die Bedeutung der genannten Kennzahlen tiefgreifender verstand</w:t>
      </w:r>
      <w:ins w:id="7" w:author="David Döbele" w:date="2022-01-11T19:24:00Z">
        <w:r w:rsidR="00260191">
          <w:rPr>
            <w:rFonts w:ascii="Georgia" w:hAnsi="Georgia" w:cstheme="minorHAnsi"/>
            <w:sz w:val="21"/>
            <w:szCs w:val="21"/>
          </w:rPr>
          <w:t xml:space="preserve">. </w:t>
        </w:r>
        <w:r w:rsidR="00260191">
          <w:rPr>
            <w:rFonts w:ascii="Georgia" w:hAnsi="Georgia" w:cstheme="minorHAnsi"/>
            <w:sz w:val="21"/>
            <w:szCs w:val="21"/>
          </w:rPr>
          <w:t xml:space="preserve">Meine Freude an analytischen Herausforderungen bringe ich auch bei meinem Hobby Schach ein, mit dem ich mich in meiner Freizeit gerne beschäftige. Meine bisherigen wirtschaftlichen Kenntnisse sowie mein großes Interesse am Lösen von komplexen Problemen </w:t>
        </w:r>
        <w:r w:rsidR="00260191" w:rsidRPr="0051525C">
          <w:rPr>
            <w:rFonts w:ascii="Georgia" w:hAnsi="Georgia" w:cstheme="minorHAnsi"/>
            <w:sz w:val="21"/>
            <w:szCs w:val="21"/>
          </w:rPr>
          <w:t xml:space="preserve">würde ich durch ein Praktikum bei Ihnen gerne ausweiten.  </w:t>
        </w:r>
      </w:ins>
      <w:del w:id="8" w:author="David Döbele" w:date="2022-01-11T19:24:00Z">
        <w:r w:rsidR="005B35EE" w:rsidDel="00260191">
          <w:rPr>
            <w:rFonts w:ascii="Georgia" w:hAnsi="Georgia" w:cstheme="minorHAnsi"/>
            <w:sz w:val="21"/>
            <w:szCs w:val="21"/>
          </w:rPr>
          <w:delText xml:space="preserve">, </w:delText>
        </w:r>
      </w:del>
      <w:del w:id="9" w:author="David Döbele" w:date="2022-01-11T19:25:00Z">
        <w:r w:rsidR="005B35EE" w:rsidDel="00260191">
          <w:rPr>
            <w:rFonts w:ascii="Georgia" w:hAnsi="Georgia" w:cstheme="minorHAnsi"/>
            <w:sz w:val="21"/>
            <w:szCs w:val="21"/>
          </w:rPr>
          <w:delText>weshalb ich mein Wissen und Verständnis für Untern</w:delText>
        </w:r>
        <w:r w:rsidR="001B7267" w:rsidDel="00260191">
          <w:rPr>
            <w:rFonts w:ascii="Georgia" w:hAnsi="Georgia" w:cstheme="minorHAnsi"/>
            <w:sz w:val="21"/>
            <w:szCs w:val="21"/>
          </w:rPr>
          <w:delText>e</w:delText>
        </w:r>
        <w:r w:rsidR="005B35EE" w:rsidDel="00260191">
          <w:rPr>
            <w:rFonts w:ascii="Georgia" w:hAnsi="Georgia" w:cstheme="minorHAnsi"/>
            <w:sz w:val="21"/>
            <w:szCs w:val="21"/>
          </w:rPr>
          <w:delText>hmenskennzahlen</w:delText>
        </w:r>
        <w:r w:rsidR="001B7267" w:rsidDel="00260191">
          <w:rPr>
            <w:rFonts w:ascii="Georgia" w:hAnsi="Georgia" w:cstheme="minorHAnsi"/>
            <w:sz w:val="21"/>
            <w:szCs w:val="21"/>
          </w:rPr>
          <w:delText xml:space="preserve"> und die Prüfung derer</w:delText>
        </w:r>
        <w:r w:rsidR="005B35EE" w:rsidDel="00260191">
          <w:rPr>
            <w:rFonts w:ascii="Georgia" w:hAnsi="Georgia" w:cstheme="minorHAnsi"/>
            <w:sz w:val="21"/>
            <w:szCs w:val="21"/>
          </w:rPr>
          <w:delText xml:space="preserve"> durch ein Praktikum bei ihnen </w:delText>
        </w:r>
        <w:r w:rsidR="001B7267" w:rsidDel="00260191">
          <w:rPr>
            <w:rFonts w:ascii="Georgia" w:hAnsi="Georgia" w:cstheme="minorHAnsi"/>
            <w:sz w:val="21"/>
            <w:szCs w:val="21"/>
          </w:rPr>
          <w:delText>gerne ausweiten würde.</w:delText>
        </w:r>
      </w:del>
    </w:p>
    <w:p w14:paraId="76BF96AB" w14:textId="1591C57B" w:rsidR="00366A64" w:rsidRDefault="00366A64" w:rsidP="00366A64">
      <w:pPr>
        <w:spacing w:before="40" w:after="0"/>
        <w:jc w:val="both"/>
        <w:rPr>
          <w:rStyle w:val="Fett"/>
          <w:rFonts w:ascii="Georgia" w:hAnsi="Georgia"/>
          <w:b w:val="0"/>
          <w:bCs w:val="0"/>
          <w:sz w:val="21"/>
          <w:szCs w:val="21"/>
          <w:shd w:val="clear" w:color="auto" w:fill="FFFFFF"/>
        </w:rPr>
      </w:pPr>
    </w:p>
    <w:p w14:paraId="1451B75C" w14:textId="1DF3F654" w:rsidR="000E6F4A" w:rsidRDefault="000E6F4A" w:rsidP="00366A64">
      <w:pPr>
        <w:spacing w:before="40" w:after="0"/>
        <w:jc w:val="both"/>
        <w:rPr>
          <w:rFonts w:ascii="Georgia" w:hAnsi="Georgia" w:cs="Times New Roman"/>
          <w:sz w:val="21"/>
          <w:szCs w:val="21"/>
        </w:rPr>
      </w:pPr>
    </w:p>
    <w:p w14:paraId="333DA6F2" w14:textId="439F46FB" w:rsidR="000E6F4A" w:rsidRPr="00260191" w:rsidRDefault="000E6F4A" w:rsidP="00366A64">
      <w:pPr>
        <w:spacing w:before="40" w:after="0"/>
        <w:jc w:val="both"/>
        <w:rPr>
          <w:rFonts w:ascii="Georgia" w:hAnsi="Georgia" w:cs="Times New Roman"/>
          <w:sz w:val="21"/>
          <w:szCs w:val="21"/>
          <w:lang w:val="en-US"/>
        </w:rPr>
      </w:pPr>
      <w:proofErr w:type="spellStart"/>
      <w:r w:rsidRPr="00260191">
        <w:rPr>
          <w:rFonts w:ascii="Georgia" w:hAnsi="Georgia" w:cs="Times New Roman"/>
          <w:sz w:val="21"/>
          <w:szCs w:val="21"/>
          <w:lang w:val="en-US"/>
        </w:rPr>
        <w:t>Xx</w:t>
      </w:r>
      <w:proofErr w:type="spellEnd"/>
    </w:p>
    <w:p w14:paraId="3184ACA8" w14:textId="55772025" w:rsidR="000E6F4A" w:rsidRPr="00260191" w:rsidRDefault="000E6F4A" w:rsidP="00366A64">
      <w:pPr>
        <w:spacing w:before="40" w:after="0"/>
        <w:jc w:val="both"/>
        <w:rPr>
          <w:rFonts w:ascii="Georgia" w:hAnsi="Georgia" w:cs="Times New Roman"/>
          <w:sz w:val="21"/>
          <w:szCs w:val="21"/>
          <w:lang w:val="en-US"/>
        </w:rPr>
      </w:pPr>
      <w:proofErr w:type="spellStart"/>
      <w:r w:rsidRPr="00260191">
        <w:rPr>
          <w:rFonts w:ascii="Georgia" w:hAnsi="Georgia" w:cs="Times New Roman"/>
          <w:sz w:val="21"/>
          <w:szCs w:val="21"/>
          <w:lang w:val="en-US"/>
        </w:rPr>
        <w:t>Xxx</w:t>
      </w:r>
      <w:proofErr w:type="spellEnd"/>
    </w:p>
    <w:p w14:paraId="6AB96C8F" w14:textId="54537B48" w:rsidR="000E6F4A" w:rsidRPr="00260191" w:rsidRDefault="000E6F4A" w:rsidP="00366A64">
      <w:pPr>
        <w:spacing w:before="40" w:after="0"/>
        <w:jc w:val="both"/>
        <w:rPr>
          <w:rFonts w:ascii="Georgia" w:hAnsi="Georgia" w:cs="Times New Roman"/>
          <w:sz w:val="21"/>
          <w:szCs w:val="21"/>
          <w:lang w:val="en-US"/>
        </w:rPr>
      </w:pPr>
      <w:proofErr w:type="spellStart"/>
      <w:r w:rsidRPr="00260191">
        <w:rPr>
          <w:rFonts w:ascii="Georgia" w:hAnsi="Georgia" w:cs="Times New Roman"/>
          <w:sz w:val="21"/>
          <w:szCs w:val="21"/>
          <w:lang w:val="en-US"/>
        </w:rPr>
        <w:t>Xxxx</w:t>
      </w:r>
      <w:proofErr w:type="spellEnd"/>
    </w:p>
    <w:p w14:paraId="1B63FE8D" w14:textId="7E94E422" w:rsidR="000E6F4A" w:rsidRPr="00260191" w:rsidRDefault="000E6F4A" w:rsidP="00366A64">
      <w:pPr>
        <w:spacing w:before="40" w:after="0"/>
        <w:jc w:val="both"/>
        <w:rPr>
          <w:rFonts w:ascii="Georgia" w:hAnsi="Georgia" w:cs="Times New Roman"/>
          <w:sz w:val="21"/>
          <w:szCs w:val="21"/>
          <w:lang w:val="en-US"/>
        </w:rPr>
      </w:pPr>
      <w:proofErr w:type="spellStart"/>
      <w:r w:rsidRPr="00260191">
        <w:rPr>
          <w:rFonts w:ascii="Georgia" w:hAnsi="Georgia" w:cs="Times New Roman"/>
          <w:sz w:val="21"/>
          <w:szCs w:val="21"/>
          <w:lang w:val="en-US"/>
        </w:rPr>
        <w:t>Xxx</w:t>
      </w:r>
      <w:proofErr w:type="spellEnd"/>
    </w:p>
    <w:p w14:paraId="7BB63478" w14:textId="282B656E" w:rsidR="000E6F4A" w:rsidRPr="00260191" w:rsidRDefault="000E6F4A" w:rsidP="00366A64">
      <w:pPr>
        <w:spacing w:before="40" w:after="0"/>
        <w:jc w:val="both"/>
        <w:rPr>
          <w:rFonts w:ascii="Georgia" w:hAnsi="Georgia" w:cs="Times New Roman"/>
          <w:sz w:val="21"/>
          <w:szCs w:val="21"/>
          <w:lang w:val="en-US"/>
        </w:rPr>
      </w:pPr>
      <w:proofErr w:type="spellStart"/>
      <w:r w:rsidRPr="00260191">
        <w:rPr>
          <w:rFonts w:ascii="Georgia" w:hAnsi="Georgia" w:cs="Times New Roman"/>
          <w:sz w:val="21"/>
          <w:szCs w:val="21"/>
          <w:lang w:val="en-US"/>
        </w:rPr>
        <w:t>Xxx</w:t>
      </w:r>
      <w:proofErr w:type="spellEnd"/>
    </w:p>
    <w:p w14:paraId="229BE083" w14:textId="3B4A8A5A" w:rsidR="000E6F4A" w:rsidRPr="00260191" w:rsidRDefault="000E6F4A" w:rsidP="00366A64">
      <w:pPr>
        <w:spacing w:before="40" w:after="0"/>
        <w:jc w:val="both"/>
        <w:rPr>
          <w:rFonts w:ascii="Georgia" w:hAnsi="Georgia" w:cs="Times New Roman"/>
          <w:sz w:val="21"/>
          <w:szCs w:val="21"/>
          <w:lang w:val="en-US"/>
        </w:rPr>
      </w:pPr>
      <w:proofErr w:type="spellStart"/>
      <w:r w:rsidRPr="00260191">
        <w:rPr>
          <w:rFonts w:ascii="Georgia" w:hAnsi="Georgia" w:cs="Times New Roman"/>
          <w:sz w:val="21"/>
          <w:szCs w:val="21"/>
          <w:lang w:val="en-US"/>
        </w:rPr>
        <w:t>Xxx</w:t>
      </w:r>
      <w:proofErr w:type="spellEnd"/>
    </w:p>
    <w:p w14:paraId="3DD4CB7C" w14:textId="77777777" w:rsidR="000E6F4A" w:rsidRPr="00260191" w:rsidRDefault="000E6F4A" w:rsidP="00366A64">
      <w:pPr>
        <w:spacing w:before="40" w:after="0"/>
        <w:jc w:val="both"/>
        <w:rPr>
          <w:rFonts w:ascii="Georgia" w:hAnsi="Georgia" w:cs="Times New Roman"/>
          <w:sz w:val="21"/>
          <w:szCs w:val="21"/>
          <w:lang w:val="en-US"/>
        </w:rPr>
      </w:pPr>
    </w:p>
    <w:p w14:paraId="64E173C2" w14:textId="3822C201" w:rsidR="000E6F4A" w:rsidRPr="00260191" w:rsidRDefault="000E6F4A" w:rsidP="00366A64">
      <w:pPr>
        <w:spacing w:before="40" w:after="0"/>
        <w:jc w:val="both"/>
        <w:rPr>
          <w:rFonts w:ascii="Georgia" w:hAnsi="Georgia" w:cs="Times New Roman"/>
          <w:sz w:val="21"/>
          <w:szCs w:val="21"/>
          <w:lang w:val="en-US"/>
        </w:rPr>
      </w:pPr>
    </w:p>
    <w:p w14:paraId="287962C0" w14:textId="77777777" w:rsidR="000E6F4A" w:rsidRPr="00260191" w:rsidRDefault="000E6F4A" w:rsidP="00366A64">
      <w:pPr>
        <w:spacing w:before="40" w:after="0"/>
        <w:jc w:val="both"/>
        <w:rPr>
          <w:rFonts w:ascii="Georgia" w:hAnsi="Georgia" w:cs="Times New Roman"/>
          <w:sz w:val="21"/>
          <w:szCs w:val="21"/>
          <w:lang w:val="en-US"/>
        </w:rPr>
      </w:pPr>
    </w:p>
    <w:p w14:paraId="2F041A6E" w14:textId="77777777" w:rsidR="00366A64" w:rsidRPr="00E23C29" w:rsidRDefault="00366A64" w:rsidP="00366A64">
      <w:pPr>
        <w:spacing w:before="40" w:after="40"/>
        <w:jc w:val="both"/>
        <w:rPr>
          <w:rFonts w:ascii="Georgia" w:hAnsi="Georgia" w:cstheme="minorHAnsi"/>
          <w:sz w:val="21"/>
          <w:szCs w:val="21"/>
        </w:rPr>
      </w:pPr>
      <w:r w:rsidRPr="00E23C29">
        <w:rPr>
          <w:rFonts w:ascii="Georgia" w:hAnsi="Georgia" w:cstheme="minorHAnsi"/>
          <w:sz w:val="21"/>
          <w:szCs w:val="21"/>
        </w:rPr>
        <w:t>Von dem Praktikum erhoffe ich mir</w:t>
      </w:r>
      <w:r>
        <w:rPr>
          <w:rFonts w:ascii="Georgia" w:hAnsi="Georgia" w:cstheme="minorHAnsi"/>
          <w:sz w:val="21"/>
          <w:szCs w:val="21"/>
        </w:rPr>
        <w:t xml:space="preserve"> die Übernahme von</w:t>
      </w:r>
      <w:r w:rsidRPr="00E23C29">
        <w:rPr>
          <w:rFonts w:ascii="Georgia" w:hAnsi="Georgia" w:cstheme="minorHAnsi"/>
          <w:sz w:val="21"/>
          <w:szCs w:val="21"/>
        </w:rPr>
        <w:t xml:space="preserve"> </w:t>
      </w:r>
      <w:r>
        <w:rPr>
          <w:rFonts w:ascii="Georgia" w:hAnsi="Georgia" w:cstheme="minorHAnsi"/>
          <w:sz w:val="21"/>
          <w:szCs w:val="21"/>
        </w:rPr>
        <w:t xml:space="preserve">Verantwortung und eine steile Lernkurve. </w:t>
      </w:r>
      <w:r w:rsidRPr="00E23C29">
        <w:rPr>
          <w:rFonts w:ascii="Georgia" w:hAnsi="Georgia" w:cstheme="minorHAnsi"/>
          <w:sz w:val="21"/>
          <w:szCs w:val="21"/>
        </w:rPr>
        <w:t xml:space="preserve">Durch </w:t>
      </w:r>
      <w:r>
        <w:rPr>
          <w:rFonts w:ascii="Georgia" w:hAnsi="Georgia" w:cstheme="minorHAnsi"/>
          <w:sz w:val="21"/>
          <w:szCs w:val="21"/>
        </w:rPr>
        <w:t>mein außerordentliches Interesse, meine hohe Einsatzbereitschaft und meine analytischen Fähigkeiten</w:t>
      </w:r>
      <w:r w:rsidRPr="00E23C29">
        <w:rPr>
          <w:rFonts w:ascii="Georgia" w:hAnsi="Georgia" w:cstheme="minorHAnsi"/>
          <w:sz w:val="21"/>
          <w:szCs w:val="21"/>
        </w:rPr>
        <w:t xml:space="preserve"> bin ich überzeugt, eine unterstützende Bereicherung für </w:t>
      </w:r>
      <w:r>
        <w:rPr>
          <w:rFonts w:ascii="Georgia" w:hAnsi="Georgia" w:cstheme="minorHAnsi"/>
          <w:sz w:val="21"/>
          <w:szCs w:val="21"/>
        </w:rPr>
        <w:t>I</w:t>
      </w:r>
      <w:r w:rsidRPr="00E23C29">
        <w:rPr>
          <w:rFonts w:ascii="Georgia" w:hAnsi="Georgia" w:cstheme="minorHAnsi"/>
          <w:sz w:val="21"/>
          <w:szCs w:val="21"/>
        </w:rPr>
        <w:t xml:space="preserve">hr Team </w:t>
      </w:r>
      <w:r>
        <w:rPr>
          <w:rFonts w:ascii="Georgia" w:hAnsi="Georgia" w:cstheme="minorHAnsi"/>
          <w:sz w:val="21"/>
          <w:szCs w:val="21"/>
        </w:rPr>
        <w:t>zu sein</w:t>
      </w:r>
      <w:r w:rsidRPr="00E23C29">
        <w:rPr>
          <w:rFonts w:ascii="Georgia" w:hAnsi="Georgia" w:cstheme="minorHAnsi"/>
          <w:sz w:val="21"/>
          <w:szCs w:val="21"/>
        </w:rPr>
        <w:t xml:space="preserve"> und würde mich freuen</w:t>
      </w:r>
      <w:r>
        <w:rPr>
          <w:rFonts w:ascii="Georgia" w:hAnsi="Georgia" w:cstheme="minorHAnsi"/>
          <w:sz w:val="21"/>
          <w:szCs w:val="21"/>
        </w:rPr>
        <w:t>,</w:t>
      </w:r>
      <w:r w:rsidRPr="00E23C29">
        <w:rPr>
          <w:rFonts w:ascii="Georgia" w:hAnsi="Georgia" w:cstheme="minorHAnsi"/>
          <w:sz w:val="21"/>
          <w:szCs w:val="21"/>
        </w:rPr>
        <w:t xml:space="preserve"> </w:t>
      </w:r>
      <w:r>
        <w:rPr>
          <w:rFonts w:ascii="Georgia" w:hAnsi="Georgia" w:cstheme="minorHAnsi"/>
          <w:sz w:val="21"/>
          <w:szCs w:val="21"/>
        </w:rPr>
        <w:t>S</w:t>
      </w:r>
      <w:r w:rsidRPr="00E23C29">
        <w:rPr>
          <w:rFonts w:ascii="Georgia" w:hAnsi="Georgia" w:cstheme="minorHAnsi"/>
          <w:sz w:val="21"/>
          <w:szCs w:val="21"/>
        </w:rPr>
        <w:t>ie in einem persönlichen Gespräch von mir zu überzeugen</w:t>
      </w:r>
      <w:r>
        <w:rPr>
          <w:rFonts w:ascii="Georgia" w:hAnsi="Georgia" w:cstheme="minorHAnsi"/>
          <w:sz w:val="21"/>
          <w:szCs w:val="21"/>
        </w:rPr>
        <w:t xml:space="preserve"> zu dürfen.</w:t>
      </w:r>
    </w:p>
    <w:p w14:paraId="4B76AEA0" w14:textId="77777777" w:rsidR="00366A64" w:rsidRPr="00E65B09" w:rsidRDefault="00366A64" w:rsidP="00366A64">
      <w:pPr>
        <w:spacing w:before="40" w:after="0"/>
        <w:jc w:val="both"/>
        <w:rPr>
          <w:rFonts w:ascii="Georgia" w:hAnsi="Georgia" w:cs="Times New Roman"/>
          <w:sz w:val="21"/>
          <w:szCs w:val="21"/>
        </w:rPr>
      </w:pPr>
    </w:p>
    <w:p w14:paraId="2316009A" w14:textId="77777777" w:rsidR="00366A64" w:rsidRPr="002627D2" w:rsidRDefault="00366A64" w:rsidP="00366A64">
      <w:pPr>
        <w:spacing w:before="40" w:after="0"/>
        <w:jc w:val="both"/>
        <w:rPr>
          <w:rFonts w:ascii="Georgia" w:hAnsi="Georgia" w:cs="Times New Roman"/>
          <w:sz w:val="21"/>
          <w:szCs w:val="21"/>
        </w:rPr>
      </w:pPr>
      <w:r>
        <w:rPr>
          <w:rFonts w:ascii="Georgia" w:hAnsi="Georgia" w:cs="Times New Roman"/>
          <w:sz w:val="21"/>
          <w:szCs w:val="21"/>
        </w:rPr>
        <w:t>Mit freundlichen Grüßen</w:t>
      </w:r>
    </w:p>
    <w:p w14:paraId="53E1ABBE" w14:textId="77777777" w:rsidR="000410F3" w:rsidRDefault="000410F3"/>
    <w:sectPr w:rsidR="000410F3" w:rsidSect="00A25F46">
      <w:pgSz w:w="11906" w:h="16838"/>
      <w:pgMar w:top="1077" w:right="1021" w:bottom="340"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trackRevisions/>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A64"/>
    <w:rsid w:val="000410F3"/>
    <w:rsid w:val="000E6F4A"/>
    <w:rsid w:val="001B7267"/>
    <w:rsid w:val="00217553"/>
    <w:rsid w:val="00260191"/>
    <w:rsid w:val="00366A64"/>
    <w:rsid w:val="005B35EE"/>
    <w:rsid w:val="006642C1"/>
    <w:rsid w:val="00A25F46"/>
    <w:rsid w:val="00BC50D6"/>
    <w:rsid w:val="00D2407E"/>
    <w:rsid w:val="00E93007"/>
    <w:rsid w:val="00F1309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ED596"/>
  <w15:chartTrackingRefBased/>
  <w15:docId w15:val="{93A67A0F-21AF-44C2-9E0F-344929E63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66A64"/>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366A64"/>
    <w:rPr>
      <w:b/>
      <w:bCs/>
    </w:rPr>
  </w:style>
  <w:style w:type="character" w:styleId="Hyperlink">
    <w:name w:val="Hyperlink"/>
    <w:basedOn w:val="Absatz-Standardschriftart"/>
    <w:uiPriority w:val="99"/>
    <w:unhideWhenUsed/>
    <w:rsid w:val="00E93007"/>
    <w:rPr>
      <w:color w:val="0563C1" w:themeColor="hyperlink"/>
      <w:u w:val="single"/>
    </w:rPr>
  </w:style>
  <w:style w:type="character" w:styleId="NichtaufgelsteErwhnung">
    <w:name w:val="Unresolved Mention"/>
    <w:basedOn w:val="Absatz-Standardschriftart"/>
    <w:uiPriority w:val="99"/>
    <w:semiHidden/>
    <w:unhideWhenUsed/>
    <w:rsid w:val="00E93007"/>
    <w:rPr>
      <w:color w:val="605E5C"/>
      <w:shd w:val="clear" w:color="auto" w:fill="E1DFDD"/>
    </w:rPr>
  </w:style>
  <w:style w:type="character" w:styleId="BesuchterLink">
    <w:name w:val="FollowedHyperlink"/>
    <w:basedOn w:val="Absatz-Standardschriftart"/>
    <w:uiPriority w:val="99"/>
    <w:semiHidden/>
    <w:unhideWhenUsed/>
    <w:rsid w:val="00E93007"/>
    <w:rPr>
      <w:color w:val="954F72" w:themeColor="followedHyperlink"/>
      <w:u w:val="single"/>
    </w:rPr>
  </w:style>
  <w:style w:type="paragraph" w:styleId="berarbeitung">
    <w:name w:val="Revision"/>
    <w:hidden/>
    <w:uiPriority w:val="99"/>
    <w:semiHidden/>
    <w:rsid w:val="002601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394</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Olbrich</dc:creator>
  <cp:keywords/>
  <dc:description/>
  <cp:lastModifiedBy>David Döbele</cp:lastModifiedBy>
  <cp:revision>6</cp:revision>
  <dcterms:created xsi:type="dcterms:W3CDTF">2022-01-10T12:20:00Z</dcterms:created>
  <dcterms:modified xsi:type="dcterms:W3CDTF">2022-01-11T18:25:00Z</dcterms:modified>
</cp:coreProperties>
</file>