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3969"/>
        <w:gridCol w:w="136"/>
        <w:gridCol w:w="147"/>
        <w:gridCol w:w="284"/>
        <w:gridCol w:w="567"/>
        <w:gridCol w:w="283"/>
        <w:gridCol w:w="142"/>
        <w:gridCol w:w="709"/>
        <w:gridCol w:w="709"/>
        <w:gridCol w:w="1842"/>
      </w:tblGrid>
      <w:tr w:rsidR="00E55D90" w:rsidRPr="00F44F5F" w14:paraId="487AC9CE" w14:textId="77777777" w:rsidTr="00FE0496">
        <w:trPr>
          <w:trHeight w:val="283"/>
        </w:trPr>
        <w:tc>
          <w:tcPr>
            <w:tcW w:w="10206" w:type="dxa"/>
            <w:gridSpan w:val="11"/>
            <w:vAlign w:val="bottom"/>
          </w:tcPr>
          <w:p w14:paraId="0CBC6997" w14:textId="7DF64A65" w:rsidR="00E55D90" w:rsidRPr="00F44F5F" w:rsidRDefault="003F10AD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Leonard Burmester</w:t>
            </w:r>
          </w:p>
          <w:p w14:paraId="2D363F9A" w14:textId="4F11E8DB" w:rsidR="00F44F5F" w:rsidRPr="00F44F5F" w:rsidRDefault="003F10AD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Stralsunder Straße 28-30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="00985143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60323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Frankfurt am Main</w:t>
            </w:r>
          </w:p>
          <w:p w14:paraId="135895E2" w14:textId="1436E42A" w:rsidR="00F44F5F" w:rsidRPr="00F44F5F" w:rsidRDefault="00985143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leonardwburmester</w:t>
            </w:r>
            <w:r w:rsidR="00CB19AA">
              <w:rPr>
                <w:rFonts w:ascii="Times New Roman" w:hAnsi="Times New Roman" w:cs="Times New Roman"/>
                <w:bCs/>
                <w:sz w:val="20"/>
                <w:szCs w:val="20"/>
              </w:rPr>
              <w:t>@gmail.com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</w:t>
            </w:r>
            <w:r w:rsidR="00CB19A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17645866994</w:t>
            </w:r>
          </w:p>
        </w:tc>
      </w:tr>
      <w:tr w:rsidR="002508C2" w:rsidRPr="00F44F5F" w14:paraId="0FCADE56" w14:textId="77777777" w:rsidTr="00FE0496">
        <w:trPr>
          <w:trHeight w:val="567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F44F5F" w:rsidRDefault="00F44F5F" w:rsidP="00F44F5F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F44F5F" w14:paraId="7D1DEBF7" w14:textId="77777777" w:rsidTr="00FE0496">
        <w:trPr>
          <w:trHeight w:val="283"/>
        </w:trPr>
        <w:tc>
          <w:tcPr>
            <w:tcW w:w="6804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6D118B6A" w:rsidR="00D1492F" w:rsidRPr="00F44F5F" w:rsidRDefault="00B17D95" w:rsidP="007236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Johann </w:t>
            </w:r>
            <w:r w:rsidR="0038028D" w:rsidRPr="00F44F5F">
              <w:rPr>
                <w:rFonts w:ascii="Times New Roman" w:hAnsi="Times New Roman" w:cs="Times New Roman"/>
                <w:b/>
                <w:sz w:val="21"/>
                <w:szCs w:val="21"/>
              </w:rPr>
              <w:t>Wolfgang-Goethe-Universität</w:t>
            </w:r>
          </w:p>
        </w:tc>
        <w:tc>
          <w:tcPr>
            <w:tcW w:w="3402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7B336F0D" w:rsidR="00D1492F" w:rsidRPr="00F44F5F" w:rsidRDefault="00B17D95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Frankfurt am Main</w:t>
            </w:r>
          </w:p>
        </w:tc>
      </w:tr>
      <w:tr w:rsidR="00D1492F" w:rsidRPr="00F44F5F" w14:paraId="61E5D482" w14:textId="77777777" w:rsidTr="00FE0496">
        <w:tc>
          <w:tcPr>
            <w:tcW w:w="5523" w:type="dxa"/>
            <w:gridSpan w:val="3"/>
          </w:tcPr>
          <w:p w14:paraId="11CB9A0F" w14:textId="0E5635D1" w:rsidR="00D1492F" w:rsidRPr="00F44F5F" w:rsidRDefault="00D1492F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in </w:t>
            </w:r>
            <w:r w:rsidR="00B17D95"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Wirtschaftswissenschaften </w:t>
            </w:r>
          </w:p>
        </w:tc>
        <w:tc>
          <w:tcPr>
            <w:tcW w:w="4683" w:type="dxa"/>
            <w:gridSpan w:val="8"/>
          </w:tcPr>
          <w:p w14:paraId="419A9228" w14:textId="6D9D00C5" w:rsidR="00D1492F" w:rsidRPr="00F44F5F" w:rsidRDefault="008504EC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D1492F"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24</w:t>
            </w:r>
            <w:r w:rsidR="00D1492F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5280E" w:rsidRPr="00F44F5F">
              <w:rPr>
                <w:rFonts w:ascii="Times New Roman" w:hAnsi="Times New Roman" w:cs="Times New Roman"/>
                <w:sz w:val="20"/>
                <w:szCs w:val="20"/>
              </w:rPr>
              <w:t>heute</w:t>
            </w:r>
          </w:p>
        </w:tc>
      </w:tr>
      <w:tr w:rsidR="00D5280E" w:rsidRPr="00F44F5F" w14:paraId="013361E1" w14:textId="77777777" w:rsidTr="00FE0496">
        <w:trPr>
          <w:trHeight w:val="340"/>
        </w:trPr>
        <w:tc>
          <w:tcPr>
            <w:tcW w:w="6946" w:type="dxa"/>
            <w:gridSpan w:val="8"/>
            <w:vAlign w:val="bottom"/>
          </w:tcPr>
          <w:p w14:paraId="197620E3" w14:textId="469CE1FB" w:rsidR="00D1492F" w:rsidRPr="00F44F5F" w:rsidRDefault="003807C1" w:rsidP="00723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807C1">
              <w:rPr>
                <w:rFonts w:ascii="Times New Roman" w:hAnsi="Times New Roman" w:cs="Times New Roman"/>
                <w:b/>
                <w:sz w:val="21"/>
                <w:szCs w:val="21"/>
              </w:rPr>
              <w:t>Boston University</w:t>
            </w:r>
          </w:p>
        </w:tc>
        <w:tc>
          <w:tcPr>
            <w:tcW w:w="3260" w:type="dxa"/>
            <w:gridSpan w:val="3"/>
            <w:vAlign w:val="bottom"/>
          </w:tcPr>
          <w:p w14:paraId="63D86F51" w14:textId="0BD7B863" w:rsidR="00D1492F" w:rsidRPr="00F44F5F" w:rsidRDefault="008E6B76" w:rsidP="00D5280E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Boston</w:t>
            </w:r>
            <w:r w:rsidR="0091331D" w:rsidRPr="00F44F5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USA</w:t>
            </w:r>
          </w:p>
        </w:tc>
      </w:tr>
      <w:tr w:rsidR="00D5280E" w:rsidRPr="00F44F5F" w14:paraId="62632213" w14:textId="77777777" w:rsidTr="00FE0496">
        <w:tc>
          <w:tcPr>
            <w:tcW w:w="5387" w:type="dxa"/>
            <w:gridSpan w:val="2"/>
          </w:tcPr>
          <w:p w14:paraId="5F71027E" w14:textId="00CE473B" w:rsidR="00D1492F" w:rsidRPr="00F44F5F" w:rsidRDefault="004A716A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4A716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Summer Sessions (</w:t>
            </w:r>
            <w:proofErr w:type="spellStart"/>
            <w:r w:rsidRPr="004A716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komprimiertes</w:t>
            </w:r>
            <w:proofErr w:type="spellEnd"/>
            <w:r w:rsidRPr="004A716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16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Auslandssemester</w:t>
            </w:r>
            <w:proofErr w:type="spellEnd"/>
            <w:r w:rsidRPr="004A716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)</w:t>
            </w:r>
          </w:p>
        </w:tc>
        <w:tc>
          <w:tcPr>
            <w:tcW w:w="4819" w:type="dxa"/>
            <w:gridSpan w:val="9"/>
          </w:tcPr>
          <w:p w14:paraId="51FC9814" w14:textId="63E62974" w:rsidR="00D1492F" w:rsidRPr="00F44F5F" w:rsidRDefault="008E6B76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05/2024</w:t>
            </w:r>
            <w:r w:rsidR="00426D7E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91331D" w:rsidRPr="00F44F5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6/</w:t>
            </w:r>
            <w:r w:rsidR="00F00706">
              <w:rPr>
                <w:rFonts w:ascii="Times New Roman" w:hAnsi="Times New Roman" w:cs="Times New Roman"/>
                <w:sz w:val="20"/>
                <w:szCs w:val="20"/>
              </w:rPr>
              <w:t>2024</w:t>
            </w:r>
          </w:p>
        </w:tc>
      </w:tr>
      <w:tr w:rsidR="00D5280E" w:rsidRPr="00D37D45" w14:paraId="4D68BFE7" w14:textId="77777777" w:rsidTr="00FE0496">
        <w:tc>
          <w:tcPr>
            <w:tcW w:w="10206" w:type="dxa"/>
            <w:gridSpan w:val="11"/>
          </w:tcPr>
          <w:p w14:paraId="06EFB628" w14:textId="0094DE36" w:rsidR="0091331D" w:rsidRPr="00F946FC" w:rsidRDefault="00F946FC" w:rsidP="00F946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</w:t>
            </w:r>
            <w:r w:rsidR="00BD6A57" w:rsidRPr="00F946FC">
              <w:rPr>
                <w:rFonts w:ascii="Times New Roman" w:hAnsi="Times New Roman" w:cs="Times New Roman"/>
                <w:sz w:val="20"/>
                <w:szCs w:val="20"/>
              </w:rPr>
              <w:t>Module:</w:t>
            </w:r>
          </w:p>
          <w:p w14:paraId="24592645" w14:textId="77777777" w:rsidR="003D0F67" w:rsidRPr="003D0F67" w:rsidRDefault="003D0F67" w:rsidP="00D936B7">
            <w:pPr>
              <w:pStyle w:val="Listenabsatz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D0F6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Corporate Financial Management (Note: B+, (A</w:t>
            </w:r>
            <w:r w:rsidRPr="003D0F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F, mit A </w:t>
            </w:r>
            <w:proofErr w:type="spellStart"/>
            <w:r w:rsidRPr="003D0F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als</w:t>
            </w:r>
            <w:proofErr w:type="spellEnd"/>
            <w:r w:rsidRPr="003D0F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Bestnote) </w:t>
            </w:r>
          </w:p>
          <w:p w14:paraId="0B1DF9BD" w14:textId="77777777" w:rsidR="003D0F67" w:rsidRPr="003D0F67" w:rsidRDefault="003D0F67" w:rsidP="003D0F67">
            <w:pPr>
              <w:pStyle w:val="Listenabsatz"/>
              <w:ind w:left="1440"/>
              <w:rPr>
                <w:rFonts w:ascii="Times New Roman" w:hAnsi="Times New Roman" w:cs="Times New Roman"/>
                <w:sz w:val="20"/>
                <w:szCs w:val="20"/>
              </w:rPr>
            </w:pPr>
            <w:r w:rsidRPr="003D0F67">
              <w:rPr>
                <w:rFonts w:ascii="Times New Roman" w:hAnsi="Times New Roman" w:cs="Times New Roman"/>
                <w:sz w:val="20"/>
                <w:szCs w:val="20"/>
              </w:rPr>
              <w:t>Unternehmensbewertung &amp; Excel-Modellierung</w:t>
            </w:r>
          </w:p>
          <w:p w14:paraId="071AB279" w14:textId="77777777" w:rsidR="00D936B7" w:rsidRPr="00D936B7" w:rsidRDefault="00D936B7" w:rsidP="00D936B7">
            <w:pPr>
              <w:pStyle w:val="Listenabsatz"/>
              <w:numPr>
                <w:ilvl w:val="0"/>
                <w:numId w:val="27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commentRangeStart w:id="0"/>
            <w:commentRangeStart w:id="1"/>
            <w:commentRangeStart w:id="2"/>
            <w:commentRangeStart w:id="3"/>
            <w:r w:rsidRPr="00D936B7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Strategy, Innovation</w:t>
            </w:r>
            <w:commentRangeEnd w:id="0"/>
            <w:r w:rsidRPr="00D936B7">
              <w:rPr>
                <w:rStyle w:val="Kommentarzeichen"/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commentReference w:id="0"/>
            </w:r>
            <w:commentRangeEnd w:id="1"/>
            <w:r w:rsidRPr="00D936B7">
              <w:rPr>
                <w:rStyle w:val="Kommentarzeichen"/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commentReference w:id="1"/>
            </w:r>
            <w:commentRangeEnd w:id="2"/>
            <w:r w:rsidRPr="00D936B7">
              <w:rPr>
                <w:rStyle w:val="Kommentarzeichen"/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commentReference w:id="2"/>
            </w:r>
            <w:commentRangeEnd w:id="3"/>
            <w:r w:rsidRPr="00D936B7">
              <w:rPr>
                <w:rStyle w:val="Kommentarzeichen"/>
                <w:rFonts w:ascii="Times New Roman" w:hAnsi="Times New Roman" w:cs="Times New Roman"/>
                <w:sz w:val="20"/>
                <w:szCs w:val="20"/>
              </w:rPr>
              <w:commentReference w:id="3"/>
            </w:r>
            <w:r w:rsidRPr="00D936B7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, and Global Competition (Note: </w:t>
            </w:r>
            <w:commentRangeStart w:id="4"/>
            <w:r w:rsidRPr="00D936B7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B</w:t>
            </w:r>
            <w:commentRangeEnd w:id="4"/>
            <w:r w:rsidRPr="00D936B7">
              <w:rPr>
                <w:rStyle w:val="Kommentarzeichen"/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commentReference w:id="4"/>
            </w:r>
            <w:r w:rsidRPr="00D936B7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)</w:t>
            </w:r>
          </w:p>
          <w:p w14:paraId="54BF63E9" w14:textId="159427BD" w:rsidR="00BD6A57" w:rsidRPr="00D936B7" w:rsidRDefault="00ED0F25" w:rsidP="005F48A0">
            <w:pPr>
              <w:pStyle w:val="Listenabsatz"/>
              <w:ind w:left="144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ED0F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Strategie-Analyse</w:t>
            </w:r>
            <w:r w:rsidR="00535C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</w:t>
            </w:r>
            <w:proofErr w:type="spellEnd"/>
            <w:r w:rsidR="00535C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ED0F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&amp; Case Study: Electronic Arts (EA)</w:t>
            </w:r>
          </w:p>
        </w:tc>
      </w:tr>
      <w:tr w:rsidR="00AE4ED3" w:rsidRPr="00F44F5F" w14:paraId="6B19CF91" w14:textId="77777777" w:rsidTr="00FE0496">
        <w:trPr>
          <w:trHeight w:val="340"/>
        </w:trPr>
        <w:tc>
          <w:tcPr>
            <w:tcW w:w="5670" w:type="dxa"/>
            <w:gridSpan w:val="4"/>
            <w:vAlign w:val="bottom"/>
          </w:tcPr>
          <w:p w14:paraId="54F7169D" w14:textId="65227A01" w:rsidR="00AE4ED3" w:rsidRPr="00F44F5F" w:rsidRDefault="00157ACD" w:rsidP="00AE4ED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157ACD">
              <w:rPr>
                <w:rFonts w:ascii="Times New Roman" w:hAnsi="Times New Roman" w:cs="Times New Roman"/>
                <w:b/>
                <w:sz w:val="21"/>
                <w:szCs w:val="21"/>
              </w:rPr>
              <w:t>Freie Evangelische Bekenntnisschule Bremen</w:t>
            </w:r>
          </w:p>
        </w:tc>
        <w:tc>
          <w:tcPr>
            <w:tcW w:w="4536" w:type="dxa"/>
            <w:gridSpan w:val="7"/>
            <w:vAlign w:val="bottom"/>
          </w:tcPr>
          <w:p w14:paraId="262B6DA3" w14:textId="21B5FECD" w:rsidR="00AE4ED3" w:rsidRPr="00F44F5F" w:rsidRDefault="00157ACD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Bremen</w:t>
            </w:r>
          </w:p>
        </w:tc>
      </w:tr>
      <w:tr w:rsidR="00AE4ED3" w:rsidRPr="00F44F5F" w14:paraId="263521E3" w14:textId="77777777" w:rsidTr="00FE0496">
        <w:trPr>
          <w:trHeight w:val="57"/>
        </w:trPr>
        <w:tc>
          <w:tcPr>
            <w:tcW w:w="5670" w:type="dxa"/>
            <w:gridSpan w:val="4"/>
          </w:tcPr>
          <w:p w14:paraId="36282A3A" w14:textId="39F41002" w:rsidR="00255206" w:rsidRPr="00255206" w:rsidRDefault="00AE4ED3" w:rsidP="00AE4ED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Hochschulreife</w:t>
            </w:r>
          </w:p>
        </w:tc>
        <w:tc>
          <w:tcPr>
            <w:tcW w:w="4536" w:type="dxa"/>
            <w:gridSpan w:val="7"/>
          </w:tcPr>
          <w:p w14:paraId="3DE8C75D" w14:textId="68EED554" w:rsidR="00AE4ED3" w:rsidRPr="00F44F5F" w:rsidRDefault="00AE4ED3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157ACD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/200</w:t>
            </w:r>
            <w:r w:rsidR="00157ACD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06/20</w:t>
            </w:r>
            <w:r w:rsidR="008E6B76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</w:tr>
      <w:tr w:rsidR="00E55D90" w:rsidRPr="00F44F5F" w14:paraId="3A2665B3" w14:textId="77777777" w:rsidTr="00FE0496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F44F5F" w:rsidRDefault="00F44F5F" w:rsidP="00F44F5F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E55D90" w:rsidRPr="00F44F5F" w14:paraId="127C64E2" w14:textId="77777777" w:rsidTr="00FE0496">
        <w:trPr>
          <w:trHeight w:val="283"/>
        </w:trPr>
        <w:tc>
          <w:tcPr>
            <w:tcW w:w="6521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7CF389FD" w:rsidR="00E55D90" w:rsidRPr="00F44F5F" w:rsidRDefault="00FB02BA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Selbstständigkeit</w:t>
            </w:r>
            <w:r w:rsidR="002836FA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im Bereich Design/E-Commerce</w:t>
            </w:r>
          </w:p>
        </w:tc>
        <w:tc>
          <w:tcPr>
            <w:tcW w:w="3685" w:type="dxa"/>
            <w:gridSpan w:val="5"/>
            <w:tcBorders>
              <w:top w:val="single" w:sz="4" w:space="0" w:color="auto"/>
            </w:tcBorders>
            <w:vAlign w:val="bottom"/>
          </w:tcPr>
          <w:p w14:paraId="4820196E" w14:textId="24ABF2D4" w:rsidR="00E55D90" w:rsidRPr="00F44F5F" w:rsidRDefault="00E55D90" w:rsidP="00E55D9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Frankfurt am Main</w:t>
            </w:r>
          </w:p>
        </w:tc>
      </w:tr>
      <w:tr w:rsidR="00E55D90" w:rsidRPr="00F44F5F" w14:paraId="335D84E9" w14:textId="77777777" w:rsidTr="00FE0496">
        <w:tc>
          <w:tcPr>
            <w:tcW w:w="5954" w:type="dxa"/>
            <w:gridSpan w:val="5"/>
          </w:tcPr>
          <w:p w14:paraId="20B1570F" w14:textId="5513B914" w:rsidR="00E55D90" w:rsidRPr="00F44F5F" w:rsidRDefault="008C71FA" w:rsidP="00E55D9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8C71F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Gründung der Modemarke </w:t>
            </w:r>
            <w:r w:rsidR="00B25F9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„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ones2watchclo</w:t>
            </w:r>
            <w:r w:rsidR="00B25F9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“</w:t>
            </w:r>
          </w:p>
        </w:tc>
        <w:tc>
          <w:tcPr>
            <w:tcW w:w="4252" w:type="dxa"/>
            <w:gridSpan w:val="6"/>
          </w:tcPr>
          <w:p w14:paraId="0475B997" w14:textId="0BE028F4" w:rsidR="00E55D90" w:rsidRPr="00F44F5F" w:rsidRDefault="00763F15" w:rsidP="00E55D9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11/2025</w:t>
            </w:r>
            <w:r w:rsidR="00E55D90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E55D90" w:rsidRPr="00F44F5F" w14:paraId="54C3D64C" w14:textId="77777777" w:rsidTr="00FE0496">
        <w:tc>
          <w:tcPr>
            <w:tcW w:w="10206" w:type="dxa"/>
            <w:gridSpan w:val="11"/>
          </w:tcPr>
          <w:p w14:paraId="73E783FA" w14:textId="544F7AE7" w:rsidR="006E1F54" w:rsidRPr="006E1F54" w:rsidRDefault="006E1F54" w:rsidP="006E1F54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bdr w:val="none" w:sz="0" w:space="0" w:color="auto" w:frame="1"/>
              </w:rPr>
            </w:pPr>
            <w:r w:rsidRPr="006E1F54">
              <w:rPr>
                <w:rFonts w:ascii="Times New Roman" w:hAnsi="Times New Roman" w:cs="Times New Roman"/>
                <w:sz w:val="20"/>
                <w:szCs w:val="20"/>
                <w:bdr w:val="none" w:sz="0" w:space="0" w:color="auto" w:frame="1"/>
              </w:rPr>
              <w:t>Eigenständige Gründung und strategische Planung einer Modemarke mit Fokus auf exklusive Release-Zyklen (Drop-Marketing).</w:t>
            </w:r>
          </w:p>
          <w:p w14:paraId="13BEF3A7" w14:textId="082AD287" w:rsidR="006E1F54" w:rsidRPr="006E1F54" w:rsidRDefault="006E1F54" w:rsidP="006E1F54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bdr w:val="none" w:sz="0" w:space="0" w:color="auto" w:frame="1"/>
              </w:rPr>
            </w:pPr>
            <w:r w:rsidRPr="006E1F54">
              <w:rPr>
                <w:rFonts w:ascii="Times New Roman" w:hAnsi="Times New Roman" w:cs="Times New Roman"/>
                <w:sz w:val="20"/>
                <w:szCs w:val="20"/>
                <w:bdr w:val="none" w:sz="0" w:space="0" w:color="auto" w:frame="1"/>
              </w:rPr>
              <w:t>Leitung der 1</w:t>
            </w:r>
            <w:r w:rsidR="0070586B">
              <w:rPr>
                <w:rFonts w:ascii="Times New Roman" w:hAnsi="Times New Roman" w:cs="Times New Roman"/>
                <w:sz w:val="20"/>
                <w:szCs w:val="20"/>
                <w:bdr w:val="none" w:sz="0" w:space="0" w:color="auto" w:frame="1"/>
              </w:rPr>
              <w:t>3</w:t>
            </w:r>
            <w:r w:rsidRPr="006E1F54">
              <w:rPr>
                <w:rFonts w:ascii="Times New Roman" w:hAnsi="Times New Roman" w:cs="Times New Roman"/>
                <w:sz w:val="20"/>
                <w:szCs w:val="20"/>
                <w:bdr w:val="none" w:sz="0" w:space="0" w:color="auto" w:frame="1"/>
              </w:rPr>
              <w:t xml:space="preserve">-monatigen </w:t>
            </w:r>
            <w:proofErr w:type="spellStart"/>
            <w:r w:rsidRPr="006E1F54">
              <w:rPr>
                <w:rFonts w:ascii="Times New Roman" w:hAnsi="Times New Roman" w:cs="Times New Roman"/>
                <w:sz w:val="20"/>
                <w:szCs w:val="20"/>
                <w:bdr w:val="none" w:sz="0" w:space="0" w:color="auto" w:frame="1"/>
              </w:rPr>
              <w:t>Pre</w:t>
            </w:r>
            <w:proofErr w:type="spellEnd"/>
            <w:r w:rsidRPr="006E1F54">
              <w:rPr>
                <w:rFonts w:ascii="Times New Roman" w:hAnsi="Times New Roman" w:cs="Times New Roman"/>
                <w:sz w:val="20"/>
                <w:szCs w:val="20"/>
                <w:bdr w:val="none" w:sz="0" w:space="0" w:color="auto" w:frame="1"/>
              </w:rPr>
              <w:t>-Launch-Phase, inklusive Designkonzeption, Sourcing von Textilproduzenten und Prototyping zur Sicherung hoher Qualitätsstandards.</w:t>
            </w:r>
          </w:p>
          <w:p w14:paraId="1F95FB74" w14:textId="6DDB3A04" w:rsidR="006E1F54" w:rsidRPr="006E1F54" w:rsidRDefault="006E1F54" w:rsidP="006E1F54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bdr w:val="none" w:sz="0" w:space="0" w:color="auto" w:frame="1"/>
              </w:rPr>
            </w:pPr>
            <w:r w:rsidRPr="006E1F54">
              <w:rPr>
                <w:rFonts w:ascii="Times New Roman" w:hAnsi="Times New Roman" w:cs="Times New Roman"/>
                <w:sz w:val="20"/>
                <w:szCs w:val="20"/>
                <w:bdr w:val="none" w:sz="0" w:space="0" w:color="auto" w:frame="1"/>
              </w:rPr>
              <w:t>Erfolgreiche Durchführung des ersten Produkt-Drops mit Erzielung eines vierstelligen Umsatzes innerhalb des Release-Zeitraums.</w:t>
            </w:r>
          </w:p>
          <w:p w14:paraId="57DC43F1" w14:textId="0E4D9568" w:rsidR="006E1F54" w:rsidRPr="006E1F54" w:rsidRDefault="006E1F54" w:rsidP="006E1F54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bdr w:val="none" w:sz="0" w:space="0" w:color="auto" w:frame="1"/>
              </w:rPr>
            </w:pPr>
            <w:r w:rsidRPr="006E1F54">
              <w:rPr>
                <w:rFonts w:ascii="Times New Roman" w:hAnsi="Times New Roman" w:cs="Times New Roman"/>
                <w:sz w:val="20"/>
                <w:szCs w:val="20"/>
                <w:bdr w:val="none" w:sz="0" w:space="0" w:color="auto" w:frame="1"/>
              </w:rPr>
              <w:t>Aufbau des Onlineshops sowie Steuerung von Social-Media-Kampagnen zur Generierung von Brand-Awareness und Conversion-Optimierung.</w:t>
            </w:r>
          </w:p>
          <w:p w14:paraId="6DD9BA0F" w14:textId="27B37178" w:rsidR="00E55D90" w:rsidRPr="004919D7" w:rsidRDefault="006E1F54" w:rsidP="004919D7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bdr w:val="none" w:sz="0" w:space="0" w:color="auto" w:frame="1"/>
              </w:rPr>
            </w:pPr>
            <w:r w:rsidRPr="006E1F54">
              <w:rPr>
                <w:rFonts w:ascii="Times New Roman" w:hAnsi="Times New Roman" w:cs="Times New Roman"/>
                <w:sz w:val="20"/>
                <w:szCs w:val="20"/>
                <w:bdr w:val="none" w:sz="0" w:space="0" w:color="auto" w:frame="1"/>
              </w:rPr>
              <w:t>Management der Kundenkommunikation während der Verkaufsphasen.</w:t>
            </w:r>
          </w:p>
        </w:tc>
      </w:tr>
      <w:tr w:rsidR="00AE4ED3" w:rsidRPr="00F44F5F" w14:paraId="45404236" w14:textId="77777777" w:rsidTr="00FE0496">
        <w:trPr>
          <w:trHeight w:val="346"/>
        </w:trPr>
        <w:tc>
          <w:tcPr>
            <w:tcW w:w="5523" w:type="dxa"/>
            <w:gridSpan w:val="3"/>
            <w:vAlign w:val="bottom"/>
          </w:tcPr>
          <w:p w14:paraId="3CF978EE" w14:textId="3E963243" w:rsidR="00AE4ED3" w:rsidRPr="00F44F5F" w:rsidRDefault="000B5FCD" w:rsidP="00AE4ED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0B5FC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Bremische Volksbank </w:t>
            </w:r>
            <w:r w:rsidR="009A54A8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e</w:t>
            </w:r>
            <w:r w:rsidRPr="000B5FC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.</w:t>
            </w:r>
            <w:ins w:id="5" w:author="Catharina Freier" w:date="2026-01-24T15:32:00Z">
              <w:r w:rsidRPr="000B5FCD">
                <w:rPr>
                  <w:rFonts w:ascii="Times New Roman" w:hAnsi="Times New Roman" w:cs="Times New Roman"/>
                  <w:b/>
                  <w:i w:val="0"/>
                  <w:iCs w:val="0"/>
                  <w:sz w:val="21"/>
                  <w:szCs w:val="21"/>
                </w:rPr>
                <w:t xml:space="preserve"> </w:t>
              </w:r>
            </w:ins>
            <w:r w:rsidR="004A1753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G</w:t>
            </w:r>
            <w:r w:rsidRPr="000B5FC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.</w:t>
            </w:r>
          </w:p>
        </w:tc>
        <w:tc>
          <w:tcPr>
            <w:tcW w:w="4683" w:type="dxa"/>
            <w:gridSpan w:val="8"/>
            <w:vAlign w:val="bottom"/>
          </w:tcPr>
          <w:p w14:paraId="49A11F72" w14:textId="4B052A0B" w:rsidR="00AE4ED3" w:rsidRPr="00F44F5F" w:rsidRDefault="000B5FCD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Bremen</w:t>
            </w:r>
          </w:p>
        </w:tc>
      </w:tr>
      <w:tr w:rsidR="00AE4ED3" w:rsidRPr="00F44F5F" w14:paraId="16C6F7AD" w14:textId="77777777" w:rsidTr="00FE0496">
        <w:trPr>
          <w:trHeight w:val="57"/>
        </w:trPr>
        <w:tc>
          <w:tcPr>
            <w:tcW w:w="5523" w:type="dxa"/>
            <w:gridSpan w:val="3"/>
          </w:tcPr>
          <w:p w14:paraId="5D8760E9" w14:textId="496CC61E" w:rsidR="00AE4ED3" w:rsidRPr="005C2C50" w:rsidRDefault="005C2C50" w:rsidP="00AE4ED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5C2C50">
              <w:rPr>
                <w:rFonts w:ascii="Times New Roman" w:hAnsi="Times New Roman" w:cs="Times New Roman"/>
                <w:sz w:val="20"/>
                <w:szCs w:val="20"/>
              </w:rPr>
              <w:t>Ausbildung zum Bankkaufmann (Note: gut)</w:t>
            </w:r>
          </w:p>
        </w:tc>
        <w:tc>
          <w:tcPr>
            <w:tcW w:w="4683" w:type="dxa"/>
            <w:gridSpan w:val="8"/>
          </w:tcPr>
          <w:p w14:paraId="2D9DB8CA" w14:textId="03C89866" w:rsidR="00AE4ED3" w:rsidRPr="00F44F5F" w:rsidRDefault="004A1753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4A17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08/2021 – 01/2024</w:t>
            </w:r>
          </w:p>
        </w:tc>
      </w:tr>
      <w:tr w:rsidR="00AE4ED3" w:rsidRPr="00F44F5F" w14:paraId="7660C4BA" w14:textId="77777777" w:rsidTr="00FE0496">
        <w:trPr>
          <w:trHeight w:val="57"/>
        </w:trPr>
        <w:tc>
          <w:tcPr>
            <w:tcW w:w="10206" w:type="dxa"/>
            <w:gridSpan w:val="11"/>
          </w:tcPr>
          <w:p w14:paraId="6D8DF9EE" w14:textId="4CC2D5E7" w:rsidR="00B67954" w:rsidRPr="00B67954" w:rsidRDefault="00B67954" w:rsidP="00B67954">
            <w:pPr>
              <w:pStyle w:val="Bullets"/>
              <w:rPr>
                <w:rFonts w:ascii="Times New Roman" w:hAnsi="Times New Roman" w:cs="Times New Roman"/>
                <w:sz w:val="20"/>
                <w:szCs w:val="20"/>
              </w:rPr>
            </w:pPr>
            <w:r w:rsidRPr="00B67954">
              <w:rPr>
                <w:rFonts w:ascii="Times New Roman" w:hAnsi="Times New Roman" w:cs="Times New Roman"/>
                <w:sz w:val="20"/>
                <w:szCs w:val="20"/>
              </w:rPr>
              <w:t>Ganzheitliche Betreuung von Privat</w:t>
            </w:r>
            <w:r w:rsidR="00621185">
              <w:rPr>
                <w:rFonts w:ascii="Times New Roman" w:hAnsi="Times New Roman" w:cs="Times New Roman"/>
                <w:sz w:val="20"/>
                <w:szCs w:val="20"/>
              </w:rPr>
              <w:t>-und Firmen</w:t>
            </w:r>
            <w:r w:rsidRPr="00B67954">
              <w:rPr>
                <w:rFonts w:ascii="Times New Roman" w:hAnsi="Times New Roman" w:cs="Times New Roman"/>
                <w:sz w:val="20"/>
                <w:szCs w:val="20"/>
              </w:rPr>
              <w:t>kunden in Finanz- und Anlageangelegenheiten</w:t>
            </w:r>
          </w:p>
          <w:p w14:paraId="7ABA03B6" w14:textId="77777777" w:rsidR="00B67954" w:rsidRPr="00B67954" w:rsidRDefault="00B67954" w:rsidP="00B67954">
            <w:pPr>
              <w:pStyle w:val="Bullets"/>
              <w:rPr>
                <w:rFonts w:ascii="Times New Roman" w:hAnsi="Times New Roman" w:cs="Times New Roman"/>
                <w:sz w:val="20"/>
                <w:szCs w:val="20"/>
              </w:rPr>
            </w:pPr>
            <w:r w:rsidRPr="00B67954">
              <w:rPr>
                <w:rFonts w:ascii="Times New Roman" w:hAnsi="Times New Roman" w:cs="Times New Roman"/>
                <w:sz w:val="20"/>
                <w:szCs w:val="20"/>
              </w:rPr>
              <w:t>Analyse von Saldenlisten und Identifikation von Prozessrisiken in der internen Revision</w:t>
            </w:r>
          </w:p>
          <w:p w14:paraId="132465C4" w14:textId="4D2D5EAB" w:rsidR="00AE4ED3" w:rsidRPr="00FE0496" w:rsidRDefault="00B67954" w:rsidP="00B6795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B6795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Quantitative Analyse von Wertpapierdepots und Ausarbeitung von Optimierungsvorschlägen</w:t>
            </w:r>
          </w:p>
        </w:tc>
      </w:tr>
      <w:tr w:rsidR="00E55D90" w:rsidRPr="00F44F5F" w14:paraId="414B4085" w14:textId="77777777" w:rsidTr="00FE0496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1A1B7CE9" w:rsidR="00E55D90" w:rsidRPr="00F44F5F" w:rsidRDefault="00F44F5F" w:rsidP="00F44F5F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6016C0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E55D90" w:rsidRPr="00F44F5F" w14:paraId="74251178" w14:textId="77777777" w:rsidTr="00FE0496">
        <w:trPr>
          <w:trHeight w:val="283"/>
        </w:trPr>
        <w:tc>
          <w:tcPr>
            <w:tcW w:w="5523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37198642" w:rsidR="00E55D90" w:rsidRPr="00F44F5F" w:rsidRDefault="00FE04E8" w:rsidP="00E55D90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FE04E8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  <w:t>Freie Evangelische Bekenntnisschule Bremen</w:t>
            </w:r>
          </w:p>
        </w:tc>
        <w:tc>
          <w:tcPr>
            <w:tcW w:w="4683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3BCF0C56" w:rsidR="00E55D90" w:rsidRPr="001647AB" w:rsidRDefault="00FE04E8" w:rsidP="00E55D90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Bremen</w:t>
            </w:r>
          </w:p>
        </w:tc>
      </w:tr>
      <w:tr w:rsidR="00E55D90" w:rsidRPr="00F44F5F" w14:paraId="4F59C612" w14:textId="77777777" w:rsidTr="00FE0496">
        <w:trPr>
          <w:trHeight w:val="193"/>
        </w:trPr>
        <w:tc>
          <w:tcPr>
            <w:tcW w:w="6804" w:type="dxa"/>
            <w:gridSpan w:val="7"/>
          </w:tcPr>
          <w:p w14:paraId="32F07601" w14:textId="3B5A13F0" w:rsidR="00E55D90" w:rsidRPr="001647AB" w:rsidRDefault="00C74B19" w:rsidP="00E55D90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C74B1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Teilnehmer bei ,,Jugend trainiert für Olympia“ im Tischtennis</w:t>
            </w:r>
          </w:p>
        </w:tc>
        <w:tc>
          <w:tcPr>
            <w:tcW w:w="3402" w:type="dxa"/>
            <w:gridSpan w:val="4"/>
          </w:tcPr>
          <w:p w14:paraId="45DD2178" w14:textId="2D412124" w:rsidR="00E55D90" w:rsidRPr="00F44F5F" w:rsidRDefault="00E55D90" w:rsidP="00E55D90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C74B1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8/2009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="0081450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06/2021</w:t>
            </w:r>
          </w:p>
        </w:tc>
      </w:tr>
      <w:tr w:rsidR="003D0089" w:rsidRPr="00F44F5F" w14:paraId="3B26943D" w14:textId="77777777" w:rsidTr="00FE0496">
        <w:trPr>
          <w:trHeight w:val="346"/>
        </w:trPr>
        <w:tc>
          <w:tcPr>
            <w:tcW w:w="5954" w:type="dxa"/>
            <w:gridSpan w:val="5"/>
            <w:vAlign w:val="bottom"/>
          </w:tcPr>
          <w:p w14:paraId="11E538C2" w14:textId="4B1B7D82" w:rsidR="003D0089" w:rsidRPr="003D0089" w:rsidRDefault="003D0089" w:rsidP="003D008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3D0089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1"/>
                <w:szCs w:val="21"/>
              </w:rPr>
              <w:t xml:space="preserve">ATSV Habenhausen </w:t>
            </w:r>
          </w:p>
        </w:tc>
        <w:tc>
          <w:tcPr>
            <w:tcW w:w="4252" w:type="dxa"/>
            <w:gridSpan w:val="6"/>
            <w:vAlign w:val="bottom"/>
          </w:tcPr>
          <w:p w14:paraId="21BF18C9" w14:textId="759CACEA" w:rsidR="003D0089" w:rsidRPr="001647AB" w:rsidRDefault="000E29E0" w:rsidP="003D008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Bremen</w:t>
            </w:r>
            <w:r w:rsidR="003D0089" w:rsidRPr="001647AB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 xml:space="preserve"> </w:t>
            </w:r>
          </w:p>
        </w:tc>
      </w:tr>
      <w:tr w:rsidR="003D0089" w:rsidRPr="00F44F5F" w14:paraId="04BFDD79" w14:textId="77777777" w:rsidTr="00FE0496">
        <w:trPr>
          <w:trHeight w:val="20"/>
        </w:trPr>
        <w:tc>
          <w:tcPr>
            <w:tcW w:w="8364" w:type="dxa"/>
            <w:gridSpan w:val="10"/>
          </w:tcPr>
          <w:p w14:paraId="5D908AF7" w14:textId="0FD52E8A" w:rsidR="003D0089" w:rsidRPr="00F44F5F" w:rsidRDefault="0097096F" w:rsidP="003D008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97096F">
              <w:rPr>
                <w:rFonts w:ascii="Times New Roman" w:hAnsi="Times New Roman" w:cs="Times New Roman"/>
                <w:sz w:val="20"/>
                <w:szCs w:val="20"/>
              </w:rPr>
              <w:t>Tischtennisspieler (Leistungssport auf Landesebene)</w:t>
            </w:r>
          </w:p>
        </w:tc>
        <w:tc>
          <w:tcPr>
            <w:tcW w:w="1842" w:type="dxa"/>
          </w:tcPr>
          <w:p w14:paraId="0D2FFB14" w14:textId="3A40E33F" w:rsidR="003D0089" w:rsidRPr="001647AB" w:rsidRDefault="00C77EA1" w:rsidP="003D008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C77EA1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 xml:space="preserve">03/2015 </w:t>
            </w:r>
            <w:r w:rsidRPr="00C77EA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– </w:t>
            </w:r>
            <w:r w:rsidRPr="00C77EA1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>01/2020</w:t>
            </w:r>
          </w:p>
        </w:tc>
      </w:tr>
      <w:tr w:rsidR="003D0089" w:rsidRPr="00F44F5F" w14:paraId="66A58453" w14:textId="77777777" w:rsidTr="00FE0496">
        <w:trPr>
          <w:trHeight w:val="20"/>
        </w:trPr>
        <w:tc>
          <w:tcPr>
            <w:tcW w:w="10206" w:type="dxa"/>
            <w:gridSpan w:val="11"/>
          </w:tcPr>
          <w:p w14:paraId="50B5B9CB" w14:textId="1533A775" w:rsidR="003D0089" w:rsidRPr="001647AB" w:rsidRDefault="00C77EA1" w:rsidP="003D0089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Vize-Land</w:t>
            </w:r>
            <w:r w:rsidR="00122F0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esmeister</w:t>
            </w:r>
          </w:p>
        </w:tc>
      </w:tr>
      <w:tr w:rsidR="003D0089" w:rsidRPr="00F44F5F" w14:paraId="4028871F" w14:textId="77777777" w:rsidTr="00FE0496">
        <w:trPr>
          <w:trHeight w:val="346"/>
        </w:trPr>
        <w:tc>
          <w:tcPr>
            <w:tcW w:w="5954" w:type="dxa"/>
            <w:gridSpan w:val="5"/>
            <w:vAlign w:val="bottom"/>
          </w:tcPr>
          <w:p w14:paraId="3B81DA34" w14:textId="3C27A91C" w:rsidR="003D0089" w:rsidRPr="00F44F5F" w:rsidRDefault="008048E8" w:rsidP="003D008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8048E8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TUS Komet Arsten</w:t>
            </w:r>
          </w:p>
        </w:tc>
        <w:tc>
          <w:tcPr>
            <w:tcW w:w="4252" w:type="dxa"/>
            <w:gridSpan w:val="6"/>
            <w:vAlign w:val="bottom"/>
          </w:tcPr>
          <w:p w14:paraId="7F9CDF1E" w14:textId="360F23CE" w:rsidR="003D0089" w:rsidRPr="001647AB" w:rsidRDefault="000E29E0" w:rsidP="003D008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Bremen</w:t>
            </w:r>
          </w:p>
        </w:tc>
      </w:tr>
      <w:tr w:rsidR="003D0089" w:rsidRPr="00F44F5F" w14:paraId="7B2F81B2" w14:textId="77777777" w:rsidTr="00FE0496">
        <w:trPr>
          <w:trHeight w:val="57"/>
        </w:trPr>
        <w:tc>
          <w:tcPr>
            <w:tcW w:w="7655" w:type="dxa"/>
            <w:gridSpan w:val="9"/>
          </w:tcPr>
          <w:p w14:paraId="099DE2C5" w14:textId="487A204D" w:rsidR="003D0089" w:rsidRPr="00F44F5F" w:rsidRDefault="007901F6" w:rsidP="003D008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7901F6">
              <w:rPr>
                <w:rFonts w:ascii="Times New Roman" w:hAnsi="Times New Roman" w:cs="Times New Roman"/>
                <w:sz w:val="20"/>
                <w:szCs w:val="20"/>
              </w:rPr>
              <w:t>Trainer einer Fußballmannschaft</w:t>
            </w:r>
          </w:p>
        </w:tc>
        <w:tc>
          <w:tcPr>
            <w:tcW w:w="2551" w:type="dxa"/>
            <w:gridSpan w:val="2"/>
          </w:tcPr>
          <w:p w14:paraId="091163D4" w14:textId="10E25DD6" w:rsidR="003D0089" w:rsidRPr="001647AB" w:rsidRDefault="000D057D" w:rsidP="003D008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0D057D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>01/2018 – 01/2019</w:t>
            </w:r>
          </w:p>
        </w:tc>
      </w:tr>
      <w:tr w:rsidR="003D0089" w:rsidRPr="00F44F5F" w14:paraId="2618F0FF" w14:textId="77777777" w:rsidTr="00FE0496">
        <w:trPr>
          <w:trHeight w:val="57"/>
        </w:trPr>
        <w:tc>
          <w:tcPr>
            <w:tcW w:w="10206" w:type="dxa"/>
            <w:gridSpan w:val="11"/>
            <w:vAlign w:val="bottom"/>
          </w:tcPr>
          <w:p w14:paraId="1570DE9D" w14:textId="1FE3ACA1" w:rsidR="003D0089" w:rsidRPr="00FE0496" w:rsidRDefault="000E29E0" w:rsidP="003D0089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0E29E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Planung und Vorbereitung der Trainingseinheiten</w:t>
            </w:r>
          </w:p>
        </w:tc>
      </w:tr>
      <w:tr w:rsidR="003D0089" w:rsidRPr="00F44F5F" w14:paraId="482569A2" w14:textId="77777777" w:rsidTr="00FE0496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2B27A1F2" w:rsidR="003D0089" w:rsidRPr="001647AB" w:rsidRDefault="003D0089" w:rsidP="003D008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016C0">
              <w:rPr>
                <w:rFonts w:ascii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3D0089" w:rsidRPr="00F44F5F" w14:paraId="2B257790" w14:textId="77777777" w:rsidTr="00FE0496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3D0089" w:rsidRPr="001647AB" w:rsidRDefault="003D0089" w:rsidP="003D00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1082C360" w:rsidR="003D0089" w:rsidRPr="001647AB" w:rsidRDefault="003D0089" w:rsidP="003D0089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(Verhandlungssicher)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proofErr w:type="gramStart"/>
            <w:r w:rsidR="002F5BF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Spanisch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proofErr w:type="gramEnd"/>
            <w:r w:rsidR="002F5BF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Grundkenntnisse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3D0089" w:rsidRPr="00D37D45" w14:paraId="45706C3F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57688BDA" w14:textId="350496FE" w:rsidR="003D0089" w:rsidRPr="001647AB" w:rsidRDefault="003D0089" w:rsidP="003D00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788" w:type="dxa"/>
            <w:gridSpan w:val="10"/>
            <w:vAlign w:val="bottom"/>
          </w:tcPr>
          <w:p w14:paraId="60CA2168" w14:textId="2B34BF75" w:rsidR="003D0089" w:rsidRPr="001647AB" w:rsidRDefault="003D0089" w:rsidP="003D0089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 w:rsidR="009C5444" w:rsidRPr="009C544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Word, Excel, PowerPoint</w:t>
            </w:r>
            <w:r w:rsidR="009C544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3D0089" w:rsidRPr="00F44F5F" w14:paraId="70CB01B0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04F58216" w14:textId="6D413C27" w:rsidR="003D0089" w:rsidRPr="001647AB" w:rsidRDefault="003D0089" w:rsidP="003D00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10"/>
            <w:vAlign w:val="bottom"/>
          </w:tcPr>
          <w:p w14:paraId="598C2742" w14:textId="060028D2" w:rsidR="003D0089" w:rsidRPr="001647AB" w:rsidRDefault="00AA454D" w:rsidP="003D0089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AA454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Börse, </w:t>
            </w:r>
            <w:r w:rsidRPr="00AA454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Fußball</w:t>
            </w:r>
            <w:r w:rsidRPr="00AA454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A454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Tischtennis</w:t>
            </w:r>
            <w:proofErr w:type="spellEnd"/>
            <w:r w:rsidRPr="00AA454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Pr="00AA454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Tr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ompete</w:t>
            </w:r>
          </w:p>
        </w:tc>
      </w:tr>
      <w:tr w:rsidR="003D0089" w:rsidRPr="00F44F5F" w14:paraId="071AB173" w14:textId="77777777" w:rsidTr="00FE0496">
        <w:trPr>
          <w:trHeight w:val="1279"/>
        </w:trPr>
        <w:tc>
          <w:tcPr>
            <w:tcW w:w="10206" w:type="dxa"/>
            <w:gridSpan w:val="11"/>
            <w:vAlign w:val="bottom"/>
          </w:tcPr>
          <w:p w14:paraId="6478BDEA" w14:textId="65CA1AF8" w:rsidR="003D0089" w:rsidRPr="00F44F5F" w:rsidRDefault="00886976" w:rsidP="003D0089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Frankfurt</w:t>
            </w:r>
            <w:r w:rsidR="00803B2B">
              <w:rPr>
                <w:rFonts w:ascii="Times New Roman" w:hAnsi="Times New Roman" w:cs="Times New Roman"/>
                <w:sz w:val="20"/>
                <w:szCs w:val="20"/>
              </w:rPr>
              <w:t xml:space="preserve"> am Main, 27.01.2026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FE0496">
      <w:footerReference w:type="even" r:id="rId12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Sarah Bergmann" w:date="2026-01-18T14:29:00Z" w:initials="SB">
    <w:p w14:paraId="263D7060" w14:textId="77777777" w:rsidR="00D936B7" w:rsidRDefault="00D936B7" w:rsidP="00D936B7">
      <w:r>
        <w:rPr>
          <w:rStyle w:val="Kommentarzeichen"/>
        </w:rPr>
        <w:annotationRef/>
      </w:r>
      <w:r>
        <w:rPr>
          <w:sz w:val="20"/>
          <w:szCs w:val="20"/>
        </w:rPr>
        <w:t>War das auch ein Modul? Irgendwie wird der Zusammenhang nicht ganz klar :)</w:t>
      </w:r>
    </w:p>
  </w:comment>
  <w:comment w:id="1" w:author="Leonard Burmester" w:date="2026-01-23T14:01:00Z" w:initials="LB">
    <w:p w14:paraId="1E0CD0FE" w14:textId="77777777" w:rsidR="00D936B7" w:rsidRDefault="00D936B7" w:rsidP="00D936B7">
      <w:r>
        <w:rPr>
          <w:rStyle w:val="Kommentarzeichen"/>
        </w:rPr>
        <w:annotationRef/>
      </w:r>
      <w:r>
        <w:rPr>
          <w:color w:val="000000"/>
          <w:sz w:val="20"/>
          <w:szCs w:val="20"/>
        </w:rPr>
        <w:t>Ja ich habe 2 Module absolviert, das eine hieß genau so :)</w:t>
      </w:r>
    </w:p>
  </w:comment>
  <w:comment w:id="2" w:author="Sarah Bergmann" w:date="2026-01-24T15:21:00Z" w:initials="SB">
    <w:p w14:paraId="6CBA6A00" w14:textId="77777777" w:rsidR="00D936B7" w:rsidRDefault="00D936B7" w:rsidP="00D936B7">
      <w:r>
        <w:rPr>
          <w:rStyle w:val="Kommentarzeichen"/>
        </w:rPr>
        <w:annotationRef/>
      </w:r>
      <w:r>
        <w:rPr>
          <w:sz w:val="20"/>
          <w:szCs w:val="20"/>
        </w:rPr>
        <w:t>Dann würde ich das aber nicht als eigenen bullet machen, sondern einen bullet machen mit "Relevante Module:" und dann dahinter die Module nennen nur mit Komma getrennt. Sonst finde ich es ein bißchen verwirrend :)</w:t>
      </w:r>
    </w:p>
  </w:comment>
  <w:comment w:id="3" w:author="Leonard Burmester" w:date="2026-01-25T15:24:00Z" w:initials="LB">
    <w:p w14:paraId="46817803" w14:textId="77777777" w:rsidR="00D936B7" w:rsidRDefault="00D936B7" w:rsidP="00D936B7">
      <w:r>
        <w:rPr>
          <w:rStyle w:val="Kommentarzeichen"/>
        </w:rPr>
        <w:annotationRef/>
      </w:r>
      <w:r>
        <w:rPr>
          <w:color w:val="000000"/>
          <w:sz w:val="20"/>
          <w:szCs w:val="20"/>
        </w:rPr>
        <w:t>Kann ich das „relevante Module“ auch einfach weglassen sonst und dann die Kurse als Bullets schreiben?</w:t>
      </w:r>
    </w:p>
  </w:comment>
  <w:comment w:id="4" w:author="Catharina Freier" w:date="2026-01-24T15:35:00Z" w:initials="CF">
    <w:p w14:paraId="6FE5E839" w14:textId="77777777" w:rsidR="00D936B7" w:rsidRDefault="00D936B7" w:rsidP="00D936B7">
      <w:r>
        <w:rPr>
          <w:rStyle w:val="Kommentarzeichen"/>
        </w:rPr>
        <w:annotationRef/>
      </w:r>
      <w:r>
        <w:rPr>
          <w:sz w:val="20"/>
          <w:szCs w:val="20"/>
        </w:rPr>
        <w:t>Gib hier bitte noch die Notenskala (siehe Videos) an. :)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263D7060" w15:done="1"/>
  <w15:commentEx w15:paraId="1E0CD0FE" w15:paraIdParent="263D7060" w15:done="1"/>
  <w15:commentEx w15:paraId="6CBA6A00" w15:paraIdParent="263D7060" w15:done="1"/>
  <w15:commentEx w15:paraId="46817803" w15:paraIdParent="263D7060" w15:done="1"/>
  <w15:commentEx w15:paraId="6FE5E839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047725CC" w16cex:dateUtc="2026-01-18T22:29:00Z"/>
  <w16cex:commentExtensible w16cex:durableId="336ED767" w16cex:dateUtc="2026-01-23T13:01:00Z"/>
  <w16cex:commentExtensible w16cex:durableId="5AC1F6F0" w16cex:dateUtc="2026-01-24T23:21:00Z"/>
  <w16cex:commentExtensible w16cex:durableId="3014D80D" w16cex:dateUtc="2026-01-25T14:24:00Z"/>
  <w16cex:commentExtensible w16cex:durableId="76A61E64" w16cex:dateUtc="2026-01-24T14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263D7060" w16cid:durableId="047725CC"/>
  <w16cid:commentId w16cid:paraId="1E0CD0FE" w16cid:durableId="336ED767"/>
  <w16cid:commentId w16cid:paraId="6CBA6A00" w16cid:durableId="5AC1F6F0"/>
  <w16cid:commentId w16cid:paraId="46817803" w16cid:durableId="3014D80D"/>
  <w16cid:commentId w16cid:paraId="6FE5E839" w16cid:durableId="76A61E6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B5B423" w14:textId="77777777" w:rsidR="009B61EE" w:rsidRDefault="009B61EE" w:rsidP="00BE053D">
      <w:pPr>
        <w:spacing w:after="0" w:line="240" w:lineRule="auto"/>
      </w:pPr>
      <w:r>
        <w:separator/>
      </w:r>
    </w:p>
  </w:endnote>
  <w:endnote w:type="continuationSeparator" w:id="0">
    <w:p w14:paraId="7336BBAB" w14:textId="77777777" w:rsidR="009B61EE" w:rsidRDefault="009B61EE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1012FFF" w:usb1="C101795B" w:usb2="01010109" w:usb3="01010101" w:csb0="010101FF" w:csb1="01010101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1012BFF" w:usb1="C101257B" w:usb2="01010109" w:usb3="01010101" w:csb0="010101FF" w:csb1="01010101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8ABD01" w14:textId="77777777" w:rsidR="009B61EE" w:rsidRDefault="009B61EE" w:rsidP="00BE053D">
      <w:pPr>
        <w:spacing w:after="0" w:line="240" w:lineRule="auto"/>
      </w:pPr>
      <w:r>
        <w:separator/>
      </w:r>
    </w:p>
  </w:footnote>
  <w:footnote w:type="continuationSeparator" w:id="0">
    <w:p w14:paraId="6BF7650D" w14:textId="77777777" w:rsidR="009B61EE" w:rsidRDefault="009B61EE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A85091"/>
    <w:multiLevelType w:val="multilevel"/>
    <w:tmpl w:val="2BAA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C167B3"/>
    <w:multiLevelType w:val="hybridMultilevel"/>
    <w:tmpl w:val="1174096E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6328134">
    <w:abstractNumId w:val="15"/>
  </w:num>
  <w:num w:numId="2" w16cid:durableId="301497071">
    <w:abstractNumId w:val="18"/>
  </w:num>
  <w:num w:numId="3" w16cid:durableId="625507643">
    <w:abstractNumId w:val="22"/>
  </w:num>
  <w:num w:numId="4" w16cid:durableId="180973094">
    <w:abstractNumId w:val="0"/>
  </w:num>
  <w:num w:numId="5" w16cid:durableId="498273566">
    <w:abstractNumId w:val="1"/>
  </w:num>
  <w:num w:numId="6" w16cid:durableId="1204949238">
    <w:abstractNumId w:val="2"/>
  </w:num>
  <w:num w:numId="7" w16cid:durableId="436025905">
    <w:abstractNumId w:val="14"/>
  </w:num>
  <w:num w:numId="8" w16cid:durableId="742141477">
    <w:abstractNumId w:val="25"/>
  </w:num>
  <w:num w:numId="9" w16cid:durableId="1349717396">
    <w:abstractNumId w:val="13"/>
  </w:num>
  <w:num w:numId="10" w16cid:durableId="555091926">
    <w:abstractNumId w:val="26"/>
  </w:num>
  <w:num w:numId="11" w16cid:durableId="1689914869">
    <w:abstractNumId w:val="5"/>
  </w:num>
  <w:num w:numId="12" w16cid:durableId="2088384140">
    <w:abstractNumId w:val="6"/>
  </w:num>
  <w:num w:numId="13" w16cid:durableId="1310012409">
    <w:abstractNumId w:val="8"/>
  </w:num>
  <w:num w:numId="14" w16cid:durableId="94133592">
    <w:abstractNumId w:val="9"/>
  </w:num>
  <w:num w:numId="15" w16cid:durableId="1822387717">
    <w:abstractNumId w:val="24"/>
  </w:num>
  <w:num w:numId="16" w16cid:durableId="484858084">
    <w:abstractNumId w:val="4"/>
  </w:num>
  <w:num w:numId="17" w16cid:durableId="504638541">
    <w:abstractNumId w:val="17"/>
  </w:num>
  <w:num w:numId="18" w16cid:durableId="1676376297">
    <w:abstractNumId w:val="3"/>
  </w:num>
  <w:num w:numId="19" w16cid:durableId="1198465825">
    <w:abstractNumId w:val="21"/>
  </w:num>
  <w:num w:numId="20" w16cid:durableId="2134670410">
    <w:abstractNumId w:val="10"/>
  </w:num>
  <w:num w:numId="21" w16cid:durableId="1926259457">
    <w:abstractNumId w:val="11"/>
  </w:num>
  <w:num w:numId="22" w16cid:durableId="488592739">
    <w:abstractNumId w:val="16"/>
  </w:num>
  <w:num w:numId="23" w16cid:durableId="292761314">
    <w:abstractNumId w:val="7"/>
  </w:num>
  <w:num w:numId="24" w16cid:durableId="1982152080">
    <w:abstractNumId w:val="23"/>
  </w:num>
  <w:num w:numId="25" w16cid:durableId="1401752265">
    <w:abstractNumId w:val="27"/>
  </w:num>
  <w:num w:numId="26" w16cid:durableId="1280138386">
    <w:abstractNumId w:val="19"/>
  </w:num>
  <w:num w:numId="27" w16cid:durableId="260652644">
    <w:abstractNumId w:val="20"/>
  </w:num>
  <w:num w:numId="28" w16cid:durableId="969478674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Sarah Bergmann">
    <w15:presenceInfo w15:providerId="AD" w15:userId="S::sbke2025@pomona.edu::e83357c8-3cb9-49f1-b9e5-fbb00dd4ba5a"/>
  </w15:person>
  <w15:person w15:author="Leonard Burmester">
    <w15:presenceInfo w15:providerId="Windows Live" w15:userId="4b5fb1c0960735ee"/>
  </w15:person>
  <w15:person w15:author="Catharina Freier">
    <w15:presenceInfo w15:providerId="AD" w15:userId="S::catharina.freier@pumpkincareeres.onmicrosoft.com::2a0dfad8-64e5-4aa7-8211-17b0a64b404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2B33"/>
    <w:rsid w:val="00057A21"/>
    <w:rsid w:val="00061D33"/>
    <w:rsid w:val="00064643"/>
    <w:rsid w:val="00087747"/>
    <w:rsid w:val="000A1FDA"/>
    <w:rsid w:val="000B5FCD"/>
    <w:rsid w:val="000B63E2"/>
    <w:rsid w:val="000B6548"/>
    <w:rsid w:val="000D057D"/>
    <w:rsid w:val="000D2C24"/>
    <w:rsid w:val="000D671A"/>
    <w:rsid w:val="000E29E0"/>
    <w:rsid w:val="00103EC5"/>
    <w:rsid w:val="00110575"/>
    <w:rsid w:val="00116C6E"/>
    <w:rsid w:val="00122F06"/>
    <w:rsid w:val="00125CA6"/>
    <w:rsid w:val="00156FC9"/>
    <w:rsid w:val="00157ACD"/>
    <w:rsid w:val="00162A5A"/>
    <w:rsid w:val="001647AB"/>
    <w:rsid w:val="00172867"/>
    <w:rsid w:val="00175B6D"/>
    <w:rsid w:val="001901ED"/>
    <w:rsid w:val="0019483A"/>
    <w:rsid w:val="001A46BF"/>
    <w:rsid w:val="001A481B"/>
    <w:rsid w:val="001A6DE4"/>
    <w:rsid w:val="001B0186"/>
    <w:rsid w:val="001B62CA"/>
    <w:rsid w:val="001D4DCD"/>
    <w:rsid w:val="001F4175"/>
    <w:rsid w:val="00223A4D"/>
    <w:rsid w:val="00232CB5"/>
    <w:rsid w:val="00234A7E"/>
    <w:rsid w:val="0024373D"/>
    <w:rsid w:val="00246D78"/>
    <w:rsid w:val="002508C2"/>
    <w:rsid w:val="00255206"/>
    <w:rsid w:val="00267252"/>
    <w:rsid w:val="00282DB0"/>
    <w:rsid w:val="002836FA"/>
    <w:rsid w:val="002A0217"/>
    <w:rsid w:val="002B2091"/>
    <w:rsid w:val="002C6972"/>
    <w:rsid w:val="002D2B32"/>
    <w:rsid w:val="002D4516"/>
    <w:rsid w:val="002F46AD"/>
    <w:rsid w:val="002F5BFC"/>
    <w:rsid w:val="003101F0"/>
    <w:rsid w:val="00314B7A"/>
    <w:rsid w:val="00324BC5"/>
    <w:rsid w:val="00340BAB"/>
    <w:rsid w:val="003418E0"/>
    <w:rsid w:val="00347F8D"/>
    <w:rsid w:val="00372EDF"/>
    <w:rsid w:val="00372F7B"/>
    <w:rsid w:val="003733E5"/>
    <w:rsid w:val="0038028D"/>
    <w:rsid w:val="003807C1"/>
    <w:rsid w:val="00390EA6"/>
    <w:rsid w:val="00395730"/>
    <w:rsid w:val="003D0089"/>
    <w:rsid w:val="003D0F67"/>
    <w:rsid w:val="003E27C3"/>
    <w:rsid w:val="003F10AD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25BF"/>
    <w:rsid w:val="00476AF8"/>
    <w:rsid w:val="00484FD7"/>
    <w:rsid w:val="004919D7"/>
    <w:rsid w:val="004929FB"/>
    <w:rsid w:val="004A1753"/>
    <w:rsid w:val="004A1D4F"/>
    <w:rsid w:val="004A54BA"/>
    <w:rsid w:val="004A716A"/>
    <w:rsid w:val="004B6A5E"/>
    <w:rsid w:val="00507EA7"/>
    <w:rsid w:val="00526089"/>
    <w:rsid w:val="00527A28"/>
    <w:rsid w:val="00527DCA"/>
    <w:rsid w:val="00535C92"/>
    <w:rsid w:val="005716D4"/>
    <w:rsid w:val="00571B60"/>
    <w:rsid w:val="00572876"/>
    <w:rsid w:val="00585A4D"/>
    <w:rsid w:val="005C2C50"/>
    <w:rsid w:val="005D6329"/>
    <w:rsid w:val="005E57F6"/>
    <w:rsid w:val="005F48A0"/>
    <w:rsid w:val="006016C0"/>
    <w:rsid w:val="006058D8"/>
    <w:rsid w:val="00610200"/>
    <w:rsid w:val="00621185"/>
    <w:rsid w:val="00623699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3F8"/>
    <w:rsid w:val="006D7F7F"/>
    <w:rsid w:val="006E1F54"/>
    <w:rsid w:val="006E2C9C"/>
    <w:rsid w:val="006E40EF"/>
    <w:rsid w:val="006F0039"/>
    <w:rsid w:val="0070586B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57F70"/>
    <w:rsid w:val="00761609"/>
    <w:rsid w:val="00763DCE"/>
    <w:rsid w:val="00763F15"/>
    <w:rsid w:val="00776C46"/>
    <w:rsid w:val="0078260B"/>
    <w:rsid w:val="007838D1"/>
    <w:rsid w:val="00785254"/>
    <w:rsid w:val="00785853"/>
    <w:rsid w:val="007901F6"/>
    <w:rsid w:val="007966F0"/>
    <w:rsid w:val="00797BFC"/>
    <w:rsid w:val="007A720F"/>
    <w:rsid w:val="007C6A3C"/>
    <w:rsid w:val="007D4BEE"/>
    <w:rsid w:val="007D5BE9"/>
    <w:rsid w:val="00803B2B"/>
    <w:rsid w:val="008048E8"/>
    <w:rsid w:val="008050E4"/>
    <w:rsid w:val="00814505"/>
    <w:rsid w:val="0082257D"/>
    <w:rsid w:val="008504EC"/>
    <w:rsid w:val="00853438"/>
    <w:rsid w:val="00866846"/>
    <w:rsid w:val="00875DA9"/>
    <w:rsid w:val="00886976"/>
    <w:rsid w:val="00887F79"/>
    <w:rsid w:val="00895E38"/>
    <w:rsid w:val="008A782B"/>
    <w:rsid w:val="008B0FC0"/>
    <w:rsid w:val="008C429A"/>
    <w:rsid w:val="008C71FA"/>
    <w:rsid w:val="008E1F3D"/>
    <w:rsid w:val="008E6B76"/>
    <w:rsid w:val="009053D7"/>
    <w:rsid w:val="0091331D"/>
    <w:rsid w:val="0093223C"/>
    <w:rsid w:val="00941A87"/>
    <w:rsid w:val="009501C2"/>
    <w:rsid w:val="009668B9"/>
    <w:rsid w:val="0097096F"/>
    <w:rsid w:val="00976577"/>
    <w:rsid w:val="00985143"/>
    <w:rsid w:val="00996356"/>
    <w:rsid w:val="00997D9A"/>
    <w:rsid w:val="009A54A8"/>
    <w:rsid w:val="009B61EE"/>
    <w:rsid w:val="009C5444"/>
    <w:rsid w:val="009D7C49"/>
    <w:rsid w:val="009E7297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454D"/>
    <w:rsid w:val="00AA5A9C"/>
    <w:rsid w:val="00AB016A"/>
    <w:rsid w:val="00AB2A5A"/>
    <w:rsid w:val="00AB3C9F"/>
    <w:rsid w:val="00AD28F8"/>
    <w:rsid w:val="00AE4ED3"/>
    <w:rsid w:val="00B0230B"/>
    <w:rsid w:val="00B17D95"/>
    <w:rsid w:val="00B23509"/>
    <w:rsid w:val="00B25F90"/>
    <w:rsid w:val="00B359DB"/>
    <w:rsid w:val="00B3632B"/>
    <w:rsid w:val="00B409D8"/>
    <w:rsid w:val="00B4313B"/>
    <w:rsid w:val="00B5178D"/>
    <w:rsid w:val="00B67954"/>
    <w:rsid w:val="00B67F1F"/>
    <w:rsid w:val="00B701D7"/>
    <w:rsid w:val="00B90595"/>
    <w:rsid w:val="00BA215A"/>
    <w:rsid w:val="00BB5F09"/>
    <w:rsid w:val="00BC0D9F"/>
    <w:rsid w:val="00BD6A57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6584B"/>
    <w:rsid w:val="00C74B19"/>
    <w:rsid w:val="00C768ED"/>
    <w:rsid w:val="00C77EA1"/>
    <w:rsid w:val="00C82A8F"/>
    <w:rsid w:val="00C916C2"/>
    <w:rsid w:val="00CB19AA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27B8"/>
    <w:rsid w:val="00D331F4"/>
    <w:rsid w:val="00D36D59"/>
    <w:rsid w:val="00D37D45"/>
    <w:rsid w:val="00D470E4"/>
    <w:rsid w:val="00D52142"/>
    <w:rsid w:val="00D5280E"/>
    <w:rsid w:val="00D61F14"/>
    <w:rsid w:val="00D80D6B"/>
    <w:rsid w:val="00D85D41"/>
    <w:rsid w:val="00D90950"/>
    <w:rsid w:val="00D936B7"/>
    <w:rsid w:val="00DA1BE5"/>
    <w:rsid w:val="00DA69DF"/>
    <w:rsid w:val="00DB33F8"/>
    <w:rsid w:val="00DD38E2"/>
    <w:rsid w:val="00E00140"/>
    <w:rsid w:val="00E13110"/>
    <w:rsid w:val="00E21F71"/>
    <w:rsid w:val="00E24DF1"/>
    <w:rsid w:val="00E40B9A"/>
    <w:rsid w:val="00E431ED"/>
    <w:rsid w:val="00E47750"/>
    <w:rsid w:val="00E55D90"/>
    <w:rsid w:val="00E64FF5"/>
    <w:rsid w:val="00E907EC"/>
    <w:rsid w:val="00EA5421"/>
    <w:rsid w:val="00EB34FC"/>
    <w:rsid w:val="00EB37EE"/>
    <w:rsid w:val="00EB5816"/>
    <w:rsid w:val="00ED0EA9"/>
    <w:rsid w:val="00ED0F25"/>
    <w:rsid w:val="00EE7FAE"/>
    <w:rsid w:val="00EF77DF"/>
    <w:rsid w:val="00F00706"/>
    <w:rsid w:val="00F11BEF"/>
    <w:rsid w:val="00F165E1"/>
    <w:rsid w:val="00F258E7"/>
    <w:rsid w:val="00F31B84"/>
    <w:rsid w:val="00F44F5F"/>
    <w:rsid w:val="00F57BA5"/>
    <w:rsid w:val="00F631EC"/>
    <w:rsid w:val="00F64C22"/>
    <w:rsid w:val="00F64FA7"/>
    <w:rsid w:val="00F74D19"/>
    <w:rsid w:val="00F80053"/>
    <w:rsid w:val="00F946FC"/>
    <w:rsid w:val="00FA02C7"/>
    <w:rsid w:val="00FA4186"/>
    <w:rsid w:val="00FB02BA"/>
    <w:rsid w:val="00FC0531"/>
    <w:rsid w:val="00FC13F0"/>
    <w:rsid w:val="00FD0FB7"/>
    <w:rsid w:val="00FE0496"/>
    <w:rsid w:val="00FE04E8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D936B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33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521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648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338</Words>
  <Characters>2131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Leonard Burmester</cp:lastModifiedBy>
  <cp:revision>74</cp:revision>
  <cp:lastPrinted>2026-01-27T09:56:00Z</cp:lastPrinted>
  <dcterms:created xsi:type="dcterms:W3CDTF">2026-01-27T09:51:00Z</dcterms:created>
  <dcterms:modified xsi:type="dcterms:W3CDTF">2026-01-27T15:49:00Z</dcterms:modified>
</cp:coreProperties>
</file>