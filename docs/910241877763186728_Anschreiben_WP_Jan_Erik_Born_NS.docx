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AC526" w14:textId="77777777" w:rsidR="007C0CFD" w:rsidRPr="008C2745" w:rsidRDefault="007C0CFD" w:rsidP="007C0CFD">
      <w:pPr>
        <w:spacing w:after="0"/>
        <w:rPr>
          <w:rFonts w:ascii="Georgia" w:hAnsi="Georgia" w:cs="Times New Roman"/>
          <w:sz w:val="20"/>
          <w:szCs w:val="20"/>
          <w:rPrChange w:id="0" w:author="David Döbele" w:date="2021-11-16T19:53:00Z">
            <w:rPr>
              <w:rFonts w:ascii="Georgia" w:hAnsi="Georgia" w:cs="Times New Roman"/>
              <w:sz w:val="21"/>
              <w:szCs w:val="21"/>
            </w:rPr>
          </w:rPrChange>
        </w:rPr>
      </w:pPr>
      <w:commentRangeStart w:id="1"/>
      <w:r w:rsidRPr="008C2745">
        <w:rPr>
          <w:rFonts w:ascii="Georgia" w:hAnsi="Georgia" w:cs="Times New Roman"/>
          <w:sz w:val="20"/>
          <w:szCs w:val="20"/>
          <w:rPrChange w:id="2" w:author="David Döbele" w:date="2021-11-16T19:53:00Z">
            <w:rPr>
              <w:rFonts w:ascii="Georgia" w:hAnsi="Georgia" w:cs="Times New Roman"/>
              <w:sz w:val="21"/>
              <w:szCs w:val="21"/>
            </w:rPr>
          </w:rPrChange>
        </w:rPr>
        <w:t>Sehr geehrte Damen und Herren,</w:t>
      </w:r>
      <w:commentRangeEnd w:id="1"/>
      <w:r w:rsidR="00E128A0" w:rsidRPr="008C2745">
        <w:rPr>
          <w:rStyle w:val="Kommentarzeichen"/>
          <w:sz w:val="20"/>
          <w:szCs w:val="20"/>
          <w:rPrChange w:id="3" w:author="David Döbele" w:date="2021-11-16T19:53:00Z">
            <w:rPr>
              <w:rStyle w:val="Kommentarzeichen"/>
            </w:rPr>
          </w:rPrChange>
        </w:rPr>
        <w:commentReference w:id="1"/>
      </w:r>
    </w:p>
    <w:p w14:paraId="2C6A0053" w14:textId="77777777" w:rsidR="007C0CFD" w:rsidRPr="008C2745" w:rsidRDefault="007C0CFD" w:rsidP="007C0CFD">
      <w:pPr>
        <w:spacing w:after="0"/>
        <w:rPr>
          <w:rFonts w:ascii="Georgia" w:hAnsi="Georgia" w:cs="Times New Roman"/>
          <w:sz w:val="20"/>
          <w:szCs w:val="20"/>
          <w:rPrChange w:id="4" w:author="David Döbele" w:date="2021-11-16T19:53:00Z">
            <w:rPr>
              <w:rFonts w:ascii="Georgia" w:hAnsi="Georgia" w:cs="Times New Roman"/>
              <w:sz w:val="21"/>
              <w:szCs w:val="21"/>
            </w:rPr>
          </w:rPrChange>
        </w:rPr>
      </w:pPr>
    </w:p>
    <w:p w14:paraId="799B36E2" w14:textId="15E1F470" w:rsidR="007C0CFD" w:rsidRPr="008C2745" w:rsidRDefault="00D754B3" w:rsidP="007C0CFD">
      <w:pPr>
        <w:spacing w:after="0"/>
        <w:jc w:val="both"/>
        <w:rPr>
          <w:rFonts w:ascii="Georgia" w:hAnsi="Georgia" w:cs="Times New Roman"/>
          <w:sz w:val="20"/>
          <w:szCs w:val="20"/>
          <w:rPrChange w:id="5" w:author="David Döbele" w:date="2021-11-16T19:53:00Z">
            <w:rPr>
              <w:rFonts w:ascii="Georgia" w:hAnsi="Georgia" w:cs="Times New Roman"/>
              <w:sz w:val="21"/>
              <w:szCs w:val="21"/>
            </w:rPr>
          </w:rPrChange>
        </w:rPr>
      </w:pPr>
      <w:r w:rsidRPr="008C2745">
        <w:rPr>
          <w:rFonts w:ascii="Georgia" w:hAnsi="Georgia" w:cs="Times New Roman"/>
          <w:sz w:val="20"/>
          <w:szCs w:val="20"/>
          <w:rPrChange w:id="6" w:author="David Döbele" w:date="2021-11-16T19:53:00Z">
            <w:rPr>
              <w:rFonts w:ascii="Georgia" w:hAnsi="Georgia" w:cs="Times New Roman"/>
              <w:sz w:val="21"/>
              <w:szCs w:val="21"/>
            </w:rPr>
          </w:rPrChange>
        </w:rPr>
        <w:t>Wirtschaftsprüfer stellen sicher, dass Unternehmens</w:t>
      </w:r>
      <w:ins w:id="7" w:author="David Döbele" w:date="2021-11-16T19:50:00Z">
        <w:r w:rsidR="008C2745" w:rsidRPr="008C2745">
          <w:rPr>
            <w:rFonts w:ascii="Georgia" w:hAnsi="Georgia" w:cs="Times New Roman"/>
            <w:sz w:val="20"/>
            <w:szCs w:val="20"/>
            <w:rPrChange w:id="8" w:author="David Döbele" w:date="2021-11-16T19:53:00Z">
              <w:rPr>
                <w:rFonts w:ascii="Georgia" w:hAnsi="Georgia" w:cs="Times New Roman"/>
                <w:sz w:val="21"/>
                <w:szCs w:val="21"/>
              </w:rPr>
            </w:rPrChange>
          </w:rPr>
          <w:t>kenn</w:t>
        </w:r>
      </w:ins>
      <w:r w:rsidRPr="008C2745">
        <w:rPr>
          <w:rFonts w:ascii="Georgia" w:hAnsi="Georgia" w:cs="Times New Roman"/>
          <w:sz w:val="20"/>
          <w:szCs w:val="20"/>
          <w:rPrChange w:id="9" w:author="David Döbele" w:date="2021-11-16T19:53:00Z">
            <w:rPr>
              <w:rFonts w:ascii="Georgia" w:hAnsi="Georgia" w:cs="Times New Roman"/>
              <w:sz w:val="21"/>
              <w:szCs w:val="21"/>
            </w:rPr>
          </w:rPrChange>
        </w:rPr>
        <w:t xml:space="preserve">zahlen wie beispielsweise Jahresabschlüsse korrekt sind, um transparente Entscheidungen auf Grundlage dieser zu ermöglichen. Damit haben </w:t>
      </w:r>
      <w:r w:rsidR="00843676" w:rsidRPr="008C2745">
        <w:rPr>
          <w:rFonts w:ascii="Georgia" w:hAnsi="Georgia" w:cs="Times New Roman"/>
          <w:sz w:val="20"/>
          <w:szCs w:val="20"/>
          <w:rPrChange w:id="10" w:author="David Döbele" w:date="2021-11-16T19:53:00Z">
            <w:rPr>
              <w:rFonts w:ascii="Georgia" w:hAnsi="Georgia" w:cs="Times New Roman"/>
              <w:sz w:val="21"/>
              <w:szCs w:val="21"/>
            </w:rPr>
          </w:rPrChange>
        </w:rPr>
        <w:t xml:space="preserve">Wirtschaftsprüfungsgesellschaften eine wichtige Rolle für die Sicherung von Unternehmen, Kapitalmärkten und der Wirtschaft als Ganzes. Weiterhin fasziniert mich die Herausforderung innerhalb kurzer Zeit ein exzellentes Verständnis für unterschiedliche Kennzahlen und deren Bedeutung zu entwickeln. </w:t>
      </w:r>
      <w:r w:rsidR="00047FA6" w:rsidRPr="008C2745">
        <w:rPr>
          <w:rFonts w:ascii="Georgia" w:hAnsi="Georgia" w:cs="Times New Roman"/>
          <w:sz w:val="20"/>
          <w:szCs w:val="20"/>
          <w:rPrChange w:id="11" w:author="David Döbele" w:date="2021-11-16T19:53:00Z">
            <w:rPr>
              <w:rFonts w:ascii="Georgia" w:hAnsi="Georgia" w:cs="Times New Roman"/>
              <w:sz w:val="21"/>
              <w:szCs w:val="21"/>
            </w:rPr>
          </w:rPrChange>
        </w:rPr>
        <w:t xml:space="preserve">Um eines Tages durch meine Arbeit ebenfalls so eine positive Auswirkung zu haben, möchte ich Sie nach dem dritten Semester ab dem 21.02.2022 als Praktikant in der Wirtschaftsprüfung für einen Zeitraum von </w:t>
      </w:r>
      <w:commentRangeStart w:id="12"/>
      <w:r w:rsidR="00AA0517" w:rsidRPr="008C2745">
        <w:rPr>
          <w:rFonts w:ascii="Georgia" w:hAnsi="Georgia" w:cs="Times New Roman"/>
          <w:sz w:val="20"/>
          <w:szCs w:val="20"/>
          <w:rPrChange w:id="13" w:author="David Döbele" w:date="2021-11-16T19:53:00Z">
            <w:rPr>
              <w:rFonts w:ascii="Georgia" w:hAnsi="Georgia" w:cs="Times New Roman"/>
              <w:sz w:val="21"/>
              <w:szCs w:val="21"/>
            </w:rPr>
          </w:rPrChange>
        </w:rPr>
        <w:t>acht</w:t>
      </w:r>
      <w:ins w:id="14" w:author="David Döbele" w:date="2021-11-16T19:53:00Z">
        <w:r w:rsidR="008C2745" w:rsidRPr="008C2745">
          <w:rPr>
            <w:rFonts w:ascii="Georgia" w:hAnsi="Georgia" w:cs="Times New Roman"/>
            <w:sz w:val="20"/>
            <w:szCs w:val="20"/>
            <w:rPrChange w:id="15" w:author="David Döbele" w:date="2021-11-16T19:53:00Z">
              <w:rPr>
                <w:rFonts w:ascii="Georgia" w:hAnsi="Georgia" w:cs="Times New Roman"/>
                <w:sz w:val="21"/>
                <w:szCs w:val="21"/>
              </w:rPr>
            </w:rPrChange>
          </w:rPr>
          <w:t xml:space="preserve"> bis zehn</w:t>
        </w:r>
      </w:ins>
      <w:r w:rsidR="00AA0517" w:rsidRPr="008C2745">
        <w:rPr>
          <w:rFonts w:ascii="Georgia" w:hAnsi="Georgia" w:cs="Times New Roman"/>
          <w:sz w:val="20"/>
          <w:szCs w:val="20"/>
          <w:rPrChange w:id="16" w:author="David Döbele" w:date="2021-11-16T19:53:00Z">
            <w:rPr>
              <w:rFonts w:ascii="Georgia" w:hAnsi="Georgia" w:cs="Times New Roman"/>
              <w:sz w:val="21"/>
              <w:szCs w:val="21"/>
            </w:rPr>
          </w:rPrChange>
        </w:rPr>
        <w:t xml:space="preserve"> Wochen</w:t>
      </w:r>
      <w:r w:rsidR="00047FA6" w:rsidRPr="008C2745">
        <w:rPr>
          <w:rFonts w:ascii="Georgia" w:hAnsi="Georgia" w:cs="Times New Roman"/>
          <w:sz w:val="20"/>
          <w:szCs w:val="20"/>
          <w:rPrChange w:id="17" w:author="David Döbele" w:date="2021-11-16T19:53:00Z">
            <w:rPr>
              <w:rFonts w:ascii="Georgia" w:hAnsi="Georgia" w:cs="Times New Roman"/>
              <w:sz w:val="21"/>
              <w:szCs w:val="21"/>
            </w:rPr>
          </w:rPrChange>
        </w:rPr>
        <w:t xml:space="preserve"> </w:t>
      </w:r>
      <w:commentRangeEnd w:id="12"/>
      <w:r w:rsidR="00AA0517" w:rsidRPr="008C2745">
        <w:rPr>
          <w:rStyle w:val="Kommentarzeichen"/>
          <w:rFonts w:ascii="Georgia" w:hAnsi="Georgia"/>
          <w:sz w:val="20"/>
          <w:szCs w:val="20"/>
          <w:rPrChange w:id="18" w:author="David Döbele" w:date="2021-11-16T19:53:00Z">
            <w:rPr>
              <w:rStyle w:val="Kommentarzeichen"/>
              <w:rFonts w:ascii="Georgia" w:hAnsi="Georgia"/>
              <w:sz w:val="21"/>
              <w:szCs w:val="21"/>
            </w:rPr>
          </w:rPrChange>
        </w:rPr>
        <w:commentReference w:id="12"/>
      </w:r>
      <w:r w:rsidR="00047FA6" w:rsidRPr="008C2745">
        <w:rPr>
          <w:rFonts w:ascii="Georgia" w:hAnsi="Georgia" w:cs="Times New Roman"/>
          <w:sz w:val="20"/>
          <w:szCs w:val="20"/>
          <w:rPrChange w:id="19" w:author="David Döbele" w:date="2021-11-16T19:53:00Z">
            <w:rPr>
              <w:rFonts w:ascii="Georgia" w:hAnsi="Georgia" w:cs="Times New Roman"/>
              <w:sz w:val="21"/>
              <w:szCs w:val="21"/>
            </w:rPr>
          </w:rPrChange>
        </w:rPr>
        <w:t>unterstützen.</w:t>
      </w:r>
    </w:p>
    <w:p w14:paraId="474145A1" w14:textId="77777777" w:rsidR="00BD17AA" w:rsidRPr="008C2745" w:rsidRDefault="00BD17AA" w:rsidP="00193A41">
      <w:pPr>
        <w:tabs>
          <w:tab w:val="left" w:pos="2655"/>
        </w:tabs>
        <w:spacing w:after="0"/>
        <w:rPr>
          <w:rFonts w:ascii="Georgia" w:hAnsi="Georgia"/>
          <w:sz w:val="20"/>
          <w:szCs w:val="20"/>
          <w:rPrChange w:id="20" w:author="David Döbele" w:date="2021-11-16T19:53:00Z">
            <w:rPr>
              <w:rFonts w:ascii="Georgia" w:hAnsi="Georgia"/>
              <w:sz w:val="21"/>
              <w:szCs w:val="21"/>
            </w:rPr>
          </w:rPrChange>
        </w:rPr>
      </w:pPr>
    </w:p>
    <w:p w14:paraId="5493DCF0" w14:textId="443A6C51" w:rsidR="00FB4AD2" w:rsidRPr="008C2745" w:rsidRDefault="00840B10" w:rsidP="00193A41">
      <w:pPr>
        <w:tabs>
          <w:tab w:val="left" w:pos="2655"/>
        </w:tabs>
        <w:spacing w:after="0"/>
        <w:jc w:val="both"/>
        <w:rPr>
          <w:rFonts w:ascii="Georgia" w:hAnsi="Georgia" w:cs="Times New Roman"/>
          <w:sz w:val="20"/>
          <w:szCs w:val="20"/>
          <w:rPrChange w:id="21" w:author="David Döbele" w:date="2021-11-16T19:53:00Z">
            <w:rPr>
              <w:rFonts w:ascii="Georgia" w:hAnsi="Georgia" w:cs="Times New Roman"/>
              <w:sz w:val="21"/>
              <w:szCs w:val="21"/>
            </w:rPr>
          </w:rPrChange>
        </w:rPr>
      </w:pPr>
      <w:r w:rsidRPr="008C2745">
        <w:rPr>
          <w:rFonts w:ascii="Georgia" w:hAnsi="Georgia" w:cs="Times New Roman"/>
          <w:sz w:val="20"/>
          <w:szCs w:val="20"/>
          <w:rPrChange w:id="22" w:author="David Döbele" w:date="2021-11-16T19:53:00Z">
            <w:rPr>
              <w:rFonts w:ascii="Georgia" w:hAnsi="Georgia" w:cs="Times New Roman"/>
              <w:sz w:val="21"/>
              <w:szCs w:val="21"/>
            </w:rPr>
          </w:rPrChange>
        </w:rPr>
        <w:t xml:space="preserve">Nachdem </w:t>
      </w:r>
      <w:r w:rsidR="006B241A" w:rsidRPr="008C2745">
        <w:rPr>
          <w:rFonts w:ascii="Georgia" w:hAnsi="Georgia" w:cs="Times New Roman"/>
          <w:sz w:val="20"/>
          <w:szCs w:val="20"/>
          <w:rPrChange w:id="23" w:author="David Döbele" w:date="2021-11-16T19:53:00Z">
            <w:rPr>
              <w:rFonts w:ascii="Georgia" w:hAnsi="Georgia" w:cs="Times New Roman"/>
              <w:sz w:val="21"/>
              <w:szCs w:val="21"/>
            </w:rPr>
          </w:rPrChange>
        </w:rPr>
        <w:t xml:space="preserve">ich für die Oberstufe </w:t>
      </w:r>
      <w:r w:rsidR="0050611D" w:rsidRPr="008C2745">
        <w:rPr>
          <w:rFonts w:ascii="Georgia" w:hAnsi="Georgia" w:cs="Times New Roman"/>
          <w:sz w:val="20"/>
          <w:szCs w:val="20"/>
          <w:rPrChange w:id="24" w:author="David Döbele" w:date="2021-11-16T19:53:00Z">
            <w:rPr>
              <w:rFonts w:ascii="Georgia" w:hAnsi="Georgia" w:cs="Times New Roman"/>
              <w:sz w:val="21"/>
              <w:szCs w:val="21"/>
            </w:rPr>
          </w:rPrChange>
        </w:rPr>
        <w:t>auf ei</w:t>
      </w:r>
      <w:r w:rsidR="006B241A" w:rsidRPr="008C2745">
        <w:rPr>
          <w:rFonts w:ascii="Georgia" w:hAnsi="Georgia" w:cs="Times New Roman"/>
          <w:sz w:val="20"/>
          <w:szCs w:val="20"/>
          <w:rPrChange w:id="25" w:author="David Döbele" w:date="2021-11-16T19:53:00Z">
            <w:rPr>
              <w:rFonts w:ascii="Georgia" w:hAnsi="Georgia" w:cs="Times New Roman"/>
              <w:sz w:val="21"/>
              <w:szCs w:val="21"/>
            </w:rPr>
          </w:rPrChange>
        </w:rPr>
        <w:t>n</w:t>
      </w:r>
      <w:r w:rsidR="0050611D" w:rsidRPr="008C2745">
        <w:rPr>
          <w:rFonts w:ascii="Georgia" w:hAnsi="Georgia" w:cs="Times New Roman"/>
          <w:sz w:val="20"/>
          <w:szCs w:val="20"/>
          <w:rPrChange w:id="26" w:author="David Döbele" w:date="2021-11-16T19:53:00Z">
            <w:rPr>
              <w:rFonts w:ascii="Georgia" w:hAnsi="Georgia" w:cs="Times New Roman"/>
              <w:sz w:val="21"/>
              <w:szCs w:val="21"/>
            </w:rPr>
          </w:rPrChange>
        </w:rPr>
        <w:t xml:space="preserve"> Wirtschaftsgymnasium</w:t>
      </w:r>
      <w:r w:rsidR="006B241A" w:rsidRPr="008C2745">
        <w:rPr>
          <w:rFonts w:ascii="Georgia" w:hAnsi="Georgia" w:cs="Times New Roman"/>
          <w:sz w:val="20"/>
          <w:szCs w:val="20"/>
          <w:rPrChange w:id="27" w:author="David Döbele" w:date="2021-11-16T19:53:00Z">
            <w:rPr>
              <w:rFonts w:ascii="Georgia" w:hAnsi="Georgia" w:cs="Times New Roman"/>
              <w:sz w:val="21"/>
              <w:szCs w:val="21"/>
            </w:rPr>
          </w:rPrChange>
        </w:rPr>
        <w:t xml:space="preserve"> wechselte, </w:t>
      </w:r>
      <w:r w:rsidR="00D35A85" w:rsidRPr="008C2745">
        <w:rPr>
          <w:rFonts w:ascii="Georgia" w:hAnsi="Georgia" w:cs="Times New Roman"/>
          <w:sz w:val="20"/>
          <w:szCs w:val="20"/>
          <w:rPrChange w:id="28" w:author="David Döbele" w:date="2021-11-16T19:53:00Z">
            <w:rPr>
              <w:rFonts w:ascii="Georgia" w:hAnsi="Georgia" w:cs="Times New Roman"/>
              <w:sz w:val="21"/>
              <w:szCs w:val="21"/>
            </w:rPr>
          </w:rPrChange>
        </w:rPr>
        <w:t xml:space="preserve">konnte </w:t>
      </w:r>
      <w:r w:rsidR="00C72EDD" w:rsidRPr="008C2745">
        <w:rPr>
          <w:rFonts w:ascii="Georgia" w:hAnsi="Georgia" w:cs="Times New Roman"/>
          <w:sz w:val="20"/>
          <w:szCs w:val="20"/>
          <w:rPrChange w:id="29" w:author="David Döbele" w:date="2021-11-16T19:53:00Z">
            <w:rPr>
              <w:rFonts w:ascii="Georgia" w:hAnsi="Georgia" w:cs="Times New Roman"/>
              <w:sz w:val="21"/>
              <w:szCs w:val="21"/>
            </w:rPr>
          </w:rPrChange>
        </w:rPr>
        <w:t xml:space="preserve">ich </w:t>
      </w:r>
      <w:r w:rsidR="005E7D17" w:rsidRPr="008C2745">
        <w:rPr>
          <w:rFonts w:ascii="Georgia" w:hAnsi="Georgia" w:cs="Times New Roman"/>
          <w:sz w:val="20"/>
          <w:szCs w:val="20"/>
          <w:rPrChange w:id="30" w:author="David Döbele" w:date="2021-11-16T19:53:00Z">
            <w:rPr>
              <w:rFonts w:ascii="Georgia" w:hAnsi="Georgia" w:cs="Times New Roman"/>
              <w:sz w:val="21"/>
              <w:szCs w:val="21"/>
            </w:rPr>
          </w:rPrChange>
        </w:rPr>
        <w:t xml:space="preserve">u.a. </w:t>
      </w:r>
      <w:r w:rsidR="00D35A85" w:rsidRPr="008C2745">
        <w:rPr>
          <w:rFonts w:ascii="Georgia" w:hAnsi="Georgia" w:cs="Times New Roman"/>
          <w:sz w:val="20"/>
          <w:szCs w:val="20"/>
          <w:rPrChange w:id="31" w:author="David Döbele" w:date="2021-11-16T19:53:00Z">
            <w:rPr>
              <w:rFonts w:ascii="Georgia" w:hAnsi="Georgia" w:cs="Times New Roman"/>
              <w:sz w:val="21"/>
              <w:szCs w:val="21"/>
            </w:rPr>
          </w:rPrChange>
        </w:rPr>
        <w:t>in den Fächern Wirtschaft</w:t>
      </w:r>
      <w:r w:rsidR="005E7D17" w:rsidRPr="008C2745">
        <w:rPr>
          <w:rFonts w:ascii="Georgia" w:hAnsi="Georgia" w:cs="Times New Roman"/>
          <w:sz w:val="20"/>
          <w:szCs w:val="20"/>
          <w:rPrChange w:id="32" w:author="David Döbele" w:date="2021-11-16T19:53:00Z">
            <w:rPr>
              <w:rFonts w:ascii="Georgia" w:hAnsi="Georgia" w:cs="Times New Roman"/>
              <w:sz w:val="21"/>
              <w:szCs w:val="21"/>
            </w:rPr>
          </w:rPrChange>
        </w:rPr>
        <w:t xml:space="preserve"> und </w:t>
      </w:r>
      <w:r w:rsidR="00D35A85" w:rsidRPr="008C2745">
        <w:rPr>
          <w:rFonts w:ascii="Georgia" w:hAnsi="Georgia" w:cs="Times New Roman"/>
          <w:sz w:val="20"/>
          <w:szCs w:val="20"/>
          <w:rPrChange w:id="33" w:author="David Döbele" w:date="2021-11-16T19:53:00Z">
            <w:rPr>
              <w:rFonts w:ascii="Georgia" w:hAnsi="Georgia" w:cs="Times New Roman"/>
              <w:sz w:val="21"/>
              <w:szCs w:val="21"/>
            </w:rPr>
          </w:rPrChange>
        </w:rPr>
        <w:t>Rech</w:t>
      </w:r>
      <w:r w:rsidR="00C36042" w:rsidRPr="008C2745">
        <w:rPr>
          <w:rFonts w:ascii="Georgia" w:hAnsi="Georgia" w:cs="Times New Roman"/>
          <w:sz w:val="20"/>
          <w:szCs w:val="20"/>
          <w:rPrChange w:id="34" w:author="David Döbele" w:date="2021-11-16T19:53:00Z">
            <w:rPr>
              <w:rFonts w:ascii="Georgia" w:hAnsi="Georgia" w:cs="Times New Roman"/>
              <w:sz w:val="21"/>
              <w:szCs w:val="21"/>
            </w:rPr>
          </w:rPrChange>
        </w:rPr>
        <w:t xml:space="preserve">nungswesen sehr </w:t>
      </w:r>
      <w:r w:rsidR="0050611D" w:rsidRPr="008C2745">
        <w:rPr>
          <w:rFonts w:ascii="Georgia" w:hAnsi="Georgia" w:cs="Times New Roman"/>
          <w:sz w:val="20"/>
          <w:szCs w:val="20"/>
          <w:rPrChange w:id="35" w:author="David Döbele" w:date="2021-11-16T19:53:00Z">
            <w:rPr>
              <w:rFonts w:ascii="Georgia" w:hAnsi="Georgia" w:cs="Times New Roman"/>
              <w:sz w:val="21"/>
              <w:szCs w:val="21"/>
            </w:rPr>
          </w:rPrChange>
        </w:rPr>
        <w:t>gute Ergebnisse erzielen</w:t>
      </w:r>
      <w:r w:rsidR="00EB7092" w:rsidRPr="008C2745">
        <w:rPr>
          <w:rFonts w:ascii="Georgia" w:hAnsi="Georgia" w:cs="Times New Roman"/>
          <w:sz w:val="20"/>
          <w:szCs w:val="20"/>
          <w:rPrChange w:id="36" w:author="David Döbele" w:date="2021-11-16T19:53:00Z">
            <w:rPr>
              <w:rFonts w:ascii="Georgia" w:hAnsi="Georgia" w:cs="Times New Roman"/>
              <w:sz w:val="21"/>
              <w:szCs w:val="21"/>
            </w:rPr>
          </w:rPrChange>
        </w:rPr>
        <w:t xml:space="preserve"> und wurde</w:t>
      </w:r>
      <w:r w:rsidR="008F1FD5" w:rsidRPr="008C2745">
        <w:rPr>
          <w:rFonts w:ascii="Georgia" w:hAnsi="Georgia" w:cs="Times New Roman"/>
          <w:sz w:val="20"/>
          <w:szCs w:val="20"/>
          <w:rPrChange w:id="37" w:author="David Döbele" w:date="2021-11-16T19:53:00Z">
            <w:rPr>
              <w:rFonts w:ascii="Georgia" w:hAnsi="Georgia" w:cs="Times New Roman"/>
              <w:sz w:val="21"/>
              <w:szCs w:val="21"/>
            </w:rPr>
          </w:rPrChange>
        </w:rPr>
        <w:t xml:space="preserve"> deshalb</w:t>
      </w:r>
      <w:r w:rsidR="00EB7092" w:rsidRPr="008C2745">
        <w:rPr>
          <w:rFonts w:ascii="Georgia" w:hAnsi="Georgia" w:cs="Times New Roman"/>
          <w:sz w:val="20"/>
          <w:szCs w:val="20"/>
          <w:rPrChange w:id="38" w:author="David Döbele" w:date="2021-11-16T19:53:00Z">
            <w:rPr>
              <w:rFonts w:ascii="Georgia" w:hAnsi="Georgia" w:cs="Times New Roman"/>
              <w:sz w:val="21"/>
              <w:szCs w:val="21"/>
            </w:rPr>
          </w:rPrChange>
        </w:rPr>
        <w:t xml:space="preserve"> von meiner damaligen Lehrerin</w:t>
      </w:r>
      <w:r w:rsidR="008F1FD5" w:rsidRPr="008C2745">
        <w:rPr>
          <w:rFonts w:ascii="Georgia" w:hAnsi="Georgia" w:cs="Times New Roman"/>
          <w:sz w:val="20"/>
          <w:szCs w:val="20"/>
          <w:rPrChange w:id="39" w:author="David Döbele" w:date="2021-11-16T19:53:00Z">
            <w:rPr>
              <w:rFonts w:ascii="Georgia" w:hAnsi="Georgia" w:cs="Times New Roman"/>
              <w:sz w:val="21"/>
              <w:szCs w:val="21"/>
            </w:rPr>
          </w:rPrChange>
        </w:rPr>
        <w:t xml:space="preserve"> zu</w:t>
      </w:r>
      <w:r w:rsidR="008806BD" w:rsidRPr="008C2745">
        <w:rPr>
          <w:rFonts w:ascii="Georgia" w:hAnsi="Georgia" w:cs="Times New Roman"/>
          <w:sz w:val="20"/>
          <w:szCs w:val="20"/>
          <w:rPrChange w:id="40" w:author="David Döbele" w:date="2021-11-16T19:53:00Z">
            <w:rPr>
              <w:rFonts w:ascii="Georgia" w:hAnsi="Georgia" w:cs="Times New Roman"/>
              <w:sz w:val="21"/>
              <w:szCs w:val="21"/>
            </w:rPr>
          </w:rPrChange>
        </w:rPr>
        <w:t xml:space="preserve"> einem</w:t>
      </w:r>
      <w:r w:rsidR="00476AAF" w:rsidRPr="008C2745">
        <w:rPr>
          <w:rFonts w:ascii="Georgia" w:hAnsi="Georgia" w:cs="Times New Roman"/>
          <w:sz w:val="20"/>
          <w:szCs w:val="20"/>
          <w:rPrChange w:id="41" w:author="David Döbele" w:date="2021-11-16T19:53:00Z">
            <w:rPr>
              <w:rFonts w:ascii="Georgia" w:hAnsi="Georgia" w:cs="Times New Roman"/>
              <w:sz w:val="21"/>
              <w:szCs w:val="21"/>
            </w:rPr>
          </w:rPrChange>
        </w:rPr>
        <w:t xml:space="preserve"> mehrtätigen</w:t>
      </w:r>
      <w:r w:rsidR="008806BD" w:rsidRPr="008C2745">
        <w:rPr>
          <w:rFonts w:ascii="Georgia" w:hAnsi="Georgia" w:cs="Times New Roman"/>
          <w:sz w:val="20"/>
          <w:szCs w:val="20"/>
          <w:rPrChange w:id="42" w:author="David Döbele" w:date="2021-11-16T19:53:00Z">
            <w:rPr>
              <w:rFonts w:ascii="Georgia" w:hAnsi="Georgia" w:cs="Times New Roman"/>
              <w:sz w:val="21"/>
              <w:szCs w:val="21"/>
            </w:rPr>
          </w:rPrChange>
        </w:rPr>
        <w:t xml:space="preserve"> Business Development Planspielwettbewerb </w:t>
      </w:r>
      <w:r w:rsidR="002B2C66" w:rsidRPr="008C2745">
        <w:rPr>
          <w:rFonts w:ascii="Georgia" w:hAnsi="Georgia" w:cs="Times New Roman"/>
          <w:sz w:val="20"/>
          <w:szCs w:val="20"/>
          <w:rPrChange w:id="43" w:author="David Döbele" w:date="2021-11-16T19:53:00Z">
            <w:rPr>
              <w:rFonts w:ascii="Georgia" w:hAnsi="Georgia" w:cs="Times New Roman"/>
              <w:sz w:val="21"/>
              <w:szCs w:val="21"/>
            </w:rPr>
          </w:rPrChange>
        </w:rPr>
        <w:t>geschickt</w:t>
      </w:r>
      <w:r w:rsidR="00FA171B" w:rsidRPr="008C2745">
        <w:rPr>
          <w:rFonts w:ascii="Georgia" w:hAnsi="Georgia" w:cs="Times New Roman"/>
          <w:sz w:val="20"/>
          <w:szCs w:val="20"/>
          <w:rPrChange w:id="44" w:author="David Döbele" w:date="2021-11-16T19:53:00Z">
            <w:rPr>
              <w:rFonts w:ascii="Georgia" w:hAnsi="Georgia" w:cs="Times New Roman"/>
              <w:sz w:val="21"/>
              <w:szCs w:val="21"/>
            </w:rPr>
          </w:rPrChange>
        </w:rPr>
        <w:t xml:space="preserve">. Durch unsere gute Kommunikation und unsere Teammentalität konnten wir dabei den </w:t>
      </w:r>
      <w:r w:rsidR="002B2C66" w:rsidRPr="008C2745">
        <w:rPr>
          <w:rFonts w:ascii="Georgia" w:hAnsi="Georgia" w:cs="Times New Roman"/>
          <w:sz w:val="20"/>
          <w:szCs w:val="20"/>
          <w:rPrChange w:id="45" w:author="David Döbele" w:date="2021-11-16T19:53:00Z">
            <w:rPr>
              <w:rFonts w:ascii="Georgia" w:hAnsi="Georgia" w:cs="Times New Roman"/>
              <w:sz w:val="21"/>
              <w:szCs w:val="21"/>
            </w:rPr>
          </w:rPrChange>
        </w:rPr>
        <w:t>ersten Platz sichern</w:t>
      </w:r>
      <w:r w:rsidR="00F0661F" w:rsidRPr="008C2745">
        <w:rPr>
          <w:rFonts w:ascii="Georgia" w:hAnsi="Georgia" w:cs="Times New Roman"/>
          <w:sz w:val="20"/>
          <w:szCs w:val="20"/>
          <w:rPrChange w:id="46" w:author="David Döbele" w:date="2021-11-16T19:53:00Z">
            <w:rPr>
              <w:rFonts w:ascii="Georgia" w:hAnsi="Georgia" w:cs="Times New Roman"/>
              <w:sz w:val="21"/>
              <w:szCs w:val="21"/>
            </w:rPr>
          </w:rPrChange>
        </w:rPr>
        <w:t xml:space="preserve">. </w:t>
      </w:r>
      <w:r w:rsidR="00FA171B" w:rsidRPr="008C2745">
        <w:rPr>
          <w:rFonts w:ascii="Georgia" w:hAnsi="Georgia" w:cs="Times New Roman"/>
          <w:sz w:val="20"/>
          <w:szCs w:val="20"/>
          <w:rPrChange w:id="47" w:author="David Döbele" w:date="2021-11-16T19:53:00Z">
            <w:rPr>
              <w:rFonts w:ascii="Georgia" w:hAnsi="Georgia" w:cs="Times New Roman"/>
              <w:sz w:val="21"/>
              <w:szCs w:val="21"/>
            </w:rPr>
          </w:rPrChange>
        </w:rPr>
        <w:t xml:space="preserve">Im Anschluss </w:t>
      </w:r>
      <w:del w:id="48" w:author="David Döbele" w:date="2021-11-16T19:53:00Z">
        <w:r w:rsidR="00FA171B" w:rsidRPr="008C2745" w:rsidDel="008C2745">
          <w:rPr>
            <w:rFonts w:ascii="Georgia" w:hAnsi="Georgia" w:cs="Times New Roman"/>
            <w:sz w:val="20"/>
            <w:szCs w:val="20"/>
            <w:rPrChange w:id="49" w:author="David Döbele" w:date="2021-11-16T19:53:00Z">
              <w:rPr>
                <w:rFonts w:ascii="Georgia" w:hAnsi="Georgia" w:cs="Times New Roman"/>
                <w:sz w:val="21"/>
                <w:szCs w:val="21"/>
              </w:rPr>
            </w:rPrChange>
          </w:rPr>
          <w:delText>daran</w:delText>
        </w:r>
        <w:r w:rsidR="00EA6993" w:rsidRPr="008C2745" w:rsidDel="008C2745">
          <w:rPr>
            <w:rFonts w:ascii="Georgia" w:hAnsi="Georgia" w:cs="Times New Roman"/>
            <w:sz w:val="20"/>
            <w:szCs w:val="20"/>
            <w:rPrChange w:id="50" w:author="David Döbele" w:date="2021-11-16T19:53:00Z">
              <w:rPr>
                <w:rFonts w:ascii="Georgia" w:hAnsi="Georgia" w:cs="Times New Roman"/>
                <w:sz w:val="21"/>
                <w:szCs w:val="21"/>
              </w:rPr>
            </w:rPrChange>
          </w:rPr>
          <w:delText xml:space="preserve"> </w:delText>
        </w:r>
      </w:del>
      <w:ins w:id="51" w:author="David Döbele" w:date="2021-11-16T19:53:00Z">
        <w:r w:rsidR="008C2745">
          <w:rPr>
            <w:rFonts w:ascii="Georgia" w:hAnsi="Georgia" w:cs="Times New Roman"/>
            <w:sz w:val="20"/>
            <w:szCs w:val="20"/>
          </w:rPr>
          <w:t>an mein Abitur</w:t>
        </w:r>
        <w:r w:rsidR="008C2745" w:rsidRPr="008C2745">
          <w:rPr>
            <w:rFonts w:ascii="Georgia" w:hAnsi="Georgia" w:cs="Times New Roman"/>
            <w:sz w:val="20"/>
            <w:szCs w:val="20"/>
            <w:rPrChange w:id="52" w:author="David Döbele" w:date="2021-11-16T19:53:00Z">
              <w:rPr>
                <w:rFonts w:ascii="Georgia" w:hAnsi="Georgia" w:cs="Times New Roman"/>
                <w:sz w:val="21"/>
                <w:szCs w:val="21"/>
              </w:rPr>
            </w:rPrChange>
          </w:rPr>
          <w:t xml:space="preserve"> </w:t>
        </w:r>
      </w:ins>
      <w:r w:rsidR="00B00E3C" w:rsidRPr="008C2745">
        <w:rPr>
          <w:rFonts w:ascii="Georgia" w:hAnsi="Georgia" w:cs="Times New Roman"/>
          <w:sz w:val="20"/>
          <w:szCs w:val="20"/>
          <w:rPrChange w:id="53" w:author="David Döbele" w:date="2021-11-16T19:53:00Z">
            <w:rPr>
              <w:rFonts w:ascii="Georgia" w:hAnsi="Georgia" w:cs="Times New Roman"/>
              <w:sz w:val="21"/>
              <w:szCs w:val="21"/>
            </w:rPr>
          </w:rPrChange>
        </w:rPr>
        <w:t>war für mich der Bachelor in Betriebswirtschaftslehre an der Uni</w:t>
      </w:r>
      <w:r w:rsidR="00FA171B" w:rsidRPr="008C2745">
        <w:rPr>
          <w:rFonts w:ascii="Georgia" w:hAnsi="Georgia" w:cs="Times New Roman"/>
          <w:sz w:val="20"/>
          <w:szCs w:val="20"/>
          <w:rPrChange w:id="54" w:author="David Döbele" w:date="2021-11-16T19:53:00Z">
            <w:rPr>
              <w:rFonts w:ascii="Georgia" w:hAnsi="Georgia" w:cs="Times New Roman"/>
              <w:sz w:val="21"/>
              <w:szCs w:val="21"/>
            </w:rPr>
          </w:rPrChange>
        </w:rPr>
        <w:t>versität</w:t>
      </w:r>
      <w:r w:rsidR="00B00E3C" w:rsidRPr="008C2745">
        <w:rPr>
          <w:rFonts w:ascii="Georgia" w:hAnsi="Georgia" w:cs="Times New Roman"/>
          <w:sz w:val="20"/>
          <w:szCs w:val="20"/>
          <w:rPrChange w:id="55" w:author="David Döbele" w:date="2021-11-16T19:53:00Z">
            <w:rPr>
              <w:rFonts w:ascii="Georgia" w:hAnsi="Georgia" w:cs="Times New Roman"/>
              <w:sz w:val="21"/>
              <w:szCs w:val="21"/>
            </w:rPr>
          </w:rPrChange>
        </w:rPr>
        <w:t xml:space="preserve"> </w:t>
      </w:r>
      <w:r w:rsidR="00BD17AA" w:rsidRPr="008C2745">
        <w:rPr>
          <w:rFonts w:ascii="Georgia" w:hAnsi="Georgia" w:cs="Times New Roman"/>
          <w:sz w:val="20"/>
          <w:szCs w:val="20"/>
          <w:rPrChange w:id="56" w:author="David Döbele" w:date="2021-11-16T19:53:00Z">
            <w:rPr>
              <w:rFonts w:ascii="Georgia" w:hAnsi="Georgia" w:cs="Times New Roman"/>
              <w:sz w:val="21"/>
              <w:szCs w:val="21"/>
            </w:rPr>
          </w:rPrChange>
        </w:rPr>
        <w:t>Münster</w:t>
      </w:r>
      <w:r w:rsidR="00B00E3C" w:rsidRPr="008C2745">
        <w:rPr>
          <w:rFonts w:ascii="Georgia" w:hAnsi="Georgia" w:cs="Times New Roman"/>
          <w:sz w:val="20"/>
          <w:szCs w:val="20"/>
          <w:rPrChange w:id="57" w:author="David Döbele" w:date="2021-11-16T19:53:00Z">
            <w:rPr>
              <w:rFonts w:ascii="Georgia" w:hAnsi="Georgia" w:cs="Times New Roman"/>
              <w:sz w:val="21"/>
              <w:szCs w:val="21"/>
            </w:rPr>
          </w:rPrChange>
        </w:rPr>
        <w:t xml:space="preserve"> der nächste logische Schritt</w:t>
      </w:r>
      <w:r w:rsidR="00535DC3" w:rsidRPr="008C2745">
        <w:rPr>
          <w:rFonts w:ascii="Georgia" w:hAnsi="Georgia" w:cs="Times New Roman"/>
          <w:sz w:val="20"/>
          <w:szCs w:val="20"/>
          <w:rPrChange w:id="58" w:author="David Döbele" w:date="2021-11-16T19:53:00Z">
            <w:rPr>
              <w:rFonts w:ascii="Georgia" w:hAnsi="Georgia" w:cs="Times New Roman"/>
              <w:sz w:val="21"/>
              <w:szCs w:val="21"/>
            </w:rPr>
          </w:rPrChange>
        </w:rPr>
        <w:t>.</w:t>
      </w:r>
      <w:r w:rsidR="0016135D" w:rsidRPr="008C2745">
        <w:rPr>
          <w:rFonts w:ascii="Georgia" w:hAnsi="Georgia" w:cs="Times New Roman"/>
          <w:sz w:val="20"/>
          <w:szCs w:val="20"/>
          <w:rPrChange w:id="59" w:author="David Döbele" w:date="2021-11-16T19:53:00Z">
            <w:rPr>
              <w:rFonts w:ascii="Georgia" w:hAnsi="Georgia" w:cs="Times New Roman"/>
              <w:sz w:val="21"/>
              <w:szCs w:val="21"/>
            </w:rPr>
          </w:rPrChange>
        </w:rPr>
        <w:t xml:space="preserve"> </w:t>
      </w:r>
      <w:r w:rsidR="00B00E3C" w:rsidRPr="008C2745">
        <w:rPr>
          <w:rFonts w:ascii="Georgia" w:hAnsi="Georgia" w:cs="Times New Roman"/>
          <w:sz w:val="20"/>
          <w:szCs w:val="20"/>
          <w:rPrChange w:id="60" w:author="David Döbele" w:date="2021-11-16T19:53:00Z">
            <w:rPr>
              <w:rFonts w:ascii="Georgia" w:hAnsi="Georgia" w:cs="Times New Roman"/>
              <w:sz w:val="21"/>
              <w:szCs w:val="21"/>
            </w:rPr>
          </w:rPrChange>
        </w:rPr>
        <w:t xml:space="preserve">Hier engagiere ich mich seit </w:t>
      </w:r>
      <w:commentRangeStart w:id="61"/>
      <w:r w:rsidR="00BD17AA" w:rsidRPr="008C2745">
        <w:rPr>
          <w:rFonts w:ascii="Georgia" w:hAnsi="Georgia" w:cs="Times New Roman"/>
          <w:sz w:val="20"/>
          <w:szCs w:val="20"/>
          <w:rPrChange w:id="62" w:author="David Döbele" w:date="2021-11-16T19:53:00Z">
            <w:rPr>
              <w:rFonts w:ascii="Georgia" w:hAnsi="Georgia" w:cs="Times New Roman"/>
              <w:sz w:val="21"/>
              <w:szCs w:val="21"/>
            </w:rPr>
          </w:rPrChange>
        </w:rPr>
        <w:t>zwei</w:t>
      </w:r>
      <w:commentRangeEnd w:id="61"/>
      <w:r w:rsidR="005E7D17" w:rsidRPr="008C2745">
        <w:rPr>
          <w:rFonts w:ascii="Georgia" w:hAnsi="Georgia" w:cs="Times New Roman"/>
          <w:sz w:val="20"/>
          <w:szCs w:val="20"/>
          <w:rPrChange w:id="63" w:author="David Döbele" w:date="2021-11-16T19:53:00Z">
            <w:rPr>
              <w:rFonts w:ascii="Georgia" w:hAnsi="Georgia" w:cs="Times New Roman"/>
              <w:sz w:val="21"/>
              <w:szCs w:val="21"/>
            </w:rPr>
          </w:rPrChange>
        </w:rPr>
        <w:t xml:space="preserve"> </w:t>
      </w:r>
      <w:r w:rsidR="00BD17AA" w:rsidRPr="008C2745">
        <w:rPr>
          <w:rStyle w:val="Kommentarzeichen"/>
          <w:rFonts w:ascii="Georgia" w:hAnsi="Georgia"/>
          <w:sz w:val="20"/>
          <w:szCs w:val="20"/>
          <w:rPrChange w:id="64" w:author="David Döbele" w:date="2021-11-16T19:53:00Z">
            <w:rPr>
              <w:rStyle w:val="Kommentarzeichen"/>
              <w:rFonts w:ascii="Georgia" w:hAnsi="Georgia"/>
              <w:sz w:val="21"/>
              <w:szCs w:val="21"/>
            </w:rPr>
          </w:rPrChange>
        </w:rPr>
        <w:commentReference w:id="61"/>
      </w:r>
      <w:r w:rsidR="00B00E3C" w:rsidRPr="008C2745">
        <w:rPr>
          <w:rFonts w:ascii="Georgia" w:hAnsi="Georgia" w:cs="Times New Roman"/>
          <w:sz w:val="20"/>
          <w:szCs w:val="20"/>
          <w:rPrChange w:id="65" w:author="David Döbele" w:date="2021-11-16T19:53:00Z">
            <w:rPr>
              <w:rFonts w:ascii="Georgia" w:hAnsi="Georgia" w:cs="Times New Roman"/>
              <w:sz w:val="21"/>
              <w:szCs w:val="21"/>
            </w:rPr>
          </w:rPrChange>
        </w:rPr>
        <w:t>Semester</w:t>
      </w:r>
      <w:r w:rsidR="00BD17AA" w:rsidRPr="008C2745">
        <w:rPr>
          <w:rFonts w:ascii="Georgia" w:hAnsi="Georgia" w:cs="Times New Roman"/>
          <w:sz w:val="20"/>
          <w:szCs w:val="20"/>
          <w:rPrChange w:id="66" w:author="David Döbele" w:date="2021-11-16T19:53:00Z">
            <w:rPr>
              <w:rFonts w:ascii="Georgia" w:hAnsi="Georgia" w:cs="Times New Roman"/>
              <w:sz w:val="21"/>
              <w:szCs w:val="21"/>
            </w:rPr>
          </w:rPrChange>
        </w:rPr>
        <w:t>n</w:t>
      </w:r>
      <w:r w:rsidR="00B00E3C" w:rsidRPr="008C2745">
        <w:rPr>
          <w:rFonts w:ascii="Georgia" w:hAnsi="Georgia" w:cs="Times New Roman"/>
          <w:sz w:val="20"/>
          <w:szCs w:val="20"/>
          <w:rPrChange w:id="67" w:author="David Döbele" w:date="2021-11-16T19:53:00Z">
            <w:rPr>
              <w:rFonts w:ascii="Georgia" w:hAnsi="Georgia" w:cs="Times New Roman"/>
              <w:sz w:val="21"/>
              <w:szCs w:val="21"/>
            </w:rPr>
          </w:rPrChange>
        </w:rPr>
        <w:t xml:space="preserve"> </w:t>
      </w:r>
      <w:r w:rsidR="00522761" w:rsidRPr="008C2745">
        <w:rPr>
          <w:rFonts w:ascii="Georgia" w:hAnsi="Georgia" w:cs="Times New Roman"/>
          <w:sz w:val="20"/>
          <w:szCs w:val="20"/>
          <w:rPrChange w:id="68" w:author="David Döbele" w:date="2021-11-16T19:53:00Z">
            <w:rPr>
              <w:rFonts w:ascii="Georgia" w:hAnsi="Georgia" w:cs="Times New Roman"/>
              <w:sz w:val="21"/>
              <w:szCs w:val="21"/>
            </w:rPr>
          </w:rPrChange>
        </w:rPr>
        <w:t>bei der studentischen Initiative AIESEC, wo ich</w:t>
      </w:r>
      <w:r w:rsidR="00831147" w:rsidRPr="008C2745">
        <w:rPr>
          <w:rFonts w:ascii="Georgia" w:hAnsi="Georgia" w:cs="Times New Roman"/>
          <w:sz w:val="20"/>
          <w:szCs w:val="20"/>
          <w:rPrChange w:id="69" w:author="David Döbele" w:date="2021-11-16T19:53:00Z">
            <w:rPr>
              <w:rFonts w:ascii="Georgia" w:hAnsi="Georgia" w:cs="Times New Roman"/>
              <w:sz w:val="21"/>
              <w:szCs w:val="21"/>
            </w:rPr>
          </w:rPrChange>
        </w:rPr>
        <w:t xml:space="preserve"> </w:t>
      </w:r>
      <w:r w:rsidR="00522761" w:rsidRPr="008C2745">
        <w:rPr>
          <w:rFonts w:ascii="Georgia" w:hAnsi="Georgia" w:cs="Times New Roman"/>
          <w:sz w:val="20"/>
          <w:szCs w:val="20"/>
          <w:rPrChange w:id="70" w:author="David Döbele" w:date="2021-11-16T19:53:00Z">
            <w:rPr>
              <w:rFonts w:ascii="Georgia" w:hAnsi="Georgia" w:cs="Times New Roman"/>
              <w:sz w:val="21"/>
              <w:szCs w:val="21"/>
            </w:rPr>
          </w:rPrChange>
        </w:rPr>
        <w:t>im Sales Team während meine</w:t>
      </w:r>
      <w:r w:rsidR="00096606" w:rsidRPr="008C2745">
        <w:rPr>
          <w:rFonts w:ascii="Georgia" w:hAnsi="Georgia" w:cs="Times New Roman"/>
          <w:sz w:val="20"/>
          <w:szCs w:val="20"/>
          <w:rPrChange w:id="71" w:author="David Döbele" w:date="2021-11-16T19:53:00Z">
            <w:rPr>
              <w:rFonts w:ascii="Georgia" w:hAnsi="Georgia" w:cs="Times New Roman"/>
              <w:sz w:val="21"/>
              <w:szCs w:val="21"/>
            </w:rPr>
          </w:rPrChange>
        </w:rPr>
        <w:t xml:space="preserve">s zweiten </w:t>
      </w:r>
      <w:r w:rsidR="00522761" w:rsidRPr="008C2745">
        <w:rPr>
          <w:rFonts w:ascii="Georgia" w:hAnsi="Georgia" w:cs="Times New Roman"/>
          <w:sz w:val="20"/>
          <w:szCs w:val="20"/>
          <w:rPrChange w:id="72" w:author="David Döbele" w:date="2021-11-16T19:53:00Z">
            <w:rPr>
              <w:rFonts w:ascii="Georgia" w:hAnsi="Georgia" w:cs="Times New Roman"/>
              <w:sz w:val="21"/>
              <w:szCs w:val="21"/>
            </w:rPr>
          </w:rPrChange>
        </w:rPr>
        <w:t>Semester</w:t>
      </w:r>
      <w:r w:rsidR="00096606" w:rsidRPr="008C2745">
        <w:rPr>
          <w:rFonts w:ascii="Georgia" w:hAnsi="Georgia" w:cs="Times New Roman"/>
          <w:sz w:val="20"/>
          <w:szCs w:val="20"/>
          <w:rPrChange w:id="73" w:author="David Döbele" w:date="2021-11-16T19:53:00Z">
            <w:rPr>
              <w:rFonts w:ascii="Georgia" w:hAnsi="Georgia" w:cs="Times New Roman"/>
              <w:sz w:val="21"/>
              <w:szCs w:val="21"/>
            </w:rPr>
          </w:rPrChange>
        </w:rPr>
        <w:t>s</w:t>
      </w:r>
      <w:r w:rsidR="00522761" w:rsidRPr="008C2745">
        <w:rPr>
          <w:rFonts w:ascii="Georgia" w:hAnsi="Georgia" w:cs="Times New Roman"/>
          <w:sz w:val="20"/>
          <w:szCs w:val="20"/>
          <w:rPrChange w:id="74" w:author="David Döbele" w:date="2021-11-16T19:53:00Z">
            <w:rPr>
              <w:rFonts w:ascii="Georgia" w:hAnsi="Georgia" w:cs="Times New Roman"/>
              <w:sz w:val="21"/>
              <w:szCs w:val="21"/>
            </w:rPr>
          </w:rPrChange>
        </w:rPr>
        <w:t xml:space="preserve"> bereits früh Verantwortung tragen durfte und </w:t>
      </w:r>
      <w:r w:rsidR="00D62314" w:rsidRPr="008C2745">
        <w:rPr>
          <w:rFonts w:ascii="Georgia" w:hAnsi="Georgia" w:cs="Times New Roman"/>
          <w:sz w:val="20"/>
          <w:szCs w:val="20"/>
          <w:rPrChange w:id="75" w:author="David Döbele" w:date="2021-11-16T19:53:00Z">
            <w:rPr>
              <w:rFonts w:ascii="Georgia" w:hAnsi="Georgia" w:cs="Times New Roman"/>
              <w:sz w:val="21"/>
              <w:szCs w:val="21"/>
            </w:rPr>
          </w:rPrChange>
        </w:rPr>
        <w:t>meine Kommunikationsstärke noch weiter verbessern</w:t>
      </w:r>
      <w:r w:rsidR="00764C33" w:rsidRPr="008C2745">
        <w:rPr>
          <w:rFonts w:ascii="Georgia" w:hAnsi="Georgia" w:cs="Times New Roman"/>
          <w:sz w:val="20"/>
          <w:szCs w:val="20"/>
          <w:rPrChange w:id="76" w:author="David Döbele" w:date="2021-11-16T19:53:00Z">
            <w:rPr>
              <w:rFonts w:ascii="Georgia" w:hAnsi="Georgia" w:cs="Times New Roman"/>
              <w:sz w:val="21"/>
              <w:szCs w:val="21"/>
            </w:rPr>
          </w:rPrChange>
        </w:rPr>
        <w:t xml:space="preserve"> konnte. </w:t>
      </w:r>
      <w:r w:rsidR="00E0027F" w:rsidRPr="008C2745">
        <w:rPr>
          <w:rFonts w:ascii="Georgia" w:hAnsi="Georgia" w:cs="Times New Roman"/>
          <w:sz w:val="20"/>
          <w:szCs w:val="20"/>
          <w:rPrChange w:id="77" w:author="David Döbele" w:date="2021-11-16T19:53:00Z">
            <w:rPr>
              <w:rFonts w:ascii="Georgia" w:hAnsi="Georgia" w:cs="Times New Roman"/>
              <w:sz w:val="21"/>
              <w:szCs w:val="21"/>
            </w:rPr>
          </w:rPrChange>
        </w:rPr>
        <w:t xml:space="preserve">Seit zwei Monaten </w:t>
      </w:r>
      <w:r w:rsidR="00BA79E9" w:rsidRPr="008C2745">
        <w:rPr>
          <w:rFonts w:ascii="Georgia" w:hAnsi="Georgia" w:cs="Times New Roman"/>
          <w:sz w:val="20"/>
          <w:szCs w:val="20"/>
          <w:rPrChange w:id="78" w:author="David Döbele" w:date="2021-11-16T19:53:00Z">
            <w:rPr>
              <w:rFonts w:ascii="Georgia" w:hAnsi="Georgia" w:cs="Times New Roman"/>
              <w:sz w:val="21"/>
              <w:szCs w:val="21"/>
            </w:rPr>
          </w:rPrChange>
        </w:rPr>
        <w:t>bin ich Manager des Finance Teams</w:t>
      </w:r>
      <w:r w:rsidR="00D05BB5" w:rsidRPr="008C2745">
        <w:rPr>
          <w:rFonts w:ascii="Georgia" w:hAnsi="Georgia" w:cs="Times New Roman"/>
          <w:sz w:val="20"/>
          <w:szCs w:val="20"/>
          <w:rPrChange w:id="79" w:author="David Döbele" w:date="2021-11-16T19:53:00Z">
            <w:rPr>
              <w:rFonts w:ascii="Georgia" w:hAnsi="Georgia" w:cs="Times New Roman"/>
              <w:sz w:val="21"/>
              <w:szCs w:val="21"/>
            </w:rPr>
          </w:rPrChange>
        </w:rPr>
        <w:t xml:space="preserve"> und</w:t>
      </w:r>
      <w:r w:rsidR="00BA79E9" w:rsidRPr="008C2745">
        <w:rPr>
          <w:rFonts w:ascii="Georgia" w:hAnsi="Georgia" w:cs="Times New Roman"/>
          <w:sz w:val="20"/>
          <w:szCs w:val="20"/>
          <w:rPrChange w:id="80" w:author="David Döbele" w:date="2021-11-16T19:53:00Z">
            <w:rPr>
              <w:rFonts w:ascii="Georgia" w:hAnsi="Georgia" w:cs="Times New Roman"/>
              <w:sz w:val="21"/>
              <w:szCs w:val="21"/>
            </w:rPr>
          </w:rPrChange>
        </w:rPr>
        <w:t xml:space="preserve"> </w:t>
      </w:r>
      <w:r w:rsidR="00C3775C" w:rsidRPr="008C2745">
        <w:rPr>
          <w:rFonts w:ascii="Georgia" w:hAnsi="Georgia" w:cs="Times New Roman"/>
          <w:sz w:val="20"/>
          <w:szCs w:val="20"/>
          <w:rPrChange w:id="81" w:author="David Döbele" w:date="2021-11-16T19:53:00Z">
            <w:rPr>
              <w:rFonts w:ascii="Georgia" w:hAnsi="Georgia" w:cs="Times New Roman"/>
              <w:sz w:val="21"/>
              <w:szCs w:val="21"/>
            </w:rPr>
          </w:rPrChange>
        </w:rPr>
        <w:t>kann dort mein Wissen bei Buchun</w:t>
      </w:r>
      <w:r w:rsidR="00FF280A" w:rsidRPr="008C2745">
        <w:rPr>
          <w:rFonts w:ascii="Georgia" w:hAnsi="Georgia" w:cs="Times New Roman"/>
          <w:sz w:val="20"/>
          <w:szCs w:val="20"/>
          <w:rPrChange w:id="82" w:author="David Döbele" w:date="2021-11-16T19:53:00Z">
            <w:rPr>
              <w:rFonts w:ascii="Georgia" w:hAnsi="Georgia" w:cs="Times New Roman"/>
              <w:sz w:val="21"/>
              <w:szCs w:val="21"/>
            </w:rPr>
          </w:rPrChange>
        </w:rPr>
        <w:t xml:space="preserve">gen und der Mithilfe beim </w:t>
      </w:r>
      <w:r w:rsidR="008F0C70" w:rsidRPr="008C2745">
        <w:rPr>
          <w:rFonts w:ascii="Georgia" w:hAnsi="Georgia" w:cs="Times New Roman"/>
          <w:sz w:val="20"/>
          <w:szCs w:val="20"/>
          <w:rPrChange w:id="83" w:author="David Döbele" w:date="2021-11-16T19:53:00Z">
            <w:rPr>
              <w:rFonts w:ascii="Georgia" w:hAnsi="Georgia" w:cs="Times New Roman"/>
              <w:sz w:val="21"/>
              <w:szCs w:val="21"/>
            </w:rPr>
          </w:rPrChange>
        </w:rPr>
        <w:t>Audit erweitern. Wegen meine</w:t>
      </w:r>
      <w:r w:rsidR="00FA171B" w:rsidRPr="008C2745">
        <w:rPr>
          <w:rFonts w:ascii="Georgia" w:hAnsi="Georgia" w:cs="Times New Roman"/>
          <w:sz w:val="20"/>
          <w:szCs w:val="20"/>
          <w:rPrChange w:id="84" w:author="David Döbele" w:date="2021-11-16T19:53:00Z">
            <w:rPr>
              <w:rFonts w:ascii="Georgia" w:hAnsi="Georgia" w:cs="Times New Roman"/>
              <w:sz w:val="21"/>
              <w:szCs w:val="21"/>
            </w:rPr>
          </w:rPrChange>
        </w:rPr>
        <w:t xml:space="preserve">r ausgeprägten Einsatzbereitschaft wurde </w:t>
      </w:r>
      <w:r w:rsidR="008F0C70" w:rsidRPr="008C2745">
        <w:rPr>
          <w:rFonts w:ascii="Georgia" w:hAnsi="Georgia" w:cs="Times New Roman"/>
          <w:sz w:val="20"/>
          <w:szCs w:val="20"/>
          <w:rPrChange w:id="85" w:author="David Döbele" w:date="2021-11-16T19:53:00Z">
            <w:rPr>
              <w:rFonts w:ascii="Georgia" w:hAnsi="Georgia" w:cs="Times New Roman"/>
              <w:sz w:val="21"/>
              <w:szCs w:val="21"/>
            </w:rPr>
          </w:rPrChange>
        </w:rPr>
        <w:t xml:space="preserve">ich bereits </w:t>
      </w:r>
      <w:r w:rsidR="00B31DA2" w:rsidRPr="008C2745">
        <w:rPr>
          <w:rFonts w:ascii="Georgia" w:hAnsi="Georgia" w:cs="Times New Roman"/>
          <w:sz w:val="20"/>
          <w:szCs w:val="20"/>
          <w:rPrChange w:id="86" w:author="David Döbele" w:date="2021-11-16T19:53:00Z">
            <w:rPr>
              <w:rFonts w:ascii="Georgia" w:hAnsi="Georgia" w:cs="Times New Roman"/>
              <w:sz w:val="21"/>
              <w:szCs w:val="21"/>
            </w:rPr>
          </w:rPrChange>
        </w:rPr>
        <w:t>zum Finanzvorstand der nächsten Periode gewählt.</w:t>
      </w:r>
      <w:r w:rsidR="00A072F2" w:rsidRPr="008C2745">
        <w:rPr>
          <w:rFonts w:ascii="Georgia" w:hAnsi="Georgia" w:cs="Times New Roman"/>
          <w:sz w:val="20"/>
          <w:szCs w:val="20"/>
          <w:rPrChange w:id="87" w:author="David Döbele" w:date="2021-11-16T19:53:00Z">
            <w:rPr>
              <w:rFonts w:ascii="Georgia" w:hAnsi="Georgia" w:cs="Times New Roman"/>
              <w:sz w:val="21"/>
              <w:szCs w:val="21"/>
            </w:rPr>
          </w:rPrChange>
        </w:rPr>
        <w:t xml:space="preserve"> </w:t>
      </w:r>
      <w:r w:rsidR="00B00E3C" w:rsidRPr="008C2745">
        <w:rPr>
          <w:rFonts w:ascii="Georgia" w:hAnsi="Georgia" w:cs="Times New Roman"/>
          <w:sz w:val="20"/>
          <w:szCs w:val="20"/>
          <w:rPrChange w:id="88" w:author="David Döbele" w:date="2021-11-16T19:53:00Z">
            <w:rPr>
              <w:rFonts w:ascii="Georgia" w:hAnsi="Georgia" w:cs="Times New Roman"/>
              <w:sz w:val="21"/>
              <w:szCs w:val="21"/>
            </w:rPr>
          </w:rPrChange>
        </w:rPr>
        <w:t xml:space="preserve">Da ich </w:t>
      </w:r>
      <w:r w:rsidR="00535DC3" w:rsidRPr="008C2745">
        <w:rPr>
          <w:rFonts w:ascii="Georgia" w:hAnsi="Georgia" w:cs="Times New Roman"/>
          <w:sz w:val="20"/>
          <w:szCs w:val="20"/>
          <w:rPrChange w:id="89" w:author="David Döbele" w:date="2021-11-16T19:53:00Z">
            <w:rPr>
              <w:rFonts w:ascii="Georgia" w:hAnsi="Georgia" w:cs="Times New Roman"/>
              <w:sz w:val="21"/>
              <w:szCs w:val="21"/>
            </w:rPr>
          </w:rPrChange>
        </w:rPr>
        <w:t>neben meinen Engagements</w:t>
      </w:r>
      <w:r w:rsidR="00B00E3C" w:rsidRPr="008C2745">
        <w:rPr>
          <w:rFonts w:ascii="Georgia" w:hAnsi="Georgia" w:cs="Times New Roman"/>
          <w:sz w:val="20"/>
          <w:szCs w:val="20"/>
          <w:rPrChange w:id="90" w:author="David Döbele" w:date="2021-11-16T19:53:00Z">
            <w:rPr>
              <w:rFonts w:ascii="Georgia" w:hAnsi="Georgia" w:cs="Times New Roman"/>
              <w:sz w:val="21"/>
              <w:szCs w:val="21"/>
            </w:rPr>
          </w:rPrChange>
        </w:rPr>
        <w:t xml:space="preserve"> konstant für die Uni</w:t>
      </w:r>
      <w:r w:rsidR="00FA171B" w:rsidRPr="008C2745">
        <w:rPr>
          <w:rFonts w:ascii="Georgia" w:hAnsi="Georgia" w:cs="Times New Roman"/>
          <w:sz w:val="20"/>
          <w:szCs w:val="20"/>
          <w:rPrChange w:id="91" w:author="David Döbele" w:date="2021-11-16T19:53:00Z">
            <w:rPr>
              <w:rFonts w:ascii="Georgia" w:hAnsi="Georgia" w:cs="Times New Roman"/>
              <w:sz w:val="21"/>
              <w:szCs w:val="21"/>
            </w:rPr>
          </w:rPrChange>
        </w:rPr>
        <w:t>versität</w:t>
      </w:r>
      <w:r w:rsidR="00B00E3C" w:rsidRPr="008C2745">
        <w:rPr>
          <w:rFonts w:ascii="Georgia" w:hAnsi="Georgia" w:cs="Times New Roman"/>
          <w:sz w:val="20"/>
          <w:szCs w:val="20"/>
          <w:rPrChange w:id="92" w:author="David Döbele" w:date="2021-11-16T19:53:00Z">
            <w:rPr>
              <w:rFonts w:ascii="Georgia" w:hAnsi="Georgia" w:cs="Times New Roman"/>
              <w:sz w:val="21"/>
              <w:szCs w:val="21"/>
            </w:rPr>
          </w:rPrChange>
        </w:rPr>
        <w:t xml:space="preserve"> gelernt habe und trotzdem</w:t>
      </w:r>
      <w:commentRangeStart w:id="93"/>
      <w:r w:rsidR="00B00E3C" w:rsidRPr="008C2745">
        <w:rPr>
          <w:rFonts w:ascii="Georgia" w:hAnsi="Georgia" w:cs="Times New Roman"/>
          <w:sz w:val="20"/>
          <w:szCs w:val="20"/>
          <w:rPrChange w:id="94" w:author="David Döbele" w:date="2021-11-16T19:53:00Z">
            <w:rPr>
              <w:rFonts w:ascii="Georgia" w:hAnsi="Georgia" w:cs="Times New Roman"/>
              <w:sz w:val="21"/>
              <w:szCs w:val="21"/>
            </w:rPr>
          </w:rPrChange>
        </w:rPr>
        <w:t xml:space="preserve"> gute</w:t>
      </w:r>
      <w:commentRangeEnd w:id="93"/>
      <w:r w:rsidR="00E41F62" w:rsidRPr="008C2745">
        <w:rPr>
          <w:rStyle w:val="Kommentarzeichen"/>
          <w:rFonts w:ascii="Georgia" w:hAnsi="Georgia"/>
          <w:sz w:val="20"/>
          <w:szCs w:val="20"/>
          <w:rPrChange w:id="95" w:author="David Döbele" w:date="2021-11-16T19:53:00Z">
            <w:rPr>
              <w:rStyle w:val="Kommentarzeichen"/>
              <w:rFonts w:ascii="Georgia" w:hAnsi="Georgia"/>
              <w:sz w:val="21"/>
              <w:szCs w:val="21"/>
            </w:rPr>
          </w:rPrChange>
        </w:rPr>
        <w:commentReference w:id="93"/>
      </w:r>
      <w:r w:rsidR="00B00E3C" w:rsidRPr="008C2745">
        <w:rPr>
          <w:rFonts w:ascii="Georgia" w:hAnsi="Georgia" w:cs="Times New Roman"/>
          <w:sz w:val="20"/>
          <w:szCs w:val="20"/>
          <w:rPrChange w:id="96" w:author="David Döbele" w:date="2021-11-16T19:53:00Z">
            <w:rPr>
              <w:rFonts w:ascii="Georgia" w:hAnsi="Georgia" w:cs="Times New Roman"/>
              <w:sz w:val="21"/>
              <w:szCs w:val="21"/>
            </w:rPr>
          </w:rPrChange>
        </w:rPr>
        <w:t xml:space="preserve"> Noten geschrieben habe, bin ich in der Lage, auch unter hohem Zeitdruck effizient zu arbeiten und in stressigen Situationen einen kühlen Kopf zu bewahren. </w:t>
      </w:r>
      <w:r w:rsidR="00F83514" w:rsidRPr="008C2745">
        <w:rPr>
          <w:rFonts w:ascii="Georgia" w:hAnsi="Georgia"/>
          <w:sz w:val="20"/>
          <w:szCs w:val="20"/>
          <w:rPrChange w:id="97" w:author="David Döbele" w:date="2021-11-16T19:53:00Z">
            <w:rPr>
              <w:rFonts w:ascii="Georgia" w:hAnsi="Georgia"/>
              <w:sz w:val="21"/>
              <w:szCs w:val="21"/>
            </w:rPr>
          </w:rPrChange>
        </w:rPr>
        <w:t xml:space="preserve">Meine ausgeprägten analytischen Fähigkeiten </w:t>
      </w:r>
      <w:r w:rsidR="00BF077B" w:rsidRPr="008C2745">
        <w:rPr>
          <w:rFonts w:ascii="Georgia" w:hAnsi="Georgia"/>
          <w:sz w:val="20"/>
          <w:szCs w:val="20"/>
          <w:rPrChange w:id="98" w:author="David Döbele" w:date="2021-11-16T19:53:00Z">
            <w:rPr>
              <w:rFonts w:ascii="Georgia" w:hAnsi="Georgia"/>
              <w:sz w:val="21"/>
              <w:szCs w:val="21"/>
            </w:rPr>
          </w:rPrChange>
        </w:rPr>
        <w:t xml:space="preserve">konnte </w:t>
      </w:r>
      <w:r w:rsidR="00F83514" w:rsidRPr="008C2745">
        <w:rPr>
          <w:rFonts w:ascii="Georgia" w:hAnsi="Georgia"/>
          <w:sz w:val="20"/>
          <w:szCs w:val="20"/>
          <w:rPrChange w:id="99" w:author="David Döbele" w:date="2021-11-16T19:53:00Z">
            <w:rPr>
              <w:rFonts w:ascii="Georgia" w:hAnsi="Georgia"/>
              <w:sz w:val="21"/>
              <w:szCs w:val="21"/>
            </w:rPr>
          </w:rPrChange>
        </w:rPr>
        <w:t>ich bereits in Fächern wie Mathematik unter Beweis stellen.</w:t>
      </w:r>
      <w:r w:rsidR="00A072F2" w:rsidRPr="008C2745">
        <w:rPr>
          <w:rFonts w:ascii="Georgia" w:hAnsi="Georgia" w:cs="Times New Roman"/>
          <w:sz w:val="20"/>
          <w:szCs w:val="20"/>
          <w:rPrChange w:id="100" w:author="David Döbele" w:date="2021-11-16T19:53:00Z">
            <w:rPr>
              <w:rFonts w:ascii="Georgia" w:hAnsi="Georgia" w:cs="Times New Roman"/>
              <w:sz w:val="21"/>
              <w:szCs w:val="21"/>
            </w:rPr>
          </w:rPrChange>
        </w:rPr>
        <w:t xml:space="preserve"> </w:t>
      </w:r>
      <w:r w:rsidR="00522761" w:rsidRPr="008C2745">
        <w:rPr>
          <w:rFonts w:ascii="Georgia" w:hAnsi="Georgia" w:cs="Times New Roman"/>
          <w:sz w:val="20"/>
          <w:szCs w:val="20"/>
          <w:rPrChange w:id="101" w:author="David Döbele" w:date="2021-11-16T19:53:00Z">
            <w:rPr>
              <w:rFonts w:ascii="Georgia" w:hAnsi="Georgia" w:cs="Times New Roman"/>
              <w:sz w:val="21"/>
              <w:szCs w:val="21"/>
            </w:rPr>
          </w:rPrChange>
        </w:rPr>
        <w:t xml:space="preserve">In meiner Freizeit finde ich Ausgleich beim </w:t>
      </w:r>
      <w:r w:rsidR="008519DC" w:rsidRPr="008C2745">
        <w:rPr>
          <w:rFonts w:ascii="Georgia" w:hAnsi="Georgia" w:cs="Times New Roman"/>
          <w:sz w:val="20"/>
          <w:szCs w:val="20"/>
          <w:rPrChange w:id="102" w:author="David Döbele" w:date="2021-11-16T19:53:00Z">
            <w:rPr>
              <w:rFonts w:ascii="Georgia" w:hAnsi="Georgia" w:cs="Times New Roman"/>
              <w:sz w:val="21"/>
              <w:szCs w:val="21"/>
            </w:rPr>
          </w:rPrChange>
        </w:rPr>
        <w:t>Ausdauersport</w:t>
      </w:r>
      <w:r w:rsidR="00910254" w:rsidRPr="008C2745">
        <w:rPr>
          <w:rFonts w:ascii="Georgia" w:hAnsi="Georgia" w:cs="Times New Roman"/>
          <w:sz w:val="20"/>
          <w:szCs w:val="20"/>
          <w:rPrChange w:id="103" w:author="David Döbele" w:date="2021-11-16T19:53:00Z">
            <w:rPr>
              <w:rFonts w:ascii="Georgia" w:hAnsi="Georgia" w:cs="Times New Roman"/>
              <w:sz w:val="21"/>
              <w:szCs w:val="21"/>
            </w:rPr>
          </w:rPrChange>
        </w:rPr>
        <w:t>,</w:t>
      </w:r>
      <w:r w:rsidR="00D01BD5" w:rsidRPr="008C2745">
        <w:rPr>
          <w:rFonts w:ascii="Georgia" w:hAnsi="Georgia" w:cs="Times New Roman"/>
          <w:sz w:val="20"/>
          <w:szCs w:val="20"/>
          <w:rPrChange w:id="104" w:author="David Döbele" w:date="2021-11-16T19:53:00Z">
            <w:rPr>
              <w:rFonts w:ascii="Georgia" w:hAnsi="Georgia" w:cs="Times New Roman"/>
              <w:sz w:val="21"/>
              <w:szCs w:val="21"/>
            </w:rPr>
          </w:rPrChange>
        </w:rPr>
        <w:t xml:space="preserve"> den ich seit knapp zwei Jahren mit hoher Disziplin verfolge und</w:t>
      </w:r>
      <w:r w:rsidR="00FA171B" w:rsidRPr="008C2745">
        <w:rPr>
          <w:rFonts w:ascii="Georgia" w:hAnsi="Georgia" w:cs="Times New Roman"/>
          <w:sz w:val="20"/>
          <w:szCs w:val="20"/>
          <w:rPrChange w:id="105" w:author="David Döbele" w:date="2021-11-16T19:53:00Z">
            <w:rPr>
              <w:rFonts w:ascii="Georgia" w:hAnsi="Georgia" w:cs="Times New Roman"/>
              <w:sz w:val="21"/>
              <w:szCs w:val="21"/>
            </w:rPr>
          </w:rPrChange>
        </w:rPr>
        <w:t xml:space="preserve"> auch während meiner aktuellen Marathonvorbereitung</w:t>
      </w:r>
      <w:r w:rsidR="00D01BD5" w:rsidRPr="008C2745">
        <w:rPr>
          <w:rFonts w:ascii="Georgia" w:hAnsi="Georgia" w:cs="Times New Roman"/>
          <w:sz w:val="20"/>
          <w:szCs w:val="20"/>
          <w:rPrChange w:id="106" w:author="David Döbele" w:date="2021-11-16T19:53:00Z">
            <w:rPr>
              <w:rFonts w:ascii="Georgia" w:hAnsi="Georgia" w:cs="Times New Roman"/>
              <w:sz w:val="21"/>
              <w:szCs w:val="21"/>
            </w:rPr>
          </w:rPrChange>
        </w:rPr>
        <w:t xml:space="preserve"> täglich daran arbeite, mich stets weiter zu steigern</w:t>
      </w:r>
      <w:r w:rsidR="00FA171B" w:rsidRPr="008C2745">
        <w:rPr>
          <w:rFonts w:ascii="Georgia" w:hAnsi="Georgia" w:cs="Times New Roman"/>
          <w:sz w:val="20"/>
          <w:szCs w:val="20"/>
          <w:rPrChange w:id="107" w:author="David Döbele" w:date="2021-11-16T19:53:00Z">
            <w:rPr>
              <w:rFonts w:ascii="Georgia" w:hAnsi="Georgia" w:cs="Times New Roman"/>
              <w:sz w:val="21"/>
              <w:szCs w:val="21"/>
            </w:rPr>
          </w:rPrChange>
        </w:rPr>
        <w:t>.</w:t>
      </w:r>
      <w:r w:rsidR="00522761" w:rsidRPr="008C2745">
        <w:rPr>
          <w:rFonts w:ascii="Georgia" w:hAnsi="Georgia" w:cs="Times New Roman"/>
          <w:sz w:val="20"/>
          <w:szCs w:val="20"/>
          <w:rPrChange w:id="108" w:author="David Döbele" w:date="2021-11-16T19:53:00Z">
            <w:rPr>
              <w:rFonts w:ascii="Georgia" w:hAnsi="Georgia" w:cs="Times New Roman"/>
              <w:sz w:val="21"/>
              <w:szCs w:val="21"/>
            </w:rPr>
          </w:rPrChange>
        </w:rPr>
        <w:t xml:space="preserve"> Diesen Ehrgeiz und diese Freude an herausfordernden Projekten möchte ich nun </w:t>
      </w:r>
      <w:r w:rsidR="005F6E57" w:rsidRPr="008C2745">
        <w:rPr>
          <w:rFonts w:ascii="Georgia" w:hAnsi="Georgia" w:cs="Times New Roman"/>
          <w:sz w:val="20"/>
          <w:szCs w:val="20"/>
          <w:rPrChange w:id="109" w:author="David Döbele" w:date="2021-11-16T19:53:00Z">
            <w:rPr>
              <w:rFonts w:ascii="Georgia" w:hAnsi="Georgia" w:cs="Times New Roman"/>
              <w:sz w:val="21"/>
              <w:szCs w:val="21"/>
            </w:rPr>
          </w:rPrChange>
        </w:rPr>
        <w:t>als Praktikant in Ihr Team mit einbringen.</w:t>
      </w:r>
    </w:p>
    <w:p w14:paraId="30EC34C6" w14:textId="77777777" w:rsidR="00504370" w:rsidRPr="008C2745" w:rsidRDefault="00504370" w:rsidP="00504370">
      <w:pPr>
        <w:spacing w:after="0" w:line="240" w:lineRule="exact"/>
        <w:jc w:val="both"/>
        <w:rPr>
          <w:rFonts w:ascii="Georgia" w:hAnsi="Georgia"/>
          <w:sz w:val="20"/>
          <w:szCs w:val="20"/>
          <w:rPrChange w:id="110" w:author="David Döbele" w:date="2021-11-16T19:53:00Z">
            <w:rPr>
              <w:rFonts w:ascii="Georgia" w:hAnsi="Georgia"/>
              <w:sz w:val="21"/>
              <w:szCs w:val="21"/>
            </w:rPr>
          </w:rPrChange>
        </w:rPr>
      </w:pPr>
    </w:p>
    <w:p w14:paraId="70B14AF8" w14:textId="5466DCA2" w:rsidR="00504370" w:rsidRPr="008C2745" w:rsidRDefault="00504370" w:rsidP="00504370">
      <w:pPr>
        <w:spacing w:after="0" w:line="240" w:lineRule="exact"/>
        <w:jc w:val="both"/>
        <w:rPr>
          <w:rFonts w:ascii="Georgia" w:hAnsi="Georgia"/>
          <w:sz w:val="20"/>
          <w:szCs w:val="20"/>
          <w:rPrChange w:id="111" w:author="David Döbele" w:date="2021-11-16T19:53:00Z">
            <w:rPr>
              <w:rFonts w:ascii="Georgia" w:hAnsi="Georgia"/>
              <w:sz w:val="21"/>
              <w:szCs w:val="21"/>
            </w:rPr>
          </w:rPrChange>
        </w:rPr>
      </w:pPr>
      <w:r w:rsidRPr="008C2745">
        <w:rPr>
          <w:rFonts w:ascii="Georgia" w:hAnsi="Georgia"/>
          <w:sz w:val="20"/>
          <w:szCs w:val="20"/>
          <w:rPrChange w:id="112" w:author="David Döbele" w:date="2021-11-16T19:53:00Z">
            <w:rPr>
              <w:rFonts w:ascii="Georgia" w:hAnsi="Georgia"/>
              <w:sz w:val="21"/>
              <w:szCs w:val="21"/>
            </w:rPr>
          </w:rPrChange>
        </w:rPr>
        <w:t xml:space="preserve">PwC scheint mir für ein Praktikum </w:t>
      </w:r>
      <w:del w:id="113" w:author="David Döbele" w:date="2021-11-16T19:55:00Z">
        <w:r w:rsidRPr="008C2745" w:rsidDel="008C2745">
          <w:rPr>
            <w:rFonts w:ascii="Georgia" w:hAnsi="Georgia"/>
            <w:sz w:val="20"/>
            <w:szCs w:val="20"/>
            <w:rPrChange w:id="114" w:author="David Döbele" w:date="2021-11-16T19:53:00Z">
              <w:rPr>
                <w:rFonts w:ascii="Georgia" w:hAnsi="Georgia"/>
                <w:sz w:val="21"/>
                <w:szCs w:val="21"/>
              </w:rPr>
            </w:rPrChange>
          </w:rPr>
          <w:delText>in diesem Bereich</w:delText>
        </w:r>
      </w:del>
      <w:ins w:id="115" w:author="David Döbele" w:date="2021-11-16T19:55:00Z">
        <w:r w:rsidR="008C2745">
          <w:rPr>
            <w:rFonts w:ascii="Georgia" w:hAnsi="Georgia"/>
            <w:sz w:val="20"/>
            <w:szCs w:val="20"/>
          </w:rPr>
          <w:t>im Bereich Audit</w:t>
        </w:r>
      </w:ins>
      <w:r w:rsidRPr="008C2745">
        <w:rPr>
          <w:rFonts w:ascii="Georgia" w:hAnsi="Georgia"/>
          <w:sz w:val="20"/>
          <w:szCs w:val="20"/>
          <w:rPrChange w:id="116" w:author="David Döbele" w:date="2021-11-16T19:53:00Z">
            <w:rPr>
              <w:rFonts w:ascii="Georgia" w:hAnsi="Georgia"/>
              <w:sz w:val="21"/>
              <w:szCs w:val="21"/>
            </w:rPr>
          </w:rPrChange>
        </w:rPr>
        <w:t xml:space="preserve"> ideal. Das herausragende internationale PwC-Netzwerk und die führende Rolle in der Wirtschaftsprüfungs- und Beraterbranche in Deutschland sind für mich als Berufseinsteiger ein unglaublicher Mehrwert, um Kontakte zu knüpfen und von einem Knowhow auf hohem Niveau möglichst viel zu lernen. Die klare Positionierung zu hohen ethnischen Standards und einer nachhaltigen Unternehmensstruktur kann ich nur teilen. Insbesondere, dass PwC bis 2030 weltweit klimaneutral werden will, empfinde ich als einen sehr zukunftsorientierten und wichtigen Schritt, da ökologische Aspekte immer weiter im Mittelpunkt für nachhaltigen Erfolg stehen. Durch Ihre fachliche Expertise und Ihr großes Engagement erwarten Ihre Kunden stets ausgezeichnete Leistungen – eine Herausforderung, auf die ich mich sehr freue. </w:t>
      </w:r>
    </w:p>
    <w:p w14:paraId="6F20553F" w14:textId="77777777" w:rsidR="00DF4D09" w:rsidRPr="008C2745" w:rsidRDefault="00DF4D09" w:rsidP="00522761">
      <w:pPr>
        <w:spacing w:after="0"/>
        <w:jc w:val="both"/>
        <w:rPr>
          <w:rFonts w:ascii="Georgia" w:hAnsi="Georgia" w:cs="Times New Roman"/>
          <w:sz w:val="20"/>
          <w:szCs w:val="20"/>
          <w:rPrChange w:id="117" w:author="David Döbele" w:date="2021-11-16T19:53:00Z">
            <w:rPr>
              <w:rFonts w:ascii="Georgia" w:hAnsi="Georgia" w:cs="Times New Roman"/>
              <w:sz w:val="21"/>
              <w:szCs w:val="21"/>
            </w:rPr>
          </w:rPrChange>
        </w:rPr>
      </w:pPr>
    </w:p>
    <w:p w14:paraId="3ABB673D" w14:textId="77777777" w:rsidR="00256927" w:rsidRPr="008C2745" w:rsidRDefault="00256927" w:rsidP="00256927">
      <w:pPr>
        <w:spacing w:after="0"/>
        <w:jc w:val="both"/>
        <w:rPr>
          <w:rFonts w:ascii="Georgia" w:hAnsi="Georgia" w:cs="Times New Roman"/>
          <w:sz w:val="20"/>
          <w:szCs w:val="20"/>
          <w:rPrChange w:id="118" w:author="David Döbele" w:date="2021-11-16T19:53:00Z">
            <w:rPr>
              <w:rFonts w:ascii="Georgia" w:hAnsi="Georgia" w:cs="Times New Roman"/>
              <w:sz w:val="21"/>
              <w:szCs w:val="21"/>
            </w:rPr>
          </w:rPrChange>
        </w:rPr>
      </w:pPr>
      <w:r w:rsidRPr="008C2745">
        <w:rPr>
          <w:rFonts w:ascii="Georgia" w:hAnsi="Georgia" w:cs="Times New Roman"/>
          <w:sz w:val="20"/>
          <w:szCs w:val="20"/>
          <w:rPrChange w:id="119" w:author="David Döbele" w:date="2021-11-16T19:53:00Z">
            <w:rPr>
              <w:rFonts w:ascii="Georgia" w:hAnsi="Georgia" w:cs="Times New Roman"/>
              <w:sz w:val="21"/>
              <w:szCs w:val="21"/>
            </w:rPr>
          </w:rPrChange>
        </w:rPr>
        <w:t>Von dem Praktikum im Audit erhoffe ich mir eine steile Lernkurve sowie die Möglichkeit, meine eigenen Ideen und bisherigen Erfahrungen bei Ihnen mehrwertschaffend einbringen zu können. Ich bin mir sicher, dass ich durch mein starkes Interesse an der Tätigkeit im Audit, meine hohe Einsatzbereitschaft sowie mein ausgeprägtes Organisationstalent eine Bereicherung für XXX sein werde und würde mich sehr darüber freuen, Sie auch in einem persönlichen Gespräch von mir überzeugen zu dürfen.</w:t>
      </w:r>
    </w:p>
    <w:p w14:paraId="32634273" w14:textId="77777777" w:rsidR="00313F0D" w:rsidRPr="008C2745" w:rsidRDefault="00313F0D" w:rsidP="00313F0D">
      <w:pPr>
        <w:spacing w:after="0"/>
        <w:rPr>
          <w:rFonts w:ascii="Georgia" w:hAnsi="Georgia" w:cs="Times New Roman"/>
          <w:sz w:val="20"/>
          <w:szCs w:val="20"/>
          <w:rPrChange w:id="120" w:author="David Döbele" w:date="2021-11-16T19:53:00Z">
            <w:rPr>
              <w:rFonts w:ascii="Georgia" w:hAnsi="Georgia" w:cs="Times New Roman"/>
              <w:sz w:val="21"/>
              <w:szCs w:val="21"/>
            </w:rPr>
          </w:rPrChange>
        </w:rPr>
      </w:pPr>
    </w:p>
    <w:p w14:paraId="31A700C5" w14:textId="4CBCA381" w:rsidR="00E84152" w:rsidRPr="008C2745" w:rsidDel="008C2745" w:rsidRDefault="00313F0D" w:rsidP="00193A41">
      <w:pPr>
        <w:spacing w:after="0"/>
        <w:rPr>
          <w:del w:id="121" w:author="David Döbele" w:date="2021-11-16T19:55:00Z"/>
          <w:rFonts w:ascii="Georgia" w:hAnsi="Georgia" w:cs="Times New Roman"/>
          <w:sz w:val="20"/>
          <w:szCs w:val="20"/>
          <w:rPrChange w:id="122" w:author="David Döbele" w:date="2021-11-16T19:53:00Z">
            <w:rPr>
              <w:del w:id="123" w:author="David Döbele" w:date="2021-11-16T19:55:00Z"/>
              <w:rFonts w:ascii="Georgia" w:hAnsi="Georgia" w:cs="Times New Roman"/>
              <w:sz w:val="21"/>
              <w:szCs w:val="21"/>
            </w:rPr>
          </w:rPrChange>
        </w:rPr>
      </w:pPr>
      <w:r w:rsidRPr="008C2745">
        <w:rPr>
          <w:rFonts w:ascii="Georgia" w:hAnsi="Georgia" w:cs="Times New Roman"/>
          <w:sz w:val="20"/>
          <w:szCs w:val="20"/>
          <w:rPrChange w:id="124" w:author="David Döbele" w:date="2021-11-16T19:53:00Z">
            <w:rPr>
              <w:rFonts w:ascii="Georgia" w:hAnsi="Georgia" w:cs="Times New Roman"/>
              <w:sz w:val="21"/>
              <w:szCs w:val="21"/>
            </w:rPr>
          </w:rPrChange>
        </w:rPr>
        <w:t>Mit freundlichen Grüßen</w:t>
      </w:r>
    </w:p>
    <w:p w14:paraId="5F085196" w14:textId="11E5520F" w:rsidR="00211710" w:rsidRPr="008C2745" w:rsidDel="008C2745" w:rsidRDefault="00211710" w:rsidP="00193A41">
      <w:pPr>
        <w:spacing w:after="0"/>
        <w:rPr>
          <w:del w:id="125" w:author="David Döbele" w:date="2021-11-16T19:55:00Z"/>
          <w:rFonts w:ascii="Georgia" w:hAnsi="Georgia" w:cs="Times New Roman"/>
          <w:sz w:val="20"/>
          <w:szCs w:val="20"/>
          <w:rPrChange w:id="126" w:author="David Döbele" w:date="2021-11-16T19:53:00Z">
            <w:rPr>
              <w:del w:id="127" w:author="David Döbele" w:date="2021-11-16T19:55:00Z"/>
              <w:rFonts w:ascii="Georgia" w:hAnsi="Georgia" w:cs="Times New Roman"/>
              <w:sz w:val="21"/>
              <w:szCs w:val="21"/>
            </w:rPr>
          </w:rPrChange>
        </w:rPr>
      </w:pPr>
    </w:p>
    <w:p w14:paraId="17A3F048" w14:textId="2589B343" w:rsidR="00211710" w:rsidRPr="008C2745" w:rsidDel="008C2745" w:rsidRDefault="00211710" w:rsidP="00193A41">
      <w:pPr>
        <w:spacing w:after="0"/>
        <w:rPr>
          <w:del w:id="128" w:author="David Döbele" w:date="2021-11-16T19:55:00Z"/>
          <w:rFonts w:ascii="Georgia" w:hAnsi="Georgia" w:cs="Times New Roman"/>
          <w:sz w:val="20"/>
          <w:szCs w:val="20"/>
          <w:rPrChange w:id="129" w:author="David Döbele" w:date="2021-11-16T19:53:00Z">
            <w:rPr>
              <w:del w:id="130" w:author="David Döbele" w:date="2021-11-16T19:55:00Z"/>
              <w:rFonts w:ascii="Georgia" w:hAnsi="Georgia" w:cs="Times New Roman"/>
              <w:sz w:val="21"/>
              <w:szCs w:val="21"/>
            </w:rPr>
          </w:rPrChange>
        </w:rPr>
      </w:pPr>
    </w:p>
    <w:p w14:paraId="479B88DB" w14:textId="2EAED274" w:rsidR="00211710" w:rsidRPr="008C2745" w:rsidDel="008C2745" w:rsidRDefault="00211710" w:rsidP="00193A41">
      <w:pPr>
        <w:spacing w:after="0"/>
        <w:rPr>
          <w:del w:id="131" w:author="David Döbele" w:date="2021-11-16T19:55:00Z"/>
          <w:rFonts w:ascii="Georgia" w:hAnsi="Georgia" w:cs="Times New Roman"/>
          <w:sz w:val="20"/>
          <w:szCs w:val="20"/>
          <w:rPrChange w:id="132" w:author="David Döbele" w:date="2021-11-16T19:53:00Z">
            <w:rPr>
              <w:del w:id="133" w:author="David Döbele" w:date="2021-11-16T19:55:00Z"/>
              <w:rFonts w:ascii="Georgia" w:hAnsi="Georgia" w:cs="Times New Roman"/>
              <w:sz w:val="21"/>
              <w:szCs w:val="21"/>
            </w:rPr>
          </w:rPrChange>
        </w:rPr>
      </w:pPr>
    </w:p>
    <w:p w14:paraId="099E56D5" w14:textId="03CC8010" w:rsidR="00211710" w:rsidRPr="008C2745" w:rsidDel="008C2745" w:rsidRDefault="00211710" w:rsidP="00193A41">
      <w:pPr>
        <w:spacing w:after="0"/>
        <w:rPr>
          <w:del w:id="134" w:author="David Döbele" w:date="2021-11-16T19:55:00Z"/>
          <w:rFonts w:ascii="Georgia" w:hAnsi="Georgia" w:cs="Times New Roman"/>
          <w:sz w:val="20"/>
          <w:szCs w:val="20"/>
          <w:rPrChange w:id="135" w:author="David Döbele" w:date="2021-11-16T19:53:00Z">
            <w:rPr>
              <w:del w:id="136" w:author="David Döbele" w:date="2021-11-16T19:55:00Z"/>
              <w:rFonts w:ascii="Georgia" w:hAnsi="Georgia" w:cs="Times New Roman"/>
              <w:sz w:val="21"/>
              <w:szCs w:val="21"/>
            </w:rPr>
          </w:rPrChange>
        </w:rPr>
      </w:pPr>
    </w:p>
    <w:p w14:paraId="526433E3" w14:textId="77777777" w:rsidR="006F4AE7" w:rsidRPr="008C2745" w:rsidRDefault="006F4AE7" w:rsidP="00193A41">
      <w:pPr>
        <w:spacing w:after="0"/>
        <w:rPr>
          <w:sz w:val="20"/>
          <w:szCs w:val="20"/>
          <w:rPrChange w:id="137" w:author="David Döbele" w:date="2021-11-16T19:53:00Z">
            <w:rPr/>
          </w:rPrChange>
        </w:rPr>
      </w:pPr>
    </w:p>
    <w:sectPr w:rsidR="006F4AE7" w:rsidRPr="008C2745">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Jan Erik Born" w:date="2021-11-15T12:38:00Z" w:initials="JEB">
    <w:p w14:paraId="4CB7AE2B" w14:textId="77F5992C" w:rsidR="00E128A0" w:rsidRDefault="00E128A0">
      <w:pPr>
        <w:pStyle w:val="Kommentartext"/>
      </w:pPr>
      <w:r>
        <w:rPr>
          <w:rStyle w:val="Kommentarzeichen"/>
        </w:rPr>
        <w:annotationRef/>
      </w:r>
      <w:r w:rsidR="005C6A4E">
        <w:rPr>
          <w:rStyle w:val="Kommentarzeichen"/>
        </w:rPr>
        <w:t>Was soll ich sagen</w:t>
      </w:r>
      <w:r w:rsidR="003D6260">
        <w:rPr>
          <w:rStyle w:val="Kommentarzeichen"/>
        </w:rPr>
        <w:t>,</w:t>
      </w:r>
      <w:r w:rsidR="005C6A4E">
        <w:rPr>
          <w:rStyle w:val="Kommentarzeichen"/>
        </w:rPr>
        <w:t xml:space="preserve"> falls ich nach meinem 1. Semester gefragt werde</w:t>
      </w:r>
      <w:r w:rsidR="003D6260">
        <w:rPr>
          <w:rStyle w:val="Kommentarzeichen"/>
        </w:rPr>
        <w:br/>
      </w:r>
      <w:r w:rsidR="003D6260">
        <w:rPr>
          <w:rStyle w:val="Kommentarzeichen"/>
        </w:rPr>
        <w:br/>
      </w:r>
      <w:r w:rsidR="002F7D90">
        <w:rPr>
          <w:rStyle w:val="Kommentarzeichen"/>
        </w:rPr>
        <w:t xml:space="preserve"> und reichen erstmal 10 Bewerbungen BIG4 und Next10 aus? Oder soll ich direkt noch mehr raushauen?</w:t>
      </w:r>
      <w:r w:rsidR="003D6260">
        <w:rPr>
          <w:rStyle w:val="Kommentarzeichen"/>
        </w:rPr>
        <w:t xml:space="preserve">  </w:t>
      </w:r>
      <w:r w:rsidR="00C7526D">
        <w:rPr>
          <w:rStyle w:val="Kommentarzeichen"/>
        </w:rPr>
        <w:br/>
      </w:r>
      <w:r w:rsidR="003D6260">
        <w:rPr>
          <w:rStyle w:val="Kommentarzeichen"/>
        </w:rPr>
        <w:t>(Jonas meinte, dass ich mich auf ein 6-12 Rating Bewerben kann)</w:t>
      </w:r>
      <w:r w:rsidR="006A5C55">
        <w:br/>
      </w:r>
    </w:p>
  </w:comment>
  <w:comment w:id="12" w:author="Jan Erik Born" w:date="2021-11-15T10:23:00Z" w:initials="JEB">
    <w:p w14:paraId="210939BD" w14:textId="4800D951" w:rsidR="00AA0517" w:rsidRDefault="00AA0517">
      <w:pPr>
        <w:pStyle w:val="Kommentartext"/>
      </w:pPr>
      <w:r>
        <w:rPr>
          <w:rStyle w:val="Kommentarzeichen"/>
        </w:rPr>
        <w:annotationRef/>
      </w:r>
      <w:r w:rsidR="00996547">
        <w:t>Oder Soll ich 10 Wochen hinschreiben und dann auf 8 runterhandeln? (8 Wochen würden nur 1 Woche ins Semester gehen)</w:t>
      </w:r>
    </w:p>
  </w:comment>
  <w:comment w:id="61" w:author="Jan Erik Born" w:date="2021-11-15T10:56:00Z" w:initials="JEB">
    <w:p w14:paraId="5A008AAB" w14:textId="670BC929" w:rsidR="00BD17AA" w:rsidRDefault="00BD17AA">
      <w:pPr>
        <w:pStyle w:val="Kommentartext"/>
      </w:pPr>
      <w:r>
        <w:rPr>
          <w:rStyle w:val="Kommentarzeichen"/>
        </w:rPr>
        <w:annotationRef/>
      </w:r>
      <w:r>
        <w:t>(seit Ende April) gilt das als zwei Semester?</w:t>
      </w:r>
    </w:p>
  </w:comment>
  <w:comment w:id="93" w:author="Jan Erik Born" w:date="2021-11-15T10:58:00Z" w:initials="JEB">
    <w:p w14:paraId="6599F334" w14:textId="4795EA11" w:rsidR="00E41F62" w:rsidRDefault="00E41F62" w:rsidP="00A75C78">
      <w:pPr>
        <w:pStyle w:val="Kommentartext"/>
        <w:ind w:left="708" w:hanging="708"/>
      </w:pPr>
      <w:r>
        <w:rPr>
          <w:rStyle w:val="Kommentarzeichen"/>
        </w:rPr>
        <w:annotationRef/>
      </w:r>
      <w:r>
        <w:t xml:space="preserve">Hab nach meinen ersten </w:t>
      </w:r>
      <w:r w:rsidR="00A75C78">
        <w:t xml:space="preserve">27 ECTS nur einen 2,2 Schnitt und sobald ich noch die eine 3 ECTS Klausurnote bekomme einen 2,1 Schnitt. </w:t>
      </w:r>
      <w:r w:rsidR="00522761">
        <w:t xml:space="preserve">(ist nur Top 26%) </w:t>
      </w:r>
      <w:r w:rsidR="00A75C78">
        <w:t xml:space="preserve">Kann ich das </w:t>
      </w:r>
      <w:r w:rsidR="00522761">
        <w:t>Notenargument</w:t>
      </w:r>
      <w:r w:rsidR="00A75C78">
        <w:t xml:space="preserve"> trotzdem so stehenlassen?</w:t>
      </w:r>
      <w:r w:rsidR="00C84C43">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B7AE2B" w15:done="0"/>
  <w15:commentEx w15:paraId="210939BD" w15:done="0"/>
  <w15:commentEx w15:paraId="5A008AAB" w15:done="0"/>
  <w15:commentEx w15:paraId="6599F3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3CD32D" w16cex:dateUtc="2021-11-15T11:38:00Z"/>
  <w16cex:commentExtensible w16cex:durableId="253CB39F" w16cex:dateUtc="2021-11-15T09:23:00Z"/>
  <w16cex:commentExtensible w16cex:durableId="253CBB5C" w16cex:dateUtc="2021-11-15T09:56:00Z"/>
  <w16cex:commentExtensible w16cex:durableId="253CBBBC" w16cex:dateUtc="2021-11-15T0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B7AE2B" w16cid:durableId="253CD32D"/>
  <w16cid:commentId w16cid:paraId="210939BD" w16cid:durableId="253CB39F"/>
  <w16cid:commentId w16cid:paraId="5A008AAB" w16cid:durableId="253CBB5C"/>
  <w16cid:commentId w16cid:paraId="6599F334" w16cid:durableId="253CBBB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B3177"/>
    <w:multiLevelType w:val="multilevel"/>
    <w:tmpl w:val="CCEE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84555"/>
    <w:multiLevelType w:val="multilevel"/>
    <w:tmpl w:val="11A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C134E"/>
    <w:multiLevelType w:val="multilevel"/>
    <w:tmpl w:val="B5EE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37A2C"/>
    <w:multiLevelType w:val="multilevel"/>
    <w:tmpl w:val="6C1A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E2E1D"/>
    <w:multiLevelType w:val="multilevel"/>
    <w:tmpl w:val="7006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2C54BE"/>
    <w:multiLevelType w:val="multilevel"/>
    <w:tmpl w:val="A190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2435F"/>
    <w:multiLevelType w:val="multilevel"/>
    <w:tmpl w:val="C7D6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C361E"/>
    <w:multiLevelType w:val="multilevel"/>
    <w:tmpl w:val="B896C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26BA2"/>
    <w:multiLevelType w:val="multilevel"/>
    <w:tmpl w:val="CDD04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E0387A"/>
    <w:multiLevelType w:val="multilevel"/>
    <w:tmpl w:val="E416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B43DC2"/>
    <w:multiLevelType w:val="multilevel"/>
    <w:tmpl w:val="1D86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41178"/>
    <w:multiLevelType w:val="multilevel"/>
    <w:tmpl w:val="D69C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5"/>
  </w:num>
  <w:num w:numId="3">
    <w:abstractNumId w:val="11"/>
  </w:num>
  <w:num w:numId="4">
    <w:abstractNumId w:val="4"/>
  </w:num>
  <w:num w:numId="5">
    <w:abstractNumId w:val="6"/>
  </w:num>
  <w:num w:numId="6">
    <w:abstractNumId w:val="1"/>
  </w:num>
  <w:num w:numId="7">
    <w:abstractNumId w:val="7"/>
  </w:num>
  <w:num w:numId="8">
    <w:abstractNumId w:val="2"/>
  </w:num>
  <w:num w:numId="9">
    <w:abstractNumId w:val="3"/>
  </w:num>
  <w:num w:numId="10">
    <w:abstractNumId w:val="0"/>
  </w:num>
  <w:num w:numId="11">
    <w:abstractNumId w:val="10"/>
  </w:num>
  <w:num w:numId="12">
    <w:abstractNumId w:val="8"/>
  </w:num>
  <w:num w:numId="13">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rson w15:author="Jan Erik Born">
    <w15:presenceInfo w15:providerId="Windows Live" w15:userId="4f0de99cc595fe3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EB"/>
    <w:rsid w:val="00047FA6"/>
    <w:rsid w:val="00096606"/>
    <w:rsid w:val="000A0927"/>
    <w:rsid w:val="00100248"/>
    <w:rsid w:val="0016135D"/>
    <w:rsid w:val="00193A41"/>
    <w:rsid w:val="001E1210"/>
    <w:rsid w:val="001F4482"/>
    <w:rsid w:val="00200F97"/>
    <w:rsid w:val="00211710"/>
    <w:rsid w:val="00256927"/>
    <w:rsid w:val="00261D18"/>
    <w:rsid w:val="00263929"/>
    <w:rsid w:val="002800EF"/>
    <w:rsid w:val="002B2C66"/>
    <w:rsid w:val="002F7D90"/>
    <w:rsid w:val="00313F0D"/>
    <w:rsid w:val="003A7153"/>
    <w:rsid w:val="003C0BAB"/>
    <w:rsid w:val="003D6260"/>
    <w:rsid w:val="003F24E5"/>
    <w:rsid w:val="00415415"/>
    <w:rsid w:val="00430265"/>
    <w:rsid w:val="0043473F"/>
    <w:rsid w:val="00476AAF"/>
    <w:rsid w:val="00481825"/>
    <w:rsid w:val="004C12FD"/>
    <w:rsid w:val="004E0D38"/>
    <w:rsid w:val="00504370"/>
    <w:rsid w:val="0050611D"/>
    <w:rsid w:val="00520168"/>
    <w:rsid w:val="00522761"/>
    <w:rsid w:val="00535DC3"/>
    <w:rsid w:val="0058019E"/>
    <w:rsid w:val="005B2DB1"/>
    <w:rsid w:val="005B3964"/>
    <w:rsid w:val="005C6A4E"/>
    <w:rsid w:val="005E5384"/>
    <w:rsid w:val="005E7D17"/>
    <w:rsid w:val="005F6E57"/>
    <w:rsid w:val="006102C6"/>
    <w:rsid w:val="006104F1"/>
    <w:rsid w:val="006656A9"/>
    <w:rsid w:val="00692B38"/>
    <w:rsid w:val="006A101D"/>
    <w:rsid w:val="006A1EDE"/>
    <w:rsid w:val="006A5C55"/>
    <w:rsid w:val="006B241A"/>
    <w:rsid w:val="006C5E05"/>
    <w:rsid w:val="006F4AE7"/>
    <w:rsid w:val="00703882"/>
    <w:rsid w:val="00764C33"/>
    <w:rsid w:val="00774332"/>
    <w:rsid w:val="00777B47"/>
    <w:rsid w:val="007819AF"/>
    <w:rsid w:val="007C0CFD"/>
    <w:rsid w:val="007D4D52"/>
    <w:rsid w:val="008161CB"/>
    <w:rsid w:val="00820FFA"/>
    <w:rsid w:val="00823431"/>
    <w:rsid w:val="00831147"/>
    <w:rsid w:val="00840B10"/>
    <w:rsid w:val="00843676"/>
    <w:rsid w:val="008519DC"/>
    <w:rsid w:val="008806BD"/>
    <w:rsid w:val="00886DCE"/>
    <w:rsid w:val="008C2745"/>
    <w:rsid w:val="008E2A3C"/>
    <w:rsid w:val="008E74CC"/>
    <w:rsid w:val="008F0C70"/>
    <w:rsid w:val="008F1FD5"/>
    <w:rsid w:val="00910254"/>
    <w:rsid w:val="009411A1"/>
    <w:rsid w:val="00974970"/>
    <w:rsid w:val="00981F0E"/>
    <w:rsid w:val="00996547"/>
    <w:rsid w:val="009A79EF"/>
    <w:rsid w:val="009B526E"/>
    <w:rsid w:val="009F75EF"/>
    <w:rsid w:val="00A072F2"/>
    <w:rsid w:val="00A75C78"/>
    <w:rsid w:val="00A96B66"/>
    <w:rsid w:val="00AA0517"/>
    <w:rsid w:val="00B00E3C"/>
    <w:rsid w:val="00B065A2"/>
    <w:rsid w:val="00B07BD3"/>
    <w:rsid w:val="00B31DA2"/>
    <w:rsid w:val="00B55498"/>
    <w:rsid w:val="00B6097E"/>
    <w:rsid w:val="00B672D3"/>
    <w:rsid w:val="00B74046"/>
    <w:rsid w:val="00BA79E9"/>
    <w:rsid w:val="00BB28CF"/>
    <w:rsid w:val="00BC79A3"/>
    <w:rsid w:val="00BD08D7"/>
    <w:rsid w:val="00BD17AA"/>
    <w:rsid w:val="00BF077B"/>
    <w:rsid w:val="00C1099B"/>
    <w:rsid w:val="00C36042"/>
    <w:rsid w:val="00C3775C"/>
    <w:rsid w:val="00C710B9"/>
    <w:rsid w:val="00C72EDD"/>
    <w:rsid w:val="00C7526D"/>
    <w:rsid w:val="00C82C98"/>
    <w:rsid w:val="00C84C43"/>
    <w:rsid w:val="00CB66AC"/>
    <w:rsid w:val="00D01BD5"/>
    <w:rsid w:val="00D044CD"/>
    <w:rsid w:val="00D05BB5"/>
    <w:rsid w:val="00D10EB5"/>
    <w:rsid w:val="00D141E7"/>
    <w:rsid w:val="00D26B1C"/>
    <w:rsid w:val="00D35A85"/>
    <w:rsid w:val="00D5662F"/>
    <w:rsid w:val="00D602F9"/>
    <w:rsid w:val="00D62314"/>
    <w:rsid w:val="00D66990"/>
    <w:rsid w:val="00D754B3"/>
    <w:rsid w:val="00DF245C"/>
    <w:rsid w:val="00DF4D09"/>
    <w:rsid w:val="00DF558D"/>
    <w:rsid w:val="00E0027F"/>
    <w:rsid w:val="00E11BFD"/>
    <w:rsid w:val="00E128A0"/>
    <w:rsid w:val="00E26CEB"/>
    <w:rsid w:val="00E41C8F"/>
    <w:rsid w:val="00E41F62"/>
    <w:rsid w:val="00E74495"/>
    <w:rsid w:val="00E84152"/>
    <w:rsid w:val="00E9154B"/>
    <w:rsid w:val="00EA6993"/>
    <w:rsid w:val="00EB17FA"/>
    <w:rsid w:val="00EB7092"/>
    <w:rsid w:val="00EE43D5"/>
    <w:rsid w:val="00EF0357"/>
    <w:rsid w:val="00F0661F"/>
    <w:rsid w:val="00F45640"/>
    <w:rsid w:val="00F83514"/>
    <w:rsid w:val="00FA171B"/>
    <w:rsid w:val="00FB05F1"/>
    <w:rsid w:val="00FB4AD2"/>
    <w:rsid w:val="00FC073F"/>
    <w:rsid w:val="00FF28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A9651"/>
  <w15:chartTrackingRefBased/>
  <w15:docId w15:val="{55824EF6-DCA1-4E6E-83F4-27506CD2C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C0CFD"/>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7C0CFD"/>
    <w:rPr>
      <w:sz w:val="16"/>
      <w:szCs w:val="16"/>
    </w:rPr>
  </w:style>
  <w:style w:type="paragraph" w:styleId="Kommentartext">
    <w:name w:val="annotation text"/>
    <w:basedOn w:val="Standard"/>
    <w:link w:val="KommentartextZchn"/>
    <w:uiPriority w:val="99"/>
    <w:semiHidden/>
    <w:unhideWhenUsed/>
    <w:rsid w:val="007C0CFD"/>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7C0CFD"/>
    <w:rPr>
      <w:sz w:val="20"/>
      <w:szCs w:val="20"/>
    </w:rPr>
  </w:style>
  <w:style w:type="paragraph" w:styleId="Kommentarthema">
    <w:name w:val="annotation subject"/>
    <w:basedOn w:val="Kommentartext"/>
    <w:next w:val="Kommentartext"/>
    <w:link w:val="KommentarthemaZchn"/>
    <w:uiPriority w:val="99"/>
    <w:semiHidden/>
    <w:unhideWhenUsed/>
    <w:rsid w:val="00AA0517"/>
    <w:rPr>
      <w:b/>
      <w:bCs/>
    </w:rPr>
  </w:style>
  <w:style w:type="character" w:customStyle="1" w:styleId="KommentarthemaZchn">
    <w:name w:val="Kommentarthema Zchn"/>
    <w:basedOn w:val="KommentartextZchn"/>
    <w:link w:val="Kommentarthema"/>
    <w:uiPriority w:val="99"/>
    <w:semiHidden/>
    <w:rsid w:val="00AA0517"/>
    <w:rPr>
      <w:b/>
      <w:bCs/>
      <w:sz w:val="20"/>
      <w:szCs w:val="20"/>
    </w:rPr>
  </w:style>
  <w:style w:type="paragraph" w:styleId="StandardWeb">
    <w:name w:val="Normal (Web)"/>
    <w:basedOn w:val="Standard"/>
    <w:uiPriority w:val="99"/>
    <w:semiHidden/>
    <w:unhideWhenUsed/>
    <w:rsid w:val="00100248"/>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styleId="berarbeitung">
    <w:name w:val="Revision"/>
    <w:hidden/>
    <w:uiPriority w:val="99"/>
    <w:semiHidden/>
    <w:rsid w:val="007038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0027973">
      <w:bodyDiv w:val="1"/>
      <w:marLeft w:val="0"/>
      <w:marRight w:val="0"/>
      <w:marTop w:val="0"/>
      <w:marBottom w:val="0"/>
      <w:divBdr>
        <w:top w:val="none" w:sz="0" w:space="0" w:color="auto"/>
        <w:left w:val="none" w:sz="0" w:space="0" w:color="auto"/>
        <w:bottom w:val="none" w:sz="0" w:space="0" w:color="auto"/>
        <w:right w:val="none" w:sz="0" w:space="0" w:color="auto"/>
      </w:divBdr>
    </w:div>
    <w:div w:id="480388761">
      <w:bodyDiv w:val="1"/>
      <w:marLeft w:val="0"/>
      <w:marRight w:val="0"/>
      <w:marTop w:val="0"/>
      <w:marBottom w:val="0"/>
      <w:divBdr>
        <w:top w:val="none" w:sz="0" w:space="0" w:color="auto"/>
        <w:left w:val="none" w:sz="0" w:space="0" w:color="auto"/>
        <w:bottom w:val="none" w:sz="0" w:space="0" w:color="auto"/>
        <w:right w:val="none" w:sz="0" w:space="0" w:color="auto"/>
      </w:divBdr>
    </w:div>
    <w:div w:id="2072776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72529-6636-434D-82AF-DB89750F7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530</Words>
  <Characters>3341</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Erik Born</dc:creator>
  <cp:keywords/>
  <dc:description/>
  <cp:lastModifiedBy>David Döbele</cp:lastModifiedBy>
  <cp:revision>23</cp:revision>
  <dcterms:created xsi:type="dcterms:W3CDTF">2021-11-15T19:48:00Z</dcterms:created>
  <dcterms:modified xsi:type="dcterms:W3CDTF">2021-11-16T18:55:00Z</dcterms:modified>
</cp:coreProperties>
</file>