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ellenraster"/>
        <w:tblW w:w="11062" w:type="dxa"/>
        <w:tblInd w:w="-9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40"/>
        <w:gridCol w:w="567"/>
        <w:gridCol w:w="850"/>
        <w:gridCol w:w="142"/>
        <w:gridCol w:w="1418"/>
        <w:gridCol w:w="141"/>
        <w:gridCol w:w="1549"/>
        <w:gridCol w:w="835"/>
        <w:gridCol w:w="20"/>
      </w:tblGrid>
      <w:tr w:rsidR="004511D6" w:rsidRPr="00F44F5F" w14:paraId="487AC9CE" w14:textId="77777777" w:rsidTr="0098006C">
        <w:trPr>
          <w:trHeight w:val="20"/>
        </w:trPr>
        <w:tc>
          <w:tcPr>
            <w:tcW w:w="11062" w:type="dxa"/>
            <w:gridSpan w:val="9"/>
            <w:vAlign w:val="bottom"/>
          </w:tcPr>
          <w:p w14:paraId="0CBC6997" w14:textId="52D84002" w:rsidR="00E55D90" w:rsidRPr="00F44F5F" w:rsidRDefault="00E8619A" w:rsidP="00BF0E50">
            <w:pPr>
              <w:jc w:val="center"/>
              <w:rPr>
                <w:rFonts w:ascii="Times New Roman" w:hAnsi="Times New Roman" w:cs="Times New Roman"/>
                <w:b/>
                <w:sz w:val="48"/>
                <w:szCs w:val="44"/>
              </w:rPr>
            </w:pPr>
            <w:r>
              <w:rPr>
                <w:rFonts w:ascii="Times New Roman" w:hAnsi="Times New Roman" w:cs="Times New Roman"/>
                <w:b/>
                <w:sz w:val="48"/>
                <w:szCs w:val="44"/>
              </w:rPr>
              <w:t>Luca Hofmann</w:t>
            </w:r>
          </w:p>
          <w:p w14:paraId="135895E2" w14:textId="2E82830C" w:rsidR="00F44F5F" w:rsidRPr="00F44F5F" w:rsidRDefault="00E8619A" w:rsidP="00BF0E50">
            <w:pPr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Uppentalstraße</w:t>
            </w:r>
            <w:proofErr w:type="spellEnd"/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2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Frickenhausen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>, D-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97252</w:t>
            </w:r>
            <w:r w:rsidR="00D4104D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 w:rsidR="00D4104D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>|</w:t>
            </w:r>
            <w:r w:rsidR="00D4104D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proofErr w:type="spellStart"/>
            <w:r w:rsidR="00D4104D">
              <w:rPr>
                <w:rFonts w:ascii="Times New Roman" w:hAnsi="Times New Roman" w:cs="Times New Roman"/>
                <w:bCs/>
                <w:sz w:val="20"/>
                <w:szCs w:val="20"/>
              </w:rPr>
              <w:t>h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ofmann_luca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>@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mein.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>gmx</w:t>
            </w:r>
            <w:proofErr w:type="spellEnd"/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| +49(0)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151 51954726</w:t>
            </w:r>
          </w:p>
        </w:tc>
      </w:tr>
      <w:tr w:rsidR="004511D6" w:rsidRPr="00F44F5F" w14:paraId="0FCADE56" w14:textId="77777777" w:rsidTr="0098006C">
        <w:trPr>
          <w:trHeight w:val="504"/>
        </w:trPr>
        <w:tc>
          <w:tcPr>
            <w:tcW w:w="11062" w:type="dxa"/>
            <w:gridSpan w:val="9"/>
            <w:tcBorders>
              <w:bottom w:val="single" w:sz="4" w:space="0" w:color="auto"/>
            </w:tcBorders>
            <w:vAlign w:val="bottom"/>
          </w:tcPr>
          <w:p w14:paraId="6219B894" w14:textId="1ED999E7" w:rsidR="002508C2" w:rsidRPr="00F44F5F" w:rsidRDefault="00F44F5F" w:rsidP="00D4104D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32"/>
              </w:rPr>
              <w:t>SCHULE &amp; STUDIUM</w:t>
            </w:r>
          </w:p>
        </w:tc>
      </w:tr>
      <w:tr w:rsidR="004511D6" w:rsidRPr="00F44F5F" w14:paraId="7D1DEBF7" w14:textId="77777777" w:rsidTr="0098006C">
        <w:trPr>
          <w:trHeight w:val="346"/>
        </w:trPr>
        <w:tc>
          <w:tcPr>
            <w:tcW w:w="6957" w:type="dxa"/>
            <w:gridSpan w:val="3"/>
            <w:tcBorders>
              <w:top w:val="single" w:sz="4" w:space="0" w:color="auto"/>
            </w:tcBorders>
            <w:vAlign w:val="bottom"/>
          </w:tcPr>
          <w:p w14:paraId="0C2B846F" w14:textId="27D7D4EB" w:rsidR="00D1492F" w:rsidRPr="00F44F5F" w:rsidRDefault="00E8619A" w:rsidP="00D4104D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Technische Hochschule Würzburg-Schweinfurt</w:t>
            </w:r>
          </w:p>
        </w:tc>
        <w:tc>
          <w:tcPr>
            <w:tcW w:w="4105" w:type="dxa"/>
            <w:gridSpan w:val="6"/>
            <w:tcBorders>
              <w:top w:val="single" w:sz="4" w:space="0" w:color="auto"/>
            </w:tcBorders>
            <w:vAlign w:val="bottom"/>
          </w:tcPr>
          <w:p w14:paraId="7C845E2D" w14:textId="268D643C" w:rsidR="00D1492F" w:rsidRPr="00F44F5F" w:rsidRDefault="00E8619A" w:rsidP="00D4104D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Würzburg</w:t>
            </w:r>
          </w:p>
        </w:tc>
      </w:tr>
      <w:tr w:rsidR="004511D6" w:rsidRPr="00F44F5F" w14:paraId="61E5D482" w14:textId="77777777" w:rsidTr="0098006C">
        <w:trPr>
          <w:trHeight w:val="20"/>
        </w:trPr>
        <w:tc>
          <w:tcPr>
            <w:tcW w:w="8658" w:type="dxa"/>
            <w:gridSpan w:val="6"/>
          </w:tcPr>
          <w:p w14:paraId="11CB9A0F" w14:textId="4EE9E211" w:rsidR="00D1492F" w:rsidRPr="00F44F5F" w:rsidRDefault="00E8619A" w:rsidP="00D4104D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B.Sc.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r w:rsidR="00D4104D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in 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Betriebswirtschaftslehre</w:t>
            </w:r>
          </w:p>
        </w:tc>
        <w:tc>
          <w:tcPr>
            <w:tcW w:w="2404" w:type="dxa"/>
            <w:gridSpan w:val="3"/>
          </w:tcPr>
          <w:p w14:paraId="419A9228" w14:textId="40AB9948" w:rsidR="00D1492F" w:rsidRPr="00F44F5F" w:rsidRDefault="00E8619A" w:rsidP="00D4104D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="00D1492F" w:rsidRPr="00F44F5F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22</w:t>
            </w:r>
            <w:r w:rsidR="00D1492F"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–</w:t>
            </w:r>
            <w:r w:rsidR="00B17D95"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C125EA">
              <w:rPr>
                <w:rFonts w:ascii="Times New Roman" w:hAnsi="Times New Roman" w:cs="Times New Roman"/>
                <w:sz w:val="20"/>
                <w:szCs w:val="20"/>
              </w:rPr>
              <w:t>08/2026</w:t>
            </w:r>
          </w:p>
        </w:tc>
      </w:tr>
      <w:tr w:rsidR="004511D6" w:rsidRPr="00F44F5F" w14:paraId="7EABE9F1" w14:textId="77777777" w:rsidTr="0098006C">
        <w:trPr>
          <w:trHeight w:val="20"/>
        </w:trPr>
        <w:tc>
          <w:tcPr>
            <w:tcW w:w="11062" w:type="dxa"/>
            <w:gridSpan w:val="9"/>
          </w:tcPr>
          <w:p w14:paraId="556B78D1" w14:textId="07DF4079" w:rsidR="00D4104D" w:rsidRDefault="00B17D95" w:rsidP="00D4104D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9B4A32">
              <w:rPr>
                <w:rFonts w:ascii="Times New Roman" w:hAnsi="Times New Roman" w:cs="Times New Roman"/>
                <w:sz w:val="20"/>
                <w:szCs w:val="20"/>
              </w:rPr>
              <w:t>Vertiefung:</w:t>
            </w:r>
            <w:r w:rsidR="00E8619A" w:rsidRPr="009B4A32">
              <w:rPr>
                <w:rFonts w:ascii="Times New Roman" w:hAnsi="Times New Roman" w:cs="Times New Roman"/>
                <w:sz w:val="20"/>
                <w:szCs w:val="20"/>
              </w:rPr>
              <w:t xml:space="preserve"> Banken-Finanz und -Investitionswirtschaft &amp; Controlling (Management Track)</w:t>
            </w:r>
            <w:r w:rsidR="00D8469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14:paraId="3956F1FF" w14:textId="28104EBF" w:rsidR="00D84690" w:rsidRPr="00404F8D" w:rsidRDefault="00404F8D" w:rsidP="00404F8D">
            <w:pPr>
              <w:pStyle w:val="Listenabsatz"/>
              <w:numPr>
                <w:ilvl w:val="0"/>
                <w:numId w:val="2"/>
              </w:numPr>
              <w:spacing w:after="160" w:line="259" w:lineRule="auto"/>
              <w:rPr>
                <w:ins w:id="0" w:author="Sarah Bergmann" w:date="2026-03-20T21:24:00Z" w16du:dateUtc="2026-03-21T04:24:00Z"/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Im Management Track u. a. Modul Professional Service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Firms</w:t>
            </w:r>
            <w:proofErr w:type="spellEnd"/>
          </w:p>
          <w:p w14:paraId="5656B45E" w14:textId="77777777" w:rsidR="009B4A32" w:rsidRDefault="00E8619A" w:rsidP="009B4A32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9B4A32">
              <w:rPr>
                <w:rFonts w:ascii="Times New Roman" w:hAnsi="Times New Roman" w:cs="Times New Roman"/>
                <w:sz w:val="20"/>
                <w:szCs w:val="20"/>
              </w:rPr>
              <w:t>Zertifikat</w:t>
            </w:r>
            <w:r w:rsidR="00D4104D" w:rsidRPr="009B4A32">
              <w:rPr>
                <w:rFonts w:ascii="Times New Roman" w:hAnsi="Times New Roman" w:cs="Times New Roman"/>
                <w:sz w:val="20"/>
                <w:szCs w:val="20"/>
              </w:rPr>
              <w:t>e:</w:t>
            </w:r>
            <w:r w:rsidRPr="009B4A32">
              <w:rPr>
                <w:rFonts w:ascii="Times New Roman" w:hAnsi="Times New Roman" w:cs="Times New Roman"/>
                <w:sz w:val="20"/>
                <w:szCs w:val="20"/>
              </w:rPr>
              <w:t xml:space="preserve"> Führungsverantwortung</w:t>
            </w:r>
            <w:r w:rsidR="00D4104D" w:rsidRPr="009B4A32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="00196EAC" w:rsidRPr="009B4A32">
              <w:rPr>
                <w:rFonts w:ascii="Times New Roman" w:hAnsi="Times New Roman" w:cs="Times New Roman"/>
                <w:sz w:val="20"/>
                <w:szCs w:val="20"/>
              </w:rPr>
              <w:t>SAP S/4 HANA</w:t>
            </w:r>
            <w:r w:rsidR="00D4104D" w:rsidRPr="009B4A32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="002F1BDE" w:rsidRPr="009B4A32">
              <w:rPr>
                <w:rFonts w:ascii="Times New Roman" w:hAnsi="Times New Roman" w:cs="Times New Roman"/>
                <w:sz w:val="20"/>
                <w:szCs w:val="20"/>
              </w:rPr>
              <w:t>Bloomberg</w:t>
            </w:r>
            <w:ins w:id="1" w:author="Sarah Bergmann" w:date="2026-03-20T21:24:00Z" w16du:dateUtc="2026-03-21T04:24:00Z">
              <w:r w:rsidR="00D4104D" w:rsidRPr="009B4A32">
                <w:rPr>
                  <w:rFonts w:ascii="Times New Roman" w:hAnsi="Times New Roman" w:cs="Times New Roman"/>
                  <w:sz w:val="20"/>
                  <w:szCs w:val="20"/>
                </w:rPr>
                <w:t>-</w:t>
              </w:r>
            </w:ins>
            <w:r w:rsidR="002F1BDE" w:rsidRPr="009B4A32">
              <w:rPr>
                <w:rFonts w:ascii="Times New Roman" w:hAnsi="Times New Roman" w:cs="Times New Roman"/>
                <w:sz w:val="20"/>
                <w:szCs w:val="20"/>
              </w:rPr>
              <w:t xml:space="preserve">Zertifikate in </w:t>
            </w:r>
            <w:r w:rsidR="00D4104D" w:rsidRPr="009B4A32">
              <w:rPr>
                <w:rFonts w:ascii="Times New Roman" w:hAnsi="Times New Roman" w:cs="Times New Roman"/>
                <w:sz w:val="20"/>
                <w:szCs w:val="20"/>
              </w:rPr>
              <w:t xml:space="preserve">den </w:t>
            </w:r>
            <w:r w:rsidR="002F1BDE" w:rsidRPr="009B4A32">
              <w:rPr>
                <w:rFonts w:ascii="Times New Roman" w:hAnsi="Times New Roman" w:cs="Times New Roman"/>
                <w:sz w:val="20"/>
                <w:szCs w:val="20"/>
              </w:rPr>
              <w:t>Bereich</w:t>
            </w:r>
            <w:r w:rsidR="00D4104D" w:rsidRPr="009B4A32">
              <w:rPr>
                <w:rFonts w:ascii="Times New Roman" w:hAnsi="Times New Roman" w:cs="Times New Roman"/>
                <w:sz w:val="20"/>
                <w:szCs w:val="20"/>
              </w:rPr>
              <w:t>en</w:t>
            </w:r>
            <w:r w:rsidR="002F1BDE" w:rsidRPr="009B4A3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14:paraId="7A71E6B0" w14:textId="5395D49E" w:rsidR="00DE32D6" w:rsidRPr="009B4A32" w:rsidRDefault="002F1BDE" w:rsidP="00BF0E50">
            <w:pPr>
              <w:pStyle w:val="Listenabsatz"/>
              <w:rPr>
                <w:rFonts w:ascii="Times New Roman" w:hAnsi="Times New Roman" w:cs="Times New Roman"/>
                <w:sz w:val="20"/>
                <w:szCs w:val="20"/>
              </w:rPr>
            </w:pPr>
            <w:r w:rsidRPr="00BF0E50">
              <w:rPr>
                <w:rFonts w:ascii="Times New Roman" w:hAnsi="Times New Roman" w:cs="Times New Roman"/>
                <w:sz w:val="20"/>
                <w:szCs w:val="20"/>
              </w:rPr>
              <w:t xml:space="preserve">Market </w:t>
            </w:r>
            <w:proofErr w:type="spellStart"/>
            <w:r w:rsidRPr="00BF0E50">
              <w:rPr>
                <w:rFonts w:ascii="Times New Roman" w:hAnsi="Times New Roman" w:cs="Times New Roman"/>
                <w:sz w:val="20"/>
                <w:szCs w:val="20"/>
              </w:rPr>
              <w:t>Concepts</w:t>
            </w:r>
            <w:proofErr w:type="spellEnd"/>
            <w:r w:rsidRPr="00BF0E50">
              <w:rPr>
                <w:rFonts w:ascii="Times New Roman" w:hAnsi="Times New Roman" w:cs="Times New Roman"/>
                <w:sz w:val="20"/>
                <w:szCs w:val="20"/>
              </w:rPr>
              <w:t xml:space="preserve"> und Financial </w:t>
            </w:r>
            <w:proofErr w:type="spellStart"/>
            <w:r w:rsidRPr="00BF0E50">
              <w:rPr>
                <w:rFonts w:ascii="Times New Roman" w:hAnsi="Times New Roman" w:cs="Times New Roman"/>
                <w:sz w:val="20"/>
                <w:szCs w:val="20"/>
              </w:rPr>
              <w:t>Fundamentals</w:t>
            </w:r>
            <w:proofErr w:type="spellEnd"/>
            <w:ins w:id="2" w:author="Sarah Bergmann" w:date="2026-03-20T21:23:00Z" w16du:dateUtc="2026-03-21T04:23:00Z">
              <w:r w:rsidR="00D4104D" w:rsidRPr="00BF0E50">
                <w:rPr>
                  <w:rFonts w:ascii="Times New Roman" w:hAnsi="Times New Roman" w:cs="Times New Roman"/>
                  <w:sz w:val="20"/>
                  <w:szCs w:val="20"/>
                </w:rPr>
                <w:t xml:space="preserve">, </w:t>
              </w:r>
            </w:ins>
            <w:r w:rsidRPr="009B4A32">
              <w:rPr>
                <w:rFonts w:ascii="Times New Roman" w:hAnsi="Times New Roman" w:cs="Times New Roman"/>
                <w:sz w:val="20"/>
                <w:szCs w:val="20"/>
              </w:rPr>
              <w:t>Yale</w:t>
            </w:r>
            <w:r w:rsidR="0070513C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Pr="009B4A32">
              <w:rPr>
                <w:rFonts w:ascii="Times New Roman" w:hAnsi="Times New Roman" w:cs="Times New Roman"/>
                <w:sz w:val="20"/>
                <w:szCs w:val="20"/>
              </w:rPr>
              <w:t xml:space="preserve">Zertifikat </w:t>
            </w:r>
            <w:r w:rsidR="00D4104D">
              <w:rPr>
                <w:rFonts w:ascii="Times New Roman" w:hAnsi="Times New Roman" w:cs="Times New Roman"/>
                <w:sz w:val="20"/>
                <w:szCs w:val="20"/>
              </w:rPr>
              <w:t xml:space="preserve">in </w:t>
            </w:r>
            <w:r w:rsidRPr="009B4A32">
              <w:rPr>
                <w:rFonts w:ascii="Times New Roman" w:hAnsi="Times New Roman" w:cs="Times New Roman"/>
                <w:sz w:val="20"/>
                <w:szCs w:val="20"/>
              </w:rPr>
              <w:t xml:space="preserve">Financial </w:t>
            </w:r>
            <w:proofErr w:type="spellStart"/>
            <w:r w:rsidRPr="009B4A32">
              <w:rPr>
                <w:rFonts w:ascii="Times New Roman" w:hAnsi="Times New Roman" w:cs="Times New Roman"/>
                <w:sz w:val="20"/>
                <w:szCs w:val="20"/>
              </w:rPr>
              <w:t>Markets</w:t>
            </w:r>
            <w:proofErr w:type="spellEnd"/>
          </w:p>
        </w:tc>
      </w:tr>
      <w:tr w:rsidR="004511D6" w:rsidRPr="00F44F5F" w14:paraId="013361E1" w14:textId="77777777" w:rsidTr="0098006C">
        <w:trPr>
          <w:trHeight w:val="340"/>
        </w:trPr>
        <w:tc>
          <w:tcPr>
            <w:tcW w:w="7099" w:type="dxa"/>
            <w:gridSpan w:val="4"/>
            <w:vAlign w:val="bottom"/>
          </w:tcPr>
          <w:p w14:paraId="197620E3" w14:textId="29B551F2" w:rsidR="00D1492F" w:rsidRPr="00F44F5F" w:rsidRDefault="003630D2" w:rsidP="00D4104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Fachoberschule Kitzingen</w:t>
            </w:r>
          </w:p>
        </w:tc>
        <w:tc>
          <w:tcPr>
            <w:tcW w:w="3963" w:type="dxa"/>
            <w:gridSpan w:val="5"/>
            <w:vAlign w:val="bottom"/>
          </w:tcPr>
          <w:p w14:paraId="63D86F51" w14:textId="74960E6F" w:rsidR="00D1492F" w:rsidRPr="00F44F5F" w:rsidRDefault="003630D2" w:rsidP="00D4104D">
            <w:pPr>
              <w:ind w:left="-279"/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Kitzingen</w:t>
            </w:r>
          </w:p>
        </w:tc>
      </w:tr>
      <w:tr w:rsidR="004511D6" w:rsidRPr="00F44F5F" w14:paraId="62632213" w14:textId="77777777" w:rsidTr="0098006C">
        <w:tc>
          <w:tcPr>
            <w:tcW w:w="5540" w:type="dxa"/>
          </w:tcPr>
          <w:p w14:paraId="5F71027E" w14:textId="21A2A9BD" w:rsidR="00D1492F" w:rsidRPr="00F44F5F" w:rsidRDefault="003630D2" w:rsidP="00D4104D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Fachhochschulreife</w:t>
            </w:r>
          </w:p>
        </w:tc>
        <w:tc>
          <w:tcPr>
            <w:tcW w:w="5522" w:type="dxa"/>
            <w:gridSpan w:val="8"/>
          </w:tcPr>
          <w:p w14:paraId="51FC9814" w14:textId="3E251323" w:rsidR="00D1492F" w:rsidRPr="00F44F5F" w:rsidRDefault="00426D7E" w:rsidP="00D4104D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09/20</w:t>
            </w:r>
            <w:r w:rsidR="003630D2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– </w:t>
            </w:r>
            <w:r w:rsidR="0091331D" w:rsidRPr="00F44F5F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="00723B46"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 w:rsidR="00723B46">
              <w:rPr>
                <w:rFonts w:ascii="Times New Roman" w:hAnsi="Times New Roman" w:cs="Times New Roman"/>
                <w:sz w:val="20"/>
                <w:szCs w:val="20"/>
              </w:rPr>
              <w:t>21</w:t>
            </w:r>
          </w:p>
        </w:tc>
      </w:tr>
      <w:tr w:rsidR="004511D6" w:rsidRPr="00F44F5F" w14:paraId="4D68BFE7" w14:textId="77777777" w:rsidTr="0098006C">
        <w:trPr>
          <w:trHeight w:val="20"/>
        </w:trPr>
        <w:tc>
          <w:tcPr>
            <w:tcW w:w="11062" w:type="dxa"/>
            <w:gridSpan w:val="9"/>
          </w:tcPr>
          <w:p w14:paraId="4BBCE836" w14:textId="56BA3D43" w:rsidR="003630D2" w:rsidRDefault="003630D2" w:rsidP="00D4104D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9B4A32">
              <w:rPr>
                <w:rFonts w:ascii="Times New Roman" w:hAnsi="Times New Roman" w:cs="Times New Roman"/>
                <w:sz w:val="20"/>
                <w:szCs w:val="20"/>
              </w:rPr>
              <w:t>Schwerpunktfächer:</w:t>
            </w:r>
            <w:r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 Mathematik</w:t>
            </w:r>
            <w:r w:rsidR="00C125EA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, BWL,</w:t>
            </w:r>
            <w:r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 VWL </w:t>
            </w:r>
          </w:p>
          <w:p w14:paraId="54BF63E9" w14:textId="1F4DF188" w:rsidR="003630D2" w:rsidRPr="00FE0496" w:rsidRDefault="003630D2" w:rsidP="00D4104D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Urkunde für besondere schulische Leistungen</w:t>
            </w:r>
          </w:p>
        </w:tc>
      </w:tr>
      <w:tr w:rsidR="004511D6" w:rsidRPr="00F44F5F" w14:paraId="3A2665B3" w14:textId="77777777" w:rsidTr="0098006C">
        <w:trPr>
          <w:trHeight w:val="510"/>
        </w:trPr>
        <w:tc>
          <w:tcPr>
            <w:tcW w:w="11062" w:type="dxa"/>
            <w:gridSpan w:val="9"/>
            <w:tcBorders>
              <w:bottom w:val="single" w:sz="4" w:space="0" w:color="auto"/>
            </w:tcBorders>
            <w:vAlign w:val="bottom"/>
          </w:tcPr>
          <w:p w14:paraId="239F87B8" w14:textId="1FD97A35" w:rsidR="00E55D90" w:rsidRPr="00F44F5F" w:rsidRDefault="00F44F5F" w:rsidP="00D4104D">
            <w:pPr>
              <w:pStyle w:val="BERSCHRIFT"/>
              <w:rPr>
                <w:rFonts w:ascii="Times New Roman" w:hAnsi="Times New Roman" w:cs="Times New Roman"/>
                <w:smallCaps w:val="0"/>
                <w:sz w:val="28"/>
              </w:rPr>
            </w:pPr>
            <w:r>
              <w:rPr>
                <w:rFonts w:ascii="Times New Roman" w:hAnsi="Times New Roman" w:cs="Times New Roman"/>
                <w:smallCaps w:val="0"/>
                <w:sz w:val="28"/>
              </w:rPr>
              <w:t>PRAKTISCHE ERFAHRUNGEN</w:t>
            </w:r>
          </w:p>
        </w:tc>
      </w:tr>
      <w:tr w:rsidR="004511D6" w:rsidRPr="00F44F5F" w14:paraId="2FDC74B2" w14:textId="77777777" w:rsidTr="0098006C">
        <w:trPr>
          <w:trHeight w:val="346"/>
        </w:trPr>
        <w:tc>
          <w:tcPr>
            <w:tcW w:w="8658" w:type="dxa"/>
            <w:gridSpan w:val="6"/>
            <w:vAlign w:val="bottom"/>
          </w:tcPr>
          <w:p w14:paraId="090D0798" w14:textId="29CC0276" w:rsidR="001315A3" w:rsidRPr="00F44F5F" w:rsidRDefault="001315A3" w:rsidP="00D4104D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Grüne Energie 360 GmbH</w:t>
            </w:r>
          </w:p>
        </w:tc>
        <w:tc>
          <w:tcPr>
            <w:tcW w:w="2404" w:type="dxa"/>
            <w:gridSpan w:val="3"/>
            <w:vAlign w:val="bottom"/>
          </w:tcPr>
          <w:p w14:paraId="53E91521" w14:textId="783D35F9" w:rsidR="001315A3" w:rsidRDefault="001315A3" w:rsidP="00D4104D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Würzburg</w:t>
            </w:r>
          </w:p>
        </w:tc>
      </w:tr>
      <w:tr w:rsidR="004511D6" w:rsidRPr="00F44F5F" w14:paraId="79F5B91B" w14:textId="77777777" w:rsidTr="0098006C">
        <w:trPr>
          <w:trHeight w:val="90"/>
        </w:trPr>
        <w:tc>
          <w:tcPr>
            <w:tcW w:w="8658" w:type="dxa"/>
            <w:gridSpan w:val="6"/>
          </w:tcPr>
          <w:p w14:paraId="37B8177E" w14:textId="13B555A1" w:rsidR="00195D0B" w:rsidRPr="00F44F5F" w:rsidRDefault="00195D0B" w:rsidP="00D4104D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Werkstudent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</w:t>
            </w:r>
            <w:r w:rsidR="00D4104D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in 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Business Operations</w:t>
            </w:r>
          </w:p>
        </w:tc>
        <w:tc>
          <w:tcPr>
            <w:tcW w:w="2404" w:type="dxa"/>
            <w:gridSpan w:val="3"/>
            <w:vAlign w:val="bottom"/>
          </w:tcPr>
          <w:p w14:paraId="2C6A02AF" w14:textId="13474507" w:rsidR="00195D0B" w:rsidRDefault="00195D0B" w:rsidP="00D4104D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12</w:t>
            </w: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25</w:t>
            </w: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heute</w:t>
            </w:r>
            <w:proofErr w:type="spellEnd"/>
          </w:p>
        </w:tc>
      </w:tr>
      <w:tr w:rsidR="004511D6" w:rsidRPr="00F44F5F" w14:paraId="53B0429B" w14:textId="77777777" w:rsidTr="002B753B">
        <w:trPr>
          <w:trHeight w:val="20"/>
        </w:trPr>
        <w:tc>
          <w:tcPr>
            <w:tcW w:w="11042" w:type="dxa"/>
            <w:gridSpan w:val="8"/>
          </w:tcPr>
          <w:p w14:paraId="47A93DA8" w14:textId="7E98E671" w:rsidR="00195D0B" w:rsidRPr="008A289B" w:rsidRDefault="00195D0B" w:rsidP="009B4A32">
            <w:pPr>
              <w:pStyle w:val="Listenabsatz"/>
              <w:numPr>
                <w:ilvl w:val="0"/>
                <w:numId w:val="30"/>
              </w:num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A289B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Hauptverantwortliche Person für die Umstellung auf </w:t>
            </w:r>
            <w:r w:rsidR="00D4104D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ein </w:t>
            </w:r>
            <w:r w:rsidRPr="008A289B">
              <w:rPr>
                <w:rFonts w:ascii="Times New Roman" w:hAnsi="Times New Roman" w:cs="Times New Roman"/>
                <w:bCs/>
                <w:sz w:val="20"/>
                <w:szCs w:val="20"/>
              </w:rPr>
              <w:t>neues Betriebsprogramm</w:t>
            </w:r>
          </w:p>
          <w:p w14:paraId="42AF2AED" w14:textId="03929446" w:rsidR="00195D0B" w:rsidRPr="008A289B" w:rsidRDefault="00195D0B" w:rsidP="009B4A32">
            <w:pPr>
              <w:pStyle w:val="Listenabsatz"/>
              <w:numPr>
                <w:ilvl w:val="0"/>
                <w:numId w:val="30"/>
              </w:num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A289B">
              <w:rPr>
                <w:rFonts w:ascii="Times New Roman" w:hAnsi="Times New Roman" w:cs="Times New Roman"/>
                <w:bCs/>
                <w:sz w:val="20"/>
                <w:szCs w:val="20"/>
              </w:rPr>
              <w:t>Routenplanung der Außendienstmitarbeiter</w:t>
            </w:r>
            <w:r w:rsidR="004511D6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im Bereich Photovoltaik / Wärmepumpen</w:t>
            </w:r>
            <w:ins w:id="3" w:author="Sarah Bergmann" w:date="2026-03-20T21:27:00Z" w16du:dateUtc="2026-03-21T04:27:00Z">
              <w:r w:rsidR="00D4104D">
                <w:rPr>
                  <w:rFonts w:ascii="Times New Roman" w:hAnsi="Times New Roman" w:cs="Times New Roman"/>
                  <w:bCs/>
                  <w:sz w:val="20"/>
                  <w:szCs w:val="20"/>
                </w:rPr>
                <w:t>,</w:t>
              </w:r>
            </w:ins>
            <w:r w:rsidRPr="008A289B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in</w:t>
            </w:r>
            <w:r w:rsidR="00D4104D">
              <w:rPr>
                <w:rFonts w:ascii="Times New Roman" w:hAnsi="Times New Roman" w:cs="Times New Roman"/>
                <w:bCs/>
                <w:sz w:val="20"/>
                <w:szCs w:val="20"/>
              </w:rPr>
              <w:t>klusive</w:t>
            </w:r>
            <w:r w:rsidRPr="008A289B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Terminierungen</w:t>
            </w:r>
          </w:p>
          <w:p w14:paraId="4250F153" w14:textId="6E7BC438" w:rsidR="00195D0B" w:rsidRPr="00195D0B" w:rsidRDefault="00195D0B" w:rsidP="009B4A32">
            <w:pPr>
              <w:pStyle w:val="Listenabsatz"/>
              <w:numPr>
                <w:ilvl w:val="0"/>
                <w:numId w:val="30"/>
              </w:num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A289B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Aktuelles Projekt: Optimierung der Leadstruktur zum </w:t>
            </w:r>
            <w:r w:rsidR="002364F7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langfristigen </w:t>
            </w:r>
            <w:r w:rsidRPr="008A289B">
              <w:rPr>
                <w:rFonts w:ascii="Times New Roman" w:hAnsi="Times New Roman" w:cs="Times New Roman"/>
                <w:bCs/>
                <w:sz w:val="20"/>
                <w:szCs w:val="20"/>
              </w:rPr>
              <w:t>Ziel der Kostensenkung</w:t>
            </w:r>
          </w:p>
        </w:tc>
        <w:tc>
          <w:tcPr>
            <w:tcW w:w="20" w:type="dxa"/>
            <w:vAlign w:val="bottom"/>
          </w:tcPr>
          <w:p w14:paraId="3646C2E9" w14:textId="77777777" w:rsidR="00195D0B" w:rsidRDefault="00195D0B" w:rsidP="00D4104D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4511D6" w:rsidRPr="00F44F5F" w14:paraId="127C64E2" w14:textId="77777777" w:rsidTr="0098006C">
        <w:trPr>
          <w:trHeight w:val="346"/>
        </w:trPr>
        <w:tc>
          <w:tcPr>
            <w:tcW w:w="8658" w:type="dxa"/>
            <w:gridSpan w:val="6"/>
            <w:vAlign w:val="bottom"/>
          </w:tcPr>
          <w:p w14:paraId="38F27285" w14:textId="2FE13F6C" w:rsidR="001315A3" w:rsidRPr="00F44F5F" w:rsidRDefault="001315A3" w:rsidP="00D4104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F44F5F">
              <w:rPr>
                <w:rFonts w:ascii="Times New Roman" w:hAnsi="Times New Roman" w:cs="Times New Roman"/>
                <w:b/>
                <w:sz w:val="21"/>
                <w:szCs w:val="21"/>
              </w:rPr>
              <w:t>S</w:t>
            </w: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.Oliver</w:t>
            </w:r>
            <w:proofErr w:type="spellEnd"/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Bernd Freier GmbH &amp; Co. KG</w:t>
            </w:r>
          </w:p>
        </w:tc>
        <w:tc>
          <w:tcPr>
            <w:tcW w:w="2404" w:type="dxa"/>
            <w:gridSpan w:val="3"/>
            <w:vAlign w:val="bottom"/>
          </w:tcPr>
          <w:p w14:paraId="4820196E" w14:textId="4029D7FF" w:rsidR="001315A3" w:rsidRPr="00F44F5F" w:rsidRDefault="001315A3" w:rsidP="00D4104D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Rottendorf</w:t>
            </w:r>
          </w:p>
        </w:tc>
      </w:tr>
      <w:tr w:rsidR="004511D6" w:rsidRPr="00F44F5F" w14:paraId="335D84E9" w14:textId="77777777" w:rsidTr="0098006C">
        <w:tc>
          <w:tcPr>
            <w:tcW w:w="6107" w:type="dxa"/>
            <w:gridSpan w:val="2"/>
          </w:tcPr>
          <w:p w14:paraId="20B1570F" w14:textId="607CF874" w:rsidR="001315A3" w:rsidRPr="00F44F5F" w:rsidRDefault="001315A3" w:rsidP="00D4104D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Werkstudent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im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Bereich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Treasury &amp; Cash Management</w:t>
            </w:r>
          </w:p>
        </w:tc>
        <w:tc>
          <w:tcPr>
            <w:tcW w:w="4955" w:type="dxa"/>
            <w:gridSpan w:val="7"/>
          </w:tcPr>
          <w:p w14:paraId="0475B997" w14:textId="4016682E" w:rsidR="001315A3" w:rsidRPr="00F44F5F" w:rsidRDefault="001315A3" w:rsidP="00D4104D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02</w:t>
            </w: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25</w:t>
            </w: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08</w:t>
            </w: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25</w:t>
            </w:r>
          </w:p>
        </w:tc>
      </w:tr>
      <w:tr w:rsidR="004511D6" w:rsidRPr="00F44F5F" w14:paraId="54C3D64C" w14:textId="77777777" w:rsidTr="0098006C">
        <w:tc>
          <w:tcPr>
            <w:tcW w:w="11062" w:type="dxa"/>
            <w:gridSpan w:val="9"/>
          </w:tcPr>
          <w:p w14:paraId="797013CC" w14:textId="77777777" w:rsidR="009B3408" w:rsidRPr="008A289B" w:rsidRDefault="00677B0B" w:rsidP="00D4104D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8A289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Management des Bürgschaftsportfolios für über 150 Stores, inklusive Integration aller Standorte</w:t>
            </w:r>
          </w:p>
          <w:p w14:paraId="361EAA3A" w14:textId="0C0FA64C" w:rsidR="00677B0B" w:rsidRPr="008A289B" w:rsidRDefault="00677B0B" w:rsidP="00D4104D">
            <w:pPr>
              <w:pStyle w:val="Bullets"/>
              <w:numPr>
                <w:ilvl w:val="0"/>
                <w:numId w:val="0"/>
              </w:numPr>
              <w:ind w:left="720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8A289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im Zuge der Benelux-Übernahme</w:t>
            </w:r>
          </w:p>
          <w:p w14:paraId="1274A3CD" w14:textId="2FADC600" w:rsidR="00D4104D" w:rsidRDefault="00D4104D" w:rsidP="00D4104D">
            <w:pPr>
              <w:pStyle w:val="Bullets"/>
              <w:rPr>
                <w:ins w:id="4" w:author="Sarah Bergmann" w:date="2026-03-20T21:28:00Z" w16du:dateUtc="2026-03-21T04:28:00Z"/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Durchführung q</w:t>
            </w:r>
            <w:r w:rsidR="009B3408" w:rsidRPr="008A289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uantitative</w:t>
            </w:r>
            <w:r w:rsidR="007726E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r </w:t>
            </w:r>
            <w:r w:rsidR="009B3408" w:rsidRPr="008A289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FX-Hedging-Analysen für Währungsvolumen von ca. 300 Mio. USD p. a., </w:t>
            </w:r>
            <w:ins w:id="5" w:author="David Döbele" w:date="2026-08-11T17:46:00Z" w16du:dateUtc="2026-08-11T15:46:00Z">
              <w:r w:rsidR="0098006C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</w:rPr>
                <w:t>inkl. Szenario-Analysen</w:t>
              </w:r>
            </w:ins>
          </w:p>
          <w:p w14:paraId="0D5E8D80" w14:textId="42C3E92D" w:rsidR="009B3408" w:rsidRPr="008A289B" w:rsidDel="0098006C" w:rsidRDefault="009B3408" w:rsidP="0098006C">
            <w:pPr>
              <w:pStyle w:val="Bullets"/>
              <w:numPr>
                <w:ilvl w:val="0"/>
                <w:numId w:val="0"/>
              </w:numPr>
              <w:rPr>
                <w:del w:id="6" w:author="David Döbele" w:date="2026-08-11T17:45:00Z" w16du:dateUtc="2026-08-11T15:45:00Z"/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pPrChange w:id="7" w:author="David Döbele" w:date="2026-08-11T17:45:00Z" w16du:dateUtc="2026-08-11T15:45:00Z">
                <w:pPr>
                  <w:pStyle w:val="Bullets"/>
                  <w:numPr>
                    <w:numId w:val="0"/>
                  </w:numPr>
                  <w:ind w:firstLine="0"/>
                </w:pPr>
              </w:pPrChange>
            </w:pPr>
            <w:del w:id="8" w:author="David Döbele" w:date="2026-08-11T17:45:00Z" w16du:dateUtc="2026-08-11T15:45:00Z">
              <w:r w:rsidRPr="008A289B" w:rsidDel="0098006C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</w:rPr>
                <w:delText>inkl</w:delText>
              </w:r>
              <w:r w:rsidR="00D4104D" w:rsidDel="0098006C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</w:rPr>
                <w:delText xml:space="preserve">usive </w:delText>
              </w:r>
              <w:r w:rsidRPr="008A289B" w:rsidDel="0098006C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</w:rPr>
                <w:delText>Szenario-Analysen</w:delText>
              </w:r>
            </w:del>
          </w:p>
          <w:p w14:paraId="6DD9BA0F" w14:textId="3752284C" w:rsidR="009B3408" w:rsidRPr="00D4104D" w:rsidRDefault="009B3408" w:rsidP="009B4A32">
            <w:pPr>
              <w:pStyle w:val="Bullets"/>
              <w:rPr>
                <w:rFonts w:ascii="Times New Roman" w:hAnsi="Times New Roman" w:cs="Times New Roman"/>
                <w:sz w:val="20"/>
                <w:szCs w:val="20"/>
              </w:rPr>
            </w:pPr>
            <w:r w:rsidRPr="008A289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Eigenverantwortliche Durchführung operativer Treasury</w:t>
            </w:r>
            <w:r w:rsidR="0070513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-</w:t>
            </w:r>
            <w:r w:rsidRPr="008A289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Aufgaben mit über </w:t>
            </w:r>
            <w:r w:rsidR="00A03BE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5</w:t>
            </w:r>
            <w:r w:rsidR="002364F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0 </w:t>
            </w:r>
            <w:r w:rsidRPr="008A289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Bankkonten</w:t>
            </w:r>
          </w:p>
        </w:tc>
      </w:tr>
      <w:tr w:rsidR="004511D6" w:rsidRPr="00F44F5F" w14:paraId="16C6F7AD" w14:textId="77777777" w:rsidTr="0098006C">
        <w:trPr>
          <w:trHeight w:val="288"/>
        </w:trPr>
        <w:tc>
          <w:tcPr>
            <w:tcW w:w="8658" w:type="dxa"/>
            <w:gridSpan w:val="6"/>
            <w:vAlign w:val="bottom"/>
          </w:tcPr>
          <w:p w14:paraId="5D8760E9" w14:textId="297145C9" w:rsidR="00AE4ED3" w:rsidRPr="009B3408" w:rsidRDefault="00AE4ED3" w:rsidP="00D4104D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0"/>
                <w:szCs w:val="20"/>
                <w:lang w:val="en-US"/>
              </w:rPr>
            </w:pPr>
            <w:proofErr w:type="spellStart"/>
            <w:r w:rsidRPr="009B340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Praktikant</w:t>
            </w:r>
            <w:proofErr w:type="spellEnd"/>
            <w:r w:rsidRPr="009B340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B340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im</w:t>
            </w:r>
            <w:proofErr w:type="spellEnd"/>
            <w:r w:rsidRPr="009B340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253F6D" w:rsidRPr="009B340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Bereich</w:t>
            </w:r>
            <w:proofErr w:type="spellEnd"/>
            <w:r w:rsidR="00253F6D" w:rsidRPr="009B340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Capital Services</w:t>
            </w:r>
          </w:p>
        </w:tc>
        <w:tc>
          <w:tcPr>
            <w:tcW w:w="2404" w:type="dxa"/>
            <w:gridSpan w:val="3"/>
            <w:vAlign w:val="bottom"/>
          </w:tcPr>
          <w:p w14:paraId="2D9DB8CA" w14:textId="2427C1C7" w:rsidR="00AE4ED3" w:rsidRPr="00F44F5F" w:rsidRDefault="00AE4ED3" w:rsidP="00D4104D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253F6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8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253F6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24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0</w:t>
            </w:r>
            <w:r w:rsidR="00253F6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253F6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25</w:t>
            </w:r>
          </w:p>
        </w:tc>
      </w:tr>
      <w:tr w:rsidR="004511D6" w:rsidRPr="00F44F5F" w14:paraId="7660C4BA" w14:textId="77777777" w:rsidTr="0098006C">
        <w:trPr>
          <w:trHeight w:val="57"/>
        </w:trPr>
        <w:tc>
          <w:tcPr>
            <w:tcW w:w="11062" w:type="dxa"/>
            <w:gridSpan w:val="9"/>
          </w:tcPr>
          <w:p w14:paraId="2017C0F4" w14:textId="61463F3F" w:rsidR="009B3408" w:rsidRPr="008A289B" w:rsidRDefault="009B3408" w:rsidP="00D4104D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8A289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Payment Analytics für E-Commerce (</w:t>
            </w:r>
            <w:r w:rsidR="00FF074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30</w:t>
            </w:r>
            <w:r w:rsidRPr="008A289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.000+ Transaktionen/</w:t>
            </w:r>
            <w:r w:rsidR="00FF074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Woche</w:t>
            </w:r>
            <w:r w:rsidRPr="008A289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)</w:t>
            </w:r>
          </w:p>
          <w:p w14:paraId="132465C4" w14:textId="213593F4" w:rsidR="00253F6D" w:rsidRPr="008A289B" w:rsidRDefault="009B3408" w:rsidP="00D4104D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8A289B">
              <w:rPr>
                <w:rFonts w:ascii="Times New Roman" w:hAnsi="Times New Roman" w:cs="Times New Roman"/>
                <w:i w:val="0"/>
                <w:iCs w:val="0"/>
                <w:color w:val="000000" w:themeColor="text1"/>
                <w:sz w:val="20"/>
                <w:szCs w:val="20"/>
              </w:rPr>
              <w:t>Aufbereitung monatlicher Treasury-Reports für CFO, Banken und Jahresabschlussprüfung</w:t>
            </w:r>
            <w:r w:rsidR="00AE4ED3" w:rsidRPr="008A289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</w:t>
            </w:r>
          </w:p>
        </w:tc>
      </w:tr>
      <w:tr w:rsidR="004511D6" w:rsidRPr="00F44F5F" w14:paraId="4EC9DEB8" w14:textId="77777777" w:rsidTr="0098006C">
        <w:trPr>
          <w:trHeight w:val="346"/>
        </w:trPr>
        <w:tc>
          <w:tcPr>
            <w:tcW w:w="8658" w:type="dxa"/>
            <w:gridSpan w:val="6"/>
            <w:vAlign w:val="bottom"/>
          </w:tcPr>
          <w:p w14:paraId="061D97E7" w14:textId="62C730BC" w:rsidR="00FE0496" w:rsidRPr="00F44F5F" w:rsidRDefault="00723B46" w:rsidP="00D4104D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 xml:space="preserve">Hotel </w:t>
            </w:r>
            <w:proofErr w:type="spellStart"/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Kapellenbeg</w:t>
            </w:r>
            <w:proofErr w:type="spellEnd"/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 xml:space="preserve"> GmbH</w:t>
            </w:r>
          </w:p>
        </w:tc>
        <w:tc>
          <w:tcPr>
            <w:tcW w:w="2404" w:type="dxa"/>
            <w:gridSpan w:val="3"/>
            <w:vAlign w:val="bottom"/>
          </w:tcPr>
          <w:p w14:paraId="38592414" w14:textId="4FE304E2" w:rsidR="00FE0496" w:rsidRPr="00F44F5F" w:rsidRDefault="00723B46" w:rsidP="00D4104D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Eibelstadt</w:t>
            </w:r>
          </w:p>
        </w:tc>
      </w:tr>
      <w:tr w:rsidR="004511D6" w:rsidRPr="00F44F5F" w14:paraId="0A0FFCF6" w14:textId="77777777" w:rsidTr="0098006C">
        <w:trPr>
          <w:trHeight w:val="113"/>
        </w:trPr>
        <w:tc>
          <w:tcPr>
            <w:tcW w:w="8658" w:type="dxa"/>
            <w:gridSpan w:val="6"/>
          </w:tcPr>
          <w:p w14:paraId="30382087" w14:textId="2408BE5B" w:rsidR="00FE0496" w:rsidRPr="00FE0496" w:rsidRDefault="00723B46" w:rsidP="00D4104D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Festanstellung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9B4A3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als</w:t>
            </w:r>
            <w:proofErr w:type="spellEnd"/>
            <w:ins w:id="9" w:author="Sarah Bergmann" w:date="2026-03-20T21:29:00Z" w16du:dateUtc="2026-03-21T04:29:00Z">
              <w:r w:rsidR="00D4104D">
                <w:rPr>
                  <w:rFonts w:ascii="Times New Roman" w:hAnsi="Times New Roman" w:cs="Times New Roman"/>
                  <w:sz w:val="20"/>
                  <w:szCs w:val="20"/>
                  <w:lang w:val="en-US"/>
                </w:rPr>
                <w:t xml:space="preserve"> </w:t>
              </w:r>
            </w:ins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Hotelfachmann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leitender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Tagungsdienst</w:t>
            </w:r>
            <w:proofErr w:type="spellEnd"/>
          </w:p>
        </w:tc>
        <w:tc>
          <w:tcPr>
            <w:tcW w:w="2404" w:type="dxa"/>
            <w:gridSpan w:val="3"/>
          </w:tcPr>
          <w:p w14:paraId="7444AF8F" w14:textId="0BFC9D7E" w:rsidR="00FE0496" w:rsidRPr="00F44F5F" w:rsidRDefault="00FE0496" w:rsidP="00D4104D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4A170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9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723B4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21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09/20</w:t>
            </w:r>
            <w:r w:rsidR="00723B4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22</w:t>
            </w:r>
          </w:p>
        </w:tc>
      </w:tr>
      <w:tr w:rsidR="00ED07B5" w:rsidRPr="00F44F5F" w14:paraId="4C00CD42" w14:textId="77777777" w:rsidTr="0098006C">
        <w:trPr>
          <w:trHeight w:val="342"/>
        </w:trPr>
        <w:tc>
          <w:tcPr>
            <w:tcW w:w="10207" w:type="dxa"/>
            <w:gridSpan w:val="7"/>
          </w:tcPr>
          <w:p w14:paraId="4EFB349F" w14:textId="16D42592" w:rsidR="009B3408" w:rsidRPr="008A289B" w:rsidRDefault="009B3408" w:rsidP="00D4104D">
            <w:pPr>
              <w:pStyle w:val="Listenabsatz"/>
              <w:numPr>
                <w:ilvl w:val="0"/>
                <w:numId w:val="26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 w:rsidRPr="008A289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Teamleitung </w:t>
            </w:r>
            <w:r w:rsidR="00D4104D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der </w:t>
            </w:r>
            <w:r w:rsidRPr="008A289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Frühdienstschicht mit bis zu </w:t>
            </w:r>
            <w:r w:rsidR="00D4104D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vier</w:t>
            </w:r>
            <w:r w:rsidRPr="008A289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 Mitarbeitern, inkl</w:t>
            </w:r>
            <w:r w:rsidR="00D4104D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usive </w:t>
            </w:r>
            <w:r w:rsidRPr="008A289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Tagesplanung und Qualitätssicherung</w:t>
            </w:r>
          </w:p>
          <w:p w14:paraId="5C0FC35C" w14:textId="59393DFD" w:rsidR="00723B46" w:rsidRPr="008A289B" w:rsidRDefault="009B3408" w:rsidP="00D4104D">
            <w:pPr>
              <w:pStyle w:val="Bullets"/>
              <w:numPr>
                <w:ilvl w:val="0"/>
                <w:numId w:val="26"/>
              </w:numPr>
              <w:rPr>
                <w:rFonts w:ascii="Times New Roman" w:hAnsi="Times New Roman" w:cs="Times New Roman"/>
                <w:bCs/>
                <w:i w:val="0"/>
                <w:iCs w:val="0"/>
                <w:sz w:val="20"/>
                <w:szCs w:val="20"/>
              </w:rPr>
            </w:pPr>
            <w:r w:rsidRPr="008A289B">
              <w:rPr>
                <w:rFonts w:ascii="Times New Roman" w:hAnsi="Times New Roman" w:cs="Times New Roman"/>
                <w:bCs/>
                <w:i w:val="0"/>
                <w:iCs w:val="0"/>
                <w:sz w:val="20"/>
                <w:szCs w:val="20"/>
              </w:rPr>
              <w:t>Einarbeitung und Mentoring von Auszubildenden</w:t>
            </w:r>
          </w:p>
          <w:p w14:paraId="089C6F28" w14:textId="52B99C31" w:rsidR="006A21AE" w:rsidRPr="00D4104D" w:rsidRDefault="008A289B" w:rsidP="009B4A32">
            <w:pPr>
              <w:pStyle w:val="Bullets"/>
              <w:numPr>
                <w:ilvl w:val="0"/>
                <w:numId w:val="26"/>
              </w:numPr>
              <w:rPr>
                <w:rFonts w:ascii="Times New Roman" w:hAnsi="Times New Roman" w:cs="Times New Roman"/>
                <w:bCs/>
                <w:i w:val="0"/>
                <w:iCs w:val="0"/>
                <w:sz w:val="20"/>
                <w:szCs w:val="20"/>
              </w:rPr>
            </w:pPr>
            <w:r w:rsidRPr="008A289B">
              <w:rPr>
                <w:rFonts w:ascii="Times New Roman" w:hAnsi="Times New Roman" w:cs="Times New Roman"/>
                <w:bCs/>
                <w:i w:val="0"/>
                <w:iCs w:val="0"/>
                <w:sz w:val="20"/>
                <w:szCs w:val="20"/>
              </w:rPr>
              <w:t>Koordinierung und Durchführung von Tagungsevents von bis zu 150 Teilnehmern</w:t>
            </w:r>
          </w:p>
        </w:tc>
        <w:tc>
          <w:tcPr>
            <w:tcW w:w="855" w:type="dxa"/>
            <w:gridSpan w:val="2"/>
          </w:tcPr>
          <w:p w14:paraId="746118C9" w14:textId="77777777" w:rsidR="00FE0496" w:rsidRPr="00F44F5F" w:rsidRDefault="00FE0496" w:rsidP="00D4104D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</w:p>
        </w:tc>
      </w:tr>
      <w:tr w:rsidR="004511D6" w:rsidRPr="00F44F5F" w14:paraId="48328CB9" w14:textId="77777777" w:rsidTr="0098006C">
        <w:trPr>
          <w:trHeight w:val="288"/>
        </w:trPr>
        <w:tc>
          <w:tcPr>
            <w:tcW w:w="8658" w:type="dxa"/>
            <w:gridSpan w:val="6"/>
            <w:vAlign w:val="bottom"/>
          </w:tcPr>
          <w:p w14:paraId="74B74B41" w14:textId="5E761942" w:rsidR="00E55D90" w:rsidRPr="00F44F5F" w:rsidRDefault="00723B46" w:rsidP="00D4104D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Ausbildung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zum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Hotelfachmann</w:t>
            </w:r>
            <w:proofErr w:type="spellEnd"/>
          </w:p>
        </w:tc>
        <w:tc>
          <w:tcPr>
            <w:tcW w:w="2404" w:type="dxa"/>
            <w:gridSpan w:val="3"/>
            <w:vAlign w:val="bottom"/>
          </w:tcPr>
          <w:p w14:paraId="2CB21DEB" w14:textId="3D07D287" w:rsidR="00E55D90" w:rsidRPr="00F44F5F" w:rsidRDefault="00E55D90" w:rsidP="00D4104D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723B4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9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/201</w:t>
            </w:r>
            <w:r w:rsidR="00723B4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7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0</w:t>
            </w:r>
            <w:r w:rsidR="00723B4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8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723B4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20</w:t>
            </w:r>
          </w:p>
        </w:tc>
      </w:tr>
      <w:tr w:rsidR="004511D6" w:rsidRPr="00F44F5F" w14:paraId="7C4155D6" w14:textId="77777777" w:rsidTr="0098006C">
        <w:trPr>
          <w:trHeight w:val="20"/>
        </w:trPr>
        <w:tc>
          <w:tcPr>
            <w:tcW w:w="11062" w:type="dxa"/>
            <w:gridSpan w:val="9"/>
          </w:tcPr>
          <w:p w14:paraId="5F94FE6D" w14:textId="77777777" w:rsidR="008A289B" w:rsidRPr="008A289B" w:rsidRDefault="008A289B" w:rsidP="00D4104D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8A289B">
              <w:rPr>
                <w:rFonts w:ascii="Times New Roman" w:hAnsi="Times New Roman" w:cs="Times New Roman"/>
                <w:bCs/>
                <w:i w:val="0"/>
                <w:iCs w:val="0"/>
                <w:sz w:val="20"/>
                <w:szCs w:val="20"/>
              </w:rPr>
              <w:t xml:space="preserve">Erlernung und </w:t>
            </w:r>
            <w:r w:rsidR="009B3408" w:rsidRPr="008A289B">
              <w:rPr>
                <w:rFonts w:ascii="Times New Roman" w:hAnsi="Times New Roman" w:cs="Times New Roman"/>
                <w:bCs/>
                <w:i w:val="0"/>
                <w:iCs w:val="0"/>
                <w:sz w:val="20"/>
                <w:szCs w:val="20"/>
              </w:rPr>
              <w:t xml:space="preserve">Koordination operativer Abläufe, Warenmanagement und Gästekommunikation – </w:t>
            </w:r>
          </w:p>
          <w:p w14:paraId="1E12C6E9" w14:textId="511F3884" w:rsidR="002364F7" w:rsidRDefault="009B3408" w:rsidP="00D4104D">
            <w:pPr>
              <w:pStyle w:val="Bullets"/>
              <w:numPr>
                <w:ilvl w:val="0"/>
                <w:numId w:val="0"/>
              </w:numPr>
              <w:ind w:left="720"/>
              <w:rPr>
                <w:rFonts w:ascii="Times New Roman" w:hAnsi="Times New Roman" w:cs="Times New Roman"/>
                <w:bCs/>
                <w:i w:val="0"/>
                <w:iCs w:val="0"/>
                <w:sz w:val="20"/>
                <w:szCs w:val="20"/>
              </w:rPr>
            </w:pPr>
            <w:r w:rsidRPr="008A289B">
              <w:rPr>
                <w:rFonts w:ascii="Times New Roman" w:hAnsi="Times New Roman" w:cs="Times New Roman"/>
                <w:bCs/>
                <w:i w:val="0"/>
                <w:iCs w:val="0"/>
                <w:sz w:val="20"/>
                <w:szCs w:val="20"/>
              </w:rPr>
              <w:t>Entwicklung von Organisationsstärke</w:t>
            </w:r>
            <w:r w:rsidR="0070513C">
              <w:rPr>
                <w:rFonts w:ascii="Times New Roman" w:hAnsi="Times New Roman" w:cs="Times New Roman"/>
                <w:bCs/>
                <w:i w:val="0"/>
                <w:iCs w:val="0"/>
                <w:sz w:val="20"/>
                <w:szCs w:val="20"/>
              </w:rPr>
              <w:t>n</w:t>
            </w:r>
            <w:r w:rsidRPr="008A289B">
              <w:rPr>
                <w:rFonts w:ascii="Times New Roman" w:hAnsi="Times New Roman" w:cs="Times New Roman"/>
                <w:bCs/>
                <w:i w:val="0"/>
                <w:iCs w:val="0"/>
                <w:sz w:val="20"/>
                <w:szCs w:val="20"/>
              </w:rPr>
              <w:t xml:space="preserve"> und Belastbarkeit als Grundlage für heutige Finance-Tätigkeit</w:t>
            </w:r>
          </w:p>
          <w:p w14:paraId="04EA80D2" w14:textId="33893649" w:rsidR="006A3E98" w:rsidRPr="009B4A32" w:rsidDel="0098006C" w:rsidRDefault="00B255A0" w:rsidP="0098006C">
            <w:pPr>
              <w:pStyle w:val="Bullets"/>
              <w:rPr>
                <w:ins w:id="10" w:author="Sarah Bergmann" w:date="2026-03-20T21:34:00Z" w16du:dateUtc="2026-03-21T04:34:00Z"/>
                <w:del w:id="11" w:author="David Döbele" w:date="2026-08-11T17:46:00Z" w16du:dateUtc="2026-08-11T15:46:00Z"/>
                <w:rFonts w:ascii="Times New Roman" w:hAnsi="Times New Roman" w:cs="Times New Roman"/>
                <w:sz w:val="20"/>
                <w:szCs w:val="20"/>
                <w:lang w:val="de-AT"/>
              </w:rPr>
              <w:pPrChange w:id="12" w:author="David Döbele" w:date="2026-08-11T17:46:00Z" w16du:dateUtc="2026-08-11T15:46:00Z">
                <w:pPr>
                  <w:pStyle w:val="Bullets"/>
                </w:pPr>
              </w:pPrChange>
            </w:pPr>
            <w:r w:rsidRPr="00B255A0">
              <w:rPr>
                <w:rFonts w:ascii="Times New Roman" w:hAnsi="Times New Roman" w:cs="Times New Roman"/>
                <w:bCs/>
                <w:i w:val="0"/>
                <w:iCs w:val="0"/>
                <w:sz w:val="20"/>
                <w:szCs w:val="20"/>
              </w:rPr>
              <w:t xml:space="preserve">Optimierung und Vereinfachung interner Tagungsprozesse zur effizienteren Gästebetreuung </w:t>
            </w:r>
            <w:del w:id="13" w:author="David Döbele" w:date="2026-08-11T17:46:00Z" w16du:dateUtc="2026-08-11T15:46:00Z">
              <w:r w:rsidRPr="00B255A0" w:rsidDel="0098006C">
                <w:rPr>
                  <w:rFonts w:ascii="Times New Roman" w:hAnsi="Times New Roman" w:cs="Times New Roman"/>
                  <w:bCs/>
                  <w:i w:val="0"/>
                  <w:iCs w:val="0"/>
                  <w:sz w:val="20"/>
                  <w:szCs w:val="20"/>
                </w:rPr>
                <w:delText xml:space="preserve">und Reduktion </w:delText>
              </w:r>
            </w:del>
          </w:p>
          <w:p w14:paraId="3658805E" w14:textId="31F46CDB" w:rsidR="002364F7" w:rsidRPr="008A289B" w:rsidRDefault="00B255A0" w:rsidP="0098006C">
            <w:pPr>
              <w:pStyle w:val="Bullets"/>
              <w:rPr>
                <w:rFonts w:ascii="Times New Roman" w:hAnsi="Times New Roman" w:cs="Times New Roman"/>
                <w:sz w:val="20"/>
                <w:szCs w:val="20"/>
                <w:lang w:val="de-AT"/>
              </w:rPr>
              <w:pPrChange w:id="14" w:author="David Döbele" w:date="2026-08-11T17:46:00Z" w16du:dateUtc="2026-08-11T15:46:00Z">
                <w:pPr>
                  <w:pStyle w:val="Bullets"/>
                  <w:numPr>
                    <w:numId w:val="0"/>
                  </w:numPr>
                  <w:ind w:firstLine="0"/>
                </w:pPr>
              </w:pPrChange>
            </w:pPr>
            <w:del w:id="15" w:author="David Döbele" w:date="2026-08-11T17:46:00Z" w16du:dateUtc="2026-08-11T15:46:00Z">
              <w:r w:rsidRPr="00B255A0" w:rsidDel="0098006C">
                <w:rPr>
                  <w:rFonts w:ascii="Times New Roman" w:hAnsi="Times New Roman" w:cs="Times New Roman"/>
                  <w:bCs/>
                  <w:i w:val="0"/>
                  <w:iCs w:val="0"/>
                  <w:sz w:val="20"/>
                  <w:szCs w:val="20"/>
                </w:rPr>
                <w:delText>potenzieller Probleme</w:delText>
              </w:r>
            </w:del>
          </w:p>
        </w:tc>
      </w:tr>
      <w:tr w:rsidR="004511D6" w:rsidRPr="00F44F5F" w14:paraId="414B4085" w14:textId="77777777" w:rsidTr="0098006C">
        <w:trPr>
          <w:trHeight w:val="510"/>
        </w:trPr>
        <w:tc>
          <w:tcPr>
            <w:tcW w:w="11062" w:type="dxa"/>
            <w:gridSpan w:val="9"/>
            <w:tcBorders>
              <w:bottom w:val="single" w:sz="4" w:space="0" w:color="auto"/>
            </w:tcBorders>
            <w:vAlign w:val="bottom"/>
          </w:tcPr>
          <w:p w14:paraId="4741C5BA" w14:textId="15B74842" w:rsidR="00E55D90" w:rsidRPr="00955C09" w:rsidRDefault="00F44F5F" w:rsidP="00D4104D">
            <w:pPr>
              <w:pStyle w:val="BERSCHRIFT"/>
              <w:rPr>
                <w:rFonts w:ascii="Times New Roman" w:hAnsi="Times New Roman" w:cs="Times New Roman"/>
                <w:i/>
                <w:smallCaps w:val="0"/>
                <w:sz w:val="28"/>
                <w:szCs w:val="28"/>
              </w:rPr>
            </w:pPr>
            <w:r w:rsidRPr="00955C09">
              <w:rPr>
                <w:rFonts w:ascii="Times New Roman" w:hAnsi="Times New Roman" w:cs="Times New Roman"/>
                <w:smallCaps w:val="0"/>
                <w:sz w:val="28"/>
                <w:szCs w:val="28"/>
              </w:rPr>
              <w:t>EXTRACURRICULARES ENGAGEMENT</w:t>
            </w:r>
          </w:p>
        </w:tc>
      </w:tr>
      <w:tr w:rsidR="004511D6" w:rsidRPr="00F44F5F" w14:paraId="74251178" w14:textId="77777777" w:rsidTr="0098006C">
        <w:trPr>
          <w:trHeight w:val="283"/>
        </w:trPr>
        <w:tc>
          <w:tcPr>
            <w:tcW w:w="8658" w:type="dxa"/>
            <w:gridSpan w:val="6"/>
            <w:tcBorders>
              <w:top w:val="single" w:sz="4" w:space="0" w:color="auto"/>
            </w:tcBorders>
            <w:vAlign w:val="bottom"/>
          </w:tcPr>
          <w:p w14:paraId="23826F21" w14:textId="7CF658BF" w:rsidR="00E55D90" w:rsidRPr="00F44F5F" w:rsidRDefault="00196EAC" w:rsidP="00D4104D">
            <w:pPr>
              <w:pStyle w:val="Ort"/>
              <w:jc w:val="lef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>Contact and Cooperation</w:t>
            </w:r>
            <w:r w:rsidR="00E55D90" w:rsidRPr="00F44F5F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 xml:space="preserve"> e.</w:t>
            </w:r>
            <w:ins w:id="16" w:author="Sarah Bergmann" w:date="2026-03-20T21:30:00Z" w16du:dateUtc="2026-03-21T04:30:00Z">
              <w:r w:rsidR="00D4104D">
                <w:rPr>
                  <w:rFonts w:ascii="Times New Roman" w:hAnsi="Times New Roman" w:cs="Times New Roman"/>
                  <w:b/>
                  <w:i w:val="0"/>
                  <w:iCs/>
                  <w:smallCaps w:val="0"/>
                  <w:sz w:val="21"/>
                  <w:szCs w:val="21"/>
                  <w:lang w:val="en-US"/>
                </w:rPr>
                <w:t xml:space="preserve"> </w:t>
              </w:r>
            </w:ins>
            <w:r w:rsidR="00E55D90" w:rsidRPr="00F44F5F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 xml:space="preserve">V. </w:t>
            </w:r>
          </w:p>
        </w:tc>
        <w:tc>
          <w:tcPr>
            <w:tcW w:w="2404" w:type="dxa"/>
            <w:gridSpan w:val="3"/>
            <w:tcBorders>
              <w:top w:val="single" w:sz="4" w:space="0" w:color="auto"/>
            </w:tcBorders>
            <w:vAlign w:val="bottom"/>
          </w:tcPr>
          <w:p w14:paraId="58208F44" w14:textId="4BEDAC7E" w:rsidR="00E55D90" w:rsidRPr="001647AB" w:rsidRDefault="00196EAC" w:rsidP="00D4104D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Würzburg</w:t>
            </w:r>
          </w:p>
        </w:tc>
      </w:tr>
      <w:tr w:rsidR="004511D6" w:rsidRPr="00F44F5F" w14:paraId="4F59C612" w14:textId="77777777" w:rsidTr="0098006C">
        <w:trPr>
          <w:trHeight w:val="193"/>
        </w:trPr>
        <w:tc>
          <w:tcPr>
            <w:tcW w:w="8517" w:type="dxa"/>
            <w:gridSpan w:val="5"/>
          </w:tcPr>
          <w:p w14:paraId="32F07601" w14:textId="20385358" w:rsidR="00E55D90" w:rsidRPr="001647AB" w:rsidRDefault="00E55D90" w:rsidP="00D4104D">
            <w:pPr>
              <w:pStyle w:val="Beschreibung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1647AB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Mitglied der studentischen Unternehmensberatung </w:t>
            </w:r>
          </w:p>
        </w:tc>
        <w:tc>
          <w:tcPr>
            <w:tcW w:w="2545" w:type="dxa"/>
            <w:gridSpan w:val="4"/>
          </w:tcPr>
          <w:p w14:paraId="45DD2178" w14:textId="4D702BF2" w:rsidR="00E55D90" w:rsidRPr="00F44F5F" w:rsidRDefault="00E55D90" w:rsidP="00D4104D">
            <w:pPr>
              <w:pStyle w:val="Beschreibung"/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  <w:r w:rsidR="00DE32D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7</w:t>
            </w: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</w:t>
            </w:r>
            <w:r w:rsidR="00DE32D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23</w:t>
            </w: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</w:t>
            </w:r>
            <w:r w:rsidR="00DE32D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07/2025</w:t>
            </w: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</w:p>
        </w:tc>
      </w:tr>
      <w:tr w:rsidR="004511D6" w:rsidRPr="00F44F5F" w14:paraId="02437711" w14:textId="77777777" w:rsidTr="0098006C">
        <w:trPr>
          <w:trHeight w:val="20"/>
        </w:trPr>
        <w:tc>
          <w:tcPr>
            <w:tcW w:w="11062" w:type="dxa"/>
            <w:gridSpan w:val="9"/>
          </w:tcPr>
          <w:p w14:paraId="68CFAD97" w14:textId="2CC6946F" w:rsidR="00E55D90" w:rsidRPr="00FE0496" w:rsidRDefault="00E55D90" w:rsidP="00D4104D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 w:rsidRPr="009B4A32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Anwärterprojekt:</w:t>
            </w:r>
            <w:r w:rsidRPr="001647AB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 </w:t>
            </w:r>
            <w:r w:rsidR="006D40EA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Analyse und Optimierung der aktuellen Datenschutzbestimmungen </w:t>
            </w:r>
          </w:p>
        </w:tc>
      </w:tr>
      <w:tr w:rsidR="004511D6" w:rsidRPr="00F44F5F" w14:paraId="3B26943D" w14:textId="77777777" w:rsidTr="0098006C">
        <w:trPr>
          <w:trHeight w:val="346"/>
        </w:trPr>
        <w:tc>
          <w:tcPr>
            <w:tcW w:w="6107" w:type="dxa"/>
            <w:gridSpan w:val="2"/>
            <w:vAlign w:val="bottom"/>
          </w:tcPr>
          <w:p w14:paraId="11E538C2" w14:textId="673840BF" w:rsidR="00FE0496" w:rsidRPr="00F44F5F" w:rsidRDefault="00DE32D6" w:rsidP="00D4104D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Feuerwehr Frickenhausen am Main</w:t>
            </w:r>
          </w:p>
        </w:tc>
        <w:tc>
          <w:tcPr>
            <w:tcW w:w="4955" w:type="dxa"/>
            <w:gridSpan w:val="7"/>
            <w:vAlign w:val="bottom"/>
          </w:tcPr>
          <w:p w14:paraId="21BF18C9" w14:textId="2A8820EC" w:rsidR="00FE0496" w:rsidRPr="001647AB" w:rsidRDefault="00FE0496" w:rsidP="00D4104D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1647AB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Fr</w:t>
            </w:r>
            <w:r w:rsidR="00DE32D6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ickenhausen</w:t>
            </w:r>
            <w:r w:rsidRPr="001647AB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 xml:space="preserve"> am Main</w:t>
            </w:r>
          </w:p>
        </w:tc>
      </w:tr>
      <w:tr w:rsidR="004511D6" w:rsidRPr="00F44F5F" w14:paraId="04BFDD79" w14:textId="77777777" w:rsidTr="0098006C">
        <w:trPr>
          <w:trHeight w:val="20"/>
        </w:trPr>
        <w:tc>
          <w:tcPr>
            <w:tcW w:w="8517" w:type="dxa"/>
            <w:gridSpan w:val="5"/>
          </w:tcPr>
          <w:p w14:paraId="5D908AF7" w14:textId="7703738F" w:rsidR="00FE0496" w:rsidRPr="00F44F5F" w:rsidRDefault="00DE32D6" w:rsidP="00D4104D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Mitglied der Jugendfeuerwehr </w:t>
            </w:r>
          </w:p>
        </w:tc>
        <w:tc>
          <w:tcPr>
            <w:tcW w:w="2545" w:type="dxa"/>
            <w:gridSpan w:val="4"/>
          </w:tcPr>
          <w:p w14:paraId="0D2FFB14" w14:textId="182B4EC3" w:rsidR="00F3458A" w:rsidRPr="00F3458A" w:rsidRDefault="00FE0496" w:rsidP="00D4104D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DE32D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3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/201</w:t>
            </w:r>
            <w:r w:rsidR="00DE32D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3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08/201</w:t>
            </w:r>
            <w:r w:rsidR="00F3458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9</w:t>
            </w:r>
          </w:p>
        </w:tc>
      </w:tr>
      <w:tr w:rsidR="004511D6" w:rsidRPr="00F44F5F" w14:paraId="66A58453" w14:textId="77777777" w:rsidTr="0098006C">
        <w:trPr>
          <w:trHeight w:val="20"/>
        </w:trPr>
        <w:tc>
          <w:tcPr>
            <w:tcW w:w="11062" w:type="dxa"/>
            <w:gridSpan w:val="9"/>
          </w:tcPr>
          <w:p w14:paraId="08E9AC2A" w14:textId="78179F33" w:rsidR="00F3458A" w:rsidRPr="00F3458A" w:rsidRDefault="00F3458A" w:rsidP="00D4104D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Erfolgreiche Absolvierung mehrerer Leistungs</w:t>
            </w:r>
            <w:r w:rsidR="002364F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a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bzeichen der Jugendfeuerwehr</w:t>
            </w:r>
            <w: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mit</w:t>
            </w:r>
            <w:r w:rsidRPr="00F3458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</w:t>
            </w:r>
          </w:p>
          <w:p w14:paraId="50B5B9CB" w14:textId="5104863D" w:rsidR="002C3157" w:rsidRPr="001647AB" w:rsidRDefault="00F3458A" w:rsidP="00D4104D">
            <w:pPr>
              <w:pStyle w:val="Bullets"/>
              <w:numPr>
                <w:ilvl w:val="0"/>
                <w:numId w:val="0"/>
              </w:numPr>
              <w:ind w:left="720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F3458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Schwerpunkt auf Teamarbeit, Einsatzorganisation und technischer Ausbildung</w:t>
            </w:r>
          </w:p>
        </w:tc>
      </w:tr>
      <w:tr w:rsidR="004511D6" w:rsidRPr="00F44F5F" w14:paraId="482569A2" w14:textId="77777777" w:rsidTr="0098006C">
        <w:trPr>
          <w:trHeight w:val="510"/>
        </w:trPr>
        <w:tc>
          <w:tcPr>
            <w:tcW w:w="11062" w:type="dxa"/>
            <w:gridSpan w:val="9"/>
            <w:tcBorders>
              <w:bottom w:val="single" w:sz="4" w:space="0" w:color="auto"/>
            </w:tcBorders>
            <w:vAlign w:val="bottom"/>
          </w:tcPr>
          <w:p w14:paraId="1CFA4492" w14:textId="2B27A1F2" w:rsidR="00E55D90" w:rsidRPr="00955C09" w:rsidRDefault="001647AB" w:rsidP="00D4104D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55C09">
              <w:rPr>
                <w:rFonts w:ascii="Times New Roman" w:hAnsi="Times New Roman" w:cs="Times New Roman"/>
                <w:b/>
                <w:sz w:val="28"/>
                <w:szCs w:val="28"/>
              </w:rPr>
              <w:t>FÄHIGKEITEN &amp; INTERESSEN</w:t>
            </w:r>
          </w:p>
        </w:tc>
      </w:tr>
      <w:tr w:rsidR="004511D6" w:rsidRPr="00F44F5F" w14:paraId="2B257790" w14:textId="77777777" w:rsidTr="0098006C">
        <w:trPr>
          <w:trHeight w:val="340"/>
        </w:trPr>
        <w:tc>
          <w:tcPr>
            <w:tcW w:w="11062" w:type="dxa"/>
            <w:gridSpan w:val="9"/>
            <w:tcBorders>
              <w:top w:val="single" w:sz="4" w:space="0" w:color="auto"/>
            </w:tcBorders>
            <w:vAlign w:val="bottom"/>
          </w:tcPr>
          <w:p w14:paraId="061D3FCE" w14:textId="6EFE797E" w:rsidR="00F25EB2" w:rsidRPr="001647AB" w:rsidRDefault="00F25EB2" w:rsidP="00D4104D">
            <w:p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F25E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Sprachen: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Deutsch 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</w:t>
            </w:r>
            <w:r w:rsidR="00D4104D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C2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)</w:t>
            </w: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Englisch 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</w:t>
            </w:r>
            <w:r w:rsidR="00F3458A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C1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)</w:t>
            </w:r>
          </w:p>
        </w:tc>
      </w:tr>
      <w:tr w:rsidR="004511D6" w:rsidRPr="00F25EB2" w14:paraId="45706C3F" w14:textId="77777777" w:rsidTr="0098006C">
        <w:trPr>
          <w:trHeight w:val="283"/>
        </w:trPr>
        <w:tc>
          <w:tcPr>
            <w:tcW w:w="11062" w:type="dxa"/>
            <w:gridSpan w:val="9"/>
            <w:vAlign w:val="bottom"/>
          </w:tcPr>
          <w:p w14:paraId="60CA2168" w14:textId="3E3499E6" w:rsidR="00F25EB2" w:rsidRPr="001647AB" w:rsidRDefault="00F25EB2" w:rsidP="00D4104D">
            <w:p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</w:pPr>
            <w:proofErr w:type="spellStart"/>
            <w:r w:rsidRPr="00F25EB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Technisch</w:t>
            </w:r>
            <w:proofErr w:type="spellEnd"/>
            <w:r w:rsidRPr="00F25EB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:</w:t>
            </w:r>
            <w:r w:rsidRPr="00F25EB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Microsoft Office 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r w:rsidR="002C7C72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f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ortgeschritten</w:t>
            </w:r>
            <w:proofErr w:type="spellEnd"/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)</w:t>
            </w: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, Bloomberg 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(basi</w:t>
            </w:r>
            <w:r w:rsidR="00F3458A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c)</w:t>
            </w:r>
            <w:r w:rsidR="00F3458A" w:rsidRPr="009B4A32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, Coupa </w:t>
            </w:r>
            <w:r w:rsidR="00F3458A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(basic)</w:t>
            </w:r>
            <w:r w:rsidR="00F3458A" w:rsidRPr="009B4A32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, SAP S4/HANA </w:t>
            </w:r>
            <w:r w:rsidR="00F3458A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(basic)</w:t>
            </w:r>
          </w:p>
        </w:tc>
      </w:tr>
      <w:tr w:rsidR="004511D6" w:rsidRPr="00F44F5F" w14:paraId="70CB01B0" w14:textId="77777777" w:rsidTr="0098006C">
        <w:trPr>
          <w:trHeight w:val="504"/>
        </w:trPr>
        <w:tc>
          <w:tcPr>
            <w:tcW w:w="11062" w:type="dxa"/>
            <w:gridSpan w:val="9"/>
            <w:vAlign w:val="bottom"/>
          </w:tcPr>
          <w:p w14:paraId="598C2742" w14:textId="19FC729C" w:rsidR="00F25EB2" w:rsidRPr="001647AB" w:rsidRDefault="00F25EB2" w:rsidP="00D4104D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 w:rsidRPr="00F25E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Interessen:</w:t>
            </w: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2F1BDE" w:rsidRPr="009B4A32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Langstreckenlauf</w:t>
            </w:r>
            <w:r w:rsidR="002F1BDE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 (Halbmarathon-</w:t>
            </w:r>
            <w:proofErr w:type="spellStart"/>
            <w:r w:rsidR="002F1BDE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Finisher</w:t>
            </w:r>
            <w:proofErr w:type="spellEnd"/>
            <w:r w:rsidR="002F1BDE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 – erfolgreiche Rückkehr nach Operation</w:t>
            </w:r>
            <w:r w:rsidR="006A3E98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)</w:t>
            </w:r>
            <w:r w:rsidR="006A3E98" w:rsidRPr="009B4A32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,</w:t>
            </w:r>
            <w:r w:rsidR="002F1BDE" w:rsidRPr="009B4A32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 Persönlichkeitsentwicklung </w:t>
            </w:r>
            <w:r w:rsidR="002F1BDE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(üb</w:t>
            </w:r>
            <w:r w:rsidR="002F1BDE" w:rsidRPr="002B753B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  <w:lang w:val="de-AT"/>
              </w:rPr>
              <w:t xml:space="preserve">er </w:t>
            </w:r>
            <w:r w:rsidR="002B753B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  <w:lang w:val="de-AT"/>
              </w:rPr>
              <w:t>3</w:t>
            </w:r>
            <w:r w:rsidR="002F1BDE" w:rsidRPr="002B753B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  <w:lang w:val="de-AT"/>
              </w:rPr>
              <w:t xml:space="preserve">0 </w:t>
            </w:r>
            <w:r w:rsidR="002F1BDE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Bücher)</w:t>
            </w:r>
            <w:r w:rsidR="002F1BDE" w:rsidRPr="009B4A32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Kochen &amp; Organisation </w:t>
            </w:r>
            <w:r w:rsidR="002364F7" w:rsidRPr="009B4A32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privater</w:t>
            </w:r>
            <w:r w:rsidR="002F1BDE" w:rsidRPr="009B4A32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 Kochevents und </w:t>
            </w:r>
            <w:proofErr w:type="spellStart"/>
            <w:r w:rsidR="002F1BDE" w:rsidRPr="009B4A32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Dinnerabende</w:t>
            </w:r>
            <w:proofErr w:type="spellEnd"/>
            <w:r w:rsidR="002F1BDE" w:rsidRPr="009B4A32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 mit bis zu 25 Teilnehmern</w:t>
            </w:r>
          </w:p>
        </w:tc>
      </w:tr>
      <w:tr w:rsidR="004511D6" w:rsidRPr="00F44F5F" w14:paraId="071AB173" w14:textId="77777777" w:rsidTr="0098006C">
        <w:trPr>
          <w:trHeight w:val="720"/>
        </w:trPr>
        <w:tc>
          <w:tcPr>
            <w:tcW w:w="11062" w:type="dxa"/>
            <w:gridSpan w:val="9"/>
            <w:vAlign w:val="bottom"/>
          </w:tcPr>
          <w:p w14:paraId="6478BDEA" w14:textId="07F0AFE8" w:rsidR="001647AB" w:rsidRPr="00F44F5F" w:rsidRDefault="002F1BDE" w:rsidP="00D4104D">
            <w:pPr>
              <w:rPr>
                <w:rFonts w:ascii="Times New Roman" w:hAnsi="Times New Roman" w:cs="Times New Roman"/>
                <w:color w:val="000000"/>
                <w:sz w:val="18"/>
                <w:lang w:val="de-AT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Frickenhausen,</w:t>
            </w:r>
            <w:r w:rsidR="001647AB" w:rsidRPr="001647A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11616E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="00AF2EFE"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.0</w:t>
            </w:r>
            <w:r w:rsidR="00983BEA">
              <w:rPr>
                <w:rFonts w:ascii="Times New Roman" w:hAnsi="Times New Roman" w:cs="Times New Roman"/>
                <w:sz w:val="20"/>
                <w:szCs w:val="20"/>
              </w:rPr>
              <w:t>6</w:t>
            </w:r>
            <w:r w:rsidR="001647AB" w:rsidRPr="001647AB">
              <w:rPr>
                <w:rFonts w:ascii="Times New Roman" w:hAnsi="Times New Roman" w:cs="Times New Roman"/>
                <w:sz w:val="20"/>
                <w:szCs w:val="20"/>
              </w:rPr>
              <w:t>.20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26</w:t>
            </w:r>
          </w:p>
        </w:tc>
      </w:tr>
    </w:tbl>
    <w:p w14:paraId="0CB9CAAE" w14:textId="29CEE4D6" w:rsidR="00215A47" w:rsidRPr="0074111D" w:rsidRDefault="00215A47" w:rsidP="00215A47">
      <w:pPr>
        <w:rPr>
          <w:sz w:val="18"/>
        </w:rPr>
      </w:pPr>
    </w:p>
    <w:sectPr w:rsidR="00215A47" w:rsidRPr="0074111D" w:rsidSect="009B4A32">
      <w:footerReference w:type="even" r:id="rId8"/>
      <w:pgSz w:w="11906" w:h="16838"/>
      <w:pgMar w:top="360" w:right="1411" w:bottom="144" w:left="1411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38D5808" w14:textId="77777777" w:rsidR="00371507" w:rsidRDefault="00371507" w:rsidP="00BE053D">
      <w:pPr>
        <w:spacing w:after="0" w:line="240" w:lineRule="auto"/>
      </w:pPr>
      <w:r>
        <w:separator/>
      </w:r>
    </w:p>
  </w:endnote>
  <w:endnote w:type="continuationSeparator" w:id="0">
    <w:p w14:paraId="2353CA29" w14:textId="77777777" w:rsidR="00371507" w:rsidRDefault="00371507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C24BA17" w14:textId="77777777" w:rsidR="00371507" w:rsidRDefault="00371507" w:rsidP="00BE053D">
      <w:pPr>
        <w:spacing w:after="0" w:line="240" w:lineRule="auto"/>
      </w:pPr>
      <w:r>
        <w:separator/>
      </w:r>
    </w:p>
  </w:footnote>
  <w:footnote w:type="continuationSeparator" w:id="0">
    <w:p w14:paraId="16DA7C90" w14:textId="77777777" w:rsidR="00371507" w:rsidRDefault="00371507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3133202"/>
    <w:multiLevelType w:val="hybridMultilevel"/>
    <w:tmpl w:val="7FECFC8C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9402E74"/>
    <w:multiLevelType w:val="hybridMultilevel"/>
    <w:tmpl w:val="C4DCB958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57F645E"/>
    <w:multiLevelType w:val="hybridMultilevel"/>
    <w:tmpl w:val="24E6F738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F01635"/>
    <w:multiLevelType w:val="hybridMultilevel"/>
    <w:tmpl w:val="DF74FC1C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CD967CD"/>
    <w:multiLevelType w:val="hybridMultilevel"/>
    <w:tmpl w:val="2800E930"/>
    <w:lvl w:ilvl="0" w:tplc="8C04F598">
      <w:start w:val="1"/>
      <w:numFmt w:val="bullet"/>
      <w:pStyle w:val="Bullets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5670E2"/>
    <w:multiLevelType w:val="hybridMultilevel"/>
    <w:tmpl w:val="1E62F884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EE53738"/>
    <w:multiLevelType w:val="hybridMultilevel"/>
    <w:tmpl w:val="3676B944"/>
    <w:lvl w:ilvl="0" w:tplc="E384FDFC">
      <w:start w:val="151"/>
      <w:numFmt w:val="bullet"/>
      <w:lvlText w:val="-"/>
      <w:lvlJc w:val="left"/>
      <w:pPr>
        <w:ind w:left="1068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6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37C3E30"/>
    <w:multiLevelType w:val="hybridMultilevel"/>
    <w:tmpl w:val="F5402800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8BE5BE0"/>
    <w:multiLevelType w:val="hybridMultilevel"/>
    <w:tmpl w:val="0494F58A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E723BCA"/>
    <w:multiLevelType w:val="hybridMultilevel"/>
    <w:tmpl w:val="E0445628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F89052D"/>
    <w:multiLevelType w:val="hybridMultilevel"/>
    <w:tmpl w:val="9A541EF2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9137232">
    <w:abstractNumId w:val="16"/>
  </w:num>
  <w:num w:numId="2" w16cid:durableId="1517961058">
    <w:abstractNumId w:val="19"/>
  </w:num>
  <w:num w:numId="3" w16cid:durableId="1252082647">
    <w:abstractNumId w:val="22"/>
  </w:num>
  <w:num w:numId="4" w16cid:durableId="216092582">
    <w:abstractNumId w:val="0"/>
  </w:num>
  <w:num w:numId="5" w16cid:durableId="2002467698">
    <w:abstractNumId w:val="1"/>
  </w:num>
  <w:num w:numId="6" w16cid:durableId="807475707">
    <w:abstractNumId w:val="2"/>
  </w:num>
  <w:num w:numId="7" w16cid:durableId="2132552193">
    <w:abstractNumId w:val="15"/>
  </w:num>
  <w:num w:numId="8" w16cid:durableId="1949311987">
    <w:abstractNumId w:val="26"/>
  </w:num>
  <w:num w:numId="9" w16cid:durableId="1961916187">
    <w:abstractNumId w:val="14"/>
  </w:num>
  <w:num w:numId="10" w16cid:durableId="1947156070">
    <w:abstractNumId w:val="28"/>
  </w:num>
  <w:num w:numId="11" w16cid:durableId="1715693601">
    <w:abstractNumId w:val="6"/>
  </w:num>
  <w:num w:numId="12" w16cid:durableId="1688167074">
    <w:abstractNumId w:val="7"/>
  </w:num>
  <w:num w:numId="13" w16cid:durableId="2040233879">
    <w:abstractNumId w:val="9"/>
  </w:num>
  <w:num w:numId="14" w16cid:durableId="1178347352">
    <w:abstractNumId w:val="10"/>
  </w:num>
  <w:num w:numId="15" w16cid:durableId="1771580397">
    <w:abstractNumId w:val="24"/>
  </w:num>
  <w:num w:numId="16" w16cid:durableId="1721974678">
    <w:abstractNumId w:val="5"/>
  </w:num>
  <w:num w:numId="17" w16cid:durableId="2003701761">
    <w:abstractNumId w:val="18"/>
  </w:num>
  <w:num w:numId="18" w16cid:durableId="1247112201">
    <w:abstractNumId w:val="4"/>
  </w:num>
  <w:num w:numId="19" w16cid:durableId="142089335">
    <w:abstractNumId w:val="21"/>
  </w:num>
  <w:num w:numId="20" w16cid:durableId="702943334">
    <w:abstractNumId w:val="12"/>
  </w:num>
  <w:num w:numId="21" w16cid:durableId="1697075762">
    <w:abstractNumId w:val="13"/>
  </w:num>
  <w:num w:numId="22" w16cid:durableId="424351624">
    <w:abstractNumId w:val="17"/>
  </w:num>
  <w:num w:numId="23" w16cid:durableId="1984038324">
    <w:abstractNumId w:val="8"/>
  </w:num>
  <w:num w:numId="24" w16cid:durableId="2056856694">
    <w:abstractNumId w:val="23"/>
  </w:num>
  <w:num w:numId="25" w16cid:durableId="548689742">
    <w:abstractNumId w:val="30"/>
  </w:num>
  <w:num w:numId="26" w16cid:durableId="1499494221">
    <w:abstractNumId w:val="20"/>
  </w:num>
  <w:num w:numId="27" w16cid:durableId="624386309">
    <w:abstractNumId w:val="22"/>
  </w:num>
  <w:num w:numId="28" w16cid:durableId="140462918">
    <w:abstractNumId w:val="31"/>
  </w:num>
  <w:num w:numId="29" w16cid:durableId="2005740527">
    <w:abstractNumId w:val="11"/>
  </w:num>
  <w:num w:numId="30" w16cid:durableId="679043531">
    <w:abstractNumId w:val="29"/>
  </w:num>
  <w:num w:numId="31" w16cid:durableId="1130781100">
    <w:abstractNumId w:val="25"/>
  </w:num>
  <w:num w:numId="32" w16cid:durableId="201552702">
    <w:abstractNumId w:val="27"/>
  </w:num>
  <w:num w:numId="33" w16cid:durableId="1967854816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Sarah Bergmann">
    <w15:presenceInfo w15:providerId="AD" w15:userId="S::sbke2025@pomona.edu::e83357c8-3cb9-49f1-b9e5-fbb00dd4ba5a"/>
  </w15:person>
  <w15:person w15:author="David Döbele">
    <w15:presenceInfo w15:providerId="AD" w15:userId="S::david.doebele@pumpkincareeres.onmicrosoft.com::9046cfa8-3fc7-4052-9daa-75c97e906e36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1"/>
  <w:proofState w:spelling="clean" w:grammar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57A21"/>
    <w:rsid w:val="00061D33"/>
    <w:rsid w:val="00064643"/>
    <w:rsid w:val="00073F0C"/>
    <w:rsid w:val="00087747"/>
    <w:rsid w:val="000A1FDA"/>
    <w:rsid w:val="000B63E2"/>
    <w:rsid w:val="000B6548"/>
    <w:rsid w:val="000D671A"/>
    <w:rsid w:val="00100980"/>
    <w:rsid w:val="00103EC5"/>
    <w:rsid w:val="0011616E"/>
    <w:rsid w:val="00116C6E"/>
    <w:rsid w:val="00125CA6"/>
    <w:rsid w:val="001315A3"/>
    <w:rsid w:val="00153D1E"/>
    <w:rsid w:val="0015543A"/>
    <w:rsid w:val="00156FC9"/>
    <w:rsid w:val="00162A5A"/>
    <w:rsid w:val="001647AB"/>
    <w:rsid w:val="00172867"/>
    <w:rsid w:val="00175B6D"/>
    <w:rsid w:val="001901ED"/>
    <w:rsid w:val="0019483A"/>
    <w:rsid w:val="00195D0B"/>
    <w:rsid w:val="00196EAC"/>
    <w:rsid w:val="001A46BF"/>
    <w:rsid w:val="001A481B"/>
    <w:rsid w:val="001B0186"/>
    <w:rsid w:val="001B62CA"/>
    <w:rsid w:val="001D4DCD"/>
    <w:rsid w:val="001E21EA"/>
    <w:rsid w:val="001F4175"/>
    <w:rsid w:val="0021494E"/>
    <w:rsid w:val="00215A47"/>
    <w:rsid w:val="00223A4D"/>
    <w:rsid w:val="00232CB5"/>
    <w:rsid w:val="00234A7E"/>
    <w:rsid w:val="002364F7"/>
    <w:rsid w:val="0024373D"/>
    <w:rsid w:val="002508C2"/>
    <w:rsid w:val="00253F6D"/>
    <w:rsid w:val="00267252"/>
    <w:rsid w:val="0027333E"/>
    <w:rsid w:val="00282DB0"/>
    <w:rsid w:val="002B2091"/>
    <w:rsid w:val="002B2C23"/>
    <w:rsid w:val="002B3915"/>
    <w:rsid w:val="002B753B"/>
    <w:rsid w:val="002C3157"/>
    <w:rsid w:val="002C6972"/>
    <w:rsid w:val="002C7C72"/>
    <w:rsid w:val="002D2B32"/>
    <w:rsid w:val="002D4516"/>
    <w:rsid w:val="002F1BDE"/>
    <w:rsid w:val="002F46AD"/>
    <w:rsid w:val="003101F0"/>
    <w:rsid w:val="00314B7A"/>
    <w:rsid w:val="00324BC5"/>
    <w:rsid w:val="00340BAB"/>
    <w:rsid w:val="003418E0"/>
    <w:rsid w:val="00341CB7"/>
    <w:rsid w:val="00347F8D"/>
    <w:rsid w:val="003630D2"/>
    <w:rsid w:val="00370B52"/>
    <w:rsid w:val="00371507"/>
    <w:rsid w:val="00372F7B"/>
    <w:rsid w:val="003733E5"/>
    <w:rsid w:val="00390EA6"/>
    <w:rsid w:val="003C5930"/>
    <w:rsid w:val="003E27C3"/>
    <w:rsid w:val="003F3E3F"/>
    <w:rsid w:val="00404F8D"/>
    <w:rsid w:val="004067B8"/>
    <w:rsid w:val="004154BE"/>
    <w:rsid w:val="0042013D"/>
    <w:rsid w:val="0042276E"/>
    <w:rsid w:val="00422F83"/>
    <w:rsid w:val="00426D7E"/>
    <w:rsid w:val="0043430C"/>
    <w:rsid w:val="00435E6D"/>
    <w:rsid w:val="00443668"/>
    <w:rsid w:val="00445C50"/>
    <w:rsid w:val="004511D6"/>
    <w:rsid w:val="00456B0D"/>
    <w:rsid w:val="00476AF8"/>
    <w:rsid w:val="00484FD7"/>
    <w:rsid w:val="004929FB"/>
    <w:rsid w:val="004A1703"/>
    <w:rsid w:val="004A54BA"/>
    <w:rsid w:val="004B6A5E"/>
    <w:rsid w:val="004C47A4"/>
    <w:rsid w:val="004C7C7D"/>
    <w:rsid w:val="00503C6B"/>
    <w:rsid w:val="00507EA7"/>
    <w:rsid w:val="00526089"/>
    <w:rsid w:val="00527A28"/>
    <w:rsid w:val="00527DCA"/>
    <w:rsid w:val="005716D4"/>
    <w:rsid w:val="00571B60"/>
    <w:rsid w:val="00572876"/>
    <w:rsid w:val="00585A4D"/>
    <w:rsid w:val="005A5DB0"/>
    <w:rsid w:val="005B091A"/>
    <w:rsid w:val="005B6515"/>
    <w:rsid w:val="005C1C61"/>
    <w:rsid w:val="005D6329"/>
    <w:rsid w:val="005E57F6"/>
    <w:rsid w:val="00602D78"/>
    <w:rsid w:val="006058D8"/>
    <w:rsid w:val="00610200"/>
    <w:rsid w:val="00623699"/>
    <w:rsid w:val="0063094D"/>
    <w:rsid w:val="00632D5A"/>
    <w:rsid w:val="00635515"/>
    <w:rsid w:val="00645BAF"/>
    <w:rsid w:val="006546FD"/>
    <w:rsid w:val="00665BF3"/>
    <w:rsid w:val="006732D6"/>
    <w:rsid w:val="0067477F"/>
    <w:rsid w:val="00677B0B"/>
    <w:rsid w:val="00693E09"/>
    <w:rsid w:val="00693F15"/>
    <w:rsid w:val="006A21AE"/>
    <w:rsid w:val="006A2DE9"/>
    <w:rsid w:val="006A3E98"/>
    <w:rsid w:val="006A7230"/>
    <w:rsid w:val="006B4E32"/>
    <w:rsid w:val="006B72C7"/>
    <w:rsid w:val="006B7F78"/>
    <w:rsid w:val="006C2252"/>
    <w:rsid w:val="006D0E5E"/>
    <w:rsid w:val="006D40EA"/>
    <w:rsid w:val="006D7F7F"/>
    <w:rsid w:val="006E2C9C"/>
    <w:rsid w:val="006E40EF"/>
    <w:rsid w:val="006F0039"/>
    <w:rsid w:val="0070513C"/>
    <w:rsid w:val="00711CEF"/>
    <w:rsid w:val="00720320"/>
    <w:rsid w:val="00723643"/>
    <w:rsid w:val="00723B46"/>
    <w:rsid w:val="0072515C"/>
    <w:rsid w:val="00725D3C"/>
    <w:rsid w:val="00733DA1"/>
    <w:rsid w:val="00737822"/>
    <w:rsid w:val="0074111D"/>
    <w:rsid w:val="00753D4A"/>
    <w:rsid w:val="00756912"/>
    <w:rsid w:val="00761609"/>
    <w:rsid w:val="00763DCE"/>
    <w:rsid w:val="007726EE"/>
    <w:rsid w:val="00776C46"/>
    <w:rsid w:val="0078260B"/>
    <w:rsid w:val="007838D1"/>
    <w:rsid w:val="00785254"/>
    <w:rsid w:val="00785853"/>
    <w:rsid w:val="007966F0"/>
    <w:rsid w:val="00797BFC"/>
    <w:rsid w:val="007A720F"/>
    <w:rsid w:val="007C6A3C"/>
    <w:rsid w:val="007C75C8"/>
    <w:rsid w:val="007D4BEE"/>
    <w:rsid w:val="007D5BE9"/>
    <w:rsid w:val="008050E4"/>
    <w:rsid w:val="0082257D"/>
    <w:rsid w:val="00827140"/>
    <w:rsid w:val="00853438"/>
    <w:rsid w:val="00865054"/>
    <w:rsid w:val="00866846"/>
    <w:rsid w:val="00875DA9"/>
    <w:rsid w:val="00884A7D"/>
    <w:rsid w:val="00895E38"/>
    <w:rsid w:val="008A289B"/>
    <w:rsid w:val="008A782B"/>
    <w:rsid w:val="008A7F2D"/>
    <w:rsid w:val="008B0FC0"/>
    <w:rsid w:val="008C429A"/>
    <w:rsid w:val="008C6FA8"/>
    <w:rsid w:val="008E1F3D"/>
    <w:rsid w:val="009053D7"/>
    <w:rsid w:val="009062B8"/>
    <w:rsid w:val="0091331D"/>
    <w:rsid w:val="00920B02"/>
    <w:rsid w:val="00922FC4"/>
    <w:rsid w:val="00931C52"/>
    <w:rsid w:val="0093223C"/>
    <w:rsid w:val="009401FE"/>
    <w:rsid w:val="00941A87"/>
    <w:rsid w:val="009501C2"/>
    <w:rsid w:val="00955844"/>
    <w:rsid w:val="00955C09"/>
    <w:rsid w:val="009668B9"/>
    <w:rsid w:val="00976577"/>
    <w:rsid w:val="0098006C"/>
    <w:rsid w:val="00983BEA"/>
    <w:rsid w:val="009928C8"/>
    <w:rsid w:val="00996356"/>
    <w:rsid w:val="00997D9A"/>
    <w:rsid w:val="009B3408"/>
    <w:rsid w:val="009B4A32"/>
    <w:rsid w:val="009D7C49"/>
    <w:rsid w:val="009E7297"/>
    <w:rsid w:val="009F04AB"/>
    <w:rsid w:val="00A021CE"/>
    <w:rsid w:val="00A0257D"/>
    <w:rsid w:val="00A03BE4"/>
    <w:rsid w:val="00A12EDC"/>
    <w:rsid w:val="00A26D0D"/>
    <w:rsid w:val="00A32AAB"/>
    <w:rsid w:val="00A33BDE"/>
    <w:rsid w:val="00A34885"/>
    <w:rsid w:val="00A43BC1"/>
    <w:rsid w:val="00A519EB"/>
    <w:rsid w:val="00A545EB"/>
    <w:rsid w:val="00A609D0"/>
    <w:rsid w:val="00A662B1"/>
    <w:rsid w:val="00A74225"/>
    <w:rsid w:val="00A82E4A"/>
    <w:rsid w:val="00A936D5"/>
    <w:rsid w:val="00AA1EB0"/>
    <w:rsid w:val="00AA2DA3"/>
    <w:rsid w:val="00AA5A9C"/>
    <w:rsid w:val="00AB016A"/>
    <w:rsid w:val="00AB2A5A"/>
    <w:rsid w:val="00AB3383"/>
    <w:rsid w:val="00AD28F8"/>
    <w:rsid w:val="00AE4ED3"/>
    <w:rsid w:val="00AF2EFE"/>
    <w:rsid w:val="00B0230B"/>
    <w:rsid w:val="00B17D95"/>
    <w:rsid w:val="00B23509"/>
    <w:rsid w:val="00B255A0"/>
    <w:rsid w:val="00B359DB"/>
    <w:rsid w:val="00B3632B"/>
    <w:rsid w:val="00B409D8"/>
    <w:rsid w:val="00B5178D"/>
    <w:rsid w:val="00B67F1F"/>
    <w:rsid w:val="00B701D7"/>
    <w:rsid w:val="00B90595"/>
    <w:rsid w:val="00BA215A"/>
    <w:rsid w:val="00BB5F09"/>
    <w:rsid w:val="00BC05A9"/>
    <w:rsid w:val="00BC0D9F"/>
    <w:rsid w:val="00BC15A1"/>
    <w:rsid w:val="00BE053D"/>
    <w:rsid w:val="00BE6E3B"/>
    <w:rsid w:val="00BF0E50"/>
    <w:rsid w:val="00BF1A7A"/>
    <w:rsid w:val="00BF1FA3"/>
    <w:rsid w:val="00C004DF"/>
    <w:rsid w:val="00C00974"/>
    <w:rsid w:val="00C018E4"/>
    <w:rsid w:val="00C066FA"/>
    <w:rsid w:val="00C125EA"/>
    <w:rsid w:val="00C12AA3"/>
    <w:rsid w:val="00C16169"/>
    <w:rsid w:val="00C25387"/>
    <w:rsid w:val="00C3517D"/>
    <w:rsid w:val="00C54BE3"/>
    <w:rsid w:val="00C57F80"/>
    <w:rsid w:val="00C76562"/>
    <w:rsid w:val="00C768ED"/>
    <w:rsid w:val="00C82A8F"/>
    <w:rsid w:val="00C916C2"/>
    <w:rsid w:val="00CA4411"/>
    <w:rsid w:val="00CC34B0"/>
    <w:rsid w:val="00CC7F56"/>
    <w:rsid w:val="00CD1B12"/>
    <w:rsid w:val="00CD55DC"/>
    <w:rsid w:val="00CE1BBC"/>
    <w:rsid w:val="00CE2595"/>
    <w:rsid w:val="00CE28CC"/>
    <w:rsid w:val="00CE72FC"/>
    <w:rsid w:val="00CF31EE"/>
    <w:rsid w:val="00D1492F"/>
    <w:rsid w:val="00D16489"/>
    <w:rsid w:val="00D17B69"/>
    <w:rsid w:val="00D3003C"/>
    <w:rsid w:val="00D331F4"/>
    <w:rsid w:val="00D4104D"/>
    <w:rsid w:val="00D470E4"/>
    <w:rsid w:val="00D52142"/>
    <w:rsid w:val="00D5280E"/>
    <w:rsid w:val="00D61F14"/>
    <w:rsid w:val="00D80D6B"/>
    <w:rsid w:val="00D81F46"/>
    <w:rsid w:val="00D84690"/>
    <w:rsid w:val="00D85D41"/>
    <w:rsid w:val="00D90950"/>
    <w:rsid w:val="00DA69DF"/>
    <w:rsid w:val="00DB33F8"/>
    <w:rsid w:val="00DD38E2"/>
    <w:rsid w:val="00DE32D6"/>
    <w:rsid w:val="00DF640C"/>
    <w:rsid w:val="00E00140"/>
    <w:rsid w:val="00E13110"/>
    <w:rsid w:val="00E24DF1"/>
    <w:rsid w:val="00E40B9A"/>
    <w:rsid w:val="00E431ED"/>
    <w:rsid w:val="00E55D90"/>
    <w:rsid w:val="00E64FF5"/>
    <w:rsid w:val="00E67780"/>
    <w:rsid w:val="00E8619A"/>
    <w:rsid w:val="00E873B0"/>
    <w:rsid w:val="00E907EC"/>
    <w:rsid w:val="00EA5421"/>
    <w:rsid w:val="00EB34FC"/>
    <w:rsid w:val="00EB5816"/>
    <w:rsid w:val="00ED07B5"/>
    <w:rsid w:val="00ED0EA9"/>
    <w:rsid w:val="00EE2F6C"/>
    <w:rsid w:val="00EE5B20"/>
    <w:rsid w:val="00EF77DF"/>
    <w:rsid w:val="00F11BEF"/>
    <w:rsid w:val="00F165E1"/>
    <w:rsid w:val="00F258E7"/>
    <w:rsid w:val="00F25A1B"/>
    <w:rsid w:val="00F25EB2"/>
    <w:rsid w:val="00F31B84"/>
    <w:rsid w:val="00F3458A"/>
    <w:rsid w:val="00F37FDB"/>
    <w:rsid w:val="00F44F5F"/>
    <w:rsid w:val="00F52051"/>
    <w:rsid w:val="00F57ADF"/>
    <w:rsid w:val="00F57BA5"/>
    <w:rsid w:val="00F631EC"/>
    <w:rsid w:val="00F64C22"/>
    <w:rsid w:val="00F64FA7"/>
    <w:rsid w:val="00F6724D"/>
    <w:rsid w:val="00F74D19"/>
    <w:rsid w:val="00F80053"/>
    <w:rsid w:val="00F96CDE"/>
    <w:rsid w:val="00FA02C7"/>
    <w:rsid w:val="00FA4186"/>
    <w:rsid w:val="00FC0531"/>
    <w:rsid w:val="00FC13F0"/>
    <w:rsid w:val="00FD0FB7"/>
    <w:rsid w:val="00FE0496"/>
    <w:rsid w:val="00FE79A2"/>
    <w:rsid w:val="00FF0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  <w:rsid w:val="00215A47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D4104D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D4104D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D4104D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D4104D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D4104D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D4104D"/>
    <w:rPr>
      <w:b/>
      <w:bCs/>
      <w:sz w:val="20"/>
      <w:szCs w:val="20"/>
    </w:rPr>
  </w:style>
  <w:style w:type="table" w:styleId="EinfacheTabelle1">
    <w:name w:val="Plain Table 1"/>
    <w:basedOn w:val="NormaleTabelle"/>
    <w:uiPriority w:val="41"/>
    <w:rsid w:val="009B4A3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462</Words>
  <Characters>2917</Characters>
  <Application>Microsoft Office Word</Application>
  <DocSecurity>0</DocSecurity>
  <Lines>24</Lines>
  <Paragraphs>6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3</cp:revision>
  <dcterms:created xsi:type="dcterms:W3CDTF">2026-08-11T10:13:00Z</dcterms:created>
  <dcterms:modified xsi:type="dcterms:W3CDTF">2026-08-11T15:46:00Z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e9ad32ca23630c905e95cb3947d36735878de88e7374dc60fc89bc00c8872af7</vt:lpwstr>
  </property>
</Properties>
</file>