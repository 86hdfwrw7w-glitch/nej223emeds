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8E8D9" w14:textId="65C19780" w:rsidR="00027185" w:rsidRPr="009A4FFC" w:rsidDel="009A4FFC" w:rsidRDefault="00027185" w:rsidP="00027185">
      <w:pPr>
        <w:rPr>
          <w:del w:id="0" w:author="David Döbele" w:date="2023-09-05T19:45:00Z"/>
          <w:rFonts w:ascii="Georgia" w:hAnsi="Georgia"/>
          <w:sz w:val="20"/>
          <w:szCs w:val="20"/>
          <w:rPrChange w:id="1" w:author="David Döbele" w:date="2023-09-05T19:45:00Z">
            <w:rPr>
              <w:del w:id="2" w:author="David Döbele" w:date="2023-09-05T19:45:00Z"/>
              <w:rFonts w:ascii="Georgia" w:hAnsi="Georgia"/>
              <w:sz w:val="18"/>
              <w:szCs w:val="18"/>
            </w:rPr>
          </w:rPrChange>
        </w:rPr>
      </w:pPr>
    </w:p>
    <w:p w14:paraId="57AD4881" w14:textId="418D5DA3" w:rsidR="00AF3842" w:rsidRPr="009A4FFC" w:rsidRDefault="00AF3842" w:rsidP="00AF3842">
      <w:pPr>
        <w:jc w:val="right"/>
        <w:rPr>
          <w:rFonts w:ascii="Times New Roman" w:eastAsia="Times New Roman" w:hAnsi="Times New Roman" w:cs="Times New Roman"/>
          <w:color w:val="000000"/>
          <w:kern w:val="0"/>
          <w:sz w:val="20"/>
          <w:szCs w:val="20"/>
          <w:lang w:eastAsia="de-DE"/>
          <w14:ligatures w14:val="none"/>
          <w:rPrChange w:id="3" w:author="David Döbele" w:date="2023-09-05T19:45:00Z">
            <w:rPr>
              <w:rFonts w:ascii="Times New Roman" w:eastAsia="Times New Roman" w:hAnsi="Times New Roman" w:cs="Times New Roman"/>
              <w:color w:val="000000"/>
              <w:kern w:val="0"/>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4" w:author="David Döbele" w:date="2023-09-05T19:45:00Z">
            <w:rPr>
              <w:rFonts w:ascii="Georgia" w:eastAsia="Times New Roman" w:hAnsi="Georgia" w:cs="Times New Roman"/>
              <w:color w:val="000000"/>
              <w:kern w:val="0"/>
              <w:sz w:val="21"/>
              <w:szCs w:val="21"/>
              <w:lang w:eastAsia="de-DE"/>
              <w14:ligatures w14:val="none"/>
            </w:rPr>
          </w:rPrChange>
        </w:rPr>
        <w:t>Kim auf der Heide</w:t>
      </w:r>
    </w:p>
    <w:p w14:paraId="2DC35C66" w14:textId="7B8836A7" w:rsidR="00AF3842" w:rsidRPr="009A4FFC" w:rsidRDefault="00AF3842" w:rsidP="00AF3842">
      <w:pPr>
        <w:jc w:val="right"/>
        <w:rPr>
          <w:rFonts w:ascii="Times New Roman" w:eastAsia="Times New Roman" w:hAnsi="Times New Roman" w:cs="Times New Roman"/>
          <w:color w:val="000000"/>
          <w:kern w:val="0"/>
          <w:sz w:val="20"/>
          <w:szCs w:val="20"/>
          <w:lang w:eastAsia="de-DE"/>
          <w14:ligatures w14:val="none"/>
          <w:rPrChange w:id="5" w:author="David Döbele" w:date="2023-09-05T19:45:00Z">
            <w:rPr>
              <w:rFonts w:ascii="Times New Roman" w:eastAsia="Times New Roman" w:hAnsi="Times New Roman" w:cs="Times New Roman"/>
              <w:color w:val="000000"/>
              <w:kern w:val="0"/>
              <w:lang w:eastAsia="de-DE"/>
              <w14:ligatures w14:val="none"/>
            </w:rPr>
          </w:rPrChange>
        </w:rPr>
      </w:pPr>
      <w:proofErr w:type="spellStart"/>
      <w:r w:rsidRPr="009A4FFC">
        <w:rPr>
          <w:rFonts w:ascii="Georgia" w:eastAsia="Times New Roman" w:hAnsi="Georgia" w:cs="Times New Roman"/>
          <w:color w:val="000000"/>
          <w:kern w:val="0"/>
          <w:sz w:val="20"/>
          <w:szCs w:val="20"/>
          <w:lang w:eastAsia="de-DE"/>
          <w14:ligatures w14:val="none"/>
          <w:rPrChange w:id="6" w:author="David Döbele" w:date="2023-09-05T19:45:00Z">
            <w:rPr>
              <w:rFonts w:ascii="Georgia" w:eastAsia="Times New Roman" w:hAnsi="Georgia" w:cs="Times New Roman"/>
              <w:color w:val="000000"/>
              <w:kern w:val="0"/>
              <w:sz w:val="21"/>
              <w:szCs w:val="21"/>
              <w:lang w:eastAsia="de-DE"/>
              <w14:ligatures w14:val="none"/>
            </w:rPr>
          </w:rPrChange>
        </w:rPr>
        <w:t>Donnerstedter</w:t>
      </w:r>
      <w:proofErr w:type="spellEnd"/>
      <w:r w:rsidRPr="009A4FFC">
        <w:rPr>
          <w:rFonts w:ascii="Georgia" w:eastAsia="Times New Roman" w:hAnsi="Georgia" w:cs="Times New Roman"/>
          <w:color w:val="000000"/>
          <w:kern w:val="0"/>
          <w:sz w:val="20"/>
          <w:szCs w:val="20"/>
          <w:lang w:eastAsia="de-DE"/>
          <w14:ligatures w14:val="none"/>
          <w:rPrChange w:id="7" w:author="David Döbele" w:date="2023-09-05T19:45:00Z">
            <w:rPr>
              <w:rFonts w:ascii="Georgia" w:eastAsia="Times New Roman" w:hAnsi="Georgia" w:cs="Times New Roman"/>
              <w:color w:val="000000"/>
              <w:kern w:val="0"/>
              <w:sz w:val="21"/>
              <w:szCs w:val="21"/>
              <w:lang w:eastAsia="de-DE"/>
              <w14:ligatures w14:val="none"/>
            </w:rPr>
          </w:rPrChange>
        </w:rPr>
        <w:t xml:space="preserve"> Weg 64</w:t>
      </w:r>
    </w:p>
    <w:p w14:paraId="3ABC7F3C" w14:textId="6497015F" w:rsidR="00AF3842" w:rsidRPr="009A4FFC" w:rsidRDefault="00AF3842" w:rsidP="00AF3842">
      <w:pPr>
        <w:jc w:val="right"/>
        <w:rPr>
          <w:rFonts w:ascii="Times New Roman" w:eastAsia="Times New Roman" w:hAnsi="Times New Roman" w:cs="Times New Roman"/>
          <w:color w:val="000000"/>
          <w:kern w:val="0"/>
          <w:sz w:val="20"/>
          <w:szCs w:val="20"/>
          <w:lang w:val="en-US" w:eastAsia="de-DE"/>
          <w14:ligatures w14:val="none"/>
          <w:rPrChange w:id="8" w:author="David Döbele" w:date="2023-09-05T19:45:00Z">
            <w:rPr>
              <w:rFonts w:ascii="Times New Roman" w:eastAsia="Times New Roman" w:hAnsi="Times New Roman" w:cs="Times New Roman"/>
              <w:color w:val="000000"/>
              <w:kern w:val="0"/>
              <w:lang w:val="en-US" w:eastAsia="de-DE"/>
              <w14:ligatures w14:val="none"/>
            </w:rPr>
          </w:rPrChange>
        </w:rPr>
      </w:pPr>
      <w:r w:rsidRPr="009A4FFC">
        <w:rPr>
          <w:rFonts w:ascii="Georgia" w:eastAsia="Times New Roman" w:hAnsi="Georgia" w:cs="Times New Roman"/>
          <w:color w:val="000000"/>
          <w:kern w:val="0"/>
          <w:sz w:val="20"/>
          <w:szCs w:val="20"/>
          <w:lang w:val="en-US" w:eastAsia="de-DE"/>
          <w14:ligatures w14:val="none"/>
          <w:rPrChange w:id="9" w:author="David Döbele" w:date="2023-09-05T19:45:00Z">
            <w:rPr>
              <w:rFonts w:ascii="Georgia" w:eastAsia="Times New Roman" w:hAnsi="Georgia" w:cs="Times New Roman"/>
              <w:color w:val="000000"/>
              <w:kern w:val="0"/>
              <w:sz w:val="21"/>
              <w:szCs w:val="21"/>
              <w:lang w:val="en-US" w:eastAsia="de-DE"/>
              <w14:ligatures w14:val="none"/>
            </w:rPr>
          </w:rPrChange>
        </w:rPr>
        <w:t>28277 Bremen</w:t>
      </w:r>
    </w:p>
    <w:p w14:paraId="6C69F3E4" w14:textId="033CF9F7" w:rsidR="00AF3842" w:rsidRPr="009A4FFC" w:rsidRDefault="00AF3842" w:rsidP="00AF3842">
      <w:pPr>
        <w:jc w:val="right"/>
        <w:rPr>
          <w:rFonts w:ascii="Times New Roman" w:eastAsia="Times New Roman" w:hAnsi="Times New Roman" w:cs="Times New Roman"/>
          <w:color w:val="000000"/>
          <w:kern w:val="0"/>
          <w:sz w:val="20"/>
          <w:szCs w:val="20"/>
          <w:lang w:val="en-US" w:eastAsia="de-DE"/>
          <w14:ligatures w14:val="none"/>
          <w:rPrChange w:id="10" w:author="David Döbele" w:date="2023-09-05T19:45:00Z">
            <w:rPr>
              <w:rFonts w:ascii="Times New Roman" w:eastAsia="Times New Roman" w:hAnsi="Times New Roman" w:cs="Times New Roman"/>
              <w:color w:val="000000"/>
              <w:kern w:val="0"/>
              <w:lang w:val="en-US" w:eastAsia="de-DE"/>
              <w14:ligatures w14:val="none"/>
            </w:rPr>
          </w:rPrChange>
        </w:rPr>
      </w:pPr>
      <w:r w:rsidRPr="009A4FFC">
        <w:rPr>
          <w:rFonts w:ascii="Georgia" w:eastAsia="Times New Roman" w:hAnsi="Georgia" w:cs="Times New Roman"/>
          <w:color w:val="000000"/>
          <w:kern w:val="0"/>
          <w:sz w:val="20"/>
          <w:szCs w:val="20"/>
          <w:lang w:val="en-US" w:eastAsia="de-DE"/>
          <w14:ligatures w14:val="none"/>
          <w:rPrChange w:id="11" w:author="David Döbele" w:date="2023-09-05T19:45:00Z">
            <w:rPr>
              <w:rFonts w:ascii="Georgia" w:eastAsia="Times New Roman" w:hAnsi="Georgia" w:cs="Times New Roman"/>
              <w:color w:val="000000"/>
              <w:kern w:val="0"/>
              <w:sz w:val="21"/>
              <w:szCs w:val="21"/>
              <w:lang w:val="en-US" w:eastAsia="de-DE"/>
              <w14:ligatures w14:val="none"/>
            </w:rPr>
          </w:rPrChange>
        </w:rPr>
        <w:t>kimadh@icloud.com</w:t>
      </w:r>
    </w:p>
    <w:p w14:paraId="37BE5C87" w14:textId="01AB0A02" w:rsidR="00AF3842" w:rsidRPr="009A4FFC" w:rsidDel="009A4FFC" w:rsidRDefault="00AF3842" w:rsidP="00AF3842">
      <w:pPr>
        <w:jc w:val="right"/>
        <w:rPr>
          <w:del w:id="12" w:author="David Döbele" w:date="2023-09-05T19:45:00Z"/>
          <w:rFonts w:ascii="Times New Roman" w:eastAsia="Times New Roman" w:hAnsi="Times New Roman" w:cs="Times New Roman"/>
          <w:color w:val="000000"/>
          <w:kern w:val="0"/>
          <w:sz w:val="20"/>
          <w:szCs w:val="20"/>
          <w:lang w:val="en-US" w:eastAsia="de-DE"/>
          <w14:ligatures w14:val="none"/>
          <w:rPrChange w:id="13" w:author="David Döbele" w:date="2023-09-05T19:45:00Z">
            <w:rPr>
              <w:del w:id="14" w:author="David Döbele" w:date="2023-09-05T19:45:00Z"/>
              <w:rFonts w:ascii="Times New Roman" w:eastAsia="Times New Roman" w:hAnsi="Times New Roman" w:cs="Times New Roman"/>
              <w:color w:val="000000"/>
              <w:kern w:val="0"/>
              <w:lang w:val="en-US" w:eastAsia="de-DE"/>
              <w14:ligatures w14:val="none"/>
            </w:rPr>
          </w:rPrChange>
        </w:rPr>
      </w:pPr>
      <w:r w:rsidRPr="009A4FFC">
        <w:rPr>
          <w:rFonts w:ascii="Georgia" w:eastAsia="Times New Roman" w:hAnsi="Georgia" w:cs="Times New Roman"/>
          <w:color w:val="000000"/>
          <w:kern w:val="0"/>
          <w:sz w:val="20"/>
          <w:szCs w:val="20"/>
          <w:lang w:val="en-US" w:eastAsia="de-DE"/>
          <w14:ligatures w14:val="none"/>
          <w:rPrChange w:id="15" w:author="David Döbele" w:date="2023-09-05T19:45:00Z">
            <w:rPr>
              <w:rFonts w:ascii="Georgia" w:eastAsia="Times New Roman" w:hAnsi="Georgia" w:cs="Times New Roman"/>
              <w:color w:val="000000"/>
              <w:kern w:val="0"/>
              <w:sz w:val="21"/>
              <w:szCs w:val="21"/>
              <w:lang w:val="en-US" w:eastAsia="de-DE"/>
              <w14:ligatures w14:val="none"/>
            </w:rPr>
          </w:rPrChange>
        </w:rPr>
        <w:t>+49 152 25635380</w:t>
      </w:r>
    </w:p>
    <w:p w14:paraId="1CF073B2" w14:textId="77777777" w:rsidR="00AF3842" w:rsidRPr="009A4FFC" w:rsidRDefault="00AF3842" w:rsidP="009A4FFC">
      <w:pPr>
        <w:jc w:val="right"/>
        <w:rPr>
          <w:rFonts w:ascii="Times New Roman" w:eastAsia="Times New Roman" w:hAnsi="Times New Roman" w:cs="Times New Roman"/>
          <w:color w:val="000000"/>
          <w:kern w:val="0"/>
          <w:sz w:val="20"/>
          <w:szCs w:val="20"/>
          <w:lang w:val="en-US" w:eastAsia="de-DE"/>
          <w14:ligatures w14:val="none"/>
          <w:rPrChange w:id="16" w:author="David Döbele" w:date="2023-09-05T19:45:00Z">
            <w:rPr>
              <w:rFonts w:ascii="Times New Roman" w:eastAsia="Times New Roman" w:hAnsi="Times New Roman" w:cs="Times New Roman"/>
              <w:color w:val="000000"/>
              <w:kern w:val="0"/>
              <w:lang w:val="en-US" w:eastAsia="de-DE"/>
              <w14:ligatures w14:val="none"/>
            </w:rPr>
          </w:rPrChange>
        </w:rPr>
        <w:pPrChange w:id="17" w:author="David Döbele" w:date="2023-09-05T19:45:00Z">
          <w:pPr/>
        </w:pPrChange>
      </w:pPr>
    </w:p>
    <w:p w14:paraId="4F934689" w14:textId="0A61CCF0" w:rsidR="00AF3842" w:rsidRPr="009A4FFC" w:rsidRDefault="00301E8D" w:rsidP="00AF3842">
      <w:pPr>
        <w:rPr>
          <w:rFonts w:ascii="Times New Roman" w:eastAsia="Times New Roman" w:hAnsi="Times New Roman" w:cs="Times New Roman"/>
          <w:color w:val="000000"/>
          <w:kern w:val="0"/>
          <w:sz w:val="20"/>
          <w:szCs w:val="20"/>
          <w:lang w:val="en-US" w:eastAsia="de-DE"/>
          <w14:ligatures w14:val="none"/>
          <w:rPrChange w:id="18" w:author="David Döbele" w:date="2023-09-05T19:45:00Z">
            <w:rPr>
              <w:rFonts w:ascii="Times New Roman" w:eastAsia="Times New Roman" w:hAnsi="Times New Roman" w:cs="Times New Roman"/>
              <w:color w:val="000000"/>
              <w:kern w:val="0"/>
              <w:lang w:val="en-US" w:eastAsia="de-DE"/>
              <w14:ligatures w14:val="none"/>
            </w:rPr>
          </w:rPrChange>
        </w:rPr>
      </w:pPr>
      <w:proofErr w:type="spellStart"/>
      <w:r w:rsidRPr="009A4FFC">
        <w:rPr>
          <w:rFonts w:ascii="Georgia" w:eastAsia="Times New Roman" w:hAnsi="Georgia" w:cs="Times New Roman"/>
          <w:color w:val="000000"/>
          <w:kern w:val="0"/>
          <w:sz w:val="20"/>
          <w:szCs w:val="20"/>
          <w:lang w:val="en-US" w:eastAsia="de-DE"/>
          <w14:ligatures w14:val="none"/>
          <w:rPrChange w:id="19" w:author="David Döbele" w:date="2023-09-05T19:45:00Z">
            <w:rPr>
              <w:rFonts w:ascii="Georgia" w:eastAsia="Times New Roman" w:hAnsi="Georgia" w:cs="Times New Roman"/>
              <w:color w:val="000000"/>
              <w:kern w:val="0"/>
              <w:sz w:val="21"/>
              <w:szCs w:val="21"/>
              <w:lang w:val="en-US" w:eastAsia="de-DE"/>
              <w14:ligatures w14:val="none"/>
            </w:rPr>
          </w:rPrChange>
        </w:rPr>
        <w:t>Pricewaterhouse</w:t>
      </w:r>
      <w:proofErr w:type="spellEnd"/>
      <w:r w:rsidRPr="009A4FFC">
        <w:rPr>
          <w:rFonts w:ascii="Georgia" w:eastAsia="Times New Roman" w:hAnsi="Georgia" w:cs="Times New Roman"/>
          <w:color w:val="000000"/>
          <w:kern w:val="0"/>
          <w:sz w:val="20"/>
          <w:szCs w:val="20"/>
          <w:lang w:val="en-US" w:eastAsia="de-DE"/>
          <w14:ligatures w14:val="none"/>
          <w:rPrChange w:id="20" w:author="David Döbele" w:date="2023-09-05T19:45:00Z">
            <w:rPr>
              <w:rFonts w:ascii="Georgia" w:eastAsia="Times New Roman" w:hAnsi="Georgia" w:cs="Times New Roman"/>
              <w:color w:val="000000"/>
              <w:kern w:val="0"/>
              <w:sz w:val="21"/>
              <w:szCs w:val="21"/>
              <w:lang w:val="en-US" w:eastAsia="de-DE"/>
              <w14:ligatures w14:val="none"/>
            </w:rPr>
          </w:rPrChange>
        </w:rPr>
        <w:t xml:space="preserve"> Coopers GmbH</w:t>
      </w:r>
    </w:p>
    <w:p w14:paraId="6005CB90" w14:textId="58B52E25" w:rsidR="00AF3842" w:rsidRPr="009A4FFC" w:rsidRDefault="00301E8D" w:rsidP="00AF3842">
      <w:pPr>
        <w:rPr>
          <w:rFonts w:ascii="Georgia" w:eastAsia="Times New Roman" w:hAnsi="Georgia" w:cs="Times New Roman"/>
          <w:color w:val="000000"/>
          <w:kern w:val="0"/>
          <w:sz w:val="20"/>
          <w:szCs w:val="20"/>
          <w:lang w:eastAsia="de-DE"/>
          <w14:ligatures w14:val="none"/>
          <w:rPrChange w:id="21" w:author="David Döbele" w:date="2023-09-05T19:45:00Z">
            <w:rPr>
              <w:rFonts w:ascii="Georgia" w:eastAsia="Times New Roman" w:hAnsi="Georgia" w:cs="Times New Roman"/>
              <w:color w:val="000000"/>
              <w:kern w:val="0"/>
              <w:sz w:val="21"/>
              <w:szCs w:val="21"/>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22" w:author="David Döbele" w:date="2023-09-05T19:45:00Z">
            <w:rPr>
              <w:rFonts w:ascii="Georgia" w:eastAsia="Times New Roman" w:hAnsi="Georgia" w:cs="Times New Roman"/>
              <w:color w:val="000000"/>
              <w:kern w:val="0"/>
              <w:sz w:val="21"/>
              <w:szCs w:val="21"/>
              <w:lang w:eastAsia="de-DE"/>
              <w14:ligatures w14:val="none"/>
            </w:rPr>
          </w:rPrChange>
        </w:rPr>
        <w:t>Domshof</w:t>
      </w:r>
      <w:r w:rsidR="000E15E8" w:rsidRPr="009A4FFC">
        <w:rPr>
          <w:rFonts w:ascii="Georgia" w:eastAsia="Times New Roman" w:hAnsi="Georgia" w:cs="Times New Roman"/>
          <w:color w:val="000000"/>
          <w:kern w:val="0"/>
          <w:sz w:val="20"/>
          <w:szCs w:val="20"/>
          <w:lang w:eastAsia="de-DE"/>
          <w14:ligatures w14:val="none"/>
          <w:rPrChange w:id="23" w:author="David Döbele" w:date="2023-09-05T19:45:00Z">
            <w:rPr>
              <w:rFonts w:ascii="Georgia" w:eastAsia="Times New Roman" w:hAnsi="Georgia" w:cs="Times New Roman"/>
              <w:color w:val="000000"/>
              <w:kern w:val="0"/>
              <w:sz w:val="21"/>
              <w:szCs w:val="21"/>
              <w:lang w:eastAsia="de-DE"/>
              <w14:ligatures w14:val="none"/>
            </w:rPr>
          </w:rPrChange>
        </w:rPr>
        <w:t xml:space="preserve"> 18-20</w:t>
      </w:r>
    </w:p>
    <w:p w14:paraId="616D78DF" w14:textId="73457AD4" w:rsidR="00301E8D" w:rsidRPr="009A4FFC" w:rsidDel="009A4FFC" w:rsidRDefault="00301E8D" w:rsidP="00AF3842">
      <w:pPr>
        <w:rPr>
          <w:del w:id="24" w:author="David Döbele" w:date="2023-09-05T19:45:00Z"/>
          <w:rFonts w:ascii="Times New Roman" w:eastAsia="Times New Roman" w:hAnsi="Times New Roman" w:cs="Times New Roman"/>
          <w:color w:val="000000"/>
          <w:kern w:val="0"/>
          <w:sz w:val="20"/>
          <w:szCs w:val="20"/>
          <w:lang w:eastAsia="de-DE"/>
          <w14:ligatures w14:val="none"/>
          <w:rPrChange w:id="25" w:author="David Döbele" w:date="2023-09-05T19:45:00Z">
            <w:rPr>
              <w:del w:id="26" w:author="David Döbele" w:date="2023-09-05T19:45:00Z"/>
              <w:rFonts w:ascii="Times New Roman" w:eastAsia="Times New Roman" w:hAnsi="Times New Roman" w:cs="Times New Roman"/>
              <w:color w:val="000000"/>
              <w:kern w:val="0"/>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27" w:author="David Döbele" w:date="2023-09-05T19:45:00Z">
            <w:rPr>
              <w:rFonts w:ascii="Georgia" w:eastAsia="Times New Roman" w:hAnsi="Georgia" w:cs="Times New Roman"/>
              <w:color w:val="000000"/>
              <w:kern w:val="0"/>
              <w:sz w:val="21"/>
              <w:szCs w:val="21"/>
              <w:lang w:eastAsia="de-DE"/>
              <w14:ligatures w14:val="none"/>
            </w:rPr>
          </w:rPrChange>
        </w:rPr>
        <w:t>28195 Bremen</w:t>
      </w:r>
    </w:p>
    <w:p w14:paraId="595F2C53" w14:textId="77777777" w:rsidR="00AF3842" w:rsidRPr="009A4FFC" w:rsidRDefault="00AF3842" w:rsidP="00AF3842">
      <w:pPr>
        <w:rPr>
          <w:rFonts w:ascii="Times New Roman" w:eastAsia="Times New Roman" w:hAnsi="Times New Roman" w:cs="Times New Roman"/>
          <w:color w:val="000000"/>
          <w:kern w:val="0"/>
          <w:sz w:val="20"/>
          <w:szCs w:val="20"/>
          <w:lang w:eastAsia="de-DE"/>
          <w14:ligatures w14:val="none"/>
          <w:rPrChange w:id="28" w:author="David Döbele" w:date="2023-09-05T19:45:00Z">
            <w:rPr>
              <w:rFonts w:ascii="Times New Roman" w:eastAsia="Times New Roman" w:hAnsi="Times New Roman" w:cs="Times New Roman"/>
              <w:color w:val="000000"/>
              <w:kern w:val="0"/>
              <w:lang w:eastAsia="de-DE"/>
              <w14:ligatures w14:val="none"/>
            </w:rPr>
          </w:rPrChange>
        </w:rPr>
      </w:pPr>
    </w:p>
    <w:p w14:paraId="33346443" w14:textId="16816B85" w:rsidR="00AF3842" w:rsidRPr="009A4FFC" w:rsidRDefault="00AF3842" w:rsidP="00AF3842">
      <w:pPr>
        <w:jc w:val="right"/>
        <w:rPr>
          <w:rFonts w:ascii="Times New Roman" w:eastAsia="Times New Roman" w:hAnsi="Times New Roman" w:cs="Times New Roman"/>
          <w:color w:val="000000"/>
          <w:kern w:val="0"/>
          <w:sz w:val="20"/>
          <w:szCs w:val="20"/>
          <w:lang w:eastAsia="de-DE"/>
          <w14:ligatures w14:val="none"/>
          <w:rPrChange w:id="29" w:author="David Döbele" w:date="2023-09-05T19:45:00Z">
            <w:rPr>
              <w:rFonts w:ascii="Times New Roman" w:eastAsia="Times New Roman" w:hAnsi="Times New Roman" w:cs="Times New Roman"/>
              <w:color w:val="000000"/>
              <w:kern w:val="0"/>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30" w:author="David Döbele" w:date="2023-09-05T19:45:00Z">
            <w:rPr>
              <w:rFonts w:ascii="Georgia" w:eastAsia="Times New Roman" w:hAnsi="Georgia" w:cs="Times New Roman"/>
              <w:color w:val="000000"/>
              <w:kern w:val="0"/>
              <w:sz w:val="21"/>
              <w:szCs w:val="21"/>
              <w:lang w:eastAsia="de-DE"/>
              <w14:ligatures w14:val="none"/>
            </w:rPr>
          </w:rPrChange>
        </w:rPr>
        <w:t xml:space="preserve">Bremen, </w:t>
      </w:r>
      <w:r w:rsidRPr="009A4FFC">
        <w:rPr>
          <w:rFonts w:ascii="Georgia" w:eastAsia="Times New Roman" w:hAnsi="Georgia" w:cs="Times New Roman"/>
          <w:color w:val="FF0000"/>
          <w:kern w:val="0"/>
          <w:sz w:val="20"/>
          <w:szCs w:val="20"/>
          <w:lang w:eastAsia="de-DE"/>
          <w14:ligatures w14:val="none"/>
          <w:rPrChange w:id="31" w:author="David Döbele" w:date="2023-09-05T19:45:00Z">
            <w:rPr>
              <w:rFonts w:ascii="Georgia" w:eastAsia="Times New Roman" w:hAnsi="Georgia" w:cs="Times New Roman"/>
              <w:color w:val="FF0000"/>
              <w:kern w:val="0"/>
              <w:sz w:val="21"/>
              <w:szCs w:val="21"/>
              <w:lang w:eastAsia="de-DE"/>
              <w14:ligatures w14:val="none"/>
            </w:rPr>
          </w:rPrChange>
        </w:rPr>
        <w:t>01.09.2023</w:t>
      </w:r>
    </w:p>
    <w:p w14:paraId="7BF73EB2" w14:textId="77777777" w:rsidR="00AF3842" w:rsidRPr="009A4FFC" w:rsidRDefault="00AF3842" w:rsidP="00AF3842">
      <w:pPr>
        <w:rPr>
          <w:rFonts w:ascii="Times New Roman" w:eastAsia="Times New Roman" w:hAnsi="Times New Roman" w:cs="Times New Roman"/>
          <w:color w:val="000000"/>
          <w:kern w:val="0"/>
          <w:sz w:val="20"/>
          <w:szCs w:val="20"/>
          <w:lang w:eastAsia="de-DE"/>
          <w14:ligatures w14:val="none"/>
          <w:rPrChange w:id="32" w:author="David Döbele" w:date="2023-09-05T19:45:00Z">
            <w:rPr>
              <w:rFonts w:ascii="Times New Roman" w:eastAsia="Times New Roman" w:hAnsi="Times New Roman" w:cs="Times New Roman"/>
              <w:color w:val="000000"/>
              <w:kern w:val="0"/>
              <w:lang w:eastAsia="de-DE"/>
              <w14:ligatures w14:val="none"/>
            </w:rPr>
          </w:rPrChange>
        </w:rPr>
      </w:pPr>
    </w:p>
    <w:p w14:paraId="572D2321" w14:textId="0A07310D" w:rsidR="00AF3842" w:rsidRPr="009A4FFC" w:rsidRDefault="00AF3842" w:rsidP="00AF3842">
      <w:pPr>
        <w:rPr>
          <w:rFonts w:ascii="Times New Roman" w:eastAsia="Times New Roman" w:hAnsi="Times New Roman" w:cs="Times New Roman"/>
          <w:color w:val="000000"/>
          <w:kern w:val="0"/>
          <w:sz w:val="20"/>
          <w:szCs w:val="20"/>
          <w:lang w:eastAsia="de-DE"/>
          <w14:ligatures w14:val="none"/>
          <w:rPrChange w:id="33" w:author="David Döbele" w:date="2023-09-05T19:45:00Z">
            <w:rPr>
              <w:rFonts w:ascii="Times New Roman" w:eastAsia="Times New Roman" w:hAnsi="Times New Roman" w:cs="Times New Roman"/>
              <w:color w:val="000000"/>
              <w:kern w:val="0"/>
              <w:lang w:eastAsia="de-DE"/>
              <w14:ligatures w14:val="none"/>
            </w:rPr>
          </w:rPrChange>
        </w:rPr>
      </w:pPr>
      <w:r w:rsidRPr="009A4FFC">
        <w:rPr>
          <w:rFonts w:ascii="Georgia" w:eastAsia="Times New Roman" w:hAnsi="Georgia" w:cs="Times New Roman"/>
          <w:b/>
          <w:bCs/>
          <w:color w:val="000000"/>
          <w:kern w:val="0"/>
          <w:sz w:val="20"/>
          <w:szCs w:val="20"/>
          <w:lang w:eastAsia="de-DE"/>
          <w14:ligatures w14:val="none"/>
          <w:rPrChange w:id="34" w:author="David Döbele" w:date="2023-09-05T19:45:00Z">
            <w:rPr>
              <w:rFonts w:ascii="Georgia" w:eastAsia="Times New Roman" w:hAnsi="Georgia" w:cs="Times New Roman"/>
              <w:b/>
              <w:bCs/>
              <w:color w:val="000000"/>
              <w:kern w:val="0"/>
              <w:sz w:val="21"/>
              <w:szCs w:val="21"/>
              <w:lang w:eastAsia="de-DE"/>
              <w14:ligatures w14:val="none"/>
            </w:rPr>
          </w:rPrChange>
        </w:rPr>
        <w:t>Bewerbung um ein Praktikum im Bereich Wirtschaftsprüfung/Audit</w:t>
      </w:r>
    </w:p>
    <w:p w14:paraId="79A99B8D" w14:textId="77777777" w:rsidR="00AF3842" w:rsidRPr="009A4FFC" w:rsidRDefault="00AF3842" w:rsidP="00AF3842">
      <w:pPr>
        <w:spacing w:after="240"/>
        <w:rPr>
          <w:rFonts w:ascii="Times New Roman" w:eastAsia="Times New Roman" w:hAnsi="Times New Roman" w:cs="Times New Roman"/>
          <w:color w:val="000000"/>
          <w:kern w:val="0"/>
          <w:sz w:val="20"/>
          <w:szCs w:val="20"/>
          <w:lang w:eastAsia="de-DE"/>
          <w14:ligatures w14:val="none"/>
          <w:rPrChange w:id="35" w:author="David Döbele" w:date="2023-09-05T19:45:00Z">
            <w:rPr>
              <w:rFonts w:ascii="Times New Roman" w:eastAsia="Times New Roman" w:hAnsi="Times New Roman" w:cs="Times New Roman"/>
              <w:color w:val="000000"/>
              <w:kern w:val="0"/>
              <w:lang w:eastAsia="de-DE"/>
              <w14:ligatures w14:val="none"/>
            </w:rPr>
          </w:rPrChange>
        </w:rPr>
      </w:pPr>
    </w:p>
    <w:p w14:paraId="7AC16602" w14:textId="0B6A6ED3" w:rsidR="00AF3842" w:rsidRPr="009A4FFC" w:rsidRDefault="00AF3842" w:rsidP="00AF3842">
      <w:pPr>
        <w:jc w:val="both"/>
        <w:rPr>
          <w:rFonts w:ascii="Times New Roman" w:eastAsia="Times New Roman" w:hAnsi="Times New Roman" w:cs="Times New Roman"/>
          <w:color w:val="000000"/>
          <w:kern w:val="0"/>
          <w:sz w:val="20"/>
          <w:szCs w:val="20"/>
          <w:lang w:eastAsia="de-DE"/>
          <w14:ligatures w14:val="none"/>
          <w:rPrChange w:id="36" w:author="David Döbele" w:date="2023-09-05T19:45:00Z">
            <w:rPr>
              <w:rFonts w:ascii="Times New Roman" w:eastAsia="Times New Roman" w:hAnsi="Times New Roman" w:cs="Times New Roman"/>
              <w:color w:val="000000"/>
              <w:kern w:val="0"/>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37" w:author="David Döbele" w:date="2023-09-05T19:45:00Z">
            <w:rPr>
              <w:rFonts w:ascii="Georgia" w:eastAsia="Times New Roman" w:hAnsi="Georgia" w:cs="Times New Roman"/>
              <w:color w:val="000000"/>
              <w:kern w:val="0"/>
              <w:sz w:val="21"/>
              <w:szCs w:val="21"/>
              <w:lang w:eastAsia="de-DE"/>
              <w14:ligatures w14:val="none"/>
            </w:rPr>
          </w:rPrChange>
        </w:rPr>
        <w:t>Liebes Recruiting Team, </w:t>
      </w:r>
    </w:p>
    <w:p w14:paraId="6873493E" w14:textId="77777777" w:rsidR="00AF3842" w:rsidRPr="009A4FFC" w:rsidRDefault="00AF3842" w:rsidP="00AF3842">
      <w:pPr>
        <w:rPr>
          <w:rFonts w:ascii="Times New Roman" w:eastAsia="Times New Roman" w:hAnsi="Times New Roman" w:cs="Times New Roman"/>
          <w:color w:val="000000"/>
          <w:kern w:val="0"/>
          <w:sz w:val="20"/>
          <w:szCs w:val="20"/>
          <w:lang w:eastAsia="de-DE"/>
          <w14:ligatures w14:val="none"/>
          <w:rPrChange w:id="38" w:author="David Döbele" w:date="2023-09-05T19:45:00Z">
            <w:rPr>
              <w:rFonts w:ascii="Times New Roman" w:eastAsia="Times New Roman" w:hAnsi="Times New Roman" w:cs="Times New Roman"/>
              <w:color w:val="000000"/>
              <w:kern w:val="0"/>
              <w:lang w:eastAsia="de-DE"/>
              <w14:ligatures w14:val="none"/>
            </w:rPr>
          </w:rPrChange>
        </w:rPr>
      </w:pPr>
    </w:p>
    <w:p w14:paraId="46EC5C4C" w14:textId="2DA41FBC" w:rsidR="00AF3842" w:rsidRPr="009A4FFC" w:rsidDel="009A4FFC" w:rsidRDefault="00AF3842" w:rsidP="00AF3842">
      <w:pPr>
        <w:jc w:val="both"/>
        <w:rPr>
          <w:del w:id="39" w:author="David Döbele" w:date="2023-09-05T19:45:00Z"/>
          <w:rFonts w:ascii="Georgia" w:eastAsia="Times New Roman" w:hAnsi="Georgia" w:cs="Times New Roman"/>
          <w:color w:val="000000"/>
          <w:kern w:val="0"/>
          <w:sz w:val="20"/>
          <w:szCs w:val="20"/>
          <w:lang w:eastAsia="de-DE"/>
          <w14:ligatures w14:val="none"/>
          <w:rPrChange w:id="40" w:author="David Döbele" w:date="2023-09-05T19:45:00Z">
            <w:rPr>
              <w:del w:id="41" w:author="David Döbele" w:date="2023-09-05T19:45:00Z"/>
              <w:rFonts w:ascii="Georgia" w:eastAsia="Times New Roman" w:hAnsi="Georgia" w:cs="Times New Roman"/>
              <w:color w:val="000000"/>
              <w:kern w:val="0"/>
              <w:sz w:val="21"/>
              <w:szCs w:val="21"/>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42" w:author="David Döbele" w:date="2023-09-05T19:45:00Z">
            <w:rPr>
              <w:rFonts w:ascii="Georgia" w:eastAsia="Times New Roman" w:hAnsi="Georgia" w:cs="Times New Roman"/>
              <w:color w:val="000000"/>
              <w:kern w:val="0"/>
              <w:sz w:val="21"/>
              <w:szCs w:val="21"/>
              <w:lang w:eastAsia="de-DE"/>
              <w14:ligatures w14:val="none"/>
            </w:rPr>
          </w:rPrChange>
        </w:rPr>
        <w:t>mit einer Tätigkeit in der Wirtschaftsprüfung a</w:t>
      </w:r>
      <w:r w:rsidR="000E15E8" w:rsidRPr="009A4FFC">
        <w:rPr>
          <w:rFonts w:ascii="Georgia" w:eastAsia="Times New Roman" w:hAnsi="Georgia" w:cs="Times New Roman"/>
          <w:color w:val="000000"/>
          <w:kern w:val="0"/>
          <w:sz w:val="20"/>
          <w:szCs w:val="20"/>
          <w:lang w:eastAsia="de-DE"/>
          <w14:ligatures w14:val="none"/>
          <w:rPrChange w:id="43" w:author="David Döbele" w:date="2023-09-05T19:45:00Z">
            <w:rPr>
              <w:rFonts w:ascii="Georgia" w:eastAsia="Times New Roman" w:hAnsi="Georgia" w:cs="Times New Roman"/>
              <w:color w:val="000000"/>
              <w:kern w:val="0"/>
              <w:sz w:val="21"/>
              <w:szCs w:val="21"/>
              <w:lang w:eastAsia="de-DE"/>
              <w14:ligatures w14:val="none"/>
            </w:rPr>
          </w:rPrChange>
        </w:rPr>
        <w:t>s</w:t>
      </w:r>
      <w:r w:rsidRPr="009A4FFC">
        <w:rPr>
          <w:rFonts w:ascii="Georgia" w:eastAsia="Times New Roman" w:hAnsi="Georgia" w:cs="Times New Roman"/>
          <w:color w:val="000000"/>
          <w:kern w:val="0"/>
          <w:sz w:val="20"/>
          <w:szCs w:val="20"/>
          <w:lang w:eastAsia="de-DE"/>
          <w14:ligatures w14:val="none"/>
          <w:rPrChange w:id="44" w:author="David Döbele" w:date="2023-09-05T19:45:00Z">
            <w:rPr>
              <w:rFonts w:ascii="Georgia" w:eastAsia="Times New Roman" w:hAnsi="Georgia" w:cs="Times New Roman"/>
              <w:color w:val="000000"/>
              <w:kern w:val="0"/>
              <w:sz w:val="21"/>
              <w:szCs w:val="21"/>
              <w:lang w:eastAsia="de-DE"/>
              <w14:ligatures w14:val="none"/>
            </w:rPr>
          </w:rPrChange>
        </w:rPr>
        <w:t xml:space="preserve">soziiere ich vielseitige und anspruchsvolle Aufgaben, sowie die Herausforderung, innerhalb kurzer Zeit ein hervorragendes Verständnis für Unternehmenskennzahlen und deren Bedeutung zu entwickeln. Besonders faszinierend finde ich den Aspekt, welch eine hohe Bedeutung Wirtschaftsprüfer haben – sowohl für das prüfende </w:t>
      </w:r>
      <w:proofErr w:type="gramStart"/>
      <w:r w:rsidRPr="009A4FFC">
        <w:rPr>
          <w:rFonts w:ascii="Georgia" w:eastAsia="Times New Roman" w:hAnsi="Georgia" w:cs="Times New Roman"/>
          <w:color w:val="000000"/>
          <w:kern w:val="0"/>
          <w:sz w:val="20"/>
          <w:szCs w:val="20"/>
          <w:lang w:eastAsia="de-DE"/>
          <w14:ligatures w14:val="none"/>
          <w:rPrChange w:id="45" w:author="David Döbele" w:date="2023-09-05T19:45:00Z">
            <w:rPr>
              <w:rFonts w:ascii="Georgia" w:eastAsia="Times New Roman" w:hAnsi="Georgia" w:cs="Times New Roman"/>
              <w:color w:val="000000"/>
              <w:kern w:val="0"/>
              <w:sz w:val="21"/>
              <w:szCs w:val="21"/>
              <w:lang w:eastAsia="de-DE"/>
              <w14:ligatures w14:val="none"/>
            </w:rPr>
          </w:rPrChange>
        </w:rPr>
        <w:t>Unternehmen,</w:t>
      </w:r>
      <w:proofErr w:type="gramEnd"/>
      <w:r w:rsidRPr="009A4FFC">
        <w:rPr>
          <w:rFonts w:ascii="Georgia" w:eastAsia="Times New Roman" w:hAnsi="Georgia" w:cs="Times New Roman"/>
          <w:color w:val="000000"/>
          <w:kern w:val="0"/>
          <w:sz w:val="20"/>
          <w:szCs w:val="20"/>
          <w:lang w:eastAsia="de-DE"/>
          <w14:ligatures w14:val="none"/>
          <w:rPrChange w:id="46" w:author="David Döbele" w:date="2023-09-05T19:45:00Z">
            <w:rPr>
              <w:rFonts w:ascii="Georgia" w:eastAsia="Times New Roman" w:hAnsi="Georgia" w:cs="Times New Roman"/>
              <w:color w:val="000000"/>
              <w:kern w:val="0"/>
              <w:sz w:val="21"/>
              <w:szCs w:val="21"/>
              <w:lang w:eastAsia="de-DE"/>
              <w14:ligatures w14:val="none"/>
            </w:rPr>
          </w:rPrChange>
        </w:rPr>
        <w:t xml:space="preserve"> als auch für die Funktionsfähigkeit</w:t>
      </w:r>
      <w:r w:rsidR="00927920" w:rsidRPr="009A4FFC">
        <w:rPr>
          <w:rFonts w:ascii="Georgia" w:eastAsia="Times New Roman" w:hAnsi="Georgia" w:cs="Times New Roman"/>
          <w:color w:val="000000"/>
          <w:kern w:val="0"/>
          <w:sz w:val="20"/>
          <w:szCs w:val="20"/>
          <w:lang w:eastAsia="de-DE"/>
          <w14:ligatures w14:val="none"/>
          <w:rPrChange w:id="47" w:author="David Döbele" w:date="2023-09-05T19:45:00Z">
            <w:rPr>
              <w:rFonts w:ascii="Georgia" w:eastAsia="Times New Roman" w:hAnsi="Georgia" w:cs="Times New Roman"/>
              <w:color w:val="000000"/>
              <w:kern w:val="0"/>
              <w:sz w:val="21"/>
              <w:szCs w:val="21"/>
              <w:lang w:eastAsia="de-DE"/>
              <w14:ligatures w14:val="none"/>
            </w:rPr>
          </w:rPrChange>
        </w:rPr>
        <w:t xml:space="preserve"> </w:t>
      </w:r>
      <w:r w:rsidRPr="009A4FFC">
        <w:rPr>
          <w:rFonts w:ascii="Georgia" w:eastAsia="Times New Roman" w:hAnsi="Georgia" w:cs="Times New Roman"/>
          <w:color w:val="000000"/>
          <w:kern w:val="0"/>
          <w:sz w:val="20"/>
          <w:szCs w:val="20"/>
          <w:lang w:eastAsia="de-DE"/>
          <w14:ligatures w14:val="none"/>
          <w:rPrChange w:id="48" w:author="David Döbele" w:date="2023-09-05T19:45:00Z">
            <w:rPr>
              <w:rFonts w:ascii="Georgia" w:eastAsia="Times New Roman" w:hAnsi="Georgia" w:cs="Times New Roman"/>
              <w:color w:val="000000"/>
              <w:kern w:val="0"/>
              <w:sz w:val="21"/>
              <w:szCs w:val="21"/>
              <w:lang w:eastAsia="de-DE"/>
              <w14:ligatures w14:val="none"/>
            </w:rPr>
          </w:rPrChange>
        </w:rPr>
        <w:t xml:space="preserve">der Kapitalmärkte und der Wirtschaft als Ganzes. </w:t>
      </w:r>
    </w:p>
    <w:p w14:paraId="29CDCCBB" w14:textId="53E40DE1" w:rsidR="00AF3842" w:rsidRPr="009A4FFC" w:rsidRDefault="00AF3842" w:rsidP="00AF3842">
      <w:pPr>
        <w:jc w:val="both"/>
        <w:rPr>
          <w:rFonts w:ascii="Georgia" w:eastAsia="Times New Roman" w:hAnsi="Georgia" w:cs="Times New Roman"/>
          <w:color w:val="000000"/>
          <w:kern w:val="0"/>
          <w:sz w:val="20"/>
          <w:szCs w:val="20"/>
          <w:lang w:eastAsia="de-DE"/>
          <w14:ligatures w14:val="none"/>
          <w:rPrChange w:id="49" w:author="David Döbele" w:date="2023-09-05T19:45:00Z">
            <w:rPr>
              <w:rFonts w:ascii="Georgia" w:eastAsia="Times New Roman" w:hAnsi="Georgia" w:cs="Times New Roman"/>
              <w:color w:val="000000"/>
              <w:kern w:val="0"/>
              <w:sz w:val="21"/>
              <w:szCs w:val="21"/>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50" w:author="David Döbele" w:date="2023-09-05T19:45:00Z">
            <w:rPr>
              <w:rFonts w:ascii="Georgia" w:eastAsia="Times New Roman" w:hAnsi="Georgia" w:cs="Times New Roman"/>
              <w:color w:val="000000"/>
              <w:kern w:val="0"/>
              <w:sz w:val="21"/>
              <w:szCs w:val="21"/>
              <w:lang w:eastAsia="de-DE"/>
              <w14:ligatures w14:val="none"/>
            </w:rPr>
          </w:rPrChange>
        </w:rPr>
        <w:t xml:space="preserve">Erst durch die Bescheinigung einer Wirtschaftsprüfung, dass </w:t>
      </w:r>
      <w:r w:rsidR="002B063D" w:rsidRPr="009A4FFC">
        <w:rPr>
          <w:rFonts w:ascii="Georgia" w:eastAsia="Times New Roman" w:hAnsi="Georgia" w:cs="Times New Roman"/>
          <w:color w:val="000000"/>
          <w:kern w:val="0"/>
          <w:sz w:val="20"/>
          <w:szCs w:val="20"/>
          <w:lang w:eastAsia="de-DE"/>
          <w14:ligatures w14:val="none"/>
          <w:rPrChange w:id="51" w:author="David Döbele" w:date="2023-09-05T19:45:00Z">
            <w:rPr>
              <w:rFonts w:ascii="Georgia" w:eastAsia="Times New Roman" w:hAnsi="Georgia" w:cs="Times New Roman"/>
              <w:color w:val="000000"/>
              <w:kern w:val="0"/>
              <w:sz w:val="21"/>
              <w:szCs w:val="21"/>
              <w:lang w:eastAsia="de-DE"/>
              <w14:ligatures w14:val="none"/>
            </w:rPr>
          </w:rPrChange>
        </w:rPr>
        <w:t xml:space="preserve">(unter anderem) der </w:t>
      </w:r>
      <w:r w:rsidRPr="009A4FFC">
        <w:rPr>
          <w:rFonts w:ascii="Georgia" w:eastAsia="Times New Roman" w:hAnsi="Georgia" w:cs="Times New Roman"/>
          <w:color w:val="000000"/>
          <w:kern w:val="0"/>
          <w:sz w:val="20"/>
          <w:szCs w:val="20"/>
          <w:lang w:eastAsia="de-DE"/>
          <w14:ligatures w14:val="none"/>
          <w:rPrChange w:id="52" w:author="David Döbele" w:date="2023-09-05T19:45:00Z">
            <w:rPr>
              <w:rFonts w:ascii="Georgia" w:eastAsia="Times New Roman" w:hAnsi="Georgia" w:cs="Times New Roman"/>
              <w:color w:val="000000"/>
              <w:kern w:val="0"/>
              <w:sz w:val="21"/>
              <w:szCs w:val="21"/>
              <w:lang w:eastAsia="de-DE"/>
              <w14:ligatures w14:val="none"/>
            </w:rPr>
          </w:rPrChange>
        </w:rPr>
        <w:t xml:space="preserve">Jahresabschluss korrekt erstellt wurde, ist das Vertrauen </w:t>
      </w:r>
      <w:del w:id="53" w:author="David Döbele" w:date="2023-09-05T19:46:00Z">
        <w:r w:rsidRPr="009A4FFC" w:rsidDel="009A4FFC">
          <w:rPr>
            <w:rFonts w:ascii="Georgia" w:eastAsia="Times New Roman" w:hAnsi="Georgia" w:cs="Times New Roman"/>
            <w:color w:val="000000"/>
            <w:kern w:val="0"/>
            <w:sz w:val="20"/>
            <w:szCs w:val="20"/>
            <w:lang w:eastAsia="de-DE"/>
            <w14:ligatures w14:val="none"/>
            <w:rPrChange w:id="54" w:author="David Döbele" w:date="2023-09-05T19:45:00Z">
              <w:rPr>
                <w:rFonts w:ascii="Georgia" w:eastAsia="Times New Roman" w:hAnsi="Georgia" w:cs="Times New Roman"/>
                <w:color w:val="000000"/>
                <w:kern w:val="0"/>
                <w:sz w:val="21"/>
                <w:szCs w:val="21"/>
                <w:lang w:eastAsia="de-DE"/>
                <w14:ligatures w14:val="none"/>
              </w:rPr>
            </w:rPrChange>
          </w:rPr>
          <w:delText>in</w:delText>
        </w:r>
      </w:del>
      <w:ins w:id="55" w:author="David Döbele" w:date="2023-09-05T19:46:00Z">
        <w:r w:rsidR="009A4FFC">
          <w:rPr>
            <w:rFonts w:ascii="Georgia" w:eastAsia="Times New Roman" w:hAnsi="Georgia" w:cs="Times New Roman"/>
            <w:color w:val="000000"/>
            <w:kern w:val="0"/>
            <w:sz w:val="20"/>
            <w:szCs w:val="20"/>
            <w:lang w:eastAsia="de-DE"/>
            <w14:ligatures w14:val="none"/>
          </w:rPr>
          <w:t>der Stakeholder</w:t>
        </w:r>
      </w:ins>
      <w:del w:id="56" w:author="David Döbele" w:date="2023-09-05T19:46:00Z">
        <w:r w:rsidRPr="009A4FFC" w:rsidDel="009A4FFC">
          <w:rPr>
            <w:rFonts w:ascii="Georgia" w:eastAsia="Times New Roman" w:hAnsi="Georgia" w:cs="Times New Roman"/>
            <w:color w:val="000000"/>
            <w:kern w:val="0"/>
            <w:sz w:val="20"/>
            <w:szCs w:val="20"/>
            <w:lang w:eastAsia="de-DE"/>
            <w14:ligatures w14:val="none"/>
            <w:rPrChange w:id="57" w:author="David Döbele" w:date="2023-09-05T19:45:00Z">
              <w:rPr>
                <w:rFonts w:ascii="Georgia" w:eastAsia="Times New Roman" w:hAnsi="Georgia" w:cs="Times New Roman"/>
                <w:color w:val="000000"/>
                <w:kern w:val="0"/>
                <w:sz w:val="21"/>
                <w:szCs w:val="21"/>
                <w:lang w:eastAsia="de-DE"/>
                <w14:ligatures w14:val="none"/>
              </w:rPr>
            </w:rPrChange>
          </w:rPr>
          <w:delText xml:space="preserve"> </w:delText>
        </w:r>
      </w:del>
      <w:del w:id="58" w:author="David Döbele" w:date="2023-09-05T19:45:00Z">
        <w:r w:rsidRPr="009A4FFC" w:rsidDel="009A4FFC">
          <w:rPr>
            <w:rFonts w:ascii="Georgia" w:eastAsia="Times New Roman" w:hAnsi="Georgia" w:cs="Times New Roman"/>
            <w:color w:val="000000"/>
            <w:kern w:val="0"/>
            <w:sz w:val="20"/>
            <w:szCs w:val="20"/>
            <w:lang w:eastAsia="de-DE"/>
            <w14:ligatures w14:val="none"/>
            <w:rPrChange w:id="59" w:author="David Döbele" w:date="2023-09-05T19:45:00Z">
              <w:rPr>
                <w:rFonts w:ascii="Georgia" w:eastAsia="Times New Roman" w:hAnsi="Georgia" w:cs="Times New Roman"/>
                <w:color w:val="000000"/>
                <w:kern w:val="0"/>
                <w:sz w:val="21"/>
                <w:szCs w:val="21"/>
                <w:lang w:eastAsia="de-DE"/>
                <w14:ligatures w14:val="none"/>
              </w:rPr>
            </w:rPrChange>
          </w:rPr>
          <w:delText>ein</w:delText>
        </w:r>
        <w:r w:rsidR="002B063D" w:rsidRPr="009A4FFC" w:rsidDel="009A4FFC">
          <w:rPr>
            <w:rFonts w:ascii="Georgia" w:eastAsia="Times New Roman" w:hAnsi="Georgia" w:cs="Times New Roman"/>
            <w:color w:val="000000"/>
            <w:kern w:val="0"/>
            <w:sz w:val="20"/>
            <w:szCs w:val="20"/>
            <w:lang w:eastAsia="de-DE"/>
            <w14:ligatures w14:val="none"/>
            <w:rPrChange w:id="60" w:author="David Döbele" w:date="2023-09-05T19:45:00Z">
              <w:rPr>
                <w:rFonts w:ascii="Georgia" w:eastAsia="Times New Roman" w:hAnsi="Georgia" w:cs="Times New Roman"/>
                <w:color w:val="000000"/>
                <w:kern w:val="0"/>
                <w:sz w:val="21"/>
                <w:szCs w:val="21"/>
                <w:lang w:eastAsia="de-DE"/>
                <w14:ligatures w14:val="none"/>
              </w:rPr>
            </w:rPrChange>
          </w:rPr>
          <w:delText xml:space="preserve"> </w:delText>
        </w:r>
        <w:r w:rsidR="00B42539" w:rsidRPr="009A4FFC" w:rsidDel="009A4FFC">
          <w:rPr>
            <w:rFonts w:ascii="Georgia" w:eastAsia="Times New Roman" w:hAnsi="Georgia" w:cs="Times New Roman"/>
            <w:color w:val="000000"/>
            <w:kern w:val="0"/>
            <w:sz w:val="20"/>
            <w:szCs w:val="20"/>
            <w:lang w:eastAsia="de-DE"/>
            <w14:ligatures w14:val="none"/>
            <w:rPrChange w:id="61" w:author="David Döbele" w:date="2023-09-05T19:45:00Z">
              <w:rPr>
                <w:rFonts w:ascii="Georgia" w:eastAsia="Times New Roman" w:hAnsi="Georgia" w:cs="Times New Roman"/>
                <w:color w:val="000000"/>
                <w:kern w:val="0"/>
                <w:sz w:val="21"/>
                <w:szCs w:val="21"/>
                <w:lang w:eastAsia="de-DE"/>
                <w14:ligatures w14:val="none"/>
              </w:rPr>
            </w:rPrChange>
          </w:rPr>
          <w:delText>S</w:delText>
        </w:r>
        <w:r w:rsidR="002B063D" w:rsidRPr="009A4FFC" w:rsidDel="009A4FFC">
          <w:rPr>
            <w:rFonts w:ascii="Georgia" w:eastAsia="Times New Roman" w:hAnsi="Georgia" w:cs="Times New Roman"/>
            <w:color w:val="000000"/>
            <w:kern w:val="0"/>
            <w:sz w:val="20"/>
            <w:szCs w:val="20"/>
            <w:lang w:eastAsia="de-DE"/>
            <w14:ligatures w14:val="none"/>
            <w:rPrChange w:id="62" w:author="David Döbele" w:date="2023-09-05T19:45:00Z">
              <w:rPr>
                <w:rFonts w:ascii="Georgia" w:eastAsia="Times New Roman" w:hAnsi="Georgia" w:cs="Times New Roman"/>
                <w:color w:val="000000"/>
                <w:kern w:val="0"/>
                <w:sz w:val="21"/>
                <w:szCs w:val="21"/>
                <w:lang w:eastAsia="de-DE"/>
                <w14:ligatures w14:val="none"/>
              </w:rPr>
            </w:rPrChange>
          </w:rPr>
          <w:delText>t</w:delText>
        </w:r>
        <w:r w:rsidR="00B42539" w:rsidRPr="009A4FFC" w:rsidDel="009A4FFC">
          <w:rPr>
            <w:rFonts w:ascii="Georgia" w:eastAsia="Times New Roman" w:hAnsi="Georgia" w:cs="Times New Roman"/>
            <w:color w:val="000000"/>
            <w:kern w:val="0"/>
            <w:sz w:val="20"/>
            <w:szCs w:val="20"/>
            <w:lang w:eastAsia="de-DE"/>
            <w14:ligatures w14:val="none"/>
            <w:rPrChange w:id="63" w:author="David Döbele" w:date="2023-09-05T19:45:00Z">
              <w:rPr>
                <w:rFonts w:ascii="Georgia" w:eastAsia="Times New Roman" w:hAnsi="Georgia" w:cs="Times New Roman"/>
                <w:color w:val="000000"/>
                <w:kern w:val="0"/>
                <w:sz w:val="21"/>
                <w:szCs w:val="21"/>
                <w:lang w:eastAsia="de-DE"/>
                <w14:ligatures w14:val="none"/>
              </w:rPr>
            </w:rPrChange>
          </w:rPr>
          <w:delText>akeholder</w:delText>
        </w:r>
      </w:del>
      <w:r w:rsidRPr="009A4FFC">
        <w:rPr>
          <w:rFonts w:ascii="Georgia" w:eastAsia="Times New Roman" w:hAnsi="Georgia" w:cs="Times New Roman"/>
          <w:color w:val="000000"/>
          <w:kern w:val="0"/>
          <w:sz w:val="20"/>
          <w:szCs w:val="20"/>
          <w:lang w:eastAsia="de-DE"/>
          <w14:ligatures w14:val="none"/>
          <w:rPrChange w:id="64" w:author="David Döbele" w:date="2023-09-05T19:45:00Z">
            <w:rPr>
              <w:rFonts w:ascii="Georgia" w:eastAsia="Times New Roman" w:hAnsi="Georgia" w:cs="Times New Roman"/>
              <w:color w:val="000000"/>
              <w:kern w:val="0"/>
              <w:sz w:val="21"/>
              <w:szCs w:val="21"/>
              <w:lang w:eastAsia="de-DE"/>
              <w14:ligatures w14:val="none"/>
            </w:rPr>
          </w:rPrChange>
        </w:rPr>
        <w:t xml:space="preserve"> gesichert. Dies ist ein besonders bedeutsamer Faktor für potenzielle Eigen- und Fremdkapital</w:t>
      </w:r>
      <w:ins w:id="65" w:author="David Döbele" w:date="2023-09-05T19:46:00Z">
        <w:r w:rsidR="009A4FFC">
          <w:rPr>
            <w:rFonts w:ascii="Georgia" w:eastAsia="Times New Roman" w:hAnsi="Georgia" w:cs="Times New Roman"/>
            <w:color w:val="000000"/>
            <w:kern w:val="0"/>
            <w:sz w:val="20"/>
            <w:szCs w:val="20"/>
            <w:lang w:eastAsia="de-DE"/>
            <w14:ligatures w14:val="none"/>
          </w:rPr>
          <w:t>-</w:t>
        </w:r>
      </w:ins>
      <w:del w:id="66" w:author="David Döbele" w:date="2023-09-05T19:46:00Z">
        <w:r w:rsidRPr="009A4FFC" w:rsidDel="009A4FFC">
          <w:rPr>
            <w:rFonts w:ascii="Georgia" w:eastAsia="Times New Roman" w:hAnsi="Georgia" w:cs="Times New Roman"/>
            <w:color w:val="000000"/>
            <w:kern w:val="0"/>
            <w:sz w:val="20"/>
            <w:szCs w:val="20"/>
            <w:lang w:eastAsia="de-DE"/>
            <w14:ligatures w14:val="none"/>
            <w:rPrChange w:id="67" w:author="David Döbele" w:date="2023-09-05T19:45:00Z">
              <w:rPr>
                <w:rFonts w:ascii="Georgia" w:eastAsia="Times New Roman" w:hAnsi="Georgia" w:cs="Times New Roman"/>
                <w:color w:val="000000"/>
                <w:kern w:val="0"/>
                <w:sz w:val="21"/>
                <w:szCs w:val="21"/>
                <w:lang w:eastAsia="de-DE"/>
                <w14:ligatures w14:val="none"/>
              </w:rPr>
            </w:rPrChange>
          </w:rPr>
          <w:delText xml:space="preserve"> </w:delText>
        </w:r>
      </w:del>
      <w:r w:rsidRPr="009A4FFC">
        <w:rPr>
          <w:rFonts w:ascii="Georgia" w:eastAsia="Times New Roman" w:hAnsi="Georgia" w:cs="Times New Roman"/>
          <w:color w:val="000000"/>
          <w:kern w:val="0"/>
          <w:sz w:val="20"/>
          <w:szCs w:val="20"/>
          <w:lang w:eastAsia="de-DE"/>
          <w14:ligatures w14:val="none"/>
          <w:rPrChange w:id="68" w:author="David Döbele" w:date="2023-09-05T19:45:00Z">
            <w:rPr>
              <w:rFonts w:ascii="Georgia" w:eastAsia="Times New Roman" w:hAnsi="Georgia" w:cs="Times New Roman"/>
              <w:color w:val="000000"/>
              <w:kern w:val="0"/>
              <w:sz w:val="21"/>
              <w:szCs w:val="21"/>
              <w:lang w:eastAsia="de-DE"/>
              <w14:ligatures w14:val="none"/>
            </w:rPr>
          </w:rPrChange>
        </w:rPr>
        <w:t xml:space="preserve">Investoren. Die Dienstleistung eines Wirtschaftsprüfers verschafft also Vertrauen, Sicherheit und Transparenz. Um eines Tages durch meine Arbeit ebenfalls so eine positive Auswirkung zu haben, möchte ich </w:t>
      </w:r>
      <w:ins w:id="69" w:author="David Döbele" w:date="2023-09-05T19:46:00Z">
        <w:r w:rsidR="009A4FFC">
          <w:rPr>
            <w:rFonts w:ascii="Georgia" w:eastAsia="Times New Roman" w:hAnsi="Georgia" w:cs="Times New Roman"/>
            <w:color w:val="000000"/>
            <w:kern w:val="0"/>
            <w:sz w:val="20"/>
            <w:szCs w:val="20"/>
            <w:lang w:eastAsia="de-DE"/>
            <w14:ligatures w14:val="none"/>
          </w:rPr>
          <w:t xml:space="preserve">Sie </w:t>
        </w:r>
      </w:ins>
      <w:r w:rsidRPr="009A4FFC">
        <w:rPr>
          <w:rFonts w:ascii="Georgia" w:eastAsia="Times New Roman" w:hAnsi="Georgia" w:cs="Times New Roman"/>
          <w:color w:val="000000"/>
          <w:kern w:val="0"/>
          <w:sz w:val="20"/>
          <w:szCs w:val="20"/>
          <w:lang w:eastAsia="de-DE"/>
          <w14:ligatures w14:val="none"/>
          <w:rPrChange w:id="70" w:author="David Döbele" w:date="2023-09-05T19:45:00Z">
            <w:rPr>
              <w:rFonts w:ascii="Georgia" w:eastAsia="Times New Roman" w:hAnsi="Georgia" w:cs="Times New Roman"/>
              <w:color w:val="000000"/>
              <w:kern w:val="0"/>
              <w:sz w:val="21"/>
              <w:szCs w:val="21"/>
              <w:lang w:eastAsia="de-DE"/>
              <w14:ligatures w14:val="none"/>
            </w:rPr>
          </w:rPrChange>
        </w:rPr>
        <w:t xml:space="preserve">ab Februar als Praktikantin im Bereich Wirtschaftsprüfung für einen Zeitraum von </w:t>
      </w:r>
      <w:r w:rsidR="00117F68" w:rsidRPr="009A4FFC">
        <w:rPr>
          <w:rFonts w:ascii="Georgia" w:eastAsia="Times New Roman" w:hAnsi="Georgia" w:cs="Times New Roman"/>
          <w:color w:val="FF0000"/>
          <w:kern w:val="0"/>
          <w:sz w:val="20"/>
          <w:szCs w:val="20"/>
          <w:lang w:eastAsia="de-DE"/>
          <w14:ligatures w14:val="none"/>
          <w:rPrChange w:id="71" w:author="David Döbele" w:date="2023-09-05T19:45:00Z">
            <w:rPr>
              <w:rFonts w:ascii="Georgia" w:eastAsia="Times New Roman" w:hAnsi="Georgia" w:cs="Times New Roman"/>
              <w:color w:val="FF0000"/>
              <w:kern w:val="0"/>
              <w:sz w:val="21"/>
              <w:szCs w:val="21"/>
              <w:lang w:eastAsia="de-DE"/>
              <w14:ligatures w14:val="none"/>
            </w:rPr>
          </w:rPrChange>
        </w:rPr>
        <w:t>xx</w:t>
      </w:r>
      <w:r w:rsidRPr="009A4FFC">
        <w:rPr>
          <w:rFonts w:ascii="Georgia" w:eastAsia="Times New Roman" w:hAnsi="Georgia" w:cs="Times New Roman"/>
          <w:color w:val="FF0000"/>
          <w:kern w:val="0"/>
          <w:sz w:val="20"/>
          <w:szCs w:val="20"/>
          <w:lang w:eastAsia="de-DE"/>
          <w14:ligatures w14:val="none"/>
          <w:rPrChange w:id="72" w:author="David Döbele" w:date="2023-09-05T19:45:00Z">
            <w:rPr>
              <w:rFonts w:ascii="Georgia" w:eastAsia="Times New Roman" w:hAnsi="Georgia" w:cs="Times New Roman"/>
              <w:color w:val="FF0000"/>
              <w:kern w:val="0"/>
              <w:sz w:val="21"/>
              <w:szCs w:val="21"/>
              <w:lang w:eastAsia="de-DE"/>
              <w14:ligatures w14:val="none"/>
            </w:rPr>
          </w:rPrChange>
        </w:rPr>
        <w:t xml:space="preserve"> </w:t>
      </w:r>
      <w:r w:rsidRPr="009A4FFC">
        <w:rPr>
          <w:rFonts w:ascii="Georgia" w:eastAsia="Times New Roman" w:hAnsi="Georgia" w:cs="Times New Roman"/>
          <w:color w:val="000000"/>
          <w:kern w:val="0"/>
          <w:sz w:val="20"/>
          <w:szCs w:val="20"/>
          <w:lang w:eastAsia="de-DE"/>
          <w14:ligatures w14:val="none"/>
          <w:rPrChange w:id="73" w:author="David Döbele" w:date="2023-09-05T19:45:00Z">
            <w:rPr>
              <w:rFonts w:ascii="Georgia" w:eastAsia="Times New Roman" w:hAnsi="Georgia" w:cs="Times New Roman"/>
              <w:color w:val="000000"/>
              <w:kern w:val="0"/>
              <w:sz w:val="21"/>
              <w:szCs w:val="21"/>
              <w:lang w:eastAsia="de-DE"/>
              <w14:ligatures w14:val="none"/>
            </w:rPr>
          </w:rPrChange>
        </w:rPr>
        <w:t>Wochen unterstützen.</w:t>
      </w:r>
    </w:p>
    <w:p w14:paraId="5DE2DD27" w14:textId="77777777" w:rsidR="00AF3842" w:rsidRPr="009A4FFC" w:rsidRDefault="00AF3842" w:rsidP="00AF3842">
      <w:pPr>
        <w:jc w:val="both"/>
        <w:rPr>
          <w:rFonts w:ascii="Times New Roman" w:eastAsia="Times New Roman" w:hAnsi="Times New Roman" w:cs="Times New Roman"/>
          <w:color w:val="000000"/>
          <w:kern w:val="0"/>
          <w:sz w:val="20"/>
          <w:szCs w:val="20"/>
          <w:lang w:eastAsia="de-DE"/>
          <w14:ligatures w14:val="none"/>
          <w:rPrChange w:id="74" w:author="David Döbele" w:date="2023-09-05T19:45:00Z">
            <w:rPr>
              <w:rFonts w:ascii="Times New Roman" w:eastAsia="Times New Roman" w:hAnsi="Times New Roman" w:cs="Times New Roman"/>
              <w:color w:val="000000"/>
              <w:kern w:val="0"/>
              <w:lang w:eastAsia="de-DE"/>
              <w14:ligatures w14:val="none"/>
            </w:rPr>
          </w:rPrChange>
        </w:rPr>
      </w:pPr>
    </w:p>
    <w:p w14:paraId="5733E96A" w14:textId="5E280E17" w:rsidR="00AF3842" w:rsidRPr="009A4FFC" w:rsidDel="009A4FFC" w:rsidRDefault="00AF3842" w:rsidP="00AF3842">
      <w:pPr>
        <w:jc w:val="both"/>
        <w:rPr>
          <w:del w:id="75" w:author="David Döbele" w:date="2023-09-05T19:47:00Z"/>
          <w:rFonts w:ascii="Georgia" w:eastAsia="Times New Roman" w:hAnsi="Georgia" w:cs="Times New Roman"/>
          <w:color w:val="000000"/>
          <w:kern w:val="0"/>
          <w:sz w:val="20"/>
          <w:szCs w:val="20"/>
          <w:lang w:eastAsia="de-DE"/>
          <w14:ligatures w14:val="none"/>
          <w:rPrChange w:id="76" w:author="David Döbele" w:date="2023-09-05T19:45:00Z">
            <w:rPr>
              <w:del w:id="77" w:author="David Döbele" w:date="2023-09-05T19:47:00Z"/>
              <w:rFonts w:ascii="Georgia" w:eastAsia="Times New Roman" w:hAnsi="Georgia" w:cs="Times New Roman"/>
              <w:color w:val="000000"/>
              <w:kern w:val="0"/>
              <w:sz w:val="21"/>
              <w:szCs w:val="21"/>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78" w:author="David Döbele" w:date="2023-09-05T19:45:00Z">
            <w:rPr>
              <w:rFonts w:ascii="Georgia" w:eastAsia="Times New Roman" w:hAnsi="Georgia" w:cs="Times New Roman"/>
              <w:color w:val="000000"/>
              <w:kern w:val="0"/>
              <w:sz w:val="21"/>
              <w:szCs w:val="21"/>
              <w:lang w:eastAsia="de-DE"/>
              <w14:ligatures w14:val="none"/>
            </w:rPr>
          </w:rPrChange>
        </w:rPr>
        <w:t xml:space="preserve">Bereits während meiner Schulzeit habe ich ein Praktikum in einer Steuerberatungs- und Wirtschaftsprüfungskanzlei absolviert, in der ich grundlegende Erfahrungen und Einblicke sammeln konnte, sowie erste Berührungspunkte mit der Arbeit eines Wirtschaftsprüfers </w:t>
      </w:r>
      <w:proofErr w:type="gramStart"/>
      <w:r w:rsidRPr="009A4FFC">
        <w:rPr>
          <w:rFonts w:ascii="Georgia" w:eastAsia="Times New Roman" w:hAnsi="Georgia" w:cs="Times New Roman"/>
          <w:color w:val="000000"/>
          <w:kern w:val="0"/>
          <w:sz w:val="20"/>
          <w:szCs w:val="20"/>
          <w:lang w:eastAsia="de-DE"/>
          <w14:ligatures w14:val="none"/>
          <w:rPrChange w:id="79" w:author="David Döbele" w:date="2023-09-05T19:45:00Z">
            <w:rPr>
              <w:rFonts w:ascii="Georgia" w:eastAsia="Times New Roman" w:hAnsi="Georgia" w:cs="Times New Roman"/>
              <w:color w:val="000000"/>
              <w:kern w:val="0"/>
              <w:sz w:val="21"/>
              <w:szCs w:val="21"/>
              <w:lang w:eastAsia="de-DE"/>
              <w14:ligatures w14:val="none"/>
            </w:rPr>
          </w:rPrChange>
        </w:rPr>
        <w:t>hatte</w:t>
      </w:r>
      <w:proofErr w:type="gramEnd"/>
      <w:r w:rsidRPr="009A4FFC">
        <w:rPr>
          <w:rFonts w:ascii="Georgia" w:eastAsia="Times New Roman" w:hAnsi="Georgia" w:cs="Times New Roman"/>
          <w:color w:val="000000"/>
          <w:kern w:val="0"/>
          <w:sz w:val="20"/>
          <w:szCs w:val="20"/>
          <w:lang w:eastAsia="de-DE"/>
          <w14:ligatures w14:val="none"/>
          <w:rPrChange w:id="80" w:author="David Döbele" w:date="2023-09-05T19:45:00Z">
            <w:rPr>
              <w:rFonts w:ascii="Georgia" w:eastAsia="Times New Roman" w:hAnsi="Georgia" w:cs="Times New Roman"/>
              <w:color w:val="000000"/>
              <w:kern w:val="0"/>
              <w:sz w:val="21"/>
              <w:szCs w:val="21"/>
              <w:lang w:eastAsia="de-DE"/>
              <w14:ligatures w14:val="none"/>
            </w:rPr>
          </w:rPrChange>
        </w:rPr>
        <w:t xml:space="preserve">. Seitdem habe ich ein tiefgreifendes Interesse für finanzwirtschaftliche Themen entwickelt, was mich schließlich nach meinem überdurchschnittlichen Abitur (Note: 1,1) zu einer einjährigen Tätigkeit in dieser Branche geführt hat. Dort konnte ich erste praktische Erfahrungen sammeln, besonders </w:t>
      </w:r>
      <w:del w:id="81" w:author="David Döbele" w:date="2023-09-05T19:46:00Z">
        <w:r w:rsidRPr="009A4FFC" w:rsidDel="009A4FFC">
          <w:rPr>
            <w:rFonts w:ascii="Georgia" w:eastAsia="Times New Roman" w:hAnsi="Georgia" w:cs="Times New Roman"/>
            <w:color w:val="000000"/>
            <w:kern w:val="0"/>
            <w:sz w:val="20"/>
            <w:szCs w:val="20"/>
            <w:lang w:eastAsia="de-DE"/>
            <w14:ligatures w14:val="none"/>
            <w:rPrChange w:id="82" w:author="David Döbele" w:date="2023-09-05T19:45:00Z">
              <w:rPr>
                <w:rFonts w:ascii="Georgia" w:eastAsia="Times New Roman" w:hAnsi="Georgia" w:cs="Times New Roman"/>
                <w:color w:val="000000"/>
                <w:kern w:val="0"/>
                <w:sz w:val="21"/>
                <w:szCs w:val="21"/>
                <w:lang w:eastAsia="de-DE"/>
                <w14:ligatures w14:val="none"/>
              </w:rPr>
            </w:rPrChange>
          </w:rPr>
          <w:delText>im</w:delText>
        </w:r>
      </w:del>
      <w:ins w:id="83" w:author="David Döbele" w:date="2023-09-05T19:46:00Z">
        <w:r w:rsidR="009A4FFC" w:rsidRPr="009A4FFC">
          <w:rPr>
            <w:rFonts w:ascii="Georgia" w:eastAsia="Times New Roman" w:hAnsi="Georgia" w:cs="Times New Roman"/>
            <w:color w:val="000000"/>
            <w:kern w:val="0"/>
            <w:sz w:val="20"/>
            <w:szCs w:val="20"/>
            <w:lang w:eastAsia="de-DE"/>
            <w14:ligatures w14:val="none"/>
          </w:rPr>
          <w:t>in</w:t>
        </w:r>
      </w:ins>
      <w:r w:rsidRPr="009A4FFC">
        <w:rPr>
          <w:rFonts w:ascii="Georgia" w:eastAsia="Times New Roman" w:hAnsi="Georgia" w:cs="Times New Roman"/>
          <w:color w:val="000000"/>
          <w:kern w:val="0"/>
          <w:sz w:val="20"/>
          <w:szCs w:val="20"/>
          <w:lang w:eastAsia="de-DE"/>
          <w14:ligatures w14:val="none"/>
          <w:rPrChange w:id="84" w:author="David Döbele" w:date="2023-09-05T19:45:00Z">
            <w:rPr>
              <w:rFonts w:ascii="Georgia" w:eastAsia="Times New Roman" w:hAnsi="Georgia" w:cs="Times New Roman"/>
              <w:color w:val="000000"/>
              <w:kern w:val="0"/>
              <w:sz w:val="21"/>
              <w:szCs w:val="21"/>
              <w:lang w:eastAsia="de-DE"/>
              <w14:ligatures w14:val="none"/>
            </w:rPr>
          </w:rPrChange>
        </w:rPr>
        <w:t xml:space="preserve"> Bezug auf die eigenständige Bearbeitung von steuerlichen Angelegenheiten. Besonders hervorheben lässt sich hier </w:t>
      </w:r>
      <w:del w:id="85" w:author="David Döbele" w:date="2023-09-05T19:47:00Z">
        <w:r w:rsidRPr="009A4FFC" w:rsidDel="009A4FFC">
          <w:rPr>
            <w:rFonts w:ascii="Georgia" w:eastAsia="Times New Roman" w:hAnsi="Georgia" w:cs="Times New Roman"/>
            <w:color w:val="000000"/>
            <w:kern w:val="0"/>
            <w:sz w:val="20"/>
            <w:szCs w:val="20"/>
            <w:lang w:eastAsia="de-DE"/>
            <w14:ligatures w14:val="none"/>
            <w:rPrChange w:id="86" w:author="David Döbele" w:date="2023-09-05T19:45:00Z">
              <w:rPr>
                <w:rFonts w:ascii="Georgia" w:eastAsia="Times New Roman" w:hAnsi="Georgia" w:cs="Times New Roman"/>
                <w:color w:val="000000"/>
                <w:kern w:val="0"/>
                <w:sz w:val="21"/>
                <w:szCs w:val="21"/>
                <w:lang w:eastAsia="de-DE"/>
                <w14:ligatures w14:val="none"/>
              </w:rPr>
            </w:rPrChange>
          </w:rPr>
          <w:delText xml:space="preserve">dir </w:delText>
        </w:r>
      </w:del>
      <w:ins w:id="87" w:author="David Döbele" w:date="2023-09-05T19:47:00Z">
        <w:r w:rsidR="009A4FFC" w:rsidRPr="009A4FFC">
          <w:rPr>
            <w:rFonts w:ascii="Georgia" w:eastAsia="Times New Roman" w:hAnsi="Georgia" w:cs="Times New Roman"/>
            <w:color w:val="000000"/>
            <w:kern w:val="0"/>
            <w:sz w:val="20"/>
            <w:szCs w:val="20"/>
            <w:lang w:eastAsia="de-DE"/>
            <w14:ligatures w14:val="none"/>
            <w:rPrChange w:id="88" w:author="David Döbele" w:date="2023-09-05T19:45:00Z">
              <w:rPr>
                <w:rFonts w:ascii="Georgia" w:eastAsia="Times New Roman" w:hAnsi="Georgia" w:cs="Times New Roman"/>
                <w:color w:val="000000"/>
                <w:kern w:val="0"/>
                <w:sz w:val="21"/>
                <w:szCs w:val="21"/>
                <w:lang w:eastAsia="de-DE"/>
                <w14:ligatures w14:val="none"/>
              </w:rPr>
            </w:rPrChange>
          </w:rPr>
          <w:t>di</w:t>
        </w:r>
        <w:r w:rsidR="009A4FFC">
          <w:rPr>
            <w:rFonts w:ascii="Georgia" w:eastAsia="Times New Roman" w:hAnsi="Georgia" w:cs="Times New Roman"/>
            <w:color w:val="000000"/>
            <w:kern w:val="0"/>
            <w:sz w:val="20"/>
            <w:szCs w:val="20"/>
            <w:lang w:eastAsia="de-DE"/>
            <w14:ligatures w14:val="none"/>
          </w:rPr>
          <w:t>e</w:t>
        </w:r>
        <w:r w:rsidR="009A4FFC" w:rsidRPr="009A4FFC">
          <w:rPr>
            <w:rFonts w:ascii="Georgia" w:eastAsia="Times New Roman" w:hAnsi="Georgia" w:cs="Times New Roman"/>
            <w:color w:val="000000"/>
            <w:kern w:val="0"/>
            <w:sz w:val="20"/>
            <w:szCs w:val="20"/>
            <w:lang w:eastAsia="de-DE"/>
            <w14:ligatures w14:val="none"/>
            <w:rPrChange w:id="89" w:author="David Döbele" w:date="2023-09-05T19:45:00Z">
              <w:rPr>
                <w:rFonts w:ascii="Georgia" w:eastAsia="Times New Roman" w:hAnsi="Georgia" w:cs="Times New Roman"/>
                <w:color w:val="000000"/>
                <w:kern w:val="0"/>
                <w:sz w:val="21"/>
                <w:szCs w:val="21"/>
                <w:lang w:eastAsia="de-DE"/>
                <w14:ligatures w14:val="none"/>
              </w:rPr>
            </w:rPrChange>
          </w:rPr>
          <w:t xml:space="preserve"> </w:t>
        </w:r>
      </w:ins>
      <w:r w:rsidRPr="009A4FFC">
        <w:rPr>
          <w:rFonts w:ascii="Georgia" w:eastAsia="Times New Roman" w:hAnsi="Georgia" w:cs="Times New Roman"/>
          <w:color w:val="000000"/>
          <w:kern w:val="0"/>
          <w:sz w:val="20"/>
          <w:szCs w:val="20"/>
          <w:lang w:eastAsia="de-DE"/>
          <w14:ligatures w14:val="none"/>
          <w:rPrChange w:id="90" w:author="David Döbele" w:date="2023-09-05T19:45:00Z">
            <w:rPr>
              <w:rFonts w:ascii="Georgia" w:eastAsia="Times New Roman" w:hAnsi="Georgia" w:cs="Times New Roman"/>
              <w:color w:val="000000"/>
              <w:kern w:val="0"/>
              <w:sz w:val="21"/>
              <w:szCs w:val="21"/>
              <w:lang w:eastAsia="de-DE"/>
              <w14:ligatures w14:val="none"/>
            </w:rPr>
          </w:rPrChange>
        </w:rPr>
        <w:t>Bearbeitung von Grundsteuerwertvermittlungen</w:t>
      </w:r>
      <w:ins w:id="91" w:author="David Döbele" w:date="2023-09-05T19:47:00Z">
        <w:r w:rsidR="009A4FFC">
          <w:rPr>
            <w:rFonts w:ascii="Georgia" w:eastAsia="Times New Roman" w:hAnsi="Georgia" w:cs="Times New Roman"/>
            <w:color w:val="000000"/>
            <w:kern w:val="0"/>
            <w:sz w:val="20"/>
            <w:szCs w:val="20"/>
            <w:lang w:eastAsia="de-DE"/>
            <w14:ligatures w14:val="none"/>
          </w:rPr>
          <w:t>,</w:t>
        </w:r>
      </w:ins>
      <w:r w:rsidRPr="009A4FFC">
        <w:rPr>
          <w:rFonts w:ascii="Georgia" w:eastAsia="Times New Roman" w:hAnsi="Georgia" w:cs="Times New Roman"/>
          <w:color w:val="000000"/>
          <w:kern w:val="0"/>
          <w:sz w:val="20"/>
          <w:szCs w:val="20"/>
          <w:lang w:eastAsia="de-DE"/>
          <w14:ligatures w14:val="none"/>
          <w:rPrChange w:id="92" w:author="David Döbele" w:date="2023-09-05T19:45:00Z">
            <w:rPr>
              <w:rFonts w:ascii="Georgia" w:eastAsia="Times New Roman" w:hAnsi="Georgia" w:cs="Times New Roman"/>
              <w:color w:val="000000"/>
              <w:kern w:val="0"/>
              <w:sz w:val="21"/>
              <w:szCs w:val="21"/>
              <w:lang w:eastAsia="de-DE"/>
              <w14:ligatures w14:val="none"/>
            </w:rPr>
          </w:rPrChange>
        </w:rPr>
        <w:t xml:space="preserve"> die ich </w:t>
      </w:r>
      <w:r w:rsidR="000E15E8" w:rsidRPr="009A4FFC">
        <w:rPr>
          <w:rFonts w:ascii="Georgia" w:eastAsia="Times New Roman" w:hAnsi="Georgia" w:cs="Times New Roman"/>
          <w:color w:val="000000"/>
          <w:kern w:val="0"/>
          <w:sz w:val="20"/>
          <w:szCs w:val="20"/>
          <w:lang w:eastAsia="de-DE"/>
          <w14:ligatures w14:val="none"/>
          <w:rPrChange w:id="93" w:author="David Döbele" w:date="2023-09-05T19:45:00Z">
            <w:rPr>
              <w:rFonts w:ascii="Georgia" w:eastAsia="Times New Roman" w:hAnsi="Georgia" w:cs="Times New Roman"/>
              <w:color w:val="000000"/>
              <w:kern w:val="0"/>
              <w:sz w:val="21"/>
              <w:szCs w:val="21"/>
              <w:lang w:eastAsia="de-DE"/>
              <w14:ligatures w14:val="none"/>
            </w:rPr>
          </w:rPrChange>
        </w:rPr>
        <w:t>vers</w:t>
      </w:r>
      <w:ins w:id="94" w:author="David Döbele" w:date="2023-09-05T19:47:00Z">
        <w:r w:rsidR="009A4FFC">
          <w:rPr>
            <w:rFonts w:ascii="Georgia" w:eastAsia="Times New Roman" w:hAnsi="Georgia" w:cs="Times New Roman"/>
            <w:color w:val="000000"/>
            <w:kern w:val="0"/>
            <w:sz w:val="20"/>
            <w:szCs w:val="20"/>
            <w:lang w:eastAsia="de-DE"/>
            <w14:ligatures w14:val="none"/>
          </w:rPr>
          <w:t>and</w:t>
        </w:r>
      </w:ins>
      <w:del w:id="95" w:author="David Döbele" w:date="2023-09-05T19:47:00Z">
        <w:r w:rsidR="000E15E8" w:rsidRPr="009A4FFC" w:rsidDel="009A4FFC">
          <w:rPr>
            <w:rFonts w:ascii="Georgia" w:eastAsia="Times New Roman" w:hAnsi="Georgia" w:cs="Times New Roman"/>
            <w:color w:val="000000"/>
            <w:kern w:val="0"/>
            <w:sz w:val="20"/>
            <w:szCs w:val="20"/>
            <w:lang w:eastAsia="de-DE"/>
            <w14:ligatures w14:val="none"/>
            <w:rPrChange w:id="96" w:author="David Döbele" w:date="2023-09-05T19:45:00Z">
              <w:rPr>
                <w:rFonts w:ascii="Georgia" w:eastAsia="Times New Roman" w:hAnsi="Georgia" w:cs="Times New Roman"/>
                <w:color w:val="000000"/>
                <w:kern w:val="0"/>
                <w:sz w:val="21"/>
                <w:szCs w:val="21"/>
                <w:lang w:eastAsia="de-DE"/>
                <w14:ligatures w14:val="none"/>
              </w:rPr>
            </w:rPrChange>
          </w:rPr>
          <w:delText xml:space="preserve">ende </w:delText>
        </w:r>
      </w:del>
      <w:r w:rsidR="000E15E8" w:rsidRPr="009A4FFC">
        <w:rPr>
          <w:rFonts w:ascii="Georgia" w:eastAsia="Times New Roman" w:hAnsi="Georgia" w:cs="Times New Roman"/>
          <w:color w:val="000000"/>
          <w:kern w:val="0"/>
          <w:sz w:val="20"/>
          <w:szCs w:val="20"/>
          <w:lang w:eastAsia="de-DE"/>
          <w14:ligatures w14:val="none"/>
          <w:rPrChange w:id="97" w:author="David Döbele" w:date="2023-09-05T19:45:00Z">
            <w:rPr>
              <w:rFonts w:ascii="Georgia" w:eastAsia="Times New Roman" w:hAnsi="Georgia" w:cs="Times New Roman"/>
              <w:color w:val="000000"/>
              <w:kern w:val="0"/>
              <w:sz w:val="21"/>
              <w:szCs w:val="21"/>
              <w:lang w:eastAsia="de-DE"/>
              <w14:ligatures w14:val="none"/>
            </w:rPr>
          </w:rPrChange>
        </w:rPr>
        <w:t>bereit</w:t>
      </w:r>
      <w:r w:rsidRPr="009A4FFC">
        <w:rPr>
          <w:rFonts w:ascii="Georgia" w:eastAsia="Times New Roman" w:hAnsi="Georgia" w:cs="Times New Roman"/>
          <w:color w:val="000000"/>
          <w:kern w:val="0"/>
          <w:sz w:val="20"/>
          <w:szCs w:val="20"/>
          <w:lang w:eastAsia="de-DE"/>
          <w14:ligatures w14:val="none"/>
          <w:rPrChange w:id="98" w:author="David Döbele" w:date="2023-09-05T19:45:00Z">
            <w:rPr>
              <w:rFonts w:ascii="Georgia" w:eastAsia="Times New Roman" w:hAnsi="Georgia" w:cs="Times New Roman"/>
              <w:color w:val="000000"/>
              <w:kern w:val="0"/>
              <w:sz w:val="21"/>
              <w:szCs w:val="21"/>
              <w:lang w:eastAsia="de-DE"/>
              <w14:ligatures w14:val="none"/>
            </w:rPr>
          </w:rPrChange>
        </w:rPr>
        <w:t xml:space="preserve"> vorbereitet </w:t>
      </w:r>
      <w:del w:id="99" w:author="David Döbele" w:date="2023-09-05T19:47:00Z">
        <w:r w:rsidRPr="009A4FFC" w:rsidDel="009A4FFC">
          <w:rPr>
            <w:rFonts w:ascii="Georgia" w:eastAsia="Times New Roman" w:hAnsi="Georgia" w:cs="Times New Roman"/>
            <w:color w:val="000000"/>
            <w:kern w:val="0"/>
            <w:sz w:val="20"/>
            <w:szCs w:val="20"/>
            <w:lang w:eastAsia="de-DE"/>
            <w14:ligatures w14:val="none"/>
            <w:rPrChange w:id="100" w:author="David Döbele" w:date="2023-09-05T19:45:00Z">
              <w:rPr>
                <w:rFonts w:ascii="Georgia" w:eastAsia="Times New Roman" w:hAnsi="Georgia" w:cs="Times New Roman"/>
                <w:color w:val="000000"/>
                <w:kern w:val="0"/>
                <w:sz w:val="21"/>
                <w:szCs w:val="21"/>
                <w:lang w:eastAsia="de-DE"/>
                <w14:ligatures w14:val="none"/>
              </w:rPr>
            </w:rPrChange>
          </w:rPr>
          <w:delText xml:space="preserve">habe </w:delText>
        </w:r>
      </w:del>
      <w:r w:rsidRPr="009A4FFC">
        <w:rPr>
          <w:rFonts w:ascii="Georgia" w:eastAsia="Times New Roman" w:hAnsi="Georgia" w:cs="Times New Roman"/>
          <w:color w:val="000000"/>
          <w:kern w:val="0"/>
          <w:sz w:val="20"/>
          <w:szCs w:val="20"/>
          <w:lang w:eastAsia="de-DE"/>
          <w14:ligatures w14:val="none"/>
          <w:rPrChange w:id="101" w:author="David Döbele" w:date="2023-09-05T19:45:00Z">
            <w:rPr>
              <w:rFonts w:ascii="Georgia" w:eastAsia="Times New Roman" w:hAnsi="Georgia" w:cs="Times New Roman"/>
              <w:color w:val="000000"/>
              <w:kern w:val="0"/>
              <w:sz w:val="21"/>
              <w:szCs w:val="21"/>
              <w:lang w:eastAsia="de-DE"/>
              <w14:ligatures w14:val="none"/>
            </w:rPr>
          </w:rPrChange>
        </w:rPr>
        <w:t xml:space="preserve">und die </w:t>
      </w:r>
      <w:r w:rsidR="000E15E8" w:rsidRPr="009A4FFC">
        <w:rPr>
          <w:rFonts w:ascii="Georgia" w:eastAsia="Times New Roman" w:hAnsi="Georgia" w:cs="Times New Roman"/>
          <w:color w:val="000000"/>
          <w:kern w:val="0"/>
          <w:sz w:val="20"/>
          <w:szCs w:val="20"/>
          <w:lang w:eastAsia="de-DE"/>
          <w14:ligatures w14:val="none"/>
          <w:rPrChange w:id="102" w:author="David Döbele" w:date="2023-09-05T19:45:00Z">
            <w:rPr>
              <w:rFonts w:ascii="Georgia" w:eastAsia="Times New Roman" w:hAnsi="Georgia" w:cs="Times New Roman"/>
              <w:color w:val="000000"/>
              <w:kern w:val="0"/>
              <w:sz w:val="21"/>
              <w:szCs w:val="21"/>
              <w:lang w:eastAsia="de-DE"/>
              <w14:ligatures w14:val="none"/>
            </w:rPr>
          </w:rPrChange>
        </w:rPr>
        <w:t>f</w:t>
      </w:r>
      <w:r w:rsidRPr="009A4FFC">
        <w:rPr>
          <w:rFonts w:ascii="Georgia" w:eastAsia="Times New Roman" w:hAnsi="Georgia" w:cs="Times New Roman"/>
          <w:color w:val="000000"/>
          <w:kern w:val="0"/>
          <w:sz w:val="20"/>
          <w:szCs w:val="20"/>
          <w:lang w:eastAsia="de-DE"/>
          <w14:ligatures w14:val="none"/>
          <w:rPrChange w:id="103" w:author="David Döbele" w:date="2023-09-05T19:45:00Z">
            <w:rPr>
              <w:rFonts w:ascii="Georgia" w:eastAsia="Times New Roman" w:hAnsi="Georgia" w:cs="Times New Roman"/>
              <w:color w:val="000000"/>
              <w:kern w:val="0"/>
              <w:sz w:val="21"/>
              <w:szCs w:val="21"/>
              <w:lang w:eastAsia="de-DE"/>
              <w14:ligatures w14:val="none"/>
            </w:rPr>
          </w:rPrChange>
        </w:rPr>
        <w:t>olgenden Be</w:t>
      </w:r>
      <w:r w:rsidR="000E15E8" w:rsidRPr="009A4FFC">
        <w:rPr>
          <w:rFonts w:ascii="Georgia" w:eastAsia="Times New Roman" w:hAnsi="Georgia" w:cs="Times New Roman"/>
          <w:color w:val="000000"/>
          <w:kern w:val="0"/>
          <w:sz w:val="20"/>
          <w:szCs w:val="20"/>
          <w:lang w:eastAsia="de-DE"/>
          <w14:ligatures w14:val="none"/>
          <w:rPrChange w:id="104" w:author="David Döbele" w:date="2023-09-05T19:45:00Z">
            <w:rPr>
              <w:rFonts w:ascii="Georgia" w:eastAsia="Times New Roman" w:hAnsi="Georgia" w:cs="Times New Roman"/>
              <w:color w:val="000000"/>
              <w:kern w:val="0"/>
              <w:sz w:val="21"/>
              <w:szCs w:val="21"/>
              <w:lang w:eastAsia="de-DE"/>
              <w14:ligatures w14:val="none"/>
            </w:rPr>
          </w:rPrChange>
        </w:rPr>
        <w:t>sc</w:t>
      </w:r>
      <w:r w:rsidRPr="009A4FFC">
        <w:rPr>
          <w:rFonts w:ascii="Georgia" w:eastAsia="Times New Roman" w:hAnsi="Georgia" w:cs="Times New Roman"/>
          <w:color w:val="000000"/>
          <w:kern w:val="0"/>
          <w:sz w:val="20"/>
          <w:szCs w:val="20"/>
          <w:lang w:eastAsia="de-DE"/>
          <w14:ligatures w14:val="none"/>
          <w:rPrChange w:id="105" w:author="David Döbele" w:date="2023-09-05T19:45:00Z">
            <w:rPr>
              <w:rFonts w:ascii="Georgia" w:eastAsia="Times New Roman" w:hAnsi="Georgia" w:cs="Times New Roman"/>
              <w:color w:val="000000"/>
              <w:kern w:val="0"/>
              <w:sz w:val="21"/>
              <w:szCs w:val="21"/>
              <w:lang w:eastAsia="de-DE"/>
              <w14:ligatures w14:val="none"/>
            </w:rPr>
          </w:rPrChange>
        </w:rPr>
        <w:t xml:space="preserve">heide auf </w:t>
      </w:r>
      <w:ins w:id="106" w:author="David Döbele" w:date="2023-09-05T19:47:00Z">
        <w:r w:rsidR="009A4FFC">
          <w:rPr>
            <w:rFonts w:ascii="Georgia" w:eastAsia="Times New Roman" w:hAnsi="Georgia" w:cs="Times New Roman"/>
            <w:color w:val="000000"/>
            <w:kern w:val="0"/>
            <w:sz w:val="20"/>
            <w:szCs w:val="20"/>
            <w:lang w:eastAsia="de-DE"/>
            <w14:ligatures w14:val="none"/>
          </w:rPr>
          <w:t>i</w:t>
        </w:r>
      </w:ins>
      <w:del w:id="107" w:author="David Döbele" w:date="2023-09-05T19:47:00Z">
        <w:r w:rsidRPr="009A4FFC" w:rsidDel="009A4FFC">
          <w:rPr>
            <w:rFonts w:ascii="Georgia" w:eastAsia="Times New Roman" w:hAnsi="Georgia" w:cs="Times New Roman"/>
            <w:color w:val="000000"/>
            <w:kern w:val="0"/>
            <w:sz w:val="20"/>
            <w:szCs w:val="20"/>
            <w:lang w:eastAsia="de-DE"/>
            <w14:ligatures w14:val="none"/>
            <w:rPrChange w:id="108" w:author="David Döbele" w:date="2023-09-05T19:45:00Z">
              <w:rPr>
                <w:rFonts w:ascii="Georgia" w:eastAsia="Times New Roman" w:hAnsi="Georgia" w:cs="Times New Roman"/>
                <w:color w:val="000000"/>
                <w:kern w:val="0"/>
                <w:sz w:val="21"/>
                <w:szCs w:val="21"/>
                <w:lang w:eastAsia="de-DE"/>
                <w14:ligatures w14:val="none"/>
              </w:rPr>
            </w:rPrChange>
          </w:rPr>
          <w:delText>I</w:delText>
        </w:r>
      </w:del>
      <w:r w:rsidRPr="009A4FFC">
        <w:rPr>
          <w:rFonts w:ascii="Georgia" w:eastAsia="Times New Roman" w:hAnsi="Georgia" w:cs="Times New Roman"/>
          <w:color w:val="000000"/>
          <w:kern w:val="0"/>
          <w:sz w:val="20"/>
          <w:szCs w:val="20"/>
          <w:lang w:eastAsia="de-DE"/>
          <w14:ligatures w14:val="none"/>
          <w:rPrChange w:id="109" w:author="David Döbele" w:date="2023-09-05T19:45:00Z">
            <w:rPr>
              <w:rFonts w:ascii="Georgia" w:eastAsia="Times New Roman" w:hAnsi="Georgia" w:cs="Times New Roman"/>
              <w:color w:val="000000"/>
              <w:kern w:val="0"/>
              <w:sz w:val="21"/>
              <w:szCs w:val="21"/>
              <w:lang w:eastAsia="de-DE"/>
              <w14:ligatures w14:val="none"/>
            </w:rPr>
          </w:rPrChange>
        </w:rPr>
        <w:t>hre Richtigkeit überp</w:t>
      </w:r>
      <w:r w:rsidR="000E15E8" w:rsidRPr="009A4FFC">
        <w:rPr>
          <w:rFonts w:ascii="Georgia" w:eastAsia="Times New Roman" w:hAnsi="Georgia" w:cs="Times New Roman"/>
          <w:color w:val="000000"/>
          <w:kern w:val="0"/>
          <w:sz w:val="20"/>
          <w:szCs w:val="20"/>
          <w:lang w:eastAsia="de-DE"/>
          <w14:ligatures w14:val="none"/>
          <w:rPrChange w:id="110" w:author="David Döbele" w:date="2023-09-05T19:45:00Z">
            <w:rPr>
              <w:rFonts w:ascii="Georgia" w:eastAsia="Times New Roman" w:hAnsi="Georgia" w:cs="Times New Roman"/>
              <w:color w:val="000000"/>
              <w:kern w:val="0"/>
              <w:sz w:val="21"/>
              <w:szCs w:val="21"/>
              <w:lang w:eastAsia="de-DE"/>
              <w14:ligatures w14:val="none"/>
            </w:rPr>
          </w:rPrChange>
        </w:rPr>
        <w:t>r</w:t>
      </w:r>
      <w:r w:rsidRPr="009A4FFC">
        <w:rPr>
          <w:rFonts w:ascii="Georgia" w:eastAsia="Times New Roman" w:hAnsi="Georgia" w:cs="Times New Roman"/>
          <w:color w:val="000000"/>
          <w:kern w:val="0"/>
          <w:sz w:val="20"/>
          <w:szCs w:val="20"/>
          <w:lang w:eastAsia="de-DE"/>
          <w14:ligatures w14:val="none"/>
          <w:rPrChange w:id="111" w:author="David Döbele" w:date="2023-09-05T19:45:00Z">
            <w:rPr>
              <w:rFonts w:ascii="Georgia" w:eastAsia="Times New Roman" w:hAnsi="Georgia" w:cs="Times New Roman"/>
              <w:color w:val="000000"/>
              <w:kern w:val="0"/>
              <w:sz w:val="21"/>
              <w:szCs w:val="21"/>
              <w:lang w:eastAsia="de-DE"/>
              <w14:ligatures w14:val="none"/>
            </w:rPr>
          </w:rPrChange>
        </w:rPr>
        <w:t>üft habe. Gerade durch meine große Zahlenaffinität und meine</w:t>
      </w:r>
      <w:del w:id="112" w:author="David Döbele" w:date="2023-09-05T19:47:00Z">
        <w:r w:rsidRPr="009A4FFC" w:rsidDel="009A4FFC">
          <w:rPr>
            <w:rFonts w:ascii="Georgia" w:eastAsia="Times New Roman" w:hAnsi="Georgia" w:cs="Times New Roman"/>
            <w:color w:val="000000"/>
            <w:kern w:val="0"/>
            <w:sz w:val="20"/>
            <w:szCs w:val="20"/>
            <w:lang w:eastAsia="de-DE"/>
            <w14:ligatures w14:val="none"/>
            <w:rPrChange w:id="113" w:author="David Döbele" w:date="2023-09-05T19:45:00Z">
              <w:rPr>
                <w:rFonts w:ascii="Georgia" w:eastAsia="Times New Roman" w:hAnsi="Georgia" w:cs="Times New Roman"/>
                <w:color w:val="000000"/>
                <w:kern w:val="0"/>
                <w:sz w:val="21"/>
                <w:szCs w:val="21"/>
                <w:lang w:eastAsia="de-DE"/>
                <w14:ligatures w14:val="none"/>
              </w:rPr>
            </w:rPrChange>
          </w:rPr>
          <w:delText>r</w:delText>
        </w:r>
      </w:del>
      <w:r w:rsidRPr="009A4FFC">
        <w:rPr>
          <w:rFonts w:ascii="Georgia" w:eastAsia="Times New Roman" w:hAnsi="Georgia" w:cs="Times New Roman"/>
          <w:color w:val="000000"/>
          <w:kern w:val="0"/>
          <w:sz w:val="20"/>
          <w:szCs w:val="20"/>
          <w:lang w:eastAsia="de-DE"/>
          <w14:ligatures w14:val="none"/>
          <w:rPrChange w:id="114" w:author="David Döbele" w:date="2023-09-05T19:45:00Z">
            <w:rPr>
              <w:rFonts w:ascii="Georgia" w:eastAsia="Times New Roman" w:hAnsi="Georgia" w:cs="Times New Roman"/>
              <w:color w:val="000000"/>
              <w:kern w:val="0"/>
              <w:sz w:val="21"/>
              <w:szCs w:val="21"/>
              <w:lang w:eastAsia="de-DE"/>
              <w14:ligatures w14:val="none"/>
            </w:rPr>
          </w:rPrChange>
        </w:rPr>
        <w:t xml:space="preserve"> analytische Denkweise entspricht dieses Berufsfeld meine</w:t>
      </w:r>
      <w:ins w:id="115" w:author="David Döbele" w:date="2023-09-05T19:47:00Z">
        <w:r w:rsidR="009A4FFC">
          <w:rPr>
            <w:rFonts w:ascii="Georgia" w:eastAsia="Times New Roman" w:hAnsi="Georgia" w:cs="Times New Roman"/>
            <w:color w:val="000000"/>
            <w:kern w:val="0"/>
            <w:sz w:val="20"/>
            <w:szCs w:val="20"/>
            <w:lang w:eastAsia="de-DE"/>
            <w14:ligatures w14:val="none"/>
          </w:rPr>
          <w:t xml:space="preserve">n </w:t>
        </w:r>
      </w:ins>
      <w:del w:id="116" w:author="David Döbele" w:date="2023-09-05T19:47:00Z">
        <w:r w:rsidRPr="009A4FFC" w:rsidDel="009A4FFC">
          <w:rPr>
            <w:rFonts w:ascii="Georgia" w:eastAsia="Times New Roman" w:hAnsi="Georgia" w:cs="Times New Roman"/>
            <w:color w:val="000000"/>
            <w:kern w:val="0"/>
            <w:sz w:val="20"/>
            <w:szCs w:val="20"/>
            <w:lang w:eastAsia="de-DE"/>
            <w14:ligatures w14:val="none"/>
            <w:rPrChange w:id="117" w:author="David Döbele" w:date="2023-09-05T19:45:00Z">
              <w:rPr>
                <w:rFonts w:ascii="Georgia" w:eastAsia="Times New Roman" w:hAnsi="Georgia" w:cs="Times New Roman"/>
                <w:color w:val="000000"/>
                <w:kern w:val="0"/>
                <w:sz w:val="21"/>
                <w:szCs w:val="21"/>
                <w:lang w:eastAsia="de-DE"/>
                <w14:ligatures w14:val="none"/>
              </w:rPr>
            </w:rPrChange>
          </w:rPr>
          <w:delText xml:space="preserve"> </w:delText>
        </w:r>
      </w:del>
      <w:r w:rsidRPr="009A4FFC">
        <w:rPr>
          <w:rFonts w:ascii="Georgia" w:eastAsia="Times New Roman" w:hAnsi="Georgia" w:cs="Times New Roman"/>
          <w:color w:val="000000"/>
          <w:kern w:val="0"/>
          <w:sz w:val="20"/>
          <w:szCs w:val="20"/>
          <w:lang w:eastAsia="de-DE"/>
          <w14:ligatures w14:val="none"/>
          <w:rPrChange w:id="118" w:author="David Döbele" w:date="2023-09-05T19:45:00Z">
            <w:rPr>
              <w:rFonts w:ascii="Georgia" w:eastAsia="Times New Roman" w:hAnsi="Georgia" w:cs="Times New Roman"/>
              <w:color w:val="000000"/>
              <w:kern w:val="0"/>
              <w:sz w:val="21"/>
              <w:szCs w:val="21"/>
              <w:lang w:eastAsia="de-DE"/>
              <w14:ligatures w14:val="none"/>
            </w:rPr>
          </w:rPrChange>
        </w:rPr>
        <w:t>fachlichen, als auch persönlichen Interessen.</w:t>
      </w:r>
      <w:ins w:id="119" w:author="David Döbele" w:date="2023-09-05T19:47:00Z">
        <w:r w:rsidR="009A4FFC">
          <w:rPr>
            <w:rFonts w:ascii="Georgia" w:eastAsia="Times New Roman" w:hAnsi="Georgia" w:cs="Times New Roman"/>
            <w:color w:val="000000"/>
            <w:kern w:val="0"/>
            <w:sz w:val="20"/>
            <w:szCs w:val="20"/>
            <w:lang w:eastAsia="de-DE"/>
            <w14:ligatures w14:val="none"/>
          </w:rPr>
          <w:t xml:space="preserve"> </w:t>
        </w:r>
      </w:ins>
    </w:p>
    <w:p w14:paraId="18FE2C3E" w14:textId="48631BC6" w:rsidR="00AF3842" w:rsidRPr="009A4FFC" w:rsidRDefault="00AF3842" w:rsidP="00AF3842">
      <w:pPr>
        <w:jc w:val="both"/>
        <w:rPr>
          <w:rFonts w:ascii="Georgia" w:eastAsia="Times New Roman" w:hAnsi="Georgia" w:cs="Times New Roman"/>
          <w:color w:val="000000"/>
          <w:kern w:val="0"/>
          <w:sz w:val="20"/>
          <w:szCs w:val="20"/>
          <w:lang w:eastAsia="de-DE"/>
          <w14:ligatures w14:val="none"/>
          <w:rPrChange w:id="120" w:author="David Döbele" w:date="2023-09-05T19:45:00Z">
            <w:rPr>
              <w:rFonts w:ascii="Georgia" w:eastAsia="Times New Roman" w:hAnsi="Georgia" w:cs="Times New Roman"/>
              <w:color w:val="000000"/>
              <w:kern w:val="0"/>
              <w:sz w:val="21"/>
              <w:szCs w:val="21"/>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121" w:author="David Döbele" w:date="2023-09-05T19:45:00Z">
            <w:rPr>
              <w:rFonts w:ascii="Georgia" w:eastAsia="Times New Roman" w:hAnsi="Georgia" w:cs="Times New Roman"/>
              <w:color w:val="000000"/>
              <w:kern w:val="0"/>
              <w:sz w:val="21"/>
              <w:szCs w:val="21"/>
              <w:lang w:eastAsia="de-DE"/>
              <w14:ligatures w14:val="none"/>
            </w:rPr>
          </w:rPrChange>
        </w:rPr>
        <w:t xml:space="preserve">Folglich war für mich der Bachelor in Betriebswirtschafslehre der nächste logische Schritt. </w:t>
      </w:r>
    </w:p>
    <w:p w14:paraId="660CFE15" w14:textId="6959C812" w:rsidR="00AF3842" w:rsidRPr="009A4FFC" w:rsidRDefault="00AF3842" w:rsidP="00AF3842">
      <w:pPr>
        <w:jc w:val="both"/>
        <w:rPr>
          <w:rFonts w:ascii="Georgia" w:eastAsia="Times New Roman" w:hAnsi="Georgia" w:cs="Times New Roman"/>
          <w:color w:val="000000"/>
          <w:kern w:val="0"/>
          <w:sz w:val="20"/>
          <w:szCs w:val="20"/>
          <w:lang w:eastAsia="de-DE"/>
          <w14:ligatures w14:val="none"/>
          <w:rPrChange w:id="122" w:author="David Döbele" w:date="2023-09-05T19:45:00Z">
            <w:rPr>
              <w:rFonts w:ascii="Georgia" w:eastAsia="Times New Roman" w:hAnsi="Georgia" w:cs="Times New Roman"/>
              <w:color w:val="000000"/>
              <w:kern w:val="0"/>
              <w:sz w:val="21"/>
              <w:szCs w:val="21"/>
              <w:lang w:eastAsia="de-DE"/>
              <w14:ligatures w14:val="none"/>
            </w:rPr>
          </w:rPrChange>
        </w:rPr>
      </w:pPr>
      <w:r w:rsidRPr="009A4FFC">
        <w:rPr>
          <w:rFonts w:ascii="Georgia" w:eastAsia="Times New Roman" w:hAnsi="Georgia" w:cs="Times New Roman"/>
          <w:color w:val="000000"/>
          <w:kern w:val="0"/>
          <w:sz w:val="20"/>
          <w:szCs w:val="20"/>
          <w:lang w:eastAsia="de-DE"/>
          <w14:ligatures w14:val="none"/>
          <w:rPrChange w:id="123" w:author="David Döbele" w:date="2023-09-05T19:45:00Z">
            <w:rPr>
              <w:rFonts w:ascii="Georgia" w:eastAsia="Times New Roman" w:hAnsi="Georgia" w:cs="Times New Roman"/>
              <w:color w:val="000000"/>
              <w:kern w:val="0"/>
              <w:sz w:val="21"/>
              <w:szCs w:val="21"/>
              <w:lang w:eastAsia="de-DE"/>
              <w14:ligatures w14:val="none"/>
            </w:rPr>
          </w:rPrChange>
        </w:rPr>
        <w:t xml:space="preserve">Darüber hinaus habe ich </w:t>
      </w:r>
      <w:del w:id="124" w:author="David Döbele" w:date="2023-09-05T19:47:00Z">
        <w:r w:rsidRPr="009A4FFC" w:rsidDel="009A4FFC">
          <w:rPr>
            <w:rFonts w:ascii="Georgia" w:eastAsia="Times New Roman" w:hAnsi="Georgia" w:cs="Times New Roman"/>
            <w:color w:val="000000"/>
            <w:kern w:val="0"/>
            <w:sz w:val="20"/>
            <w:szCs w:val="20"/>
            <w:lang w:eastAsia="de-DE"/>
            <w14:ligatures w14:val="none"/>
            <w:rPrChange w:id="125" w:author="David Döbele" w:date="2023-09-05T19:45:00Z">
              <w:rPr>
                <w:rFonts w:ascii="Georgia" w:eastAsia="Times New Roman" w:hAnsi="Georgia" w:cs="Times New Roman"/>
                <w:color w:val="000000"/>
                <w:kern w:val="0"/>
                <w:sz w:val="21"/>
                <w:szCs w:val="21"/>
                <w:lang w:eastAsia="de-DE"/>
                <w14:ligatures w14:val="none"/>
              </w:rPr>
            </w:rPrChange>
          </w:rPr>
          <w:delText xml:space="preserve">8 </w:delText>
        </w:r>
      </w:del>
      <w:ins w:id="126" w:author="David Döbele" w:date="2023-09-05T19:47:00Z">
        <w:r w:rsidR="009A4FFC">
          <w:rPr>
            <w:rFonts w:ascii="Georgia" w:eastAsia="Times New Roman" w:hAnsi="Georgia" w:cs="Times New Roman"/>
            <w:color w:val="000000"/>
            <w:kern w:val="0"/>
            <w:sz w:val="20"/>
            <w:szCs w:val="20"/>
            <w:lang w:eastAsia="de-DE"/>
            <w14:ligatures w14:val="none"/>
          </w:rPr>
          <w:t>acht</w:t>
        </w:r>
        <w:r w:rsidR="009A4FFC" w:rsidRPr="009A4FFC">
          <w:rPr>
            <w:rFonts w:ascii="Georgia" w:eastAsia="Times New Roman" w:hAnsi="Georgia" w:cs="Times New Roman"/>
            <w:color w:val="000000"/>
            <w:kern w:val="0"/>
            <w:sz w:val="20"/>
            <w:szCs w:val="20"/>
            <w:lang w:eastAsia="de-DE"/>
            <w14:ligatures w14:val="none"/>
            <w:rPrChange w:id="127" w:author="David Döbele" w:date="2023-09-05T19:45:00Z">
              <w:rPr>
                <w:rFonts w:ascii="Georgia" w:eastAsia="Times New Roman" w:hAnsi="Georgia" w:cs="Times New Roman"/>
                <w:color w:val="000000"/>
                <w:kern w:val="0"/>
                <w:sz w:val="21"/>
                <w:szCs w:val="21"/>
                <w:lang w:eastAsia="de-DE"/>
                <w14:ligatures w14:val="none"/>
              </w:rPr>
            </w:rPrChange>
          </w:rPr>
          <w:t xml:space="preserve"> </w:t>
        </w:r>
      </w:ins>
      <w:r w:rsidRPr="009A4FFC">
        <w:rPr>
          <w:rFonts w:ascii="Georgia" w:eastAsia="Times New Roman" w:hAnsi="Georgia" w:cs="Times New Roman"/>
          <w:color w:val="000000"/>
          <w:kern w:val="0"/>
          <w:sz w:val="20"/>
          <w:szCs w:val="20"/>
          <w:lang w:eastAsia="de-DE"/>
          <w14:ligatures w14:val="none"/>
          <w:rPrChange w:id="128" w:author="David Döbele" w:date="2023-09-05T19:45:00Z">
            <w:rPr>
              <w:rFonts w:ascii="Georgia" w:eastAsia="Times New Roman" w:hAnsi="Georgia" w:cs="Times New Roman"/>
              <w:color w:val="000000"/>
              <w:kern w:val="0"/>
              <w:sz w:val="21"/>
              <w:szCs w:val="21"/>
              <w:lang w:eastAsia="de-DE"/>
              <w14:ligatures w14:val="none"/>
            </w:rPr>
          </w:rPrChange>
        </w:rPr>
        <w:t xml:space="preserve">Jahre lang aktiv in einem Verein Handball gespielt, wodurch ich eine ausgeprägte Teamfähigkeit entwickelt hat.   </w:t>
      </w:r>
    </w:p>
    <w:p w14:paraId="681604A5" w14:textId="77777777" w:rsidR="00AF3842" w:rsidRPr="009A4FFC" w:rsidRDefault="00AF3842" w:rsidP="00AF3842">
      <w:pPr>
        <w:jc w:val="both"/>
        <w:rPr>
          <w:rFonts w:ascii="Times New Roman" w:eastAsia="Times New Roman" w:hAnsi="Times New Roman" w:cs="Times New Roman"/>
          <w:color w:val="000000"/>
          <w:kern w:val="0"/>
          <w:sz w:val="20"/>
          <w:szCs w:val="20"/>
          <w:lang w:eastAsia="de-DE"/>
          <w14:ligatures w14:val="none"/>
          <w:rPrChange w:id="129" w:author="David Döbele" w:date="2023-09-05T19:45:00Z">
            <w:rPr>
              <w:rFonts w:ascii="Times New Roman" w:eastAsia="Times New Roman" w:hAnsi="Times New Roman" w:cs="Times New Roman"/>
              <w:color w:val="000000"/>
              <w:kern w:val="0"/>
              <w:lang w:eastAsia="de-DE"/>
              <w14:ligatures w14:val="none"/>
            </w:rPr>
          </w:rPrChange>
        </w:rPr>
      </w:pPr>
    </w:p>
    <w:p w14:paraId="094D0A9D" w14:textId="5456BF00" w:rsidR="00AF3842" w:rsidRPr="009A4FFC" w:rsidDel="009A4FFC" w:rsidRDefault="00AF3842" w:rsidP="009A4FFC">
      <w:pPr>
        <w:jc w:val="both"/>
        <w:rPr>
          <w:del w:id="130" w:author="David Döbele" w:date="2023-09-05T19:47:00Z"/>
          <w:rFonts w:ascii="Georgia" w:eastAsia="Times New Roman" w:hAnsi="Georgia" w:cs="Times New Roman"/>
          <w:color w:val="000000"/>
          <w:kern w:val="0"/>
          <w:sz w:val="20"/>
          <w:szCs w:val="20"/>
          <w:lang w:eastAsia="de-DE"/>
          <w14:ligatures w14:val="none"/>
          <w:rPrChange w:id="131" w:author="David Döbele" w:date="2023-09-05T19:45:00Z">
            <w:rPr>
              <w:del w:id="132" w:author="David Döbele" w:date="2023-09-05T19:47:00Z"/>
              <w:rFonts w:ascii="Georgia" w:eastAsia="Times New Roman" w:hAnsi="Georgia" w:cs="Times New Roman"/>
              <w:color w:val="000000"/>
              <w:kern w:val="0"/>
              <w:sz w:val="21"/>
              <w:szCs w:val="21"/>
              <w:lang w:eastAsia="de-DE"/>
              <w14:ligatures w14:val="none"/>
            </w:rPr>
          </w:rPrChange>
        </w:rPr>
        <w:pPrChange w:id="133" w:author="David Döbele" w:date="2023-09-05T19:47:00Z">
          <w:pPr/>
        </w:pPrChange>
      </w:pPr>
      <w:r w:rsidRPr="009A4FFC">
        <w:rPr>
          <w:rFonts w:ascii="Georgia" w:eastAsia="Times New Roman" w:hAnsi="Georgia" w:cs="Times New Roman"/>
          <w:color w:val="000000"/>
          <w:kern w:val="0"/>
          <w:sz w:val="20"/>
          <w:szCs w:val="20"/>
          <w:lang w:eastAsia="de-DE"/>
          <w14:ligatures w14:val="none"/>
          <w:rPrChange w:id="134" w:author="David Döbele" w:date="2023-09-05T19:45:00Z">
            <w:rPr>
              <w:rFonts w:ascii="Georgia" w:eastAsia="Times New Roman" w:hAnsi="Georgia" w:cs="Times New Roman"/>
              <w:color w:val="000000"/>
              <w:kern w:val="0"/>
              <w:sz w:val="21"/>
              <w:szCs w:val="21"/>
              <w:lang w:eastAsia="de-DE"/>
              <w14:ligatures w14:val="none"/>
            </w:rPr>
          </w:rPrChange>
        </w:rPr>
        <w:t>Die PricewaterhouseCoopers GmbH scheint mir als ideale Wahl für dieses Praktikum.</w:t>
      </w:r>
      <w:ins w:id="135" w:author="David Döbele" w:date="2023-09-05T19:47:00Z">
        <w:r w:rsidR="009A4FFC">
          <w:rPr>
            <w:rFonts w:ascii="Georgia" w:eastAsia="Times New Roman" w:hAnsi="Georgia" w:cs="Times New Roman"/>
            <w:color w:val="000000"/>
            <w:sz w:val="20"/>
            <w:szCs w:val="20"/>
            <w:lang w:eastAsia="de-DE"/>
          </w:rPr>
          <w:t xml:space="preserve"> </w:t>
        </w:r>
      </w:ins>
    </w:p>
    <w:p w14:paraId="4EB11015" w14:textId="7499CE82" w:rsidR="00143AAA" w:rsidRPr="009A4FFC" w:rsidDel="009A4FFC" w:rsidRDefault="00BF2569" w:rsidP="009A4FFC">
      <w:pPr>
        <w:jc w:val="both"/>
        <w:rPr>
          <w:del w:id="136" w:author="David Döbele" w:date="2023-09-05T19:48:00Z"/>
          <w:rFonts w:ascii="Georgia" w:eastAsia="Times New Roman" w:hAnsi="Georgia" w:cs="Times New Roman"/>
          <w:color w:val="000000"/>
          <w:sz w:val="20"/>
          <w:szCs w:val="20"/>
          <w:lang w:eastAsia="de-DE"/>
          <w:rPrChange w:id="137" w:author="David Döbele" w:date="2023-09-05T19:45:00Z">
            <w:rPr>
              <w:del w:id="138" w:author="David Döbele" w:date="2023-09-05T19:48:00Z"/>
              <w:rFonts w:ascii="Georgia" w:eastAsia="Times New Roman" w:hAnsi="Georgia" w:cs="Times New Roman"/>
              <w:color w:val="000000"/>
              <w:sz w:val="21"/>
              <w:szCs w:val="21"/>
              <w:lang w:eastAsia="de-DE"/>
            </w:rPr>
          </w:rPrChange>
        </w:rPr>
        <w:pPrChange w:id="139" w:author="David Döbele" w:date="2023-09-05T19:47:00Z">
          <w:pPr>
            <w:spacing w:line="233" w:lineRule="atLeast"/>
            <w:jc w:val="both"/>
          </w:pPr>
        </w:pPrChange>
      </w:pPr>
      <w:r w:rsidRPr="009A4FFC">
        <w:rPr>
          <w:rFonts w:ascii="Georgia" w:eastAsia="Times New Roman" w:hAnsi="Georgia" w:cs="Times New Roman"/>
          <w:color w:val="000000"/>
          <w:sz w:val="20"/>
          <w:szCs w:val="20"/>
          <w:lang w:eastAsia="de-DE"/>
          <w:rPrChange w:id="140" w:author="David Döbele" w:date="2023-09-05T19:45:00Z">
            <w:rPr>
              <w:rFonts w:ascii="Georgia" w:eastAsia="Times New Roman" w:hAnsi="Georgia" w:cs="Times New Roman"/>
              <w:color w:val="000000"/>
              <w:sz w:val="21"/>
              <w:szCs w:val="21"/>
              <w:lang w:eastAsia="de-DE"/>
            </w:rPr>
          </w:rPrChange>
        </w:rPr>
        <w:t xml:space="preserve">Als eines der führenden Unternehmen in der Wirtschaftsprüfungs- und Beratungsgesellschaft zeichnen Sie sich durch umfangreiche internationale Aktivitäten und </w:t>
      </w:r>
      <w:proofErr w:type="gramStart"/>
      <w:r w:rsidRPr="009A4FFC">
        <w:rPr>
          <w:rFonts w:ascii="Georgia" w:eastAsia="Times New Roman" w:hAnsi="Georgia" w:cs="Times New Roman"/>
          <w:color w:val="000000"/>
          <w:sz w:val="20"/>
          <w:szCs w:val="20"/>
          <w:lang w:eastAsia="de-DE"/>
          <w:rPrChange w:id="141" w:author="David Döbele" w:date="2023-09-05T19:45:00Z">
            <w:rPr>
              <w:rFonts w:ascii="Georgia" w:eastAsia="Times New Roman" w:hAnsi="Georgia" w:cs="Times New Roman"/>
              <w:color w:val="000000"/>
              <w:sz w:val="21"/>
              <w:szCs w:val="21"/>
              <w:lang w:eastAsia="de-DE"/>
            </w:rPr>
          </w:rPrChange>
        </w:rPr>
        <w:t>ein</w:t>
      </w:r>
      <w:r w:rsidR="00301E8D" w:rsidRPr="009A4FFC">
        <w:rPr>
          <w:rFonts w:ascii="Georgia" w:eastAsia="Times New Roman" w:hAnsi="Georgia" w:cs="Times New Roman"/>
          <w:color w:val="000000"/>
          <w:sz w:val="20"/>
          <w:szCs w:val="20"/>
          <w:lang w:eastAsia="de-DE"/>
          <w:rPrChange w:id="142" w:author="David Döbele" w:date="2023-09-05T19:45:00Z">
            <w:rPr>
              <w:rFonts w:ascii="Georgia" w:eastAsia="Times New Roman" w:hAnsi="Georgia" w:cs="Times New Roman"/>
              <w:color w:val="000000"/>
              <w:sz w:val="21"/>
              <w:szCs w:val="21"/>
              <w:lang w:eastAsia="de-DE"/>
            </w:rPr>
          </w:rPrChange>
        </w:rPr>
        <w:t xml:space="preserve"> hochklassiges </w:t>
      </w:r>
      <w:r w:rsidRPr="009A4FFC">
        <w:rPr>
          <w:rFonts w:ascii="Georgia" w:eastAsia="Times New Roman" w:hAnsi="Georgia" w:cs="Times New Roman"/>
          <w:color w:val="000000"/>
          <w:sz w:val="20"/>
          <w:szCs w:val="20"/>
          <w:lang w:eastAsia="de-DE"/>
          <w:rPrChange w:id="143" w:author="David Döbele" w:date="2023-09-05T19:45:00Z">
            <w:rPr>
              <w:rFonts w:ascii="Georgia" w:eastAsia="Times New Roman" w:hAnsi="Georgia" w:cs="Times New Roman"/>
              <w:color w:val="000000"/>
              <w:sz w:val="21"/>
              <w:szCs w:val="21"/>
              <w:lang w:eastAsia="de-DE"/>
            </w:rPr>
          </w:rPrChange>
        </w:rPr>
        <w:t>Klientel</w:t>
      </w:r>
      <w:proofErr w:type="gramEnd"/>
      <w:r w:rsidRPr="009A4FFC">
        <w:rPr>
          <w:rFonts w:ascii="Georgia" w:eastAsia="Times New Roman" w:hAnsi="Georgia" w:cs="Times New Roman"/>
          <w:color w:val="000000"/>
          <w:sz w:val="20"/>
          <w:szCs w:val="20"/>
          <w:lang w:eastAsia="de-DE"/>
          <w:rPrChange w:id="144" w:author="David Döbele" w:date="2023-09-05T19:45:00Z">
            <w:rPr>
              <w:rFonts w:ascii="Georgia" w:eastAsia="Times New Roman" w:hAnsi="Georgia" w:cs="Times New Roman"/>
              <w:color w:val="000000"/>
              <w:sz w:val="21"/>
              <w:szCs w:val="21"/>
              <w:lang w:eastAsia="de-DE"/>
            </w:rPr>
          </w:rPrChange>
        </w:rPr>
        <w:t xml:space="preserve"> aus</w:t>
      </w:r>
      <w:r w:rsidR="00B42539" w:rsidRPr="009A4FFC">
        <w:rPr>
          <w:rFonts w:ascii="Georgia" w:eastAsia="Times New Roman" w:hAnsi="Georgia" w:cs="Times New Roman"/>
          <w:color w:val="000000"/>
          <w:sz w:val="20"/>
          <w:szCs w:val="20"/>
          <w:lang w:eastAsia="de-DE"/>
          <w:rPrChange w:id="145" w:author="David Döbele" w:date="2023-09-05T19:45:00Z">
            <w:rPr>
              <w:rFonts w:ascii="Georgia" w:eastAsia="Times New Roman" w:hAnsi="Georgia" w:cs="Times New Roman"/>
              <w:color w:val="000000"/>
              <w:sz w:val="21"/>
              <w:szCs w:val="21"/>
              <w:lang w:eastAsia="de-DE"/>
            </w:rPr>
          </w:rPrChange>
        </w:rPr>
        <w:t xml:space="preserve">. Besonders beeindruckt hat mich </w:t>
      </w:r>
      <w:r w:rsidR="00143AAA" w:rsidRPr="009A4FFC">
        <w:rPr>
          <w:rFonts w:ascii="Georgia" w:eastAsia="Times New Roman" w:hAnsi="Georgia" w:cs="Times New Roman"/>
          <w:color w:val="000000"/>
          <w:sz w:val="20"/>
          <w:szCs w:val="20"/>
          <w:lang w:eastAsia="de-DE"/>
          <w:rPrChange w:id="146" w:author="David Döbele" w:date="2023-09-05T19:45:00Z">
            <w:rPr>
              <w:rFonts w:ascii="Georgia" w:eastAsia="Times New Roman" w:hAnsi="Georgia" w:cs="Times New Roman"/>
              <w:color w:val="000000"/>
              <w:sz w:val="21"/>
              <w:szCs w:val="21"/>
              <w:lang w:eastAsia="de-DE"/>
            </w:rPr>
          </w:rPrChange>
        </w:rPr>
        <w:t>de</w:t>
      </w:r>
      <w:ins w:id="147" w:author="David Döbele" w:date="2023-09-05T19:48:00Z">
        <w:r w:rsidR="009A4FFC">
          <w:rPr>
            <w:rFonts w:ascii="Georgia" w:eastAsia="Times New Roman" w:hAnsi="Georgia" w:cs="Times New Roman"/>
            <w:color w:val="000000"/>
            <w:sz w:val="20"/>
            <w:szCs w:val="20"/>
            <w:lang w:eastAsia="de-DE"/>
          </w:rPr>
          <w:t>r</w:t>
        </w:r>
      </w:ins>
      <w:del w:id="148" w:author="David Döbele" w:date="2023-09-05T19:48:00Z">
        <w:r w:rsidR="00143AAA" w:rsidRPr="009A4FFC" w:rsidDel="009A4FFC">
          <w:rPr>
            <w:rFonts w:ascii="Georgia" w:eastAsia="Times New Roman" w:hAnsi="Georgia" w:cs="Times New Roman"/>
            <w:color w:val="000000"/>
            <w:sz w:val="20"/>
            <w:szCs w:val="20"/>
            <w:lang w:eastAsia="de-DE"/>
            <w:rPrChange w:id="149" w:author="David Döbele" w:date="2023-09-05T19:45:00Z">
              <w:rPr>
                <w:rFonts w:ascii="Georgia" w:eastAsia="Times New Roman" w:hAnsi="Georgia" w:cs="Times New Roman"/>
                <w:color w:val="000000"/>
                <w:sz w:val="21"/>
                <w:szCs w:val="21"/>
                <w:lang w:eastAsia="de-DE"/>
              </w:rPr>
            </w:rPrChange>
          </w:rPr>
          <w:delText>n</w:delText>
        </w:r>
      </w:del>
      <w:r w:rsidR="00B42539" w:rsidRPr="009A4FFC">
        <w:rPr>
          <w:rFonts w:ascii="Georgia" w:eastAsia="Times New Roman" w:hAnsi="Georgia" w:cs="Times New Roman"/>
          <w:color w:val="000000"/>
          <w:sz w:val="20"/>
          <w:szCs w:val="20"/>
          <w:lang w:eastAsia="de-DE"/>
          <w:rPrChange w:id="150" w:author="David Döbele" w:date="2023-09-05T19:45:00Z">
            <w:rPr>
              <w:rFonts w:ascii="Georgia" w:eastAsia="Times New Roman" w:hAnsi="Georgia" w:cs="Times New Roman"/>
              <w:color w:val="000000"/>
              <w:sz w:val="21"/>
              <w:szCs w:val="21"/>
              <w:lang w:eastAsia="de-DE"/>
            </w:rPr>
          </w:rPrChange>
        </w:rPr>
        <w:t xml:space="preserve"> kürzlich</w:t>
      </w:r>
      <w:r w:rsidR="00143AAA" w:rsidRPr="009A4FFC">
        <w:rPr>
          <w:rFonts w:ascii="Georgia" w:eastAsia="Times New Roman" w:hAnsi="Georgia" w:cs="Times New Roman"/>
          <w:color w:val="000000"/>
          <w:sz w:val="20"/>
          <w:szCs w:val="20"/>
          <w:lang w:eastAsia="de-DE"/>
          <w:rPrChange w:id="151" w:author="David Döbele" w:date="2023-09-05T19:45:00Z">
            <w:rPr>
              <w:rFonts w:ascii="Georgia" w:eastAsia="Times New Roman" w:hAnsi="Georgia" w:cs="Times New Roman"/>
              <w:color w:val="000000"/>
              <w:sz w:val="21"/>
              <w:szCs w:val="21"/>
              <w:lang w:eastAsia="de-DE"/>
            </w:rPr>
          </w:rPrChange>
        </w:rPr>
        <w:t xml:space="preserve"> </w:t>
      </w:r>
      <w:r w:rsidR="00301E8D" w:rsidRPr="009A4FFC">
        <w:rPr>
          <w:rFonts w:ascii="Georgia" w:eastAsia="Times New Roman" w:hAnsi="Georgia" w:cs="Times New Roman"/>
          <w:color w:val="000000"/>
          <w:sz w:val="20"/>
          <w:szCs w:val="20"/>
          <w:lang w:eastAsia="de-DE"/>
          <w:rPrChange w:id="152" w:author="David Döbele" w:date="2023-09-05T19:45:00Z">
            <w:rPr>
              <w:rFonts w:ascii="Georgia" w:eastAsia="Times New Roman" w:hAnsi="Georgia" w:cs="Times New Roman"/>
              <w:color w:val="000000"/>
              <w:sz w:val="21"/>
              <w:szCs w:val="21"/>
              <w:lang w:eastAsia="de-DE"/>
            </w:rPr>
          </w:rPrChange>
        </w:rPr>
        <w:t>e</w:t>
      </w:r>
      <w:r w:rsidR="00143AAA" w:rsidRPr="009A4FFC">
        <w:rPr>
          <w:rFonts w:ascii="Georgia" w:eastAsia="Times New Roman" w:hAnsi="Georgia" w:cs="Times New Roman"/>
          <w:color w:val="000000"/>
          <w:sz w:val="20"/>
          <w:szCs w:val="20"/>
          <w:lang w:eastAsia="de-DE"/>
          <w:rPrChange w:id="153" w:author="David Döbele" w:date="2023-09-05T19:45:00Z">
            <w:rPr>
              <w:rFonts w:ascii="Georgia" w:eastAsia="Times New Roman" w:hAnsi="Georgia" w:cs="Times New Roman"/>
              <w:color w:val="000000"/>
              <w:sz w:val="21"/>
              <w:szCs w:val="21"/>
              <w:lang w:eastAsia="de-DE"/>
            </w:rPr>
          </w:rPrChange>
        </w:rPr>
        <w:t>rhaltene</w:t>
      </w:r>
      <w:del w:id="154" w:author="David Döbele" w:date="2023-09-05T19:48:00Z">
        <w:r w:rsidR="00143AAA" w:rsidRPr="009A4FFC" w:rsidDel="009A4FFC">
          <w:rPr>
            <w:rFonts w:ascii="Georgia" w:eastAsia="Times New Roman" w:hAnsi="Georgia" w:cs="Times New Roman"/>
            <w:color w:val="000000"/>
            <w:sz w:val="20"/>
            <w:szCs w:val="20"/>
            <w:lang w:eastAsia="de-DE"/>
            <w:rPrChange w:id="155" w:author="David Döbele" w:date="2023-09-05T19:45:00Z">
              <w:rPr>
                <w:rFonts w:ascii="Georgia" w:eastAsia="Times New Roman" w:hAnsi="Georgia" w:cs="Times New Roman"/>
                <w:color w:val="000000"/>
                <w:sz w:val="21"/>
                <w:szCs w:val="21"/>
                <w:lang w:eastAsia="de-DE"/>
              </w:rPr>
            </w:rPrChange>
          </w:rPr>
          <w:delText>n</w:delText>
        </w:r>
      </w:del>
      <w:r w:rsidR="00143AAA" w:rsidRPr="009A4FFC">
        <w:rPr>
          <w:rFonts w:ascii="Georgia" w:eastAsia="Times New Roman" w:hAnsi="Georgia" w:cs="Times New Roman"/>
          <w:color w:val="000000"/>
          <w:sz w:val="20"/>
          <w:szCs w:val="20"/>
          <w:lang w:eastAsia="de-DE"/>
          <w:rPrChange w:id="156" w:author="David Döbele" w:date="2023-09-05T19:45:00Z">
            <w:rPr>
              <w:rFonts w:ascii="Georgia" w:eastAsia="Times New Roman" w:hAnsi="Georgia" w:cs="Times New Roman"/>
              <w:color w:val="000000"/>
              <w:sz w:val="21"/>
              <w:szCs w:val="21"/>
              <w:lang w:eastAsia="de-DE"/>
            </w:rPr>
          </w:rPrChange>
        </w:rPr>
        <w:t xml:space="preserve"> Auftrag</w:t>
      </w:r>
      <w:r w:rsidR="000D3488" w:rsidRPr="009A4FFC">
        <w:rPr>
          <w:rFonts w:ascii="Georgia" w:eastAsia="Times New Roman" w:hAnsi="Georgia" w:cs="Times New Roman"/>
          <w:color w:val="000000"/>
          <w:sz w:val="20"/>
          <w:szCs w:val="20"/>
          <w:lang w:eastAsia="de-DE"/>
          <w:rPrChange w:id="157" w:author="David Döbele" w:date="2023-09-05T19:45:00Z">
            <w:rPr>
              <w:rFonts w:ascii="Georgia" w:eastAsia="Times New Roman" w:hAnsi="Georgia" w:cs="Times New Roman"/>
              <w:color w:val="000000"/>
              <w:sz w:val="21"/>
              <w:szCs w:val="21"/>
              <w:lang w:eastAsia="de-DE"/>
            </w:rPr>
          </w:rPrChange>
        </w:rPr>
        <w:t xml:space="preserve"> </w:t>
      </w:r>
      <w:r w:rsidR="00143AAA" w:rsidRPr="009A4FFC">
        <w:rPr>
          <w:rFonts w:ascii="Georgia" w:eastAsia="Times New Roman" w:hAnsi="Georgia" w:cs="Times New Roman"/>
          <w:color w:val="000000"/>
          <w:sz w:val="20"/>
          <w:szCs w:val="20"/>
          <w:lang w:eastAsia="de-DE"/>
          <w:rPrChange w:id="158" w:author="David Döbele" w:date="2023-09-05T19:45:00Z">
            <w:rPr>
              <w:rFonts w:ascii="Georgia" w:eastAsia="Times New Roman" w:hAnsi="Georgia" w:cs="Times New Roman"/>
              <w:color w:val="000000"/>
              <w:sz w:val="21"/>
              <w:szCs w:val="21"/>
              <w:lang w:eastAsia="de-DE"/>
            </w:rPr>
          </w:rPrChange>
        </w:rPr>
        <w:t>des Bundeswirtschaftsministerium</w:t>
      </w:r>
      <w:r w:rsidR="00301E8D" w:rsidRPr="009A4FFC">
        <w:rPr>
          <w:rFonts w:ascii="Georgia" w:eastAsia="Times New Roman" w:hAnsi="Georgia" w:cs="Times New Roman"/>
          <w:color w:val="000000"/>
          <w:sz w:val="20"/>
          <w:szCs w:val="20"/>
          <w:lang w:eastAsia="de-DE"/>
          <w:rPrChange w:id="159" w:author="David Döbele" w:date="2023-09-05T19:45:00Z">
            <w:rPr>
              <w:rFonts w:ascii="Georgia" w:eastAsia="Times New Roman" w:hAnsi="Georgia" w:cs="Times New Roman"/>
              <w:color w:val="000000"/>
              <w:sz w:val="21"/>
              <w:szCs w:val="21"/>
              <w:lang w:eastAsia="de-DE"/>
            </w:rPr>
          </w:rPrChange>
        </w:rPr>
        <w:t>s,</w:t>
      </w:r>
      <w:r w:rsidR="00143AAA" w:rsidRPr="009A4FFC">
        <w:rPr>
          <w:rFonts w:ascii="Georgia" w:eastAsia="Times New Roman" w:hAnsi="Georgia" w:cs="Times New Roman"/>
          <w:color w:val="000000"/>
          <w:sz w:val="20"/>
          <w:szCs w:val="20"/>
          <w:lang w:eastAsia="de-DE"/>
          <w:rPrChange w:id="160" w:author="David Döbele" w:date="2023-09-05T19:45:00Z">
            <w:rPr>
              <w:rFonts w:ascii="Georgia" w:eastAsia="Times New Roman" w:hAnsi="Georgia" w:cs="Times New Roman"/>
              <w:color w:val="000000"/>
              <w:sz w:val="21"/>
              <w:szCs w:val="21"/>
              <w:lang w:eastAsia="de-DE"/>
            </w:rPr>
          </w:rPrChange>
        </w:rPr>
        <w:t xml:space="preserve"> als neue Prüfungsbehörde für die Energiesparbremsen. Ebenso schätze ich die zukunf</w:t>
      </w:r>
      <w:r w:rsidR="000E15E8" w:rsidRPr="009A4FFC">
        <w:rPr>
          <w:rFonts w:ascii="Georgia" w:eastAsia="Times New Roman" w:hAnsi="Georgia" w:cs="Times New Roman"/>
          <w:color w:val="000000"/>
          <w:sz w:val="20"/>
          <w:szCs w:val="20"/>
          <w:lang w:eastAsia="de-DE"/>
          <w:rPrChange w:id="161" w:author="David Döbele" w:date="2023-09-05T19:45:00Z">
            <w:rPr>
              <w:rFonts w:ascii="Georgia" w:eastAsia="Times New Roman" w:hAnsi="Georgia" w:cs="Times New Roman"/>
              <w:color w:val="000000"/>
              <w:sz w:val="21"/>
              <w:szCs w:val="21"/>
              <w:lang w:eastAsia="de-DE"/>
            </w:rPr>
          </w:rPrChange>
        </w:rPr>
        <w:t>t</w:t>
      </w:r>
      <w:r w:rsidR="00143AAA" w:rsidRPr="009A4FFC">
        <w:rPr>
          <w:rFonts w:ascii="Georgia" w:eastAsia="Times New Roman" w:hAnsi="Georgia" w:cs="Times New Roman"/>
          <w:color w:val="000000"/>
          <w:sz w:val="20"/>
          <w:szCs w:val="20"/>
          <w:lang w:eastAsia="de-DE"/>
          <w:rPrChange w:id="162" w:author="David Döbele" w:date="2023-09-05T19:45:00Z">
            <w:rPr>
              <w:rFonts w:ascii="Georgia" w:eastAsia="Times New Roman" w:hAnsi="Georgia" w:cs="Times New Roman"/>
              <w:color w:val="000000"/>
              <w:sz w:val="21"/>
              <w:szCs w:val="21"/>
              <w:lang w:eastAsia="de-DE"/>
            </w:rPr>
          </w:rPrChange>
        </w:rPr>
        <w:t>sorientierte Ausrichtung</w:t>
      </w:r>
      <w:r w:rsidR="00301E8D" w:rsidRPr="009A4FFC">
        <w:rPr>
          <w:rFonts w:ascii="Georgia" w:eastAsia="Times New Roman" w:hAnsi="Georgia" w:cs="Times New Roman"/>
          <w:color w:val="000000"/>
          <w:sz w:val="20"/>
          <w:szCs w:val="20"/>
          <w:lang w:eastAsia="de-DE"/>
          <w:rPrChange w:id="163" w:author="David Döbele" w:date="2023-09-05T19:45:00Z">
            <w:rPr>
              <w:rFonts w:ascii="Georgia" w:eastAsia="Times New Roman" w:hAnsi="Georgia" w:cs="Times New Roman"/>
              <w:color w:val="000000"/>
              <w:sz w:val="21"/>
              <w:szCs w:val="21"/>
              <w:lang w:eastAsia="de-DE"/>
            </w:rPr>
          </w:rPrChange>
        </w:rPr>
        <w:t xml:space="preserve">, </w:t>
      </w:r>
      <w:r w:rsidR="00143AAA" w:rsidRPr="009A4FFC">
        <w:rPr>
          <w:rFonts w:ascii="Georgia" w:eastAsia="Times New Roman" w:hAnsi="Georgia" w:cs="Times New Roman"/>
          <w:color w:val="000000"/>
          <w:sz w:val="20"/>
          <w:szCs w:val="20"/>
          <w:lang w:eastAsia="de-DE"/>
          <w:rPrChange w:id="164" w:author="David Döbele" w:date="2023-09-05T19:45:00Z">
            <w:rPr>
              <w:rFonts w:ascii="Georgia" w:eastAsia="Times New Roman" w:hAnsi="Georgia" w:cs="Times New Roman"/>
              <w:color w:val="000000"/>
              <w:sz w:val="21"/>
              <w:szCs w:val="21"/>
              <w:lang w:eastAsia="de-DE"/>
            </w:rPr>
          </w:rPrChange>
        </w:rPr>
        <w:t xml:space="preserve">durch </w:t>
      </w:r>
      <w:r w:rsidR="00301E8D" w:rsidRPr="009A4FFC">
        <w:rPr>
          <w:rFonts w:ascii="Georgia" w:eastAsia="Times New Roman" w:hAnsi="Georgia" w:cs="Times New Roman"/>
          <w:color w:val="000000"/>
          <w:sz w:val="20"/>
          <w:szCs w:val="20"/>
          <w:lang w:eastAsia="de-DE"/>
          <w:rPrChange w:id="165" w:author="David Döbele" w:date="2023-09-05T19:45:00Z">
            <w:rPr>
              <w:rFonts w:ascii="Georgia" w:eastAsia="Times New Roman" w:hAnsi="Georgia" w:cs="Times New Roman"/>
              <w:color w:val="000000"/>
              <w:sz w:val="21"/>
              <w:szCs w:val="21"/>
              <w:lang w:eastAsia="de-DE"/>
            </w:rPr>
          </w:rPrChange>
        </w:rPr>
        <w:t>das</w:t>
      </w:r>
      <w:r w:rsidR="00143AAA" w:rsidRPr="009A4FFC">
        <w:rPr>
          <w:rFonts w:ascii="Georgia" w:eastAsia="Times New Roman" w:hAnsi="Georgia" w:cs="Times New Roman"/>
          <w:color w:val="000000"/>
          <w:sz w:val="20"/>
          <w:szCs w:val="20"/>
          <w:lang w:eastAsia="de-DE"/>
          <w:rPrChange w:id="166" w:author="David Döbele" w:date="2023-09-05T19:45:00Z">
            <w:rPr>
              <w:rFonts w:ascii="Georgia" w:eastAsia="Times New Roman" w:hAnsi="Georgia" w:cs="Times New Roman"/>
              <w:color w:val="000000"/>
              <w:sz w:val="21"/>
              <w:szCs w:val="21"/>
              <w:lang w:eastAsia="de-DE"/>
            </w:rPr>
          </w:rPrChange>
        </w:rPr>
        <w:t xml:space="preserve"> E</w:t>
      </w:r>
      <w:r w:rsidR="002B063D" w:rsidRPr="009A4FFC">
        <w:rPr>
          <w:rFonts w:ascii="Georgia" w:eastAsia="Times New Roman" w:hAnsi="Georgia" w:cs="Times New Roman"/>
          <w:color w:val="000000"/>
          <w:sz w:val="20"/>
          <w:szCs w:val="20"/>
          <w:lang w:eastAsia="de-DE"/>
          <w:rPrChange w:id="167" w:author="David Döbele" w:date="2023-09-05T19:45:00Z">
            <w:rPr>
              <w:rFonts w:ascii="Georgia" w:eastAsia="Times New Roman" w:hAnsi="Georgia" w:cs="Times New Roman"/>
              <w:color w:val="000000"/>
              <w:sz w:val="21"/>
              <w:szCs w:val="21"/>
              <w:lang w:eastAsia="de-DE"/>
            </w:rPr>
          </w:rPrChange>
        </w:rPr>
        <w:t>n</w:t>
      </w:r>
      <w:r w:rsidR="00143AAA" w:rsidRPr="009A4FFC">
        <w:rPr>
          <w:rFonts w:ascii="Georgia" w:eastAsia="Times New Roman" w:hAnsi="Georgia" w:cs="Times New Roman"/>
          <w:color w:val="000000"/>
          <w:sz w:val="20"/>
          <w:szCs w:val="20"/>
          <w:lang w:eastAsia="de-DE"/>
          <w:rPrChange w:id="168" w:author="David Döbele" w:date="2023-09-05T19:45:00Z">
            <w:rPr>
              <w:rFonts w:ascii="Georgia" w:eastAsia="Times New Roman" w:hAnsi="Georgia" w:cs="Times New Roman"/>
              <w:color w:val="000000"/>
              <w:sz w:val="21"/>
              <w:szCs w:val="21"/>
              <w:lang w:eastAsia="de-DE"/>
            </w:rPr>
          </w:rPrChange>
        </w:rPr>
        <w:t xml:space="preserve">gagement für eine nachhaltige Wirtschaft (Corporate </w:t>
      </w:r>
      <w:proofErr w:type="spellStart"/>
      <w:r w:rsidR="00143AAA" w:rsidRPr="009A4FFC">
        <w:rPr>
          <w:rFonts w:ascii="Georgia" w:eastAsia="Times New Roman" w:hAnsi="Georgia" w:cs="Times New Roman"/>
          <w:color w:val="000000"/>
          <w:sz w:val="20"/>
          <w:szCs w:val="20"/>
          <w:lang w:eastAsia="de-DE"/>
          <w:rPrChange w:id="169" w:author="David Döbele" w:date="2023-09-05T19:45:00Z">
            <w:rPr>
              <w:rFonts w:ascii="Georgia" w:eastAsia="Times New Roman" w:hAnsi="Georgia" w:cs="Times New Roman"/>
              <w:color w:val="000000"/>
              <w:sz w:val="21"/>
              <w:szCs w:val="21"/>
              <w:lang w:eastAsia="de-DE"/>
            </w:rPr>
          </w:rPrChange>
        </w:rPr>
        <w:t>Sustainability</w:t>
      </w:r>
      <w:proofErr w:type="spellEnd"/>
      <w:r w:rsidR="00143AAA" w:rsidRPr="009A4FFC">
        <w:rPr>
          <w:rFonts w:ascii="Georgia" w:eastAsia="Times New Roman" w:hAnsi="Georgia" w:cs="Times New Roman"/>
          <w:color w:val="000000"/>
          <w:sz w:val="20"/>
          <w:szCs w:val="20"/>
          <w:lang w:eastAsia="de-DE"/>
          <w:rPrChange w:id="170" w:author="David Döbele" w:date="2023-09-05T19:45:00Z">
            <w:rPr>
              <w:rFonts w:ascii="Georgia" w:eastAsia="Times New Roman" w:hAnsi="Georgia" w:cs="Times New Roman"/>
              <w:color w:val="000000"/>
              <w:sz w:val="21"/>
              <w:szCs w:val="21"/>
              <w:lang w:eastAsia="de-DE"/>
            </w:rPr>
          </w:rPrChange>
        </w:rPr>
        <w:t>)</w:t>
      </w:r>
      <w:r w:rsidR="00301E8D" w:rsidRPr="009A4FFC">
        <w:rPr>
          <w:rFonts w:ascii="Georgia" w:eastAsia="Times New Roman" w:hAnsi="Georgia" w:cs="Times New Roman"/>
          <w:color w:val="000000"/>
          <w:sz w:val="20"/>
          <w:szCs w:val="20"/>
          <w:lang w:eastAsia="de-DE"/>
          <w:rPrChange w:id="171" w:author="David Döbele" w:date="2023-09-05T19:45:00Z">
            <w:rPr>
              <w:rFonts w:ascii="Georgia" w:eastAsia="Times New Roman" w:hAnsi="Georgia" w:cs="Times New Roman"/>
              <w:color w:val="000000"/>
              <w:sz w:val="21"/>
              <w:szCs w:val="21"/>
              <w:lang w:eastAsia="de-DE"/>
            </w:rPr>
          </w:rPrChange>
        </w:rPr>
        <w:t>, weil die Relevanz in diesem Aspekt in den kommenden Jahren aufgrund des Klimawandels und dessen Auswirkungen vermutlich noch weiter steigen wird</w:t>
      </w:r>
      <w:r w:rsidR="00143AAA" w:rsidRPr="009A4FFC">
        <w:rPr>
          <w:rFonts w:ascii="Georgia" w:eastAsia="Times New Roman" w:hAnsi="Georgia" w:cs="Times New Roman"/>
          <w:color w:val="000000"/>
          <w:sz w:val="20"/>
          <w:szCs w:val="20"/>
          <w:lang w:eastAsia="de-DE"/>
          <w:rPrChange w:id="172" w:author="David Döbele" w:date="2023-09-05T19:45:00Z">
            <w:rPr>
              <w:rFonts w:ascii="Georgia" w:eastAsia="Times New Roman" w:hAnsi="Georgia" w:cs="Times New Roman"/>
              <w:color w:val="000000"/>
              <w:sz w:val="21"/>
              <w:szCs w:val="21"/>
              <w:lang w:eastAsia="de-DE"/>
            </w:rPr>
          </w:rPrChange>
        </w:rPr>
        <w:t>.</w:t>
      </w:r>
      <w:r w:rsidR="002B063D" w:rsidRPr="009A4FFC">
        <w:rPr>
          <w:rFonts w:ascii="Georgia" w:eastAsia="Times New Roman" w:hAnsi="Georgia" w:cs="Times New Roman"/>
          <w:color w:val="000000"/>
          <w:sz w:val="20"/>
          <w:szCs w:val="20"/>
          <w:lang w:eastAsia="de-DE"/>
          <w:rPrChange w:id="173" w:author="David Döbele" w:date="2023-09-05T19:45:00Z">
            <w:rPr>
              <w:rFonts w:ascii="Georgia" w:eastAsia="Times New Roman" w:hAnsi="Georgia" w:cs="Times New Roman"/>
              <w:color w:val="000000"/>
              <w:sz w:val="21"/>
              <w:szCs w:val="21"/>
              <w:lang w:eastAsia="de-DE"/>
            </w:rPr>
          </w:rPrChange>
        </w:rPr>
        <w:t xml:space="preserve"> Das Bekenntnis zu den SDGs </w:t>
      </w:r>
      <w:del w:id="174" w:author="David Döbele" w:date="2023-09-05T19:48:00Z">
        <w:r w:rsidR="002B063D" w:rsidRPr="009A4FFC" w:rsidDel="009A4FFC">
          <w:rPr>
            <w:rFonts w:ascii="Georgia" w:eastAsia="Times New Roman" w:hAnsi="Georgia" w:cs="Times New Roman"/>
            <w:color w:val="000000"/>
            <w:sz w:val="20"/>
            <w:szCs w:val="20"/>
            <w:lang w:eastAsia="de-DE"/>
            <w:rPrChange w:id="175" w:author="David Döbele" w:date="2023-09-05T19:45:00Z">
              <w:rPr>
                <w:rFonts w:ascii="Georgia" w:eastAsia="Times New Roman" w:hAnsi="Georgia" w:cs="Times New Roman"/>
                <w:color w:val="000000"/>
                <w:sz w:val="21"/>
                <w:szCs w:val="21"/>
                <w:lang w:eastAsia="de-DE"/>
              </w:rPr>
            </w:rPrChange>
          </w:rPr>
          <w:delText xml:space="preserve"> </w:delText>
        </w:r>
      </w:del>
      <w:r w:rsidR="002B063D" w:rsidRPr="009A4FFC">
        <w:rPr>
          <w:rFonts w:ascii="Georgia" w:eastAsia="Times New Roman" w:hAnsi="Georgia" w:cs="Times New Roman"/>
          <w:color w:val="000000"/>
          <w:sz w:val="20"/>
          <w:szCs w:val="20"/>
          <w:lang w:eastAsia="de-DE"/>
          <w:rPrChange w:id="176" w:author="David Döbele" w:date="2023-09-05T19:45:00Z">
            <w:rPr>
              <w:rFonts w:ascii="Georgia" w:eastAsia="Times New Roman" w:hAnsi="Georgia" w:cs="Times New Roman"/>
              <w:color w:val="000000"/>
              <w:sz w:val="21"/>
              <w:szCs w:val="21"/>
              <w:lang w:eastAsia="de-DE"/>
            </w:rPr>
          </w:rPrChange>
        </w:rPr>
        <w:t xml:space="preserve">zeugt von Verantwortung und Beständigkeit ihres Unternehmens auf dem Kapitalmarkt. </w:t>
      </w:r>
    </w:p>
    <w:p w14:paraId="4EEA5011" w14:textId="2477B731" w:rsidR="00307194" w:rsidRPr="009A4FFC" w:rsidRDefault="002B063D" w:rsidP="009A4FFC">
      <w:pPr>
        <w:jc w:val="both"/>
        <w:rPr>
          <w:rFonts w:ascii="Georgia" w:eastAsia="Times New Roman" w:hAnsi="Georgia" w:cs="Times New Roman"/>
          <w:color w:val="000000"/>
          <w:sz w:val="20"/>
          <w:szCs w:val="20"/>
          <w:lang w:eastAsia="de-DE"/>
          <w:rPrChange w:id="177" w:author="David Döbele" w:date="2023-09-05T19:45:00Z">
            <w:rPr>
              <w:rFonts w:ascii="Georgia" w:eastAsia="Times New Roman" w:hAnsi="Georgia" w:cs="Times New Roman"/>
              <w:color w:val="000000"/>
              <w:sz w:val="21"/>
              <w:szCs w:val="21"/>
              <w:lang w:eastAsia="de-DE"/>
            </w:rPr>
          </w:rPrChange>
        </w:rPr>
        <w:pPrChange w:id="178" w:author="David Döbele" w:date="2023-09-05T19:48:00Z">
          <w:pPr>
            <w:spacing w:line="233" w:lineRule="atLeast"/>
            <w:jc w:val="both"/>
          </w:pPr>
        </w:pPrChange>
      </w:pPr>
      <w:r w:rsidRPr="009A4FFC">
        <w:rPr>
          <w:rFonts w:ascii="Georgia" w:eastAsia="Times New Roman" w:hAnsi="Georgia" w:cs="Times New Roman"/>
          <w:color w:val="000000"/>
          <w:sz w:val="20"/>
          <w:szCs w:val="20"/>
          <w:lang w:eastAsia="de-DE"/>
          <w:rPrChange w:id="179" w:author="David Döbele" w:date="2023-09-05T19:45:00Z">
            <w:rPr>
              <w:rFonts w:ascii="Georgia" w:eastAsia="Times New Roman" w:hAnsi="Georgia" w:cs="Times New Roman"/>
              <w:color w:val="000000"/>
              <w:sz w:val="21"/>
              <w:szCs w:val="21"/>
              <w:lang w:eastAsia="de-DE"/>
            </w:rPr>
          </w:rPrChange>
        </w:rPr>
        <w:t>Mich fasziniert die Möglichkeit, mit ambitionierte</w:t>
      </w:r>
      <w:ins w:id="180" w:author="David Döbele" w:date="2023-09-05T19:48:00Z">
        <w:r w:rsidR="009A4FFC">
          <w:rPr>
            <w:rFonts w:ascii="Georgia" w:eastAsia="Times New Roman" w:hAnsi="Georgia" w:cs="Times New Roman"/>
            <w:color w:val="000000"/>
            <w:sz w:val="20"/>
            <w:szCs w:val="20"/>
            <w:lang w:eastAsia="de-DE"/>
          </w:rPr>
          <w:t>n</w:t>
        </w:r>
      </w:ins>
      <w:r w:rsidRPr="009A4FFC">
        <w:rPr>
          <w:rFonts w:ascii="Georgia" w:eastAsia="Times New Roman" w:hAnsi="Georgia" w:cs="Times New Roman"/>
          <w:color w:val="000000"/>
          <w:sz w:val="20"/>
          <w:szCs w:val="20"/>
          <w:lang w:eastAsia="de-DE"/>
          <w:rPrChange w:id="181" w:author="David Döbele" w:date="2023-09-05T19:45:00Z">
            <w:rPr>
              <w:rFonts w:ascii="Georgia" w:eastAsia="Times New Roman" w:hAnsi="Georgia" w:cs="Times New Roman"/>
              <w:color w:val="000000"/>
              <w:sz w:val="21"/>
              <w:szCs w:val="21"/>
              <w:lang w:eastAsia="de-DE"/>
            </w:rPr>
          </w:rPrChange>
        </w:rPr>
        <w:t xml:space="preserve"> und erfahren</w:t>
      </w:r>
      <w:del w:id="182" w:author="David Döbele" w:date="2023-09-05T19:48:00Z">
        <w:r w:rsidRPr="009A4FFC" w:rsidDel="009A4FFC">
          <w:rPr>
            <w:rFonts w:ascii="Georgia" w:eastAsia="Times New Roman" w:hAnsi="Georgia" w:cs="Times New Roman"/>
            <w:color w:val="000000"/>
            <w:sz w:val="20"/>
            <w:szCs w:val="20"/>
            <w:lang w:eastAsia="de-DE"/>
            <w:rPrChange w:id="183" w:author="David Döbele" w:date="2023-09-05T19:45:00Z">
              <w:rPr>
                <w:rFonts w:ascii="Georgia" w:eastAsia="Times New Roman" w:hAnsi="Georgia" w:cs="Times New Roman"/>
                <w:color w:val="000000"/>
                <w:sz w:val="21"/>
                <w:szCs w:val="21"/>
                <w:lang w:eastAsia="de-DE"/>
              </w:rPr>
            </w:rPrChange>
          </w:rPr>
          <w:delText>d</w:delText>
        </w:r>
      </w:del>
      <w:r w:rsidRPr="009A4FFC">
        <w:rPr>
          <w:rFonts w:ascii="Georgia" w:eastAsia="Times New Roman" w:hAnsi="Georgia" w:cs="Times New Roman"/>
          <w:color w:val="000000"/>
          <w:sz w:val="20"/>
          <w:szCs w:val="20"/>
          <w:lang w:eastAsia="de-DE"/>
          <w:rPrChange w:id="184" w:author="David Döbele" w:date="2023-09-05T19:45:00Z">
            <w:rPr>
              <w:rFonts w:ascii="Georgia" w:eastAsia="Times New Roman" w:hAnsi="Georgia" w:cs="Times New Roman"/>
              <w:color w:val="000000"/>
              <w:sz w:val="21"/>
              <w:szCs w:val="21"/>
              <w:lang w:eastAsia="de-DE"/>
            </w:rPr>
          </w:rPrChange>
        </w:rPr>
        <w:t>e</w:t>
      </w:r>
      <w:ins w:id="185" w:author="David Döbele" w:date="2023-09-05T19:48:00Z">
        <w:r w:rsidR="009A4FFC">
          <w:rPr>
            <w:rFonts w:ascii="Georgia" w:eastAsia="Times New Roman" w:hAnsi="Georgia" w:cs="Times New Roman"/>
            <w:color w:val="000000"/>
            <w:sz w:val="20"/>
            <w:szCs w:val="20"/>
            <w:lang w:eastAsia="de-DE"/>
          </w:rPr>
          <w:t>n</w:t>
        </w:r>
      </w:ins>
      <w:r w:rsidRPr="009A4FFC">
        <w:rPr>
          <w:rFonts w:ascii="Georgia" w:eastAsia="Times New Roman" w:hAnsi="Georgia" w:cs="Times New Roman"/>
          <w:color w:val="000000"/>
          <w:sz w:val="20"/>
          <w:szCs w:val="20"/>
          <w:lang w:eastAsia="de-DE"/>
          <w:rPrChange w:id="186" w:author="David Döbele" w:date="2023-09-05T19:45:00Z">
            <w:rPr>
              <w:rFonts w:ascii="Georgia" w:eastAsia="Times New Roman" w:hAnsi="Georgia" w:cs="Times New Roman"/>
              <w:color w:val="000000"/>
              <w:sz w:val="21"/>
              <w:szCs w:val="21"/>
              <w:lang w:eastAsia="de-DE"/>
            </w:rPr>
          </w:rPrChange>
        </w:rPr>
        <w:t xml:space="preserve"> Kollegen an Projekte mit wirklicher Relevanz mitzuarbeiten. Ihre anspruchsvollen Kunden erwarten stehts absolute Top-Leistungen -</w:t>
      </w:r>
      <w:del w:id="187" w:author="David Döbele" w:date="2023-09-05T19:48:00Z">
        <w:r w:rsidRPr="009A4FFC" w:rsidDel="009A4FFC">
          <w:rPr>
            <w:rFonts w:ascii="Georgia" w:eastAsia="Times New Roman" w:hAnsi="Georgia" w:cs="Times New Roman"/>
            <w:color w:val="000000"/>
            <w:sz w:val="20"/>
            <w:szCs w:val="20"/>
            <w:lang w:eastAsia="de-DE"/>
            <w:rPrChange w:id="188" w:author="David Döbele" w:date="2023-09-05T19:45:00Z">
              <w:rPr>
                <w:rFonts w:ascii="Georgia" w:eastAsia="Times New Roman" w:hAnsi="Georgia" w:cs="Times New Roman"/>
                <w:color w:val="000000"/>
                <w:sz w:val="21"/>
                <w:szCs w:val="21"/>
                <w:lang w:eastAsia="de-DE"/>
              </w:rPr>
            </w:rPrChange>
          </w:rPr>
          <w:delText xml:space="preserve"> </w:delText>
        </w:r>
      </w:del>
      <w:r w:rsidRPr="009A4FFC">
        <w:rPr>
          <w:rFonts w:ascii="Georgia" w:eastAsia="Times New Roman" w:hAnsi="Georgia" w:cs="Times New Roman"/>
          <w:color w:val="000000"/>
          <w:sz w:val="20"/>
          <w:szCs w:val="20"/>
          <w:lang w:eastAsia="de-DE"/>
          <w:rPrChange w:id="189" w:author="David Döbele" w:date="2023-09-05T19:45:00Z">
            <w:rPr>
              <w:rFonts w:ascii="Georgia" w:eastAsia="Times New Roman" w:hAnsi="Georgia" w:cs="Times New Roman"/>
              <w:color w:val="000000"/>
              <w:sz w:val="21"/>
              <w:szCs w:val="21"/>
              <w:lang w:eastAsia="de-DE"/>
            </w:rPr>
          </w:rPrChange>
        </w:rPr>
        <w:t xml:space="preserve"> eine Herausforderung, auf die ich mich sehr freue.</w:t>
      </w:r>
    </w:p>
    <w:p w14:paraId="7DC971CF" w14:textId="77777777" w:rsidR="000D3488" w:rsidRPr="009A4FFC" w:rsidRDefault="000D3488" w:rsidP="009A4FFC">
      <w:pPr>
        <w:spacing w:line="233" w:lineRule="atLeast"/>
        <w:jc w:val="both"/>
        <w:rPr>
          <w:rFonts w:ascii="Georgia" w:eastAsia="Times New Roman" w:hAnsi="Georgia" w:cs="Times New Roman"/>
          <w:color w:val="000000"/>
          <w:sz w:val="20"/>
          <w:szCs w:val="20"/>
          <w:lang w:eastAsia="de-DE"/>
          <w:rPrChange w:id="190" w:author="David Döbele" w:date="2023-09-05T19:45:00Z">
            <w:rPr>
              <w:rFonts w:ascii="Georgia" w:eastAsia="Times New Roman" w:hAnsi="Georgia" w:cs="Times New Roman"/>
              <w:color w:val="000000"/>
              <w:sz w:val="21"/>
              <w:szCs w:val="21"/>
              <w:lang w:eastAsia="de-DE"/>
            </w:rPr>
          </w:rPrChange>
        </w:rPr>
      </w:pPr>
    </w:p>
    <w:p w14:paraId="4C6936DC" w14:textId="08E2A6F6" w:rsidR="000D3488" w:rsidRPr="009A4FFC" w:rsidRDefault="000D3488" w:rsidP="00BF2569">
      <w:pPr>
        <w:spacing w:line="233" w:lineRule="atLeast"/>
        <w:jc w:val="both"/>
        <w:rPr>
          <w:rFonts w:ascii="Georgia" w:eastAsia="Times New Roman" w:hAnsi="Georgia" w:cs="Times New Roman"/>
          <w:color w:val="000000"/>
          <w:sz w:val="20"/>
          <w:szCs w:val="20"/>
          <w:lang w:eastAsia="de-DE"/>
          <w:rPrChange w:id="191" w:author="David Döbele" w:date="2023-09-05T19:45:00Z">
            <w:rPr>
              <w:rFonts w:ascii="Georgia" w:eastAsia="Times New Roman" w:hAnsi="Georgia" w:cs="Times New Roman"/>
              <w:color w:val="000000"/>
              <w:sz w:val="21"/>
              <w:szCs w:val="21"/>
              <w:lang w:eastAsia="de-DE"/>
            </w:rPr>
          </w:rPrChange>
        </w:rPr>
      </w:pPr>
      <w:r w:rsidRPr="009A4FFC">
        <w:rPr>
          <w:rFonts w:ascii="Georgia" w:eastAsia="Times New Roman" w:hAnsi="Georgia" w:cs="Times New Roman"/>
          <w:color w:val="000000"/>
          <w:sz w:val="20"/>
          <w:szCs w:val="20"/>
          <w:lang w:eastAsia="de-DE"/>
          <w:rPrChange w:id="192" w:author="David Döbele" w:date="2023-09-05T19:45:00Z">
            <w:rPr>
              <w:rFonts w:ascii="Georgia" w:eastAsia="Times New Roman" w:hAnsi="Georgia" w:cs="Times New Roman"/>
              <w:color w:val="000000"/>
              <w:sz w:val="21"/>
              <w:szCs w:val="21"/>
              <w:lang w:eastAsia="de-DE"/>
            </w:rPr>
          </w:rPrChange>
        </w:rPr>
        <w:t xml:space="preserve">Von dem Praktikum erhoffe ich mir eine steile Lernkurve sowie die Möglichkeit, meine bisherigen Erfahrungen und Leidenschaft in einem dynamischen und zukunftsorientierten Umfeld einbringen zu können. Ich bin mir sicher, dass ich durch mein ausgeprägtes Interesse an die Wirtschaftsprüfung, meine hohe Einsatzbereitschaft, sowie meine analytischen Fähigkeiten eine Bereicherung für PricewaterhouseCoopers </w:t>
      </w:r>
      <w:del w:id="193" w:author="David Döbele" w:date="2023-09-05T19:49:00Z">
        <w:r w:rsidRPr="009A4FFC" w:rsidDel="00BA2A00">
          <w:rPr>
            <w:rFonts w:ascii="Georgia" w:eastAsia="Times New Roman" w:hAnsi="Georgia" w:cs="Times New Roman"/>
            <w:color w:val="000000"/>
            <w:sz w:val="20"/>
            <w:szCs w:val="20"/>
            <w:lang w:eastAsia="de-DE"/>
            <w:rPrChange w:id="194" w:author="David Döbele" w:date="2023-09-05T19:45:00Z">
              <w:rPr>
                <w:rFonts w:ascii="Georgia" w:eastAsia="Times New Roman" w:hAnsi="Georgia" w:cs="Times New Roman"/>
                <w:color w:val="000000"/>
                <w:sz w:val="21"/>
                <w:szCs w:val="21"/>
                <w:lang w:eastAsia="de-DE"/>
              </w:rPr>
            </w:rPrChange>
          </w:rPr>
          <w:delText xml:space="preserve">GmbH </w:delText>
        </w:r>
      </w:del>
      <w:r w:rsidRPr="009A4FFC">
        <w:rPr>
          <w:rFonts w:ascii="Georgia" w:eastAsia="Times New Roman" w:hAnsi="Georgia" w:cs="Times New Roman"/>
          <w:color w:val="000000"/>
          <w:sz w:val="20"/>
          <w:szCs w:val="20"/>
          <w:lang w:eastAsia="de-DE"/>
          <w:rPrChange w:id="195" w:author="David Döbele" w:date="2023-09-05T19:45:00Z">
            <w:rPr>
              <w:rFonts w:ascii="Georgia" w:eastAsia="Times New Roman" w:hAnsi="Georgia" w:cs="Times New Roman"/>
              <w:color w:val="000000"/>
              <w:sz w:val="21"/>
              <w:szCs w:val="21"/>
              <w:lang w:eastAsia="de-DE"/>
            </w:rPr>
          </w:rPrChange>
        </w:rPr>
        <w:t>sein werde</w:t>
      </w:r>
      <w:r w:rsidR="00301E8D" w:rsidRPr="009A4FFC">
        <w:rPr>
          <w:rFonts w:ascii="Georgia" w:eastAsia="Times New Roman" w:hAnsi="Georgia" w:cs="Times New Roman"/>
          <w:color w:val="000000"/>
          <w:sz w:val="20"/>
          <w:szCs w:val="20"/>
          <w:lang w:eastAsia="de-DE"/>
          <w:rPrChange w:id="196" w:author="David Döbele" w:date="2023-09-05T19:45:00Z">
            <w:rPr>
              <w:rFonts w:ascii="Georgia" w:eastAsia="Times New Roman" w:hAnsi="Georgia" w:cs="Times New Roman"/>
              <w:color w:val="000000"/>
              <w:sz w:val="21"/>
              <w:szCs w:val="21"/>
              <w:lang w:eastAsia="de-DE"/>
            </w:rPr>
          </w:rPrChange>
        </w:rPr>
        <w:t>n. Über die Möglichkeit, Sie in einem persönlichen Gespräch von meinen Qualitäten überzeugen zu dürfen, würde ich mich sehr freuen.</w:t>
      </w:r>
    </w:p>
    <w:p w14:paraId="1F6EB7D2" w14:textId="77777777" w:rsidR="000D3488" w:rsidRPr="009A4FFC" w:rsidRDefault="000D3488" w:rsidP="00BF2569">
      <w:pPr>
        <w:spacing w:line="233" w:lineRule="atLeast"/>
        <w:jc w:val="both"/>
        <w:rPr>
          <w:rFonts w:ascii="Georgia" w:eastAsia="Times New Roman" w:hAnsi="Georgia" w:cs="Times New Roman"/>
          <w:color w:val="000000"/>
          <w:sz w:val="20"/>
          <w:szCs w:val="20"/>
          <w:lang w:eastAsia="de-DE"/>
          <w:rPrChange w:id="197" w:author="David Döbele" w:date="2023-09-05T19:45:00Z">
            <w:rPr>
              <w:rFonts w:ascii="Georgia" w:eastAsia="Times New Roman" w:hAnsi="Georgia" w:cs="Times New Roman"/>
              <w:color w:val="000000"/>
              <w:sz w:val="21"/>
              <w:szCs w:val="21"/>
              <w:lang w:eastAsia="de-DE"/>
            </w:rPr>
          </w:rPrChange>
        </w:rPr>
      </w:pPr>
    </w:p>
    <w:p w14:paraId="7F18E26B" w14:textId="305AD177" w:rsidR="000D3488" w:rsidRPr="009A4FFC" w:rsidDel="005B5BCA" w:rsidRDefault="000D3488" w:rsidP="005B5BCA">
      <w:pPr>
        <w:spacing w:line="233" w:lineRule="atLeast"/>
        <w:jc w:val="both"/>
        <w:rPr>
          <w:del w:id="198" w:author="David Döbele" w:date="2023-09-05T19:49:00Z"/>
          <w:rFonts w:ascii="Georgia" w:eastAsia="Times New Roman" w:hAnsi="Georgia" w:cs="Times New Roman"/>
          <w:color w:val="000000"/>
          <w:sz w:val="20"/>
          <w:szCs w:val="20"/>
          <w:lang w:eastAsia="de-DE"/>
          <w:rPrChange w:id="199" w:author="David Döbele" w:date="2023-09-05T19:45:00Z">
            <w:rPr>
              <w:del w:id="200" w:author="David Döbele" w:date="2023-09-05T19:49:00Z"/>
              <w:rFonts w:ascii="Georgia" w:eastAsia="Times New Roman" w:hAnsi="Georgia" w:cs="Times New Roman"/>
              <w:color w:val="000000"/>
              <w:sz w:val="21"/>
              <w:szCs w:val="21"/>
              <w:lang w:eastAsia="de-DE"/>
            </w:rPr>
          </w:rPrChange>
        </w:rPr>
        <w:pPrChange w:id="201" w:author="David Döbele" w:date="2023-09-05T19:49:00Z">
          <w:pPr>
            <w:spacing w:line="233" w:lineRule="atLeast"/>
            <w:jc w:val="both"/>
          </w:pPr>
        </w:pPrChange>
      </w:pPr>
      <w:r w:rsidRPr="009A4FFC">
        <w:rPr>
          <w:rFonts w:ascii="Georgia" w:eastAsia="Times New Roman" w:hAnsi="Georgia" w:cs="Times New Roman"/>
          <w:color w:val="000000"/>
          <w:sz w:val="20"/>
          <w:szCs w:val="20"/>
          <w:lang w:eastAsia="de-DE"/>
          <w:rPrChange w:id="202" w:author="David Döbele" w:date="2023-09-05T19:45:00Z">
            <w:rPr>
              <w:rFonts w:ascii="Georgia" w:eastAsia="Times New Roman" w:hAnsi="Georgia" w:cs="Times New Roman"/>
              <w:color w:val="000000"/>
              <w:sz w:val="21"/>
              <w:szCs w:val="21"/>
              <w:lang w:eastAsia="de-DE"/>
            </w:rPr>
          </w:rPrChange>
        </w:rPr>
        <w:t>Mit freundlichen Grüßen</w:t>
      </w:r>
    </w:p>
    <w:p w14:paraId="522E8BD8" w14:textId="2722A271" w:rsidR="000D3488" w:rsidRPr="009A4FFC" w:rsidDel="005B5BCA" w:rsidRDefault="000D3488" w:rsidP="005B5BCA">
      <w:pPr>
        <w:spacing w:line="233" w:lineRule="atLeast"/>
        <w:jc w:val="both"/>
        <w:rPr>
          <w:del w:id="203" w:author="David Döbele" w:date="2023-09-05T19:49:00Z"/>
          <w:rFonts w:ascii="Georgia" w:eastAsia="Times New Roman" w:hAnsi="Georgia" w:cs="Times New Roman"/>
          <w:color w:val="000000"/>
          <w:sz w:val="20"/>
          <w:szCs w:val="20"/>
          <w:lang w:eastAsia="de-DE"/>
          <w:rPrChange w:id="204" w:author="David Döbele" w:date="2023-09-05T19:45:00Z">
            <w:rPr>
              <w:del w:id="205" w:author="David Döbele" w:date="2023-09-05T19:49:00Z"/>
              <w:rFonts w:ascii="Georgia" w:eastAsia="Times New Roman" w:hAnsi="Georgia" w:cs="Times New Roman"/>
              <w:color w:val="000000"/>
              <w:sz w:val="21"/>
              <w:szCs w:val="21"/>
              <w:lang w:eastAsia="de-DE"/>
            </w:rPr>
          </w:rPrChange>
        </w:rPr>
        <w:pPrChange w:id="206" w:author="David Döbele" w:date="2023-09-05T19:49:00Z">
          <w:pPr>
            <w:spacing w:line="233" w:lineRule="atLeast"/>
            <w:jc w:val="both"/>
          </w:pPr>
        </w:pPrChange>
      </w:pPr>
    </w:p>
    <w:p w14:paraId="4BD482C8" w14:textId="76BE8537" w:rsidR="000D3488" w:rsidRPr="009A4FFC" w:rsidDel="005B5BCA" w:rsidRDefault="000D3488" w:rsidP="005B5BCA">
      <w:pPr>
        <w:spacing w:line="233" w:lineRule="atLeast"/>
        <w:jc w:val="both"/>
        <w:rPr>
          <w:del w:id="207" w:author="David Döbele" w:date="2023-09-05T19:49:00Z"/>
          <w:rFonts w:ascii="Georgia" w:eastAsia="Times New Roman" w:hAnsi="Georgia" w:cs="Times New Roman"/>
          <w:color w:val="000000"/>
          <w:sz w:val="20"/>
          <w:szCs w:val="20"/>
          <w:lang w:eastAsia="de-DE"/>
          <w:rPrChange w:id="208" w:author="David Döbele" w:date="2023-09-05T19:45:00Z">
            <w:rPr>
              <w:del w:id="209" w:author="David Döbele" w:date="2023-09-05T19:49:00Z"/>
              <w:rFonts w:ascii="Georgia" w:eastAsia="Times New Roman" w:hAnsi="Georgia" w:cs="Times New Roman"/>
              <w:color w:val="000000"/>
              <w:sz w:val="21"/>
              <w:szCs w:val="21"/>
              <w:lang w:eastAsia="de-DE"/>
            </w:rPr>
          </w:rPrChange>
        </w:rPr>
        <w:pPrChange w:id="210" w:author="David Döbele" w:date="2023-09-05T19:49:00Z">
          <w:pPr>
            <w:spacing w:line="233" w:lineRule="atLeast"/>
            <w:jc w:val="both"/>
          </w:pPr>
        </w:pPrChange>
      </w:pPr>
    </w:p>
    <w:p w14:paraId="40357B3E" w14:textId="060989B8" w:rsidR="000D3488" w:rsidRPr="009A4FFC" w:rsidDel="005B5BCA" w:rsidRDefault="000D3488" w:rsidP="005B5BCA">
      <w:pPr>
        <w:spacing w:line="233" w:lineRule="atLeast"/>
        <w:jc w:val="both"/>
        <w:rPr>
          <w:del w:id="211" w:author="David Döbele" w:date="2023-09-05T19:49:00Z"/>
          <w:rFonts w:ascii="Georgia" w:eastAsia="Times New Roman" w:hAnsi="Georgia" w:cs="Times New Roman"/>
          <w:color w:val="000000"/>
          <w:sz w:val="20"/>
          <w:szCs w:val="20"/>
          <w:lang w:eastAsia="de-DE"/>
          <w:rPrChange w:id="212" w:author="David Döbele" w:date="2023-09-05T19:45:00Z">
            <w:rPr>
              <w:del w:id="213" w:author="David Döbele" w:date="2023-09-05T19:49:00Z"/>
              <w:rFonts w:ascii="Georgia" w:eastAsia="Times New Roman" w:hAnsi="Georgia" w:cs="Times New Roman"/>
              <w:color w:val="000000"/>
              <w:sz w:val="21"/>
              <w:szCs w:val="21"/>
              <w:lang w:eastAsia="de-DE"/>
            </w:rPr>
          </w:rPrChange>
        </w:rPr>
        <w:pPrChange w:id="214" w:author="David Döbele" w:date="2023-09-05T19:49:00Z">
          <w:pPr>
            <w:spacing w:line="233" w:lineRule="atLeast"/>
            <w:jc w:val="both"/>
          </w:pPr>
        </w:pPrChange>
      </w:pPr>
    </w:p>
    <w:p w14:paraId="636A8990" w14:textId="36F4F956" w:rsidR="000D3488" w:rsidRPr="009A4FFC" w:rsidDel="005B5BCA" w:rsidRDefault="000D3488" w:rsidP="005B5BCA">
      <w:pPr>
        <w:spacing w:line="233" w:lineRule="atLeast"/>
        <w:jc w:val="both"/>
        <w:rPr>
          <w:del w:id="215" w:author="David Döbele" w:date="2023-09-05T19:49:00Z"/>
          <w:rFonts w:ascii="Georgia" w:eastAsia="Times New Roman" w:hAnsi="Georgia" w:cs="Times New Roman"/>
          <w:color w:val="000000"/>
          <w:sz w:val="20"/>
          <w:szCs w:val="20"/>
          <w:lang w:eastAsia="de-DE"/>
          <w:rPrChange w:id="216" w:author="David Döbele" w:date="2023-09-05T19:45:00Z">
            <w:rPr>
              <w:del w:id="217" w:author="David Döbele" w:date="2023-09-05T19:49:00Z"/>
              <w:rFonts w:ascii="Georgia" w:eastAsia="Times New Roman" w:hAnsi="Georgia" w:cs="Times New Roman"/>
              <w:color w:val="000000"/>
              <w:sz w:val="21"/>
              <w:szCs w:val="21"/>
              <w:lang w:eastAsia="de-DE"/>
            </w:rPr>
          </w:rPrChange>
        </w:rPr>
        <w:pPrChange w:id="218" w:author="David Döbele" w:date="2023-09-05T19:49:00Z">
          <w:pPr>
            <w:spacing w:line="233" w:lineRule="atLeast"/>
            <w:jc w:val="both"/>
          </w:pPr>
        </w:pPrChange>
      </w:pPr>
    </w:p>
    <w:p w14:paraId="0281D083" w14:textId="0FC0B480" w:rsidR="000D3488" w:rsidRPr="009A4FFC" w:rsidDel="005B5BCA" w:rsidRDefault="000D3488" w:rsidP="005B5BCA">
      <w:pPr>
        <w:spacing w:line="233" w:lineRule="atLeast"/>
        <w:jc w:val="both"/>
        <w:rPr>
          <w:del w:id="219" w:author="David Döbele" w:date="2023-09-05T19:49:00Z"/>
          <w:rFonts w:ascii="Georgia" w:eastAsia="Times New Roman" w:hAnsi="Georgia" w:cs="Times New Roman"/>
          <w:color w:val="000000"/>
          <w:sz w:val="20"/>
          <w:szCs w:val="20"/>
          <w:lang w:eastAsia="de-DE"/>
          <w:rPrChange w:id="220" w:author="David Döbele" w:date="2023-09-05T19:45:00Z">
            <w:rPr>
              <w:del w:id="221" w:author="David Döbele" w:date="2023-09-05T19:49:00Z"/>
              <w:rFonts w:ascii="Georgia" w:eastAsia="Times New Roman" w:hAnsi="Georgia" w:cs="Times New Roman"/>
              <w:color w:val="000000"/>
              <w:sz w:val="21"/>
              <w:szCs w:val="21"/>
              <w:lang w:eastAsia="de-DE"/>
            </w:rPr>
          </w:rPrChange>
        </w:rPr>
        <w:pPrChange w:id="222" w:author="David Döbele" w:date="2023-09-05T19:49:00Z">
          <w:pPr>
            <w:spacing w:line="233" w:lineRule="atLeast"/>
            <w:jc w:val="both"/>
          </w:pPr>
        </w:pPrChange>
      </w:pPr>
      <w:del w:id="223" w:author="David Döbele" w:date="2023-09-05T19:49:00Z">
        <w:r w:rsidRPr="009A4FFC" w:rsidDel="005B5BCA">
          <w:rPr>
            <w:rFonts w:ascii="Georgia" w:eastAsia="Times New Roman" w:hAnsi="Georgia" w:cs="Times New Roman"/>
            <w:color w:val="000000"/>
            <w:sz w:val="20"/>
            <w:szCs w:val="20"/>
            <w:lang w:eastAsia="de-DE"/>
            <w:rPrChange w:id="224" w:author="David Döbele" w:date="2023-09-05T19:45:00Z">
              <w:rPr>
                <w:rFonts w:ascii="Georgia" w:eastAsia="Times New Roman" w:hAnsi="Georgia" w:cs="Times New Roman"/>
                <w:color w:val="000000"/>
                <w:sz w:val="21"/>
                <w:szCs w:val="21"/>
                <w:lang w:eastAsia="de-DE"/>
              </w:rPr>
            </w:rPrChange>
          </w:rPr>
          <w:delText>Kim auf der Heide</w:delText>
        </w:r>
      </w:del>
    </w:p>
    <w:p w14:paraId="43A0891E" w14:textId="77777777" w:rsidR="00143AAA" w:rsidRPr="009A4FFC" w:rsidDel="005B5BCA" w:rsidRDefault="00143AAA" w:rsidP="005B5BCA">
      <w:pPr>
        <w:spacing w:line="233" w:lineRule="atLeast"/>
        <w:jc w:val="both"/>
        <w:rPr>
          <w:del w:id="225" w:author="David Döbele" w:date="2023-09-05T19:49:00Z"/>
          <w:rFonts w:ascii="Georgia" w:eastAsia="Times New Roman" w:hAnsi="Georgia" w:cs="Times New Roman"/>
          <w:color w:val="000000"/>
          <w:sz w:val="20"/>
          <w:szCs w:val="20"/>
          <w:lang w:eastAsia="de-DE"/>
          <w:rPrChange w:id="226" w:author="David Döbele" w:date="2023-09-05T19:45:00Z">
            <w:rPr>
              <w:del w:id="227" w:author="David Döbele" w:date="2023-09-05T19:49:00Z"/>
              <w:rFonts w:ascii="Georgia" w:eastAsia="Times New Roman" w:hAnsi="Georgia" w:cs="Times New Roman"/>
              <w:color w:val="000000"/>
              <w:sz w:val="21"/>
              <w:szCs w:val="21"/>
              <w:lang w:eastAsia="de-DE"/>
            </w:rPr>
          </w:rPrChange>
        </w:rPr>
      </w:pPr>
    </w:p>
    <w:p w14:paraId="2AB28778" w14:textId="23B7C96F" w:rsidR="00AF3842" w:rsidRPr="009A4FFC" w:rsidRDefault="00AF3842" w:rsidP="005B5BCA">
      <w:pPr>
        <w:rPr>
          <w:rFonts w:ascii="Georgia" w:hAnsi="Georgia"/>
          <w:sz w:val="20"/>
          <w:szCs w:val="20"/>
          <w:rPrChange w:id="228" w:author="David Döbele" w:date="2023-09-05T19:45:00Z">
            <w:rPr>
              <w:rFonts w:ascii="Georgia" w:hAnsi="Georgia"/>
              <w:sz w:val="18"/>
              <w:szCs w:val="18"/>
            </w:rPr>
          </w:rPrChange>
        </w:rPr>
      </w:pPr>
    </w:p>
    <w:sectPr w:rsidR="00AF3842" w:rsidRPr="009A4F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B6E15"/>
    <w:multiLevelType w:val="multilevel"/>
    <w:tmpl w:val="C6C4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5689E"/>
    <w:multiLevelType w:val="multilevel"/>
    <w:tmpl w:val="738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74897"/>
    <w:multiLevelType w:val="multilevel"/>
    <w:tmpl w:val="FD8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A7E3E"/>
    <w:multiLevelType w:val="hybridMultilevel"/>
    <w:tmpl w:val="C24EA4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7EE4582"/>
    <w:multiLevelType w:val="multilevel"/>
    <w:tmpl w:val="7C9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24003"/>
    <w:multiLevelType w:val="hybridMultilevel"/>
    <w:tmpl w:val="F5382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B417BF9"/>
    <w:multiLevelType w:val="multilevel"/>
    <w:tmpl w:val="BBF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E435A"/>
    <w:multiLevelType w:val="multilevel"/>
    <w:tmpl w:val="405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D7348F"/>
    <w:multiLevelType w:val="multilevel"/>
    <w:tmpl w:val="0E5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612FC"/>
    <w:multiLevelType w:val="multilevel"/>
    <w:tmpl w:val="270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F038C"/>
    <w:multiLevelType w:val="multilevel"/>
    <w:tmpl w:val="896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631662">
    <w:abstractNumId w:val="6"/>
  </w:num>
  <w:num w:numId="2" w16cid:durableId="1768305125">
    <w:abstractNumId w:val="1"/>
  </w:num>
  <w:num w:numId="3" w16cid:durableId="1348748112">
    <w:abstractNumId w:val="10"/>
  </w:num>
  <w:num w:numId="4" w16cid:durableId="188299303">
    <w:abstractNumId w:val="2"/>
  </w:num>
  <w:num w:numId="5" w16cid:durableId="1810854931">
    <w:abstractNumId w:val="8"/>
  </w:num>
  <w:num w:numId="6" w16cid:durableId="1478761153">
    <w:abstractNumId w:val="4"/>
  </w:num>
  <w:num w:numId="7" w16cid:durableId="46414911">
    <w:abstractNumId w:val="7"/>
  </w:num>
  <w:num w:numId="8" w16cid:durableId="1881892929">
    <w:abstractNumId w:val="9"/>
  </w:num>
  <w:num w:numId="9" w16cid:durableId="1571428331">
    <w:abstractNumId w:val="3"/>
  </w:num>
  <w:num w:numId="10" w16cid:durableId="678854593">
    <w:abstractNumId w:val="0"/>
  </w:num>
  <w:num w:numId="11" w16cid:durableId="188779424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0B"/>
    <w:rsid w:val="00027185"/>
    <w:rsid w:val="000D3488"/>
    <w:rsid w:val="000E15E8"/>
    <w:rsid w:val="00117F68"/>
    <w:rsid w:val="00143AAA"/>
    <w:rsid w:val="002B063D"/>
    <w:rsid w:val="00301E8D"/>
    <w:rsid w:val="00307194"/>
    <w:rsid w:val="005B5BCA"/>
    <w:rsid w:val="00927920"/>
    <w:rsid w:val="00950C0B"/>
    <w:rsid w:val="009A4FFC"/>
    <w:rsid w:val="00AF3842"/>
    <w:rsid w:val="00B42539"/>
    <w:rsid w:val="00BA2A00"/>
    <w:rsid w:val="00BF2569"/>
    <w:rsid w:val="00C61ADC"/>
    <w:rsid w:val="00E45C43"/>
    <w:rsid w:val="00EF13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40D241C"/>
  <w15:chartTrackingRefBased/>
  <w15:docId w15:val="{5E5968C8-E4A2-EE40-B0F7-CC34B5A5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950C0B"/>
    <w:pPr>
      <w:spacing w:before="100" w:beforeAutospacing="1" w:after="100" w:afterAutospacing="1"/>
    </w:pPr>
    <w:rPr>
      <w:rFonts w:ascii="Times New Roman" w:eastAsia="Times New Roman" w:hAnsi="Times New Roman" w:cs="Times New Roman"/>
      <w:kern w:val="0"/>
      <w:lang w:eastAsia="de-DE"/>
      <w14:ligatures w14:val="none"/>
    </w:rPr>
  </w:style>
  <w:style w:type="paragraph" w:styleId="Listenabsatz">
    <w:name w:val="List Paragraph"/>
    <w:basedOn w:val="Standard"/>
    <w:uiPriority w:val="34"/>
    <w:qFormat/>
    <w:rsid w:val="00950C0B"/>
    <w:pPr>
      <w:ind w:left="720"/>
      <w:contextualSpacing/>
    </w:pPr>
  </w:style>
  <w:style w:type="paragraph" w:styleId="berarbeitung">
    <w:name w:val="Revision"/>
    <w:hidden/>
    <w:uiPriority w:val="99"/>
    <w:semiHidden/>
    <w:rsid w:val="009A4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1752">
      <w:bodyDiv w:val="1"/>
      <w:marLeft w:val="0"/>
      <w:marRight w:val="0"/>
      <w:marTop w:val="0"/>
      <w:marBottom w:val="0"/>
      <w:divBdr>
        <w:top w:val="none" w:sz="0" w:space="0" w:color="auto"/>
        <w:left w:val="none" w:sz="0" w:space="0" w:color="auto"/>
        <w:bottom w:val="none" w:sz="0" w:space="0" w:color="auto"/>
        <w:right w:val="none" w:sz="0" w:space="0" w:color="auto"/>
      </w:divBdr>
    </w:div>
    <w:div w:id="1471364617">
      <w:bodyDiv w:val="1"/>
      <w:marLeft w:val="0"/>
      <w:marRight w:val="0"/>
      <w:marTop w:val="0"/>
      <w:marBottom w:val="0"/>
      <w:divBdr>
        <w:top w:val="none" w:sz="0" w:space="0" w:color="auto"/>
        <w:left w:val="none" w:sz="0" w:space="0" w:color="auto"/>
        <w:bottom w:val="none" w:sz="0" w:space="0" w:color="auto"/>
        <w:right w:val="none" w:sz="0" w:space="0" w:color="auto"/>
      </w:divBdr>
    </w:div>
    <w:div w:id="1914389707">
      <w:bodyDiv w:val="1"/>
      <w:marLeft w:val="0"/>
      <w:marRight w:val="0"/>
      <w:marTop w:val="0"/>
      <w:marBottom w:val="0"/>
      <w:divBdr>
        <w:top w:val="none" w:sz="0" w:space="0" w:color="auto"/>
        <w:left w:val="none" w:sz="0" w:space="0" w:color="auto"/>
        <w:bottom w:val="none" w:sz="0" w:space="0" w:color="auto"/>
        <w:right w:val="none" w:sz="0" w:space="0" w:color="auto"/>
      </w:divBdr>
    </w:div>
    <w:div w:id="191955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576</Words>
  <Characters>3632</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auf der Heide</dc:creator>
  <cp:keywords/>
  <dc:description/>
  <cp:lastModifiedBy>David Döbele</cp:lastModifiedBy>
  <cp:revision>11</cp:revision>
  <dcterms:created xsi:type="dcterms:W3CDTF">2023-08-31T14:25:00Z</dcterms:created>
  <dcterms:modified xsi:type="dcterms:W3CDTF">2023-09-05T17:49:00Z</dcterms:modified>
</cp:coreProperties>
</file>