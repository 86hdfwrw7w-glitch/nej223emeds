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3369D3E5" w:rsidR="006D2592" w:rsidRPr="00041538" w:rsidRDefault="0049793D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Johannes </w:t>
      </w:r>
      <w:proofErr w:type="spellStart"/>
      <w:r w:rsidRPr="00041538">
        <w:rPr>
          <w:rFonts w:ascii="Georgia" w:hAnsi="Georgia" w:cs="Times New Roman"/>
          <w:sz w:val="20"/>
          <w:szCs w:val="21"/>
        </w:rPr>
        <w:t>Püttmann</w:t>
      </w:r>
      <w:proofErr w:type="spellEnd"/>
    </w:p>
    <w:p w14:paraId="2458A2A0" w14:textId="6696EADF" w:rsidR="00857C6F" w:rsidRPr="00041538" w:rsidRDefault="0049793D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proofErr w:type="spellStart"/>
      <w:r w:rsidRPr="00041538">
        <w:rPr>
          <w:rFonts w:ascii="Georgia" w:hAnsi="Georgia" w:cs="Times New Roman"/>
          <w:sz w:val="20"/>
          <w:szCs w:val="21"/>
        </w:rPr>
        <w:t>Neubukower</w:t>
      </w:r>
      <w:proofErr w:type="spellEnd"/>
      <w:r w:rsidRPr="00041538">
        <w:rPr>
          <w:rFonts w:ascii="Georgia" w:hAnsi="Georgia" w:cs="Times New Roman"/>
          <w:sz w:val="20"/>
          <w:szCs w:val="21"/>
        </w:rPr>
        <w:t xml:space="preserve"> Str. 25</w:t>
      </w:r>
    </w:p>
    <w:p w14:paraId="451AEE20" w14:textId="750CCACE" w:rsidR="00857C6F" w:rsidRPr="00041538" w:rsidRDefault="0049793D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48565 Steinfurt</w:t>
      </w:r>
    </w:p>
    <w:p w14:paraId="12BA391A" w14:textId="0D6E5B20" w:rsidR="006A7895" w:rsidRPr="00041538" w:rsidRDefault="006A7895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E-Mail: </w:t>
      </w:r>
      <w:r w:rsidR="0049793D" w:rsidRPr="00041538">
        <w:rPr>
          <w:rFonts w:ascii="Georgia" w:hAnsi="Georgia" w:cs="Georgia"/>
          <w:color w:val="000000"/>
          <w:sz w:val="20"/>
          <w:szCs w:val="21"/>
        </w:rPr>
        <w:t>joh.puettmann@gmx.de</w:t>
      </w:r>
    </w:p>
    <w:p w14:paraId="2E7278C7" w14:textId="53AC4F45" w:rsidR="00F74175" w:rsidRPr="00041538" w:rsidRDefault="006A7895" w:rsidP="00041538">
      <w:pPr>
        <w:spacing w:after="0"/>
        <w:ind w:left="-284" w:right="-540"/>
        <w:jc w:val="right"/>
        <w:rPr>
          <w:rFonts w:ascii="Georgia" w:hAnsi="Georgia" w:cs="Georgia"/>
          <w:color w:val="000000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Mobil: </w:t>
      </w:r>
      <w:r w:rsidR="006D2592" w:rsidRPr="00041538">
        <w:rPr>
          <w:rFonts w:ascii="Georgia" w:hAnsi="Georgia" w:cs="Georgia"/>
          <w:color w:val="000000"/>
          <w:sz w:val="20"/>
          <w:szCs w:val="21"/>
        </w:rPr>
        <w:t>+</w:t>
      </w:r>
      <w:r w:rsidR="0049793D" w:rsidRPr="00041538">
        <w:rPr>
          <w:rFonts w:ascii="Georgia" w:hAnsi="Georgia" w:cs="Georgia"/>
          <w:color w:val="000000"/>
          <w:sz w:val="20"/>
          <w:szCs w:val="21"/>
        </w:rPr>
        <w:t>49 15146160393</w:t>
      </w:r>
    </w:p>
    <w:p w14:paraId="4FFA7063" w14:textId="702B210B" w:rsidR="00F74175" w:rsidRPr="00041538" w:rsidRDefault="003D5D1E" w:rsidP="00041538">
      <w:pPr>
        <w:spacing w:after="0"/>
        <w:ind w:left="-284" w:right="-540"/>
        <w:rPr>
          <w:rFonts w:ascii="Georgia" w:hAnsi="Georgia" w:cs="Georgia"/>
          <w:color w:val="000000"/>
          <w:sz w:val="20"/>
          <w:szCs w:val="21"/>
        </w:rPr>
      </w:pPr>
      <w:r w:rsidRPr="00041538">
        <w:rPr>
          <w:rFonts w:ascii="Georgia" w:hAnsi="Georgia" w:cs="Georgia"/>
          <w:color w:val="000000"/>
          <w:sz w:val="20"/>
          <w:szCs w:val="21"/>
        </w:rPr>
        <w:t xml:space="preserve">Corporate </w:t>
      </w:r>
      <w:proofErr w:type="spellStart"/>
      <w:r w:rsidRPr="00041538">
        <w:rPr>
          <w:rFonts w:ascii="Georgia" w:hAnsi="Georgia" w:cs="Georgia"/>
          <w:color w:val="000000"/>
          <w:sz w:val="20"/>
          <w:szCs w:val="21"/>
        </w:rPr>
        <w:t>Finance</w:t>
      </w:r>
      <w:proofErr w:type="spellEnd"/>
      <w:r w:rsidRPr="00041538">
        <w:rPr>
          <w:rFonts w:ascii="Georgia" w:hAnsi="Georgia" w:cs="Georgia"/>
          <w:color w:val="000000"/>
          <w:sz w:val="20"/>
          <w:szCs w:val="21"/>
        </w:rPr>
        <w:t xml:space="preserve"> Beratung</w:t>
      </w:r>
      <w:r w:rsidR="00F74175" w:rsidRPr="00041538">
        <w:rPr>
          <w:rFonts w:ascii="Georgia" w:hAnsi="Georgia" w:cs="Georgia"/>
          <w:color w:val="000000"/>
          <w:sz w:val="20"/>
          <w:szCs w:val="21"/>
        </w:rPr>
        <w:t xml:space="preserve"> GmbH</w:t>
      </w:r>
    </w:p>
    <w:p w14:paraId="096C8AF5" w14:textId="5626AF34" w:rsidR="00647413" w:rsidRPr="00041538" w:rsidRDefault="003D5D1E" w:rsidP="00041538">
      <w:pPr>
        <w:spacing w:after="0"/>
        <w:ind w:left="-284" w:right="-540"/>
        <w:rPr>
          <w:rFonts w:ascii="Georgia" w:hAnsi="Georgia"/>
          <w:sz w:val="20"/>
          <w:szCs w:val="21"/>
        </w:rPr>
      </w:pPr>
      <w:r w:rsidRPr="00041538">
        <w:rPr>
          <w:rFonts w:ascii="Georgia" w:hAnsi="Georgia"/>
          <w:sz w:val="20"/>
          <w:szCs w:val="21"/>
        </w:rPr>
        <w:t>Musterstraße 99</w:t>
      </w:r>
      <w:r w:rsidR="00F74175" w:rsidRPr="00041538">
        <w:rPr>
          <w:rFonts w:ascii="Georgia" w:hAnsi="Georgia"/>
          <w:sz w:val="20"/>
          <w:szCs w:val="21"/>
        </w:rPr>
        <w:br/>
      </w:r>
      <w:r w:rsidRPr="00041538">
        <w:rPr>
          <w:rFonts w:ascii="Georgia" w:hAnsi="Georgia"/>
          <w:sz w:val="20"/>
          <w:szCs w:val="21"/>
        </w:rPr>
        <w:t>55005</w:t>
      </w:r>
      <w:r w:rsidR="00F74175" w:rsidRPr="00041538">
        <w:rPr>
          <w:rFonts w:ascii="Georgia" w:hAnsi="Georgia"/>
          <w:sz w:val="20"/>
          <w:szCs w:val="21"/>
        </w:rPr>
        <w:t xml:space="preserve"> </w:t>
      </w:r>
      <w:r w:rsidRPr="00041538">
        <w:rPr>
          <w:rFonts w:ascii="Georgia" w:hAnsi="Georgia"/>
          <w:sz w:val="20"/>
          <w:szCs w:val="21"/>
        </w:rPr>
        <w:t>Frankfurt am Main</w:t>
      </w:r>
      <w:r w:rsidR="00F74175" w:rsidRPr="00041538">
        <w:rPr>
          <w:rFonts w:ascii="Georgia" w:hAnsi="Georgia"/>
          <w:sz w:val="20"/>
          <w:szCs w:val="21"/>
        </w:rPr>
        <w:t xml:space="preserve"> </w:t>
      </w:r>
    </w:p>
    <w:p w14:paraId="155B6E2E" w14:textId="65C66CFB" w:rsidR="006A7895" w:rsidRPr="00041538" w:rsidRDefault="0049793D" w:rsidP="00041538">
      <w:pPr>
        <w:spacing w:after="0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Steinfurt</w:t>
      </w:r>
      <w:r w:rsidR="002D594E" w:rsidRPr="00041538">
        <w:rPr>
          <w:rFonts w:ascii="Georgia" w:hAnsi="Georgia" w:cs="Times New Roman"/>
          <w:sz w:val="20"/>
          <w:szCs w:val="21"/>
        </w:rPr>
        <w:t xml:space="preserve">, </w:t>
      </w:r>
      <w:r w:rsidR="0085213A" w:rsidRPr="00041538">
        <w:rPr>
          <w:rFonts w:ascii="Georgia" w:hAnsi="Georgia" w:cs="Times New Roman"/>
          <w:sz w:val="20"/>
          <w:szCs w:val="21"/>
        </w:rPr>
        <w:t>2</w:t>
      </w:r>
      <w:r w:rsidR="00590834" w:rsidRPr="00041538">
        <w:rPr>
          <w:rFonts w:ascii="Georgia" w:hAnsi="Georgia" w:cs="Times New Roman"/>
          <w:sz w:val="20"/>
          <w:szCs w:val="21"/>
        </w:rPr>
        <w:t>8</w:t>
      </w:r>
      <w:r w:rsidR="002D594E" w:rsidRPr="00041538">
        <w:rPr>
          <w:rFonts w:ascii="Georgia" w:hAnsi="Georgia" w:cs="Times New Roman"/>
          <w:sz w:val="20"/>
          <w:szCs w:val="21"/>
        </w:rPr>
        <w:t>.</w:t>
      </w:r>
      <w:r w:rsidR="003D5D1E" w:rsidRPr="00041538">
        <w:rPr>
          <w:rFonts w:ascii="Georgia" w:hAnsi="Georgia" w:cs="Times New Roman"/>
          <w:sz w:val="20"/>
          <w:szCs w:val="21"/>
        </w:rPr>
        <w:t>12</w:t>
      </w:r>
      <w:r w:rsidR="006A7895" w:rsidRPr="00041538">
        <w:rPr>
          <w:rFonts w:ascii="Georgia" w:hAnsi="Georgia" w:cs="Times New Roman"/>
          <w:sz w:val="20"/>
          <w:szCs w:val="21"/>
        </w:rPr>
        <w:t>.</w:t>
      </w:r>
      <w:r w:rsidR="003D5D1E" w:rsidRPr="00041538">
        <w:rPr>
          <w:rFonts w:ascii="Georgia" w:hAnsi="Georgia" w:cs="Times New Roman"/>
          <w:sz w:val="20"/>
          <w:szCs w:val="21"/>
        </w:rPr>
        <w:t>2019</w:t>
      </w:r>
    </w:p>
    <w:p w14:paraId="0731715D" w14:textId="77777777" w:rsidR="001E0088" w:rsidRPr="00041538" w:rsidRDefault="001E0088" w:rsidP="00041538">
      <w:pPr>
        <w:spacing w:after="0"/>
        <w:ind w:left="-284" w:right="-540"/>
        <w:jc w:val="right"/>
        <w:rPr>
          <w:rFonts w:ascii="Georgia" w:hAnsi="Georgia" w:cs="Times New Roman"/>
          <w:sz w:val="20"/>
          <w:szCs w:val="21"/>
        </w:rPr>
      </w:pPr>
    </w:p>
    <w:p w14:paraId="0098600D" w14:textId="2E998907" w:rsidR="000A5AB8" w:rsidRPr="00041538" w:rsidRDefault="000A5AB8" w:rsidP="00041538">
      <w:pPr>
        <w:spacing w:after="0"/>
        <w:ind w:left="-284" w:right="-540"/>
        <w:rPr>
          <w:rFonts w:ascii="Georgia" w:hAnsi="Georgia" w:cs="Times New Roman"/>
          <w:b/>
          <w:sz w:val="20"/>
          <w:szCs w:val="21"/>
        </w:rPr>
      </w:pPr>
      <w:r w:rsidRPr="00041538">
        <w:rPr>
          <w:rFonts w:ascii="Georgia" w:hAnsi="Georgia" w:cs="Times New Roman"/>
          <w:b/>
          <w:sz w:val="20"/>
          <w:szCs w:val="21"/>
        </w:rPr>
        <w:t xml:space="preserve">Bewerbung </w:t>
      </w:r>
      <w:r w:rsidR="003D5D1E" w:rsidRPr="00041538">
        <w:rPr>
          <w:rFonts w:ascii="Georgia" w:hAnsi="Georgia" w:cs="Times New Roman"/>
          <w:b/>
          <w:sz w:val="20"/>
          <w:szCs w:val="21"/>
        </w:rPr>
        <w:t xml:space="preserve">um ein Praktikum im </w:t>
      </w:r>
      <w:r w:rsidR="00F75B22" w:rsidRPr="00041538">
        <w:rPr>
          <w:rFonts w:ascii="Georgia" w:hAnsi="Georgia" w:cs="Times New Roman"/>
          <w:b/>
          <w:sz w:val="20"/>
          <w:szCs w:val="21"/>
        </w:rPr>
        <w:t>Investment Banking</w:t>
      </w:r>
      <w:r w:rsidR="00F74175" w:rsidRPr="00041538">
        <w:rPr>
          <w:rFonts w:ascii="Georgia" w:hAnsi="Georgia" w:cs="Times New Roman"/>
          <w:b/>
          <w:sz w:val="20"/>
          <w:szCs w:val="21"/>
        </w:rPr>
        <w:t xml:space="preserve"> </w:t>
      </w:r>
    </w:p>
    <w:p w14:paraId="70A974D0" w14:textId="3277D60F" w:rsidR="000A5AB8" w:rsidRPr="00041538" w:rsidRDefault="000A5AB8" w:rsidP="00041538">
      <w:pPr>
        <w:spacing w:after="0"/>
        <w:ind w:left="-284" w:right="-540"/>
        <w:rPr>
          <w:rFonts w:ascii="Georgia" w:hAnsi="Georgia" w:cs="Times New Roman"/>
          <w:b/>
          <w:sz w:val="20"/>
          <w:szCs w:val="21"/>
        </w:rPr>
      </w:pPr>
    </w:p>
    <w:p w14:paraId="3A5BDDA8" w14:textId="77777777" w:rsidR="004A615C" w:rsidRPr="00041538" w:rsidRDefault="004A615C" w:rsidP="00041538">
      <w:pPr>
        <w:spacing w:after="0"/>
        <w:ind w:left="-284" w:right="-540"/>
        <w:rPr>
          <w:rFonts w:ascii="Georgia" w:hAnsi="Georgia" w:cs="Times New Roman"/>
          <w:b/>
          <w:sz w:val="20"/>
          <w:szCs w:val="21"/>
        </w:rPr>
      </w:pPr>
    </w:p>
    <w:p w14:paraId="2FF34235" w14:textId="5127314F" w:rsidR="000A5AB8" w:rsidRPr="00041538" w:rsidRDefault="000A5AB8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Sehr </w:t>
      </w:r>
      <w:r w:rsidR="00AE3A33" w:rsidRPr="00041538">
        <w:rPr>
          <w:rFonts w:ascii="Georgia" w:hAnsi="Georgia" w:cs="Times New Roman"/>
          <w:sz w:val="20"/>
          <w:szCs w:val="21"/>
        </w:rPr>
        <w:t>geehrte</w:t>
      </w:r>
      <w:r w:rsidRPr="00041538">
        <w:rPr>
          <w:rFonts w:ascii="Georgia" w:hAnsi="Georgia" w:cs="Times New Roman"/>
          <w:sz w:val="20"/>
          <w:szCs w:val="21"/>
        </w:rPr>
        <w:t xml:space="preserve"> Damen und Herren,</w:t>
      </w:r>
    </w:p>
    <w:p w14:paraId="679B7A04" w14:textId="52A4CEE2" w:rsidR="00EB5158" w:rsidRPr="00041538" w:rsidRDefault="00EB5158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3510694E" w14:textId="408D7DF8" w:rsidR="00FB3BA5" w:rsidRPr="00041538" w:rsidRDefault="0049793D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bereits während meinem Bundesfreiwilligendienst entwickelte sich in mir ein großes Interesse 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für </w:t>
      </w:r>
      <w:r w:rsidR="00041538">
        <w:rPr>
          <w:rFonts w:ascii="Georgia" w:hAnsi="Georgia" w:cs="Times New Roman"/>
          <w:sz w:val="20"/>
          <w:szCs w:val="21"/>
        </w:rPr>
        <w:t xml:space="preserve">die 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Wirtschaft und </w:t>
      </w:r>
      <w:r w:rsidR="00041538">
        <w:rPr>
          <w:rFonts w:ascii="Georgia" w:hAnsi="Georgia" w:cs="Times New Roman"/>
          <w:sz w:val="20"/>
          <w:szCs w:val="21"/>
        </w:rPr>
        <w:t xml:space="preserve">die 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Kapitalmärkte, welches mich </w:t>
      </w:r>
      <w:r w:rsidR="00544E9A" w:rsidRPr="00041538">
        <w:rPr>
          <w:rFonts w:ascii="Georgia" w:hAnsi="Georgia" w:cs="Times New Roman"/>
          <w:sz w:val="20"/>
          <w:szCs w:val="21"/>
        </w:rPr>
        <w:t xml:space="preserve">seither </w:t>
      </w:r>
      <w:r w:rsidR="00AE1DF9" w:rsidRPr="00041538">
        <w:rPr>
          <w:rFonts w:ascii="Georgia" w:hAnsi="Georgia" w:cs="Times New Roman"/>
          <w:sz w:val="20"/>
          <w:szCs w:val="21"/>
        </w:rPr>
        <w:t xml:space="preserve">jeden Tag begleitet. </w:t>
      </w:r>
      <w:r w:rsidR="00FB3BA5" w:rsidRPr="00041538">
        <w:rPr>
          <w:rFonts w:ascii="Georgia" w:hAnsi="Georgia" w:cs="Times New Roman"/>
          <w:sz w:val="20"/>
          <w:szCs w:val="21"/>
        </w:rPr>
        <w:t>Besonders die letzten Jahre haben klar aufgezeigt, dass die Geschwindigkeit</w:t>
      </w:r>
      <w:r w:rsidR="00AE1DF9" w:rsidRPr="00041538">
        <w:rPr>
          <w:rFonts w:ascii="Georgia" w:hAnsi="Georgia" w:cs="Times New Roman"/>
          <w:sz w:val="20"/>
          <w:szCs w:val="21"/>
        </w:rPr>
        <w:t xml:space="preserve"> der</w:t>
      </w:r>
      <w:r w:rsidR="008950AE" w:rsidRPr="00041538">
        <w:rPr>
          <w:rFonts w:ascii="Georgia" w:hAnsi="Georgia" w:cs="Times New Roman"/>
          <w:sz w:val="20"/>
          <w:szCs w:val="21"/>
        </w:rPr>
        <w:t xml:space="preserve"> Entwicklu</w:t>
      </w:r>
      <w:r w:rsidR="00FB3BA5" w:rsidRPr="00041538">
        <w:rPr>
          <w:rFonts w:ascii="Georgia" w:hAnsi="Georgia" w:cs="Times New Roman"/>
          <w:sz w:val="20"/>
          <w:szCs w:val="21"/>
        </w:rPr>
        <w:t>ng</w:t>
      </w:r>
      <w:r w:rsidR="00B14284" w:rsidRPr="00041538">
        <w:rPr>
          <w:rFonts w:ascii="Georgia" w:hAnsi="Georgia" w:cs="Times New Roman"/>
          <w:sz w:val="20"/>
          <w:szCs w:val="21"/>
        </w:rPr>
        <w:t xml:space="preserve">en </w:t>
      </w:r>
      <w:r w:rsidR="00041538">
        <w:rPr>
          <w:rFonts w:ascii="Georgia" w:hAnsi="Georgia" w:cs="Times New Roman"/>
          <w:sz w:val="20"/>
          <w:szCs w:val="21"/>
        </w:rPr>
        <w:t>hier</w:t>
      </w:r>
      <w:r w:rsidR="00B3490D" w:rsidRPr="00041538">
        <w:rPr>
          <w:rFonts w:ascii="Georgia" w:hAnsi="Georgia" w:cs="Times New Roman"/>
          <w:sz w:val="20"/>
          <w:szCs w:val="21"/>
        </w:rPr>
        <w:t xml:space="preserve"> deutlich zugenommen hat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. Die Spitze </w:t>
      </w:r>
      <w:r w:rsidR="00041538">
        <w:rPr>
          <w:rFonts w:ascii="Georgia" w:hAnsi="Georgia" w:cs="Times New Roman"/>
          <w:sz w:val="20"/>
          <w:szCs w:val="21"/>
        </w:rPr>
        <w:t>dessen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 </w:t>
      </w:r>
      <w:r w:rsidR="00FB3BA5" w:rsidRPr="00041538">
        <w:rPr>
          <w:rFonts w:ascii="Georgia" w:hAnsi="Georgia" w:cs="Times New Roman"/>
          <w:sz w:val="20"/>
          <w:szCs w:val="21"/>
        </w:rPr>
        <w:t>bildet das Investment Banking. Kaum eine Branche trägt einen so großen Beitrag zu den täglichen Geschehnissen</w:t>
      </w:r>
      <w:r w:rsidR="0024460F" w:rsidRPr="00041538">
        <w:rPr>
          <w:rFonts w:ascii="Georgia" w:hAnsi="Georgia" w:cs="Times New Roman"/>
          <w:sz w:val="20"/>
          <w:szCs w:val="21"/>
        </w:rPr>
        <w:t xml:space="preserve"> bei. Es begeistert mich zum einen enorm</w:t>
      </w:r>
      <w:ins w:id="0" w:author="David Döbele" w:date="2021-12-28T19:17:00Z">
        <w:r w:rsidR="00DE2915">
          <w:rPr>
            <w:rFonts w:ascii="Georgia" w:hAnsi="Georgia" w:cs="Times New Roman"/>
            <w:sz w:val="20"/>
            <w:szCs w:val="21"/>
          </w:rPr>
          <w:t>,</w:t>
        </w:r>
      </w:ins>
      <w:r w:rsidR="0024460F" w:rsidRPr="00041538">
        <w:rPr>
          <w:rFonts w:ascii="Georgia" w:hAnsi="Georgia" w:cs="Times New Roman"/>
          <w:sz w:val="20"/>
          <w:szCs w:val="21"/>
        </w:rPr>
        <w:t xml:space="preserve"> welche tiefen Einblicke man </w:t>
      </w:r>
      <w:r w:rsidR="00544E9A" w:rsidRPr="00041538">
        <w:rPr>
          <w:rFonts w:ascii="Georgia" w:hAnsi="Georgia" w:cs="Times New Roman"/>
          <w:sz w:val="20"/>
          <w:szCs w:val="21"/>
        </w:rPr>
        <w:t xml:space="preserve">dort </w:t>
      </w:r>
      <w:r w:rsidR="0024460F" w:rsidRPr="00041538">
        <w:rPr>
          <w:rFonts w:ascii="Georgia" w:hAnsi="Georgia" w:cs="Times New Roman"/>
          <w:sz w:val="20"/>
          <w:szCs w:val="21"/>
        </w:rPr>
        <w:t>in wirtschaftliche Bereiche gewinnt</w:t>
      </w:r>
      <w:r w:rsidR="00BF0EEB" w:rsidRPr="00041538">
        <w:rPr>
          <w:rFonts w:ascii="Georgia" w:hAnsi="Georgia" w:cs="Times New Roman"/>
          <w:sz w:val="20"/>
          <w:szCs w:val="21"/>
        </w:rPr>
        <w:t>,</w:t>
      </w:r>
      <w:r w:rsidR="0024460F" w:rsidRPr="00041538">
        <w:rPr>
          <w:rFonts w:ascii="Georgia" w:hAnsi="Georgia" w:cs="Times New Roman"/>
          <w:sz w:val="20"/>
          <w:szCs w:val="21"/>
        </w:rPr>
        <w:t xml:space="preserve"> als auch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 </w:t>
      </w:r>
      <w:r w:rsidR="0024460F" w:rsidRPr="00041538">
        <w:rPr>
          <w:rFonts w:ascii="Georgia" w:hAnsi="Georgia" w:cs="Times New Roman"/>
          <w:sz w:val="20"/>
          <w:szCs w:val="21"/>
        </w:rPr>
        <w:t>in welchem Ausmaß hier ein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 starker Einfluss auf die positive Entwicklung eines Unternehmens oder einer ganzen Brachen genomm</w:t>
      </w:r>
      <w:r w:rsidR="00544E9A" w:rsidRPr="00041538">
        <w:rPr>
          <w:rFonts w:ascii="Georgia" w:hAnsi="Georgia" w:cs="Times New Roman"/>
          <w:sz w:val="20"/>
          <w:szCs w:val="21"/>
        </w:rPr>
        <w:t>en werden kann.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 </w:t>
      </w:r>
      <w:r w:rsidR="00041538">
        <w:rPr>
          <w:rFonts w:ascii="Georgia" w:hAnsi="Georgia" w:cs="Times New Roman"/>
          <w:sz w:val="20"/>
          <w:szCs w:val="21"/>
        </w:rPr>
        <w:t>Bereits während meiner Ausbildung zum Bankkaufmann merkte ich, dass mich Aufgaben mit hoher Komplexität begeistern. Hier gilt es mehre</w:t>
      </w:r>
      <w:r w:rsidR="00BD7338">
        <w:rPr>
          <w:rFonts w:ascii="Georgia" w:hAnsi="Georgia" w:cs="Times New Roman"/>
          <w:sz w:val="20"/>
          <w:szCs w:val="21"/>
        </w:rPr>
        <w:t>re Faktoren gleichzeitig bei einer</w:t>
      </w:r>
      <w:r w:rsidR="00041538">
        <w:rPr>
          <w:rFonts w:ascii="Georgia" w:hAnsi="Georgia" w:cs="Times New Roman"/>
          <w:sz w:val="20"/>
          <w:szCs w:val="21"/>
        </w:rPr>
        <w:t xml:space="preserve"> Entscheidung zu berücksichtigen, dieses bietet aber ebenfalls die Möglichkeit einen größeren Einfluss auf </w:t>
      </w:r>
      <w:r w:rsidR="00BD7338">
        <w:rPr>
          <w:rFonts w:ascii="Georgia" w:hAnsi="Georgia" w:cs="Times New Roman"/>
          <w:sz w:val="20"/>
          <w:szCs w:val="21"/>
        </w:rPr>
        <w:t xml:space="preserve">das </w:t>
      </w:r>
      <w:r w:rsidR="00DE6256">
        <w:rPr>
          <w:rFonts w:ascii="Georgia" w:hAnsi="Georgia" w:cs="Times New Roman"/>
          <w:sz w:val="20"/>
          <w:szCs w:val="21"/>
        </w:rPr>
        <w:t>gewünschte Ergebnis zu erziel</w:t>
      </w:r>
      <w:r w:rsidR="00BD7338">
        <w:rPr>
          <w:rFonts w:ascii="Georgia" w:hAnsi="Georgia" w:cs="Times New Roman"/>
          <w:sz w:val="20"/>
          <w:szCs w:val="21"/>
        </w:rPr>
        <w:t xml:space="preserve">en. Gerade weil </w:t>
      </w:r>
      <w:del w:id="1" w:author="David Döbele" w:date="2021-12-28T19:18:00Z">
        <w:r w:rsidR="00BD7338" w:rsidDel="00DE2915">
          <w:rPr>
            <w:rFonts w:ascii="Georgia" w:hAnsi="Georgia" w:cs="Times New Roman"/>
            <w:sz w:val="20"/>
            <w:szCs w:val="21"/>
          </w:rPr>
          <w:delText xml:space="preserve">ich </w:delText>
        </w:r>
      </w:del>
      <w:r w:rsidR="00BD7338">
        <w:rPr>
          <w:rFonts w:ascii="Georgia" w:hAnsi="Georgia" w:cs="Times New Roman"/>
          <w:sz w:val="20"/>
          <w:szCs w:val="21"/>
        </w:rPr>
        <w:t>mich die Komplexität von Projekten so begeistert, möchte ich mich</w:t>
      </w:r>
      <w:ins w:id="2" w:author="David Döbele" w:date="2021-12-28T19:18:00Z">
        <w:r w:rsidR="00DE2915">
          <w:rPr>
            <w:rFonts w:ascii="Georgia" w:hAnsi="Georgia" w:cs="Times New Roman"/>
            <w:sz w:val="20"/>
            <w:szCs w:val="21"/>
          </w:rPr>
          <w:t xml:space="preserve"> bei Ihnen</w:t>
        </w:r>
      </w:ins>
      <w:r w:rsidR="00BD7338">
        <w:rPr>
          <w:rFonts w:ascii="Georgia" w:hAnsi="Georgia" w:cs="Times New Roman"/>
          <w:sz w:val="20"/>
          <w:szCs w:val="21"/>
        </w:rPr>
        <w:t xml:space="preserve"> um einen</w:t>
      </w:r>
      <w:r w:rsidR="00D865B4">
        <w:rPr>
          <w:rFonts w:ascii="Georgia" w:hAnsi="Georgia" w:cs="Times New Roman"/>
          <w:sz w:val="20"/>
          <w:szCs w:val="21"/>
        </w:rPr>
        <w:t xml:space="preserve"> Praktikumsplatz im M&amp;A für 12 Wochen </w:t>
      </w:r>
      <w:del w:id="3" w:author="David Döbele" w:date="2021-12-28T19:18:00Z">
        <w:r w:rsidR="00D865B4" w:rsidDel="00DE2915">
          <w:rPr>
            <w:rFonts w:ascii="Georgia" w:hAnsi="Georgia" w:cs="Times New Roman"/>
            <w:sz w:val="20"/>
            <w:szCs w:val="21"/>
          </w:rPr>
          <w:delText xml:space="preserve">vom </w:delText>
        </w:r>
      </w:del>
      <w:ins w:id="4" w:author="David Döbele" w:date="2021-12-28T19:18:00Z">
        <w:r w:rsidR="00DE2915">
          <w:rPr>
            <w:rFonts w:ascii="Georgia" w:hAnsi="Georgia" w:cs="Times New Roman"/>
            <w:sz w:val="20"/>
            <w:szCs w:val="21"/>
          </w:rPr>
          <w:t>ab dem</w:t>
        </w:r>
        <w:r w:rsidR="00DE2915">
          <w:rPr>
            <w:rFonts w:ascii="Georgia" w:hAnsi="Georgia" w:cs="Times New Roman"/>
            <w:sz w:val="20"/>
            <w:szCs w:val="21"/>
          </w:rPr>
          <w:t xml:space="preserve"> </w:t>
        </w:r>
      </w:ins>
      <w:r w:rsidR="00D865B4">
        <w:rPr>
          <w:rFonts w:ascii="Georgia" w:hAnsi="Georgia" w:cs="Times New Roman"/>
          <w:sz w:val="20"/>
          <w:szCs w:val="21"/>
        </w:rPr>
        <w:t>22.08.2021</w:t>
      </w:r>
      <w:ins w:id="5" w:author="David Döbele" w:date="2021-12-28T19:18:00Z">
        <w:r w:rsidR="00DE2915">
          <w:rPr>
            <w:rFonts w:ascii="Georgia" w:hAnsi="Georgia" w:cs="Times New Roman"/>
            <w:sz w:val="20"/>
            <w:szCs w:val="21"/>
          </w:rPr>
          <w:t xml:space="preserve"> bewerben</w:t>
        </w:r>
      </w:ins>
      <w:r w:rsidR="00D865B4">
        <w:rPr>
          <w:rFonts w:ascii="Georgia" w:hAnsi="Georgia" w:cs="Times New Roman"/>
          <w:sz w:val="20"/>
          <w:szCs w:val="21"/>
        </w:rPr>
        <w:t>.</w:t>
      </w:r>
      <w:r w:rsidR="005F7AFE">
        <w:rPr>
          <w:rFonts w:ascii="Georgia" w:hAnsi="Georgia" w:cs="Times New Roman"/>
          <w:sz w:val="20"/>
          <w:szCs w:val="21"/>
        </w:rPr>
        <w:t xml:space="preserve"> </w:t>
      </w:r>
    </w:p>
    <w:p w14:paraId="3554495C" w14:textId="77777777" w:rsidR="00FB3BA5" w:rsidRPr="00041538" w:rsidRDefault="00FB3BA5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</w:p>
    <w:p w14:paraId="3B651B7D" w14:textId="521C104D" w:rsidR="00500D2A" w:rsidRPr="00041538" w:rsidRDefault="008950AE" w:rsidP="007D754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Aktuell befinde ich mich am Ende meiner Ausbildun</w:t>
      </w:r>
      <w:r w:rsidR="00F53B2F" w:rsidRPr="00041538">
        <w:rPr>
          <w:rFonts w:ascii="Georgia" w:hAnsi="Georgia" w:cs="Times New Roman"/>
          <w:sz w:val="20"/>
          <w:szCs w:val="21"/>
        </w:rPr>
        <w:t>g</w:t>
      </w:r>
      <w:ins w:id="6" w:author="David Döbele" w:date="2021-12-28T19:20:00Z">
        <w:r w:rsidR="00DE2915">
          <w:rPr>
            <w:rFonts w:ascii="Georgia" w:hAnsi="Georgia" w:cs="Times New Roman"/>
            <w:sz w:val="20"/>
            <w:szCs w:val="21"/>
          </w:rPr>
          <w:t xml:space="preserve"> zum</w:t>
        </w:r>
      </w:ins>
      <w:ins w:id="7" w:author="David Döbele" w:date="2021-12-28T19:21:00Z">
        <w:r w:rsidR="00DE2915">
          <w:rPr>
            <w:rFonts w:ascii="Georgia" w:hAnsi="Georgia" w:cs="Times New Roman"/>
            <w:sz w:val="20"/>
            <w:szCs w:val="21"/>
          </w:rPr>
          <w:t xml:space="preserve"> Bankkaufmann</w:t>
        </w:r>
      </w:ins>
      <w:r w:rsidR="00F53B2F" w:rsidRPr="00041538">
        <w:rPr>
          <w:rFonts w:ascii="Georgia" w:hAnsi="Georgia" w:cs="Times New Roman"/>
          <w:sz w:val="20"/>
          <w:szCs w:val="21"/>
        </w:rPr>
        <w:t>.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Neben der Beratung von </w:t>
      </w:r>
      <w:r w:rsidR="00041538">
        <w:rPr>
          <w:rFonts w:ascii="Georgia" w:hAnsi="Georgia" w:cs="Times New Roman"/>
          <w:sz w:val="20"/>
          <w:szCs w:val="21"/>
        </w:rPr>
        <w:t>Privatkunden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konnte ich 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hier </w:t>
      </w:r>
      <w:r w:rsidR="00E06E3D" w:rsidRPr="00041538">
        <w:rPr>
          <w:rFonts w:ascii="Georgia" w:hAnsi="Georgia" w:cs="Times New Roman"/>
          <w:sz w:val="20"/>
          <w:szCs w:val="21"/>
        </w:rPr>
        <w:t>meine Teamfähigkeit in verschiedensten Projekten unter Beweis stellen.</w:t>
      </w:r>
      <w:r w:rsidR="00C13AB8">
        <w:rPr>
          <w:rFonts w:ascii="Georgia" w:hAnsi="Georgia" w:cs="Times New Roman"/>
          <w:sz w:val="20"/>
          <w:szCs w:val="21"/>
        </w:rPr>
        <w:t xml:space="preserve"> Ich übernahm gerne</w:t>
      </w:r>
      <w:r w:rsidR="009512AB">
        <w:rPr>
          <w:rFonts w:ascii="Georgia" w:hAnsi="Georgia" w:cs="Times New Roman"/>
          <w:sz w:val="20"/>
          <w:szCs w:val="21"/>
        </w:rPr>
        <w:t xml:space="preserve"> Verantwortung, motivierte </w:t>
      </w:r>
      <w:r w:rsidR="00C13AB8">
        <w:rPr>
          <w:rFonts w:ascii="Georgia" w:hAnsi="Georgia" w:cs="Times New Roman"/>
          <w:sz w:val="20"/>
          <w:szCs w:val="21"/>
        </w:rPr>
        <w:t xml:space="preserve">das Team und trug zu einem </w:t>
      </w:r>
      <w:del w:id="8" w:author="David Döbele" w:date="2021-12-28T19:21:00Z">
        <w:r w:rsidR="00C13AB8" w:rsidDel="00DE2915">
          <w:rPr>
            <w:rFonts w:ascii="Georgia" w:hAnsi="Georgia" w:cs="Times New Roman"/>
            <w:sz w:val="20"/>
            <w:szCs w:val="21"/>
          </w:rPr>
          <w:delText>guten</w:delText>
        </w:r>
        <w:r w:rsidR="009512AB" w:rsidDel="00DE2915">
          <w:rPr>
            <w:rFonts w:ascii="Georgia" w:hAnsi="Georgia" w:cs="Times New Roman"/>
            <w:sz w:val="20"/>
            <w:szCs w:val="21"/>
          </w:rPr>
          <w:delText xml:space="preserve"> </w:delText>
        </w:r>
      </w:del>
      <w:ins w:id="9" w:author="David Döbele" w:date="2021-12-28T19:21:00Z">
        <w:r w:rsidR="00DE2915">
          <w:rPr>
            <w:rFonts w:ascii="Georgia" w:hAnsi="Georgia" w:cs="Times New Roman"/>
            <w:sz w:val="20"/>
            <w:szCs w:val="21"/>
          </w:rPr>
          <w:t>erfolgreichen</w:t>
        </w:r>
        <w:r w:rsidR="00DE2915">
          <w:rPr>
            <w:rFonts w:ascii="Georgia" w:hAnsi="Georgia" w:cs="Times New Roman"/>
            <w:sz w:val="20"/>
            <w:szCs w:val="21"/>
          </w:rPr>
          <w:t xml:space="preserve"> </w:t>
        </w:r>
      </w:ins>
      <w:r w:rsidR="009512AB">
        <w:rPr>
          <w:rFonts w:ascii="Georgia" w:hAnsi="Georgia" w:cs="Times New Roman"/>
          <w:sz w:val="20"/>
          <w:szCs w:val="21"/>
        </w:rPr>
        <w:t>Ergebnis bei.</w:t>
      </w:r>
      <w:r w:rsidR="00C13AB8">
        <w:rPr>
          <w:rFonts w:ascii="Georgia" w:hAnsi="Georgia" w:cs="Times New Roman"/>
          <w:sz w:val="20"/>
          <w:szCs w:val="21"/>
        </w:rPr>
        <w:t xml:space="preserve"> </w:t>
      </w:r>
      <w:r w:rsidR="004B297D" w:rsidRPr="00041538">
        <w:rPr>
          <w:rFonts w:ascii="Georgia" w:hAnsi="Georgia" w:cs="Times New Roman"/>
          <w:sz w:val="20"/>
          <w:szCs w:val="21"/>
        </w:rPr>
        <w:t>Da ich früh erkannte, wie w</w:t>
      </w:r>
      <w:r w:rsidR="00CA664D" w:rsidRPr="00041538">
        <w:rPr>
          <w:rFonts w:ascii="Georgia" w:hAnsi="Georgia" w:cs="Times New Roman"/>
          <w:sz w:val="20"/>
          <w:szCs w:val="21"/>
        </w:rPr>
        <w:t>ichtig es ist</w:t>
      </w:r>
      <w:r w:rsidR="00B77509">
        <w:rPr>
          <w:rFonts w:ascii="Georgia" w:hAnsi="Georgia" w:cs="Times New Roman"/>
          <w:sz w:val="20"/>
          <w:szCs w:val="21"/>
        </w:rPr>
        <w:t>,</w:t>
      </w:r>
      <w:r w:rsidR="00CA664D" w:rsidRPr="00041538">
        <w:rPr>
          <w:rFonts w:ascii="Georgia" w:hAnsi="Georgia" w:cs="Times New Roman"/>
          <w:sz w:val="20"/>
          <w:szCs w:val="21"/>
        </w:rPr>
        <w:t xml:space="preserve"> Praxiserfahrungen außerhalb der Privatkundenberatung </w:t>
      </w:r>
      <w:r w:rsidR="004B297D" w:rsidRPr="00041538">
        <w:rPr>
          <w:rFonts w:ascii="Georgia" w:hAnsi="Georgia" w:cs="Times New Roman"/>
          <w:sz w:val="20"/>
          <w:szCs w:val="21"/>
        </w:rPr>
        <w:t xml:space="preserve">zu sammeln, </w:t>
      </w:r>
      <w:r w:rsidR="00C13AB8">
        <w:rPr>
          <w:rFonts w:ascii="Georgia" w:hAnsi="Georgia" w:cs="Times New Roman"/>
          <w:sz w:val="20"/>
          <w:szCs w:val="21"/>
        </w:rPr>
        <w:t>setzte ich mich stets</w:t>
      </w:r>
      <w:r w:rsidR="006A758B" w:rsidRPr="00041538">
        <w:rPr>
          <w:rFonts w:ascii="Georgia" w:hAnsi="Georgia" w:cs="Times New Roman"/>
          <w:sz w:val="20"/>
          <w:szCs w:val="21"/>
        </w:rPr>
        <w:t xml:space="preserve"> dafür ein</w:t>
      </w:r>
      <w:r w:rsidR="00270B99" w:rsidRPr="00041538">
        <w:rPr>
          <w:rFonts w:ascii="Georgia" w:hAnsi="Georgia" w:cs="Times New Roman"/>
          <w:sz w:val="20"/>
          <w:szCs w:val="21"/>
        </w:rPr>
        <w:t>,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mich </w:t>
      </w:r>
      <w:r w:rsidR="006A758B" w:rsidRPr="00041538">
        <w:rPr>
          <w:rFonts w:ascii="Georgia" w:hAnsi="Georgia" w:cs="Times New Roman"/>
          <w:sz w:val="20"/>
          <w:szCs w:val="21"/>
        </w:rPr>
        <w:t xml:space="preserve">in vielen Bereichen </w:t>
      </w:r>
      <w:r w:rsidR="00B3490D" w:rsidRPr="00041538">
        <w:rPr>
          <w:rFonts w:ascii="Georgia" w:hAnsi="Georgia" w:cs="Times New Roman"/>
          <w:sz w:val="20"/>
          <w:szCs w:val="21"/>
        </w:rPr>
        <w:t>auch außerhalb des Ausbildungsplans zu e</w:t>
      </w:r>
      <w:r w:rsidR="006A758B" w:rsidRPr="00041538">
        <w:rPr>
          <w:rFonts w:ascii="Georgia" w:hAnsi="Georgia" w:cs="Times New Roman"/>
          <w:sz w:val="20"/>
          <w:szCs w:val="21"/>
        </w:rPr>
        <w:t>ngagieren</w:t>
      </w:r>
      <w:r w:rsidR="00C05D3A">
        <w:rPr>
          <w:rFonts w:ascii="Georgia" w:hAnsi="Georgia" w:cs="Times New Roman"/>
          <w:sz w:val="20"/>
          <w:szCs w:val="21"/>
        </w:rPr>
        <w:t>.</w:t>
      </w:r>
      <w:r w:rsidR="00123DE5">
        <w:rPr>
          <w:rFonts w:ascii="Georgia" w:hAnsi="Georgia" w:cs="Times New Roman"/>
          <w:sz w:val="20"/>
          <w:szCs w:val="21"/>
        </w:rPr>
        <w:t xml:space="preserve"> Hier konnte ich spannende Kontakte knüpfen, welche mir für Rückfragen jeder Art zur Verfügung standen</w:t>
      </w:r>
      <w:ins w:id="10" w:author="David Döbele" w:date="2021-12-28T19:21:00Z">
        <w:r w:rsidR="00DE2915">
          <w:rPr>
            <w:rFonts w:ascii="Georgia" w:hAnsi="Georgia" w:cs="Times New Roman"/>
            <w:sz w:val="20"/>
            <w:szCs w:val="21"/>
          </w:rPr>
          <w:t xml:space="preserve">. </w:t>
        </w:r>
      </w:ins>
      <w:del w:id="11" w:author="David Döbele" w:date="2021-12-28T19:21:00Z">
        <w:r w:rsidR="00C85D48" w:rsidDel="00DE2915">
          <w:rPr>
            <w:rFonts w:ascii="Georgia" w:hAnsi="Georgia" w:cs="Times New Roman"/>
            <w:sz w:val="20"/>
            <w:szCs w:val="21"/>
          </w:rPr>
          <w:delText xml:space="preserve"> [zu schätzen wissen]</w:delText>
        </w:r>
        <w:r w:rsidR="00123DE5" w:rsidDel="00DE2915">
          <w:rPr>
            <w:rFonts w:ascii="Georgia" w:hAnsi="Georgia" w:cs="Times New Roman"/>
            <w:sz w:val="20"/>
            <w:szCs w:val="21"/>
          </w:rPr>
          <w:delText>.</w:delText>
        </w:r>
        <w:r w:rsidR="00C13AB8" w:rsidDel="00DE2915">
          <w:rPr>
            <w:rFonts w:ascii="Georgia" w:hAnsi="Georgia" w:cs="Times New Roman"/>
            <w:sz w:val="20"/>
            <w:szCs w:val="21"/>
          </w:rPr>
          <w:delText xml:space="preserve"> </w:delText>
        </w:r>
      </w:del>
      <w:r w:rsidR="00C05D3A">
        <w:rPr>
          <w:rFonts w:ascii="Georgia" w:hAnsi="Georgia" w:cs="Times New Roman"/>
          <w:sz w:val="20"/>
          <w:szCs w:val="21"/>
        </w:rPr>
        <w:t>Je</w:t>
      </w:r>
      <w:r w:rsidR="00C85D48">
        <w:rPr>
          <w:rFonts w:ascii="Georgia" w:hAnsi="Georgia" w:cs="Times New Roman"/>
          <w:sz w:val="20"/>
          <w:szCs w:val="21"/>
        </w:rPr>
        <w:t>n</w:t>
      </w:r>
      <w:r w:rsidR="00C05D3A">
        <w:rPr>
          <w:rFonts w:ascii="Georgia" w:hAnsi="Georgia" w:cs="Times New Roman"/>
          <w:sz w:val="20"/>
          <w:szCs w:val="21"/>
        </w:rPr>
        <w:t>e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Bereiche der Bank</w:t>
      </w:r>
      <w:r w:rsidR="00C05D3A">
        <w:rPr>
          <w:rFonts w:ascii="Georgia" w:hAnsi="Georgia" w:cs="Times New Roman"/>
          <w:sz w:val="20"/>
          <w:szCs w:val="21"/>
        </w:rPr>
        <w:t>,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welche eine Nähe zum 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Kapitalmarkt und </w:t>
      </w:r>
      <w:r w:rsidR="00C05D3A">
        <w:rPr>
          <w:rFonts w:ascii="Georgia" w:hAnsi="Georgia" w:cs="Times New Roman"/>
          <w:sz w:val="20"/>
          <w:szCs w:val="21"/>
        </w:rPr>
        <w:t xml:space="preserve">zu </w:t>
      </w:r>
      <w:r w:rsidR="00BF0EEB" w:rsidRPr="00041538">
        <w:rPr>
          <w:rFonts w:ascii="Georgia" w:hAnsi="Georgia" w:cs="Times New Roman"/>
          <w:sz w:val="20"/>
          <w:szCs w:val="21"/>
        </w:rPr>
        <w:t>Unternehmen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</w:t>
      </w:r>
      <w:r w:rsidR="007F1FA0" w:rsidRPr="00041538">
        <w:rPr>
          <w:rFonts w:ascii="Georgia" w:hAnsi="Georgia" w:cs="Times New Roman"/>
          <w:sz w:val="20"/>
          <w:szCs w:val="21"/>
        </w:rPr>
        <w:t>aufweisen</w:t>
      </w:r>
      <w:r w:rsidR="00BF0EEB" w:rsidRPr="00041538">
        <w:rPr>
          <w:rFonts w:ascii="Georgia" w:hAnsi="Georgia" w:cs="Times New Roman"/>
          <w:sz w:val="20"/>
          <w:szCs w:val="21"/>
        </w:rPr>
        <w:t>,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gefielen mir </w:t>
      </w:r>
      <w:r w:rsidR="00BF0EEB" w:rsidRPr="00041538">
        <w:rPr>
          <w:rFonts w:ascii="Georgia" w:hAnsi="Georgia" w:cs="Times New Roman"/>
          <w:sz w:val="20"/>
          <w:szCs w:val="21"/>
        </w:rPr>
        <w:t>dabei am besten</w:t>
      </w:r>
      <w:r w:rsidR="00E06E3D" w:rsidRPr="00041538">
        <w:rPr>
          <w:rFonts w:ascii="Georgia" w:hAnsi="Georgia" w:cs="Times New Roman"/>
          <w:sz w:val="20"/>
          <w:szCs w:val="21"/>
        </w:rPr>
        <w:t>.</w:t>
      </w:r>
      <w:r w:rsidR="00185D95" w:rsidRPr="00041538">
        <w:rPr>
          <w:rFonts w:ascii="Georgia" w:hAnsi="Georgia" w:cs="Times New Roman"/>
          <w:sz w:val="20"/>
          <w:szCs w:val="21"/>
        </w:rPr>
        <w:t xml:space="preserve"> So konnte ich meine Arbeitskollegen im Por</w:t>
      </w:r>
      <w:r w:rsidR="007F1FA0" w:rsidRPr="00041538">
        <w:rPr>
          <w:rFonts w:ascii="Georgia" w:hAnsi="Georgia" w:cs="Times New Roman"/>
          <w:sz w:val="20"/>
          <w:szCs w:val="21"/>
        </w:rPr>
        <w:t>t</w:t>
      </w:r>
      <w:r w:rsidR="00185D95" w:rsidRPr="00041538">
        <w:rPr>
          <w:rFonts w:ascii="Georgia" w:hAnsi="Georgia" w:cs="Times New Roman"/>
          <w:sz w:val="20"/>
          <w:szCs w:val="21"/>
        </w:rPr>
        <w:t>foliomanagement mit dem Erstellen von Pow</w:t>
      </w:r>
      <w:r w:rsidR="007F1FA0" w:rsidRPr="00041538">
        <w:rPr>
          <w:rFonts w:ascii="Georgia" w:hAnsi="Georgia" w:cs="Times New Roman"/>
          <w:sz w:val="20"/>
          <w:szCs w:val="21"/>
        </w:rPr>
        <w:t>erP</w:t>
      </w:r>
      <w:r w:rsidR="00B77509">
        <w:rPr>
          <w:rFonts w:ascii="Georgia" w:hAnsi="Georgia" w:cs="Times New Roman"/>
          <w:sz w:val="20"/>
          <w:szCs w:val="21"/>
        </w:rPr>
        <w:t>oint Präsentationen und dem H</w:t>
      </w:r>
      <w:r w:rsidR="00185D95" w:rsidRPr="00041538">
        <w:rPr>
          <w:rFonts w:ascii="Georgia" w:hAnsi="Georgia" w:cs="Times New Roman"/>
          <w:sz w:val="20"/>
          <w:szCs w:val="21"/>
        </w:rPr>
        <w:t>er</w:t>
      </w:r>
      <w:r w:rsidR="008A4A8B">
        <w:rPr>
          <w:rFonts w:ascii="Georgia" w:hAnsi="Georgia" w:cs="Times New Roman"/>
          <w:sz w:val="20"/>
          <w:szCs w:val="21"/>
        </w:rPr>
        <w:t xml:space="preserve">ausarbeiten individueller </w:t>
      </w:r>
      <w:proofErr w:type="spellStart"/>
      <w:r w:rsidR="008A4A8B">
        <w:rPr>
          <w:rFonts w:ascii="Georgia" w:hAnsi="Georgia" w:cs="Times New Roman"/>
          <w:sz w:val="20"/>
          <w:szCs w:val="21"/>
        </w:rPr>
        <w:t>Assetalloc</w:t>
      </w:r>
      <w:r w:rsidR="00185D95" w:rsidRPr="00041538">
        <w:rPr>
          <w:rFonts w:ascii="Georgia" w:hAnsi="Georgia" w:cs="Times New Roman"/>
          <w:sz w:val="20"/>
          <w:szCs w:val="21"/>
        </w:rPr>
        <w:t>ations</w:t>
      </w:r>
      <w:proofErr w:type="spellEnd"/>
      <w:r w:rsidR="00185D95" w:rsidRPr="00041538">
        <w:rPr>
          <w:rFonts w:ascii="Georgia" w:hAnsi="Georgia" w:cs="Times New Roman"/>
          <w:sz w:val="20"/>
          <w:szCs w:val="21"/>
        </w:rPr>
        <w:t xml:space="preserve"> für Kunden in Excel unterstützen.</w:t>
      </w:r>
      <w:r w:rsidR="007F1FA0" w:rsidRPr="00041538">
        <w:rPr>
          <w:rFonts w:ascii="Georgia" w:hAnsi="Georgia" w:cs="Times New Roman"/>
          <w:sz w:val="20"/>
          <w:szCs w:val="21"/>
        </w:rPr>
        <w:t xml:space="preserve"> Dazu hatte ich die Möglichkeit</w:t>
      </w:r>
      <w:r w:rsidR="00B77509">
        <w:rPr>
          <w:rFonts w:ascii="Georgia" w:hAnsi="Georgia" w:cs="Times New Roman"/>
          <w:sz w:val="20"/>
          <w:szCs w:val="21"/>
        </w:rPr>
        <w:t>,</w:t>
      </w:r>
      <w:r w:rsidR="007F1FA0" w:rsidRPr="00041538">
        <w:rPr>
          <w:rFonts w:ascii="Georgia" w:hAnsi="Georgia" w:cs="Times New Roman"/>
          <w:sz w:val="20"/>
          <w:szCs w:val="21"/>
        </w:rPr>
        <w:t xml:space="preserve"> an </w:t>
      </w:r>
      <w:r w:rsidR="007A78DA" w:rsidRPr="00041538">
        <w:rPr>
          <w:rFonts w:ascii="Georgia" w:hAnsi="Georgia" w:cs="Times New Roman"/>
          <w:sz w:val="20"/>
          <w:szCs w:val="21"/>
        </w:rPr>
        <w:t>wirklich</w:t>
      </w:r>
      <w:r w:rsidR="009512AB">
        <w:rPr>
          <w:rFonts w:ascii="Georgia" w:hAnsi="Georgia" w:cs="Times New Roman"/>
          <w:sz w:val="20"/>
          <w:szCs w:val="21"/>
        </w:rPr>
        <w:t xml:space="preserve"> spannenden</w:t>
      </w:r>
      <w:r w:rsidR="00C13AB8">
        <w:rPr>
          <w:rFonts w:ascii="Georgia" w:hAnsi="Georgia" w:cs="Times New Roman"/>
          <w:sz w:val="20"/>
          <w:szCs w:val="21"/>
        </w:rPr>
        <w:t xml:space="preserve"> und lehrreichen</w:t>
      </w:r>
      <w:r w:rsidR="009512AB">
        <w:rPr>
          <w:rFonts w:ascii="Georgia" w:hAnsi="Georgia" w:cs="Times New Roman"/>
          <w:sz w:val="20"/>
          <w:szCs w:val="21"/>
        </w:rPr>
        <w:t xml:space="preserve"> Terminen z.</w:t>
      </w:r>
      <w:r w:rsidR="00B77509">
        <w:rPr>
          <w:rFonts w:ascii="Georgia" w:hAnsi="Georgia" w:cs="Times New Roman"/>
          <w:sz w:val="20"/>
          <w:szCs w:val="21"/>
        </w:rPr>
        <w:t xml:space="preserve"> </w:t>
      </w:r>
      <w:r w:rsidR="009512AB">
        <w:rPr>
          <w:rFonts w:ascii="Georgia" w:hAnsi="Georgia" w:cs="Times New Roman"/>
          <w:sz w:val="20"/>
          <w:szCs w:val="21"/>
        </w:rPr>
        <w:t>B. mit Fon</w:t>
      </w:r>
      <w:r w:rsidR="008411BB">
        <w:rPr>
          <w:rFonts w:ascii="Georgia" w:hAnsi="Georgia" w:cs="Times New Roman"/>
          <w:sz w:val="20"/>
          <w:szCs w:val="21"/>
        </w:rPr>
        <w:t xml:space="preserve">dsmanagern oder großen Mandaten </w:t>
      </w:r>
      <w:r w:rsidR="007F1FA0" w:rsidRPr="00041538">
        <w:rPr>
          <w:rFonts w:ascii="Georgia" w:hAnsi="Georgia" w:cs="Times New Roman"/>
          <w:sz w:val="20"/>
          <w:szCs w:val="21"/>
        </w:rPr>
        <w:t>teilzunehmen.</w:t>
      </w:r>
      <w:r w:rsidR="00185D95" w:rsidRPr="00041538">
        <w:rPr>
          <w:rFonts w:ascii="Georgia" w:hAnsi="Georgia" w:cs="Times New Roman"/>
          <w:sz w:val="20"/>
          <w:szCs w:val="21"/>
        </w:rPr>
        <w:t xml:space="preserve"> </w:t>
      </w:r>
      <w:r w:rsidR="003515DB" w:rsidRPr="00041538">
        <w:rPr>
          <w:rFonts w:ascii="Georgia" w:hAnsi="Georgia" w:cs="Times New Roman"/>
          <w:sz w:val="20"/>
          <w:szCs w:val="21"/>
        </w:rPr>
        <w:t>In der Firmen</w:t>
      </w:r>
      <w:r w:rsidR="00B77509">
        <w:rPr>
          <w:rFonts w:ascii="Georgia" w:hAnsi="Georgia" w:cs="Times New Roman"/>
          <w:sz w:val="20"/>
          <w:szCs w:val="21"/>
        </w:rPr>
        <w:softHyphen/>
      </w:r>
      <w:r w:rsidR="003515DB" w:rsidRPr="00041538">
        <w:rPr>
          <w:rFonts w:ascii="Georgia" w:hAnsi="Georgia" w:cs="Times New Roman"/>
          <w:sz w:val="20"/>
          <w:szCs w:val="21"/>
        </w:rPr>
        <w:t xml:space="preserve">kundenabteilung </w:t>
      </w:r>
      <w:r w:rsidR="00B3490D" w:rsidRPr="00041538">
        <w:rPr>
          <w:rFonts w:ascii="Georgia" w:hAnsi="Georgia" w:cs="Times New Roman"/>
          <w:sz w:val="20"/>
          <w:szCs w:val="21"/>
        </w:rPr>
        <w:t>konnte</w:t>
      </w:r>
      <w:r w:rsidR="007F1FA0" w:rsidRPr="00041538">
        <w:rPr>
          <w:rFonts w:ascii="Georgia" w:hAnsi="Georgia" w:cs="Times New Roman"/>
          <w:sz w:val="20"/>
          <w:szCs w:val="21"/>
        </w:rPr>
        <w:t xml:space="preserve"> ich </w:t>
      </w:r>
      <w:r w:rsidR="003515DB" w:rsidRPr="00041538">
        <w:rPr>
          <w:rFonts w:ascii="Georgia" w:hAnsi="Georgia" w:cs="Times New Roman"/>
          <w:sz w:val="20"/>
          <w:szCs w:val="21"/>
        </w:rPr>
        <w:t>meine analytischen Fähigkeiten und mein Interesse an betriebswirtschaftlichen Kennzahlen in der</w:t>
      </w:r>
      <w:r w:rsidR="00B3490D" w:rsidRPr="00041538">
        <w:rPr>
          <w:rFonts w:ascii="Georgia" w:hAnsi="Georgia" w:cs="Times New Roman"/>
          <w:sz w:val="20"/>
          <w:szCs w:val="21"/>
        </w:rPr>
        <w:t xml:space="preserve"> Durchfü</w:t>
      </w:r>
      <w:r w:rsidR="00AB0C53" w:rsidRPr="00041538">
        <w:rPr>
          <w:rFonts w:ascii="Georgia" w:hAnsi="Georgia" w:cs="Times New Roman"/>
          <w:sz w:val="20"/>
          <w:szCs w:val="21"/>
        </w:rPr>
        <w:t>h</w:t>
      </w:r>
      <w:r w:rsidR="00B3490D" w:rsidRPr="00041538">
        <w:rPr>
          <w:rFonts w:ascii="Georgia" w:hAnsi="Georgia" w:cs="Times New Roman"/>
          <w:sz w:val="20"/>
          <w:szCs w:val="21"/>
        </w:rPr>
        <w:t>r</w:t>
      </w:r>
      <w:r w:rsidR="00AB0C53" w:rsidRPr="00041538">
        <w:rPr>
          <w:rFonts w:ascii="Georgia" w:hAnsi="Georgia" w:cs="Times New Roman"/>
          <w:sz w:val="20"/>
          <w:szCs w:val="21"/>
        </w:rPr>
        <w:t>ung</w:t>
      </w:r>
      <w:r w:rsidR="00B3490D" w:rsidRPr="00041538">
        <w:rPr>
          <w:rFonts w:ascii="Georgia" w:hAnsi="Georgia" w:cs="Times New Roman"/>
          <w:sz w:val="20"/>
          <w:szCs w:val="21"/>
        </w:rPr>
        <w:t xml:space="preserve"> von Teilbereichen 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der Bilanzanalyse </w:t>
      </w:r>
      <w:r w:rsidR="00A036CF" w:rsidRPr="00041538">
        <w:rPr>
          <w:rFonts w:ascii="Georgia" w:hAnsi="Georgia" w:cs="Times New Roman"/>
          <w:sz w:val="20"/>
          <w:szCs w:val="21"/>
        </w:rPr>
        <w:t>zeigen.</w:t>
      </w:r>
      <w:r w:rsidR="00C13AB8">
        <w:rPr>
          <w:rFonts w:ascii="Georgia" w:hAnsi="Georgia" w:cs="Times New Roman"/>
          <w:sz w:val="20"/>
          <w:szCs w:val="21"/>
        </w:rPr>
        <w:t xml:space="preserve"> Besonders interessant empfand ich dort, wie sich bestimmte Branchen oder Geschäftsmodelle direkt in den Bilanzen widerspiegeln.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 </w:t>
      </w:r>
      <w:r w:rsidR="008411BB">
        <w:rPr>
          <w:rFonts w:ascii="Georgia" w:hAnsi="Georgia" w:cs="Times New Roman"/>
          <w:sz w:val="20"/>
          <w:szCs w:val="21"/>
        </w:rPr>
        <w:t>Ich freue mich</w:t>
      </w:r>
      <w:ins w:id="12" w:author="David Döbele" w:date="2021-12-28T19:22:00Z">
        <w:r w:rsidR="007D7548">
          <w:rPr>
            <w:rFonts w:ascii="Georgia" w:hAnsi="Georgia" w:cs="Times New Roman"/>
            <w:sz w:val="20"/>
            <w:szCs w:val="21"/>
          </w:rPr>
          <w:t>,</w:t>
        </w:r>
      </w:ins>
      <w:r w:rsidR="008411BB">
        <w:rPr>
          <w:rFonts w:ascii="Georgia" w:hAnsi="Georgia" w:cs="Times New Roman"/>
          <w:sz w:val="20"/>
          <w:szCs w:val="21"/>
        </w:rPr>
        <w:t xml:space="preserve"> diese Fähigkeiten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im Rahmen eines Praktikums </w:t>
      </w:r>
      <w:r w:rsidR="00A036CF" w:rsidRPr="00041538">
        <w:rPr>
          <w:rFonts w:ascii="Georgia" w:hAnsi="Georgia" w:cs="Times New Roman"/>
          <w:sz w:val="20"/>
          <w:szCs w:val="21"/>
        </w:rPr>
        <w:t xml:space="preserve">bei </w:t>
      </w:r>
      <w:proofErr w:type="spellStart"/>
      <w:r w:rsidR="00A036CF" w:rsidRPr="00041538">
        <w:rPr>
          <w:rFonts w:ascii="Georgia" w:hAnsi="Georgia" w:cs="Times New Roman"/>
          <w:sz w:val="20"/>
          <w:szCs w:val="21"/>
        </w:rPr>
        <w:t>Deloitte</w:t>
      </w:r>
      <w:proofErr w:type="spellEnd"/>
      <w:r w:rsidR="00A036CF" w:rsidRPr="00041538">
        <w:rPr>
          <w:rFonts w:ascii="Georgia" w:hAnsi="Georgia" w:cs="Times New Roman"/>
          <w:sz w:val="20"/>
          <w:szCs w:val="21"/>
        </w:rPr>
        <w:t xml:space="preserve"> im Audit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bereits vor meinem Studium ausbauen</w:t>
      </w:r>
      <w:r w:rsidR="008411BB">
        <w:rPr>
          <w:rFonts w:ascii="Georgia" w:hAnsi="Georgia" w:cs="Times New Roman"/>
          <w:sz w:val="20"/>
          <w:szCs w:val="21"/>
        </w:rPr>
        <w:t xml:space="preserve"> zu können</w:t>
      </w:r>
      <w:r w:rsidR="00C05D3A">
        <w:rPr>
          <w:rFonts w:ascii="Georgia" w:hAnsi="Georgia" w:cs="Times New Roman"/>
          <w:sz w:val="20"/>
          <w:szCs w:val="21"/>
        </w:rPr>
        <w:t>.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</w:t>
      </w:r>
      <w:ins w:id="13" w:author="David Döbele" w:date="2021-12-28T19:23:00Z">
        <w:r w:rsidR="007D7548">
          <w:rPr>
            <w:rFonts w:ascii="Georgia" w:hAnsi="Georgia" w:cs="Times New Roman"/>
            <w:sz w:val="20"/>
            <w:szCs w:val="21"/>
          </w:rPr>
          <w:t xml:space="preserve">Da </w:t>
        </w:r>
      </w:ins>
      <w:del w:id="14" w:author="David Döbele" w:date="2021-12-28T19:23:00Z">
        <w:r w:rsidR="003515DB" w:rsidRPr="00041538" w:rsidDel="007D7548">
          <w:rPr>
            <w:rFonts w:ascii="Georgia" w:hAnsi="Georgia" w:cs="Times New Roman"/>
            <w:sz w:val="20"/>
            <w:szCs w:val="21"/>
          </w:rPr>
          <w:delText xml:space="preserve">Da </w:delText>
        </w:r>
      </w:del>
      <w:r w:rsidR="003515DB" w:rsidRPr="00041538">
        <w:rPr>
          <w:rFonts w:ascii="Georgia" w:hAnsi="Georgia" w:cs="Times New Roman"/>
          <w:sz w:val="20"/>
          <w:szCs w:val="21"/>
        </w:rPr>
        <w:t>mich</w:t>
      </w:r>
      <w:r w:rsidR="001916A5" w:rsidRPr="00041538">
        <w:rPr>
          <w:rFonts w:ascii="Georgia" w:hAnsi="Georgia" w:cs="Times New Roman"/>
          <w:sz w:val="20"/>
          <w:szCs w:val="21"/>
        </w:rPr>
        <w:t xml:space="preserve"> 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das Thema Unternehmensbewertung </w:t>
      </w:r>
      <w:r w:rsidR="00254B8D" w:rsidRPr="00041538">
        <w:rPr>
          <w:rFonts w:ascii="Georgia" w:hAnsi="Georgia" w:cs="Times New Roman"/>
          <w:sz w:val="20"/>
          <w:szCs w:val="21"/>
        </w:rPr>
        <w:t>privat sehr i</w:t>
      </w:r>
      <w:r w:rsidR="00E74F13" w:rsidRPr="00041538">
        <w:rPr>
          <w:rFonts w:ascii="Georgia" w:hAnsi="Georgia" w:cs="Times New Roman"/>
          <w:sz w:val="20"/>
          <w:szCs w:val="21"/>
        </w:rPr>
        <w:t xml:space="preserve">nteressiert </w:t>
      </w:r>
      <w:ins w:id="15" w:author="David Döbele" w:date="2021-12-28T19:23:00Z">
        <w:r w:rsidR="007D7548">
          <w:rPr>
            <w:rFonts w:ascii="Georgia" w:hAnsi="Georgia" w:cs="Times New Roman"/>
            <w:sz w:val="20"/>
            <w:szCs w:val="21"/>
          </w:rPr>
          <w:t xml:space="preserve">und ich einen Berufseinstieg im Investment Banking anstrebe, möchte ich als Folgepraktikum erste </w:t>
        </w:r>
      </w:ins>
      <w:del w:id="16" w:author="David Döbele" w:date="2021-12-28T19:23:00Z">
        <w:r w:rsidR="00A036CF" w:rsidRPr="00041538" w:rsidDel="007D7548">
          <w:rPr>
            <w:rFonts w:ascii="Georgia" w:hAnsi="Georgia" w:cs="Times New Roman"/>
            <w:sz w:val="20"/>
            <w:szCs w:val="21"/>
          </w:rPr>
          <w:delText xml:space="preserve">und ich mir </w:delText>
        </w:r>
        <w:r w:rsidR="00B77509" w:rsidDel="007D7548">
          <w:rPr>
            <w:rFonts w:ascii="Georgia" w:hAnsi="Georgia" w:cs="Times New Roman"/>
            <w:sz w:val="20"/>
            <w:szCs w:val="21"/>
          </w:rPr>
          <w:delText xml:space="preserve">gut vorstellen kann, </w:delText>
        </w:r>
        <w:r w:rsidR="00BF0EEB" w:rsidRPr="00041538" w:rsidDel="007D7548">
          <w:rPr>
            <w:rFonts w:ascii="Georgia" w:hAnsi="Georgia" w:cs="Times New Roman"/>
            <w:sz w:val="20"/>
            <w:szCs w:val="21"/>
          </w:rPr>
          <w:delText xml:space="preserve">mich </w:delText>
        </w:r>
        <w:r w:rsidR="00665749" w:rsidDel="007D7548">
          <w:rPr>
            <w:rFonts w:ascii="Georgia" w:hAnsi="Georgia" w:cs="Times New Roman"/>
            <w:sz w:val="20"/>
            <w:szCs w:val="21"/>
          </w:rPr>
          <w:delText xml:space="preserve">neben den täglichen Geschehnissen am Kapitalmarkt </w:delText>
        </w:r>
        <w:r w:rsidR="00BF0EEB" w:rsidRPr="00041538" w:rsidDel="007D7548">
          <w:rPr>
            <w:rFonts w:ascii="Georgia" w:hAnsi="Georgia" w:cs="Times New Roman"/>
            <w:sz w:val="20"/>
            <w:szCs w:val="21"/>
          </w:rPr>
          <w:delText xml:space="preserve">in verschiedene wirtschaftliche Bereiche einzuarbeiten, </w:delText>
        </w:r>
        <w:r w:rsidR="00EC345E" w:rsidRPr="00041538" w:rsidDel="007D7548">
          <w:rPr>
            <w:rFonts w:ascii="Georgia" w:hAnsi="Georgia" w:cs="Times New Roman"/>
            <w:sz w:val="20"/>
            <w:szCs w:val="21"/>
          </w:rPr>
          <w:delText xml:space="preserve">möchte ich erste </w:delText>
        </w:r>
      </w:del>
      <w:r w:rsidR="00EC345E" w:rsidRPr="00041538">
        <w:rPr>
          <w:rFonts w:ascii="Georgia" w:hAnsi="Georgia" w:cs="Times New Roman"/>
          <w:sz w:val="20"/>
          <w:szCs w:val="21"/>
        </w:rPr>
        <w:t>Praxiserfahrungen im M&amp;A sammeln</w:t>
      </w:r>
      <w:r w:rsidR="001916A5" w:rsidRPr="00041538">
        <w:rPr>
          <w:rFonts w:ascii="Georgia" w:hAnsi="Georgia" w:cs="Times New Roman"/>
          <w:sz w:val="20"/>
          <w:szCs w:val="21"/>
        </w:rPr>
        <w:t>.</w:t>
      </w:r>
    </w:p>
    <w:p w14:paraId="101612E9" w14:textId="77777777" w:rsidR="00500D2A" w:rsidRPr="00041538" w:rsidRDefault="00500D2A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</w:p>
    <w:p w14:paraId="325EE86B" w14:textId="306F7976" w:rsidR="00F56653" w:rsidRPr="00041538" w:rsidRDefault="0082099E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sz w:val="20"/>
          <w:szCs w:val="21"/>
        </w:rPr>
        <w:t xml:space="preserve"> </w:t>
      </w:r>
      <w:r w:rsidR="00C05D3A">
        <w:rPr>
          <w:rFonts w:ascii="Georgia" w:hAnsi="Georgia" w:cs="Times New Roman"/>
          <w:sz w:val="20"/>
          <w:szCs w:val="21"/>
        </w:rPr>
        <w:t>[Abs. 3]</w:t>
      </w:r>
    </w:p>
    <w:p w14:paraId="20C7248D" w14:textId="0CFD5124" w:rsidR="00E914E5" w:rsidRPr="00041538" w:rsidRDefault="00E914E5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62B81468" w14:textId="4BAAC534" w:rsidR="00C05D3A" w:rsidRDefault="00E46B74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sz w:val="20"/>
          <w:szCs w:val="21"/>
        </w:rPr>
        <w:t xml:space="preserve">In einem Praktikum im </w:t>
      </w:r>
      <w:del w:id="17" w:author="David Döbele" w:date="2021-12-28T19:23:00Z">
        <w:r w:rsidDel="007D7548">
          <w:rPr>
            <w:rFonts w:ascii="Georgia" w:hAnsi="Georgia" w:cs="Times New Roman"/>
            <w:sz w:val="20"/>
            <w:szCs w:val="21"/>
          </w:rPr>
          <w:delText xml:space="preserve">Investment Banking </w:delText>
        </w:r>
      </w:del>
      <w:r>
        <w:rPr>
          <w:rFonts w:ascii="Georgia" w:hAnsi="Georgia" w:cs="Times New Roman"/>
          <w:sz w:val="20"/>
          <w:szCs w:val="21"/>
        </w:rPr>
        <w:t>M&amp;A sehe ich eine enorme Chance für mich</w:t>
      </w:r>
      <w:ins w:id="18" w:author="David Döbele" w:date="2021-12-28T19:23:00Z">
        <w:r w:rsidR="007D7548">
          <w:rPr>
            <w:rFonts w:ascii="Georgia" w:hAnsi="Georgia" w:cs="Times New Roman"/>
            <w:sz w:val="20"/>
            <w:szCs w:val="21"/>
          </w:rPr>
          <w:t xml:space="preserve">, </w:t>
        </w:r>
      </w:ins>
      <w:del w:id="19" w:author="David Döbele" w:date="2021-12-28T19:23:00Z">
        <w:r w:rsidDel="007D7548">
          <w:rPr>
            <w:rFonts w:ascii="Georgia" w:hAnsi="Georgia" w:cs="Times New Roman"/>
            <w:sz w:val="20"/>
            <w:szCs w:val="21"/>
          </w:rPr>
          <w:delText xml:space="preserve"> </w:delText>
        </w:r>
      </w:del>
      <w:r>
        <w:rPr>
          <w:rFonts w:ascii="Georgia" w:hAnsi="Georgia" w:cs="Times New Roman"/>
          <w:sz w:val="20"/>
          <w:szCs w:val="21"/>
        </w:rPr>
        <w:t xml:space="preserve">spannende Einblicke in die Wirtschaft und komplexe Unternehmenstransaktionen zu bekommen. </w:t>
      </w:r>
      <w:r w:rsidR="001A2547">
        <w:rPr>
          <w:rFonts w:ascii="Georgia" w:hAnsi="Georgia" w:cs="Times New Roman"/>
          <w:sz w:val="20"/>
          <w:szCs w:val="21"/>
        </w:rPr>
        <w:t xml:space="preserve">Dadurch bin ich sehr motiviert und </w:t>
      </w:r>
      <w:r w:rsidR="00965E52">
        <w:rPr>
          <w:rFonts w:ascii="Georgia" w:hAnsi="Georgia" w:cs="Times New Roman"/>
          <w:sz w:val="20"/>
          <w:szCs w:val="21"/>
        </w:rPr>
        <w:t>möchte Ihr Team mit meinen bereits gesammelten Erfahrungen unterstützen.</w:t>
      </w:r>
      <w:r w:rsidR="0083092D">
        <w:rPr>
          <w:rFonts w:ascii="Georgia" w:hAnsi="Georgia" w:cs="Times New Roman"/>
          <w:sz w:val="20"/>
          <w:szCs w:val="21"/>
        </w:rPr>
        <w:t xml:space="preserve"> […]</w:t>
      </w:r>
      <w:r w:rsidR="00965E52">
        <w:rPr>
          <w:rFonts w:ascii="Georgia" w:hAnsi="Georgia" w:cs="Times New Roman"/>
          <w:sz w:val="20"/>
          <w:szCs w:val="21"/>
        </w:rPr>
        <w:t xml:space="preserve"> </w:t>
      </w:r>
      <w:r w:rsidR="009F4FF0">
        <w:rPr>
          <w:rFonts w:ascii="Georgia" w:hAnsi="Georgia" w:cs="Times New Roman"/>
          <w:sz w:val="20"/>
          <w:szCs w:val="21"/>
        </w:rPr>
        <w:t>Über ein persönliches Kennenlernen würde ich mich sehr freuen.</w:t>
      </w:r>
    </w:p>
    <w:p w14:paraId="4AF3BAD0" w14:textId="77777777" w:rsidR="00C05D3A" w:rsidRDefault="00C05D3A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0352A006" w14:textId="77777777" w:rsidR="00C05D3A" w:rsidRDefault="00C05D3A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17A5EEF2" w14:textId="77777777" w:rsidR="00B949CC" w:rsidRDefault="00B949CC" w:rsidP="00B949CC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3BDB02BA" w14:textId="34465DFA" w:rsidR="00BB3512" w:rsidRPr="00041538" w:rsidRDefault="004B4510" w:rsidP="00B949CC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Mit freundlichen Grüßen</w:t>
      </w:r>
    </w:p>
    <w:p w14:paraId="573DBCC4" w14:textId="77777777" w:rsidR="004B297D" w:rsidRPr="00041538" w:rsidRDefault="004B297D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3FD93F2A" w14:textId="49AA489A" w:rsidR="00C13AB8" w:rsidRPr="00041538" w:rsidRDefault="00B949CC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noProof/>
          <w:sz w:val="20"/>
          <w:szCs w:val="21"/>
          <w:lang w:val="en-US"/>
        </w:rPr>
        <w:drawing>
          <wp:inline distT="0" distB="0" distL="0" distR="0" wp14:anchorId="24B01496" wp14:editId="1ED9768E">
            <wp:extent cx="1221526" cy="562965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erschrift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008" cy="5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AB8" w:rsidRPr="00041538" w:rsidSect="00041538">
      <w:pgSz w:w="11906" w:h="16838"/>
      <w:pgMar w:top="964" w:right="1247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1538"/>
    <w:rsid w:val="0004591A"/>
    <w:rsid w:val="00046459"/>
    <w:rsid w:val="000555E4"/>
    <w:rsid w:val="0005670D"/>
    <w:rsid w:val="000710B0"/>
    <w:rsid w:val="00073C82"/>
    <w:rsid w:val="000A154E"/>
    <w:rsid w:val="000A1AB7"/>
    <w:rsid w:val="000A5AB8"/>
    <w:rsid w:val="000A6678"/>
    <w:rsid w:val="000A7DEB"/>
    <w:rsid w:val="000C55DE"/>
    <w:rsid w:val="000F371C"/>
    <w:rsid w:val="00117F83"/>
    <w:rsid w:val="00123DE5"/>
    <w:rsid w:val="00146C8E"/>
    <w:rsid w:val="00152DF9"/>
    <w:rsid w:val="00156A98"/>
    <w:rsid w:val="001669DB"/>
    <w:rsid w:val="00171D11"/>
    <w:rsid w:val="001819B1"/>
    <w:rsid w:val="00185D95"/>
    <w:rsid w:val="001916A5"/>
    <w:rsid w:val="001A1241"/>
    <w:rsid w:val="001A2547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460F"/>
    <w:rsid w:val="002467A0"/>
    <w:rsid w:val="002536DC"/>
    <w:rsid w:val="00254B8D"/>
    <w:rsid w:val="00255EC1"/>
    <w:rsid w:val="00257D2A"/>
    <w:rsid w:val="00264191"/>
    <w:rsid w:val="0027047C"/>
    <w:rsid w:val="002708C2"/>
    <w:rsid w:val="00270B99"/>
    <w:rsid w:val="00274324"/>
    <w:rsid w:val="002A5B9F"/>
    <w:rsid w:val="002A7C56"/>
    <w:rsid w:val="002C4F19"/>
    <w:rsid w:val="002D05A9"/>
    <w:rsid w:val="002D309E"/>
    <w:rsid w:val="002D594E"/>
    <w:rsid w:val="002E39B8"/>
    <w:rsid w:val="002F51FA"/>
    <w:rsid w:val="00311A15"/>
    <w:rsid w:val="003250EA"/>
    <w:rsid w:val="003421B1"/>
    <w:rsid w:val="003515DB"/>
    <w:rsid w:val="00375D2D"/>
    <w:rsid w:val="003811BC"/>
    <w:rsid w:val="0038671F"/>
    <w:rsid w:val="003947A8"/>
    <w:rsid w:val="003D464F"/>
    <w:rsid w:val="003D5D1E"/>
    <w:rsid w:val="003E11E4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9793D"/>
    <w:rsid w:val="004A1501"/>
    <w:rsid w:val="004A615C"/>
    <w:rsid w:val="004B297D"/>
    <w:rsid w:val="004B4510"/>
    <w:rsid w:val="004C156C"/>
    <w:rsid w:val="004C174A"/>
    <w:rsid w:val="004C1EAA"/>
    <w:rsid w:val="00500D2A"/>
    <w:rsid w:val="00500EFA"/>
    <w:rsid w:val="005030E9"/>
    <w:rsid w:val="00506322"/>
    <w:rsid w:val="00507BBD"/>
    <w:rsid w:val="005407D6"/>
    <w:rsid w:val="00542F06"/>
    <w:rsid w:val="00544E9A"/>
    <w:rsid w:val="00553EC8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A5AD4"/>
    <w:rsid w:val="005B231F"/>
    <w:rsid w:val="005C55F7"/>
    <w:rsid w:val="005D7D49"/>
    <w:rsid w:val="005E00BC"/>
    <w:rsid w:val="005E63B8"/>
    <w:rsid w:val="005F350B"/>
    <w:rsid w:val="005F7AFE"/>
    <w:rsid w:val="00603752"/>
    <w:rsid w:val="00632F05"/>
    <w:rsid w:val="0063723B"/>
    <w:rsid w:val="00647413"/>
    <w:rsid w:val="006502BE"/>
    <w:rsid w:val="00665749"/>
    <w:rsid w:val="006A4BB5"/>
    <w:rsid w:val="006A758B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2BBA"/>
    <w:rsid w:val="007970C4"/>
    <w:rsid w:val="00797EF1"/>
    <w:rsid w:val="007A3246"/>
    <w:rsid w:val="007A64C5"/>
    <w:rsid w:val="007A719D"/>
    <w:rsid w:val="007A78DA"/>
    <w:rsid w:val="007B1B2B"/>
    <w:rsid w:val="007C59D2"/>
    <w:rsid w:val="007D424A"/>
    <w:rsid w:val="007D7548"/>
    <w:rsid w:val="007E4326"/>
    <w:rsid w:val="007F0344"/>
    <w:rsid w:val="007F1FA0"/>
    <w:rsid w:val="007F7EA0"/>
    <w:rsid w:val="008049F7"/>
    <w:rsid w:val="00807293"/>
    <w:rsid w:val="0082099E"/>
    <w:rsid w:val="0083092D"/>
    <w:rsid w:val="0083750F"/>
    <w:rsid w:val="008411BB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950AE"/>
    <w:rsid w:val="008A248F"/>
    <w:rsid w:val="008A4A8B"/>
    <w:rsid w:val="008B402E"/>
    <w:rsid w:val="008C27C1"/>
    <w:rsid w:val="008D6664"/>
    <w:rsid w:val="008D7CDB"/>
    <w:rsid w:val="008E100E"/>
    <w:rsid w:val="008E4BA9"/>
    <w:rsid w:val="008E7A27"/>
    <w:rsid w:val="008E7D17"/>
    <w:rsid w:val="009512AB"/>
    <w:rsid w:val="00965E52"/>
    <w:rsid w:val="00991E04"/>
    <w:rsid w:val="009A256E"/>
    <w:rsid w:val="009B077E"/>
    <w:rsid w:val="009D07DC"/>
    <w:rsid w:val="009D3BBF"/>
    <w:rsid w:val="009F46A7"/>
    <w:rsid w:val="009F4FF0"/>
    <w:rsid w:val="00A036CF"/>
    <w:rsid w:val="00A1282E"/>
    <w:rsid w:val="00A1289E"/>
    <w:rsid w:val="00A14247"/>
    <w:rsid w:val="00A40D57"/>
    <w:rsid w:val="00A44493"/>
    <w:rsid w:val="00A53760"/>
    <w:rsid w:val="00A70A87"/>
    <w:rsid w:val="00A73DE5"/>
    <w:rsid w:val="00A761C9"/>
    <w:rsid w:val="00AA2791"/>
    <w:rsid w:val="00AA4C7C"/>
    <w:rsid w:val="00AB0C53"/>
    <w:rsid w:val="00AB4CD0"/>
    <w:rsid w:val="00AC61EE"/>
    <w:rsid w:val="00AC66C4"/>
    <w:rsid w:val="00AC7086"/>
    <w:rsid w:val="00AE1DF9"/>
    <w:rsid w:val="00AE26F5"/>
    <w:rsid w:val="00AE3A33"/>
    <w:rsid w:val="00B1262B"/>
    <w:rsid w:val="00B135CE"/>
    <w:rsid w:val="00B14284"/>
    <w:rsid w:val="00B278A2"/>
    <w:rsid w:val="00B339B8"/>
    <w:rsid w:val="00B346A7"/>
    <w:rsid w:val="00B3490D"/>
    <w:rsid w:val="00B43970"/>
    <w:rsid w:val="00B50A34"/>
    <w:rsid w:val="00B54C38"/>
    <w:rsid w:val="00B5613E"/>
    <w:rsid w:val="00B57CB1"/>
    <w:rsid w:val="00B77509"/>
    <w:rsid w:val="00B77DCE"/>
    <w:rsid w:val="00B81B0E"/>
    <w:rsid w:val="00B87CA9"/>
    <w:rsid w:val="00B949CC"/>
    <w:rsid w:val="00B9666E"/>
    <w:rsid w:val="00BB3512"/>
    <w:rsid w:val="00BB3C75"/>
    <w:rsid w:val="00BC5172"/>
    <w:rsid w:val="00BD7338"/>
    <w:rsid w:val="00BF0EEB"/>
    <w:rsid w:val="00BF522D"/>
    <w:rsid w:val="00C0214A"/>
    <w:rsid w:val="00C030C1"/>
    <w:rsid w:val="00C05D3A"/>
    <w:rsid w:val="00C13AB8"/>
    <w:rsid w:val="00C1562F"/>
    <w:rsid w:val="00C6717B"/>
    <w:rsid w:val="00C71380"/>
    <w:rsid w:val="00C85D48"/>
    <w:rsid w:val="00C9003C"/>
    <w:rsid w:val="00C97ECA"/>
    <w:rsid w:val="00CA1160"/>
    <w:rsid w:val="00CA664D"/>
    <w:rsid w:val="00CA702E"/>
    <w:rsid w:val="00CA7350"/>
    <w:rsid w:val="00CB639D"/>
    <w:rsid w:val="00CD51E6"/>
    <w:rsid w:val="00CE433B"/>
    <w:rsid w:val="00CF55EB"/>
    <w:rsid w:val="00D70855"/>
    <w:rsid w:val="00D71D8E"/>
    <w:rsid w:val="00D865B4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2915"/>
    <w:rsid w:val="00DE5C3D"/>
    <w:rsid w:val="00DE6256"/>
    <w:rsid w:val="00E02500"/>
    <w:rsid w:val="00E06E3D"/>
    <w:rsid w:val="00E12ED8"/>
    <w:rsid w:val="00E162C9"/>
    <w:rsid w:val="00E3005D"/>
    <w:rsid w:val="00E30491"/>
    <w:rsid w:val="00E42239"/>
    <w:rsid w:val="00E45665"/>
    <w:rsid w:val="00E46B74"/>
    <w:rsid w:val="00E473ED"/>
    <w:rsid w:val="00E47DAF"/>
    <w:rsid w:val="00E62550"/>
    <w:rsid w:val="00E74F13"/>
    <w:rsid w:val="00E83116"/>
    <w:rsid w:val="00E914E5"/>
    <w:rsid w:val="00E91B86"/>
    <w:rsid w:val="00EA6CEC"/>
    <w:rsid w:val="00EA7AC2"/>
    <w:rsid w:val="00EB5158"/>
    <w:rsid w:val="00EC000C"/>
    <w:rsid w:val="00EC345E"/>
    <w:rsid w:val="00ED1030"/>
    <w:rsid w:val="00EF2A67"/>
    <w:rsid w:val="00EF2FD5"/>
    <w:rsid w:val="00F11473"/>
    <w:rsid w:val="00F253C5"/>
    <w:rsid w:val="00F30624"/>
    <w:rsid w:val="00F4717F"/>
    <w:rsid w:val="00F5301B"/>
    <w:rsid w:val="00F53B2F"/>
    <w:rsid w:val="00F55CE3"/>
    <w:rsid w:val="00F56653"/>
    <w:rsid w:val="00F74175"/>
    <w:rsid w:val="00F75B22"/>
    <w:rsid w:val="00F92A04"/>
    <w:rsid w:val="00FA4972"/>
    <w:rsid w:val="00FA5291"/>
    <w:rsid w:val="00FB3BA5"/>
    <w:rsid w:val="00FB71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docId w15:val="{EB7003A1-5626-504A-AB08-B9A67292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4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49CC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DE29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83C1D8C-8CC6-43EC-8518-237E04D77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3239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77</cp:revision>
  <dcterms:created xsi:type="dcterms:W3CDTF">2020-09-27T16:54:00Z</dcterms:created>
  <dcterms:modified xsi:type="dcterms:W3CDTF">2021-12-28T18:23:00Z</dcterms:modified>
</cp:coreProperties>
</file>