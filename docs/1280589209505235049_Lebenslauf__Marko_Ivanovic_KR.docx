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  <w:tblPrChange w:id="0" w:author="Sarah Bergmann" w:date="2024-08-18T12:17:00Z" w16du:dateUtc="2024-08-18T10:17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6A0" w:firstRow="1" w:lastRow="0" w:firstColumn="1" w:lastColumn="0" w:noHBand="1" w:noVBand="1"/>
          </w:tblPr>
        </w:tblPrChange>
      </w:tblPr>
      <w:tblGrid>
        <w:gridCol w:w="1985"/>
        <w:gridCol w:w="1559"/>
        <w:gridCol w:w="1979"/>
        <w:gridCol w:w="147"/>
        <w:gridCol w:w="284"/>
        <w:gridCol w:w="142"/>
        <w:gridCol w:w="283"/>
        <w:gridCol w:w="142"/>
        <w:gridCol w:w="283"/>
        <w:gridCol w:w="567"/>
        <w:gridCol w:w="1696"/>
        <w:tblGridChange w:id="1">
          <w:tblGrid>
            <w:gridCol w:w="1985"/>
            <w:gridCol w:w="3538"/>
            <w:gridCol w:w="147"/>
            <w:gridCol w:w="284"/>
            <w:gridCol w:w="142"/>
            <w:gridCol w:w="283"/>
            <w:gridCol w:w="142"/>
            <w:gridCol w:w="283"/>
            <w:gridCol w:w="567"/>
            <w:gridCol w:w="1696"/>
          </w:tblGrid>
        </w:tblGridChange>
      </w:tblGrid>
      <w:tr w:rsidR="00E55D90" w:rsidRPr="00BF7024" w14:paraId="487AC9CE" w14:textId="77777777" w:rsidTr="00176788">
        <w:trPr>
          <w:trHeight w:val="20"/>
          <w:trPrChange w:id="2" w:author="Sarah Bergmann" w:date="2024-08-18T12:17:00Z" w16du:dateUtc="2024-08-18T10:17:00Z">
            <w:trPr>
              <w:trHeight w:val="283"/>
            </w:trPr>
          </w:trPrChange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  <w:tcPrChange w:id="3" w:author="Sarah Bergmann" w:date="2024-08-18T12:17:00Z" w16du:dateUtc="2024-08-18T10:17:00Z">
              <w:tcPr>
                <w:tcW w:w="9067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35895E2" w14:textId="43909053" w:rsidR="00E55D90" w:rsidRPr="00BF7024" w:rsidRDefault="00D820CA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  <w:pPrChange w:id="4" w:author="Sophie Klocke" w:date="2024-08-18T15:38:00Z" w16du:dateUtc="2024-08-18T13:38:00Z">
                <w:pPr>
                  <w:spacing w:line="276" w:lineRule="auto"/>
                  <w:jc w:val="center"/>
                </w:pPr>
              </w:pPrChange>
            </w:pPr>
            <w:r w:rsidRPr="00BF7024">
              <w:rPr>
                <w:rFonts w:ascii="Optima" w:hAnsi="Optima" w:cs="Times New Roman (Body CS)"/>
                <w:b/>
                <w:sz w:val="36"/>
                <w:szCs w:val="32"/>
              </w:rPr>
              <w:t>Marko Ivanovic</w:t>
            </w:r>
          </w:p>
        </w:tc>
      </w:tr>
      <w:tr w:rsidR="00E55D90" w:rsidRPr="00BF7024" w14:paraId="034602FF" w14:textId="77777777" w:rsidTr="00176788">
        <w:trPr>
          <w:trHeight w:val="20"/>
          <w:trPrChange w:id="5" w:author="Sarah Bergmann" w:date="2024-08-18T12:17:00Z" w16du:dateUtc="2024-08-18T10:17:00Z">
            <w:trPr>
              <w:trHeight w:val="283"/>
            </w:trPr>
          </w:trPrChange>
        </w:trPr>
        <w:tc>
          <w:tcPr>
            <w:tcW w:w="9067" w:type="dxa"/>
            <w:gridSpan w:val="11"/>
            <w:tcBorders>
              <w:top w:val="single" w:sz="4" w:space="0" w:color="auto"/>
            </w:tcBorders>
            <w:vAlign w:val="bottom"/>
            <w:tcPrChange w:id="6" w:author="Sarah Bergmann" w:date="2024-08-18T12:17:00Z" w16du:dateUtc="2024-08-18T10:17:00Z">
              <w:tcPr>
                <w:tcW w:w="9067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5E1D21A" w14:textId="63D4A366" w:rsidR="00E55D90" w:rsidRPr="00BF7024" w:rsidRDefault="00D820CA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  <w:pPrChange w:id="7" w:author="Sophie Klocke" w:date="2024-08-18T15:38:00Z" w16du:dateUtc="2024-08-18T13:38:00Z">
                <w:pPr>
                  <w:spacing w:line="276" w:lineRule="auto"/>
                  <w:jc w:val="center"/>
                </w:pPr>
              </w:pPrChange>
            </w:pP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Friedrich-List-Str. 55</w:t>
            </w:r>
            <w:ins w:id="8" w:author="Sarah Bergmann" w:date="2024-08-18T12:17:00Z" w16du:dateUtc="2024-08-18T10:17:00Z">
              <w:r w:rsidR="00176788" w:rsidRPr="00FB69DD">
                <w:rPr>
                  <w:rFonts w:ascii="Optima" w:hAnsi="Optima" w:cs="Times New Roman (Body CS)"/>
                  <w:bCs/>
                  <w:sz w:val="18"/>
                  <w:szCs w:val="18"/>
                </w:rPr>
                <w:t xml:space="preserve">, </w:t>
              </w:r>
            </w:ins>
            <w:del w:id="9" w:author="Sarah Bergmann" w:date="2024-08-18T12:17:00Z" w16du:dateUtc="2024-08-18T10:17:00Z">
              <w:r w:rsidR="00E55D90" w:rsidRPr="00BF7024" w:rsidDel="00176788">
                <w:rPr>
                  <w:rFonts w:ascii="Optima" w:hAnsi="Optima" w:cs="Times New Roman (Body CS)"/>
                  <w:bCs/>
                  <w:sz w:val="18"/>
                  <w:szCs w:val="18"/>
                </w:rPr>
                <w:delText xml:space="preserve"> • </w:delText>
              </w:r>
            </w:del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Neu-Isenburg</w:t>
            </w:r>
            <w:r w:rsidR="00E55D90" w:rsidRPr="00BF702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63263</w:t>
            </w:r>
            <w:ins w:id="10" w:author="Sarah Bergmann" w:date="2024-08-18T12:16:00Z" w16du:dateUtc="2024-08-18T10:16:00Z">
              <w:r w:rsidR="00176788" w:rsidRPr="00BF7024">
                <w:rPr>
                  <w:rFonts w:ascii="Optima" w:hAnsi="Optima" w:cs="Times New Roman (Body CS)"/>
                  <w:bCs/>
                  <w:sz w:val="18"/>
                  <w:szCs w:val="18"/>
                </w:rPr>
                <w:t xml:space="preserve"> </w:t>
              </w:r>
            </w:ins>
            <w:del w:id="11" w:author="Sarah Bergmann" w:date="2024-08-18T12:16:00Z" w16du:dateUtc="2024-08-18T10:16:00Z">
              <w:r w:rsidR="00E55D90" w:rsidRPr="00BF7024" w:rsidDel="00176788">
                <w:rPr>
                  <w:rFonts w:ascii="Optima" w:hAnsi="Optima" w:cs="Times New Roman (Body CS)"/>
                  <w:bCs/>
                  <w:sz w:val="18"/>
                  <w:szCs w:val="18"/>
                </w:rPr>
                <w:delText xml:space="preserve">, Germany </w:delText>
              </w:r>
            </w:del>
            <w:r w:rsidR="00E55D90" w:rsidRPr="00BF702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Marko.ivnvic@gmail.com</w:t>
            </w:r>
            <w:r w:rsidR="00E55D90" w:rsidRPr="00BF702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</w:t>
            </w: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5754372292</w:t>
            </w:r>
          </w:p>
        </w:tc>
      </w:tr>
      <w:tr w:rsidR="002508C2" w:rsidRPr="00BF7024" w14:paraId="0FCADE56" w14:textId="77777777" w:rsidTr="00176788">
        <w:trPr>
          <w:trHeight w:val="510"/>
          <w:trPrChange w:id="12" w:author="Sarah Bergmann" w:date="2024-08-18T12:17:00Z" w16du:dateUtc="2024-08-18T10:17:00Z">
            <w:trPr>
              <w:trHeight w:val="680"/>
            </w:trPr>
          </w:trPrChange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  <w:tcPrChange w:id="13" w:author="Sarah Bergmann" w:date="2024-08-18T12:17:00Z" w16du:dateUtc="2024-08-18T10:17:00Z">
              <w:tcPr>
                <w:tcW w:w="9067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BF7024" w:rsidRDefault="006E2C9C" w:rsidP="004527E6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F7024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BF7024" w14:paraId="7D1DEBF7" w14:textId="77777777" w:rsidTr="00B458B2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BF7024" w:rsidRDefault="00B17D95" w:rsidP="004527E6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F7024">
              <w:rPr>
                <w:rFonts w:ascii="Optima" w:hAnsi="Optima"/>
                <w:b/>
                <w:smallCaps/>
                <w:sz w:val="23"/>
                <w:szCs w:val="23"/>
              </w:rPr>
              <w:t xml:space="preserve">Johann </w:t>
            </w:r>
            <w:proofErr w:type="gramStart"/>
            <w:r w:rsidRPr="00BF7024">
              <w:rPr>
                <w:rFonts w:ascii="Optima" w:hAnsi="Optima"/>
                <w:b/>
                <w:smallCaps/>
                <w:sz w:val="23"/>
                <w:szCs w:val="23"/>
              </w:rPr>
              <w:t>Wolfgang Goethe-Universität</w:t>
            </w:r>
            <w:proofErr w:type="gramEnd"/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BF7024" w:rsidRDefault="00B17D95" w:rsidP="004527E6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F7024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BF7024" w14:paraId="61E5D482" w14:textId="77777777" w:rsidTr="00176788">
        <w:trPr>
          <w:trHeight w:val="20"/>
        </w:trPr>
        <w:tc>
          <w:tcPr>
            <w:tcW w:w="5523" w:type="dxa"/>
            <w:gridSpan w:val="3"/>
            <w:vAlign w:val="bottom"/>
            <w:tcPrChange w:id="14" w:author="Sarah Bergmann" w:date="2024-08-18T12:17:00Z" w16du:dateUtc="2024-08-18T10:17:00Z">
              <w:tcPr>
                <w:tcW w:w="5523" w:type="dxa"/>
                <w:gridSpan w:val="2"/>
              </w:tcPr>
            </w:tcPrChange>
          </w:tcPr>
          <w:p w14:paraId="11CB9A0F" w14:textId="376BF0B0" w:rsidR="00D1492F" w:rsidRPr="00BF7024" w:rsidRDefault="00D1492F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 xml:space="preserve">B.Sc. in </w:t>
            </w:r>
            <w:r w:rsidR="00B17D95" w:rsidRPr="00BF7024">
              <w:rPr>
                <w:rFonts w:ascii="Optima" w:hAnsi="Optima"/>
                <w:sz w:val="18"/>
              </w:rPr>
              <w:t xml:space="preserve">Wirtschaftswissenschaften </w:t>
            </w:r>
            <w:r w:rsidR="000E7770" w:rsidRPr="00BF7024">
              <w:rPr>
                <w:rFonts w:ascii="Optima" w:hAnsi="Optima"/>
                <w:sz w:val="18"/>
              </w:rPr>
              <w:t>(</w:t>
            </w:r>
            <w:ins w:id="15" w:author="Sarah Bergmann" w:date="2024-08-18T12:17:00Z" w16du:dateUtc="2024-08-18T10:17:00Z">
              <w:r w:rsidR="00176788" w:rsidRPr="00BF7024">
                <w:rPr>
                  <w:rFonts w:ascii="Optima" w:hAnsi="Optima"/>
                  <w:sz w:val="18"/>
                </w:rPr>
                <w:t>geplant, bereits i</w:t>
              </w:r>
            </w:ins>
            <w:del w:id="16" w:author="Sarah Bergmann" w:date="2024-08-18T12:17:00Z" w16du:dateUtc="2024-08-18T10:17:00Z">
              <w:r w:rsidR="00344A00" w:rsidRPr="00BF7024" w:rsidDel="00176788">
                <w:rPr>
                  <w:rFonts w:ascii="Optima" w:hAnsi="Optima"/>
                  <w:sz w:val="18"/>
                </w:rPr>
                <w:delText>I</w:delText>
              </w:r>
            </w:del>
            <w:r w:rsidR="00344A00" w:rsidRPr="00BF7024">
              <w:rPr>
                <w:rFonts w:ascii="Optima" w:hAnsi="Optima"/>
                <w:sz w:val="18"/>
              </w:rPr>
              <w:t>mmatrikuliert)</w:t>
            </w:r>
          </w:p>
        </w:tc>
        <w:tc>
          <w:tcPr>
            <w:tcW w:w="3544" w:type="dxa"/>
            <w:gridSpan w:val="8"/>
            <w:vAlign w:val="bottom"/>
            <w:tcPrChange w:id="17" w:author="Sarah Bergmann" w:date="2024-08-18T12:17:00Z" w16du:dateUtc="2024-08-18T10:17:00Z">
              <w:tcPr>
                <w:tcW w:w="3544" w:type="dxa"/>
                <w:gridSpan w:val="8"/>
              </w:tcPr>
            </w:tcPrChange>
          </w:tcPr>
          <w:p w14:paraId="419A9228" w14:textId="6BBB5104" w:rsidR="00D1492F" w:rsidRPr="00BF7024" w:rsidRDefault="00176788" w:rsidP="004527E6">
            <w:pPr>
              <w:jc w:val="right"/>
              <w:rPr>
                <w:rFonts w:ascii="Optima" w:hAnsi="Optima"/>
                <w:sz w:val="18"/>
              </w:rPr>
            </w:pPr>
            <w:ins w:id="18" w:author="Sarah Bergmann" w:date="2024-08-18T12:17:00Z" w16du:dateUtc="2024-08-18T10:17:00Z">
              <w:r w:rsidRPr="00BF7024">
                <w:rPr>
                  <w:rFonts w:ascii="Optima" w:hAnsi="Optima"/>
                  <w:sz w:val="18"/>
                </w:rPr>
                <w:t>a</w:t>
              </w:r>
            </w:ins>
            <w:del w:id="19" w:author="Sarah Bergmann" w:date="2024-08-18T12:17:00Z" w16du:dateUtc="2024-08-18T10:17:00Z">
              <w:r w:rsidR="00B262CF" w:rsidRPr="00BF7024" w:rsidDel="00176788">
                <w:rPr>
                  <w:rFonts w:ascii="Optima" w:hAnsi="Optima"/>
                  <w:sz w:val="18"/>
                </w:rPr>
                <w:delText>A</w:delText>
              </w:r>
            </w:del>
            <w:r w:rsidR="00B262CF" w:rsidRPr="00BF7024">
              <w:rPr>
                <w:rFonts w:ascii="Optima" w:hAnsi="Optima"/>
                <w:sz w:val="18"/>
              </w:rPr>
              <w:t>b 10/2024</w:t>
            </w:r>
          </w:p>
        </w:tc>
      </w:tr>
      <w:tr w:rsidR="00D5280E" w:rsidRPr="00BF7024" w14:paraId="1C51E2FF" w14:textId="77777777" w:rsidTr="00B458B2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1F11FA2" w:rsidR="00665BF3" w:rsidRPr="00BF7024" w:rsidRDefault="00E10477" w:rsidP="004527E6">
            <w:pPr>
              <w:rPr>
                <w:rFonts w:ascii="Optima" w:hAnsi="Optima"/>
                <w:sz w:val="18"/>
                <w:lang w:val="en-US"/>
              </w:rPr>
            </w:pPr>
            <w:r w:rsidRPr="00BF7024">
              <w:rPr>
                <w:rFonts w:ascii="Optima" w:hAnsi="Optima"/>
                <w:b/>
                <w:smallCaps/>
                <w:sz w:val="23"/>
                <w:szCs w:val="23"/>
              </w:rPr>
              <w:t xml:space="preserve">Max-Eyth-Schule 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229B83D4" w:rsidR="00665BF3" w:rsidRPr="00BF7024" w:rsidRDefault="00E10477" w:rsidP="004527E6">
            <w:pPr>
              <w:jc w:val="right"/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i/>
                <w:smallCaps/>
                <w:sz w:val="23"/>
                <w:szCs w:val="23"/>
              </w:rPr>
              <w:t>Dreieich</w:t>
            </w:r>
          </w:p>
        </w:tc>
      </w:tr>
      <w:tr w:rsidR="0091331D" w:rsidRPr="00BF7024" w14:paraId="312B82BC" w14:textId="77777777" w:rsidTr="00176788">
        <w:trPr>
          <w:trHeight w:val="20"/>
        </w:trPr>
        <w:tc>
          <w:tcPr>
            <w:tcW w:w="5670" w:type="dxa"/>
            <w:gridSpan w:val="4"/>
            <w:vAlign w:val="bottom"/>
            <w:tcPrChange w:id="20" w:author="Sarah Bergmann" w:date="2024-08-18T12:17:00Z" w16du:dateUtc="2024-08-18T10:17:00Z">
              <w:tcPr>
                <w:tcW w:w="5670" w:type="dxa"/>
                <w:gridSpan w:val="3"/>
              </w:tcPr>
            </w:tcPrChange>
          </w:tcPr>
          <w:p w14:paraId="1CEE182B" w14:textId="2298B9E2" w:rsidR="0091331D" w:rsidRPr="00BF7024" w:rsidRDefault="00176788" w:rsidP="004527E6">
            <w:pPr>
              <w:rPr>
                <w:rFonts w:ascii="Optima" w:hAnsi="Optima"/>
                <w:sz w:val="18"/>
                <w:lang w:val="de-AT"/>
              </w:rPr>
            </w:pPr>
            <w:ins w:id="21" w:author="Sarah Bergmann" w:date="2024-08-18T12:17:00Z" w16du:dateUtc="2024-08-18T10:17:00Z">
              <w:r w:rsidRPr="00BF7024">
                <w:rPr>
                  <w:rFonts w:ascii="Optima" w:hAnsi="Optima"/>
                  <w:sz w:val="18"/>
                  <w:lang w:val="de-AT"/>
                </w:rPr>
                <w:t xml:space="preserve">Allgemeine </w:t>
              </w:r>
            </w:ins>
            <w:r w:rsidR="00191671" w:rsidRPr="00BF7024">
              <w:rPr>
                <w:rFonts w:ascii="Optima" w:hAnsi="Optima"/>
                <w:sz w:val="18"/>
                <w:lang w:val="de-AT"/>
              </w:rPr>
              <w:t>Fachhochschulreife (</w:t>
            </w:r>
            <w:r w:rsidR="0091331D" w:rsidRPr="00BF7024">
              <w:rPr>
                <w:rFonts w:ascii="Optima" w:hAnsi="Optima"/>
                <w:sz w:val="18"/>
                <w:lang w:val="de-AT"/>
              </w:rPr>
              <w:t xml:space="preserve">Note: </w:t>
            </w:r>
            <w:r w:rsidR="00E10477" w:rsidRPr="00BF7024">
              <w:rPr>
                <w:rFonts w:ascii="Optima" w:hAnsi="Optima"/>
                <w:sz w:val="18"/>
                <w:lang w:val="de-AT"/>
              </w:rPr>
              <w:t>2,2</w:t>
            </w:r>
            <w:r w:rsidR="0091331D" w:rsidRPr="00BF7024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  <w:vAlign w:val="bottom"/>
            <w:tcPrChange w:id="22" w:author="Sarah Bergmann" w:date="2024-08-18T12:17:00Z" w16du:dateUtc="2024-08-18T10:17:00Z">
              <w:tcPr>
                <w:tcW w:w="3397" w:type="dxa"/>
                <w:gridSpan w:val="7"/>
              </w:tcPr>
            </w:tcPrChange>
          </w:tcPr>
          <w:p w14:paraId="7521EA6E" w14:textId="643DDFBD" w:rsidR="0091331D" w:rsidRPr="00BF7024" w:rsidRDefault="00BD6403" w:rsidP="004527E6">
            <w:pPr>
              <w:jc w:val="right"/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08/2020</w:t>
            </w:r>
            <w:r w:rsidR="0091331D" w:rsidRPr="00BF7024">
              <w:rPr>
                <w:rFonts w:ascii="Optima" w:hAnsi="Optima"/>
                <w:sz w:val="18"/>
              </w:rPr>
              <w:t xml:space="preserve"> – 0</w:t>
            </w:r>
            <w:r w:rsidRPr="00BF7024">
              <w:rPr>
                <w:rFonts w:ascii="Optima" w:hAnsi="Optima"/>
                <w:sz w:val="18"/>
              </w:rPr>
              <w:t>7</w:t>
            </w:r>
            <w:r w:rsidR="0091331D" w:rsidRPr="00BF7024">
              <w:rPr>
                <w:rFonts w:ascii="Optima" w:hAnsi="Optima"/>
                <w:sz w:val="18"/>
              </w:rPr>
              <w:t>/20</w:t>
            </w:r>
            <w:r w:rsidRPr="00BF7024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BF7024" w14:paraId="69F47C1D" w14:textId="77777777" w:rsidTr="00176788">
        <w:trPr>
          <w:trHeight w:val="20"/>
        </w:trPr>
        <w:tc>
          <w:tcPr>
            <w:tcW w:w="9067" w:type="dxa"/>
            <w:gridSpan w:val="11"/>
            <w:vAlign w:val="bottom"/>
            <w:tcPrChange w:id="23" w:author="Sarah Bergmann" w:date="2024-08-18T12:18:00Z" w16du:dateUtc="2024-08-18T10:18:00Z">
              <w:tcPr>
                <w:tcW w:w="9067" w:type="dxa"/>
                <w:gridSpan w:val="10"/>
              </w:tcPr>
            </w:tcPrChange>
          </w:tcPr>
          <w:p w14:paraId="5154E9E2" w14:textId="578A361A" w:rsidR="0091331D" w:rsidRPr="00BF7024" w:rsidRDefault="00B458B2">
            <w:pPr>
              <w:pStyle w:val="Bullets"/>
              <w:rPr>
                <w:rFonts w:ascii="Optima" w:hAnsi="Optima"/>
                <w:sz w:val="18"/>
                <w:lang w:val="de-AT"/>
              </w:rPr>
              <w:pPrChange w:id="24" w:author="Sophie Klocke" w:date="2024-08-18T15:38:00Z" w16du:dateUtc="2024-08-18T13:38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BF7024">
              <w:rPr>
                <w:rFonts w:ascii="Optima" w:hAnsi="Optima"/>
                <w:sz w:val="18"/>
                <w:lang w:val="de-AT"/>
                <w:rPrChange w:id="25" w:author="Sarah Bergmann" w:date="2024-08-18T12:26:00Z" w16du:dateUtc="2024-08-18T10:26:00Z">
                  <w:rPr>
                    <w:rFonts w:ascii="Optima" w:hAnsi="Optima"/>
                    <w:sz w:val="18"/>
                  </w:rPr>
                </w:rPrChange>
              </w:rPr>
              <w:t>Schwerpunkt</w:t>
            </w:r>
            <w:ins w:id="26" w:author="Sarah Bergmann" w:date="2024-08-18T12:18:00Z" w16du:dateUtc="2024-08-18T10:18:00Z">
              <w:r w:rsidR="00176788" w:rsidRPr="00BF7024">
                <w:rPr>
                  <w:rFonts w:ascii="Optima" w:hAnsi="Optima"/>
                  <w:sz w:val="18"/>
                  <w:lang w:val="de-AT"/>
                  <w:rPrChange w:id="27" w:author="Sarah Bergmann" w:date="2024-08-18T12:26:00Z" w16du:dateUtc="2024-08-18T10:26:00Z">
                    <w:rPr>
                      <w:rFonts w:ascii="Optima" w:hAnsi="Optima"/>
                      <w:sz w:val="18"/>
                    </w:rPr>
                  </w:rPrChange>
                </w:rPr>
                <w:t>:</w:t>
              </w:r>
            </w:ins>
            <w:del w:id="28" w:author="Sarah Bergmann" w:date="2024-08-18T12:18:00Z" w16du:dateUtc="2024-08-18T10:18:00Z">
              <w:r w:rsidRPr="00BF7024" w:rsidDel="00176788">
                <w:rPr>
                  <w:rFonts w:ascii="Optima" w:hAnsi="Optima"/>
                  <w:sz w:val="18"/>
                  <w:lang w:val="de-AT"/>
                  <w:rPrChange w:id="29" w:author="Sarah Bergmann" w:date="2024-08-18T12:26:00Z" w16du:dateUtc="2024-08-18T10:26:00Z">
                    <w:rPr>
                      <w:rFonts w:ascii="Optima" w:hAnsi="Optima"/>
                      <w:sz w:val="18"/>
                    </w:rPr>
                  </w:rPrChange>
                </w:rPr>
                <w:delText xml:space="preserve"> in</w:delText>
              </w:r>
            </w:del>
            <w:r w:rsidRPr="00BF7024">
              <w:rPr>
                <w:rFonts w:ascii="Optima" w:hAnsi="Optima"/>
                <w:sz w:val="18"/>
                <w:lang w:val="de-AT"/>
                <w:rPrChange w:id="30" w:author="Sarah Bergmann" w:date="2024-08-18T12:26:00Z" w16du:dateUtc="2024-08-18T10:26:00Z">
                  <w:rPr>
                    <w:rFonts w:ascii="Optima" w:hAnsi="Optima"/>
                    <w:sz w:val="18"/>
                  </w:rPr>
                </w:rPrChange>
              </w:rPr>
              <w:t xml:space="preserve"> Wirtschaft und Verwaltung</w:t>
            </w:r>
          </w:p>
          <w:p w14:paraId="0A4205C9" w14:textId="6A773F7C" w:rsidR="00D5280E" w:rsidRPr="009543B2" w:rsidRDefault="00BD6403">
            <w:pPr>
              <w:pStyle w:val="Bullets"/>
              <w:rPr>
                <w:rFonts w:ascii="Optima" w:hAnsi="Optima"/>
                <w:i w:val="0"/>
                <w:iCs w:val="0"/>
                <w:sz w:val="18"/>
                <w:lang w:val="de-AT"/>
                <w:rPrChange w:id="31" w:author="Sophie Klocke" w:date="2024-08-18T15:41:00Z" w16du:dateUtc="2024-08-18T13:41:00Z">
                  <w:rPr>
                    <w:rFonts w:ascii="Optima" w:hAnsi="Optima"/>
                    <w:i/>
                    <w:iCs/>
                    <w:sz w:val="18"/>
                  </w:rPr>
                </w:rPrChange>
              </w:rPr>
              <w:pPrChange w:id="32" w:author="Sophie Klocke" w:date="2024-08-18T15:38:00Z" w16du:dateUtc="2024-08-18T13:38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9543B2">
              <w:rPr>
                <w:rFonts w:ascii="Optima" w:hAnsi="Optima"/>
                <w:sz w:val="18"/>
                <w:lang w:val="de-AT"/>
                <w:rPrChange w:id="33" w:author="Sophie Klocke" w:date="2024-08-18T15:41:00Z" w16du:dateUtc="2024-08-18T13:41:00Z">
                  <w:rPr>
                    <w:rFonts w:ascii="Optima" w:hAnsi="Optima"/>
                    <w:sz w:val="18"/>
                  </w:rPr>
                </w:rPrChange>
              </w:rPr>
              <w:t xml:space="preserve">Erlernung von </w:t>
            </w:r>
            <w:ins w:id="34" w:author="Sarah Bergmann" w:date="2024-08-18T12:18:00Z" w16du:dateUtc="2024-08-18T10:18:00Z">
              <w:r w:rsidR="00176788" w:rsidRPr="009543B2">
                <w:rPr>
                  <w:rFonts w:ascii="Optima" w:hAnsi="Optima"/>
                  <w:sz w:val="18"/>
                  <w:lang w:val="de-AT"/>
                  <w:rPrChange w:id="35" w:author="Sophie Klocke" w:date="2024-08-18T15:41:00Z" w16du:dateUtc="2024-08-18T13:41:00Z">
                    <w:rPr>
                      <w:rFonts w:ascii="Optima" w:hAnsi="Optima"/>
                      <w:sz w:val="18"/>
                    </w:rPr>
                  </w:rPrChange>
                </w:rPr>
                <w:t>b</w:t>
              </w:r>
            </w:ins>
            <w:del w:id="36" w:author="Sarah Bergmann" w:date="2024-08-18T12:18:00Z" w16du:dateUtc="2024-08-18T10:18:00Z">
              <w:r w:rsidR="00CA225E" w:rsidRPr="009543B2" w:rsidDel="00176788">
                <w:rPr>
                  <w:rFonts w:ascii="Optima" w:hAnsi="Optima"/>
                  <w:sz w:val="18"/>
                  <w:lang w:val="de-AT"/>
                  <w:rPrChange w:id="37" w:author="Sophie Klocke" w:date="2024-08-18T15:41:00Z" w16du:dateUtc="2024-08-18T13:41:00Z">
                    <w:rPr>
                      <w:rFonts w:ascii="Optima" w:hAnsi="Optima"/>
                      <w:sz w:val="18"/>
                    </w:rPr>
                  </w:rPrChange>
                </w:rPr>
                <w:delText>B</w:delText>
              </w:r>
            </w:del>
            <w:r w:rsidR="00CA225E" w:rsidRPr="009543B2">
              <w:rPr>
                <w:rFonts w:ascii="Optima" w:hAnsi="Optima"/>
                <w:sz w:val="18"/>
                <w:lang w:val="de-AT"/>
                <w:rPrChange w:id="38" w:author="Sophie Klocke" w:date="2024-08-18T15:41:00Z" w16du:dateUtc="2024-08-18T13:41:00Z">
                  <w:rPr>
                    <w:rFonts w:ascii="Optima" w:hAnsi="Optima"/>
                    <w:sz w:val="18"/>
                  </w:rPr>
                </w:rPrChange>
              </w:rPr>
              <w:t>etriebswirtschaftlichen Grundlagen</w:t>
            </w:r>
            <w:r w:rsidR="007B57D1" w:rsidRPr="009543B2">
              <w:rPr>
                <w:rFonts w:ascii="Optima" w:hAnsi="Optima"/>
                <w:sz w:val="18"/>
                <w:lang w:val="de-AT"/>
                <w:rPrChange w:id="39" w:author="Sophie Klocke" w:date="2024-08-18T15:41:00Z" w16du:dateUtc="2024-08-18T13:41:00Z">
                  <w:rPr>
                    <w:rFonts w:ascii="Optima" w:hAnsi="Optima"/>
                    <w:sz w:val="18"/>
                  </w:rPr>
                </w:rPrChange>
              </w:rPr>
              <w:t xml:space="preserve"> (Rechnungswesen, Unternehmensgründung, Marketing</w:t>
            </w:r>
            <w:del w:id="40" w:author="Sarah Bergmann" w:date="2024-08-18T12:18:00Z" w16du:dateUtc="2024-08-18T10:18:00Z">
              <w:r w:rsidR="007B57D1" w:rsidRPr="009543B2" w:rsidDel="00176788">
                <w:rPr>
                  <w:rFonts w:ascii="Optima" w:hAnsi="Optima"/>
                  <w:sz w:val="18"/>
                  <w:lang w:val="de-AT"/>
                  <w:rPrChange w:id="41" w:author="Sophie Klocke" w:date="2024-08-18T15:41:00Z" w16du:dateUtc="2024-08-18T13:41:00Z">
                    <w:rPr>
                      <w:rFonts w:ascii="Optima" w:hAnsi="Optima"/>
                      <w:sz w:val="18"/>
                    </w:rPr>
                  </w:rPrChange>
                </w:rPr>
                <w:delText xml:space="preserve">  </w:delText>
              </w:r>
            </w:del>
          </w:p>
          <w:p w14:paraId="7C75D2B2" w14:textId="77777777" w:rsidR="007B57D1" w:rsidRPr="009543B2" w:rsidDel="00176788" w:rsidRDefault="00BD6403">
            <w:pPr>
              <w:pStyle w:val="Bullets"/>
              <w:numPr>
                <w:ilvl w:val="0"/>
                <w:numId w:val="0"/>
              </w:numPr>
              <w:ind w:left="720"/>
              <w:rPr>
                <w:del w:id="42" w:author="Sarah Bergmann" w:date="2024-08-18T12:18:00Z" w16du:dateUtc="2024-08-18T10:18:00Z"/>
                <w:rFonts w:ascii="Optima" w:hAnsi="Optima"/>
                <w:i w:val="0"/>
                <w:iCs w:val="0"/>
                <w:sz w:val="18"/>
                <w:lang w:val="de-AT"/>
                <w:rPrChange w:id="43" w:author="Sophie Klocke" w:date="2024-08-18T15:41:00Z" w16du:dateUtc="2024-08-18T13:41:00Z">
                  <w:rPr>
                    <w:del w:id="44" w:author="Sarah Bergmann" w:date="2024-08-18T12:18:00Z" w16du:dateUtc="2024-08-18T10:18:00Z"/>
                    <w:rFonts w:ascii="Optima" w:hAnsi="Optima"/>
                    <w:i/>
                    <w:iCs/>
                    <w:sz w:val="18"/>
                  </w:rPr>
                </w:rPrChange>
              </w:rPr>
              <w:pPrChange w:id="45" w:author="Sophie Klocke" w:date="2024-08-18T15:38:00Z" w16du:dateUtc="2024-08-18T13:38:00Z">
                <w:pPr>
                  <w:pStyle w:val="Listenabsatz"/>
                </w:pPr>
              </w:pPrChange>
            </w:pPr>
            <w:r w:rsidRPr="009543B2">
              <w:rPr>
                <w:rFonts w:ascii="Optima" w:hAnsi="Optima"/>
                <w:i w:val="0"/>
                <w:iCs w:val="0"/>
                <w:sz w:val="18"/>
                <w:lang w:val="de-AT"/>
                <w:rPrChange w:id="46" w:author="Sophie Klocke" w:date="2024-08-18T15:41:00Z" w16du:dateUtc="2024-08-18T13:41:00Z">
                  <w:rPr>
                    <w:rFonts w:ascii="Optima" w:hAnsi="Optima"/>
                    <w:i/>
                    <w:iCs/>
                    <w:sz w:val="18"/>
                  </w:rPr>
                </w:rPrChange>
              </w:rPr>
              <w:t>u</w:t>
            </w:r>
            <w:r w:rsidR="007B57D1" w:rsidRPr="009543B2">
              <w:rPr>
                <w:rFonts w:ascii="Optima" w:hAnsi="Optima"/>
                <w:i w:val="0"/>
                <w:iCs w:val="0"/>
                <w:sz w:val="18"/>
                <w:lang w:val="de-AT"/>
                <w:rPrChange w:id="47" w:author="Sophie Klocke" w:date="2024-08-18T15:41:00Z" w16du:dateUtc="2024-08-18T13:41:00Z">
                  <w:rPr>
                    <w:rFonts w:ascii="Optima" w:hAnsi="Optima"/>
                    <w:i/>
                    <w:iCs/>
                    <w:sz w:val="18"/>
                  </w:rPr>
                </w:rPrChange>
              </w:rPr>
              <w:t>nd Projektplanung</w:t>
            </w:r>
            <w:r w:rsidRPr="009543B2">
              <w:rPr>
                <w:rFonts w:ascii="Optima" w:hAnsi="Optima"/>
                <w:i w:val="0"/>
                <w:iCs w:val="0"/>
                <w:sz w:val="18"/>
                <w:lang w:val="de-AT"/>
                <w:rPrChange w:id="48" w:author="Sophie Klocke" w:date="2024-08-18T15:41:00Z" w16du:dateUtc="2024-08-18T13:41:00Z">
                  <w:rPr>
                    <w:rFonts w:ascii="Optima" w:hAnsi="Optima"/>
                    <w:i/>
                    <w:iCs/>
                    <w:sz w:val="18"/>
                  </w:rPr>
                </w:rPrChange>
              </w:rPr>
              <w:t>)</w:t>
            </w:r>
          </w:p>
          <w:p w14:paraId="1502D9D4" w14:textId="77777777" w:rsidR="00176788" w:rsidRPr="00BF7024" w:rsidRDefault="00176788">
            <w:pPr>
              <w:pStyle w:val="Bullets"/>
              <w:numPr>
                <w:ilvl w:val="0"/>
                <w:numId w:val="0"/>
              </w:numPr>
              <w:ind w:left="720"/>
              <w:rPr>
                <w:ins w:id="49" w:author="Sarah Bergmann" w:date="2024-08-18T12:18:00Z" w16du:dateUtc="2024-08-18T10:18:00Z"/>
                <w:rFonts w:ascii="Optima" w:hAnsi="Optima"/>
                <w:sz w:val="18"/>
                <w:lang w:val="de-AT"/>
                <w:rPrChange w:id="50" w:author="Sarah Bergmann" w:date="2024-08-18T12:26:00Z" w16du:dateUtc="2024-08-18T10:26:00Z">
                  <w:rPr>
                    <w:ins w:id="51" w:author="Sarah Bergmann" w:date="2024-08-18T12:18:00Z" w16du:dateUtc="2024-08-18T10:18:00Z"/>
                  </w:rPr>
                </w:rPrChange>
              </w:rPr>
              <w:pPrChange w:id="52" w:author="Sophie Klocke" w:date="2024-08-18T15:38:00Z" w16du:dateUtc="2024-08-18T13:38:00Z">
                <w:pPr/>
              </w:pPrChange>
            </w:pPr>
          </w:p>
          <w:p w14:paraId="23575F6C" w14:textId="5A5D6BA3" w:rsidR="00BD6403" w:rsidRPr="00BF7024" w:rsidRDefault="00176788">
            <w:pPr>
              <w:pStyle w:val="Bullets"/>
              <w:rPr>
                <w:rFonts w:ascii="Optima" w:hAnsi="Optima"/>
                <w:sz w:val="18"/>
                <w:lang w:val="de-AT"/>
                <w:rPrChange w:id="53" w:author="Sarah Bergmann" w:date="2024-08-18T12:26:00Z" w16du:dateUtc="2024-08-18T10:26:00Z">
                  <w:rPr/>
                </w:rPrChange>
              </w:rPr>
              <w:pPrChange w:id="54" w:author="Sophie Klocke" w:date="2024-08-18T15:38:00Z" w16du:dateUtc="2024-08-18T13:38:00Z">
                <w:pPr>
                  <w:pStyle w:val="Listenabsatz"/>
                </w:pPr>
              </w:pPrChange>
            </w:pPr>
            <w:ins w:id="55" w:author="Sarah Bergmann" w:date="2024-08-18T12:19:00Z" w16du:dateUtc="2024-08-18T10:19:00Z">
              <w:r w:rsidRPr="00BF7024">
                <w:rPr>
                  <w:rFonts w:ascii="Optima" w:hAnsi="Optima"/>
                  <w:sz w:val="18"/>
                  <w:lang w:val="de-AT"/>
                </w:rPr>
                <w:t xml:space="preserve">Absolvierung eines </w:t>
              </w:r>
            </w:ins>
            <w:r w:rsidR="00BD6403" w:rsidRPr="00BF7024">
              <w:rPr>
                <w:rFonts w:ascii="Optima" w:hAnsi="Optima"/>
                <w:sz w:val="18"/>
                <w:lang w:val="de-AT"/>
                <w:rPrChange w:id="56" w:author="Sarah Bergmann" w:date="2024-08-18T12:26:00Z" w16du:dateUtc="2024-08-18T10:26:00Z">
                  <w:rPr>
                    <w:i/>
                    <w:iCs/>
                  </w:rPr>
                </w:rPrChange>
              </w:rPr>
              <w:t>Jahrespraktikum</w:t>
            </w:r>
            <w:ins w:id="57" w:author="Sarah Bergmann" w:date="2024-08-18T12:19:00Z" w16du:dateUtc="2024-08-18T10:19:00Z">
              <w:r w:rsidRPr="00BF7024">
                <w:rPr>
                  <w:rFonts w:ascii="Optima" w:hAnsi="Optima"/>
                  <w:sz w:val="18"/>
                  <w:lang w:val="de-AT"/>
                </w:rPr>
                <w:t>s</w:t>
              </w:r>
            </w:ins>
            <w:r w:rsidR="00BD6403" w:rsidRPr="00BF7024">
              <w:rPr>
                <w:rFonts w:ascii="Optima" w:hAnsi="Optima"/>
                <w:sz w:val="18"/>
                <w:lang w:val="de-AT"/>
                <w:rPrChange w:id="58" w:author="Sarah Bergmann" w:date="2024-08-18T12:26:00Z" w16du:dateUtc="2024-08-18T10:26:00Z">
                  <w:rPr>
                    <w:i/>
                    <w:iCs/>
                  </w:rPr>
                </w:rPrChange>
              </w:rPr>
              <w:t xml:space="preserve"> in einem Versicherungsmakler-Unternehmen</w:t>
            </w:r>
          </w:p>
        </w:tc>
      </w:tr>
      <w:tr w:rsidR="00E55D90" w:rsidRPr="00BF7024" w14:paraId="3A2665B3" w14:textId="77777777" w:rsidTr="00B458B2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BF7024" w:rsidRDefault="00E55D90" w:rsidP="004527E6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F7024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BF7024" w14:paraId="127C64E2" w14:textId="77777777" w:rsidTr="00B458B2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2CE09800" w:rsidR="00E55D90" w:rsidRPr="00BF7024" w:rsidRDefault="00176788" w:rsidP="004527E6">
            <w:pPr>
              <w:rPr>
                <w:rFonts w:ascii="Optima" w:hAnsi="Optima"/>
                <w:sz w:val="23"/>
                <w:szCs w:val="23"/>
              </w:rPr>
            </w:pPr>
            <w:ins w:id="59" w:author="Sarah Bergmann" w:date="2024-08-18T12:20:00Z" w16du:dateUtc="2024-08-18T10:20:00Z">
              <w:r w:rsidRPr="00BF7024">
                <w:rPr>
                  <w:rFonts w:ascii="Optima" w:hAnsi="Optima"/>
                  <w:b/>
                  <w:smallCaps/>
                  <w:sz w:val="23"/>
                  <w:szCs w:val="23"/>
                </w:rPr>
                <w:t>Privat</w:t>
              </w:r>
            </w:ins>
            <w:del w:id="60" w:author="Sarah Bergmann" w:date="2024-08-18T12:19:00Z" w16du:dateUtc="2024-08-18T10:19:00Z">
              <w:r w:rsidR="00BD0124" w:rsidRPr="00BF7024" w:rsidDel="00176788">
                <w:rPr>
                  <w:rFonts w:ascii="Optima" w:hAnsi="Optima"/>
                  <w:b/>
                  <w:smallCaps/>
                  <w:sz w:val="23"/>
                  <w:szCs w:val="23"/>
                </w:rPr>
                <w:delText>Selbstständig im Personal/-Marketingbereich</w:delText>
              </w:r>
            </w:del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D4A98A2" w:rsidR="00E55D90" w:rsidRPr="00BF7024" w:rsidRDefault="00BD0124" w:rsidP="004527E6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F7024">
              <w:rPr>
                <w:rFonts w:ascii="Optima" w:hAnsi="Optima"/>
                <w:i/>
                <w:smallCaps/>
                <w:sz w:val="23"/>
                <w:szCs w:val="23"/>
              </w:rPr>
              <w:t>Neu-Isenburg</w:t>
            </w:r>
          </w:p>
        </w:tc>
      </w:tr>
      <w:tr w:rsidR="00E55D90" w:rsidRPr="00BF7024" w14:paraId="335D84E9" w14:textId="77777777" w:rsidTr="00176788">
        <w:trPr>
          <w:trHeight w:val="20"/>
        </w:trPr>
        <w:tc>
          <w:tcPr>
            <w:tcW w:w="5954" w:type="dxa"/>
            <w:gridSpan w:val="5"/>
            <w:vAlign w:val="bottom"/>
            <w:tcPrChange w:id="61" w:author="Sarah Bergmann" w:date="2024-08-18T12:20:00Z" w16du:dateUtc="2024-08-18T10:20:00Z">
              <w:tcPr>
                <w:tcW w:w="5954" w:type="dxa"/>
                <w:gridSpan w:val="4"/>
              </w:tcPr>
            </w:tcPrChange>
          </w:tcPr>
          <w:p w14:paraId="20B1570F" w14:textId="06615DBF" w:rsidR="00E55D90" w:rsidRPr="00BF7024" w:rsidRDefault="00B262CF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 xml:space="preserve">Gründer einer Recruiting- und Marketingagentur </w:t>
            </w:r>
          </w:p>
        </w:tc>
        <w:tc>
          <w:tcPr>
            <w:tcW w:w="3113" w:type="dxa"/>
            <w:gridSpan w:val="6"/>
            <w:vAlign w:val="bottom"/>
            <w:tcPrChange w:id="62" w:author="Sarah Bergmann" w:date="2024-08-18T12:20:00Z" w16du:dateUtc="2024-08-18T10:20:00Z">
              <w:tcPr>
                <w:tcW w:w="3113" w:type="dxa"/>
                <w:gridSpan w:val="6"/>
              </w:tcPr>
            </w:tcPrChange>
          </w:tcPr>
          <w:p w14:paraId="0475B997" w14:textId="731E691F" w:rsidR="00E55D90" w:rsidRPr="00BF7024" w:rsidRDefault="00BD0124" w:rsidP="004527E6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F7024">
              <w:rPr>
                <w:rFonts w:ascii="Optima" w:hAnsi="Optima"/>
                <w:sz w:val="18"/>
                <w:lang w:val="en-US"/>
              </w:rPr>
              <w:t>05/2023</w:t>
            </w:r>
            <w:ins w:id="63" w:author="Sarah Bergmann" w:date="2024-08-18T12:19:00Z" w16du:dateUtc="2024-08-18T10:19:00Z">
              <w:r w:rsidR="00176788" w:rsidRPr="00BF7024">
                <w:rPr>
                  <w:rFonts w:ascii="Optima" w:hAnsi="Optima"/>
                  <w:sz w:val="18"/>
                  <w:lang w:val="en-US"/>
                </w:rPr>
                <w:t xml:space="preserve"> – </w:t>
              </w:r>
            </w:ins>
            <w:del w:id="64" w:author="Sarah Bergmann" w:date="2024-08-18T12:19:00Z" w16du:dateUtc="2024-08-18T10:19:00Z">
              <w:r w:rsidRPr="00BF7024" w:rsidDel="00176788">
                <w:rPr>
                  <w:rFonts w:ascii="Optima" w:hAnsi="Optima"/>
                  <w:sz w:val="18"/>
                  <w:lang w:val="en-US"/>
                </w:rPr>
                <w:delText xml:space="preserve"> - </w:delText>
              </w:r>
            </w:del>
            <w:proofErr w:type="spellStart"/>
            <w:r w:rsidRPr="00BF7024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BF7024" w:rsidRPr="00BF7024" w14:paraId="54C3D64C" w14:textId="77777777" w:rsidTr="00176788">
        <w:trPr>
          <w:trHeight w:val="20"/>
        </w:trPr>
        <w:tc>
          <w:tcPr>
            <w:tcW w:w="9067" w:type="dxa"/>
            <w:gridSpan w:val="11"/>
            <w:vAlign w:val="bottom"/>
          </w:tcPr>
          <w:p w14:paraId="3246DF8F" w14:textId="288E8B7F" w:rsidR="000E7770" w:rsidRPr="00BF7024" w:rsidDel="00176788" w:rsidRDefault="00E55D90">
            <w:pPr>
              <w:pStyle w:val="Bullets"/>
              <w:rPr>
                <w:del w:id="65" w:author="Sarah Bergmann" w:date="2024-08-18T12:20:00Z" w16du:dateUtc="2024-08-18T10:20:00Z"/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 xml:space="preserve">Erstellung </w:t>
            </w:r>
            <w:r w:rsidR="00BD0124" w:rsidRPr="00BF7024">
              <w:rPr>
                <w:rFonts w:ascii="Optima" w:hAnsi="Optima"/>
                <w:sz w:val="18"/>
                <w:lang w:val="de-AT"/>
              </w:rPr>
              <w:t>und Management vo</w:t>
            </w:r>
            <w:r w:rsidR="00B262CF" w:rsidRPr="00BF7024">
              <w:rPr>
                <w:rFonts w:ascii="Optima" w:hAnsi="Optima"/>
                <w:sz w:val="18"/>
                <w:lang w:val="de-AT"/>
              </w:rPr>
              <w:t>n</w:t>
            </w:r>
            <w:r w:rsidR="00BD0124" w:rsidRPr="00BF7024">
              <w:rPr>
                <w:rFonts w:ascii="Optima" w:hAnsi="Optima"/>
                <w:sz w:val="18"/>
                <w:lang w:val="de-AT"/>
              </w:rPr>
              <w:t xml:space="preserve"> </w:t>
            </w:r>
            <w:proofErr w:type="spellStart"/>
            <w:r w:rsidR="00BD0124" w:rsidRPr="00BF7024">
              <w:rPr>
                <w:rFonts w:ascii="Optima" w:hAnsi="Optima"/>
                <w:sz w:val="18"/>
                <w:lang w:val="de-AT"/>
              </w:rPr>
              <w:t>Social</w:t>
            </w:r>
            <w:proofErr w:type="spellEnd"/>
            <w:ins w:id="66" w:author="Sarah Bergmann" w:date="2024-08-18T12:21:00Z" w16du:dateUtc="2024-08-18T10:21:00Z">
              <w:r w:rsidR="00176788" w:rsidRPr="00BF7024">
                <w:rPr>
                  <w:rFonts w:ascii="Optima" w:hAnsi="Optima"/>
                  <w:sz w:val="18"/>
                  <w:lang w:val="de-AT"/>
                </w:rPr>
                <w:t xml:space="preserve"> </w:t>
              </w:r>
            </w:ins>
            <w:del w:id="67" w:author="Sarah Bergmann" w:date="2024-08-18T12:21:00Z" w16du:dateUtc="2024-08-18T10:21:00Z">
              <w:r w:rsidR="00BD0124" w:rsidRPr="00BF7024" w:rsidDel="00176788">
                <w:rPr>
                  <w:rFonts w:ascii="Optima" w:hAnsi="Optima"/>
                  <w:sz w:val="18"/>
                  <w:lang w:val="de-AT"/>
                </w:rPr>
                <w:delText>-</w:delText>
              </w:r>
            </w:del>
            <w:r w:rsidR="00BD0124" w:rsidRPr="00BF7024">
              <w:rPr>
                <w:rFonts w:ascii="Optima" w:hAnsi="Optima"/>
                <w:sz w:val="18"/>
                <w:lang w:val="de-AT"/>
              </w:rPr>
              <w:t>Media</w:t>
            </w:r>
            <w:ins w:id="68" w:author="Sarah Bergmann" w:date="2024-08-18T12:21:00Z" w16du:dateUtc="2024-08-18T10:21:00Z">
              <w:r w:rsidR="00176788" w:rsidRPr="00BF7024">
                <w:rPr>
                  <w:rFonts w:ascii="Optima" w:hAnsi="Optima"/>
                  <w:sz w:val="18"/>
                  <w:lang w:val="de-AT"/>
                </w:rPr>
                <w:t xml:space="preserve"> </w:t>
              </w:r>
            </w:ins>
            <w:del w:id="69" w:author="Sarah Bergmann" w:date="2024-08-18T12:20:00Z" w16du:dateUtc="2024-08-18T10:20:00Z">
              <w:r w:rsidR="00B262CF" w:rsidRPr="00BF7024" w:rsidDel="00176788">
                <w:rPr>
                  <w:rFonts w:ascii="Optima" w:hAnsi="Optima"/>
                  <w:sz w:val="18"/>
                  <w:lang w:val="de-AT"/>
                </w:rPr>
                <w:delText xml:space="preserve"> </w:delText>
              </w:r>
            </w:del>
            <w:r w:rsidR="00BD0124" w:rsidRPr="00BF7024">
              <w:rPr>
                <w:rFonts w:ascii="Optima" w:hAnsi="Optima"/>
                <w:sz w:val="18"/>
                <w:lang w:val="de-AT"/>
              </w:rPr>
              <w:t>Marketing</w:t>
            </w:r>
            <w:r w:rsidR="00B262CF" w:rsidRPr="00BF7024">
              <w:rPr>
                <w:rFonts w:ascii="Optima" w:hAnsi="Optima"/>
                <w:sz w:val="18"/>
                <w:lang w:val="de-AT"/>
              </w:rPr>
              <w:t>-</w:t>
            </w:r>
            <w:r w:rsidR="00BD0124" w:rsidRPr="00BF7024">
              <w:rPr>
                <w:rFonts w:ascii="Optima" w:hAnsi="Optima"/>
                <w:sz w:val="18"/>
                <w:lang w:val="de-AT"/>
              </w:rPr>
              <w:t>Kampagnen</w:t>
            </w:r>
            <w:r w:rsidR="007B57D1" w:rsidRPr="00BF7024">
              <w:rPr>
                <w:rFonts w:ascii="Optima" w:hAnsi="Optima"/>
                <w:sz w:val="18"/>
                <w:lang w:val="de-AT"/>
              </w:rPr>
              <w:t xml:space="preserve"> auf </w:t>
            </w:r>
          </w:p>
          <w:p w14:paraId="5D2A3803" w14:textId="75DD62C4" w:rsidR="007B57D1" w:rsidRPr="00BF7024" w:rsidRDefault="007B57D1">
            <w:pPr>
              <w:pStyle w:val="Bullets"/>
              <w:rPr>
                <w:rFonts w:ascii="Optima" w:hAnsi="Optima"/>
                <w:sz w:val="18"/>
                <w:lang w:val="de-AT"/>
              </w:rPr>
              <w:pPrChange w:id="70" w:author="Sophie Klocke" w:date="2024-08-18T15:38:00Z" w16du:dateUtc="2024-08-18T13:38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BF7024">
              <w:rPr>
                <w:rFonts w:ascii="Optima" w:hAnsi="Optima"/>
                <w:sz w:val="18"/>
                <w:lang w:val="de-AT"/>
              </w:rPr>
              <w:t xml:space="preserve">Facebook </w:t>
            </w:r>
            <w:r w:rsidR="000E7770" w:rsidRPr="00BF7024">
              <w:rPr>
                <w:rFonts w:ascii="Optima" w:hAnsi="Optima"/>
                <w:sz w:val="18"/>
                <w:lang w:val="de-AT"/>
              </w:rPr>
              <w:t>u</w:t>
            </w:r>
            <w:r w:rsidRPr="00BF7024">
              <w:rPr>
                <w:rFonts w:ascii="Optima" w:hAnsi="Optima"/>
                <w:sz w:val="18"/>
                <w:lang w:val="de-AT"/>
              </w:rPr>
              <w:t>nd Instagram zur Mitarbeite</w:t>
            </w:r>
            <w:r w:rsidR="00BD6403" w:rsidRPr="00BF7024">
              <w:rPr>
                <w:rFonts w:ascii="Optima" w:hAnsi="Optima"/>
                <w:sz w:val="18"/>
                <w:lang w:val="de-AT"/>
              </w:rPr>
              <w:t>r- und Kundengewinnung in Kooperation mit Partnern</w:t>
            </w:r>
          </w:p>
          <w:p w14:paraId="23AB8399" w14:textId="1624AD62" w:rsidR="00E55D90" w:rsidRPr="00BF7024" w:rsidDel="00176788" w:rsidRDefault="007B57D1">
            <w:pPr>
              <w:pStyle w:val="Bullets"/>
              <w:rPr>
                <w:del w:id="71" w:author="Sarah Bergmann" w:date="2024-08-18T12:20:00Z" w16du:dateUtc="2024-08-18T10:20:00Z"/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Erstellung und Bearbeitung von Werbevideos und Fotos</w:t>
            </w:r>
            <w:ins w:id="72" w:author="Sarah Bergmann" w:date="2024-08-18T12:20:00Z" w16du:dateUtc="2024-08-18T10:20:00Z">
              <w:r w:rsidR="00176788" w:rsidRPr="00BF7024">
                <w:rPr>
                  <w:rFonts w:ascii="Optima" w:hAnsi="Optima"/>
                  <w:sz w:val="18"/>
                  <w:lang w:val="de-AT"/>
                </w:rPr>
                <w:t xml:space="preserve">, </w:t>
              </w:r>
            </w:ins>
          </w:p>
          <w:p w14:paraId="4AA652F5" w14:textId="1E317432" w:rsidR="00E55D90" w:rsidRPr="00BF7024" w:rsidDel="00176788" w:rsidRDefault="007B57D1">
            <w:pPr>
              <w:pStyle w:val="Bullets"/>
              <w:rPr>
                <w:del w:id="73" w:author="Sarah Bergmann" w:date="2024-08-18T12:20:00Z" w16du:dateUtc="2024-08-18T10:20:00Z"/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Optimierung von internen Recruiting-Prozessen</w:t>
            </w:r>
            <w:ins w:id="74" w:author="Sarah Bergmann" w:date="2024-08-18T12:20:00Z" w16du:dateUtc="2024-08-18T10:20:00Z">
              <w:r w:rsidR="00176788" w:rsidRPr="00BF7024">
                <w:rPr>
                  <w:rFonts w:ascii="Optima" w:hAnsi="Optima"/>
                  <w:sz w:val="18"/>
                  <w:lang w:val="de-AT"/>
                </w:rPr>
                <w:t xml:space="preserve"> sowie </w:t>
              </w:r>
            </w:ins>
          </w:p>
          <w:p w14:paraId="6DD9BA0F" w14:textId="2F16DC27" w:rsidR="000E7770" w:rsidRPr="00BF7024" w:rsidRDefault="000E7770" w:rsidP="004527E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Akqui</w:t>
            </w:r>
            <w:del w:id="75" w:author="Sarah Bergmann" w:date="2024-08-18T12:21:00Z" w16du:dateUtc="2024-08-18T10:21:00Z">
              <w:r w:rsidRPr="00BF7024" w:rsidDel="00176788">
                <w:rPr>
                  <w:rFonts w:ascii="Optima" w:hAnsi="Optima"/>
                  <w:sz w:val="18"/>
                  <w:lang w:val="de-AT"/>
                </w:rPr>
                <w:delText>e</w:delText>
              </w:r>
            </w:del>
            <w:r w:rsidRPr="00BF7024">
              <w:rPr>
                <w:rFonts w:ascii="Optima" w:hAnsi="Optima"/>
                <w:sz w:val="18"/>
                <w:lang w:val="de-AT"/>
              </w:rPr>
              <w:t>rierung von Neukunden</w:t>
            </w:r>
          </w:p>
        </w:tc>
      </w:tr>
      <w:tr w:rsidR="00E55D90" w:rsidRPr="00BF7024" w14:paraId="50AFEA03" w14:textId="77777777" w:rsidTr="00B458B2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74D3599E" w:rsidR="00E55D90" w:rsidRPr="00BF7024" w:rsidRDefault="00BD0124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Alldrink</w:t>
            </w:r>
            <w:proofErr w:type="spellEnd"/>
            <w:r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2B020E15" w:rsidR="00E55D90" w:rsidRPr="00BF7024" w:rsidRDefault="00BD0124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F7024">
              <w:rPr>
                <w:rFonts w:ascii="Optima" w:hAnsi="Optima"/>
                <w:iCs w:val="0"/>
                <w:smallCaps/>
                <w:sz w:val="23"/>
                <w:szCs w:val="23"/>
              </w:rPr>
              <w:t>Neu-Isenburg</w:t>
            </w:r>
          </w:p>
        </w:tc>
      </w:tr>
      <w:tr w:rsidR="00E55D90" w:rsidRPr="00BF7024" w14:paraId="48328CB9" w14:textId="77777777" w:rsidTr="00176788">
        <w:trPr>
          <w:trHeight w:val="20"/>
        </w:trPr>
        <w:tc>
          <w:tcPr>
            <w:tcW w:w="6379" w:type="dxa"/>
            <w:gridSpan w:val="7"/>
            <w:vAlign w:val="bottom"/>
            <w:tcPrChange w:id="76" w:author="Sarah Bergmann" w:date="2024-08-18T12:21:00Z" w16du:dateUtc="2024-08-18T10:21:00Z">
              <w:tcPr>
                <w:tcW w:w="6379" w:type="dxa"/>
                <w:gridSpan w:val="6"/>
              </w:tcPr>
            </w:tcPrChange>
          </w:tcPr>
          <w:p w14:paraId="74B74B41" w14:textId="691BB9DE" w:rsidR="00E55D90" w:rsidRPr="00BF7024" w:rsidRDefault="00BD0124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</w:rPr>
              <w:t xml:space="preserve">Verkäufer im Einzelhandel </w:t>
            </w:r>
            <w:r w:rsidR="00B458B2" w:rsidRPr="00BF7024">
              <w:rPr>
                <w:rFonts w:ascii="Optima" w:hAnsi="Optima"/>
                <w:i w:val="0"/>
                <w:iCs w:val="0"/>
                <w:sz w:val="18"/>
              </w:rPr>
              <w:t>(Vollzeit und Teilzeit)</w:t>
            </w:r>
          </w:p>
        </w:tc>
        <w:tc>
          <w:tcPr>
            <w:tcW w:w="2688" w:type="dxa"/>
            <w:gridSpan w:val="4"/>
            <w:vAlign w:val="bottom"/>
            <w:tcPrChange w:id="77" w:author="Sarah Bergmann" w:date="2024-08-18T12:21:00Z" w16du:dateUtc="2024-08-18T10:21:00Z">
              <w:tcPr>
                <w:tcW w:w="2688" w:type="dxa"/>
                <w:gridSpan w:val="4"/>
              </w:tcPr>
            </w:tcPrChange>
          </w:tcPr>
          <w:p w14:paraId="2CB21DEB" w14:textId="4CD88E39" w:rsidR="00E55D90" w:rsidRPr="00BF7024" w:rsidRDefault="00BD0124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12/2022</w:t>
            </w:r>
            <w:r w:rsidR="00E55D90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4/2024</w:t>
            </w:r>
          </w:p>
        </w:tc>
      </w:tr>
      <w:tr w:rsidR="00E55D90" w:rsidRPr="00BF7024" w14:paraId="7C4155D6" w14:textId="77777777" w:rsidTr="00176788">
        <w:trPr>
          <w:trHeight w:val="20"/>
        </w:trPr>
        <w:tc>
          <w:tcPr>
            <w:tcW w:w="9067" w:type="dxa"/>
            <w:gridSpan w:val="11"/>
            <w:vAlign w:val="bottom"/>
            <w:tcPrChange w:id="78" w:author="Sarah Bergmann" w:date="2024-08-18T12:21:00Z" w16du:dateUtc="2024-08-18T10:21:00Z">
              <w:tcPr>
                <w:tcW w:w="9067" w:type="dxa"/>
                <w:gridSpan w:val="10"/>
              </w:tcPr>
            </w:tcPrChange>
          </w:tcPr>
          <w:p w14:paraId="1A135F1D" w14:textId="5D91F4A1" w:rsidR="00E55D90" w:rsidRPr="00BF7024" w:rsidDel="00176788" w:rsidRDefault="00B458B2">
            <w:pPr>
              <w:pStyle w:val="Bullets"/>
              <w:rPr>
                <w:del w:id="79" w:author="Sarah Bergmann" w:date="2024-08-18T12:22:00Z" w16du:dateUtc="2024-08-18T10:22:00Z"/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Regelmäßige Verwaltung des Ladens</w:t>
            </w:r>
            <w:ins w:id="80" w:author="Sarah Bergmann" w:date="2024-08-18T12:22:00Z" w16du:dateUtc="2024-08-18T10:22:00Z">
              <w:r w:rsidR="00176788" w:rsidRPr="00BF7024">
                <w:rPr>
                  <w:rFonts w:ascii="Optima" w:hAnsi="Optima"/>
                  <w:sz w:val="18"/>
                  <w:lang w:val="de-AT"/>
                </w:rPr>
                <w:t xml:space="preserve">, </w:t>
              </w:r>
            </w:ins>
          </w:p>
          <w:p w14:paraId="7C7DA6E8" w14:textId="52182836" w:rsidR="00E55D90" w:rsidRPr="00BF7024" w:rsidRDefault="007B57D1" w:rsidP="004527E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Kundenbetreuung und Beratung sowie Verkauf</w:t>
            </w:r>
            <w:ins w:id="81" w:author="Sarah Bergmann" w:date="2024-08-18T12:22:00Z" w16du:dateUtc="2024-08-18T10:22:00Z">
              <w:r w:rsidR="00176788" w:rsidRPr="00BF7024">
                <w:rPr>
                  <w:rFonts w:ascii="Optima" w:hAnsi="Optima"/>
                  <w:sz w:val="18"/>
                  <w:lang w:val="de-AT"/>
                </w:rPr>
                <w:t xml:space="preserve"> von Waren</w:t>
              </w:r>
            </w:ins>
          </w:p>
          <w:p w14:paraId="3658805E" w14:textId="5ABEBF72" w:rsidR="00E55D90" w:rsidRPr="00BF7024" w:rsidRDefault="007B57D1" w:rsidP="004527E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Durchführung von Bestellungen und Inventur</w:t>
            </w:r>
            <w:r w:rsidR="00BD6403" w:rsidRPr="00BF7024">
              <w:rPr>
                <w:rFonts w:ascii="Optima" w:hAnsi="Optima"/>
                <w:sz w:val="18"/>
                <w:lang w:val="de-AT"/>
              </w:rPr>
              <w:t>en</w:t>
            </w:r>
          </w:p>
        </w:tc>
      </w:tr>
      <w:tr w:rsidR="00E55D90" w:rsidRPr="00BF7024" w14:paraId="0D4DF1FA" w14:textId="77777777" w:rsidTr="00B458B2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420A11C4" w:rsidR="00E55D90" w:rsidRPr="00BF7024" w:rsidRDefault="00B458B2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Covimedical</w:t>
            </w:r>
            <w:proofErr w:type="spellEnd"/>
            <w:r w:rsidR="007B57D1"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1EBAECDF" w:rsidR="00E55D90" w:rsidRPr="00BF7024" w:rsidRDefault="00B458B2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F7024">
              <w:rPr>
                <w:rFonts w:ascii="Optima" w:hAnsi="Optima"/>
                <w:iCs w:val="0"/>
                <w:smallCaps/>
                <w:sz w:val="23"/>
                <w:szCs w:val="23"/>
              </w:rPr>
              <w:t>Dreieich</w:t>
            </w:r>
          </w:p>
        </w:tc>
      </w:tr>
      <w:tr w:rsidR="00E55D90" w:rsidRPr="00BF7024" w14:paraId="7A1EBBAB" w14:textId="77777777" w:rsidTr="00176788">
        <w:trPr>
          <w:trHeight w:val="20"/>
        </w:trPr>
        <w:tc>
          <w:tcPr>
            <w:tcW w:w="6096" w:type="dxa"/>
            <w:gridSpan w:val="6"/>
            <w:vAlign w:val="bottom"/>
            <w:tcPrChange w:id="82" w:author="Sarah Bergmann" w:date="2024-08-18T12:22:00Z" w16du:dateUtc="2024-08-18T10:22:00Z">
              <w:tcPr>
                <w:tcW w:w="6096" w:type="dxa"/>
                <w:gridSpan w:val="5"/>
              </w:tcPr>
            </w:tcPrChange>
          </w:tcPr>
          <w:p w14:paraId="06A0ABEE" w14:textId="6C5A9397" w:rsidR="00E55D90" w:rsidRPr="00BF7024" w:rsidRDefault="00B458B2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</w:rPr>
              <w:t>Covid-Testungspersonal (</w:t>
            </w:r>
            <w:del w:id="83" w:author="Sarah Bergmann" w:date="2024-08-18T12:22:00Z" w16du:dateUtc="2024-08-18T10:22:00Z">
              <w:r w:rsidR="00A645CF" w:rsidRPr="00BF7024" w:rsidDel="00176788">
                <w:rPr>
                  <w:rFonts w:ascii="Optima" w:hAnsi="Optima"/>
                  <w:i w:val="0"/>
                  <w:iCs w:val="0"/>
                  <w:sz w:val="18"/>
                </w:rPr>
                <w:delText xml:space="preserve"> </w:delText>
              </w:r>
            </w:del>
            <w:r w:rsidR="00A645CF" w:rsidRPr="00BF7024">
              <w:rPr>
                <w:rFonts w:ascii="Optima" w:hAnsi="Optima"/>
                <w:i w:val="0"/>
                <w:iCs w:val="0"/>
                <w:sz w:val="18"/>
              </w:rPr>
              <w:t xml:space="preserve">Vollzeit und </w:t>
            </w:r>
            <w:r w:rsidRPr="00BF7024">
              <w:rPr>
                <w:rFonts w:ascii="Optima" w:hAnsi="Optima"/>
                <w:i w:val="0"/>
                <w:iCs w:val="0"/>
                <w:sz w:val="18"/>
              </w:rPr>
              <w:t>Teilzeit)</w:t>
            </w:r>
          </w:p>
        </w:tc>
        <w:tc>
          <w:tcPr>
            <w:tcW w:w="2971" w:type="dxa"/>
            <w:gridSpan w:val="5"/>
            <w:vAlign w:val="bottom"/>
            <w:tcPrChange w:id="84" w:author="Sarah Bergmann" w:date="2024-08-18T12:22:00Z" w16du:dateUtc="2024-08-18T10:22:00Z">
              <w:tcPr>
                <w:tcW w:w="2971" w:type="dxa"/>
                <w:gridSpan w:val="5"/>
              </w:tcPr>
            </w:tcPrChange>
          </w:tcPr>
          <w:p w14:paraId="59E67B8D" w14:textId="61CBE0C3" w:rsidR="00E55D90" w:rsidRPr="00BF7024" w:rsidRDefault="00B262CF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04/2022</w:t>
            </w:r>
            <w:r w:rsidR="00E55D90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8/2022</w:t>
            </w:r>
          </w:p>
        </w:tc>
      </w:tr>
      <w:tr w:rsidR="00E55D90" w:rsidRPr="00BF7024" w14:paraId="76B55717" w14:textId="77777777" w:rsidTr="00176788">
        <w:trPr>
          <w:trHeight w:val="20"/>
        </w:trPr>
        <w:tc>
          <w:tcPr>
            <w:tcW w:w="9067" w:type="dxa"/>
            <w:gridSpan w:val="11"/>
            <w:vAlign w:val="bottom"/>
            <w:tcPrChange w:id="85" w:author="Sarah Bergmann" w:date="2024-08-18T12:22:00Z" w16du:dateUtc="2024-08-18T10:22:00Z">
              <w:tcPr>
                <w:tcW w:w="9067" w:type="dxa"/>
                <w:gridSpan w:val="10"/>
              </w:tcPr>
            </w:tcPrChange>
          </w:tcPr>
          <w:p w14:paraId="39519817" w14:textId="0BBE7E78" w:rsidR="00E55D90" w:rsidRPr="00BF7024" w:rsidDel="00176788" w:rsidRDefault="007B57D1">
            <w:pPr>
              <w:pStyle w:val="Bullets"/>
              <w:rPr>
                <w:del w:id="86" w:author="Sarah Bergmann" w:date="2024-08-18T12:22:00Z" w16du:dateUtc="2024-08-18T10:22:00Z"/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Verwaltung der Geschäftsstelle</w:t>
            </w:r>
            <w:ins w:id="87" w:author="Sarah Bergmann" w:date="2024-08-18T12:22:00Z" w16du:dateUtc="2024-08-18T10:22:00Z">
              <w:r w:rsidR="00176788" w:rsidRPr="00BF7024">
                <w:rPr>
                  <w:rFonts w:ascii="Optima" w:hAnsi="Optima"/>
                  <w:sz w:val="18"/>
                  <w:lang w:val="de-AT"/>
                </w:rPr>
                <w:t xml:space="preserve"> s</w:t>
              </w:r>
            </w:ins>
            <w:ins w:id="88" w:author="Sarah Bergmann" w:date="2024-08-18T12:23:00Z" w16du:dateUtc="2024-08-18T10:23:00Z">
              <w:r w:rsidR="00176788" w:rsidRPr="00BF7024">
                <w:rPr>
                  <w:rFonts w:ascii="Optima" w:hAnsi="Optima"/>
                  <w:sz w:val="18"/>
                  <w:lang w:val="de-AT"/>
                </w:rPr>
                <w:t xml:space="preserve">owie </w:t>
              </w:r>
            </w:ins>
          </w:p>
          <w:p w14:paraId="5E301C2A" w14:textId="65D531E7" w:rsidR="00E55D90" w:rsidRPr="00BF7024" w:rsidRDefault="007B57D1" w:rsidP="004527E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Durchführung von Covid-Tests</w:t>
            </w:r>
          </w:p>
        </w:tc>
      </w:tr>
      <w:tr w:rsidR="00E55D90" w:rsidRPr="00BF7024" w14:paraId="414B4085" w14:textId="77777777" w:rsidTr="00B458B2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BF7024" w:rsidRDefault="00E55D90" w:rsidP="004527E6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BF7024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BF7024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E55D90" w:rsidRPr="00BF7024" w14:paraId="74251178" w14:textId="77777777" w:rsidTr="00B458B2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42934F8" w:rsidR="00E55D90" w:rsidRPr="00BF7024" w:rsidRDefault="00EB3D05" w:rsidP="004527E6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F702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proofErr w:type="spellEnd"/>
            <w:r w:rsidRPr="00BF702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  <w:r w:rsidR="00E55D90" w:rsidRPr="00BF702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42F912E2" w:rsidR="00E55D90" w:rsidRPr="00BF7024" w:rsidRDefault="0017678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23"/>
                <w:szCs w:val="23"/>
                <w:rPrChange w:id="89" w:author="Sarah Bergmann" w:date="2024-08-18T12:26:00Z" w16du:dateUtc="2024-08-18T10:26:00Z">
                  <w:rPr>
                    <w:rFonts w:ascii="Optima" w:hAnsi="Optima" w:cs="Times New Roman (Body CS)"/>
                    <w:b/>
                    <w:bCs/>
                    <w:i w:val="0"/>
                    <w:iCs/>
                    <w:sz w:val="23"/>
                    <w:szCs w:val="23"/>
                  </w:rPr>
                </w:rPrChange>
              </w:rPr>
              <w:pPrChange w:id="90" w:author="Sophie Klocke" w:date="2024-08-18T15:38:00Z" w16du:dateUtc="2024-08-18T13:38:00Z">
                <w:pPr>
                  <w:pStyle w:val="Ort"/>
                </w:pPr>
              </w:pPrChange>
            </w:pPr>
            <w:ins w:id="91" w:author="Sarah Bergmann" w:date="2024-08-18T12:23:00Z" w16du:dateUtc="2024-08-18T10:23:00Z">
              <w:r w:rsidRPr="00BF7024">
                <w:rPr>
                  <w:rFonts w:ascii="Optima" w:hAnsi="Optima"/>
                  <w:iCs w:val="0"/>
                  <w:smallCaps/>
                  <w:sz w:val="23"/>
                  <w:szCs w:val="23"/>
                  <w:rPrChange w:id="92" w:author="Sarah Bergmann" w:date="2024-08-18T12:26:00Z" w16du:dateUtc="2024-08-18T10:26:00Z">
                    <w:rPr>
                      <w:rFonts w:ascii="Optima" w:hAnsi="Optima" w:cs="Times New Roman (Body CS)"/>
                      <w:b/>
                      <w:bCs/>
                      <w:i w:val="0"/>
                      <w:smallCaps w:val="0"/>
                      <w:sz w:val="23"/>
                      <w:szCs w:val="23"/>
                    </w:rPr>
                  </w:rPrChange>
                </w:rPr>
                <w:t>Online</w:t>
              </w:r>
            </w:ins>
          </w:p>
        </w:tc>
      </w:tr>
      <w:tr w:rsidR="00E55D90" w:rsidRPr="00BF7024" w14:paraId="4F59C612" w14:textId="77777777" w:rsidTr="00176788">
        <w:trPr>
          <w:trHeight w:val="20"/>
          <w:trPrChange w:id="93" w:author="Sarah Bergmann" w:date="2024-08-18T12:24:00Z" w16du:dateUtc="2024-08-18T10:24:00Z">
            <w:trPr>
              <w:trHeight w:val="193"/>
            </w:trPr>
          </w:trPrChange>
        </w:trPr>
        <w:tc>
          <w:tcPr>
            <w:tcW w:w="6804" w:type="dxa"/>
            <w:gridSpan w:val="9"/>
            <w:vAlign w:val="bottom"/>
            <w:tcPrChange w:id="94" w:author="Sarah Bergmann" w:date="2024-08-18T12:24:00Z" w16du:dateUtc="2024-08-18T10:24:00Z">
              <w:tcPr>
                <w:tcW w:w="6804" w:type="dxa"/>
                <w:gridSpan w:val="8"/>
              </w:tcPr>
            </w:tcPrChange>
          </w:tcPr>
          <w:p w14:paraId="32F07601" w14:textId="053198FE" w:rsidR="00E55D90" w:rsidRPr="00BF7024" w:rsidRDefault="00E55D90" w:rsidP="004527E6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 xml:space="preserve">Aktives Mitglied </w:t>
            </w:r>
            <w:r w:rsidR="00EB3D05" w:rsidRPr="00BF7024">
              <w:rPr>
                <w:rFonts w:ascii="Optima" w:hAnsi="Optima"/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263" w:type="dxa"/>
            <w:gridSpan w:val="2"/>
            <w:vAlign w:val="bottom"/>
            <w:tcPrChange w:id="95" w:author="Sarah Bergmann" w:date="2024-08-18T12:24:00Z" w16du:dateUtc="2024-08-18T10:24:00Z">
              <w:tcPr>
                <w:tcW w:w="2263" w:type="dxa"/>
                <w:gridSpan w:val="2"/>
              </w:tcPr>
            </w:tcPrChange>
          </w:tcPr>
          <w:p w14:paraId="45DD2178" w14:textId="274EDABE" w:rsidR="00E55D90" w:rsidRPr="00BF7024" w:rsidRDefault="00EB3D05" w:rsidP="004527E6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BF7024">
              <w:rPr>
                <w:rFonts w:ascii="Optima" w:hAnsi="Optima"/>
                <w:sz w:val="18"/>
                <w:lang w:val="en-US"/>
              </w:rPr>
              <w:t>07/2024</w:t>
            </w:r>
            <w:ins w:id="96" w:author="Sarah Bergmann" w:date="2024-08-18T12:23:00Z" w16du:dateUtc="2024-08-18T10:23:00Z">
              <w:r w:rsidR="00176788" w:rsidRPr="00BF7024">
                <w:rPr>
                  <w:rFonts w:ascii="Optima" w:hAnsi="Optima"/>
                  <w:sz w:val="18"/>
                  <w:lang w:val="en-US"/>
                </w:rPr>
                <w:t xml:space="preserve"> – </w:t>
              </w:r>
            </w:ins>
            <w:del w:id="97" w:author="Sarah Bergmann" w:date="2024-08-18T12:23:00Z" w16du:dateUtc="2024-08-18T10:23:00Z">
              <w:r w:rsidRPr="00BF7024" w:rsidDel="00176788">
                <w:rPr>
                  <w:rFonts w:ascii="Optima" w:hAnsi="Optima"/>
                  <w:sz w:val="18"/>
                  <w:lang w:val="en-US"/>
                </w:rPr>
                <w:delText xml:space="preserve"> - </w:delText>
              </w:r>
            </w:del>
            <w:proofErr w:type="spellStart"/>
            <w:r w:rsidRPr="00BF7024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BF7024" w14:paraId="02437711" w14:textId="77777777" w:rsidTr="00176788">
        <w:trPr>
          <w:trHeight w:val="20"/>
          <w:trPrChange w:id="98" w:author="Sarah Bergmann" w:date="2024-08-18T12:24:00Z" w16du:dateUtc="2024-08-18T10:24:00Z">
            <w:trPr>
              <w:trHeight w:val="193"/>
            </w:trPr>
          </w:trPrChange>
        </w:trPr>
        <w:tc>
          <w:tcPr>
            <w:tcW w:w="9067" w:type="dxa"/>
            <w:gridSpan w:val="11"/>
            <w:vAlign w:val="bottom"/>
            <w:tcPrChange w:id="99" w:author="Sarah Bergmann" w:date="2024-08-18T12:24:00Z" w16du:dateUtc="2024-08-18T10:24:00Z">
              <w:tcPr>
                <w:tcW w:w="9067" w:type="dxa"/>
                <w:gridSpan w:val="10"/>
              </w:tcPr>
            </w:tcPrChange>
          </w:tcPr>
          <w:p w14:paraId="7CA4D9D0" w14:textId="65EE6A22" w:rsidR="00E55D90" w:rsidRPr="00BF7024" w:rsidDel="00176788" w:rsidRDefault="00EB3D05">
            <w:pPr>
              <w:pStyle w:val="Beschreibung"/>
              <w:numPr>
                <w:ilvl w:val="0"/>
                <w:numId w:val="24"/>
              </w:numPr>
              <w:rPr>
                <w:del w:id="100" w:author="Sarah Bergmann" w:date="2024-08-18T12:24:00Z" w16du:dateUtc="2024-08-18T10:24:00Z"/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i/>
                <w:sz w:val="18"/>
                <w:lang w:val="de-AT"/>
              </w:rPr>
              <w:t xml:space="preserve">Fachliche und </w:t>
            </w:r>
            <w:ins w:id="101" w:author="Sarah Bergmann" w:date="2024-08-18T12:24:00Z" w16du:dateUtc="2024-08-18T10:24:00Z">
              <w:r w:rsidR="00176788" w:rsidRPr="00BF7024">
                <w:rPr>
                  <w:rFonts w:ascii="Optima" w:hAnsi="Optima"/>
                  <w:i/>
                  <w:sz w:val="18"/>
                  <w:lang w:val="de-AT"/>
                </w:rPr>
                <w:t>p</w:t>
              </w:r>
            </w:ins>
            <w:del w:id="102" w:author="Sarah Bergmann" w:date="2024-08-18T12:24:00Z" w16du:dateUtc="2024-08-18T10:24:00Z">
              <w:r w:rsidRPr="00BF7024" w:rsidDel="00176788">
                <w:rPr>
                  <w:rFonts w:ascii="Optima" w:hAnsi="Optima"/>
                  <w:i/>
                  <w:sz w:val="18"/>
                  <w:lang w:val="de-AT"/>
                </w:rPr>
                <w:delText>P</w:delText>
              </w:r>
            </w:del>
            <w:r w:rsidRPr="00BF7024">
              <w:rPr>
                <w:rFonts w:ascii="Optima" w:hAnsi="Optima"/>
                <w:i/>
                <w:sz w:val="18"/>
                <w:lang w:val="de-AT"/>
              </w:rPr>
              <w:t>ersönliche Weiterentwicklung durch Vorbereitungskurse für den Arbeitsalltag</w:t>
            </w:r>
            <w:ins w:id="103" w:author="Sarah Bergmann" w:date="2024-08-18T12:24:00Z" w16du:dateUtc="2024-08-18T10:24:00Z">
              <w:r w:rsidR="00176788" w:rsidRPr="00BF7024">
                <w:rPr>
                  <w:rFonts w:ascii="Optima" w:hAnsi="Optima"/>
                  <w:i/>
                  <w:sz w:val="18"/>
                  <w:lang w:val="de-AT"/>
                </w:rPr>
                <w:t xml:space="preserve"> i</w:t>
              </w:r>
            </w:ins>
          </w:p>
          <w:p w14:paraId="3F70B5B7" w14:textId="15FDB78C" w:rsidR="00EB3D05" w:rsidRPr="00BF7024" w:rsidRDefault="00EB3D0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  <w:pPrChange w:id="104" w:author="Sophie Klocke" w:date="2024-08-18T15:38:00Z" w16du:dateUtc="2024-08-18T13:38:00Z">
                <w:pPr>
                  <w:pStyle w:val="Beschreibung"/>
                  <w:ind w:left="720"/>
                </w:pPr>
              </w:pPrChange>
            </w:pPr>
            <w:del w:id="105" w:author="Sarah Bergmann" w:date="2024-08-18T12:24:00Z" w16du:dateUtc="2024-08-18T10:24:00Z">
              <w:r w:rsidRPr="00BF7024" w:rsidDel="00176788">
                <w:rPr>
                  <w:rFonts w:ascii="Optima" w:hAnsi="Optima"/>
                  <w:i/>
                  <w:sz w:val="18"/>
                  <w:lang w:val="de-AT"/>
                </w:rPr>
                <w:delText>I</w:delText>
              </w:r>
            </w:del>
            <w:r w:rsidRPr="00BF7024">
              <w:rPr>
                <w:rFonts w:ascii="Optima" w:hAnsi="Optima"/>
                <w:i/>
                <w:sz w:val="18"/>
                <w:lang w:val="de-AT"/>
              </w:rPr>
              <w:t xml:space="preserve">n der Unternehmensberatung und </w:t>
            </w:r>
            <w:ins w:id="106" w:author="Sarah Bergmann" w:date="2024-08-18T12:24:00Z" w16du:dateUtc="2024-08-18T10:24:00Z">
              <w:r w:rsidR="00176788" w:rsidRPr="00BF7024">
                <w:rPr>
                  <w:rFonts w:ascii="Optima" w:hAnsi="Optima"/>
                  <w:i/>
                  <w:sz w:val="18"/>
                  <w:lang w:val="de-AT"/>
                </w:rPr>
                <w:t xml:space="preserve">im </w:t>
              </w:r>
            </w:ins>
            <w:r w:rsidRPr="00BF7024">
              <w:rPr>
                <w:rFonts w:ascii="Optima" w:hAnsi="Optima"/>
                <w:i/>
                <w:sz w:val="18"/>
                <w:lang w:val="de-AT"/>
              </w:rPr>
              <w:t>Private</w:t>
            </w:r>
            <w:ins w:id="107" w:author="Sarah Bergmann" w:date="2024-08-18T12:24:00Z" w16du:dateUtc="2024-08-18T10:24:00Z">
              <w:r w:rsidR="00176788" w:rsidRPr="00BF7024">
                <w:rPr>
                  <w:rFonts w:ascii="Optima" w:hAnsi="Optima"/>
                  <w:i/>
                  <w:sz w:val="18"/>
                  <w:lang w:val="de-AT"/>
                </w:rPr>
                <w:t xml:space="preserve"> </w:t>
              </w:r>
            </w:ins>
            <w:del w:id="108" w:author="Sarah Bergmann" w:date="2024-08-18T12:24:00Z" w16du:dateUtc="2024-08-18T10:24:00Z">
              <w:r w:rsidRPr="00BF7024" w:rsidDel="00176788">
                <w:rPr>
                  <w:rFonts w:ascii="Optima" w:hAnsi="Optima"/>
                  <w:i/>
                  <w:sz w:val="18"/>
                  <w:lang w:val="de-AT"/>
                </w:rPr>
                <w:delText>-</w:delText>
              </w:r>
            </w:del>
            <w:r w:rsidRPr="00BF7024">
              <w:rPr>
                <w:rFonts w:ascii="Optima" w:hAnsi="Optima"/>
                <w:i/>
                <w:sz w:val="18"/>
                <w:lang w:val="de-AT"/>
              </w:rPr>
              <w:t>Equity (MS Office, Branchenkenntnisse, …)</w:t>
            </w:r>
          </w:p>
          <w:p w14:paraId="68CFAD97" w14:textId="53C83746" w:rsidR="00E55D90" w:rsidRPr="00BF7024" w:rsidRDefault="00FF0F6A" w:rsidP="004527E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i/>
                <w:sz w:val="18"/>
                <w:lang w:val="de-AT"/>
              </w:rPr>
              <w:t>Aufbau und Mitglied eines DACH-weiten Netzwerks aus über 1</w:t>
            </w:r>
            <w:ins w:id="109" w:author="Sarah Bergmann" w:date="2024-08-18T12:24:00Z" w16du:dateUtc="2024-08-18T10:24:00Z">
              <w:r w:rsidR="00176788" w:rsidRPr="00BF7024">
                <w:rPr>
                  <w:rFonts w:ascii="Optima" w:hAnsi="Optima"/>
                  <w:i/>
                  <w:sz w:val="18"/>
                  <w:lang w:val="de-AT"/>
                </w:rPr>
                <w:t>.</w:t>
              </w:r>
            </w:ins>
            <w:r w:rsidRPr="00BF7024">
              <w:rPr>
                <w:rFonts w:ascii="Optima" w:hAnsi="Optima"/>
                <w:i/>
                <w:sz w:val="18"/>
                <w:lang w:val="de-AT"/>
              </w:rPr>
              <w:t xml:space="preserve">000 Studierenden mit hohem Interesse an Finance und Consulting sowie verschiedenen Experten </w:t>
            </w:r>
            <w:del w:id="110" w:author="Sophie Klocke" w:date="2024-08-18T15:43:00Z" w16du:dateUtc="2024-08-18T13:43:00Z">
              <w:r w:rsidRPr="00BF7024" w:rsidDel="009543B2">
                <w:rPr>
                  <w:rFonts w:ascii="Optima" w:hAnsi="Optima"/>
                  <w:i/>
                  <w:sz w:val="18"/>
                  <w:lang w:val="de-AT"/>
                </w:rPr>
                <w:delText xml:space="preserve">und Methoden </w:delText>
              </w:r>
            </w:del>
            <w:r w:rsidRPr="00BF7024">
              <w:rPr>
                <w:rFonts w:ascii="Optima" w:hAnsi="Optima"/>
                <w:i/>
                <w:sz w:val="18"/>
                <w:lang w:val="de-AT"/>
              </w:rPr>
              <w:t>mit Jahrelanger Erfahrung</w:t>
            </w:r>
          </w:p>
        </w:tc>
      </w:tr>
      <w:tr w:rsidR="00E55D90" w:rsidRPr="00BF7024" w14:paraId="4AF19DD1" w14:textId="77777777" w:rsidTr="00B458B2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2EA0B34E" w:rsidR="00E55D90" w:rsidRPr="00BF7024" w:rsidRDefault="00EB3D05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Fraport Skyliners e.V.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60374110" w:rsidR="00E55D90" w:rsidRPr="00BF7024" w:rsidRDefault="00E55D90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F7024">
              <w:rPr>
                <w:rFonts w:ascii="Optima" w:hAnsi="Optima"/>
                <w:smallCaps/>
                <w:sz w:val="23"/>
                <w:szCs w:val="23"/>
              </w:rPr>
              <w:t>Frankfurt am Main</w:t>
            </w:r>
          </w:p>
        </w:tc>
      </w:tr>
      <w:tr w:rsidR="00E55D90" w:rsidRPr="00BF7024" w14:paraId="56372BDE" w14:textId="77777777" w:rsidTr="00176788">
        <w:trPr>
          <w:trHeight w:val="20"/>
          <w:trPrChange w:id="111" w:author="Sarah Bergmann" w:date="2024-08-18T12:24:00Z" w16du:dateUtc="2024-08-18T10:24:00Z">
            <w:trPr>
              <w:trHeight w:val="193"/>
            </w:trPr>
          </w:trPrChange>
        </w:trPr>
        <w:tc>
          <w:tcPr>
            <w:tcW w:w="7371" w:type="dxa"/>
            <w:gridSpan w:val="10"/>
            <w:vAlign w:val="bottom"/>
            <w:tcPrChange w:id="112" w:author="Sarah Bergmann" w:date="2024-08-18T12:24:00Z" w16du:dateUtc="2024-08-18T10:24:00Z">
              <w:tcPr>
                <w:tcW w:w="7371" w:type="dxa"/>
                <w:gridSpan w:val="9"/>
              </w:tcPr>
            </w:tcPrChange>
          </w:tcPr>
          <w:p w14:paraId="3C87D247" w14:textId="7DE95E6C" w:rsidR="00E55D90" w:rsidRPr="00BF7024" w:rsidRDefault="00EB3D05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commentRangeStart w:id="113"/>
            <w:del w:id="114" w:author="Marko Ivanovic" w:date="2024-09-03T19:15:00Z" w16du:dateUtc="2024-09-03T17:15:00Z">
              <w:r w:rsidRPr="00BF7024" w:rsidDel="00682BA4">
                <w:rPr>
                  <w:rFonts w:ascii="Optima" w:hAnsi="Optima"/>
                  <w:i w:val="0"/>
                  <w:iCs w:val="0"/>
                  <w:sz w:val="18"/>
                  <w:lang w:val="de-AT"/>
                </w:rPr>
                <w:delText>F</w:delText>
              </w:r>
            </w:del>
            <w:ins w:id="115" w:author="Sarah Bergmann" w:date="2024-08-18T12:24:00Z" w16du:dateUtc="2024-08-18T10:24:00Z">
              <w:del w:id="116" w:author="Marko Ivanovic" w:date="2024-09-03T19:15:00Z" w16du:dateUtc="2024-09-03T17:15:00Z">
                <w:r w:rsidR="00176788" w:rsidRPr="00BF7024" w:rsidDel="00682BA4">
                  <w:rPr>
                    <w:rFonts w:ascii="Optima" w:hAnsi="Optima"/>
                    <w:i w:val="0"/>
                    <w:iCs w:val="0"/>
                    <w:sz w:val="18"/>
                    <w:lang w:val="de-AT"/>
                  </w:rPr>
                  <w:delText xml:space="preserve">reiwilliges Soziales Jahr </w:delText>
                </w:r>
              </w:del>
            </w:ins>
            <w:commentRangeEnd w:id="113"/>
            <w:ins w:id="117" w:author="Sarah Bergmann" w:date="2024-08-18T12:25:00Z" w16du:dateUtc="2024-08-18T10:25:00Z">
              <w:del w:id="118" w:author="Marko Ivanovic" w:date="2024-09-03T19:15:00Z" w16du:dateUtc="2024-09-03T17:15:00Z">
                <w:r w:rsidR="00176788" w:rsidRPr="00BF7024" w:rsidDel="00682BA4">
                  <w:rPr>
                    <w:rStyle w:val="Kommentarzeichen"/>
                    <w:rFonts w:ascii="Optima" w:hAnsi="Optima" w:cstheme="minorBidi"/>
                    <w:i w:val="0"/>
                    <w:iCs w:val="0"/>
                    <w:color w:val="auto"/>
                    <w:rPrChange w:id="119" w:author="Sarah Bergmann" w:date="2024-08-18T12:26:00Z" w16du:dateUtc="2024-08-18T10:26:00Z">
                      <w:rPr>
                        <w:rStyle w:val="Kommentarzeichen"/>
                        <w:rFonts w:asciiTheme="minorHAnsi" w:hAnsiTheme="minorHAnsi" w:cstheme="minorBidi"/>
                        <w:i w:val="0"/>
                        <w:iCs w:val="0"/>
                        <w:color w:val="auto"/>
                      </w:rPr>
                    </w:rPrChange>
                  </w:rPr>
                  <w:commentReference w:id="113"/>
                </w:r>
              </w:del>
            </w:ins>
            <w:del w:id="120" w:author="Marko Ivanovic" w:date="2024-09-03T19:15:00Z" w16du:dateUtc="2024-09-03T17:15:00Z">
              <w:r w:rsidRPr="00BF7024" w:rsidDel="00682BA4">
                <w:rPr>
                  <w:rFonts w:ascii="Optima" w:hAnsi="Optima"/>
                  <w:i w:val="0"/>
                  <w:iCs w:val="0"/>
                  <w:sz w:val="18"/>
                  <w:lang w:val="de-AT"/>
                </w:rPr>
                <w:delText>SJ im Basketballverein</w:delText>
              </w:r>
            </w:del>
            <w:ins w:id="121" w:author="Marko Ivanovic" w:date="2024-09-03T19:15:00Z" w16du:dateUtc="2024-09-03T17:15:00Z">
              <w:r w:rsidR="00682BA4">
                <w:rPr>
                  <w:rFonts w:ascii="Optima" w:hAnsi="Optima"/>
                  <w:i w:val="0"/>
                  <w:iCs w:val="0"/>
                  <w:sz w:val="18"/>
                  <w:lang w:val="de-AT"/>
                </w:rPr>
                <w:t>Trainer &amp; Schiedsrichter für Jugendmannschaften</w:t>
              </w:r>
            </w:ins>
          </w:p>
        </w:tc>
        <w:tc>
          <w:tcPr>
            <w:tcW w:w="1696" w:type="dxa"/>
            <w:vAlign w:val="bottom"/>
            <w:tcPrChange w:id="122" w:author="Sarah Bergmann" w:date="2024-08-18T12:24:00Z" w16du:dateUtc="2024-08-18T10:24:00Z">
              <w:tcPr>
                <w:tcW w:w="1696" w:type="dxa"/>
              </w:tcPr>
            </w:tcPrChange>
          </w:tcPr>
          <w:p w14:paraId="288A2195" w14:textId="38947808" w:rsidR="00E55D90" w:rsidRPr="00BF7024" w:rsidRDefault="00E55D90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09/20</w:t>
            </w:r>
            <w:r w:rsidR="00EB3D05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22</w:t>
            </w: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</w:t>
            </w:r>
            <w:r w:rsidR="00EB3D05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12</w:t>
            </w: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EB3D05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E55D90" w:rsidRPr="00BF7024" w14:paraId="7ECB507F" w14:textId="77777777" w:rsidTr="00176788">
        <w:trPr>
          <w:trHeight w:val="20"/>
          <w:trPrChange w:id="123" w:author="Sarah Bergmann" w:date="2024-08-18T12:25:00Z" w16du:dateUtc="2024-08-18T10:25:00Z">
            <w:trPr>
              <w:trHeight w:val="193"/>
            </w:trPr>
          </w:trPrChange>
        </w:trPr>
        <w:tc>
          <w:tcPr>
            <w:tcW w:w="9067" w:type="dxa"/>
            <w:gridSpan w:val="11"/>
            <w:vAlign w:val="bottom"/>
            <w:tcPrChange w:id="124" w:author="Sarah Bergmann" w:date="2024-08-18T12:25:00Z" w16du:dateUtc="2024-08-18T10:25:00Z">
              <w:tcPr>
                <w:tcW w:w="9067" w:type="dxa"/>
                <w:gridSpan w:val="10"/>
              </w:tcPr>
            </w:tcPrChange>
          </w:tcPr>
          <w:p w14:paraId="1A6A237B" w14:textId="5AA7D942" w:rsidR="00E55D90" w:rsidRPr="00BF7024" w:rsidRDefault="00EB3D05" w:rsidP="004527E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F7024">
              <w:rPr>
                <w:rFonts w:ascii="Optima" w:hAnsi="Optima"/>
                <w:i/>
                <w:sz w:val="18"/>
                <w:lang w:val="de-AT"/>
              </w:rPr>
              <w:t xml:space="preserve">Trainer für Jugend- und Schulmannschaften </w:t>
            </w:r>
            <w:ins w:id="125" w:author="Marko Ivanovic" w:date="2024-09-03T19:32:00Z" w16du:dateUtc="2024-09-03T17:32:00Z">
              <w:r w:rsidR="000512C6">
                <w:rPr>
                  <w:rFonts w:ascii="Optima" w:hAnsi="Optima"/>
                  <w:i/>
                  <w:sz w:val="18"/>
                  <w:lang w:val="de-AT"/>
                </w:rPr>
                <w:t>innerhalb Frankfurts</w:t>
              </w:r>
            </w:ins>
          </w:p>
          <w:p w14:paraId="3A28FDEB" w14:textId="5726A958" w:rsidR="00E55D90" w:rsidRPr="00682BA4" w:rsidRDefault="00EB3D05" w:rsidP="004527E6">
            <w:pPr>
              <w:pStyle w:val="Beschreibung"/>
              <w:numPr>
                <w:ilvl w:val="0"/>
                <w:numId w:val="24"/>
              </w:numPr>
              <w:rPr>
                <w:ins w:id="126" w:author="Marko Ivanovic" w:date="2024-09-03T19:15:00Z" w16du:dateUtc="2024-09-03T17:15:00Z"/>
                <w:rFonts w:ascii="Optima" w:hAnsi="Optima"/>
                <w:i/>
                <w:iCs/>
                <w:sz w:val="18"/>
                <w:lang w:val="de-AT"/>
              </w:rPr>
            </w:pPr>
            <w:del w:id="127" w:author="Marko Ivanovic" w:date="2024-09-03T19:20:00Z" w16du:dateUtc="2024-09-03T17:20:00Z">
              <w:r w:rsidRPr="00BF7024" w:rsidDel="00682BA4">
                <w:rPr>
                  <w:rFonts w:ascii="Optima" w:hAnsi="Optima"/>
                  <w:i/>
                  <w:sz w:val="18"/>
                  <w:lang w:val="de-AT"/>
                </w:rPr>
                <w:delText xml:space="preserve">Unterstützung der Trainer </w:delText>
              </w:r>
              <w:r w:rsidR="001F2AEB" w:rsidRPr="00BF7024" w:rsidDel="00682BA4">
                <w:rPr>
                  <w:rFonts w:ascii="Optima" w:hAnsi="Optima"/>
                  <w:i/>
                  <w:sz w:val="18"/>
                  <w:lang w:val="de-AT"/>
                </w:rPr>
                <w:delText>und Spieler (ProB Mannschaft)</w:delText>
              </w:r>
            </w:del>
            <w:ins w:id="128" w:author="Marko Ivanovic" w:date="2024-09-03T19:20:00Z" w16du:dateUtc="2024-09-03T17:20:00Z">
              <w:r w:rsidR="00682BA4">
                <w:rPr>
                  <w:rFonts w:ascii="Optima" w:hAnsi="Optima"/>
                  <w:i/>
                  <w:sz w:val="18"/>
                  <w:lang w:val="de-AT"/>
                </w:rPr>
                <w:t>Baske</w:t>
              </w:r>
            </w:ins>
            <w:ins w:id="129" w:author="Marko Ivanovic" w:date="2024-09-03T19:21:00Z" w16du:dateUtc="2024-09-03T17:21:00Z">
              <w:r w:rsidR="00682BA4">
                <w:rPr>
                  <w:rFonts w:ascii="Optima" w:hAnsi="Optima"/>
                  <w:i/>
                  <w:sz w:val="18"/>
                  <w:lang w:val="de-AT"/>
                </w:rPr>
                <w:t>tballschiedsrichter bei DBB (</w:t>
              </w:r>
            </w:ins>
            <w:ins w:id="130" w:author="Marko Ivanovic" w:date="2024-09-03T19:23:00Z" w16du:dateUtc="2024-09-03T17:23:00Z">
              <w:r w:rsidR="00682BA4">
                <w:rPr>
                  <w:rFonts w:ascii="Optima" w:hAnsi="Optima"/>
                  <w:i/>
                  <w:sz w:val="18"/>
                  <w:lang w:val="de-AT"/>
                </w:rPr>
                <w:t>LSE-Lizenz</w:t>
              </w:r>
            </w:ins>
            <w:ins w:id="131" w:author="Marko Ivanovic" w:date="2024-09-03T19:21:00Z" w16du:dateUtc="2024-09-03T17:21:00Z">
              <w:r w:rsidR="00682BA4">
                <w:rPr>
                  <w:rFonts w:ascii="Optima" w:hAnsi="Optima"/>
                  <w:i/>
                  <w:sz w:val="18"/>
                  <w:lang w:val="de-AT"/>
                </w:rPr>
                <w:t>)</w:t>
              </w:r>
            </w:ins>
          </w:p>
          <w:p w14:paraId="2CC438FF" w14:textId="5FC485CD" w:rsidR="00682BA4" w:rsidRPr="00BF7024" w:rsidRDefault="000512C6" w:rsidP="004527E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ins w:id="132" w:author="Marko Ivanovic" w:date="2024-09-03T19:32:00Z" w16du:dateUtc="2024-09-03T17:32:00Z">
              <w:r>
                <w:rPr>
                  <w:rFonts w:ascii="Optima" w:hAnsi="Optima"/>
                  <w:i/>
                  <w:iCs/>
                  <w:sz w:val="18"/>
                  <w:lang w:val="de-AT"/>
                </w:rPr>
                <w:t xml:space="preserve">Ausgebildet als Kampfrichter </w:t>
              </w:r>
            </w:ins>
          </w:p>
        </w:tc>
      </w:tr>
      <w:tr w:rsidR="00E55D90" w:rsidRPr="00BF7024" w14:paraId="482569A2" w14:textId="77777777" w:rsidTr="00B458B2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BF7024" w:rsidRDefault="00E55D90" w:rsidP="004527E6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F7024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BF7024" w14:paraId="2B257790" w14:textId="77777777" w:rsidTr="00B458B2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BF7024" w:rsidRDefault="00E55D90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5BAA749" w:rsidR="00E55D90" w:rsidRPr="00BF7024" w:rsidRDefault="00E55D90" w:rsidP="004527E6">
            <w:pPr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ins w:id="133" w:author="Sarah Bergmann" w:date="2024-08-18T12:26:00Z" w16du:dateUtc="2024-08-18T10:26:00Z">
              <w:r w:rsidR="00176788" w:rsidRPr="00BF7024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t>v</w:t>
              </w:r>
            </w:ins>
            <w:del w:id="134" w:author="Sarah Bergmann" w:date="2024-08-18T12:26:00Z" w16du:dateUtc="2024-08-18T10:26:00Z">
              <w:r w:rsidRPr="00BF7024" w:rsidDel="00176788">
                <w:rPr>
                  <w:rFonts w:ascii="Optima" w:hAnsi="Optima" w:cs="Georgia"/>
                  <w:i/>
                  <w:iCs/>
                  <w:color w:val="000000"/>
                  <w:sz w:val="18"/>
                  <w:lang w:val="de-AT"/>
                </w:rPr>
                <w:delText>V</w:delText>
              </w:r>
            </w:del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B458B2"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>Serbisch</w:t>
            </w: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B458B2"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55D90" w:rsidRPr="00BF7024" w14:paraId="45706C3F" w14:textId="77777777" w:rsidTr="00176788">
        <w:trPr>
          <w:trHeight w:val="340"/>
          <w:trPrChange w:id="135" w:author="Sarah Bergmann" w:date="2024-08-18T12:26:00Z" w16du:dateUtc="2024-08-18T10:26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36" w:author="Sarah Bergmann" w:date="2024-08-18T12:26:00Z" w16du:dateUtc="2024-08-18T10:26:00Z">
              <w:tcPr>
                <w:tcW w:w="1985" w:type="dxa"/>
                <w:vAlign w:val="bottom"/>
              </w:tcPr>
            </w:tcPrChange>
          </w:tcPr>
          <w:p w14:paraId="57688BDA" w14:textId="350496FE" w:rsidR="00E55D90" w:rsidRPr="00BF7024" w:rsidRDefault="00E55D90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  <w:tcPrChange w:id="137" w:author="Sarah Bergmann" w:date="2024-08-18T12:26:00Z" w16du:dateUtc="2024-08-18T10:26:00Z">
              <w:tcPr>
                <w:tcW w:w="7082" w:type="dxa"/>
                <w:gridSpan w:val="9"/>
                <w:vAlign w:val="bottom"/>
              </w:tcPr>
            </w:tcPrChange>
          </w:tcPr>
          <w:p w14:paraId="60CA2168" w14:textId="0641C081" w:rsidR="00E55D90" w:rsidRPr="00BF7024" w:rsidRDefault="00E55D90" w:rsidP="004527E6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F7024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F7024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B458B2" w:rsidRPr="00BF7024">
              <w:rPr>
                <w:rFonts w:ascii="Optima" w:hAnsi="Optima" w:cs="Georgia"/>
                <w:color w:val="000000"/>
                <w:sz w:val="18"/>
              </w:rPr>
              <w:t>Adobe P</w:t>
            </w:r>
            <w:r w:rsidR="00B262CF" w:rsidRPr="00BF7024">
              <w:rPr>
                <w:rFonts w:ascii="Optima" w:hAnsi="Optima" w:cs="Georgia"/>
                <w:color w:val="000000"/>
                <w:sz w:val="18"/>
              </w:rPr>
              <w:t>hotoshop</w:t>
            </w:r>
            <w:r w:rsidR="00B458B2" w:rsidRPr="00BF7024">
              <w:rPr>
                <w:rFonts w:ascii="Optima" w:hAnsi="Optima" w:cs="Georgia"/>
                <w:color w:val="000000"/>
                <w:sz w:val="18"/>
              </w:rPr>
              <w:t xml:space="preserve"> und P</w:t>
            </w:r>
            <w:r w:rsidR="00B262CF" w:rsidRPr="00BF7024">
              <w:rPr>
                <w:rFonts w:ascii="Optima" w:hAnsi="Optima" w:cs="Georgia"/>
                <w:color w:val="000000"/>
                <w:sz w:val="18"/>
              </w:rPr>
              <w:t>remiere Pro</w:t>
            </w:r>
            <w:r w:rsidR="00B458B2" w:rsidRPr="00BF702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B458B2" w:rsidRPr="00BF7024">
              <w:rPr>
                <w:rFonts w:ascii="Optima" w:hAnsi="Optima" w:cs="Georgia"/>
                <w:i/>
                <w:iCs/>
                <w:color w:val="000000"/>
                <w:sz w:val="18"/>
                <w:rPrChange w:id="138" w:author="Sarah Bergmann" w:date="2024-08-18T12:26:00Z" w16du:dateUtc="2024-08-18T10:26:00Z">
                  <w:rPr>
                    <w:rFonts w:ascii="Optima" w:hAnsi="Optima" w:cs="Georgia"/>
                    <w:color w:val="000000"/>
                    <w:sz w:val="18"/>
                  </w:rPr>
                </w:rPrChange>
              </w:rPr>
              <w:t>(fortgeschritten)</w:t>
            </w:r>
          </w:p>
        </w:tc>
      </w:tr>
      <w:tr w:rsidR="00E55D90" w:rsidRPr="00BF7024" w14:paraId="70CB01B0" w14:textId="77777777" w:rsidTr="00176788">
        <w:trPr>
          <w:trHeight w:val="340"/>
          <w:trPrChange w:id="139" w:author="Sarah Bergmann" w:date="2024-08-18T12:26:00Z" w16du:dateUtc="2024-08-18T10:26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40" w:author="Sarah Bergmann" w:date="2024-08-18T12:26:00Z" w16du:dateUtc="2024-08-18T10:26:00Z">
              <w:tcPr>
                <w:tcW w:w="1985" w:type="dxa"/>
                <w:vAlign w:val="bottom"/>
              </w:tcPr>
            </w:tcPrChange>
          </w:tcPr>
          <w:p w14:paraId="04F58216" w14:textId="6D413C27" w:rsidR="00E55D90" w:rsidRPr="00BF7024" w:rsidRDefault="00E55D90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0"/>
            <w:vAlign w:val="bottom"/>
            <w:tcPrChange w:id="141" w:author="Sarah Bergmann" w:date="2024-08-18T12:26:00Z" w16du:dateUtc="2024-08-18T10:26:00Z">
              <w:tcPr>
                <w:tcW w:w="7082" w:type="dxa"/>
                <w:gridSpan w:val="9"/>
                <w:vAlign w:val="bottom"/>
              </w:tcPr>
            </w:tcPrChange>
          </w:tcPr>
          <w:p w14:paraId="598C2742" w14:textId="3C9B4377" w:rsidR="00E55D90" w:rsidRPr="00BF7024" w:rsidRDefault="00B262CF" w:rsidP="004527E6">
            <w:pPr>
              <w:rPr>
                <w:rFonts w:ascii="Optima" w:hAnsi="Optima" w:cs="Georgia"/>
                <w:color w:val="000000"/>
                <w:sz w:val="18"/>
              </w:rPr>
            </w:pPr>
            <w:r w:rsidRPr="00BF7024">
              <w:rPr>
                <w:rFonts w:ascii="Optima" w:hAnsi="Optima" w:cs="Georgia"/>
                <w:color w:val="000000"/>
                <w:sz w:val="18"/>
              </w:rPr>
              <w:t xml:space="preserve">Kampfsport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rPrChange w:id="142" w:author="Sarah Bergmann" w:date="2024-08-18T12:26:00Z" w16du:dateUtc="2024-08-18T10:26:00Z">
                  <w:rPr>
                    <w:rFonts w:ascii="Optima" w:hAnsi="Optima" w:cs="Georgia"/>
                    <w:color w:val="000000"/>
                    <w:sz w:val="18"/>
                  </w:rPr>
                </w:rPrChange>
              </w:rPr>
              <w:t>(Muay-Thai)</w:t>
            </w:r>
            <w:r w:rsidRPr="00BF7024">
              <w:rPr>
                <w:rFonts w:ascii="Optima" w:hAnsi="Optima" w:cs="Georgia"/>
                <w:color w:val="000000"/>
                <w:sz w:val="18"/>
              </w:rPr>
              <w:t>, Fitness, Lesen und Schach</w:t>
            </w:r>
          </w:p>
        </w:tc>
      </w:tr>
      <w:tr w:rsidR="00E55D90" w:rsidRPr="00BF7024" w14:paraId="071AB173" w14:textId="77777777" w:rsidTr="004527E6">
        <w:trPr>
          <w:trHeight w:val="1020"/>
          <w:trPrChange w:id="143" w:author="Sophie Klocke" w:date="2024-08-18T15:39:00Z" w16du:dateUtc="2024-08-18T13:39:00Z">
            <w:trPr>
              <w:trHeight w:val="1020"/>
            </w:trPr>
          </w:trPrChange>
        </w:trPr>
        <w:tc>
          <w:tcPr>
            <w:tcW w:w="3544" w:type="dxa"/>
            <w:gridSpan w:val="2"/>
            <w:vAlign w:val="bottom"/>
            <w:tcPrChange w:id="144" w:author="Sophie Klocke" w:date="2024-08-18T15:39:00Z" w16du:dateUtc="2024-08-18T13:39:00Z">
              <w:tcPr>
                <w:tcW w:w="1985" w:type="dxa"/>
                <w:vAlign w:val="bottom"/>
              </w:tcPr>
            </w:tcPrChange>
          </w:tcPr>
          <w:p w14:paraId="406B03AC" w14:textId="62B975A7" w:rsidR="00E55D90" w:rsidRPr="00BF7024" w:rsidRDefault="00BD6403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Neu-Isenburg, 12.08.2024</w:t>
            </w:r>
          </w:p>
        </w:tc>
        <w:tc>
          <w:tcPr>
            <w:tcW w:w="5523" w:type="dxa"/>
            <w:gridSpan w:val="9"/>
            <w:vAlign w:val="bottom"/>
            <w:tcPrChange w:id="145" w:author="Sophie Klocke" w:date="2024-08-18T15:39:00Z" w16du:dateUtc="2024-08-18T13:39:00Z">
              <w:tcPr>
                <w:tcW w:w="7082" w:type="dxa"/>
                <w:gridSpan w:val="9"/>
                <w:vAlign w:val="bottom"/>
              </w:tcPr>
            </w:tcPrChange>
          </w:tcPr>
          <w:p w14:paraId="6478BDEA" w14:textId="77777777" w:rsidR="00E55D90" w:rsidRPr="00BF7024" w:rsidRDefault="00E55D90" w:rsidP="004527E6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 w:rsidP="00B458B2">
      <w:pPr>
        <w:rPr>
          <w:sz w:val="18"/>
        </w:rPr>
      </w:pPr>
    </w:p>
    <w:sectPr w:rsidR="00723643" w:rsidRPr="0074111D" w:rsidSect="00BF7024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  <w:sectPrChange w:id="146" w:author="Sarah Bergmann" w:date="2024-08-18T12:27:00Z" w16du:dateUtc="2024-08-18T10:27:00Z">
        <w:sectPr w:rsidR="00723643" w:rsidRPr="0074111D" w:rsidSect="00BF7024">
          <w:pgMar w:top="1021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13" w:author="Sarah Bergmann" w:date="2024-08-18T12:25:00Z" w:initials="SB">
    <w:p w14:paraId="62908403" w14:textId="1E382A48" w:rsidR="00176788" w:rsidRDefault="00176788">
      <w:pPr>
        <w:pStyle w:val="Kommentartext"/>
      </w:pPr>
      <w:r>
        <w:rPr>
          <w:rStyle w:val="Kommentarzeichen"/>
        </w:rPr>
        <w:annotationRef/>
      </w:r>
      <w:r>
        <w:t>Bitte prüfen – das müsste ja eigentlich ein Jahr andauern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29084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7485582" w16cex:dateUtc="2024-08-18T1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2908403" w16cid:durableId="374855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27AFB8" w14:textId="77777777" w:rsidR="003D304C" w:rsidRDefault="003D304C" w:rsidP="00BE053D">
      <w:pPr>
        <w:spacing w:after="0" w:line="240" w:lineRule="auto"/>
      </w:pPr>
      <w:r>
        <w:separator/>
      </w:r>
    </w:p>
  </w:endnote>
  <w:endnote w:type="continuationSeparator" w:id="0">
    <w:p w14:paraId="58CF5308" w14:textId="77777777" w:rsidR="003D304C" w:rsidRDefault="003D304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821C6E" w14:textId="77777777" w:rsidR="003D304C" w:rsidRDefault="003D304C" w:rsidP="00BE053D">
      <w:pPr>
        <w:spacing w:after="0" w:line="240" w:lineRule="auto"/>
      </w:pPr>
      <w:r>
        <w:separator/>
      </w:r>
    </w:p>
  </w:footnote>
  <w:footnote w:type="continuationSeparator" w:id="0">
    <w:p w14:paraId="793DCC97" w14:textId="77777777" w:rsidR="003D304C" w:rsidRDefault="003D304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603549">
    <w:abstractNumId w:val="14"/>
  </w:num>
  <w:num w:numId="2" w16cid:durableId="1198808929">
    <w:abstractNumId w:val="17"/>
  </w:num>
  <w:num w:numId="3" w16cid:durableId="159388255">
    <w:abstractNumId w:val="19"/>
  </w:num>
  <w:num w:numId="4" w16cid:durableId="739329644">
    <w:abstractNumId w:val="0"/>
  </w:num>
  <w:num w:numId="5" w16cid:durableId="1753231748">
    <w:abstractNumId w:val="1"/>
  </w:num>
  <w:num w:numId="6" w16cid:durableId="1790470333">
    <w:abstractNumId w:val="2"/>
  </w:num>
  <w:num w:numId="7" w16cid:durableId="1251041620">
    <w:abstractNumId w:val="13"/>
  </w:num>
  <w:num w:numId="8" w16cid:durableId="150678467">
    <w:abstractNumId w:val="22"/>
  </w:num>
  <w:num w:numId="9" w16cid:durableId="748119576">
    <w:abstractNumId w:val="12"/>
  </w:num>
  <w:num w:numId="10" w16cid:durableId="2137406523">
    <w:abstractNumId w:val="23"/>
  </w:num>
  <w:num w:numId="11" w16cid:durableId="198401836">
    <w:abstractNumId w:val="5"/>
  </w:num>
  <w:num w:numId="12" w16cid:durableId="1186210259">
    <w:abstractNumId w:val="6"/>
  </w:num>
  <w:num w:numId="13" w16cid:durableId="519777596">
    <w:abstractNumId w:val="8"/>
  </w:num>
  <w:num w:numId="14" w16cid:durableId="983388810">
    <w:abstractNumId w:val="9"/>
  </w:num>
  <w:num w:numId="15" w16cid:durableId="1484270804">
    <w:abstractNumId w:val="21"/>
  </w:num>
  <w:num w:numId="16" w16cid:durableId="1750032025">
    <w:abstractNumId w:val="4"/>
  </w:num>
  <w:num w:numId="17" w16cid:durableId="277299537">
    <w:abstractNumId w:val="16"/>
  </w:num>
  <w:num w:numId="18" w16cid:durableId="1167088286">
    <w:abstractNumId w:val="3"/>
  </w:num>
  <w:num w:numId="19" w16cid:durableId="892305155">
    <w:abstractNumId w:val="18"/>
  </w:num>
  <w:num w:numId="20" w16cid:durableId="1048187109">
    <w:abstractNumId w:val="10"/>
  </w:num>
  <w:num w:numId="21" w16cid:durableId="1070541418">
    <w:abstractNumId w:val="11"/>
  </w:num>
  <w:num w:numId="22" w16cid:durableId="1707019897">
    <w:abstractNumId w:val="15"/>
  </w:num>
  <w:num w:numId="23" w16cid:durableId="1096708139">
    <w:abstractNumId w:val="7"/>
  </w:num>
  <w:num w:numId="24" w16cid:durableId="1194806098">
    <w:abstractNumId w:val="20"/>
  </w:num>
  <w:num w:numId="25" w16cid:durableId="1945728403">
    <w:abstractNumId w:val="19"/>
  </w:num>
  <w:num w:numId="26" w16cid:durableId="90656999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f1dd7be93f828254"/>
  </w15:person>
  <w15:person w15:author="Sophie Klocke">
    <w15:presenceInfo w15:providerId="AD" w15:userId="S::sophie.klocke@uni-bielefeld.de::4a69cec3-bb69-4d72-b84c-f3bdc39d94c3"/>
  </w15:person>
  <w15:person w15:author="Marko Ivanovic">
    <w15:presenceInfo w15:providerId="Windows Live" w15:userId="d33b58a7c303f1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12C6"/>
    <w:rsid w:val="00061D33"/>
    <w:rsid w:val="00064643"/>
    <w:rsid w:val="0008164A"/>
    <w:rsid w:val="00087747"/>
    <w:rsid w:val="000A1FDA"/>
    <w:rsid w:val="000B4F2D"/>
    <w:rsid w:val="000B63E2"/>
    <w:rsid w:val="000B6548"/>
    <w:rsid w:val="000D671A"/>
    <w:rsid w:val="000E7770"/>
    <w:rsid w:val="00103EC5"/>
    <w:rsid w:val="00116C6E"/>
    <w:rsid w:val="00125CA6"/>
    <w:rsid w:val="00156FC9"/>
    <w:rsid w:val="00162A5A"/>
    <w:rsid w:val="00172867"/>
    <w:rsid w:val="00175B6D"/>
    <w:rsid w:val="00176788"/>
    <w:rsid w:val="00184610"/>
    <w:rsid w:val="001901ED"/>
    <w:rsid w:val="00191671"/>
    <w:rsid w:val="0019483A"/>
    <w:rsid w:val="001A46BF"/>
    <w:rsid w:val="001A481B"/>
    <w:rsid w:val="001B0186"/>
    <w:rsid w:val="001B62CA"/>
    <w:rsid w:val="001D4DCD"/>
    <w:rsid w:val="001F2AEB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4A00"/>
    <w:rsid w:val="00347F8D"/>
    <w:rsid w:val="00372F7B"/>
    <w:rsid w:val="003733E5"/>
    <w:rsid w:val="00390EA6"/>
    <w:rsid w:val="003B0AA8"/>
    <w:rsid w:val="003D304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27E6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546FD"/>
    <w:rsid w:val="00665BF3"/>
    <w:rsid w:val="006732D6"/>
    <w:rsid w:val="00682BA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2910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57D1"/>
    <w:rsid w:val="007C6A3C"/>
    <w:rsid w:val="007D4BEE"/>
    <w:rsid w:val="007D5BE9"/>
    <w:rsid w:val="008050E4"/>
    <w:rsid w:val="0082257D"/>
    <w:rsid w:val="00853438"/>
    <w:rsid w:val="00866846"/>
    <w:rsid w:val="008679AE"/>
    <w:rsid w:val="00875DA9"/>
    <w:rsid w:val="00895E38"/>
    <w:rsid w:val="008A782B"/>
    <w:rsid w:val="008B0FC0"/>
    <w:rsid w:val="008C429A"/>
    <w:rsid w:val="008E1F3D"/>
    <w:rsid w:val="009053D7"/>
    <w:rsid w:val="00912776"/>
    <w:rsid w:val="0091331D"/>
    <w:rsid w:val="0093223C"/>
    <w:rsid w:val="00941A87"/>
    <w:rsid w:val="009501C2"/>
    <w:rsid w:val="009543B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645CF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0796C"/>
    <w:rsid w:val="00B17D95"/>
    <w:rsid w:val="00B23509"/>
    <w:rsid w:val="00B262CF"/>
    <w:rsid w:val="00B359DB"/>
    <w:rsid w:val="00B3632B"/>
    <w:rsid w:val="00B409D8"/>
    <w:rsid w:val="00B458B2"/>
    <w:rsid w:val="00B5178D"/>
    <w:rsid w:val="00B6275C"/>
    <w:rsid w:val="00B67F1F"/>
    <w:rsid w:val="00B701D7"/>
    <w:rsid w:val="00B90595"/>
    <w:rsid w:val="00B95CAC"/>
    <w:rsid w:val="00BA215A"/>
    <w:rsid w:val="00BB5F09"/>
    <w:rsid w:val="00BC0D9F"/>
    <w:rsid w:val="00BD0124"/>
    <w:rsid w:val="00BD6403"/>
    <w:rsid w:val="00BE053D"/>
    <w:rsid w:val="00BF1A7A"/>
    <w:rsid w:val="00BF1FA3"/>
    <w:rsid w:val="00BF7024"/>
    <w:rsid w:val="00C00974"/>
    <w:rsid w:val="00C018E4"/>
    <w:rsid w:val="00C066FA"/>
    <w:rsid w:val="00C25387"/>
    <w:rsid w:val="00C52F39"/>
    <w:rsid w:val="00C54BE3"/>
    <w:rsid w:val="00C57F80"/>
    <w:rsid w:val="00C768ED"/>
    <w:rsid w:val="00C82A8F"/>
    <w:rsid w:val="00C916C2"/>
    <w:rsid w:val="00CA225E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356"/>
    <w:rsid w:val="00D17B69"/>
    <w:rsid w:val="00D3003C"/>
    <w:rsid w:val="00D331F4"/>
    <w:rsid w:val="00D470E4"/>
    <w:rsid w:val="00D52142"/>
    <w:rsid w:val="00D5280E"/>
    <w:rsid w:val="00D61F14"/>
    <w:rsid w:val="00D80D6B"/>
    <w:rsid w:val="00D820CA"/>
    <w:rsid w:val="00D90950"/>
    <w:rsid w:val="00DA69DF"/>
    <w:rsid w:val="00DB33F8"/>
    <w:rsid w:val="00DD38E2"/>
    <w:rsid w:val="00E10477"/>
    <w:rsid w:val="00E13110"/>
    <w:rsid w:val="00E24DF1"/>
    <w:rsid w:val="00E40B9A"/>
    <w:rsid w:val="00E431ED"/>
    <w:rsid w:val="00E55D90"/>
    <w:rsid w:val="00E64FF5"/>
    <w:rsid w:val="00E84317"/>
    <w:rsid w:val="00E907EC"/>
    <w:rsid w:val="00EA5421"/>
    <w:rsid w:val="00EB34FC"/>
    <w:rsid w:val="00EB3D05"/>
    <w:rsid w:val="00EB5816"/>
    <w:rsid w:val="00EC4A69"/>
    <w:rsid w:val="00ED0EA9"/>
    <w:rsid w:val="00EF77DF"/>
    <w:rsid w:val="00F11BEF"/>
    <w:rsid w:val="00F258E7"/>
    <w:rsid w:val="00F31B84"/>
    <w:rsid w:val="00F5473A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7678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7678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7678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7678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7678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767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Marko Ivanovic</cp:lastModifiedBy>
  <cp:revision>4</cp:revision>
  <cp:lastPrinted>2024-08-12T15:18:00Z</cp:lastPrinted>
  <dcterms:created xsi:type="dcterms:W3CDTF">2024-08-18T13:45:00Z</dcterms:created>
  <dcterms:modified xsi:type="dcterms:W3CDTF">2024-09-03T17:45:00Z</dcterms:modified>
</cp:coreProperties>
</file>