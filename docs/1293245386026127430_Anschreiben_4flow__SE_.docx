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A8C8415" w:rsidR="006D2592" w:rsidRPr="000D7597" w:rsidRDefault="00B30946" w:rsidP="006A7895">
      <w:pPr>
        <w:spacing w:after="0" w:line="240" w:lineRule="auto"/>
        <w:jc w:val="right"/>
        <w:rPr>
          <w:rFonts w:ascii="Optima" w:hAnsi="Optima" w:cs="Times New Roman"/>
          <w:sz w:val="20"/>
          <w:szCs w:val="20"/>
          <w:rPrChange w:id="0"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1" w:author="David Döbele" w:date="2024-10-08T18:14:00Z" w16du:dateUtc="2024-10-08T16:14:00Z">
            <w:rPr>
              <w:rFonts w:ascii="Optima" w:hAnsi="Optima" w:cs="Times New Roman"/>
              <w:sz w:val="21"/>
              <w:szCs w:val="21"/>
            </w:rPr>
          </w:rPrChange>
        </w:rPr>
        <w:t>Jesse Bo Kinder</w:t>
      </w:r>
    </w:p>
    <w:p w14:paraId="2458A2A0" w14:textId="22F7C157" w:rsidR="00857C6F" w:rsidRPr="000D7597" w:rsidRDefault="00B30946" w:rsidP="006A7895">
      <w:pPr>
        <w:spacing w:after="0" w:line="240" w:lineRule="auto"/>
        <w:jc w:val="right"/>
        <w:rPr>
          <w:rFonts w:ascii="Optima" w:hAnsi="Optima" w:cs="Times New Roman"/>
          <w:sz w:val="20"/>
          <w:szCs w:val="20"/>
          <w:rPrChange w:id="2" w:author="David Döbele" w:date="2024-10-08T18:14:00Z" w16du:dateUtc="2024-10-08T16:14:00Z">
            <w:rPr>
              <w:rFonts w:ascii="Optima" w:hAnsi="Optima" w:cs="Times New Roman"/>
              <w:sz w:val="21"/>
              <w:szCs w:val="21"/>
            </w:rPr>
          </w:rPrChange>
        </w:rPr>
      </w:pPr>
      <w:proofErr w:type="spellStart"/>
      <w:r w:rsidRPr="000D7597">
        <w:rPr>
          <w:rFonts w:ascii="Optima" w:hAnsi="Optima" w:cs="Times New Roman"/>
          <w:sz w:val="20"/>
          <w:szCs w:val="20"/>
          <w:rPrChange w:id="3" w:author="David Döbele" w:date="2024-10-08T18:14:00Z" w16du:dateUtc="2024-10-08T16:14:00Z">
            <w:rPr>
              <w:rFonts w:ascii="Optima" w:hAnsi="Optima" w:cs="Times New Roman"/>
              <w:sz w:val="21"/>
              <w:szCs w:val="21"/>
            </w:rPr>
          </w:rPrChange>
        </w:rPr>
        <w:t>Gilbertstr</w:t>
      </w:r>
      <w:proofErr w:type="spellEnd"/>
      <w:r w:rsidRPr="000D7597">
        <w:rPr>
          <w:rFonts w:ascii="Optima" w:hAnsi="Optima" w:cs="Times New Roman"/>
          <w:sz w:val="20"/>
          <w:szCs w:val="20"/>
          <w:rPrChange w:id="4" w:author="David Döbele" w:date="2024-10-08T18:14:00Z" w16du:dateUtc="2024-10-08T16:14:00Z">
            <w:rPr>
              <w:rFonts w:ascii="Optima" w:hAnsi="Optima" w:cs="Times New Roman"/>
              <w:sz w:val="21"/>
              <w:szCs w:val="21"/>
            </w:rPr>
          </w:rPrChange>
        </w:rPr>
        <w:t>.</w:t>
      </w:r>
      <w:r w:rsidR="003D5D1E" w:rsidRPr="000D7597">
        <w:rPr>
          <w:rFonts w:ascii="Optima" w:hAnsi="Optima" w:cs="Times New Roman"/>
          <w:sz w:val="20"/>
          <w:szCs w:val="20"/>
          <w:rPrChange w:id="5" w:author="David Döbele" w:date="2024-10-08T18:14:00Z" w16du:dateUtc="2024-10-08T16:14:00Z">
            <w:rPr>
              <w:rFonts w:ascii="Optima" w:hAnsi="Optima" w:cs="Times New Roman"/>
              <w:sz w:val="21"/>
              <w:szCs w:val="21"/>
            </w:rPr>
          </w:rPrChange>
        </w:rPr>
        <w:t xml:space="preserve"> </w:t>
      </w:r>
      <w:r w:rsidRPr="000D7597">
        <w:rPr>
          <w:rFonts w:ascii="Optima" w:hAnsi="Optima" w:cs="Times New Roman"/>
          <w:sz w:val="20"/>
          <w:szCs w:val="20"/>
          <w:rPrChange w:id="6" w:author="David Döbele" w:date="2024-10-08T18:14:00Z" w16du:dateUtc="2024-10-08T16:14:00Z">
            <w:rPr>
              <w:rFonts w:ascii="Optima" w:hAnsi="Optima" w:cs="Times New Roman"/>
              <w:sz w:val="21"/>
              <w:szCs w:val="21"/>
            </w:rPr>
          </w:rPrChange>
        </w:rPr>
        <w:t>17</w:t>
      </w:r>
    </w:p>
    <w:p w14:paraId="451AEE20" w14:textId="3A506980" w:rsidR="00857C6F" w:rsidRPr="000D7597" w:rsidRDefault="00B30946" w:rsidP="006A7895">
      <w:pPr>
        <w:spacing w:after="0" w:line="240" w:lineRule="auto"/>
        <w:jc w:val="right"/>
        <w:rPr>
          <w:rFonts w:ascii="Optima" w:hAnsi="Optima" w:cs="Times New Roman"/>
          <w:sz w:val="20"/>
          <w:szCs w:val="20"/>
          <w:rPrChange w:id="7"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8" w:author="David Döbele" w:date="2024-10-08T18:14:00Z" w16du:dateUtc="2024-10-08T16:14:00Z">
            <w:rPr>
              <w:rFonts w:ascii="Optima" w:hAnsi="Optima" w:cs="Times New Roman"/>
              <w:sz w:val="21"/>
              <w:szCs w:val="21"/>
            </w:rPr>
          </w:rPrChange>
        </w:rPr>
        <w:t>22767</w:t>
      </w:r>
      <w:r w:rsidR="00857C6F" w:rsidRPr="000D7597">
        <w:rPr>
          <w:rFonts w:ascii="Optima" w:hAnsi="Optima" w:cs="Times New Roman"/>
          <w:sz w:val="20"/>
          <w:szCs w:val="20"/>
          <w:rPrChange w:id="9" w:author="David Döbele" w:date="2024-10-08T18:14:00Z" w16du:dateUtc="2024-10-08T16:14:00Z">
            <w:rPr>
              <w:rFonts w:ascii="Optima" w:hAnsi="Optima" w:cs="Times New Roman"/>
              <w:sz w:val="21"/>
              <w:szCs w:val="21"/>
            </w:rPr>
          </w:rPrChange>
        </w:rPr>
        <w:t xml:space="preserve"> </w:t>
      </w:r>
      <w:r w:rsidRPr="000D7597">
        <w:rPr>
          <w:rFonts w:ascii="Optima" w:hAnsi="Optima" w:cs="Times New Roman"/>
          <w:sz w:val="20"/>
          <w:szCs w:val="20"/>
          <w:rPrChange w:id="10" w:author="David Döbele" w:date="2024-10-08T18:14:00Z" w16du:dateUtc="2024-10-08T16:14:00Z">
            <w:rPr>
              <w:rFonts w:ascii="Optima" w:hAnsi="Optima" w:cs="Times New Roman"/>
              <w:sz w:val="21"/>
              <w:szCs w:val="21"/>
            </w:rPr>
          </w:rPrChange>
        </w:rPr>
        <w:t>Hamburg</w:t>
      </w:r>
    </w:p>
    <w:p w14:paraId="12BA391A" w14:textId="138C5E54" w:rsidR="006A7895" w:rsidRPr="000D7597" w:rsidRDefault="00B30946" w:rsidP="006A7895">
      <w:pPr>
        <w:spacing w:after="0" w:line="240" w:lineRule="auto"/>
        <w:jc w:val="right"/>
        <w:rPr>
          <w:rFonts w:ascii="Optima" w:hAnsi="Optima" w:cs="Times New Roman"/>
          <w:sz w:val="20"/>
          <w:szCs w:val="20"/>
          <w:rPrChange w:id="11" w:author="David Döbele" w:date="2024-10-08T18:14:00Z" w16du:dateUtc="2024-10-08T16:14:00Z">
            <w:rPr>
              <w:rFonts w:ascii="Optima" w:hAnsi="Optima" w:cs="Times New Roman"/>
              <w:sz w:val="21"/>
              <w:szCs w:val="21"/>
            </w:rPr>
          </w:rPrChange>
        </w:rPr>
      </w:pPr>
      <w:r w:rsidRPr="000D7597">
        <w:rPr>
          <w:rFonts w:ascii="Optima" w:hAnsi="Optima" w:cs="Times New Roman"/>
          <w:color w:val="000000"/>
          <w:sz w:val="20"/>
          <w:szCs w:val="20"/>
          <w:rPrChange w:id="12" w:author="David Döbele" w:date="2024-10-08T18:14:00Z" w16du:dateUtc="2024-10-08T16:14:00Z">
            <w:rPr>
              <w:rFonts w:ascii="Optima" w:hAnsi="Optima" w:cs="Times New Roman"/>
              <w:color w:val="000000"/>
              <w:sz w:val="21"/>
              <w:szCs w:val="21"/>
            </w:rPr>
          </w:rPrChange>
        </w:rPr>
        <w:t>jessebokinder</w:t>
      </w:r>
      <w:r w:rsidR="00857C6F" w:rsidRPr="000D7597">
        <w:rPr>
          <w:rFonts w:ascii="Optima" w:hAnsi="Optima" w:cs="Times New Roman"/>
          <w:color w:val="000000"/>
          <w:sz w:val="20"/>
          <w:szCs w:val="20"/>
          <w:rPrChange w:id="13" w:author="David Döbele" w:date="2024-10-08T18:14:00Z" w16du:dateUtc="2024-10-08T16:14:00Z">
            <w:rPr>
              <w:rFonts w:ascii="Optima" w:hAnsi="Optima" w:cs="Times New Roman"/>
              <w:color w:val="000000"/>
              <w:sz w:val="21"/>
              <w:szCs w:val="21"/>
            </w:rPr>
          </w:rPrChange>
        </w:rPr>
        <w:t>@g</w:t>
      </w:r>
      <w:r w:rsidRPr="000D7597">
        <w:rPr>
          <w:rFonts w:ascii="Optima" w:hAnsi="Optima" w:cs="Times New Roman"/>
          <w:color w:val="000000"/>
          <w:sz w:val="20"/>
          <w:szCs w:val="20"/>
          <w:rPrChange w:id="14" w:author="David Döbele" w:date="2024-10-08T18:14:00Z" w16du:dateUtc="2024-10-08T16:14:00Z">
            <w:rPr>
              <w:rFonts w:ascii="Optima" w:hAnsi="Optima" w:cs="Times New Roman"/>
              <w:color w:val="000000"/>
              <w:sz w:val="21"/>
              <w:szCs w:val="21"/>
            </w:rPr>
          </w:rPrChange>
        </w:rPr>
        <w:t>mail</w:t>
      </w:r>
      <w:r w:rsidR="00857C6F" w:rsidRPr="000D7597">
        <w:rPr>
          <w:rFonts w:ascii="Optima" w:hAnsi="Optima" w:cs="Times New Roman"/>
          <w:color w:val="000000"/>
          <w:sz w:val="20"/>
          <w:szCs w:val="20"/>
          <w:rPrChange w:id="15" w:author="David Döbele" w:date="2024-10-08T18:14:00Z" w16du:dateUtc="2024-10-08T16:14:00Z">
            <w:rPr>
              <w:rFonts w:ascii="Optima" w:hAnsi="Optima" w:cs="Times New Roman"/>
              <w:color w:val="000000"/>
              <w:sz w:val="21"/>
              <w:szCs w:val="21"/>
            </w:rPr>
          </w:rPrChange>
        </w:rPr>
        <w:t>.com</w:t>
      </w:r>
    </w:p>
    <w:p w14:paraId="2E7278C7" w14:textId="21B5276A" w:rsidR="00F74175" w:rsidRPr="000D7597" w:rsidRDefault="006D2592" w:rsidP="00E65B09">
      <w:pPr>
        <w:spacing w:after="0"/>
        <w:jc w:val="right"/>
        <w:rPr>
          <w:rFonts w:ascii="Optima" w:hAnsi="Optima" w:cs="Times New Roman"/>
          <w:color w:val="000000"/>
          <w:sz w:val="20"/>
          <w:szCs w:val="20"/>
          <w:rPrChange w:id="16" w:author="David Döbele" w:date="2024-10-08T18:14:00Z" w16du:dateUtc="2024-10-08T16:14:00Z">
            <w:rPr>
              <w:rFonts w:ascii="Optima" w:hAnsi="Optima" w:cs="Times New Roman"/>
              <w:color w:val="000000"/>
              <w:sz w:val="21"/>
              <w:szCs w:val="21"/>
            </w:rPr>
          </w:rPrChange>
        </w:rPr>
      </w:pPr>
      <w:r w:rsidRPr="000D7597">
        <w:rPr>
          <w:rFonts w:ascii="Optima" w:hAnsi="Optima" w:cs="Times New Roman"/>
          <w:color w:val="000000"/>
          <w:sz w:val="20"/>
          <w:szCs w:val="20"/>
          <w:rPrChange w:id="17" w:author="David Döbele" w:date="2024-10-08T18:14:00Z" w16du:dateUtc="2024-10-08T16:14:00Z">
            <w:rPr>
              <w:rFonts w:ascii="Optima" w:hAnsi="Optima" w:cs="Times New Roman"/>
              <w:color w:val="000000"/>
              <w:sz w:val="21"/>
              <w:szCs w:val="21"/>
            </w:rPr>
          </w:rPrChange>
        </w:rPr>
        <w:t>+</w:t>
      </w:r>
      <w:r w:rsidR="00857C6F" w:rsidRPr="000D7597">
        <w:rPr>
          <w:rFonts w:ascii="Optima" w:hAnsi="Optima" w:cs="Times New Roman"/>
          <w:color w:val="000000"/>
          <w:sz w:val="20"/>
          <w:szCs w:val="20"/>
          <w:rPrChange w:id="18" w:author="David Döbele" w:date="2024-10-08T18:14:00Z" w16du:dateUtc="2024-10-08T16:14:00Z">
            <w:rPr>
              <w:rFonts w:ascii="Optima" w:hAnsi="Optima" w:cs="Times New Roman"/>
              <w:color w:val="000000"/>
              <w:sz w:val="21"/>
              <w:szCs w:val="21"/>
            </w:rPr>
          </w:rPrChange>
        </w:rPr>
        <w:t>49 1</w:t>
      </w:r>
      <w:r w:rsidR="00B30946" w:rsidRPr="000D7597">
        <w:rPr>
          <w:rFonts w:ascii="Optima" w:hAnsi="Optima" w:cs="Times New Roman"/>
          <w:color w:val="000000"/>
          <w:sz w:val="20"/>
          <w:szCs w:val="20"/>
          <w:rPrChange w:id="19" w:author="David Döbele" w:date="2024-10-08T18:14:00Z" w16du:dateUtc="2024-10-08T16:14:00Z">
            <w:rPr>
              <w:rFonts w:ascii="Optima" w:hAnsi="Optima" w:cs="Times New Roman"/>
              <w:color w:val="000000"/>
              <w:sz w:val="21"/>
              <w:szCs w:val="21"/>
            </w:rPr>
          </w:rPrChange>
        </w:rPr>
        <w:t>577 238 7777</w:t>
      </w:r>
    </w:p>
    <w:p w14:paraId="42A96F9F" w14:textId="64479953" w:rsidR="00B00026" w:rsidRPr="000D7597" w:rsidRDefault="00B00026" w:rsidP="00B00026">
      <w:pPr>
        <w:spacing w:after="0"/>
        <w:rPr>
          <w:rFonts w:ascii="Optima" w:hAnsi="Optima" w:cs="Times New Roman"/>
          <w:b/>
          <w:bCs/>
          <w:color w:val="000000"/>
          <w:sz w:val="20"/>
          <w:szCs w:val="20"/>
          <w:rPrChange w:id="20" w:author="David Döbele" w:date="2024-10-08T18:14:00Z" w16du:dateUtc="2024-10-08T16:14:00Z">
            <w:rPr>
              <w:rFonts w:ascii="Optima" w:hAnsi="Optima" w:cs="Times New Roman"/>
              <w:b/>
              <w:bCs/>
              <w:color w:val="000000"/>
              <w:sz w:val="21"/>
              <w:szCs w:val="21"/>
            </w:rPr>
          </w:rPrChange>
        </w:rPr>
      </w:pPr>
      <w:r w:rsidRPr="000D7597">
        <w:rPr>
          <w:rFonts w:ascii="Optima" w:hAnsi="Optima" w:cs="Times New Roman"/>
          <w:b/>
          <w:bCs/>
          <w:color w:val="000000"/>
          <w:sz w:val="20"/>
          <w:szCs w:val="20"/>
          <w:rPrChange w:id="21" w:author="David Döbele" w:date="2024-10-08T18:14:00Z" w16du:dateUtc="2024-10-08T16:14:00Z">
            <w:rPr>
              <w:rFonts w:ascii="Optima" w:hAnsi="Optima" w:cs="Times New Roman"/>
              <w:b/>
              <w:bCs/>
              <w:color w:val="000000"/>
              <w:sz w:val="21"/>
              <w:szCs w:val="21"/>
            </w:rPr>
          </w:rPrChange>
        </w:rPr>
        <w:t>4flow SE</w:t>
      </w:r>
    </w:p>
    <w:p w14:paraId="792C023F" w14:textId="77777777" w:rsidR="00B00026" w:rsidRPr="000D7597" w:rsidRDefault="00B00026" w:rsidP="00B00026">
      <w:pPr>
        <w:spacing w:after="0"/>
        <w:rPr>
          <w:rFonts w:ascii="Optima" w:hAnsi="Optima" w:cs="Times New Roman"/>
          <w:b/>
          <w:bCs/>
          <w:color w:val="000000"/>
          <w:sz w:val="20"/>
          <w:szCs w:val="20"/>
          <w:rPrChange w:id="22" w:author="David Döbele" w:date="2024-10-08T18:14:00Z" w16du:dateUtc="2024-10-08T16:14:00Z">
            <w:rPr>
              <w:rFonts w:ascii="Optima" w:hAnsi="Optima" w:cs="Times New Roman"/>
              <w:b/>
              <w:bCs/>
              <w:color w:val="000000"/>
              <w:sz w:val="21"/>
              <w:szCs w:val="21"/>
            </w:rPr>
          </w:rPrChange>
        </w:rPr>
      </w:pPr>
      <w:r w:rsidRPr="000D7597">
        <w:rPr>
          <w:rFonts w:ascii="Optima" w:hAnsi="Optima" w:cs="Times New Roman"/>
          <w:b/>
          <w:bCs/>
          <w:color w:val="000000"/>
          <w:sz w:val="20"/>
          <w:szCs w:val="20"/>
          <w:rPrChange w:id="23" w:author="David Döbele" w:date="2024-10-08T18:14:00Z" w16du:dateUtc="2024-10-08T16:14:00Z">
            <w:rPr>
              <w:rFonts w:ascii="Optima" w:hAnsi="Optima" w:cs="Times New Roman"/>
              <w:b/>
              <w:bCs/>
              <w:color w:val="000000"/>
              <w:sz w:val="21"/>
              <w:szCs w:val="21"/>
            </w:rPr>
          </w:rPrChange>
        </w:rPr>
        <w:t>Hallerstraße 1</w:t>
      </w:r>
    </w:p>
    <w:p w14:paraId="02E8528D" w14:textId="2EDCB63A" w:rsidR="00DD286A" w:rsidRPr="000D7597" w:rsidRDefault="00B00026" w:rsidP="00DD286A">
      <w:pPr>
        <w:spacing w:after="0"/>
        <w:rPr>
          <w:rFonts w:ascii="Optima" w:hAnsi="Optima" w:cs="Times New Roman"/>
          <w:b/>
          <w:bCs/>
          <w:color w:val="000000"/>
          <w:sz w:val="20"/>
          <w:szCs w:val="20"/>
          <w:rPrChange w:id="24" w:author="David Döbele" w:date="2024-10-08T18:14:00Z" w16du:dateUtc="2024-10-08T16:14:00Z">
            <w:rPr>
              <w:rFonts w:ascii="Optima" w:hAnsi="Optima" w:cs="Times New Roman"/>
              <w:b/>
              <w:bCs/>
              <w:color w:val="000000"/>
              <w:sz w:val="21"/>
              <w:szCs w:val="21"/>
            </w:rPr>
          </w:rPrChange>
        </w:rPr>
      </w:pPr>
      <w:r w:rsidRPr="000D7597">
        <w:rPr>
          <w:rFonts w:ascii="Optima" w:hAnsi="Optima" w:cs="Times New Roman"/>
          <w:b/>
          <w:bCs/>
          <w:color w:val="000000"/>
          <w:sz w:val="20"/>
          <w:szCs w:val="20"/>
          <w:rPrChange w:id="25" w:author="David Döbele" w:date="2024-10-08T18:14:00Z" w16du:dateUtc="2024-10-08T16:14:00Z">
            <w:rPr>
              <w:rFonts w:ascii="Optima" w:hAnsi="Optima" w:cs="Times New Roman"/>
              <w:b/>
              <w:bCs/>
              <w:color w:val="000000"/>
              <w:sz w:val="21"/>
              <w:szCs w:val="21"/>
            </w:rPr>
          </w:rPrChange>
        </w:rPr>
        <w:t>10587 Berlin</w:t>
      </w:r>
    </w:p>
    <w:p w14:paraId="4CA7F3E1" w14:textId="4F688192" w:rsidR="00DD286A" w:rsidRPr="000D7597" w:rsidRDefault="00B30946" w:rsidP="00DD286A">
      <w:pPr>
        <w:spacing w:after="0"/>
        <w:jc w:val="right"/>
        <w:rPr>
          <w:rFonts w:ascii="Optima" w:hAnsi="Optima" w:cs="Times New Roman"/>
          <w:sz w:val="20"/>
          <w:szCs w:val="20"/>
          <w:rPrChange w:id="26"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27" w:author="David Döbele" w:date="2024-10-08T18:14:00Z" w16du:dateUtc="2024-10-08T16:14:00Z">
            <w:rPr>
              <w:rFonts w:ascii="Optima" w:hAnsi="Optima" w:cs="Times New Roman"/>
              <w:sz w:val="21"/>
              <w:szCs w:val="21"/>
            </w:rPr>
          </w:rPrChange>
        </w:rPr>
        <w:t>Hamburg</w:t>
      </w:r>
      <w:r w:rsidR="002D594E" w:rsidRPr="000D7597">
        <w:rPr>
          <w:rFonts w:ascii="Optima" w:hAnsi="Optima" w:cs="Times New Roman"/>
          <w:sz w:val="20"/>
          <w:szCs w:val="20"/>
          <w:rPrChange w:id="28" w:author="David Döbele" w:date="2024-10-08T18:14:00Z" w16du:dateUtc="2024-10-08T16:14:00Z">
            <w:rPr>
              <w:rFonts w:ascii="Optima" w:hAnsi="Optima" w:cs="Times New Roman"/>
              <w:sz w:val="21"/>
              <w:szCs w:val="21"/>
            </w:rPr>
          </w:rPrChange>
        </w:rPr>
        <w:t xml:space="preserve">, </w:t>
      </w:r>
      <w:r w:rsidRPr="000D7597">
        <w:rPr>
          <w:rFonts w:ascii="Optima" w:hAnsi="Optima" w:cs="Times New Roman"/>
          <w:sz w:val="20"/>
          <w:szCs w:val="20"/>
          <w:rPrChange w:id="29" w:author="David Döbele" w:date="2024-10-08T18:14:00Z" w16du:dateUtc="2024-10-08T16:14:00Z">
            <w:rPr>
              <w:rFonts w:ascii="Optima" w:hAnsi="Optima" w:cs="Times New Roman"/>
              <w:sz w:val="21"/>
              <w:szCs w:val="21"/>
            </w:rPr>
          </w:rPrChange>
        </w:rPr>
        <w:t>0</w:t>
      </w:r>
      <w:r w:rsidR="00DD286A" w:rsidRPr="000D7597">
        <w:rPr>
          <w:rFonts w:ascii="Optima" w:hAnsi="Optima" w:cs="Times New Roman"/>
          <w:sz w:val="20"/>
          <w:szCs w:val="20"/>
          <w:rPrChange w:id="30" w:author="David Döbele" w:date="2024-10-08T18:14:00Z" w16du:dateUtc="2024-10-08T16:14:00Z">
            <w:rPr>
              <w:rFonts w:ascii="Optima" w:hAnsi="Optima" w:cs="Times New Roman"/>
              <w:sz w:val="21"/>
              <w:szCs w:val="21"/>
            </w:rPr>
          </w:rPrChange>
        </w:rPr>
        <w:t>8</w:t>
      </w:r>
      <w:r w:rsidR="002D594E" w:rsidRPr="000D7597">
        <w:rPr>
          <w:rFonts w:ascii="Optima" w:hAnsi="Optima" w:cs="Times New Roman"/>
          <w:sz w:val="20"/>
          <w:szCs w:val="20"/>
          <w:rPrChange w:id="31" w:author="David Döbele" w:date="2024-10-08T18:14:00Z" w16du:dateUtc="2024-10-08T16:14:00Z">
            <w:rPr>
              <w:rFonts w:ascii="Optima" w:hAnsi="Optima" w:cs="Times New Roman"/>
              <w:sz w:val="21"/>
              <w:szCs w:val="21"/>
            </w:rPr>
          </w:rPrChange>
        </w:rPr>
        <w:t>.</w:t>
      </w:r>
      <w:r w:rsidR="003D5D1E" w:rsidRPr="000D7597">
        <w:rPr>
          <w:rFonts w:ascii="Optima" w:hAnsi="Optima" w:cs="Times New Roman"/>
          <w:sz w:val="20"/>
          <w:szCs w:val="20"/>
          <w:rPrChange w:id="32" w:author="David Döbele" w:date="2024-10-08T18:14:00Z" w16du:dateUtc="2024-10-08T16:14:00Z">
            <w:rPr>
              <w:rFonts w:ascii="Optima" w:hAnsi="Optima" w:cs="Times New Roman"/>
              <w:sz w:val="21"/>
              <w:szCs w:val="21"/>
            </w:rPr>
          </w:rPrChange>
        </w:rPr>
        <w:t>1</w:t>
      </w:r>
      <w:r w:rsidRPr="000D7597">
        <w:rPr>
          <w:rFonts w:ascii="Optima" w:hAnsi="Optima" w:cs="Times New Roman"/>
          <w:sz w:val="20"/>
          <w:szCs w:val="20"/>
          <w:rPrChange w:id="33" w:author="David Döbele" w:date="2024-10-08T18:14:00Z" w16du:dateUtc="2024-10-08T16:14:00Z">
            <w:rPr>
              <w:rFonts w:ascii="Optima" w:hAnsi="Optima" w:cs="Times New Roman"/>
              <w:sz w:val="21"/>
              <w:szCs w:val="21"/>
            </w:rPr>
          </w:rPrChange>
        </w:rPr>
        <w:t>0</w:t>
      </w:r>
      <w:r w:rsidR="006A7895" w:rsidRPr="000D7597">
        <w:rPr>
          <w:rFonts w:ascii="Optima" w:hAnsi="Optima" w:cs="Times New Roman"/>
          <w:sz w:val="20"/>
          <w:szCs w:val="20"/>
          <w:rPrChange w:id="34" w:author="David Döbele" w:date="2024-10-08T18:14:00Z" w16du:dateUtc="2024-10-08T16:14:00Z">
            <w:rPr>
              <w:rFonts w:ascii="Optima" w:hAnsi="Optima" w:cs="Times New Roman"/>
              <w:sz w:val="21"/>
              <w:szCs w:val="21"/>
            </w:rPr>
          </w:rPrChange>
        </w:rPr>
        <w:t>.</w:t>
      </w:r>
      <w:r w:rsidR="003D5D1E" w:rsidRPr="000D7597">
        <w:rPr>
          <w:rFonts w:ascii="Optima" w:hAnsi="Optima" w:cs="Times New Roman"/>
          <w:sz w:val="20"/>
          <w:szCs w:val="20"/>
          <w:rPrChange w:id="35" w:author="David Döbele" w:date="2024-10-08T18:14:00Z" w16du:dateUtc="2024-10-08T16:14:00Z">
            <w:rPr>
              <w:rFonts w:ascii="Optima" w:hAnsi="Optima" w:cs="Times New Roman"/>
              <w:sz w:val="21"/>
              <w:szCs w:val="21"/>
            </w:rPr>
          </w:rPrChange>
        </w:rPr>
        <w:t>20</w:t>
      </w:r>
      <w:r w:rsidRPr="000D7597">
        <w:rPr>
          <w:rFonts w:ascii="Optima" w:hAnsi="Optima" w:cs="Times New Roman"/>
          <w:sz w:val="20"/>
          <w:szCs w:val="20"/>
          <w:rPrChange w:id="36" w:author="David Döbele" w:date="2024-10-08T18:14:00Z" w16du:dateUtc="2024-10-08T16:14:00Z">
            <w:rPr>
              <w:rFonts w:ascii="Optima" w:hAnsi="Optima" w:cs="Times New Roman"/>
              <w:sz w:val="21"/>
              <w:szCs w:val="21"/>
            </w:rPr>
          </w:rPrChange>
        </w:rPr>
        <w:t>24</w:t>
      </w:r>
    </w:p>
    <w:p w14:paraId="1971E5BC" w14:textId="77777777" w:rsidR="00B90BA8" w:rsidRPr="000D7597" w:rsidRDefault="00B90BA8" w:rsidP="00590834">
      <w:pPr>
        <w:spacing w:after="0"/>
        <w:rPr>
          <w:rFonts w:ascii="Optima" w:hAnsi="Optima" w:cs="Times New Roman"/>
          <w:sz w:val="20"/>
          <w:szCs w:val="20"/>
          <w:rPrChange w:id="37" w:author="David Döbele" w:date="2024-10-08T18:14:00Z" w16du:dateUtc="2024-10-08T16:14:00Z">
            <w:rPr>
              <w:rFonts w:ascii="Optima" w:hAnsi="Optima" w:cs="Times New Roman"/>
              <w:sz w:val="21"/>
              <w:szCs w:val="21"/>
            </w:rPr>
          </w:rPrChange>
        </w:rPr>
      </w:pPr>
    </w:p>
    <w:p w14:paraId="0098600D" w14:textId="76D04464" w:rsidR="000A5AB8" w:rsidRPr="000D7597" w:rsidRDefault="0099776A" w:rsidP="00590834">
      <w:pPr>
        <w:spacing w:after="0"/>
        <w:rPr>
          <w:rFonts w:ascii="Optima" w:hAnsi="Optima" w:cs="Times New Roman"/>
          <w:b/>
          <w:sz w:val="20"/>
          <w:szCs w:val="20"/>
          <w:rPrChange w:id="38" w:author="David Döbele" w:date="2024-10-08T18:14:00Z" w16du:dateUtc="2024-10-08T16:14:00Z">
            <w:rPr>
              <w:rFonts w:ascii="Optima" w:hAnsi="Optima" w:cs="Times New Roman"/>
              <w:b/>
              <w:sz w:val="21"/>
              <w:szCs w:val="21"/>
            </w:rPr>
          </w:rPrChange>
        </w:rPr>
      </w:pPr>
      <w:r w:rsidRPr="000D7597">
        <w:rPr>
          <w:rFonts w:ascii="Optima" w:hAnsi="Optima" w:cs="Times New Roman"/>
          <w:b/>
          <w:sz w:val="20"/>
          <w:szCs w:val="20"/>
          <w:rPrChange w:id="39" w:author="David Döbele" w:date="2024-10-08T18:14:00Z" w16du:dateUtc="2024-10-08T16:14:00Z">
            <w:rPr>
              <w:rFonts w:ascii="Optima" w:hAnsi="Optima" w:cs="Times New Roman"/>
              <w:b/>
              <w:sz w:val="21"/>
              <w:szCs w:val="21"/>
            </w:rPr>
          </w:rPrChange>
        </w:rPr>
        <w:t xml:space="preserve">Bewerbung um ein Praktikum im Bereich </w:t>
      </w:r>
      <w:r w:rsidR="003F40AF" w:rsidRPr="000D7597">
        <w:rPr>
          <w:rFonts w:ascii="Optima" w:hAnsi="Optima" w:cs="Times New Roman"/>
          <w:b/>
          <w:sz w:val="20"/>
          <w:szCs w:val="20"/>
          <w:rPrChange w:id="40" w:author="David Döbele" w:date="2024-10-08T18:14:00Z" w16du:dateUtc="2024-10-08T16:14:00Z">
            <w:rPr>
              <w:rFonts w:ascii="Optima" w:hAnsi="Optima" w:cs="Times New Roman"/>
              <w:b/>
              <w:sz w:val="21"/>
              <w:szCs w:val="21"/>
            </w:rPr>
          </w:rPrChange>
        </w:rPr>
        <w:t>Logistik- und Supply Chain Managemen</w:t>
      </w:r>
      <w:r w:rsidR="00B90BA8" w:rsidRPr="000D7597">
        <w:rPr>
          <w:rFonts w:ascii="Optima" w:hAnsi="Optima" w:cs="Times New Roman"/>
          <w:b/>
          <w:sz w:val="20"/>
          <w:szCs w:val="20"/>
          <w:rPrChange w:id="41" w:author="David Döbele" w:date="2024-10-08T18:14:00Z" w16du:dateUtc="2024-10-08T16:14:00Z">
            <w:rPr>
              <w:rFonts w:ascii="Optima" w:hAnsi="Optima" w:cs="Times New Roman"/>
              <w:b/>
              <w:sz w:val="21"/>
              <w:szCs w:val="21"/>
            </w:rPr>
          </w:rPrChange>
        </w:rPr>
        <w:t>t</w:t>
      </w:r>
    </w:p>
    <w:p w14:paraId="3A5BDDA8" w14:textId="77777777" w:rsidR="004A615C" w:rsidRPr="000D7597" w:rsidRDefault="004A615C" w:rsidP="000A5AB8">
      <w:pPr>
        <w:spacing w:after="0"/>
        <w:rPr>
          <w:rFonts w:ascii="Optima" w:hAnsi="Optima" w:cs="Times New Roman"/>
          <w:b/>
          <w:sz w:val="20"/>
          <w:szCs w:val="20"/>
          <w:rPrChange w:id="42" w:author="David Döbele" w:date="2024-10-08T18:14:00Z" w16du:dateUtc="2024-10-08T16:14:00Z">
            <w:rPr>
              <w:rFonts w:ascii="Optima" w:hAnsi="Optima" w:cs="Times New Roman"/>
              <w:b/>
              <w:sz w:val="21"/>
              <w:szCs w:val="21"/>
            </w:rPr>
          </w:rPrChange>
        </w:rPr>
      </w:pPr>
    </w:p>
    <w:p w14:paraId="61CDE0AD" w14:textId="265BC611" w:rsidR="00034B68" w:rsidRPr="000D7597" w:rsidRDefault="003F40AF" w:rsidP="00375D2D">
      <w:pPr>
        <w:spacing w:after="0"/>
        <w:jc w:val="both"/>
        <w:rPr>
          <w:rFonts w:ascii="Optima" w:hAnsi="Optima" w:cs="Times New Roman"/>
          <w:sz w:val="20"/>
          <w:szCs w:val="20"/>
          <w:rPrChange w:id="43"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44" w:author="David Döbele" w:date="2024-10-08T18:14:00Z" w16du:dateUtc="2024-10-08T16:14:00Z">
            <w:rPr>
              <w:rFonts w:ascii="Optima" w:hAnsi="Optima" w:cs="Times New Roman"/>
              <w:sz w:val="21"/>
              <w:szCs w:val="21"/>
            </w:rPr>
          </w:rPrChange>
        </w:rPr>
        <w:t>Sehr geehrte Damen und Herren</w:t>
      </w:r>
      <w:r w:rsidR="00E65B09" w:rsidRPr="000D7597">
        <w:rPr>
          <w:rFonts w:ascii="Optima" w:hAnsi="Optima" w:cs="Times New Roman"/>
          <w:sz w:val="20"/>
          <w:szCs w:val="20"/>
          <w:rPrChange w:id="45" w:author="David Döbele" w:date="2024-10-08T18:14:00Z" w16du:dateUtc="2024-10-08T16:14:00Z">
            <w:rPr>
              <w:rFonts w:ascii="Optima" w:hAnsi="Optima" w:cs="Times New Roman"/>
              <w:sz w:val="21"/>
              <w:szCs w:val="21"/>
            </w:rPr>
          </w:rPrChange>
        </w:rPr>
        <w:t xml:space="preserve">, </w:t>
      </w:r>
    </w:p>
    <w:p w14:paraId="433CF1AE" w14:textId="14106765" w:rsidR="00E65B09" w:rsidRPr="000D7597" w:rsidRDefault="00E65B09" w:rsidP="00375D2D">
      <w:pPr>
        <w:spacing w:after="0"/>
        <w:jc w:val="both"/>
        <w:rPr>
          <w:rFonts w:ascii="Optima" w:hAnsi="Optima" w:cs="Times New Roman"/>
          <w:sz w:val="20"/>
          <w:szCs w:val="20"/>
          <w:rPrChange w:id="46" w:author="David Döbele" w:date="2024-10-08T18:14:00Z" w16du:dateUtc="2024-10-08T16:14:00Z">
            <w:rPr>
              <w:rFonts w:ascii="Optima" w:hAnsi="Optima" w:cs="Times New Roman"/>
              <w:sz w:val="21"/>
              <w:szCs w:val="21"/>
            </w:rPr>
          </w:rPrChange>
        </w:rPr>
      </w:pPr>
    </w:p>
    <w:p w14:paraId="47429A70" w14:textId="671022A8" w:rsidR="003F40AF" w:rsidRPr="000D7597" w:rsidRDefault="00B00026" w:rsidP="003F40AF">
      <w:pPr>
        <w:spacing w:after="0"/>
        <w:jc w:val="both"/>
        <w:rPr>
          <w:rFonts w:ascii="Optima" w:hAnsi="Optima" w:cs="Times New Roman"/>
          <w:sz w:val="20"/>
          <w:szCs w:val="20"/>
          <w:rPrChange w:id="47"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48" w:author="David Döbele" w:date="2024-10-08T18:14:00Z" w16du:dateUtc="2024-10-08T16:14:00Z">
            <w:rPr>
              <w:rFonts w:ascii="Optima" w:hAnsi="Optima" w:cs="Times New Roman"/>
              <w:sz w:val="21"/>
              <w:szCs w:val="21"/>
            </w:rPr>
          </w:rPrChange>
        </w:rPr>
        <w:t>m</w:t>
      </w:r>
      <w:r w:rsidR="003F40AF" w:rsidRPr="000D7597">
        <w:rPr>
          <w:rFonts w:ascii="Optima" w:hAnsi="Optima" w:cs="Times New Roman"/>
          <w:sz w:val="20"/>
          <w:szCs w:val="20"/>
          <w:rPrChange w:id="49" w:author="David Döbele" w:date="2024-10-08T18:14:00Z" w16du:dateUtc="2024-10-08T16:14:00Z">
            <w:rPr>
              <w:rFonts w:ascii="Optima" w:hAnsi="Optima" w:cs="Times New Roman"/>
              <w:sz w:val="21"/>
              <w:szCs w:val="21"/>
            </w:rPr>
          </w:rPrChange>
        </w:rPr>
        <w:t xml:space="preserve">eine Motivation für eine </w:t>
      </w:r>
      <w:r w:rsidRPr="000D7597">
        <w:rPr>
          <w:rFonts w:ascii="Optima" w:hAnsi="Optima" w:cs="Times New Roman"/>
          <w:b/>
          <w:bCs/>
          <w:sz w:val="20"/>
          <w:szCs w:val="20"/>
          <w:rPrChange w:id="50" w:author="David Döbele" w:date="2024-10-08T18:14:00Z" w16du:dateUtc="2024-10-08T16:14:00Z">
            <w:rPr>
              <w:rFonts w:ascii="Optima" w:hAnsi="Optima" w:cs="Times New Roman"/>
              <w:b/>
              <w:bCs/>
              <w:sz w:val="21"/>
              <w:szCs w:val="21"/>
            </w:rPr>
          </w:rPrChange>
        </w:rPr>
        <w:t>Beratungst</w:t>
      </w:r>
      <w:r w:rsidR="003F40AF" w:rsidRPr="000D7597">
        <w:rPr>
          <w:rFonts w:ascii="Optima" w:hAnsi="Optima" w:cs="Times New Roman"/>
          <w:b/>
          <w:bCs/>
          <w:sz w:val="20"/>
          <w:szCs w:val="20"/>
          <w:rPrChange w:id="51" w:author="David Döbele" w:date="2024-10-08T18:14:00Z" w16du:dateUtc="2024-10-08T16:14:00Z">
            <w:rPr>
              <w:rFonts w:ascii="Optima" w:hAnsi="Optima" w:cs="Times New Roman"/>
              <w:b/>
              <w:bCs/>
              <w:sz w:val="21"/>
              <w:szCs w:val="21"/>
            </w:rPr>
          </w:rPrChange>
        </w:rPr>
        <w:t>ätigkeit</w:t>
      </w:r>
      <w:del w:id="52" w:author="David Döbele" w:date="2024-10-08T18:13:00Z" w16du:dateUtc="2024-10-08T16:13:00Z">
        <w:r w:rsidRPr="000D7597" w:rsidDel="000D7597">
          <w:rPr>
            <w:rFonts w:ascii="Optima" w:hAnsi="Optima" w:cs="Times New Roman"/>
            <w:b/>
            <w:bCs/>
            <w:sz w:val="20"/>
            <w:szCs w:val="20"/>
            <w:rPrChange w:id="53" w:author="David Döbele" w:date="2024-10-08T18:14:00Z" w16du:dateUtc="2024-10-08T16:14:00Z">
              <w:rPr>
                <w:rFonts w:ascii="Optima" w:hAnsi="Optima" w:cs="Times New Roman"/>
                <w:b/>
                <w:bCs/>
                <w:sz w:val="21"/>
                <w:szCs w:val="21"/>
              </w:rPr>
            </w:rPrChange>
          </w:rPr>
          <w:delText>)</w:delText>
        </w:r>
      </w:del>
      <w:r w:rsidR="003F40AF" w:rsidRPr="000D7597">
        <w:rPr>
          <w:rFonts w:ascii="Optima" w:hAnsi="Optima" w:cs="Times New Roman"/>
          <w:sz w:val="20"/>
          <w:szCs w:val="20"/>
          <w:rPrChange w:id="54" w:author="David Döbele" w:date="2024-10-08T18:14:00Z" w16du:dateUtc="2024-10-08T16:14:00Z">
            <w:rPr>
              <w:rFonts w:ascii="Optima" w:hAnsi="Optima" w:cs="Times New Roman"/>
              <w:sz w:val="21"/>
              <w:szCs w:val="21"/>
            </w:rPr>
          </w:rPrChange>
        </w:rPr>
        <w:t xml:space="preserve"> im </w:t>
      </w:r>
      <w:r w:rsidR="003F40AF" w:rsidRPr="000D7597">
        <w:rPr>
          <w:rFonts w:ascii="Optima" w:hAnsi="Optima" w:cs="Times New Roman"/>
          <w:b/>
          <w:bCs/>
          <w:sz w:val="20"/>
          <w:szCs w:val="20"/>
          <w:rPrChange w:id="55" w:author="David Döbele" w:date="2024-10-08T18:14:00Z" w16du:dateUtc="2024-10-08T16:14:00Z">
            <w:rPr>
              <w:rFonts w:ascii="Optima" w:hAnsi="Optima" w:cs="Times New Roman"/>
              <w:b/>
              <w:bCs/>
              <w:sz w:val="21"/>
              <w:szCs w:val="21"/>
            </w:rPr>
          </w:rPrChange>
        </w:rPr>
        <w:t>Logistik- und Supply-Chain-Management</w:t>
      </w:r>
      <w:r w:rsidR="003F40AF" w:rsidRPr="000D7597">
        <w:rPr>
          <w:rFonts w:ascii="Optima" w:hAnsi="Optima" w:cs="Times New Roman"/>
          <w:sz w:val="20"/>
          <w:szCs w:val="20"/>
          <w:rPrChange w:id="56" w:author="David Döbele" w:date="2024-10-08T18:14:00Z" w16du:dateUtc="2024-10-08T16:14:00Z">
            <w:rPr>
              <w:rFonts w:ascii="Optima" w:hAnsi="Optima" w:cs="Times New Roman"/>
              <w:sz w:val="21"/>
              <w:szCs w:val="21"/>
            </w:rPr>
          </w:rPrChange>
        </w:rPr>
        <w:t xml:space="preserve"> </w:t>
      </w:r>
      <w:r w:rsidRPr="000D7597">
        <w:rPr>
          <w:rFonts w:ascii="Optima" w:hAnsi="Optima" w:cs="Times New Roman"/>
          <w:sz w:val="20"/>
          <w:szCs w:val="20"/>
          <w:rPrChange w:id="57" w:author="David Döbele" w:date="2024-10-08T18:14:00Z" w16du:dateUtc="2024-10-08T16:14:00Z">
            <w:rPr>
              <w:rFonts w:ascii="Optima" w:hAnsi="Optima" w:cs="Times New Roman"/>
              <w:sz w:val="21"/>
              <w:szCs w:val="21"/>
            </w:rPr>
          </w:rPrChange>
        </w:rPr>
        <w:t>basiert auf meinem Wunsch, stetig Neues zu lernen und mich weiterzuentwickeln.</w:t>
      </w:r>
      <w:r w:rsidR="003F40AF" w:rsidRPr="000D7597">
        <w:rPr>
          <w:rFonts w:ascii="Optima" w:hAnsi="Optima" w:cs="Times New Roman"/>
          <w:sz w:val="20"/>
          <w:szCs w:val="20"/>
          <w:rPrChange w:id="58" w:author="David Döbele" w:date="2024-10-08T18:14:00Z" w16du:dateUtc="2024-10-08T16:14:00Z">
            <w:rPr>
              <w:rFonts w:ascii="Optima" w:hAnsi="Optima" w:cs="Times New Roman"/>
              <w:sz w:val="21"/>
              <w:szCs w:val="21"/>
            </w:rPr>
          </w:rPrChange>
        </w:rPr>
        <w:t xml:space="preserve"> Während meiner Ausbildung zum Immobilienkaufmann und meiner Tätigkeit im strategischen Einkauf bei der </w:t>
      </w:r>
      <w:proofErr w:type="gramStart"/>
      <w:r w:rsidR="003F40AF" w:rsidRPr="000D7597">
        <w:rPr>
          <w:rFonts w:ascii="Optima" w:hAnsi="Optima" w:cs="Times New Roman"/>
          <w:sz w:val="20"/>
          <w:szCs w:val="20"/>
          <w:rPrChange w:id="59" w:author="David Döbele" w:date="2024-10-08T18:14:00Z" w16du:dateUtc="2024-10-08T16:14:00Z">
            <w:rPr>
              <w:rFonts w:ascii="Optima" w:hAnsi="Optima" w:cs="Times New Roman"/>
              <w:sz w:val="21"/>
              <w:szCs w:val="21"/>
            </w:rPr>
          </w:rPrChange>
        </w:rPr>
        <w:t>SAGA Unternehmensgruppe</w:t>
      </w:r>
      <w:proofErr w:type="gramEnd"/>
      <w:r w:rsidR="003F40AF" w:rsidRPr="000D7597">
        <w:rPr>
          <w:rFonts w:ascii="Optima" w:hAnsi="Optima" w:cs="Times New Roman"/>
          <w:sz w:val="20"/>
          <w:szCs w:val="20"/>
          <w:rPrChange w:id="60" w:author="David Döbele" w:date="2024-10-08T18:14:00Z" w16du:dateUtc="2024-10-08T16:14:00Z">
            <w:rPr>
              <w:rFonts w:ascii="Optima" w:hAnsi="Optima" w:cs="Times New Roman"/>
              <w:sz w:val="21"/>
              <w:szCs w:val="21"/>
            </w:rPr>
          </w:rPrChange>
        </w:rPr>
        <w:t xml:space="preserve"> habe ich wertvolle </w:t>
      </w:r>
      <w:r w:rsidRPr="000D7597">
        <w:rPr>
          <w:rFonts w:ascii="Optima" w:hAnsi="Optima" w:cs="Times New Roman"/>
          <w:sz w:val="20"/>
          <w:szCs w:val="20"/>
          <w:rPrChange w:id="61" w:author="David Döbele" w:date="2024-10-08T18:14:00Z" w16du:dateUtc="2024-10-08T16:14:00Z">
            <w:rPr>
              <w:rFonts w:ascii="Optima" w:hAnsi="Optima" w:cs="Times New Roman"/>
              <w:sz w:val="21"/>
              <w:szCs w:val="21"/>
            </w:rPr>
          </w:rPrChange>
        </w:rPr>
        <w:t>Erfahrungen</w:t>
      </w:r>
      <w:r w:rsidR="003F40AF" w:rsidRPr="000D7597">
        <w:rPr>
          <w:rFonts w:ascii="Optima" w:hAnsi="Optima" w:cs="Times New Roman"/>
          <w:sz w:val="20"/>
          <w:szCs w:val="20"/>
          <w:rPrChange w:id="62" w:author="David Döbele" w:date="2024-10-08T18:14:00Z" w16du:dateUtc="2024-10-08T16:14:00Z">
            <w:rPr>
              <w:rFonts w:ascii="Optima" w:hAnsi="Optima" w:cs="Times New Roman"/>
              <w:sz w:val="21"/>
              <w:szCs w:val="21"/>
            </w:rPr>
          </w:rPrChange>
        </w:rPr>
        <w:t xml:space="preserve"> in der </w:t>
      </w:r>
      <w:r w:rsidR="003F40AF" w:rsidRPr="000D7597">
        <w:rPr>
          <w:rFonts w:ascii="Optima" w:hAnsi="Optima" w:cs="Times New Roman"/>
          <w:b/>
          <w:bCs/>
          <w:sz w:val="20"/>
          <w:szCs w:val="20"/>
          <w:rPrChange w:id="63" w:author="David Döbele" w:date="2024-10-08T18:14:00Z" w16du:dateUtc="2024-10-08T16:14:00Z">
            <w:rPr>
              <w:rFonts w:ascii="Optima" w:hAnsi="Optima" w:cs="Times New Roman"/>
              <w:b/>
              <w:bCs/>
              <w:sz w:val="21"/>
              <w:szCs w:val="21"/>
            </w:rPr>
          </w:rPrChange>
        </w:rPr>
        <w:t xml:space="preserve">Prozessoptimierung und der Analyse von Logistikdaten gesammelt. Besonders das Management von Warengruppenstrategien und die Kennzahlenanalyse haben mein Interesse an Effizienzsteigerung geweckt. Ich sehe optimierte Lieferketten als entscheidend für den Unternehmenserfolg, da sie nicht nur Kosten senken, sondern auch die Wettbewerbsfähigkeit stärken. </w:t>
      </w:r>
      <w:r w:rsidR="003F40AF" w:rsidRPr="000D7597">
        <w:rPr>
          <w:rFonts w:ascii="Optima" w:hAnsi="Optima" w:cs="Times New Roman"/>
          <w:sz w:val="20"/>
          <w:szCs w:val="20"/>
          <w:rPrChange w:id="64" w:author="David Döbele" w:date="2024-10-08T18:14:00Z" w16du:dateUtc="2024-10-08T16:14:00Z">
            <w:rPr>
              <w:rFonts w:ascii="Optima" w:hAnsi="Optima" w:cs="Times New Roman"/>
              <w:sz w:val="21"/>
              <w:szCs w:val="21"/>
            </w:rPr>
          </w:rPrChange>
        </w:rPr>
        <w:t>In Ihrem Unternehmen sehe ich die Möglichkeit, mich in einem dynamischen Umfeld weiterzuentwickeln und von einer steilen Lernkurve zu profitieren. Deshalb würde ich mich freuen, Ihr Team ab dem 01.03.2025 für drei Monate als Praktikant in Ihrem Office in Hamburg tatkräftig zu unterstützen.</w:t>
      </w:r>
    </w:p>
    <w:p w14:paraId="612B9520" w14:textId="77777777" w:rsidR="003F40AF" w:rsidRPr="000D7597" w:rsidRDefault="003F40AF" w:rsidP="003F40AF">
      <w:pPr>
        <w:spacing w:after="0"/>
        <w:jc w:val="both"/>
        <w:rPr>
          <w:rFonts w:ascii="Optima" w:hAnsi="Optima" w:cs="Times New Roman"/>
          <w:sz w:val="20"/>
          <w:szCs w:val="20"/>
          <w:rPrChange w:id="65"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66" w:author="David Döbele" w:date="2024-10-08T18:14:00Z" w16du:dateUtc="2024-10-08T16:14:00Z">
            <w:rPr>
              <w:rFonts w:ascii="Optima" w:hAnsi="Optima" w:cs="Times New Roman"/>
              <w:sz w:val="21"/>
              <w:szCs w:val="21"/>
            </w:rPr>
          </w:rPrChange>
        </w:rPr>
        <w:t xml:space="preserve"> </w:t>
      </w:r>
    </w:p>
    <w:p w14:paraId="6004CFAE" w14:textId="44799917" w:rsidR="003F40AF" w:rsidRPr="000D7597" w:rsidRDefault="003F40AF" w:rsidP="003F40AF">
      <w:pPr>
        <w:spacing w:after="0"/>
        <w:jc w:val="both"/>
        <w:rPr>
          <w:rFonts w:ascii="Optima" w:hAnsi="Optima" w:cs="Times New Roman"/>
          <w:sz w:val="20"/>
          <w:szCs w:val="20"/>
          <w:rPrChange w:id="67"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68" w:author="David Döbele" w:date="2024-10-08T18:14:00Z" w16du:dateUtc="2024-10-08T16:14:00Z">
            <w:rPr>
              <w:rFonts w:ascii="Optima" w:hAnsi="Optima" w:cs="Times New Roman"/>
              <w:sz w:val="21"/>
              <w:szCs w:val="21"/>
            </w:rPr>
          </w:rPrChange>
        </w:rPr>
        <w:t xml:space="preserve">Aufgrund meiner überdurchschnittlichen Leistungen und meines Engagements während der Ausbildung wurde ich bereits vor dem offiziellen Ende meiner Ausbildung in den </w:t>
      </w:r>
      <w:del w:id="69" w:author="David Döbele" w:date="2024-10-08T18:14:00Z" w16du:dateUtc="2024-10-08T16:14:00Z">
        <w:r w:rsidRPr="000D7597" w:rsidDel="000D7597">
          <w:rPr>
            <w:rFonts w:ascii="Optima" w:hAnsi="Optima" w:cs="Times New Roman"/>
            <w:sz w:val="20"/>
            <w:szCs w:val="20"/>
            <w:rPrChange w:id="70" w:author="David Döbele" w:date="2024-10-08T18:14:00Z" w16du:dateUtc="2024-10-08T16:14:00Z">
              <w:rPr>
                <w:rFonts w:ascii="Optima" w:hAnsi="Optima" w:cs="Times New Roman"/>
                <w:sz w:val="21"/>
                <w:szCs w:val="21"/>
              </w:rPr>
            </w:rPrChange>
          </w:rPr>
          <w:delText xml:space="preserve">Strategischen </w:delText>
        </w:r>
      </w:del>
      <w:ins w:id="71" w:author="David Döbele" w:date="2024-10-08T18:14:00Z" w16du:dateUtc="2024-10-08T16:14:00Z">
        <w:r w:rsidR="000D7597" w:rsidRPr="000D7597">
          <w:rPr>
            <w:rFonts w:ascii="Optima" w:hAnsi="Optima" w:cs="Times New Roman"/>
            <w:sz w:val="20"/>
            <w:szCs w:val="20"/>
            <w:rPrChange w:id="72" w:author="David Döbele" w:date="2024-10-08T18:14:00Z" w16du:dateUtc="2024-10-08T16:14:00Z">
              <w:rPr>
                <w:rFonts w:ascii="Optima" w:hAnsi="Optima" w:cs="Times New Roman"/>
                <w:sz w:val="21"/>
                <w:szCs w:val="21"/>
              </w:rPr>
            </w:rPrChange>
          </w:rPr>
          <w:t>s</w:t>
        </w:r>
        <w:r w:rsidR="000D7597" w:rsidRPr="000D7597">
          <w:rPr>
            <w:rFonts w:ascii="Optima" w:hAnsi="Optima" w:cs="Times New Roman"/>
            <w:sz w:val="20"/>
            <w:szCs w:val="20"/>
            <w:rPrChange w:id="73" w:author="David Döbele" w:date="2024-10-08T18:14:00Z" w16du:dateUtc="2024-10-08T16:14:00Z">
              <w:rPr>
                <w:rFonts w:ascii="Optima" w:hAnsi="Optima" w:cs="Times New Roman"/>
                <w:sz w:val="21"/>
                <w:szCs w:val="21"/>
              </w:rPr>
            </w:rPrChange>
          </w:rPr>
          <w:t xml:space="preserve">trategischen </w:t>
        </w:r>
      </w:ins>
      <w:r w:rsidRPr="000D7597">
        <w:rPr>
          <w:rFonts w:ascii="Optima" w:hAnsi="Optima" w:cs="Times New Roman"/>
          <w:sz w:val="20"/>
          <w:szCs w:val="20"/>
          <w:rPrChange w:id="74" w:author="David Döbele" w:date="2024-10-08T18:14:00Z" w16du:dateUtc="2024-10-08T16:14:00Z">
            <w:rPr>
              <w:rFonts w:ascii="Optima" w:hAnsi="Optima" w:cs="Times New Roman"/>
              <w:sz w:val="21"/>
              <w:szCs w:val="21"/>
            </w:rPr>
          </w:rPrChange>
        </w:rPr>
        <w:t xml:space="preserve">Konzerneinkauf übernommen. </w:t>
      </w:r>
      <w:r w:rsidR="00B00026" w:rsidRPr="000D7597">
        <w:rPr>
          <w:rFonts w:ascii="Optima" w:hAnsi="Optima" w:cs="Times New Roman"/>
          <w:sz w:val="20"/>
          <w:szCs w:val="20"/>
          <w:rPrChange w:id="75" w:author="David Döbele" w:date="2024-10-08T18:14:00Z" w16du:dateUtc="2024-10-08T16:14:00Z">
            <w:rPr>
              <w:rFonts w:ascii="Optima" w:hAnsi="Optima" w:cs="Times New Roman"/>
              <w:sz w:val="21"/>
              <w:szCs w:val="21"/>
            </w:rPr>
          </w:rPrChange>
        </w:rPr>
        <w:t xml:space="preserve">Diese frühe Verantwortung ermöglichte es mir, umfangreiche praktische Erfahrungen in der </w:t>
      </w:r>
      <w:r w:rsidRPr="000D7597">
        <w:rPr>
          <w:rFonts w:ascii="Optima" w:hAnsi="Optima" w:cs="Times New Roman"/>
          <w:b/>
          <w:bCs/>
          <w:sz w:val="20"/>
          <w:szCs w:val="20"/>
          <w:rPrChange w:id="76" w:author="David Döbele" w:date="2024-10-08T18:14:00Z" w16du:dateUtc="2024-10-08T16:14:00Z">
            <w:rPr>
              <w:rFonts w:ascii="Optima" w:hAnsi="Optima" w:cs="Times New Roman"/>
              <w:b/>
              <w:bCs/>
              <w:sz w:val="21"/>
              <w:szCs w:val="21"/>
            </w:rPr>
          </w:rPrChange>
        </w:rPr>
        <w:t xml:space="preserve">Analyse von Finanzkennzahlen, der Entwicklung von Warengruppenstrategien sowie der Bewertung von Risiken und Prozessen zu sammeln. Dabei lag mein Fokus insbesondere auf der Optimierung von Beschaffungsprozessen und der Erstellung von Reports, </w:t>
      </w:r>
      <w:r w:rsidRPr="000D7597">
        <w:rPr>
          <w:rFonts w:ascii="Optima" w:hAnsi="Optima" w:cs="Times New Roman"/>
          <w:sz w:val="20"/>
          <w:szCs w:val="20"/>
          <w:rPrChange w:id="77" w:author="David Döbele" w:date="2024-10-08T18:14:00Z" w16du:dateUtc="2024-10-08T16:14:00Z">
            <w:rPr>
              <w:rFonts w:ascii="Optima" w:hAnsi="Optima" w:cs="Times New Roman"/>
              <w:sz w:val="21"/>
              <w:szCs w:val="21"/>
            </w:rPr>
          </w:rPrChange>
        </w:rPr>
        <w:t xml:space="preserve">was meine analytischen Fähigkeiten weiter gestärkt hat. Nach Abschluss der Ausbildung habe ich ein berufsbegleitendes Studium der Betriebswirtschaftslehre an der </w:t>
      </w:r>
      <w:proofErr w:type="gramStart"/>
      <w:r w:rsidRPr="000D7597">
        <w:rPr>
          <w:rFonts w:ascii="Optima" w:hAnsi="Optima" w:cs="Times New Roman"/>
          <w:sz w:val="20"/>
          <w:szCs w:val="20"/>
          <w:rPrChange w:id="78" w:author="David Döbele" w:date="2024-10-08T18:14:00Z" w16du:dateUtc="2024-10-08T16:14:00Z">
            <w:rPr>
              <w:rFonts w:ascii="Optima" w:hAnsi="Optima" w:cs="Times New Roman"/>
              <w:sz w:val="21"/>
              <w:szCs w:val="21"/>
            </w:rPr>
          </w:rPrChange>
        </w:rPr>
        <w:t>FOM Hochschule</w:t>
      </w:r>
      <w:proofErr w:type="gramEnd"/>
      <w:r w:rsidRPr="000D7597">
        <w:rPr>
          <w:rFonts w:ascii="Optima" w:hAnsi="Optima" w:cs="Times New Roman"/>
          <w:sz w:val="20"/>
          <w:szCs w:val="20"/>
          <w:rPrChange w:id="79" w:author="David Döbele" w:date="2024-10-08T18:14:00Z" w16du:dateUtc="2024-10-08T16:14:00Z">
            <w:rPr>
              <w:rFonts w:ascii="Optima" w:hAnsi="Optima" w:cs="Times New Roman"/>
              <w:sz w:val="21"/>
              <w:szCs w:val="21"/>
            </w:rPr>
          </w:rPrChange>
        </w:rPr>
        <w:t xml:space="preserve"> aufgenommen, um meine theoretischen Kenntnisse weiter auszubauen und direkt in meiner praktischen Arbeit anzuwenden. </w:t>
      </w:r>
      <w:r w:rsidR="00926372" w:rsidRPr="000D7597">
        <w:rPr>
          <w:rFonts w:ascii="Optima" w:hAnsi="Optima" w:cs="Times New Roman"/>
          <w:b/>
          <w:bCs/>
          <w:sz w:val="20"/>
          <w:szCs w:val="20"/>
          <w:rPrChange w:id="80" w:author="David Döbele" w:date="2024-10-08T18:14:00Z" w16du:dateUtc="2024-10-08T16:14:00Z">
            <w:rPr>
              <w:rFonts w:ascii="Optima" w:hAnsi="Optima" w:cs="Times New Roman"/>
              <w:b/>
              <w:bCs/>
              <w:sz w:val="21"/>
              <w:szCs w:val="21"/>
            </w:rPr>
          </w:rPrChange>
        </w:rPr>
        <w:t>Aktuell belege ich das Modul „Supply-Chain-Management“ und werde dieses voraussichtlich im Februar 2025 erfolgreich abschließen.</w:t>
      </w:r>
      <w:r w:rsidR="00926372" w:rsidRPr="000D7597">
        <w:rPr>
          <w:rFonts w:ascii="Optima" w:hAnsi="Optima" w:cs="Times New Roman"/>
          <w:sz w:val="20"/>
          <w:szCs w:val="20"/>
          <w:rPrChange w:id="81" w:author="David Döbele" w:date="2024-10-08T18:14:00Z" w16du:dateUtc="2024-10-08T16:14:00Z">
            <w:rPr>
              <w:rFonts w:ascii="Optima" w:hAnsi="Optima" w:cs="Times New Roman"/>
              <w:sz w:val="21"/>
              <w:szCs w:val="21"/>
            </w:rPr>
          </w:rPrChange>
        </w:rPr>
        <w:t xml:space="preserve"> </w:t>
      </w:r>
      <w:r w:rsidRPr="000D7597">
        <w:rPr>
          <w:rFonts w:ascii="Optima" w:hAnsi="Optima" w:cs="Times New Roman"/>
          <w:sz w:val="20"/>
          <w:szCs w:val="20"/>
          <w:rPrChange w:id="82" w:author="David Döbele" w:date="2024-10-08T18:14:00Z" w16du:dateUtc="2024-10-08T16:14:00Z">
            <w:rPr>
              <w:rFonts w:ascii="Optima" w:hAnsi="Optima" w:cs="Times New Roman"/>
              <w:sz w:val="21"/>
              <w:szCs w:val="21"/>
            </w:rPr>
          </w:rPrChange>
        </w:rPr>
        <w:t xml:space="preserve">Als langjähriger Kapitän meiner ehemaligen Fußballmannschaft habe ich gelernt, Verantwortung zu übernehmen und Teams effizient auf gemeinsame Ziele auszurichten, was ich nun erfolgreich in meiner beruflichen Praxis einsetze. </w:t>
      </w:r>
    </w:p>
    <w:p w14:paraId="70B4D225" w14:textId="77777777" w:rsidR="003F40AF" w:rsidRPr="000D7597" w:rsidRDefault="003F40AF" w:rsidP="003F40AF">
      <w:pPr>
        <w:spacing w:after="0"/>
        <w:jc w:val="both"/>
        <w:rPr>
          <w:rFonts w:ascii="Optima" w:hAnsi="Optima" w:cs="Times New Roman"/>
          <w:sz w:val="20"/>
          <w:szCs w:val="20"/>
          <w:rPrChange w:id="83" w:author="David Döbele" w:date="2024-10-08T18:14:00Z" w16du:dateUtc="2024-10-08T16:14:00Z">
            <w:rPr>
              <w:rFonts w:ascii="Optima" w:hAnsi="Optima" w:cs="Times New Roman"/>
              <w:sz w:val="21"/>
              <w:szCs w:val="21"/>
            </w:rPr>
          </w:rPrChange>
        </w:rPr>
      </w:pPr>
    </w:p>
    <w:p w14:paraId="33A024FF" w14:textId="7BB8D971" w:rsidR="003F40AF" w:rsidRPr="000D7597" w:rsidRDefault="003F40AF" w:rsidP="003F40AF">
      <w:pPr>
        <w:spacing w:after="0"/>
        <w:jc w:val="both"/>
        <w:rPr>
          <w:rFonts w:ascii="Optima" w:hAnsi="Optima" w:cs="Times New Roman"/>
          <w:sz w:val="20"/>
          <w:szCs w:val="20"/>
          <w:rPrChange w:id="84"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85" w:author="David Döbele" w:date="2024-10-08T18:14:00Z" w16du:dateUtc="2024-10-08T16:14:00Z">
            <w:rPr>
              <w:rFonts w:ascii="Optima" w:hAnsi="Optima" w:cs="Times New Roman"/>
              <w:sz w:val="21"/>
              <w:szCs w:val="21"/>
            </w:rPr>
          </w:rPrChange>
        </w:rPr>
        <w:t xml:space="preserve">Bei </w:t>
      </w:r>
      <w:r w:rsidRPr="000D7597">
        <w:rPr>
          <w:rFonts w:ascii="Optima" w:hAnsi="Optima" w:cs="Times New Roman"/>
          <w:b/>
          <w:bCs/>
          <w:sz w:val="20"/>
          <w:szCs w:val="20"/>
          <w:rPrChange w:id="86" w:author="David Döbele" w:date="2024-10-08T18:14:00Z" w16du:dateUtc="2024-10-08T16:14:00Z">
            <w:rPr>
              <w:rFonts w:ascii="Optima" w:hAnsi="Optima" w:cs="Times New Roman"/>
              <w:b/>
              <w:bCs/>
              <w:sz w:val="21"/>
              <w:szCs w:val="21"/>
            </w:rPr>
          </w:rPrChange>
        </w:rPr>
        <w:t>4flow</w:t>
      </w:r>
      <w:r w:rsidR="00B90BA8" w:rsidRPr="000D7597">
        <w:rPr>
          <w:rFonts w:ascii="Optima" w:hAnsi="Optima" w:cs="Times New Roman"/>
          <w:b/>
          <w:bCs/>
          <w:sz w:val="20"/>
          <w:szCs w:val="20"/>
          <w:rPrChange w:id="87" w:author="David Döbele" w:date="2024-10-08T18:14:00Z" w16du:dateUtc="2024-10-08T16:14:00Z">
            <w:rPr>
              <w:rFonts w:ascii="Optima" w:hAnsi="Optima" w:cs="Times New Roman"/>
              <w:b/>
              <w:bCs/>
              <w:sz w:val="21"/>
              <w:szCs w:val="21"/>
            </w:rPr>
          </w:rPrChange>
        </w:rPr>
        <w:t xml:space="preserve"> SE</w:t>
      </w:r>
      <w:r w:rsidRPr="000D7597">
        <w:rPr>
          <w:rFonts w:ascii="Optima" w:hAnsi="Optima" w:cs="Times New Roman"/>
          <w:sz w:val="20"/>
          <w:szCs w:val="20"/>
          <w:rPrChange w:id="88" w:author="David Döbele" w:date="2024-10-08T18:14:00Z" w16du:dateUtc="2024-10-08T16:14:00Z">
            <w:rPr>
              <w:rFonts w:ascii="Optima" w:hAnsi="Optima" w:cs="Times New Roman"/>
              <w:sz w:val="21"/>
              <w:szCs w:val="21"/>
            </w:rPr>
          </w:rPrChange>
        </w:rPr>
        <w:t xml:space="preserve"> möchte ich mein Praktikum absolvieren, da </w:t>
      </w:r>
      <w:r w:rsidR="00B90BA8" w:rsidRPr="000D7597">
        <w:rPr>
          <w:rFonts w:ascii="Optima" w:hAnsi="Optima" w:cs="Times New Roman"/>
          <w:sz w:val="20"/>
          <w:szCs w:val="20"/>
          <w:rPrChange w:id="89" w:author="David Döbele" w:date="2024-10-08T18:14:00Z" w16du:dateUtc="2024-10-08T16:14:00Z">
            <w:rPr>
              <w:rFonts w:ascii="Optima" w:hAnsi="Optima" w:cs="Times New Roman"/>
              <w:sz w:val="21"/>
              <w:szCs w:val="21"/>
            </w:rPr>
          </w:rPrChange>
        </w:rPr>
        <w:t>das</w:t>
      </w:r>
      <w:r w:rsidRPr="000D7597">
        <w:rPr>
          <w:rFonts w:ascii="Optima" w:hAnsi="Optima" w:cs="Times New Roman"/>
          <w:sz w:val="20"/>
          <w:szCs w:val="20"/>
          <w:rPrChange w:id="90" w:author="David Döbele" w:date="2024-10-08T18:14:00Z" w16du:dateUtc="2024-10-08T16:14:00Z">
            <w:rPr>
              <w:rFonts w:ascii="Optima" w:hAnsi="Optima" w:cs="Times New Roman"/>
              <w:sz w:val="21"/>
              <w:szCs w:val="21"/>
            </w:rPr>
          </w:rPrChange>
        </w:rPr>
        <w:t xml:space="preserve"> Unternehmen für seine </w:t>
      </w:r>
      <w:r w:rsidRPr="000D7597">
        <w:rPr>
          <w:rFonts w:ascii="Optima" w:hAnsi="Optima" w:cs="Times New Roman"/>
          <w:b/>
          <w:bCs/>
          <w:sz w:val="20"/>
          <w:szCs w:val="20"/>
          <w:rPrChange w:id="91" w:author="David Döbele" w:date="2024-10-08T18:14:00Z" w16du:dateUtc="2024-10-08T16:14:00Z">
            <w:rPr>
              <w:rFonts w:ascii="Optima" w:hAnsi="Optima" w:cs="Times New Roman"/>
              <w:b/>
              <w:bCs/>
              <w:sz w:val="21"/>
              <w:szCs w:val="21"/>
            </w:rPr>
          </w:rPrChange>
        </w:rPr>
        <w:t>umfassende Expertise im Bereich Logistik- und Supply-Chain-Management bekannt ist und innovative Lösungen zur Optimierung von Lieferketten bietet. Besonders beeindruckt mich Ihre globale Präsenz mit über 20 Standorten weltweit, was Ihnen ermöglicht, international agierende Kunden optimal zu unterstützen. Seit der Gründung im Jahr 2000 wächst 4flow kontinuierlich und erfolgreich, und Ihre praxisorientierte Herangehensweise, gepaart mit einem starken Fokus auf Effizienzsteigerung und Digitalisierung, schafft eine ideale Lernumgebung, in der ich meine theoretischen Kenntnisse aus dem Studium mit praktischen Erfahrungen erweitern kann.</w:t>
      </w:r>
    </w:p>
    <w:p w14:paraId="21B81BDC" w14:textId="77777777" w:rsidR="003F40AF" w:rsidRPr="000D7597" w:rsidRDefault="003F40AF" w:rsidP="003F40AF">
      <w:pPr>
        <w:spacing w:after="0"/>
        <w:jc w:val="both"/>
        <w:rPr>
          <w:rFonts w:ascii="Optima" w:hAnsi="Optima" w:cs="Times New Roman"/>
          <w:sz w:val="20"/>
          <w:szCs w:val="20"/>
          <w:rPrChange w:id="92"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93" w:author="David Döbele" w:date="2024-10-08T18:14:00Z" w16du:dateUtc="2024-10-08T16:14:00Z">
            <w:rPr>
              <w:rFonts w:ascii="Optima" w:hAnsi="Optima" w:cs="Times New Roman"/>
              <w:sz w:val="21"/>
              <w:szCs w:val="21"/>
            </w:rPr>
          </w:rPrChange>
        </w:rPr>
        <w:t xml:space="preserve"> </w:t>
      </w:r>
    </w:p>
    <w:p w14:paraId="288B3AAB" w14:textId="23576F9D" w:rsidR="003F40AF" w:rsidRPr="000D7597" w:rsidRDefault="003F40AF" w:rsidP="003F40AF">
      <w:pPr>
        <w:spacing w:after="0"/>
        <w:jc w:val="both"/>
        <w:rPr>
          <w:rFonts w:ascii="Optima" w:hAnsi="Optima" w:cs="Times New Roman"/>
          <w:sz w:val="20"/>
          <w:szCs w:val="20"/>
          <w:rPrChange w:id="94"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95" w:author="David Döbele" w:date="2024-10-08T18:14:00Z" w16du:dateUtc="2024-10-08T16:14:00Z">
            <w:rPr>
              <w:rFonts w:ascii="Optima" w:hAnsi="Optima" w:cs="Times New Roman"/>
              <w:sz w:val="21"/>
              <w:szCs w:val="21"/>
            </w:rPr>
          </w:rPrChange>
        </w:rPr>
        <w:t xml:space="preserve">Von dem Praktikum erhoffe ich mir eine steile Lernkurve sowie die Möglichkeit, eigene Ideen einzubringen und Verantwortung in einem Team zu übernehmen. Ich bin überzeugt, dass ich durch mein ausgeprägtes Interesse an </w:t>
      </w:r>
      <w:r w:rsidRPr="000D7597">
        <w:rPr>
          <w:rFonts w:ascii="Optima" w:hAnsi="Optima" w:cs="Times New Roman"/>
          <w:b/>
          <w:bCs/>
          <w:sz w:val="20"/>
          <w:szCs w:val="20"/>
          <w:rPrChange w:id="96" w:author="David Döbele" w:date="2024-10-08T18:14:00Z" w16du:dateUtc="2024-10-08T16:14:00Z">
            <w:rPr>
              <w:rFonts w:ascii="Optima" w:hAnsi="Optima" w:cs="Times New Roman"/>
              <w:b/>
              <w:bCs/>
              <w:sz w:val="21"/>
              <w:szCs w:val="21"/>
            </w:rPr>
          </w:rPrChange>
        </w:rPr>
        <w:t xml:space="preserve">Logistik- und Optimierungsprozessen, meine Begeisterung für betriebswirtschaftliche Zusammenhänge, </w:t>
      </w:r>
      <w:r w:rsidRPr="000D7597">
        <w:rPr>
          <w:rFonts w:ascii="Optima" w:hAnsi="Optima" w:cs="Times New Roman"/>
          <w:sz w:val="20"/>
          <w:szCs w:val="20"/>
          <w:rPrChange w:id="97" w:author="David Döbele" w:date="2024-10-08T18:14:00Z" w16du:dateUtc="2024-10-08T16:14:00Z">
            <w:rPr>
              <w:rFonts w:ascii="Optima" w:hAnsi="Optima" w:cs="Times New Roman"/>
              <w:sz w:val="21"/>
              <w:szCs w:val="21"/>
            </w:rPr>
          </w:rPrChange>
        </w:rPr>
        <w:t xml:space="preserve">meine hohe Einsatzbereitschaft, Teamfähigkeit und Flexibilität sowie meine Fähigkeit, komplexe Sachverhalte schnell und präzise zu analysieren, eine Bereicherung für Ihr Team sein werde. </w:t>
      </w:r>
      <w:r w:rsidR="00B00026" w:rsidRPr="000D7597">
        <w:rPr>
          <w:rFonts w:ascii="Optima" w:hAnsi="Optima" w:cs="Times New Roman"/>
          <w:sz w:val="20"/>
          <w:szCs w:val="20"/>
          <w:rPrChange w:id="98" w:author="David Döbele" w:date="2024-10-08T18:14:00Z" w16du:dateUtc="2024-10-08T16:14:00Z">
            <w:rPr>
              <w:rFonts w:ascii="Optima" w:hAnsi="Optima" w:cs="Times New Roman"/>
              <w:sz w:val="21"/>
              <w:szCs w:val="21"/>
            </w:rPr>
          </w:rPrChange>
        </w:rPr>
        <w:t>Ich würde mich sehr darüber freuen, Sie in einem persönlichen Gespräch von mir überzeugen zu dürfen.</w:t>
      </w:r>
    </w:p>
    <w:p w14:paraId="1EAED1B8" w14:textId="77777777" w:rsidR="00B90BA8" w:rsidRPr="000D7597" w:rsidRDefault="00B90BA8" w:rsidP="00E65B09">
      <w:pPr>
        <w:spacing w:after="0"/>
        <w:jc w:val="both"/>
        <w:rPr>
          <w:rFonts w:ascii="Optima" w:hAnsi="Optima" w:cs="Times New Roman"/>
          <w:sz w:val="20"/>
          <w:szCs w:val="20"/>
          <w:rPrChange w:id="99" w:author="David Döbele" w:date="2024-10-08T18:14:00Z" w16du:dateUtc="2024-10-08T16:14:00Z">
            <w:rPr>
              <w:rFonts w:ascii="Optima" w:hAnsi="Optima" w:cs="Times New Roman"/>
              <w:sz w:val="21"/>
              <w:szCs w:val="21"/>
            </w:rPr>
          </w:rPrChange>
        </w:rPr>
      </w:pPr>
    </w:p>
    <w:p w14:paraId="1712ADA8" w14:textId="16282F64" w:rsidR="00DD286A" w:rsidRPr="000D7597" w:rsidRDefault="0099776A" w:rsidP="00E65B09">
      <w:pPr>
        <w:spacing w:after="0"/>
        <w:jc w:val="both"/>
        <w:rPr>
          <w:rFonts w:ascii="Optima" w:hAnsi="Optima" w:cs="Times New Roman"/>
          <w:sz w:val="20"/>
          <w:szCs w:val="20"/>
          <w:rPrChange w:id="100" w:author="David Döbele" w:date="2024-10-08T18:14:00Z" w16du:dateUtc="2024-10-08T16:14:00Z">
            <w:rPr>
              <w:rFonts w:ascii="Optima" w:hAnsi="Optima" w:cs="Times New Roman"/>
              <w:sz w:val="21"/>
              <w:szCs w:val="21"/>
            </w:rPr>
          </w:rPrChange>
        </w:rPr>
      </w:pPr>
      <w:r w:rsidRPr="000D7597">
        <w:rPr>
          <w:rFonts w:ascii="Optima" w:hAnsi="Optima" w:cs="Times New Roman"/>
          <w:sz w:val="20"/>
          <w:szCs w:val="20"/>
          <w:rPrChange w:id="101" w:author="David Döbele" w:date="2024-10-08T18:14:00Z" w16du:dateUtc="2024-10-08T16:14:00Z">
            <w:rPr>
              <w:rFonts w:ascii="Optima" w:hAnsi="Optima" w:cs="Times New Roman"/>
              <w:sz w:val="21"/>
              <w:szCs w:val="21"/>
            </w:rPr>
          </w:rPrChange>
        </w:rPr>
        <w:t>Mit freundlichen Grüßen</w:t>
      </w:r>
    </w:p>
    <w:p w14:paraId="3BDB02BA" w14:textId="4C849A81" w:rsidR="00BB3512" w:rsidRPr="000D7597" w:rsidRDefault="00BB3512" w:rsidP="00E65B09">
      <w:pPr>
        <w:spacing w:after="0"/>
        <w:jc w:val="both"/>
        <w:rPr>
          <w:rFonts w:ascii="Optima" w:hAnsi="Optima" w:cs="Times New Roman"/>
          <w:sz w:val="20"/>
          <w:szCs w:val="20"/>
          <w:rPrChange w:id="102" w:author="David Döbele" w:date="2024-10-08T18:14:00Z" w16du:dateUtc="2024-10-08T16:14:00Z">
            <w:rPr>
              <w:rFonts w:ascii="Optima" w:hAnsi="Optima" w:cs="Times New Roman"/>
              <w:sz w:val="21"/>
              <w:szCs w:val="21"/>
            </w:rPr>
          </w:rPrChange>
        </w:rPr>
      </w:pPr>
    </w:p>
    <w:sectPr w:rsidR="00BB3512" w:rsidRPr="000D7597" w:rsidSect="00B00026">
      <w:pgSz w:w="11906" w:h="16838"/>
      <w:pgMar w:top="1021" w:right="1021" w:bottom="816"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D7597"/>
    <w:rsid w:val="000F371C"/>
    <w:rsid w:val="001138EF"/>
    <w:rsid w:val="00117F83"/>
    <w:rsid w:val="00146C8E"/>
    <w:rsid w:val="00152DF9"/>
    <w:rsid w:val="00156A98"/>
    <w:rsid w:val="001669DB"/>
    <w:rsid w:val="00171D11"/>
    <w:rsid w:val="001819B1"/>
    <w:rsid w:val="0018679C"/>
    <w:rsid w:val="00186B10"/>
    <w:rsid w:val="001A4522"/>
    <w:rsid w:val="001A7661"/>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14B9"/>
    <w:rsid w:val="00274324"/>
    <w:rsid w:val="002A40A4"/>
    <w:rsid w:val="002A5B9F"/>
    <w:rsid w:val="002C4BF0"/>
    <w:rsid w:val="002D309E"/>
    <w:rsid w:val="002D594E"/>
    <w:rsid w:val="002E39B8"/>
    <w:rsid w:val="002F51FA"/>
    <w:rsid w:val="00311A15"/>
    <w:rsid w:val="003250EA"/>
    <w:rsid w:val="003421B1"/>
    <w:rsid w:val="00375D2D"/>
    <w:rsid w:val="00377810"/>
    <w:rsid w:val="003811BC"/>
    <w:rsid w:val="0038671F"/>
    <w:rsid w:val="003947A8"/>
    <w:rsid w:val="003B00C2"/>
    <w:rsid w:val="003D464F"/>
    <w:rsid w:val="003D5D1E"/>
    <w:rsid w:val="003D6365"/>
    <w:rsid w:val="003F3290"/>
    <w:rsid w:val="003F40AF"/>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1CD3"/>
    <w:rsid w:val="005842A0"/>
    <w:rsid w:val="00590834"/>
    <w:rsid w:val="00590E7F"/>
    <w:rsid w:val="00593C9C"/>
    <w:rsid w:val="005A27F8"/>
    <w:rsid w:val="005B231F"/>
    <w:rsid w:val="005C55F7"/>
    <w:rsid w:val="005D46B1"/>
    <w:rsid w:val="005D7D49"/>
    <w:rsid w:val="005E00BC"/>
    <w:rsid w:val="005E63B8"/>
    <w:rsid w:val="005F2865"/>
    <w:rsid w:val="005F350B"/>
    <w:rsid w:val="005F4D30"/>
    <w:rsid w:val="00603752"/>
    <w:rsid w:val="00632F05"/>
    <w:rsid w:val="0063723B"/>
    <w:rsid w:val="00647413"/>
    <w:rsid w:val="006502BE"/>
    <w:rsid w:val="006511AA"/>
    <w:rsid w:val="00697CBE"/>
    <w:rsid w:val="006A7895"/>
    <w:rsid w:val="006B302C"/>
    <w:rsid w:val="006D2592"/>
    <w:rsid w:val="006E6A51"/>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1E5"/>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26372"/>
    <w:rsid w:val="0093066A"/>
    <w:rsid w:val="00991E04"/>
    <w:rsid w:val="0099776A"/>
    <w:rsid w:val="009A256E"/>
    <w:rsid w:val="009C4FD2"/>
    <w:rsid w:val="009D07DC"/>
    <w:rsid w:val="009D3BBF"/>
    <w:rsid w:val="009F46A7"/>
    <w:rsid w:val="00A02976"/>
    <w:rsid w:val="00A1282E"/>
    <w:rsid w:val="00A14247"/>
    <w:rsid w:val="00A40D57"/>
    <w:rsid w:val="00A44493"/>
    <w:rsid w:val="00A53760"/>
    <w:rsid w:val="00A57539"/>
    <w:rsid w:val="00A90B16"/>
    <w:rsid w:val="00AA2791"/>
    <w:rsid w:val="00AA4C7C"/>
    <w:rsid w:val="00AA6E70"/>
    <w:rsid w:val="00AB4CD0"/>
    <w:rsid w:val="00AC61EE"/>
    <w:rsid w:val="00AC66C4"/>
    <w:rsid w:val="00AC7086"/>
    <w:rsid w:val="00AD2B27"/>
    <w:rsid w:val="00AE1C77"/>
    <w:rsid w:val="00AE26F5"/>
    <w:rsid w:val="00AE3A33"/>
    <w:rsid w:val="00B00026"/>
    <w:rsid w:val="00B135CE"/>
    <w:rsid w:val="00B30946"/>
    <w:rsid w:val="00B339B8"/>
    <w:rsid w:val="00B346A7"/>
    <w:rsid w:val="00B43970"/>
    <w:rsid w:val="00B50A34"/>
    <w:rsid w:val="00B54C38"/>
    <w:rsid w:val="00B5613E"/>
    <w:rsid w:val="00B57CB1"/>
    <w:rsid w:val="00B77DCE"/>
    <w:rsid w:val="00B81B0E"/>
    <w:rsid w:val="00B87CA9"/>
    <w:rsid w:val="00B90BA8"/>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0357A"/>
    <w:rsid w:val="00D133AE"/>
    <w:rsid w:val="00D30B5E"/>
    <w:rsid w:val="00D30CEA"/>
    <w:rsid w:val="00D71D8E"/>
    <w:rsid w:val="00D9281A"/>
    <w:rsid w:val="00DA3404"/>
    <w:rsid w:val="00DA524B"/>
    <w:rsid w:val="00DB471D"/>
    <w:rsid w:val="00DD1863"/>
    <w:rsid w:val="00DD286A"/>
    <w:rsid w:val="00DD3349"/>
    <w:rsid w:val="00DD54E1"/>
    <w:rsid w:val="00DD6747"/>
    <w:rsid w:val="00DE1FBC"/>
    <w:rsid w:val="00DE5C3D"/>
    <w:rsid w:val="00DF23AC"/>
    <w:rsid w:val="00E02500"/>
    <w:rsid w:val="00E12ED8"/>
    <w:rsid w:val="00E162C9"/>
    <w:rsid w:val="00E17261"/>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3619C"/>
    <w:rsid w:val="00F4717F"/>
    <w:rsid w:val="00F5301B"/>
    <w:rsid w:val="00F55CE3"/>
    <w:rsid w:val="00F605BD"/>
    <w:rsid w:val="00F707D2"/>
    <w:rsid w:val="00F7287C"/>
    <w:rsid w:val="00F74175"/>
    <w:rsid w:val="00F82151"/>
    <w:rsid w:val="00F92A04"/>
    <w:rsid w:val="00FA1508"/>
    <w:rsid w:val="00FA3A76"/>
    <w:rsid w:val="00FA4972"/>
    <w:rsid w:val="00FA5291"/>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D75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4578055">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3267</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cp:lastPrinted>2024-10-08T14:01:00Z</cp:lastPrinted>
  <dcterms:created xsi:type="dcterms:W3CDTF">2024-10-08T14:01:00Z</dcterms:created>
  <dcterms:modified xsi:type="dcterms:W3CDTF">2024-10-08T16:14:00Z</dcterms:modified>
</cp:coreProperties>
</file>