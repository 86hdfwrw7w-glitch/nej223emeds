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EE88EBB" w:rsidR="006D2592" w:rsidRPr="00705B7C" w:rsidRDefault="00F063A6" w:rsidP="006A7895">
      <w:pPr>
        <w:spacing w:after="0" w:line="240" w:lineRule="auto"/>
        <w:jc w:val="right"/>
        <w:rPr>
          <w:rFonts w:ascii="Georgia" w:hAnsi="Georgia" w:cs="Times New Roman"/>
          <w:sz w:val="20"/>
          <w:szCs w:val="20"/>
        </w:rPr>
      </w:pPr>
      <w:r w:rsidRPr="00705B7C">
        <w:rPr>
          <w:rFonts w:ascii="Georgia" w:hAnsi="Georgia" w:cs="Times New Roman"/>
          <w:sz w:val="20"/>
          <w:szCs w:val="20"/>
        </w:rPr>
        <w:t xml:space="preserve">Marco Jose </w:t>
      </w:r>
      <w:proofErr w:type="spellStart"/>
      <w:r w:rsidRPr="00705B7C">
        <w:rPr>
          <w:rFonts w:ascii="Georgia" w:hAnsi="Georgia" w:cs="Times New Roman"/>
          <w:sz w:val="20"/>
          <w:szCs w:val="20"/>
        </w:rPr>
        <w:t>Naschke</w:t>
      </w:r>
      <w:proofErr w:type="spellEnd"/>
    </w:p>
    <w:p w14:paraId="2458A2A0" w14:textId="0D0FA761" w:rsidR="00857C6F" w:rsidRPr="00A86438" w:rsidRDefault="00A86438" w:rsidP="006A7895">
      <w:pPr>
        <w:spacing w:after="0" w:line="240" w:lineRule="auto"/>
        <w:jc w:val="right"/>
        <w:rPr>
          <w:rFonts w:ascii="Georgia" w:hAnsi="Georgia" w:cs="Times New Roman"/>
          <w:sz w:val="20"/>
          <w:szCs w:val="20"/>
        </w:rPr>
      </w:pPr>
      <w:proofErr w:type="spellStart"/>
      <w:r w:rsidRPr="00A86438">
        <w:rPr>
          <w:rFonts w:ascii="Georgia" w:hAnsi="Georgia" w:cs="Times New Roman"/>
          <w:sz w:val="20"/>
          <w:szCs w:val="20"/>
        </w:rPr>
        <w:t>Adickesallee</w:t>
      </w:r>
      <w:proofErr w:type="spellEnd"/>
      <w:r w:rsidR="00F063A6" w:rsidRPr="00A86438">
        <w:rPr>
          <w:rFonts w:ascii="Georgia" w:hAnsi="Georgia" w:cs="Times New Roman"/>
          <w:sz w:val="20"/>
          <w:szCs w:val="20"/>
        </w:rPr>
        <w:t xml:space="preserve"> </w:t>
      </w:r>
      <w:r w:rsidRPr="00A86438">
        <w:rPr>
          <w:rFonts w:ascii="Georgia" w:hAnsi="Georgia" w:cs="Times New Roman"/>
          <w:sz w:val="20"/>
          <w:szCs w:val="20"/>
        </w:rPr>
        <w:t>40 - 50</w:t>
      </w:r>
    </w:p>
    <w:p w14:paraId="451AEE20" w14:textId="5069B96A" w:rsidR="00857C6F" w:rsidRPr="00EA0E2F" w:rsidRDefault="00A86438" w:rsidP="006A7895">
      <w:pPr>
        <w:spacing w:after="0" w:line="240" w:lineRule="auto"/>
        <w:jc w:val="right"/>
        <w:rPr>
          <w:rFonts w:ascii="Georgia" w:hAnsi="Georgia" w:cs="Times New Roman"/>
          <w:sz w:val="20"/>
          <w:szCs w:val="20"/>
        </w:rPr>
      </w:pPr>
      <w:r>
        <w:rPr>
          <w:rFonts w:ascii="Georgia" w:hAnsi="Georgia" w:cs="Times New Roman"/>
          <w:sz w:val="20"/>
          <w:szCs w:val="20"/>
        </w:rPr>
        <w:t>60322</w:t>
      </w:r>
      <w:r w:rsidR="00857C6F" w:rsidRPr="00EA0E2F">
        <w:rPr>
          <w:rFonts w:ascii="Georgia" w:hAnsi="Georgia" w:cs="Times New Roman"/>
          <w:sz w:val="20"/>
          <w:szCs w:val="20"/>
        </w:rPr>
        <w:t xml:space="preserve"> </w:t>
      </w:r>
      <w:r>
        <w:rPr>
          <w:rFonts w:ascii="Georgia" w:hAnsi="Georgia" w:cs="Times New Roman"/>
          <w:sz w:val="20"/>
          <w:szCs w:val="20"/>
        </w:rPr>
        <w:t>Frankfurt am Main</w:t>
      </w:r>
    </w:p>
    <w:p w14:paraId="12BA391A" w14:textId="13E369F7" w:rsidR="006A7895" w:rsidRPr="00EA0E2F" w:rsidRDefault="00F063A6" w:rsidP="006A7895">
      <w:pPr>
        <w:spacing w:after="0" w:line="240" w:lineRule="auto"/>
        <w:jc w:val="right"/>
        <w:rPr>
          <w:rFonts w:ascii="Georgia" w:hAnsi="Georgia" w:cs="Times New Roman"/>
          <w:sz w:val="20"/>
          <w:szCs w:val="20"/>
        </w:rPr>
      </w:pPr>
      <w:r w:rsidRPr="00EA0E2F">
        <w:rPr>
          <w:rFonts w:ascii="Georgia" w:hAnsi="Georgia" w:cs="Georgia"/>
          <w:color w:val="000000"/>
          <w:sz w:val="20"/>
          <w:szCs w:val="20"/>
        </w:rPr>
        <w:t>m.j.naschke@web.de</w:t>
      </w:r>
    </w:p>
    <w:p w14:paraId="2E7278C7" w14:textId="46E7E5BD" w:rsidR="00F74175" w:rsidRPr="00EA0E2F" w:rsidRDefault="006D2592" w:rsidP="00E65B09">
      <w:pPr>
        <w:spacing w:after="0"/>
        <w:jc w:val="right"/>
        <w:rPr>
          <w:rFonts w:ascii="Georgia" w:hAnsi="Georgia" w:cs="Georgia"/>
          <w:color w:val="000000"/>
          <w:sz w:val="20"/>
          <w:szCs w:val="20"/>
        </w:rPr>
      </w:pPr>
      <w:r w:rsidRPr="00EA0E2F">
        <w:rPr>
          <w:rFonts w:ascii="Georgia" w:hAnsi="Georgia" w:cs="Georgia"/>
          <w:color w:val="000000"/>
          <w:sz w:val="20"/>
          <w:szCs w:val="20"/>
        </w:rPr>
        <w:t>+</w:t>
      </w:r>
      <w:r w:rsidR="00F063A6" w:rsidRPr="00EA0E2F">
        <w:rPr>
          <w:rFonts w:ascii="Georgia" w:hAnsi="Georgia" w:cs="Georgia"/>
          <w:color w:val="000000"/>
          <w:sz w:val="20"/>
          <w:szCs w:val="20"/>
        </w:rPr>
        <w:t>49 160</w:t>
      </w:r>
      <w:r w:rsidR="00857C6F" w:rsidRPr="00EA0E2F">
        <w:rPr>
          <w:rFonts w:ascii="Georgia" w:hAnsi="Georgia" w:cs="Georgia"/>
          <w:color w:val="000000"/>
          <w:sz w:val="20"/>
          <w:szCs w:val="20"/>
        </w:rPr>
        <w:t xml:space="preserve"> </w:t>
      </w:r>
      <w:r w:rsidR="00F063A6" w:rsidRPr="00EA0E2F">
        <w:rPr>
          <w:rFonts w:ascii="Georgia" w:hAnsi="Georgia" w:cs="Georgia"/>
          <w:color w:val="000000"/>
          <w:sz w:val="20"/>
          <w:szCs w:val="20"/>
        </w:rPr>
        <w:t>998 71234</w:t>
      </w:r>
    </w:p>
    <w:p w14:paraId="170FE07D" w14:textId="77777777" w:rsidR="00F270C0" w:rsidRPr="00EA0E2F" w:rsidRDefault="00F270C0" w:rsidP="00F74175">
      <w:pPr>
        <w:spacing w:after="0"/>
        <w:rPr>
          <w:rFonts w:ascii="Georgia" w:hAnsi="Georgia" w:cs="Georgia"/>
          <w:color w:val="000000"/>
          <w:sz w:val="20"/>
          <w:szCs w:val="20"/>
        </w:rPr>
      </w:pPr>
    </w:p>
    <w:p w14:paraId="4FFA7063" w14:textId="67B49DA0" w:rsidR="00F74175" w:rsidRPr="00EA0E2F" w:rsidRDefault="003D5D1E" w:rsidP="00F74175">
      <w:pPr>
        <w:spacing w:after="0"/>
        <w:rPr>
          <w:rFonts w:ascii="Georgia" w:hAnsi="Georgia" w:cs="Georgia"/>
          <w:color w:val="000000"/>
          <w:sz w:val="20"/>
          <w:szCs w:val="20"/>
        </w:rPr>
      </w:pPr>
      <w:r w:rsidRPr="00EA0E2F">
        <w:rPr>
          <w:rFonts w:ascii="Georgia" w:hAnsi="Georgia" w:cs="Georgia"/>
          <w:color w:val="000000"/>
          <w:sz w:val="20"/>
          <w:szCs w:val="20"/>
        </w:rPr>
        <w:t>Corporate Finance Beratung</w:t>
      </w:r>
      <w:r w:rsidR="00F74175" w:rsidRPr="00EA0E2F">
        <w:rPr>
          <w:rFonts w:ascii="Georgia" w:hAnsi="Georgia" w:cs="Georgia"/>
          <w:color w:val="000000"/>
          <w:sz w:val="20"/>
          <w:szCs w:val="20"/>
        </w:rPr>
        <w:t xml:space="preserve"> GmbH</w:t>
      </w:r>
    </w:p>
    <w:p w14:paraId="6A013FD1" w14:textId="1ED858FC" w:rsidR="00F74175" w:rsidRPr="00EA0E2F" w:rsidRDefault="003D5D1E" w:rsidP="00F74175">
      <w:pPr>
        <w:spacing w:after="0"/>
        <w:rPr>
          <w:rFonts w:ascii="Georgia" w:hAnsi="Georgia"/>
          <w:sz w:val="20"/>
          <w:szCs w:val="20"/>
        </w:rPr>
      </w:pPr>
      <w:r w:rsidRPr="00EA0E2F">
        <w:rPr>
          <w:rFonts w:ascii="Georgia" w:hAnsi="Georgia"/>
          <w:sz w:val="20"/>
          <w:szCs w:val="20"/>
        </w:rPr>
        <w:t>Musterstraße 99</w:t>
      </w:r>
      <w:r w:rsidR="00F74175" w:rsidRPr="00EA0E2F">
        <w:rPr>
          <w:rFonts w:ascii="Georgia" w:hAnsi="Georgia"/>
          <w:sz w:val="20"/>
          <w:szCs w:val="20"/>
        </w:rPr>
        <w:br/>
      </w:r>
      <w:r w:rsidRPr="00EA0E2F">
        <w:rPr>
          <w:rFonts w:ascii="Georgia" w:hAnsi="Georgia"/>
          <w:sz w:val="20"/>
          <w:szCs w:val="20"/>
        </w:rPr>
        <w:t>55005</w:t>
      </w:r>
      <w:r w:rsidR="00F74175" w:rsidRPr="00EA0E2F">
        <w:rPr>
          <w:rFonts w:ascii="Georgia" w:hAnsi="Georgia"/>
          <w:sz w:val="20"/>
          <w:szCs w:val="20"/>
        </w:rPr>
        <w:t xml:space="preserve"> </w:t>
      </w:r>
      <w:r w:rsidRPr="00EA0E2F">
        <w:rPr>
          <w:rFonts w:ascii="Georgia" w:hAnsi="Georgia"/>
          <w:sz w:val="20"/>
          <w:szCs w:val="20"/>
        </w:rPr>
        <w:t>Frankfurt am Main</w:t>
      </w:r>
      <w:r w:rsidR="00F74175" w:rsidRPr="00EA0E2F">
        <w:rPr>
          <w:rFonts w:ascii="Georgia" w:hAnsi="Georgia"/>
          <w:sz w:val="20"/>
          <w:szCs w:val="20"/>
        </w:rPr>
        <w:t xml:space="preserve"> </w:t>
      </w:r>
    </w:p>
    <w:p w14:paraId="096C8AF5" w14:textId="77777777" w:rsidR="00647413" w:rsidRPr="00EA0E2F" w:rsidRDefault="00647413" w:rsidP="00F74175">
      <w:pPr>
        <w:spacing w:after="0"/>
        <w:rPr>
          <w:rFonts w:ascii="Georgia" w:hAnsi="Georgia" w:cs="Georgia"/>
          <w:color w:val="000000"/>
          <w:sz w:val="20"/>
          <w:szCs w:val="20"/>
        </w:rPr>
      </w:pPr>
    </w:p>
    <w:p w14:paraId="155B6E2E" w14:textId="6089661B" w:rsidR="006A7895" w:rsidRPr="00A86438" w:rsidRDefault="00A86438" w:rsidP="0085213A">
      <w:pPr>
        <w:spacing w:after="0"/>
        <w:jc w:val="right"/>
        <w:rPr>
          <w:rFonts w:ascii="Georgia" w:hAnsi="Georgia" w:cs="Times New Roman"/>
          <w:sz w:val="20"/>
          <w:szCs w:val="20"/>
        </w:rPr>
      </w:pPr>
      <w:r>
        <w:rPr>
          <w:rFonts w:ascii="Georgia" w:hAnsi="Georgia" w:cs="Times New Roman"/>
          <w:sz w:val="20"/>
          <w:szCs w:val="20"/>
        </w:rPr>
        <w:t>Frankfurt am Main</w:t>
      </w:r>
      <w:r w:rsidR="002D594E" w:rsidRPr="00A86438">
        <w:rPr>
          <w:rFonts w:ascii="Georgia" w:hAnsi="Georgia" w:cs="Times New Roman"/>
          <w:sz w:val="20"/>
          <w:szCs w:val="20"/>
        </w:rPr>
        <w:t xml:space="preserve">, </w:t>
      </w:r>
      <w:r>
        <w:rPr>
          <w:rFonts w:ascii="Georgia" w:hAnsi="Georgia" w:cs="Times New Roman"/>
          <w:sz w:val="20"/>
          <w:szCs w:val="20"/>
        </w:rPr>
        <w:t>06</w:t>
      </w:r>
      <w:r w:rsidR="002D594E" w:rsidRPr="00A86438">
        <w:rPr>
          <w:rFonts w:ascii="Georgia" w:hAnsi="Georgia" w:cs="Times New Roman"/>
          <w:sz w:val="20"/>
          <w:szCs w:val="20"/>
        </w:rPr>
        <w:t>.</w:t>
      </w:r>
      <w:r>
        <w:rPr>
          <w:rFonts w:ascii="Georgia" w:hAnsi="Georgia" w:cs="Times New Roman"/>
          <w:sz w:val="20"/>
          <w:szCs w:val="20"/>
        </w:rPr>
        <w:t>11</w:t>
      </w:r>
      <w:r w:rsidR="006A7895" w:rsidRPr="00A86438">
        <w:rPr>
          <w:rFonts w:ascii="Georgia" w:hAnsi="Georgia" w:cs="Times New Roman"/>
          <w:sz w:val="20"/>
          <w:szCs w:val="20"/>
        </w:rPr>
        <w:t>.</w:t>
      </w:r>
      <w:r w:rsidR="00A66AE5" w:rsidRPr="00A86438">
        <w:rPr>
          <w:rFonts w:ascii="Georgia" w:hAnsi="Georgia" w:cs="Times New Roman"/>
          <w:sz w:val="20"/>
          <w:szCs w:val="20"/>
        </w:rPr>
        <w:t>2023</w:t>
      </w:r>
    </w:p>
    <w:p w14:paraId="0731715D" w14:textId="77777777" w:rsidR="001E0088" w:rsidRPr="00A86438" w:rsidRDefault="001E0088" w:rsidP="001E0088">
      <w:pPr>
        <w:spacing w:after="0"/>
        <w:jc w:val="right"/>
        <w:rPr>
          <w:rFonts w:ascii="Georgia" w:hAnsi="Georgia" w:cs="Times New Roman"/>
          <w:sz w:val="20"/>
          <w:szCs w:val="20"/>
        </w:rPr>
      </w:pPr>
    </w:p>
    <w:p w14:paraId="0098600D" w14:textId="5F8D929A" w:rsidR="000A5AB8" w:rsidRPr="00EA0E2F" w:rsidRDefault="0099776A" w:rsidP="00590834">
      <w:pPr>
        <w:spacing w:after="0"/>
        <w:rPr>
          <w:rFonts w:ascii="Georgia" w:hAnsi="Georgia" w:cs="Times New Roman"/>
          <w:b/>
          <w:sz w:val="20"/>
          <w:szCs w:val="20"/>
        </w:rPr>
      </w:pPr>
      <w:r w:rsidRPr="00EA0E2F">
        <w:rPr>
          <w:rFonts w:ascii="Georgia" w:hAnsi="Georgia" w:cs="Times New Roman"/>
          <w:b/>
          <w:sz w:val="20"/>
          <w:szCs w:val="20"/>
        </w:rPr>
        <w:t>Bewerbung</w:t>
      </w:r>
      <w:r w:rsidR="00EA0E2F">
        <w:rPr>
          <w:rFonts w:ascii="Georgia" w:hAnsi="Georgia" w:cs="Times New Roman"/>
          <w:b/>
          <w:sz w:val="20"/>
          <w:szCs w:val="20"/>
        </w:rPr>
        <w:t xml:space="preserve"> um ein Praktikum im </w:t>
      </w:r>
      <w:r w:rsidR="00705B7C">
        <w:rPr>
          <w:rFonts w:ascii="Georgia" w:hAnsi="Georgia" w:cs="Times New Roman"/>
          <w:b/>
          <w:sz w:val="20"/>
          <w:szCs w:val="20"/>
        </w:rPr>
        <w:t xml:space="preserve">Consulting </w:t>
      </w:r>
      <w:r w:rsidR="001352BB" w:rsidRPr="00EA0E2F">
        <w:rPr>
          <w:rFonts w:ascii="Georgia" w:hAnsi="Georgia" w:cs="Times New Roman"/>
          <w:b/>
          <w:sz w:val="20"/>
          <w:szCs w:val="20"/>
        </w:rPr>
        <w:t>XYZ</w:t>
      </w:r>
    </w:p>
    <w:p w14:paraId="70A974D0" w14:textId="3277D60F" w:rsidR="000A5AB8" w:rsidRPr="00EA0E2F" w:rsidRDefault="000A5AB8" w:rsidP="000A5AB8">
      <w:pPr>
        <w:spacing w:after="0"/>
        <w:rPr>
          <w:rFonts w:ascii="Georgia" w:hAnsi="Georgia" w:cs="Times New Roman"/>
          <w:b/>
          <w:sz w:val="20"/>
          <w:szCs w:val="20"/>
        </w:rPr>
      </w:pPr>
    </w:p>
    <w:p w14:paraId="3A5BDDA8" w14:textId="77777777" w:rsidR="004A615C" w:rsidRPr="00EA0E2F" w:rsidRDefault="004A615C" w:rsidP="000A5AB8">
      <w:pPr>
        <w:spacing w:after="0"/>
        <w:rPr>
          <w:rFonts w:ascii="Georgia" w:hAnsi="Georgia" w:cs="Times New Roman"/>
          <w:b/>
          <w:sz w:val="20"/>
          <w:szCs w:val="20"/>
        </w:rPr>
      </w:pPr>
    </w:p>
    <w:p w14:paraId="61CDE0AD" w14:textId="5D9C3695" w:rsidR="00034B68" w:rsidRPr="00EA0E2F" w:rsidRDefault="0099776A" w:rsidP="00375D2D">
      <w:pPr>
        <w:spacing w:after="0"/>
        <w:jc w:val="both"/>
        <w:rPr>
          <w:rFonts w:ascii="Georgia" w:hAnsi="Georgia" w:cs="Times New Roman"/>
          <w:sz w:val="20"/>
          <w:szCs w:val="20"/>
        </w:rPr>
      </w:pPr>
      <w:r w:rsidRPr="00EA0E2F">
        <w:rPr>
          <w:rFonts w:ascii="Georgia" w:hAnsi="Georgia" w:cs="Times New Roman"/>
          <w:sz w:val="20"/>
          <w:szCs w:val="20"/>
        </w:rPr>
        <w:t>Sehr geehrte Damen und Herren</w:t>
      </w:r>
      <w:r w:rsidR="00E65B09" w:rsidRPr="00EA0E2F">
        <w:rPr>
          <w:rFonts w:ascii="Georgia" w:hAnsi="Georgia" w:cs="Times New Roman"/>
          <w:sz w:val="20"/>
          <w:szCs w:val="20"/>
        </w:rPr>
        <w:t xml:space="preserve">, </w:t>
      </w:r>
    </w:p>
    <w:p w14:paraId="433CF1AE" w14:textId="14106765" w:rsidR="00E65B09" w:rsidRPr="00EA0E2F" w:rsidRDefault="00E65B09" w:rsidP="00375D2D">
      <w:pPr>
        <w:spacing w:after="0"/>
        <w:jc w:val="both"/>
        <w:rPr>
          <w:rFonts w:ascii="Georgia" w:hAnsi="Georgia" w:cs="Times New Roman"/>
          <w:sz w:val="20"/>
          <w:szCs w:val="20"/>
        </w:rPr>
      </w:pPr>
    </w:p>
    <w:p w14:paraId="4E76F91C" w14:textId="1E1FF722" w:rsidR="00DA6B8E" w:rsidRPr="00EA0E2F" w:rsidRDefault="00A66AE5" w:rsidP="00167B00">
      <w:pPr>
        <w:spacing w:after="0"/>
        <w:jc w:val="both"/>
        <w:rPr>
          <w:rFonts w:ascii="Georgia" w:hAnsi="Georgia" w:cs="Times New Roman"/>
          <w:sz w:val="20"/>
          <w:szCs w:val="20"/>
        </w:rPr>
      </w:pPr>
      <w:r w:rsidRPr="00EA0E2F">
        <w:rPr>
          <w:rFonts w:ascii="Georgia" w:hAnsi="Georgia"/>
          <w:sz w:val="20"/>
          <w:szCs w:val="20"/>
        </w:rPr>
        <w:t xml:space="preserve">mit dem Beruf </w:t>
      </w:r>
      <w:r w:rsidR="00EA0E2F">
        <w:rPr>
          <w:rFonts w:ascii="Georgia" w:hAnsi="Georgia"/>
          <w:sz w:val="20"/>
          <w:szCs w:val="20"/>
        </w:rPr>
        <w:t xml:space="preserve">des </w:t>
      </w:r>
      <w:r w:rsidRPr="00EA0E2F">
        <w:rPr>
          <w:rFonts w:ascii="Georgia" w:hAnsi="Georgia"/>
          <w:sz w:val="20"/>
          <w:szCs w:val="20"/>
        </w:rPr>
        <w:t>Consultan</w:t>
      </w:r>
      <w:r w:rsidR="00EA0E2F">
        <w:rPr>
          <w:rFonts w:ascii="Georgia" w:hAnsi="Georgia"/>
          <w:sz w:val="20"/>
          <w:szCs w:val="20"/>
        </w:rPr>
        <w:t>ts</w:t>
      </w:r>
      <w:r w:rsidRPr="00EA0E2F">
        <w:rPr>
          <w:rFonts w:ascii="Georgia" w:hAnsi="Georgia"/>
          <w:sz w:val="20"/>
          <w:szCs w:val="20"/>
        </w:rPr>
        <w:t xml:space="preserve"> assoziiere ich eine langfristige Lösung für wirtschaftliche Problemstrukturen zu finden, bedeutungsvolle und vielfältige Aufgaben</w:t>
      </w:r>
      <w:r w:rsidR="00CF40AC">
        <w:rPr>
          <w:rFonts w:ascii="Georgia" w:hAnsi="Georgia"/>
          <w:sz w:val="20"/>
          <w:szCs w:val="20"/>
        </w:rPr>
        <w:t xml:space="preserve"> auszuführen</w:t>
      </w:r>
      <w:r w:rsidRPr="00EA0E2F">
        <w:rPr>
          <w:rFonts w:ascii="Georgia" w:hAnsi="Georgia"/>
          <w:sz w:val="20"/>
          <w:szCs w:val="20"/>
        </w:rPr>
        <w:t xml:space="preserve"> und eine enorm steile Lernkurve. Durch </w:t>
      </w:r>
      <w:ins w:id="0" w:author="David Döbele" w:date="2023-11-14T19:37:00Z">
        <w:r w:rsidR="002C78E4">
          <w:rPr>
            <w:rFonts w:ascii="Georgia" w:hAnsi="Georgia"/>
            <w:sz w:val="20"/>
            <w:szCs w:val="20"/>
          </w:rPr>
          <w:t xml:space="preserve">mein Praktikum bei </w:t>
        </w:r>
        <w:proofErr w:type="spellStart"/>
        <w:r w:rsidR="002C78E4">
          <w:rPr>
            <w:rFonts w:ascii="Georgia" w:hAnsi="Georgia"/>
            <w:sz w:val="20"/>
            <w:szCs w:val="20"/>
          </w:rPr>
          <w:t>BakerTilly</w:t>
        </w:r>
        <w:proofErr w:type="spellEnd"/>
        <w:r w:rsidR="002C78E4">
          <w:rPr>
            <w:rFonts w:ascii="Georgia" w:hAnsi="Georgia"/>
            <w:sz w:val="20"/>
            <w:szCs w:val="20"/>
          </w:rPr>
          <w:t xml:space="preserve"> sowie </w:t>
        </w:r>
      </w:ins>
      <w:ins w:id="1" w:author="David Döbele" w:date="2023-11-14T19:36:00Z">
        <w:r w:rsidR="002C78E4">
          <w:rPr>
            <w:rFonts w:ascii="Georgia" w:hAnsi="Georgia"/>
            <w:sz w:val="20"/>
            <w:szCs w:val="20"/>
          </w:rPr>
          <w:t xml:space="preserve">viele </w:t>
        </w:r>
      </w:ins>
      <w:r w:rsidRPr="00EA0E2F">
        <w:rPr>
          <w:rFonts w:ascii="Georgia" w:hAnsi="Georgia"/>
          <w:sz w:val="20"/>
          <w:szCs w:val="20"/>
        </w:rPr>
        <w:t xml:space="preserve">Gespräche mit meinem Netzwerk ist mir klar geworden, dass mich eine Karriere in der Unternehmensberatung sehr reizt. Am meisten fasziniert </w:t>
      </w:r>
      <w:r w:rsidR="00CF40AC">
        <w:rPr>
          <w:rFonts w:ascii="Georgia" w:hAnsi="Georgia"/>
          <w:sz w:val="20"/>
          <w:szCs w:val="20"/>
        </w:rPr>
        <w:t xml:space="preserve">es </w:t>
      </w:r>
      <w:r w:rsidRPr="00EA0E2F">
        <w:rPr>
          <w:rFonts w:ascii="Georgia" w:hAnsi="Georgia"/>
          <w:sz w:val="20"/>
          <w:szCs w:val="20"/>
        </w:rPr>
        <w:t>mich</w:t>
      </w:r>
      <w:ins w:id="2" w:author="David Döbele" w:date="2023-11-14T19:37:00Z">
        <w:r w:rsidR="002C78E4">
          <w:rPr>
            <w:rFonts w:ascii="Georgia" w:hAnsi="Georgia"/>
            <w:sz w:val="20"/>
            <w:szCs w:val="20"/>
          </w:rPr>
          <w:t>,</w:t>
        </w:r>
      </w:ins>
      <w:r w:rsidRPr="00EA0E2F">
        <w:rPr>
          <w:rFonts w:ascii="Georgia" w:hAnsi="Georgia"/>
          <w:sz w:val="20"/>
          <w:szCs w:val="20"/>
        </w:rPr>
        <w:t xml:space="preserve"> mit verschiedensten Bereichen eines Unternehmens konfrontiert zu werden, diese zu analysieren und mit Mitarbeitern und dem Management einen entscheidenden Beitrag für den nachhaltigen Unternehmenserfolg zu leisten. </w:t>
      </w:r>
      <w:r w:rsidR="000E2BFA" w:rsidRPr="00EA0E2F">
        <w:rPr>
          <w:rFonts w:ascii="Georgia" w:hAnsi="Georgia"/>
          <w:sz w:val="20"/>
          <w:szCs w:val="20"/>
        </w:rPr>
        <w:t xml:space="preserve">Daher möchte ich Sie </w:t>
      </w:r>
      <w:r w:rsidR="000E2BFA">
        <w:rPr>
          <w:rFonts w:ascii="Georgia" w:hAnsi="Georgia"/>
          <w:sz w:val="20"/>
          <w:szCs w:val="20"/>
        </w:rPr>
        <w:t xml:space="preserve">gerne </w:t>
      </w:r>
      <w:r w:rsidR="000E2BFA" w:rsidRPr="00EA0E2F">
        <w:rPr>
          <w:rFonts w:ascii="Georgia" w:hAnsi="Georgia"/>
          <w:sz w:val="20"/>
          <w:szCs w:val="20"/>
        </w:rPr>
        <w:t>ab Juni 202</w:t>
      </w:r>
      <w:r w:rsidR="000E2BFA">
        <w:rPr>
          <w:rFonts w:ascii="Georgia" w:hAnsi="Georgia"/>
          <w:sz w:val="20"/>
          <w:szCs w:val="20"/>
        </w:rPr>
        <w:t>4</w:t>
      </w:r>
      <w:r w:rsidR="000E2BFA" w:rsidRPr="00EA0E2F">
        <w:rPr>
          <w:rFonts w:ascii="Georgia" w:hAnsi="Georgia"/>
          <w:sz w:val="20"/>
          <w:szCs w:val="20"/>
        </w:rPr>
        <w:t xml:space="preserve"> für eine Dauer von </w:t>
      </w:r>
      <w:r w:rsidR="000E2BFA">
        <w:rPr>
          <w:rFonts w:ascii="Georgia" w:hAnsi="Georgia"/>
          <w:sz w:val="20"/>
          <w:szCs w:val="20"/>
        </w:rPr>
        <w:t xml:space="preserve">drei Monaten </w:t>
      </w:r>
      <w:r w:rsidR="000E2BFA" w:rsidRPr="00EA0E2F">
        <w:rPr>
          <w:rFonts w:ascii="Georgia" w:hAnsi="Georgia"/>
          <w:sz w:val="20"/>
          <w:szCs w:val="20"/>
        </w:rPr>
        <w:t>als Prakt</w:t>
      </w:r>
      <w:r w:rsidR="000E2BFA">
        <w:rPr>
          <w:rFonts w:ascii="Georgia" w:hAnsi="Georgia"/>
          <w:sz w:val="20"/>
          <w:szCs w:val="20"/>
        </w:rPr>
        <w:t xml:space="preserve">ikant </w:t>
      </w:r>
      <w:r w:rsidR="000E2BFA" w:rsidRPr="00EA0E2F">
        <w:rPr>
          <w:rFonts w:ascii="Georgia" w:hAnsi="Georgia"/>
          <w:sz w:val="20"/>
          <w:szCs w:val="20"/>
        </w:rPr>
        <w:t>unterstützen.</w:t>
      </w:r>
    </w:p>
    <w:p w14:paraId="545B5699" w14:textId="442805E5" w:rsidR="00E65B09" w:rsidRPr="00EA0E2F" w:rsidRDefault="00E65B09" w:rsidP="00167B00">
      <w:pPr>
        <w:spacing w:after="0"/>
        <w:jc w:val="both"/>
        <w:rPr>
          <w:rFonts w:ascii="Georgia" w:hAnsi="Georgia" w:cs="Times New Roman"/>
          <w:sz w:val="20"/>
          <w:szCs w:val="20"/>
        </w:rPr>
      </w:pPr>
    </w:p>
    <w:p w14:paraId="39BF5EE9" w14:textId="108D7037" w:rsidR="000E2BFA" w:rsidRPr="00D0096E" w:rsidRDefault="000E2BFA" w:rsidP="000E2BFA">
      <w:pPr>
        <w:jc w:val="both"/>
        <w:rPr>
          <w:rStyle w:val="markedcontent"/>
          <w:rFonts w:ascii="Georgia" w:hAnsi="Georgia" w:cstheme="minorHAnsi"/>
          <w:sz w:val="20"/>
          <w:szCs w:val="20"/>
        </w:rPr>
      </w:pPr>
      <w:r>
        <w:rPr>
          <w:rFonts w:ascii="Georgia" w:hAnsi="Georgia"/>
          <w:sz w:val="20"/>
          <w:szCs w:val="20"/>
        </w:rPr>
        <w:t xml:space="preserve">Nach meiner Mittleren Reife suchte ich nach einer neuen Herausforderung und fand diese in einem </w:t>
      </w:r>
      <w:r w:rsidR="00AF7B21">
        <w:rPr>
          <w:rFonts w:ascii="Georgia" w:hAnsi="Georgia"/>
          <w:sz w:val="20"/>
          <w:szCs w:val="20"/>
        </w:rPr>
        <w:t>f</w:t>
      </w:r>
      <w:r>
        <w:rPr>
          <w:rFonts w:ascii="Georgia" w:hAnsi="Georgia"/>
          <w:sz w:val="20"/>
          <w:szCs w:val="20"/>
        </w:rPr>
        <w:t xml:space="preserve">reiwilligen Sozialen Jahr in einem Hort. Dort konnte ich meine Kommunikationsfähigkeit und Sozialkompetenz durch die Zusammenarbeit mit unterschiedlichsten Menschen stetig weiterentwickeln. Während meines Freiwilligen Sozialen Jahres begann ich mich für wirtschaftliche und politische Fragestellungen zu interessieren. Dadurch entschied ich mich nach Abschluss meiner Fachhochschulreife ein Praktikum im Audit &amp; Advisory bei </w:t>
      </w:r>
      <w:proofErr w:type="spellStart"/>
      <w:r>
        <w:rPr>
          <w:rFonts w:ascii="Georgia" w:hAnsi="Georgia"/>
          <w:sz w:val="20"/>
          <w:szCs w:val="20"/>
        </w:rPr>
        <w:t>BakerTilly</w:t>
      </w:r>
      <w:proofErr w:type="spellEnd"/>
      <w:r>
        <w:rPr>
          <w:rFonts w:ascii="Georgia" w:hAnsi="Georgia"/>
          <w:sz w:val="20"/>
          <w:szCs w:val="20"/>
        </w:rPr>
        <w:t xml:space="preserve"> zu beginnen. </w:t>
      </w:r>
      <w:r>
        <w:rPr>
          <w:rStyle w:val="markedcontent"/>
          <w:rFonts w:ascii="Georgia" w:hAnsi="Georgia" w:cstheme="minorHAnsi"/>
          <w:sz w:val="20"/>
          <w:szCs w:val="20"/>
        </w:rPr>
        <w:t xml:space="preserve">Während meines Praktikums erhielt ich Einblicke in die Prüfung von Jahresabschlüssen, indem ich eine eigene Prüfung zugeteilt bekommen habe. Dadurch konnte ich mir vor allem Grundkenntnisse in den Bereichen Bilanzierung, Buchhaltung usw. aufbauen und lernte den Umgang mit MS-Office. Nach Abschluss meines Praktikums entschied ich mich für ein Studium an der Frankfurt </w:t>
      </w:r>
      <w:r>
        <w:rPr>
          <w:rFonts w:ascii="Georgia" w:hAnsi="Georgia"/>
          <w:sz w:val="20"/>
          <w:szCs w:val="20"/>
        </w:rPr>
        <w:t xml:space="preserve">School </w:t>
      </w:r>
      <w:proofErr w:type="spellStart"/>
      <w:r>
        <w:rPr>
          <w:rFonts w:ascii="Georgia" w:hAnsi="Georgia"/>
          <w:sz w:val="20"/>
          <w:szCs w:val="20"/>
        </w:rPr>
        <w:t>of</w:t>
      </w:r>
      <w:proofErr w:type="spellEnd"/>
      <w:r>
        <w:rPr>
          <w:rFonts w:ascii="Georgia" w:hAnsi="Georgia"/>
          <w:sz w:val="20"/>
          <w:szCs w:val="20"/>
        </w:rPr>
        <w:t xml:space="preserve"> Finance &amp; Management. </w:t>
      </w:r>
      <w:r>
        <w:rPr>
          <w:rStyle w:val="markedcontent"/>
          <w:rFonts w:ascii="Georgia" w:hAnsi="Georgia" w:cstheme="minorHAnsi"/>
          <w:sz w:val="20"/>
          <w:szCs w:val="20"/>
        </w:rPr>
        <w:t>Zu meinen Stärken, die mir auf diesem Weg geholfen haben, zähle ich meine Teamfähigkeit, die ich sowohl als Kapitän in meinen früheren Fußballvereinen als auch beim gemeinsamen Lösen von Aufgaben im Praktikum unter Beweis gestellt habe. Seit Oktober 2023 bin ich Mitglied der Initiative FS Economy &amp; Politics, wo ich derzeit ein Event mit einem ehemaligen Strategieberater von McKinsey plane, bei dem über 80 Kommilitonen planen teilzunehmen. Dadurch konnte ich ein hohes Maß an Eigeninitiative entwickeln, da ich mich allein um die Planung kümmere. Ich würde mich freuen, diese Fähigkeiten in einem Praktikum bei Ihnen gewinnbringend einzusetzen.</w:t>
      </w:r>
    </w:p>
    <w:p w14:paraId="19160B60" w14:textId="6E3D1D05"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7DBF1E90" w14:textId="602DAA8A"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4C4E7185" w14:textId="77777777"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7865D3A7" w14:textId="77777777"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7575B3C9" w14:textId="77777777"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3F7F2B9E" w14:textId="77777777"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0D1927BC" w14:textId="366D7854" w:rsidR="00E65B09" w:rsidRPr="00EA0E2F" w:rsidRDefault="00E65B09" w:rsidP="00167B00">
      <w:pPr>
        <w:spacing w:after="0"/>
        <w:jc w:val="both"/>
        <w:rPr>
          <w:rFonts w:ascii="Georgia" w:hAnsi="Georgia" w:cs="Times New Roman"/>
          <w:sz w:val="20"/>
          <w:szCs w:val="20"/>
        </w:rPr>
      </w:pPr>
    </w:p>
    <w:p w14:paraId="57B38579" w14:textId="62F6C7F4" w:rsidR="00E65B09" w:rsidRPr="00EA0E2F" w:rsidRDefault="00823137" w:rsidP="00167B00">
      <w:pPr>
        <w:spacing w:after="0"/>
        <w:jc w:val="both"/>
        <w:rPr>
          <w:rFonts w:ascii="Georgia" w:hAnsi="Georgia" w:cs="Times New Roman"/>
          <w:sz w:val="20"/>
          <w:szCs w:val="20"/>
        </w:rPr>
      </w:pPr>
      <w:r w:rsidRPr="00EA0E2F">
        <w:rPr>
          <w:rStyle w:val="markedcontent"/>
          <w:rFonts w:ascii="Georgia" w:hAnsi="Georgia" w:cstheme="minorHAnsi"/>
          <w:sz w:val="20"/>
          <w:szCs w:val="20"/>
        </w:rPr>
        <w:t xml:space="preserve">Von einem Praktikum in Ihrem Unternehmen erhoffe ich mir eine steile Lernkurve sowie die Möglichkeit, meine eigenen Ideen mehrwertschaffend bei Ihnen einzubringen. Ich bin mir sicher, dass ich durch meine </w:t>
      </w:r>
      <w:r w:rsidR="00CF40AC">
        <w:rPr>
          <w:rStyle w:val="markedcontent"/>
          <w:rFonts w:ascii="Georgia" w:hAnsi="Georgia" w:cstheme="minorHAnsi"/>
          <w:sz w:val="20"/>
          <w:szCs w:val="20"/>
        </w:rPr>
        <w:t>hohe Einsatzbereitschaft, meine Teamfähigkeit und meine</w:t>
      </w:r>
      <w:r w:rsidRPr="00EA0E2F">
        <w:rPr>
          <w:rStyle w:val="markedcontent"/>
          <w:rFonts w:ascii="Georgia" w:hAnsi="Georgia" w:cstheme="minorHAnsi"/>
          <w:sz w:val="20"/>
          <w:szCs w:val="20"/>
        </w:rPr>
        <w:t xml:space="preserve"> Problemlösek</w:t>
      </w:r>
      <w:r w:rsidR="00CF40AC">
        <w:rPr>
          <w:rStyle w:val="markedcontent"/>
          <w:rFonts w:ascii="Georgia" w:hAnsi="Georgia" w:cstheme="minorHAnsi"/>
          <w:sz w:val="20"/>
          <w:szCs w:val="20"/>
        </w:rPr>
        <w:t>ompetenz eine Bereicherung für I</w:t>
      </w:r>
      <w:r w:rsidRPr="00EA0E2F">
        <w:rPr>
          <w:rStyle w:val="markedcontent"/>
          <w:rFonts w:ascii="Georgia" w:hAnsi="Georgia" w:cstheme="minorHAnsi"/>
          <w:sz w:val="20"/>
          <w:szCs w:val="20"/>
        </w:rPr>
        <w:t xml:space="preserve">hr Team sein werde. Es würde mich sehr freuen, Sie auch in einem persönlichen Gespräch von mir überzeugen zu dürfen. </w:t>
      </w:r>
    </w:p>
    <w:p w14:paraId="11B49693" w14:textId="63C4B0FD" w:rsidR="00E65B09" w:rsidRPr="00EA0E2F" w:rsidRDefault="00E65B09" w:rsidP="00167B00">
      <w:pPr>
        <w:spacing w:after="0"/>
        <w:jc w:val="both"/>
        <w:rPr>
          <w:rFonts w:ascii="Georgia" w:hAnsi="Georgia" w:cs="Times New Roman"/>
          <w:sz w:val="20"/>
          <w:szCs w:val="20"/>
        </w:rPr>
      </w:pPr>
    </w:p>
    <w:p w14:paraId="4459D038" w14:textId="07A27375" w:rsidR="00E65B09" w:rsidRPr="00EA0E2F" w:rsidRDefault="0099776A" w:rsidP="00167B00">
      <w:pPr>
        <w:spacing w:after="0"/>
        <w:jc w:val="both"/>
        <w:rPr>
          <w:rFonts w:ascii="Georgia" w:hAnsi="Georgia" w:cs="Times New Roman"/>
          <w:sz w:val="20"/>
          <w:szCs w:val="20"/>
        </w:rPr>
      </w:pPr>
      <w:r w:rsidRPr="00EA0E2F">
        <w:rPr>
          <w:rFonts w:ascii="Georgia" w:hAnsi="Georgia" w:cs="Times New Roman"/>
          <w:sz w:val="20"/>
          <w:szCs w:val="20"/>
        </w:rPr>
        <w:t>Mit freundlichen Grüßen</w:t>
      </w:r>
    </w:p>
    <w:p w14:paraId="7EAEB4AC" w14:textId="77777777" w:rsidR="009E0015" w:rsidRPr="00EA0E2F" w:rsidRDefault="009E0015">
      <w:pPr>
        <w:spacing w:after="0"/>
        <w:jc w:val="both"/>
        <w:rPr>
          <w:rFonts w:ascii="Georgia" w:hAnsi="Georgia" w:cs="Times New Roman"/>
          <w:sz w:val="20"/>
          <w:szCs w:val="20"/>
        </w:rPr>
      </w:pPr>
    </w:p>
    <w:sectPr w:rsidR="009E0015" w:rsidRPr="00EA0E2F"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proofState w:spelling="clean" w:grammar="clean"/>
  <w:trackRevision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E2BFA"/>
    <w:rsid w:val="000F371C"/>
    <w:rsid w:val="00117F83"/>
    <w:rsid w:val="001352BB"/>
    <w:rsid w:val="00144AB4"/>
    <w:rsid w:val="00146C8E"/>
    <w:rsid w:val="00152DF9"/>
    <w:rsid w:val="00156A98"/>
    <w:rsid w:val="00157E1B"/>
    <w:rsid w:val="001669DB"/>
    <w:rsid w:val="00167B00"/>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C78E4"/>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87147"/>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5B7C"/>
    <w:rsid w:val="00706233"/>
    <w:rsid w:val="007251EA"/>
    <w:rsid w:val="007340D7"/>
    <w:rsid w:val="00741236"/>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20FF6"/>
    <w:rsid w:val="00823137"/>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6C04"/>
    <w:rsid w:val="009901AE"/>
    <w:rsid w:val="00991E04"/>
    <w:rsid w:val="0099776A"/>
    <w:rsid w:val="009A256E"/>
    <w:rsid w:val="009D07DC"/>
    <w:rsid w:val="009D3BBF"/>
    <w:rsid w:val="009E0015"/>
    <w:rsid w:val="009F46A7"/>
    <w:rsid w:val="00A1282E"/>
    <w:rsid w:val="00A14247"/>
    <w:rsid w:val="00A40D57"/>
    <w:rsid w:val="00A44493"/>
    <w:rsid w:val="00A53760"/>
    <w:rsid w:val="00A66AE5"/>
    <w:rsid w:val="00A86438"/>
    <w:rsid w:val="00AA2791"/>
    <w:rsid w:val="00AA4C7C"/>
    <w:rsid w:val="00AB4CD0"/>
    <w:rsid w:val="00AC61EE"/>
    <w:rsid w:val="00AC66C4"/>
    <w:rsid w:val="00AC7086"/>
    <w:rsid w:val="00AE26F5"/>
    <w:rsid w:val="00AE3A33"/>
    <w:rsid w:val="00AF7B21"/>
    <w:rsid w:val="00B135CE"/>
    <w:rsid w:val="00B30543"/>
    <w:rsid w:val="00B31B23"/>
    <w:rsid w:val="00B339B8"/>
    <w:rsid w:val="00B346A7"/>
    <w:rsid w:val="00B43970"/>
    <w:rsid w:val="00B50A34"/>
    <w:rsid w:val="00B54C38"/>
    <w:rsid w:val="00B5613E"/>
    <w:rsid w:val="00B57CB1"/>
    <w:rsid w:val="00B77DCE"/>
    <w:rsid w:val="00B81B0E"/>
    <w:rsid w:val="00B869BA"/>
    <w:rsid w:val="00B87CA9"/>
    <w:rsid w:val="00B90DF5"/>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CF40AC"/>
    <w:rsid w:val="00D30CEA"/>
    <w:rsid w:val="00D71D8E"/>
    <w:rsid w:val="00D9281A"/>
    <w:rsid w:val="00D93DFD"/>
    <w:rsid w:val="00DA3404"/>
    <w:rsid w:val="00DA524B"/>
    <w:rsid w:val="00DA6B8E"/>
    <w:rsid w:val="00DB1607"/>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831C7"/>
    <w:rsid w:val="00E914E5"/>
    <w:rsid w:val="00E91B86"/>
    <w:rsid w:val="00E972E1"/>
    <w:rsid w:val="00EA0E2F"/>
    <w:rsid w:val="00EA6CEC"/>
    <w:rsid w:val="00EA78A0"/>
    <w:rsid w:val="00EA7AC2"/>
    <w:rsid w:val="00EC000C"/>
    <w:rsid w:val="00ED6D1D"/>
    <w:rsid w:val="00EF2FD5"/>
    <w:rsid w:val="00F063A6"/>
    <w:rsid w:val="00F11473"/>
    <w:rsid w:val="00F253C5"/>
    <w:rsid w:val="00F270C0"/>
    <w:rsid w:val="00F30624"/>
    <w:rsid w:val="00F4717F"/>
    <w:rsid w:val="00F5301B"/>
    <w:rsid w:val="00F55CE3"/>
    <w:rsid w:val="00F74175"/>
    <w:rsid w:val="00F92A04"/>
    <w:rsid w:val="00FA4972"/>
    <w:rsid w:val="00FA5291"/>
    <w:rsid w:val="00FD001F"/>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EB5F269D-69B0-AF45-9A04-94118F75D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rkedcontent">
    <w:name w:val="markedcontent"/>
    <w:basedOn w:val="Absatz-Standardschriftart"/>
    <w:rsid w:val="00823137"/>
  </w:style>
  <w:style w:type="paragraph" w:styleId="berarbeitung">
    <w:name w:val="Revision"/>
    <w:hidden/>
    <w:uiPriority w:val="99"/>
    <w:semiHidden/>
    <w:rsid w:val="002C78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520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0AE8F68-6E4B-4CFC-84BD-0188FA9B9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430</Words>
  <Characters>2710</Characters>
  <Application>Microsoft Office Word</Application>
  <DocSecurity>0</DocSecurity>
  <Lines>22</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Döbele</cp:lastModifiedBy>
  <cp:revision>10</cp:revision>
  <dcterms:created xsi:type="dcterms:W3CDTF">2023-04-14T10:32:00Z</dcterms:created>
  <dcterms:modified xsi:type="dcterms:W3CDTF">2023-11-14T18:38:00Z</dcterms:modified>
</cp:coreProperties>
</file>