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7CB587CE" w:rsidR="006D2592" w:rsidRPr="00214ED9" w:rsidRDefault="006F076E" w:rsidP="008C3F10">
      <w:pPr>
        <w:spacing w:after="0" w:line="240" w:lineRule="auto"/>
        <w:jc w:val="right"/>
        <w:rPr>
          <w:rFonts w:ascii="Georgia" w:hAnsi="Georgia" w:cs="Times New Roman"/>
          <w:sz w:val="21"/>
          <w:szCs w:val="21"/>
        </w:rPr>
      </w:pPr>
      <w:r w:rsidRPr="00214ED9">
        <w:rPr>
          <w:rFonts w:ascii="Georgia" w:hAnsi="Georgia" w:cs="Times New Roman"/>
          <w:sz w:val="21"/>
          <w:szCs w:val="21"/>
        </w:rPr>
        <w:t>Philipp</w:t>
      </w:r>
      <w:r w:rsidR="003D5D1E" w:rsidRPr="00214ED9">
        <w:rPr>
          <w:rFonts w:ascii="Georgia" w:hAnsi="Georgia" w:cs="Times New Roman"/>
          <w:sz w:val="21"/>
          <w:szCs w:val="21"/>
        </w:rPr>
        <w:t xml:space="preserve"> </w:t>
      </w:r>
      <w:proofErr w:type="spellStart"/>
      <w:r w:rsidRPr="00214ED9">
        <w:rPr>
          <w:rFonts w:ascii="Georgia" w:hAnsi="Georgia" w:cs="Times New Roman"/>
          <w:sz w:val="21"/>
          <w:szCs w:val="21"/>
        </w:rPr>
        <w:t>Maasackers</w:t>
      </w:r>
      <w:proofErr w:type="spellEnd"/>
    </w:p>
    <w:p w14:paraId="2458A2A0" w14:textId="3E64E5FE" w:rsidR="00857C6F" w:rsidRPr="00214ED9" w:rsidRDefault="006F076E" w:rsidP="008C3F10">
      <w:pPr>
        <w:spacing w:after="0" w:line="240" w:lineRule="auto"/>
        <w:jc w:val="right"/>
        <w:rPr>
          <w:rFonts w:ascii="Georgia" w:hAnsi="Georgia" w:cs="Times New Roman"/>
          <w:sz w:val="21"/>
          <w:szCs w:val="21"/>
        </w:rPr>
      </w:pPr>
      <w:r w:rsidRPr="00214ED9">
        <w:rPr>
          <w:rFonts w:ascii="Georgia" w:hAnsi="Georgia" w:cs="Times New Roman"/>
          <w:sz w:val="21"/>
          <w:szCs w:val="21"/>
        </w:rPr>
        <w:t>Volksgartenstraße 44</w:t>
      </w:r>
    </w:p>
    <w:p w14:paraId="451AEE20" w14:textId="607EF214" w:rsidR="00857C6F" w:rsidRPr="00214ED9" w:rsidRDefault="006F076E" w:rsidP="008C3F10">
      <w:pPr>
        <w:spacing w:after="0" w:line="240" w:lineRule="auto"/>
        <w:jc w:val="right"/>
        <w:rPr>
          <w:rFonts w:ascii="Georgia" w:hAnsi="Georgia" w:cs="Times New Roman"/>
          <w:sz w:val="21"/>
          <w:szCs w:val="21"/>
        </w:rPr>
      </w:pPr>
      <w:r w:rsidRPr="00214ED9">
        <w:rPr>
          <w:rFonts w:ascii="Georgia" w:hAnsi="Georgia" w:cs="Times New Roman"/>
          <w:sz w:val="21"/>
          <w:szCs w:val="21"/>
        </w:rPr>
        <w:t>50677 Köln</w:t>
      </w:r>
    </w:p>
    <w:p w14:paraId="12BA391A" w14:textId="73E85136" w:rsidR="006A7895" w:rsidRPr="00214ED9" w:rsidRDefault="00865B13" w:rsidP="008C3F10">
      <w:pPr>
        <w:spacing w:after="0" w:line="240" w:lineRule="auto"/>
        <w:jc w:val="right"/>
        <w:rPr>
          <w:rFonts w:ascii="Georgia" w:hAnsi="Georgia" w:cs="Times New Roman"/>
          <w:sz w:val="21"/>
          <w:szCs w:val="21"/>
        </w:rPr>
      </w:pPr>
      <w:r w:rsidRPr="00214ED9">
        <w:rPr>
          <w:rFonts w:ascii="Georgia" w:hAnsi="Georgia" w:cs="Georgia"/>
          <w:color w:val="000000"/>
          <w:sz w:val="21"/>
          <w:szCs w:val="21"/>
        </w:rPr>
        <w:t>philipp.maasackers@gmail.com</w:t>
      </w:r>
    </w:p>
    <w:p w14:paraId="2E7278C7" w14:textId="3A4D7D8C" w:rsidR="00F74175" w:rsidRPr="00214ED9" w:rsidRDefault="00865B13" w:rsidP="00493247">
      <w:pPr>
        <w:spacing w:after="0" w:line="240" w:lineRule="auto"/>
        <w:jc w:val="right"/>
        <w:rPr>
          <w:rFonts w:ascii="Georgia" w:hAnsi="Georgia" w:cs="Georgia"/>
          <w:color w:val="000000"/>
          <w:sz w:val="21"/>
          <w:szCs w:val="21"/>
        </w:rPr>
      </w:pPr>
      <w:r w:rsidRPr="00214ED9">
        <w:rPr>
          <w:rFonts w:ascii="Georgia" w:hAnsi="Georgia" w:cs="Georgia"/>
          <w:color w:val="000000"/>
          <w:sz w:val="21"/>
          <w:szCs w:val="21"/>
        </w:rPr>
        <w:t>+49 179 4398614</w:t>
      </w:r>
    </w:p>
    <w:p w14:paraId="39FDB74E" w14:textId="0E996F23" w:rsidR="00865B13" w:rsidRPr="00214ED9" w:rsidRDefault="000C22EC" w:rsidP="00493247">
      <w:pPr>
        <w:spacing w:after="0" w:line="240" w:lineRule="auto"/>
        <w:rPr>
          <w:rFonts w:ascii="Georgia" w:hAnsi="Georgia" w:cs="Georgia"/>
          <w:color w:val="FF0000"/>
          <w:sz w:val="21"/>
          <w:szCs w:val="21"/>
        </w:rPr>
      </w:pPr>
      <w:r w:rsidRPr="00214ED9">
        <w:rPr>
          <w:rFonts w:ascii="Georgia" w:hAnsi="Georgia" w:cs="Georgia"/>
          <w:color w:val="FF0000"/>
          <w:sz w:val="21"/>
          <w:szCs w:val="21"/>
        </w:rPr>
        <w:t>XXXX</w:t>
      </w:r>
    </w:p>
    <w:p w14:paraId="556DEDB9" w14:textId="6B9C42E0" w:rsidR="00865B13" w:rsidRPr="00214ED9" w:rsidRDefault="000C22EC" w:rsidP="00493247">
      <w:pPr>
        <w:spacing w:after="0" w:line="240" w:lineRule="auto"/>
        <w:rPr>
          <w:rFonts w:ascii="Georgia" w:hAnsi="Georgia" w:cs="Georgia"/>
          <w:color w:val="FF0000"/>
          <w:sz w:val="21"/>
          <w:szCs w:val="21"/>
        </w:rPr>
      </w:pPr>
      <w:r w:rsidRPr="00214ED9">
        <w:rPr>
          <w:rFonts w:ascii="Georgia" w:hAnsi="Georgia" w:cs="Georgia"/>
          <w:color w:val="FF0000"/>
          <w:sz w:val="21"/>
          <w:szCs w:val="21"/>
        </w:rPr>
        <w:t>XXXX</w:t>
      </w:r>
    </w:p>
    <w:p w14:paraId="7545A97F" w14:textId="456756B6" w:rsidR="00865B13" w:rsidRPr="00214ED9" w:rsidRDefault="00865B13" w:rsidP="00493247">
      <w:pPr>
        <w:spacing w:after="0" w:line="240" w:lineRule="auto"/>
        <w:rPr>
          <w:rFonts w:ascii="Georgia" w:hAnsi="Georgia" w:cs="Georgia"/>
          <w:color w:val="FF0000"/>
          <w:sz w:val="21"/>
          <w:szCs w:val="21"/>
        </w:rPr>
      </w:pPr>
      <w:proofErr w:type="spellStart"/>
      <w:r w:rsidRPr="00214ED9">
        <w:rPr>
          <w:rFonts w:ascii="Georgia" w:hAnsi="Georgia" w:cs="Georgia"/>
          <w:color w:val="FF0000"/>
          <w:sz w:val="21"/>
          <w:szCs w:val="21"/>
        </w:rPr>
        <w:t>Herrenteichsstraße</w:t>
      </w:r>
      <w:proofErr w:type="spellEnd"/>
      <w:r w:rsidRPr="00214ED9">
        <w:rPr>
          <w:rFonts w:ascii="Georgia" w:hAnsi="Georgia" w:cs="Georgia"/>
          <w:color w:val="FF0000"/>
          <w:sz w:val="21"/>
          <w:szCs w:val="21"/>
        </w:rPr>
        <w:t xml:space="preserve"> </w:t>
      </w:r>
      <w:r w:rsidR="000C22EC" w:rsidRPr="00214ED9">
        <w:rPr>
          <w:rFonts w:ascii="Georgia" w:hAnsi="Georgia" w:cs="Georgia"/>
          <w:color w:val="FF0000"/>
          <w:sz w:val="21"/>
          <w:szCs w:val="21"/>
        </w:rPr>
        <w:t>XXX</w:t>
      </w:r>
    </w:p>
    <w:p w14:paraId="096C8AF5" w14:textId="3123558C" w:rsidR="00647413" w:rsidRPr="00214ED9" w:rsidRDefault="00865B13" w:rsidP="00493247">
      <w:pPr>
        <w:spacing w:after="0" w:line="240" w:lineRule="auto"/>
        <w:rPr>
          <w:rFonts w:ascii="Georgia" w:hAnsi="Georgia" w:cs="Georgia"/>
          <w:color w:val="000000"/>
          <w:sz w:val="21"/>
          <w:szCs w:val="21"/>
        </w:rPr>
      </w:pPr>
      <w:r w:rsidRPr="00214ED9">
        <w:rPr>
          <w:rFonts w:ascii="Georgia" w:hAnsi="Georgia" w:cs="Georgia"/>
          <w:color w:val="FF0000"/>
          <w:sz w:val="21"/>
          <w:szCs w:val="21"/>
        </w:rPr>
        <w:t xml:space="preserve">49074 </w:t>
      </w:r>
      <w:r w:rsidR="000C22EC" w:rsidRPr="00214ED9">
        <w:rPr>
          <w:rFonts w:ascii="Georgia" w:hAnsi="Georgia" w:cs="Georgia"/>
          <w:color w:val="FF0000"/>
          <w:sz w:val="21"/>
          <w:szCs w:val="21"/>
        </w:rPr>
        <w:t>XXXX</w:t>
      </w:r>
    </w:p>
    <w:p w14:paraId="155B6E2E" w14:textId="5CC8F171" w:rsidR="006A7895" w:rsidRPr="00693043" w:rsidRDefault="00865B13" w:rsidP="00493247">
      <w:pPr>
        <w:spacing w:after="0" w:line="240" w:lineRule="auto"/>
        <w:jc w:val="right"/>
        <w:rPr>
          <w:rFonts w:ascii="Georgia" w:hAnsi="Georgia" w:cs="Times New Roman"/>
          <w:color w:val="FF0000"/>
          <w:sz w:val="21"/>
          <w:szCs w:val="21"/>
        </w:rPr>
      </w:pPr>
      <w:r w:rsidRPr="00693043">
        <w:rPr>
          <w:rFonts w:ascii="Georgia" w:hAnsi="Georgia" w:cs="Times New Roman"/>
          <w:color w:val="FF0000"/>
          <w:sz w:val="21"/>
          <w:szCs w:val="21"/>
        </w:rPr>
        <w:t>Köln</w:t>
      </w:r>
      <w:r w:rsidR="002D594E" w:rsidRPr="00693043">
        <w:rPr>
          <w:rFonts w:ascii="Georgia" w:hAnsi="Georgia" w:cs="Times New Roman"/>
          <w:color w:val="FF0000"/>
          <w:sz w:val="21"/>
          <w:szCs w:val="21"/>
        </w:rPr>
        <w:t xml:space="preserve">, </w:t>
      </w:r>
      <w:r w:rsidR="00804B9E" w:rsidRPr="00693043">
        <w:rPr>
          <w:rFonts w:ascii="Georgia" w:hAnsi="Georgia" w:cs="Times New Roman"/>
          <w:color w:val="FF0000"/>
          <w:sz w:val="21"/>
          <w:szCs w:val="21"/>
        </w:rPr>
        <w:t>16.03</w:t>
      </w:r>
      <w:r w:rsidRPr="00693043">
        <w:rPr>
          <w:rFonts w:ascii="Georgia" w:hAnsi="Georgia" w:cs="Times New Roman"/>
          <w:color w:val="FF0000"/>
          <w:sz w:val="21"/>
          <w:szCs w:val="21"/>
        </w:rPr>
        <w:t>.2024</w:t>
      </w:r>
    </w:p>
    <w:p w14:paraId="0731715D" w14:textId="77777777" w:rsidR="001E0088" w:rsidRPr="00214ED9" w:rsidRDefault="001E0088" w:rsidP="00493247">
      <w:pPr>
        <w:spacing w:after="0" w:line="240" w:lineRule="auto"/>
        <w:jc w:val="right"/>
        <w:rPr>
          <w:rFonts w:ascii="Georgia" w:hAnsi="Georgia" w:cs="Times New Roman"/>
          <w:sz w:val="21"/>
          <w:szCs w:val="21"/>
        </w:rPr>
      </w:pPr>
    </w:p>
    <w:p w14:paraId="0098600D" w14:textId="3395AC55" w:rsidR="000A5AB8" w:rsidRPr="00214ED9" w:rsidRDefault="0099776A" w:rsidP="00493247">
      <w:pPr>
        <w:spacing w:after="0" w:line="240" w:lineRule="auto"/>
        <w:rPr>
          <w:rFonts w:ascii="Georgia" w:hAnsi="Georgia" w:cs="Times New Roman"/>
          <w:b/>
          <w:sz w:val="21"/>
          <w:szCs w:val="21"/>
        </w:rPr>
      </w:pPr>
      <w:r w:rsidRPr="00214ED9">
        <w:rPr>
          <w:rFonts w:ascii="Georgia" w:hAnsi="Georgia" w:cs="Times New Roman"/>
          <w:b/>
          <w:sz w:val="21"/>
          <w:szCs w:val="21"/>
        </w:rPr>
        <w:t xml:space="preserve">Bewerbung um ein </w:t>
      </w:r>
      <w:r w:rsidRPr="00214ED9">
        <w:rPr>
          <w:rFonts w:ascii="Georgia" w:hAnsi="Georgia" w:cs="Times New Roman"/>
          <w:b/>
          <w:color w:val="FF0000"/>
          <w:sz w:val="21"/>
          <w:szCs w:val="21"/>
        </w:rPr>
        <w:t>Praktikum im</w:t>
      </w:r>
      <w:r w:rsidR="00611D89" w:rsidRPr="00214ED9">
        <w:rPr>
          <w:rFonts w:ascii="Georgia" w:hAnsi="Georgia" w:cs="Times New Roman"/>
          <w:b/>
          <w:color w:val="FF0000"/>
          <w:sz w:val="21"/>
          <w:szCs w:val="21"/>
        </w:rPr>
        <w:t xml:space="preserve"> </w:t>
      </w:r>
      <w:r w:rsidR="00125051" w:rsidRPr="00214ED9">
        <w:rPr>
          <w:rFonts w:ascii="Georgia" w:hAnsi="Georgia" w:cs="Times New Roman"/>
          <w:b/>
          <w:color w:val="FF0000"/>
          <w:sz w:val="21"/>
          <w:szCs w:val="21"/>
        </w:rPr>
        <w:t>Consulting</w:t>
      </w:r>
    </w:p>
    <w:p w14:paraId="70A974D0" w14:textId="3277D60F" w:rsidR="000A5AB8" w:rsidRPr="00493247" w:rsidRDefault="000A5AB8" w:rsidP="00493247">
      <w:pPr>
        <w:spacing w:after="0" w:line="240" w:lineRule="auto"/>
        <w:jc w:val="both"/>
        <w:rPr>
          <w:rFonts w:ascii="Georgia" w:hAnsi="Georgia" w:cs="Times New Roman"/>
          <w:bCs/>
          <w:sz w:val="21"/>
          <w:szCs w:val="21"/>
        </w:rPr>
      </w:pPr>
    </w:p>
    <w:p w14:paraId="1A7DC9C0" w14:textId="77777777" w:rsidR="00611D89" w:rsidRPr="00493247" w:rsidRDefault="00611D89" w:rsidP="00493247">
      <w:pPr>
        <w:spacing w:after="0" w:line="240" w:lineRule="auto"/>
        <w:jc w:val="both"/>
        <w:rPr>
          <w:rFonts w:ascii="Georgia" w:hAnsi="Georgia" w:cs="Times New Roman"/>
          <w:bCs/>
          <w:sz w:val="21"/>
          <w:szCs w:val="21"/>
        </w:rPr>
      </w:pPr>
      <w:r w:rsidRPr="00493247">
        <w:rPr>
          <w:rFonts w:ascii="Georgia" w:hAnsi="Georgia" w:cs="Times New Roman"/>
          <w:bCs/>
          <w:sz w:val="21"/>
          <w:szCs w:val="21"/>
        </w:rPr>
        <w:t>Sehr geehrte Damen und Herren,</w:t>
      </w:r>
    </w:p>
    <w:p w14:paraId="66B18857" w14:textId="77777777" w:rsidR="00611D89" w:rsidRPr="00493247" w:rsidRDefault="00611D89" w:rsidP="00493247">
      <w:pPr>
        <w:spacing w:after="0" w:line="240" w:lineRule="auto"/>
        <w:jc w:val="both"/>
        <w:rPr>
          <w:rFonts w:ascii="Georgia" w:hAnsi="Georgia" w:cs="Times New Roman"/>
          <w:bCs/>
          <w:sz w:val="21"/>
          <w:szCs w:val="21"/>
        </w:rPr>
      </w:pPr>
    </w:p>
    <w:p w14:paraId="43C85749" w14:textId="3755CF50" w:rsidR="00611D89" w:rsidRPr="00493247" w:rsidRDefault="00611D89" w:rsidP="00493247">
      <w:pPr>
        <w:spacing w:after="0" w:line="240" w:lineRule="auto"/>
        <w:jc w:val="both"/>
        <w:rPr>
          <w:rFonts w:ascii="Georgia" w:hAnsi="Georgia" w:cs="Times New Roman"/>
          <w:bCs/>
          <w:sz w:val="21"/>
          <w:szCs w:val="21"/>
        </w:rPr>
      </w:pPr>
      <w:r w:rsidRPr="00493247">
        <w:rPr>
          <w:rFonts w:ascii="Georgia" w:hAnsi="Georgia" w:cs="Times New Roman"/>
          <w:bCs/>
          <w:sz w:val="21"/>
          <w:szCs w:val="21"/>
        </w:rPr>
        <w:t xml:space="preserve">die Unternehmensberatung hat sich für mich in den vergangenen Jahren als äußerst spannende und vielversprechende Branche herauskristallisiert. Die Möglichkeit, Unternehmen optimal dabei zu unterstützen, ihre zentralen Herausforderungen zu meistern und Strategien für eine erfolgreiche und nachhaltige Entwicklung auszuarbeiten, fasziniert mich. Besonders reizvoll finde ich die Aussicht, an einer Vielzahl von Projekten mit unterschiedlichsten Unternehmen und Problemstellungen zu arbeiten. </w:t>
      </w:r>
      <w:ins w:id="0" w:author="David Döbele" w:date="2024-09-04T19:04:00Z" w16du:dateUtc="2024-09-04T17:04:00Z">
        <w:r w:rsidR="004D764E">
          <w:rPr>
            <w:rFonts w:ascii="Georgia" w:hAnsi="Georgia" w:cs="Times New Roman"/>
            <w:bCs/>
            <w:sz w:val="21"/>
            <w:szCs w:val="21"/>
          </w:rPr>
          <w:t>Diese Einschätzung hat sich auch durch mein letztes Consulting-Praktikum bei Rödl &amp; Partner bestätig</w:t>
        </w:r>
      </w:ins>
      <w:ins w:id="1" w:author="David Döbele" w:date="2024-09-04T19:05:00Z" w16du:dateUtc="2024-09-04T17:05:00Z">
        <w:r w:rsidR="004D764E">
          <w:rPr>
            <w:rFonts w:ascii="Georgia" w:hAnsi="Georgia" w:cs="Times New Roman"/>
            <w:bCs/>
            <w:sz w:val="21"/>
            <w:szCs w:val="21"/>
          </w:rPr>
          <w:t xml:space="preserve">t. </w:t>
        </w:r>
      </w:ins>
      <w:del w:id="2" w:author="David Döbele" w:date="2024-09-04T19:05:00Z" w16du:dateUtc="2024-09-04T17:05:00Z">
        <w:r w:rsidRPr="00493247" w:rsidDel="004D764E">
          <w:rPr>
            <w:rFonts w:ascii="Georgia" w:hAnsi="Georgia" w:cs="Times New Roman"/>
            <w:bCs/>
            <w:sz w:val="21"/>
            <w:szCs w:val="21"/>
          </w:rPr>
          <w:delText>D</w:delText>
        </w:r>
        <w:r w:rsidR="00CD5887" w:rsidDel="004D764E">
          <w:rPr>
            <w:rFonts w:ascii="Georgia" w:hAnsi="Georgia" w:cs="Times New Roman"/>
            <w:bCs/>
            <w:sz w:val="21"/>
            <w:szCs w:val="21"/>
          </w:rPr>
          <w:delText>en</w:delText>
        </w:r>
        <w:r w:rsidRPr="00493247" w:rsidDel="004D764E">
          <w:rPr>
            <w:rFonts w:ascii="Georgia" w:hAnsi="Georgia" w:cs="Times New Roman"/>
            <w:bCs/>
            <w:sz w:val="21"/>
            <w:szCs w:val="21"/>
          </w:rPr>
          <w:delText xml:space="preserve"> </w:delText>
        </w:r>
      </w:del>
      <w:ins w:id="3" w:author="David Döbele" w:date="2024-09-04T19:05:00Z" w16du:dateUtc="2024-09-04T17:05:00Z">
        <w:r w:rsidR="004D764E">
          <w:rPr>
            <w:rFonts w:ascii="Georgia" w:hAnsi="Georgia" w:cs="Times New Roman"/>
            <w:bCs/>
            <w:sz w:val="21"/>
            <w:szCs w:val="21"/>
          </w:rPr>
          <w:t>Vor allem d</w:t>
        </w:r>
        <w:r w:rsidR="004D764E">
          <w:rPr>
            <w:rFonts w:ascii="Georgia" w:hAnsi="Georgia" w:cs="Times New Roman"/>
            <w:bCs/>
            <w:sz w:val="21"/>
            <w:szCs w:val="21"/>
          </w:rPr>
          <w:t>en</w:t>
        </w:r>
        <w:r w:rsidR="004D764E" w:rsidRPr="00493247">
          <w:rPr>
            <w:rFonts w:ascii="Georgia" w:hAnsi="Georgia" w:cs="Times New Roman"/>
            <w:bCs/>
            <w:sz w:val="21"/>
            <w:szCs w:val="21"/>
          </w:rPr>
          <w:t xml:space="preserve"> </w:t>
        </w:r>
      </w:ins>
      <w:r w:rsidRPr="00493247">
        <w:rPr>
          <w:rFonts w:ascii="Georgia" w:hAnsi="Georgia" w:cs="Times New Roman"/>
          <w:bCs/>
          <w:sz w:val="21"/>
          <w:szCs w:val="21"/>
        </w:rPr>
        <w:t>facettenreichen Charakter der Beratung sehe ich als Chance, mich ständig neuen Herausforderungen zu stellen und mich so in einem dynamischen Umfeld sehr schnell weiterzuentwickeln.</w:t>
      </w:r>
      <w:r w:rsidR="00493247">
        <w:rPr>
          <w:rFonts w:ascii="Georgia" w:hAnsi="Georgia" w:cs="Times New Roman"/>
          <w:bCs/>
          <w:sz w:val="21"/>
          <w:szCs w:val="21"/>
        </w:rPr>
        <w:t xml:space="preserve"> </w:t>
      </w:r>
      <w:r w:rsidR="0031478D" w:rsidRPr="0031478D">
        <w:rPr>
          <w:rFonts w:ascii="Georgia" w:hAnsi="Georgia" w:cs="Times New Roman"/>
          <w:bCs/>
          <w:sz w:val="21"/>
          <w:szCs w:val="21"/>
        </w:rPr>
        <w:t xml:space="preserve">Diese Chance möchte ich gerne ab dem </w:t>
      </w:r>
      <w:r w:rsidR="00E2178A" w:rsidRPr="00E31934">
        <w:rPr>
          <w:rFonts w:ascii="Georgia" w:hAnsi="Georgia" w:cs="Times New Roman"/>
          <w:bCs/>
          <w:color w:val="FF0000"/>
          <w:sz w:val="21"/>
          <w:szCs w:val="21"/>
        </w:rPr>
        <w:t>18</w:t>
      </w:r>
      <w:r w:rsidR="0031478D" w:rsidRPr="00E31934">
        <w:rPr>
          <w:rFonts w:ascii="Georgia" w:hAnsi="Georgia" w:cs="Times New Roman"/>
          <w:bCs/>
          <w:color w:val="FF0000"/>
          <w:sz w:val="21"/>
          <w:szCs w:val="21"/>
        </w:rPr>
        <w:t xml:space="preserve">. </w:t>
      </w:r>
      <w:r w:rsidR="00E2178A" w:rsidRPr="00E31934">
        <w:rPr>
          <w:rFonts w:ascii="Georgia" w:hAnsi="Georgia" w:cs="Times New Roman"/>
          <w:bCs/>
          <w:color w:val="FF0000"/>
          <w:sz w:val="21"/>
          <w:szCs w:val="21"/>
        </w:rPr>
        <w:t>Februar</w:t>
      </w:r>
      <w:r w:rsidR="0031478D" w:rsidRPr="00E31934">
        <w:rPr>
          <w:rFonts w:ascii="Georgia" w:hAnsi="Georgia" w:cs="Times New Roman"/>
          <w:bCs/>
          <w:color w:val="FF0000"/>
          <w:sz w:val="21"/>
          <w:szCs w:val="21"/>
        </w:rPr>
        <w:t xml:space="preserve"> 2024 </w:t>
      </w:r>
      <w:r w:rsidR="0031478D" w:rsidRPr="0031478D">
        <w:rPr>
          <w:rFonts w:ascii="Georgia" w:hAnsi="Georgia" w:cs="Times New Roman"/>
          <w:bCs/>
          <w:sz w:val="21"/>
          <w:szCs w:val="21"/>
        </w:rPr>
        <w:t xml:space="preserve">während eines </w:t>
      </w:r>
      <w:r w:rsidR="00E2178A" w:rsidRPr="00E31934">
        <w:rPr>
          <w:rFonts w:ascii="Georgia" w:hAnsi="Georgia" w:cs="Times New Roman"/>
          <w:bCs/>
          <w:color w:val="FF0000"/>
          <w:sz w:val="21"/>
          <w:szCs w:val="21"/>
        </w:rPr>
        <w:t>zehnwöchigen</w:t>
      </w:r>
      <w:r w:rsidR="0031478D" w:rsidRPr="00E31934">
        <w:rPr>
          <w:rFonts w:ascii="Georgia" w:hAnsi="Georgia" w:cs="Times New Roman"/>
          <w:bCs/>
          <w:color w:val="FF0000"/>
          <w:sz w:val="21"/>
          <w:szCs w:val="21"/>
        </w:rPr>
        <w:t xml:space="preserve"> </w:t>
      </w:r>
      <w:r w:rsidR="0031478D" w:rsidRPr="004940E0">
        <w:rPr>
          <w:rFonts w:ascii="Georgia" w:hAnsi="Georgia" w:cs="Times New Roman"/>
          <w:bCs/>
          <w:sz w:val="21"/>
          <w:szCs w:val="21"/>
        </w:rPr>
        <w:t xml:space="preserve">Praktikums </w:t>
      </w:r>
      <w:r w:rsidR="0031478D" w:rsidRPr="0031478D">
        <w:rPr>
          <w:rFonts w:ascii="Georgia" w:hAnsi="Georgia" w:cs="Times New Roman"/>
          <w:bCs/>
          <w:sz w:val="21"/>
          <w:szCs w:val="21"/>
        </w:rPr>
        <w:t xml:space="preserve">bei </w:t>
      </w:r>
      <w:r w:rsidR="0031478D" w:rsidRPr="0031478D">
        <w:rPr>
          <w:rFonts w:ascii="Georgia" w:hAnsi="Georgia" w:cs="Times New Roman"/>
          <w:bCs/>
          <w:color w:val="FF0000"/>
          <w:sz w:val="21"/>
          <w:szCs w:val="21"/>
        </w:rPr>
        <w:t>XXX</w:t>
      </w:r>
      <w:r w:rsidR="0031478D" w:rsidRPr="0031478D">
        <w:rPr>
          <w:rFonts w:ascii="Georgia" w:hAnsi="Georgia" w:cs="Times New Roman"/>
          <w:bCs/>
          <w:sz w:val="21"/>
          <w:szCs w:val="21"/>
        </w:rPr>
        <w:t xml:space="preserve"> nutzen.</w:t>
      </w:r>
    </w:p>
    <w:p w14:paraId="77C951A6" w14:textId="77777777" w:rsidR="00611D89" w:rsidRPr="00493247" w:rsidRDefault="00611D89" w:rsidP="00493247">
      <w:pPr>
        <w:spacing w:after="0" w:line="240" w:lineRule="auto"/>
        <w:jc w:val="both"/>
        <w:rPr>
          <w:rFonts w:ascii="Georgia" w:hAnsi="Georgia" w:cs="Times New Roman"/>
          <w:bCs/>
          <w:sz w:val="21"/>
          <w:szCs w:val="21"/>
        </w:rPr>
      </w:pPr>
    </w:p>
    <w:p w14:paraId="5597FDE8" w14:textId="32391A4F" w:rsidR="00611D89" w:rsidRPr="008E1274" w:rsidRDefault="00611D89" w:rsidP="00493247">
      <w:pPr>
        <w:spacing w:after="0" w:line="240" w:lineRule="auto"/>
        <w:jc w:val="both"/>
        <w:rPr>
          <w:rFonts w:ascii="Georgia" w:hAnsi="Georgia" w:cs="Times New Roman"/>
          <w:bCs/>
          <w:color w:val="ED7D31" w:themeColor="accent2"/>
          <w:sz w:val="21"/>
          <w:szCs w:val="21"/>
        </w:rPr>
      </w:pPr>
      <w:r w:rsidRPr="008E1274">
        <w:rPr>
          <w:rFonts w:ascii="Georgia" w:hAnsi="Georgia" w:cs="Times New Roman"/>
          <w:bCs/>
          <w:color w:val="ED7D31" w:themeColor="accent2"/>
          <w:sz w:val="21"/>
          <w:szCs w:val="21"/>
        </w:rPr>
        <w:t>Durch mein</w:t>
      </w:r>
      <w:r w:rsidR="00E2178A" w:rsidRPr="008E1274">
        <w:rPr>
          <w:rFonts w:ascii="Georgia" w:hAnsi="Georgia" w:cs="Times New Roman"/>
          <w:bCs/>
          <w:color w:val="ED7D31" w:themeColor="accent2"/>
          <w:sz w:val="21"/>
          <w:szCs w:val="21"/>
        </w:rPr>
        <w:t xml:space="preserve">e herausragenden Leistungen in Studium und Abitur </w:t>
      </w:r>
      <w:r w:rsidRPr="008E1274">
        <w:rPr>
          <w:rFonts w:ascii="Georgia" w:hAnsi="Georgia" w:cs="Times New Roman"/>
          <w:bCs/>
          <w:color w:val="ED7D31" w:themeColor="accent2"/>
          <w:sz w:val="21"/>
          <w:szCs w:val="21"/>
        </w:rPr>
        <w:t>konnte ich bereits exzellente analytische Fähigkeiten, Disziplin und Organisationstalent unter Beweis stellen. Während der Oberstufe entwickelte ich ein starkes Interesse an wirtschaftlichen Themen und bin dann bei der Überlegung, in welchem Bereich ich meine Fähigkeiten optimal zum Einsatz bringen kann, auf die Consulting-Branche aufmerksam geworden.</w:t>
      </w:r>
      <w:r w:rsidR="000002CC" w:rsidRPr="008E1274">
        <w:rPr>
          <w:rFonts w:ascii="Georgia" w:hAnsi="Georgia" w:cs="Times New Roman"/>
          <w:bCs/>
          <w:color w:val="ED7D31" w:themeColor="accent2"/>
          <w:sz w:val="21"/>
          <w:szCs w:val="21"/>
        </w:rPr>
        <w:t xml:space="preserve"> </w:t>
      </w:r>
      <w:r w:rsidRPr="008E1274">
        <w:rPr>
          <w:rFonts w:ascii="Georgia" w:hAnsi="Georgia" w:cs="Times New Roman"/>
          <w:bCs/>
          <w:color w:val="ED7D31" w:themeColor="accent2"/>
          <w:sz w:val="21"/>
          <w:szCs w:val="21"/>
        </w:rPr>
        <w:t>Nach meinem Abitur habe ich bei Kumara Fernreisen durch die Arbeit im Business Development</w:t>
      </w:r>
      <w:r w:rsidR="00B75C88">
        <w:rPr>
          <w:rFonts w:ascii="Georgia" w:hAnsi="Georgia" w:cs="Times New Roman"/>
          <w:bCs/>
          <w:color w:val="ED7D31" w:themeColor="accent2"/>
          <w:sz w:val="21"/>
          <w:szCs w:val="21"/>
        </w:rPr>
        <w:t xml:space="preserve"> </w:t>
      </w:r>
      <w:r w:rsidRPr="008E1274">
        <w:rPr>
          <w:rFonts w:ascii="Georgia" w:hAnsi="Georgia" w:cs="Times New Roman"/>
          <w:bCs/>
          <w:color w:val="ED7D31" w:themeColor="accent2"/>
          <w:sz w:val="21"/>
          <w:szCs w:val="21"/>
        </w:rPr>
        <w:t>meine Fähigkeiten in der selbstständigen Ideenentwicklung und deren Umsetzung gestärkt. Im Anschluss daran entstand während meiner Reise nach Thailand die Idee für eine App, an der ich bis zum Beginn des Studiums gearbeitet und dadurch meine Faszination für das eigenständige Vorantreiben individueller Projekte entdeckt habe.</w:t>
      </w:r>
      <w:r w:rsidR="000002CC" w:rsidRPr="008E1274">
        <w:rPr>
          <w:rFonts w:ascii="Georgia" w:hAnsi="Georgia" w:cs="Times New Roman"/>
          <w:bCs/>
          <w:color w:val="ED7D31" w:themeColor="accent2"/>
          <w:sz w:val="21"/>
          <w:szCs w:val="21"/>
        </w:rPr>
        <w:t xml:space="preserve"> </w:t>
      </w:r>
      <w:r w:rsidR="00E2178A" w:rsidRPr="008E1274">
        <w:rPr>
          <w:rFonts w:ascii="Georgia" w:hAnsi="Georgia" w:cs="Times New Roman"/>
          <w:bCs/>
          <w:color w:val="ED7D31" w:themeColor="accent2"/>
          <w:sz w:val="21"/>
          <w:szCs w:val="21"/>
        </w:rPr>
        <w:t>N</w:t>
      </w:r>
      <w:r w:rsidRPr="008E1274">
        <w:rPr>
          <w:rFonts w:ascii="Georgia" w:hAnsi="Georgia" w:cs="Times New Roman"/>
          <w:bCs/>
          <w:color w:val="ED7D31" w:themeColor="accent2"/>
          <w:sz w:val="21"/>
          <w:szCs w:val="21"/>
        </w:rPr>
        <w:t xml:space="preserve">ach meinem zweiten Semester </w:t>
      </w:r>
      <w:r w:rsidR="00E2178A" w:rsidRPr="008E1274">
        <w:rPr>
          <w:rFonts w:ascii="Georgia" w:hAnsi="Georgia" w:cs="Times New Roman"/>
          <w:bCs/>
          <w:color w:val="ED7D31" w:themeColor="accent2"/>
          <w:sz w:val="21"/>
          <w:szCs w:val="21"/>
        </w:rPr>
        <w:t xml:space="preserve">konnte ich bereits erste spannende </w:t>
      </w:r>
      <w:r w:rsidRPr="008E1274">
        <w:rPr>
          <w:rFonts w:ascii="Georgia" w:hAnsi="Georgia" w:cs="Times New Roman"/>
          <w:bCs/>
          <w:color w:val="ED7D31" w:themeColor="accent2"/>
          <w:sz w:val="21"/>
          <w:szCs w:val="21"/>
        </w:rPr>
        <w:t xml:space="preserve">Praxiserfahrung in der Beratung </w:t>
      </w:r>
      <w:r w:rsidR="00E2178A" w:rsidRPr="008E1274">
        <w:rPr>
          <w:rFonts w:ascii="Georgia" w:hAnsi="Georgia" w:cs="Times New Roman"/>
          <w:bCs/>
          <w:color w:val="ED7D31" w:themeColor="accent2"/>
          <w:sz w:val="21"/>
          <w:szCs w:val="21"/>
        </w:rPr>
        <w:t xml:space="preserve">bei Rödl &amp; Partner </w:t>
      </w:r>
      <w:r w:rsidRPr="008E1274">
        <w:rPr>
          <w:rFonts w:ascii="Georgia" w:hAnsi="Georgia" w:cs="Times New Roman"/>
          <w:bCs/>
          <w:color w:val="ED7D31" w:themeColor="accent2"/>
          <w:sz w:val="21"/>
          <w:szCs w:val="21"/>
        </w:rPr>
        <w:t>sammeln</w:t>
      </w:r>
      <w:r w:rsidR="00E2178A" w:rsidRPr="008E1274">
        <w:rPr>
          <w:rFonts w:ascii="Georgia" w:hAnsi="Georgia" w:cs="Times New Roman"/>
          <w:bCs/>
          <w:color w:val="ED7D31" w:themeColor="accent2"/>
          <w:sz w:val="21"/>
          <w:szCs w:val="21"/>
        </w:rPr>
        <w:t xml:space="preserve"> und </w:t>
      </w:r>
      <w:r w:rsidR="00633CCC" w:rsidRPr="008E1274">
        <w:rPr>
          <w:rFonts w:ascii="Georgia" w:hAnsi="Georgia" w:cs="Times New Roman"/>
          <w:bCs/>
          <w:color w:val="ED7D31" w:themeColor="accent2"/>
          <w:sz w:val="21"/>
          <w:szCs w:val="21"/>
        </w:rPr>
        <w:t>baue mir</w:t>
      </w:r>
      <w:r w:rsidR="00E2178A" w:rsidRPr="008E1274">
        <w:rPr>
          <w:rFonts w:ascii="Georgia" w:hAnsi="Georgia" w:cs="Times New Roman"/>
          <w:bCs/>
          <w:color w:val="ED7D31" w:themeColor="accent2"/>
          <w:sz w:val="21"/>
          <w:szCs w:val="21"/>
        </w:rPr>
        <w:t xml:space="preserve"> aktuell im Rahmen von spannenden Projekten </w:t>
      </w:r>
      <w:r w:rsidR="00633CCC" w:rsidRPr="008E1274">
        <w:rPr>
          <w:rFonts w:ascii="Georgia" w:hAnsi="Georgia" w:cs="Times New Roman"/>
          <w:bCs/>
          <w:color w:val="ED7D31" w:themeColor="accent2"/>
          <w:sz w:val="21"/>
          <w:szCs w:val="21"/>
        </w:rPr>
        <w:t>das</w:t>
      </w:r>
      <w:r w:rsidR="00E2178A" w:rsidRPr="008E1274">
        <w:rPr>
          <w:rFonts w:ascii="Georgia" w:hAnsi="Georgia" w:cs="Times New Roman"/>
          <w:bCs/>
          <w:color w:val="ED7D31" w:themeColor="accent2"/>
          <w:sz w:val="21"/>
          <w:szCs w:val="21"/>
        </w:rPr>
        <w:t xml:space="preserve"> grundlegende Berater-</w:t>
      </w:r>
      <w:proofErr w:type="spellStart"/>
      <w:r w:rsidR="00E2178A" w:rsidRPr="008E1274">
        <w:rPr>
          <w:rFonts w:ascii="Georgia" w:hAnsi="Georgia" w:cs="Times New Roman"/>
          <w:bCs/>
          <w:color w:val="ED7D31" w:themeColor="accent2"/>
          <w:sz w:val="21"/>
          <w:szCs w:val="21"/>
        </w:rPr>
        <w:t>Skillset</w:t>
      </w:r>
      <w:proofErr w:type="spellEnd"/>
      <w:r w:rsidR="00E2178A" w:rsidRPr="008E1274">
        <w:rPr>
          <w:rFonts w:ascii="Georgia" w:hAnsi="Georgia" w:cs="Times New Roman"/>
          <w:bCs/>
          <w:color w:val="ED7D31" w:themeColor="accent2"/>
          <w:sz w:val="21"/>
          <w:szCs w:val="21"/>
        </w:rPr>
        <w:t xml:space="preserve"> auf.</w:t>
      </w:r>
      <w:r w:rsidR="00633CCC" w:rsidRPr="008E1274">
        <w:rPr>
          <w:rFonts w:ascii="Georgia" w:hAnsi="Georgia" w:cs="Times New Roman"/>
          <w:bCs/>
          <w:color w:val="ED7D31" w:themeColor="accent2"/>
          <w:sz w:val="21"/>
          <w:szCs w:val="21"/>
        </w:rPr>
        <w:t xml:space="preserve"> Mit meinen frisch erworbenen Kenntnissen möchte ich nach dem dritten Semester noch umfassender und intensiver in die Beratung eintauchen.</w:t>
      </w:r>
    </w:p>
    <w:p w14:paraId="5CEDC0CC" w14:textId="77777777" w:rsidR="008A279D" w:rsidRPr="00214ED9" w:rsidRDefault="008A279D" w:rsidP="00493247">
      <w:pPr>
        <w:spacing w:after="0" w:line="240" w:lineRule="auto"/>
        <w:jc w:val="both"/>
        <w:rPr>
          <w:rFonts w:ascii="Georgia" w:hAnsi="Georgia" w:cs="Times New Roman"/>
          <w:sz w:val="21"/>
          <w:szCs w:val="21"/>
        </w:rPr>
      </w:pPr>
    </w:p>
    <w:p w14:paraId="19160B60" w14:textId="6E3D1D05" w:rsidR="00E65B09" w:rsidRPr="00214ED9" w:rsidRDefault="00E65B09" w:rsidP="00493247">
      <w:pPr>
        <w:spacing w:after="0" w:line="240" w:lineRule="auto"/>
        <w:jc w:val="both"/>
        <w:rPr>
          <w:rFonts w:ascii="Georgia" w:hAnsi="Georgia" w:cs="Times New Roman"/>
          <w:color w:val="FF0000"/>
          <w:sz w:val="21"/>
          <w:szCs w:val="21"/>
        </w:rPr>
      </w:pPr>
      <w:r w:rsidRPr="00214ED9">
        <w:rPr>
          <w:rFonts w:ascii="Georgia" w:hAnsi="Georgia" w:cs="Times New Roman"/>
          <w:color w:val="FF0000"/>
          <w:sz w:val="21"/>
          <w:szCs w:val="21"/>
        </w:rPr>
        <w:t>Dritter Absatz</w:t>
      </w:r>
    </w:p>
    <w:p w14:paraId="7DBF1E90" w14:textId="602DAA8A" w:rsidR="00E65B09" w:rsidRPr="00214ED9" w:rsidRDefault="00E65B09" w:rsidP="00493247">
      <w:pPr>
        <w:spacing w:after="0" w:line="240" w:lineRule="auto"/>
        <w:jc w:val="both"/>
        <w:rPr>
          <w:rFonts w:ascii="Georgia" w:hAnsi="Georgia" w:cs="Times New Roman"/>
          <w:color w:val="FF0000"/>
          <w:sz w:val="21"/>
          <w:szCs w:val="21"/>
        </w:rPr>
      </w:pPr>
      <w:r w:rsidRPr="00214ED9">
        <w:rPr>
          <w:rFonts w:ascii="Georgia" w:hAnsi="Georgia" w:cs="Times New Roman"/>
          <w:color w:val="FF0000"/>
          <w:sz w:val="21"/>
          <w:szCs w:val="21"/>
        </w:rPr>
        <w:t>Dritter Absatz</w:t>
      </w:r>
    </w:p>
    <w:p w14:paraId="4C4E7185" w14:textId="77777777" w:rsidR="00E65B09" w:rsidRPr="00214ED9" w:rsidRDefault="00E65B09" w:rsidP="00493247">
      <w:pPr>
        <w:spacing w:after="0" w:line="240" w:lineRule="auto"/>
        <w:jc w:val="both"/>
        <w:rPr>
          <w:rFonts w:ascii="Georgia" w:hAnsi="Georgia" w:cs="Times New Roman"/>
          <w:color w:val="FF0000"/>
          <w:sz w:val="21"/>
          <w:szCs w:val="21"/>
        </w:rPr>
      </w:pPr>
      <w:r w:rsidRPr="00214ED9">
        <w:rPr>
          <w:rFonts w:ascii="Georgia" w:hAnsi="Georgia" w:cs="Times New Roman"/>
          <w:color w:val="FF0000"/>
          <w:sz w:val="21"/>
          <w:szCs w:val="21"/>
        </w:rPr>
        <w:t>Dritter Absatz</w:t>
      </w:r>
    </w:p>
    <w:p w14:paraId="7865D3A7" w14:textId="77777777" w:rsidR="00E65B09" w:rsidRPr="00214ED9" w:rsidRDefault="00E65B09" w:rsidP="00493247">
      <w:pPr>
        <w:spacing w:after="0" w:line="240" w:lineRule="auto"/>
        <w:jc w:val="both"/>
        <w:rPr>
          <w:rFonts w:ascii="Georgia" w:hAnsi="Georgia" w:cs="Times New Roman"/>
          <w:color w:val="FF0000"/>
          <w:sz w:val="21"/>
          <w:szCs w:val="21"/>
        </w:rPr>
      </w:pPr>
      <w:r w:rsidRPr="00214ED9">
        <w:rPr>
          <w:rFonts w:ascii="Georgia" w:hAnsi="Georgia" w:cs="Times New Roman"/>
          <w:color w:val="FF0000"/>
          <w:sz w:val="21"/>
          <w:szCs w:val="21"/>
        </w:rPr>
        <w:t>Dritter Absatz</w:t>
      </w:r>
    </w:p>
    <w:p w14:paraId="0D1927BC" w14:textId="366D7854" w:rsidR="00E65B09" w:rsidRPr="00214ED9" w:rsidRDefault="00E65B09" w:rsidP="00493247">
      <w:pPr>
        <w:spacing w:after="0" w:line="240" w:lineRule="auto"/>
        <w:jc w:val="both"/>
        <w:rPr>
          <w:rFonts w:ascii="Georgia" w:hAnsi="Georgia" w:cs="Times New Roman"/>
          <w:sz w:val="21"/>
          <w:szCs w:val="21"/>
        </w:rPr>
      </w:pPr>
    </w:p>
    <w:p w14:paraId="4ECAEE9F" w14:textId="6FC0D50D" w:rsidR="008C3F10" w:rsidRPr="00214ED9" w:rsidRDefault="008C3F10" w:rsidP="00493247">
      <w:pPr>
        <w:spacing w:after="0" w:line="240" w:lineRule="auto"/>
        <w:jc w:val="both"/>
        <w:rPr>
          <w:rFonts w:ascii="Georgia" w:hAnsi="Georgia" w:cs="Times New Roman"/>
          <w:sz w:val="21"/>
          <w:szCs w:val="21"/>
        </w:rPr>
      </w:pPr>
      <w:r w:rsidRPr="00214ED9">
        <w:rPr>
          <w:rFonts w:ascii="Georgia" w:hAnsi="Georgia" w:cs="Times New Roman"/>
          <w:sz w:val="21"/>
          <w:szCs w:val="21"/>
        </w:rPr>
        <w:t xml:space="preserve">Ich freue mich darauf, während des Praktikums eine steile Lernkurve zu erleben und eigenverantwortlich an Projekten mitzuwirken, um so einen bedeutenden Beitrag zur erfolgreichen Beratung </w:t>
      </w:r>
      <w:r w:rsidR="004940E0" w:rsidRPr="004940E0">
        <w:rPr>
          <w:rFonts w:ascii="Georgia" w:hAnsi="Georgia" w:cs="Times New Roman"/>
          <w:sz w:val="21"/>
          <w:szCs w:val="21"/>
        </w:rPr>
        <w:t xml:space="preserve">Ihrer Kunden </w:t>
      </w:r>
      <w:r w:rsidRPr="00214ED9">
        <w:rPr>
          <w:rFonts w:ascii="Georgia" w:hAnsi="Georgia" w:cs="Times New Roman"/>
          <w:sz w:val="21"/>
          <w:szCs w:val="21"/>
        </w:rPr>
        <w:t xml:space="preserve">zu leisten. Dabei bin ich mir sicher, dass ich durch meine ausgezeichneten analytischen sowie kommunikativen Fähigkeiten, mein starkes Interesse für die Beratung und meine disziplinierte Arbeitsweise eine Bereicherung für </w:t>
      </w:r>
      <w:r w:rsidRPr="00493247">
        <w:rPr>
          <w:rFonts w:ascii="Georgia" w:hAnsi="Georgia" w:cs="Times New Roman"/>
          <w:color w:val="FF0000"/>
          <w:sz w:val="21"/>
          <w:szCs w:val="21"/>
        </w:rPr>
        <w:t>XXX</w:t>
      </w:r>
      <w:r w:rsidRPr="00214ED9">
        <w:rPr>
          <w:rFonts w:ascii="Georgia" w:hAnsi="Georgia" w:cs="Times New Roman"/>
          <w:sz w:val="21"/>
          <w:szCs w:val="21"/>
        </w:rPr>
        <w:t xml:space="preserve"> sein werde. Deshalb würde ich mich sehr darüber freuen, </w:t>
      </w:r>
      <w:r w:rsidR="00CC32F1" w:rsidRPr="00CC32F1">
        <w:rPr>
          <w:rFonts w:ascii="Georgia" w:hAnsi="Georgia" w:cs="Times New Roman"/>
          <w:color w:val="FF0000"/>
          <w:sz w:val="21"/>
          <w:szCs w:val="21"/>
        </w:rPr>
        <w:t xml:space="preserve">XXX </w:t>
      </w:r>
      <w:r w:rsidR="00CC32F1" w:rsidRPr="00CC32F1">
        <w:rPr>
          <w:rFonts w:ascii="Georgia" w:hAnsi="Georgia" w:cs="Times New Roman"/>
          <w:sz w:val="21"/>
          <w:szCs w:val="21"/>
        </w:rPr>
        <w:t xml:space="preserve">näher kennenzulernen und </w:t>
      </w:r>
      <w:r w:rsidRPr="00214ED9">
        <w:rPr>
          <w:rFonts w:ascii="Georgia" w:hAnsi="Georgia" w:cs="Times New Roman"/>
          <w:sz w:val="21"/>
          <w:szCs w:val="21"/>
        </w:rPr>
        <w:t xml:space="preserve">Sie bei einem persönlichen Gespräch von mir </w:t>
      </w:r>
      <w:r w:rsidR="00CC32F1">
        <w:rPr>
          <w:rFonts w:ascii="Georgia" w:hAnsi="Georgia" w:cs="Times New Roman"/>
          <w:sz w:val="21"/>
          <w:szCs w:val="21"/>
        </w:rPr>
        <w:t>zu überzeugen</w:t>
      </w:r>
      <w:r w:rsidRPr="00214ED9">
        <w:rPr>
          <w:rFonts w:ascii="Georgia" w:hAnsi="Georgia" w:cs="Times New Roman"/>
          <w:sz w:val="21"/>
          <w:szCs w:val="21"/>
        </w:rPr>
        <w:t>.</w:t>
      </w:r>
      <w:r w:rsidR="00CC32F1">
        <w:rPr>
          <w:rFonts w:ascii="Georgia" w:hAnsi="Georgia" w:cs="Times New Roman"/>
          <w:sz w:val="21"/>
          <w:szCs w:val="21"/>
        </w:rPr>
        <w:t xml:space="preserve"> </w:t>
      </w:r>
    </w:p>
    <w:p w14:paraId="11B49693" w14:textId="63C4B0FD" w:rsidR="00E65B09" w:rsidRPr="00214ED9" w:rsidRDefault="00E65B09" w:rsidP="00493247">
      <w:pPr>
        <w:spacing w:after="0" w:line="240" w:lineRule="auto"/>
        <w:jc w:val="both"/>
        <w:rPr>
          <w:rFonts w:ascii="Georgia" w:hAnsi="Georgia" w:cs="Times New Roman"/>
          <w:sz w:val="21"/>
          <w:szCs w:val="21"/>
        </w:rPr>
      </w:pPr>
    </w:p>
    <w:p w14:paraId="4459D038" w14:textId="07A27375" w:rsidR="00E65B09" w:rsidRPr="00214ED9" w:rsidRDefault="0099776A" w:rsidP="00493247">
      <w:pPr>
        <w:spacing w:after="0" w:line="240" w:lineRule="auto"/>
        <w:jc w:val="both"/>
        <w:rPr>
          <w:rFonts w:ascii="Georgia" w:hAnsi="Georgia" w:cs="Times New Roman"/>
          <w:sz w:val="21"/>
          <w:szCs w:val="21"/>
        </w:rPr>
      </w:pPr>
      <w:r w:rsidRPr="00214ED9">
        <w:rPr>
          <w:rFonts w:ascii="Georgia" w:hAnsi="Georgia" w:cs="Times New Roman"/>
          <w:sz w:val="21"/>
          <w:szCs w:val="21"/>
        </w:rPr>
        <w:t>Mit freundlichen Grüßen</w:t>
      </w:r>
    </w:p>
    <w:p w14:paraId="3BDB02BA" w14:textId="171026E8" w:rsidR="00BB3512" w:rsidRPr="008C3F10" w:rsidRDefault="00633CED" w:rsidP="00493247">
      <w:pPr>
        <w:spacing w:after="0" w:line="240" w:lineRule="auto"/>
        <w:jc w:val="both"/>
        <w:rPr>
          <w:rFonts w:ascii="Georgia" w:hAnsi="Georgia" w:cs="Times New Roman"/>
          <w:sz w:val="21"/>
          <w:szCs w:val="21"/>
        </w:rPr>
      </w:pPr>
      <w:r w:rsidRPr="00493247">
        <w:rPr>
          <w:rFonts w:ascii="Georgia" w:hAnsi="Georgia"/>
          <w:noProof/>
          <w:sz w:val="21"/>
          <w:szCs w:val="21"/>
        </w:rPr>
        <mc:AlternateContent>
          <mc:Choice Requires="wpi">
            <w:drawing>
              <wp:anchor distT="0" distB="0" distL="114300" distR="114300" simplePos="0" relativeHeight="251659264" behindDoc="0" locked="0" layoutInCell="1" allowOverlap="1" wp14:anchorId="61B151BE" wp14:editId="2CEE6935">
                <wp:simplePos x="0" y="0"/>
                <wp:positionH relativeFrom="margin">
                  <wp:align>left</wp:align>
                </wp:positionH>
                <wp:positionV relativeFrom="paragraph">
                  <wp:posOffset>85725</wp:posOffset>
                </wp:positionV>
                <wp:extent cx="1595120" cy="351790"/>
                <wp:effectExtent l="38100" t="38100" r="24130" b="48260"/>
                <wp:wrapNone/>
                <wp:docPr id="145" name="Freihand 14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
                      <w14:nvContentPartPr>
                        <w14:cNvContentPartPr>
                          <a14:cpLocks xmlns:a14="http://schemas.microsoft.com/office/drawing/2010/main" noChangeAspect="1"/>
                        </w14:cNvContentPartPr>
                      </w14:nvContentPartPr>
                      <w14:xfrm>
                        <a:off x="0" y="0"/>
                        <a:ext cx="1595120" cy="351790"/>
                      </w14:xfrm>
                    </w14:contentPart>
                  </a:graphicData>
                </a:graphic>
                <wp14:sizeRelH relativeFrom="margin">
                  <wp14:pctWidth>0</wp14:pctWidth>
                </wp14:sizeRelH>
                <wp14:sizeRelV relativeFrom="margin">
                  <wp14:pctHeight>0</wp14:pctHeight>
                </wp14:sizeRelV>
              </wp:anchor>
            </w:drawing>
          </mc:Choice>
          <mc:Fallback>
            <w:pict>
              <v:shapetype w14:anchorId="71F2E0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45" o:spid="_x0000_s1026" type="#_x0000_t75" style="position:absolute;margin-left:0;margin-top:6.15pt;width:126.8pt;height:28.9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">
                <v:imagedata r:id="rId10" o:title=""/>
                <w10:wrap anchorx="margin"/>
              </v:shape>
            </w:pict>
          </mc:Fallback>
        </mc:AlternateContent>
      </w:r>
    </w:p>
    <w:sectPr w:rsidR="00BB3512" w:rsidRPr="008C3F10" w:rsidSect="00245A01">
      <w:pgSz w:w="11906" w:h="16838"/>
      <w:pgMar w:top="1247" w:right="1418" w:bottom="39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02CC"/>
    <w:rsid w:val="000071DA"/>
    <w:rsid w:val="00012D78"/>
    <w:rsid w:val="00034B68"/>
    <w:rsid w:val="000378DD"/>
    <w:rsid w:val="0004591A"/>
    <w:rsid w:val="00046459"/>
    <w:rsid w:val="000555E4"/>
    <w:rsid w:val="0005670D"/>
    <w:rsid w:val="000710B0"/>
    <w:rsid w:val="00073C82"/>
    <w:rsid w:val="00081359"/>
    <w:rsid w:val="0009092C"/>
    <w:rsid w:val="000910BF"/>
    <w:rsid w:val="000A154E"/>
    <w:rsid w:val="000A5AB8"/>
    <w:rsid w:val="000A6678"/>
    <w:rsid w:val="000A7DEB"/>
    <w:rsid w:val="000C083A"/>
    <w:rsid w:val="000C22EC"/>
    <w:rsid w:val="000C55DE"/>
    <w:rsid w:val="000D1E51"/>
    <w:rsid w:val="000F371C"/>
    <w:rsid w:val="00111972"/>
    <w:rsid w:val="00117F83"/>
    <w:rsid w:val="00125051"/>
    <w:rsid w:val="00146C8E"/>
    <w:rsid w:val="00152DF9"/>
    <w:rsid w:val="00156790"/>
    <w:rsid w:val="00156A98"/>
    <w:rsid w:val="001669DB"/>
    <w:rsid w:val="00171D11"/>
    <w:rsid w:val="001819B1"/>
    <w:rsid w:val="00190DD5"/>
    <w:rsid w:val="001A4522"/>
    <w:rsid w:val="001C17FC"/>
    <w:rsid w:val="001D079A"/>
    <w:rsid w:val="001E0088"/>
    <w:rsid w:val="001E0903"/>
    <w:rsid w:val="001E1EE7"/>
    <w:rsid w:val="002042CB"/>
    <w:rsid w:val="002062F6"/>
    <w:rsid w:val="00212042"/>
    <w:rsid w:val="00214ED9"/>
    <w:rsid w:val="002213EE"/>
    <w:rsid w:val="0023683A"/>
    <w:rsid w:val="00244CA8"/>
    <w:rsid w:val="00245A01"/>
    <w:rsid w:val="002467A0"/>
    <w:rsid w:val="002536DC"/>
    <w:rsid w:val="00255EC1"/>
    <w:rsid w:val="00257D2A"/>
    <w:rsid w:val="002627D2"/>
    <w:rsid w:val="00264191"/>
    <w:rsid w:val="00267C6C"/>
    <w:rsid w:val="0027047C"/>
    <w:rsid w:val="002708C2"/>
    <w:rsid w:val="00274324"/>
    <w:rsid w:val="002A5B9F"/>
    <w:rsid w:val="002C0EC1"/>
    <w:rsid w:val="002D309E"/>
    <w:rsid w:val="002D594E"/>
    <w:rsid w:val="002E39B8"/>
    <w:rsid w:val="002F51FA"/>
    <w:rsid w:val="00311A15"/>
    <w:rsid w:val="0031478D"/>
    <w:rsid w:val="003250EA"/>
    <w:rsid w:val="0034001B"/>
    <w:rsid w:val="003421B1"/>
    <w:rsid w:val="00375D2D"/>
    <w:rsid w:val="003811BC"/>
    <w:rsid w:val="0038671F"/>
    <w:rsid w:val="003947A8"/>
    <w:rsid w:val="003D464F"/>
    <w:rsid w:val="003D5D1E"/>
    <w:rsid w:val="003F3290"/>
    <w:rsid w:val="003F688C"/>
    <w:rsid w:val="00415608"/>
    <w:rsid w:val="00424CAF"/>
    <w:rsid w:val="00434D23"/>
    <w:rsid w:val="004403CB"/>
    <w:rsid w:val="004477E4"/>
    <w:rsid w:val="00453C2F"/>
    <w:rsid w:val="00454C0B"/>
    <w:rsid w:val="0046226E"/>
    <w:rsid w:val="00474FC2"/>
    <w:rsid w:val="0048029D"/>
    <w:rsid w:val="00484046"/>
    <w:rsid w:val="00487D81"/>
    <w:rsid w:val="00492923"/>
    <w:rsid w:val="00493247"/>
    <w:rsid w:val="004940E0"/>
    <w:rsid w:val="004A1501"/>
    <w:rsid w:val="004A615C"/>
    <w:rsid w:val="004B4510"/>
    <w:rsid w:val="004C156C"/>
    <w:rsid w:val="004C174A"/>
    <w:rsid w:val="004D764E"/>
    <w:rsid w:val="00500EFA"/>
    <w:rsid w:val="00502B59"/>
    <w:rsid w:val="00506322"/>
    <w:rsid w:val="00507BBD"/>
    <w:rsid w:val="0052127B"/>
    <w:rsid w:val="005373BD"/>
    <w:rsid w:val="005407D6"/>
    <w:rsid w:val="00542F06"/>
    <w:rsid w:val="00550905"/>
    <w:rsid w:val="00553EC8"/>
    <w:rsid w:val="005705F7"/>
    <w:rsid w:val="00570B1D"/>
    <w:rsid w:val="00574140"/>
    <w:rsid w:val="005762CF"/>
    <w:rsid w:val="005842A0"/>
    <w:rsid w:val="0058490C"/>
    <w:rsid w:val="00590834"/>
    <w:rsid w:val="00590E7F"/>
    <w:rsid w:val="00593C9C"/>
    <w:rsid w:val="005B231F"/>
    <w:rsid w:val="005C55F7"/>
    <w:rsid w:val="005D7D49"/>
    <w:rsid w:val="005E00BC"/>
    <w:rsid w:val="005E63B8"/>
    <w:rsid w:val="005F350B"/>
    <w:rsid w:val="00603752"/>
    <w:rsid w:val="00611D89"/>
    <w:rsid w:val="00632F05"/>
    <w:rsid w:val="00633CCC"/>
    <w:rsid w:val="00633CED"/>
    <w:rsid w:val="0063723B"/>
    <w:rsid w:val="00647413"/>
    <w:rsid w:val="006502BE"/>
    <w:rsid w:val="0065656B"/>
    <w:rsid w:val="00693043"/>
    <w:rsid w:val="006A7895"/>
    <w:rsid w:val="006B302C"/>
    <w:rsid w:val="006D2592"/>
    <w:rsid w:val="006F076E"/>
    <w:rsid w:val="006F58EC"/>
    <w:rsid w:val="00706233"/>
    <w:rsid w:val="007251EA"/>
    <w:rsid w:val="007340D7"/>
    <w:rsid w:val="007472BD"/>
    <w:rsid w:val="00755A3D"/>
    <w:rsid w:val="007675B1"/>
    <w:rsid w:val="00797EF1"/>
    <w:rsid w:val="007A3246"/>
    <w:rsid w:val="007A363F"/>
    <w:rsid w:val="007A64C5"/>
    <w:rsid w:val="007A719D"/>
    <w:rsid w:val="007B1B2B"/>
    <w:rsid w:val="007C0767"/>
    <w:rsid w:val="007C59D2"/>
    <w:rsid w:val="007E4326"/>
    <w:rsid w:val="007F0344"/>
    <w:rsid w:val="007F5CC3"/>
    <w:rsid w:val="007F7EA0"/>
    <w:rsid w:val="008049F7"/>
    <w:rsid w:val="00804B9E"/>
    <w:rsid w:val="00807293"/>
    <w:rsid w:val="0083750F"/>
    <w:rsid w:val="008428CF"/>
    <w:rsid w:val="0085213A"/>
    <w:rsid w:val="008565FD"/>
    <w:rsid w:val="00857370"/>
    <w:rsid w:val="00857C6F"/>
    <w:rsid w:val="008657E3"/>
    <w:rsid w:val="00865B13"/>
    <w:rsid w:val="00867CED"/>
    <w:rsid w:val="00874503"/>
    <w:rsid w:val="00883B55"/>
    <w:rsid w:val="0089337A"/>
    <w:rsid w:val="008A248F"/>
    <w:rsid w:val="008A279D"/>
    <w:rsid w:val="008B0EC3"/>
    <w:rsid w:val="008B1C8A"/>
    <w:rsid w:val="008B402E"/>
    <w:rsid w:val="008B59CA"/>
    <w:rsid w:val="008C27C1"/>
    <w:rsid w:val="008C3F10"/>
    <w:rsid w:val="008D4BD0"/>
    <w:rsid w:val="008D5E58"/>
    <w:rsid w:val="008D6664"/>
    <w:rsid w:val="008D7CDB"/>
    <w:rsid w:val="008E100E"/>
    <w:rsid w:val="008E1274"/>
    <w:rsid w:val="008E4BA9"/>
    <w:rsid w:val="008E7A27"/>
    <w:rsid w:val="008E7D17"/>
    <w:rsid w:val="008F25DD"/>
    <w:rsid w:val="00905BA1"/>
    <w:rsid w:val="009250BA"/>
    <w:rsid w:val="009801F3"/>
    <w:rsid w:val="00991745"/>
    <w:rsid w:val="00991E04"/>
    <w:rsid w:val="0099776A"/>
    <w:rsid w:val="00997AD3"/>
    <w:rsid w:val="009A256E"/>
    <w:rsid w:val="009C0E6E"/>
    <w:rsid w:val="009C7536"/>
    <w:rsid w:val="009D07DC"/>
    <w:rsid w:val="009D3BBF"/>
    <w:rsid w:val="009F1A3A"/>
    <w:rsid w:val="009F46A7"/>
    <w:rsid w:val="00A1282E"/>
    <w:rsid w:val="00A14247"/>
    <w:rsid w:val="00A2533B"/>
    <w:rsid w:val="00A40D57"/>
    <w:rsid w:val="00A44493"/>
    <w:rsid w:val="00A53760"/>
    <w:rsid w:val="00AA2791"/>
    <w:rsid w:val="00AA4C7C"/>
    <w:rsid w:val="00AB4CD0"/>
    <w:rsid w:val="00AC61EE"/>
    <w:rsid w:val="00AC66C4"/>
    <w:rsid w:val="00AC7086"/>
    <w:rsid w:val="00AC76D3"/>
    <w:rsid w:val="00AE26F5"/>
    <w:rsid w:val="00AE3A33"/>
    <w:rsid w:val="00AF036A"/>
    <w:rsid w:val="00B135CE"/>
    <w:rsid w:val="00B339B8"/>
    <w:rsid w:val="00B346A7"/>
    <w:rsid w:val="00B43970"/>
    <w:rsid w:val="00B50A34"/>
    <w:rsid w:val="00B54C38"/>
    <w:rsid w:val="00B5613E"/>
    <w:rsid w:val="00B57CB1"/>
    <w:rsid w:val="00B75C88"/>
    <w:rsid w:val="00B77DCE"/>
    <w:rsid w:val="00B81B0E"/>
    <w:rsid w:val="00B87CA9"/>
    <w:rsid w:val="00B9666E"/>
    <w:rsid w:val="00BB3512"/>
    <w:rsid w:val="00BB3C75"/>
    <w:rsid w:val="00BC4140"/>
    <w:rsid w:val="00BC6279"/>
    <w:rsid w:val="00BF522D"/>
    <w:rsid w:val="00C0214A"/>
    <w:rsid w:val="00C030C1"/>
    <w:rsid w:val="00C1562F"/>
    <w:rsid w:val="00C6717B"/>
    <w:rsid w:val="00C71380"/>
    <w:rsid w:val="00C9003C"/>
    <w:rsid w:val="00C97ECA"/>
    <w:rsid w:val="00CA0713"/>
    <w:rsid w:val="00CA1160"/>
    <w:rsid w:val="00CA702E"/>
    <w:rsid w:val="00CA7350"/>
    <w:rsid w:val="00CB639D"/>
    <w:rsid w:val="00CC32F1"/>
    <w:rsid w:val="00CD51E6"/>
    <w:rsid w:val="00CD5887"/>
    <w:rsid w:val="00CE433B"/>
    <w:rsid w:val="00D100D7"/>
    <w:rsid w:val="00D30CEA"/>
    <w:rsid w:val="00D71D8E"/>
    <w:rsid w:val="00D9281A"/>
    <w:rsid w:val="00DA049F"/>
    <w:rsid w:val="00DA3404"/>
    <w:rsid w:val="00DA524B"/>
    <w:rsid w:val="00DB471D"/>
    <w:rsid w:val="00DD1863"/>
    <w:rsid w:val="00DD3349"/>
    <w:rsid w:val="00DD54E1"/>
    <w:rsid w:val="00DD6747"/>
    <w:rsid w:val="00DE1FBC"/>
    <w:rsid w:val="00DE5C3D"/>
    <w:rsid w:val="00E02500"/>
    <w:rsid w:val="00E12ED8"/>
    <w:rsid w:val="00E162C9"/>
    <w:rsid w:val="00E2178A"/>
    <w:rsid w:val="00E3005D"/>
    <w:rsid w:val="00E30491"/>
    <w:rsid w:val="00E31934"/>
    <w:rsid w:val="00E473ED"/>
    <w:rsid w:val="00E47DAF"/>
    <w:rsid w:val="00E62550"/>
    <w:rsid w:val="00E65B09"/>
    <w:rsid w:val="00E83116"/>
    <w:rsid w:val="00E8494B"/>
    <w:rsid w:val="00E914E5"/>
    <w:rsid w:val="00E91B86"/>
    <w:rsid w:val="00EA4A4D"/>
    <w:rsid w:val="00EA6CEC"/>
    <w:rsid w:val="00EA7AC2"/>
    <w:rsid w:val="00EB473F"/>
    <w:rsid w:val="00EB7F88"/>
    <w:rsid w:val="00EC000C"/>
    <w:rsid w:val="00EF2FD5"/>
    <w:rsid w:val="00F11473"/>
    <w:rsid w:val="00F17FCC"/>
    <w:rsid w:val="00F23294"/>
    <w:rsid w:val="00F253C5"/>
    <w:rsid w:val="00F270C0"/>
    <w:rsid w:val="00F30624"/>
    <w:rsid w:val="00F4717F"/>
    <w:rsid w:val="00F5301B"/>
    <w:rsid w:val="00F55CE3"/>
    <w:rsid w:val="00F74175"/>
    <w:rsid w:val="00F92A04"/>
    <w:rsid w:val="00FA4972"/>
    <w:rsid w:val="00FA5291"/>
    <w:rsid w:val="00FC03E5"/>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611D89"/>
    <w:pPr>
      <w:spacing w:after="0" w:line="240" w:lineRule="auto"/>
    </w:pPr>
  </w:style>
  <w:style w:type="character" w:styleId="Kommentarzeichen">
    <w:name w:val="annotation reference"/>
    <w:basedOn w:val="Absatz-Standardschriftart"/>
    <w:uiPriority w:val="99"/>
    <w:semiHidden/>
    <w:unhideWhenUsed/>
    <w:rsid w:val="00611D89"/>
    <w:rPr>
      <w:sz w:val="16"/>
      <w:szCs w:val="16"/>
    </w:rPr>
  </w:style>
  <w:style w:type="paragraph" w:styleId="Kommentartext">
    <w:name w:val="annotation text"/>
    <w:basedOn w:val="Standard"/>
    <w:link w:val="KommentartextZchn"/>
    <w:uiPriority w:val="99"/>
    <w:semiHidden/>
    <w:unhideWhenUsed/>
    <w:rsid w:val="00611D89"/>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11D89"/>
    <w:rPr>
      <w:sz w:val="20"/>
      <w:szCs w:val="20"/>
    </w:rPr>
  </w:style>
  <w:style w:type="paragraph" w:styleId="Kommentarthema">
    <w:name w:val="annotation subject"/>
    <w:basedOn w:val="Kommentartext"/>
    <w:next w:val="Kommentartext"/>
    <w:link w:val="KommentarthemaZchn"/>
    <w:uiPriority w:val="99"/>
    <w:semiHidden/>
    <w:unhideWhenUsed/>
    <w:rsid w:val="00611D89"/>
    <w:rPr>
      <w:b/>
      <w:bCs/>
    </w:rPr>
  </w:style>
  <w:style w:type="character" w:customStyle="1" w:styleId="KommentarthemaZchn">
    <w:name w:val="Kommentarthema Zchn"/>
    <w:basedOn w:val="KommentartextZchn"/>
    <w:link w:val="Kommentarthema"/>
    <w:uiPriority w:val="99"/>
    <w:semiHidden/>
    <w:rsid w:val="00611D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5" Type="http://schemas.openxmlformats.org/officeDocument/2006/relationships/customXml" Target="ink/ink1.xml"/><Relationship Id="rId10" Type="http://schemas.openxmlformats.org/officeDocument/2006/relationships/image" Target="media/image1.png"/><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2T17:26:43.749"/>
    </inkml:context>
    <inkml:brush xml:id="br0">
      <inkml:brushProperty name="width" value="0.04274" units="cm"/>
      <inkml:brushProperty name="height" value="0.04274" units="cm"/>
    </inkml:brush>
  </inkml:definitions>
  <inkml:trace contextRef="#ctx0" brushRef="#br0">232 355 8082,'-9'0'0,"-1"1"66,0 1 0,-2 3 0,-1 7 0,-2 4 234,-1 6 1,-1 9 0,-1 5 0,3 6-40,0 3 1,-1 2 0,1 5 0,1 1-12,2-1 1,4-2 0,0-7 0,2-5-50,4-7 0,3-8 1,3-8-1,6-5-196,4-5 1,7-14 0,4-11 0,2-10-29,3-10 1,1-7-1,2-7 1,-1-4 40,-3-4 1,-3-2 0,-4 0 0,-4 0 102,-5 1 1,-5-2-1,-6 1 1,-2 5-138,-2 3 1,-5 9 0,-6 7 0,-3 9 69,-4 7 1,-6 7-1,1 11 1,-1 4 232,-1 6 1,0 8-1,2 8 1,6 4-190,5 0 1,6 3 0,7-2-1,7 1-305,7-1 0,13 1 0,11-6 0,3-2-81,5-3 0,1-5 0,6-3 0,0-2-293,3-2 0,-1-1 0,-4-2 0,-3-1 165,-4-1 0,-8-1 0,-4-2 0,-8 3 329,-8 1 0,-8 1 0,-11 2 419,-12 2 0,-13 5 0,-6 7 0,-7 3 234,-4 3 0,-6 0 0,-3 4 1,3-1-64,6-1 1,9 0 0,6-2 0,6-1-982,4-4 1,7-2 0,8-1 477,5 0 0,10 0 0,6 0 0</inkml:trace>
  <inkml:trace contextRef="#ctx0" brushRef="#br0" timeOffset="247">655 794 7949,'-7'1'-199,"0"1"199,3-1 0,-2 2 0,2-3 0</inkml:trace>
  <inkml:trace contextRef="#ctx0" brushRef="#br0" timeOffset="3812">968 897 7871,'-10'0'0,"1"0"-49,1 0 1,2 1 432,1 1 1,0-1-409,5 1 1,2-4 0,6-2 0,2-3 44,3-2 0,3-3 1,4-4-1,3-3-36,4-3 1,0 0-1,0-4 1,1 0-20,-1 0 0,-3-5 0,-2 2 0,-1-1 79,-3 0 0,-1 4 1,-4-1-1,-2 4-40,-2 3 1,-4 3-1,-3 5 1,-3 4 66,-3 3 1,-2 2 0,-7 4 0,-2 4 52,-2 7 1,-2 4-1,-3 9 1,-1 3-37,1 3 0,2 7 1,2-4-1,4 1-7,2 1 1,6-7-1,2-3 1,4-1-54,4-3 1,5-6 0,7-4 0,5-4-179,3-4 0,4-7 0,1-6 0,3-7 16,1-5 1,4-7 0,2-3-1,-2-2 5,0-2 1,-3 1 0,-3-4 0,-3 2 181,-5 4 0,-4 2 0,-3-2 0,-1 3 23,-5 2 0,-4 6 0,-3 5 1,-3 4-4,-3 3 0,-7 5 0,-6 6 0,-4 6 105,-2 7 1,-2 9 0,-5 5 0,1 5-33,-2 4 1,1 1 0,4 1 0,3 1-50,3 0 0,4-4 0,3 1 1,5-3-109,4-2 1,4-4-1,4-5 1,7-3-114,5-7 1,8-4-1,2-5 1,3-5-185,2-3 0,-2-6 0,4-9 0,-3-3 46,-3 0 0,0-3 1,-1 1-1,-2-1 187,-2 3 1,-5 0-1,-3 4 1,-3 1 217,-2-2 0,-6 5 0,-2 2 0,-2 1 88,-2 2 1,-5 3-1,-5 3 1,-4 1 16,-2 1 1,-1 6 0,-2 3 0,1 4-125,-1 3 1,1 2 0,2 3 0,3-2-108,3 0 0,3 0 0,5-3 0,1-1-110,3 0 1,1-2-1,4 0 1,5-2-93,4-4 1,3-1 0,5-4 0,2-1-37,1-3 1,6-5 0,-3-4 0,3-3 20,-1-1 0,-6 0 1,0-2-1,-3 1 154,-1 0 1,-3 0 0,-1 2 0,-2-1 193,-2-1 1,-5 1 0,-3 5 0,-2 0 112,-2 1 0,-3 2 0,-6 1 0,-1 1 42,-4 3 0,-5 2 0,1 3 1,-1 4-151,-1 3 1,-2 6 0,2 0-1,1 2-97,0 1 1,3 1 0,2 0-1,3 2-65,2-2 0,5-2 0,2-1 0,4-2-145,2-2 0,8-4 0,5 0 0,1-4 14,3-2 0,0-3 0,1-3 1,2-2-67,0-4 1,1-4 0,1-3-1,0 0 20,-4 0 1,-4 1-1,-2-1 1,-2-1-58,-2 1 0,-3 0 0,-5 3 1,-1 0 74,-3 1 0,0 1 0,-3 3 0,-2-1 410,-3 3 0,-4 0 0,-4 4 0,-2 1 204,-2 3 1,2 2 0,0 5 0,2 3 1096,0 1-1402,5 1 0,1 0 1,4-1-270,2 1 1,1-1 0,4-1 0,1-1-101,2-1 0,5 1 0,3-4 0,4-1 42,5 0 0,0-3 0,4-1 0,0-4-87,-1-2 0,3-2 0,-6-2 0,0-1 114,-2-2 1,-6-1 0,0 1 0,-3-1 218,-1-1 1,-3 2-1,-1-1 1,-3 1 147,-1 0 1,-1-2-1,-1 4 1,-1 1 15,-3 0 0,-3 2 0,-2 2 0,0 2-34,-3 1 0,3 1 0,-2 1 0,0 2-134,-1 3 1,1 2 0,0 3 0,3 2-72,2 0 0,3-1 0,2-1 0,2 0-137,5 0 1,3 1 0,7-3-1,2-1-79,0 1 0,2-6 1,4 0-1,-1-3-46,0 0 1,0 0 0,0 0 0,-1 0 85,-2-3 1,-3 0 0,-1-5 0,-3 1 177,-3 0 1,-1 1 0,-4-1-1,-1-1 204,-3-1 1,0 2 0,0-3-1,0 0 72,-3-1 0,0 0 1,-4 2-1,-1 1-129,1 1 1,1 1 0,0 1 0,0 1 22,2 1 0,2 0-267,-3 1 0,4 2 1,1 0-38,4 4 0,3 0 1,1 0-1,2 1 37,0 1 1,3 1 0,0 0 0,1 0 8,-1 1 1,1-2-1,-1 1 1,1-1 97,0-1 1,0 1-1,-1-2 1,1 2 128,-1-2 1,-1 1 0,-2-1-35,0-1 0,-1 2 0,-5 1 4,-4-2 1,-3 3 0,-6-3 0,0 2-72,-2 2 0,-2 1 0,-3 0 1,0-1-44,-1 0 1,-1 1 0,-1 0-1,1-1 98,-1 0 1,0-4 0,1 0 0,4-1 214,5-1-383,-2 1 0,8-5 0,4 0 0,8-3 31,5-2 0,7 0 1,-2 0-1,4 0-107,1 1 1,-2-1 0,4-1 0,0 0-90,0-1 0,2 0 0,-2 1 1,-1 1 213,-3 0 1,0 1 0,-2-1 0,-3 0 237,-3 0 1,-1 0 0,-4 1 0,-2-1-36,-2 0 1,-1 0 0,-4 0-1,-1-3-18,-2 1 0,-1 1 1,-5 3-1,-2 1-50,-2 1 0,-4 1 1,-1 2-1,-3 3-82,-2 1 1,2 5 0,-1 3 0,2 1-45,4-2 0,1 2 1,6-2-1,1 2 4,3 1 0,2-1 0,4-1 0,4-1-131,4-1 0,7-3 0,5-4 0,3 0-17,2-1 1,3-4 0,1-3 0,-3-2-36,-1-2 0,-2-1 1,1-2-1,-3 0 205,-3 0 0,-2 0 1,-2 0-1,-1 1 165,-4-2 0,-2 3 0,-4-2 0,-2 3 80,-4 0 0,-4 2 1,-6 3-1,-2 2 84,-5 1 0,3 2 0,-6 1 0,-1 3-165,-1 4 0,2 1 1,0 5-1,4-2-153,5 1 1,1 2-1,4 0 1,5 1-115,1 0 1,6 0-1,3-3 1,5 1-36,3-2 0,3-5 0,4 0 0,4-4-102,0-1 1,2-4-1,1-4 1,2-3-95,-1-4 1,-3 0 0,1-2 0,-4 0 289,-2 1 0,0-2 1,-6 2-1,-1-1 184,-3 0 0,-4 1 0,-5 0 0,0 1 69,-1 0 0,-3 3 1,-3 0-1,-3 2 61,-3 3 1,-4 1 0,-3 4 0,0 2-182,-2 3 1,-1 4 0,0 4 0,0 1-146,2 1 0,4-1 0,6 3 0,3 0 28,2 0 0,3-1 0,1-3 1,3 0-90,3-1 1,5-2 0,1-2 0,5-2-55,2-3 1,-1-1-1,0-6 1,2-2 67,0-3 0,1-5 0,-1-4 0,0-1 88,1-3 1,-2 0 0,0-2 0,0 1 271,2-1 1,-1 0 0,3-5 0,0-2-127,1-3 0,-1-2 1,1-1-1,1-5-87,0-1 1,2 0 0,-1-1 0,0 2-173,-3 4 1,-1 7 0,-7 8 0,-5 3-150,-3 5 1,-5 5-1,-7 6 151,-9 5 1,-8 8 0,-11 11-1,-2 5 82,0 2 0,-4 6 0,2 4 1,0 1 71,1 6 0,2-1 0,0 5 0,3-3 170,2 1 0,4-4 0,8-3 0,7-5-99,5-7 1,7-2 0,4-6 0,5-5-272,6-4 0,3-6 0,7-4 1,0-2-4,0-4 1,0-5-1,-6-3 1,-1-3-8,-1 1 1,-3-1 0,-5 0 0,-1 1 226,-4 3 1,-4-1 0,-3 2 0,-3 0 284,-1 2 0,-5 2 171,-2 3 0,-2-1-168,-1 2 0,1 1-47,-2 2 0,5 2-143,1 1 1,1 2 0,2-1 0,2 3-195,2 2 1,4-1 19,2 1 1,3-1-131,2-1 1,4 0 0,3 0-1,3-1-106,-1-2 1,2-1 0,0-3 0,0 0-32,-1 0 0,0 0 0,-1-2 1,1-1 374,-1-1 0,-3 0 0,-4-3 0,-1 0-50,-2 0 1,-4 1 0,-1-2 0,-3 1 134,-3 0 1,-3 0 0,-7 1-1,-1 2 36,-2 2 0,-6 1 1,0 2-1,-2 1-169,-2 2 1,7 6 0,-1 1-1,3 3-3,2-1 0,3 1 1,4-1-1,2 1-84,4 0 0,1-1 1,3 2-1,2-2-67,6-2 1,2-1 0,3-3 0,2-1-69,4-2 0,4-1 1,0-4-1,1-1-129,2-2 1,-3-2 0,-1-1 0,-3 0 73,-1 0 0,-4-2 0,3 0 0,-4 0 280,-2 1 0,0-1 0,-4-1 0,-1 1 319,0-1 0,-4 1 1,-2 2-1,-1 0-81,-1 0 1,-1 3 0,-1 2 0,-4 1-74,-2 1 1,0 3 0,-3 2 0,1 2-173,-1 2 0,5 1 1,0 4-1,2 0-24,3-1 0,2 2 0,2-2 0,5 0-132,2-1 1,2-3-1,3-2 1,4-1-85,1-1 1,0-2 0,1-3 0,-1 0 111,0 0 1,1-1 0,0-2 0,-2-2 256,-1-1 0,-2-5 0,-4 4 0,-3 0 58,-1-1 0,-2-1 0,-2-1 1,-2 0 62,-1 0 0,-5-2 0,-2 0 1,-3 0-136,-1 1 0,-5-2 1,-3 2-1,0 0-154,0 2 1,3 2 0,-1 2-1,2 1-34,3 1 0,2 0-168,4 1 0,6 1 0,7-2 0,4 1 64,6-1 1,4 1-1,2 2 1,-1 0-151,0 0 0,1 0 1,-1 0-1,1 0 11,0 0 1,1 0 0,-3 0 0,0 0 361,-3 0 0,2-1 1,-6 0-1,0-1 188,-3 0 0,-6 0-40,-3 0 0,-6 1 0,-3-1 0,-3 1-11,-2 1 0,2 0 0,-1 1 0,0 1-155,4 3 1,1 2 0,4 2 0,-1 2-119,3 2 0,3 2 0,5-2 0,1 2-18,0 0 1,4 0 0,2 1 0,1-2 86,2 0 1,2 0-1,-1 0 1,0-1 87,-2 1 1,6-1-1,-2-3 1,-1-2-18,-1-2 1,-4-4-1,1 2 1,-6-1-83,-2-1 0,-6-2 0,-4 0 0,-6 0-1,-6-3 0,-9 2 1,-6-4-1,-2 0-14,-3 1 1,-3-2-1,-1 2 1,0 1 181,3 0 0,-1 3 1,10-1-1,5-1 44,7 0 0,9-1 0,6 1 1,10-3-521,12-1 1,19-4 0,17-3 0,13-3 318,-31 7 0,1 0 0,6-1 0,1-2 0,2 0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408</Words>
  <Characters>2575</Characters>
  <Application>Microsoft Office Word</Application>
  <DocSecurity>0</DocSecurity>
  <Lines>21</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Maasackers</dc:creator>
  <cp:keywords/>
  <dc:description/>
  <cp:lastModifiedBy>David Döbele</cp:lastModifiedBy>
  <cp:revision>16</cp:revision>
  <dcterms:created xsi:type="dcterms:W3CDTF">2024-03-08T17:18:00Z</dcterms:created>
  <dcterms:modified xsi:type="dcterms:W3CDTF">2024-09-04T17:05:00Z</dcterms:modified>
</cp:coreProperties>
</file>