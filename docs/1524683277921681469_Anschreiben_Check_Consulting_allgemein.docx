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20E835DB" w:rsidR="006D2592"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Michael</w:t>
      </w:r>
      <w:r w:rsidR="003D5D1E" w:rsidRPr="000E6166">
        <w:rPr>
          <w:rFonts w:ascii="Times New Roman" w:hAnsi="Times New Roman" w:cs="Times New Roman"/>
        </w:rPr>
        <w:t xml:space="preserve"> </w:t>
      </w:r>
      <w:r w:rsidRPr="000E6166">
        <w:rPr>
          <w:rFonts w:ascii="Times New Roman" w:hAnsi="Times New Roman" w:cs="Times New Roman"/>
        </w:rPr>
        <w:t>Diehm</w:t>
      </w:r>
    </w:p>
    <w:p w14:paraId="2458A2A0" w14:textId="053B6A91" w:rsidR="00857C6F"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Spessartblick</w:t>
      </w:r>
      <w:r w:rsidR="003D5D1E" w:rsidRPr="000E6166">
        <w:rPr>
          <w:rFonts w:ascii="Times New Roman" w:hAnsi="Times New Roman" w:cs="Times New Roman"/>
        </w:rPr>
        <w:t xml:space="preserve"> </w:t>
      </w:r>
      <w:r w:rsidRPr="000E6166">
        <w:rPr>
          <w:rFonts w:ascii="Times New Roman" w:hAnsi="Times New Roman" w:cs="Times New Roman"/>
        </w:rPr>
        <w:t>1</w:t>
      </w:r>
    </w:p>
    <w:p w14:paraId="451AEE20" w14:textId="4FDB5566" w:rsidR="00857C6F"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97877</w:t>
      </w:r>
      <w:r w:rsidR="00857C6F" w:rsidRPr="000E6166">
        <w:rPr>
          <w:rFonts w:ascii="Times New Roman" w:hAnsi="Times New Roman" w:cs="Times New Roman"/>
        </w:rPr>
        <w:t xml:space="preserve"> </w:t>
      </w:r>
      <w:r w:rsidRPr="000E6166">
        <w:rPr>
          <w:rFonts w:ascii="Times New Roman" w:hAnsi="Times New Roman" w:cs="Times New Roman"/>
        </w:rPr>
        <w:t>Wertheim</w:t>
      </w:r>
    </w:p>
    <w:p w14:paraId="12BA391A" w14:textId="73775AEE" w:rsidR="006A7895"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color w:val="000000"/>
        </w:rPr>
        <w:t>michael.diehm.mobil@gmail.com</w:t>
      </w:r>
    </w:p>
    <w:p w14:paraId="170FE07D" w14:textId="1B3D4CCB" w:rsidR="00F270C0" w:rsidRPr="000E6166" w:rsidRDefault="006D2592" w:rsidP="00191C0F">
      <w:pPr>
        <w:spacing w:after="0" w:line="240" w:lineRule="auto"/>
        <w:contextualSpacing/>
        <w:jc w:val="right"/>
        <w:rPr>
          <w:rFonts w:ascii="Times New Roman" w:hAnsi="Times New Roman" w:cs="Times New Roman"/>
          <w:color w:val="000000"/>
        </w:rPr>
      </w:pPr>
      <w:r w:rsidRPr="000E6166">
        <w:rPr>
          <w:rFonts w:ascii="Times New Roman" w:hAnsi="Times New Roman" w:cs="Times New Roman"/>
          <w:color w:val="000000"/>
        </w:rPr>
        <w:t>+</w:t>
      </w:r>
      <w:r w:rsidR="00857C6F" w:rsidRPr="000E6166">
        <w:rPr>
          <w:rFonts w:ascii="Times New Roman" w:hAnsi="Times New Roman" w:cs="Times New Roman"/>
          <w:color w:val="000000"/>
        </w:rPr>
        <w:t xml:space="preserve">49 </w:t>
      </w:r>
      <w:r w:rsidR="00847C19">
        <w:rPr>
          <w:rFonts w:ascii="Times New Roman" w:hAnsi="Times New Roman" w:cs="Times New Roman"/>
          <w:color w:val="000000"/>
        </w:rPr>
        <w:t xml:space="preserve">(0) </w:t>
      </w:r>
      <w:r w:rsidR="002B10E5" w:rsidRPr="000E6166">
        <w:rPr>
          <w:rFonts w:ascii="Times New Roman" w:hAnsi="Times New Roman" w:cs="Times New Roman"/>
          <w:color w:val="000000"/>
        </w:rPr>
        <w:t>1520 2982895</w:t>
      </w:r>
    </w:p>
    <w:p w14:paraId="4FFA7063" w14:textId="5A2AB90F" w:rsidR="00F74175" w:rsidRPr="000E6166" w:rsidRDefault="00F0726C" w:rsidP="00191C0F">
      <w:pPr>
        <w:spacing w:after="0" w:line="240" w:lineRule="auto"/>
        <w:contextualSpacing/>
        <w:rPr>
          <w:rFonts w:ascii="Times New Roman" w:hAnsi="Times New Roman" w:cs="Times New Roman"/>
          <w:color w:val="000000"/>
        </w:rPr>
      </w:pPr>
      <w:r w:rsidRPr="00191C0F">
        <w:rPr>
          <w:rFonts w:ascii="Times New Roman" w:eastAsia="Times New Roman" w:hAnsi="Times New Roman" w:cs="Times New Roman"/>
          <w:color w:val="000000"/>
          <w:lang w:eastAsia="de-DE"/>
        </w:rPr>
        <w:t xml:space="preserve">ANXO Management Consulting </w:t>
      </w:r>
      <w:r w:rsidR="00F74175" w:rsidRPr="000E6166">
        <w:rPr>
          <w:rFonts w:ascii="Times New Roman" w:hAnsi="Times New Roman" w:cs="Times New Roman"/>
          <w:color w:val="000000"/>
        </w:rPr>
        <w:t>GmbH</w:t>
      </w:r>
    </w:p>
    <w:p w14:paraId="096C8AF5" w14:textId="046D5A02" w:rsidR="00647413" w:rsidRPr="000E6166" w:rsidRDefault="00773A89" w:rsidP="00191C0F">
      <w:pPr>
        <w:spacing w:after="0" w:line="240" w:lineRule="auto"/>
        <w:contextualSpacing/>
        <w:rPr>
          <w:rFonts w:ascii="Times New Roman" w:hAnsi="Times New Roman" w:cs="Times New Roman"/>
        </w:rPr>
      </w:pPr>
      <w:r w:rsidRPr="00773A89">
        <w:rPr>
          <w:rFonts w:ascii="Times New Roman" w:hAnsi="Times New Roman" w:cs="Times New Roman"/>
        </w:rPr>
        <w:t>Bolongarostraße 103</w:t>
      </w:r>
      <w:r w:rsidR="00F74175" w:rsidRPr="000E6166">
        <w:rPr>
          <w:rFonts w:ascii="Times New Roman" w:hAnsi="Times New Roman" w:cs="Times New Roman"/>
        </w:rPr>
        <w:br/>
      </w:r>
      <w:r w:rsidRPr="00773A89">
        <w:rPr>
          <w:rFonts w:ascii="Times New Roman" w:hAnsi="Times New Roman" w:cs="Times New Roman"/>
        </w:rPr>
        <w:t>65929 Frankfurt am Mai</w:t>
      </w:r>
      <w:r>
        <w:rPr>
          <w:rFonts w:ascii="Times New Roman" w:hAnsi="Times New Roman" w:cs="Times New Roman"/>
        </w:rPr>
        <w:t>n</w:t>
      </w:r>
    </w:p>
    <w:p w14:paraId="670DB82B" w14:textId="0FF9034A" w:rsidR="00D75367" w:rsidRPr="000E6166" w:rsidRDefault="002B10E5" w:rsidP="00191C0F">
      <w:pPr>
        <w:spacing w:after="0" w:line="240" w:lineRule="auto"/>
        <w:contextualSpacing/>
        <w:jc w:val="right"/>
        <w:rPr>
          <w:rFonts w:ascii="Times New Roman" w:hAnsi="Times New Roman" w:cs="Times New Roman"/>
        </w:rPr>
      </w:pPr>
      <w:r w:rsidRPr="000E6166">
        <w:rPr>
          <w:rFonts w:ascii="Times New Roman" w:hAnsi="Times New Roman" w:cs="Times New Roman"/>
        </w:rPr>
        <w:t>Wertheim</w:t>
      </w:r>
      <w:r w:rsidR="002D594E" w:rsidRPr="000E6166">
        <w:rPr>
          <w:rFonts w:ascii="Times New Roman" w:hAnsi="Times New Roman" w:cs="Times New Roman"/>
        </w:rPr>
        <w:t xml:space="preserve">, </w:t>
      </w:r>
      <w:r w:rsidR="00F824C3">
        <w:rPr>
          <w:rFonts w:ascii="Times New Roman" w:hAnsi="Times New Roman" w:cs="Times New Roman"/>
        </w:rPr>
        <w:t>12</w:t>
      </w:r>
      <w:r w:rsidR="002D594E" w:rsidRPr="000E6166">
        <w:rPr>
          <w:rFonts w:ascii="Times New Roman" w:hAnsi="Times New Roman" w:cs="Times New Roman"/>
        </w:rPr>
        <w:t>.</w:t>
      </w:r>
      <w:r w:rsidRPr="000E6166">
        <w:rPr>
          <w:rFonts w:ascii="Times New Roman" w:hAnsi="Times New Roman" w:cs="Times New Roman"/>
        </w:rPr>
        <w:t>0</w:t>
      </w:r>
      <w:r w:rsidR="00F824C3">
        <w:rPr>
          <w:rFonts w:ascii="Times New Roman" w:hAnsi="Times New Roman" w:cs="Times New Roman"/>
        </w:rPr>
        <w:t>7</w:t>
      </w:r>
      <w:r w:rsidR="006A7895" w:rsidRPr="000E6166">
        <w:rPr>
          <w:rFonts w:ascii="Times New Roman" w:hAnsi="Times New Roman" w:cs="Times New Roman"/>
        </w:rPr>
        <w:t>.</w:t>
      </w:r>
      <w:r w:rsidRPr="000E6166">
        <w:rPr>
          <w:rFonts w:ascii="Times New Roman" w:hAnsi="Times New Roman" w:cs="Times New Roman"/>
        </w:rPr>
        <w:t>2026</w:t>
      </w:r>
    </w:p>
    <w:p w14:paraId="5C433272" w14:textId="77777777" w:rsidR="00A55331" w:rsidRPr="00EA308E" w:rsidRDefault="00A55331" w:rsidP="00191C0F">
      <w:pPr>
        <w:spacing w:after="0" w:line="240" w:lineRule="auto"/>
        <w:contextualSpacing/>
        <w:jc w:val="right"/>
        <w:rPr>
          <w:rFonts w:ascii="Times New Roman" w:hAnsi="Times New Roman" w:cs="Times New Roman"/>
          <w:sz w:val="16"/>
          <w:szCs w:val="16"/>
        </w:rPr>
      </w:pPr>
    </w:p>
    <w:p w14:paraId="27177131" w14:textId="77777777" w:rsidR="00191C0F" w:rsidRPr="00191C0F" w:rsidRDefault="00191C0F" w:rsidP="00191C0F">
      <w:pPr>
        <w:spacing w:after="0" w:line="240" w:lineRule="auto"/>
        <w:contextualSpacing/>
        <w:rPr>
          <w:rFonts w:ascii="Calibri" w:eastAsia="Times New Roman" w:hAnsi="Calibri" w:cs="Calibri"/>
          <w:color w:val="000000"/>
          <w:lang w:eastAsia="de-DE"/>
        </w:rPr>
      </w:pPr>
      <w:r w:rsidRPr="00191C0F">
        <w:rPr>
          <w:rFonts w:ascii="Times New Roman" w:eastAsia="Times New Roman" w:hAnsi="Times New Roman" w:cs="Times New Roman"/>
          <w:b/>
          <w:bCs/>
          <w:color w:val="000000"/>
          <w:lang w:eastAsia="de-DE"/>
        </w:rPr>
        <w:t>Bewerbung auf die Stelle „Praktikant (m/w/d) in der Managementberatung“</w:t>
      </w:r>
    </w:p>
    <w:p w14:paraId="495E2F47" w14:textId="77777777" w:rsidR="00191C0F" w:rsidRPr="00191C0F" w:rsidRDefault="00191C0F" w:rsidP="00191C0F">
      <w:pPr>
        <w:spacing w:after="0" w:line="240" w:lineRule="auto"/>
        <w:contextualSpacing/>
        <w:rPr>
          <w:rFonts w:ascii="Calibri" w:eastAsia="Times New Roman" w:hAnsi="Calibri" w:cs="Calibri"/>
          <w:color w:val="000000"/>
          <w:lang w:eastAsia="de-DE"/>
        </w:rPr>
      </w:pPr>
      <w:r w:rsidRPr="00191C0F">
        <w:rPr>
          <w:rFonts w:ascii="Times New Roman" w:eastAsia="Times New Roman" w:hAnsi="Times New Roman" w:cs="Times New Roman"/>
          <w:b/>
          <w:bCs/>
          <w:color w:val="000000"/>
          <w:sz w:val="16"/>
          <w:szCs w:val="16"/>
          <w:lang w:eastAsia="de-DE"/>
        </w:rPr>
        <w:t> </w:t>
      </w:r>
    </w:p>
    <w:p w14:paraId="3D48A5C3"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Sehr geehrte Damen und Herren, </w:t>
      </w:r>
    </w:p>
    <w:p w14:paraId="270C040E"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13045B3D"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schon während der Schulzeit hatte ich ein großes Interesse an wirtschaftlichen Themen und entwickelte durch Gespräche mit Consultants sowie durch Podcasts während meines dualen Studiums zunehmend Interesse an Themen der Unternehmensberatung. Die Unterstützung von Unternehmen bei strategischen Fragen sehe ich in diesem dynamischen und disruptiven Zeitalter als eine der besten Möglichkeiten, einen positiven Beitrag zu wirtschaftlichen Entwicklungen zu leisten. Das fordernde Umfeld und die steile Lernkurve in diesem Job faszinieren mich dabei vorrangig, da ich mich in leistungsorientierten Umfeldern am besten entfalten kann. Aus diesem Grund möchte ich mein Wissen im Rahmen meines Gap Years ab Januar 2027 äußerst gerne durch ein zwölfwöchiges Praktikum bei Ihnen im Bereich der Managementberatung anwenden und meine Fähigkeiten weiterentwickeln.</w:t>
      </w:r>
    </w:p>
    <w:p w14:paraId="292CF7F2"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3D30CF03"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Nach meinem Abitur auf dem Wirtschaftsgymnasium begann ich mein duales BWL-Studium bei BRAND, einem regionalen Weltmarktführer, wo ich fundierte Einblicke in industrielle Prozesse und Strukturen gewann. Durch Einsätze in diversen Funktionen konnte ich eigenverantwortlich Beiträge in verschiedenen Teams leisten. Außerdem habe ich durch die tägliche Arbeit mit Microsoft-Office-Anwendungen und dem ERP-System fortgeschrittene Fähigkeiten im Erstellen von Berichten, Auswertungen und Präsentationen entwickelt. Mit zunehmend anspruchsvolleren Aufgaben in Studium und Arbeitsalltag – z. B. durch die Präsentation einer HR-Projektarbeit auf Geschäftsführerebene – konnte ich gemäß Rückmeldungen von verschiedenen Personen eine sehr gute Präsentationskompetenz beweisen. Neben herausragenden praktischen Leistungen gelang es mir gleichzeitig, sehr gute Noten an der Hochschule zu erzielen, was mein analytisches Denken unterstreicht. Da ich den interkulturellen Austausch in einer zunehmend globalisierten Welt als essenziell erachte, verbrachte ich das 4. Semester im Ausland an der Nanyang Polytechnic in Singapur. Herausforderungen zu meistern, bereitet mir besonders viel Freude – im Auslandssemester konnte ich bspw. unter Beweis stellen, dass ich mich in einem komplett neuen, anderssprachigen Umfeld schnell anpassen kann. Durch einen ehrenamtlichen Wachdienst als DLRG-Rettungsschwimmer zeigte ich außerdem Verantwortung und Durchsetzungsvermögen, um die Sicherheit der Badegäste zu gewährleisten. Mit einem Praktikum bei Ihnen im Consulting sehe ich konkret die Möglichkeit, Ideen einzubringen und einen relevanten Beitrag zu leisten.</w:t>
      </w:r>
    </w:p>
    <w:p w14:paraId="1482869A"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6E72739F"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ANXO Management Consulting scheint mir für dieses Praktikum optimal, da Sie aufgrund einer hervorgehobenen Markt- und Kundenorientierung den Fokus auf die individuelle Problemlösung Ihrer Mandanten legen – was ein Indikator dafür ist, dass Sie mir als Praktikanten umfassende Einblicke in die Praxis eines professionellen Beratungsalltags bieten können. Ich selbst erachte es als sehr wertvoll, dass Ihr Team aus Menschen besteht, die eine hohe Bandbreite an vorherigen Tätigkeiten in der Beratung und, wie in meinem Fall, der Industrie mitbringen und somit echte Erfahrungen einbringen können. Auch angesichts dessen halte ich es für bemerkenswert, dass Sie durch die IMCN-Mitgliedschaft auf weitere Ressourcen und Wissen in ganz Europa zurückgreifen können. Außerdem erachte ich Ihre breit aufgestellten Kompetenzen ebenfalls als sehr spannend, da mir diese eine steile Lernkurve durch Ihre umfassende, Expertise ermöglicht.</w:t>
      </w:r>
    </w:p>
    <w:p w14:paraId="37CA8503"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6F5D8D4B"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Von dem Praktikum erhoffe ich mir die Möglichkeit, Verantwortung zu übernehmen und mehrwertschaffend ein integrierter Bestandteil des Teams zu werden, um dabei möglichst viel von erfahrenen Kollegen zu lernen. Ich bin mir sicher, dass ich durch meine bisherigen Erfahrungen, mein ausgeprägtes Interesse an Consulting und meine Zielstrebigkeit eine Bereicherung für ANXO Management Consulting sein werde und freue mich sehr über die Möglichkeit, Sie in einem persönlichen Gespräch von mir zu überzeugen.</w:t>
      </w:r>
    </w:p>
    <w:p w14:paraId="730261D7"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sz w:val="16"/>
          <w:szCs w:val="16"/>
          <w:lang w:eastAsia="de-DE"/>
        </w:rPr>
        <w:t> </w:t>
      </w:r>
    </w:p>
    <w:p w14:paraId="3D706F04" w14:textId="77777777" w:rsidR="00191C0F" w:rsidRPr="00191C0F" w:rsidRDefault="00191C0F" w:rsidP="00191C0F">
      <w:pPr>
        <w:spacing w:after="0" w:line="240" w:lineRule="auto"/>
        <w:contextualSpacing/>
        <w:jc w:val="both"/>
        <w:rPr>
          <w:rFonts w:ascii="Calibri" w:eastAsia="Times New Roman" w:hAnsi="Calibri" w:cs="Calibri"/>
          <w:color w:val="000000"/>
          <w:lang w:eastAsia="de-DE"/>
        </w:rPr>
      </w:pPr>
      <w:r w:rsidRPr="00191C0F">
        <w:rPr>
          <w:rFonts w:ascii="Times New Roman" w:eastAsia="Times New Roman" w:hAnsi="Times New Roman" w:cs="Times New Roman"/>
          <w:color w:val="000000"/>
          <w:lang w:eastAsia="de-DE"/>
        </w:rPr>
        <w:t>Mit freundlichen Grüßen</w:t>
      </w:r>
    </w:p>
    <w:p w14:paraId="3108AD50" w14:textId="34C0E232" w:rsidR="00975816" w:rsidRDefault="00975816">
      <w:pPr>
        <w:rPr>
          <w:rFonts w:ascii="Times New Roman" w:hAnsi="Times New Roman" w:cs="Times New Roman"/>
        </w:rPr>
      </w:pPr>
      <w:r>
        <w:rPr>
          <w:rFonts w:ascii="Times New Roman" w:hAnsi="Times New Roman" w:cs="Times New Roman"/>
        </w:rPr>
        <w:br w:type="page"/>
      </w:r>
    </w:p>
    <w:p w14:paraId="30917163" w14:textId="2641BDB8"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lastRenderedPageBreak/>
        <w:t>S+V scheint mir für dieses Praktikum optimal, da Sie mir als Praktikant aufgrund Ihres ganzheitlichen und umsetzungsnahen Beratungsansatzes einen vollumfänglichen Einblick bieten können, der über die reine Strategieentwicklung hinausgeht und mir somit eine steile Lernkurve ermöglicht. Ich selbst erachte es als sehr wertvoll, sowohl intern als auch extern eine hohe Teamgemeinschaft und Empathie zu pflegen – genau diese Werte kann ich bei S+V wiedererkennen.</w:t>
      </w:r>
      <w:r w:rsidR="005F07DD">
        <w:rPr>
          <w:rFonts w:ascii="Times New Roman" w:hAnsi="Times New Roman" w:cs="Times New Roman"/>
        </w:rPr>
        <w:t xml:space="preserve"> </w:t>
      </w:r>
      <w:r w:rsidRPr="00975816">
        <w:rPr>
          <w:rFonts w:ascii="Times New Roman" w:hAnsi="Times New Roman" w:cs="Times New Roman"/>
        </w:rPr>
        <w:t>Dabei halte ich es für bemerkenswert, dass Sie einen hohen Erfahrungsschatz von mehr als 500 erfolgreich betreuten Beratungsprojekten mitbringen und dies auch durch diverse Kundenimpressionen bestätigen auf Ihrer Website abbilden, welche die Werte Ihres Unternehmensbestätigen. Außerdem erachte ich Ihren Fokus auf den Mittelstand als sehr spannend, da dieser einen erheblichen Anteil der deutschen Wirtschaft ausmacht und ein hohes Potenzial birgt.</w:t>
      </w:r>
    </w:p>
    <w:p w14:paraId="5FFB91B7" w14:textId="77777777" w:rsidR="00975816" w:rsidRDefault="00975816" w:rsidP="005F07DD">
      <w:pPr>
        <w:spacing w:after="0" w:line="240" w:lineRule="auto"/>
        <w:contextualSpacing/>
        <w:jc w:val="both"/>
        <w:rPr>
          <w:rFonts w:ascii="Times New Roman" w:hAnsi="Times New Roman" w:cs="Times New Roman"/>
        </w:rPr>
      </w:pPr>
    </w:p>
    <w:p w14:paraId="3C2B7A5F" w14:textId="77777777" w:rsidR="00975816" w:rsidRDefault="00975816" w:rsidP="005F07DD">
      <w:pPr>
        <w:spacing w:after="0" w:line="240" w:lineRule="auto"/>
        <w:contextualSpacing/>
        <w:jc w:val="both"/>
        <w:rPr>
          <w:rFonts w:ascii="Times New Roman" w:hAnsi="Times New Roman" w:cs="Times New Roman"/>
        </w:rPr>
      </w:pPr>
    </w:p>
    <w:p w14:paraId="549E2B0F" w14:textId="5DF7C79B"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Anding &amp; Company scheint mir für dieses Praktikum optimal, da Sie mir als Praktikant aufgrund Ihrer unternehmerischen Sichtweise und Ihres umfassenden Netzwerks, bestehend aus Partnern und Experten mit beeindruckenden beruflichen Werdegängen, eine steile Lernkurve anbieten können.</w:t>
      </w:r>
      <w:r w:rsidR="005F07DD">
        <w:rPr>
          <w:rFonts w:ascii="Times New Roman" w:hAnsi="Times New Roman" w:cs="Times New Roman"/>
        </w:rPr>
        <w:t xml:space="preserve"> </w:t>
      </w:r>
      <w:r w:rsidRPr="00975816">
        <w:rPr>
          <w:rFonts w:ascii="Times New Roman" w:hAnsi="Times New Roman" w:cs="Times New Roman"/>
        </w:rPr>
        <w:t>Dabei halte ich es für bemerkenswert, dass Sie u. a. in Düsseldorf auf dem EUREF-Campus ansässig sind und durch dieses Ballungszentrum für Innovation und Austausch nahe an der Entstehung von Ideen sind, die den Wandel am Markt vorantreiben. Ich selbst erachte es als sehr wertvoll, eine hohe Teamorientierung und Empathie zu pflegen, um nachhaltig zu wachsen und Leistung zu liefern –genau diese Werte kann ich bei Anding &amp; Company wiedererkennen. Außerdem erachte ich es als sehr spannend, dass Sie als Boutique-Beratung Unternehmen aus diversen Industrien erfolgreich auf Ihrem Weg begleiten, Lösungen für vielfältige Probleme zu finden.</w:t>
      </w:r>
    </w:p>
    <w:p w14:paraId="05F2DCA1" w14:textId="77777777" w:rsidR="00975816" w:rsidRDefault="00975816" w:rsidP="005F07DD">
      <w:pPr>
        <w:spacing w:after="0" w:line="240" w:lineRule="auto"/>
        <w:contextualSpacing/>
        <w:jc w:val="both"/>
        <w:rPr>
          <w:rFonts w:ascii="Times New Roman" w:hAnsi="Times New Roman" w:cs="Times New Roman"/>
        </w:rPr>
      </w:pPr>
    </w:p>
    <w:p w14:paraId="0D243FB4" w14:textId="77777777" w:rsidR="00975816" w:rsidRDefault="00975816" w:rsidP="005F07DD">
      <w:pPr>
        <w:spacing w:after="0" w:line="240" w:lineRule="auto"/>
        <w:contextualSpacing/>
        <w:jc w:val="both"/>
        <w:rPr>
          <w:rFonts w:ascii="Times New Roman" w:hAnsi="Times New Roman" w:cs="Times New Roman"/>
        </w:rPr>
      </w:pPr>
    </w:p>
    <w:p w14:paraId="73CCCA26" w14:textId="087292A0" w:rsidR="00975816" w:rsidRDefault="00975816" w:rsidP="005F07DD">
      <w:pPr>
        <w:spacing w:after="0" w:line="240" w:lineRule="auto"/>
        <w:contextualSpacing/>
        <w:jc w:val="both"/>
        <w:rPr>
          <w:rFonts w:ascii="Times New Roman" w:hAnsi="Times New Roman" w:cs="Times New Roman"/>
        </w:rPr>
      </w:pPr>
      <w:commentRangeStart w:id="0"/>
      <w:r w:rsidRPr="00975816">
        <w:rPr>
          <w:rFonts w:ascii="Times New Roman" w:hAnsi="Times New Roman" w:cs="Times New Roman"/>
        </w:rPr>
        <w:t>Actori </w:t>
      </w:r>
      <w:commentRangeEnd w:id="0"/>
      <w:r w:rsidR="005624E1" w:rsidRPr="00975816">
        <w:rPr>
          <w:rStyle w:val="Kommentarzeichen"/>
          <w:rFonts w:ascii="Times New Roman" w:hAnsi="Times New Roman" w:cs="Times New Roman"/>
          <w:sz w:val="22"/>
          <w:szCs w:val="22"/>
        </w:rPr>
        <w:commentReference w:id="0"/>
      </w:r>
      <w:r w:rsidRPr="00975816">
        <w:rPr>
          <w:rFonts w:ascii="Times New Roman" w:hAnsi="Times New Roman" w:cs="Times New Roman"/>
        </w:rPr>
        <w:t>scheint mir für dieses Praktikum optimal, da Sie aufgrund Ihres umfassenden Alumni-Netzwerks und mehr als 450 betreuten Projekten ein hohes Maß an Erfahrung und Branchenwissen bieten und mir als Praktikant daher ermöglichen, meine Fähigkeiten und Sichtweisen enorm weiterzuentwickeln. Daher halte ich es für besonders spannend, dass Sie als führende Beratung für den öffentlichen Sektor gelten und somit maßgeblich an der Gestaltung von Kultur und Gesellschaft beteiligt sind, welche sich kontinuierlich im Wandel befinden. Ich selbst erachte Bildung, Austauschund Kultur als notwendige Bedingungen in einer Gesellschaft, um Identität, Zusammenhalt und Lebensqualität zu gewährleisten – deshalb freue ich mich, mit actori einen Partner gefunden zu haben, der mit seiner Expertise genau diese Werte vertritt, um Menschen zusammenzubringen.</w:t>
      </w:r>
      <w:r w:rsidR="005F07DD">
        <w:rPr>
          <w:rFonts w:ascii="Times New Roman" w:hAnsi="Times New Roman" w:cs="Times New Roman"/>
        </w:rPr>
        <w:t xml:space="preserve"> </w:t>
      </w:r>
      <w:r w:rsidRPr="00975816">
        <w:rPr>
          <w:rFonts w:ascii="Times New Roman" w:hAnsi="Times New Roman" w:cs="Times New Roman"/>
        </w:rPr>
        <w:t>Ebenfalls erachte</w:t>
      </w:r>
      <w:ins w:id="1" w:author="David Döbele" w:date="2026-07-09T09:46:00Z" w16du:dateUtc="2026-07-09T07:46:00Z">
        <w:r w:rsidR="00305923">
          <w:rPr>
            <w:rFonts w:ascii="Times New Roman" w:hAnsi="Times New Roman" w:cs="Times New Roman"/>
          </w:rPr>
          <w:t xml:space="preserve"> </w:t>
        </w:r>
      </w:ins>
      <w:del w:id="2" w:author="David Döbele" w:date="2026-07-09T09:46:00Z" w16du:dateUtc="2026-07-09T07:46:00Z">
        <w:r w:rsidRPr="00975816" w:rsidDel="00305923">
          <w:rPr>
            <w:rFonts w:ascii="Times New Roman" w:hAnsi="Times New Roman" w:cs="Times New Roman"/>
          </w:rPr>
          <w:delText xml:space="preserve"> </w:delText>
        </w:r>
      </w:del>
      <w:r w:rsidRPr="00975816">
        <w:rPr>
          <w:rFonts w:ascii="Times New Roman" w:hAnsi="Times New Roman" w:cs="Times New Roman"/>
        </w:rPr>
        <w:t>ich es als sehr bemerkenswert, dass Sie auf Ihrer Websitediverse Kundenimpressionen abbilden, die durchweg von einer professionellen und mehrwertschaffenden Zusammenarbeit berichten.</w:t>
      </w:r>
    </w:p>
    <w:p w14:paraId="3A7E8747" w14:textId="77777777" w:rsidR="00975816" w:rsidRDefault="00975816" w:rsidP="005F07DD">
      <w:pPr>
        <w:spacing w:after="0" w:line="240" w:lineRule="auto"/>
        <w:contextualSpacing/>
        <w:jc w:val="both"/>
        <w:rPr>
          <w:rFonts w:ascii="Times New Roman" w:hAnsi="Times New Roman" w:cs="Times New Roman"/>
        </w:rPr>
      </w:pPr>
    </w:p>
    <w:p w14:paraId="7D69F59A" w14:textId="77777777" w:rsidR="00975816" w:rsidRDefault="00975816" w:rsidP="005F07DD">
      <w:pPr>
        <w:spacing w:after="0" w:line="240" w:lineRule="auto"/>
        <w:contextualSpacing/>
        <w:jc w:val="both"/>
        <w:rPr>
          <w:rFonts w:ascii="Times New Roman" w:hAnsi="Times New Roman" w:cs="Times New Roman"/>
        </w:rPr>
      </w:pPr>
    </w:p>
    <w:p w14:paraId="4C5565B6" w14:textId="0C442D26" w:rsidR="00975816"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Quest Consulting scheint mir für dieses Praktikum optimal, da Sie mir als Praktikant aufgrund Ihresumsetzungsorientierten Beratungsansatzes einen vollumfänglichen Einblick bieten können, der über die reine Strategieentwicklung hinausgeht und mir somit eine steile Lernkurve ermöglicht. Ich selbsterachte es als sehr wertvoll, dass eine Arbeitsumgebung von hohem Teamzusammenhalt geprägt ist und über Hierarchiestufen hinweg kommuniziert werden kann – genau diese Werte kann ich u. a. durch den Claim „Der Mensch im Mittelpunkt“ bei Quest Consulting wiedererkennen. Außerdem erachte ich Ihren Fokus auf den Mittelstand als sehr spannend, da dieser einen erheblichen Anteil der deutschen Wirtschaft ausmacht und ein hohes Potenzial birgt. Daher empfinde ich es als besonders bemerkenswert, dass Quest bereits zum sechsten Mal mit dem „Best of Consulting Mittelstand Award“ als beste Unternehmensberatung ausgezeichnet wurde.</w:t>
      </w:r>
    </w:p>
    <w:p w14:paraId="51B45B7D" w14:textId="77777777" w:rsidR="00975816" w:rsidRDefault="00975816" w:rsidP="005F07DD">
      <w:pPr>
        <w:spacing w:after="0" w:line="240" w:lineRule="auto"/>
        <w:contextualSpacing/>
        <w:jc w:val="both"/>
        <w:rPr>
          <w:rFonts w:ascii="Times New Roman" w:hAnsi="Times New Roman" w:cs="Times New Roman"/>
        </w:rPr>
      </w:pPr>
    </w:p>
    <w:p w14:paraId="59B14ED3" w14:textId="77777777" w:rsidR="00975816" w:rsidRDefault="00975816" w:rsidP="005F07DD">
      <w:pPr>
        <w:spacing w:after="0" w:line="240" w:lineRule="auto"/>
        <w:contextualSpacing/>
        <w:jc w:val="both"/>
        <w:rPr>
          <w:rFonts w:ascii="Times New Roman" w:hAnsi="Times New Roman" w:cs="Times New Roman"/>
        </w:rPr>
      </w:pPr>
    </w:p>
    <w:p w14:paraId="0CDD4624" w14:textId="2E019DF9" w:rsidR="00975816" w:rsidRPr="00815194" w:rsidRDefault="00975816" w:rsidP="005F07DD">
      <w:pPr>
        <w:spacing w:after="0" w:line="240" w:lineRule="auto"/>
        <w:contextualSpacing/>
        <w:jc w:val="both"/>
        <w:rPr>
          <w:rFonts w:ascii="Times New Roman" w:hAnsi="Times New Roman" w:cs="Times New Roman"/>
        </w:rPr>
      </w:pPr>
      <w:r w:rsidRPr="00975816">
        <w:rPr>
          <w:rFonts w:ascii="Times New Roman" w:hAnsi="Times New Roman" w:cs="Times New Roman"/>
        </w:rPr>
        <w:t>GHK scheint mir für dieses Praktikum optimal, da Sie sich konkret auf die Beratung von CFOs spezialisiert haben, was mir als BWL-Student kurz nach dem Bachelor-Abschluss fachlich eine echte</w:t>
      </w:r>
      <w:r w:rsidR="005F07DD">
        <w:rPr>
          <w:rFonts w:ascii="Times New Roman" w:hAnsi="Times New Roman" w:cs="Times New Roman"/>
        </w:rPr>
        <w:t xml:space="preserve"> </w:t>
      </w:r>
      <w:r w:rsidRPr="00975816">
        <w:rPr>
          <w:rFonts w:ascii="Times New Roman" w:hAnsi="Times New Roman" w:cs="Times New Roman"/>
        </w:rPr>
        <w:t>Möglichkeit bietet, meine Fähigkeiten und Kompetenzen in Ihrem Haus weiterzuentwickeln. Ich selbst erachte es als enorm wichtig, sich dem dynamischen Marktumfeld stetig anzupassen, um durch den Wandel nicht von Wettbewerbern abgehängt zu werden. Diesen Ansatz erkenne ich bei GHK durch das auf der Website ausgewiesene Know-How in Bezug auf moderne Methoden der Digitalisierung und KI wieder. Daher empfinde ich es besonders bemerkenswert, dass Sie in Ihrem Beratungsansatz Werte wie Transparenz und Respekt mit Professionalität und Verantwortung kombinieren, woraus Rahmenbedingungen resultieren, aus denen ich fachlich und persönlich wachsen kann. Außerdem erachte ich es ebenfalls als sehr positiv, dass sie detaillierte Kundenimpressionen zu Ihren Leistungen abbilden, die durchweg Ihre strukturierte Arbeitsweise und Erfolge referieren.</w:t>
      </w:r>
    </w:p>
    <w:sectPr w:rsidR="00975816" w:rsidRPr="00815194" w:rsidSect="00A76A20">
      <w:pgSz w:w="11906" w:h="16838"/>
      <w:pgMar w:top="964" w:right="1077" w:bottom="816"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vid Döbele" w:date="2026-07-09T09:46:00Z" w:initials="DD">
    <w:p w14:paraId="5AAD8119" w14:textId="77777777" w:rsidR="005624E1" w:rsidRDefault="005624E1" w:rsidP="005624E1">
      <w:r>
        <w:rPr>
          <w:rStyle w:val="Kommentarzeichen"/>
        </w:rPr>
        <w:annotationRef/>
      </w:r>
      <w:r>
        <w:rPr>
          <w:sz w:val="20"/>
          <w:szCs w:val="20"/>
        </w:rPr>
        <w:t>später hast du sie klein geschrieben - wenn sie sich auf der Seite immer klein schreiben dann auch am Anfang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AAD81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455A6D0" w16cex:dateUtc="2026-07-09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AAD8119" w16cid:durableId="3455A6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0C27809"/>
    <w:multiLevelType w:val="hybridMultilevel"/>
    <w:tmpl w:val="6EB46F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2658320">
    <w:abstractNumId w:val="0"/>
  </w:num>
  <w:num w:numId="2" w16cid:durableId="9133237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trackRevisions/>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412"/>
    <w:rsid w:val="00001450"/>
    <w:rsid w:val="00012D78"/>
    <w:rsid w:val="00034B68"/>
    <w:rsid w:val="00040815"/>
    <w:rsid w:val="0004591A"/>
    <w:rsid w:val="00046459"/>
    <w:rsid w:val="000555E4"/>
    <w:rsid w:val="0005670D"/>
    <w:rsid w:val="0006082A"/>
    <w:rsid w:val="000710B0"/>
    <w:rsid w:val="00073C82"/>
    <w:rsid w:val="00081359"/>
    <w:rsid w:val="00085783"/>
    <w:rsid w:val="00087911"/>
    <w:rsid w:val="00097A27"/>
    <w:rsid w:val="000A154E"/>
    <w:rsid w:val="000A5AB8"/>
    <w:rsid w:val="000A5B75"/>
    <w:rsid w:val="000A6678"/>
    <w:rsid w:val="000A76B1"/>
    <w:rsid w:val="000A7DEB"/>
    <w:rsid w:val="000C526E"/>
    <w:rsid w:val="000C55DE"/>
    <w:rsid w:val="000D396F"/>
    <w:rsid w:val="000D3C05"/>
    <w:rsid w:val="000E08F9"/>
    <w:rsid w:val="000E6166"/>
    <w:rsid w:val="000F371C"/>
    <w:rsid w:val="00102EEF"/>
    <w:rsid w:val="00115253"/>
    <w:rsid w:val="00117F83"/>
    <w:rsid w:val="00120EC9"/>
    <w:rsid w:val="001407FF"/>
    <w:rsid w:val="00146C8E"/>
    <w:rsid w:val="00152DF9"/>
    <w:rsid w:val="00156A98"/>
    <w:rsid w:val="001669DB"/>
    <w:rsid w:val="00171D11"/>
    <w:rsid w:val="00176BB1"/>
    <w:rsid w:val="001819B1"/>
    <w:rsid w:val="00191C0F"/>
    <w:rsid w:val="001944FD"/>
    <w:rsid w:val="001A4522"/>
    <w:rsid w:val="001A75EA"/>
    <w:rsid w:val="001B7A00"/>
    <w:rsid w:val="001C17FC"/>
    <w:rsid w:val="001D079A"/>
    <w:rsid w:val="001E0088"/>
    <w:rsid w:val="001E0903"/>
    <w:rsid w:val="001E09E7"/>
    <w:rsid w:val="001E1EE7"/>
    <w:rsid w:val="001E457D"/>
    <w:rsid w:val="001E71B2"/>
    <w:rsid w:val="001E7B05"/>
    <w:rsid w:val="002042CB"/>
    <w:rsid w:val="002062F6"/>
    <w:rsid w:val="0020636B"/>
    <w:rsid w:val="00212042"/>
    <w:rsid w:val="002213EE"/>
    <w:rsid w:val="0023683A"/>
    <w:rsid w:val="00240626"/>
    <w:rsid w:val="00243F75"/>
    <w:rsid w:val="002467A0"/>
    <w:rsid w:val="002536DC"/>
    <w:rsid w:val="00255D8C"/>
    <w:rsid w:val="00255EC1"/>
    <w:rsid w:val="00257D2A"/>
    <w:rsid w:val="002627D2"/>
    <w:rsid w:val="00264191"/>
    <w:rsid w:val="0027047C"/>
    <w:rsid w:val="002708C2"/>
    <w:rsid w:val="002714FA"/>
    <w:rsid w:val="00274324"/>
    <w:rsid w:val="00286685"/>
    <w:rsid w:val="0029759B"/>
    <w:rsid w:val="002A5B9F"/>
    <w:rsid w:val="002B10E5"/>
    <w:rsid w:val="002C3DB8"/>
    <w:rsid w:val="002C60DD"/>
    <w:rsid w:val="002D309E"/>
    <w:rsid w:val="002D594E"/>
    <w:rsid w:val="002D7BEB"/>
    <w:rsid w:val="002E39B8"/>
    <w:rsid w:val="002E4EB9"/>
    <w:rsid w:val="002F51FA"/>
    <w:rsid w:val="002F6636"/>
    <w:rsid w:val="00305923"/>
    <w:rsid w:val="00311A15"/>
    <w:rsid w:val="003250EA"/>
    <w:rsid w:val="003338E4"/>
    <w:rsid w:val="00335545"/>
    <w:rsid w:val="003421B1"/>
    <w:rsid w:val="00351F57"/>
    <w:rsid w:val="00375D2D"/>
    <w:rsid w:val="003811BC"/>
    <w:rsid w:val="0038671F"/>
    <w:rsid w:val="003947A8"/>
    <w:rsid w:val="003C5680"/>
    <w:rsid w:val="003D464F"/>
    <w:rsid w:val="003D5D1E"/>
    <w:rsid w:val="003F3290"/>
    <w:rsid w:val="003F688C"/>
    <w:rsid w:val="004015FA"/>
    <w:rsid w:val="00415608"/>
    <w:rsid w:val="00424CAF"/>
    <w:rsid w:val="00424CF4"/>
    <w:rsid w:val="004314BF"/>
    <w:rsid w:val="00434D23"/>
    <w:rsid w:val="004403CB"/>
    <w:rsid w:val="0045097E"/>
    <w:rsid w:val="00452901"/>
    <w:rsid w:val="00453C2F"/>
    <w:rsid w:val="00454C0B"/>
    <w:rsid w:val="0046226E"/>
    <w:rsid w:val="0046566D"/>
    <w:rsid w:val="00470D7F"/>
    <w:rsid w:val="00474FC2"/>
    <w:rsid w:val="004915F7"/>
    <w:rsid w:val="00492923"/>
    <w:rsid w:val="004A1501"/>
    <w:rsid w:val="004A615C"/>
    <w:rsid w:val="004B4510"/>
    <w:rsid w:val="004C156C"/>
    <w:rsid w:val="004C174A"/>
    <w:rsid w:val="004C20DA"/>
    <w:rsid w:val="004C7116"/>
    <w:rsid w:val="004E624A"/>
    <w:rsid w:val="004E7A26"/>
    <w:rsid w:val="00500EFA"/>
    <w:rsid w:val="00506322"/>
    <w:rsid w:val="00507BBD"/>
    <w:rsid w:val="005407D6"/>
    <w:rsid w:val="00542F06"/>
    <w:rsid w:val="00553EC8"/>
    <w:rsid w:val="005624E1"/>
    <w:rsid w:val="005705F7"/>
    <w:rsid w:val="00570B1D"/>
    <w:rsid w:val="00574140"/>
    <w:rsid w:val="005762CF"/>
    <w:rsid w:val="00577C24"/>
    <w:rsid w:val="00583DDE"/>
    <w:rsid w:val="005842A0"/>
    <w:rsid w:val="005847A2"/>
    <w:rsid w:val="00590834"/>
    <w:rsid w:val="00590E7F"/>
    <w:rsid w:val="00593C9C"/>
    <w:rsid w:val="005A689D"/>
    <w:rsid w:val="005B231F"/>
    <w:rsid w:val="005C41E6"/>
    <w:rsid w:val="005C5256"/>
    <w:rsid w:val="005C55F7"/>
    <w:rsid w:val="005C5FE1"/>
    <w:rsid w:val="005D7D49"/>
    <w:rsid w:val="005E00BC"/>
    <w:rsid w:val="005E63B8"/>
    <w:rsid w:val="005F07DD"/>
    <w:rsid w:val="005F350B"/>
    <w:rsid w:val="00603752"/>
    <w:rsid w:val="00632F05"/>
    <w:rsid w:val="00635C41"/>
    <w:rsid w:val="0063723B"/>
    <w:rsid w:val="006427C6"/>
    <w:rsid w:val="00647413"/>
    <w:rsid w:val="00650144"/>
    <w:rsid w:val="006502BE"/>
    <w:rsid w:val="00667847"/>
    <w:rsid w:val="00675105"/>
    <w:rsid w:val="006A7895"/>
    <w:rsid w:val="006B038E"/>
    <w:rsid w:val="006B302C"/>
    <w:rsid w:val="006C296D"/>
    <w:rsid w:val="006C7089"/>
    <w:rsid w:val="006D1EBE"/>
    <w:rsid w:val="006D2592"/>
    <w:rsid w:val="006D6881"/>
    <w:rsid w:val="006F58EC"/>
    <w:rsid w:val="00706233"/>
    <w:rsid w:val="007251EA"/>
    <w:rsid w:val="007340D7"/>
    <w:rsid w:val="007353FA"/>
    <w:rsid w:val="007472BD"/>
    <w:rsid w:val="00755A3D"/>
    <w:rsid w:val="007661FF"/>
    <w:rsid w:val="007675B1"/>
    <w:rsid w:val="00771456"/>
    <w:rsid w:val="00773A89"/>
    <w:rsid w:val="00775AEE"/>
    <w:rsid w:val="00797EF1"/>
    <w:rsid w:val="007A0075"/>
    <w:rsid w:val="007A3246"/>
    <w:rsid w:val="007A64C5"/>
    <w:rsid w:val="007A6CF0"/>
    <w:rsid w:val="007A719D"/>
    <w:rsid w:val="007B1B2B"/>
    <w:rsid w:val="007C59D2"/>
    <w:rsid w:val="007E4326"/>
    <w:rsid w:val="007F0344"/>
    <w:rsid w:val="007F7EA0"/>
    <w:rsid w:val="00803D3F"/>
    <w:rsid w:val="008049F7"/>
    <w:rsid w:val="00807293"/>
    <w:rsid w:val="00815194"/>
    <w:rsid w:val="0083750F"/>
    <w:rsid w:val="008422BA"/>
    <w:rsid w:val="008428CF"/>
    <w:rsid w:val="00847C19"/>
    <w:rsid w:val="0085213A"/>
    <w:rsid w:val="008565FD"/>
    <w:rsid w:val="00857C6F"/>
    <w:rsid w:val="008657E3"/>
    <w:rsid w:val="00867CED"/>
    <w:rsid w:val="00874503"/>
    <w:rsid w:val="00883B55"/>
    <w:rsid w:val="00887916"/>
    <w:rsid w:val="0089337A"/>
    <w:rsid w:val="008A01F0"/>
    <w:rsid w:val="008A248F"/>
    <w:rsid w:val="008B402E"/>
    <w:rsid w:val="008C0CC4"/>
    <w:rsid w:val="008C27C1"/>
    <w:rsid w:val="008D6664"/>
    <w:rsid w:val="008D73D4"/>
    <w:rsid w:val="008D7CDB"/>
    <w:rsid w:val="008E100E"/>
    <w:rsid w:val="008E4BA9"/>
    <w:rsid w:val="008E7A27"/>
    <w:rsid w:val="008E7D17"/>
    <w:rsid w:val="00914784"/>
    <w:rsid w:val="00915088"/>
    <w:rsid w:val="009234C5"/>
    <w:rsid w:val="00954247"/>
    <w:rsid w:val="00974CE6"/>
    <w:rsid w:val="00975816"/>
    <w:rsid w:val="00975AC2"/>
    <w:rsid w:val="00991E04"/>
    <w:rsid w:val="0099776A"/>
    <w:rsid w:val="009A256E"/>
    <w:rsid w:val="009A673E"/>
    <w:rsid w:val="009B6747"/>
    <w:rsid w:val="009D07DC"/>
    <w:rsid w:val="009D3BBF"/>
    <w:rsid w:val="009D70B6"/>
    <w:rsid w:val="009F46A7"/>
    <w:rsid w:val="00A114AA"/>
    <w:rsid w:val="00A1282E"/>
    <w:rsid w:val="00A14247"/>
    <w:rsid w:val="00A322B4"/>
    <w:rsid w:val="00A40D57"/>
    <w:rsid w:val="00A44493"/>
    <w:rsid w:val="00A5366B"/>
    <w:rsid w:val="00A53760"/>
    <w:rsid w:val="00A55331"/>
    <w:rsid w:val="00A57D2E"/>
    <w:rsid w:val="00A76A20"/>
    <w:rsid w:val="00AA2791"/>
    <w:rsid w:val="00AA4C7C"/>
    <w:rsid w:val="00AB4CD0"/>
    <w:rsid w:val="00AC61EE"/>
    <w:rsid w:val="00AC66C4"/>
    <w:rsid w:val="00AC7086"/>
    <w:rsid w:val="00AD01F6"/>
    <w:rsid w:val="00AD545C"/>
    <w:rsid w:val="00AE23ED"/>
    <w:rsid w:val="00AE26F5"/>
    <w:rsid w:val="00AE3539"/>
    <w:rsid w:val="00AE3A33"/>
    <w:rsid w:val="00B135CE"/>
    <w:rsid w:val="00B339B8"/>
    <w:rsid w:val="00B346A7"/>
    <w:rsid w:val="00B379CD"/>
    <w:rsid w:val="00B41254"/>
    <w:rsid w:val="00B43970"/>
    <w:rsid w:val="00B448A3"/>
    <w:rsid w:val="00B45015"/>
    <w:rsid w:val="00B50A34"/>
    <w:rsid w:val="00B54C38"/>
    <w:rsid w:val="00B5613E"/>
    <w:rsid w:val="00B57CB1"/>
    <w:rsid w:val="00B60CD4"/>
    <w:rsid w:val="00B77DCE"/>
    <w:rsid w:val="00B81B0E"/>
    <w:rsid w:val="00B8222B"/>
    <w:rsid w:val="00B87CA9"/>
    <w:rsid w:val="00B9666E"/>
    <w:rsid w:val="00BA228E"/>
    <w:rsid w:val="00BA57E6"/>
    <w:rsid w:val="00BB3512"/>
    <w:rsid w:val="00BB3C75"/>
    <w:rsid w:val="00BB45EF"/>
    <w:rsid w:val="00BD3FBA"/>
    <w:rsid w:val="00BD7B64"/>
    <w:rsid w:val="00BF522D"/>
    <w:rsid w:val="00C0214A"/>
    <w:rsid w:val="00C030C1"/>
    <w:rsid w:val="00C04126"/>
    <w:rsid w:val="00C14B9A"/>
    <w:rsid w:val="00C1562F"/>
    <w:rsid w:val="00C178F7"/>
    <w:rsid w:val="00C330A9"/>
    <w:rsid w:val="00C4512A"/>
    <w:rsid w:val="00C45FE5"/>
    <w:rsid w:val="00C53529"/>
    <w:rsid w:val="00C6717B"/>
    <w:rsid w:val="00C71380"/>
    <w:rsid w:val="00C72AC3"/>
    <w:rsid w:val="00C8611A"/>
    <w:rsid w:val="00C9003C"/>
    <w:rsid w:val="00C91F76"/>
    <w:rsid w:val="00C97ECA"/>
    <w:rsid w:val="00CA09AB"/>
    <w:rsid w:val="00CA1160"/>
    <w:rsid w:val="00CA11B7"/>
    <w:rsid w:val="00CA702E"/>
    <w:rsid w:val="00CA7350"/>
    <w:rsid w:val="00CB41FF"/>
    <w:rsid w:val="00CB639D"/>
    <w:rsid w:val="00CD51E6"/>
    <w:rsid w:val="00CE433B"/>
    <w:rsid w:val="00CF3002"/>
    <w:rsid w:val="00D30761"/>
    <w:rsid w:val="00D30CEA"/>
    <w:rsid w:val="00D33B74"/>
    <w:rsid w:val="00D37209"/>
    <w:rsid w:val="00D4136A"/>
    <w:rsid w:val="00D50EF0"/>
    <w:rsid w:val="00D71D8E"/>
    <w:rsid w:val="00D75367"/>
    <w:rsid w:val="00D81E31"/>
    <w:rsid w:val="00D87048"/>
    <w:rsid w:val="00D9281A"/>
    <w:rsid w:val="00D9369C"/>
    <w:rsid w:val="00DA3404"/>
    <w:rsid w:val="00DA4931"/>
    <w:rsid w:val="00DA524B"/>
    <w:rsid w:val="00DB471D"/>
    <w:rsid w:val="00DC696B"/>
    <w:rsid w:val="00DC78EE"/>
    <w:rsid w:val="00DD1863"/>
    <w:rsid w:val="00DD3349"/>
    <w:rsid w:val="00DD54E1"/>
    <w:rsid w:val="00DD6747"/>
    <w:rsid w:val="00DE1FBC"/>
    <w:rsid w:val="00DE5C3D"/>
    <w:rsid w:val="00E02500"/>
    <w:rsid w:val="00E12ED8"/>
    <w:rsid w:val="00E162C9"/>
    <w:rsid w:val="00E22B05"/>
    <w:rsid w:val="00E27220"/>
    <w:rsid w:val="00E3005D"/>
    <w:rsid w:val="00E30491"/>
    <w:rsid w:val="00E357D5"/>
    <w:rsid w:val="00E473ED"/>
    <w:rsid w:val="00E47DAF"/>
    <w:rsid w:val="00E62550"/>
    <w:rsid w:val="00E65B09"/>
    <w:rsid w:val="00E66384"/>
    <w:rsid w:val="00E80480"/>
    <w:rsid w:val="00E83116"/>
    <w:rsid w:val="00E914E5"/>
    <w:rsid w:val="00E91B86"/>
    <w:rsid w:val="00EA308E"/>
    <w:rsid w:val="00EA6CEC"/>
    <w:rsid w:val="00EA7AC2"/>
    <w:rsid w:val="00EC000C"/>
    <w:rsid w:val="00ED2067"/>
    <w:rsid w:val="00EE0552"/>
    <w:rsid w:val="00EF2FD5"/>
    <w:rsid w:val="00F0726C"/>
    <w:rsid w:val="00F11473"/>
    <w:rsid w:val="00F253C5"/>
    <w:rsid w:val="00F270C0"/>
    <w:rsid w:val="00F30624"/>
    <w:rsid w:val="00F40832"/>
    <w:rsid w:val="00F4360E"/>
    <w:rsid w:val="00F46C72"/>
    <w:rsid w:val="00F4717F"/>
    <w:rsid w:val="00F47C76"/>
    <w:rsid w:val="00F5301B"/>
    <w:rsid w:val="00F55CE3"/>
    <w:rsid w:val="00F55D8B"/>
    <w:rsid w:val="00F74175"/>
    <w:rsid w:val="00F824C3"/>
    <w:rsid w:val="00F91619"/>
    <w:rsid w:val="00F92A04"/>
    <w:rsid w:val="00F95732"/>
    <w:rsid w:val="00F96FA3"/>
    <w:rsid w:val="00FA4972"/>
    <w:rsid w:val="00FA5291"/>
    <w:rsid w:val="00FB7382"/>
    <w:rsid w:val="00FC707D"/>
    <w:rsid w:val="00FD377A"/>
    <w:rsid w:val="00FD7864"/>
    <w:rsid w:val="00FE077F"/>
    <w:rsid w:val="00FE57A2"/>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9234C5"/>
    <w:pPr>
      <w:ind w:left="720"/>
      <w:contextualSpacing/>
    </w:pPr>
  </w:style>
  <w:style w:type="character" w:customStyle="1" w:styleId="apple-converted-space">
    <w:name w:val="apple-converted-space"/>
    <w:basedOn w:val="Absatz-Standardschriftart"/>
    <w:rsid w:val="00191C0F"/>
  </w:style>
  <w:style w:type="paragraph" w:styleId="berarbeitung">
    <w:name w:val="Revision"/>
    <w:hidden/>
    <w:uiPriority w:val="99"/>
    <w:semiHidden/>
    <w:rsid w:val="005624E1"/>
    <w:pPr>
      <w:spacing w:after="0" w:line="240" w:lineRule="auto"/>
    </w:pPr>
  </w:style>
  <w:style w:type="character" w:styleId="Kommentarzeichen">
    <w:name w:val="annotation reference"/>
    <w:basedOn w:val="Absatz-Standardschriftart"/>
    <w:uiPriority w:val="99"/>
    <w:semiHidden/>
    <w:unhideWhenUsed/>
    <w:rsid w:val="005624E1"/>
    <w:rPr>
      <w:sz w:val="16"/>
      <w:szCs w:val="16"/>
    </w:rPr>
  </w:style>
  <w:style w:type="paragraph" w:styleId="Kommentartext">
    <w:name w:val="annotation text"/>
    <w:basedOn w:val="Standard"/>
    <w:link w:val="KommentartextZchn"/>
    <w:uiPriority w:val="99"/>
    <w:semiHidden/>
    <w:unhideWhenUsed/>
    <w:rsid w:val="005624E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624E1"/>
    <w:rPr>
      <w:sz w:val="20"/>
      <w:szCs w:val="20"/>
    </w:rPr>
  </w:style>
  <w:style w:type="paragraph" w:styleId="Kommentarthema">
    <w:name w:val="annotation subject"/>
    <w:basedOn w:val="Kommentartext"/>
    <w:next w:val="Kommentartext"/>
    <w:link w:val="KommentarthemaZchn"/>
    <w:uiPriority w:val="99"/>
    <w:semiHidden/>
    <w:unhideWhenUsed/>
    <w:rsid w:val="005624E1"/>
    <w:rPr>
      <w:b/>
      <w:bCs/>
    </w:rPr>
  </w:style>
  <w:style w:type="character" w:customStyle="1" w:styleId="KommentarthemaZchn">
    <w:name w:val="Kommentarthema Zchn"/>
    <w:basedOn w:val="KommentartextZchn"/>
    <w:link w:val="Kommentarthema"/>
    <w:uiPriority w:val="99"/>
    <w:semiHidden/>
    <w:rsid w:val="005624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1247</Words>
  <Characters>7857</Characters>
  <Application>Microsoft Office Word</Application>
  <DocSecurity>0</DocSecurity>
  <Lines>65</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6</cp:revision>
  <dcterms:created xsi:type="dcterms:W3CDTF">2026-07-08T21:56:00Z</dcterms:created>
  <dcterms:modified xsi:type="dcterms:W3CDTF">2026-07-09T07:46:00Z</dcterms:modified>
</cp:coreProperties>
</file>