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FC7C9D" w14:textId="021A28EE" w:rsidR="006D2592" w:rsidRPr="00192204" w:rsidRDefault="00335CEF" w:rsidP="006A7895">
      <w:pPr>
        <w:spacing w:after="0" w:line="240" w:lineRule="auto"/>
        <w:jc w:val="right"/>
        <w:rPr>
          <w:rFonts w:ascii="Optima" w:hAnsi="Optima" w:cs="Times New Roman"/>
          <w:sz w:val="20"/>
          <w:szCs w:val="20"/>
          <w:lang w:val="en-US"/>
          <w:rPrChange w:id="0" w:author="David Döbele" w:date="2024-09-21T22:20:00Z" w16du:dateUtc="2024-09-21T20:20:00Z">
            <w:rPr>
              <w:rFonts w:ascii="Optima" w:hAnsi="Optima" w:cs="Times New Roman"/>
              <w:sz w:val="21"/>
              <w:szCs w:val="21"/>
            </w:rPr>
          </w:rPrChange>
        </w:rPr>
      </w:pPr>
      <w:r w:rsidRPr="00192204">
        <w:rPr>
          <w:rFonts w:ascii="Optima" w:hAnsi="Optima" w:cs="Times New Roman"/>
          <w:sz w:val="20"/>
          <w:szCs w:val="20"/>
          <w:lang w:val="en-US"/>
          <w:rPrChange w:id="1" w:author="David Döbele" w:date="2024-09-21T22:20:00Z" w16du:dateUtc="2024-09-21T20:20:00Z">
            <w:rPr>
              <w:rFonts w:ascii="Optima" w:hAnsi="Optima" w:cs="Times New Roman"/>
              <w:sz w:val="21"/>
              <w:szCs w:val="21"/>
            </w:rPr>
          </w:rPrChange>
        </w:rPr>
        <w:t xml:space="preserve">Kevin </w:t>
      </w:r>
      <w:proofErr w:type="spellStart"/>
      <w:r w:rsidRPr="00192204">
        <w:rPr>
          <w:rFonts w:ascii="Optima" w:hAnsi="Optima" w:cs="Times New Roman"/>
          <w:sz w:val="20"/>
          <w:szCs w:val="20"/>
          <w:lang w:val="en-US"/>
          <w:rPrChange w:id="2" w:author="David Döbele" w:date="2024-09-21T22:20:00Z" w16du:dateUtc="2024-09-21T20:20:00Z">
            <w:rPr>
              <w:rFonts w:ascii="Optima" w:hAnsi="Optima" w:cs="Times New Roman"/>
              <w:sz w:val="21"/>
              <w:szCs w:val="21"/>
            </w:rPr>
          </w:rPrChange>
        </w:rPr>
        <w:t>Avdispahic</w:t>
      </w:r>
      <w:proofErr w:type="spellEnd"/>
    </w:p>
    <w:p w14:paraId="2458A2A0" w14:textId="1167FD77" w:rsidR="00857C6F" w:rsidRPr="00192204" w:rsidRDefault="00335CEF" w:rsidP="006A7895">
      <w:pPr>
        <w:spacing w:after="0" w:line="240" w:lineRule="auto"/>
        <w:jc w:val="right"/>
        <w:rPr>
          <w:rFonts w:ascii="Optima" w:hAnsi="Optima" w:cs="Times New Roman"/>
          <w:sz w:val="20"/>
          <w:szCs w:val="20"/>
          <w:lang w:val="en-US"/>
          <w:rPrChange w:id="3" w:author="David Döbele" w:date="2024-09-21T22:20:00Z" w16du:dateUtc="2024-09-21T20:20:00Z">
            <w:rPr>
              <w:rFonts w:ascii="Optima" w:hAnsi="Optima" w:cs="Times New Roman"/>
              <w:sz w:val="21"/>
              <w:szCs w:val="21"/>
            </w:rPr>
          </w:rPrChange>
        </w:rPr>
      </w:pPr>
      <w:proofErr w:type="spellStart"/>
      <w:r w:rsidRPr="00192204">
        <w:rPr>
          <w:rFonts w:ascii="Optima" w:hAnsi="Optima" w:cs="Times New Roman"/>
          <w:sz w:val="20"/>
          <w:szCs w:val="20"/>
          <w:lang w:val="en-US"/>
          <w:rPrChange w:id="4" w:author="David Döbele" w:date="2024-09-21T22:20:00Z" w16du:dateUtc="2024-09-21T20:20:00Z">
            <w:rPr>
              <w:rFonts w:ascii="Optima" w:hAnsi="Optima" w:cs="Times New Roman"/>
              <w:sz w:val="21"/>
              <w:szCs w:val="21"/>
            </w:rPr>
          </w:rPrChange>
        </w:rPr>
        <w:t>Adickesallee</w:t>
      </w:r>
      <w:proofErr w:type="spellEnd"/>
      <w:r w:rsidRPr="00192204">
        <w:rPr>
          <w:rFonts w:ascii="Optima" w:hAnsi="Optima" w:cs="Times New Roman"/>
          <w:sz w:val="20"/>
          <w:szCs w:val="20"/>
          <w:lang w:val="en-US"/>
          <w:rPrChange w:id="5" w:author="David Döbele" w:date="2024-09-21T22:20:00Z" w16du:dateUtc="2024-09-21T20:20:00Z">
            <w:rPr>
              <w:rFonts w:ascii="Optima" w:hAnsi="Optima" w:cs="Times New Roman"/>
              <w:sz w:val="21"/>
              <w:szCs w:val="21"/>
            </w:rPr>
          </w:rPrChange>
        </w:rPr>
        <w:t xml:space="preserve"> 38</w:t>
      </w:r>
    </w:p>
    <w:p w14:paraId="451AEE20" w14:textId="51D39B38" w:rsidR="00857C6F" w:rsidRPr="00192204" w:rsidRDefault="003D5D1E" w:rsidP="006A7895">
      <w:pPr>
        <w:spacing w:after="0" w:line="240" w:lineRule="auto"/>
        <w:jc w:val="right"/>
        <w:rPr>
          <w:rFonts w:ascii="Optima" w:hAnsi="Optima" w:cs="Times New Roman"/>
          <w:sz w:val="20"/>
          <w:szCs w:val="20"/>
          <w:lang w:val="en-US"/>
          <w:rPrChange w:id="6" w:author="David Döbele" w:date="2024-09-21T22:20:00Z" w16du:dateUtc="2024-09-21T20:20:00Z">
            <w:rPr>
              <w:rFonts w:ascii="Optima" w:hAnsi="Optima" w:cs="Times New Roman"/>
              <w:sz w:val="21"/>
              <w:szCs w:val="21"/>
            </w:rPr>
          </w:rPrChange>
        </w:rPr>
      </w:pPr>
      <w:r w:rsidRPr="00192204">
        <w:rPr>
          <w:rFonts w:ascii="Optima" w:hAnsi="Optima" w:cs="Times New Roman"/>
          <w:sz w:val="20"/>
          <w:szCs w:val="20"/>
          <w:lang w:val="en-US"/>
          <w:rPrChange w:id="7" w:author="David Döbele" w:date="2024-09-21T22:20:00Z" w16du:dateUtc="2024-09-21T20:20:00Z">
            <w:rPr>
              <w:rFonts w:ascii="Optima" w:hAnsi="Optima" w:cs="Times New Roman"/>
              <w:sz w:val="21"/>
              <w:szCs w:val="21"/>
            </w:rPr>
          </w:rPrChange>
        </w:rPr>
        <w:t>60</w:t>
      </w:r>
      <w:r w:rsidR="00335CEF" w:rsidRPr="00192204">
        <w:rPr>
          <w:rFonts w:ascii="Optima" w:hAnsi="Optima" w:cs="Times New Roman"/>
          <w:sz w:val="20"/>
          <w:szCs w:val="20"/>
          <w:lang w:val="en-US"/>
          <w:rPrChange w:id="8" w:author="David Döbele" w:date="2024-09-21T22:20:00Z" w16du:dateUtc="2024-09-21T20:20:00Z">
            <w:rPr>
              <w:rFonts w:ascii="Optima" w:hAnsi="Optima" w:cs="Times New Roman"/>
              <w:sz w:val="21"/>
              <w:szCs w:val="21"/>
            </w:rPr>
          </w:rPrChange>
        </w:rPr>
        <w:t>322 Frankfurt am Main</w:t>
      </w:r>
    </w:p>
    <w:p w14:paraId="12BA391A" w14:textId="5F47571A" w:rsidR="006A7895" w:rsidRPr="00192204" w:rsidRDefault="00335CEF" w:rsidP="006A7895">
      <w:pPr>
        <w:spacing w:after="0" w:line="240" w:lineRule="auto"/>
        <w:jc w:val="right"/>
        <w:rPr>
          <w:rFonts w:ascii="Optima" w:hAnsi="Optima" w:cs="Times New Roman"/>
          <w:sz w:val="20"/>
          <w:szCs w:val="20"/>
          <w:lang w:val="en-US"/>
          <w:rPrChange w:id="9" w:author="David Döbele" w:date="2024-09-21T22:20:00Z" w16du:dateUtc="2024-09-21T20:20:00Z">
            <w:rPr>
              <w:rFonts w:ascii="Optima" w:hAnsi="Optima" w:cs="Times New Roman"/>
              <w:sz w:val="21"/>
              <w:szCs w:val="21"/>
            </w:rPr>
          </w:rPrChange>
        </w:rPr>
      </w:pPr>
      <w:r w:rsidRPr="00192204">
        <w:rPr>
          <w:rFonts w:ascii="Optima" w:hAnsi="Optima" w:cs="Times New Roman"/>
          <w:color w:val="000000"/>
          <w:sz w:val="20"/>
          <w:szCs w:val="20"/>
          <w:lang w:val="en-US"/>
          <w:rPrChange w:id="10" w:author="David Döbele" w:date="2024-09-21T22:20:00Z" w16du:dateUtc="2024-09-21T20:20:00Z">
            <w:rPr>
              <w:rFonts w:ascii="Optima" w:hAnsi="Optima" w:cs="Times New Roman"/>
              <w:color w:val="000000"/>
              <w:sz w:val="21"/>
              <w:szCs w:val="21"/>
            </w:rPr>
          </w:rPrChange>
        </w:rPr>
        <w:t>kevinavdispahic</w:t>
      </w:r>
      <w:r w:rsidR="00857C6F" w:rsidRPr="00192204">
        <w:rPr>
          <w:rFonts w:ascii="Optima" w:hAnsi="Optima" w:cs="Times New Roman"/>
          <w:color w:val="000000"/>
          <w:sz w:val="20"/>
          <w:szCs w:val="20"/>
          <w:lang w:val="en-US"/>
          <w:rPrChange w:id="11" w:author="David Döbele" w:date="2024-09-21T22:20:00Z" w16du:dateUtc="2024-09-21T20:20:00Z">
            <w:rPr>
              <w:rFonts w:ascii="Optima" w:hAnsi="Optima" w:cs="Times New Roman"/>
              <w:color w:val="000000"/>
              <w:sz w:val="21"/>
              <w:szCs w:val="21"/>
            </w:rPr>
          </w:rPrChange>
        </w:rPr>
        <w:t>@</w:t>
      </w:r>
      <w:r w:rsidRPr="00192204">
        <w:rPr>
          <w:rFonts w:ascii="Optima" w:hAnsi="Optima" w:cs="Times New Roman"/>
          <w:color w:val="000000"/>
          <w:sz w:val="20"/>
          <w:szCs w:val="20"/>
          <w:lang w:val="en-US"/>
          <w:rPrChange w:id="12" w:author="David Döbele" w:date="2024-09-21T22:20:00Z" w16du:dateUtc="2024-09-21T20:20:00Z">
            <w:rPr>
              <w:rFonts w:ascii="Optima" w:hAnsi="Optima" w:cs="Times New Roman"/>
              <w:color w:val="000000"/>
              <w:sz w:val="21"/>
              <w:szCs w:val="21"/>
            </w:rPr>
          </w:rPrChange>
        </w:rPr>
        <w:t>hot</w:t>
      </w:r>
      <w:r w:rsidR="00857C6F" w:rsidRPr="00192204">
        <w:rPr>
          <w:rFonts w:ascii="Optima" w:hAnsi="Optima" w:cs="Times New Roman"/>
          <w:color w:val="000000"/>
          <w:sz w:val="20"/>
          <w:szCs w:val="20"/>
          <w:lang w:val="en-US"/>
          <w:rPrChange w:id="13" w:author="David Döbele" w:date="2024-09-21T22:20:00Z" w16du:dateUtc="2024-09-21T20:20:00Z">
            <w:rPr>
              <w:rFonts w:ascii="Optima" w:hAnsi="Optima" w:cs="Times New Roman"/>
              <w:color w:val="000000"/>
              <w:sz w:val="21"/>
              <w:szCs w:val="21"/>
            </w:rPr>
          </w:rPrChange>
        </w:rPr>
        <w:t>mail.com</w:t>
      </w:r>
    </w:p>
    <w:p w14:paraId="2E7278C7" w14:textId="1CFE246E" w:rsidR="00F74175" w:rsidRPr="00192204" w:rsidRDefault="006D2592" w:rsidP="00E65B09">
      <w:pPr>
        <w:spacing w:after="0"/>
        <w:jc w:val="right"/>
        <w:rPr>
          <w:rFonts w:ascii="Optima" w:hAnsi="Optima" w:cs="Times New Roman"/>
          <w:color w:val="000000"/>
          <w:sz w:val="20"/>
          <w:szCs w:val="20"/>
          <w:lang w:val="en-US"/>
          <w:rPrChange w:id="14" w:author="David Döbele" w:date="2024-09-21T22:20:00Z" w16du:dateUtc="2024-09-21T20:20:00Z">
            <w:rPr>
              <w:rFonts w:ascii="Optima" w:hAnsi="Optima" w:cs="Times New Roman"/>
              <w:color w:val="000000"/>
              <w:sz w:val="21"/>
              <w:szCs w:val="21"/>
            </w:rPr>
          </w:rPrChange>
        </w:rPr>
      </w:pPr>
      <w:r w:rsidRPr="00192204">
        <w:rPr>
          <w:rFonts w:ascii="Optima" w:hAnsi="Optima" w:cs="Times New Roman"/>
          <w:color w:val="000000"/>
          <w:sz w:val="20"/>
          <w:szCs w:val="20"/>
          <w:lang w:val="en-US"/>
          <w:rPrChange w:id="15" w:author="David Döbele" w:date="2024-09-21T22:20:00Z" w16du:dateUtc="2024-09-21T20:20:00Z">
            <w:rPr>
              <w:rFonts w:ascii="Optima" w:hAnsi="Optima" w:cs="Times New Roman"/>
              <w:color w:val="000000"/>
              <w:sz w:val="21"/>
              <w:szCs w:val="21"/>
            </w:rPr>
          </w:rPrChange>
        </w:rPr>
        <w:t>+</w:t>
      </w:r>
      <w:r w:rsidR="00857C6F" w:rsidRPr="00192204">
        <w:rPr>
          <w:rFonts w:ascii="Optima" w:hAnsi="Optima" w:cs="Times New Roman"/>
          <w:color w:val="000000"/>
          <w:sz w:val="20"/>
          <w:szCs w:val="20"/>
          <w:lang w:val="en-US"/>
          <w:rPrChange w:id="16" w:author="David Döbele" w:date="2024-09-21T22:20:00Z" w16du:dateUtc="2024-09-21T20:20:00Z">
            <w:rPr>
              <w:rFonts w:ascii="Optima" w:hAnsi="Optima" w:cs="Times New Roman"/>
              <w:color w:val="000000"/>
              <w:sz w:val="21"/>
              <w:szCs w:val="21"/>
            </w:rPr>
          </w:rPrChange>
        </w:rPr>
        <w:t>49 17</w:t>
      </w:r>
      <w:r w:rsidR="00335CEF" w:rsidRPr="00192204">
        <w:rPr>
          <w:rFonts w:ascii="Optima" w:hAnsi="Optima" w:cs="Times New Roman"/>
          <w:color w:val="000000"/>
          <w:sz w:val="20"/>
          <w:szCs w:val="20"/>
          <w:lang w:val="en-US"/>
          <w:rPrChange w:id="17" w:author="David Döbele" w:date="2024-09-21T22:20:00Z" w16du:dateUtc="2024-09-21T20:20:00Z">
            <w:rPr>
              <w:rFonts w:ascii="Optima" w:hAnsi="Optima" w:cs="Times New Roman"/>
              <w:color w:val="000000"/>
              <w:sz w:val="21"/>
              <w:szCs w:val="21"/>
            </w:rPr>
          </w:rPrChange>
        </w:rPr>
        <w:t>3 5496409</w:t>
      </w:r>
    </w:p>
    <w:p w14:paraId="170FE07D" w14:textId="72901735" w:rsidR="00F270C0" w:rsidRPr="00192204" w:rsidRDefault="00CF5BF6" w:rsidP="00F74175">
      <w:pPr>
        <w:spacing w:after="0"/>
        <w:rPr>
          <w:rFonts w:ascii="Optima" w:hAnsi="Optima" w:cs="Times New Roman"/>
          <w:color w:val="000000"/>
          <w:sz w:val="20"/>
          <w:szCs w:val="20"/>
          <w:lang w:val="en-US"/>
          <w:rPrChange w:id="18" w:author="David Döbele" w:date="2024-09-21T22:20:00Z" w16du:dateUtc="2024-09-21T20:20:00Z">
            <w:rPr>
              <w:rFonts w:ascii="Optima" w:hAnsi="Optima" w:cs="Times New Roman"/>
              <w:color w:val="000000"/>
              <w:sz w:val="21"/>
              <w:szCs w:val="21"/>
            </w:rPr>
          </w:rPrChange>
        </w:rPr>
      </w:pPr>
      <w:r w:rsidRPr="00192204">
        <w:rPr>
          <w:rFonts w:ascii="Optima" w:hAnsi="Optima" w:cs="Times New Roman"/>
          <w:color w:val="000000"/>
          <w:sz w:val="20"/>
          <w:szCs w:val="20"/>
          <w:lang w:val="en-US"/>
          <w:rPrChange w:id="19" w:author="David Döbele" w:date="2024-09-21T22:20:00Z" w16du:dateUtc="2024-09-21T20:20:00Z">
            <w:rPr>
              <w:rFonts w:ascii="Optima" w:hAnsi="Optima" w:cs="Times New Roman"/>
              <w:color w:val="000000"/>
              <w:sz w:val="21"/>
              <w:szCs w:val="21"/>
            </w:rPr>
          </w:rPrChange>
        </w:rPr>
        <w:t xml:space="preserve">Barbara </w:t>
      </w:r>
      <w:proofErr w:type="spellStart"/>
      <w:r w:rsidRPr="00192204">
        <w:rPr>
          <w:rFonts w:ascii="Optima" w:hAnsi="Optima" w:cs="Times New Roman"/>
          <w:color w:val="000000"/>
          <w:sz w:val="20"/>
          <w:szCs w:val="20"/>
          <w:lang w:val="en-US"/>
          <w:rPrChange w:id="20" w:author="David Döbele" w:date="2024-09-21T22:20:00Z" w16du:dateUtc="2024-09-21T20:20:00Z">
            <w:rPr>
              <w:rFonts w:ascii="Optima" w:hAnsi="Optima" w:cs="Times New Roman"/>
              <w:color w:val="000000"/>
              <w:sz w:val="21"/>
              <w:szCs w:val="21"/>
            </w:rPr>
          </w:rPrChange>
        </w:rPr>
        <w:t>Brösamle</w:t>
      </w:r>
      <w:proofErr w:type="spellEnd"/>
    </w:p>
    <w:p w14:paraId="4FFA7063" w14:textId="7034A786" w:rsidR="00F74175" w:rsidRPr="00192204" w:rsidRDefault="00CF5BF6" w:rsidP="00F74175">
      <w:pPr>
        <w:spacing w:after="0"/>
        <w:rPr>
          <w:rFonts w:ascii="Optima" w:hAnsi="Optima" w:cs="Times New Roman"/>
          <w:color w:val="000000"/>
          <w:sz w:val="20"/>
          <w:szCs w:val="20"/>
          <w:lang w:val="en-US"/>
          <w:rPrChange w:id="21" w:author="David Döbele" w:date="2024-09-21T22:20:00Z" w16du:dateUtc="2024-09-21T20:20:00Z">
            <w:rPr>
              <w:rFonts w:ascii="Optima" w:hAnsi="Optima" w:cs="Times New Roman"/>
              <w:color w:val="000000"/>
              <w:sz w:val="21"/>
              <w:szCs w:val="21"/>
            </w:rPr>
          </w:rPrChange>
        </w:rPr>
      </w:pPr>
      <w:r w:rsidRPr="00192204">
        <w:rPr>
          <w:rFonts w:ascii="Optima" w:hAnsi="Optima" w:cs="Times New Roman"/>
          <w:color w:val="000000"/>
          <w:sz w:val="20"/>
          <w:szCs w:val="20"/>
          <w:lang w:val="en-US"/>
          <w:rPrChange w:id="22" w:author="David Döbele" w:date="2024-09-21T22:20:00Z" w16du:dateUtc="2024-09-21T20:20:00Z">
            <w:rPr>
              <w:rFonts w:ascii="Optima" w:hAnsi="Optima" w:cs="Times New Roman"/>
              <w:color w:val="000000"/>
              <w:sz w:val="21"/>
              <w:szCs w:val="21"/>
            </w:rPr>
          </w:rPrChange>
        </w:rPr>
        <w:t>EGC Eurogroup Consulting AG</w:t>
      </w:r>
    </w:p>
    <w:p w14:paraId="6A013FD1" w14:textId="7E9F3F55" w:rsidR="00F74175" w:rsidRPr="00192204" w:rsidDel="00192204" w:rsidRDefault="00CF5BF6" w:rsidP="00F74175">
      <w:pPr>
        <w:spacing w:after="0"/>
        <w:rPr>
          <w:del w:id="23" w:author="David Döbele" w:date="2024-09-21T22:20:00Z" w16du:dateUtc="2024-09-21T20:20:00Z"/>
          <w:rFonts w:ascii="Optima" w:hAnsi="Optima" w:cs="Times New Roman"/>
          <w:sz w:val="20"/>
          <w:szCs w:val="20"/>
          <w:rPrChange w:id="24" w:author="David Döbele" w:date="2024-09-21T22:20:00Z" w16du:dateUtc="2024-09-21T20:20:00Z">
            <w:rPr>
              <w:del w:id="25" w:author="David Döbele" w:date="2024-09-21T22:20:00Z" w16du:dateUtc="2024-09-21T20:20:00Z"/>
              <w:rFonts w:ascii="Optima" w:hAnsi="Optima" w:cs="Times New Roman"/>
              <w:sz w:val="21"/>
              <w:szCs w:val="21"/>
            </w:rPr>
          </w:rPrChange>
        </w:rPr>
      </w:pPr>
      <w:r w:rsidRPr="00192204">
        <w:rPr>
          <w:rFonts w:ascii="Optima" w:hAnsi="Optima" w:cs="Times New Roman"/>
          <w:sz w:val="20"/>
          <w:szCs w:val="20"/>
          <w:rPrChange w:id="26" w:author="David Döbele" w:date="2024-09-21T22:20:00Z" w16du:dateUtc="2024-09-21T20:20:00Z">
            <w:rPr>
              <w:rFonts w:ascii="Optima" w:hAnsi="Optima" w:cs="Times New Roman"/>
              <w:sz w:val="21"/>
              <w:szCs w:val="21"/>
            </w:rPr>
          </w:rPrChange>
        </w:rPr>
        <w:t>Thurn-und-Taxis-Platz 6</w:t>
      </w:r>
      <w:r w:rsidR="00F74175" w:rsidRPr="00192204">
        <w:rPr>
          <w:rFonts w:ascii="Optima" w:hAnsi="Optima" w:cs="Times New Roman"/>
          <w:sz w:val="20"/>
          <w:szCs w:val="20"/>
          <w:rPrChange w:id="27" w:author="David Döbele" w:date="2024-09-21T22:20:00Z" w16du:dateUtc="2024-09-21T20:20:00Z">
            <w:rPr>
              <w:rFonts w:ascii="Optima" w:hAnsi="Optima" w:cs="Times New Roman"/>
              <w:sz w:val="21"/>
              <w:szCs w:val="21"/>
            </w:rPr>
          </w:rPrChange>
        </w:rPr>
        <w:br/>
      </w:r>
      <w:r w:rsidRPr="00192204">
        <w:rPr>
          <w:rFonts w:ascii="Optima" w:hAnsi="Optima" w:cs="Times New Roman"/>
          <w:sz w:val="20"/>
          <w:szCs w:val="20"/>
          <w:rPrChange w:id="28" w:author="David Döbele" w:date="2024-09-21T22:20:00Z" w16du:dateUtc="2024-09-21T20:20:00Z">
            <w:rPr>
              <w:rFonts w:ascii="Optima" w:hAnsi="Optima" w:cs="Times New Roman"/>
              <w:sz w:val="21"/>
              <w:szCs w:val="21"/>
            </w:rPr>
          </w:rPrChange>
        </w:rPr>
        <w:t>60313 Frankfurt am Main</w:t>
      </w:r>
    </w:p>
    <w:p w14:paraId="46DC67E0" w14:textId="77777777" w:rsidR="00192204" w:rsidRPr="00192204" w:rsidRDefault="00192204" w:rsidP="00F74175">
      <w:pPr>
        <w:spacing w:after="0"/>
        <w:rPr>
          <w:rFonts w:ascii="Optima" w:hAnsi="Optima" w:cs="Times New Roman"/>
          <w:color w:val="000000"/>
          <w:sz w:val="20"/>
          <w:szCs w:val="20"/>
          <w:rPrChange w:id="29" w:author="David Döbele" w:date="2024-09-21T22:20:00Z" w16du:dateUtc="2024-09-21T20:20:00Z">
            <w:rPr>
              <w:rFonts w:ascii="Optima" w:hAnsi="Optima" w:cs="Times New Roman"/>
              <w:color w:val="000000"/>
              <w:sz w:val="21"/>
              <w:szCs w:val="21"/>
            </w:rPr>
          </w:rPrChange>
        </w:rPr>
      </w:pPr>
    </w:p>
    <w:p w14:paraId="155B6E2E" w14:textId="488C9875" w:rsidR="006A7895" w:rsidRPr="00192204" w:rsidRDefault="00CF5BF6" w:rsidP="0085213A">
      <w:pPr>
        <w:spacing w:after="0"/>
        <w:jc w:val="right"/>
        <w:rPr>
          <w:rFonts w:ascii="Optima" w:hAnsi="Optima" w:cs="Times New Roman"/>
          <w:sz w:val="20"/>
          <w:szCs w:val="20"/>
          <w:rPrChange w:id="30" w:author="David Döbele" w:date="2024-09-21T22:20:00Z" w16du:dateUtc="2024-09-21T20:20:00Z">
            <w:rPr>
              <w:rFonts w:ascii="Optima" w:hAnsi="Optima" w:cs="Times New Roman"/>
              <w:sz w:val="21"/>
              <w:szCs w:val="21"/>
            </w:rPr>
          </w:rPrChange>
        </w:rPr>
      </w:pPr>
      <w:r w:rsidRPr="00192204">
        <w:rPr>
          <w:rFonts w:ascii="Optima" w:hAnsi="Optima" w:cs="Times New Roman"/>
          <w:sz w:val="20"/>
          <w:szCs w:val="20"/>
          <w:rPrChange w:id="31" w:author="David Döbele" w:date="2024-09-21T22:20:00Z" w16du:dateUtc="2024-09-21T20:20:00Z">
            <w:rPr>
              <w:rFonts w:ascii="Optima" w:hAnsi="Optima" w:cs="Times New Roman"/>
              <w:sz w:val="21"/>
              <w:szCs w:val="21"/>
            </w:rPr>
          </w:rPrChange>
        </w:rPr>
        <w:t>Frankfurt am Main</w:t>
      </w:r>
      <w:r w:rsidR="002D594E" w:rsidRPr="00192204">
        <w:rPr>
          <w:rFonts w:ascii="Optima" w:hAnsi="Optima" w:cs="Times New Roman"/>
          <w:sz w:val="20"/>
          <w:szCs w:val="20"/>
          <w:rPrChange w:id="32" w:author="David Döbele" w:date="2024-09-21T22:20:00Z" w16du:dateUtc="2024-09-21T20:20:00Z">
            <w:rPr>
              <w:rFonts w:ascii="Optima" w:hAnsi="Optima" w:cs="Times New Roman"/>
              <w:sz w:val="21"/>
              <w:szCs w:val="21"/>
            </w:rPr>
          </w:rPrChange>
        </w:rPr>
        <w:t xml:space="preserve">, </w:t>
      </w:r>
      <w:r w:rsidR="00FD131A" w:rsidRPr="00192204">
        <w:rPr>
          <w:rFonts w:ascii="Optima" w:hAnsi="Optima" w:cs="Times New Roman"/>
          <w:sz w:val="20"/>
          <w:szCs w:val="20"/>
          <w:rPrChange w:id="33" w:author="David Döbele" w:date="2024-09-21T22:20:00Z" w16du:dateUtc="2024-09-21T20:20:00Z">
            <w:rPr>
              <w:rFonts w:ascii="Optima" w:hAnsi="Optima" w:cs="Times New Roman"/>
              <w:sz w:val="21"/>
              <w:szCs w:val="21"/>
            </w:rPr>
          </w:rPrChange>
        </w:rPr>
        <w:t>xx</w:t>
      </w:r>
      <w:r w:rsidR="002D594E" w:rsidRPr="00192204">
        <w:rPr>
          <w:rFonts w:ascii="Optima" w:hAnsi="Optima" w:cs="Times New Roman"/>
          <w:sz w:val="20"/>
          <w:szCs w:val="20"/>
          <w:rPrChange w:id="34" w:author="David Döbele" w:date="2024-09-21T22:20:00Z" w16du:dateUtc="2024-09-21T20:20:00Z">
            <w:rPr>
              <w:rFonts w:ascii="Optima" w:hAnsi="Optima" w:cs="Times New Roman"/>
              <w:sz w:val="21"/>
              <w:szCs w:val="21"/>
            </w:rPr>
          </w:rPrChange>
        </w:rPr>
        <w:t>.</w:t>
      </w:r>
      <w:r w:rsidRPr="00192204">
        <w:rPr>
          <w:rFonts w:ascii="Optima" w:hAnsi="Optima" w:cs="Times New Roman"/>
          <w:sz w:val="20"/>
          <w:szCs w:val="20"/>
          <w:rPrChange w:id="35" w:author="David Döbele" w:date="2024-09-21T22:20:00Z" w16du:dateUtc="2024-09-21T20:20:00Z">
            <w:rPr>
              <w:rFonts w:ascii="Optima" w:hAnsi="Optima" w:cs="Times New Roman"/>
              <w:sz w:val="21"/>
              <w:szCs w:val="21"/>
            </w:rPr>
          </w:rPrChange>
        </w:rPr>
        <w:t>09</w:t>
      </w:r>
      <w:r w:rsidR="006A7895" w:rsidRPr="00192204">
        <w:rPr>
          <w:rFonts w:ascii="Optima" w:hAnsi="Optima" w:cs="Times New Roman"/>
          <w:sz w:val="20"/>
          <w:szCs w:val="20"/>
          <w:rPrChange w:id="36" w:author="David Döbele" w:date="2024-09-21T22:20:00Z" w16du:dateUtc="2024-09-21T20:20:00Z">
            <w:rPr>
              <w:rFonts w:ascii="Optima" w:hAnsi="Optima" w:cs="Times New Roman"/>
              <w:sz w:val="21"/>
              <w:szCs w:val="21"/>
            </w:rPr>
          </w:rPrChange>
        </w:rPr>
        <w:t>.</w:t>
      </w:r>
      <w:r w:rsidR="003D5D1E" w:rsidRPr="00192204">
        <w:rPr>
          <w:rFonts w:ascii="Optima" w:hAnsi="Optima" w:cs="Times New Roman"/>
          <w:sz w:val="20"/>
          <w:szCs w:val="20"/>
          <w:rPrChange w:id="37" w:author="David Döbele" w:date="2024-09-21T22:20:00Z" w16du:dateUtc="2024-09-21T20:20:00Z">
            <w:rPr>
              <w:rFonts w:ascii="Optima" w:hAnsi="Optima" w:cs="Times New Roman"/>
              <w:sz w:val="21"/>
              <w:szCs w:val="21"/>
            </w:rPr>
          </w:rPrChange>
        </w:rPr>
        <w:t>20</w:t>
      </w:r>
      <w:r w:rsidRPr="00192204">
        <w:rPr>
          <w:rFonts w:ascii="Optima" w:hAnsi="Optima" w:cs="Times New Roman"/>
          <w:sz w:val="20"/>
          <w:szCs w:val="20"/>
          <w:rPrChange w:id="38" w:author="David Döbele" w:date="2024-09-21T22:20:00Z" w16du:dateUtc="2024-09-21T20:20:00Z">
            <w:rPr>
              <w:rFonts w:ascii="Optima" w:hAnsi="Optima" w:cs="Times New Roman"/>
              <w:sz w:val="21"/>
              <w:szCs w:val="21"/>
            </w:rPr>
          </w:rPrChange>
        </w:rPr>
        <w:t>24</w:t>
      </w:r>
    </w:p>
    <w:p w14:paraId="0731715D" w14:textId="77777777" w:rsidR="001E0088" w:rsidRPr="00192204" w:rsidRDefault="001E0088" w:rsidP="001E0088">
      <w:pPr>
        <w:spacing w:after="0"/>
        <w:jc w:val="right"/>
        <w:rPr>
          <w:rFonts w:ascii="Optima" w:hAnsi="Optima" w:cs="Times New Roman"/>
          <w:sz w:val="20"/>
          <w:szCs w:val="20"/>
          <w:rPrChange w:id="39" w:author="David Döbele" w:date="2024-09-21T22:20:00Z" w16du:dateUtc="2024-09-21T20:20:00Z">
            <w:rPr>
              <w:rFonts w:ascii="Optima" w:hAnsi="Optima" w:cs="Times New Roman"/>
              <w:sz w:val="21"/>
              <w:szCs w:val="21"/>
            </w:rPr>
          </w:rPrChange>
        </w:rPr>
      </w:pPr>
    </w:p>
    <w:p w14:paraId="0098600D" w14:textId="05974AD9" w:rsidR="000A5AB8" w:rsidRPr="00192204" w:rsidRDefault="0099776A" w:rsidP="00590834">
      <w:pPr>
        <w:spacing w:after="0"/>
        <w:rPr>
          <w:rFonts w:ascii="Optima" w:hAnsi="Optima" w:cs="Times New Roman"/>
          <w:b/>
          <w:sz w:val="20"/>
          <w:szCs w:val="20"/>
          <w:rPrChange w:id="40" w:author="David Döbele" w:date="2024-09-21T22:20:00Z" w16du:dateUtc="2024-09-21T20:20:00Z">
            <w:rPr>
              <w:rFonts w:ascii="Optima" w:hAnsi="Optima" w:cs="Times New Roman"/>
              <w:b/>
              <w:sz w:val="21"/>
              <w:szCs w:val="21"/>
            </w:rPr>
          </w:rPrChange>
        </w:rPr>
      </w:pPr>
      <w:r w:rsidRPr="00192204">
        <w:rPr>
          <w:rFonts w:ascii="Optima" w:hAnsi="Optima" w:cs="Times New Roman"/>
          <w:b/>
          <w:sz w:val="20"/>
          <w:szCs w:val="20"/>
          <w:rPrChange w:id="41" w:author="David Döbele" w:date="2024-09-21T22:20:00Z" w16du:dateUtc="2024-09-21T20:20:00Z">
            <w:rPr>
              <w:rFonts w:ascii="Optima" w:hAnsi="Optima" w:cs="Times New Roman"/>
              <w:b/>
              <w:sz w:val="21"/>
              <w:szCs w:val="21"/>
            </w:rPr>
          </w:rPrChange>
        </w:rPr>
        <w:t>Bewerbung um ein Praktikum i</w:t>
      </w:r>
      <w:r w:rsidR="00CF5BF6" w:rsidRPr="00192204">
        <w:rPr>
          <w:rFonts w:ascii="Optima" w:hAnsi="Optima" w:cs="Times New Roman"/>
          <w:b/>
          <w:sz w:val="20"/>
          <w:szCs w:val="20"/>
          <w:rPrChange w:id="42" w:author="David Döbele" w:date="2024-09-21T22:20:00Z" w16du:dateUtc="2024-09-21T20:20:00Z">
            <w:rPr>
              <w:rFonts w:ascii="Optima" w:hAnsi="Optima" w:cs="Times New Roman"/>
              <w:b/>
              <w:sz w:val="21"/>
              <w:szCs w:val="21"/>
            </w:rPr>
          </w:rPrChange>
        </w:rPr>
        <w:t>m Bereich Banking &amp; Insurance</w:t>
      </w:r>
    </w:p>
    <w:p w14:paraId="3A5BDDA8" w14:textId="77777777" w:rsidR="004A615C" w:rsidRPr="00192204" w:rsidRDefault="004A615C" w:rsidP="000A5AB8">
      <w:pPr>
        <w:spacing w:after="0"/>
        <w:rPr>
          <w:rFonts w:ascii="Optima" w:hAnsi="Optima" w:cs="Times New Roman"/>
          <w:b/>
          <w:sz w:val="20"/>
          <w:szCs w:val="20"/>
          <w:rPrChange w:id="43" w:author="David Döbele" w:date="2024-09-21T22:20:00Z" w16du:dateUtc="2024-09-21T20:20:00Z">
            <w:rPr>
              <w:rFonts w:ascii="Optima" w:hAnsi="Optima" w:cs="Times New Roman"/>
              <w:b/>
              <w:sz w:val="21"/>
              <w:szCs w:val="21"/>
            </w:rPr>
          </w:rPrChange>
        </w:rPr>
      </w:pPr>
    </w:p>
    <w:p w14:paraId="61CDE0AD" w14:textId="6142AEBB" w:rsidR="00034B68" w:rsidRPr="00192204" w:rsidRDefault="0099776A" w:rsidP="00375D2D">
      <w:pPr>
        <w:spacing w:after="0"/>
        <w:jc w:val="both"/>
        <w:rPr>
          <w:rFonts w:ascii="Optima" w:hAnsi="Optima" w:cs="Times New Roman"/>
          <w:sz w:val="20"/>
          <w:szCs w:val="20"/>
          <w:rPrChange w:id="44" w:author="David Döbele" w:date="2024-09-21T22:20:00Z" w16du:dateUtc="2024-09-21T20:20:00Z">
            <w:rPr>
              <w:rFonts w:ascii="Optima" w:hAnsi="Optima" w:cs="Times New Roman"/>
              <w:sz w:val="21"/>
              <w:szCs w:val="21"/>
            </w:rPr>
          </w:rPrChange>
        </w:rPr>
      </w:pPr>
      <w:r w:rsidRPr="00192204">
        <w:rPr>
          <w:rFonts w:ascii="Optima" w:hAnsi="Optima" w:cs="Times New Roman"/>
          <w:sz w:val="20"/>
          <w:szCs w:val="20"/>
          <w:rPrChange w:id="45" w:author="David Döbele" w:date="2024-09-21T22:20:00Z" w16du:dateUtc="2024-09-21T20:20:00Z">
            <w:rPr>
              <w:rFonts w:ascii="Optima" w:hAnsi="Optima" w:cs="Times New Roman"/>
              <w:sz w:val="21"/>
              <w:szCs w:val="21"/>
            </w:rPr>
          </w:rPrChange>
        </w:rPr>
        <w:t xml:space="preserve">Sehr geehrte </w:t>
      </w:r>
      <w:r w:rsidR="00CF5BF6" w:rsidRPr="00192204">
        <w:rPr>
          <w:rFonts w:ascii="Optima" w:hAnsi="Optima" w:cs="Times New Roman"/>
          <w:sz w:val="20"/>
          <w:szCs w:val="20"/>
          <w:rPrChange w:id="46" w:author="David Döbele" w:date="2024-09-21T22:20:00Z" w16du:dateUtc="2024-09-21T20:20:00Z">
            <w:rPr>
              <w:rFonts w:ascii="Optima" w:hAnsi="Optima" w:cs="Times New Roman"/>
              <w:sz w:val="21"/>
              <w:szCs w:val="21"/>
            </w:rPr>
          </w:rPrChange>
        </w:rPr>
        <w:t xml:space="preserve">Frau </w:t>
      </w:r>
      <w:proofErr w:type="spellStart"/>
      <w:r w:rsidR="00CF5BF6" w:rsidRPr="00192204">
        <w:rPr>
          <w:rFonts w:ascii="Optima" w:hAnsi="Optima" w:cs="Times New Roman"/>
          <w:sz w:val="20"/>
          <w:szCs w:val="20"/>
          <w:rPrChange w:id="47" w:author="David Döbele" w:date="2024-09-21T22:20:00Z" w16du:dateUtc="2024-09-21T20:20:00Z">
            <w:rPr>
              <w:rFonts w:ascii="Optima" w:hAnsi="Optima" w:cs="Times New Roman"/>
              <w:sz w:val="21"/>
              <w:szCs w:val="21"/>
            </w:rPr>
          </w:rPrChange>
        </w:rPr>
        <w:t>Brösamle</w:t>
      </w:r>
      <w:proofErr w:type="spellEnd"/>
      <w:r w:rsidR="00E65B09" w:rsidRPr="00192204">
        <w:rPr>
          <w:rFonts w:ascii="Optima" w:hAnsi="Optima" w:cs="Times New Roman"/>
          <w:sz w:val="20"/>
          <w:szCs w:val="20"/>
          <w:rPrChange w:id="48" w:author="David Döbele" w:date="2024-09-21T22:20:00Z" w16du:dateUtc="2024-09-21T20:20:00Z">
            <w:rPr>
              <w:rFonts w:ascii="Optima" w:hAnsi="Optima" w:cs="Times New Roman"/>
              <w:sz w:val="21"/>
              <w:szCs w:val="21"/>
            </w:rPr>
          </w:rPrChange>
        </w:rPr>
        <w:t xml:space="preserve">, </w:t>
      </w:r>
    </w:p>
    <w:p w14:paraId="433CF1AE" w14:textId="14106765" w:rsidR="00E65B09" w:rsidRPr="00192204" w:rsidRDefault="00E65B09" w:rsidP="00375D2D">
      <w:pPr>
        <w:spacing w:after="0"/>
        <w:jc w:val="both"/>
        <w:rPr>
          <w:rFonts w:ascii="Optima" w:hAnsi="Optima" w:cs="Times New Roman"/>
          <w:sz w:val="20"/>
          <w:szCs w:val="20"/>
          <w:rPrChange w:id="49" w:author="David Döbele" w:date="2024-09-21T22:20:00Z" w16du:dateUtc="2024-09-21T20:20:00Z">
            <w:rPr>
              <w:rFonts w:ascii="Optima" w:hAnsi="Optima" w:cs="Times New Roman"/>
              <w:sz w:val="21"/>
              <w:szCs w:val="21"/>
            </w:rPr>
          </w:rPrChange>
        </w:rPr>
      </w:pPr>
    </w:p>
    <w:p w14:paraId="750FD2C1" w14:textId="41D82D31" w:rsidR="00514D3B" w:rsidRPr="00192204" w:rsidRDefault="0043407A" w:rsidP="00E65B09">
      <w:pPr>
        <w:spacing w:after="0"/>
        <w:jc w:val="both"/>
        <w:rPr>
          <w:rFonts w:ascii="Optima" w:hAnsi="Optima" w:cs="Times New Roman"/>
          <w:sz w:val="20"/>
          <w:szCs w:val="20"/>
          <w:rPrChange w:id="50" w:author="David Döbele" w:date="2024-09-21T22:20:00Z" w16du:dateUtc="2024-09-21T20:20:00Z">
            <w:rPr>
              <w:rFonts w:ascii="Optima" w:hAnsi="Optima" w:cs="Times New Roman"/>
              <w:sz w:val="21"/>
              <w:szCs w:val="21"/>
            </w:rPr>
          </w:rPrChange>
        </w:rPr>
      </w:pPr>
      <w:r w:rsidRPr="00192204">
        <w:rPr>
          <w:rFonts w:ascii="Optima" w:hAnsi="Optima" w:cs="Times New Roman"/>
          <w:sz w:val="20"/>
          <w:szCs w:val="20"/>
          <w:rPrChange w:id="51" w:author="David Döbele" w:date="2024-09-21T22:20:00Z" w16du:dateUtc="2024-09-21T20:20:00Z">
            <w:rPr>
              <w:rFonts w:ascii="Optima" w:hAnsi="Optima" w:cs="Times New Roman"/>
              <w:sz w:val="21"/>
              <w:szCs w:val="21"/>
            </w:rPr>
          </w:rPrChange>
        </w:rPr>
        <w:t xml:space="preserve">Ich wollte schon immer einen bedeutenden Beitrag leisten und Verantwortung in Bereichen übernehmen, die mir zunächst fremd erscheinen und intensives Lernen erfordern. Diese Motivation führte dazu, dass ich bereits in der Oberstufe </w:t>
      </w:r>
      <w:r w:rsidR="000133A0" w:rsidRPr="00192204">
        <w:rPr>
          <w:rFonts w:ascii="Optima" w:hAnsi="Optima" w:cs="Times New Roman"/>
          <w:sz w:val="20"/>
          <w:szCs w:val="20"/>
          <w:rPrChange w:id="52" w:author="David Döbele" w:date="2024-09-21T22:20:00Z" w16du:dateUtc="2024-09-21T20:20:00Z">
            <w:rPr>
              <w:rFonts w:ascii="Optima" w:hAnsi="Optima" w:cs="Times New Roman"/>
              <w:sz w:val="21"/>
              <w:szCs w:val="21"/>
            </w:rPr>
          </w:rPrChange>
        </w:rPr>
        <w:t>eine Leidenschaft für das Consulting entwickelt habe</w:t>
      </w:r>
      <w:r w:rsidRPr="00192204">
        <w:rPr>
          <w:rFonts w:ascii="Optima" w:hAnsi="Optima" w:cs="Times New Roman"/>
          <w:sz w:val="20"/>
          <w:szCs w:val="20"/>
          <w:rPrChange w:id="53" w:author="David Döbele" w:date="2024-09-21T22:20:00Z" w16du:dateUtc="2024-09-21T20:20:00Z">
            <w:rPr>
              <w:rFonts w:ascii="Optima" w:hAnsi="Optima" w:cs="Times New Roman"/>
              <w:sz w:val="21"/>
              <w:szCs w:val="21"/>
            </w:rPr>
          </w:rPrChange>
        </w:rPr>
        <w:t xml:space="preserve">. Die Beratung verbindet für mich spannende, abwechslungsreiche Aufgaben mit der Herausforderung, in kürzester Zeit komplexe Fragestellungen zu durchdringen. Hierbei </w:t>
      </w:r>
      <w:r w:rsidR="0010149A" w:rsidRPr="00192204">
        <w:rPr>
          <w:rFonts w:ascii="Optima" w:hAnsi="Optima" w:cs="Times New Roman"/>
          <w:sz w:val="20"/>
          <w:szCs w:val="20"/>
          <w:rPrChange w:id="54" w:author="David Döbele" w:date="2024-09-21T22:20:00Z" w16du:dateUtc="2024-09-21T20:20:00Z">
            <w:rPr>
              <w:rFonts w:ascii="Optima" w:hAnsi="Optima" w:cs="Times New Roman"/>
              <w:sz w:val="21"/>
              <w:szCs w:val="21"/>
            </w:rPr>
          </w:rPrChange>
        </w:rPr>
        <w:t>f</w:t>
      </w:r>
      <w:r w:rsidR="003765AF" w:rsidRPr="00192204">
        <w:rPr>
          <w:rFonts w:ascii="Optima" w:hAnsi="Optima" w:cs="Times New Roman"/>
          <w:sz w:val="20"/>
          <w:szCs w:val="20"/>
          <w:rPrChange w:id="55" w:author="David Döbele" w:date="2024-09-21T22:20:00Z" w16du:dateUtc="2024-09-21T20:20:00Z">
            <w:rPr>
              <w:rFonts w:ascii="Optima" w:hAnsi="Optima" w:cs="Times New Roman"/>
              <w:sz w:val="21"/>
              <w:szCs w:val="21"/>
            </w:rPr>
          </w:rPrChange>
        </w:rPr>
        <w:t>asziniert</w:t>
      </w:r>
      <w:r w:rsidRPr="00192204">
        <w:rPr>
          <w:rFonts w:ascii="Optima" w:hAnsi="Optima" w:cs="Times New Roman"/>
          <w:sz w:val="20"/>
          <w:szCs w:val="20"/>
          <w:rPrChange w:id="56" w:author="David Döbele" w:date="2024-09-21T22:20:00Z" w16du:dateUtc="2024-09-21T20:20:00Z">
            <w:rPr>
              <w:rFonts w:ascii="Optima" w:hAnsi="Optima" w:cs="Times New Roman"/>
              <w:sz w:val="21"/>
              <w:szCs w:val="21"/>
            </w:rPr>
          </w:rPrChange>
        </w:rPr>
        <w:t xml:space="preserve"> mich besonders, die tägliche Au</w:t>
      </w:r>
      <w:r w:rsidR="003765AF" w:rsidRPr="00192204">
        <w:rPr>
          <w:rFonts w:ascii="Optima" w:hAnsi="Optima" w:cs="Times New Roman"/>
          <w:sz w:val="20"/>
          <w:szCs w:val="20"/>
          <w:rPrChange w:id="57" w:author="David Döbele" w:date="2024-09-21T22:20:00Z" w16du:dateUtc="2024-09-21T20:20:00Z">
            <w:rPr>
              <w:rFonts w:ascii="Optima" w:hAnsi="Optima" w:cs="Times New Roman"/>
              <w:sz w:val="21"/>
              <w:szCs w:val="21"/>
            </w:rPr>
          </w:rPrChange>
        </w:rPr>
        <w:t>seinandersetzung</w:t>
      </w:r>
      <w:r w:rsidRPr="00192204">
        <w:rPr>
          <w:rFonts w:ascii="Optima" w:hAnsi="Optima" w:cs="Times New Roman"/>
          <w:sz w:val="20"/>
          <w:szCs w:val="20"/>
          <w:rPrChange w:id="58" w:author="David Döbele" w:date="2024-09-21T22:20:00Z" w16du:dateUtc="2024-09-21T20:20:00Z">
            <w:rPr>
              <w:rFonts w:ascii="Optima" w:hAnsi="Optima" w:cs="Times New Roman"/>
              <w:sz w:val="21"/>
              <w:szCs w:val="21"/>
            </w:rPr>
          </w:rPrChange>
        </w:rPr>
        <w:t xml:space="preserve"> mit umfassenden Projekten und der Möglichkeit</w:t>
      </w:r>
      <w:r w:rsidR="008D67DB" w:rsidRPr="00192204">
        <w:rPr>
          <w:rFonts w:ascii="Optima" w:hAnsi="Optima" w:cs="Times New Roman"/>
          <w:sz w:val="20"/>
          <w:szCs w:val="20"/>
          <w:rPrChange w:id="59" w:author="David Döbele" w:date="2024-09-21T22:20:00Z" w16du:dateUtc="2024-09-21T20:20:00Z">
            <w:rPr>
              <w:rFonts w:ascii="Optima" w:hAnsi="Optima" w:cs="Times New Roman"/>
              <w:sz w:val="21"/>
              <w:szCs w:val="21"/>
            </w:rPr>
          </w:rPrChange>
        </w:rPr>
        <w:t>,</w:t>
      </w:r>
      <w:r w:rsidRPr="00192204">
        <w:rPr>
          <w:rFonts w:ascii="Optima" w:hAnsi="Optima" w:cs="Times New Roman"/>
          <w:sz w:val="20"/>
          <w:szCs w:val="20"/>
          <w:rPrChange w:id="60" w:author="David Döbele" w:date="2024-09-21T22:20:00Z" w16du:dateUtc="2024-09-21T20:20:00Z">
            <w:rPr>
              <w:rFonts w:ascii="Optima" w:hAnsi="Optima" w:cs="Times New Roman"/>
              <w:sz w:val="21"/>
              <w:szCs w:val="21"/>
            </w:rPr>
          </w:rPrChange>
        </w:rPr>
        <w:t xml:space="preserve"> </w:t>
      </w:r>
      <w:r w:rsidR="003765AF" w:rsidRPr="00192204">
        <w:rPr>
          <w:rFonts w:ascii="Optima" w:hAnsi="Optima" w:cs="Times New Roman"/>
          <w:sz w:val="20"/>
          <w:szCs w:val="20"/>
          <w:rPrChange w:id="61" w:author="David Döbele" w:date="2024-09-21T22:20:00Z" w16du:dateUtc="2024-09-21T20:20:00Z">
            <w:rPr>
              <w:rFonts w:ascii="Optima" w:hAnsi="Optima" w:cs="Times New Roman"/>
              <w:sz w:val="21"/>
              <w:szCs w:val="21"/>
            </w:rPr>
          </w:rPrChange>
        </w:rPr>
        <w:t>das eigene</w:t>
      </w:r>
      <w:r w:rsidRPr="00192204">
        <w:rPr>
          <w:rFonts w:ascii="Optima" w:hAnsi="Optima" w:cs="Times New Roman"/>
          <w:sz w:val="20"/>
          <w:szCs w:val="20"/>
          <w:rPrChange w:id="62" w:author="David Döbele" w:date="2024-09-21T22:20:00Z" w16du:dateUtc="2024-09-21T20:20:00Z">
            <w:rPr>
              <w:rFonts w:ascii="Optima" w:hAnsi="Optima" w:cs="Times New Roman"/>
              <w:sz w:val="21"/>
              <w:szCs w:val="21"/>
            </w:rPr>
          </w:rPrChange>
        </w:rPr>
        <w:t xml:space="preserve"> Wissen durch den Kontakt zu Unternehmen unterschiedlichster Größen zu vertiefen.</w:t>
      </w:r>
      <w:r w:rsidR="00644BED" w:rsidRPr="00192204">
        <w:rPr>
          <w:rFonts w:ascii="Optima" w:hAnsi="Optima" w:cs="Times New Roman"/>
          <w:sz w:val="20"/>
          <w:szCs w:val="20"/>
          <w:rPrChange w:id="63" w:author="David Döbele" w:date="2024-09-21T22:20:00Z" w16du:dateUtc="2024-09-21T20:20:00Z">
            <w:rPr>
              <w:rFonts w:ascii="Optima" w:hAnsi="Optima" w:cs="Times New Roman"/>
              <w:sz w:val="21"/>
              <w:szCs w:val="21"/>
            </w:rPr>
          </w:rPrChange>
        </w:rPr>
        <w:t xml:space="preserve"> Unter </w:t>
      </w:r>
      <w:r w:rsidR="008D67DB" w:rsidRPr="00192204">
        <w:rPr>
          <w:rFonts w:ascii="Optima" w:hAnsi="Optima" w:cs="Times New Roman"/>
          <w:sz w:val="20"/>
          <w:szCs w:val="20"/>
          <w:rPrChange w:id="64" w:author="David Döbele" w:date="2024-09-21T22:20:00Z" w16du:dateUtc="2024-09-21T20:20:00Z">
            <w:rPr>
              <w:rFonts w:ascii="Optima" w:hAnsi="Optima" w:cs="Times New Roman"/>
              <w:sz w:val="21"/>
              <w:szCs w:val="21"/>
            </w:rPr>
          </w:rPrChange>
        </w:rPr>
        <w:t>a</w:t>
      </w:r>
      <w:r w:rsidR="00644BED" w:rsidRPr="00192204">
        <w:rPr>
          <w:rFonts w:ascii="Optima" w:hAnsi="Optima" w:cs="Times New Roman"/>
          <w:sz w:val="20"/>
          <w:szCs w:val="20"/>
          <w:rPrChange w:id="65" w:author="David Döbele" w:date="2024-09-21T22:20:00Z" w16du:dateUtc="2024-09-21T20:20:00Z">
            <w:rPr>
              <w:rFonts w:ascii="Optima" w:hAnsi="Optima" w:cs="Times New Roman"/>
              <w:sz w:val="21"/>
              <w:szCs w:val="21"/>
            </w:rPr>
          </w:rPrChange>
        </w:rPr>
        <w:t xml:space="preserve">nderem aus diesem Grund möchte ich </w:t>
      </w:r>
      <w:r w:rsidR="008D67DB" w:rsidRPr="00192204">
        <w:rPr>
          <w:rFonts w:ascii="Optima" w:hAnsi="Optima" w:cs="Times New Roman"/>
          <w:sz w:val="20"/>
          <w:szCs w:val="20"/>
          <w:rPrChange w:id="66" w:author="David Döbele" w:date="2024-09-21T22:20:00Z" w16du:dateUtc="2024-09-21T20:20:00Z">
            <w:rPr>
              <w:rFonts w:ascii="Optima" w:hAnsi="Optima" w:cs="Times New Roman"/>
              <w:sz w:val="21"/>
              <w:szCs w:val="21"/>
            </w:rPr>
          </w:rPrChange>
        </w:rPr>
        <w:t>S</w:t>
      </w:r>
      <w:r w:rsidR="00644BED" w:rsidRPr="00192204">
        <w:rPr>
          <w:rFonts w:ascii="Optima" w:hAnsi="Optima" w:cs="Times New Roman"/>
          <w:sz w:val="20"/>
          <w:szCs w:val="20"/>
          <w:rPrChange w:id="67" w:author="David Döbele" w:date="2024-09-21T22:20:00Z" w16du:dateUtc="2024-09-21T20:20:00Z">
            <w:rPr>
              <w:rFonts w:ascii="Optima" w:hAnsi="Optima" w:cs="Times New Roman"/>
              <w:sz w:val="21"/>
              <w:szCs w:val="21"/>
            </w:rPr>
          </w:rPrChange>
        </w:rPr>
        <w:t>ie als Praktikant im Bereich Banking &amp; Insurance für</w:t>
      </w:r>
      <w:r w:rsidR="008D67DB" w:rsidRPr="00192204">
        <w:rPr>
          <w:rFonts w:ascii="Optima" w:hAnsi="Optima" w:cs="Times New Roman"/>
          <w:sz w:val="20"/>
          <w:szCs w:val="20"/>
          <w:rPrChange w:id="68" w:author="David Döbele" w:date="2024-09-21T22:20:00Z" w16du:dateUtc="2024-09-21T20:20:00Z">
            <w:rPr>
              <w:rFonts w:ascii="Optima" w:hAnsi="Optima" w:cs="Times New Roman"/>
              <w:sz w:val="21"/>
              <w:szCs w:val="21"/>
            </w:rPr>
          </w:rPrChange>
        </w:rPr>
        <w:t xml:space="preserve"> den</w:t>
      </w:r>
      <w:r w:rsidR="00644BED" w:rsidRPr="00192204">
        <w:rPr>
          <w:rFonts w:ascii="Optima" w:hAnsi="Optima" w:cs="Times New Roman"/>
          <w:sz w:val="20"/>
          <w:szCs w:val="20"/>
          <w:rPrChange w:id="69" w:author="David Döbele" w:date="2024-09-21T22:20:00Z" w16du:dateUtc="2024-09-21T20:20:00Z">
            <w:rPr>
              <w:rFonts w:ascii="Optima" w:hAnsi="Optima" w:cs="Times New Roman"/>
              <w:sz w:val="21"/>
              <w:szCs w:val="21"/>
            </w:rPr>
          </w:rPrChange>
        </w:rPr>
        <w:t xml:space="preserve"> Zeitraum vom 03.03.2025 bis zum 0</w:t>
      </w:r>
      <w:r w:rsidR="00FD131A" w:rsidRPr="00192204">
        <w:rPr>
          <w:rFonts w:ascii="Optima" w:hAnsi="Optima" w:cs="Times New Roman"/>
          <w:sz w:val="20"/>
          <w:szCs w:val="20"/>
          <w:rPrChange w:id="70" w:author="David Döbele" w:date="2024-09-21T22:20:00Z" w16du:dateUtc="2024-09-21T20:20:00Z">
            <w:rPr>
              <w:rFonts w:ascii="Optima" w:hAnsi="Optima" w:cs="Times New Roman"/>
              <w:sz w:val="21"/>
              <w:szCs w:val="21"/>
            </w:rPr>
          </w:rPrChange>
        </w:rPr>
        <w:t>1</w:t>
      </w:r>
      <w:r w:rsidR="00644BED" w:rsidRPr="00192204">
        <w:rPr>
          <w:rFonts w:ascii="Optima" w:hAnsi="Optima" w:cs="Times New Roman"/>
          <w:sz w:val="20"/>
          <w:szCs w:val="20"/>
          <w:rPrChange w:id="71" w:author="David Döbele" w:date="2024-09-21T22:20:00Z" w16du:dateUtc="2024-09-21T20:20:00Z">
            <w:rPr>
              <w:rFonts w:ascii="Optima" w:hAnsi="Optima" w:cs="Times New Roman"/>
              <w:sz w:val="21"/>
              <w:szCs w:val="21"/>
            </w:rPr>
          </w:rPrChange>
        </w:rPr>
        <w:t>.05.2025 an Ihrem Standort in Frankfurt unterstützen.</w:t>
      </w:r>
    </w:p>
    <w:p w14:paraId="545B5699" w14:textId="248B7C08" w:rsidR="00E65B09" w:rsidRPr="00192204" w:rsidRDefault="00E65B09" w:rsidP="00375D2D">
      <w:pPr>
        <w:spacing w:after="0"/>
        <w:jc w:val="both"/>
        <w:rPr>
          <w:rFonts w:ascii="Optima" w:hAnsi="Optima" w:cs="Times New Roman"/>
          <w:sz w:val="20"/>
          <w:szCs w:val="20"/>
          <w:rPrChange w:id="72" w:author="David Döbele" w:date="2024-09-21T22:20:00Z" w16du:dateUtc="2024-09-21T20:20:00Z">
            <w:rPr>
              <w:rFonts w:ascii="Optima" w:hAnsi="Optima" w:cs="Times New Roman"/>
              <w:sz w:val="21"/>
              <w:szCs w:val="21"/>
            </w:rPr>
          </w:rPrChange>
        </w:rPr>
      </w:pPr>
    </w:p>
    <w:p w14:paraId="7250DB56" w14:textId="0CB1E97B" w:rsidR="00E65B09" w:rsidRPr="00192204" w:rsidRDefault="00800129" w:rsidP="00E65B09">
      <w:pPr>
        <w:spacing w:after="0"/>
        <w:jc w:val="both"/>
        <w:rPr>
          <w:rFonts w:ascii="Optima" w:hAnsi="Optima" w:cs="Times New Roman"/>
          <w:sz w:val="20"/>
          <w:szCs w:val="20"/>
          <w:rPrChange w:id="73" w:author="David Döbele" w:date="2024-09-21T22:20:00Z" w16du:dateUtc="2024-09-21T20:20:00Z">
            <w:rPr>
              <w:rFonts w:ascii="Optima" w:hAnsi="Optima" w:cs="Times New Roman"/>
              <w:sz w:val="21"/>
              <w:szCs w:val="21"/>
            </w:rPr>
          </w:rPrChange>
        </w:rPr>
      </w:pPr>
      <w:r w:rsidRPr="00192204">
        <w:rPr>
          <w:rFonts w:ascii="Optima" w:hAnsi="Optima" w:cs="Times New Roman"/>
          <w:sz w:val="20"/>
          <w:szCs w:val="20"/>
          <w:rPrChange w:id="74" w:author="David Döbele" w:date="2024-09-21T22:20:00Z" w16du:dateUtc="2024-09-21T20:20:00Z">
            <w:rPr>
              <w:rFonts w:ascii="Optima" w:hAnsi="Optima" w:cs="Times New Roman"/>
              <w:sz w:val="21"/>
              <w:szCs w:val="21"/>
            </w:rPr>
          </w:rPrChange>
        </w:rPr>
        <w:t xml:space="preserve">Nach meinem Abitur begann ich </w:t>
      </w:r>
      <w:r w:rsidR="00153A5E" w:rsidRPr="00192204">
        <w:rPr>
          <w:rFonts w:ascii="Optima" w:hAnsi="Optima" w:cs="Times New Roman"/>
          <w:sz w:val="20"/>
          <w:szCs w:val="20"/>
          <w:rPrChange w:id="75" w:author="David Döbele" w:date="2024-09-21T22:20:00Z" w16du:dateUtc="2024-09-21T20:20:00Z">
            <w:rPr>
              <w:rFonts w:ascii="Optima" w:hAnsi="Optima" w:cs="Times New Roman"/>
              <w:sz w:val="21"/>
              <w:szCs w:val="21"/>
            </w:rPr>
          </w:rPrChange>
        </w:rPr>
        <w:t xml:space="preserve">mein Studium an der Johann </w:t>
      </w:r>
      <w:proofErr w:type="gramStart"/>
      <w:r w:rsidR="00153A5E" w:rsidRPr="00192204">
        <w:rPr>
          <w:rFonts w:ascii="Optima" w:hAnsi="Optima" w:cs="Times New Roman"/>
          <w:sz w:val="20"/>
          <w:szCs w:val="20"/>
          <w:rPrChange w:id="76" w:author="David Döbele" w:date="2024-09-21T22:20:00Z" w16du:dateUtc="2024-09-21T20:20:00Z">
            <w:rPr>
              <w:rFonts w:ascii="Optima" w:hAnsi="Optima" w:cs="Times New Roman"/>
              <w:sz w:val="21"/>
              <w:szCs w:val="21"/>
            </w:rPr>
          </w:rPrChange>
        </w:rPr>
        <w:t>Wolfgang Goethe-Universität</w:t>
      </w:r>
      <w:proofErr w:type="gramEnd"/>
      <w:r w:rsidR="00153A5E" w:rsidRPr="00192204">
        <w:rPr>
          <w:rFonts w:ascii="Optima" w:hAnsi="Optima" w:cs="Times New Roman"/>
          <w:sz w:val="20"/>
          <w:szCs w:val="20"/>
          <w:rPrChange w:id="77" w:author="David Döbele" w:date="2024-09-21T22:20:00Z" w16du:dateUtc="2024-09-21T20:20:00Z">
            <w:rPr>
              <w:rFonts w:ascii="Optima" w:hAnsi="Optima" w:cs="Times New Roman"/>
              <w:sz w:val="21"/>
              <w:szCs w:val="21"/>
            </w:rPr>
          </w:rPrChange>
        </w:rPr>
        <w:t xml:space="preserve">. </w:t>
      </w:r>
      <w:r w:rsidR="00584FF8" w:rsidRPr="00192204">
        <w:rPr>
          <w:rFonts w:ascii="Optima" w:hAnsi="Optima" w:cs="Times New Roman"/>
          <w:sz w:val="20"/>
          <w:szCs w:val="20"/>
          <w:rPrChange w:id="78" w:author="David Döbele" w:date="2024-09-21T22:20:00Z" w16du:dateUtc="2024-09-21T20:20:00Z">
            <w:rPr>
              <w:rFonts w:ascii="Optima" w:hAnsi="Optima" w:cs="Times New Roman"/>
              <w:sz w:val="21"/>
              <w:szCs w:val="21"/>
            </w:rPr>
          </w:rPrChange>
        </w:rPr>
        <w:t>Seither konnte ich durch den Austausch mit Kommilitonen sowie die Teilnahme an Workshops und den wertvollen Berichten erfahrener Dozenten tiefere Einblicke in die Welt des Consultings gewinnen, die mein Interesse an diesem Bereich gefestigt haben.</w:t>
      </w:r>
      <w:r w:rsidR="003B5499" w:rsidRPr="00192204">
        <w:rPr>
          <w:rFonts w:ascii="Optima" w:hAnsi="Optima" w:cs="Times New Roman"/>
          <w:sz w:val="20"/>
          <w:szCs w:val="20"/>
          <w:rPrChange w:id="79" w:author="David Döbele" w:date="2024-09-21T22:20:00Z" w16du:dateUtc="2024-09-21T20:20:00Z">
            <w:rPr>
              <w:rFonts w:ascii="Optima" w:hAnsi="Optima" w:cs="Times New Roman"/>
              <w:sz w:val="21"/>
              <w:szCs w:val="21"/>
            </w:rPr>
          </w:rPrChange>
        </w:rPr>
        <w:t xml:space="preserve"> </w:t>
      </w:r>
      <w:r w:rsidR="00584FF8" w:rsidRPr="00192204">
        <w:rPr>
          <w:rFonts w:ascii="Optima" w:hAnsi="Optima" w:cs="Times New Roman"/>
          <w:sz w:val="20"/>
          <w:szCs w:val="20"/>
          <w:rPrChange w:id="80" w:author="David Döbele" w:date="2024-09-21T22:20:00Z" w16du:dateUtc="2024-09-21T20:20:00Z">
            <w:rPr>
              <w:rFonts w:ascii="Optima" w:hAnsi="Optima" w:cs="Times New Roman"/>
              <w:sz w:val="21"/>
              <w:szCs w:val="21"/>
            </w:rPr>
          </w:rPrChange>
        </w:rPr>
        <w:t xml:space="preserve">Nachdem ich </w:t>
      </w:r>
      <w:r w:rsidR="008D67DB" w:rsidRPr="00192204">
        <w:rPr>
          <w:rFonts w:ascii="Optima" w:hAnsi="Optima" w:cs="Times New Roman"/>
          <w:sz w:val="20"/>
          <w:szCs w:val="20"/>
          <w:rPrChange w:id="81" w:author="David Döbele" w:date="2024-09-21T22:20:00Z" w16du:dateUtc="2024-09-21T20:20:00Z">
            <w:rPr>
              <w:rFonts w:ascii="Optima" w:hAnsi="Optima" w:cs="Times New Roman"/>
              <w:sz w:val="21"/>
              <w:szCs w:val="21"/>
            </w:rPr>
          </w:rPrChange>
        </w:rPr>
        <w:t>im</w:t>
      </w:r>
      <w:r w:rsidR="00584FF8" w:rsidRPr="00192204">
        <w:rPr>
          <w:rFonts w:ascii="Optima" w:hAnsi="Optima" w:cs="Times New Roman"/>
          <w:sz w:val="20"/>
          <w:szCs w:val="20"/>
          <w:rPrChange w:id="82" w:author="David Döbele" w:date="2024-09-21T22:20:00Z" w16du:dateUtc="2024-09-21T20:20:00Z">
            <w:rPr>
              <w:rFonts w:ascii="Optima" w:hAnsi="Optima" w:cs="Times New Roman"/>
              <w:sz w:val="21"/>
              <w:szCs w:val="21"/>
            </w:rPr>
          </w:rPrChange>
        </w:rPr>
        <w:t xml:space="preserve"> letzten Semester sehr gute Ergebnisse erzielt habe, möchte ich mich nun auch außerhalb des Studiums intensiver einbringen. </w:t>
      </w:r>
      <w:r w:rsidR="008D67DB" w:rsidRPr="00192204">
        <w:rPr>
          <w:rFonts w:ascii="Optima" w:hAnsi="Optima" w:cs="Times New Roman"/>
          <w:sz w:val="20"/>
          <w:szCs w:val="20"/>
          <w:rPrChange w:id="83" w:author="David Döbele" w:date="2024-09-21T22:20:00Z" w16du:dateUtc="2024-09-21T20:20:00Z">
            <w:rPr>
              <w:rFonts w:ascii="Optima" w:hAnsi="Optima" w:cs="Times New Roman"/>
              <w:sz w:val="21"/>
              <w:szCs w:val="21"/>
            </w:rPr>
          </w:rPrChange>
        </w:rPr>
        <w:t>Mit meinem</w:t>
      </w:r>
      <w:r w:rsidR="00584FF8" w:rsidRPr="00192204">
        <w:rPr>
          <w:rFonts w:ascii="Optima" w:hAnsi="Optima" w:cs="Times New Roman"/>
          <w:sz w:val="20"/>
          <w:szCs w:val="20"/>
          <w:rPrChange w:id="84" w:author="David Döbele" w:date="2024-09-21T22:20:00Z" w16du:dateUtc="2024-09-21T20:20:00Z">
            <w:rPr>
              <w:rFonts w:ascii="Optima" w:hAnsi="Optima" w:cs="Times New Roman"/>
              <w:sz w:val="21"/>
              <w:szCs w:val="21"/>
            </w:rPr>
          </w:rPrChange>
        </w:rPr>
        <w:t xml:space="preserve"> geplante</w:t>
      </w:r>
      <w:r w:rsidR="008D67DB" w:rsidRPr="00192204">
        <w:rPr>
          <w:rFonts w:ascii="Optima" w:hAnsi="Optima" w:cs="Times New Roman"/>
          <w:sz w:val="20"/>
          <w:szCs w:val="20"/>
          <w:rPrChange w:id="85" w:author="David Döbele" w:date="2024-09-21T22:20:00Z" w16du:dateUtc="2024-09-21T20:20:00Z">
            <w:rPr>
              <w:rFonts w:ascii="Optima" w:hAnsi="Optima" w:cs="Times New Roman"/>
              <w:sz w:val="21"/>
              <w:szCs w:val="21"/>
            </w:rPr>
          </w:rPrChange>
        </w:rPr>
        <w:t>n</w:t>
      </w:r>
      <w:r w:rsidR="00584FF8" w:rsidRPr="00192204">
        <w:rPr>
          <w:rFonts w:ascii="Optima" w:hAnsi="Optima" w:cs="Times New Roman"/>
          <w:sz w:val="20"/>
          <w:szCs w:val="20"/>
          <w:rPrChange w:id="86" w:author="David Döbele" w:date="2024-09-21T22:20:00Z" w16du:dateUtc="2024-09-21T20:20:00Z">
            <w:rPr>
              <w:rFonts w:ascii="Optima" w:hAnsi="Optima" w:cs="Times New Roman"/>
              <w:sz w:val="21"/>
              <w:szCs w:val="21"/>
            </w:rPr>
          </w:rPrChange>
        </w:rPr>
        <w:t xml:space="preserve"> ehrenamtliche</w:t>
      </w:r>
      <w:r w:rsidR="008D67DB" w:rsidRPr="00192204">
        <w:rPr>
          <w:rFonts w:ascii="Optima" w:hAnsi="Optima" w:cs="Times New Roman"/>
          <w:sz w:val="20"/>
          <w:szCs w:val="20"/>
          <w:rPrChange w:id="87" w:author="David Döbele" w:date="2024-09-21T22:20:00Z" w16du:dateUtc="2024-09-21T20:20:00Z">
            <w:rPr>
              <w:rFonts w:ascii="Optima" w:hAnsi="Optima" w:cs="Times New Roman"/>
              <w:sz w:val="21"/>
              <w:szCs w:val="21"/>
            </w:rPr>
          </w:rPrChange>
        </w:rPr>
        <w:t>n</w:t>
      </w:r>
      <w:r w:rsidR="00584FF8" w:rsidRPr="00192204">
        <w:rPr>
          <w:rFonts w:ascii="Optima" w:hAnsi="Optima" w:cs="Times New Roman"/>
          <w:sz w:val="20"/>
          <w:szCs w:val="20"/>
          <w:rPrChange w:id="88" w:author="David Döbele" w:date="2024-09-21T22:20:00Z" w16du:dateUtc="2024-09-21T20:20:00Z">
            <w:rPr>
              <w:rFonts w:ascii="Optima" w:hAnsi="Optima" w:cs="Times New Roman"/>
              <w:sz w:val="21"/>
              <w:szCs w:val="21"/>
            </w:rPr>
          </w:rPrChange>
        </w:rPr>
        <w:t xml:space="preserve"> Engagement </w:t>
      </w:r>
      <w:r w:rsidR="003765AF" w:rsidRPr="00192204">
        <w:rPr>
          <w:rFonts w:ascii="Optima" w:hAnsi="Optima" w:cs="Times New Roman"/>
          <w:sz w:val="20"/>
          <w:szCs w:val="20"/>
          <w:rPrChange w:id="89" w:author="David Döbele" w:date="2024-09-21T22:20:00Z" w16du:dateUtc="2024-09-21T20:20:00Z">
            <w:rPr>
              <w:rFonts w:ascii="Optima" w:hAnsi="Optima" w:cs="Times New Roman"/>
              <w:sz w:val="21"/>
              <w:szCs w:val="21"/>
            </w:rPr>
          </w:rPrChange>
        </w:rPr>
        <w:t xml:space="preserve">ist </w:t>
      </w:r>
      <w:r w:rsidR="008D67DB" w:rsidRPr="00192204">
        <w:rPr>
          <w:rFonts w:ascii="Optima" w:hAnsi="Optima" w:cs="Times New Roman"/>
          <w:sz w:val="20"/>
          <w:szCs w:val="20"/>
          <w:rPrChange w:id="90" w:author="David Döbele" w:date="2024-09-21T22:20:00Z" w16du:dateUtc="2024-09-21T20:20:00Z">
            <w:rPr>
              <w:rFonts w:ascii="Optima" w:hAnsi="Optima" w:cs="Times New Roman"/>
              <w:sz w:val="21"/>
              <w:szCs w:val="21"/>
            </w:rPr>
          </w:rPrChange>
        </w:rPr>
        <w:t xml:space="preserve">es </w:t>
      </w:r>
      <w:r w:rsidR="003765AF" w:rsidRPr="00192204">
        <w:rPr>
          <w:rFonts w:ascii="Optima" w:hAnsi="Optima" w:cs="Times New Roman"/>
          <w:sz w:val="20"/>
          <w:szCs w:val="20"/>
          <w:rPrChange w:id="91" w:author="David Döbele" w:date="2024-09-21T22:20:00Z" w16du:dateUtc="2024-09-21T20:20:00Z">
            <w:rPr>
              <w:rFonts w:ascii="Optima" w:hAnsi="Optima" w:cs="Times New Roman"/>
              <w:sz w:val="21"/>
              <w:szCs w:val="21"/>
            </w:rPr>
          </w:rPrChange>
        </w:rPr>
        <w:t>mein Ziel</w:t>
      </w:r>
      <w:r w:rsidR="00584FF8" w:rsidRPr="00192204">
        <w:rPr>
          <w:rFonts w:ascii="Optima" w:hAnsi="Optima" w:cs="Times New Roman"/>
          <w:sz w:val="20"/>
          <w:szCs w:val="20"/>
          <w:rPrChange w:id="92" w:author="David Döbele" w:date="2024-09-21T22:20:00Z" w16du:dateUtc="2024-09-21T20:20:00Z">
            <w:rPr>
              <w:rFonts w:ascii="Optima" w:hAnsi="Optima" w:cs="Times New Roman"/>
              <w:sz w:val="21"/>
              <w:szCs w:val="21"/>
            </w:rPr>
          </w:rPrChange>
        </w:rPr>
        <w:t>, meine bisherige akademische Leistung mit einem stärkeren ge</w:t>
      </w:r>
      <w:r w:rsidR="003765AF" w:rsidRPr="00192204">
        <w:rPr>
          <w:rFonts w:ascii="Optima" w:hAnsi="Optima" w:cs="Times New Roman"/>
          <w:sz w:val="20"/>
          <w:szCs w:val="20"/>
          <w:rPrChange w:id="93" w:author="David Döbele" w:date="2024-09-21T22:20:00Z" w16du:dateUtc="2024-09-21T20:20:00Z">
            <w:rPr>
              <w:rFonts w:ascii="Optima" w:hAnsi="Optima" w:cs="Times New Roman"/>
              <w:sz w:val="21"/>
              <w:szCs w:val="21"/>
            </w:rPr>
          </w:rPrChange>
        </w:rPr>
        <w:t>meinnützigen</w:t>
      </w:r>
      <w:r w:rsidR="00584FF8" w:rsidRPr="00192204">
        <w:rPr>
          <w:rFonts w:ascii="Optima" w:hAnsi="Optima" w:cs="Times New Roman"/>
          <w:sz w:val="20"/>
          <w:szCs w:val="20"/>
          <w:rPrChange w:id="94" w:author="David Döbele" w:date="2024-09-21T22:20:00Z" w16du:dateUtc="2024-09-21T20:20:00Z">
            <w:rPr>
              <w:rFonts w:ascii="Optima" w:hAnsi="Optima" w:cs="Times New Roman"/>
              <w:sz w:val="21"/>
              <w:szCs w:val="21"/>
            </w:rPr>
          </w:rPrChange>
        </w:rPr>
        <w:t xml:space="preserve"> Einsatz zu kombinieren und mich dadurch noch vielfältiger und</w:t>
      </w:r>
      <w:r w:rsidR="003765AF" w:rsidRPr="00192204">
        <w:rPr>
          <w:rFonts w:ascii="Optima" w:hAnsi="Optima" w:cs="Times New Roman"/>
          <w:sz w:val="20"/>
          <w:szCs w:val="20"/>
          <w:rPrChange w:id="95" w:author="David Döbele" w:date="2024-09-21T22:20:00Z" w16du:dateUtc="2024-09-21T20:20:00Z">
            <w:rPr>
              <w:rFonts w:ascii="Optima" w:hAnsi="Optima" w:cs="Times New Roman"/>
              <w:sz w:val="21"/>
              <w:szCs w:val="21"/>
            </w:rPr>
          </w:rPrChange>
        </w:rPr>
        <w:t xml:space="preserve"> vor allem</w:t>
      </w:r>
      <w:r w:rsidR="00584FF8" w:rsidRPr="00192204">
        <w:rPr>
          <w:rFonts w:ascii="Optima" w:hAnsi="Optima" w:cs="Times New Roman"/>
          <w:sz w:val="20"/>
          <w:szCs w:val="20"/>
          <w:rPrChange w:id="96" w:author="David Döbele" w:date="2024-09-21T22:20:00Z" w16du:dateUtc="2024-09-21T20:20:00Z">
            <w:rPr>
              <w:rFonts w:ascii="Optima" w:hAnsi="Optima" w:cs="Times New Roman"/>
              <w:sz w:val="21"/>
              <w:szCs w:val="21"/>
            </w:rPr>
          </w:rPrChange>
        </w:rPr>
        <w:t xml:space="preserve"> belastbarer zu entwickeln.</w:t>
      </w:r>
      <w:r w:rsidR="00EF1759" w:rsidRPr="00192204">
        <w:rPr>
          <w:rFonts w:ascii="Optima" w:hAnsi="Optima" w:cs="Times New Roman"/>
          <w:sz w:val="20"/>
          <w:szCs w:val="20"/>
          <w:rPrChange w:id="97" w:author="David Döbele" w:date="2024-09-21T22:20:00Z" w16du:dateUtc="2024-09-21T20:20:00Z">
            <w:rPr>
              <w:rFonts w:ascii="Optima" w:hAnsi="Optima" w:cs="Times New Roman"/>
              <w:sz w:val="21"/>
              <w:szCs w:val="21"/>
            </w:rPr>
          </w:rPrChange>
        </w:rPr>
        <w:t xml:space="preserve"> Meinen Ehrgeiz und meine Leidenschaft für anspruchsvolle Aufgaben möchte ich nun</w:t>
      </w:r>
      <w:r w:rsidR="003765AF" w:rsidRPr="00192204">
        <w:rPr>
          <w:rFonts w:ascii="Optima" w:hAnsi="Optima" w:cs="Times New Roman"/>
          <w:sz w:val="20"/>
          <w:szCs w:val="20"/>
          <w:rPrChange w:id="98" w:author="David Döbele" w:date="2024-09-21T22:20:00Z" w16du:dateUtc="2024-09-21T20:20:00Z">
            <w:rPr>
              <w:rFonts w:ascii="Optima" w:hAnsi="Optima" w:cs="Times New Roman"/>
              <w:sz w:val="21"/>
              <w:szCs w:val="21"/>
            </w:rPr>
          </w:rPrChange>
        </w:rPr>
        <w:t xml:space="preserve"> zusätzlich</w:t>
      </w:r>
      <w:r w:rsidR="00EF1759" w:rsidRPr="00192204">
        <w:rPr>
          <w:rFonts w:ascii="Optima" w:hAnsi="Optima" w:cs="Times New Roman"/>
          <w:sz w:val="20"/>
          <w:szCs w:val="20"/>
          <w:rPrChange w:id="99" w:author="David Döbele" w:date="2024-09-21T22:20:00Z" w16du:dateUtc="2024-09-21T20:20:00Z">
            <w:rPr>
              <w:rFonts w:ascii="Optima" w:hAnsi="Optima" w:cs="Times New Roman"/>
              <w:sz w:val="21"/>
              <w:szCs w:val="21"/>
            </w:rPr>
          </w:rPrChange>
        </w:rPr>
        <w:t xml:space="preserve"> gerne während des Praktikums bei Ihnen einbringen und voll ausschöpfen.</w:t>
      </w:r>
    </w:p>
    <w:p w14:paraId="2C090CDF" w14:textId="723F9A8E" w:rsidR="00E65B09" w:rsidRPr="00192204" w:rsidRDefault="00E65B09" w:rsidP="00E65B09">
      <w:pPr>
        <w:spacing w:after="0"/>
        <w:jc w:val="both"/>
        <w:rPr>
          <w:rFonts w:ascii="Optima" w:hAnsi="Optima" w:cs="Times New Roman"/>
          <w:sz w:val="20"/>
          <w:szCs w:val="20"/>
          <w:rPrChange w:id="100" w:author="David Döbele" w:date="2024-09-21T22:20:00Z" w16du:dateUtc="2024-09-21T20:20:00Z">
            <w:rPr>
              <w:rFonts w:ascii="Optima" w:hAnsi="Optima" w:cs="Times New Roman"/>
              <w:sz w:val="21"/>
              <w:szCs w:val="21"/>
            </w:rPr>
          </w:rPrChange>
        </w:rPr>
      </w:pPr>
    </w:p>
    <w:p w14:paraId="3BAC5501" w14:textId="2A5BC11C" w:rsidR="00E65B09" w:rsidRPr="00192204" w:rsidRDefault="00FD131A" w:rsidP="00E65B09">
      <w:pPr>
        <w:spacing w:after="0"/>
        <w:jc w:val="both"/>
        <w:rPr>
          <w:rFonts w:ascii="Optima" w:hAnsi="Optima" w:cs="Times New Roman"/>
          <w:sz w:val="20"/>
          <w:szCs w:val="20"/>
          <w:rPrChange w:id="101" w:author="David Döbele" w:date="2024-09-21T22:20:00Z" w16du:dateUtc="2024-09-21T20:20:00Z">
            <w:rPr>
              <w:rFonts w:ascii="Optima" w:hAnsi="Optima" w:cs="Times New Roman"/>
              <w:sz w:val="21"/>
              <w:szCs w:val="21"/>
            </w:rPr>
          </w:rPrChange>
        </w:rPr>
      </w:pPr>
      <w:r w:rsidRPr="00192204">
        <w:rPr>
          <w:rFonts w:ascii="Optima" w:hAnsi="Optima" w:cs="Times New Roman"/>
          <w:sz w:val="20"/>
          <w:szCs w:val="20"/>
          <w:rPrChange w:id="102" w:author="David Döbele" w:date="2024-09-21T22:20:00Z" w16du:dateUtc="2024-09-21T20:20:00Z">
            <w:rPr>
              <w:rFonts w:ascii="Optima" w:hAnsi="Optima" w:cs="Times New Roman"/>
              <w:sz w:val="21"/>
              <w:szCs w:val="21"/>
            </w:rPr>
          </w:rPrChange>
        </w:rPr>
        <w:t>Mir scheint ein Praktikum bei Eurogroup Consulting als ideale Chance, da das Unternehmen genau die Werte und Kompetenzen verkörpert, die mich in der Beratung ansprechen. EGC vereint ein breites Leistungsportfolio, was mir eine Chance bietet, verschiedene Facetten der Beratungsarbeit zu erleben und mitzugestalten. Besonders reizt mich hier die Ausrichtung auf Banking und Insurance, da diese Bereiche entscheidend für die Transformation der Finanzbranche sind, die mich besonders interessier</w:t>
      </w:r>
      <w:r w:rsidR="008D67DB" w:rsidRPr="00192204">
        <w:rPr>
          <w:rFonts w:ascii="Optima" w:hAnsi="Optima" w:cs="Times New Roman"/>
          <w:sz w:val="20"/>
          <w:szCs w:val="20"/>
          <w:rPrChange w:id="103" w:author="David Döbele" w:date="2024-09-21T22:20:00Z" w16du:dateUtc="2024-09-21T20:20:00Z">
            <w:rPr>
              <w:rFonts w:ascii="Optima" w:hAnsi="Optima" w:cs="Times New Roman"/>
              <w:sz w:val="21"/>
              <w:szCs w:val="21"/>
            </w:rPr>
          </w:rPrChange>
        </w:rPr>
        <w:t>en</w:t>
      </w:r>
      <w:r w:rsidRPr="00192204">
        <w:rPr>
          <w:rFonts w:ascii="Optima" w:hAnsi="Optima" w:cs="Times New Roman"/>
          <w:sz w:val="20"/>
          <w:szCs w:val="20"/>
          <w:rPrChange w:id="104" w:author="David Döbele" w:date="2024-09-21T22:20:00Z" w16du:dateUtc="2024-09-21T20:20:00Z">
            <w:rPr>
              <w:rFonts w:ascii="Optima" w:hAnsi="Optima" w:cs="Times New Roman"/>
              <w:sz w:val="21"/>
              <w:szCs w:val="21"/>
            </w:rPr>
          </w:rPrChange>
        </w:rPr>
        <w:t>.</w:t>
      </w:r>
      <w:r w:rsidR="008D67DB" w:rsidRPr="00192204">
        <w:rPr>
          <w:rFonts w:ascii="Optima" w:hAnsi="Optima" w:cs="Times New Roman"/>
          <w:sz w:val="20"/>
          <w:szCs w:val="20"/>
          <w:rPrChange w:id="105" w:author="David Döbele" w:date="2024-09-21T22:20:00Z" w16du:dateUtc="2024-09-21T20:20:00Z">
            <w:rPr>
              <w:rFonts w:ascii="Optima" w:hAnsi="Optima" w:cs="Times New Roman"/>
              <w:sz w:val="21"/>
              <w:szCs w:val="21"/>
            </w:rPr>
          </w:rPrChange>
        </w:rPr>
        <w:t xml:space="preserve"> Die</w:t>
      </w:r>
      <w:r w:rsidRPr="00192204">
        <w:rPr>
          <w:rFonts w:ascii="Optima" w:hAnsi="Optima" w:cs="Times New Roman"/>
          <w:sz w:val="20"/>
          <w:szCs w:val="20"/>
          <w:rPrChange w:id="106" w:author="David Döbele" w:date="2024-09-21T22:20:00Z" w16du:dateUtc="2024-09-21T20:20:00Z">
            <w:rPr>
              <w:rFonts w:ascii="Optima" w:hAnsi="Optima" w:cs="Times New Roman"/>
              <w:sz w:val="21"/>
              <w:szCs w:val="21"/>
            </w:rPr>
          </w:rPrChange>
        </w:rPr>
        <w:t xml:space="preserve"> internationale Ausrichtung </w:t>
      </w:r>
      <w:r w:rsidR="008D67DB" w:rsidRPr="00192204">
        <w:rPr>
          <w:rFonts w:ascii="Optima" w:hAnsi="Optima" w:cs="Times New Roman"/>
          <w:sz w:val="20"/>
          <w:szCs w:val="20"/>
          <w:rPrChange w:id="107" w:author="David Döbele" w:date="2024-09-21T22:20:00Z" w16du:dateUtc="2024-09-21T20:20:00Z">
            <w:rPr>
              <w:rFonts w:ascii="Optima" w:hAnsi="Optima" w:cs="Times New Roman"/>
              <w:sz w:val="21"/>
              <w:szCs w:val="21"/>
            </w:rPr>
          </w:rPrChange>
        </w:rPr>
        <w:t>von E</w:t>
      </w:r>
      <w:ins w:id="108" w:author="David Döbele" w:date="2024-09-21T22:21:00Z" w16du:dateUtc="2024-09-21T20:21:00Z">
        <w:r w:rsidR="00C30E4F">
          <w:rPr>
            <w:rFonts w:ascii="Optima" w:hAnsi="Optima" w:cs="Times New Roman"/>
            <w:sz w:val="20"/>
            <w:szCs w:val="20"/>
          </w:rPr>
          <w:t>G</w:t>
        </w:r>
      </w:ins>
      <w:del w:id="109" w:author="David Döbele" w:date="2024-09-21T22:21:00Z" w16du:dateUtc="2024-09-21T20:21:00Z">
        <w:r w:rsidR="00A23C5D" w:rsidRPr="00192204" w:rsidDel="00C30E4F">
          <w:rPr>
            <w:rFonts w:ascii="Optima" w:hAnsi="Optima" w:cs="Times New Roman"/>
            <w:sz w:val="20"/>
            <w:szCs w:val="20"/>
            <w:rPrChange w:id="110" w:author="David Döbele" w:date="2024-09-21T22:20:00Z" w16du:dateUtc="2024-09-21T20:20:00Z">
              <w:rPr>
                <w:rFonts w:ascii="Optima" w:hAnsi="Optima" w:cs="Times New Roman"/>
                <w:sz w:val="21"/>
                <w:szCs w:val="21"/>
              </w:rPr>
            </w:rPrChange>
          </w:rPr>
          <w:delText>C</w:delText>
        </w:r>
      </w:del>
      <w:r w:rsidR="008D67DB" w:rsidRPr="00192204">
        <w:rPr>
          <w:rFonts w:ascii="Optima" w:hAnsi="Optima" w:cs="Times New Roman"/>
          <w:sz w:val="20"/>
          <w:szCs w:val="20"/>
          <w:rPrChange w:id="111" w:author="David Döbele" w:date="2024-09-21T22:20:00Z" w16du:dateUtc="2024-09-21T20:20:00Z">
            <w:rPr>
              <w:rFonts w:ascii="Optima" w:hAnsi="Optima" w:cs="Times New Roman"/>
              <w:sz w:val="21"/>
              <w:szCs w:val="21"/>
            </w:rPr>
          </w:rPrChange>
        </w:rPr>
        <w:t xml:space="preserve">C </w:t>
      </w:r>
      <w:r w:rsidRPr="00192204">
        <w:rPr>
          <w:rFonts w:ascii="Optima" w:hAnsi="Optima" w:cs="Times New Roman"/>
          <w:sz w:val="20"/>
          <w:szCs w:val="20"/>
          <w:rPrChange w:id="112" w:author="David Döbele" w:date="2024-09-21T22:20:00Z" w16du:dateUtc="2024-09-21T20:20:00Z">
            <w:rPr>
              <w:rFonts w:ascii="Optima" w:hAnsi="Optima" w:cs="Times New Roman"/>
              <w:sz w:val="21"/>
              <w:szCs w:val="21"/>
            </w:rPr>
          </w:rPrChange>
        </w:rPr>
        <w:t xml:space="preserve">würde mir zudem Einblicke liefern, </w:t>
      </w:r>
      <w:r w:rsidR="008D67DB" w:rsidRPr="00192204">
        <w:rPr>
          <w:rFonts w:ascii="Optima" w:hAnsi="Optima" w:cs="Times New Roman"/>
          <w:sz w:val="20"/>
          <w:szCs w:val="20"/>
          <w:rPrChange w:id="113" w:author="David Döbele" w:date="2024-09-21T22:20:00Z" w16du:dateUtc="2024-09-21T20:20:00Z">
            <w:rPr>
              <w:rFonts w:ascii="Optima" w:hAnsi="Optima" w:cs="Times New Roman"/>
              <w:sz w:val="21"/>
              <w:szCs w:val="21"/>
            </w:rPr>
          </w:rPrChange>
        </w:rPr>
        <w:t>die</w:t>
      </w:r>
      <w:r w:rsidRPr="00192204">
        <w:rPr>
          <w:rFonts w:ascii="Optima" w:hAnsi="Optima" w:cs="Times New Roman"/>
          <w:sz w:val="20"/>
          <w:szCs w:val="20"/>
          <w:rPrChange w:id="114" w:author="David Döbele" w:date="2024-09-21T22:20:00Z" w16du:dateUtc="2024-09-21T20:20:00Z">
            <w:rPr>
              <w:rFonts w:ascii="Optima" w:hAnsi="Optima" w:cs="Times New Roman"/>
              <w:sz w:val="21"/>
              <w:szCs w:val="21"/>
            </w:rPr>
          </w:rPrChange>
        </w:rPr>
        <w:t xml:space="preserve"> über den deutschen Markt hinausgehen und dazu führen, dass ich wertvolle Erfahrungen sammeln würde. In einem Unternehmen, das Wert auf Zusammenarbeit und vor allem individuelle Stärken legt, sehe ich die ideale Umgebung, um mein theoretisches Wissen erstmals praktisch anzuwenden und gleichzeitig von erfahrenen Beraterinnen und Beratern zu lernen. EGC bietet mir die perfekte Kombination aus fachlicher Herausforderung und einem unterstützenden Umfeld, in dem ich mich beruflich und persönlich weiterentwickeln kann.</w:t>
      </w:r>
    </w:p>
    <w:p w14:paraId="0D1927BC" w14:textId="366D7854" w:rsidR="00E65B09" w:rsidRPr="00192204" w:rsidRDefault="00E65B09" w:rsidP="00E65B09">
      <w:pPr>
        <w:spacing w:after="0"/>
        <w:jc w:val="both"/>
        <w:rPr>
          <w:rFonts w:ascii="Optima" w:hAnsi="Optima" w:cs="Times New Roman"/>
          <w:sz w:val="20"/>
          <w:szCs w:val="20"/>
          <w:rPrChange w:id="115" w:author="David Döbele" w:date="2024-09-21T22:20:00Z" w16du:dateUtc="2024-09-21T20:20:00Z">
            <w:rPr>
              <w:rFonts w:ascii="Optima" w:hAnsi="Optima" w:cs="Times New Roman"/>
              <w:sz w:val="21"/>
              <w:szCs w:val="21"/>
            </w:rPr>
          </w:rPrChange>
        </w:rPr>
      </w:pPr>
    </w:p>
    <w:p w14:paraId="11B49693" w14:textId="156380E4" w:rsidR="00E65B09" w:rsidRPr="00192204" w:rsidRDefault="000133A0" w:rsidP="00E65B09">
      <w:pPr>
        <w:spacing w:after="0"/>
        <w:jc w:val="both"/>
        <w:rPr>
          <w:rFonts w:ascii="Optima" w:hAnsi="Optima" w:cs="Times New Roman"/>
          <w:sz w:val="20"/>
          <w:szCs w:val="20"/>
          <w:rPrChange w:id="116" w:author="David Döbele" w:date="2024-09-21T22:20:00Z" w16du:dateUtc="2024-09-21T20:20:00Z">
            <w:rPr>
              <w:rFonts w:ascii="Optima" w:hAnsi="Optima" w:cs="Times New Roman"/>
              <w:sz w:val="21"/>
              <w:szCs w:val="21"/>
            </w:rPr>
          </w:rPrChange>
        </w:rPr>
      </w:pPr>
      <w:r w:rsidRPr="00192204">
        <w:rPr>
          <w:rFonts w:ascii="Optima" w:hAnsi="Optima" w:cs="Times New Roman"/>
          <w:sz w:val="20"/>
          <w:szCs w:val="20"/>
          <w:rPrChange w:id="117" w:author="David Döbele" w:date="2024-09-21T22:20:00Z" w16du:dateUtc="2024-09-21T20:20:00Z">
            <w:rPr>
              <w:rFonts w:ascii="Optima" w:hAnsi="Optima" w:cs="Times New Roman"/>
              <w:sz w:val="21"/>
              <w:szCs w:val="21"/>
            </w:rPr>
          </w:rPrChange>
        </w:rPr>
        <w:t xml:space="preserve">Idealerweise erhalte ich durch das Praktikum spannende Einblicke in den Arbeitsalltag eines Consultants und die Möglichkeit, in kürzester Zeit viel zu lernen. Ich bin überzeugt, dass ich durch mein hohes Engagement, mein analytisches Denken und meine selbstständige Lernbereitschaft eine Bereicherung für Ihr Team </w:t>
      </w:r>
      <w:r w:rsidR="00607CA8" w:rsidRPr="00192204">
        <w:rPr>
          <w:rFonts w:ascii="Optima" w:hAnsi="Optima" w:cs="Times New Roman"/>
          <w:sz w:val="20"/>
          <w:szCs w:val="20"/>
          <w:rPrChange w:id="118" w:author="David Döbele" w:date="2024-09-21T22:20:00Z" w16du:dateUtc="2024-09-21T20:20:00Z">
            <w:rPr>
              <w:rFonts w:ascii="Optima" w:hAnsi="Optima" w:cs="Times New Roman"/>
              <w:sz w:val="21"/>
              <w:szCs w:val="21"/>
            </w:rPr>
          </w:rPrChange>
        </w:rPr>
        <w:t xml:space="preserve">bei </w:t>
      </w:r>
      <w:r w:rsidRPr="00192204">
        <w:rPr>
          <w:rFonts w:ascii="Optima" w:hAnsi="Optima" w:cs="Times New Roman"/>
          <w:sz w:val="20"/>
          <w:szCs w:val="20"/>
          <w:rPrChange w:id="119" w:author="David Döbele" w:date="2024-09-21T22:20:00Z" w16du:dateUtc="2024-09-21T20:20:00Z">
            <w:rPr>
              <w:rFonts w:ascii="Optima" w:hAnsi="Optima" w:cs="Times New Roman"/>
              <w:sz w:val="21"/>
              <w:szCs w:val="21"/>
            </w:rPr>
          </w:rPrChange>
        </w:rPr>
        <w:t xml:space="preserve">Eurogroup Consulting sein </w:t>
      </w:r>
      <w:r w:rsidR="008D67DB" w:rsidRPr="00192204">
        <w:rPr>
          <w:rFonts w:ascii="Optima" w:hAnsi="Optima" w:cs="Times New Roman"/>
          <w:sz w:val="20"/>
          <w:szCs w:val="20"/>
          <w:rPrChange w:id="120" w:author="David Döbele" w:date="2024-09-21T22:20:00Z" w16du:dateUtc="2024-09-21T20:20:00Z">
            <w:rPr>
              <w:rFonts w:ascii="Optima" w:hAnsi="Optima" w:cs="Times New Roman"/>
              <w:sz w:val="21"/>
              <w:szCs w:val="21"/>
            </w:rPr>
          </w:rPrChange>
        </w:rPr>
        <w:t>kann</w:t>
      </w:r>
      <w:r w:rsidRPr="00192204">
        <w:rPr>
          <w:rFonts w:ascii="Optima" w:hAnsi="Optima" w:cs="Times New Roman"/>
          <w:sz w:val="20"/>
          <w:szCs w:val="20"/>
          <w:rPrChange w:id="121" w:author="David Döbele" w:date="2024-09-21T22:20:00Z" w16du:dateUtc="2024-09-21T20:20:00Z">
            <w:rPr>
              <w:rFonts w:ascii="Optima" w:hAnsi="Optima" w:cs="Times New Roman"/>
              <w:sz w:val="21"/>
              <w:szCs w:val="21"/>
            </w:rPr>
          </w:rPrChange>
        </w:rPr>
        <w:t>. Aus diesem Grund freue ich mich sehr über die Möglichkeit, Sie in einem persönlichen Gespräch von meinen Qualifikationen zu überzeugen und Sie dabei gleichzeitig besser kennenzulernen.</w:t>
      </w:r>
    </w:p>
    <w:p w14:paraId="6655894C" w14:textId="77777777" w:rsidR="00667F45" w:rsidRPr="00192204" w:rsidRDefault="00667F45" w:rsidP="00E65B09">
      <w:pPr>
        <w:spacing w:after="0"/>
        <w:jc w:val="both"/>
        <w:rPr>
          <w:rFonts w:ascii="Optima" w:hAnsi="Optima" w:cs="Times New Roman"/>
          <w:sz w:val="20"/>
          <w:szCs w:val="20"/>
          <w:rPrChange w:id="122" w:author="David Döbele" w:date="2024-09-21T22:20:00Z" w16du:dateUtc="2024-09-21T20:20:00Z">
            <w:rPr>
              <w:rFonts w:ascii="Optima" w:hAnsi="Optima" w:cs="Times New Roman"/>
              <w:sz w:val="21"/>
              <w:szCs w:val="21"/>
            </w:rPr>
          </w:rPrChange>
        </w:rPr>
      </w:pPr>
    </w:p>
    <w:p w14:paraId="4459D038" w14:textId="07A27375" w:rsidR="00E65B09" w:rsidRPr="00192204" w:rsidRDefault="0099776A" w:rsidP="00E65B09">
      <w:pPr>
        <w:spacing w:after="0"/>
        <w:jc w:val="both"/>
        <w:rPr>
          <w:rFonts w:ascii="Optima" w:hAnsi="Optima" w:cs="Times New Roman"/>
          <w:sz w:val="20"/>
          <w:szCs w:val="20"/>
          <w:rPrChange w:id="123" w:author="David Döbele" w:date="2024-09-21T22:20:00Z" w16du:dateUtc="2024-09-21T20:20:00Z">
            <w:rPr>
              <w:rFonts w:ascii="Optima" w:hAnsi="Optima" w:cs="Times New Roman"/>
              <w:sz w:val="21"/>
              <w:szCs w:val="21"/>
            </w:rPr>
          </w:rPrChange>
        </w:rPr>
      </w:pPr>
      <w:r w:rsidRPr="00192204">
        <w:rPr>
          <w:rFonts w:ascii="Optima" w:hAnsi="Optima" w:cs="Times New Roman"/>
          <w:sz w:val="20"/>
          <w:szCs w:val="20"/>
          <w:rPrChange w:id="124" w:author="David Döbele" w:date="2024-09-21T22:20:00Z" w16du:dateUtc="2024-09-21T20:20:00Z">
            <w:rPr>
              <w:rFonts w:ascii="Optima" w:hAnsi="Optima" w:cs="Times New Roman"/>
              <w:sz w:val="21"/>
              <w:szCs w:val="21"/>
            </w:rPr>
          </w:rPrChange>
        </w:rPr>
        <w:t>Mit freundlichen Grüßen</w:t>
      </w:r>
    </w:p>
    <w:p w14:paraId="3BDB02BA" w14:textId="4663ABEF" w:rsidR="00BB3512" w:rsidRPr="00192204" w:rsidRDefault="00EF1759" w:rsidP="00E65B09">
      <w:pPr>
        <w:spacing w:after="0"/>
        <w:jc w:val="both"/>
        <w:rPr>
          <w:rFonts w:ascii="Optima" w:hAnsi="Optima" w:cs="Times New Roman"/>
          <w:sz w:val="20"/>
          <w:szCs w:val="20"/>
          <w:rPrChange w:id="125" w:author="David Döbele" w:date="2024-09-21T22:20:00Z" w16du:dateUtc="2024-09-21T20:20:00Z">
            <w:rPr>
              <w:rFonts w:ascii="Optima" w:hAnsi="Optima" w:cs="Times New Roman"/>
              <w:sz w:val="21"/>
              <w:szCs w:val="21"/>
            </w:rPr>
          </w:rPrChange>
        </w:rPr>
      </w:pPr>
      <w:r w:rsidRPr="00192204">
        <w:rPr>
          <w:rFonts w:ascii="Optima" w:hAnsi="Optima" w:cs="Times New Roman"/>
          <w:sz w:val="20"/>
          <w:szCs w:val="20"/>
          <w:rPrChange w:id="126" w:author="David Döbele" w:date="2024-09-21T22:20:00Z" w16du:dateUtc="2024-09-21T20:20:00Z">
            <w:rPr>
              <w:rFonts w:ascii="Optima" w:hAnsi="Optima" w:cs="Times New Roman"/>
              <w:sz w:val="21"/>
              <w:szCs w:val="21"/>
            </w:rPr>
          </w:rPrChange>
        </w:rPr>
        <w:t>Kevin Avdispahic</w:t>
      </w:r>
    </w:p>
    <w:sectPr w:rsidR="00BB3512" w:rsidRPr="00192204" w:rsidSect="002627D2">
      <w:pgSz w:w="11906" w:h="16838"/>
      <w:pgMar w:top="1021" w:right="1247" w:bottom="39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tima">
    <w:panose1 w:val="02000503060000020004"/>
    <w:charset w:val="00"/>
    <w:family w:val="auto"/>
    <w:pitch w:val="variable"/>
    <w:sig w:usb0="80000067"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David Döbele">
    <w15:presenceInfo w15:providerId="AD" w15:userId="S::david.doebele@pumpkinadvisory.onmicrosoft.com::a00222db-f5a0-4b93-9122-d1c61d86433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6"/>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133A0"/>
    <w:rsid w:val="00034B68"/>
    <w:rsid w:val="0004591A"/>
    <w:rsid w:val="00046459"/>
    <w:rsid w:val="000555E4"/>
    <w:rsid w:val="0005670D"/>
    <w:rsid w:val="000710B0"/>
    <w:rsid w:val="00073C82"/>
    <w:rsid w:val="00081359"/>
    <w:rsid w:val="0009623C"/>
    <w:rsid w:val="000A154E"/>
    <w:rsid w:val="000A3082"/>
    <w:rsid w:val="000A5AB8"/>
    <w:rsid w:val="000A62AA"/>
    <w:rsid w:val="000A6678"/>
    <w:rsid w:val="000A7DEB"/>
    <w:rsid w:val="000C55DE"/>
    <w:rsid w:val="000F371C"/>
    <w:rsid w:val="0010149A"/>
    <w:rsid w:val="00117F83"/>
    <w:rsid w:val="001241DA"/>
    <w:rsid w:val="00146C8E"/>
    <w:rsid w:val="00152DF9"/>
    <w:rsid w:val="00153A5E"/>
    <w:rsid w:val="00156A98"/>
    <w:rsid w:val="001669DB"/>
    <w:rsid w:val="00171D11"/>
    <w:rsid w:val="001819B1"/>
    <w:rsid w:val="00192204"/>
    <w:rsid w:val="001A4522"/>
    <w:rsid w:val="001C17FC"/>
    <w:rsid w:val="001D079A"/>
    <w:rsid w:val="001E0088"/>
    <w:rsid w:val="001E0903"/>
    <w:rsid w:val="001E1EE7"/>
    <w:rsid w:val="00203125"/>
    <w:rsid w:val="002042CB"/>
    <w:rsid w:val="002062F6"/>
    <w:rsid w:val="00212042"/>
    <w:rsid w:val="002213EE"/>
    <w:rsid w:val="0023054D"/>
    <w:rsid w:val="0023683A"/>
    <w:rsid w:val="002467A0"/>
    <w:rsid w:val="002536DC"/>
    <w:rsid w:val="00253BC3"/>
    <w:rsid w:val="00255EC1"/>
    <w:rsid w:val="00257D2A"/>
    <w:rsid w:val="002627D2"/>
    <w:rsid w:val="00264191"/>
    <w:rsid w:val="0027047C"/>
    <w:rsid w:val="002708C2"/>
    <w:rsid w:val="00274324"/>
    <w:rsid w:val="0029347E"/>
    <w:rsid w:val="002A5B9F"/>
    <w:rsid w:val="002D309E"/>
    <w:rsid w:val="002D594E"/>
    <w:rsid w:val="002E39B8"/>
    <w:rsid w:val="002F51FA"/>
    <w:rsid w:val="00311A15"/>
    <w:rsid w:val="00314867"/>
    <w:rsid w:val="003250EA"/>
    <w:rsid w:val="00325A44"/>
    <w:rsid w:val="00335CEF"/>
    <w:rsid w:val="003421B1"/>
    <w:rsid w:val="003633A6"/>
    <w:rsid w:val="00375D2D"/>
    <w:rsid w:val="003765AF"/>
    <w:rsid w:val="003811BC"/>
    <w:rsid w:val="00383C68"/>
    <w:rsid w:val="0038671F"/>
    <w:rsid w:val="003947A8"/>
    <w:rsid w:val="003B5499"/>
    <w:rsid w:val="003C6BAA"/>
    <w:rsid w:val="003D464F"/>
    <w:rsid w:val="003D5D1E"/>
    <w:rsid w:val="003F3290"/>
    <w:rsid w:val="003F688C"/>
    <w:rsid w:val="00415608"/>
    <w:rsid w:val="00424CAF"/>
    <w:rsid w:val="0043407A"/>
    <w:rsid w:val="00434D23"/>
    <w:rsid w:val="004403CB"/>
    <w:rsid w:val="00453C2F"/>
    <w:rsid w:val="00454C0B"/>
    <w:rsid w:val="0046226E"/>
    <w:rsid w:val="00470142"/>
    <w:rsid w:val="00474FC2"/>
    <w:rsid w:val="004840DC"/>
    <w:rsid w:val="00492923"/>
    <w:rsid w:val="004A1501"/>
    <w:rsid w:val="004A615C"/>
    <w:rsid w:val="004B4510"/>
    <w:rsid w:val="004C156C"/>
    <w:rsid w:val="004C174A"/>
    <w:rsid w:val="00500EFA"/>
    <w:rsid w:val="00506322"/>
    <w:rsid w:val="00507BBD"/>
    <w:rsid w:val="00514D3B"/>
    <w:rsid w:val="00527C88"/>
    <w:rsid w:val="005407D6"/>
    <w:rsid w:val="00542F06"/>
    <w:rsid w:val="0054745A"/>
    <w:rsid w:val="00553EC8"/>
    <w:rsid w:val="005705F7"/>
    <w:rsid w:val="00570B1D"/>
    <w:rsid w:val="00574140"/>
    <w:rsid w:val="005762CF"/>
    <w:rsid w:val="00577226"/>
    <w:rsid w:val="005842A0"/>
    <w:rsid w:val="00584FF8"/>
    <w:rsid w:val="00590834"/>
    <w:rsid w:val="00590E7F"/>
    <w:rsid w:val="00593C9C"/>
    <w:rsid w:val="005B047A"/>
    <w:rsid w:val="005B231F"/>
    <w:rsid w:val="005C55F7"/>
    <w:rsid w:val="005D7D49"/>
    <w:rsid w:val="005E00BC"/>
    <w:rsid w:val="005E63B8"/>
    <w:rsid w:val="005F350B"/>
    <w:rsid w:val="00603752"/>
    <w:rsid w:val="00607CA8"/>
    <w:rsid w:val="00632F05"/>
    <w:rsid w:val="0063723B"/>
    <w:rsid w:val="00644BED"/>
    <w:rsid w:val="00647413"/>
    <w:rsid w:val="006502BE"/>
    <w:rsid w:val="00667F45"/>
    <w:rsid w:val="006A7895"/>
    <w:rsid w:val="006B302C"/>
    <w:rsid w:val="006D2592"/>
    <w:rsid w:val="006F58EC"/>
    <w:rsid w:val="00706233"/>
    <w:rsid w:val="007251EA"/>
    <w:rsid w:val="007340D7"/>
    <w:rsid w:val="007472BD"/>
    <w:rsid w:val="00755A3D"/>
    <w:rsid w:val="007675B1"/>
    <w:rsid w:val="00781479"/>
    <w:rsid w:val="00797EF1"/>
    <w:rsid w:val="007A3246"/>
    <w:rsid w:val="007A64C5"/>
    <w:rsid w:val="007A719D"/>
    <w:rsid w:val="007B1B2B"/>
    <w:rsid w:val="007C59D2"/>
    <w:rsid w:val="007E4326"/>
    <w:rsid w:val="007F0344"/>
    <w:rsid w:val="007F7EA0"/>
    <w:rsid w:val="00800129"/>
    <w:rsid w:val="008049F7"/>
    <w:rsid w:val="00807293"/>
    <w:rsid w:val="0083750F"/>
    <w:rsid w:val="008428CF"/>
    <w:rsid w:val="0085213A"/>
    <w:rsid w:val="008565FD"/>
    <w:rsid w:val="00857C6F"/>
    <w:rsid w:val="008657E3"/>
    <w:rsid w:val="00867CED"/>
    <w:rsid w:val="00874503"/>
    <w:rsid w:val="00883B55"/>
    <w:rsid w:val="0089337A"/>
    <w:rsid w:val="008A248F"/>
    <w:rsid w:val="008B402E"/>
    <w:rsid w:val="008C27C1"/>
    <w:rsid w:val="008D6664"/>
    <w:rsid w:val="008D67DB"/>
    <w:rsid w:val="008D7CDB"/>
    <w:rsid w:val="008E100E"/>
    <w:rsid w:val="008E4BA9"/>
    <w:rsid w:val="008E7A27"/>
    <w:rsid w:val="008E7D17"/>
    <w:rsid w:val="00991E04"/>
    <w:rsid w:val="0099776A"/>
    <w:rsid w:val="009A256E"/>
    <w:rsid w:val="009C4FD2"/>
    <w:rsid w:val="009D07DC"/>
    <w:rsid w:val="009D3BBF"/>
    <w:rsid w:val="009D5BF6"/>
    <w:rsid w:val="009F46A7"/>
    <w:rsid w:val="00A1282E"/>
    <w:rsid w:val="00A14247"/>
    <w:rsid w:val="00A23C5D"/>
    <w:rsid w:val="00A40D57"/>
    <w:rsid w:val="00A44493"/>
    <w:rsid w:val="00A53760"/>
    <w:rsid w:val="00AA2791"/>
    <w:rsid w:val="00AA4C7C"/>
    <w:rsid w:val="00AB4CD0"/>
    <w:rsid w:val="00AC61EE"/>
    <w:rsid w:val="00AC66C4"/>
    <w:rsid w:val="00AC7086"/>
    <w:rsid w:val="00AE26F5"/>
    <w:rsid w:val="00AE3A33"/>
    <w:rsid w:val="00B135CE"/>
    <w:rsid w:val="00B22A2A"/>
    <w:rsid w:val="00B339B8"/>
    <w:rsid w:val="00B346A7"/>
    <w:rsid w:val="00B43970"/>
    <w:rsid w:val="00B50A34"/>
    <w:rsid w:val="00B54C38"/>
    <w:rsid w:val="00B5613E"/>
    <w:rsid w:val="00B57CB1"/>
    <w:rsid w:val="00B77DCE"/>
    <w:rsid w:val="00B81B0E"/>
    <w:rsid w:val="00B87CA9"/>
    <w:rsid w:val="00B9666E"/>
    <w:rsid w:val="00BB3512"/>
    <w:rsid w:val="00BB3C75"/>
    <w:rsid w:val="00BF1DED"/>
    <w:rsid w:val="00BF522D"/>
    <w:rsid w:val="00BF5F54"/>
    <w:rsid w:val="00C0214A"/>
    <w:rsid w:val="00C030C1"/>
    <w:rsid w:val="00C1562F"/>
    <w:rsid w:val="00C30E4F"/>
    <w:rsid w:val="00C6717B"/>
    <w:rsid w:val="00C71380"/>
    <w:rsid w:val="00C9003C"/>
    <w:rsid w:val="00C97ECA"/>
    <w:rsid w:val="00CA1160"/>
    <w:rsid w:val="00CA6B94"/>
    <w:rsid w:val="00CA702E"/>
    <w:rsid w:val="00CA7350"/>
    <w:rsid w:val="00CB639D"/>
    <w:rsid w:val="00CD51E6"/>
    <w:rsid w:val="00CE433B"/>
    <w:rsid w:val="00CF5BF6"/>
    <w:rsid w:val="00D30B5E"/>
    <w:rsid w:val="00D30CEA"/>
    <w:rsid w:val="00D71D8E"/>
    <w:rsid w:val="00D9281A"/>
    <w:rsid w:val="00DA3404"/>
    <w:rsid w:val="00DA524B"/>
    <w:rsid w:val="00DB471D"/>
    <w:rsid w:val="00DD1863"/>
    <w:rsid w:val="00DD3349"/>
    <w:rsid w:val="00DD54E1"/>
    <w:rsid w:val="00DD6747"/>
    <w:rsid w:val="00DE1FBC"/>
    <w:rsid w:val="00DE5C3D"/>
    <w:rsid w:val="00E02500"/>
    <w:rsid w:val="00E12ED8"/>
    <w:rsid w:val="00E162C9"/>
    <w:rsid w:val="00E3005D"/>
    <w:rsid w:val="00E30491"/>
    <w:rsid w:val="00E473ED"/>
    <w:rsid w:val="00E47DAF"/>
    <w:rsid w:val="00E521EC"/>
    <w:rsid w:val="00E62550"/>
    <w:rsid w:val="00E65B09"/>
    <w:rsid w:val="00E83116"/>
    <w:rsid w:val="00E914E5"/>
    <w:rsid w:val="00E91B86"/>
    <w:rsid w:val="00EA6CEC"/>
    <w:rsid w:val="00EA7AC2"/>
    <w:rsid w:val="00EC000C"/>
    <w:rsid w:val="00EF1759"/>
    <w:rsid w:val="00EF2FD5"/>
    <w:rsid w:val="00F11473"/>
    <w:rsid w:val="00F253C5"/>
    <w:rsid w:val="00F270C0"/>
    <w:rsid w:val="00F30624"/>
    <w:rsid w:val="00F4717F"/>
    <w:rsid w:val="00F5301B"/>
    <w:rsid w:val="00F55CE3"/>
    <w:rsid w:val="00F74175"/>
    <w:rsid w:val="00F92A04"/>
    <w:rsid w:val="00FA4972"/>
    <w:rsid w:val="00FA5291"/>
    <w:rsid w:val="00FB5AB2"/>
    <w:rsid w:val="00FD0856"/>
    <w:rsid w:val="00FD131A"/>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D136E80-B6EC-41F1-93F7-B6B7E4B9FC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erarbeitung">
    <w:name w:val="Revision"/>
    <w:hidden/>
    <w:uiPriority w:val="99"/>
    <w:semiHidden/>
    <w:rsid w:val="0019220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788012254">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7477646">
      <w:bodyDiv w:val="1"/>
      <w:marLeft w:val="0"/>
      <w:marRight w:val="0"/>
      <w:marTop w:val="0"/>
      <w:marBottom w:val="0"/>
      <w:divBdr>
        <w:top w:val="none" w:sz="0" w:space="0" w:color="auto"/>
        <w:left w:val="none" w:sz="0" w:space="0" w:color="auto"/>
        <w:bottom w:val="none" w:sz="0" w:space="0" w:color="auto"/>
        <w:right w:val="none" w:sz="0" w:space="0" w:color="auto"/>
      </w:divBdr>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926813150">
          <w:marLeft w:val="0"/>
          <w:marRight w:val="0"/>
          <w:marTop w:val="0"/>
          <w:marBottom w:val="0"/>
          <w:divBdr>
            <w:top w:val="none" w:sz="0" w:space="0" w:color="auto"/>
            <w:left w:val="none" w:sz="0" w:space="0" w:color="auto"/>
            <w:bottom w:val="none" w:sz="0" w:space="0" w:color="auto"/>
            <w:right w:val="none" w:sz="0" w:space="0" w:color="auto"/>
          </w:divBdr>
        </w:div>
        <w:div w:id="1758357222">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380519948">
          <w:marLeft w:val="0"/>
          <w:marRight w:val="0"/>
          <w:marTop w:val="0"/>
          <w:marBottom w:val="0"/>
          <w:divBdr>
            <w:top w:val="none" w:sz="0" w:space="0" w:color="auto"/>
            <w:left w:val="none" w:sz="0" w:space="0" w:color="auto"/>
            <w:bottom w:val="none" w:sz="0" w:space="0" w:color="auto"/>
            <w:right w:val="none" w:sz="0" w:space="0" w:color="auto"/>
          </w:divBdr>
        </w:div>
        <w:div w:id="892499306">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19722014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77896126">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customXml" Target="../customXml/item4.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4A95AE30B920EB4D8A86C536A1C7ACAA" ma:contentTypeVersion="1" ma:contentTypeDescription="Ein neues Dokument erstellen." ma:contentTypeScope="" ma:versionID="3e9aa46b6a76fd8d2a559c44b0a7c4f3">
  <xsd:schema xmlns:xsd="http://www.w3.org/2001/XMLSchema" xmlns:xs="http://www.w3.org/2001/XMLSchema" xmlns:p="http://schemas.microsoft.com/office/2006/metadata/properties" xmlns:ns3="2c5b5f10-fad3-426f-9534-2c5dac5e7481" targetNamespace="http://schemas.microsoft.com/office/2006/metadata/properties" ma:root="true" ma:fieldsID="9dc6bdf6d3e8311e1bffc417125faf5c" ns3:_="">
    <xsd:import namespace="2c5b5f10-fad3-426f-9534-2c5dac5e7481"/>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5b5f10-fad3-426f-9534-2c5dac5e748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A08B588A-6FA8-4F94-BDAC-32F001E708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5b5f10-fad3-426f-9534-2c5dac5e74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4251390-0F5D-45D3-BC30-0E6B05A77863}">
  <ds:schemaRefs>
    <ds:schemaRef ds:uri="http://schemas.microsoft.com/sharepoint/v3/contenttype/forms"/>
  </ds:schemaRefs>
</ds:datastoreItem>
</file>

<file path=customXml/itemProps3.xml><?xml version="1.0" encoding="utf-8"?>
<ds:datastoreItem xmlns:ds="http://schemas.openxmlformats.org/officeDocument/2006/customXml" ds:itemID="{9D9B1F07-99C0-4CD6-A04B-CA502B4BEED7}">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506</Words>
  <Characters>3189</Characters>
  <Application>Microsoft Office Word</Application>
  <DocSecurity>0</DocSecurity>
  <Lines>26</Lines>
  <Paragraphs>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David Döbele</cp:lastModifiedBy>
  <cp:revision>13</cp:revision>
  <dcterms:created xsi:type="dcterms:W3CDTF">2024-09-20T18:09:00Z</dcterms:created>
  <dcterms:modified xsi:type="dcterms:W3CDTF">2024-09-21T20:21:00Z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0x0101004A95AE30B920EB4D8A86C536A1C7ACAA</vt:lpwstr>
  </property>
</Properties>
</file>