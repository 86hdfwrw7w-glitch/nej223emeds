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comments.xml" ContentType="application/vnd.openxmlformats-officedocument.wordprocessingml.comments+xml"/>
  <Override PartName="/word/commentsExtended.xml" ContentType="application/vnd.openxmlformats-officedocument.wordprocessingml.commentsExtended+xml"/>
  <Override PartName="/word/commentsIds.xml" ContentType="application/vnd.openxmlformats-officedocument.wordprocessingml.commentsIds+xml"/>
  <Override PartName="/word/commentsExtensible.xml" ContentType="application/vnd.openxmlformats-officedocument.wordprocessingml.commentsExtensible+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00000001" w14:textId="77777777" w:rsidR="00B5474D" w:rsidRDefault="00000000">
      <w:pPr>
        <w:rPr>
          <w:rFonts w:ascii="UICTFontTextStyleBody" w:eastAsia="UICTFontTextStyleBody" w:hAnsi="UICTFontTextStyleBody" w:cs="UICTFontTextStyleBody"/>
          <w:b/>
          <w:u w:val="single"/>
        </w:rPr>
      </w:pPr>
      <w:r>
        <w:rPr>
          <w:b/>
          <w:u w:val="single"/>
        </w:rPr>
        <w:t>Selbstpräsentation</w:t>
      </w:r>
    </w:p>
    <w:p w14:paraId="00000002" w14:textId="77777777" w:rsidR="00B5474D" w:rsidRDefault="00000000">
      <w:pPr>
        <w:pBdr>
          <w:top w:val="nil"/>
          <w:left w:val="nil"/>
          <w:bottom w:val="nil"/>
          <w:right w:val="nil"/>
          <w:between w:val="nil"/>
        </w:pBdr>
        <w:spacing w:after="0" w:line="240" w:lineRule="auto"/>
        <w:rPr>
          <w:rFonts w:ascii=".AppleSystemUIFont" w:eastAsia=".AppleSystemUIFont" w:hAnsi=".AppleSystemUIFont" w:cs=".AppleSystemUIFont"/>
          <w:color w:val="111111"/>
        </w:rPr>
      </w:pPr>
      <w:r>
        <w:rPr>
          <w:rFonts w:ascii="UICTFontTextStyleBody" w:eastAsia="UICTFontTextStyleBody" w:hAnsi="UICTFontTextStyleBody" w:cs="UICTFontTextStyleBody"/>
          <w:color w:val="111111"/>
        </w:rPr>
        <w:t>Zunächst einmal vielen Dank für die Einladung und die Gelegenheit, mich heute bei Ihnen vorstellen zu dürfen.</w:t>
      </w:r>
    </w:p>
    <w:p w14:paraId="00000003" w14:textId="77777777" w:rsidR="00B5474D" w:rsidRDefault="00B5474D">
      <w:pPr>
        <w:pBdr>
          <w:top w:val="nil"/>
          <w:left w:val="nil"/>
          <w:bottom w:val="nil"/>
          <w:right w:val="nil"/>
          <w:between w:val="nil"/>
        </w:pBdr>
        <w:spacing w:after="0" w:line="240" w:lineRule="auto"/>
        <w:rPr>
          <w:rFonts w:ascii=".AppleSystemUIFont" w:eastAsia=".AppleSystemUIFont" w:hAnsi=".AppleSystemUIFont" w:cs=".AppleSystemUIFont"/>
          <w:color w:val="111111"/>
        </w:rPr>
      </w:pPr>
    </w:p>
    <w:p w14:paraId="00000004" w14:textId="062E593E" w:rsidR="00B5474D" w:rsidDel="000D2339" w:rsidRDefault="00000000">
      <w:pPr>
        <w:pBdr>
          <w:top w:val="nil"/>
          <w:left w:val="nil"/>
          <w:bottom w:val="nil"/>
          <w:right w:val="nil"/>
          <w:between w:val="nil"/>
        </w:pBdr>
        <w:spacing w:after="0" w:line="240" w:lineRule="auto"/>
        <w:rPr>
          <w:del w:id="0" w:author="Jonas Stegh" w:date="2025-01-02T09:23:00Z" w16du:dateUtc="2025-01-02T08:23:00Z"/>
          <w:rFonts w:ascii=".AppleSystemUIFont" w:eastAsia=".AppleSystemUIFont" w:hAnsi=".AppleSystemUIFont" w:cs=".AppleSystemUIFont"/>
          <w:color w:val="111111"/>
        </w:rPr>
      </w:pPr>
      <w:del w:id="1" w:author="Jonas Stegh" w:date="2025-01-02T09:23:00Z" w16du:dateUtc="2025-01-02T08:23:00Z">
        <w:r w:rsidDel="000D2339">
          <w:rPr>
            <w:rFonts w:ascii="UICTFontTextStyleBody" w:eastAsia="UICTFontTextStyleBody" w:hAnsi="UICTFontTextStyleBody" w:cs="UICTFontTextStyleBody"/>
            <w:color w:val="111111"/>
          </w:rPr>
          <w:delText>Mein Name ist Elian, und ich habe die hervorragende Entscheidung getroffen, meinen Bachelor in Wirtschafts- und Sozialwissenschaften an der Wirtschaftsuniversität Wien zu beginnen. Dort studiere ich seit knapp einem halben Jahr mit vollem Elan und durfte bereits viele spannende Dinge erleben.</w:delText>
        </w:r>
      </w:del>
    </w:p>
    <w:p w14:paraId="00000005" w14:textId="77777777" w:rsidR="00B5474D" w:rsidRDefault="00B5474D">
      <w:pPr>
        <w:pBdr>
          <w:top w:val="nil"/>
          <w:left w:val="nil"/>
          <w:bottom w:val="nil"/>
          <w:right w:val="nil"/>
          <w:between w:val="nil"/>
        </w:pBdr>
        <w:spacing w:after="0" w:line="240" w:lineRule="auto"/>
        <w:rPr>
          <w:rFonts w:ascii=".AppleSystemUIFont" w:eastAsia=".AppleSystemUIFont" w:hAnsi=".AppleSystemUIFont" w:cs=".AppleSystemUIFont"/>
          <w:color w:val="111111"/>
        </w:rPr>
      </w:pPr>
    </w:p>
    <w:p w14:paraId="00000006" w14:textId="77777777" w:rsidR="00B5474D" w:rsidRDefault="00000000">
      <w:pPr>
        <w:pBdr>
          <w:top w:val="nil"/>
          <w:left w:val="nil"/>
          <w:bottom w:val="nil"/>
          <w:right w:val="nil"/>
          <w:between w:val="nil"/>
        </w:pBdr>
        <w:spacing w:after="0" w:line="240" w:lineRule="auto"/>
        <w:rPr>
          <w:ins w:id="2" w:author="Jonas Stegh" w:date="2025-01-02T09:23:00Z" w16du:dateUtc="2025-01-02T08:23:00Z"/>
          <w:rFonts w:ascii="UICTFontTextStyleBody" w:eastAsia="UICTFontTextStyleBody" w:hAnsi="UICTFontTextStyleBody" w:cs="UICTFontTextStyleBody"/>
          <w:color w:val="111111"/>
        </w:rPr>
      </w:pPr>
      <w:r>
        <w:rPr>
          <w:rFonts w:ascii="UICTFontTextStyleBody" w:eastAsia="UICTFontTextStyleBody" w:hAnsi="UICTFontTextStyleBody" w:cs="UICTFontTextStyleBody"/>
          <w:color w:val="111111"/>
        </w:rPr>
        <w:t>Vielleicht kennen Sie das: Diese kleinen Geschichten aus der Kindheit, die einem immer wieder von den Eltern erzählt werden. Eine davon ist mir besonders im Gedächtnis geblieben und hat mir gezeigt, wie früh ein Werdegang beginnen kann. Schon als Kind hatte ich große Freude daran, Dinge im Alltag zu analysieren und zu hinterfragen – sei es ein langwieriger Check-in-Prozess am Flughafen oder eine Ampelschaltung, die den Verkehr nicht richtig regelte, solche Dinge sind mir schon früh aufgefallen. Ich habe nicht nur nach dem „Warum“ gefragt, sondern auch überlegt, wie man es verbessern könnte.</w:t>
      </w:r>
    </w:p>
    <w:p w14:paraId="1011B184" w14:textId="77777777" w:rsidR="000D2339" w:rsidRDefault="000D2339">
      <w:pPr>
        <w:pBdr>
          <w:top w:val="nil"/>
          <w:left w:val="nil"/>
          <w:bottom w:val="nil"/>
          <w:right w:val="nil"/>
          <w:between w:val="nil"/>
        </w:pBdr>
        <w:spacing w:after="0" w:line="240" w:lineRule="auto"/>
        <w:rPr>
          <w:ins w:id="3" w:author="Jonas Stegh" w:date="2025-01-02T09:23:00Z" w16du:dateUtc="2025-01-02T08:23:00Z"/>
          <w:rFonts w:ascii="UICTFontTextStyleBody" w:eastAsia="UICTFontTextStyleBody" w:hAnsi="UICTFontTextStyleBody" w:cs="UICTFontTextStyleBody"/>
          <w:color w:val="111111"/>
        </w:rPr>
      </w:pPr>
    </w:p>
    <w:p w14:paraId="01D91EA5" w14:textId="77777777" w:rsidR="000D2339" w:rsidRDefault="000D2339" w:rsidP="000D2339">
      <w:pPr>
        <w:pBdr>
          <w:top w:val="nil"/>
          <w:left w:val="nil"/>
          <w:bottom w:val="nil"/>
          <w:right w:val="nil"/>
          <w:between w:val="nil"/>
        </w:pBdr>
        <w:spacing w:after="0" w:line="240" w:lineRule="auto"/>
        <w:rPr>
          <w:moveTo w:id="4" w:author="Jonas Stegh" w:date="2025-01-02T09:23:00Z" w16du:dateUtc="2025-01-02T08:23:00Z"/>
          <w:rFonts w:ascii=".AppleSystemUIFont" w:eastAsia=".AppleSystemUIFont" w:hAnsi=".AppleSystemUIFont" w:cs=".AppleSystemUIFont"/>
          <w:color w:val="111111"/>
        </w:rPr>
      </w:pPr>
      <w:moveToRangeStart w:id="5" w:author="Jonas Stegh" w:date="2025-01-02T09:23:00Z" w:name="move186702200"/>
      <w:moveTo w:id="6" w:author="Jonas Stegh" w:date="2025-01-02T09:23:00Z" w16du:dateUtc="2025-01-02T08:23:00Z">
        <w:r w:rsidRPr="005F39B3">
          <w:rPr>
            <w:rFonts w:ascii="UICTFontTextStyleBody" w:eastAsia="UICTFontTextStyleBody" w:hAnsi="UICTFontTextStyleBody" w:cs="UICTFontTextStyleBody"/>
            <w:color w:val="111111"/>
            <w:highlight w:val="yellow"/>
          </w:rPr>
          <w:t>Ein weiterer prägender Teil meiner Schulzeit war meine fast zehnjährige Zeit im Eishockey. Vor allem im Winter war ich mehr als viermal pro Woche auf dem Eis. Dort habe ich gelernt, was Teamspirit wirklich bedeutet – in guten wie in schlechten Zeiten. Selbst wenn ich ein starkes Spiel hatte, zählte am Ende immer die Leistung des Teams. Diese Erfahrung hat mir gezeigt, wie wichtig Zusammenhalt und gemeinsamer Erfolg sind.</w:t>
        </w:r>
      </w:moveTo>
    </w:p>
    <w:moveToRangeEnd w:id="5"/>
    <w:p w14:paraId="5DAF7CA3" w14:textId="73E5890B" w:rsidR="000D2339" w:rsidDel="000D2339" w:rsidRDefault="000D2339">
      <w:pPr>
        <w:pBdr>
          <w:top w:val="nil"/>
          <w:left w:val="nil"/>
          <w:bottom w:val="nil"/>
          <w:right w:val="nil"/>
          <w:between w:val="nil"/>
        </w:pBdr>
        <w:spacing w:after="0" w:line="240" w:lineRule="auto"/>
        <w:rPr>
          <w:del w:id="7" w:author="Jonas Stegh" w:date="2025-01-02T09:23:00Z" w16du:dateUtc="2025-01-02T08:23:00Z"/>
          <w:rFonts w:ascii="UICTFontTextStyleBody" w:eastAsia="UICTFontTextStyleBody" w:hAnsi="UICTFontTextStyleBody" w:cs="UICTFontTextStyleBody"/>
          <w:color w:val="111111"/>
        </w:rPr>
      </w:pPr>
    </w:p>
    <w:p w14:paraId="220E7880" w14:textId="77777777" w:rsidR="00345030" w:rsidRDefault="00345030">
      <w:pPr>
        <w:pBdr>
          <w:top w:val="nil"/>
          <w:left w:val="nil"/>
          <w:bottom w:val="nil"/>
          <w:right w:val="nil"/>
          <w:between w:val="nil"/>
        </w:pBdr>
        <w:spacing w:after="0" w:line="240" w:lineRule="auto"/>
        <w:rPr>
          <w:rFonts w:ascii="UICTFontTextStyleBody" w:eastAsia="UICTFontTextStyleBody" w:hAnsi="UICTFontTextStyleBody" w:cs="UICTFontTextStyleBody"/>
          <w:color w:val="111111"/>
        </w:rPr>
      </w:pPr>
    </w:p>
    <w:p w14:paraId="2A57017D" w14:textId="31A858CC" w:rsidR="00345030" w:rsidRDefault="00345030">
      <w:pPr>
        <w:pBdr>
          <w:top w:val="nil"/>
          <w:left w:val="nil"/>
          <w:bottom w:val="nil"/>
          <w:right w:val="nil"/>
          <w:between w:val="nil"/>
        </w:pBdr>
        <w:spacing w:after="0" w:line="240" w:lineRule="auto"/>
        <w:rPr>
          <w:rFonts w:ascii="UICTFontTextStyleBody" w:eastAsia="UICTFontTextStyleBody" w:hAnsi="UICTFontTextStyleBody" w:cs="UICTFontTextStyleBody"/>
          <w:color w:val="111111"/>
        </w:rPr>
      </w:pPr>
      <w:r>
        <w:rPr>
          <w:rFonts w:ascii="UICTFontTextStyleBody" w:eastAsia="UICTFontTextStyleBody" w:hAnsi="UICTFontTextStyleBody" w:cs="UICTFontTextStyleBody"/>
          <w:color w:val="111111"/>
        </w:rPr>
        <w:t xml:space="preserve">Ich habe schon früh angefangen mich vielfältig auszuprobieren, um einen Job zu finden, der dieser </w:t>
      </w:r>
      <w:proofErr w:type="spellStart"/>
      <w:r>
        <w:rPr>
          <w:rFonts w:ascii="UICTFontTextStyleBody" w:eastAsia="UICTFontTextStyleBody" w:hAnsi="UICTFontTextStyleBody" w:cs="UICTFontTextStyleBody"/>
          <w:color w:val="111111"/>
        </w:rPr>
        <w:t>neugierde</w:t>
      </w:r>
      <w:proofErr w:type="spellEnd"/>
      <w:r>
        <w:rPr>
          <w:rFonts w:ascii="UICTFontTextStyleBody" w:eastAsia="UICTFontTextStyleBody" w:hAnsi="UICTFontTextStyleBody" w:cs="UICTFontTextStyleBody"/>
          <w:color w:val="111111"/>
        </w:rPr>
        <w:t xml:space="preserve"> (oder anderes Wort) </w:t>
      </w:r>
      <w:ins w:id="8" w:author="Jonas Stegh" w:date="2025-01-02T09:23:00Z" w16du:dateUtc="2025-01-02T08:23:00Z">
        <w:r w:rsidR="000D2339">
          <w:rPr>
            <w:rFonts w:ascii="UICTFontTextStyleBody" w:eastAsia="UICTFontTextStyleBody" w:hAnsi="UICTFontTextStyleBody" w:cs="UICTFontTextStyleBody"/>
            <w:color w:val="111111"/>
          </w:rPr>
          <w:t xml:space="preserve">und dem Teamspirit </w:t>
        </w:r>
      </w:ins>
      <w:r>
        <w:rPr>
          <w:rFonts w:ascii="UICTFontTextStyleBody" w:eastAsia="UICTFontTextStyleBody" w:hAnsi="UICTFontTextStyleBody" w:cs="UICTFontTextStyleBody"/>
          <w:color w:val="111111"/>
        </w:rPr>
        <w:t>gerecht werden kann.</w:t>
      </w:r>
    </w:p>
    <w:p w14:paraId="56448233" w14:textId="77777777" w:rsidR="00345030" w:rsidRDefault="00345030">
      <w:pPr>
        <w:pBdr>
          <w:top w:val="nil"/>
          <w:left w:val="nil"/>
          <w:bottom w:val="nil"/>
          <w:right w:val="nil"/>
          <w:between w:val="nil"/>
        </w:pBdr>
        <w:spacing w:after="0" w:line="240" w:lineRule="auto"/>
        <w:rPr>
          <w:rFonts w:ascii="UICTFontTextStyleBody" w:eastAsia="UICTFontTextStyleBody" w:hAnsi="UICTFontTextStyleBody" w:cs="UICTFontTextStyleBody"/>
          <w:color w:val="111111"/>
        </w:rPr>
      </w:pPr>
    </w:p>
    <w:p w14:paraId="25D78E48" w14:textId="1CC1A4AB" w:rsidR="00345030" w:rsidDel="000D2339" w:rsidRDefault="00345030" w:rsidP="00345030">
      <w:pPr>
        <w:pBdr>
          <w:top w:val="nil"/>
          <w:left w:val="nil"/>
          <w:bottom w:val="nil"/>
          <w:right w:val="nil"/>
          <w:between w:val="nil"/>
        </w:pBdr>
        <w:spacing w:after="0" w:line="240" w:lineRule="auto"/>
        <w:rPr>
          <w:moveFrom w:id="9" w:author="Jonas Stegh" w:date="2025-01-02T09:23:00Z" w16du:dateUtc="2025-01-02T08:23:00Z"/>
          <w:rFonts w:ascii=".AppleSystemUIFont" w:eastAsia=".AppleSystemUIFont" w:hAnsi=".AppleSystemUIFont" w:cs=".AppleSystemUIFont"/>
          <w:color w:val="111111"/>
        </w:rPr>
      </w:pPr>
      <w:moveFromRangeStart w:id="10" w:author="Jonas Stegh" w:date="2025-01-02T09:23:00Z" w:name="move186702200"/>
      <w:moveFrom w:id="11" w:author="Jonas Stegh" w:date="2025-01-02T09:23:00Z" w16du:dateUtc="2025-01-02T08:23:00Z">
        <w:r w:rsidRPr="00345030" w:rsidDel="000D2339">
          <w:rPr>
            <w:rFonts w:ascii="UICTFontTextStyleBody" w:eastAsia="UICTFontTextStyleBody" w:hAnsi="UICTFontTextStyleBody" w:cs="UICTFontTextStyleBody"/>
            <w:color w:val="111111"/>
            <w:highlight w:val="yellow"/>
            <w:rPrChange w:id="12" w:author="Jonas Stegh" w:date="2025-01-02T09:18:00Z" w16du:dateUtc="2025-01-02T08:18:00Z">
              <w:rPr>
                <w:rFonts w:ascii="UICTFontTextStyleBody" w:eastAsia="UICTFontTextStyleBody" w:hAnsi="UICTFontTextStyleBody" w:cs="UICTFontTextStyleBody"/>
                <w:color w:val="111111"/>
              </w:rPr>
            </w:rPrChange>
          </w:rPr>
          <w:t>Ein weiterer prägender Teil meiner Schulzeit war meine fast zehnjährige Zeit im Eishockey. Vor allem im Winter war ich mehr als viermal pro Woche auf dem Eis. Dort habe ich gelernt, was Teamspirit wirklich bedeutet – in guten wie in schlechten Zeiten. Selbst wenn ich ein starkes Spiel hatte, zählte am Ende immer die Leistung des Teams. Diese Erfahrung hat mir gezeigt, wie wichtig Zusammenhalt und gemeinsamer Erfolg sind.</w:t>
        </w:r>
      </w:moveFrom>
    </w:p>
    <w:moveFromRangeEnd w:id="10"/>
    <w:p w14:paraId="6BFC04EB" w14:textId="77777777" w:rsidR="00345030" w:rsidRDefault="00345030">
      <w:pPr>
        <w:pBdr>
          <w:top w:val="nil"/>
          <w:left w:val="nil"/>
          <w:bottom w:val="nil"/>
          <w:right w:val="nil"/>
          <w:between w:val="nil"/>
        </w:pBdr>
        <w:spacing w:after="0" w:line="240" w:lineRule="auto"/>
        <w:rPr>
          <w:rFonts w:ascii="UICTFontTextStyleBody" w:eastAsia="UICTFontTextStyleBody" w:hAnsi="UICTFontTextStyleBody" w:cs="UICTFontTextStyleBody"/>
          <w:color w:val="111111"/>
        </w:rPr>
      </w:pPr>
    </w:p>
    <w:p w14:paraId="3099B782" w14:textId="53ED6B91" w:rsidR="00345030" w:rsidRDefault="00345030">
      <w:pPr>
        <w:pBdr>
          <w:top w:val="nil"/>
          <w:left w:val="nil"/>
          <w:bottom w:val="nil"/>
          <w:right w:val="nil"/>
          <w:between w:val="nil"/>
        </w:pBdr>
        <w:spacing w:after="0" w:line="240" w:lineRule="auto"/>
        <w:rPr>
          <w:rFonts w:ascii=".AppleSystemUIFont" w:eastAsia=".AppleSystemUIFont" w:hAnsi=".AppleSystemUIFont" w:cs=".AppleSystemUIFont"/>
          <w:color w:val="111111"/>
        </w:rPr>
      </w:pPr>
      <w:r>
        <w:rPr>
          <w:rFonts w:ascii="UICTFontTextStyleBody" w:eastAsia="UICTFontTextStyleBody" w:hAnsi="UICTFontTextStyleBody" w:cs="UICTFontTextStyleBody"/>
          <w:color w:val="111111"/>
        </w:rPr>
        <w:t>Meine ersten Arbeitserfahrungen habe ich in einer Bäckerei gesammelt. Dort reichten meine Aufgaben vom Backen bis zum Verkauf. Besonders geschätzt wurde von meinem Chef meine Belastbarkeit, die sich vor allem an sonnigen Feiertagen bewährt hat. Außerdem durfte ich mehrere Male ein Klamottengeschäft auf Messen vertreten. Ich schätze es sehr, dass ich schon früh mit ganz unterschiedlichen Menschen in Kontakt kommen konnte.</w:t>
      </w:r>
    </w:p>
    <w:p w14:paraId="00000007" w14:textId="77777777" w:rsidR="00B5474D" w:rsidRDefault="00B5474D">
      <w:pPr>
        <w:pBdr>
          <w:top w:val="nil"/>
          <w:left w:val="nil"/>
          <w:bottom w:val="nil"/>
          <w:right w:val="nil"/>
          <w:between w:val="nil"/>
        </w:pBdr>
        <w:spacing w:after="0" w:line="240" w:lineRule="auto"/>
        <w:rPr>
          <w:rFonts w:ascii=".AppleSystemUIFont" w:eastAsia=".AppleSystemUIFont" w:hAnsi=".AppleSystemUIFont" w:cs=".AppleSystemUIFont"/>
          <w:color w:val="111111"/>
        </w:rPr>
      </w:pPr>
    </w:p>
    <w:p w14:paraId="00000008" w14:textId="77777777" w:rsidR="00B5474D" w:rsidRDefault="00000000">
      <w:pPr>
        <w:pBdr>
          <w:top w:val="nil"/>
          <w:left w:val="nil"/>
          <w:bottom w:val="nil"/>
          <w:right w:val="nil"/>
          <w:between w:val="nil"/>
        </w:pBdr>
        <w:spacing w:after="0" w:line="240" w:lineRule="auto"/>
        <w:rPr>
          <w:ins w:id="13" w:author="Jonas Stegh" w:date="2025-01-02T09:21:00Z" w16du:dateUtc="2025-01-02T08:21:00Z"/>
          <w:rFonts w:ascii="UICTFontTextStyleBody" w:eastAsia="UICTFontTextStyleBody" w:hAnsi="UICTFontTextStyleBody" w:cs="UICTFontTextStyleBody"/>
          <w:color w:val="111111"/>
        </w:rPr>
      </w:pPr>
      <w:r>
        <w:rPr>
          <w:rFonts w:ascii="UICTFontTextStyleBody" w:eastAsia="UICTFontTextStyleBody" w:hAnsi="UICTFontTextStyleBody" w:cs="UICTFontTextStyleBody"/>
          <w:color w:val="111111"/>
        </w:rPr>
        <w:t xml:space="preserve">Meine erste Erfahrung in der Wirtschaft durfte ich bei </w:t>
      </w:r>
      <w:proofErr w:type="spellStart"/>
      <w:r>
        <w:rPr>
          <w:rFonts w:ascii="UICTFontTextStyleBody" w:eastAsia="UICTFontTextStyleBody" w:hAnsi="UICTFontTextStyleBody" w:cs="UICTFontTextStyleBody"/>
          <w:color w:val="111111"/>
        </w:rPr>
        <w:t>MNet</w:t>
      </w:r>
      <w:proofErr w:type="spellEnd"/>
      <w:r>
        <w:rPr>
          <w:rFonts w:ascii="UICTFontTextStyleBody" w:eastAsia="UICTFontTextStyleBody" w:hAnsi="UICTFontTextStyleBody" w:cs="UICTFontTextStyleBody"/>
          <w:color w:val="111111"/>
        </w:rPr>
        <w:t>, einem Glasfaseranbieter, machen. Dort hatte ich die Möglichkeit, in verschiedene Abteilungen hineinzuschauen. Besonders beeindruckt hat mich die Strategie- und Unternehmensentwicklung. Dort durfte ich unter anderem an einer Besprechung teilnehmen, bei der die Planung der nächsten fünf Jahre des Unternehmens im Mittelpunkt stand. Danach war mir klar: Ich möchte in einem Bereich arbeiten, in dem man mit Daten, Analysen und Fakten die Richtung eines Unternehmens gestalten kann.</w:t>
      </w:r>
    </w:p>
    <w:p w14:paraId="4324B8CB" w14:textId="77777777" w:rsidR="000D2339" w:rsidRDefault="000D2339">
      <w:pPr>
        <w:pBdr>
          <w:top w:val="nil"/>
          <w:left w:val="nil"/>
          <w:bottom w:val="nil"/>
          <w:right w:val="nil"/>
          <w:between w:val="nil"/>
        </w:pBdr>
        <w:spacing w:after="0" w:line="240" w:lineRule="auto"/>
        <w:rPr>
          <w:ins w:id="14" w:author="Jonas Stegh" w:date="2025-01-02T09:21:00Z" w16du:dateUtc="2025-01-02T08:21:00Z"/>
          <w:rFonts w:ascii="UICTFontTextStyleBody" w:eastAsia="UICTFontTextStyleBody" w:hAnsi="UICTFontTextStyleBody" w:cs="UICTFontTextStyleBody"/>
          <w:color w:val="111111"/>
        </w:rPr>
      </w:pPr>
    </w:p>
    <w:p w14:paraId="77BBC299" w14:textId="300F315D" w:rsidR="000D2339" w:rsidRDefault="000D2339">
      <w:pPr>
        <w:pBdr>
          <w:top w:val="nil"/>
          <w:left w:val="nil"/>
          <w:bottom w:val="nil"/>
          <w:right w:val="nil"/>
          <w:between w:val="nil"/>
        </w:pBdr>
        <w:spacing w:after="0" w:line="240" w:lineRule="auto"/>
        <w:rPr>
          <w:rFonts w:ascii="UICTFontTextStyleBody" w:eastAsia="UICTFontTextStyleBody" w:hAnsi="UICTFontTextStyleBody" w:cs="UICTFontTextStyleBody"/>
          <w:color w:val="111111"/>
        </w:rPr>
      </w:pPr>
      <w:ins w:id="15" w:author="Jonas Stegh" w:date="2025-01-02T09:21:00Z" w16du:dateUtc="2025-01-02T08:21:00Z">
        <w:r>
          <w:rPr>
            <w:rFonts w:ascii="UICTFontTextStyleBody" w:eastAsia="UICTFontTextStyleBody" w:hAnsi="UICTFontTextStyleBody" w:cs="UICTFontTextStyleBody"/>
            <w:color w:val="111111"/>
          </w:rPr>
          <w:t xml:space="preserve">Deswegen BWL </w:t>
        </w:r>
        <w:r w:rsidRPr="000D2339">
          <w:rPr>
            <w:rFonts w:ascii="UICTFontTextStyleBody" w:eastAsia="UICTFontTextStyleBody" w:hAnsi="UICTFontTextStyleBody" w:cs="UICTFontTextStyleBody"/>
            <w:color w:val="111111"/>
          </w:rPr>
          <w:sym w:font="Wingdings" w:char="F0E0"/>
        </w:r>
        <w:r>
          <w:rPr>
            <w:rFonts w:ascii="UICTFontTextStyleBody" w:eastAsia="UICTFontTextStyleBody" w:hAnsi="UICTFontTextStyleBody" w:cs="UICTFontTextStyleBody"/>
            <w:color w:val="111111"/>
          </w:rPr>
          <w:t xml:space="preserve"> WU Wien = Top-Standort</w:t>
        </w:r>
      </w:ins>
    </w:p>
    <w:p w14:paraId="3FE4CAC2" w14:textId="77777777" w:rsidR="00345030" w:rsidRDefault="00345030">
      <w:pPr>
        <w:pBdr>
          <w:top w:val="nil"/>
          <w:left w:val="nil"/>
          <w:bottom w:val="nil"/>
          <w:right w:val="nil"/>
          <w:between w:val="nil"/>
        </w:pBdr>
        <w:spacing w:after="0" w:line="240" w:lineRule="auto"/>
        <w:rPr>
          <w:rFonts w:ascii="UICTFontTextStyleBody" w:eastAsia="UICTFontTextStyleBody" w:hAnsi="UICTFontTextStyleBody" w:cs="UICTFontTextStyleBody"/>
          <w:color w:val="111111"/>
        </w:rPr>
      </w:pPr>
    </w:p>
    <w:p w14:paraId="7D0C007D" w14:textId="0B97DDC0" w:rsidR="00345030" w:rsidRDefault="00345030">
      <w:pPr>
        <w:pBdr>
          <w:top w:val="nil"/>
          <w:left w:val="nil"/>
          <w:bottom w:val="nil"/>
          <w:right w:val="nil"/>
          <w:between w:val="nil"/>
        </w:pBdr>
        <w:spacing w:after="0" w:line="240" w:lineRule="auto"/>
        <w:rPr>
          <w:rFonts w:ascii=".AppleSystemUIFont" w:eastAsia=".AppleSystemUIFont" w:hAnsi=".AppleSystemUIFont" w:cs=".AppleSystemUIFont"/>
          <w:color w:val="111111"/>
        </w:rPr>
      </w:pPr>
      <w:r>
        <w:rPr>
          <w:rFonts w:ascii="UICTFontTextStyleBody" w:eastAsia="UICTFontTextStyleBody" w:hAnsi="UICTFontTextStyleBody" w:cs="UICTFontTextStyleBody"/>
          <w:color w:val="111111"/>
        </w:rPr>
        <w:t xml:space="preserve">Neben </w:t>
      </w:r>
      <w:del w:id="16" w:author="Jonas Stegh" w:date="2025-01-02T09:21:00Z" w16du:dateUtc="2025-01-02T08:21:00Z">
        <w:r w:rsidDel="000D2339">
          <w:rPr>
            <w:rFonts w:ascii="UICTFontTextStyleBody" w:eastAsia="UICTFontTextStyleBody" w:hAnsi="UICTFontTextStyleBody" w:cs="UICTFontTextStyleBody"/>
            <w:color w:val="111111"/>
          </w:rPr>
          <w:delText xml:space="preserve">diesen </w:delText>
        </w:r>
      </w:del>
      <w:ins w:id="17" w:author="Jonas Stegh" w:date="2025-01-02T09:21:00Z" w16du:dateUtc="2025-01-02T08:21:00Z">
        <w:r w:rsidR="000D2339">
          <w:rPr>
            <w:rFonts w:ascii="UICTFontTextStyleBody" w:eastAsia="UICTFontTextStyleBody" w:hAnsi="UICTFontTextStyleBody" w:cs="UICTFontTextStyleBody"/>
            <w:color w:val="111111"/>
          </w:rPr>
          <w:t>dem Wunsch weitere</w:t>
        </w:r>
        <w:r w:rsidR="000D2339">
          <w:rPr>
            <w:rFonts w:ascii="UICTFontTextStyleBody" w:eastAsia="UICTFontTextStyleBody" w:hAnsi="UICTFontTextStyleBody" w:cs="UICTFontTextStyleBody"/>
            <w:color w:val="111111"/>
          </w:rPr>
          <w:t xml:space="preserve"> </w:t>
        </w:r>
      </w:ins>
      <w:r>
        <w:rPr>
          <w:rFonts w:ascii="UICTFontTextStyleBody" w:eastAsia="UICTFontTextStyleBody" w:hAnsi="UICTFontTextStyleBody" w:cs="UICTFontTextStyleBody"/>
          <w:color w:val="111111"/>
        </w:rPr>
        <w:t xml:space="preserve">praktischen Erfahrungen </w:t>
      </w:r>
      <w:ins w:id="18" w:author="Jonas Stegh" w:date="2025-01-02T09:21:00Z" w16du:dateUtc="2025-01-02T08:21:00Z">
        <w:r w:rsidR="000D2339">
          <w:rPr>
            <w:rFonts w:ascii="UICTFontTextStyleBody" w:eastAsia="UICTFontTextStyleBody" w:hAnsi="UICTFontTextStyleBody" w:cs="UICTFontTextStyleBody"/>
            <w:color w:val="111111"/>
          </w:rPr>
          <w:t>zu s</w:t>
        </w:r>
      </w:ins>
      <w:ins w:id="19" w:author="Jonas Stegh" w:date="2025-01-02T09:22:00Z" w16du:dateUtc="2025-01-02T08:22:00Z">
        <w:r w:rsidR="000D2339">
          <w:rPr>
            <w:rFonts w:ascii="UICTFontTextStyleBody" w:eastAsia="UICTFontTextStyleBody" w:hAnsi="UICTFontTextStyleBody" w:cs="UICTFontTextStyleBody"/>
            <w:color w:val="111111"/>
          </w:rPr>
          <w:t xml:space="preserve">ammeln, </w:t>
        </w:r>
      </w:ins>
      <w:r>
        <w:rPr>
          <w:rFonts w:ascii="UICTFontTextStyleBody" w:eastAsia="UICTFontTextStyleBody" w:hAnsi="UICTFontTextStyleBody" w:cs="UICTFontTextStyleBody"/>
          <w:color w:val="111111"/>
        </w:rPr>
        <w:t>war es mir auch immer wichtig</w:t>
      </w:r>
      <w:ins w:id="20" w:author="Jonas Stegh" w:date="2025-01-02T09:16:00Z" w16du:dateUtc="2025-01-02T08:16:00Z">
        <w:r>
          <w:rPr>
            <w:rFonts w:ascii="UICTFontTextStyleBody" w:eastAsia="UICTFontTextStyleBody" w:hAnsi="UICTFontTextStyleBody" w:cs="UICTFontTextStyleBody"/>
            <w:color w:val="111111"/>
          </w:rPr>
          <w:t xml:space="preserve"> mich</w:t>
        </w:r>
      </w:ins>
      <w:r>
        <w:rPr>
          <w:rFonts w:ascii="UICTFontTextStyleBody" w:eastAsia="UICTFontTextStyleBody" w:hAnsi="UICTFontTextStyleBody" w:cs="UICTFontTextStyleBody"/>
          <w:color w:val="111111"/>
        </w:rPr>
        <w:t>…</w:t>
      </w:r>
    </w:p>
    <w:p w14:paraId="00000009" w14:textId="77777777" w:rsidR="00B5474D" w:rsidRDefault="00B5474D">
      <w:pPr>
        <w:pBdr>
          <w:top w:val="nil"/>
          <w:left w:val="nil"/>
          <w:bottom w:val="nil"/>
          <w:right w:val="nil"/>
          <w:between w:val="nil"/>
        </w:pBdr>
        <w:spacing w:after="0" w:line="240" w:lineRule="auto"/>
        <w:rPr>
          <w:rFonts w:ascii=".AppleSystemUIFont" w:eastAsia=".AppleSystemUIFont" w:hAnsi=".AppleSystemUIFont" w:cs=".AppleSystemUIFont"/>
          <w:color w:val="111111"/>
        </w:rPr>
      </w:pPr>
    </w:p>
    <w:p w14:paraId="6B0A6238" w14:textId="4DC79AEA" w:rsidR="00345030" w:rsidRDefault="00000000">
      <w:pPr>
        <w:spacing w:after="0" w:line="240" w:lineRule="auto"/>
        <w:rPr>
          <w:ins w:id="21" w:author="Jonas Stegh" w:date="2025-01-02T09:17:00Z" w16du:dateUtc="2025-01-02T08:17:00Z"/>
          <w:color w:val="111111"/>
        </w:rPr>
      </w:pPr>
      <w:del w:id="22" w:author="Jonas Stegh" w:date="2025-01-02T09:16:00Z" w16du:dateUtc="2025-01-02T08:16:00Z">
        <w:r w:rsidDel="00345030">
          <w:rPr>
            <w:color w:val="111111"/>
          </w:rPr>
          <w:delText xml:space="preserve">Ich habe auch großes Interesse daran, mich auch außerhalb des Lernkosmos </w:delText>
        </w:r>
      </w:del>
      <w:r>
        <w:rPr>
          <w:color w:val="111111"/>
        </w:rPr>
        <w:t xml:space="preserve">zu engagieren. </w:t>
      </w:r>
      <w:ins w:id="23" w:author="Jonas Stegh" w:date="2025-01-02T09:20:00Z" w16du:dateUtc="2025-01-02T08:20:00Z">
        <w:r w:rsidR="000D2339">
          <w:rPr>
            <w:color w:val="111111"/>
          </w:rPr>
          <w:t>(</w:t>
        </w:r>
      </w:ins>
      <w:ins w:id="24" w:author="Jonas Stegh" w:date="2025-01-02T09:17:00Z" w16du:dateUtc="2025-01-02T08:17:00Z">
        <w:r w:rsidR="00345030">
          <w:rPr>
            <w:color w:val="111111"/>
          </w:rPr>
          <w:t>Diese Stationen haben mich auch viel gelehrt</w:t>
        </w:r>
      </w:ins>
      <w:ins w:id="25" w:author="Jonas Stegh" w:date="2025-01-02T09:20:00Z" w16du:dateUtc="2025-01-02T08:20:00Z">
        <w:r w:rsidR="000D2339">
          <w:rPr>
            <w:color w:val="111111"/>
          </w:rPr>
          <w:t>)</w:t>
        </w:r>
      </w:ins>
    </w:p>
    <w:p w14:paraId="4D074E6B" w14:textId="77777777" w:rsidR="00345030" w:rsidRDefault="00345030">
      <w:pPr>
        <w:spacing w:after="0" w:line="240" w:lineRule="auto"/>
        <w:rPr>
          <w:ins w:id="26" w:author="Jonas Stegh" w:date="2025-01-02T09:17:00Z" w16du:dateUtc="2025-01-02T08:17:00Z"/>
          <w:color w:val="111111"/>
        </w:rPr>
      </w:pPr>
    </w:p>
    <w:p w14:paraId="0000000E" w14:textId="34BB86B3" w:rsidR="00B5474D" w:rsidRDefault="00345030">
      <w:pPr>
        <w:spacing w:after="0" w:line="240" w:lineRule="auto"/>
        <w:rPr>
          <w:color w:val="111111"/>
        </w:rPr>
      </w:pPr>
      <w:commentRangeStart w:id="27"/>
      <w:ins w:id="28" w:author="Jonas Stegh" w:date="2025-01-02T09:17:00Z" w16du:dateUtc="2025-01-02T08:17:00Z">
        <w:r>
          <w:rPr>
            <w:color w:val="111111"/>
          </w:rPr>
          <w:t xml:space="preserve">In meiner Zeit im </w:t>
        </w:r>
      </w:ins>
      <w:del w:id="29" w:author="Jonas Stegh" w:date="2025-01-02T09:17:00Z" w16du:dateUtc="2025-01-02T08:17:00Z">
        <w:r w:rsidR="00000000" w:rsidDel="00345030">
          <w:rPr>
            <w:color w:val="111111"/>
          </w:rPr>
          <w:delText xml:space="preserve">Unter anderem habe ich einen Sommer in einem </w:delText>
        </w:r>
      </w:del>
      <w:r w:rsidR="00000000">
        <w:rPr>
          <w:color w:val="111111"/>
        </w:rPr>
        <w:t>Altersheim verbracht, der mir viele schöne Gespräche beschert hat – oft über Erinnerungen an frühere Zeiten, in denen ich selbst noch gar nicht auf der Welt war.</w:t>
      </w:r>
      <w:commentRangeEnd w:id="27"/>
      <w:r>
        <w:rPr>
          <w:rStyle w:val="Kommentarzeichen"/>
        </w:rPr>
        <w:commentReference w:id="27"/>
      </w:r>
    </w:p>
    <w:p w14:paraId="0000000F" w14:textId="77777777" w:rsidR="00B5474D" w:rsidRDefault="00B5474D">
      <w:pPr>
        <w:spacing w:after="0" w:line="240" w:lineRule="auto"/>
        <w:rPr>
          <w:color w:val="111111"/>
        </w:rPr>
      </w:pPr>
    </w:p>
    <w:p w14:paraId="00000010" w14:textId="77777777" w:rsidR="00B5474D" w:rsidRDefault="00000000">
      <w:pPr>
        <w:spacing w:after="0" w:line="240" w:lineRule="auto"/>
        <w:rPr>
          <w:color w:val="111111"/>
        </w:rPr>
      </w:pPr>
      <w:commentRangeStart w:id="30"/>
      <w:r>
        <w:rPr>
          <w:color w:val="111111"/>
        </w:rPr>
        <w:t>Meine Eltern stammen ursprünglich aus Israel, weshalb ich mit großem Interesse Teil des „Coming Home Soon“-Projekts bin. Dort kommen Menschen zusammen, um für jede Geisel Bücher mit Texten, Gedanken und vor allem viel Hoffnung zu füllen.</w:t>
      </w:r>
      <w:commentRangeEnd w:id="30"/>
      <w:r w:rsidR="000D2339">
        <w:rPr>
          <w:rStyle w:val="Kommentarzeichen"/>
        </w:rPr>
        <w:commentReference w:id="30"/>
      </w:r>
    </w:p>
    <w:p w14:paraId="00000011" w14:textId="77777777" w:rsidR="00B5474D" w:rsidRDefault="00B5474D">
      <w:pPr>
        <w:spacing w:after="0" w:line="240" w:lineRule="auto"/>
        <w:rPr>
          <w:color w:val="111111"/>
        </w:rPr>
      </w:pPr>
    </w:p>
    <w:p w14:paraId="00000012" w14:textId="77777777" w:rsidR="00B5474D" w:rsidRDefault="00000000">
      <w:pPr>
        <w:pBdr>
          <w:top w:val="nil"/>
          <w:left w:val="nil"/>
          <w:bottom w:val="nil"/>
          <w:right w:val="nil"/>
          <w:between w:val="nil"/>
        </w:pBdr>
        <w:spacing w:after="0" w:line="240" w:lineRule="auto"/>
        <w:rPr>
          <w:rFonts w:ascii=".AppleSystemUIFont" w:eastAsia=".AppleSystemUIFont" w:hAnsi=".AppleSystemUIFont" w:cs=".AppleSystemUIFont"/>
          <w:color w:val="111111"/>
        </w:rPr>
      </w:pPr>
      <w:r>
        <w:rPr>
          <w:rFonts w:ascii="UICTFontTextStyleBody" w:eastAsia="UICTFontTextStyleBody" w:hAnsi="UICTFontTextStyleBody" w:cs="UICTFontTextStyleBody"/>
          <w:color w:val="111111"/>
        </w:rPr>
        <w:t xml:space="preserve">Seit einigen Monaten bin ich zudem Teil des „The Million Projects“. Dort habe ich die Position des Business Development </w:t>
      </w:r>
      <w:proofErr w:type="spellStart"/>
      <w:r>
        <w:rPr>
          <w:rFonts w:ascii="UICTFontTextStyleBody" w:eastAsia="UICTFontTextStyleBody" w:hAnsi="UICTFontTextStyleBody" w:cs="UICTFontTextStyleBody"/>
          <w:color w:val="111111"/>
        </w:rPr>
        <w:t>Coordinators</w:t>
      </w:r>
      <w:proofErr w:type="spellEnd"/>
      <w:r>
        <w:rPr>
          <w:rFonts w:ascii="UICTFontTextStyleBody" w:eastAsia="UICTFontTextStyleBody" w:hAnsi="UICTFontTextStyleBody" w:cs="UICTFontTextStyleBody"/>
          <w:color w:val="111111"/>
        </w:rPr>
        <w:t xml:space="preserve"> übernommen und arbeite daran, unsere Vision einer demokratisierten NPO-Welt einer breiten Masse näherzubringen.</w:t>
      </w:r>
    </w:p>
    <w:p w14:paraId="00000013" w14:textId="77777777" w:rsidR="00B5474D" w:rsidRDefault="00B5474D">
      <w:pPr>
        <w:pBdr>
          <w:top w:val="nil"/>
          <w:left w:val="nil"/>
          <w:bottom w:val="nil"/>
          <w:right w:val="nil"/>
          <w:between w:val="nil"/>
        </w:pBdr>
        <w:spacing w:after="0" w:line="240" w:lineRule="auto"/>
        <w:rPr>
          <w:rFonts w:ascii=".AppleSystemUIFont" w:eastAsia=".AppleSystemUIFont" w:hAnsi=".AppleSystemUIFont" w:cs=".AppleSystemUIFont"/>
          <w:color w:val="111111"/>
        </w:rPr>
      </w:pPr>
    </w:p>
    <w:p w14:paraId="7504D485" w14:textId="77777777" w:rsidR="000D2339" w:rsidRDefault="00000000">
      <w:pPr>
        <w:pBdr>
          <w:top w:val="nil"/>
          <w:left w:val="nil"/>
          <w:bottom w:val="nil"/>
          <w:right w:val="nil"/>
          <w:between w:val="nil"/>
        </w:pBdr>
        <w:spacing w:after="0" w:line="240" w:lineRule="auto"/>
        <w:rPr>
          <w:ins w:id="31" w:author="Jonas Stegh" w:date="2025-01-02T09:27:00Z" w16du:dateUtc="2025-01-02T08:27:00Z"/>
          <w:rFonts w:ascii="UICTFontTextStyleBody" w:eastAsia="UICTFontTextStyleBody" w:hAnsi="UICTFontTextStyleBody" w:cs="UICTFontTextStyleBody"/>
          <w:color w:val="111111"/>
        </w:rPr>
      </w:pPr>
      <w:r>
        <w:rPr>
          <w:rFonts w:ascii="UICTFontTextStyleBody" w:eastAsia="UICTFontTextStyleBody" w:hAnsi="UICTFontTextStyleBody" w:cs="UICTFontTextStyleBody"/>
          <w:color w:val="111111"/>
        </w:rPr>
        <w:t xml:space="preserve">Seit einem halben Jahr genieße ich meine Zeit an der WU Wien, wo ich direkt einer studentischen Initiative beitreten konnte. Bei </w:t>
      </w:r>
      <w:proofErr w:type="spellStart"/>
      <w:r>
        <w:rPr>
          <w:rFonts w:ascii="UICTFontTextStyleBody" w:eastAsia="UICTFontTextStyleBody" w:hAnsi="UICTFontTextStyleBody" w:cs="UICTFontTextStyleBody"/>
          <w:color w:val="111111"/>
        </w:rPr>
        <w:t>vieXplore</w:t>
      </w:r>
      <w:proofErr w:type="spellEnd"/>
      <w:r>
        <w:rPr>
          <w:rFonts w:ascii="UICTFontTextStyleBody" w:eastAsia="UICTFontTextStyleBody" w:hAnsi="UICTFontTextStyleBody" w:cs="UICTFontTextStyleBody"/>
          <w:color w:val="111111"/>
        </w:rPr>
        <w:t xml:space="preserve"> bereiten wir uns in verschiedenen Projekten auf die Wirtschaftswelt vor.</w:t>
      </w:r>
    </w:p>
    <w:p w14:paraId="4103278E" w14:textId="77777777" w:rsidR="000D2339" w:rsidRDefault="000D2339">
      <w:pPr>
        <w:pBdr>
          <w:top w:val="nil"/>
          <w:left w:val="nil"/>
          <w:bottom w:val="nil"/>
          <w:right w:val="nil"/>
          <w:between w:val="nil"/>
        </w:pBdr>
        <w:spacing w:after="0" w:line="240" w:lineRule="auto"/>
        <w:rPr>
          <w:ins w:id="32" w:author="Jonas Stegh" w:date="2025-01-02T09:27:00Z" w16du:dateUtc="2025-01-02T08:27:00Z"/>
          <w:rFonts w:ascii="UICTFontTextStyleBody" w:eastAsia="UICTFontTextStyleBody" w:hAnsi="UICTFontTextStyleBody" w:cs="UICTFontTextStyleBody"/>
          <w:color w:val="111111"/>
        </w:rPr>
      </w:pPr>
    </w:p>
    <w:p w14:paraId="00000014" w14:textId="0448DDE0" w:rsidR="00B5474D" w:rsidRDefault="00000000">
      <w:pPr>
        <w:pBdr>
          <w:top w:val="nil"/>
          <w:left w:val="nil"/>
          <w:bottom w:val="nil"/>
          <w:right w:val="nil"/>
          <w:between w:val="nil"/>
        </w:pBdr>
        <w:spacing w:after="0" w:line="240" w:lineRule="auto"/>
        <w:rPr>
          <w:ins w:id="33" w:author="Jonas Stegh" w:date="2025-01-02T09:22:00Z" w16du:dateUtc="2025-01-02T08:22:00Z"/>
          <w:rFonts w:ascii="UICTFontTextStyleBody" w:eastAsia="UICTFontTextStyleBody" w:hAnsi="UICTFontTextStyleBody" w:cs="UICTFontTextStyleBody"/>
          <w:color w:val="111111"/>
        </w:rPr>
      </w:pPr>
      <w:del w:id="34" w:author="Jonas Stegh" w:date="2025-01-02T09:27:00Z" w16du:dateUtc="2025-01-02T08:27:00Z">
        <w:r w:rsidDel="000D2339">
          <w:rPr>
            <w:rFonts w:ascii="UICTFontTextStyleBody" w:eastAsia="UICTFontTextStyleBody" w:hAnsi="UICTFontTextStyleBody" w:cs="UICTFontTextStyleBody"/>
            <w:color w:val="111111"/>
          </w:rPr>
          <w:delText xml:space="preserve"> </w:delText>
        </w:r>
      </w:del>
      <w:r>
        <w:rPr>
          <w:rFonts w:ascii="UICTFontTextStyleBody" w:eastAsia="UICTFontTextStyleBody" w:hAnsi="UICTFontTextStyleBody" w:cs="UICTFontTextStyleBody"/>
          <w:color w:val="111111"/>
        </w:rPr>
        <w:t>Aktuell bin ich Teil eines Teams, das sich mit M&amp;A (Mergers &amp; Acquisitions) beschäftigt – unter anderem mit dem typischen Alltag eines M&amp;A-Praktikanten.</w:t>
      </w:r>
    </w:p>
    <w:p w14:paraId="092D830F" w14:textId="77777777" w:rsidR="000D2339" w:rsidRDefault="000D2339">
      <w:pPr>
        <w:pBdr>
          <w:top w:val="nil"/>
          <w:left w:val="nil"/>
          <w:bottom w:val="nil"/>
          <w:right w:val="nil"/>
          <w:between w:val="nil"/>
        </w:pBdr>
        <w:spacing w:after="0" w:line="240" w:lineRule="auto"/>
        <w:rPr>
          <w:ins w:id="35" w:author="Jonas Stegh" w:date="2025-01-02T09:22:00Z" w16du:dateUtc="2025-01-02T08:22:00Z"/>
          <w:rFonts w:ascii="UICTFontTextStyleBody" w:eastAsia="UICTFontTextStyleBody" w:hAnsi="UICTFontTextStyleBody" w:cs="UICTFontTextStyleBody"/>
          <w:color w:val="111111"/>
        </w:rPr>
      </w:pPr>
    </w:p>
    <w:p w14:paraId="7CA71638" w14:textId="0AF02BE2" w:rsidR="000D2339" w:rsidRDefault="000D2339">
      <w:pPr>
        <w:pBdr>
          <w:top w:val="nil"/>
          <w:left w:val="nil"/>
          <w:bottom w:val="nil"/>
          <w:right w:val="nil"/>
          <w:between w:val="nil"/>
        </w:pBdr>
        <w:spacing w:after="0" w:line="240" w:lineRule="auto"/>
        <w:rPr>
          <w:rFonts w:ascii=".AppleSystemUIFont" w:eastAsia=".AppleSystemUIFont" w:hAnsi=".AppleSystemUIFont" w:cs=".AppleSystemUIFont"/>
          <w:color w:val="111111"/>
        </w:rPr>
      </w:pPr>
      <w:ins w:id="36" w:author="Jonas Stegh" w:date="2025-01-02T09:22:00Z" w16du:dateUtc="2025-01-02T08:22:00Z">
        <w:r>
          <w:rPr>
            <w:rFonts w:ascii="UICTFontTextStyleBody" w:eastAsia="UICTFontTextStyleBody" w:hAnsi="UICTFontTextStyleBody" w:cs="UICTFontTextStyleBody"/>
            <w:color w:val="111111"/>
          </w:rPr>
          <w:t>Warum M&amp;A noch mit 1-2 Sätzen mehr herausarbeiten</w:t>
        </w:r>
      </w:ins>
    </w:p>
    <w:p w14:paraId="00000015" w14:textId="77777777" w:rsidR="00B5474D" w:rsidRDefault="00B5474D">
      <w:pPr>
        <w:pBdr>
          <w:top w:val="nil"/>
          <w:left w:val="nil"/>
          <w:bottom w:val="nil"/>
          <w:right w:val="nil"/>
          <w:between w:val="nil"/>
        </w:pBdr>
        <w:spacing w:after="0" w:line="240" w:lineRule="auto"/>
        <w:rPr>
          <w:rFonts w:ascii=".AppleSystemUIFont" w:eastAsia=".AppleSystemUIFont" w:hAnsi=".AppleSystemUIFont" w:cs=".AppleSystemUIFont"/>
          <w:color w:val="111111"/>
        </w:rPr>
      </w:pPr>
    </w:p>
    <w:p w14:paraId="00000016" w14:textId="77777777" w:rsidR="00B5474D" w:rsidRDefault="00000000">
      <w:pPr>
        <w:pBdr>
          <w:top w:val="nil"/>
          <w:left w:val="nil"/>
          <w:bottom w:val="nil"/>
          <w:right w:val="nil"/>
          <w:between w:val="nil"/>
        </w:pBdr>
        <w:spacing w:after="0" w:line="240" w:lineRule="auto"/>
        <w:rPr>
          <w:rFonts w:ascii=".AppleSystemUIFont" w:eastAsia=".AppleSystemUIFont" w:hAnsi=".AppleSystemUIFont" w:cs=".AppleSystemUIFont"/>
          <w:color w:val="111111"/>
        </w:rPr>
      </w:pPr>
      <w:r>
        <w:rPr>
          <w:rFonts w:ascii="UICTFontTextStyleBody" w:eastAsia="UICTFontTextStyleBody" w:hAnsi="UICTFontTextStyleBody" w:cs="UICTFontTextStyleBody"/>
          <w:color w:val="111111"/>
        </w:rPr>
        <w:t>Ich freue mich sehr darauf, im Sommer das erste Mal intensiv in den Berufsalltag einzutauchen und bin gespannt, heute mehr über Ihr Unternehmen und Ihre Projekte zu erfahren.</w:t>
      </w:r>
    </w:p>
    <w:p w14:paraId="00000017" w14:textId="77777777" w:rsidR="00B5474D" w:rsidRDefault="00B5474D"/>
    <w:sectPr w:rsidR="00B5474D">
      <w:pgSz w:w="11906" w:h="16838"/>
      <w:pgMar w:top="1417" w:right="1417" w:bottom="1134" w:left="1417" w:header="708" w:footer="708" w:gutter="0"/>
      <w:pgNumType w:start="1"/>
      <w:cols w:space="720"/>
    </w:sectPr>
  </w:body>
</w:document>
</file>

<file path=word/comments.xml><?xml version="1.0" encoding="utf-8"?>
<w:comment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comment w:id="27" w:author="Jonas Stegh" w:date="2025-01-02T09:18:00Z" w:initials="JS">
    <w:p w14:paraId="0A68E593" w14:textId="77777777" w:rsidR="00345030" w:rsidRDefault="00345030" w:rsidP="00345030">
      <w:pPr>
        <w:pStyle w:val="Kommentartext"/>
      </w:pPr>
      <w:r>
        <w:rPr>
          <w:rStyle w:val="Kommentarzeichen"/>
        </w:rPr>
        <w:annotationRef/>
      </w:r>
      <w:r>
        <w:t>Raus?</w:t>
      </w:r>
    </w:p>
  </w:comment>
  <w:comment w:id="30" w:author="Jonas Stegh" w:date="2025-01-02T09:20:00Z" w:initials="JS">
    <w:p w14:paraId="4FBED3DE" w14:textId="77777777" w:rsidR="000D2339" w:rsidRDefault="000D2339" w:rsidP="000D2339">
      <w:pPr>
        <w:pStyle w:val="Kommentartext"/>
      </w:pPr>
      <w:r>
        <w:rPr>
          <w:rStyle w:val="Kommentarzeichen"/>
        </w:rPr>
        <w:annotationRef/>
      </w:r>
      <w:r>
        <w:t>Raus?</w:t>
      </w:r>
    </w:p>
  </w:comment>
</w:comments>
</file>

<file path=word/commentsExtended.xml><?xml version="1.0" encoding="utf-8"?>
<w15:commentsEx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commentEx w15:paraId="0A68E593" w15:done="0"/>
  <w15:commentEx w15:paraId="4FBED3DE" w15:done="0"/>
</w15:commentsEx>
</file>

<file path=word/commentsExtensible.xml><?xml version="1.0" encoding="utf-8"?>
<w16cex:commentsExtensib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cr="http://schemas.microsoft.com/office/comments/2020/reactions"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cr w16du wp14">
  <w16cex:commentExtensible w16cex:durableId="15F33C04" w16cex:dateUtc="2025-01-02T08:18:00Z"/>
  <w16cex:commentExtensible w16cex:durableId="6247C300" w16cex:dateUtc="2025-01-02T08:20:00Z"/>
</w16cex:commentsExtensible>
</file>

<file path=word/commentsIds.xml><?xml version="1.0" encoding="utf-8"?>
<w16cid:commentsId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6cid:commentId w16cid:paraId="0A68E593" w16cid:durableId="15F33C04"/>
  <w16cid:commentId w16cid:paraId="4FBED3DE" w16cid:durableId="6247C300"/>
</w16cid:commentsId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Play">
    <w:charset w:val="00"/>
    <w:family w:val="auto"/>
    <w:pitch w:val="default"/>
  </w:font>
  <w:font w:name="Times New Roman">
    <w:panose1 w:val="02020603050405020304"/>
    <w:charset w:val="00"/>
    <w:family w:val="roman"/>
    <w:pitch w:val="variable"/>
    <w:sig w:usb0="E0002EFF" w:usb1="C000785B" w:usb2="00000009" w:usb3="00000000" w:csb0="000001FF" w:csb1="00000000"/>
  </w:font>
  <w:font w:name="UICTFontTextStyleBody">
    <w:altName w:val="Calibri"/>
    <w:charset w:val="00"/>
    <w:family w:val="auto"/>
    <w:pitch w:val="default"/>
  </w:font>
  <w:font w:name=".AppleSystemUIFont">
    <w:altName w:val="Calibri"/>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15:person w15:author="Jonas Stegh">
    <w15:presenceInfo w15:providerId="AD" w15:userId="S::jonas.stegh@pumpkincareeres.onmicrosoft.com::08482833-9f45-472c-a54d-3b409c08d730"/>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proofState w:spelling="clean"/>
  <w:trackRevisions/>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5474D"/>
    <w:rsid w:val="000D2339"/>
    <w:rsid w:val="00245A3D"/>
    <w:rsid w:val="00345030"/>
    <w:rsid w:val="008B0C09"/>
    <w:rsid w:val="00B5474D"/>
  </w:rsids>
  <m:mathPr>
    <m:mathFont m:val="Cambria Math"/>
    <m:brkBin m:val="before"/>
    <m:brkBinSub m:val="--"/>
    <m:smallFrac m:val="0"/>
    <m:dispDef/>
    <m:lMargin m:val="0"/>
    <m:rMargin m:val="0"/>
    <m:defJc m:val="centerGroup"/>
    <m:wrapIndent m:val="1440"/>
    <m:intLim m:val="subSup"/>
    <m:naryLim m:val="undOvr"/>
  </m:mathPr>
  <w:themeFontLang w:val="de-D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B22B85B"/>
  <w15:docId w15:val="{7B18B7C0-B28B-45E1-8799-3F954396B7E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Aptos" w:eastAsia="Aptos" w:hAnsi="Aptos" w:cs="Aptos"/>
        <w:sz w:val="24"/>
        <w:szCs w:val="24"/>
        <w:lang w:val="de-DE" w:eastAsia="de-DE" w:bidi="ar-SA"/>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Standard">
    <w:name w:val="Normal"/>
    <w:qFormat/>
  </w:style>
  <w:style w:type="paragraph" w:styleId="berschrift1">
    <w:name w:val="heading 1"/>
    <w:basedOn w:val="Standard"/>
    <w:next w:val="Standard"/>
    <w:uiPriority w:val="9"/>
    <w:qFormat/>
    <w:pPr>
      <w:keepNext/>
      <w:keepLines/>
      <w:spacing w:before="360" w:after="80"/>
      <w:outlineLvl w:val="0"/>
    </w:pPr>
    <w:rPr>
      <w:rFonts w:ascii="Play" w:eastAsia="Play" w:hAnsi="Play" w:cs="Play"/>
      <w:color w:val="0F4761"/>
      <w:sz w:val="40"/>
      <w:szCs w:val="40"/>
    </w:rPr>
  </w:style>
  <w:style w:type="paragraph" w:styleId="berschrift2">
    <w:name w:val="heading 2"/>
    <w:basedOn w:val="Standard"/>
    <w:next w:val="Standard"/>
    <w:uiPriority w:val="9"/>
    <w:semiHidden/>
    <w:unhideWhenUsed/>
    <w:qFormat/>
    <w:pPr>
      <w:keepNext/>
      <w:keepLines/>
      <w:spacing w:before="160" w:after="80"/>
      <w:outlineLvl w:val="1"/>
    </w:pPr>
    <w:rPr>
      <w:rFonts w:ascii="Play" w:eastAsia="Play" w:hAnsi="Play" w:cs="Play"/>
      <w:color w:val="0F4761"/>
      <w:sz w:val="32"/>
      <w:szCs w:val="32"/>
    </w:rPr>
  </w:style>
  <w:style w:type="paragraph" w:styleId="berschrift3">
    <w:name w:val="heading 3"/>
    <w:basedOn w:val="Standard"/>
    <w:next w:val="Standard"/>
    <w:uiPriority w:val="9"/>
    <w:semiHidden/>
    <w:unhideWhenUsed/>
    <w:qFormat/>
    <w:pPr>
      <w:keepNext/>
      <w:keepLines/>
      <w:spacing w:before="160" w:after="80"/>
      <w:outlineLvl w:val="2"/>
    </w:pPr>
    <w:rPr>
      <w:color w:val="0F4761"/>
      <w:sz w:val="28"/>
      <w:szCs w:val="28"/>
    </w:rPr>
  </w:style>
  <w:style w:type="paragraph" w:styleId="berschrift4">
    <w:name w:val="heading 4"/>
    <w:basedOn w:val="Standard"/>
    <w:next w:val="Standard"/>
    <w:uiPriority w:val="9"/>
    <w:semiHidden/>
    <w:unhideWhenUsed/>
    <w:qFormat/>
    <w:pPr>
      <w:keepNext/>
      <w:keepLines/>
      <w:spacing w:before="80" w:after="40"/>
      <w:outlineLvl w:val="3"/>
    </w:pPr>
    <w:rPr>
      <w:i/>
      <w:color w:val="0F4761"/>
    </w:rPr>
  </w:style>
  <w:style w:type="paragraph" w:styleId="berschrift5">
    <w:name w:val="heading 5"/>
    <w:basedOn w:val="Standard"/>
    <w:next w:val="Standard"/>
    <w:uiPriority w:val="9"/>
    <w:semiHidden/>
    <w:unhideWhenUsed/>
    <w:qFormat/>
    <w:pPr>
      <w:keepNext/>
      <w:keepLines/>
      <w:spacing w:before="80" w:after="40"/>
      <w:outlineLvl w:val="4"/>
    </w:pPr>
    <w:rPr>
      <w:color w:val="0F4761"/>
    </w:rPr>
  </w:style>
  <w:style w:type="paragraph" w:styleId="berschrift6">
    <w:name w:val="heading 6"/>
    <w:basedOn w:val="Standard"/>
    <w:next w:val="Standard"/>
    <w:uiPriority w:val="9"/>
    <w:semiHidden/>
    <w:unhideWhenUsed/>
    <w:qFormat/>
    <w:pPr>
      <w:keepNext/>
      <w:keepLines/>
      <w:spacing w:before="40" w:after="0"/>
      <w:outlineLvl w:val="5"/>
    </w:pPr>
    <w:rPr>
      <w:i/>
      <w:color w:val="595959"/>
    </w:rPr>
  </w:style>
  <w:style w:type="character" w:default="1" w:styleId="Absatz-Standardschriftart">
    <w:name w:val="Default Paragraph Font"/>
    <w:uiPriority w:val="1"/>
    <w:semiHidden/>
    <w:unhideWhenUsed/>
  </w:style>
  <w:style w:type="table" w:default="1" w:styleId="NormaleTabelle">
    <w:name w:val="Normal Table"/>
    <w:uiPriority w:val="99"/>
    <w:semiHidden/>
    <w:unhideWhenUsed/>
    <w:tblPr>
      <w:tblInd w:w="0" w:type="dxa"/>
      <w:tblCellMar>
        <w:top w:w="0" w:type="dxa"/>
        <w:left w:w="108" w:type="dxa"/>
        <w:bottom w:w="0" w:type="dxa"/>
        <w:right w:w="108" w:type="dxa"/>
      </w:tblCellMar>
    </w:tblPr>
  </w:style>
  <w:style w:type="numbering" w:default="1" w:styleId="KeineListe">
    <w:name w:val="No List"/>
    <w:uiPriority w:val="99"/>
    <w:semiHidden/>
    <w:unhideWhenUsed/>
  </w:style>
  <w:style w:type="table" w:customStyle="1" w:styleId="TableNormal">
    <w:name w:val="Table Normal"/>
    <w:tblPr>
      <w:tblCellMar>
        <w:top w:w="0" w:type="dxa"/>
        <w:left w:w="0" w:type="dxa"/>
        <w:bottom w:w="0" w:type="dxa"/>
        <w:right w:w="0" w:type="dxa"/>
      </w:tblCellMar>
    </w:tblPr>
  </w:style>
  <w:style w:type="paragraph" w:styleId="Titel">
    <w:name w:val="Title"/>
    <w:basedOn w:val="Standard"/>
    <w:next w:val="Standard"/>
    <w:uiPriority w:val="10"/>
    <w:qFormat/>
    <w:pPr>
      <w:spacing w:after="80" w:line="240" w:lineRule="auto"/>
    </w:pPr>
    <w:rPr>
      <w:rFonts w:ascii="Play" w:eastAsia="Play" w:hAnsi="Play" w:cs="Play"/>
      <w:sz w:val="56"/>
      <w:szCs w:val="56"/>
    </w:rPr>
  </w:style>
  <w:style w:type="paragraph" w:styleId="Untertitel">
    <w:name w:val="Subtitle"/>
    <w:basedOn w:val="Standard"/>
    <w:next w:val="Standard"/>
    <w:uiPriority w:val="11"/>
    <w:qFormat/>
    <w:rPr>
      <w:color w:val="595959"/>
      <w:sz w:val="28"/>
      <w:szCs w:val="28"/>
    </w:rPr>
  </w:style>
  <w:style w:type="paragraph" w:styleId="berarbeitung">
    <w:name w:val="Revision"/>
    <w:hidden/>
    <w:uiPriority w:val="99"/>
    <w:semiHidden/>
    <w:rsid w:val="00345030"/>
    <w:pPr>
      <w:spacing w:after="0" w:line="240" w:lineRule="auto"/>
    </w:pPr>
  </w:style>
  <w:style w:type="character" w:styleId="Kommentarzeichen">
    <w:name w:val="annotation reference"/>
    <w:basedOn w:val="Absatz-Standardschriftart"/>
    <w:uiPriority w:val="99"/>
    <w:semiHidden/>
    <w:unhideWhenUsed/>
    <w:rsid w:val="00345030"/>
    <w:rPr>
      <w:sz w:val="16"/>
      <w:szCs w:val="16"/>
    </w:rPr>
  </w:style>
  <w:style w:type="paragraph" w:styleId="Kommentartext">
    <w:name w:val="annotation text"/>
    <w:basedOn w:val="Standard"/>
    <w:link w:val="KommentartextZchn"/>
    <w:uiPriority w:val="99"/>
    <w:unhideWhenUsed/>
    <w:rsid w:val="00345030"/>
    <w:pPr>
      <w:spacing w:line="240" w:lineRule="auto"/>
    </w:pPr>
    <w:rPr>
      <w:sz w:val="20"/>
      <w:szCs w:val="20"/>
    </w:rPr>
  </w:style>
  <w:style w:type="character" w:customStyle="1" w:styleId="KommentartextZchn">
    <w:name w:val="Kommentartext Zchn"/>
    <w:basedOn w:val="Absatz-Standardschriftart"/>
    <w:link w:val="Kommentartext"/>
    <w:uiPriority w:val="99"/>
    <w:rsid w:val="00345030"/>
    <w:rPr>
      <w:sz w:val="20"/>
      <w:szCs w:val="20"/>
    </w:rPr>
  </w:style>
  <w:style w:type="paragraph" w:styleId="Kommentarthema">
    <w:name w:val="annotation subject"/>
    <w:basedOn w:val="Kommentartext"/>
    <w:next w:val="Kommentartext"/>
    <w:link w:val="KommentarthemaZchn"/>
    <w:uiPriority w:val="99"/>
    <w:semiHidden/>
    <w:unhideWhenUsed/>
    <w:rsid w:val="00345030"/>
    <w:rPr>
      <w:b/>
      <w:bCs/>
    </w:rPr>
  </w:style>
  <w:style w:type="character" w:customStyle="1" w:styleId="KommentarthemaZchn">
    <w:name w:val="Kommentarthema Zchn"/>
    <w:basedOn w:val="KommentartextZchn"/>
    <w:link w:val="Kommentarthema"/>
    <w:uiPriority w:val="99"/>
    <w:semiHidden/>
    <w:rsid w:val="00345030"/>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microsoft.com/office/2018/08/relationships/commentsExtensible" Target="commentsExtensible.xml"/><Relationship Id="rId2" Type="http://schemas.openxmlformats.org/officeDocument/2006/relationships/settings" Target="settings.xml"/><Relationship Id="rId1" Type="http://schemas.openxmlformats.org/officeDocument/2006/relationships/styles" Target="styles.xml"/><Relationship Id="rId6" Type="http://schemas.microsoft.com/office/2016/09/relationships/commentsIds" Target="commentsIds.xml"/><Relationship Id="rId5" Type="http://schemas.microsoft.com/office/2011/relationships/commentsExtended" Target="commentsExtended.xml"/><Relationship Id="rId10" Type="http://schemas.openxmlformats.org/officeDocument/2006/relationships/theme" Target="theme/theme1.xml"/><Relationship Id="rId4" Type="http://schemas.openxmlformats.org/officeDocument/2006/relationships/comments" Target="comments.xml"/><Relationship Id="rId9" Type="http://schemas.microsoft.com/office/2011/relationships/people" Target="peop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0</TotalTime>
  <Pages>2</Pages>
  <Words>630</Words>
  <Characters>3972</Characters>
  <Application>Microsoft Office Word</Application>
  <DocSecurity>0</DocSecurity>
  <Lines>33</Lines>
  <Paragraphs>9</Paragraphs>
  <ScaleCrop>false</ScaleCrop>
  <HeadingPairs>
    <vt:vector size="2" baseType="variant">
      <vt:variant>
        <vt:lpstr>Titel</vt:lpstr>
      </vt:variant>
      <vt:variant>
        <vt:i4>1</vt:i4>
      </vt:variant>
    </vt:vector>
  </HeadingPairs>
  <TitlesOfParts>
    <vt:vector size="1" baseType="lpstr">
      <vt:lpstr/>
    </vt:vector>
  </TitlesOfParts>
  <Company/>
  <LinksUpToDate>false</LinksUpToDate>
  <CharactersWithSpaces>4593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Jonas Stegh</cp:lastModifiedBy>
  <cp:revision>2</cp:revision>
  <dcterms:created xsi:type="dcterms:W3CDTF">2025-01-02T08:08:00Z</dcterms:created>
  <dcterms:modified xsi:type="dcterms:W3CDTF">2025-01-02T08:29:00Z</dcterms:modified>
</cp:coreProperties>
</file>