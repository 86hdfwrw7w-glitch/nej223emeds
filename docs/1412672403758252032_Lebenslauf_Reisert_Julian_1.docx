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3261"/>
        <w:gridCol w:w="141"/>
        <w:gridCol w:w="1701"/>
      </w:tblGrid>
      <w:tr w:rsidR="00E55D90" w:rsidRPr="00BB4BE4" w14:paraId="487AC9CE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CBC6997" w14:textId="422E041D" w:rsidR="00E55D90" w:rsidRPr="00BB4BE4" w:rsidRDefault="00102D09" w:rsidP="00725C76">
            <w:pPr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Julian Reisert</w:t>
            </w:r>
          </w:p>
          <w:p w14:paraId="135895E2" w14:textId="5C9A70E0" w:rsidR="00F44F5F" w:rsidRPr="00BB4BE4" w:rsidRDefault="00102D09" w:rsidP="00725C76">
            <w:pPr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Am Herrschaftswald 97a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2664CA">
              <w:rPr>
                <w:rFonts w:ascii="Optima" w:hAnsi="Optima" w:cs="Times New Roman"/>
                <w:bCs/>
                <w:sz w:val="20"/>
                <w:szCs w:val="20"/>
              </w:rPr>
              <w:t xml:space="preserve">68305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•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julian.reisert@icloud.com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</w:t>
            </w:r>
            <w:r w:rsidR="0053342F" w:rsidRPr="00BB4BE4">
              <w:rPr>
                <w:rFonts w:ascii="Optima" w:hAnsi="Optima" w:cs="Times New Roman"/>
                <w:bCs/>
                <w:sz w:val="20"/>
                <w:szCs w:val="20"/>
              </w:rPr>
              <w:t>•</w:t>
            </w:r>
            <w:r w:rsidR="00F44F5F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 +49(0)15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738218023</w:t>
            </w:r>
          </w:p>
        </w:tc>
      </w:tr>
      <w:tr w:rsidR="002508C2" w:rsidRPr="00BB4BE4" w14:paraId="0FCADE56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6219B894" w14:textId="1ED999E7" w:rsidR="002508C2" w:rsidRPr="00BB4BE4" w:rsidRDefault="00F44F5F" w:rsidP="002664CA">
            <w:pPr>
              <w:rPr>
                <w:rFonts w:ascii="Optima" w:hAnsi="Optima" w:cs="Times New Roman"/>
                <w:b/>
                <w:sz w:val="28"/>
              </w:rPr>
            </w:pPr>
            <w:r w:rsidRPr="00BB4BE4">
              <w:rPr>
                <w:rFonts w:ascii="Optima" w:hAnsi="Optima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7B2F2B" w:rsidRPr="00BB4BE4" w14:paraId="7D1DEBF7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0C2B846F" w14:textId="7FE51E47" w:rsidR="007B2F2B" w:rsidRPr="00BB4BE4" w:rsidRDefault="007B2F2B" w:rsidP="002664CA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Hochschule für Wirtschaft und Gesellschaft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>,</w:t>
            </w: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Ludwigshafen am Rhein</w:t>
            </w:r>
          </w:p>
        </w:tc>
        <w:tc>
          <w:tcPr>
            <w:tcW w:w="1842" w:type="dxa"/>
            <w:gridSpan w:val="2"/>
            <w:vAlign w:val="bottom"/>
          </w:tcPr>
          <w:p w14:paraId="7C845E2D" w14:textId="658DFD7F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3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013A31">
              <w:rPr>
                <w:rFonts w:ascii="Optima" w:hAnsi="Optima" w:cs="Times New Roman"/>
                <w:sz w:val="20"/>
                <w:szCs w:val="20"/>
              </w:rPr>
              <w:t>08/2025</w:t>
            </w:r>
          </w:p>
        </w:tc>
      </w:tr>
      <w:tr w:rsidR="007B2F2B" w:rsidRPr="00BB4BE4" w14:paraId="61E5D482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419A9228" w14:textId="31945EE5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B.A. in B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etriebswirtschaftslehre; 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Schwerpunkt</w:t>
            </w:r>
            <w:r w:rsidR="00304B0B">
              <w:rPr>
                <w:rFonts w:ascii="Optima" w:hAnsi="Optima" w:cs="Times New Roman"/>
                <w:i/>
                <w:iCs/>
                <w:sz w:val="20"/>
                <w:szCs w:val="20"/>
              </w:rPr>
              <w:t>:</w:t>
            </w: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 Finanzwirtschaft</w:t>
            </w:r>
            <w:ins w:id="0" w:author="David Döbele" w:date="2025-09-03T07:34:00Z" w16du:dateUtc="2025-09-03T05:34:00Z">
              <w:r w:rsidR="006B2712">
                <w:rPr>
                  <w:rFonts w:ascii="Optima" w:hAnsi="Optima" w:cs="Times New Roman"/>
                  <w:i/>
                  <w:iCs/>
                  <w:sz w:val="20"/>
                  <w:szCs w:val="20"/>
                </w:rPr>
                <w:t xml:space="preserve"> (Finale Note: 1,8)</w:t>
              </w:r>
            </w:ins>
          </w:p>
        </w:tc>
      </w:tr>
      <w:tr w:rsidR="007B2F2B" w:rsidRPr="00BB4BE4" w14:paraId="7EABE9F1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78D370C" w14:textId="0AA34630" w:rsidR="007B2F2B" w:rsidRPr="00BB4BE4" w:rsidDel="006B2712" w:rsidRDefault="00B37014" w:rsidP="00304B0B">
            <w:pPr>
              <w:pStyle w:val="Listenabsatz"/>
              <w:numPr>
                <w:ilvl w:val="0"/>
                <w:numId w:val="2"/>
              </w:numPr>
              <w:rPr>
                <w:del w:id="1" w:author="David Döbele" w:date="2025-09-03T07:34:00Z" w16du:dateUtc="2025-09-03T05:34:00Z"/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del w:id="2" w:author="David Döbele" w:date="2025-09-03T07:34:00Z" w16du:dateUtc="2025-09-03T05:34:00Z">
              <w:r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Finale </w:delText>
              </w:r>
              <w:r w:rsidR="008654E2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Note</w:delText>
              </w:r>
              <w:r w:rsidR="007B2F2B" w:rsidRPr="00BB4BE4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: 1,</w:delText>
              </w:r>
              <w:r w:rsidR="007B2F2B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8</w:delText>
              </w:r>
            </w:del>
          </w:p>
          <w:p w14:paraId="6D483E24" w14:textId="26902D3B" w:rsidR="007B2F2B" w:rsidRDefault="007B2F2B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Vertiefung</w:t>
            </w:r>
            <w:r w:rsidR="00104813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en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 Unternehmensbewertung, Cash Management, Corporate Finance, Rechnungslegung</w:t>
            </w:r>
          </w:p>
          <w:p w14:paraId="7A71E6B0" w14:textId="3EE51948" w:rsidR="007B2F2B" w:rsidRPr="00BB4BE4" w:rsidRDefault="007B2F2B" w:rsidP="00304B0B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Bachelorthesis: Das CAPM im Rahmen des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Discounted</w:t>
            </w:r>
            <w:proofErr w:type="spell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proofErr w:type="gram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Cash</w:t>
            </w:r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Flow</w:t>
            </w:r>
            <w:proofErr w:type="gramEnd"/>
            <w:r w:rsidR="001A55AF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Verfahren (Note</w:t>
            </w:r>
            <w:r w:rsidR="00614C39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: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1,7)</w:t>
            </w:r>
          </w:p>
        </w:tc>
      </w:tr>
      <w:tr w:rsidR="001A55AF" w:rsidRPr="00BB4BE4" w14:paraId="4DE40960" w14:textId="77777777" w:rsidTr="00852488">
        <w:trPr>
          <w:trHeight w:val="340"/>
        </w:trPr>
        <w:tc>
          <w:tcPr>
            <w:tcW w:w="5103" w:type="dxa"/>
            <w:vAlign w:val="bottom"/>
          </w:tcPr>
          <w:p w14:paraId="6F2842FC" w14:textId="1B7E05BD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University 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of</w:t>
            </w:r>
            <w:r w:rsidRPr="007B2F2B"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 xml:space="preserve"> Economics an</w:t>
            </w:r>
            <w:r>
              <w:rPr>
                <w:rFonts w:ascii="Optima" w:hAnsi="Optima" w:cs="Times New Roman"/>
                <w:b/>
                <w:sz w:val="20"/>
                <w:szCs w:val="20"/>
                <w:lang w:val="en-US"/>
              </w:rPr>
              <w:t>d Business</w:t>
            </w:r>
            <w:r w:rsidRPr="007B2F2B">
              <w:rPr>
                <w:rFonts w:ascii="Optima" w:hAnsi="Optima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Breslau</w:t>
            </w:r>
            <w:r w:rsidR="00304B0B">
              <w:rPr>
                <w:rFonts w:ascii="Optima" w:hAnsi="Optima" w:cs="Times New Roman"/>
                <w:bCs/>
                <w:iCs/>
                <w:sz w:val="20"/>
                <w:szCs w:val="20"/>
                <w:lang w:val="en-US"/>
              </w:rPr>
              <w:t>, Polen</w:t>
            </w:r>
          </w:p>
        </w:tc>
        <w:tc>
          <w:tcPr>
            <w:tcW w:w="5103" w:type="dxa"/>
            <w:gridSpan w:val="3"/>
            <w:vAlign w:val="bottom"/>
          </w:tcPr>
          <w:p w14:paraId="49C60CC0" w14:textId="026A7CD7" w:rsidR="001A55AF" w:rsidRPr="00725C76" w:rsidRDefault="001A55AF" w:rsidP="00725C76">
            <w:pPr>
              <w:jc w:val="right"/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</w:t>
            </w:r>
            <w:r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25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013A31">
              <w:rPr>
                <w:rFonts w:ascii="Optima" w:hAnsi="Optima" w:cs="Times New Roman"/>
                <w:sz w:val="20"/>
                <w:szCs w:val="20"/>
              </w:rPr>
              <w:t>08/2025</w:t>
            </w:r>
          </w:p>
        </w:tc>
      </w:tr>
      <w:tr w:rsidR="001A55AF" w:rsidRPr="00BB4BE4" w14:paraId="732D3E0F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72243C61" w14:textId="08A94954" w:rsidR="001A55AF" w:rsidRPr="00725C76" w:rsidRDefault="001A55AF" w:rsidP="00725C76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122D49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Auslandssemester an der Fakultät für Betriebswirtschaftslehre</w:t>
            </w:r>
            <w:ins w:id="3" w:author="David Döbele" w:date="2025-09-03T07:34:00Z" w16du:dateUtc="2025-09-03T05:34:00Z">
              <w:r w:rsidR="006B2712">
                <w:rPr>
                  <w:rFonts w:ascii="Optima" w:hAnsi="Optima" w:cs="Times New Roman"/>
                  <w:i/>
                  <w:iCs/>
                  <w:sz w:val="20"/>
                  <w:szCs w:val="20"/>
                  <w:lang w:val="de-AT"/>
                </w:rPr>
                <w:t xml:space="preserve"> (Finale Note: 4,9/5,0)</w:t>
              </w:r>
            </w:ins>
          </w:p>
        </w:tc>
      </w:tr>
      <w:tr w:rsidR="008654E2" w:rsidRPr="00BB4BE4" w:rsidDel="006B2712" w14:paraId="1B216BEC" w14:textId="33E7B4A6" w:rsidTr="00852488">
        <w:trPr>
          <w:trHeight w:val="170"/>
          <w:del w:id="4" w:author="David Döbele" w:date="2025-09-03T07:34:00Z" w16du:dateUtc="2025-09-03T05:34:00Z"/>
        </w:trPr>
        <w:tc>
          <w:tcPr>
            <w:tcW w:w="10206" w:type="dxa"/>
            <w:gridSpan w:val="4"/>
            <w:vAlign w:val="bottom"/>
          </w:tcPr>
          <w:p w14:paraId="2402D13A" w14:textId="10089278" w:rsidR="008654E2" w:rsidRPr="00170AD3" w:rsidDel="006B2712" w:rsidRDefault="00B37014" w:rsidP="001A55AF">
            <w:pPr>
              <w:pStyle w:val="Listenabsatz"/>
              <w:numPr>
                <w:ilvl w:val="0"/>
                <w:numId w:val="2"/>
              </w:numPr>
              <w:rPr>
                <w:del w:id="5" w:author="David Döbele" w:date="2025-09-03T07:34:00Z" w16du:dateUtc="2025-09-03T05:34:00Z"/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del w:id="6" w:author="David Döbele" w:date="2025-09-03T07:34:00Z" w16du:dateUtc="2025-09-03T05:34:00Z">
              <w:r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Finale </w:delText>
              </w:r>
              <w:r w:rsidR="008654E2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Note: 4,9 (</w:delText>
              </w:r>
              <w:r w:rsidR="003D53FA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5,0</w:delText>
              </w:r>
              <w:r w:rsidR="008654E2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 – </w:delText>
              </w:r>
              <w:r w:rsidR="003D53FA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1,0</w:delText>
              </w:r>
              <w:r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 xml:space="preserve">, wobei </w:delText>
              </w:r>
              <w:r w:rsidR="008654E2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5,0 die beste Note ist)</w:delText>
              </w:r>
            </w:del>
          </w:p>
        </w:tc>
      </w:tr>
      <w:tr w:rsidR="001A55AF" w:rsidRPr="00BB4BE4" w:rsidDel="006B2712" w14:paraId="03DE666A" w14:textId="1738D50F" w:rsidTr="00852488">
        <w:trPr>
          <w:trHeight w:val="170"/>
          <w:del w:id="7" w:author="David Döbele" w:date="2025-09-03T07:35:00Z" w16du:dateUtc="2025-09-03T05:35:00Z"/>
        </w:trPr>
        <w:tc>
          <w:tcPr>
            <w:tcW w:w="10206" w:type="dxa"/>
            <w:gridSpan w:val="4"/>
            <w:vAlign w:val="bottom"/>
          </w:tcPr>
          <w:p w14:paraId="4750DA95" w14:textId="0E4C111A" w:rsidR="001A55AF" w:rsidRPr="00BB4BE4" w:rsidDel="006B2712" w:rsidRDefault="001A55AF" w:rsidP="001A55AF">
            <w:pPr>
              <w:pStyle w:val="Listenabsatz"/>
              <w:numPr>
                <w:ilvl w:val="0"/>
                <w:numId w:val="2"/>
              </w:numPr>
              <w:rPr>
                <w:del w:id="8" w:author="David Döbele" w:date="2025-09-03T07:35:00Z" w16du:dateUtc="2025-09-03T05:35:00Z"/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del w:id="9" w:author="David Döbele" w:date="2025-09-03T07:35:00Z" w16du:dateUtc="2025-09-03T05:35:00Z">
              <w:r w:rsidRPr="00170AD3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Vertiefungen: Mi</w:delText>
              </w:r>
              <w:r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k</w:delText>
              </w:r>
              <w:r w:rsidRPr="00170AD3" w:rsidDel="006B2712">
                <w:rPr>
                  <w:rFonts w:ascii="Optima" w:hAnsi="Optima" w:cs="Times New Roman"/>
                  <w:color w:val="000000"/>
                  <w:sz w:val="20"/>
                  <w:szCs w:val="20"/>
                  <w:lang w:val="de-AT"/>
                </w:rPr>
                <w:delText>roökonomie, Makroökonomie, Angewandte Ökonometrie</w:delText>
              </w:r>
            </w:del>
          </w:p>
        </w:tc>
      </w:tr>
      <w:tr w:rsidR="007B2F2B" w:rsidRPr="00BB4BE4" w14:paraId="013361E1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197620E3" w14:textId="2E7B0508" w:rsidR="007B2F2B" w:rsidRPr="00BB4BE4" w:rsidRDefault="0086413D" w:rsidP="002664C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>Sprachreise mit der Agentur EF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="00304B0B">
              <w:rPr>
                <w:rFonts w:ascii="Optima" w:hAnsi="Optima" w:cs="Times New Roman"/>
                <w:bCs/>
                <w:sz w:val="20"/>
                <w:szCs w:val="20"/>
              </w:rPr>
              <w:t xml:space="preserve">London, </w:t>
            </w:r>
            <w:r w:rsidR="001A55AF">
              <w:rPr>
                <w:rFonts w:ascii="Optima" w:hAnsi="Optima" w:cs="Times New Roman"/>
                <w:bCs/>
                <w:iCs/>
                <w:sz w:val="20"/>
                <w:szCs w:val="20"/>
              </w:rPr>
              <w:t>Vereinigtes Königreich</w:t>
            </w:r>
          </w:p>
        </w:tc>
        <w:tc>
          <w:tcPr>
            <w:tcW w:w="1842" w:type="dxa"/>
            <w:gridSpan w:val="2"/>
            <w:vAlign w:val="bottom"/>
          </w:tcPr>
          <w:p w14:paraId="63D86F51" w14:textId="0F8CAA9B" w:rsidR="007B2F2B" w:rsidRPr="00BB4BE4" w:rsidRDefault="0086413D" w:rsidP="002664CA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12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21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</w:rPr>
              <w:t>03</w:t>
            </w:r>
            <w:r w:rsidR="007B2F2B" w:rsidRPr="00BB4BE4">
              <w:rPr>
                <w:rFonts w:ascii="Optima" w:hAnsi="Optima" w:cs="Times New Roman"/>
                <w:sz w:val="20"/>
                <w:szCs w:val="20"/>
              </w:rPr>
              <w:t>/2</w:t>
            </w:r>
            <w:r>
              <w:rPr>
                <w:rFonts w:ascii="Optima" w:hAnsi="Optima" w:cs="Times New Roman"/>
                <w:sz w:val="20"/>
                <w:szCs w:val="20"/>
              </w:rPr>
              <w:t>022</w:t>
            </w:r>
          </w:p>
        </w:tc>
      </w:tr>
      <w:tr w:rsidR="002664CA" w:rsidRPr="00BB4BE4" w14:paraId="5D99243B" w14:textId="77777777" w:rsidTr="00852488">
        <w:trPr>
          <w:trHeight w:val="57"/>
        </w:trPr>
        <w:tc>
          <w:tcPr>
            <w:tcW w:w="8364" w:type="dxa"/>
            <w:gridSpan w:val="2"/>
            <w:vAlign w:val="bottom"/>
          </w:tcPr>
          <w:p w14:paraId="50DA972C" w14:textId="720E7958" w:rsidR="002664CA" w:rsidRPr="00725C76" w:rsidRDefault="002664CA" w:rsidP="002664CA">
            <w:pPr>
              <w:rPr>
                <w:rFonts w:ascii="Optima" w:hAnsi="Optima" w:cs="Times New Roman"/>
                <w:b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Teilnehmer an einem Englischsprachkurs (Niveau: C1)</w:t>
            </w:r>
          </w:p>
        </w:tc>
        <w:tc>
          <w:tcPr>
            <w:tcW w:w="1842" w:type="dxa"/>
            <w:gridSpan w:val="2"/>
            <w:vAlign w:val="bottom"/>
          </w:tcPr>
          <w:p w14:paraId="6CE6640C" w14:textId="77777777" w:rsidR="002664CA" w:rsidRDefault="002664CA" w:rsidP="002664CA">
            <w:pPr>
              <w:ind w:left="-279"/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6B19CF91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54F7169D" w14:textId="2BFBBBF8" w:rsidR="007B2F2B" w:rsidRPr="00BB4BE4" w:rsidRDefault="007B2F2B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b/>
                <w:sz w:val="20"/>
                <w:szCs w:val="20"/>
              </w:rPr>
              <w:t xml:space="preserve">Gymnasium </w:t>
            </w:r>
            <w:r w:rsidR="0086413D">
              <w:rPr>
                <w:rFonts w:ascii="Optima" w:hAnsi="Optima" w:cs="Times New Roman"/>
                <w:b/>
                <w:sz w:val="20"/>
                <w:szCs w:val="20"/>
              </w:rPr>
              <w:t>Helene-Lange-Schule</w:t>
            </w:r>
            <w:r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 w:rsidRPr="00BB4BE4">
              <w:rPr>
                <w:rFonts w:ascii="Optima" w:hAnsi="Optima" w:cs="Times New Roman"/>
                <w:iCs/>
                <w:sz w:val="20"/>
                <w:szCs w:val="20"/>
              </w:rPr>
              <w:t>M</w:t>
            </w:r>
            <w:r w:rsidR="0086413D">
              <w:rPr>
                <w:rFonts w:ascii="Optima" w:hAnsi="Optima" w:cs="Times New Roman"/>
                <w:iCs/>
                <w:sz w:val="20"/>
                <w:szCs w:val="20"/>
              </w:rPr>
              <w:t>annheim</w:t>
            </w:r>
          </w:p>
        </w:tc>
        <w:tc>
          <w:tcPr>
            <w:tcW w:w="1842" w:type="dxa"/>
            <w:gridSpan w:val="2"/>
            <w:vAlign w:val="bottom"/>
          </w:tcPr>
          <w:p w14:paraId="262B6DA3" w14:textId="67AEAA5E" w:rsidR="007B2F2B" w:rsidRPr="00BB4BE4" w:rsidRDefault="007B2F2B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1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8 – 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7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86413D">
              <w:rPr>
                <w:rFonts w:ascii="Optima" w:hAnsi="Optima" w:cs="Times New Roman"/>
                <w:sz w:val="20"/>
                <w:szCs w:val="20"/>
              </w:rPr>
              <w:t>21</w:t>
            </w:r>
          </w:p>
        </w:tc>
      </w:tr>
      <w:tr w:rsidR="007B2F2B" w:rsidRPr="00BB4BE4" w14:paraId="263521E3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3DE8C75D" w14:textId="564663AE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</w:tr>
      <w:tr w:rsidR="007B2F2B" w:rsidRPr="00BB4BE4" w:rsidDel="006B2712" w14:paraId="27601A10" w14:textId="26D80B64" w:rsidTr="00852488">
        <w:trPr>
          <w:trHeight w:val="57"/>
          <w:del w:id="10" w:author="David Döbele" w:date="2025-09-03T07:35:00Z" w16du:dateUtc="2025-09-03T05:35:00Z"/>
        </w:trPr>
        <w:tc>
          <w:tcPr>
            <w:tcW w:w="10206" w:type="dxa"/>
            <w:gridSpan w:val="4"/>
            <w:vAlign w:val="bottom"/>
          </w:tcPr>
          <w:p w14:paraId="6ECF7248" w14:textId="6C2371F7" w:rsidR="0086413D" w:rsidRPr="0086413D" w:rsidDel="006B2712" w:rsidRDefault="0041782D" w:rsidP="00304B0B">
            <w:pPr>
              <w:pStyle w:val="Listenabsatz"/>
              <w:numPr>
                <w:ilvl w:val="0"/>
                <w:numId w:val="2"/>
              </w:numPr>
              <w:rPr>
                <w:del w:id="11" w:author="David Döbele" w:date="2025-09-03T07:35:00Z" w16du:dateUtc="2025-09-03T05:35:00Z"/>
                <w:rFonts w:ascii="Optima" w:hAnsi="Optima" w:cs="Times New Roman"/>
                <w:sz w:val="20"/>
                <w:szCs w:val="20"/>
                <w:lang w:val="de-AT"/>
              </w:rPr>
            </w:pPr>
            <w:del w:id="12" w:author="David Döbele" w:date="2025-09-03T07:35:00Z" w16du:dateUtc="2025-09-03T05:35:00Z">
              <w:r w:rsidDel="006B2712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>Vertiefung</w:delText>
              </w:r>
              <w:r w:rsidR="00104813" w:rsidDel="006B2712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>en</w:delText>
              </w:r>
              <w:r w:rsidR="0086413D" w:rsidDel="006B2712">
                <w:rPr>
                  <w:rFonts w:ascii="Optima" w:hAnsi="Optima" w:cs="Times New Roman"/>
                  <w:sz w:val="20"/>
                  <w:szCs w:val="20"/>
                  <w:lang w:val="de-AT"/>
                </w:rPr>
                <w:delText>: Psychologie und Pädagogik</w:delText>
              </w:r>
            </w:del>
          </w:p>
        </w:tc>
      </w:tr>
      <w:tr w:rsidR="007B2F2B" w:rsidRPr="00BB4BE4" w14:paraId="3A2665B3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239F87B8" w14:textId="1FD97A35" w:rsidR="007B2F2B" w:rsidRPr="00BB4BE4" w:rsidRDefault="007B2F2B" w:rsidP="002664CA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 w:rsidRPr="00BB4BE4">
              <w:rPr>
                <w:rFonts w:ascii="Optima" w:hAnsi="Optima" w:cs="Times New Roman"/>
                <w:smallCaps w:val="0"/>
                <w:sz w:val="28"/>
              </w:rPr>
              <w:t>PRAKTISCHE ERFAHRUNGEN</w:t>
            </w:r>
          </w:p>
        </w:tc>
      </w:tr>
      <w:tr w:rsidR="008B2AAE" w:rsidRPr="00BB4BE4" w14:paraId="33B28E51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5E67CE12" w14:textId="6D852A83" w:rsidR="008B2AAE" w:rsidRPr="008B2AAE" w:rsidRDefault="008B2AAE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Allert &amp; Co.,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F596633" w14:textId="54F1A25C" w:rsid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10/2025 – 12/2025</w:t>
            </w:r>
          </w:p>
        </w:tc>
      </w:tr>
      <w:tr w:rsidR="008B2AAE" w:rsidRPr="00BB4BE4" w14:paraId="50D3DD75" w14:textId="77777777" w:rsidTr="00852488">
        <w:trPr>
          <w:trHeight w:val="170"/>
        </w:trPr>
        <w:tc>
          <w:tcPr>
            <w:tcW w:w="8505" w:type="dxa"/>
            <w:gridSpan w:val="3"/>
            <w:vAlign w:val="bottom"/>
          </w:tcPr>
          <w:p w14:paraId="370908A2" w14:textId="6E742B2B" w:rsidR="008B2AAE" w:rsidRPr="00650660" w:rsidRDefault="008B2AAE" w:rsidP="008B2AAE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 w:rsidRPr="00650660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650660" w:rsidRPr="00650660">
              <w:rPr>
                <w:rFonts w:ascii="Optima" w:hAnsi="Optima" w:cs="Times New Roman"/>
                <w:sz w:val="20"/>
                <w:szCs w:val="20"/>
              </w:rPr>
              <w:t xml:space="preserve">Investment Banking (geplant, </w:t>
            </w:r>
            <w:r w:rsidR="00650660">
              <w:rPr>
                <w:rFonts w:ascii="Optima" w:hAnsi="Optima" w:cs="Times New Roman"/>
                <w:sz w:val="20"/>
                <w:szCs w:val="20"/>
              </w:rPr>
              <w:t>Vertrag bereits Unterzeichnet)</w:t>
            </w:r>
          </w:p>
        </w:tc>
        <w:tc>
          <w:tcPr>
            <w:tcW w:w="1701" w:type="dxa"/>
            <w:vAlign w:val="bottom"/>
          </w:tcPr>
          <w:p w14:paraId="709CF79B" w14:textId="77777777" w:rsidR="008B2AAE" w:rsidRPr="008B2AAE" w:rsidRDefault="008B2AAE" w:rsidP="002664CA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</w:p>
        </w:tc>
      </w:tr>
      <w:tr w:rsidR="007B2F2B" w:rsidRPr="00BB4BE4" w14:paraId="127C64E2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38F27285" w14:textId="6AFBAC6D" w:rsidR="007B2F2B" w:rsidRPr="00BB4BE4" w:rsidRDefault="00170AD3" w:rsidP="002664CA">
            <w:pPr>
              <w:rPr>
                <w:rFonts w:ascii="Optima" w:hAnsi="Optima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sz w:val="20"/>
                <w:szCs w:val="20"/>
              </w:rPr>
              <w:t>Corius</w:t>
            </w:r>
            <w:proofErr w:type="spellEnd"/>
            <w:r>
              <w:rPr>
                <w:rFonts w:ascii="Optima" w:hAnsi="Optima" w:cs="Times New Roman"/>
                <w:b/>
                <w:sz w:val="20"/>
                <w:szCs w:val="20"/>
              </w:rPr>
              <w:t xml:space="preserve"> Gr</w:t>
            </w:r>
            <w:r w:rsidR="00271120">
              <w:rPr>
                <w:rFonts w:ascii="Optima" w:hAnsi="Optima" w:cs="Times New Roman"/>
                <w:b/>
                <w:sz w:val="20"/>
                <w:szCs w:val="20"/>
              </w:rPr>
              <w:t>oup</w:t>
            </w:r>
            <w:r w:rsidR="007B2F2B" w:rsidRPr="00BB4BE4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Cs/>
                <w:sz w:val="20"/>
                <w:szCs w:val="20"/>
              </w:rPr>
              <w:t>Mannheim</w:t>
            </w:r>
          </w:p>
        </w:tc>
        <w:tc>
          <w:tcPr>
            <w:tcW w:w="1701" w:type="dxa"/>
            <w:vAlign w:val="bottom"/>
          </w:tcPr>
          <w:p w14:paraId="4820196E" w14:textId="38B7BA34" w:rsidR="007B2F2B" w:rsidRPr="00BB4BE4" w:rsidRDefault="00170AD3" w:rsidP="002664CA">
            <w:pPr>
              <w:jc w:val="right"/>
              <w:rPr>
                <w:rFonts w:ascii="Optima" w:hAnsi="Optima" w:cs="Times New Roman"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09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01</w:t>
            </w:r>
            <w:r w:rsidR="007B2F2B" w:rsidRPr="00BB4BE4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25</w:t>
            </w:r>
          </w:p>
        </w:tc>
      </w:tr>
      <w:tr w:rsidR="007B2F2B" w:rsidRPr="00BB4BE4" w14:paraId="335D84E9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0475B997" w14:textId="46C15075" w:rsidR="007B2F2B" w:rsidRPr="00725C76" w:rsidRDefault="007B2F2B" w:rsidP="002664CA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Praktikant im </w:t>
            </w:r>
            <w:r w:rsidR="00170AD3" w:rsidRPr="00725C76">
              <w:rPr>
                <w:rFonts w:ascii="Optima" w:hAnsi="Optima" w:cs="Times New Roman"/>
                <w:i/>
                <w:iCs/>
                <w:sz w:val="20"/>
                <w:szCs w:val="20"/>
              </w:rPr>
              <w:t>Controlling und Treasury</w:t>
            </w:r>
          </w:p>
        </w:tc>
      </w:tr>
      <w:tr w:rsidR="007B2F2B" w:rsidRPr="00BB4BE4" w14:paraId="54C3D64C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7CE49F73" w14:textId="77777777" w:rsidR="007B2F2B" w:rsidRPr="00170AD3" w:rsidRDefault="00170AD3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Erstellung von wöchentlichen Liquiditäts- und Abweichungsanalysen sowie Mitwirkung an der Entwicklung vierteljährlicher Prognosen für die Liquiditätsplanung</w:t>
            </w:r>
          </w:p>
          <w:p w14:paraId="6DD9BA0F" w14:textId="34EAD1B0" w:rsidR="00170AD3" w:rsidRPr="00170AD3" w:rsidRDefault="001A55AF" w:rsidP="00304B0B">
            <w:pPr>
              <w:pStyle w:val="Bullets"/>
              <w:numPr>
                <w:ilvl w:val="0"/>
                <w:numId w:val="3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Effiziente 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Buchung von Rückstellung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s-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und Anlagen</w:t>
            </w:r>
            <w:r w:rsidR="001E431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spiegel</w:t>
            </w:r>
            <w:r w:rsidR="00E71DC0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="00170AD3"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 sowie Implementierung von konzerninternen Verrechnungsprozessen unter Nutzung von ERP-Systemen und Excel</w:t>
            </w:r>
          </w:p>
        </w:tc>
      </w:tr>
      <w:tr w:rsidR="007B2F2B" w:rsidRPr="00BB4BE4" w14:paraId="45404236" w14:textId="77777777" w:rsidTr="00852488">
        <w:trPr>
          <w:trHeight w:val="340"/>
        </w:trPr>
        <w:tc>
          <w:tcPr>
            <w:tcW w:w="8364" w:type="dxa"/>
            <w:gridSpan w:val="2"/>
            <w:vAlign w:val="bottom"/>
          </w:tcPr>
          <w:p w14:paraId="3CF978EE" w14:textId="407CC4DF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P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ricewaterhouse</w:t>
            </w: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C</w:t>
            </w:r>
            <w:r w:rsidR="00304B0B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oopers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842" w:type="dxa"/>
            <w:gridSpan w:val="2"/>
            <w:vAlign w:val="bottom"/>
          </w:tcPr>
          <w:p w14:paraId="49A11F72" w14:textId="735B8B31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30BE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7B2F2B" w:rsidRPr="00170AD3" w14:paraId="16C6F7AD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2D9DB8CA" w14:textId="56E3829E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Praktikant </w:t>
            </w:r>
            <w:proofErr w:type="spellStart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170AD3" w:rsidRPr="00725C76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Management Consulting</w:t>
            </w:r>
          </w:p>
        </w:tc>
      </w:tr>
      <w:tr w:rsidR="007B2F2B" w:rsidRPr="00BB4BE4" w14:paraId="7660C4BA" w14:textId="77777777" w:rsidTr="00852488">
        <w:trPr>
          <w:trHeight w:val="57"/>
        </w:trPr>
        <w:tc>
          <w:tcPr>
            <w:tcW w:w="10206" w:type="dxa"/>
            <w:gridSpan w:val="4"/>
            <w:vAlign w:val="bottom"/>
          </w:tcPr>
          <w:p w14:paraId="29FA6190" w14:textId="77777777" w:rsidR="007B2F2B" w:rsidRPr="00170AD3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Entwicklung eines projektbasierten Rechnungslegungsstandards gemäß IFRS 16 zur Erstellung des konsolidierten Jahresabschlusses</w:t>
            </w:r>
          </w:p>
          <w:p w14:paraId="132465C4" w14:textId="54BA9E47" w:rsidR="00170AD3" w:rsidRPr="00BB4BE4" w:rsidRDefault="00170AD3" w:rsidP="00304B0B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Projektmanagement von Beratungsprojekten unter Verwendung verschiedener Microsoft-Tools und Dokumentation von Anhang</w:t>
            </w:r>
            <w:r w:rsidR="006D342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-</w:t>
            </w:r>
            <w:r w:rsidR="00835271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A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n</w:t>
            </w: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gaben im Rahmen der Prüfung einer internationalen Bank</w:t>
            </w:r>
          </w:p>
        </w:tc>
      </w:tr>
      <w:tr w:rsidR="007B2F2B" w:rsidRPr="00BB4BE4" w14:paraId="4EC9DEB8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061D97E7" w14:textId="1F4728C7" w:rsidR="007B2F2B" w:rsidRPr="00BB4BE4" w:rsidRDefault="00170AD3" w:rsidP="002664CA">
            <w:pPr>
              <w:pStyle w:val="Bullets"/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Tecis</w:t>
            </w:r>
            <w:proofErr w:type="spellEnd"/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7B2F2B" w:rsidRPr="00BB4BE4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AG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="007B2F2B" w:rsidRPr="00BB4BE4">
              <w:rPr>
                <w:rFonts w:ascii="Optima" w:hAnsi="Optima" w:cs="Times New Roman"/>
                <w:i w:val="0"/>
                <w:sz w:val="20"/>
                <w:szCs w:val="20"/>
              </w:rPr>
              <w:t>Frankfurt am Main</w:t>
            </w:r>
          </w:p>
        </w:tc>
        <w:tc>
          <w:tcPr>
            <w:tcW w:w="1701" w:type="dxa"/>
            <w:vAlign w:val="bottom"/>
          </w:tcPr>
          <w:p w14:paraId="38592414" w14:textId="29205D8E" w:rsidR="007B2F2B" w:rsidRPr="00BB4BE4" w:rsidRDefault="00830BE3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</w:p>
        </w:tc>
      </w:tr>
      <w:tr w:rsidR="007B2F2B" w:rsidRPr="00170AD3" w14:paraId="0A0FFCF6" w14:textId="77777777" w:rsidTr="00852488">
        <w:trPr>
          <w:trHeight w:val="113"/>
        </w:trPr>
        <w:tc>
          <w:tcPr>
            <w:tcW w:w="10206" w:type="dxa"/>
            <w:gridSpan w:val="4"/>
            <w:vAlign w:val="bottom"/>
          </w:tcPr>
          <w:p w14:paraId="7444AF8F" w14:textId="72825F13" w:rsidR="007B2F2B" w:rsidRPr="00725C76" w:rsidRDefault="006639D0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Berater für Finanzplanung und -beratung </w:t>
            </w:r>
          </w:p>
        </w:tc>
      </w:tr>
      <w:tr w:rsidR="007B2F2B" w:rsidRPr="00BB4BE4" w14:paraId="4C00CD42" w14:textId="77777777" w:rsidTr="00852488">
        <w:trPr>
          <w:trHeight w:val="113"/>
        </w:trPr>
        <w:tc>
          <w:tcPr>
            <w:tcW w:w="10206" w:type="dxa"/>
            <w:gridSpan w:val="4"/>
            <w:vAlign w:val="bottom"/>
          </w:tcPr>
          <w:p w14:paraId="0E4D91F9" w14:textId="77777777" w:rsidR="007B2F2B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Erstberatungen in Kundenberatungssitzungen und Verwaltung des Kundenkapitals</w:t>
            </w:r>
          </w:p>
          <w:p w14:paraId="746118C9" w14:textId="4FB8967F" w:rsidR="00170AD3" w:rsidRPr="00170AD3" w:rsidRDefault="00170AD3" w:rsidP="002664CA">
            <w:pPr>
              <w:pStyle w:val="Bullets"/>
              <w:numPr>
                <w:ilvl w:val="0"/>
                <w:numId w:val="28"/>
              </w:numPr>
              <w:rPr>
                <w:rFonts w:ascii="Optima" w:hAnsi="Optima" w:cs="Times New Roman"/>
                <w:i w:val="0"/>
                <w:sz w:val="20"/>
                <w:szCs w:val="20"/>
              </w:rPr>
            </w:pPr>
            <w:r w:rsidRPr="00170AD3">
              <w:rPr>
                <w:rFonts w:ascii="Optima" w:hAnsi="Optima" w:cs="Times New Roman"/>
                <w:i w:val="0"/>
                <w:sz w:val="20"/>
                <w:szCs w:val="20"/>
              </w:rPr>
              <w:t>Neukundengewinnung und Telefonmarketing sowie Schulung von Vertriebspartnern</w:t>
            </w:r>
          </w:p>
        </w:tc>
      </w:tr>
      <w:tr w:rsidR="007B2F2B" w:rsidRPr="00BB4BE4" w14:paraId="50AFEA03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42FB0D26" w14:textId="5FAE0CCC" w:rsidR="007B2F2B" w:rsidRPr="00BB4BE4" w:rsidRDefault="00830BE3" w:rsidP="002664C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Juwelier Sandkühler</w:t>
            </w:r>
            <w:r w:rsidR="00A91B82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 xml:space="preserve"> </w:t>
            </w:r>
            <w:r w:rsidR="006639D0"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OHG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sz w:val="20"/>
                <w:szCs w:val="20"/>
              </w:rPr>
              <w:t>Heilbronn</w:t>
            </w:r>
          </w:p>
        </w:tc>
        <w:tc>
          <w:tcPr>
            <w:tcW w:w="1701" w:type="dxa"/>
            <w:vAlign w:val="bottom"/>
          </w:tcPr>
          <w:p w14:paraId="11E31BD8" w14:textId="1E64D072" w:rsidR="007B2F2B" w:rsidRPr="00BB4BE4" w:rsidRDefault="007A2C2E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7B2F2B" w:rsidRPr="00830BE3" w14:paraId="48328CB9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2CB21DEB" w14:textId="40A8A707" w:rsidR="007B2F2B" w:rsidRPr="00725C76" w:rsidRDefault="007B2F2B" w:rsidP="002664CA">
            <w:pPr>
              <w:pStyle w:val="Bullets"/>
              <w:rPr>
                <w:rFonts w:ascii="Optima" w:hAnsi="Optima" w:cs="Times New Roman"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sz w:val="20"/>
                <w:szCs w:val="20"/>
              </w:rPr>
              <w:t xml:space="preserve">Praktikant im </w:t>
            </w:r>
            <w:r w:rsidR="00830BE3" w:rsidRPr="00725C76">
              <w:rPr>
                <w:rFonts w:ascii="Optima" w:hAnsi="Optima" w:cs="Times New Roman"/>
                <w:sz w:val="20"/>
                <w:szCs w:val="20"/>
              </w:rPr>
              <w:t>E-Commerce Marketing</w:t>
            </w:r>
          </w:p>
        </w:tc>
      </w:tr>
      <w:tr w:rsidR="007B2F2B" w:rsidRPr="00BB4BE4" w14:paraId="414B4085" w14:textId="77777777" w:rsidTr="00852488">
        <w:trPr>
          <w:trHeight w:val="454"/>
        </w:trPr>
        <w:tc>
          <w:tcPr>
            <w:tcW w:w="10206" w:type="dxa"/>
            <w:gridSpan w:val="4"/>
            <w:vAlign w:val="bottom"/>
          </w:tcPr>
          <w:p w14:paraId="4741C5BA" w14:textId="1A1B7CE9" w:rsidR="007B2F2B" w:rsidRPr="004955DD" w:rsidRDefault="007B2F2B" w:rsidP="002664C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7B2F2B" w:rsidRPr="00BB4BE4" w14:paraId="74251178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23826F21" w14:textId="2D9270D7" w:rsidR="007B2F2B" w:rsidRPr="00991B6D" w:rsidRDefault="00991B6D" w:rsidP="002664CA">
            <w:pPr>
              <w:pStyle w:val="Ort"/>
              <w:jc w:val="left"/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</w:pP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Allgemeiner Studierenden</w:t>
            </w:r>
            <w:r w:rsidR="003217D0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a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u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</w:t>
            </w:r>
            <w:r w:rsidRPr="00991B6D">
              <w:rPr>
                <w:rFonts w:ascii="Optima" w:hAnsi="Optima" w:cs="Times New Roman"/>
                <w:b/>
                <w:i w:val="0"/>
                <w:iCs/>
                <w:smallCaps w:val="0"/>
                <w:sz w:val="20"/>
                <w:szCs w:val="20"/>
              </w:rPr>
              <w:t>schuss</w:t>
            </w:r>
            <w:r w:rsidR="007B2F2B" w:rsidRPr="00991B6D">
              <w:rPr>
                <w:rFonts w:ascii="Optima" w:hAnsi="Optima" w:cs="Times New Roman"/>
                <w:bCs/>
                <w:i w:val="0"/>
                <w:iCs/>
                <w:smallCap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i w:val="0"/>
                <w:iCs/>
                <w:smallCaps w:val="0"/>
                <w:sz w:val="20"/>
                <w:szCs w:val="20"/>
              </w:rPr>
              <w:t>Ludwigshafen am Rhein</w:t>
            </w:r>
          </w:p>
        </w:tc>
        <w:tc>
          <w:tcPr>
            <w:tcW w:w="1701" w:type="dxa"/>
            <w:vAlign w:val="bottom"/>
          </w:tcPr>
          <w:p w14:paraId="58208F44" w14:textId="1875950A" w:rsidR="007B2F2B" w:rsidRPr="00BB4BE4" w:rsidRDefault="007B2F2B" w:rsidP="002664CA">
            <w:pPr>
              <w:pStyle w:val="Bullets"/>
              <w:jc w:val="right"/>
              <w:rPr>
                <w:rFonts w:ascii="Optima" w:hAnsi="Optima" w:cs="Times New Roman"/>
                <w:i w:val="0"/>
                <w:iCs w:val="0"/>
                <w:smallCaps/>
                <w:sz w:val="20"/>
                <w:szCs w:val="20"/>
                <w:lang w:val="en-US"/>
              </w:rPr>
            </w:pP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D80C8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991B6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12/2024</w:t>
            </w:r>
          </w:p>
        </w:tc>
      </w:tr>
      <w:tr w:rsidR="007B2F2B" w:rsidRPr="00BB4BE4" w14:paraId="4F59C612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45DD2178" w14:textId="6A45E21F" w:rsidR="007B2F2B" w:rsidRPr="00725C76" w:rsidRDefault="00991B6D" w:rsidP="002664C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725C76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Finanzvorstand des AStA der Hochschule Ludwigshafen</w:t>
            </w:r>
          </w:p>
        </w:tc>
      </w:tr>
      <w:tr w:rsidR="007B2F2B" w:rsidRPr="00BB4BE4" w14:paraId="02437711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647D904F" w14:textId="77777777" w:rsidR="007B2F2B" w:rsidRPr="00991B6D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des Budgets basierend auf den Semesterbeiträgen der Studierenden und Verwaltung aller Konten und Kassenmittel der Studierendenschaft</w:t>
            </w:r>
          </w:p>
          <w:p w14:paraId="68CFAD97" w14:textId="3FC4FD1E" w:rsidR="00991B6D" w:rsidRPr="00BB4BE4" w:rsidRDefault="00991B6D" w:rsidP="00304B0B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991B6D">
              <w:rPr>
                <w:rFonts w:ascii="Optima" w:hAnsi="Optima" w:cs="Times New Roman"/>
                <w:iCs/>
                <w:sz w:val="20"/>
                <w:szCs w:val="20"/>
              </w:rPr>
              <w:t>Erstellung von Kosten- und Finanzübersichten, einschließlich Kassenberichte, Jahresabschlüsse und Liquiditätsplanung</w:t>
            </w:r>
          </w:p>
        </w:tc>
      </w:tr>
      <w:tr w:rsidR="007B2F2B" w:rsidRPr="00BB4BE4" w14:paraId="3B26943D" w14:textId="77777777" w:rsidTr="00852488">
        <w:trPr>
          <w:trHeight w:val="340"/>
        </w:trPr>
        <w:tc>
          <w:tcPr>
            <w:tcW w:w="8505" w:type="dxa"/>
            <w:gridSpan w:val="3"/>
            <w:vAlign w:val="bottom"/>
          </w:tcPr>
          <w:p w14:paraId="11E538C2" w14:textId="1D25E70F" w:rsidR="007B2F2B" w:rsidRPr="00BB4BE4" w:rsidRDefault="001F2433" w:rsidP="002664CA">
            <w:pPr>
              <w:pStyle w:val="Bullets"/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0"/>
                <w:szCs w:val="20"/>
              </w:rPr>
              <w:t>Rödl &amp; Partner</w:t>
            </w:r>
            <w:r w:rsidR="007B2F2B" w:rsidRPr="00BB4BE4"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i w:val="0"/>
                <w:iCs w:val="0"/>
                <w:sz w:val="20"/>
                <w:szCs w:val="20"/>
              </w:rPr>
              <w:t>Eschborn</w:t>
            </w:r>
          </w:p>
        </w:tc>
        <w:tc>
          <w:tcPr>
            <w:tcW w:w="1701" w:type="dxa"/>
            <w:vAlign w:val="bottom"/>
          </w:tcPr>
          <w:p w14:paraId="21BF18C9" w14:textId="48857223" w:rsidR="007B2F2B" w:rsidRPr="00BB4BE4" w:rsidRDefault="00246960" w:rsidP="002664CA">
            <w:pPr>
              <w:pStyle w:val="Bullets"/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7B2F2B" w:rsidRPr="00BB4BE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7B2F2B" w:rsidRPr="00BB4BE4" w14:paraId="04BFDD79" w14:textId="77777777" w:rsidTr="00852488">
        <w:trPr>
          <w:trHeight w:val="20"/>
        </w:trPr>
        <w:tc>
          <w:tcPr>
            <w:tcW w:w="10206" w:type="dxa"/>
            <w:gridSpan w:val="4"/>
            <w:vAlign w:val="bottom"/>
          </w:tcPr>
          <w:p w14:paraId="0D2FFB14" w14:textId="46457F9D" w:rsidR="007B2F2B" w:rsidRPr="00725C76" w:rsidRDefault="00304B0B" w:rsidP="002664CA">
            <w:pPr>
              <w:pStyle w:val="Bullets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 xml:space="preserve">Teilnehmer an der </w:t>
            </w:r>
            <w:r w:rsidR="001F2433" w:rsidRPr="00725C76">
              <w:rPr>
                <w:rFonts w:ascii="Optima" w:hAnsi="Optima" w:cs="Times New Roman"/>
                <w:bCs/>
                <w:sz w:val="20"/>
                <w:szCs w:val="20"/>
              </w:rPr>
              <w:t>Corporate Finance School</w:t>
            </w:r>
          </w:p>
        </w:tc>
      </w:tr>
      <w:tr w:rsidR="007B2F2B" w:rsidRPr="00BB4BE4" w14:paraId="66A58453" w14:textId="77777777" w:rsidTr="00852488">
        <w:trPr>
          <w:trHeight w:val="20"/>
        </w:trPr>
        <w:tc>
          <w:tcPr>
            <w:tcW w:w="10206" w:type="dxa"/>
            <w:gridSpan w:val="4"/>
          </w:tcPr>
          <w:p w14:paraId="50B5B9CB" w14:textId="6320C79B" w:rsidR="007B2F2B" w:rsidRPr="001F2433" w:rsidRDefault="00304B0B" w:rsidP="002664CA">
            <w:pPr>
              <w:pStyle w:val="Bullets"/>
              <w:numPr>
                <w:ilvl w:val="0"/>
                <w:numId w:val="25"/>
              </w:numP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 xml:space="preserve">Sammeln von </w:t>
            </w:r>
            <w:r w:rsidR="001F2433" w:rsidRPr="001F2433">
              <w:rPr>
                <w:rFonts w:ascii="Optima" w:hAnsi="Optima" w:cs="Times New Roman"/>
                <w:i w:val="0"/>
                <w:iCs w:val="0"/>
                <w:sz w:val="20"/>
                <w:szCs w:val="20"/>
              </w:rPr>
              <w:t>Erfahrung in M&amp;A-Prozessen, Unternehmensbewertung (DCF, Multiplikatoren) und Financial Due Diligence zur Analyse finanzieller Risiken und Investitionsentscheidungen</w:t>
            </w:r>
          </w:p>
        </w:tc>
      </w:tr>
      <w:tr w:rsidR="007B2F2B" w:rsidRPr="00BB4BE4" w14:paraId="482569A2" w14:textId="77777777" w:rsidTr="009A2701">
        <w:trPr>
          <w:trHeight w:val="454"/>
        </w:trPr>
        <w:tc>
          <w:tcPr>
            <w:tcW w:w="10206" w:type="dxa"/>
            <w:gridSpan w:val="4"/>
            <w:vAlign w:val="bottom"/>
          </w:tcPr>
          <w:p w14:paraId="1CFA4492" w14:textId="2B27A1F2" w:rsidR="007B2F2B" w:rsidRPr="004955DD" w:rsidRDefault="007B2F2B" w:rsidP="002664C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 w:rsidRPr="004955DD">
              <w:rPr>
                <w:rFonts w:ascii="Optima" w:hAnsi="Optima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7B2F2B" w:rsidRPr="00BB4BE4" w14:paraId="2B257790" w14:textId="77777777" w:rsidTr="009A2701">
        <w:trPr>
          <w:trHeight w:val="340"/>
        </w:trPr>
        <w:tc>
          <w:tcPr>
            <w:tcW w:w="10206" w:type="dxa"/>
            <w:gridSpan w:val="4"/>
            <w:vAlign w:val="bottom"/>
          </w:tcPr>
          <w:p w14:paraId="061D3FCE" w14:textId="1600BDE5" w:rsidR="007B2F2B" w:rsidRPr="00BB4BE4" w:rsidRDefault="007B2F2B" w:rsidP="002664C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BB4BE4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Deutsch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Muttersprache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), Englisch (</w:t>
            </w:r>
            <w:r w:rsidR="002664CA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7B2F2B" w:rsidRPr="00246960" w14:paraId="45706C3F" w14:textId="77777777" w:rsidTr="009A2701">
        <w:trPr>
          <w:trHeight w:val="289"/>
        </w:trPr>
        <w:tc>
          <w:tcPr>
            <w:tcW w:w="10206" w:type="dxa"/>
            <w:gridSpan w:val="4"/>
            <w:vAlign w:val="bottom"/>
          </w:tcPr>
          <w:p w14:paraId="60CA2168" w14:textId="3581AC9E" w:rsidR="007B2F2B" w:rsidRPr="00246960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</w:rPr>
            </w:pPr>
            <w:r w:rsidRPr="00246960">
              <w:rPr>
                <w:rFonts w:ascii="Optima" w:hAnsi="Optima" w:cs="Times New Roman"/>
                <w:b/>
                <w:bCs/>
                <w:sz w:val="20"/>
                <w:szCs w:val="20"/>
              </w:rPr>
              <w:t>Technisch:</w:t>
            </w:r>
            <w:r w:rsidRPr="00246960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Microsoft Office (</w:t>
            </w:r>
            <w:r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</w:t>
            </w:r>
            <w:proofErr w:type="spellStart"/>
            <w:r w:rsidR="00246960" w:rsidRPr="00246960">
              <w:rPr>
                <w:rFonts w:ascii="Optima" w:hAnsi="Optima" w:cs="Times New Roman"/>
                <w:color w:val="000000"/>
                <w:sz w:val="20"/>
                <w:szCs w:val="20"/>
              </w:rPr>
              <w:t>Lu</w:t>
            </w:r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>caNet</w:t>
            </w:r>
            <w:proofErr w:type="spellEnd"/>
            <w:r w:rsidR="00246960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fortgeschritten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), Treasury System </w:t>
            </w:r>
            <w:proofErr w:type="spellStart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Coupa</w:t>
            </w:r>
            <w:proofErr w:type="spellEnd"/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(</w:t>
            </w:r>
            <w:r w:rsidR="00304B0B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Grund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</w:rPr>
              <w:t>kenntnisse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7B2F2B" w:rsidRPr="00BB4BE4" w14:paraId="70CB01B0" w14:textId="77777777" w:rsidTr="009A2701">
        <w:trPr>
          <w:trHeight w:val="283"/>
        </w:trPr>
        <w:tc>
          <w:tcPr>
            <w:tcW w:w="10206" w:type="dxa"/>
            <w:gridSpan w:val="4"/>
            <w:vAlign w:val="bottom"/>
          </w:tcPr>
          <w:p w14:paraId="598C2742" w14:textId="4AC80C9A" w:rsidR="007B2F2B" w:rsidRPr="00BB4BE4" w:rsidRDefault="007B2F2B" w:rsidP="002664CA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BB4BE4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="001F5B3E">
              <w:rPr>
                <w:rFonts w:ascii="Optima" w:hAnsi="Optima" w:cs="Times New Roman"/>
                <w:sz w:val="20"/>
                <w:szCs w:val="20"/>
              </w:rPr>
              <w:t xml:space="preserve"> Leichtathletik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D-Kaderathlet (2016</w:t>
            </w:r>
            <w:r w:rsidR="002664CA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–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2018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  <w:r w:rsidR="00835271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</w:t>
            </w:r>
            <w:r w:rsidR="001F5B3E" w:rsidRPr="002664C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Deutsche Meisterschaften</w:t>
            </w:r>
            <w:r w:rsidRPr="00BB4BE4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), 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Fitness (</w:t>
            </w:r>
            <w:r w:rsidR="001F5B3E" w:rsidRPr="00725C76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wöchentlich</w:t>
            </w:r>
            <w:r w:rsidR="001F5B3E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52D3C" w:rsidRPr="00BB4BE4" w14:paraId="6956CC58" w14:textId="77777777" w:rsidTr="009A2701">
        <w:trPr>
          <w:trHeight w:val="794"/>
        </w:trPr>
        <w:tc>
          <w:tcPr>
            <w:tcW w:w="10206" w:type="dxa"/>
            <w:gridSpan w:val="4"/>
            <w:vAlign w:val="bottom"/>
          </w:tcPr>
          <w:p w14:paraId="3ED415D8" w14:textId="223F5A5E" w:rsidR="00652D3C" w:rsidRPr="00725C76" w:rsidRDefault="001A180B" w:rsidP="00852488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Mannheim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sz w:val="20"/>
                <w:szCs w:val="20"/>
              </w:rPr>
              <w:t>27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>.0</w:t>
            </w:r>
            <w:r>
              <w:rPr>
                <w:rFonts w:ascii="Optima" w:hAnsi="Optima" w:cs="Times New Roman"/>
                <w:sz w:val="20"/>
                <w:szCs w:val="20"/>
              </w:rPr>
              <w:t>8</w:t>
            </w:r>
            <w:r w:rsidR="0058716C">
              <w:rPr>
                <w:rFonts w:ascii="Optima" w:hAnsi="Optima" w:cs="Times New Roman"/>
                <w:sz w:val="20"/>
                <w:szCs w:val="20"/>
              </w:rPr>
              <w:t>.2025</w:t>
            </w:r>
          </w:p>
        </w:tc>
      </w:tr>
    </w:tbl>
    <w:p w14:paraId="2D72635E" w14:textId="77777777" w:rsidR="00835271" w:rsidRPr="00BB4BE4" w:rsidRDefault="00835271" w:rsidP="00835271">
      <w:pPr>
        <w:rPr>
          <w:rFonts w:ascii="Optima" w:hAnsi="Optima" w:cs="Times New Roman"/>
          <w:sz w:val="18"/>
        </w:rPr>
      </w:pPr>
    </w:p>
    <w:sectPr w:rsidR="00835271" w:rsidRPr="00BB4BE4" w:rsidSect="00725C76">
      <w:footerReference w:type="even" r:id="rId8"/>
      <w:pgSz w:w="11906" w:h="16838"/>
      <w:pgMar w:top="284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15BD0" w14:textId="77777777" w:rsidR="00B2323B" w:rsidRDefault="00B2323B" w:rsidP="00BE053D">
      <w:pPr>
        <w:spacing w:after="0" w:line="240" w:lineRule="auto"/>
      </w:pPr>
      <w:r>
        <w:separator/>
      </w:r>
    </w:p>
  </w:endnote>
  <w:endnote w:type="continuationSeparator" w:id="0">
    <w:p w14:paraId="721E3956" w14:textId="77777777" w:rsidR="00B2323B" w:rsidRDefault="00B2323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4723" w14:textId="77777777" w:rsidR="00B2323B" w:rsidRDefault="00B2323B" w:rsidP="00BE053D">
      <w:pPr>
        <w:spacing w:after="0" w:line="240" w:lineRule="auto"/>
      </w:pPr>
      <w:r>
        <w:separator/>
      </w:r>
    </w:p>
  </w:footnote>
  <w:footnote w:type="continuationSeparator" w:id="0">
    <w:p w14:paraId="02ABD2A5" w14:textId="77777777" w:rsidR="00B2323B" w:rsidRDefault="00B2323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EE2FB5"/>
    <w:multiLevelType w:val="hybridMultilevel"/>
    <w:tmpl w:val="E7A65B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E154879"/>
    <w:multiLevelType w:val="hybridMultilevel"/>
    <w:tmpl w:val="1418601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4"/>
  </w:num>
  <w:num w:numId="10" w16cid:durableId="1947156070">
    <w:abstractNumId w:val="28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9"/>
  </w:num>
  <w:num w:numId="14" w16cid:durableId="1178347352">
    <w:abstractNumId w:val="11"/>
  </w:num>
  <w:num w:numId="15" w16cid:durableId="1771580397">
    <w:abstractNumId w:val="26"/>
  </w:num>
  <w:num w:numId="16" w16cid:durableId="1721974678">
    <w:abstractNumId w:val="4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9"/>
  </w:num>
  <w:num w:numId="23" w16cid:durableId="1984038324">
    <w:abstractNumId w:val="7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8"/>
  </w:num>
  <w:num w:numId="30" w16cid:durableId="1660232830">
    <w:abstractNumId w:val="10"/>
  </w:num>
  <w:num w:numId="31" w16cid:durableId="1569074111">
    <w:abstractNumId w:val="29"/>
  </w:num>
  <w:num w:numId="32" w16cid:durableId="1924416934">
    <w:abstractNumId w:val="1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3A31"/>
    <w:rsid w:val="00014D54"/>
    <w:rsid w:val="00037E9D"/>
    <w:rsid w:val="000557EE"/>
    <w:rsid w:val="00061D33"/>
    <w:rsid w:val="00064643"/>
    <w:rsid w:val="00066852"/>
    <w:rsid w:val="00070931"/>
    <w:rsid w:val="0007694D"/>
    <w:rsid w:val="00087747"/>
    <w:rsid w:val="000A1FDA"/>
    <w:rsid w:val="000B2A6F"/>
    <w:rsid w:val="000B63E2"/>
    <w:rsid w:val="000B6548"/>
    <w:rsid w:val="000C1B6B"/>
    <w:rsid w:val="000D2DE5"/>
    <w:rsid w:val="000D671A"/>
    <w:rsid w:val="00102D09"/>
    <w:rsid w:val="00103EC5"/>
    <w:rsid w:val="00104813"/>
    <w:rsid w:val="00116C6E"/>
    <w:rsid w:val="00125AE8"/>
    <w:rsid w:val="00125CA6"/>
    <w:rsid w:val="00156FC9"/>
    <w:rsid w:val="00162A5A"/>
    <w:rsid w:val="001647AB"/>
    <w:rsid w:val="00166FB2"/>
    <w:rsid w:val="00170AD3"/>
    <w:rsid w:val="00171C53"/>
    <w:rsid w:val="00172786"/>
    <w:rsid w:val="00172867"/>
    <w:rsid w:val="00173EC1"/>
    <w:rsid w:val="00175B6D"/>
    <w:rsid w:val="00181B02"/>
    <w:rsid w:val="001901ED"/>
    <w:rsid w:val="0019483A"/>
    <w:rsid w:val="00195C22"/>
    <w:rsid w:val="001A180B"/>
    <w:rsid w:val="001A46BF"/>
    <w:rsid w:val="001A481B"/>
    <w:rsid w:val="001A55AF"/>
    <w:rsid w:val="001A7334"/>
    <w:rsid w:val="001B0186"/>
    <w:rsid w:val="001B62CA"/>
    <w:rsid w:val="001C3A37"/>
    <w:rsid w:val="001D4DCD"/>
    <w:rsid w:val="001E3AFB"/>
    <w:rsid w:val="001E4313"/>
    <w:rsid w:val="001F2433"/>
    <w:rsid w:val="001F4175"/>
    <w:rsid w:val="001F5B3E"/>
    <w:rsid w:val="00223A4D"/>
    <w:rsid w:val="0023054D"/>
    <w:rsid w:val="00232CB5"/>
    <w:rsid w:val="00234A7E"/>
    <w:rsid w:val="0024373D"/>
    <w:rsid w:val="00246960"/>
    <w:rsid w:val="002508C2"/>
    <w:rsid w:val="002664CA"/>
    <w:rsid w:val="00267252"/>
    <w:rsid w:val="00271120"/>
    <w:rsid w:val="00271F0F"/>
    <w:rsid w:val="00281633"/>
    <w:rsid w:val="00282DB0"/>
    <w:rsid w:val="00283BEF"/>
    <w:rsid w:val="002B2091"/>
    <w:rsid w:val="002C6972"/>
    <w:rsid w:val="002D2B32"/>
    <w:rsid w:val="002D4516"/>
    <w:rsid w:val="002D4ABB"/>
    <w:rsid w:val="002D7898"/>
    <w:rsid w:val="002F46AD"/>
    <w:rsid w:val="00304B0B"/>
    <w:rsid w:val="003101F0"/>
    <w:rsid w:val="00314B7A"/>
    <w:rsid w:val="003217D0"/>
    <w:rsid w:val="00324BC5"/>
    <w:rsid w:val="00335B56"/>
    <w:rsid w:val="00340BAB"/>
    <w:rsid w:val="003418E0"/>
    <w:rsid w:val="00347F8D"/>
    <w:rsid w:val="00372F7B"/>
    <w:rsid w:val="003733E5"/>
    <w:rsid w:val="00390EA6"/>
    <w:rsid w:val="003C1F52"/>
    <w:rsid w:val="003C2247"/>
    <w:rsid w:val="003D53FA"/>
    <w:rsid w:val="003E27C3"/>
    <w:rsid w:val="003F3E3F"/>
    <w:rsid w:val="00400BA8"/>
    <w:rsid w:val="004067B8"/>
    <w:rsid w:val="004154BE"/>
    <w:rsid w:val="0041782D"/>
    <w:rsid w:val="0042013D"/>
    <w:rsid w:val="00422F83"/>
    <w:rsid w:val="00424386"/>
    <w:rsid w:val="00426D7E"/>
    <w:rsid w:val="0043430C"/>
    <w:rsid w:val="00435E6D"/>
    <w:rsid w:val="00441E63"/>
    <w:rsid w:val="00443668"/>
    <w:rsid w:val="00454739"/>
    <w:rsid w:val="00456B0D"/>
    <w:rsid w:val="00476047"/>
    <w:rsid w:val="00476AF8"/>
    <w:rsid w:val="004845CA"/>
    <w:rsid w:val="00484FD7"/>
    <w:rsid w:val="004929FB"/>
    <w:rsid w:val="004955DD"/>
    <w:rsid w:val="004A54BA"/>
    <w:rsid w:val="004B5D67"/>
    <w:rsid w:val="004B6A5E"/>
    <w:rsid w:val="004E35E3"/>
    <w:rsid w:val="004F5BF8"/>
    <w:rsid w:val="00501ADE"/>
    <w:rsid w:val="00503C6B"/>
    <w:rsid w:val="00503CEF"/>
    <w:rsid w:val="00507EA7"/>
    <w:rsid w:val="00511F5F"/>
    <w:rsid w:val="00526089"/>
    <w:rsid w:val="00527A28"/>
    <w:rsid w:val="00527DCA"/>
    <w:rsid w:val="00530194"/>
    <w:rsid w:val="0053342F"/>
    <w:rsid w:val="00562A8D"/>
    <w:rsid w:val="005716D4"/>
    <w:rsid w:val="00571B60"/>
    <w:rsid w:val="00572876"/>
    <w:rsid w:val="00585A4D"/>
    <w:rsid w:val="0058716C"/>
    <w:rsid w:val="005D6329"/>
    <w:rsid w:val="005E57F6"/>
    <w:rsid w:val="005F5623"/>
    <w:rsid w:val="00603E57"/>
    <w:rsid w:val="006058D8"/>
    <w:rsid w:val="00605941"/>
    <w:rsid w:val="00610200"/>
    <w:rsid w:val="00614C39"/>
    <w:rsid w:val="00617078"/>
    <w:rsid w:val="00622F9B"/>
    <w:rsid w:val="00623699"/>
    <w:rsid w:val="00632D5A"/>
    <w:rsid w:val="00635515"/>
    <w:rsid w:val="00635BD3"/>
    <w:rsid w:val="00650660"/>
    <w:rsid w:val="00652D3C"/>
    <w:rsid w:val="006546FD"/>
    <w:rsid w:val="006639D0"/>
    <w:rsid w:val="00665BF3"/>
    <w:rsid w:val="00666BEF"/>
    <w:rsid w:val="006732D6"/>
    <w:rsid w:val="00681BCB"/>
    <w:rsid w:val="00693E09"/>
    <w:rsid w:val="006A2DE9"/>
    <w:rsid w:val="006A7230"/>
    <w:rsid w:val="006B2712"/>
    <w:rsid w:val="006B4E32"/>
    <w:rsid w:val="006B72C7"/>
    <w:rsid w:val="006B7F78"/>
    <w:rsid w:val="006C2252"/>
    <w:rsid w:val="006D02C4"/>
    <w:rsid w:val="006D3421"/>
    <w:rsid w:val="006D7F7F"/>
    <w:rsid w:val="006E2C9C"/>
    <w:rsid w:val="006E40EF"/>
    <w:rsid w:val="006F0039"/>
    <w:rsid w:val="00701A0C"/>
    <w:rsid w:val="007075DD"/>
    <w:rsid w:val="00711CEF"/>
    <w:rsid w:val="00720320"/>
    <w:rsid w:val="00723643"/>
    <w:rsid w:val="00725C76"/>
    <w:rsid w:val="00725D3C"/>
    <w:rsid w:val="00733DA1"/>
    <w:rsid w:val="00737822"/>
    <w:rsid w:val="0074111D"/>
    <w:rsid w:val="00753D4A"/>
    <w:rsid w:val="00756912"/>
    <w:rsid w:val="00757B62"/>
    <w:rsid w:val="00761609"/>
    <w:rsid w:val="00763DCE"/>
    <w:rsid w:val="00776C46"/>
    <w:rsid w:val="0078260B"/>
    <w:rsid w:val="007838D1"/>
    <w:rsid w:val="00783944"/>
    <w:rsid w:val="00785254"/>
    <w:rsid w:val="00785853"/>
    <w:rsid w:val="007966F0"/>
    <w:rsid w:val="00797BFC"/>
    <w:rsid w:val="007A2C2E"/>
    <w:rsid w:val="007A352B"/>
    <w:rsid w:val="007A3AAB"/>
    <w:rsid w:val="007A720F"/>
    <w:rsid w:val="007B1076"/>
    <w:rsid w:val="007B2F2B"/>
    <w:rsid w:val="007C6A3C"/>
    <w:rsid w:val="007D4BEE"/>
    <w:rsid w:val="007D5BE9"/>
    <w:rsid w:val="007E63AA"/>
    <w:rsid w:val="007F18AA"/>
    <w:rsid w:val="008050E4"/>
    <w:rsid w:val="008168BC"/>
    <w:rsid w:val="00821FE3"/>
    <w:rsid w:val="0082257D"/>
    <w:rsid w:val="00830BE3"/>
    <w:rsid w:val="00835271"/>
    <w:rsid w:val="00842AA9"/>
    <w:rsid w:val="00852488"/>
    <w:rsid w:val="00853438"/>
    <w:rsid w:val="0086413D"/>
    <w:rsid w:val="008654E2"/>
    <w:rsid w:val="00866846"/>
    <w:rsid w:val="00875DA9"/>
    <w:rsid w:val="0087699A"/>
    <w:rsid w:val="00895E38"/>
    <w:rsid w:val="008A782B"/>
    <w:rsid w:val="008B0FC0"/>
    <w:rsid w:val="008B2AAE"/>
    <w:rsid w:val="008C429A"/>
    <w:rsid w:val="008E1B57"/>
    <w:rsid w:val="008E1F3D"/>
    <w:rsid w:val="009053D7"/>
    <w:rsid w:val="0091331D"/>
    <w:rsid w:val="00920F09"/>
    <w:rsid w:val="0093223C"/>
    <w:rsid w:val="00941A87"/>
    <w:rsid w:val="009501C2"/>
    <w:rsid w:val="00951EC3"/>
    <w:rsid w:val="009668B9"/>
    <w:rsid w:val="00976577"/>
    <w:rsid w:val="00985DC6"/>
    <w:rsid w:val="00991B6D"/>
    <w:rsid w:val="00996356"/>
    <w:rsid w:val="00997D9A"/>
    <w:rsid w:val="009A2701"/>
    <w:rsid w:val="009C7D78"/>
    <w:rsid w:val="009D7C49"/>
    <w:rsid w:val="009E0E0C"/>
    <w:rsid w:val="009E7297"/>
    <w:rsid w:val="009F04AB"/>
    <w:rsid w:val="00A0257D"/>
    <w:rsid w:val="00A12EDC"/>
    <w:rsid w:val="00A26D0D"/>
    <w:rsid w:val="00A33BDE"/>
    <w:rsid w:val="00A34885"/>
    <w:rsid w:val="00A43BC1"/>
    <w:rsid w:val="00A54A4C"/>
    <w:rsid w:val="00A62FF2"/>
    <w:rsid w:val="00A713BF"/>
    <w:rsid w:val="00A74225"/>
    <w:rsid w:val="00A90BF0"/>
    <w:rsid w:val="00A91B82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1491"/>
    <w:rsid w:val="00B0230B"/>
    <w:rsid w:val="00B17D95"/>
    <w:rsid w:val="00B2323B"/>
    <w:rsid w:val="00B23509"/>
    <w:rsid w:val="00B359DB"/>
    <w:rsid w:val="00B3632B"/>
    <w:rsid w:val="00B37014"/>
    <w:rsid w:val="00B409D8"/>
    <w:rsid w:val="00B47759"/>
    <w:rsid w:val="00B5178D"/>
    <w:rsid w:val="00B67F1F"/>
    <w:rsid w:val="00B701D7"/>
    <w:rsid w:val="00B70431"/>
    <w:rsid w:val="00B81132"/>
    <w:rsid w:val="00B90595"/>
    <w:rsid w:val="00B95B11"/>
    <w:rsid w:val="00BA215A"/>
    <w:rsid w:val="00BA4AD1"/>
    <w:rsid w:val="00BB4BE4"/>
    <w:rsid w:val="00BB5F09"/>
    <w:rsid w:val="00BC0D9F"/>
    <w:rsid w:val="00BC5A89"/>
    <w:rsid w:val="00BE053D"/>
    <w:rsid w:val="00BF1A7A"/>
    <w:rsid w:val="00BF1FA3"/>
    <w:rsid w:val="00BF7787"/>
    <w:rsid w:val="00C00974"/>
    <w:rsid w:val="00C018E4"/>
    <w:rsid w:val="00C066FA"/>
    <w:rsid w:val="00C17371"/>
    <w:rsid w:val="00C25387"/>
    <w:rsid w:val="00C45F62"/>
    <w:rsid w:val="00C54BE3"/>
    <w:rsid w:val="00C57F80"/>
    <w:rsid w:val="00C650D1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CCB"/>
    <w:rsid w:val="00D75E32"/>
    <w:rsid w:val="00D80C84"/>
    <w:rsid w:val="00D80D6B"/>
    <w:rsid w:val="00D85D41"/>
    <w:rsid w:val="00D90950"/>
    <w:rsid w:val="00DA69DF"/>
    <w:rsid w:val="00DB33F8"/>
    <w:rsid w:val="00DC255F"/>
    <w:rsid w:val="00DD38E2"/>
    <w:rsid w:val="00E00140"/>
    <w:rsid w:val="00E13110"/>
    <w:rsid w:val="00E24DF1"/>
    <w:rsid w:val="00E40B9A"/>
    <w:rsid w:val="00E431ED"/>
    <w:rsid w:val="00E55D90"/>
    <w:rsid w:val="00E64FF5"/>
    <w:rsid w:val="00E71DC0"/>
    <w:rsid w:val="00E75398"/>
    <w:rsid w:val="00E80386"/>
    <w:rsid w:val="00E8674E"/>
    <w:rsid w:val="00E907EC"/>
    <w:rsid w:val="00EA5421"/>
    <w:rsid w:val="00EB34FC"/>
    <w:rsid w:val="00EB5816"/>
    <w:rsid w:val="00ED0EA9"/>
    <w:rsid w:val="00EF77DF"/>
    <w:rsid w:val="00F018C8"/>
    <w:rsid w:val="00F11BEF"/>
    <w:rsid w:val="00F165E1"/>
    <w:rsid w:val="00F17A35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0618"/>
    <w:rsid w:val="00FA4186"/>
    <w:rsid w:val="00FC0531"/>
    <w:rsid w:val="00FC13F0"/>
    <w:rsid w:val="00FD0FB7"/>
    <w:rsid w:val="00FE0496"/>
    <w:rsid w:val="00FE79A2"/>
    <w:rsid w:val="00FF538A"/>
    <w:rsid w:val="00FF7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664CA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664CA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664CA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664CA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664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664C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455</Words>
  <Characters>2867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15</cp:revision>
  <cp:lastPrinted>2025-06-23T16:26:00Z</cp:lastPrinted>
  <dcterms:created xsi:type="dcterms:W3CDTF">2025-06-23T16:22:00Z</dcterms:created>
  <dcterms:modified xsi:type="dcterms:W3CDTF">2025-09-03T05:35:00Z</dcterms:modified>
</cp:coreProperties>
</file>