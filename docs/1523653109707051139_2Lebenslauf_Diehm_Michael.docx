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283"/>
        <w:gridCol w:w="142"/>
        <w:gridCol w:w="3119"/>
        <w:tblGridChange w:id="0">
          <w:tblGrid>
            <w:gridCol w:w="1418"/>
            <w:gridCol w:w="567"/>
            <w:gridCol w:w="3538"/>
            <w:gridCol w:w="147"/>
            <w:gridCol w:w="284"/>
            <w:gridCol w:w="142"/>
            <w:gridCol w:w="425"/>
            <w:gridCol w:w="425"/>
            <w:gridCol w:w="283"/>
            <w:gridCol w:w="142"/>
            <w:gridCol w:w="3119"/>
            <w:gridCol w:w="1418"/>
          </w:tblGrid>
        </w:tblGridChange>
      </w:tblGrid>
      <w:tr w:rsidR="002508C2" w:rsidRPr="005E2FD3" w14:paraId="5DF08F91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7CE5D9F1" w14:textId="77777777" w:rsidR="008050E4" w:rsidRDefault="000307C6">
            <w:pPr>
              <w:jc w:val="center"/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pPrChange w:id="1" w:author="Sarah Bergmann" w:date="2026-07-05T08:27:00Z" w16du:dateUtc="2026-07-05T15:27:00Z">
                <w:pPr>
                  <w:spacing w:line="276" w:lineRule="auto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Michael Diehm</w:t>
            </w:r>
          </w:p>
          <w:p w14:paraId="18E6EC16" w14:textId="2DD3F1E4" w:rsidR="004A2609" w:rsidRPr="00E62FC7" w:rsidDel="009642A8" w:rsidRDefault="004A2609">
            <w:pPr>
              <w:jc w:val="center"/>
              <w:rPr>
                <w:del w:id="2" w:author="David Döbele" w:date="2026-07-06T13:32:00Z" w16du:dateUtc="2026-07-06T11:32:00Z"/>
                <w:rFonts w:ascii="Times New Roman" w:hAnsi="Times New Roman" w:cs="Times New Roman"/>
                <w:bCs/>
                <w:sz w:val="20"/>
                <w:szCs w:val="20"/>
              </w:rPr>
              <w:pPrChange w:id="3" w:author="Sarah Bergmann" w:date="2026-07-05T08:27:00Z" w16du:dateUtc="2026-07-05T15:27:00Z">
                <w:pPr>
                  <w:spacing w:line="276" w:lineRule="auto"/>
                  <w:jc w:val="center"/>
                </w:pPr>
              </w:pPrChange>
            </w:pP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Spessartblick 1, Wertheim, D-97877</w:t>
            </w:r>
            <w:del w:id="4" w:author="Sarah Bergmann" w:date="2026-07-05T08:28:00Z" w16du:dateUtc="2026-07-05T15:28:00Z">
              <w:r w:rsidRPr="00E62FC7" w:rsidDel="0019057B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, Germany</w:delText>
              </w:r>
            </w:del>
            <w:ins w:id="5" w:author="David Döbele" w:date="2026-07-06T13:32:00Z" w16du:dateUtc="2026-07-06T11:32:00Z">
              <w:r w:rsidR="009642A8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 | </w:t>
              </w:r>
            </w:ins>
          </w:p>
          <w:p w14:paraId="722A5AF6" w14:textId="4638E034" w:rsidR="004A2609" w:rsidRPr="005E2FD3" w:rsidRDefault="004A2609" w:rsidP="009642A8">
            <w:pPr>
              <w:jc w:val="center"/>
              <w:rPr>
                <w:rFonts w:ascii="Times New Roman" w:hAnsi="Times New Roman" w:cs="Times New Roman"/>
              </w:rPr>
              <w:pPrChange w:id="6" w:author="David Döbele" w:date="2026-07-06T13:32:00Z" w16du:dateUtc="2026-07-06T11:32:00Z">
                <w:pPr>
                  <w:spacing w:line="276" w:lineRule="auto"/>
                  <w:jc w:val="center"/>
                </w:pPr>
              </w:pPrChange>
            </w:pP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michael.diehm.mobil.@gmail.com | +49</w:t>
            </w:r>
            <w:r w:rsidR="00DF7D78"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(0) 1520 2982895</w:t>
            </w:r>
          </w:p>
        </w:tc>
      </w:tr>
      <w:tr w:rsidR="002508C2" w:rsidRPr="005E2FD3" w14:paraId="0FCADE56" w14:textId="77777777" w:rsidTr="0019057B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" w:author="Sarah Bergmann" w:date="2026-07-05T08:28:00Z" w16du:dateUtc="2026-07-05T15:28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04"/>
          <w:trPrChange w:id="8" w:author="Sarah Bergmann" w:date="2026-07-05T08:28:00Z" w16du:dateUtc="2026-07-05T15:28:00Z">
            <w:trPr>
              <w:gridBefore w:val="1"/>
              <w:trHeight w:val="454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9" w:author="Sarah Bergmann" w:date="2026-07-05T08:28:00Z" w16du:dateUtc="2026-07-05T15:28:00Z">
              <w:tcPr>
                <w:tcW w:w="10490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5E2FD3" w:rsidRDefault="006E2C9C" w:rsidP="0019057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E2FD3" w14:paraId="7D1DEBF7" w14:textId="77777777" w:rsidTr="00E55622">
        <w:trPr>
          <w:trHeight w:val="340"/>
        </w:trPr>
        <w:tc>
          <w:tcPr>
            <w:tcW w:w="7371" w:type="dxa"/>
            <w:gridSpan w:val="9"/>
            <w:vAlign w:val="bottom"/>
          </w:tcPr>
          <w:p w14:paraId="0C2B846F" w14:textId="4CD94D9E" w:rsidR="00D1492F" w:rsidRPr="00E62FC7" w:rsidRDefault="00E83192" w:rsidP="0019057B">
            <w:pPr>
              <w:rPr>
                <w:rFonts w:ascii="Times New Roman" w:hAnsi="Times New Roman" w:cs="Times New Roman"/>
                <w:b/>
                <w:smallCaps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Duale Hochschule Baden Württemberg</w:t>
            </w:r>
          </w:p>
        </w:tc>
        <w:tc>
          <w:tcPr>
            <w:tcW w:w="3119" w:type="dxa"/>
            <w:vAlign w:val="bottom"/>
          </w:tcPr>
          <w:p w14:paraId="7C845E2D" w14:textId="432DC845" w:rsidR="00D1492F" w:rsidRPr="005E2FD3" w:rsidRDefault="00805C0D" w:rsidP="0019057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Mosbach</w:t>
            </w:r>
          </w:p>
        </w:tc>
      </w:tr>
      <w:tr w:rsidR="00D1492F" w:rsidRPr="005E2FD3" w14:paraId="61E5D482" w14:textId="77777777" w:rsidTr="00E55622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005386B" w:rsidR="00D1492F" w:rsidRPr="00E62FC7" w:rsidRDefault="00805C0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B.A. in BWL – Industrial Management</w:t>
            </w:r>
          </w:p>
        </w:tc>
        <w:tc>
          <w:tcPr>
            <w:tcW w:w="4967" w:type="dxa"/>
            <w:gridSpan w:val="8"/>
            <w:vAlign w:val="bottom"/>
          </w:tcPr>
          <w:p w14:paraId="419A9228" w14:textId="11494063" w:rsidR="00D1492F" w:rsidRPr="00E62FC7" w:rsidRDefault="00257037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10/2023 – heute</w:t>
            </w:r>
          </w:p>
        </w:tc>
      </w:tr>
      <w:tr w:rsidR="00D5280E" w:rsidRPr="005E2FD3" w14:paraId="7EABE9F1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7260FD1A" w14:textId="6D6F08B0" w:rsidR="00F12331" w:rsidRPr="00E62FC7" w:rsidRDefault="00CF33C6" w:rsidP="0019057B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</w:rPr>
              <w:t>A</w:t>
            </w:r>
            <w:r w:rsidR="00F12331" w:rsidRPr="00E62FC7">
              <w:rPr>
                <w:rFonts w:ascii="Times New Roman" w:hAnsi="Times New Roman" w:cs="Times New Roman"/>
                <w:sz w:val="20"/>
                <w:szCs w:val="24"/>
              </w:rPr>
              <w:t>ktueller Notenschnitt: 1,7</w:t>
            </w:r>
          </w:p>
          <w:p w14:paraId="7A71E6B0" w14:textId="2E064BF1" w:rsidR="00F12331" w:rsidRPr="00E62FC7" w:rsidRDefault="00257037" w:rsidP="0019057B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Vertiefung: Marketing</w:t>
            </w:r>
            <w:ins w:id="10" w:author="Sarah Bergmann" w:date="2026-07-05T08:28:00Z" w16du:dateUtc="2026-07-05T15:28:00Z">
              <w:r w:rsidR="0019057B" w:rsidRPr="00E62FC7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  <w:lang w:val="de-AT"/>
                </w:rPr>
                <w:t xml:space="preserve"> </w:t>
              </w:r>
            </w:ins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/</w:t>
            </w:r>
            <w:ins w:id="11" w:author="Sarah Bergmann" w:date="2026-07-05T08:28:00Z" w16du:dateUtc="2026-07-05T15:28:00Z">
              <w:r w:rsidR="0019057B" w:rsidRPr="00E62FC7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  <w:lang w:val="de-AT"/>
                </w:rPr>
                <w:t xml:space="preserve"> </w:t>
              </w:r>
            </w:ins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Vertrieb &amp; Material-Produktionswirtschaft</w:t>
            </w:r>
          </w:p>
        </w:tc>
      </w:tr>
      <w:tr w:rsidR="00D5280E" w:rsidRPr="00CD6831" w14:paraId="013361E1" w14:textId="77777777" w:rsidTr="00E55622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5B60031" w:rsidR="00D1492F" w:rsidRPr="005E2FD3" w:rsidRDefault="00257037" w:rsidP="001905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Nanyang Polytechnic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10FB71D8" w:rsidR="00D1492F" w:rsidRPr="00CD6831" w:rsidRDefault="00E77D46" w:rsidP="0019057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</w:t>
            </w:r>
          </w:p>
        </w:tc>
      </w:tr>
      <w:tr w:rsidR="00D5280E" w:rsidRPr="00E62FC7" w14:paraId="62632213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5F71027E" w14:textId="0735C588" w:rsidR="00D1492F" w:rsidRPr="00E62FC7" w:rsidRDefault="0091331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Auslandssemester an der Fakultät für Betriebswirtschaftslehre</w:t>
            </w:r>
          </w:p>
        </w:tc>
        <w:tc>
          <w:tcPr>
            <w:tcW w:w="3119" w:type="dxa"/>
            <w:vAlign w:val="bottom"/>
          </w:tcPr>
          <w:p w14:paraId="51FC9814" w14:textId="24D6A5E2" w:rsidR="00D1492F" w:rsidRPr="00E62FC7" w:rsidRDefault="00E77D46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04/2025 – 09/2025</w:t>
            </w:r>
          </w:p>
        </w:tc>
      </w:tr>
      <w:tr w:rsidR="00E77D46" w:rsidRPr="005E2FD3" w14:paraId="73716B52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47D79D97" w14:textId="2923E375" w:rsidR="00E77D46" w:rsidRPr="00E62FC7" w:rsidRDefault="00D65C21" w:rsidP="0019057B">
            <w:pPr>
              <w:pStyle w:val="Listenabsatz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Notenschnitt</w:t>
            </w:r>
            <w:del w:id="12" w:author="Sarah Bergmann" w:date="2026-07-05T08:29:00Z" w16du:dateUtc="2026-07-05T15:29:00Z">
              <w:r w:rsidR="00E77D46" w:rsidRPr="00E62FC7" w:rsidDel="0019057B">
                <w:rPr>
                  <w:rFonts w:ascii="Times New Roman" w:hAnsi="Times New Roman" w:cs="Times New Roman"/>
                  <w:sz w:val="20"/>
                  <w:szCs w:val="24"/>
                  <w:lang w:val="de-AT"/>
                </w:rPr>
                <w:delText xml:space="preserve"> im Auslandssemester</w:delText>
              </w:r>
            </w:del>
            <w:r w:rsidR="00E77D46"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: 1,6</w:t>
            </w:r>
          </w:p>
        </w:tc>
        <w:tc>
          <w:tcPr>
            <w:tcW w:w="3119" w:type="dxa"/>
            <w:vAlign w:val="bottom"/>
          </w:tcPr>
          <w:p w14:paraId="35C576F5" w14:textId="77777777" w:rsidR="00E77D46" w:rsidRPr="005E2FD3" w:rsidRDefault="00E77D46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</w:p>
        </w:tc>
      </w:tr>
      <w:tr w:rsidR="00D5280E" w:rsidRPr="005E2FD3" w14:paraId="1C51E2FF" w14:textId="77777777" w:rsidTr="00E5562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3805A6D" w:rsidR="00665BF3" w:rsidRPr="005E2FD3" w:rsidRDefault="00530073" w:rsidP="001905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Berufliches Schulzentrum</w:t>
            </w:r>
          </w:p>
        </w:tc>
        <w:tc>
          <w:tcPr>
            <w:tcW w:w="4820" w:type="dxa"/>
            <w:gridSpan w:val="7"/>
            <w:vAlign w:val="bottom"/>
          </w:tcPr>
          <w:p w14:paraId="2FCB10D7" w14:textId="678D8894" w:rsidR="00665BF3" w:rsidRPr="005E2FD3" w:rsidRDefault="00530073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91331D" w:rsidRPr="005E2FD3" w14:paraId="312B82BC" w14:textId="77777777" w:rsidTr="00E55622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6D7C8D36" w:rsidR="0091331D" w:rsidRPr="00E62FC7" w:rsidRDefault="0091331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7"/>
            <w:vAlign w:val="bottom"/>
          </w:tcPr>
          <w:p w14:paraId="7521EA6E" w14:textId="66CD6015" w:rsidR="0091331D" w:rsidRPr="00E62FC7" w:rsidRDefault="00BF71BE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09/2020 – 06/2023</w:t>
            </w:r>
          </w:p>
        </w:tc>
      </w:tr>
      <w:tr w:rsidR="00D5280E" w:rsidRPr="005E2FD3" w14:paraId="69F47C1D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31CA1289" w14:textId="7EAB9362" w:rsidR="00F12331" w:rsidRPr="00E62FC7" w:rsidRDefault="00F12331" w:rsidP="001905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Notenschnitt: 1,9</w:t>
            </w:r>
          </w:p>
          <w:p w14:paraId="23575F6C" w14:textId="77395359" w:rsidR="00D5280E" w:rsidRPr="00E62FC7" w:rsidRDefault="00BF71BE" w:rsidP="001905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 xml:space="preserve">Schwerpunktfächer: </w:t>
            </w:r>
            <w:commentRangeStart w:id="13"/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Wirtschaft</w:t>
            </w:r>
            <w:del w:id="14" w:author="Michael Diehm" w:date="2026-07-05T19:15:00Z" w16du:dateUtc="2026-07-05T17:15:00Z">
              <w:r w:rsidRPr="00E62FC7" w:rsidDel="00581C06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</w:rPr>
                <w:delText xml:space="preserve"> (15 Punkte)</w:delText>
              </w:r>
            </w:del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, Biologie</w:t>
            </w:r>
            <w:del w:id="15" w:author="Michael Diehm" w:date="2026-07-05T19:14:00Z" w16du:dateUtc="2026-07-05T17:14:00Z">
              <w:r w:rsidRPr="00E62FC7" w:rsidDel="00581C06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</w:rPr>
                <w:delText xml:space="preserve"> (15 Punkte)</w:delText>
              </w:r>
            </w:del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, Mathematik, Englisch</w:t>
            </w:r>
            <w:commentRangeEnd w:id="13"/>
            <w:r w:rsidR="0019057B" w:rsidRPr="00E62FC7">
              <w:rPr>
                <w:rStyle w:val="Kommentarzeichen"/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commentReference w:id="13"/>
            </w:r>
          </w:p>
        </w:tc>
      </w:tr>
      <w:tr w:rsidR="00D5280E" w:rsidRPr="005E2FD3" w14:paraId="3A2665B3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2E0CAFB6" w:rsidR="00665BF3" w:rsidRPr="005E2FD3" w:rsidRDefault="006E2C9C" w:rsidP="0019057B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</w:t>
            </w:r>
            <w:r w:rsidR="0017556E">
              <w:rPr>
                <w:rFonts w:ascii="Times New Roman" w:hAnsi="Times New Roman" w:cs="Times New Roman"/>
                <w:sz w:val="28"/>
              </w:rPr>
              <w:t>ktische E</w:t>
            </w:r>
            <w:r w:rsidRPr="005E2FD3">
              <w:rPr>
                <w:rFonts w:ascii="Times New Roman" w:hAnsi="Times New Roman" w:cs="Times New Roman"/>
                <w:sz w:val="28"/>
              </w:rPr>
              <w:t>rfahrungen</w:t>
            </w:r>
          </w:p>
        </w:tc>
      </w:tr>
      <w:tr w:rsidR="001023EE" w:rsidRPr="005E2FD3" w14:paraId="127C64E2" w14:textId="77777777" w:rsidTr="00E5562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5B4AB042" w:rsidR="001023EE" w:rsidRPr="001858ED" w:rsidRDefault="0058392F" w:rsidP="0019057B">
            <w:pPr>
              <w:rPr>
                <w:rFonts w:ascii="Times New Roman" w:hAnsi="Times New Roman" w:cs="Times New Roman"/>
              </w:rPr>
            </w:pPr>
            <w:r w:rsidRPr="001858ED">
              <w:rPr>
                <w:rFonts w:ascii="Times New Roman" w:hAnsi="Times New Roman" w:cs="Times New Roman"/>
                <w:b/>
                <w:smallCaps/>
              </w:rPr>
              <w:t>BRAND INTERNATIONAL GMBH</w:t>
            </w:r>
            <w:r w:rsidR="001023EE" w:rsidRPr="001858ED">
              <w:rPr>
                <w:rFonts w:ascii="Times New Roman" w:hAnsi="Times New Roman" w:cs="Times New Roman"/>
                <w:b/>
                <w:smallCaps/>
              </w:rPr>
              <w:t xml:space="preserve"> </w:t>
            </w:r>
          </w:p>
        </w:tc>
        <w:tc>
          <w:tcPr>
            <w:tcW w:w="3969" w:type="dxa"/>
            <w:gridSpan w:val="4"/>
            <w:vAlign w:val="bottom"/>
          </w:tcPr>
          <w:p w14:paraId="4820196E" w14:textId="50939D70" w:rsidR="001023EE" w:rsidRPr="005E2FD3" w:rsidRDefault="0058392F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1023EE" w:rsidRPr="005E2FD3" w14:paraId="14698133" w14:textId="77777777" w:rsidTr="00E55622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072DC75B" w:rsidR="001023EE" w:rsidRPr="001858ED" w:rsidRDefault="001023EE" w:rsidP="0019057B">
            <w:pPr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</w:pPr>
            <w:commentRangeStart w:id="16"/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Dualer Student, Praxisphasen u.</w:t>
            </w:r>
            <w:ins w:id="17" w:author="Sarah Bergmann" w:date="2026-07-05T08:29:00Z" w16du:dateUtc="2026-07-05T15:29:00Z">
              <w:r w:rsidR="0019057B" w:rsidRPr="001858ED">
                <w:rPr>
                  <w:rFonts w:ascii="Times New Roman" w:eastAsia="Calibri" w:hAnsi="Times New Roman" w:cs="Times New Roman"/>
                  <w:i/>
                  <w:color w:val="000000"/>
                  <w:sz w:val="20"/>
                  <w:szCs w:val="20"/>
                </w:rPr>
                <w:t xml:space="preserve"> </w:t>
              </w:r>
            </w:ins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a. in folgenden Abteilungen:</w:t>
            </w:r>
            <w:commentRangeEnd w:id="16"/>
            <w:r w:rsidR="002700EC" w:rsidRPr="001858ED">
              <w:rPr>
                <w:rStyle w:val="Kommentarzeichen"/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commentReference w:id="16"/>
            </w:r>
          </w:p>
        </w:tc>
        <w:tc>
          <w:tcPr>
            <w:tcW w:w="4536" w:type="dxa"/>
            <w:gridSpan w:val="6"/>
          </w:tcPr>
          <w:p w14:paraId="238730D8" w14:textId="554C906E" w:rsidR="001023EE" w:rsidRPr="001858ED" w:rsidRDefault="004E58CC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09/2023 – heute</w:t>
            </w:r>
          </w:p>
        </w:tc>
      </w:tr>
      <w:tr w:rsidR="001023EE" w:rsidRPr="005E2FD3" w14:paraId="335D84E9" w14:textId="77777777" w:rsidTr="00E55622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267A79DE" w:rsidR="001023EE" w:rsidRPr="001858ED" w:rsidRDefault="005D11A0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858ED"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  <w:t>Vertrieb</w:t>
            </w:r>
          </w:p>
        </w:tc>
        <w:tc>
          <w:tcPr>
            <w:tcW w:w="4536" w:type="dxa"/>
            <w:gridSpan w:val="6"/>
            <w:vAlign w:val="bottom"/>
          </w:tcPr>
          <w:p w14:paraId="0475B997" w14:textId="4698BB31" w:rsidR="001023EE" w:rsidRPr="001858ED" w:rsidRDefault="001023EE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</w:tr>
      <w:tr w:rsidR="001023EE" w:rsidRPr="005E2FD3" w14:paraId="54C3D64C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54DDEBE8" w14:textId="119BA9B6" w:rsidR="00E50009" w:rsidRPr="001858ED" w:rsidRDefault="00E50009" w:rsidP="0019057B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Mitwirk</w:t>
            </w:r>
            <w:ins w:id="18" w:author="Sarah Bergmann" w:date="2026-07-05T08:29:00Z" w16du:dateUtc="2026-07-05T15:29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  <w:lang w:val="de-AT"/>
                </w:rPr>
                <w:t>ung</w:t>
              </w:r>
            </w:ins>
            <w:del w:id="19" w:author="Sarah Bergmann" w:date="2026-07-05T08:29:00Z" w16du:dateUtc="2026-07-05T15:29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 xml:space="preserve"> bei der Betreuung von Kunde</w:t>
            </w:r>
            <w:r w:rsidR="005C2275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n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, Handelsvertretern und Mitarbeitenden im Vertrieb</w:t>
            </w:r>
          </w:p>
          <w:p w14:paraId="5CA87E75" w14:textId="4E162C1C" w:rsidR="002F7424" w:rsidRPr="00393461" w:rsidRDefault="002F7424" w:rsidP="00393461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Repräsentation des Unternehmens auf Fachmessen (u. a. München, Frankfurt</w:t>
            </w:r>
            <w:ins w:id="20" w:author="Sarah Bergmann" w:date="2026-07-05T08:29:00Z" w16du:dateUtc="2026-07-05T15:29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 xml:space="preserve"> am Mai</w:t>
              </w:r>
            </w:ins>
            <w:ins w:id="21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>n</w:t>
              </w:r>
            </w:ins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) mit eigenständiger Kundenansprache,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Lead-Generierung und anschließender CRM-Pflege</w:t>
            </w:r>
          </w:p>
          <w:p w14:paraId="6DD9BA0F" w14:textId="617B8653" w:rsidR="001023EE" w:rsidRPr="00393461" w:rsidRDefault="0031604B" w:rsidP="00393461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Unterstützung bei</w:t>
            </w:r>
            <w:r w:rsidR="002F7424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der Erstellung von Angeboten und Deckungsbeitragskalkulationen zur fundierten Rabattermittlung</w:t>
            </w:r>
            <w:ins w:id="22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 xml:space="preserve"> </w:t>
              </w:r>
            </w:ins>
            <w:del w:id="23" w:author="Sarah Bergmann" w:date="2026-07-05T08:30:00Z" w16du:dateUtc="2026-07-05T15:30:00Z">
              <w:r w:rsidR="002F7424" w:rsidRPr="001858ED" w:rsidDel="0019057B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delText xml:space="preserve">, </w:delText>
              </w:r>
            </w:del>
            <w:r w:rsidR="002F7424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sowie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="002F7424"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Bestands- und Bedarfsermittlung</w:t>
            </w:r>
            <w:r w:rsidR="00547AE3"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en</w:t>
            </w:r>
          </w:p>
        </w:tc>
      </w:tr>
      <w:tr w:rsidR="001023EE" w:rsidRPr="005E2FD3" w14:paraId="48328CB9" w14:textId="77777777" w:rsidTr="00E55622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07600FAB" w:rsidR="001023EE" w:rsidRPr="001858ED" w:rsidRDefault="005D11A0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Finanzen</w:t>
            </w:r>
          </w:p>
        </w:tc>
        <w:tc>
          <w:tcPr>
            <w:tcW w:w="3969" w:type="dxa"/>
            <w:gridSpan w:val="4"/>
            <w:vAlign w:val="bottom"/>
          </w:tcPr>
          <w:p w14:paraId="2CB21DEB" w14:textId="060F3ADE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023EE" w:rsidRPr="005E2FD3" w14:paraId="7C4155D6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286053EB" w14:textId="44A97B9B" w:rsidR="00AA58D7" w:rsidRPr="001858ED" w:rsidRDefault="00AA58D7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</w:t>
            </w:r>
            <w:ins w:id="24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ung</w:t>
              </w:r>
            </w:ins>
            <w:del w:id="25" w:author="Sarah Bergmann" w:date="2026-07-05T08:30:00Z" w16du:dateUtc="2026-07-05T15:30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der Bearbeitung der Eingangsrechnungen (Wareneingangsprüfung, Rechnungsprüfung, Kontierung, Buchung, Freigabe)</w:t>
            </w:r>
          </w:p>
          <w:p w14:paraId="3658805E" w14:textId="3521B3C8" w:rsidR="001023EE" w:rsidRPr="001858ED" w:rsidRDefault="00E843F9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Kontrolle des Zahlungsausgangs</w:t>
            </w:r>
          </w:p>
        </w:tc>
      </w:tr>
      <w:tr w:rsidR="001023EE" w:rsidRPr="005E2FD3" w14:paraId="7A1EBBAB" w14:textId="77777777" w:rsidTr="00E55622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39B67AA6" w:rsidR="001023EE" w:rsidRPr="001858ED" w:rsidRDefault="005D11A0" w:rsidP="0019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Einkauf</w:t>
            </w:r>
          </w:p>
        </w:tc>
        <w:tc>
          <w:tcPr>
            <w:tcW w:w="4394" w:type="dxa"/>
            <w:gridSpan w:val="5"/>
            <w:vAlign w:val="bottom"/>
          </w:tcPr>
          <w:p w14:paraId="59E67B8D" w14:textId="1152143E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023EE" w:rsidRPr="005E2FD3" w14:paraId="76B55717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557FA17F" w14:textId="291F01CE" w:rsidR="00421CE1" w:rsidRPr="00393461" w:rsidRDefault="00421CE1" w:rsidP="00393461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Prüfung der Machbarkeit einer Webshop-Integration in den indirekten Einkauf: Aufnahme des Ist-Prozesses, Lieferantengespräche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und Prozessdesign</w:t>
            </w:r>
          </w:p>
          <w:p w14:paraId="5E301C2A" w14:textId="329CFBDC" w:rsidR="001023EE" w:rsidRPr="001858ED" w:rsidRDefault="00591022" w:rsidP="0019057B">
            <w:pPr>
              <w:pStyle w:val="Bullets"/>
              <w:rPr>
                <w:rFonts w:ascii="Times New Roman" w:hAnsi="Times New Roman" w:cs="Times New Roman"/>
                <w:color w:val="auto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Eigenständige</w:t>
            </w:r>
            <w:del w:id="26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>s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Erstell</w:t>
            </w:r>
            <w:ins w:id="27" w:author="Sarah Bergmann" w:date="2026-07-05T08:31:00Z" w16du:dateUtc="2026-07-05T15:31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t xml:space="preserve">ung </w:t>
              </w:r>
            </w:ins>
            <w:del w:id="28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 xml:space="preserve">en 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von Anfragen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sowie Mitwirkung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an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Bestellprozes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s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en und 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Angebotsvergleichen</w:t>
            </w:r>
          </w:p>
        </w:tc>
      </w:tr>
      <w:tr w:rsidR="001023EE" w:rsidRPr="005E2FD3" w14:paraId="4EF2E939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268ECA48" w14:textId="5626DF6C" w:rsidR="001023EE" w:rsidRPr="001858ED" w:rsidRDefault="005D11A0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Human Resources</w:t>
            </w:r>
          </w:p>
        </w:tc>
      </w:tr>
      <w:tr w:rsidR="001023EE" w:rsidRPr="005E2FD3" w14:paraId="305043B8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1066E08C" w14:textId="77777777" w:rsidR="00977F02" w:rsidRPr="001858ED" w:rsidRDefault="000A5FBC" w:rsidP="0019057B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Eigenständige HR-Projektarbeit zur Weiterentwicklung des Offboarding-Prozesses mit klaren Empfehlungen und Präsentation auf Geschäftsführerebene</w:t>
            </w:r>
          </w:p>
          <w:p w14:paraId="53F04A73" w14:textId="120F13FF" w:rsidR="00103344" w:rsidRPr="00393461" w:rsidRDefault="00103344" w:rsidP="00393461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Mitwirk</w:t>
            </w:r>
            <w:ins w:id="29" w:author="Sarah Bergmann" w:date="2026-07-05T08:31:00Z" w16du:dateUtc="2026-07-05T15:31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t>ung</w:t>
              </w:r>
            </w:ins>
            <w:del w:id="30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bei Tätigkeiten im Rahmen der Personalbetreuung sowie 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eigenständige Erstellung und Gestaltung von Aushängen für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die interne Mitarbeiterkommunikation</w:t>
            </w:r>
          </w:p>
          <w:p w14:paraId="48B3AF13" w14:textId="4604DCBD" w:rsidR="00103344" w:rsidRPr="001858ED" w:rsidRDefault="006B6922" w:rsidP="0019057B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Entwicklung von Formulierungs- und Gestaltungsvorschlägen im Rahmen des </w:t>
            </w:r>
            <w:r w:rsidR="003445C4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Personalmarketin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gs</w:t>
            </w:r>
            <w:r w:rsidR="003445C4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zur Steigerung der Arbeitgeberattraktivität, u. a. 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Kommunikation zu anstehenden Aktionstagen</w:t>
            </w:r>
          </w:p>
        </w:tc>
      </w:tr>
      <w:tr w:rsidR="001023EE" w:rsidRPr="005E2FD3" w14:paraId="20834E02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4F7D99D5" w14:textId="15D7B046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Weitere Stationen: </w:t>
            </w:r>
            <w:r w:rsidR="00500598" w:rsidRPr="001858E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Marketing, Auftragsabwicklung, Controlling</w:t>
            </w:r>
          </w:p>
        </w:tc>
      </w:tr>
      <w:tr w:rsidR="00E55622" w:rsidRPr="005E2FD3" w14:paraId="0FCF82C8" w14:textId="5F43C496" w:rsidTr="00E55622">
        <w:trPr>
          <w:cantSplit/>
          <w:trHeight w:val="340"/>
        </w:trPr>
        <w:tc>
          <w:tcPr>
            <w:tcW w:w="7229" w:type="dxa"/>
            <w:gridSpan w:val="8"/>
            <w:vAlign w:val="bottom"/>
          </w:tcPr>
          <w:p w14:paraId="18765CB6" w14:textId="45EA6F4D" w:rsidR="004853AD" w:rsidRPr="00191ED5" w:rsidRDefault="00E55622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i w:val="0"/>
                <w:iCs w:val="0"/>
                <w:smallCaps/>
              </w:rPr>
              <w:t>BRAND GMBH + CO KG</w:t>
            </w:r>
            <w:r w:rsidR="004853AD" w:rsidRPr="001858ED">
              <w:rPr>
                <w:rFonts w:ascii="Times New Roman" w:hAnsi="Times New Roman" w:cs="Times New Roman"/>
                <w:b/>
                <w:i w:val="0"/>
                <w:iCs w:val="0"/>
                <w:smallCaps/>
              </w:rPr>
              <w:t xml:space="preserve"> </w:t>
            </w:r>
          </w:p>
        </w:tc>
        <w:tc>
          <w:tcPr>
            <w:tcW w:w="3261" w:type="dxa"/>
            <w:gridSpan w:val="2"/>
            <w:vAlign w:val="bottom"/>
          </w:tcPr>
          <w:p w14:paraId="45D99A2A" w14:textId="2B5E433F" w:rsidR="004853AD" w:rsidRPr="00E55622" w:rsidRDefault="00E55622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E55622" w:rsidRPr="005E2FD3" w14:paraId="4D7CFE8C" w14:textId="10F0DD86" w:rsidTr="004B3B84">
        <w:trPr>
          <w:trHeight w:val="23"/>
        </w:trPr>
        <w:tc>
          <w:tcPr>
            <w:tcW w:w="7229" w:type="dxa"/>
            <w:gridSpan w:val="8"/>
            <w:vAlign w:val="bottom"/>
          </w:tcPr>
          <w:p w14:paraId="6A36A5A1" w14:textId="7B0DE5D4" w:rsidR="004853AD" w:rsidRPr="001858ED" w:rsidRDefault="004853AD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Praktikant i</w:t>
            </w:r>
            <w:ins w:id="31" w:author="Sarah Bergmann" w:date="2026-07-05T08:32:00Z" w16du:dateUtc="2026-07-05T15:32:00Z">
              <w:r w:rsidR="0019057B" w:rsidRPr="001858ED">
                <w:rPr>
                  <w:rFonts w:ascii="Times New Roman" w:eastAsia="Calibri" w:hAnsi="Times New Roman" w:cs="Times New Roman"/>
                  <w:sz w:val="20"/>
                  <w:szCs w:val="20"/>
                </w:rPr>
                <w:t xml:space="preserve">n der </w:t>
              </w:r>
            </w:ins>
            <w:del w:id="32" w:author="Sarah Bergmann" w:date="2026-07-05T08:32:00Z" w16du:dateUtc="2026-07-05T15:32:00Z">
              <w:r w:rsidRPr="001858ED" w:rsidDel="0019057B">
                <w:rPr>
                  <w:rFonts w:ascii="Times New Roman" w:eastAsia="Calibri" w:hAnsi="Times New Roman" w:cs="Times New Roman"/>
                  <w:sz w:val="20"/>
                  <w:szCs w:val="20"/>
                </w:rPr>
                <w:delText xml:space="preserve">m </w:delText>
              </w:r>
              <w:r w:rsidR="00246A6B" w:rsidRPr="001858ED" w:rsidDel="0019057B">
                <w:rPr>
                  <w:rFonts w:ascii="Times New Roman" w:eastAsia="Calibri" w:hAnsi="Times New Roman" w:cs="Times New Roman"/>
                  <w:sz w:val="20"/>
                  <w:szCs w:val="20"/>
                </w:rPr>
                <w:delText xml:space="preserve">Bereich der </w:delText>
              </w:r>
            </w:del>
            <w:r w:rsidR="00246A6B"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Abteilung Finanzen</w:t>
            </w: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gridSpan w:val="2"/>
            <w:vAlign w:val="bottom"/>
          </w:tcPr>
          <w:p w14:paraId="036F08EB" w14:textId="1910408E" w:rsidR="004853AD" w:rsidRPr="001858ED" w:rsidRDefault="00444B2D" w:rsidP="0019057B">
            <w:pPr>
              <w:jc w:val="right"/>
              <w:rPr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08/2022 – 08/2022</w:t>
            </w:r>
          </w:p>
        </w:tc>
      </w:tr>
      <w:tr w:rsidR="004853AD" w:rsidRPr="005E2FD3" w14:paraId="1CCD0533" w14:textId="77777777" w:rsidTr="0019057B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3" w:author="Sarah Bergmann" w:date="2026-07-05T08:32:00Z" w16du:dateUtc="2026-07-05T15:32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34" w:author="Sarah Bergmann" w:date="2026-07-05T08:32:00Z" w16du:dateUtc="2026-07-05T15:32:00Z">
            <w:trPr>
              <w:gridBefore w:val="1"/>
              <w:trHeight w:val="283"/>
            </w:trPr>
          </w:trPrChange>
        </w:trPr>
        <w:tc>
          <w:tcPr>
            <w:tcW w:w="10490" w:type="dxa"/>
            <w:gridSpan w:val="10"/>
            <w:vAlign w:val="bottom"/>
            <w:tcPrChange w:id="35" w:author="Sarah Bergmann" w:date="2026-07-05T08:32:00Z" w16du:dateUtc="2026-07-05T15:32:00Z">
              <w:tcPr>
                <w:tcW w:w="10490" w:type="dxa"/>
                <w:gridSpan w:val="11"/>
                <w:vAlign w:val="bottom"/>
              </w:tcPr>
            </w:tcPrChange>
          </w:tcPr>
          <w:p w14:paraId="1BE0DEB8" w14:textId="36742CEA" w:rsidR="004853AD" w:rsidRPr="001858ED" w:rsidRDefault="003C475F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Kreditorenbuchhaltung und des Mahnwesens</w:t>
            </w:r>
          </w:p>
        </w:tc>
      </w:tr>
      <w:tr w:rsidR="004853AD" w:rsidRPr="005E2FD3" w14:paraId="414B4085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9CE234C" w:rsidR="004853AD" w:rsidRPr="005E2FD3" w:rsidRDefault="00770DBC" w:rsidP="0019057B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Extracurriculares</w:t>
            </w:r>
            <w:r w:rsidR="004853AD" w:rsidRPr="005E2FD3">
              <w:rPr>
                <w:rFonts w:ascii="Times New Roman" w:hAnsi="Times New Roman" w:cs="Times New Roman"/>
                <w:sz w:val="28"/>
              </w:rPr>
              <w:t xml:space="preserve"> Engagement</w:t>
            </w:r>
          </w:p>
        </w:tc>
      </w:tr>
      <w:tr w:rsidR="004853AD" w:rsidRPr="005E2FD3" w14:paraId="74251178" w14:textId="77777777" w:rsidTr="00E55622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EB5F5F3" w:rsidR="004853AD" w:rsidRPr="003D02C5" w:rsidRDefault="003D02C5" w:rsidP="0019057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1858ED">
              <w:rPr>
                <w:rFonts w:ascii="Times New Roman" w:eastAsia="Calibri" w:hAnsi="Times New Roman" w:cs="Times New Roman"/>
                <w:b/>
                <w:bCs/>
                <w:i w:val="0"/>
                <w:iCs/>
                <w:color w:val="000000"/>
                <w:sz w:val="22"/>
              </w:rPr>
              <w:t>Deutsche Lebens-Rettungs-Gesellschaft (DLRG)</w:t>
            </w:r>
          </w:p>
        </w:tc>
        <w:tc>
          <w:tcPr>
            <w:tcW w:w="4967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AED9360" w:rsidR="004853AD" w:rsidRPr="005E2FD3" w:rsidRDefault="003D02C5" w:rsidP="0019057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Urphar</w:t>
            </w:r>
          </w:p>
        </w:tc>
      </w:tr>
      <w:tr w:rsidR="004853AD" w:rsidRPr="005E2FD3" w14:paraId="4F59C612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32F07601" w14:textId="5A45E608" w:rsidR="004853AD" w:rsidRPr="001858ED" w:rsidRDefault="003D02C5" w:rsidP="0019057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Mitglied und Auszeichnung als Rettungsschwimmer</w:t>
            </w:r>
          </w:p>
        </w:tc>
        <w:tc>
          <w:tcPr>
            <w:tcW w:w="3119" w:type="dxa"/>
            <w:vAlign w:val="bottom"/>
          </w:tcPr>
          <w:p w14:paraId="45DD2178" w14:textId="19B49337" w:rsidR="004853AD" w:rsidRPr="001858ED" w:rsidRDefault="004853AD" w:rsidP="0019057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10/2024 – 12/2024</w:t>
            </w:r>
          </w:p>
        </w:tc>
      </w:tr>
      <w:tr w:rsidR="004853AD" w:rsidRPr="005E2FD3" w14:paraId="02437711" w14:textId="77777777" w:rsidTr="00E55622">
        <w:trPr>
          <w:trHeight w:val="510"/>
        </w:trPr>
        <w:tc>
          <w:tcPr>
            <w:tcW w:w="10490" w:type="dxa"/>
            <w:gridSpan w:val="10"/>
            <w:vAlign w:val="bottom"/>
          </w:tcPr>
          <w:p w14:paraId="6DE9082E" w14:textId="77777777" w:rsidR="00E17728" w:rsidRPr="001858ED" w:rsidRDefault="00E17728" w:rsidP="0019057B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  <w:t>Gewährleistung der Sicherheit von Badegästen und Unterstützung der Wasseraufsicht bei Notfällen über mehrere Sommersaisons hinweg</w:t>
            </w:r>
          </w:p>
          <w:p w14:paraId="68CFAD97" w14:textId="1FEBBE3B" w:rsidR="004853AD" w:rsidRPr="001858ED" w:rsidRDefault="00E17728" w:rsidP="0019057B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</w:pPr>
            <w:r w:rsidRPr="001858ED"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  <w:t>Wöchentliche Trainingseinheiten während der gesamten Abiturzeit und der ersten Semester des Bachelorstudiums</w:t>
            </w:r>
          </w:p>
        </w:tc>
      </w:tr>
      <w:tr w:rsidR="004853AD" w:rsidRPr="005E2FD3" w14:paraId="482569A2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4853AD" w:rsidRPr="005E2FD3" w:rsidRDefault="004853AD" w:rsidP="0019057B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853AD" w:rsidRPr="001858ED" w14:paraId="2B257790" w14:textId="77777777" w:rsidTr="00E55622">
        <w:trPr>
          <w:trHeight w:val="340"/>
        </w:trPr>
        <w:tc>
          <w:tcPr>
            <w:tcW w:w="1049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7120DDC" w:rsidR="004853AD" w:rsidRPr="001858ED" w:rsidRDefault="004853AD" w:rsidP="0019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Sprachen: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E2261" w:rsidRPr="001858E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="005E2261" w:rsidRPr="001858E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36" w:author="oh7biz61oz@goetheuniversitaet.onmicrosoft.com" w:date="2026-07-04T13:52:00Z" w16du:dateUtc="2026-07-04T11:52:00Z">
              <w:r w:rsidR="002700EC" w:rsidRPr="001858ED">
                <w:rPr>
                  <w:rFonts w:ascii="Times New Roman" w:eastAsia="Calibri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37" w:author="oh7biz61oz@goetheuniversitaet.onmicrosoft.com" w:date="2026-07-04T13:52:00Z" w16du:dateUtc="2026-07-04T11:52:00Z">
              <w:r w:rsidR="005E2261" w:rsidRPr="001858ED" w:rsidDel="002700EC">
                <w:rPr>
                  <w:rFonts w:ascii="Times New Roman" w:eastAsia="Calibri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</w:p>
        </w:tc>
      </w:tr>
      <w:tr w:rsidR="004853AD" w:rsidRPr="001858ED" w14:paraId="45706C3F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60CA2168" w14:textId="660C4BBC" w:rsidR="004853AD" w:rsidRPr="001858ED" w:rsidRDefault="004853AD" w:rsidP="0019057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4"/>
                <w:lang w:val="en-US"/>
              </w:rPr>
            </w:pPr>
            <w:commentRangeStart w:id="38"/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Technisch:</w:t>
            </w:r>
            <w:r w:rsidRPr="001858E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Microsoft Office</w:t>
            </w:r>
            <w:del w:id="39" w:author="Michael Diehm" w:date="2026-07-05T19:17:00Z" w16du:dateUtc="2026-07-05T17:17:00Z">
              <w:r w:rsidR="005E2261" w:rsidRPr="001858ED" w:rsidDel="00581C06">
                <w:rPr>
                  <w:rFonts w:ascii="Times New Roman" w:hAnsi="Times New Roman" w:cs="Times New Roman"/>
                  <w:i/>
                  <w:iCs/>
                  <w:sz w:val="20"/>
                  <w:szCs w:val="24"/>
                  <w:lang w:val="en-GB"/>
                </w:rPr>
                <w:delText>(fortgeschritten)</w:delText>
              </w:r>
            </w:del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, SAP S/4 HANA, SAP CRM</w:t>
            </w:r>
            <w:r w:rsidR="00E50009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 xml:space="preserve"> (C4C)</w:t>
            </w:r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, Claude AI</w:t>
            </w:r>
            <w:commentRangeEnd w:id="38"/>
            <w:r w:rsidR="0019057B" w:rsidRPr="001858ED">
              <w:rPr>
                <w:rStyle w:val="Kommentarzeichen"/>
                <w:rFonts w:ascii="Times New Roman" w:hAnsi="Times New Roman" w:cs="Times New Roman"/>
                <w:i/>
                <w:iCs/>
                <w:color w:val="000000"/>
                <w:sz w:val="20"/>
                <w:szCs w:val="24"/>
                <w:lang w:val="en-US"/>
              </w:rPr>
              <w:commentReference w:id="38"/>
            </w:r>
          </w:p>
        </w:tc>
      </w:tr>
      <w:tr w:rsidR="005E2261" w:rsidRPr="001858ED" w14:paraId="45D9ACDB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37D01C47" w14:textId="2FBFD10F" w:rsidR="005E2261" w:rsidRPr="001858ED" w:rsidRDefault="005E2261" w:rsidP="0019057B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Zertifikate: 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AdA – AEVO </w:t>
            </w: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rPrChange w:id="40" w:author="Sarah Bergmann" w:date="2026-07-05T08:34:00Z" w16du:dateUtc="2026-07-05T15:34:00Z">
                  <w:rPr>
                    <w:rFonts w:ascii="Times New Roman" w:hAnsi="Times New Roman" w:cs="Times New Roman"/>
                    <w:sz w:val="18"/>
                  </w:rPr>
                </w:rPrChange>
              </w:rPr>
              <w:t>(IHK zertifizierter Ausbilder)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, interkulturelles Zertifikat der DHBW Mosbach </w:t>
            </w: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rPrChange w:id="41" w:author="Sarah Bergmann" w:date="2026-07-05T08:34:00Z" w16du:dateUtc="2026-07-05T15:34:00Z">
                  <w:rPr>
                    <w:rFonts w:ascii="Times New Roman" w:hAnsi="Times New Roman" w:cs="Times New Roman"/>
                    <w:sz w:val="18"/>
                  </w:rPr>
                </w:rPrChange>
              </w:rPr>
              <w:t>(in Ausstellung)</w:t>
            </w:r>
          </w:p>
        </w:tc>
      </w:tr>
      <w:tr w:rsidR="004853AD" w:rsidRPr="001858ED" w14:paraId="70CB01B0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598C2742" w14:textId="0BDA366C" w:rsidR="004853AD" w:rsidRPr="001858ED" w:rsidRDefault="004853AD" w:rsidP="0019057B">
            <w:pPr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Interessen: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99352D" w:rsidRPr="001858ED"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  <w:t xml:space="preserve">Kraft- &amp; Ausdauersport, Basketball, gesunde Ernährung, </w:t>
            </w:r>
            <w:r w:rsidR="0099352D" w:rsidRPr="001858ED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Reisen, Kapitalmärkte</w:t>
            </w:r>
          </w:p>
        </w:tc>
      </w:tr>
      <w:tr w:rsidR="004853AD" w:rsidRPr="001858ED" w14:paraId="071AB173" w14:textId="77777777" w:rsidTr="00E55622">
        <w:trPr>
          <w:trHeight w:val="510"/>
        </w:trPr>
        <w:tc>
          <w:tcPr>
            <w:tcW w:w="1985" w:type="dxa"/>
            <w:vAlign w:val="bottom"/>
          </w:tcPr>
          <w:p w14:paraId="0E49F5B5" w14:textId="77777777" w:rsidR="00393461" w:rsidRDefault="00393461" w:rsidP="0019057B">
            <w:pPr>
              <w:rPr>
                <w:rFonts w:ascii="Times New Roman" w:hAnsi="Times New Roman" w:cs="Times New Roman"/>
                <w:noProof/>
                <w:color w:val="000000"/>
                <w:sz w:val="20"/>
                <w:szCs w:val="24"/>
                <w:lang w:val="de-AT"/>
              </w:rPr>
            </w:pPr>
          </w:p>
          <w:p w14:paraId="3B779BDB" w14:textId="77777777" w:rsidR="00627D26" w:rsidRPr="001858ED" w:rsidRDefault="00627D26" w:rsidP="0019057B">
            <w:pPr>
              <w:rPr>
                <w:rFonts w:ascii="Times New Roman" w:hAnsi="Times New Roman" w:cs="Times New Roman"/>
                <w:noProof/>
                <w:color w:val="000000"/>
                <w:sz w:val="20"/>
                <w:szCs w:val="24"/>
                <w:lang w:val="de-AT"/>
              </w:rPr>
            </w:pPr>
          </w:p>
          <w:p w14:paraId="751C8594" w14:textId="77777777" w:rsidR="009642A8" w:rsidRDefault="009642A8" w:rsidP="0019057B">
            <w:pPr>
              <w:rPr>
                <w:ins w:id="42" w:author="David Döbele" w:date="2026-07-06T13:32:00Z" w16du:dateUtc="2026-07-06T11:32:00Z"/>
                <w:rFonts w:ascii="Times New Roman" w:hAnsi="Times New Roman" w:cs="Times New Roman"/>
                <w:sz w:val="20"/>
                <w:szCs w:val="24"/>
              </w:rPr>
            </w:pPr>
          </w:p>
          <w:p w14:paraId="406B03AC" w14:textId="3781440D" w:rsidR="00E46D7A" w:rsidRPr="001858ED" w:rsidRDefault="00283346" w:rsidP="001905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>Wertheim, 10.07.2026</w:t>
            </w:r>
          </w:p>
        </w:tc>
        <w:tc>
          <w:tcPr>
            <w:tcW w:w="8505" w:type="dxa"/>
            <w:gridSpan w:val="9"/>
            <w:vAlign w:val="bottom"/>
          </w:tcPr>
          <w:p w14:paraId="6478BDEA" w14:textId="092F830E" w:rsidR="004853AD" w:rsidRPr="001858ED" w:rsidRDefault="004853AD" w:rsidP="0019057B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</w:pPr>
          </w:p>
        </w:tc>
      </w:tr>
    </w:tbl>
    <w:p w14:paraId="7148E9EE" w14:textId="77777777" w:rsidR="00330AEE" w:rsidRPr="001858ED" w:rsidRDefault="00330AEE" w:rsidP="00527368">
      <w:pPr>
        <w:rPr>
          <w:sz w:val="24"/>
          <w:szCs w:val="24"/>
        </w:rPr>
      </w:pPr>
    </w:p>
    <w:sectPr w:rsidR="00330AEE" w:rsidRPr="001858ED" w:rsidSect="0019057B">
      <w:footerReference w:type="even" r:id="rId12"/>
      <w:pgSz w:w="11906" w:h="16838"/>
      <w:pgMar w:top="576" w:right="1411" w:bottom="0" w:left="1411" w:header="706" w:footer="706" w:gutter="0"/>
      <w:cols w:space="708"/>
      <w:docGrid w:linePitch="360"/>
      <w:sectPrChange w:id="43" w:author="Sarah Bergmann" w:date="2026-07-05T08:34:00Z" w16du:dateUtc="2026-07-05T15:34:00Z">
        <w:sectPr w:rsidR="00330AEE" w:rsidRPr="001858ED" w:rsidSect="0019057B">
          <w:pgMar w:top="397" w:right="1418" w:bottom="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Sarah Bergmann" w:date="2026-07-05T08:29:00Z" w:initials="SB">
    <w:p w14:paraId="1638B415" w14:textId="77777777" w:rsidR="0019057B" w:rsidRDefault="0019057B" w:rsidP="0019057B">
      <w:r>
        <w:rPr>
          <w:rStyle w:val="Kommentarzeichen"/>
        </w:rPr>
        <w:annotationRef/>
      </w:r>
      <w:r>
        <w:rPr>
          <w:sz w:val="20"/>
          <w:szCs w:val="20"/>
        </w:rPr>
        <w:t>gib hier entweder überall die Note an oder gar nicht :)</w:t>
      </w:r>
    </w:p>
  </w:comment>
  <w:comment w:id="16" w:author="oh7biz61oz@goetheuniversitaet.onmicrosoft.com" w:date="2026-07-04T13:53:00Z" w:initials="o">
    <w:p w14:paraId="47741773" w14:textId="77777777" w:rsidR="002700EC" w:rsidRDefault="002700EC" w:rsidP="002700EC">
      <w:r>
        <w:rPr>
          <w:rStyle w:val="Kommentarzeichen"/>
        </w:rPr>
        <w:annotationRef/>
      </w:r>
      <w:r>
        <w:rPr>
          <w:sz w:val="20"/>
          <w:szCs w:val="20"/>
        </w:rPr>
        <w:t>Deine Schriftgröße ist allgemein sehr klein, ich weiß dass es sonst mir der Seite etwas knapp wird aber da würde ich trotzdem nochmal etwas rumspielen:)</w:t>
      </w:r>
    </w:p>
  </w:comment>
  <w:comment w:id="38" w:author="Sarah Bergmann" w:date="2026-07-05T08:33:00Z" w:initials="SB">
    <w:p w14:paraId="147AA1AB" w14:textId="77777777" w:rsidR="0019057B" w:rsidRDefault="0019057B" w:rsidP="0019057B">
      <w:r>
        <w:rPr>
          <w:rStyle w:val="Kommentarzeichen"/>
        </w:rPr>
        <w:annotationRef/>
      </w:r>
      <w:r>
        <w:rPr>
          <w:sz w:val="20"/>
          <w:szCs w:val="20"/>
        </w:rPr>
        <w:t>gib hier überall den Kenntnisstand an oder gar nicht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638B415" w15:done="0"/>
  <w15:commentEx w15:paraId="47741773" w15:done="0"/>
  <w15:commentEx w15:paraId="147AA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0A5671" w16cex:dateUtc="2026-07-05T15:29:00Z"/>
  <w16cex:commentExtensible w16cex:durableId="452625E8" w16cex:dateUtc="2026-07-04T11:53:00Z"/>
  <w16cex:commentExtensible w16cex:durableId="0D75749E" w16cex:dateUtc="2026-07-05T15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638B415" w16cid:durableId="0A0A5671"/>
  <w16cid:commentId w16cid:paraId="47741773" w16cid:durableId="452625E8"/>
  <w16cid:commentId w16cid:paraId="147AA1AB" w16cid:durableId="0D7574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EAB51E" w14:textId="77777777" w:rsidR="00924B8E" w:rsidRDefault="00924B8E" w:rsidP="00BE053D">
      <w:pPr>
        <w:spacing w:after="0" w:line="240" w:lineRule="auto"/>
      </w:pPr>
      <w:r>
        <w:separator/>
      </w:r>
    </w:p>
  </w:endnote>
  <w:endnote w:type="continuationSeparator" w:id="0">
    <w:p w14:paraId="3E247CB2" w14:textId="77777777" w:rsidR="00924B8E" w:rsidRDefault="00924B8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42FD32" w14:textId="77777777" w:rsidR="00924B8E" w:rsidRDefault="00924B8E" w:rsidP="00BE053D">
      <w:pPr>
        <w:spacing w:after="0" w:line="240" w:lineRule="auto"/>
      </w:pPr>
      <w:r>
        <w:separator/>
      </w:r>
    </w:p>
  </w:footnote>
  <w:footnote w:type="continuationSeparator" w:id="0">
    <w:p w14:paraId="0D0875E3" w14:textId="77777777" w:rsidR="00924B8E" w:rsidRDefault="00924B8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7CC866CC"/>
    <w:lvl w:ilvl="0" w:tplc="400ED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E5E6C"/>
    <w:multiLevelType w:val="hybridMultilevel"/>
    <w:tmpl w:val="376C7A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1227B70"/>
    <w:multiLevelType w:val="multilevel"/>
    <w:tmpl w:val="B3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5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8"/>
  </w:num>
  <w:num w:numId="9" w16cid:durableId="898982785">
    <w:abstractNumId w:val="16"/>
  </w:num>
  <w:num w:numId="10" w16cid:durableId="185335975">
    <w:abstractNumId w:val="32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7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4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6"/>
  </w:num>
  <w:num w:numId="25" w16cid:durableId="493107006">
    <w:abstractNumId w:val="30"/>
  </w:num>
  <w:num w:numId="26" w16cid:durableId="1013528897">
    <w:abstractNumId w:val="33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5"/>
  </w:num>
  <w:num w:numId="33" w16cid:durableId="496459991">
    <w:abstractNumId w:val="25"/>
  </w:num>
  <w:num w:numId="34" w16cid:durableId="1003974316">
    <w:abstractNumId w:val="25"/>
  </w:num>
  <w:num w:numId="35" w16cid:durableId="1249734268">
    <w:abstractNumId w:val="25"/>
  </w:num>
  <w:num w:numId="36" w16cid:durableId="1910924947">
    <w:abstractNumId w:val="29"/>
  </w:num>
  <w:num w:numId="37" w16cid:durableId="1033532070">
    <w:abstractNumId w:val="25"/>
  </w:num>
  <w:num w:numId="38" w16cid:durableId="449520932">
    <w:abstractNumId w:val="25"/>
  </w:num>
  <w:num w:numId="39" w16cid:durableId="917373519">
    <w:abstractNumId w:val="25"/>
  </w:num>
  <w:num w:numId="40" w16cid:durableId="1471315469">
    <w:abstractNumId w:val="31"/>
  </w:num>
  <w:num w:numId="41" w16cid:durableId="1198812938">
    <w:abstractNumId w:val="25"/>
  </w:num>
  <w:num w:numId="42" w16cid:durableId="1798598534">
    <w:abstractNumId w:val="25"/>
  </w:num>
  <w:num w:numId="43" w16cid:durableId="1466775834">
    <w:abstractNumId w:val="25"/>
  </w:num>
  <w:num w:numId="44" w16cid:durableId="119060904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David Döbele">
    <w15:presenceInfo w15:providerId="AD" w15:userId="S::david.doebele@pumpkincareeres.onmicrosoft.com::9046cfa8-3fc7-4052-9daa-75c97e906e36"/>
  </w15:person>
  <w15:person w15:author="Michael Diehm">
    <w15:presenceInfo w15:providerId="AD" w15:userId="S::Michael.Diehm@bwedu.de::e7956e03-54fd-464c-afac-7d60687c7a3f"/>
  </w15:person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307C6"/>
    <w:rsid w:val="0005239D"/>
    <w:rsid w:val="00061D33"/>
    <w:rsid w:val="00063A76"/>
    <w:rsid w:val="00064643"/>
    <w:rsid w:val="000717A7"/>
    <w:rsid w:val="00087747"/>
    <w:rsid w:val="00092A2C"/>
    <w:rsid w:val="00095FFE"/>
    <w:rsid w:val="000A1FDA"/>
    <w:rsid w:val="000A46A3"/>
    <w:rsid w:val="000A5FBC"/>
    <w:rsid w:val="000B2609"/>
    <w:rsid w:val="000B63E2"/>
    <w:rsid w:val="000B6548"/>
    <w:rsid w:val="000D0DCC"/>
    <w:rsid w:val="000D168C"/>
    <w:rsid w:val="000D578B"/>
    <w:rsid w:val="000D671A"/>
    <w:rsid w:val="000E5F1D"/>
    <w:rsid w:val="000F2DF9"/>
    <w:rsid w:val="000F42EF"/>
    <w:rsid w:val="001023EE"/>
    <w:rsid w:val="00103344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56E"/>
    <w:rsid w:val="00175B6D"/>
    <w:rsid w:val="001858ED"/>
    <w:rsid w:val="001901ED"/>
    <w:rsid w:val="0019057B"/>
    <w:rsid w:val="00191ED5"/>
    <w:rsid w:val="0019483A"/>
    <w:rsid w:val="001A31CA"/>
    <w:rsid w:val="001A46BF"/>
    <w:rsid w:val="001A481B"/>
    <w:rsid w:val="001A5DC7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46A6B"/>
    <w:rsid w:val="002508C2"/>
    <w:rsid w:val="002509F2"/>
    <w:rsid w:val="00257037"/>
    <w:rsid w:val="00267252"/>
    <w:rsid w:val="00267936"/>
    <w:rsid w:val="002700EC"/>
    <w:rsid w:val="0027764D"/>
    <w:rsid w:val="00277CEE"/>
    <w:rsid w:val="00282DB0"/>
    <w:rsid w:val="00283346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E5A15"/>
    <w:rsid w:val="002F173E"/>
    <w:rsid w:val="002F46AD"/>
    <w:rsid w:val="002F7424"/>
    <w:rsid w:val="003028B9"/>
    <w:rsid w:val="003101F0"/>
    <w:rsid w:val="00314B7A"/>
    <w:rsid w:val="0031604B"/>
    <w:rsid w:val="00316CC1"/>
    <w:rsid w:val="00324BC5"/>
    <w:rsid w:val="00325B24"/>
    <w:rsid w:val="00330AEE"/>
    <w:rsid w:val="00330E3E"/>
    <w:rsid w:val="00331904"/>
    <w:rsid w:val="00332578"/>
    <w:rsid w:val="00340BAB"/>
    <w:rsid w:val="003410F8"/>
    <w:rsid w:val="003418E0"/>
    <w:rsid w:val="003445C4"/>
    <w:rsid w:val="00345062"/>
    <w:rsid w:val="00347F8D"/>
    <w:rsid w:val="003523E3"/>
    <w:rsid w:val="003525F5"/>
    <w:rsid w:val="00361709"/>
    <w:rsid w:val="00363B23"/>
    <w:rsid w:val="00367C4C"/>
    <w:rsid w:val="00372F7B"/>
    <w:rsid w:val="003733E5"/>
    <w:rsid w:val="00374A3A"/>
    <w:rsid w:val="00390EA6"/>
    <w:rsid w:val="00393461"/>
    <w:rsid w:val="00396031"/>
    <w:rsid w:val="00396464"/>
    <w:rsid w:val="003A2208"/>
    <w:rsid w:val="003C475F"/>
    <w:rsid w:val="003D02C5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1CE1"/>
    <w:rsid w:val="00422F83"/>
    <w:rsid w:val="00424A80"/>
    <w:rsid w:val="00426D7E"/>
    <w:rsid w:val="0043430C"/>
    <w:rsid w:val="00435E6D"/>
    <w:rsid w:val="004364D9"/>
    <w:rsid w:val="00440D8E"/>
    <w:rsid w:val="00443668"/>
    <w:rsid w:val="00444B2D"/>
    <w:rsid w:val="004567DD"/>
    <w:rsid w:val="00456B0D"/>
    <w:rsid w:val="00457C4E"/>
    <w:rsid w:val="004659A8"/>
    <w:rsid w:val="00467B6D"/>
    <w:rsid w:val="00476AF8"/>
    <w:rsid w:val="00484FD7"/>
    <w:rsid w:val="004853AD"/>
    <w:rsid w:val="004929FB"/>
    <w:rsid w:val="00494A60"/>
    <w:rsid w:val="004A2609"/>
    <w:rsid w:val="004A545C"/>
    <w:rsid w:val="004A54BA"/>
    <w:rsid w:val="004A560E"/>
    <w:rsid w:val="004B2797"/>
    <w:rsid w:val="004B2C99"/>
    <w:rsid w:val="004B3B84"/>
    <w:rsid w:val="004B5E06"/>
    <w:rsid w:val="004B6A5E"/>
    <w:rsid w:val="004C49D5"/>
    <w:rsid w:val="004E58CC"/>
    <w:rsid w:val="004F6D9D"/>
    <w:rsid w:val="00500598"/>
    <w:rsid w:val="00501103"/>
    <w:rsid w:val="00507EA7"/>
    <w:rsid w:val="0052182B"/>
    <w:rsid w:val="00526089"/>
    <w:rsid w:val="00527161"/>
    <w:rsid w:val="00527368"/>
    <w:rsid w:val="00527A28"/>
    <w:rsid w:val="00527DCA"/>
    <w:rsid w:val="00530073"/>
    <w:rsid w:val="0054180B"/>
    <w:rsid w:val="00545994"/>
    <w:rsid w:val="00547AE3"/>
    <w:rsid w:val="0055173B"/>
    <w:rsid w:val="00551EBA"/>
    <w:rsid w:val="00560FD9"/>
    <w:rsid w:val="00561827"/>
    <w:rsid w:val="00562A28"/>
    <w:rsid w:val="00564C76"/>
    <w:rsid w:val="00567C0F"/>
    <w:rsid w:val="005716D4"/>
    <w:rsid w:val="00571B60"/>
    <w:rsid w:val="00580747"/>
    <w:rsid w:val="00581C06"/>
    <w:rsid w:val="0058392F"/>
    <w:rsid w:val="00585A4D"/>
    <w:rsid w:val="005866B2"/>
    <w:rsid w:val="00591022"/>
    <w:rsid w:val="00596DAA"/>
    <w:rsid w:val="005A57CF"/>
    <w:rsid w:val="005B5585"/>
    <w:rsid w:val="005C2275"/>
    <w:rsid w:val="005D11A0"/>
    <w:rsid w:val="005D6329"/>
    <w:rsid w:val="005E2261"/>
    <w:rsid w:val="005E2FD3"/>
    <w:rsid w:val="005E57F6"/>
    <w:rsid w:val="005F6748"/>
    <w:rsid w:val="006058D8"/>
    <w:rsid w:val="00610200"/>
    <w:rsid w:val="00623699"/>
    <w:rsid w:val="00627D26"/>
    <w:rsid w:val="00632D5A"/>
    <w:rsid w:val="00635515"/>
    <w:rsid w:val="00635807"/>
    <w:rsid w:val="00641203"/>
    <w:rsid w:val="006419B9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692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1175"/>
    <w:rsid w:val="00702D49"/>
    <w:rsid w:val="0070468C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0DBC"/>
    <w:rsid w:val="00771A32"/>
    <w:rsid w:val="00776C46"/>
    <w:rsid w:val="0078260B"/>
    <w:rsid w:val="007838D1"/>
    <w:rsid w:val="00785254"/>
    <w:rsid w:val="00785853"/>
    <w:rsid w:val="00794954"/>
    <w:rsid w:val="00794A26"/>
    <w:rsid w:val="007966F0"/>
    <w:rsid w:val="00797BFC"/>
    <w:rsid w:val="007A0B7B"/>
    <w:rsid w:val="007A0EE5"/>
    <w:rsid w:val="007A720F"/>
    <w:rsid w:val="007C6A3C"/>
    <w:rsid w:val="007C766C"/>
    <w:rsid w:val="007D145B"/>
    <w:rsid w:val="007D488C"/>
    <w:rsid w:val="007D4BEE"/>
    <w:rsid w:val="007D5BE9"/>
    <w:rsid w:val="00800A9F"/>
    <w:rsid w:val="00803998"/>
    <w:rsid w:val="008050E4"/>
    <w:rsid w:val="00805C0D"/>
    <w:rsid w:val="00806AB4"/>
    <w:rsid w:val="0082257D"/>
    <w:rsid w:val="00825503"/>
    <w:rsid w:val="00843B5C"/>
    <w:rsid w:val="00853438"/>
    <w:rsid w:val="00866846"/>
    <w:rsid w:val="00873D7E"/>
    <w:rsid w:val="00874B7C"/>
    <w:rsid w:val="00874C37"/>
    <w:rsid w:val="00875DA9"/>
    <w:rsid w:val="008769EB"/>
    <w:rsid w:val="008814A7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4B8E"/>
    <w:rsid w:val="00927D6E"/>
    <w:rsid w:val="0093223C"/>
    <w:rsid w:val="009377A6"/>
    <w:rsid w:val="00941A87"/>
    <w:rsid w:val="00945379"/>
    <w:rsid w:val="009501C2"/>
    <w:rsid w:val="009537E9"/>
    <w:rsid w:val="00963E34"/>
    <w:rsid w:val="009642A8"/>
    <w:rsid w:val="009668B9"/>
    <w:rsid w:val="0096728D"/>
    <w:rsid w:val="00971B75"/>
    <w:rsid w:val="00976577"/>
    <w:rsid w:val="00977F02"/>
    <w:rsid w:val="00990FB3"/>
    <w:rsid w:val="0099352D"/>
    <w:rsid w:val="00996356"/>
    <w:rsid w:val="00997D9A"/>
    <w:rsid w:val="009A5E0B"/>
    <w:rsid w:val="009B13EA"/>
    <w:rsid w:val="009B4C3F"/>
    <w:rsid w:val="009D7C49"/>
    <w:rsid w:val="009E7297"/>
    <w:rsid w:val="00A0051B"/>
    <w:rsid w:val="00A0257D"/>
    <w:rsid w:val="00A12EDC"/>
    <w:rsid w:val="00A13E73"/>
    <w:rsid w:val="00A141AF"/>
    <w:rsid w:val="00A20276"/>
    <w:rsid w:val="00A2317A"/>
    <w:rsid w:val="00A26D0D"/>
    <w:rsid w:val="00A33BDE"/>
    <w:rsid w:val="00A34885"/>
    <w:rsid w:val="00A43BC1"/>
    <w:rsid w:val="00A45FEC"/>
    <w:rsid w:val="00A468F1"/>
    <w:rsid w:val="00A5478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8D7"/>
    <w:rsid w:val="00AA5A9C"/>
    <w:rsid w:val="00AA5E37"/>
    <w:rsid w:val="00AB016A"/>
    <w:rsid w:val="00AB0D3F"/>
    <w:rsid w:val="00AB2A5A"/>
    <w:rsid w:val="00AB340C"/>
    <w:rsid w:val="00AB4624"/>
    <w:rsid w:val="00AC2729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42F8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E43B1"/>
    <w:rsid w:val="00BF1A7A"/>
    <w:rsid w:val="00BF1AF6"/>
    <w:rsid w:val="00BF1FA3"/>
    <w:rsid w:val="00BF71BE"/>
    <w:rsid w:val="00C00974"/>
    <w:rsid w:val="00C018E4"/>
    <w:rsid w:val="00C066FA"/>
    <w:rsid w:val="00C1190E"/>
    <w:rsid w:val="00C1516E"/>
    <w:rsid w:val="00C20C70"/>
    <w:rsid w:val="00C22224"/>
    <w:rsid w:val="00C222DD"/>
    <w:rsid w:val="00C25387"/>
    <w:rsid w:val="00C33DC0"/>
    <w:rsid w:val="00C36033"/>
    <w:rsid w:val="00C476FF"/>
    <w:rsid w:val="00C533D2"/>
    <w:rsid w:val="00C54BE3"/>
    <w:rsid w:val="00C57F80"/>
    <w:rsid w:val="00C60875"/>
    <w:rsid w:val="00C63519"/>
    <w:rsid w:val="00C7192B"/>
    <w:rsid w:val="00C768ED"/>
    <w:rsid w:val="00C80FB9"/>
    <w:rsid w:val="00C82A8F"/>
    <w:rsid w:val="00C916C2"/>
    <w:rsid w:val="00C9300F"/>
    <w:rsid w:val="00C97975"/>
    <w:rsid w:val="00CB56E6"/>
    <w:rsid w:val="00CB575C"/>
    <w:rsid w:val="00CB6C4D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CF33C6"/>
    <w:rsid w:val="00CF362E"/>
    <w:rsid w:val="00D0713B"/>
    <w:rsid w:val="00D1268A"/>
    <w:rsid w:val="00D1492F"/>
    <w:rsid w:val="00D17B69"/>
    <w:rsid w:val="00D3003C"/>
    <w:rsid w:val="00D331F4"/>
    <w:rsid w:val="00D33690"/>
    <w:rsid w:val="00D470E4"/>
    <w:rsid w:val="00D47776"/>
    <w:rsid w:val="00D52142"/>
    <w:rsid w:val="00D5280E"/>
    <w:rsid w:val="00D54154"/>
    <w:rsid w:val="00D61F14"/>
    <w:rsid w:val="00D638E7"/>
    <w:rsid w:val="00D65C21"/>
    <w:rsid w:val="00D7587F"/>
    <w:rsid w:val="00D80D6B"/>
    <w:rsid w:val="00D84DBA"/>
    <w:rsid w:val="00D90950"/>
    <w:rsid w:val="00DA0DC7"/>
    <w:rsid w:val="00DA69DF"/>
    <w:rsid w:val="00DB33F8"/>
    <w:rsid w:val="00DB7C93"/>
    <w:rsid w:val="00DD38E2"/>
    <w:rsid w:val="00DE096F"/>
    <w:rsid w:val="00DF7D78"/>
    <w:rsid w:val="00E0377F"/>
    <w:rsid w:val="00E13110"/>
    <w:rsid w:val="00E17728"/>
    <w:rsid w:val="00E2180A"/>
    <w:rsid w:val="00E241A6"/>
    <w:rsid w:val="00E24DF1"/>
    <w:rsid w:val="00E36F2A"/>
    <w:rsid w:val="00E431ED"/>
    <w:rsid w:val="00E46D7A"/>
    <w:rsid w:val="00E50009"/>
    <w:rsid w:val="00E55622"/>
    <w:rsid w:val="00E62FC7"/>
    <w:rsid w:val="00E64147"/>
    <w:rsid w:val="00E64FF5"/>
    <w:rsid w:val="00E77D46"/>
    <w:rsid w:val="00E83192"/>
    <w:rsid w:val="00E843F9"/>
    <w:rsid w:val="00E907EC"/>
    <w:rsid w:val="00E91224"/>
    <w:rsid w:val="00E94099"/>
    <w:rsid w:val="00E95E1A"/>
    <w:rsid w:val="00E9647F"/>
    <w:rsid w:val="00EA2557"/>
    <w:rsid w:val="00EA3F7B"/>
    <w:rsid w:val="00EA454F"/>
    <w:rsid w:val="00EA5421"/>
    <w:rsid w:val="00EB10F3"/>
    <w:rsid w:val="00EB34FC"/>
    <w:rsid w:val="00EB5816"/>
    <w:rsid w:val="00EB664B"/>
    <w:rsid w:val="00ED0EA9"/>
    <w:rsid w:val="00ED2067"/>
    <w:rsid w:val="00EE01B3"/>
    <w:rsid w:val="00EE6C2D"/>
    <w:rsid w:val="00EF0088"/>
    <w:rsid w:val="00EF3319"/>
    <w:rsid w:val="00EF77DF"/>
    <w:rsid w:val="00F0611A"/>
    <w:rsid w:val="00F06853"/>
    <w:rsid w:val="00F06EFF"/>
    <w:rsid w:val="00F11BEF"/>
    <w:rsid w:val="00F12331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3FB9"/>
    <w:rsid w:val="00F74D19"/>
    <w:rsid w:val="00F80053"/>
    <w:rsid w:val="00F86373"/>
    <w:rsid w:val="00F8687C"/>
    <w:rsid w:val="00F877B0"/>
    <w:rsid w:val="00F9182D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2026-03-02T21:18:00Z</cp:lastPrinted>
  <dcterms:created xsi:type="dcterms:W3CDTF">2026-07-05T17:47:00Z</dcterms:created>
  <dcterms:modified xsi:type="dcterms:W3CDTF">2026-07-06T11:32:00Z</dcterms:modified>
</cp:coreProperties>
</file>