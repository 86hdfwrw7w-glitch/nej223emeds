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3DB59F9B" w:rsidR="006D2592" w:rsidRPr="00D30CEA" w:rsidRDefault="00E51533" w:rsidP="006A7895">
      <w:pPr>
        <w:spacing w:after="0" w:line="240" w:lineRule="auto"/>
        <w:jc w:val="right"/>
        <w:rPr>
          <w:rFonts w:ascii="Georgia" w:hAnsi="Georgia" w:cs="Times New Roman"/>
          <w:sz w:val="21"/>
          <w:szCs w:val="21"/>
        </w:rPr>
      </w:pPr>
      <w:r>
        <w:rPr>
          <w:rFonts w:ascii="Georgia" w:hAnsi="Georgia" w:cs="Times New Roman"/>
          <w:sz w:val="21"/>
          <w:szCs w:val="21"/>
        </w:rPr>
        <w:t>Friedrich Jan Augustin</w:t>
      </w:r>
    </w:p>
    <w:p w14:paraId="3C80585E" w14:textId="77777777" w:rsidR="00E51533" w:rsidRPr="00E51533" w:rsidRDefault="00E51533" w:rsidP="00E51533">
      <w:pPr>
        <w:spacing w:after="0" w:line="240" w:lineRule="auto"/>
        <w:jc w:val="right"/>
        <w:rPr>
          <w:rFonts w:ascii="Georgia" w:hAnsi="Georgia" w:cs="Times New Roman"/>
          <w:sz w:val="21"/>
          <w:szCs w:val="21"/>
        </w:rPr>
      </w:pPr>
      <w:r w:rsidRPr="00E51533">
        <w:rPr>
          <w:rFonts w:ascii="Georgia" w:hAnsi="Georgia" w:cs="Times New Roman"/>
          <w:sz w:val="21"/>
          <w:szCs w:val="21"/>
        </w:rPr>
        <w:t>Schloss-Wolfsbrunnenweg 76</w:t>
      </w:r>
    </w:p>
    <w:p w14:paraId="22CAE4D8" w14:textId="77777777" w:rsidR="00E51533" w:rsidRPr="00E51533" w:rsidRDefault="00E51533" w:rsidP="00E51533">
      <w:pPr>
        <w:spacing w:after="0" w:line="240" w:lineRule="auto"/>
        <w:jc w:val="right"/>
        <w:rPr>
          <w:rFonts w:ascii="Georgia" w:hAnsi="Georgia" w:cs="Times New Roman"/>
          <w:sz w:val="21"/>
          <w:szCs w:val="21"/>
        </w:rPr>
      </w:pPr>
      <w:r w:rsidRPr="00E51533">
        <w:rPr>
          <w:rFonts w:ascii="Georgia" w:hAnsi="Georgia" w:cs="Times New Roman"/>
          <w:sz w:val="21"/>
          <w:szCs w:val="21"/>
        </w:rPr>
        <w:t>69118 Heidelberg</w:t>
      </w:r>
    </w:p>
    <w:p w14:paraId="5CB9EC03" w14:textId="77777777" w:rsidR="00E51533" w:rsidRPr="00E51533" w:rsidRDefault="00E51533" w:rsidP="00E51533">
      <w:pPr>
        <w:spacing w:after="0" w:line="240" w:lineRule="auto"/>
        <w:jc w:val="right"/>
        <w:rPr>
          <w:rFonts w:ascii="Georgia" w:hAnsi="Georgia" w:cs="Georgia"/>
          <w:color w:val="000000"/>
          <w:sz w:val="21"/>
          <w:szCs w:val="21"/>
        </w:rPr>
      </w:pPr>
      <w:r w:rsidRPr="00E51533">
        <w:rPr>
          <w:rFonts w:ascii="Georgia" w:hAnsi="Georgia" w:cs="Georgia"/>
          <w:color w:val="000000"/>
          <w:sz w:val="21"/>
          <w:szCs w:val="21"/>
        </w:rPr>
        <w:t>friedrichjan.augustin@gmail.com</w:t>
      </w:r>
    </w:p>
    <w:p w14:paraId="63A01C1C" w14:textId="77777777" w:rsidR="00E51533" w:rsidRPr="00E51533" w:rsidRDefault="00E51533" w:rsidP="00E51533">
      <w:pPr>
        <w:spacing w:after="0" w:line="240" w:lineRule="auto"/>
        <w:jc w:val="right"/>
        <w:rPr>
          <w:rFonts w:ascii="Georgia" w:hAnsi="Georgia" w:cs="Georgia"/>
          <w:color w:val="000000"/>
          <w:sz w:val="21"/>
          <w:szCs w:val="21"/>
        </w:rPr>
      </w:pPr>
      <w:r w:rsidRPr="00E51533">
        <w:rPr>
          <w:rFonts w:ascii="Georgia" w:hAnsi="Georgia" w:cs="Georgia"/>
          <w:color w:val="000000"/>
          <w:sz w:val="21"/>
          <w:szCs w:val="21"/>
        </w:rPr>
        <w:t>+49 175 876 49 08</w:t>
      </w:r>
    </w:p>
    <w:p w14:paraId="4FFA7063" w14:textId="0B208C14" w:rsidR="00F74175" w:rsidRPr="00E51533" w:rsidRDefault="00E51533" w:rsidP="00E51533">
      <w:pPr>
        <w:spacing w:after="0" w:line="240" w:lineRule="auto"/>
        <w:rPr>
          <w:rFonts w:ascii="Georgia" w:hAnsi="Georgia" w:cs="Georgia"/>
          <w:color w:val="000000"/>
          <w:sz w:val="21"/>
          <w:szCs w:val="21"/>
        </w:rPr>
      </w:pPr>
      <w:r w:rsidRPr="00E51533">
        <w:rPr>
          <w:rFonts w:ascii="Georgia" w:hAnsi="Georgia" w:cs="Georgia"/>
          <w:color w:val="000000"/>
          <w:sz w:val="21"/>
          <w:szCs w:val="21"/>
        </w:rPr>
        <w:t>Oaklins Germany AG</w:t>
      </w:r>
    </w:p>
    <w:p w14:paraId="2993DDE0" w14:textId="77777777" w:rsidR="00E51533" w:rsidRPr="00E51533" w:rsidRDefault="00E51533" w:rsidP="00E51533">
      <w:pPr>
        <w:spacing w:after="0" w:line="240" w:lineRule="auto"/>
        <w:rPr>
          <w:rFonts w:ascii="Georgia" w:hAnsi="Georgia" w:cs="Georgia"/>
          <w:color w:val="000000"/>
          <w:sz w:val="21"/>
          <w:szCs w:val="21"/>
        </w:rPr>
      </w:pPr>
      <w:proofErr w:type="spellStart"/>
      <w:r w:rsidRPr="00E51533">
        <w:rPr>
          <w:rFonts w:ascii="Georgia" w:hAnsi="Georgia" w:cs="Georgia"/>
          <w:color w:val="000000"/>
          <w:sz w:val="21"/>
          <w:szCs w:val="21"/>
        </w:rPr>
        <w:t>Guiolletstraße</w:t>
      </w:r>
      <w:proofErr w:type="spellEnd"/>
      <w:r w:rsidRPr="00E51533">
        <w:rPr>
          <w:rFonts w:ascii="Georgia" w:hAnsi="Georgia" w:cs="Georgia"/>
          <w:color w:val="000000"/>
          <w:sz w:val="21"/>
          <w:szCs w:val="21"/>
        </w:rPr>
        <w:t xml:space="preserve"> 48</w:t>
      </w:r>
    </w:p>
    <w:p w14:paraId="28B3A395" w14:textId="77777777" w:rsidR="00E51533" w:rsidRPr="00E51533" w:rsidRDefault="00E51533" w:rsidP="00E51533">
      <w:pPr>
        <w:spacing w:after="0" w:line="240" w:lineRule="auto"/>
        <w:rPr>
          <w:rFonts w:ascii="Georgia" w:hAnsi="Georgia" w:cs="Georgia"/>
          <w:color w:val="000000"/>
          <w:sz w:val="21"/>
          <w:szCs w:val="21"/>
        </w:rPr>
      </w:pPr>
      <w:r w:rsidRPr="00E51533">
        <w:rPr>
          <w:rFonts w:ascii="Georgia" w:hAnsi="Georgia" w:cs="Georgia"/>
          <w:color w:val="000000"/>
          <w:sz w:val="21"/>
          <w:szCs w:val="21"/>
        </w:rPr>
        <w:t>60325 Frankfurt am Main</w:t>
      </w:r>
    </w:p>
    <w:p w14:paraId="0731715D" w14:textId="672BF63A" w:rsidR="001E0088" w:rsidRPr="00E51533" w:rsidRDefault="003D5D1E" w:rsidP="00D75367">
      <w:pPr>
        <w:spacing w:after="0"/>
        <w:jc w:val="right"/>
        <w:rPr>
          <w:rFonts w:ascii="Georgia" w:hAnsi="Georgia" w:cs="Times New Roman"/>
          <w:sz w:val="21"/>
          <w:szCs w:val="21"/>
        </w:rPr>
      </w:pPr>
      <w:r w:rsidRPr="00E51533">
        <w:rPr>
          <w:rFonts w:ascii="Georgia" w:hAnsi="Georgia" w:cs="Times New Roman"/>
          <w:sz w:val="21"/>
          <w:szCs w:val="21"/>
        </w:rPr>
        <w:t>M</w:t>
      </w:r>
      <w:r w:rsidR="00E51533">
        <w:rPr>
          <w:rFonts w:ascii="Georgia" w:hAnsi="Georgia" w:cs="Times New Roman"/>
          <w:sz w:val="21"/>
          <w:szCs w:val="21"/>
        </w:rPr>
        <w:t>annheim</w:t>
      </w:r>
      <w:r w:rsidR="002D594E" w:rsidRPr="00E51533">
        <w:rPr>
          <w:rFonts w:ascii="Georgia" w:hAnsi="Georgia" w:cs="Times New Roman"/>
          <w:sz w:val="21"/>
          <w:szCs w:val="21"/>
        </w:rPr>
        <w:t xml:space="preserve">, </w:t>
      </w:r>
      <w:r w:rsidR="0085213A" w:rsidRPr="00E51533">
        <w:rPr>
          <w:rFonts w:ascii="Georgia" w:hAnsi="Georgia" w:cs="Times New Roman"/>
          <w:sz w:val="21"/>
          <w:szCs w:val="21"/>
        </w:rPr>
        <w:t>2</w:t>
      </w:r>
      <w:r w:rsidR="00E51533">
        <w:rPr>
          <w:rFonts w:ascii="Georgia" w:hAnsi="Georgia" w:cs="Times New Roman"/>
          <w:sz w:val="21"/>
          <w:szCs w:val="21"/>
        </w:rPr>
        <w:t>4</w:t>
      </w:r>
      <w:r w:rsidR="002D594E" w:rsidRPr="00E51533">
        <w:rPr>
          <w:rFonts w:ascii="Georgia" w:hAnsi="Georgia" w:cs="Times New Roman"/>
          <w:sz w:val="21"/>
          <w:szCs w:val="21"/>
        </w:rPr>
        <w:t>.</w:t>
      </w:r>
      <w:r w:rsidR="00E51533">
        <w:rPr>
          <w:rFonts w:ascii="Georgia" w:hAnsi="Georgia" w:cs="Times New Roman"/>
          <w:sz w:val="21"/>
          <w:szCs w:val="21"/>
        </w:rPr>
        <w:t>09</w:t>
      </w:r>
      <w:r w:rsidR="006A7895" w:rsidRPr="00E51533">
        <w:rPr>
          <w:rFonts w:ascii="Georgia" w:hAnsi="Georgia" w:cs="Times New Roman"/>
          <w:sz w:val="21"/>
          <w:szCs w:val="21"/>
        </w:rPr>
        <w:t>.</w:t>
      </w:r>
      <w:r w:rsidRPr="00E51533">
        <w:rPr>
          <w:rFonts w:ascii="Georgia" w:hAnsi="Georgia" w:cs="Times New Roman"/>
          <w:sz w:val="21"/>
          <w:szCs w:val="21"/>
        </w:rPr>
        <w:t>20</w:t>
      </w:r>
      <w:r w:rsidR="00E51533">
        <w:rPr>
          <w:rFonts w:ascii="Georgia" w:hAnsi="Georgia" w:cs="Times New Roman"/>
          <w:sz w:val="21"/>
          <w:szCs w:val="21"/>
        </w:rPr>
        <w:t>24</w:t>
      </w:r>
    </w:p>
    <w:p w14:paraId="7413A539" w14:textId="77777777" w:rsidR="00E51533" w:rsidRDefault="00E51533" w:rsidP="00E51533">
      <w:pPr>
        <w:pBdr>
          <w:bottom w:val="single" w:sz="4" w:space="1" w:color="auto"/>
        </w:pBdr>
        <w:spacing w:after="0"/>
        <w:rPr>
          <w:rFonts w:ascii="Georgia" w:hAnsi="Georgia" w:cs="Times New Roman"/>
          <w:b/>
          <w:sz w:val="21"/>
          <w:szCs w:val="21"/>
        </w:rPr>
      </w:pPr>
    </w:p>
    <w:p w14:paraId="4138C204" w14:textId="77777777" w:rsidR="00E51533" w:rsidRDefault="00E51533" w:rsidP="00590834">
      <w:pPr>
        <w:spacing w:after="0"/>
        <w:rPr>
          <w:rFonts w:ascii="Georgia" w:hAnsi="Georgia" w:cs="Times New Roman"/>
          <w:b/>
          <w:sz w:val="21"/>
          <w:szCs w:val="21"/>
        </w:rPr>
      </w:pPr>
    </w:p>
    <w:p w14:paraId="0098600D" w14:textId="362EECA2"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Bewerbung um ein Praktikum im Bereich XYZ</w:t>
      </w:r>
    </w:p>
    <w:p w14:paraId="3A5BDDA8" w14:textId="77777777" w:rsidR="004A615C" w:rsidRPr="0099776A" w:rsidRDefault="004A615C" w:rsidP="000A5AB8">
      <w:pPr>
        <w:spacing w:after="0"/>
        <w:rPr>
          <w:rFonts w:ascii="Georgia" w:hAnsi="Georgia" w:cs="Times New Roman"/>
          <w:b/>
          <w:sz w:val="21"/>
          <w:szCs w:val="21"/>
        </w:rPr>
      </w:pPr>
    </w:p>
    <w:p w14:paraId="3BD9F1E9"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Sehr geehrte Lidwina Riemann, </w:t>
      </w:r>
    </w:p>
    <w:p w14:paraId="33224C04"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w:t>
      </w:r>
    </w:p>
    <w:p w14:paraId="45CAFD29" w14:textId="6F1218D1" w:rsidR="00CD17E3" w:rsidRPr="00CD17E3" w:rsidRDefault="00CD17E3" w:rsidP="00CD17E3">
      <w:pPr>
        <w:spacing w:after="0"/>
        <w:jc w:val="both"/>
        <w:rPr>
          <w:rFonts w:ascii="Georgia" w:hAnsi="Georgia" w:cs="Times New Roman"/>
          <w:sz w:val="21"/>
          <w:szCs w:val="21"/>
        </w:rPr>
      </w:pPr>
      <w:del w:id="0" w:author="David Döbele" w:date="2024-09-24T16:30:00Z" w16du:dateUtc="2024-09-24T14:30:00Z">
        <w:r w:rsidRPr="00CD17E3" w:rsidDel="000D10CD">
          <w:rPr>
            <w:rFonts w:ascii="Georgia" w:hAnsi="Georgia" w:cs="Times New Roman"/>
            <w:sz w:val="21"/>
            <w:szCs w:val="21"/>
          </w:rPr>
          <w:delText xml:space="preserve">Ich </w:delText>
        </w:r>
      </w:del>
      <w:ins w:id="1" w:author="David Döbele" w:date="2024-09-24T16:30:00Z" w16du:dateUtc="2024-09-24T14:30:00Z">
        <w:r w:rsidR="000D10CD">
          <w:rPr>
            <w:rFonts w:ascii="Georgia" w:hAnsi="Georgia" w:cs="Times New Roman"/>
            <w:sz w:val="21"/>
            <w:szCs w:val="21"/>
          </w:rPr>
          <w:t>i</w:t>
        </w:r>
        <w:r w:rsidR="000D10CD" w:rsidRPr="00CD17E3">
          <w:rPr>
            <w:rFonts w:ascii="Georgia" w:hAnsi="Georgia" w:cs="Times New Roman"/>
            <w:sz w:val="21"/>
            <w:szCs w:val="21"/>
          </w:rPr>
          <w:t xml:space="preserve">ch </w:t>
        </w:r>
      </w:ins>
      <w:r w:rsidRPr="00CD17E3">
        <w:rPr>
          <w:rFonts w:ascii="Georgia" w:hAnsi="Georgia" w:cs="Times New Roman"/>
          <w:sz w:val="21"/>
          <w:szCs w:val="21"/>
        </w:rPr>
        <w:t xml:space="preserve">schreibe Ihnen, um mein Interesse an einem dreimonatigen Praktikum bei der Oaklins Germany AG zu bekunden, für das ich in Gesprächen mit ehemaligen Praktikanten eine große Leidenschaft entwickelt habe. Nachdem ich mich über die Möglichkeit informiert habe, während eines intensiven Praktikums in der M&amp;A Division in verschiedenen Teams in einem internationalen Umfeld zu arbeiten, wäre </w:t>
      </w:r>
      <w:del w:id="2" w:author="David Döbele" w:date="2024-09-25T10:08:00Z" w16du:dateUtc="2024-09-25T08:08:00Z">
        <w:r w:rsidRPr="00CD17E3" w:rsidDel="00D17C61">
          <w:rPr>
            <w:rFonts w:ascii="Georgia" w:hAnsi="Georgia" w:cs="Times New Roman"/>
            <w:sz w:val="21"/>
            <w:szCs w:val="21"/>
          </w:rPr>
          <w:delText>die Teilnahme als Praktikant</w:delText>
        </w:r>
      </w:del>
      <w:ins w:id="3" w:author="David Döbele" w:date="2024-09-25T10:08:00Z" w16du:dateUtc="2024-09-25T08:08:00Z">
        <w:r w:rsidR="00D17C61">
          <w:rPr>
            <w:rFonts w:ascii="Georgia" w:hAnsi="Georgia" w:cs="Times New Roman"/>
            <w:sz w:val="21"/>
            <w:szCs w:val="21"/>
          </w:rPr>
          <w:t>ein Praktikum</w:t>
        </w:r>
      </w:ins>
      <w:r w:rsidRPr="00CD17E3">
        <w:rPr>
          <w:rFonts w:ascii="Georgia" w:hAnsi="Georgia" w:cs="Times New Roman"/>
          <w:sz w:val="21"/>
          <w:szCs w:val="21"/>
        </w:rPr>
        <w:t xml:space="preserve"> bei </w:t>
      </w:r>
      <w:proofErr w:type="spellStart"/>
      <w:r w:rsidRPr="00CD17E3">
        <w:rPr>
          <w:rFonts w:ascii="Georgia" w:hAnsi="Georgia" w:cs="Times New Roman"/>
          <w:sz w:val="21"/>
          <w:szCs w:val="21"/>
        </w:rPr>
        <w:t>Oaklins</w:t>
      </w:r>
      <w:proofErr w:type="spellEnd"/>
      <w:r w:rsidRPr="00CD17E3">
        <w:rPr>
          <w:rFonts w:ascii="Georgia" w:hAnsi="Georgia" w:cs="Times New Roman"/>
          <w:sz w:val="21"/>
          <w:szCs w:val="21"/>
        </w:rPr>
        <w:t xml:space="preserve"> eine hervorragende Gelegenheit für mich, die zu meiner Persönlichkeit und meinen Werten passt.</w:t>
      </w:r>
    </w:p>
    <w:p w14:paraId="175EE138"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w:t>
      </w:r>
    </w:p>
    <w:p w14:paraId="2DF2D439" w14:textId="776A0813"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Mein</w:t>
      </w:r>
      <w:ins w:id="4" w:author="David Döbele" w:date="2024-09-25T10:09:00Z" w16du:dateUtc="2024-09-25T08:09:00Z">
        <w:r w:rsidR="00D17C61">
          <w:rPr>
            <w:rFonts w:ascii="Georgia" w:hAnsi="Georgia" w:cs="Times New Roman"/>
            <w:sz w:val="21"/>
            <w:szCs w:val="21"/>
          </w:rPr>
          <w:t xml:space="preserve">e </w:t>
        </w:r>
      </w:ins>
      <w:del w:id="5" w:author="David Döbele" w:date="2024-09-25T10:09:00Z" w16du:dateUtc="2024-09-25T08:09:00Z">
        <w:r w:rsidRPr="00CD17E3" w:rsidDel="00D17C61">
          <w:rPr>
            <w:rFonts w:ascii="Georgia" w:hAnsi="Georgia" w:cs="Times New Roman"/>
            <w:sz w:val="21"/>
            <w:szCs w:val="21"/>
          </w:rPr>
          <w:delText xml:space="preserve"> Studium zum B.Sc. in Betriebswirtschaftslehre an der Universität Mannheim zur Vertiefung meiner </w:delText>
        </w:r>
      </w:del>
      <w:r w:rsidRPr="00CD17E3">
        <w:rPr>
          <w:rFonts w:ascii="Georgia" w:hAnsi="Georgia" w:cs="Times New Roman"/>
          <w:sz w:val="21"/>
          <w:szCs w:val="21"/>
        </w:rPr>
        <w:t>Kenntnisse im Rechnungswesen und meine</w:t>
      </w:r>
      <w:del w:id="6" w:author="David Döbele" w:date="2024-09-25T10:09:00Z" w16du:dateUtc="2024-09-25T08:09:00Z">
        <w:r w:rsidRPr="00CD17E3" w:rsidDel="00D17C61">
          <w:rPr>
            <w:rFonts w:ascii="Georgia" w:hAnsi="Georgia" w:cs="Times New Roman"/>
            <w:sz w:val="21"/>
            <w:szCs w:val="21"/>
          </w:rPr>
          <w:delText>r</w:delText>
        </w:r>
      </w:del>
      <w:r w:rsidRPr="00CD17E3">
        <w:rPr>
          <w:rFonts w:ascii="Georgia" w:hAnsi="Georgia" w:cs="Times New Roman"/>
          <w:sz w:val="21"/>
          <w:szCs w:val="21"/>
        </w:rPr>
        <w:t xml:space="preserve"> analytische</w:t>
      </w:r>
      <w:del w:id="7" w:author="David Döbele" w:date="2024-09-25T10:09:00Z" w16du:dateUtc="2024-09-25T08:09:00Z">
        <w:r w:rsidRPr="00CD17E3" w:rsidDel="00D17C61">
          <w:rPr>
            <w:rFonts w:ascii="Georgia" w:hAnsi="Georgia" w:cs="Times New Roman"/>
            <w:sz w:val="21"/>
            <w:szCs w:val="21"/>
          </w:rPr>
          <w:delText>n</w:delText>
        </w:r>
      </w:del>
      <w:r w:rsidRPr="00CD17E3">
        <w:rPr>
          <w:rFonts w:ascii="Georgia" w:hAnsi="Georgia" w:cs="Times New Roman"/>
          <w:sz w:val="21"/>
          <w:szCs w:val="21"/>
        </w:rPr>
        <w:t xml:space="preserve"> Denkweise</w:t>
      </w:r>
      <w:ins w:id="8" w:author="David Döbele" w:date="2024-09-25T10:09:00Z" w16du:dateUtc="2024-09-25T08:09:00Z">
        <w:r w:rsidR="00D17C61">
          <w:rPr>
            <w:rFonts w:ascii="Georgia" w:hAnsi="Georgia" w:cs="Times New Roman"/>
            <w:sz w:val="21"/>
            <w:szCs w:val="21"/>
          </w:rPr>
          <w:t xml:space="preserve">, die ich durch mein Studium in Mannheim entwickeln konnte, werde </w:t>
        </w:r>
      </w:ins>
      <w:del w:id="9" w:author="David Döbele" w:date="2024-09-25T10:09:00Z" w16du:dateUtc="2024-09-25T08:09:00Z">
        <w:r w:rsidRPr="00CD17E3" w:rsidDel="00D17C61">
          <w:rPr>
            <w:rFonts w:ascii="Georgia" w:hAnsi="Georgia" w:cs="Times New Roman"/>
            <w:sz w:val="21"/>
            <w:szCs w:val="21"/>
          </w:rPr>
          <w:delText xml:space="preserve"> sind Fähigkeiten, die </w:delText>
        </w:r>
      </w:del>
      <w:r w:rsidRPr="00CD17E3">
        <w:rPr>
          <w:rFonts w:ascii="Georgia" w:hAnsi="Georgia" w:cs="Times New Roman"/>
          <w:sz w:val="21"/>
          <w:szCs w:val="21"/>
        </w:rPr>
        <w:t xml:space="preserve">ich als Praktikant in der M&amp;A-Division von Corporate Finance Mittelstand </w:t>
      </w:r>
      <w:ins w:id="10" w:author="David Döbele" w:date="2024-09-25T10:09:00Z" w16du:dateUtc="2024-09-25T08:09:00Z">
        <w:r w:rsidR="00D17C61">
          <w:rPr>
            <w:rFonts w:ascii="Georgia" w:hAnsi="Georgia" w:cs="Times New Roman"/>
            <w:sz w:val="21"/>
            <w:szCs w:val="21"/>
          </w:rPr>
          <w:t xml:space="preserve">weiter </w:t>
        </w:r>
      </w:ins>
      <w:r w:rsidRPr="00CD17E3">
        <w:rPr>
          <w:rFonts w:ascii="Georgia" w:hAnsi="Georgia" w:cs="Times New Roman"/>
          <w:sz w:val="21"/>
          <w:szCs w:val="21"/>
        </w:rPr>
        <w:t>ausbauen</w:t>
      </w:r>
      <w:del w:id="11" w:author="David Döbele" w:date="2024-09-25T10:09:00Z" w16du:dateUtc="2024-09-25T08:09:00Z">
        <w:r w:rsidRPr="00CD17E3" w:rsidDel="00D17C61">
          <w:rPr>
            <w:rFonts w:ascii="Georgia" w:hAnsi="Georgia" w:cs="Times New Roman"/>
            <w:sz w:val="21"/>
            <w:szCs w:val="21"/>
          </w:rPr>
          <w:delText xml:space="preserve"> werde</w:delText>
        </w:r>
      </w:del>
      <w:r w:rsidRPr="00CD17E3">
        <w:rPr>
          <w:rFonts w:ascii="Georgia" w:hAnsi="Georgia" w:cs="Times New Roman"/>
          <w:sz w:val="21"/>
          <w:szCs w:val="21"/>
        </w:rPr>
        <w:t xml:space="preserve">. Neben diesen </w:t>
      </w:r>
      <w:del w:id="12" w:author="David Döbele" w:date="2024-09-25T10:10:00Z" w16du:dateUtc="2024-09-25T08:10:00Z">
        <w:r w:rsidRPr="00CD17E3" w:rsidDel="00D17C61">
          <w:rPr>
            <w:rFonts w:ascii="Georgia" w:hAnsi="Georgia" w:cs="Times New Roman"/>
            <w:sz w:val="21"/>
            <w:szCs w:val="21"/>
          </w:rPr>
          <w:delText xml:space="preserve">bemerkenswerten </w:delText>
        </w:r>
      </w:del>
      <w:r w:rsidRPr="00CD17E3">
        <w:rPr>
          <w:rFonts w:ascii="Georgia" w:hAnsi="Georgia" w:cs="Times New Roman"/>
          <w:sz w:val="21"/>
          <w:szCs w:val="21"/>
        </w:rPr>
        <w:t xml:space="preserve">Qualifikationen hat die Teilnahme an der BCG-Initiative </w:t>
      </w:r>
      <w:proofErr w:type="spellStart"/>
      <w:r w:rsidRPr="00CD17E3">
        <w:rPr>
          <w:rFonts w:ascii="Georgia" w:hAnsi="Georgia" w:cs="Times New Roman"/>
          <w:sz w:val="21"/>
          <w:szCs w:val="21"/>
        </w:rPr>
        <w:t>Business@School</w:t>
      </w:r>
      <w:proofErr w:type="spellEnd"/>
      <w:r w:rsidRPr="00CD17E3">
        <w:rPr>
          <w:rFonts w:ascii="Georgia" w:hAnsi="Georgia" w:cs="Times New Roman"/>
          <w:sz w:val="21"/>
          <w:szCs w:val="21"/>
        </w:rPr>
        <w:t xml:space="preserve"> meine Führungsqualitäten und mein Selbstbewusstsein, indem ich vor über 300 Personen zu präsentierte, verbessert. Neben meiner akademischen Laufbahn habe ich meine Kommunikationsfähigkeiten durch verschiedene ehrenamtliche Engagements geschärft. In leitender Funktion kümmerte ich mich im Bezirksschülerrat um kommunalpolitische Probleme und half bei der Integration von Flüchtlingen aus der Ukraine in unser Bildungssystem. Diese außerschulischen Aktivitäten hatten einen großen Einfluss auf meine persönliche und berufliche Entwicklung, die zu meiner Aufgeschlossenheit gegenüber interkulturellen Beziehungen innerhalb und außerhalb der Arbeit führte. Ich habe einen ausgeprägten Sinn für Teamarbeit entwickelt und gelernt, Initiative zu ergreifen – zwei Eigenschaften, die mir in Zukunft sehr nützlich sein werden. Als Praktikant möchte ich diesen </w:t>
      </w:r>
      <w:del w:id="13" w:author="David Döbele" w:date="2024-09-25T10:10:00Z" w16du:dateUtc="2024-09-25T08:10:00Z">
        <w:r w:rsidRPr="00CD17E3" w:rsidDel="00D17C61">
          <w:rPr>
            <w:rFonts w:ascii="Georgia" w:hAnsi="Georgia" w:cs="Times New Roman"/>
            <w:sz w:val="21"/>
            <w:szCs w:val="21"/>
          </w:rPr>
          <w:delText xml:space="preserve">ansteckenden </w:delText>
        </w:r>
      </w:del>
      <w:r w:rsidRPr="00CD17E3">
        <w:rPr>
          <w:rFonts w:ascii="Georgia" w:hAnsi="Georgia" w:cs="Times New Roman"/>
          <w:sz w:val="21"/>
          <w:szCs w:val="21"/>
        </w:rPr>
        <w:t xml:space="preserve">Ehrgeiz und Sinn für Teamarbeit </w:t>
      </w:r>
      <w:del w:id="14" w:author="David Döbele" w:date="2024-09-25T10:26:00Z" w16du:dateUtc="2024-09-25T08:26:00Z">
        <w:r w:rsidRPr="00CD17E3" w:rsidDel="005C2F54">
          <w:rPr>
            <w:rFonts w:ascii="Georgia" w:hAnsi="Georgia" w:cs="Times New Roman"/>
            <w:sz w:val="21"/>
            <w:szCs w:val="21"/>
          </w:rPr>
          <w:delText>an andere Berater weitergeben, um eine nachhaltige Zukunft in der Finanzwelt zu scha</w:delText>
        </w:r>
      </w:del>
      <w:ins w:id="15" w:author="David Döbele" w:date="2024-09-25T10:26:00Z" w16du:dateUtc="2024-09-25T08:26:00Z">
        <w:r w:rsidR="005C2F54">
          <w:rPr>
            <w:rFonts w:ascii="Georgia" w:hAnsi="Georgia" w:cs="Times New Roman"/>
            <w:sz w:val="21"/>
            <w:szCs w:val="21"/>
          </w:rPr>
          <w:t>bei Ihnen einbringen, um möglichst viel Mehrwert für Sie und Ihre Kunden schaffen zu können.</w:t>
        </w:r>
      </w:ins>
      <w:del w:id="16" w:author="David Döbele" w:date="2024-09-25T10:26:00Z" w16du:dateUtc="2024-09-25T08:26:00Z">
        <w:r w:rsidRPr="00CD17E3" w:rsidDel="005C2F54">
          <w:rPr>
            <w:rFonts w:ascii="Georgia" w:hAnsi="Georgia" w:cs="Times New Roman"/>
            <w:sz w:val="21"/>
            <w:szCs w:val="21"/>
          </w:rPr>
          <w:delText>ffen.</w:delText>
        </w:r>
      </w:del>
    </w:p>
    <w:p w14:paraId="57C44EFF"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w:t>
      </w:r>
    </w:p>
    <w:p w14:paraId="211760A2"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xml:space="preserve">Oaklins ist für diesen Zweck ideal geeignet. Oaklins vereint lokale Verwurzelung mit globaler Reichweite, indem es in Frankfurt am Main umfassende lokale Branchenexpertise mit einem weltweit vernetzten Team von über 800 M&amp;A-Spezialisten in mehr als 40 Ländern verbindet. Durch die Kombination tiefgehender Branchenkenntnisse mit einem weltweiten Netzwerk ermöglicht Oaklins erfolgreiche internationale Transaktionen, wie die Übernahme von WESTFA Energy durch </w:t>
      </w:r>
      <w:proofErr w:type="spellStart"/>
      <w:r w:rsidRPr="00CD17E3">
        <w:rPr>
          <w:rFonts w:ascii="Georgia" w:hAnsi="Georgia" w:cs="Times New Roman"/>
          <w:sz w:val="21"/>
          <w:szCs w:val="21"/>
        </w:rPr>
        <w:t>Mabanaft</w:t>
      </w:r>
      <w:proofErr w:type="spellEnd"/>
      <w:r w:rsidRPr="00CD17E3">
        <w:rPr>
          <w:rFonts w:ascii="Georgia" w:hAnsi="Georgia" w:cs="Times New Roman"/>
          <w:sz w:val="21"/>
          <w:szCs w:val="21"/>
        </w:rPr>
        <w:t xml:space="preserve"> GmbH, bei der Oaklins eine zentrale Rolle spielte. Oaklins Fähigkeit, regionale Expertise mit globaler Präsenz zu verbinden, bietet eine einmalige Kombination, um komplexe M&amp;A-Deals effizient abzuwickeln. Diese strategische Ausrichtung deckt sich mit meinen beruflichen Zielen, in einem internationalen Umfeld nachhaltige Wachstumsstrategien zu fördern.</w:t>
      </w:r>
      <w:r w:rsidRPr="00CD17E3">
        <w:rPr>
          <w:rFonts w:ascii="Times New Roman" w:hAnsi="Times New Roman" w:cs="Times New Roman"/>
          <w:sz w:val="21"/>
          <w:szCs w:val="21"/>
        </w:rPr>
        <w:t>​</w:t>
      </w:r>
    </w:p>
    <w:p w14:paraId="18E2F215"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w:t>
      </w:r>
    </w:p>
    <w:p w14:paraId="556DD131"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Meine analytische und teamorientierte Denkweise sowie mein technischer und finanzieller Hintergrund, den ich während meines Studiums und meiner Praktika erworben habe, machen mich zu einem großartigen Praktikanten und einer Bereicherung für die M&amp;A-Division von Oaklins. Ich würde mich über die Gelegenheit freuen, weitere Möglichkeiten der Zusammenarbeit zu erörtern. Vielen Dank für Ihre Aufmerksamkeit.</w:t>
      </w:r>
    </w:p>
    <w:p w14:paraId="70FF1C2A"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 </w:t>
      </w:r>
    </w:p>
    <w:p w14:paraId="05E86F86"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rPr>
        <w:t>Mit freundlichen Grüßen</w:t>
      </w:r>
    </w:p>
    <w:p w14:paraId="410B0953" w14:textId="77777777" w:rsidR="00CD17E3" w:rsidRPr="00CD17E3" w:rsidRDefault="00CD17E3" w:rsidP="00CD17E3">
      <w:pPr>
        <w:spacing w:after="0"/>
        <w:jc w:val="both"/>
        <w:rPr>
          <w:rFonts w:ascii="Georgia" w:hAnsi="Georgia" w:cs="Times New Roman"/>
          <w:sz w:val="21"/>
          <w:szCs w:val="21"/>
        </w:rPr>
      </w:pPr>
      <w:r w:rsidRPr="00CD17E3">
        <w:rPr>
          <w:rFonts w:ascii="Georgia" w:hAnsi="Georgia" w:cs="Times New Roman"/>
          <w:sz w:val="21"/>
          <w:szCs w:val="21"/>
          <w:lang w:val="en-US"/>
        </w:rPr>
        <w:t>Friedrich Augustin</w:t>
      </w:r>
    </w:p>
    <w:p w14:paraId="5F717DFB" w14:textId="77777777" w:rsidR="00CD17E3" w:rsidRPr="00CD17E3" w:rsidRDefault="00CD17E3" w:rsidP="00CD17E3">
      <w:pPr>
        <w:spacing w:after="0"/>
        <w:jc w:val="both"/>
        <w:rPr>
          <w:rFonts w:ascii="Georgia" w:hAnsi="Georgia" w:cs="Times New Roman"/>
          <w:sz w:val="21"/>
          <w:szCs w:val="21"/>
        </w:rPr>
      </w:pPr>
    </w:p>
    <w:p w14:paraId="1FFAF54E" w14:textId="77777777" w:rsidR="00CD17E3" w:rsidRPr="00CD17E3" w:rsidRDefault="00CD17E3" w:rsidP="00CD17E3">
      <w:pPr>
        <w:spacing w:after="0"/>
        <w:jc w:val="both"/>
        <w:rPr>
          <w:rFonts w:ascii="Georgia" w:hAnsi="Georgia" w:cs="Times New Roman"/>
          <w:sz w:val="21"/>
          <w:szCs w:val="21"/>
        </w:rPr>
      </w:pPr>
    </w:p>
    <w:p w14:paraId="3BDB02BA" w14:textId="61C774D5" w:rsidR="00BB3512" w:rsidRPr="00CD17E3" w:rsidRDefault="00BB3512" w:rsidP="00CD17E3">
      <w:pPr>
        <w:spacing w:after="0"/>
        <w:jc w:val="both"/>
        <w:rPr>
          <w:rFonts w:ascii="Georgia" w:hAnsi="Georgia" w:cs="Times New Roman"/>
          <w:sz w:val="21"/>
          <w:szCs w:val="21"/>
        </w:rPr>
      </w:pPr>
    </w:p>
    <w:sectPr w:rsidR="00BB3512" w:rsidRPr="00CD17E3" w:rsidSect="00D75367">
      <w:pgSz w:w="11906" w:h="16838"/>
      <w:pgMar w:top="85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7"/>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D10CD"/>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0E0B"/>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047A"/>
    <w:rsid w:val="005B231F"/>
    <w:rsid w:val="005C2F54"/>
    <w:rsid w:val="005C55F7"/>
    <w:rsid w:val="005D7D49"/>
    <w:rsid w:val="005E00BC"/>
    <w:rsid w:val="005E63B8"/>
    <w:rsid w:val="005F350B"/>
    <w:rsid w:val="00603752"/>
    <w:rsid w:val="00632F05"/>
    <w:rsid w:val="0063723B"/>
    <w:rsid w:val="00647413"/>
    <w:rsid w:val="006502BE"/>
    <w:rsid w:val="006A7895"/>
    <w:rsid w:val="006B302C"/>
    <w:rsid w:val="006C5F7A"/>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17E3"/>
    <w:rsid w:val="00CD51E6"/>
    <w:rsid w:val="00CE433B"/>
    <w:rsid w:val="00D17C61"/>
    <w:rsid w:val="00D30CEA"/>
    <w:rsid w:val="00D71D8E"/>
    <w:rsid w:val="00D75367"/>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1533"/>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D10C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9664286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23223164">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497</Words>
  <Characters>3135</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5</cp:revision>
  <dcterms:created xsi:type="dcterms:W3CDTF">2024-09-24T10:07:00Z</dcterms:created>
  <dcterms:modified xsi:type="dcterms:W3CDTF">2024-09-25T08:26:00Z</dcterms:modified>
</cp:coreProperties>
</file>