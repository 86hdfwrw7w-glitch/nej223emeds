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4552"/>
        <w:gridCol w:w="883"/>
        <w:gridCol w:w="1508"/>
        <w:gridCol w:w="61"/>
        <w:tblGridChange w:id="0">
          <w:tblGrid>
            <w:gridCol w:w="2078"/>
            <w:gridCol w:w="4552"/>
            <w:gridCol w:w="2391"/>
            <w:gridCol w:w="61"/>
          </w:tblGrid>
        </w:tblGridChange>
      </w:tblGrid>
      <w:tr w:rsidR="002508C2" w:rsidRPr="00023E3E" w14:paraId="5DF08F91" w14:textId="77777777" w:rsidTr="004E6723">
        <w:trPr>
          <w:gridAfter w:val="1"/>
          <w:wAfter w:w="61" w:type="dxa"/>
          <w:trHeight w:val="850"/>
        </w:trPr>
        <w:tc>
          <w:tcPr>
            <w:tcW w:w="9021" w:type="dxa"/>
            <w:gridSpan w:val="4"/>
          </w:tcPr>
          <w:p w14:paraId="722A5AF6" w14:textId="1A023C30" w:rsidR="002508C2" w:rsidRPr="00023E3E" w:rsidRDefault="008E3EE0">
            <w:pPr>
              <w:rPr>
                <w:rFonts w:ascii="Georgia" w:hAnsi="Georgia"/>
                <w:sz w:val="64"/>
                <w:szCs w:val="64"/>
              </w:rPr>
            </w:pPr>
            <w:r w:rsidRPr="00023E3E">
              <w:rPr>
                <w:rFonts w:ascii="Georgia" w:hAnsi="Georgia"/>
                <w:sz w:val="64"/>
                <w:szCs w:val="64"/>
              </w:rPr>
              <w:t>Simon Wahl</w:t>
            </w:r>
          </w:p>
        </w:tc>
      </w:tr>
      <w:tr w:rsidR="00814F18" w:rsidRPr="00023E3E" w14:paraId="29A4F061" w14:textId="77777777" w:rsidTr="004E6723">
        <w:trPr>
          <w:trHeight w:val="454"/>
        </w:trPr>
        <w:tc>
          <w:tcPr>
            <w:tcW w:w="9021" w:type="dxa"/>
            <w:gridSpan w:val="4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023E3E" w:rsidRDefault="00814F18" w:rsidP="00B5178D">
            <w:pPr>
              <w:rPr>
                <w:rFonts w:ascii="Georgia" w:hAnsi="Georgia"/>
                <w:b/>
                <w:smallCaps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61" w:type="dxa"/>
            <w:vAlign w:val="bottom"/>
          </w:tcPr>
          <w:p w14:paraId="70C0A5C8" w14:textId="55255D3D" w:rsidR="00814F18" w:rsidRPr="00023E3E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023E3E" w14:paraId="7E507145" w14:textId="77777777" w:rsidTr="004E6723">
        <w:trPr>
          <w:gridAfter w:val="1"/>
          <w:wAfter w:w="61" w:type="dxa"/>
          <w:trHeight w:val="624"/>
        </w:trPr>
        <w:tc>
          <w:tcPr>
            <w:tcW w:w="2078" w:type="dxa"/>
            <w:vAlign w:val="bottom"/>
          </w:tcPr>
          <w:p w14:paraId="37A6837E" w14:textId="77777777" w:rsidR="007966F0" w:rsidRPr="00023E3E" w:rsidRDefault="007966F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Adresse:</w:t>
            </w:r>
            <w:r w:rsidR="00723643" w:rsidRPr="00023E3E">
              <w:rPr>
                <w:rFonts w:ascii="Georgia" w:hAnsi="Georgia"/>
              </w:rPr>
              <w:br/>
            </w:r>
          </w:p>
        </w:tc>
        <w:tc>
          <w:tcPr>
            <w:tcW w:w="4552" w:type="dxa"/>
            <w:vAlign w:val="bottom"/>
          </w:tcPr>
          <w:p w14:paraId="24F11791" w14:textId="14D215D7" w:rsidR="00EB5816" w:rsidRPr="00023E3E" w:rsidRDefault="008E3EE0" w:rsidP="008E3EE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Georgia" w:hAnsi="Georgia" w:cs="Georgia"/>
                <w:color w:val="000000"/>
              </w:rPr>
            </w:pPr>
            <w:r w:rsidRPr="00023E3E">
              <w:rPr>
                <w:rFonts w:ascii="Georgia" w:hAnsi="Georgia" w:cs="Georgia"/>
                <w:color w:val="000000"/>
              </w:rPr>
              <w:t>Bauerstraße 21</w:t>
            </w:r>
            <w:r w:rsidR="00EB5816" w:rsidRPr="00023E3E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2F2EC4BB" w:rsidR="007966F0" w:rsidRPr="00023E3E" w:rsidRDefault="008E3EE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80796 München</w:t>
            </w:r>
          </w:p>
        </w:tc>
        <w:tc>
          <w:tcPr>
            <w:tcW w:w="2391" w:type="dxa"/>
            <w:gridSpan w:val="2"/>
          </w:tcPr>
          <w:p w14:paraId="0AD090D2" w14:textId="234DDDAA" w:rsidR="007966F0" w:rsidRPr="00023E3E" w:rsidRDefault="007966F0">
            <w:pPr>
              <w:rPr>
                <w:rFonts w:ascii="Georgia" w:hAnsi="Georgia"/>
              </w:rPr>
            </w:pPr>
          </w:p>
        </w:tc>
      </w:tr>
      <w:tr w:rsidR="00C018E4" w:rsidRPr="00023E3E" w14:paraId="18EF21B5" w14:textId="77777777" w:rsidTr="004E6723">
        <w:trPr>
          <w:gridAfter w:val="1"/>
          <w:wAfter w:w="61" w:type="dxa"/>
          <w:trHeight w:val="340"/>
        </w:trPr>
        <w:tc>
          <w:tcPr>
            <w:tcW w:w="2078" w:type="dxa"/>
            <w:vAlign w:val="bottom"/>
          </w:tcPr>
          <w:p w14:paraId="6F1671FA" w14:textId="77777777" w:rsidR="007966F0" w:rsidRPr="00023E3E" w:rsidRDefault="007966F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E-Mail:</w:t>
            </w:r>
          </w:p>
        </w:tc>
        <w:tc>
          <w:tcPr>
            <w:tcW w:w="4552" w:type="dxa"/>
            <w:vAlign w:val="bottom"/>
          </w:tcPr>
          <w:p w14:paraId="4B1F8539" w14:textId="619E00ED" w:rsidR="007966F0" w:rsidRPr="00023E3E" w:rsidRDefault="008E3EE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wahl.simon03@gmail.com</w:t>
            </w:r>
          </w:p>
        </w:tc>
        <w:tc>
          <w:tcPr>
            <w:tcW w:w="2391" w:type="dxa"/>
            <w:gridSpan w:val="2"/>
          </w:tcPr>
          <w:p w14:paraId="1346A9DC" w14:textId="77777777" w:rsidR="007966F0" w:rsidRPr="00023E3E" w:rsidRDefault="007966F0">
            <w:pPr>
              <w:rPr>
                <w:rFonts w:ascii="Georgia" w:hAnsi="Georgia"/>
              </w:rPr>
            </w:pPr>
          </w:p>
        </w:tc>
      </w:tr>
      <w:tr w:rsidR="00C018E4" w:rsidRPr="00023E3E" w14:paraId="75FC1235" w14:textId="77777777" w:rsidTr="004E6723">
        <w:trPr>
          <w:gridAfter w:val="1"/>
          <w:wAfter w:w="61" w:type="dxa"/>
          <w:trHeight w:val="340"/>
        </w:trPr>
        <w:tc>
          <w:tcPr>
            <w:tcW w:w="2078" w:type="dxa"/>
            <w:vAlign w:val="bottom"/>
          </w:tcPr>
          <w:p w14:paraId="28ECECDB" w14:textId="77777777" w:rsidR="007966F0" w:rsidRPr="00023E3E" w:rsidRDefault="007966F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Mobil:</w:t>
            </w:r>
          </w:p>
        </w:tc>
        <w:tc>
          <w:tcPr>
            <w:tcW w:w="4552" w:type="dxa"/>
            <w:vAlign w:val="bottom"/>
          </w:tcPr>
          <w:p w14:paraId="244747B4" w14:textId="372E672E" w:rsidR="007966F0" w:rsidRPr="00023E3E" w:rsidRDefault="00FA02C7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 xml:space="preserve">+49 </w:t>
            </w:r>
            <w:r w:rsidR="008E3EE0" w:rsidRPr="00023E3E">
              <w:rPr>
                <w:rFonts w:ascii="Georgia" w:hAnsi="Georgia" w:cs="Georgia"/>
                <w:color w:val="000000"/>
              </w:rPr>
              <w:t>15737960388</w:t>
            </w:r>
          </w:p>
        </w:tc>
        <w:tc>
          <w:tcPr>
            <w:tcW w:w="2391" w:type="dxa"/>
            <w:gridSpan w:val="2"/>
          </w:tcPr>
          <w:p w14:paraId="5D969C6E" w14:textId="77777777" w:rsidR="007966F0" w:rsidRPr="00023E3E" w:rsidRDefault="007966F0">
            <w:pPr>
              <w:rPr>
                <w:rFonts w:ascii="Georgia" w:hAnsi="Georgia"/>
              </w:rPr>
            </w:pPr>
          </w:p>
        </w:tc>
      </w:tr>
      <w:tr w:rsidR="00C018E4" w:rsidRPr="00023E3E" w14:paraId="49C9E9C3" w14:textId="77777777" w:rsidTr="004E6723">
        <w:trPr>
          <w:gridAfter w:val="1"/>
          <w:wAfter w:w="61" w:type="dxa"/>
          <w:trHeight w:val="340"/>
        </w:trPr>
        <w:tc>
          <w:tcPr>
            <w:tcW w:w="2078" w:type="dxa"/>
            <w:vAlign w:val="bottom"/>
          </w:tcPr>
          <w:p w14:paraId="62536AD2" w14:textId="77777777" w:rsidR="007966F0" w:rsidRPr="00023E3E" w:rsidRDefault="007966F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552" w:type="dxa"/>
            <w:vAlign w:val="bottom"/>
          </w:tcPr>
          <w:p w14:paraId="3535E5F6" w14:textId="527EEB5C" w:rsidR="007966F0" w:rsidRPr="00023E3E" w:rsidRDefault="008E3EE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06.11.2003 in Kirchheim (Teck)</w:t>
            </w:r>
          </w:p>
        </w:tc>
        <w:tc>
          <w:tcPr>
            <w:tcW w:w="2391" w:type="dxa"/>
            <w:gridSpan w:val="2"/>
          </w:tcPr>
          <w:p w14:paraId="6FC3E8E1" w14:textId="77777777" w:rsidR="007966F0" w:rsidRPr="00023E3E" w:rsidRDefault="007966F0">
            <w:pPr>
              <w:rPr>
                <w:rFonts w:ascii="Georgia" w:hAnsi="Georgia"/>
              </w:rPr>
            </w:pPr>
          </w:p>
        </w:tc>
      </w:tr>
      <w:tr w:rsidR="002508C2" w:rsidRPr="00023E3E" w14:paraId="0FCADE56" w14:textId="77777777" w:rsidTr="004E6723">
        <w:trPr>
          <w:gridAfter w:val="1"/>
          <w:wAfter w:w="61" w:type="dxa"/>
          <w:trHeight w:val="510"/>
        </w:trPr>
        <w:tc>
          <w:tcPr>
            <w:tcW w:w="9021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023E3E" w:rsidRDefault="002508C2" w:rsidP="00B5178D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:rsidRPr="00023E3E" w14:paraId="7D1DEBF7" w14:textId="77777777" w:rsidTr="00CA4C90">
        <w:tblPrEx>
          <w:tblW w:w="908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" w:author="David Döbele" w:date="2023-10-03T21:12:00Z">
            <w:tblPrEx>
              <w:tblW w:w="90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1" w:type="dxa"/>
          <w:trHeight w:val="397"/>
          <w:trPrChange w:id="2" w:author="David Döbele" w:date="2023-10-03T21:12:00Z">
            <w:trPr>
              <w:gridAfter w:val="1"/>
              <w:wAfter w:w="61" w:type="dxa"/>
              <w:trHeight w:val="737"/>
            </w:trPr>
          </w:trPrChange>
        </w:trPr>
        <w:tc>
          <w:tcPr>
            <w:tcW w:w="2078" w:type="dxa"/>
            <w:tcBorders>
              <w:top w:val="single" w:sz="4" w:space="0" w:color="auto"/>
            </w:tcBorders>
            <w:vAlign w:val="bottom"/>
            <w:tcPrChange w:id="3" w:author="David Döbele" w:date="2023-10-03T21:12:00Z">
              <w:tcPr>
                <w:tcW w:w="2078" w:type="dxa"/>
                <w:tcBorders>
                  <w:top w:val="single" w:sz="4" w:space="0" w:color="auto"/>
                </w:tcBorders>
                <w:vAlign w:val="center"/>
              </w:tcPr>
            </w:tcPrChange>
          </w:tcPr>
          <w:p w14:paraId="74C0312D" w14:textId="5A84E7EF" w:rsidR="007C6A3C" w:rsidRPr="00023E3E" w:rsidRDefault="009C44D6" w:rsidP="002329EB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10</w:t>
            </w:r>
            <w:ins w:id="4" w:author="David Döbele" w:date="2023-10-03T21:11:00Z">
              <w:r w:rsidR="002329EB">
                <w:rPr>
                  <w:rFonts w:ascii="Georgia" w:hAnsi="Georgia"/>
                </w:rPr>
                <w:t>/</w:t>
              </w:r>
            </w:ins>
            <w:del w:id="5" w:author="David Döbele" w:date="2023-10-03T21:11:00Z">
              <w:r w:rsidRPr="00023E3E" w:rsidDel="002329EB">
                <w:rPr>
                  <w:rFonts w:ascii="Georgia" w:hAnsi="Georgia"/>
                </w:rPr>
                <w:delText>.</w:delText>
              </w:r>
            </w:del>
            <w:r w:rsidRPr="00023E3E">
              <w:rPr>
                <w:rFonts w:ascii="Georgia" w:hAnsi="Georgia"/>
              </w:rPr>
              <w:t>2023</w:t>
            </w:r>
            <w:ins w:id="6" w:author="David Döbele" w:date="2023-10-03T21:11:00Z">
              <w:r w:rsidR="002329EB">
                <w:rPr>
                  <w:rFonts w:ascii="Georgia" w:hAnsi="Georgia"/>
                </w:rPr>
                <w:t xml:space="preserve"> </w:t>
              </w:r>
            </w:ins>
            <w:del w:id="7" w:author="David Döbele" w:date="2023-10-03T21:11:00Z">
              <w:r w:rsidR="00361353" w:rsidRPr="00023E3E" w:rsidDel="002329EB">
                <w:rPr>
                  <w:rFonts w:ascii="Georgia" w:hAnsi="Georgia"/>
                </w:rPr>
                <w:delText>-</w:delText>
              </w:r>
            </w:del>
            <w:ins w:id="8" w:author="David Döbele" w:date="2023-10-03T21:11:00Z">
              <w:r w:rsidR="002329EB">
                <w:rPr>
                  <w:rFonts w:ascii="Georgia" w:hAnsi="Georgia"/>
                </w:rPr>
                <w:t>–</w:t>
              </w:r>
            </w:ins>
            <w:r w:rsidR="00D2169C" w:rsidRPr="00023E3E">
              <w:rPr>
                <w:rFonts w:ascii="Georgia" w:hAnsi="Georgia"/>
              </w:rPr>
              <w:t xml:space="preserve"> </w:t>
            </w:r>
            <w:r w:rsidR="00361353" w:rsidRPr="00023E3E">
              <w:rPr>
                <w:rFonts w:ascii="Georgia" w:hAnsi="Georgia"/>
              </w:rPr>
              <w:t>heute</w:t>
            </w:r>
            <w:del w:id="9" w:author="David Döbele" w:date="2023-10-03T21:09:00Z">
              <w:r w:rsidR="008454F5" w:rsidRPr="00023E3E" w:rsidDel="002329EB">
                <w:rPr>
                  <w:rFonts w:ascii="Georgia" w:hAnsi="Georgia"/>
                </w:rPr>
                <w:br/>
              </w:r>
            </w:del>
          </w:p>
        </w:tc>
        <w:tc>
          <w:tcPr>
            <w:tcW w:w="5435" w:type="dxa"/>
            <w:gridSpan w:val="2"/>
            <w:tcBorders>
              <w:top w:val="single" w:sz="4" w:space="0" w:color="auto"/>
            </w:tcBorders>
            <w:vAlign w:val="bottom"/>
            <w:tcPrChange w:id="10" w:author="David Döbele" w:date="2023-10-03T21:12:00Z">
              <w:tcPr>
                <w:tcW w:w="4552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1C9D3F35" w:rsidR="007C6A3C" w:rsidRPr="00023E3E" w:rsidRDefault="008E3EE0" w:rsidP="002329EB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023E3E">
              <w:rPr>
                <w:rFonts w:ascii="Georgia" w:hAnsi="Georgia"/>
                <w:b/>
                <w:smallCaps/>
                <w:sz w:val="28"/>
                <w:szCs w:val="28"/>
              </w:rPr>
              <w:t xml:space="preserve">Technische Universität </w:t>
            </w:r>
            <w:r w:rsidR="009C44D6" w:rsidRPr="00023E3E">
              <w:rPr>
                <w:rFonts w:ascii="Georgia" w:hAnsi="Georgia"/>
                <w:b/>
                <w:smallCaps/>
                <w:sz w:val="28"/>
                <w:szCs w:val="28"/>
              </w:rPr>
              <w:t>M</w:t>
            </w:r>
            <w:r w:rsidRPr="00023E3E">
              <w:rPr>
                <w:rFonts w:ascii="Georgia" w:hAnsi="Georgia"/>
                <w:b/>
                <w:smallCaps/>
                <w:sz w:val="28"/>
                <w:szCs w:val="28"/>
              </w:rPr>
              <w:t>ünchen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vAlign w:val="bottom"/>
            <w:tcPrChange w:id="11" w:author="David Döbele" w:date="2023-10-03T21:12:00Z">
              <w:tcPr>
                <w:tcW w:w="239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2031A23" w14:textId="08E084D2" w:rsidR="007C6A3C" w:rsidDel="002329EB" w:rsidRDefault="008E3EE0" w:rsidP="002329EB">
            <w:pPr>
              <w:jc w:val="right"/>
              <w:rPr>
                <w:del w:id="12" w:author="David Döbele" w:date="2023-10-03T21:10:00Z"/>
                <w:rFonts w:ascii="Georgia" w:hAnsi="Georgia"/>
                <w:i/>
                <w:smallCaps/>
                <w:sz w:val="28"/>
                <w:szCs w:val="28"/>
              </w:rPr>
              <w:pPrChange w:id="13" w:author="David Döbele" w:date="2023-10-03T21:10:00Z">
                <w:pPr>
                  <w:jc w:val="right"/>
                </w:pPr>
              </w:pPrChange>
            </w:pPr>
            <w:r w:rsidRPr="00023E3E">
              <w:rPr>
                <w:rFonts w:ascii="Georgia" w:hAnsi="Georgia"/>
                <w:i/>
                <w:smallCaps/>
                <w:sz w:val="28"/>
                <w:szCs w:val="28"/>
              </w:rPr>
              <w:t>München</w:t>
            </w:r>
          </w:p>
          <w:p w14:paraId="7C845E2D" w14:textId="29F185A9" w:rsidR="00E13648" w:rsidRPr="00023E3E" w:rsidRDefault="00E13648" w:rsidP="002329EB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>
              <w:rPr>
                <w:rFonts w:ascii="Georgia" w:hAnsi="Georgia"/>
                <w:i/>
                <w:smallCaps/>
                <w:sz w:val="28"/>
                <w:szCs w:val="28"/>
              </w:rPr>
              <w:t xml:space="preserve"> </w:t>
            </w:r>
          </w:p>
        </w:tc>
      </w:tr>
      <w:tr w:rsidR="00C018E4" w:rsidRPr="00023E3E" w14:paraId="61E5D482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7FF25A3D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419A9228" w14:textId="4EAB93D5" w:rsidR="00372F7B" w:rsidRPr="00023E3E" w:rsidRDefault="002329EB">
            <w:pPr>
              <w:rPr>
                <w:rFonts w:ascii="Georgia" w:hAnsi="Georgia"/>
              </w:rPr>
            </w:pPr>
            <w:ins w:id="14" w:author="David Döbele" w:date="2023-10-03T21:11:00Z">
              <w:r>
                <w:rPr>
                  <w:rFonts w:ascii="Georgia" w:hAnsi="Georgia"/>
                </w:rPr>
                <w:t xml:space="preserve">B.Sc. in </w:t>
              </w:r>
            </w:ins>
            <w:r w:rsidR="009C44D6" w:rsidRPr="00023E3E">
              <w:rPr>
                <w:rFonts w:ascii="Georgia" w:hAnsi="Georgia"/>
              </w:rPr>
              <w:t>Wirtschaftsinformatik</w:t>
            </w:r>
          </w:p>
        </w:tc>
      </w:tr>
      <w:tr w:rsidR="00C018E4" w:rsidRPr="00023E3E" w:rsidDel="002329EB" w14:paraId="7EABE9F1" w14:textId="7F0D03D2" w:rsidTr="004E6723">
        <w:trPr>
          <w:gridAfter w:val="1"/>
          <w:wAfter w:w="61" w:type="dxa"/>
          <w:del w:id="15" w:author="David Döbele" w:date="2023-10-03T21:11:00Z"/>
        </w:trPr>
        <w:tc>
          <w:tcPr>
            <w:tcW w:w="2078" w:type="dxa"/>
          </w:tcPr>
          <w:p w14:paraId="4916601C" w14:textId="2B697AB1" w:rsidR="00723643" w:rsidRPr="00023E3E" w:rsidDel="002329EB" w:rsidRDefault="00723643">
            <w:pPr>
              <w:rPr>
                <w:del w:id="16" w:author="David Döbele" w:date="2023-10-03T21:11:00Z"/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7A71E6B0" w14:textId="4A356FC0" w:rsidR="00723643" w:rsidRPr="00316C9D" w:rsidDel="002329EB" w:rsidRDefault="009C44D6" w:rsidP="00723643">
            <w:pPr>
              <w:pStyle w:val="Listenabsatz"/>
              <w:numPr>
                <w:ilvl w:val="0"/>
                <w:numId w:val="2"/>
              </w:numPr>
              <w:rPr>
                <w:del w:id="17" w:author="David Döbele" w:date="2023-10-03T21:11:00Z"/>
                <w:rFonts w:ascii="Georgia" w:hAnsi="Georgia"/>
                <w:i/>
                <w:iCs/>
              </w:rPr>
            </w:pPr>
            <w:del w:id="18" w:author="David Döbele" w:date="2023-10-03T21:11:00Z">
              <w:r w:rsidRPr="00316C9D" w:rsidDel="002329EB">
                <w:rPr>
                  <w:rFonts w:ascii="Georgia" w:hAnsi="Georgia"/>
                  <w:i/>
                  <w:iCs/>
                </w:rPr>
                <w:delText xml:space="preserve">Angestrebt wird der Bachelor of Science </w:delText>
              </w:r>
            </w:del>
          </w:p>
        </w:tc>
      </w:tr>
      <w:tr w:rsidR="00C018E4" w:rsidRPr="00023E3E" w14:paraId="013361E1" w14:textId="77777777" w:rsidTr="002329EB">
        <w:tblPrEx>
          <w:tblW w:w="908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9" w:author="David Döbele" w:date="2023-10-03T21:11:00Z">
            <w:tblPrEx>
              <w:tblW w:w="90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1" w:type="dxa"/>
          <w:trHeight w:val="397"/>
          <w:trPrChange w:id="20" w:author="David Döbele" w:date="2023-10-03T21:11:00Z">
            <w:trPr>
              <w:gridAfter w:val="1"/>
              <w:wAfter w:w="61" w:type="dxa"/>
              <w:trHeight w:val="397"/>
            </w:trPr>
          </w:trPrChange>
        </w:trPr>
        <w:tc>
          <w:tcPr>
            <w:tcW w:w="2078" w:type="dxa"/>
            <w:vAlign w:val="bottom"/>
            <w:tcPrChange w:id="21" w:author="David Döbele" w:date="2023-10-03T21:11:00Z">
              <w:tcPr>
                <w:tcW w:w="2078" w:type="dxa"/>
                <w:vAlign w:val="center"/>
              </w:tcPr>
            </w:tcPrChange>
          </w:tcPr>
          <w:p w14:paraId="6C65D3AA" w14:textId="3FD79372" w:rsidR="007C6A3C" w:rsidRPr="00023E3E" w:rsidRDefault="007C6A3C" w:rsidP="002329EB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09/201</w:t>
            </w:r>
            <w:r w:rsidR="009C44D6" w:rsidRPr="00023E3E">
              <w:rPr>
                <w:rFonts w:ascii="Georgia" w:hAnsi="Georgia"/>
              </w:rPr>
              <w:t>5</w:t>
            </w:r>
            <w:r w:rsidRPr="00023E3E">
              <w:rPr>
                <w:rFonts w:ascii="Georgia" w:hAnsi="Georgia"/>
              </w:rPr>
              <w:t xml:space="preserve"> – 0</w:t>
            </w:r>
            <w:r w:rsidR="009C44D6" w:rsidRPr="00023E3E">
              <w:rPr>
                <w:rFonts w:ascii="Georgia" w:hAnsi="Georgia"/>
              </w:rPr>
              <w:t>7</w:t>
            </w:r>
            <w:r w:rsidRPr="00023E3E">
              <w:rPr>
                <w:rFonts w:ascii="Georgia" w:hAnsi="Georgia"/>
              </w:rPr>
              <w:t>/20</w:t>
            </w:r>
            <w:r w:rsidR="009C44D6" w:rsidRPr="00023E3E">
              <w:rPr>
                <w:rFonts w:ascii="Georgia" w:hAnsi="Georgia"/>
              </w:rPr>
              <w:t>23</w:t>
            </w:r>
          </w:p>
        </w:tc>
        <w:tc>
          <w:tcPr>
            <w:tcW w:w="4552" w:type="dxa"/>
            <w:vAlign w:val="bottom"/>
            <w:tcPrChange w:id="22" w:author="David Döbele" w:date="2023-10-03T21:11:00Z">
              <w:tcPr>
                <w:tcW w:w="4552" w:type="dxa"/>
                <w:vAlign w:val="bottom"/>
              </w:tcPr>
            </w:tcPrChange>
          </w:tcPr>
          <w:p w14:paraId="197620E3" w14:textId="21F5E200" w:rsidR="007C6A3C" w:rsidRPr="00023E3E" w:rsidRDefault="009C44D6" w:rsidP="00723643">
            <w:pPr>
              <w:rPr>
                <w:rFonts w:ascii="Georgia" w:hAnsi="Georgia"/>
                <w:b/>
                <w:bCs/>
                <w:sz w:val="28"/>
              </w:rPr>
            </w:pPr>
            <w:r w:rsidRPr="002329EB">
              <w:rPr>
                <w:rFonts w:ascii="Georgia" w:hAnsi="Georgia"/>
                <w:b/>
                <w:smallCaps/>
                <w:sz w:val="28"/>
                <w:szCs w:val="28"/>
                <w:rPrChange w:id="23" w:author="David Döbele" w:date="2023-10-03T21:10:00Z">
                  <w:rPr>
                    <w:rFonts w:ascii="Georgia" w:hAnsi="Georgia"/>
                    <w:b/>
                    <w:bCs/>
                    <w:sz w:val="28"/>
                  </w:rPr>
                </w:rPrChange>
              </w:rPr>
              <w:t>Gymnasium Plochingen</w:t>
            </w:r>
          </w:p>
        </w:tc>
        <w:tc>
          <w:tcPr>
            <w:tcW w:w="2391" w:type="dxa"/>
            <w:gridSpan w:val="2"/>
            <w:vAlign w:val="bottom"/>
            <w:tcPrChange w:id="24" w:author="David Döbele" w:date="2023-10-03T21:11:00Z">
              <w:tcPr>
                <w:tcW w:w="2391" w:type="dxa"/>
                <w:vAlign w:val="bottom"/>
              </w:tcPr>
            </w:tcPrChange>
          </w:tcPr>
          <w:p w14:paraId="63D86F51" w14:textId="2C112B00" w:rsidR="007C6A3C" w:rsidRPr="00023E3E" w:rsidRDefault="009C44D6" w:rsidP="00723643">
            <w:pPr>
              <w:jc w:val="right"/>
              <w:rPr>
                <w:rFonts w:ascii="Georgia" w:hAnsi="Georgia"/>
                <w:i/>
                <w:iCs/>
                <w:sz w:val="28"/>
                <w:szCs w:val="28"/>
              </w:rPr>
            </w:pPr>
            <w:r w:rsidRPr="002329EB">
              <w:rPr>
                <w:rFonts w:ascii="Georgia" w:hAnsi="Georgia"/>
                <w:i/>
                <w:smallCaps/>
                <w:sz w:val="28"/>
                <w:szCs w:val="28"/>
                <w:rPrChange w:id="25" w:author="David Döbele" w:date="2023-10-03T21:10:00Z">
                  <w:rPr>
                    <w:rFonts w:ascii="Georgia" w:hAnsi="Georgia"/>
                    <w:i/>
                    <w:iCs/>
                    <w:sz w:val="28"/>
                    <w:szCs w:val="28"/>
                  </w:rPr>
                </w:rPrChange>
              </w:rPr>
              <w:t>Plochingen</w:t>
            </w:r>
          </w:p>
        </w:tc>
      </w:tr>
      <w:tr w:rsidR="00C018E4" w:rsidRPr="00023E3E" w14:paraId="62632213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2B3E93FC" w14:textId="77777777" w:rsidR="007C6A3C" w:rsidRPr="00023E3E" w:rsidRDefault="007C6A3C">
            <w:pPr>
              <w:rPr>
                <w:rFonts w:ascii="Georgia" w:hAnsi="Georgia"/>
              </w:rPr>
            </w:pPr>
          </w:p>
        </w:tc>
        <w:tc>
          <w:tcPr>
            <w:tcW w:w="4552" w:type="dxa"/>
          </w:tcPr>
          <w:p w14:paraId="1ABFFA93" w14:textId="71E5ACE7" w:rsidR="007C6A3C" w:rsidRPr="00023E3E" w:rsidRDefault="009C44D6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Allgemeine Hochschulreife</w:t>
            </w:r>
            <w:r w:rsidR="00372F7B" w:rsidRPr="00023E3E">
              <w:rPr>
                <w:rFonts w:ascii="Georgia" w:hAnsi="Georgia"/>
              </w:rPr>
              <w:t xml:space="preserve"> (Note: </w:t>
            </w:r>
            <w:r w:rsidRPr="00023E3E">
              <w:rPr>
                <w:rFonts w:ascii="Georgia" w:hAnsi="Georgia"/>
              </w:rPr>
              <w:t>1</w:t>
            </w:r>
            <w:r w:rsidR="00372F7B" w:rsidRPr="00023E3E">
              <w:rPr>
                <w:rFonts w:ascii="Georgia" w:hAnsi="Georgia"/>
              </w:rPr>
              <w:t>,</w:t>
            </w:r>
            <w:r w:rsidRPr="00023E3E">
              <w:rPr>
                <w:rFonts w:ascii="Georgia" w:hAnsi="Georgia"/>
              </w:rPr>
              <w:t>9</w:t>
            </w:r>
            <w:r w:rsidR="00372F7B" w:rsidRPr="00023E3E">
              <w:rPr>
                <w:rFonts w:ascii="Georgia" w:hAnsi="Georgia"/>
              </w:rPr>
              <w:t>)</w:t>
            </w:r>
          </w:p>
        </w:tc>
        <w:tc>
          <w:tcPr>
            <w:tcW w:w="2391" w:type="dxa"/>
            <w:gridSpan w:val="2"/>
          </w:tcPr>
          <w:p w14:paraId="51FC9814" w14:textId="77777777" w:rsidR="007C6A3C" w:rsidRPr="00023E3E" w:rsidRDefault="007C6A3C">
            <w:pPr>
              <w:rPr>
                <w:rFonts w:ascii="Georgia" w:hAnsi="Georgia"/>
              </w:rPr>
            </w:pPr>
          </w:p>
        </w:tc>
      </w:tr>
      <w:tr w:rsidR="002508C2" w:rsidRPr="00023E3E" w14:paraId="3A2665B3" w14:textId="77777777" w:rsidTr="004E6723">
        <w:trPr>
          <w:gridAfter w:val="1"/>
          <w:wAfter w:w="61" w:type="dxa"/>
          <w:trHeight w:val="510"/>
        </w:trPr>
        <w:tc>
          <w:tcPr>
            <w:tcW w:w="9021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023E3E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023E3E" w14:paraId="127C64E2" w14:textId="77777777" w:rsidTr="002329EB">
        <w:tblPrEx>
          <w:tblW w:w="908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26" w:author="David Döbele" w:date="2023-10-03T21:11:00Z">
            <w:tblPrEx>
              <w:tblW w:w="90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1" w:type="dxa"/>
          <w:trHeight w:val="397"/>
          <w:trPrChange w:id="27" w:author="David Döbele" w:date="2023-10-03T21:11:00Z">
            <w:trPr>
              <w:gridAfter w:val="1"/>
              <w:wAfter w:w="61" w:type="dxa"/>
              <w:trHeight w:val="397"/>
            </w:trPr>
          </w:trPrChange>
        </w:trPr>
        <w:tc>
          <w:tcPr>
            <w:tcW w:w="2078" w:type="dxa"/>
            <w:tcBorders>
              <w:top w:val="single" w:sz="4" w:space="0" w:color="auto"/>
            </w:tcBorders>
            <w:vAlign w:val="bottom"/>
            <w:tcPrChange w:id="28" w:author="David Döbele" w:date="2023-10-03T21:11:00Z">
              <w:tcPr>
                <w:tcW w:w="2078" w:type="dxa"/>
                <w:tcBorders>
                  <w:top w:val="single" w:sz="4" w:space="0" w:color="auto"/>
                </w:tcBorders>
                <w:vAlign w:val="center"/>
              </w:tcPr>
            </w:tcPrChange>
          </w:tcPr>
          <w:p w14:paraId="6E186548" w14:textId="5BAE9E06" w:rsidR="007C6A3C" w:rsidRPr="00023E3E" w:rsidRDefault="00372F7B" w:rsidP="002329EB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02/201</w:t>
            </w:r>
            <w:r w:rsidR="008454F5" w:rsidRPr="00023E3E">
              <w:rPr>
                <w:rFonts w:ascii="Georgia" w:hAnsi="Georgia" w:cs="Georgia"/>
                <w:color w:val="000000"/>
              </w:rPr>
              <w:t>8</w:t>
            </w:r>
            <w:r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023E3E">
              <w:rPr>
                <w:rFonts w:ascii="Georgia" w:hAnsi="Georgia" w:cs="Georgia"/>
                <w:color w:val="000000"/>
              </w:rPr>
              <w:t>–</w:t>
            </w:r>
            <w:r w:rsidRPr="00023E3E">
              <w:rPr>
                <w:rFonts w:ascii="Georgia" w:hAnsi="Georgia" w:cs="Georgia"/>
                <w:color w:val="000000"/>
              </w:rPr>
              <w:t xml:space="preserve"> 03/201</w:t>
            </w:r>
            <w:r w:rsidR="008454F5" w:rsidRPr="00023E3E">
              <w:rPr>
                <w:rFonts w:ascii="Georgia" w:hAnsi="Georgia" w:cs="Georgia"/>
                <w:color w:val="000000"/>
              </w:rPr>
              <w:t>9</w:t>
            </w:r>
          </w:p>
        </w:tc>
        <w:tc>
          <w:tcPr>
            <w:tcW w:w="4552" w:type="dxa"/>
            <w:tcBorders>
              <w:top w:val="single" w:sz="4" w:space="0" w:color="auto"/>
            </w:tcBorders>
            <w:vAlign w:val="bottom"/>
            <w:tcPrChange w:id="29" w:author="David Döbele" w:date="2023-10-03T21:11:00Z">
              <w:tcPr>
                <w:tcW w:w="4552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358D610F" w:rsidR="007C6A3C" w:rsidRPr="00023E3E" w:rsidRDefault="009C44D6" w:rsidP="00723643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  <w:b/>
                <w:smallCaps/>
                <w:sz w:val="28"/>
              </w:rPr>
              <w:t>Echo Anzeigenblatt GMBH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</w:tcBorders>
            <w:vAlign w:val="bottom"/>
            <w:tcPrChange w:id="30" w:author="David Döbele" w:date="2023-10-03T21:11:00Z">
              <w:tcPr>
                <w:tcW w:w="239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58B2FF18" w:rsidR="007C6A3C" w:rsidRPr="00023E3E" w:rsidRDefault="008454F5" w:rsidP="00723643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23E3E">
              <w:rPr>
                <w:rFonts w:ascii="Georgia" w:hAnsi="Georgia"/>
                <w:i/>
                <w:smallCaps/>
                <w:sz w:val="28"/>
              </w:rPr>
              <w:t>Reichenbach(Fils)</w:t>
            </w:r>
          </w:p>
        </w:tc>
      </w:tr>
      <w:tr w:rsidR="00C018E4" w:rsidRPr="00023E3E" w14:paraId="335D84E9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4936F65C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0475B997" w14:textId="0AC81B0C" w:rsidR="00372F7B" w:rsidRPr="00023E3E" w:rsidRDefault="002329EB">
            <w:pPr>
              <w:rPr>
                <w:rFonts w:ascii="Georgia" w:hAnsi="Georgia"/>
              </w:rPr>
            </w:pPr>
            <w:ins w:id="31" w:author="David Döbele" w:date="2023-10-03T21:11:00Z">
              <w:r>
                <w:rPr>
                  <w:rFonts w:ascii="Georgia" w:hAnsi="Georgia"/>
                </w:rPr>
                <w:t xml:space="preserve">Zusteller einer </w:t>
              </w:r>
            </w:ins>
            <w:del w:id="32" w:author="David Döbele" w:date="2023-10-03T21:11:00Z">
              <w:r w:rsidR="00124B8D" w:rsidDel="002329EB">
                <w:rPr>
                  <w:rFonts w:ascii="Georgia" w:hAnsi="Georgia"/>
                </w:rPr>
                <w:delText>Medienverlag</w:delText>
              </w:r>
              <w:r w:rsidR="00373050" w:rsidDel="002329EB">
                <w:rPr>
                  <w:rFonts w:ascii="Georgia" w:hAnsi="Georgia"/>
                </w:rPr>
                <w:delText xml:space="preserve">, Herausgeber einer </w:delText>
              </w:r>
            </w:del>
            <w:r w:rsidR="00373050">
              <w:rPr>
                <w:rFonts w:ascii="Georgia" w:hAnsi="Georgia"/>
              </w:rPr>
              <w:t>Tageszeitung</w:t>
            </w:r>
          </w:p>
        </w:tc>
      </w:tr>
      <w:tr w:rsidR="00C018E4" w:rsidRPr="00023E3E" w14:paraId="54C3D64C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25C0BB2F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6DD9BA0F" w14:textId="7877C96B" w:rsidR="00372F7B" w:rsidRPr="002329EB" w:rsidRDefault="00E457D3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  <w:rPrChange w:id="33" w:author="David Döbele" w:date="2023-10-03T21:11:00Z">
                  <w:rPr>
                    <w:rFonts w:ascii="Georgia" w:hAnsi="Georgia"/>
                  </w:rPr>
                </w:rPrChange>
              </w:rPr>
            </w:pPr>
            <w:r w:rsidRPr="002329EB">
              <w:rPr>
                <w:rFonts w:ascii="Georgia" w:hAnsi="Georgia"/>
                <w:i/>
                <w:iCs/>
                <w:rPrChange w:id="34" w:author="David Döbele" w:date="2023-10-03T21:11:00Z">
                  <w:rPr>
                    <w:rFonts w:ascii="Georgia" w:hAnsi="Georgia"/>
                  </w:rPr>
                </w:rPrChange>
              </w:rPr>
              <w:t xml:space="preserve">Aus- und </w:t>
            </w:r>
            <w:r w:rsidR="009C44D6" w:rsidRPr="002329EB">
              <w:rPr>
                <w:rFonts w:ascii="Georgia" w:hAnsi="Georgia"/>
                <w:i/>
                <w:iCs/>
                <w:rPrChange w:id="35" w:author="David Döbele" w:date="2023-10-03T21:11:00Z">
                  <w:rPr>
                    <w:rFonts w:ascii="Georgia" w:hAnsi="Georgia"/>
                  </w:rPr>
                </w:rPrChange>
              </w:rPr>
              <w:t xml:space="preserve">Abpacken der </w:t>
            </w:r>
            <w:r w:rsidR="00040454" w:rsidRPr="002329EB">
              <w:rPr>
                <w:rFonts w:ascii="Georgia" w:hAnsi="Georgia"/>
                <w:i/>
                <w:iCs/>
                <w:rPrChange w:id="36" w:author="David Döbele" w:date="2023-10-03T21:11:00Z">
                  <w:rPr>
                    <w:rFonts w:ascii="Georgia" w:hAnsi="Georgia"/>
                  </w:rPr>
                </w:rPrChange>
              </w:rPr>
              <w:t xml:space="preserve">zuliefernden </w:t>
            </w:r>
            <w:r w:rsidR="009C44D6" w:rsidRPr="002329EB">
              <w:rPr>
                <w:rFonts w:ascii="Georgia" w:hAnsi="Georgia"/>
                <w:i/>
                <w:iCs/>
                <w:rPrChange w:id="37" w:author="David Döbele" w:date="2023-10-03T21:11:00Z">
                  <w:rPr>
                    <w:rFonts w:ascii="Georgia" w:hAnsi="Georgia"/>
                  </w:rPr>
                </w:rPrChange>
              </w:rPr>
              <w:t>Zeitung</w:t>
            </w:r>
          </w:p>
        </w:tc>
      </w:tr>
      <w:tr w:rsidR="00C018E4" w:rsidRPr="00023E3E" w14:paraId="5178A3D0" w14:textId="77777777" w:rsidTr="00F27504">
        <w:trPr>
          <w:gridAfter w:val="1"/>
          <w:wAfter w:w="61" w:type="dxa"/>
          <w:trHeight w:val="170"/>
        </w:trPr>
        <w:tc>
          <w:tcPr>
            <w:tcW w:w="2078" w:type="dxa"/>
          </w:tcPr>
          <w:p w14:paraId="02858F79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58DDD671" w14:textId="5EE2BFC9" w:rsidR="00372F7B" w:rsidRPr="00023E3E" w:rsidRDefault="005C375A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 xml:space="preserve">Selbständiges </w:t>
            </w:r>
            <w:ins w:id="38" w:author="David Döbele" w:date="2023-10-03T21:11:00Z">
              <w:r w:rsidR="002329EB">
                <w:rPr>
                  <w:rFonts w:ascii="Georgia" w:hAnsi="Georgia"/>
                  <w:i/>
                </w:rPr>
                <w:t>Z</w:t>
              </w:r>
            </w:ins>
            <w:del w:id="39" w:author="David Döbele" w:date="2023-10-03T21:11:00Z">
              <w:r w:rsidDel="002329EB">
                <w:rPr>
                  <w:rFonts w:ascii="Georgia" w:hAnsi="Georgia"/>
                  <w:i/>
                </w:rPr>
                <w:delText>z</w:delText>
              </w:r>
            </w:del>
            <w:r>
              <w:rPr>
                <w:rFonts w:ascii="Georgia" w:hAnsi="Georgia"/>
                <w:i/>
              </w:rPr>
              <w:t xml:space="preserve">ustellen </w:t>
            </w:r>
            <w:r w:rsidR="00040454">
              <w:rPr>
                <w:rFonts w:ascii="Georgia" w:hAnsi="Georgia"/>
                <w:i/>
              </w:rPr>
              <w:t>dieser</w:t>
            </w:r>
            <w:r w:rsidR="009C44D6" w:rsidRPr="00023E3E">
              <w:rPr>
                <w:rFonts w:ascii="Georgia" w:hAnsi="Georgia"/>
                <w:i/>
              </w:rPr>
              <w:t xml:space="preserve"> Zeitung</w:t>
            </w:r>
          </w:p>
        </w:tc>
      </w:tr>
      <w:tr w:rsidR="002508C2" w:rsidRPr="00023E3E" w14:paraId="5905F916" w14:textId="77777777" w:rsidTr="004E6723">
        <w:trPr>
          <w:gridAfter w:val="1"/>
          <w:wAfter w:w="61" w:type="dxa"/>
          <w:trHeight w:val="510"/>
        </w:trPr>
        <w:tc>
          <w:tcPr>
            <w:tcW w:w="9021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023E3E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:rsidRPr="00023E3E" w14:paraId="2479FE1D" w14:textId="77777777" w:rsidTr="002329EB">
        <w:tblPrEx>
          <w:tblW w:w="908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40" w:author="David Döbele" w:date="2023-10-03T21:10:00Z">
            <w:tblPrEx>
              <w:tblW w:w="90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1" w:type="dxa"/>
          <w:trHeight w:val="397"/>
          <w:trPrChange w:id="41" w:author="David Döbele" w:date="2023-10-03T21:10:00Z">
            <w:trPr>
              <w:gridAfter w:val="1"/>
              <w:wAfter w:w="61" w:type="dxa"/>
              <w:trHeight w:val="397"/>
            </w:trPr>
          </w:trPrChange>
        </w:trPr>
        <w:tc>
          <w:tcPr>
            <w:tcW w:w="2078" w:type="dxa"/>
            <w:tcBorders>
              <w:top w:val="single" w:sz="4" w:space="0" w:color="auto"/>
            </w:tcBorders>
            <w:vAlign w:val="bottom"/>
            <w:tcPrChange w:id="42" w:author="David Döbele" w:date="2023-10-03T21:10:00Z">
              <w:tcPr>
                <w:tcW w:w="2078" w:type="dxa"/>
                <w:tcBorders>
                  <w:top w:val="single" w:sz="4" w:space="0" w:color="auto"/>
                </w:tcBorders>
                <w:vAlign w:val="center"/>
              </w:tcPr>
            </w:tcPrChange>
          </w:tcPr>
          <w:p w14:paraId="5531A253" w14:textId="28D12F35" w:rsidR="007C6A3C" w:rsidRPr="00023E3E" w:rsidRDefault="008454F5" w:rsidP="002329EB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11</w:t>
            </w:r>
            <w:r w:rsidR="00372F7B" w:rsidRPr="00023E3E">
              <w:rPr>
                <w:rFonts w:ascii="Georgia" w:hAnsi="Georgia" w:cs="Georgia"/>
                <w:color w:val="000000"/>
              </w:rPr>
              <w:t>/201</w:t>
            </w:r>
            <w:r w:rsidRPr="00023E3E">
              <w:rPr>
                <w:rFonts w:ascii="Georgia" w:hAnsi="Georgia" w:cs="Georgia"/>
                <w:color w:val="000000"/>
              </w:rPr>
              <w:t>9</w:t>
            </w:r>
            <w:r w:rsidR="00372F7B"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023E3E">
              <w:rPr>
                <w:rFonts w:ascii="Georgia" w:hAnsi="Georgia" w:cs="Georgia"/>
                <w:color w:val="000000"/>
              </w:rPr>
              <w:t>–</w:t>
            </w:r>
            <w:r w:rsidR="00372F7B"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Pr="00023E3E">
              <w:rPr>
                <w:rFonts w:ascii="Georgia" w:hAnsi="Georgia" w:cs="Georgia"/>
                <w:color w:val="000000"/>
              </w:rPr>
              <w:t>11/2019</w:t>
            </w:r>
            <w:r w:rsidR="00814F18" w:rsidRPr="00023E3E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552" w:type="dxa"/>
            <w:tcBorders>
              <w:top w:val="single" w:sz="4" w:space="0" w:color="auto"/>
            </w:tcBorders>
            <w:vAlign w:val="bottom"/>
            <w:tcPrChange w:id="43" w:author="David Döbele" w:date="2023-10-03T21:10:00Z">
              <w:tcPr>
                <w:tcW w:w="4552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C2D221E" w14:textId="1128D9C4" w:rsidR="007C6A3C" w:rsidRPr="00023E3E" w:rsidRDefault="008454F5" w:rsidP="00723643">
            <w:pPr>
              <w:rPr>
                <w:rFonts w:ascii="Georgia" w:hAnsi="Georgia"/>
                <w:b/>
                <w:bCs/>
                <w:sz w:val="28"/>
              </w:rPr>
            </w:pPr>
            <w:proofErr w:type="spellStart"/>
            <w:r w:rsidRPr="002329EB">
              <w:rPr>
                <w:rFonts w:ascii="Georgia" w:hAnsi="Georgia"/>
                <w:b/>
                <w:smallCaps/>
                <w:sz w:val="28"/>
                <w:szCs w:val="28"/>
                <w:rPrChange w:id="44" w:author="David Döbele" w:date="2023-10-03T21:10:00Z">
                  <w:rPr>
                    <w:rFonts w:ascii="Georgia" w:hAnsi="Georgia"/>
                    <w:b/>
                    <w:bCs/>
                    <w:sz w:val="28"/>
                  </w:rPr>
                </w:rPrChange>
              </w:rPr>
              <w:t>Carisatt</w:t>
            </w:r>
            <w:proofErr w:type="spellEnd"/>
            <w:r w:rsidRPr="002329EB">
              <w:rPr>
                <w:rFonts w:ascii="Georgia" w:hAnsi="Georgia"/>
                <w:b/>
                <w:smallCaps/>
                <w:sz w:val="28"/>
                <w:szCs w:val="28"/>
                <w:rPrChange w:id="45" w:author="David Döbele" w:date="2023-10-03T21:10:00Z">
                  <w:rPr>
                    <w:rFonts w:ascii="Georgia" w:hAnsi="Georgia"/>
                    <w:b/>
                    <w:bCs/>
                    <w:sz w:val="28"/>
                  </w:rPr>
                </w:rPrChange>
              </w:rPr>
              <w:t xml:space="preserve"> Esslinger Tafel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</w:tcBorders>
            <w:vAlign w:val="bottom"/>
            <w:tcPrChange w:id="46" w:author="David Döbele" w:date="2023-10-03T21:10:00Z">
              <w:tcPr>
                <w:tcW w:w="239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A82BC2E" w14:textId="7A157EFD" w:rsidR="007C6A3C" w:rsidRPr="00023E3E" w:rsidRDefault="008454F5" w:rsidP="00372F7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23E3E">
              <w:rPr>
                <w:rFonts w:ascii="Georgia" w:hAnsi="Georgia"/>
                <w:i/>
                <w:smallCaps/>
                <w:sz w:val="28"/>
              </w:rPr>
              <w:t>Esslingen</w:t>
            </w:r>
          </w:p>
        </w:tc>
      </w:tr>
      <w:tr w:rsidR="00C018E4" w:rsidRPr="00023E3E" w14:paraId="060CDF6F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77166A5C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0F8896C6" w14:textId="7640BC0F" w:rsidR="00372F7B" w:rsidRPr="00023E3E" w:rsidRDefault="008454F5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Praktikum bei der Esslinger Tafel</w:t>
            </w:r>
          </w:p>
        </w:tc>
      </w:tr>
      <w:tr w:rsidR="00C018E4" w:rsidRPr="00023E3E" w14:paraId="372B441B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36E44CF6" w14:textId="77777777" w:rsidR="00723643" w:rsidRPr="00023E3E" w:rsidRDefault="00723643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6F695693" w14:textId="49065670" w:rsidR="00723643" w:rsidRPr="00316C9D" w:rsidRDefault="008454F5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316C9D">
              <w:rPr>
                <w:rFonts w:ascii="Georgia" w:hAnsi="Georgia"/>
                <w:i/>
                <w:iCs/>
              </w:rPr>
              <w:t>Vorbereitung von Obst, Gemüse und Backwaren für den Verkauf</w:t>
            </w:r>
          </w:p>
        </w:tc>
      </w:tr>
      <w:tr w:rsidR="00C018E4" w:rsidRPr="00023E3E" w14:paraId="0777D577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11E09FA5" w14:textId="77777777" w:rsidR="00723643" w:rsidRPr="00023E3E" w:rsidRDefault="00723643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55AA7D25" w14:textId="59A39BF6" w:rsidR="00723643" w:rsidRPr="00316C9D" w:rsidRDefault="008454F5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316C9D">
              <w:rPr>
                <w:rFonts w:ascii="Georgia" w:hAnsi="Georgia"/>
                <w:i/>
                <w:iCs/>
              </w:rPr>
              <w:t>Auf</w:t>
            </w:r>
            <w:r w:rsidR="00001F24" w:rsidRPr="00316C9D">
              <w:rPr>
                <w:rFonts w:ascii="Georgia" w:hAnsi="Georgia"/>
                <w:i/>
                <w:iCs/>
              </w:rPr>
              <w:t>f</w:t>
            </w:r>
            <w:r w:rsidRPr="00316C9D">
              <w:rPr>
                <w:rFonts w:ascii="Georgia" w:hAnsi="Georgia"/>
                <w:i/>
                <w:iCs/>
              </w:rPr>
              <w:t>üllen der Regale mit den entsprechen Waren</w:t>
            </w:r>
          </w:p>
          <w:p w14:paraId="71593CA1" w14:textId="4C5ACAD8" w:rsidR="008454F5" w:rsidRPr="00023E3E" w:rsidRDefault="00995C38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Eigenständige </w:t>
            </w:r>
            <w:r w:rsidR="008454F5" w:rsidRPr="00316C9D">
              <w:rPr>
                <w:rFonts w:ascii="Georgia" w:hAnsi="Georgia"/>
                <w:i/>
                <w:iCs/>
              </w:rPr>
              <w:t>Besetzung</w:t>
            </w:r>
            <w:r w:rsidR="00F27504">
              <w:rPr>
                <w:rFonts w:ascii="Georgia" w:hAnsi="Georgia"/>
                <w:i/>
                <w:iCs/>
              </w:rPr>
              <w:t xml:space="preserve"> und </w:t>
            </w:r>
            <w:r w:rsidR="00B92EF2">
              <w:rPr>
                <w:rFonts w:ascii="Georgia" w:hAnsi="Georgia"/>
                <w:i/>
                <w:iCs/>
              </w:rPr>
              <w:t xml:space="preserve">Verantwortung </w:t>
            </w:r>
            <w:r w:rsidR="00B92EF2" w:rsidRPr="00316C9D">
              <w:rPr>
                <w:rFonts w:ascii="Georgia" w:hAnsi="Georgia"/>
                <w:i/>
                <w:iCs/>
              </w:rPr>
              <w:t>der</w:t>
            </w:r>
            <w:r w:rsidR="008454F5" w:rsidRPr="00316C9D">
              <w:rPr>
                <w:rFonts w:ascii="Georgia" w:hAnsi="Georgia"/>
                <w:i/>
                <w:iCs/>
              </w:rPr>
              <w:t xml:space="preserve"> Kasse</w:t>
            </w:r>
          </w:p>
        </w:tc>
      </w:tr>
      <w:tr w:rsidR="00C018E4" w:rsidRPr="00023E3E" w14:paraId="793F0D84" w14:textId="77777777" w:rsidTr="002329EB">
        <w:tblPrEx>
          <w:tblW w:w="908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47" w:author="David Döbele" w:date="2023-10-03T21:12:00Z">
            <w:tblPrEx>
              <w:tblW w:w="90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1" w:type="dxa"/>
          <w:trHeight w:val="397"/>
          <w:trPrChange w:id="48" w:author="David Döbele" w:date="2023-10-03T21:12:00Z">
            <w:trPr>
              <w:gridAfter w:val="1"/>
              <w:wAfter w:w="61" w:type="dxa"/>
              <w:trHeight w:val="397"/>
            </w:trPr>
          </w:trPrChange>
        </w:trPr>
        <w:tc>
          <w:tcPr>
            <w:tcW w:w="2078" w:type="dxa"/>
            <w:vAlign w:val="bottom"/>
            <w:tcPrChange w:id="49" w:author="David Döbele" w:date="2023-10-03T21:12:00Z">
              <w:tcPr>
                <w:tcW w:w="2078" w:type="dxa"/>
                <w:vAlign w:val="center"/>
              </w:tcPr>
            </w:tcPrChange>
          </w:tcPr>
          <w:p w14:paraId="1B86188B" w14:textId="30577D05" w:rsidR="00C018E4" w:rsidRPr="00023E3E" w:rsidRDefault="00B524CE" w:rsidP="002329EB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0</w:t>
            </w:r>
            <w:r w:rsidR="008454F5" w:rsidRPr="00023E3E">
              <w:rPr>
                <w:rFonts w:ascii="Georgia" w:hAnsi="Georgia" w:cs="Georgia"/>
                <w:color w:val="000000"/>
              </w:rPr>
              <w:t>9</w:t>
            </w:r>
            <w:r w:rsidR="00C018E4" w:rsidRPr="00023E3E">
              <w:rPr>
                <w:rFonts w:ascii="Georgia" w:hAnsi="Georgia" w:cs="Georgia"/>
                <w:color w:val="000000"/>
              </w:rPr>
              <w:t>/20</w:t>
            </w:r>
            <w:r w:rsidR="008454F5" w:rsidRPr="00023E3E">
              <w:rPr>
                <w:rFonts w:ascii="Georgia" w:hAnsi="Georgia" w:cs="Georgia"/>
                <w:color w:val="000000"/>
              </w:rPr>
              <w:t>21</w:t>
            </w:r>
            <w:r w:rsidR="00C018E4"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023E3E">
              <w:rPr>
                <w:rFonts w:ascii="Georgia" w:hAnsi="Georgia" w:cs="Georgia"/>
                <w:color w:val="000000"/>
              </w:rPr>
              <w:t>–</w:t>
            </w:r>
            <w:r w:rsidR="00C018E4"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Pr="00023E3E">
              <w:rPr>
                <w:rFonts w:ascii="Georgia" w:hAnsi="Georgia" w:cs="Georgia"/>
                <w:color w:val="000000"/>
              </w:rPr>
              <w:t>0</w:t>
            </w:r>
            <w:r w:rsidR="008454F5" w:rsidRPr="00023E3E">
              <w:rPr>
                <w:rFonts w:ascii="Georgia" w:hAnsi="Georgia" w:cs="Georgia"/>
                <w:color w:val="000000"/>
              </w:rPr>
              <w:t>7/2023</w:t>
            </w:r>
          </w:p>
        </w:tc>
        <w:tc>
          <w:tcPr>
            <w:tcW w:w="4552" w:type="dxa"/>
            <w:vAlign w:val="bottom"/>
            <w:tcPrChange w:id="50" w:author="David Döbele" w:date="2023-10-03T21:12:00Z">
              <w:tcPr>
                <w:tcW w:w="4552" w:type="dxa"/>
                <w:vAlign w:val="bottom"/>
              </w:tcPr>
            </w:tcPrChange>
          </w:tcPr>
          <w:p w14:paraId="63857C44" w14:textId="5EF77218" w:rsidR="00C018E4" w:rsidRPr="00023E3E" w:rsidRDefault="008454F5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/>
                <w:b/>
                <w:smallCaps/>
                <w:sz w:val="28"/>
              </w:rPr>
              <w:t>Gymnasium Plochingen</w:t>
            </w:r>
          </w:p>
        </w:tc>
        <w:tc>
          <w:tcPr>
            <w:tcW w:w="2391" w:type="dxa"/>
            <w:gridSpan w:val="2"/>
            <w:vAlign w:val="center"/>
            <w:tcPrChange w:id="51" w:author="David Döbele" w:date="2023-10-03T21:12:00Z">
              <w:tcPr>
                <w:tcW w:w="2391" w:type="dxa"/>
                <w:vAlign w:val="center"/>
              </w:tcPr>
            </w:tcPrChange>
          </w:tcPr>
          <w:p w14:paraId="02686032" w14:textId="385F1A2C" w:rsidR="00C018E4" w:rsidRPr="00023E3E" w:rsidRDefault="008454F5" w:rsidP="008454F5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/>
                <w:i/>
                <w:smallCaps/>
                <w:sz w:val="28"/>
              </w:rPr>
              <w:t>Plochingen</w:t>
            </w:r>
          </w:p>
        </w:tc>
      </w:tr>
      <w:tr w:rsidR="00C018E4" w:rsidRPr="00023E3E" w14:paraId="792A0086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0269F0F4" w14:textId="77777777" w:rsidR="00C018E4" w:rsidRPr="00023E3E" w:rsidRDefault="00C018E4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20CB5049" w14:textId="77777777" w:rsidR="00B83F67" w:rsidRPr="002329EB" w:rsidRDefault="008454F5" w:rsidP="00C018E4">
            <w:pPr>
              <w:rPr>
                <w:rFonts w:ascii="Georgia" w:hAnsi="Georgia" w:cs="Georgia"/>
                <w:color w:val="000000"/>
                <w:rPrChange w:id="52" w:author="David Döbele" w:date="2023-10-03T21:12:00Z">
                  <w:rPr>
                    <w:rFonts w:ascii="Georgia" w:hAnsi="Georgia" w:cs="Georgia"/>
                    <w:i/>
                    <w:iCs/>
                    <w:color w:val="000000"/>
                  </w:rPr>
                </w:rPrChange>
              </w:rPr>
            </w:pPr>
            <w:r w:rsidRPr="002329EB">
              <w:rPr>
                <w:rFonts w:ascii="Georgia" w:hAnsi="Georgia" w:cs="Georgia"/>
                <w:color w:val="000000"/>
                <w:rPrChange w:id="53" w:author="David Döbele" w:date="2023-10-03T21:12:00Z">
                  <w:rPr>
                    <w:rFonts w:ascii="Georgia" w:hAnsi="Georgia" w:cs="Georgia"/>
                    <w:i/>
                    <w:iCs/>
                    <w:color w:val="000000"/>
                  </w:rPr>
                </w:rPrChange>
              </w:rPr>
              <w:t>Hilfe bei Organisation und Durchführung von Schulevents</w:t>
            </w:r>
            <w:r w:rsidR="00B83F67" w:rsidRPr="002329EB">
              <w:rPr>
                <w:rFonts w:ascii="Georgia" w:hAnsi="Georgia" w:cs="Georgia"/>
                <w:color w:val="000000"/>
                <w:rPrChange w:id="54" w:author="David Döbele" w:date="2023-10-03T21:12:00Z">
                  <w:rPr>
                    <w:rFonts w:ascii="Georgia" w:hAnsi="Georgia" w:cs="Georgia"/>
                    <w:i/>
                    <w:iCs/>
                    <w:color w:val="000000"/>
                  </w:rPr>
                </w:rPrChange>
              </w:rPr>
              <w:t xml:space="preserve"> </w:t>
            </w:r>
          </w:p>
          <w:p w14:paraId="354D7FBB" w14:textId="4FFD99D2" w:rsidR="00C018E4" w:rsidRPr="00023E3E" w:rsidRDefault="00B83F67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2329EB">
              <w:rPr>
                <w:rFonts w:ascii="Georgia" w:hAnsi="Georgia" w:cs="Georgia"/>
                <w:color w:val="000000"/>
                <w:rPrChange w:id="55" w:author="David Döbele" w:date="2023-10-03T21:12:00Z">
                  <w:rPr>
                    <w:rFonts w:ascii="Georgia" w:hAnsi="Georgia" w:cs="Georgia"/>
                    <w:i/>
                    <w:iCs/>
                    <w:color w:val="000000"/>
                  </w:rPr>
                </w:rPrChange>
              </w:rPr>
              <w:t>(beispielsweise. Abiball)</w:t>
            </w:r>
          </w:p>
        </w:tc>
      </w:tr>
      <w:tr w:rsidR="00C018E4" w:rsidRPr="00023E3E" w14:paraId="0610C49B" w14:textId="77777777" w:rsidTr="004E6723">
        <w:trPr>
          <w:gridAfter w:val="1"/>
          <w:wAfter w:w="61" w:type="dxa"/>
          <w:trHeight w:val="510"/>
        </w:trPr>
        <w:tc>
          <w:tcPr>
            <w:tcW w:w="2078" w:type="dxa"/>
          </w:tcPr>
          <w:p w14:paraId="72DE6FB0" w14:textId="77777777" w:rsidR="00C018E4" w:rsidRPr="00023E3E" w:rsidRDefault="00C018E4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5A6F976B" w14:textId="0E819638" w:rsidR="00C018E4" w:rsidRPr="00023E3E" w:rsidRDefault="00B83F67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 w:cs="Georgia"/>
                <w:i/>
                <w:iCs/>
                <w:color w:val="000000"/>
              </w:rPr>
              <w:t>Bestellung der Getränke mit anschließender Preiskalkulation für den Verkauf</w:t>
            </w:r>
          </w:p>
        </w:tc>
      </w:tr>
      <w:tr w:rsidR="00C018E4" w:rsidRPr="00023E3E" w14:paraId="72A149E3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1D25F2D0" w14:textId="77777777" w:rsidR="00C018E4" w:rsidRPr="00023E3E" w:rsidRDefault="00C018E4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3"/>
          </w:tcPr>
          <w:p w14:paraId="53E0D03B" w14:textId="28F3D2A9" w:rsidR="00C018E4" w:rsidRPr="00023E3E" w:rsidRDefault="00B83F67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 w:cs="Georgia"/>
                <w:i/>
                <w:iCs/>
                <w:color w:val="000000"/>
              </w:rPr>
              <w:t>Ausschank an der Bar besagter Getränke</w:t>
            </w:r>
          </w:p>
        </w:tc>
      </w:tr>
      <w:tr w:rsidR="002508C2" w:rsidRPr="00023E3E" w14:paraId="482569A2" w14:textId="77777777" w:rsidTr="004E6723">
        <w:trPr>
          <w:gridAfter w:val="1"/>
          <w:wAfter w:w="61" w:type="dxa"/>
          <w:trHeight w:val="305"/>
        </w:trPr>
        <w:tc>
          <w:tcPr>
            <w:tcW w:w="9021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023E3E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023E3E" w14:paraId="2B257790" w14:textId="77777777" w:rsidTr="004E6723">
        <w:trPr>
          <w:gridAfter w:val="1"/>
          <w:wAfter w:w="61" w:type="dxa"/>
          <w:trHeight w:val="397"/>
        </w:trPr>
        <w:tc>
          <w:tcPr>
            <w:tcW w:w="2078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023E3E" w:rsidRDefault="00723643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Sprachkenntnisse:</w:t>
            </w:r>
          </w:p>
        </w:tc>
        <w:tc>
          <w:tcPr>
            <w:tcW w:w="6943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C9370B1" w:rsidR="00723643" w:rsidRPr="00023E3E" w:rsidRDefault="00F258E7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 xml:space="preserve">Deutsch (Muttersprache), Englisch (fließend), </w:t>
            </w:r>
            <w:r w:rsidR="00B83F67" w:rsidRPr="00023E3E">
              <w:rPr>
                <w:rFonts w:ascii="Georgia" w:hAnsi="Georgia" w:cs="Georgia"/>
                <w:color w:val="000000"/>
              </w:rPr>
              <w:t>Latein</w:t>
            </w:r>
            <w:r w:rsidRPr="00023E3E">
              <w:rPr>
                <w:rFonts w:ascii="Georgia" w:hAnsi="Georgia" w:cs="Georgia"/>
                <w:color w:val="000000"/>
              </w:rPr>
              <w:t xml:space="preserve"> (</w:t>
            </w:r>
            <w:r w:rsidR="00B83F67" w:rsidRPr="00023E3E">
              <w:rPr>
                <w:rFonts w:ascii="Georgia" w:hAnsi="Georgia" w:cs="Georgia"/>
                <w:color w:val="000000"/>
              </w:rPr>
              <w:t>Latinum</w:t>
            </w:r>
            <w:r w:rsidRPr="00023E3E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C018E4" w:rsidRPr="00023E3E" w14:paraId="45706C3F" w14:textId="77777777" w:rsidTr="002329EB">
        <w:tblPrEx>
          <w:tblW w:w="908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56" w:author="David Döbele" w:date="2023-10-03T21:11:00Z">
            <w:tblPrEx>
              <w:tblW w:w="90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1" w:type="dxa"/>
          <w:trHeight w:val="624"/>
          <w:trPrChange w:id="57" w:author="David Döbele" w:date="2023-10-03T21:11:00Z">
            <w:trPr>
              <w:gridAfter w:val="1"/>
              <w:wAfter w:w="61" w:type="dxa"/>
              <w:trHeight w:val="397"/>
            </w:trPr>
          </w:trPrChange>
        </w:trPr>
        <w:tc>
          <w:tcPr>
            <w:tcW w:w="2078" w:type="dxa"/>
            <w:vAlign w:val="bottom"/>
            <w:tcPrChange w:id="58" w:author="David Döbele" w:date="2023-10-03T21:11:00Z">
              <w:tcPr>
                <w:tcW w:w="2078" w:type="dxa"/>
                <w:vAlign w:val="bottom"/>
              </w:tcPr>
            </w:tcPrChange>
          </w:tcPr>
          <w:p w14:paraId="57688BDA" w14:textId="2A8BD1E1" w:rsidR="00723643" w:rsidRPr="00023E3E" w:rsidRDefault="00723643" w:rsidP="002329EB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IT-Kenntnisse:</w:t>
            </w:r>
            <w:r w:rsidR="00B83F67" w:rsidRPr="00023E3E">
              <w:rPr>
                <w:rFonts w:ascii="Georgia" w:hAnsi="Georgia"/>
              </w:rPr>
              <w:br/>
            </w:r>
          </w:p>
        </w:tc>
        <w:tc>
          <w:tcPr>
            <w:tcW w:w="6943" w:type="dxa"/>
            <w:gridSpan w:val="3"/>
            <w:vAlign w:val="bottom"/>
            <w:tcPrChange w:id="59" w:author="David Döbele" w:date="2023-10-03T21:11:00Z">
              <w:tcPr>
                <w:tcW w:w="6943" w:type="dxa"/>
                <w:gridSpan w:val="2"/>
                <w:vAlign w:val="bottom"/>
              </w:tcPr>
            </w:tcPrChange>
          </w:tcPr>
          <w:p w14:paraId="164D3235" w14:textId="77777777" w:rsidR="00723643" w:rsidRPr="00BB70B3" w:rsidRDefault="00F258E7" w:rsidP="002329EB">
            <w:pPr>
              <w:rPr>
                <w:rFonts w:ascii="Georgia" w:hAnsi="Georgia" w:cs="Georgia"/>
                <w:color w:val="000000"/>
                <w:lang w:val="en-GB"/>
              </w:rPr>
            </w:pPr>
            <w:r w:rsidRPr="00BB70B3">
              <w:rPr>
                <w:rFonts w:ascii="Georgia" w:hAnsi="Georgia" w:cs="Georgia"/>
                <w:color w:val="000000"/>
                <w:lang w:val="en-GB"/>
              </w:rPr>
              <w:t>Microsoft Office (Word, Excel, PowerPoint, Outlook)</w:t>
            </w:r>
          </w:p>
          <w:p w14:paraId="60CA2168" w14:textId="243BBBD3" w:rsidR="00B83F67" w:rsidRPr="00023E3E" w:rsidRDefault="00B83F67" w:rsidP="002329EB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Programmiersprachen Java, C++</w:t>
            </w:r>
            <w:r w:rsidR="00023E3E" w:rsidRPr="00023E3E">
              <w:rPr>
                <w:rFonts w:ascii="Georgia" w:hAnsi="Georgia"/>
              </w:rPr>
              <w:t xml:space="preserve"> (fortgeschritten)</w:t>
            </w:r>
          </w:p>
        </w:tc>
      </w:tr>
      <w:tr w:rsidR="00C018E4" w:rsidRPr="00023E3E" w14:paraId="70CB01B0" w14:textId="77777777" w:rsidTr="002329EB">
        <w:tblPrEx>
          <w:tblW w:w="908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60" w:author="David Döbele" w:date="2023-10-03T21:10:00Z">
            <w:tblPrEx>
              <w:tblW w:w="90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1" w:type="dxa"/>
          <w:trHeight w:val="1148"/>
          <w:trPrChange w:id="61" w:author="David Döbele" w:date="2023-10-03T21:10:00Z">
            <w:trPr>
              <w:gridAfter w:val="1"/>
              <w:wAfter w:w="61" w:type="dxa"/>
              <w:trHeight w:val="1148"/>
            </w:trPr>
          </w:trPrChange>
        </w:trPr>
        <w:tc>
          <w:tcPr>
            <w:tcW w:w="2078" w:type="dxa"/>
            <w:vAlign w:val="bottom"/>
            <w:tcPrChange w:id="62" w:author="David Döbele" w:date="2023-10-03T21:10:00Z">
              <w:tcPr>
                <w:tcW w:w="2078" w:type="dxa"/>
              </w:tcPr>
            </w:tcPrChange>
          </w:tcPr>
          <w:p w14:paraId="04F58216" w14:textId="724AD16B" w:rsidR="00723643" w:rsidRPr="00023E3E" w:rsidRDefault="00723643" w:rsidP="002329EB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 xml:space="preserve">Interessen: </w:t>
            </w:r>
            <w:ins w:id="63" w:author="David Döbele" w:date="2023-10-03T21:10:00Z">
              <w:r w:rsidR="002329EB">
                <w:rPr>
                  <w:rFonts w:ascii="Georgia" w:hAnsi="Georgia"/>
                </w:rPr>
                <w:br/>
              </w:r>
            </w:ins>
            <w:r w:rsidR="00F258E7" w:rsidRPr="00023E3E">
              <w:rPr>
                <w:rFonts w:ascii="Georgia" w:hAnsi="Georgia"/>
              </w:rPr>
              <w:br/>
            </w:r>
            <w:r w:rsidR="00F258E7" w:rsidRPr="00023E3E">
              <w:rPr>
                <w:rFonts w:ascii="Georgia" w:hAnsi="Georgia"/>
              </w:rPr>
              <w:br/>
            </w:r>
          </w:p>
        </w:tc>
        <w:tc>
          <w:tcPr>
            <w:tcW w:w="6943" w:type="dxa"/>
            <w:gridSpan w:val="3"/>
            <w:vAlign w:val="bottom"/>
            <w:tcPrChange w:id="64" w:author="David Döbele" w:date="2023-10-03T21:10:00Z">
              <w:tcPr>
                <w:tcW w:w="6943" w:type="dxa"/>
                <w:gridSpan w:val="2"/>
              </w:tcPr>
            </w:tcPrChange>
          </w:tcPr>
          <w:p w14:paraId="3D856438" w14:textId="205C3B7D" w:rsidR="00D838FB" w:rsidRPr="00023E3E" w:rsidRDefault="00B83F67" w:rsidP="002329E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023E3E">
              <w:rPr>
                <w:rFonts w:ascii="Georgia" w:hAnsi="Georgia" w:cs="Georgia"/>
                <w:color w:val="000000"/>
              </w:rPr>
              <w:t>Programmierung kleiner Apps</w:t>
            </w:r>
            <w:r w:rsidR="00BE67D2">
              <w:rPr>
                <w:rFonts w:ascii="Georgia" w:hAnsi="Georgia" w:cs="Georgia"/>
                <w:color w:val="000000"/>
              </w:rPr>
              <w:t xml:space="preserve"> (Bsp. Taschenrechner, Rezeptsammlung)</w:t>
            </w:r>
            <w:r w:rsidR="00D838FB">
              <w:rPr>
                <w:rFonts w:ascii="Georgia" w:hAnsi="Georgia" w:cs="Georgia"/>
                <w:color w:val="000000"/>
              </w:rPr>
              <w:t xml:space="preserve">         </w:t>
            </w:r>
          </w:p>
          <w:p w14:paraId="5178CB67" w14:textId="74009816" w:rsidR="00723643" w:rsidRPr="00023E3E" w:rsidRDefault="00EA40F0" w:rsidP="002329EB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Landschaftsf</w:t>
            </w:r>
            <w:r w:rsidR="00E431ED" w:rsidRPr="00023E3E">
              <w:rPr>
                <w:rFonts w:ascii="Georgia" w:hAnsi="Georgia" w:cs="Georgia"/>
                <w:color w:val="000000"/>
              </w:rPr>
              <w:t>otografie</w:t>
            </w:r>
          </w:p>
          <w:p w14:paraId="598C2742" w14:textId="513F5265" w:rsidR="00010BA1" w:rsidRPr="00023E3E" w:rsidRDefault="00010BA1" w:rsidP="002329EB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Paartanz in Standard und Lateintänzen</w:t>
            </w:r>
          </w:p>
        </w:tc>
      </w:tr>
      <w:tr w:rsidR="00723643" w:rsidRPr="00023E3E" w14:paraId="7F47F9D1" w14:textId="77777777" w:rsidTr="004E6723">
        <w:trPr>
          <w:gridAfter w:val="1"/>
          <w:wAfter w:w="61" w:type="dxa"/>
          <w:trHeight w:val="964"/>
        </w:trPr>
        <w:tc>
          <w:tcPr>
            <w:tcW w:w="9021" w:type="dxa"/>
            <w:gridSpan w:val="4"/>
            <w:vAlign w:val="bottom"/>
          </w:tcPr>
          <w:p w14:paraId="370CC0AA" w14:textId="46BCBC44" w:rsidR="00723643" w:rsidRPr="00023E3E" w:rsidRDefault="00B83F67" w:rsidP="00723643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München</w:t>
            </w:r>
            <w:r w:rsidR="00723643" w:rsidRPr="00023E3E">
              <w:rPr>
                <w:rFonts w:ascii="Georgia" w:hAnsi="Georgia"/>
              </w:rPr>
              <w:t xml:space="preserve">, </w:t>
            </w:r>
            <w:r w:rsidRPr="00023E3E">
              <w:rPr>
                <w:rFonts w:ascii="Georgia" w:hAnsi="Georgia"/>
              </w:rPr>
              <w:t>0</w:t>
            </w:r>
            <w:r w:rsidR="00F95952">
              <w:rPr>
                <w:rFonts w:ascii="Georgia" w:hAnsi="Georgia"/>
              </w:rPr>
              <w:t>3</w:t>
            </w:r>
            <w:r w:rsidR="00723643" w:rsidRPr="00023E3E">
              <w:rPr>
                <w:rFonts w:ascii="Georgia" w:hAnsi="Georgia"/>
              </w:rPr>
              <w:t>.</w:t>
            </w:r>
            <w:r w:rsidR="003865C5">
              <w:rPr>
                <w:rFonts w:ascii="Georgia" w:hAnsi="Georgia"/>
              </w:rPr>
              <w:t>10</w:t>
            </w:r>
            <w:r w:rsidR="00723643" w:rsidRPr="00023E3E">
              <w:rPr>
                <w:rFonts w:ascii="Georgia" w:hAnsi="Georgia"/>
              </w:rPr>
              <w:t>.20</w:t>
            </w:r>
            <w:r w:rsidRPr="00023E3E">
              <w:rPr>
                <w:rFonts w:ascii="Georgia" w:hAnsi="Georgia"/>
              </w:rPr>
              <w:t>23</w:t>
            </w:r>
          </w:p>
        </w:tc>
      </w:tr>
    </w:tbl>
    <w:p w14:paraId="0747D2BF" w14:textId="2A50E909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67217">
    <w:abstractNumId w:val="3"/>
  </w:num>
  <w:num w:numId="2" w16cid:durableId="1826584400">
    <w:abstractNumId w:val="4"/>
  </w:num>
  <w:num w:numId="3" w16cid:durableId="460684423">
    <w:abstractNumId w:val="5"/>
  </w:num>
  <w:num w:numId="4" w16cid:durableId="458375647">
    <w:abstractNumId w:val="0"/>
  </w:num>
  <w:num w:numId="5" w16cid:durableId="453017191">
    <w:abstractNumId w:val="1"/>
  </w:num>
  <w:num w:numId="6" w16cid:durableId="144430150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24"/>
    <w:rsid w:val="00010BA1"/>
    <w:rsid w:val="00023E3E"/>
    <w:rsid w:val="00040454"/>
    <w:rsid w:val="00064643"/>
    <w:rsid w:val="000A1FDA"/>
    <w:rsid w:val="00124B8D"/>
    <w:rsid w:val="00162A5A"/>
    <w:rsid w:val="00185A47"/>
    <w:rsid w:val="001D4DCD"/>
    <w:rsid w:val="002329EB"/>
    <w:rsid w:val="002478DF"/>
    <w:rsid w:val="002508C2"/>
    <w:rsid w:val="00282DB0"/>
    <w:rsid w:val="002D4516"/>
    <w:rsid w:val="00314B7A"/>
    <w:rsid w:val="00316C9D"/>
    <w:rsid w:val="003278C6"/>
    <w:rsid w:val="0034754F"/>
    <w:rsid w:val="003509F7"/>
    <w:rsid w:val="003567DE"/>
    <w:rsid w:val="00361353"/>
    <w:rsid w:val="00364E63"/>
    <w:rsid w:val="00372F7B"/>
    <w:rsid w:val="00373050"/>
    <w:rsid w:val="003865C5"/>
    <w:rsid w:val="003D0052"/>
    <w:rsid w:val="00424CEA"/>
    <w:rsid w:val="00443668"/>
    <w:rsid w:val="004A54BA"/>
    <w:rsid w:val="004E6723"/>
    <w:rsid w:val="00507EA7"/>
    <w:rsid w:val="005C375A"/>
    <w:rsid w:val="00632D5A"/>
    <w:rsid w:val="00693E09"/>
    <w:rsid w:val="006B7F78"/>
    <w:rsid w:val="00723643"/>
    <w:rsid w:val="00733DA1"/>
    <w:rsid w:val="00763DCE"/>
    <w:rsid w:val="00785254"/>
    <w:rsid w:val="007966F0"/>
    <w:rsid w:val="007C6A3C"/>
    <w:rsid w:val="00814F18"/>
    <w:rsid w:val="008454F5"/>
    <w:rsid w:val="008537DC"/>
    <w:rsid w:val="00885D75"/>
    <w:rsid w:val="008B0FC0"/>
    <w:rsid w:val="008E3EE0"/>
    <w:rsid w:val="00995C38"/>
    <w:rsid w:val="009C44D6"/>
    <w:rsid w:val="00A62A2F"/>
    <w:rsid w:val="00AB2A5A"/>
    <w:rsid w:val="00B109E0"/>
    <w:rsid w:val="00B359DB"/>
    <w:rsid w:val="00B5178D"/>
    <w:rsid w:val="00B524CE"/>
    <w:rsid w:val="00B83F67"/>
    <w:rsid w:val="00B90595"/>
    <w:rsid w:val="00B92EF2"/>
    <w:rsid w:val="00BB70B3"/>
    <w:rsid w:val="00BD640A"/>
    <w:rsid w:val="00BE67D2"/>
    <w:rsid w:val="00C018E4"/>
    <w:rsid w:val="00C066FA"/>
    <w:rsid w:val="00CA4C90"/>
    <w:rsid w:val="00CF152B"/>
    <w:rsid w:val="00CF31EE"/>
    <w:rsid w:val="00D10083"/>
    <w:rsid w:val="00D149BA"/>
    <w:rsid w:val="00D2169C"/>
    <w:rsid w:val="00D838FB"/>
    <w:rsid w:val="00DF221E"/>
    <w:rsid w:val="00E13648"/>
    <w:rsid w:val="00E431ED"/>
    <w:rsid w:val="00E457D3"/>
    <w:rsid w:val="00E64FF5"/>
    <w:rsid w:val="00EA40F0"/>
    <w:rsid w:val="00EB5816"/>
    <w:rsid w:val="00F11BEF"/>
    <w:rsid w:val="00F258E7"/>
    <w:rsid w:val="00F27504"/>
    <w:rsid w:val="00F80053"/>
    <w:rsid w:val="00F95952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2329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42</cp:revision>
  <dcterms:created xsi:type="dcterms:W3CDTF">2023-09-05T08:54:00Z</dcterms:created>
  <dcterms:modified xsi:type="dcterms:W3CDTF">2023-10-03T19:12:00Z</dcterms:modified>
</cp:coreProperties>
</file>