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9B6202" w14:textId="77777777" w:rsidR="001C2AC3" w:rsidRDefault="002A4DC4">
      <w:pPr>
        <w:pStyle w:val="Text"/>
        <w:jc w:val="both"/>
        <w:pPrChange w:id="0" w:author="Nadine Struck" w:date="2021-01-20T18:55:00Z">
          <w:pPr>
            <w:pStyle w:val="Text"/>
          </w:pPr>
        </w:pPrChange>
      </w:pPr>
      <w:r>
        <w:t>Sehr geehrte Frau Dörries,</w:t>
      </w:r>
    </w:p>
    <w:p w14:paraId="170BBCD2" w14:textId="77777777" w:rsidR="001C2AC3" w:rsidRDefault="001C2AC3">
      <w:pPr>
        <w:pStyle w:val="Text"/>
        <w:jc w:val="both"/>
        <w:pPrChange w:id="1" w:author="Nadine Struck" w:date="2021-01-20T18:55:00Z">
          <w:pPr>
            <w:pStyle w:val="Text"/>
          </w:pPr>
        </w:pPrChange>
      </w:pPr>
    </w:p>
    <w:p w14:paraId="385792D1" w14:textId="77777777" w:rsidR="001C2AC3" w:rsidRDefault="001C2AC3">
      <w:pPr>
        <w:pStyle w:val="Text"/>
        <w:jc w:val="both"/>
        <w:pPrChange w:id="2" w:author="Nadine Struck" w:date="2021-01-20T18:55:00Z">
          <w:pPr>
            <w:pStyle w:val="Text"/>
          </w:pPr>
        </w:pPrChange>
      </w:pPr>
    </w:p>
    <w:p w14:paraId="12A81D31" w14:textId="77777777" w:rsidR="001C2AC3" w:rsidRDefault="002A4DC4">
      <w:pPr>
        <w:pStyle w:val="Text"/>
        <w:jc w:val="both"/>
        <w:pPrChange w:id="3" w:author="Nadine Struck" w:date="2021-01-20T18:55:00Z">
          <w:pPr>
            <w:pStyle w:val="Text"/>
          </w:pPr>
        </w:pPrChange>
      </w:pPr>
      <w:r>
        <w:t xml:space="preserve">im Zuge der Planung meiner weiteren akademischen Laufbahn bin ich auf Ihre </w:t>
      </w:r>
      <w:proofErr w:type="gramStart"/>
      <w:r>
        <w:t>berufsbegleitenden  Bachelorstudiengänge</w:t>
      </w:r>
      <w:proofErr w:type="gramEnd"/>
      <w:r>
        <w:t xml:space="preserve"> aufmerksam geworden. Durch einen kurzen Schriftwechsel, sowie ein</w:t>
      </w:r>
      <w:del w:id="4" w:author="Nadine Struck" w:date="2021-01-20T18:55:00Z">
        <w:r w:rsidDel="00CE406D">
          <w:delText xml:space="preserve"> a</w:delText>
        </w:r>
      </w:del>
    </w:p>
    <w:p w14:paraId="56749C4B" w14:textId="77777777" w:rsidR="001C2AC3" w:rsidRDefault="002A4DC4">
      <w:pPr>
        <w:pStyle w:val="Text"/>
        <w:jc w:val="both"/>
        <w:pPrChange w:id="5" w:author="Nadine Struck" w:date="2021-01-20T18:55:00Z">
          <w:pPr>
            <w:pStyle w:val="Text"/>
          </w:pPr>
        </w:pPrChange>
      </w:pPr>
      <w:r>
        <w:t xml:space="preserve">sehr freundliches Telefonat mit Ihrer Kollegin Frau Wirth, wurde mein Wunsch bestärkt mich für den Studiengang </w:t>
      </w:r>
      <w:proofErr w:type="spellStart"/>
      <w:r>
        <w:t>BA@Home</w:t>
      </w:r>
      <w:proofErr w:type="spellEnd"/>
      <w:r>
        <w:t xml:space="preserve"> zu bewerben.</w:t>
      </w:r>
    </w:p>
    <w:p w14:paraId="529CCBA0" w14:textId="77777777" w:rsidR="001C2AC3" w:rsidRDefault="002A4DC4">
      <w:pPr>
        <w:pStyle w:val="Text"/>
        <w:jc w:val="both"/>
        <w:pPrChange w:id="6" w:author="Nadine Struck" w:date="2021-01-20T18:55:00Z">
          <w:pPr>
            <w:pStyle w:val="Text"/>
          </w:pPr>
        </w:pPrChange>
      </w:pPr>
      <w:r>
        <w:t xml:space="preserve"> </w:t>
      </w:r>
    </w:p>
    <w:p w14:paraId="643CA5EB" w14:textId="4DB33382" w:rsidR="001C2AC3" w:rsidDel="00770F15" w:rsidRDefault="002A4DC4">
      <w:pPr>
        <w:pStyle w:val="Text"/>
        <w:jc w:val="both"/>
        <w:rPr>
          <w:del w:id="7" w:author="Nadine Struck" w:date="2021-01-20T18:45:00Z"/>
        </w:rPr>
      </w:pPr>
      <w:r>
        <w:t>Neben meiner operativen Tätigkeit bei der Kreissparkasse Tübingen interessiere ich mich sehr für strategische Fragestellungen in der Wirtschaft. Um meine Passion in diesem Bereich weiter zu forcieren, ist in mir der Wunsch gewachsen, mich in de</w:t>
      </w:r>
      <w:ins w:id="8" w:author="Nadine Struck" w:date="2021-01-20T18:56:00Z">
        <w:r w:rsidR="00CE406D">
          <w:t>m</w:t>
        </w:r>
      </w:ins>
      <w:del w:id="9" w:author="Nadine Struck" w:date="2021-01-20T18:56:00Z">
        <w:r w:rsidDel="00CE406D">
          <w:delText>n</w:delText>
        </w:r>
      </w:del>
      <w:r>
        <w:t xml:space="preserve"> Bereich Unternehmensberatung weiterzuentwickeln. Vor allem fasziniert mich der große Impact, welcher durch die Beratungshäuser bei den Kunden und in der Wirtschaft erzielt wird.</w:t>
      </w:r>
      <w:del w:id="10" w:author="Nadine Struck" w:date="2021-01-20T18:45:00Z">
        <w:r w:rsidDel="00766A68">
          <w:delText xml:space="preserve"> </w:delText>
        </w:r>
      </w:del>
    </w:p>
    <w:p w14:paraId="6ECBF371" w14:textId="77777777" w:rsidR="00770F15" w:rsidRDefault="00770F15">
      <w:pPr>
        <w:pStyle w:val="Text"/>
        <w:jc w:val="both"/>
        <w:rPr>
          <w:ins w:id="11" w:author="4z91digxM3@goetheuniversitaet.onmicrosoft.com" w:date="2021-01-21T09:10:00Z"/>
        </w:rPr>
        <w:pPrChange w:id="12" w:author="Nadine Struck" w:date="2021-01-20T18:55:00Z">
          <w:pPr>
            <w:pStyle w:val="Text"/>
          </w:pPr>
        </w:pPrChange>
      </w:pPr>
    </w:p>
    <w:p w14:paraId="05B61EB0" w14:textId="77777777" w:rsidR="001C2AC3" w:rsidRDefault="001C2AC3">
      <w:pPr>
        <w:pStyle w:val="Text"/>
        <w:jc w:val="both"/>
        <w:pPrChange w:id="13" w:author="Nadine Struck" w:date="2021-01-20T18:55:00Z">
          <w:pPr>
            <w:pStyle w:val="Text"/>
          </w:pPr>
        </w:pPrChange>
      </w:pPr>
    </w:p>
    <w:p w14:paraId="36C3F225" w14:textId="21472180" w:rsidR="001C2AC3" w:rsidDel="00770F15" w:rsidRDefault="002A4DC4">
      <w:pPr>
        <w:pStyle w:val="Text"/>
        <w:jc w:val="both"/>
        <w:rPr>
          <w:del w:id="14" w:author="Nadine Struck" w:date="2021-01-20T18:58:00Z"/>
        </w:rPr>
      </w:pPr>
      <w:r>
        <w:t xml:space="preserve">Weiterhin verbinde ich mit dieser spannenden Branche vor allem einen soliden gesamtwirtschaftlichen Betrachtungswinkel. In dem Bachelor </w:t>
      </w:r>
      <w:proofErr w:type="spellStart"/>
      <w:r>
        <w:t>of</w:t>
      </w:r>
      <w:proofErr w:type="spellEnd"/>
      <w:r>
        <w:t xml:space="preserve"> Arts Programm für Betriebswirtschaftslehre sehe ich die Chance, meinen </w:t>
      </w:r>
      <w:proofErr w:type="gramStart"/>
      <w:r>
        <w:t>Horizont</w:t>
      </w:r>
      <w:proofErr w:type="gramEnd"/>
      <w:r>
        <w:t xml:space="preserve"> um genau diese Perspektive zu erweitern. Durch meine bereits absolvierten Weiterbildungen habe ich </w:t>
      </w:r>
      <w:ins w:id="15" w:author="Nadine Struck" w:date="2021-01-20T18:46:00Z">
        <w:r w:rsidR="00766A68">
          <w:t xml:space="preserve">bereits </w:t>
        </w:r>
      </w:ins>
      <w:r>
        <w:t xml:space="preserve">einen </w:t>
      </w:r>
      <w:del w:id="16" w:author="Nadine Struck" w:date="2021-01-20T18:46:00Z">
        <w:r w:rsidDel="00766A68">
          <w:delText>sehr tiefen</w:delText>
        </w:r>
      </w:del>
      <w:ins w:id="17" w:author="Nadine Struck" w:date="2021-01-20T18:46:00Z">
        <w:r w:rsidR="00766A68">
          <w:t>i</w:t>
        </w:r>
      </w:ins>
      <w:ins w:id="18" w:author="Nadine Struck" w:date="2021-01-20T18:47:00Z">
        <w:r w:rsidR="00766A68">
          <w:t>ntensiven</w:t>
        </w:r>
      </w:ins>
      <w:r>
        <w:t xml:space="preserve"> Einblick in die Fragestellungen der Bankenwelt erhalten. Um meine Kompetenzen noch breiter aufzustellen strebe ich deshalb die Vertiefung in General Management an. </w:t>
      </w:r>
    </w:p>
    <w:p w14:paraId="40DCF142" w14:textId="77204EEF" w:rsidR="00770F15" w:rsidRDefault="00770F15">
      <w:pPr>
        <w:pStyle w:val="Text"/>
        <w:jc w:val="both"/>
        <w:rPr>
          <w:ins w:id="19" w:author="4z91digxM3@goetheuniversitaet.onmicrosoft.com" w:date="2021-01-21T09:10:00Z"/>
        </w:rPr>
      </w:pPr>
    </w:p>
    <w:p w14:paraId="2D811E7C" w14:textId="4D7B5808" w:rsidR="00770F15" w:rsidRDefault="00770F15">
      <w:pPr>
        <w:pStyle w:val="Text"/>
        <w:jc w:val="both"/>
        <w:rPr>
          <w:ins w:id="20" w:author="4z91digxM3@goetheuniversitaet.onmicrosoft.com" w:date="2021-01-21T09:10:00Z"/>
        </w:rPr>
      </w:pPr>
    </w:p>
    <w:p w14:paraId="0FED14B5" w14:textId="57F6ABF3" w:rsidR="00770F15" w:rsidRDefault="00770F15">
      <w:pPr>
        <w:pStyle w:val="Text"/>
        <w:jc w:val="both"/>
        <w:rPr>
          <w:ins w:id="21" w:author="4z91digxM3@goetheuniversitaet.onmicrosoft.com" w:date="2021-01-21T09:10:00Z"/>
        </w:rPr>
        <w:pPrChange w:id="22" w:author="Nadine Struck" w:date="2021-01-20T18:55:00Z">
          <w:pPr>
            <w:pStyle w:val="Text"/>
          </w:pPr>
        </w:pPrChange>
      </w:pPr>
      <w:ins w:id="23" w:author="4z91digxM3@goetheuniversitaet.onmicrosoft.com" w:date="2021-01-21T09:11:00Z">
        <w:r>
          <w:t xml:space="preserve">Am Studiengang </w:t>
        </w:r>
        <w:proofErr w:type="spellStart"/>
        <w:r>
          <w:t>BA@Home</w:t>
        </w:r>
        <w:proofErr w:type="spellEnd"/>
        <w:r>
          <w:t xml:space="preserve"> fasziniert mich insbesondere …. -</w:t>
        </w:r>
        <w:r>
          <w:sym w:font="Wingdings" w:char="F0E0"/>
        </w:r>
        <w:r>
          <w:t xml:space="preserve"> Was macht genau diesen Studiengang einzigartig? Was hat das, was andere Unis/Studiengänge nicht haben und warum passt das zu dir? </w:t>
        </w:r>
      </w:ins>
    </w:p>
    <w:p w14:paraId="162D55BA" w14:textId="77777777" w:rsidR="001C2AC3" w:rsidRDefault="001C2AC3">
      <w:pPr>
        <w:pStyle w:val="Text"/>
        <w:jc w:val="both"/>
        <w:pPrChange w:id="24" w:author="Nadine Struck" w:date="2021-01-20T18:55:00Z">
          <w:pPr>
            <w:pStyle w:val="Text"/>
          </w:pPr>
        </w:pPrChange>
      </w:pPr>
    </w:p>
    <w:p w14:paraId="643E83B4" w14:textId="68314A71" w:rsidR="001C2AC3" w:rsidDel="00766A68" w:rsidRDefault="002A4DC4">
      <w:pPr>
        <w:pStyle w:val="Text"/>
        <w:jc w:val="both"/>
        <w:rPr>
          <w:del w:id="25" w:author="Nadine Struck" w:date="2021-01-20T18:48:00Z"/>
        </w:rPr>
        <w:pPrChange w:id="26" w:author="Nadine Struck" w:date="2021-01-20T18:55:00Z">
          <w:pPr>
            <w:pStyle w:val="Text"/>
          </w:pPr>
        </w:pPrChange>
      </w:pPr>
      <w:r>
        <w:t xml:space="preserve">Aufgrund meiner durchweg positiven Erfahrungen mit der Frankfurt School bin ich überzeugt davon, mein Vorhaben an Ihrer Seite in die Tat umsetzen zu können. </w:t>
      </w:r>
      <w:del w:id="27" w:author="Nadine Struck" w:date="2021-01-20T18:47:00Z">
        <w:r w:rsidDel="00766A68">
          <w:delText>Rückblickend sind mir vor</w:delText>
        </w:r>
      </w:del>
      <w:ins w:id="28" w:author="Nadine Struck" w:date="2021-01-20T18:47:00Z">
        <w:r w:rsidR="00766A68">
          <w:t>Vor</w:t>
        </w:r>
      </w:ins>
      <w:r>
        <w:t xml:space="preserve"> allem die erstklassigen Dozenten sowie das starke Alumninetzwerk </w:t>
      </w:r>
      <w:ins w:id="29" w:author="Nadine Struck" w:date="2021-01-20T18:48:00Z">
        <w:r w:rsidR="00766A68">
          <w:t xml:space="preserve">sind mir dabei besonders </w:t>
        </w:r>
      </w:ins>
      <w:r>
        <w:t>in Erinnerung geblieben.</w:t>
      </w:r>
      <w:ins w:id="30" w:author="Nadine Struck" w:date="2021-01-20T18:48:00Z">
        <w:r w:rsidR="00766A68">
          <w:t xml:space="preserve"> </w:t>
        </w:r>
      </w:ins>
    </w:p>
    <w:p w14:paraId="4D4F8700" w14:textId="77777777" w:rsidR="001C2AC3" w:rsidRDefault="002A4DC4">
      <w:pPr>
        <w:pStyle w:val="Text"/>
        <w:jc w:val="both"/>
        <w:pPrChange w:id="31" w:author="Nadine Struck" w:date="2021-01-20T18:55:00Z">
          <w:pPr>
            <w:pStyle w:val="Text"/>
          </w:pPr>
        </w:pPrChange>
      </w:pPr>
      <w:r>
        <w:t xml:space="preserve">Auch die hohe internationale Relevanz beeindruckt mich sehr. </w:t>
      </w:r>
    </w:p>
    <w:p w14:paraId="7EFAF971" w14:textId="77777777" w:rsidR="001C2AC3" w:rsidRDefault="001C2AC3">
      <w:pPr>
        <w:pStyle w:val="Text"/>
        <w:jc w:val="both"/>
        <w:pPrChange w:id="32" w:author="Nadine Struck" w:date="2021-01-20T18:55:00Z">
          <w:pPr>
            <w:pStyle w:val="Text"/>
          </w:pPr>
        </w:pPrChange>
      </w:pPr>
    </w:p>
    <w:p w14:paraId="7D405A36" w14:textId="7714D1FC" w:rsidR="001C2AC3" w:rsidRDefault="00770F15">
      <w:pPr>
        <w:pStyle w:val="Text"/>
        <w:jc w:val="both"/>
        <w:pPrChange w:id="33" w:author="Nadine Struck" w:date="2021-01-20T18:55:00Z">
          <w:pPr>
            <w:pStyle w:val="Text"/>
          </w:pPr>
        </w:pPrChange>
      </w:pPr>
      <w:ins w:id="34" w:author="4z91digxM3@goetheuniversitaet.onmicrosoft.com" w:date="2021-01-21T09:16:00Z">
        <w:r>
          <w:t>Ich bin davon überzeugt, dass ich ein geeigneter Kandidat für dieses Programm bin, d</w:t>
        </w:r>
      </w:ins>
      <w:ins w:id="35" w:author="4z91digxM3@goetheuniversitaet.onmicrosoft.com" w:date="2021-01-21T09:17:00Z">
        <w:r>
          <w:t xml:space="preserve">a ich neben </w:t>
        </w:r>
      </w:ins>
      <w:del w:id="36" w:author="4z91digxM3@goetheuniversitaet.onmicrosoft.com" w:date="2021-01-21T09:16:00Z">
        <w:r w:rsidR="002A4DC4" w:rsidDel="00770F15">
          <w:delText xml:space="preserve">Neben </w:delText>
        </w:r>
      </w:del>
      <w:r w:rsidR="002A4DC4">
        <w:t xml:space="preserve">den beruflichen Weiterbildungen </w:t>
      </w:r>
      <w:del w:id="37" w:author="4z91digxM3@goetheuniversitaet.onmicrosoft.com" w:date="2021-01-21T09:17:00Z">
        <w:r w:rsidR="002A4DC4" w:rsidDel="00770F15">
          <w:delText xml:space="preserve">konnte ich </w:delText>
        </w:r>
      </w:del>
      <w:r w:rsidR="002A4DC4">
        <w:t>schon früh anfangen</w:t>
      </w:r>
      <w:ins w:id="38" w:author="4z91digxM3@goetheuniversitaet.onmicrosoft.com" w:date="2021-01-21T09:17:00Z">
        <w:r>
          <w:t xml:space="preserve"> konnte</w:t>
        </w:r>
      </w:ins>
      <w:r w:rsidR="002A4DC4">
        <w:t xml:space="preserve">, mein angeeignetes Wissen in die Praxis zu transferieren. Durch die Übernahme eines vermögenden Kundenstammes im Anschluss an die Ausbildung </w:t>
      </w:r>
      <w:del w:id="39" w:author="Nadine Struck" w:date="2021-01-20T18:59:00Z">
        <w:r w:rsidR="002A4DC4" w:rsidDel="00CE406D">
          <w:delText xml:space="preserve">durfte </w:delText>
        </w:r>
      </w:del>
      <w:ins w:id="40" w:author="Nadine Struck" w:date="2021-01-20T18:59:00Z">
        <w:r w:rsidR="00CE406D">
          <w:t xml:space="preserve">konnte </w:t>
        </w:r>
      </w:ins>
      <w:r w:rsidR="002A4DC4">
        <w:t xml:space="preserve">ich </w:t>
      </w:r>
      <w:ins w:id="41" w:author="Nadine Struck" w:date="2021-01-20T18:59:00Z">
        <w:r w:rsidR="00CE406D">
          <w:t xml:space="preserve">von </w:t>
        </w:r>
      </w:ins>
      <w:r w:rsidR="002A4DC4">
        <w:t>eine</w:t>
      </w:r>
      <w:ins w:id="42" w:author="Nadine Struck" w:date="2021-01-20T18:59:00Z">
        <w:r w:rsidR="00CE406D">
          <w:t>r</w:t>
        </w:r>
      </w:ins>
      <w:r w:rsidR="002A4DC4">
        <w:t xml:space="preserve"> sehr steile</w:t>
      </w:r>
      <w:ins w:id="43" w:author="Nadine Struck" w:date="2021-01-20T18:59:00Z">
        <w:r w:rsidR="00CE406D">
          <w:t>n</w:t>
        </w:r>
      </w:ins>
      <w:r w:rsidR="002A4DC4">
        <w:t xml:space="preserve"> Lernkurve </w:t>
      </w:r>
      <w:ins w:id="44" w:author="Nadine Struck" w:date="2021-01-20T18:59:00Z">
        <w:r w:rsidR="00CE406D">
          <w:t>profitieren</w:t>
        </w:r>
      </w:ins>
      <w:del w:id="45" w:author="Nadine Struck" w:date="2021-01-20T18:59:00Z">
        <w:r w:rsidR="002A4DC4" w:rsidDel="00CE406D">
          <w:delText>erfahren</w:delText>
        </w:r>
      </w:del>
      <w:r w:rsidR="002A4DC4">
        <w:t xml:space="preserve">. Perfekt ergänzt wurde mein Karrierebeginn um die Übernahme einer Führungsposition im Alter von zwanzig Jahren. In diesem Zuge bin ich aktuell der jüngste leitende Angestellte bei der Kreissparkasse Tübingen. </w:t>
      </w:r>
    </w:p>
    <w:p w14:paraId="28D1B4B1" w14:textId="77777777" w:rsidR="001C2AC3" w:rsidRDefault="001C2AC3">
      <w:pPr>
        <w:pStyle w:val="Text"/>
        <w:jc w:val="both"/>
        <w:pPrChange w:id="46" w:author="Nadine Struck" w:date="2021-01-20T18:55:00Z">
          <w:pPr>
            <w:pStyle w:val="Text"/>
          </w:pPr>
        </w:pPrChange>
      </w:pPr>
    </w:p>
    <w:p w14:paraId="100DB382" w14:textId="77777777" w:rsidR="001C2AC3" w:rsidRDefault="002A4DC4">
      <w:pPr>
        <w:pStyle w:val="Text"/>
        <w:jc w:val="both"/>
        <w:pPrChange w:id="47" w:author="Nadine Struck" w:date="2021-01-20T18:55:00Z">
          <w:pPr>
            <w:pStyle w:val="Text"/>
          </w:pPr>
        </w:pPrChange>
      </w:pPr>
      <w:r>
        <w:t xml:space="preserve">Anhand meines bisherigen Bildungsweges lässt sich erkennen, dass ich die </w:t>
      </w:r>
      <w:proofErr w:type="spellStart"/>
      <w:r>
        <w:t>ben</w:t>
      </w:r>
      <w:proofErr w:type="spellEnd"/>
      <w:r>
        <w:rPr>
          <w:lang w:val="sv-SE"/>
        </w:rPr>
        <w:t>ö</w:t>
      </w:r>
      <w:proofErr w:type="spellStart"/>
      <w:r>
        <w:t>tigte</w:t>
      </w:r>
      <w:proofErr w:type="spellEnd"/>
      <w:r>
        <w:t xml:space="preserve"> Disziplin mitbringe, um meinen Weg weiterhin berufsbegleitend an der Seite der Frankfurt School zu gestalten.</w:t>
      </w:r>
    </w:p>
    <w:p w14:paraId="78AC4775" w14:textId="77777777" w:rsidR="001C2AC3" w:rsidRDefault="001C2AC3">
      <w:pPr>
        <w:pStyle w:val="Text"/>
        <w:jc w:val="both"/>
        <w:pPrChange w:id="48" w:author="Nadine Struck" w:date="2021-01-20T18:55:00Z">
          <w:pPr>
            <w:pStyle w:val="Text"/>
          </w:pPr>
        </w:pPrChange>
      </w:pPr>
    </w:p>
    <w:p w14:paraId="043E4D6B" w14:textId="4C8877DF" w:rsidR="001C2AC3" w:rsidRDefault="002A4DC4">
      <w:pPr>
        <w:pStyle w:val="Text"/>
        <w:jc w:val="both"/>
        <w:pPrChange w:id="49" w:author="Nadine Struck" w:date="2021-01-20T18:55:00Z">
          <w:pPr>
            <w:pStyle w:val="Text"/>
          </w:pPr>
        </w:pPrChange>
      </w:pPr>
      <w:r>
        <w:t>I</w:t>
      </w:r>
      <w:del w:id="50" w:author="Nadine Struck" w:date="2021-01-20T19:00:00Z">
        <w:r w:rsidDel="00CE406D">
          <w:delText>ch freue mich von Ihnen zu hören, um die weiteren Schritte zu besprechen</w:delText>
        </w:r>
      </w:del>
      <w:ins w:id="51" w:author="Nadine Struck" w:date="2021-01-20T19:00:00Z">
        <w:r w:rsidR="00CE406D">
          <w:t>ch würde mich freuen, Sie auch in einem persönlichen Gespräch von mir zu überzeugen</w:t>
        </w:r>
      </w:ins>
      <w:r>
        <w:t>!</w:t>
      </w:r>
    </w:p>
    <w:p w14:paraId="652CA35D" w14:textId="77777777" w:rsidR="001C2AC3" w:rsidRDefault="001C2AC3">
      <w:pPr>
        <w:pStyle w:val="Text"/>
        <w:jc w:val="both"/>
        <w:pPrChange w:id="52" w:author="Nadine Struck" w:date="2021-01-20T18:55:00Z">
          <w:pPr>
            <w:pStyle w:val="Text"/>
          </w:pPr>
        </w:pPrChange>
      </w:pPr>
    </w:p>
    <w:p w14:paraId="7C84080A" w14:textId="77777777" w:rsidR="001C2AC3" w:rsidRDefault="001C2AC3">
      <w:pPr>
        <w:pStyle w:val="Text"/>
        <w:jc w:val="both"/>
        <w:pPrChange w:id="53" w:author="Nadine Struck" w:date="2021-01-20T18:55:00Z">
          <w:pPr>
            <w:pStyle w:val="Text"/>
          </w:pPr>
        </w:pPrChange>
      </w:pPr>
    </w:p>
    <w:p w14:paraId="70355EFE" w14:textId="77777777" w:rsidR="001C2AC3" w:rsidRDefault="002A4DC4">
      <w:pPr>
        <w:pStyle w:val="Text"/>
        <w:jc w:val="both"/>
        <w:pPrChange w:id="54" w:author="Nadine Struck" w:date="2021-01-20T18:55:00Z">
          <w:pPr>
            <w:pStyle w:val="Text"/>
          </w:pPr>
        </w:pPrChange>
      </w:pPr>
      <w:r>
        <w:t xml:space="preserve">Mit freundlichen Grüßen </w:t>
      </w:r>
    </w:p>
    <w:p w14:paraId="4A8A1DC0" w14:textId="77777777" w:rsidR="001C2AC3" w:rsidRDefault="001C2AC3">
      <w:pPr>
        <w:pStyle w:val="Text"/>
        <w:jc w:val="both"/>
        <w:pPrChange w:id="55" w:author="Nadine Struck" w:date="2021-01-20T18:55:00Z">
          <w:pPr>
            <w:pStyle w:val="Text"/>
          </w:pPr>
        </w:pPrChange>
      </w:pPr>
    </w:p>
    <w:p w14:paraId="2FA422BF" w14:textId="77777777" w:rsidR="001C2AC3" w:rsidRDefault="002A4DC4">
      <w:pPr>
        <w:pStyle w:val="Text"/>
        <w:jc w:val="both"/>
        <w:pPrChange w:id="56" w:author="Nadine Struck" w:date="2021-01-20T18:55:00Z">
          <w:pPr>
            <w:pStyle w:val="Text"/>
          </w:pPr>
        </w:pPrChange>
      </w:pPr>
      <w:r>
        <w:t>Lars Breuning</w:t>
      </w:r>
    </w:p>
    <w:p w14:paraId="46D5C49D" w14:textId="77777777" w:rsidR="001C2AC3" w:rsidRDefault="001C2AC3">
      <w:pPr>
        <w:pStyle w:val="Text"/>
      </w:pPr>
    </w:p>
    <w:sectPr w:rsidR="001C2AC3">
      <w:headerReference w:type="default" r:id="rId6"/>
      <w:footerReference w:type="default" r:id="rId7"/>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0B442D" w14:textId="77777777" w:rsidR="00C570A2" w:rsidRDefault="00C570A2">
      <w:r>
        <w:separator/>
      </w:r>
    </w:p>
  </w:endnote>
  <w:endnote w:type="continuationSeparator" w:id="0">
    <w:p w14:paraId="684ABC14" w14:textId="77777777" w:rsidR="00C570A2" w:rsidRDefault="00C570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Helvetica Neue"/>
    <w:panose1 w:val="02000503000000020004"/>
    <w:charset w:val="00"/>
    <w:family w:val="auto"/>
    <w:pitch w:val="variable"/>
    <w:sig w:usb0="E50002FF" w:usb1="500079DB" w:usb2="00000010" w:usb3="00000000" w:csb0="00000001" w:csb1="00000000"/>
  </w:font>
  <w:font w:name="Wingdings">
    <w:panose1 w:val="05000000000000000000"/>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6A57DD" w14:textId="77777777" w:rsidR="001C2AC3" w:rsidRDefault="001C2AC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B8AD5AB" w14:textId="77777777" w:rsidR="00C570A2" w:rsidRDefault="00C570A2">
      <w:r>
        <w:separator/>
      </w:r>
    </w:p>
  </w:footnote>
  <w:footnote w:type="continuationSeparator" w:id="0">
    <w:p w14:paraId="55D47E86" w14:textId="77777777" w:rsidR="00C570A2" w:rsidRDefault="00C570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82274A" w14:textId="77777777" w:rsidR="001C2AC3" w:rsidRDefault="001C2AC3"/>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Nadine Struck">
    <w15:presenceInfo w15:providerId="Windows Live" w15:userId="e8c6c22ca95071a9"/>
  </w15:person>
  <w15:person w15:author="4z91digxM3@goetheuniversitaet.onmicrosoft.com">
    <w15:presenceInfo w15:providerId="AD" w15:userId="S::4z91digxm3@goetheuniversitaet.onmicrosoft.com::3dbe2025-8164-45af-aa8d-b9cb89f43b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displayBackgroundShape/>
  <w:proofState w:spelling="clean" w:grammar="clean"/>
  <w:trackRevision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AC3"/>
    <w:rsid w:val="001C2AC3"/>
    <w:rsid w:val="002A4DC4"/>
    <w:rsid w:val="00766A68"/>
    <w:rsid w:val="00770F15"/>
    <w:rsid w:val="00C570A2"/>
    <w:rsid w:val="00CE406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037AC"/>
  <w15:docId w15:val="{57837D17-7A07-47D9-AA99-24F3D8EFE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val="de-DE" w:eastAsia="de-DE"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customStyle="1" w:styleId="Text">
    <w:name w:val="Text"/>
    <w:rPr>
      <w:rFonts w:ascii="Helvetica Neue" w:hAnsi="Helvetica Neue" w:cs="Arial Unicode MS"/>
      <w:color w:val="000000"/>
      <w:sz w:val="22"/>
      <w:szCs w:val="22"/>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microsoft.com/office/2011/relationships/people" Target="peop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424</Words>
  <Characters>2417</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4z91digxM3@goetheuniversitaet.onmicrosoft.com</cp:lastModifiedBy>
  <cp:revision>3</cp:revision>
  <dcterms:created xsi:type="dcterms:W3CDTF">2021-01-20T18:01:00Z</dcterms:created>
  <dcterms:modified xsi:type="dcterms:W3CDTF">2021-01-21T08:17:00Z</dcterms:modified>
</cp:coreProperties>
</file>