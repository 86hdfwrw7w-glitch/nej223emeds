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pPr w:leftFromText="141" w:rightFromText="141" w:vertAnchor="page" w:horzAnchor="margin" w:tblpY="601"/>
        <w:tblW w:w="10777" w:type="dxa"/>
        <w:tblLayout w:type="fixed"/>
        <w:tblLook w:val="01E0" w:firstRow="1" w:lastRow="1" w:firstColumn="1" w:lastColumn="1" w:noHBand="0" w:noVBand="0"/>
      </w:tblPr>
      <w:tblGrid>
        <w:gridCol w:w="1721"/>
        <w:gridCol w:w="5743"/>
        <w:gridCol w:w="3313"/>
      </w:tblGrid>
      <w:tr w:rsidR="00425134" w:rsidRPr="00360962" w14:paraId="040CCBD3" w14:textId="77777777" w:rsidTr="004F3F5C">
        <w:trPr>
          <w:trHeight w:val="789"/>
        </w:trPr>
        <w:tc>
          <w:tcPr>
            <w:tcW w:w="10777" w:type="dxa"/>
            <w:gridSpan w:val="3"/>
            <w:vAlign w:val="bottom"/>
          </w:tcPr>
          <w:p w14:paraId="04148810" w14:textId="77777777" w:rsidR="00425134" w:rsidRPr="00360962" w:rsidRDefault="00425134" w:rsidP="004F3F5C">
            <w:pPr>
              <w:pStyle w:val="TableParagraph"/>
              <w:spacing w:line="240" w:lineRule="auto"/>
              <w:ind w:left="1301" w:right="1306"/>
              <w:jc w:val="center"/>
              <w:rPr>
                <w:b/>
                <w:sz w:val="44"/>
                <w:lang w:val="de-DE"/>
                <w:rPrChange w:id="0" w:author="David Döbele" w:date="2023-02-07T19:55:00Z">
                  <w:rPr>
                    <w:b/>
                    <w:sz w:val="44"/>
                  </w:rPr>
                </w:rPrChange>
              </w:rPr>
            </w:pPr>
            <w:r w:rsidRPr="00360962">
              <w:rPr>
                <w:b/>
                <w:sz w:val="44"/>
                <w:lang w:val="de-DE"/>
                <w:rPrChange w:id="1" w:author="David Döbele" w:date="2023-02-07T19:55:00Z">
                  <w:rPr>
                    <w:b/>
                    <w:sz w:val="44"/>
                  </w:rPr>
                </w:rPrChange>
              </w:rPr>
              <w:t>Florian</w:t>
            </w:r>
            <w:r w:rsidRPr="00360962">
              <w:rPr>
                <w:b/>
                <w:spacing w:val="-2"/>
                <w:sz w:val="44"/>
                <w:lang w:val="de-DE"/>
                <w:rPrChange w:id="2" w:author="David Döbele" w:date="2023-02-07T19:55:00Z">
                  <w:rPr>
                    <w:b/>
                    <w:spacing w:val="-2"/>
                    <w:sz w:val="44"/>
                  </w:rPr>
                </w:rPrChange>
              </w:rPr>
              <w:t xml:space="preserve"> </w:t>
            </w:r>
            <w:r w:rsidRPr="00360962">
              <w:rPr>
                <w:b/>
                <w:sz w:val="44"/>
                <w:lang w:val="de-DE"/>
                <w:rPrChange w:id="3" w:author="David Döbele" w:date="2023-02-07T19:55:00Z">
                  <w:rPr>
                    <w:b/>
                    <w:sz w:val="44"/>
                  </w:rPr>
                </w:rPrChange>
              </w:rPr>
              <w:t>Kempf</w:t>
            </w:r>
          </w:p>
          <w:p w14:paraId="22B49033" w14:textId="1F39C352" w:rsidR="00425134" w:rsidRPr="00B62598" w:rsidRDefault="00425134" w:rsidP="00EE7925">
            <w:pPr>
              <w:pStyle w:val="TableParagraph"/>
              <w:spacing w:before="1" w:line="240" w:lineRule="auto"/>
              <w:ind w:left="1303" w:right="1306"/>
              <w:jc w:val="center"/>
              <w:rPr>
                <w:sz w:val="20"/>
                <w:lang w:val="de-DE"/>
              </w:rPr>
            </w:pPr>
            <w:proofErr w:type="spellStart"/>
            <w:r w:rsidRPr="004F3F5C">
              <w:rPr>
                <w:sz w:val="20"/>
                <w:lang w:val="de-DE"/>
              </w:rPr>
              <w:t>Kilbachweg</w:t>
            </w:r>
            <w:proofErr w:type="spellEnd"/>
            <w:r w:rsidRPr="004F3F5C">
              <w:rPr>
                <w:spacing w:val="-1"/>
                <w:sz w:val="20"/>
                <w:lang w:val="de-DE"/>
              </w:rPr>
              <w:t xml:space="preserve"> </w:t>
            </w:r>
            <w:r w:rsidRPr="004F3F5C">
              <w:rPr>
                <w:sz w:val="20"/>
                <w:lang w:val="de-DE"/>
              </w:rPr>
              <w:t>4,</w:t>
            </w:r>
            <w:r w:rsidRPr="004F3F5C">
              <w:rPr>
                <w:spacing w:val="-2"/>
                <w:sz w:val="20"/>
                <w:lang w:val="de-DE"/>
              </w:rPr>
              <w:t xml:space="preserve"> </w:t>
            </w:r>
            <w:r w:rsidRPr="004F3F5C">
              <w:rPr>
                <w:sz w:val="20"/>
                <w:lang w:val="de-DE"/>
              </w:rPr>
              <w:t>65510</w:t>
            </w:r>
            <w:r w:rsidRPr="004F3F5C">
              <w:rPr>
                <w:spacing w:val="-1"/>
                <w:sz w:val="20"/>
                <w:lang w:val="de-DE"/>
              </w:rPr>
              <w:t xml:space="preserve"> </w:t>
            </w:r>
            <w:r w:rsidRPr="004F3F5C">
              <w:rPr>
                <w:sz w:val="20"/>
                <w:lang w:val="de-DE"/>
              </w:rPr>
              <w:t>Idstein-Heftrich,</w:t>
            </w:r>
            <w:r w:rsidRPr="004F3F5C">
              <w:rPr>
                <w:spacing w:val="-2"/>
                <w:sz w:val="20"/>
                <w:lang w:val="de-DE"/>
              </w:rPr>
              <w:t xml:space="preserve"> </w:t>
            </w:r>
            <w:r w:rsidRPr="004F3F5C">
              <w:rPr>
                <w:sz w:val="20"/>
                <w:lang w:val="de-DE"/>
              </w:rPr>
              <w:t>Germany</w:t>
            </w:r>
            <w:r w:rsidRPr="004F3F5C">
              <w:rPr>
                <w:spacing w:val="1"/>
                <w:sz w:val="20"/>
                <w:lang w:val="de-DE"/>
              </w:rPr>
              <w:t xml:space="preserve"> </w:t>
            </w:r>
            <w:r w:rsidRPr="004F3F5C">
              <w:rPr>
                <w:sz w:val="20"/>
                <w:lang w:val="de-DE"/>
              </w:rPr>
              <w:t>|</w:t>
            </w:r>
            <w:r w:rsidRPr="004F3F5C">
              <w:rPr>
                <w:spacing w:val="-4"/>
                <w:sz w:val="20"/>
                <w:lang w:val="de-DE"/>
              </w:rPr>
              <w:t xml:space="preserve"> </w:t>
            </w:r>
            <w:r w:rsidR="00000000">
              <w:fldChar w:fldCharType="begin"/>
            </w:r>
            <w:r w:rsidR="00000000" w:rsidRPr="00360962">
              <w:rPr>
                <w:lang w:val="de-DE"/>
                <w:rPrChange w:id="4" w:author="David Döbele" w:date="2023-02-07T19:55:00Z">
                  <w:rPr/>
                </w:rPrChange>
              </w:rPr>
              <w:instrText>HYPERLINK "mailto:Kempf.florian@t-online.de" \h</w:instrText>
            </w:r>
            <w:r w:rsidR="00000000">
              <w:fldChar w:fldCharType="separate"/>
            </w:r>
            <w:r w:rsidRPr="00B62598">
              <w:rPr>
                <w:sz w:val="20"/>
                <w:lang w:val="de-DE"/>
              </w:rPr>
              <w:t>Kempf.florian@t-online.de</w:t>
            </w:r>
            <w:r w:rsidRPr="00B62598">
              <w:rPr>
                <w:spacing w:val="-2"/>
                <w:sz w:val="20"/>
                <w:lang w:val="de-DE"/>
              </w:rPr>
              <w:t xml:space="preserve"> </w:t>
            </w:r>
            <w:r w:rsidR="00000000">
              <w:rPr>
                <w:spacing w:val="-2"/>
                <w:sz w:val="20"/>
                <w:lang w:val="de-DE"/>
              </w:rPr>
              <w:fldChar w:fldCharType="end"/>
            </w:r>
            <w:r w:rsidRPr="00B62598">
              <w:rPr>
                <w:sz w:val="20"/>
                <w:lang w:val="de-DE"/>
              </w:rPr>
              <w:t>|</w:t>
            </w:r>
            <w:r w:rsidRPr="00B62598">
              <w:rPr>
                <w:spacing w:val="-4"/>
                <w:sz w:val="20"/>
                <w:lang w:val="de-DE"/>
              </w:rPr>
              <w:t xml:space="preserve"> </w:t>
            </w:r>
            <w:r w:rsidRPr="00B62598">
              <w:rPr>
                <w:sz w:val="20"/>
                <w:lang w:val="de-DE"/>
              </w:rPr>
              <w:t>+49(0)157</w:t>
            </w:r>
            <w:r w:rsidRPr="00B62598">
              <w:rPr>
                <w:spacing w:val="-3"/>
                <w:sz w:val="20"/>
                <w:lang w:val="de-DE"/>
              </w:rPr>
              <w:t xml:space="preserve"> </w:t>
            </w:r>
            <w:r w:rsidRPr="00B62598">
              <w:rPr>
                <w:sz w:val="20"/>
                <w:lang w:val="de-DE"/>
              </w:rPr>
              <w:t>73122100</w:t>
            </w:r>
          </w:p>
        </w:tc>
      </w:tr>
      <w:tr w:rsidR="00425134" w:rsidRPr="004D7C69" w14:paraId="2105EA66" w14:textId="77777777" w:rsidTr="004F3F5C">
        <w:trPr>
          <w:trHeight w:val="454"/>
        </w:trPr>
        <w:tc>
          <w:tcPr>
            <w:tcW w:w="10777" w:type="dxa"/>
            <w:gridSpan w:val="3"/>
            <w:tcBorders>
              <w:bottom w:val="single" w:sz="4" w:space="0" w:color="auto"/>
            </w:tcBorders>
            <w:vAlign w:val="bottom"/>
          </w:tcPr>
          <w:p w14:paraId="79F40237" w14:textId="77777777" w:rsidR="00425134" w:rsidRPr="004D7C69" w:rsidRDefault="00425134" w:rsidP="00EE7925">
            <w:pPr>
              <w:pStyle w:val="TableParagraph"/>
              <w:tabs>
                <w:tab w:val="left" w:pos="10775"/>
              </w:tabs>
              <w:spacing w:before="60" w:line="240" w:lineRule="auto"/>
              <w:rPr>
                <w:b/>
                <w:sz w:val="28"/>
              </w:rPr>
            </w:pPr>
            <w:r w:rsidRPr="004D7C69">
              <w:rPr>
                <w:b/>
                <w:sz w:val="28"/>
              </w:rPr>
              <w:t>Education</w:t>
            </w:r>
            <w:r w:rsidRPr="004D7C69">
              <w:rPr>
                <w:b/>
                <w:sz w:val="28"/>
              </w:rPr>
              <w:tab/>
            </w:r>
          </w:p>
        </w:tc>
      </w:tr>
      <w:tr w:rsidR="00425134" w:rsidRPr="004D7C69" w14:paraId="7759913F" w14:textId="77777777" w:rsidTr="004F3F5C">
        <w:trPr>
          <w:trHeight w:val="340"/>
        </w:trPr>
        <w:tc>
          <w:tcPr>
            <w:tcW w:w="7464" w:type="dxa"/>
            <w:gridSpan w:val="2"/>
            <w:tcBorders>
              <w:top w:val="single" w:sz="4" w:space="0" w:color="auto"/>
            </w:tcBorders>
            <w:vAlign w:val="bottom"/>
          </w:tcPr>
          <w:p w14:paraId="7AFE0C9D" w14:textId="77777777" w:rsidR="00425134" w:rsidRPr="004D7C69" w:rsidRDefault="00425134" w:rsidP="00B62598">
            <w:pPr>
              <w:pStyle w:val="TableParagraph"/>
              <w:spacing w:before="21" w:line="240" w:lineRule="auto"/>
              <w:rPr>
                <w:b/>
                <w:sz w:val="21"/>
              </w:rPr>
            </w:pPr>
            <w:r w:rsidRPr="004D7C69">
              <w:rPr>
                <w:b/>
                <w:sz w:val="21"/>
              </w:rPr>
              <w:t>h_da</w:t>
            </w:r>
            <w:r w:rsidRPr="004D7C69">
              <w:rPr>
                <w:b/>
                <w:spacing w:val="-2"/>
                <w:sz w:val="21"/>
              </w:rPr>
              <w:t xml:space="preserve"> </w:t>
            </w:r>
            <w:r w:rsidRPr="004D7C69">
              <w:rPr>
                <w:b/>
                <w:sz w:val="21"/>
              </w:rPr>
              <w:t>University</w:t>
            </w:r>
            <w:r w:rsidRPr="004D7C69">
              <w:rPr>
                <w:b/>
                <w:spacing w:val="1"/>
                <w:sz w:val="21"/>
              </w:rPr>
              <w:t xml:space="preserve"> </w:t>
            </w:r>
            <w:r w:rsidRPr="004D7C69">
              <w:rPr>
                <w:b/>
                <w:sz w:val="21"/>
              </w:rPr>
              <w:t>of</w:t>
            </w:r>
            <w:r w:rsidRPr="004D7C69">
              <w:rPr>
                <w:b/>
                <w:spacing w:val="-3"/>
                <w:sz w:val="21"/>
              </w:rPr>
              <w:t xml:space="preserve"> </w:t>
            </w:r>
            <w:r w:rsidRPr="004D7C69">
              <w:rPr>
                <w:b/>
                <w:sz w:val="21"/>
              </w:rPr>
              <w:t>Applied</w:t>
            </w:r>
            <w:r w:rsidRPr="004D7C69">
              <w:rPr>
                <w:b/>
                <w:spacing w:val="-1"/>
                <w:sz w:val="21"/>
              </w:rPr>
              <w:t xml:space="preserve"> </w:t>
            </w:r>
            <w:r w:rsidRPr="004D7C69">
              <w:rPr>
                <w:b/>
                <w:sz w:val="21"/>
              </w:rPr>
              <w:t>Sciences</w:t>
            </w:r>
            <w:r w:rsidRPr="004D7C69">
              <w:rPr>
                <w:b/>
                <w:spacing w:val="-3"/>
                <w:sz w:val="21"/>
              </w:rPr>
              <w:t xml:space="preserve"> </w:t>
            </w:r>
            <w:r w:rsidRPr="004D7C69">
              <w:rPr>
                <w:b/>
                <w:sz w:val="21"/>
              </w:rPr>
              <w:t>Darmstadt</w:t>
            </w:r>
          </w:p>
        </w:tc>
        <w:tc>
          <w:tcPr>
            <w:tcW w:w="3313" w:type="dxa"/>
            <w:tcBorders>
              <w:top w:val="single" w:sz="4" w:space="0" w:color="auto"/>
            </w:tcBorders>
            <w:vAlign w:val="bottom"/>
          </w:tcPr>
          <w:p w14:paraId="7F36E0C3" w14:textId="77777777" w:rsidR="00425134" w:rsidRPr="004D7C69" w:rsidRDefault="00425134" w:rsidP="00B62598">
            <w:pPr>
              <w:pStyle w:val="TableParagraph"/>
              <w:spacing w:before="33" w:line="240" w:lineRule="auto"/>
              <w:jc w:val="right"/>
              <w:rPr>
                <w:b/>
                <w:sz w:val="20"/>
              </w:rPr>
            </w:pPr>
            <w:r w:rsidRPr="004D7C69">
              <w:rPr>
                <w:b/>
                <w:sz w:val="20"/>
              </w:rPr>
              <w:t>Darmstadt, DE</w:t>
            </w:r>
          </w:p>
        </w:tc>
      </w:tr>
      <w:tr w:rsidR="00425134" w:rsidRPr="004D7C69" w14:paraId="69D7857D" w14:textId="77777777" w:rsidTr="004F3F5C">
        <w:trPr>
          <w:trHeight w:val="231"/>
        </w:trPr>
        <w:tc>
          <w:tcPr>
            <w:tcW w:w="7464" w:type="dxa"/>
            <w:gridSpan w:val="2"/>
            <w:vAlign w:val="bottom"/>
          </w:tcPr>
          <w:p w14:paraId="42261A31" w14:textId="77777777" w:rsidR="00425134" w:rsidRPr="004D7C69" w:rsidRDefault="00425134" w:rsidP="00B62598">
            <w:pPr>
              <w:pStyle w:val="TableParagraph"/>
              <w:spacing w:line="240" w:lineRule="auto"/>
              <w:rPr>
                <w:i/>
                <w:sz w:val="20"/>
              </w:rPr>
            </w:pPr>
            <w:r w:rsidRPr="004D7C69">
              <w:rPr>
                <w:i/>
                <w:sz w:val="20"/>
              </w:rPr>
              <w:t>M.Sc.</w:t>
            </w:r>
            <w:r w:rsidRPr="004D7C69">
              <w:rPr>
                <w:i/>
                <w:spacing w:val="-2"/>
                <w:sz w:val="20"/>
              </w:rPr>
              <w:t xml:space="preserve"> </w:t>
            </w:r>
            <w:r w:rsidRPr="004D7C69">
              <w:rPr>
                <w:i/>
                <w:sz w:val="20"/>
              </w:rPr>
              <w:t>in Industrial</w:t>
            </w:r>
            <w:r w:rsidRPr="004D7C69">
              <w:rPr>
                <w:i/>
                <w:spacing w:val="-3"/>
                <w:sz w:val="20"/>
              </w:rPr>
              <w:t xml:space="preserve"> </w:t>
            </w:r>
            <w:r w:rsidRPr="004D7C69">
              <w:rPr>
                <w:i/>
                <w:sz w:val="20"/>
              </w:rPr>
              <w:t>Engineering</w:t>
            </w:r>
            <w:r w:rsidRPr="004D7C69">
              <w:rPr>
                <w:i/>
                <w:spacing w:val="-2"/>
                <w:sz w:val="20"/>
              </w:rPr>
              <w:t xml:space="preserve"> </w:t>
            </w:r>
            <w:r w:rsidRPr="004D7C69">
              <w:rPr>
                <w:i/>
                <w:sz w:val="20"/>
              </w:rPr>
              <w:t>(current</w:t>
            </w:r>
            <w:r w:rsidRPr="004D7C69">
              <w:rPr>
                <w:i/>
                <w:spacing w:val="-3"/>
                <w:sz w:val="20"/>
              </w:rPr>
              <w:t xml:space="preserve"> </w:t>
            </w:r>
            <w:r w:rsidRPr="004D7C69">
              <w:rPr>
                <w:i/>
                <w:sz w:val="20"/>
              </w:rPr>
              <w:t>average:</w:t>
            </w:r>
            <w:r w:rsidRPr="004D7C69">
              <w:rPr>
                <w:i/>
                <w:spacing w:val="-3"/>
                <w:sz w:val="20"/>
              </w:rPr>
              <w:t xml:space="preserve"> </w:t>
            </w:r>
            <w:r w:rsidRPr="004D7C69">
              <w:rPr>
                <w:i/>
                <w:sz w:val="20"/>
              </w:rPr>
              <w:t>1.5, 1.0 – 5.0</w:t>
            </w:r>
            <w:r>
              <w:rPr>
                <w:i/>
                <w:sz w:val="20"/>
              </w:rPr>
              <w:t>,</w:t>
            </w:r>
            <w:r w:rsidRPr="004D7C69">
              <w:rPr>
                <w:i/>
                <w:sz w:val="20"/>
              </w:rPr>
              <w:t xml:space="preserve"> with 1.0 being best)</w:t>
            </w:r>
          </w:p>
        </w:tc>
        <w:tc>
          <w:tcPr>
            <w:tcW w:w="3313" w:type="dxa"/>
            <w:vAlign w:val="bottom"/>
          </w:tcPr>
          <w:p w14:paraId="4AC7B0D4" w14:textId="77777777" w:rsidR="00425134" w:rsidRPr="004D7C69" w:rsidRDefault="00425134" w:rsidP="00B62598">
            <w:pPr>
              <w:pStyle w:val="TableParagraph"/>
              <w:spacing w:line="240" w:lineRule="auto"/>
              <w:jc w:val="right"/>
              <w:rPr>
                <w:sz w:val="20"/>
              </w:rPr>
            </w:pPr>
            <w:r w:rsidRPr="004D7C69">
              <w:rPr>
                <w:sz w:val="20"/>
              </w:rPr>
              <w:t>04/2021</w:t>
            </w:r>
            <w:r>
              <w:rPr>
                <w:sz w:val="20"/>
              </w:rPr>
              <w:t xml:space="preserve"> – </w:t>
            </w:r>
            <w:r w:rsidRPr="004D7C69">
              <w:rPr>
                <w:sz w:val="20"/>
              </w:rPr>
              <w:t>today</w:t>
            </w:r>
          </w:p>
        </w:tc>
      </w:tr>
      <w:tr w:rsidR="00425134" w:rsidRPr="004D7C69" w14:paraId="188EB17E" w14:textId="77777777" w:rsidTr="004F3F5C">
        <w:trPr>
          <w:trHeight w:val="481"/>
        </w:trPr>
        <w:tc>
          <w:tcPr>
            <w:tcW w:w="10777" w:type="dxa"/>
            <w:gridSpan w:val="3"/>
            <w:vAlign w:val="bottom"/>
          </w:tcPr>
          <w:p w14:paraId="0C28E966" w14:textId="77777777" w:rsidR="00425134" w:rsidRPr="004D7C69" w:rsidRDefault="00425134" w:rsidP="00B62598">
            <w:pPr>
              <w:pStyle w:val="TableParagraph"/>
              <w:numPr>
                <w:ilvl w:val="0"/>
                <w:numId w:val="9"/>
              </w:numPr>
              <w:tabs>
                <w:tab w:val="left" w:pos="720"/>
                <w:tab w:val="left" w:pos="721"/>
              </w:tabs>
              <w:spacing w:line="240" w:lineRule="auto"/>
              <w:ind w:right="3456"/>
              <w:rPr>
                <w:sz w:val="20"/>
              </w:rPr>
            </w:pPr>
            <w:r w:rsidRPr="004D7C69">
              <w:rPr>
                <w:sz w:val="20"/>
              </w:rPr>
              <w:t>Relevant</w:t>
            </w:r>
            <w:r w:rsidRPr="004D7C69">
              <w:rPr>
                <w:spacing w:val="-4"/>
                <w:sz w:val="20"/>
              </w:rPr>
              <w:t xml:space="preserve"> </w:t>
            </w:r>
            <w:proofErr w:type="spellStart"/>
            <w:r w:rsidRPr="004D7C69">
              <w:rPr>
                <w:sz w:val="20"/>
              </w:rPr>
              <w:t>specialisation</w:t>
            </w:r>
            <w:proofErr w:type="spellEnd"/>
            <w:r w:rsidRPr="004D7C69">
              <w:rPr>
                <w:spacing w:val="-2"/>
                <w:sz w:val="20"/>
              </w:rPr>
              <w:t xml:space="preserve"> </w:t>
            </w:r>
            <w:r w:rsidRPr="004D7C69">
              <w:rPr>
                <w:sz w:val="20"/>
              </w:rPr>
              <w:t>subjects:</w:t>
            </w:r>
            <w:r w:rsidRPr="004D7C69">
              <w:rPr>
                <w:spacing w:val="-4"/>
                <w:sz w:val="20"/>
              </w:rPr>
              <w:t xml:space="preserve"> </w:t>
            </w:r>
            <w:r w:rsidRPr="004D7C69">
              <w:rPr>
                <w:sz w:val="20"/>
              </w:rPr>
              <w:t>Business</w:t>
            </w:r>
            <w:r w:rsidRPr="004D7C69">
              <w:rPr>
                <w:spacing w:val="-4"/>
                <w:sz w:val="20"/>
              </w:rPr>
              <w:t xml:space="preserve"> </w:t>
            </w:r>
            <w:r w:rsidRPr="004D7C69">
              <w:rPr>
                <w:sz w:val="20"/>
              </w:rPr>
              <w:t>Development</w:t>
            </w:r>
            <w:r w:rsidRPr="004D7C69">
              <w:rPr>
                <w:spacing w:val="-4"/>
                <w:sz w:val="20"/>
              </w:rPr>
              <w:t xml:space="preserve"> </w:t>
            </w:r>
            <w:r w:rsidRPr="004D7C69">
              <w:rPr>
                <w:sz w:val="20"/>
              </w:rPr>
              <w:t>&amp;</w:t>
            </w:r>
            <w:r w:rsidRPr="004D7C69">
              <w:rPr>
                <w:spacing w:val="-2"/>
                <w:sz w:val="20"/>
              </w:rPr>
              <w:t xml:space="preserve"> </w:t>
            </w:r>
            <w:r w:rsidRPr="004D7C69">
              <w:rPr>
                <w:sz w:val="20"/>
              </w:rPr>
              <w:t>Entrepreneurship</w:t>
            </w:r>
            <w:r w:rsidRPr="004D7C69">
              <w:rPr>
                <w:spacing w:val="-2"/>
                <w:sz w:val="20"/>
              </w:rPr>
              <w:t xml:space="preserve"> </w:t>
            </w:r>
            <w:r w:rsidRPr="004D7C69">
              <w:rPr>
                <w:sz w:val="20"/>
              </w:rPr>
              <w:t>(1.3),</w:t>
            </w:r>
            <w:r w:rsidRPr="004D7C69">
              <w:rPr>
                <w:spacing w:val="-47"/>
                <w:sz w:val="20"/>
              </w:rPr>
              <w:t xml:space="preserve"> </w:t>
            </w:r>
            <w:proofErr w:type="spellStart"/>
            <w:r w:rsidRPr="004D7C69">
              <w:rPr>
                <w:sz w:val="20"/>
              </w:rPr>
              <w:t>Digitalisation</w:t>
            </w:r>
            <w:proofErr w:type="spellEnd"/>
            <w:r w:rsidRPr="004D7C69">
              <w:rPr>
                <w:sz w:val="20"/>
              </w:rPr>
              <w:t xml:space="preserve"> in Industry</w:t>
            </w:r>
            <w:r w:rsidRPr="004D7C69">
              <w:rPr>
                <w:spacing w:val="1"/>
                <w:sz w:val="20"/>
              </w:rPr>
              <w:t xml:space="preserve"> </w:t>
            </w:r>
            <w:r w:rsidRPr="004D7C69">
              <w:rPr>
                <w:sz w:val="20"/>
              </w:rPr>
              <w:t>(1.0),</w:t>
            </w:r>
            <w:r w:rsidRPr="004D7C69">
              <w:rPr>
                <w:spacing w:val="-1"/>
                <w:sz w:val="20"/>
              </w:rPr>
              <w:t xml:space="preserve"> </w:t>
            </w:r>
            <w:r w:rsidRPr="004D7C69">
              <w:rPr>
                <w:sz w:val="20"/>
              </w:rPr>
              <w:t>Innovation</w:t>
            </w:r>
            <w:r w:rsidRPr="004D7C69">
              <w:rPr>
                <w:spacing w:val="1"/>
                <w:sz w:val="20"/>
              </w:rPr>
              <w:t xml:space="preserve"> </w:t>
            </w:r>
            <w:r w:rsidRPr="004D7C69">
              <w:rPr>
                <w:sz w:val="20"/>
              </w:rPr>
              <w:t>Management</w:t>
            </w:r>
            <w:r w:rsidRPr="004D7C69">
              <w:rPr>
                <w:spacing w:val="-2"/>
                <w:sz w:val="20"/>
              </w:rPr>
              <w:t xml:space="preserve"> </w:t>
            </w:r>
            <w:r w:rsidRPr="004D7C69">
              <w:rPr>
                <w:sz w:val="20"/>
              </w:rPr>
              <w:t>(1.0)</w:t>
            </w:r>
          </w:p>
        </w:tc>
      </w:tr>
      <w:tr w:rsidR="00425134" w:rsidRPr="004D7C69" w14:paraId="00BF5E73" w14:textId="77777777" w:rsidTr="004F3F5C">
        <w:trPr>
          <w:trHeight w:val="283"/>
        </w:trPr>
        <w:tc>
          <w:tcPr>
            <w:tcW w:w="7464" w:type="dxa"/>
            <w:gridSpan w:val="2"/>
            <w:vAlign w:val="bottom"/>
          </w:tcPr>
          <w:p w14:paraId="353BF488" w14:textId="77777777" w:rsidR="00425134" w:rsidRPr="004D7C69" w:rsidRDefault="00425134" w:rsidP="00B62598">
            <w:pPr>
              <w:pStyle w:val="TableParagraph"/>
              <w:spacing w:line="240" w:lineRule="auto"/>
              <w:rPr>
                <w:i/>
                <w:sz w:val="20"/>
              </w:rPr>
            </w:pPr>
            <w:r w:rsidRPr="004D7C69">
              <w:rPr>
                <w:i/>
                <w:sz w:val="20"/>
              </w:rPr>
              <w:t>B.Sc.</w:t>
            </w:r>
            <w:r w:rsidRPr="004D7C69">
              <w:rPr>
                <w:i/>
                <w:spacing w:val="-1"/>
                <w:sz w:val="20"/>
              </w:rPr>
              <w:t xml:space="preserve"> </w:t>
            </w:r>
            <w:r w:rsidRPr="004D7C69">
              <w:rPr>
                <w:i/>
                <w:sz w:val="20"/>
              </w:rPr>
              <w:t>in</w:t>
            </w:r>
            <w:r w:rsidRPr="004D7C69">
              <w:rPr>
                <w:i/>
                <w:spacing w:val="-3"/>
                <w:sz w:val="20"/>
              </w:rPr>
              <w:t xml:space="preserve"> </w:t>
            </w:r>
            <w:r w:rsidRPr="004D7C69">
              <w:rPr>
                <w:i/>
                <w:sz w:val="20"/>
              </w:rPr>
              <w:t>Industrial</w:t>
            </w:r>
            <w:r w:rsidRPr="004D7C69">
              <w:rPr>
                <w:i/>
                <w:spacing w:val="-2"/>
                <w:sz w:val="20"/>
              </w:rPr>
              <w:t xml:space="preserve"> </w:t>
            </w:r>
            <w:r w:rsidRPr="004D7C69">
              <w:rPr>
                <w:i/>
                <w:sz w:val="20"/>
              </w:rPr>
              <w:t>Engineering (final</w:t>
            </w:r>
            <w:r w:rsidRPr="004D7C69">
              <w:rPr>
                <w:i/>
                <w:spacing w:val="-2"/>
                <w:sz w:val="20"/>
              </w:rPr>
              <w:t xml:space="preserve"> </w:t>
            </w:r>
            <w:r w:rsidRPr="004D7C69">
              <w:rPr>
                <w:i/>
                <w:sz w:val="20"/>
              </w:rPr>
              <w:t>grade:</w:t>
            </w:r>
            <w:r w:rsidRPr="004D7C69">
              <w:rPr>
                <w:i/>
                <w:spacing w:val="-1"/>
                <w:sz w:val="20"/>
              </w:rPr>
              <w:t xml:space="preserve"> </w:t>
            </w:r>
            <w:r w:rsidRPr="004D7C69">
              <w:rPr>
                <w:i/>
                <w:sz w:val="20"/>
              </w:rPr>
              <w:t>2.3, 1.0 – 5.0</w:t>
            </w:r>
            <w:r>
              <w:rPr>
                <w:i/>
                <w:sz w:val="20"/>
              </w:rPr>
              <w:t>,</w:t>
            </w:r>
            <w:r w:rsidRPr="004D7C69">
              <w:rPr>
                <w:i/>
                <w:sz w:val="20"/>
              </w:rPr>
              <w:t xml:space="preserve"> with 1.0 being best))</w:t>
            </w:r>
          </w:p>
        </w:tc>
        <w:tc>
          <w:tcPr>
            <w:tcW w:w="3313" w:type="dxa"/>
            <w:vAlign w:val="bottom"/>
          </w:tcPr>
          <w:p w14:paraId="5820E35D" w14:textId="77777777" w:rsidR="00425134" w:rsidRPr="004D7C69" w:rsidRDefault="00425134" w:rsidP="00B62598">
            <w:pPr>
              <w:pStyle w:val="TableParagraph"/>
              <w:spacing w:line="240" w:lineRule="auto"/>
              <w:ind w:right="1"/>
              <w:jc w:val="right"/>
              <w:rPr>
                <w:sz w:val="20"/>
              </w:rPr>
            </w:pPr>
            <w:r w:rsidRPr="004D7C69">
              <w:rPr>
                <w:sz w:val="20"/>
              </w:rPr>
              <w:t>10/2017</w:t>
            </w:r>
            <w:r>
              <w:rPr>
                <w:spacing w:val="-3"/>
                <w:sz w:val="20"/>
              </w:rPr>
              <w:t xml:space="preserve"> – </w:t>
            </w:r>
            <w:r w:rsidRPr="004D7C69">
              <w:rPr>
                <w:sz w:val="20"/>
              </w:rPr>
              <w:t>03/2021</w:t>
            </w:r>
          </w:p>
        </w:tc>
      </w:tr>
      <w:tr w:rsidR="00425134" w:rsidRPr="004D7C69" w14:paraId="678D0AFB" w14:textId="77777777" w:rsidTr="004F3F5C">
        <w:trPr>
          <w:trHeight w:val="254"/>
        </w:trPr>
        <w:tc>
          <w:tcPr>
            <w:tcW w:w="10777" w:type="dxa"/>
            <w:gridSpan w:val="3"/>
            <w:vAlign w:val="bottom"/>
          </w:tcPr>
          <w:p w14:paraId="48971853" w14:textId="77777777" w:rsidR="00425134" w:rsidRPr="004D7C69" w:rsidRDefault="00425134" w:rsidP="00B62598">
            <w:pPr>
              <w:pStyle w:val="TableParagraph"/>
              <w:numPr>
                <w:ilvl w:val="0"/>
                <w:numId w:val="8"/>
              </w:numPr>
              <w:tabs>
                <w:tab w:val="left" w:pos="720"/>
                <w:tab w:val="left" w:pos="721"/>
              </w:tabs>
              <w:spacing w:line="240" w:lineRule="auto"/>
              <w:rPr>
                <w:sz w:val="20"/>
              </w:rPr>
            </w:pPr>
            <w:r w:rsidRPr="004D7C69">
              <w:rPr>
                <w:sz w:val="20"/>
              </w:rPr>
              <w:t>Relevant</w:t>
            </w:r>
            <w:r w:rsidRPr="004D7C69">
              <w:rPr>
                <w:spacing w:val="-4"/>
                <w:sz w:val="20"/>
              </w:rPr>
              <w:t xml:space="preserve"> </w:t>
            </w:r>
            <w:proofErr w:type="spellStart"/>
            <w:r w:rsidRPr="004D7C69">
              <w:rPr>
                <w:sz w:val="20"/>
              </w:rPr>
              <w:t>specialisation</w:t>
            </w:r>
            <w:proofErr w:type="spellEnd"/>
            <w:r w:rsidRPr="004D7C69">
              <w:rPr>
                <w:sz w:val="20"/>
              </w:rPr>
              <w:t>:</w:t>
            </w:r>
            <w:r w:rsidRPr="004D7C69">
              <w:rPr>
                <w:spacing w:val="-3"/>
                <w:sz w:val="20"/>
              </w:rPr>
              <w:t xml:space="preserve"> </w:t>
            </w:r>
            <w:r w:rsidRPr="004D7C69">
              <w:rPr>
                <w:sz w:val="20"/>
              </w:rPr>
              <w:t>Strategic</w:t>
            </w:r>
            <w:r w:rsidRPr="004D7C69">
              <w:rPr>
                <w:spacing w:val="-2"/>
                <w:sz w:val="20"/>
              </w:rPr>
              <w:t xml:space="preserve"> </w:t>
            </w:r>
            <w:r w:rsidRPr="004D7C69">
              <w:rPr>
                <w:sz w:val="20"/>
              </w:rPr>
              <w:t>Marketing</w:t>
            </w:r>
            <w:r w:rsidRPr="004D7C69">
              <w:rPr>
                <w:spacing w:val="-3"/>
                <w:sz w:val="20"/>
              </w:rPr>
              <w:t xml:space="preserve"> </w:t>
            </w:r>
            <w:r w:rsidRPr="004D7C69">
              <w:rPr>
                <w:sz w:val="20"/>
              </w:rPr>
              <w:t>(1.3),</w:t>
            </w:r>
            <w:r w:rsidRPr="004D7C69">
              <w:rPr>
                <w:spacing w:val="-3"/>
                <w:sz w:val="20"/>
              </w:rPr>
              <w:t xml:space="preserve"> </w:t>
            </w:r>
            <w:r w:rsidRPr="004D7C69">
              <w:rPr>
                <w:sz w:val="20"/>
              </w:rPr>
              <w:t>Investment</w:t>
            </w:r>
            <w:r w:rsidRPr="004D7C69">
              <w:rPr>
                <w:spacing w:val="-3"/>
                <w:sz w:val="20"/>
              </w:rPr>
              <w:t xml:space="preserve"> </w:t>
            </w:r>
            <w:r w:rsidRPr="004D7C69">
              <w:rPr>
                <w:sz w:val="20"/>
              </w:rPr>
              <w:t>and</w:t>
            </w:r>
            <w:r w:rsidRPr="004D7C69">
              <w:rPr>
                <w:spacing w:val="-1"/>
                <w:sz w:val="20"/>
              </w:rPr>
              <w:t xml:space="preserve"> </w:t>
            </w:r>
            <w:r w:rsidRPr="004D7C69">
              <w:rPr>
                <w:sz w:val="20"/>
              </w:rPr>
              <w:t>Financing</w:t>
            </w:r>
            <w:r w:rsidRPr="004D7C69">
              <w:rPr>
                <w:spacing w:val="-2"/>
                <w:sz w:val="20"/>
              </w:rPr>
              <w:t xml:space="preserve"> </w:t>
            </w:r>
            <w:r w:rsidRPr="004D7C69">
              <w:rPr>
                <w:sz w:val="20"/>
              </w:rPr>
              <w:t>(1.0),</w:t>
            </w:r>
            <w:r w:rsidRPr="004D7C69">
              <w:rPr>
                <w:spacing w:val="-2"/>
                <w:sz w:val="20"/>
              </w:rPr>
              <w:t xml:space="preserve"> </w:t>
            </w:r>
            <w:r w:rsidRPr="004D7C69">
              <w:rPr>
                <w:sz w:val="20"/>
              </w:rPr>
              <w:t>Logistics</w:t>
            </w:r>
            <w:r w:rsidRPr="004D7C69">
              <w:rPr>
                <w:spacing w:val="-3"/>
                <w:sz w:val="20"/>
              </w:rPr>
              <w:t xml:space="preserve"> </w:t>
            </w:r>
            <w:r w:rsidRPr="004D7C69">
              <w:rPr>
                <w:sz w:val="20"/>
              </w:rPr>
              <w:t>(1.3)</w:t>
            </w:r>
          </w:p>
        </w:tc>
      </w:tr>
      <w:tr w:rsidR="00425134" w:rsidRPr="004D7C69" w14:paraId="05B1972B" w14:textId="77777777" w:rsidTr="004F3F5C">
        <w:trPr>
          <w:trHeight w:val="340"/>
        </w:trPr>
        <w:tc>
          <w:tcPr>
            <w:tcW w:w="7464" w:type="dxa"/>
            <w:gridSpan w:val="2"/>
            <w:vAlign w:val="bottom"/>
          </w:tcPr>
          <w:p w14:paraId="28EB3AE4" w14:textId="77777777" w:rsidR="00425134" w:rsidRPr="004D7C69" w:rsidRDefault="00425134" w:rsidP="00B62598">
            <w:pPr>
              <w:pStyle w:val="TableParagraph"/>
              <w:spacing w:before="13" w:line="240" w:lineRule="auto"/>
              <w:rPr>
                <w:b/>
                <w:sz w:val="21"/>
              </w:rPr>
            </w:pPr>
            <w:proofErr w:type="spellStart"/>
            <w:r w:rsidRPr="004D7C69">
              <w:rPr>
                <w:b/>
                <w:sz w:val="21"/>
              </w:rPr>
              <w:t>Provadis</w:t>
            </w:r>
            <w:proofErr w:type="spellEnd"/>
            <w:r w:rsidRPr="004D7C69">
              <w:rPr>
                <w:b/>
                <w:spacing w:val="-1"/>
                <w:sz w:val="21"/>
              </w:rPr>
              <w:t xml:space="preserve"> </w:t>
            </w:r>
            <w:r w:rsidRPr="004D7C69">
              <w:rPr>
                <w:b/>
                <w:sz w:val="21"/>
              </w:rPr>
              <w:t>Partner for</w:t>
            </w:r>
            <w:r w:rsidRPr="004D7C69">
              <w:rPr>
                <w:b/>
                <w:spacing w:val="-4"/>
                <w:sz w:val="21"/>
              </w:rPr>
              <w:t xml:space="preserve"> </w:t>
            </w:r>
            <w:r w:rsidRPr="004D7C69">
              <w:rPr>
                <w:b/>
                <w:sz w:val="21"/>
              </w:rPr>
              <w:t>Education and</w:t>
            </w:r>
            <w:r w:rsidRPr="004D7C69">
              <w:rPr>
                <w:b/>
                <w:spacing w:val="-3"/>
                <w:sz w:val="21"/>
              </w:rPr>
              <w:t xml:space="preserve"> </w:t>
            </w:r>
            <w:r w:rsidRPr="004D7C69">
              <w:rPr>
                <w:b/>
                <w:sz w:val="21"/>
              </w:rPr>
              <w:t>Counselling</w:t>
            </w:r>
          </w:p>
        </w:tc>
        <w:tc>
          <w:tcPr>
            <w:tcW w:w="3313" w:type="dxa"/>
            <w:vAlign w:val="bottom"/>
          </w:tcPr>
          <w:p w14:paraId="633F1265" w14:textId="1ED2CB16" w:rsidR="00425134" w:rsidRPr="004D7C69" w:rsidRDefault="00425134" w:rsidP="00B62598">
            <w:pPr>
              <w:pStyle w:val="TableParagraph"/>
              <w:spacing w:before="25" w:line="240" w:lineRule="auto"/>
              <w:ind w:right="1"/>
              <w:jc w:val="right"/>
              <w:rPr>
                <w:b/>
                <w:sz w:val="20"/>
              </w:rPr>
            </w:pPr>
            <w:r w:rsidRPr="004D7C69">
              <w:rPr>
                <w:b/>
                <w:sz w:val="20"/>
              </w:rPr>
              <w:t>Frankfurt</w:t>
            </w:r>
            <w:r w:rsidRPr="004D7C69">
              <w:rPr>
                <w:b/>
                <w:spacing w:val="-1"/>
                <w:sz w:val="20"/>
              </w:rPr>
              <w:t xml:space="preserve"> </w:t>
            </w:r>
            <w:r w:rsidR="00A6522D">
              <w:rPr>
                <w:b/>
                <w:spacing w:val="-1"/>
                <w:sz w:val="20"/>
              </w:rPr>
              <w:t xml:space="preserve">am </w:t>
            </w:r>
            <w:r w:rsidRPr="004D7C69">
              <w:rPr>
                <w:b/>
                <w:sz w:val="20"/>
              </w:rPr>
              <w:t>Main, DE</w:t>
            </w:r>
          </w:p>
        </w:tc>
      </w:tr>
      <w:tr w:rsidR="00425134" w:rsidRPr="004D7C69" w14:paraId="4204A945" w14:textId="77777777" w:rsidTr="004F3F5C">
        <w:trPr>
          <w:trHeight w:val="231"/>
        </w:trPr>
        <w:tc>
          <w:tcPr>
            <w:tcW w:w="7464" w:type="dxa"/>
            <w:gridSpan w:val="2"/>
            <w:vAlign w:val="bottom"/>
          </w:tcPr>
          <w:p w14:paraId="0901045F" w14:textId="77777777" w:rsidR="00425134" w:rsidRPr="004D7C69" w:rsidRDefault="00425134" w:rsidP="00B62598">
            <w:pPr>
              <w:pStyle w:val="TableParagraph"/>
              <w:spacing w:line="240" w:lineRule="auto"/>
              <w:rPr>
                <w:i/>
                <w:sz w:val="20"/>
              </w:rPr>
            </w:pPr>
            <w:r w:rsidRPr="004D7C69">
              <w:rPr>
                <w:i/>
                <w:sz w:val="20"/>
              </w:rPr>
              <w:t>Apprenticeship as Industrial Business Management Assistant</w:t>
            </w:r>
          </w:p>
        </w:tc>
        <w:tc>
          <w:tcPr>
            <w:tcW w:w="3313" w:type="dxa"/>
            <w:vAlign w:val="bottom"/>
          </w:tcPr>
          <w:p w14:paraId="07116963" w14:textId="77777777" w:rsidR="00425134" w:rsidRPr="004D7C69" w:rsidRDefault="00425134" w:rsidP="00B62598">
            <w:pPr>
              <w:pStyle w:val="TableParagraph"/>
              <w:spacing w:line="240" w:lineRule="auto"/>
              <w:ind w:right="1"/>
              <w:jc w:val="right"/>
              <w:rPr>
                <w:sz w:val="20"/>
              </w:rPr>
            </w:pPr>
            <w:r w:rsidRPr="004D7C69">
              <w:rPr>
                <w:sz w:val="20"/>
              </w:rPr>
              <w:t>09/2014</w:t>
            </w:r>
            <w:r>
              <w:rPr>
                <w:spacing w:val="1"/>
                <w:sz w:val="20"/>
              </w:rPr>
              <w:t xml:space="preserve"> – </w:t>
            </w:r>
            <w:r w:rsidRPr="004D7C69">
              <w:rPr>
                <w:sz w:val="20"/>
              </w:rPr>
              <w:t>01/2017</w:t>
            </w:r>
          </w:p>
        </w:tc>
      </w:tr>
      <w:tr w:rsidR="00425134" w:rsidRPr="004D7C69" w14:paraId="429F6624" w14:textId="77777777" w:rsidTr="004F3F5C">
        <w:trPr>
          <w:trHeight w:val="254"/>
        </w:trPr>
        <w:tc>
          <w:tcPr>
            <w:tcW w:w="10777" w:type="dxa"/>
            <w:gridSpan w:val="3"/>
            <w:vAlign w:val="bottom"/>
          </w:tcPr>
          <w:p w14:paraId="47DE9FA5" w14:textId="3DC62C73" w:rsidR="00425134" w:rsidRPr="004D7C69" w:rsidRDefault="00360962" w:rsidP="00B62598">
            <w:pPr>
              <w:pStyle w:val="TableParagraph"/>
              <w:numPr>
                <w:ilvl w:val="0"/>
                <w:numId w:val="7"/>
              </w:numPr>
              <w:tabs>
                <w:tab w:val="left" w:pos="720"/>
                <w:tab w:val="left" w:pos="721"/>
              </w:tabs>
              <w:spacing w:line="240" w:lineRule="auto"/>
              <w:rPr>
                <w:sz w:val="20"/>
              </w:rPr>
            </w:pPr>
            <w:ins w:id="5" w:author="David Döbele" w:date="2023-02-07T19:55:00Z">
              <w:r>
                <w:rPr>
                  <w:sz w:val="20"/>
                </w:rPr>
                <w:t>Con</w:t>
              </w:r>
            </w:ins>
            <w:ins w:id="6" w:author="David Döbele" w:date="2023-02-07T19:56:00Z">
              <w:r>
                <w:rPr>
                  <w:sz w:val="20"/>
                </w:rPr>
                <w:t xml:space="preserve">ducted </w:t>
              </w:r>
            </w:ins>
            <w:del w:id="7" w:author="David Döbele" w:date="2023-02-07T19:56:00Z">
              <w:r w:rsidR="00425134" w:rsidRPr="004D7C69" w:rsidDel="00360962">
                <w:rPr>
                  <w:sz w:val="20"/>
                </w:rPr>
                <w:delText>In</w:delText>
              </w:r>
              <w:r w:rsidR="00425134" w:rsidRPr="004D7C69" w:rsidDel="00360962">
                <w:rPr>
                  <w:spacing w:val="-1"/>
                  <w:sz w:val="20"/>
                </w:rPr>
                <w:delText xml:space="preserve"> </w:delText>
              </w:r>
            </w:del>
            <w:ins w:id="8" w:author="David Döbele" w:date="2023-02-07T19:56:00Z">
              <w:r>
                <w:rPr>
                  <w:sz w:val="20"/>
                </w:rPr>
                <w:t>i</w:t>
              </w:r>
              <w:r w:rsidRPr="004D7C69">
                <w:rPr>
                  <w:sz w:val="20"/>
                </w:rPr>
                <w:t>n</w:t>
              </w:r>
              <w:r w:rsidRPr="004D7C69">
                <w:rPr>
                  <w:spacing w:val="-1"/>
                  <w:sz w:val="20"/>
                </w:rPr>
                <w:t xml:space="preserve"> </w:t>
              </w:r>
            </w:ins>
            <w:r w:rsidR="00425134" w:rsidRPr="004D7C69">
              <w:rPr>
                <w:sz w:val="20"/>
              </w:rPr>
              <w:t>cooperation</w:t>
            </w:r>
            <w:r w:rsidR="00425134" w:rsidRPr="004D7C69">
              <w:rPr>
                <w:spacing w:val="-2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with Sanofi</w:t>
            </w:r>
            <w:r w:rsidR="00425134" w:rsidRPr="004D7C69">
              <w:rPr>
                <w:spacing w:val="-3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Aventis</w:t>
            </w:r>
            <w:r w:rsidR="00425134" w:rsidRPr="004D7C69">
              <w:rPr>
                <w:spacing w:val="-2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Deutschland</w:t>
            </w:r>
            <w:r w:rsidR="00425134" w:rsidRPr="004D7C69">
              <w:rPr>
                <w:spacing w:val="5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GmbH</w:t>
            </w:r>
            <w:r w:rsidR="00425134" w:rsidRPr="004D7C69">
              <w:rPr>
                <w:spacing w:val="-1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and</w:t>
            </w:r>
            <w:r w:rsidR="00425134" w:rsidRPr="004D7C69">
              <w:rPr>
                <w:spacing w:val="-2"/>
                <w:sz w:val="20"/>
              </w:rPr>
              <w:t xml:space="preserve"> </w:t>
            </w:r>
            <w:proofErr w:type="spellStart"/>
            <w:r w:rsidR="00425134" w:rsidRPr="004D7C69">
              <w:rPr>
                <w:sz w:val="20"/>
              </w:rPr>
              <w:t>EppsteinFOILS</w:t>
            </w:r>
            <w:proofErr w:type="spellEnd"/>
            <w:r w:rsidR="00425134" w:rsidRPr="004D7C69">
              <w:rPr>
                <w:spacing w:val="1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GmbH</w:t>
            </w:r>
          </w:p>
        </w:tc>
      </w:tr>
      <w:tr w:rsidR="00425134" w:rsidRPr="004D7C69" w14:paraId="2A0A673A" w14:textId="77777777" w:rsidTr="004F3F5C">
        <w:trPr>
          <w:trHeight w:val="340"/>
        </w:trPr>
        <w:tc>
          <w:tcPr>
            <w:tcW w:w="7464" w:type="dxa"/>
            <w:gridSpan w:val="2"/>
            <w:vAlign w:val="bottom"/>
          </w:tcPr>
          <w:p w14:paraId="781E4DD0" w14:textId="77777777" w:rsidR="00425134" w:rsidRPr="004D7C69" w:rsidRDefault="00425134" w:rsidP="00B62598">
            <w:pPr>
              <w:pStyle w:val="TableParagraph"/>
              <w:spacing w:before="13" w:line="240" w:lineRule="auto"/>
              <w:rPr>
                <w:b/>
                <w:sz w:val="21"/>
              </w:rPr>
            </w:pPr>
            <w:proofErr w:type="spellStart"/>
            <w:r w:rsidRPr="004D7C69">
              <w:rPr>
                <w:b/>
                <w:sz w:val="21"/>
              </w:rPr>
              <w:t>Pestalozzigymnasium</w:t>
            </w:r>
            <w:proofErr w:type="spellEnd"/>
            <w:r w:rsidRPr="004D7C69">
              <w:rPr>
                <w:b/>
                <w:spacing w:val="-2"/>
                <w:sz w:val="21"/>
              </w:rPr>
              <w:t xml:space="preserve"> </w:t>
            </w:r>
            <w:proofErr w:type="spellStart"/>
            <w:r w:rsidRPr="004D7C69">
              <w:rPr>
                <w:b/>
                <w:sz w:val="21"/>
              </w:rPr>
              <w:t>Idstein</w:t>
            </w:r>
            <w:proofErr w:type="spellEnd"/>
          </w:p>
        </w:tc>
        <w:tc>
          <w:tcPr>
            <w:tcW w:w="3313" w:type="dxa"/>
            <w:vAlign w:val="bottom"/>
          </w:tcPr>
          <w:p w14:paraId="3D9C237E" w14:textId="77777777" w:rsidR="00425134" w:rsidRPr="004D7C69" w:rsidRDefault="00425134" w:rsidP="00B62598">
            <w:pPr>
              <w:pStyle w:val="TableParagraph"/>
              <w:spacing w:before="25" w:line="240" w:lineRule="auto"/>
              <w:ind w:right="1"/>
              <w:jc w:val="right"/>
              <w:rPr>
                <w:b/>
                <w:sz w:val="20"/>
              </w:rPr>
            </w:pPr>
            <w:r w:rsidRPr="004D7C69">
              <w:rPr>
                <w:b/>
                <w:sz w:val="20"/>
              </w:rPr>
              <w:t>Idstein, DE</w:t>
            </w:r>
          </w:p>
        </w:tc>
      </w:tr>
      <w:tr w:rsidR="00425134" w:rsidRPr="004D7C69" w14:paraId="300381EC" w14:textId="77777777" w:rsidTr="004F3F5C">
        <w:trPr>
          <w:trHeight w:val="57"/>
        </w:trPr>
        <w:tc>
          <w:tcPr>
            <w:tcW w:w="7464" w:type="dxa"/>
            <w:gridSpan w:val="2"/>
            <w:vAlign w:val="bottom"/>
          </w:tcPr>
          <w:p w14:paraId="6C26D65D" w14:textId="77777777" w:rsidR="00425134" w:rsidRPr="004D7C69" w:rsidRDefault="00425134" w:rsidP="00B62598">
            <w:pPr>
              <w:pStyle w:val="TableParagraph"/>
              <w:spacing w:line="240" w:lineRule="auto"/>
              <w:rPr>
                <w:i/>
                <w:sz w:val="20"/>
              </w:rPr>
            </w:pPr>
            <w:r w:rsidRPr="004D7C69">
              <w:rPr>
                <w:i/>
                <w:sz w:val="20"/>
              </w:rPr>
              <w:t xml:space="preserve">Allgemeine Hochschulreife (German A-Level </w:t>
            </w:r>
            <w:r>
              <w:rPr>
                <w:i/>
                <w:sz w:val="20"/>
              </w:rPr>
              <w:t>E</w:t>
            </w:r>
            <w:r w:rsidRPr="004D7C69">
              <w:rPr>
                <w:i/>
                <w:sz w:val="20"/>
              </w:rPr>
              <w:t>quivalent)</w:t>
            </w:r>
          </w:p>
        </w:tc>
        <w:tc>
          <w:tcPr>
            <w:tcW w:w="3313" w:type="dxa"/>
            <w:vAlign w:val="bottom"/>
          </w:tcPr>
          <w:p w14:paraId="28FA93C4" w14:textId="77777777" w:rsidR="00425134" w:rsidRPr="004D7C69" w:rsidRDefault="00425134" w:rsidP="00B62598">
            <w:pPr>
              <w:pStyle w:val="TableParagraph"/>
              <w:spacing w:line="240" w:lineRule="auto"/>
              <w:ind w:right="1"/>
              <w:jc w:val="right"/>
              <w:rPr>
                <w:sz w:val="20"/>
              </w:rPr>
            </w:pPr>
            <w:r w:rsidRPr="004D7C69">
              <w:rPr>
                <w:sz w:val="20"/>
              </w:rPr>
              <w:t>09/2006</w:t>
            </w:r>
            <w:r>
              <w:rPr>
                <w:spacing w:val="-3"/>
                <w:sz w:val="20"/>
              </w:rPr>
              <w:t xml:space="preserve"> – </w:t>
            </w:r>
            <w:r w:rsidRPr="004D7C69">
              <w:rPr>
                <w:sz w:val="20"/>
              </w:rPr>
              <w:t>06/2014</w:t>
            </w:r>
          </w:p>
        </w:tc>
      </w:tr>
      <w:tr w:rsidR="00425134" w:rsidRPr="004D7C69" w14:paraId="2A780C77" w14:textId="77777777" w:rsidTr="004F3F5C">
        <w:trPr>
          <w:trHeight w:val="397"/>
        </w:trPr>
        <w:tc>
          <w:tcPr>
            <w:tcW w:w="10777" w:type="dxa"/>
            <w:gridSpan w:val="3"/>
            <w:tcBorders>
              <w:bottom w:val="single" w:sz="4" w:space="0" w:color="auto"/>
            </w:tcBorders>
            <w:vAlign w:val="bottom"/>
          </w:tcPr>
          <w:p w14:paraId="119C0BA9" w14:textId="77777777" w:rsidR="00425134" w:rsidRPr="004D7C69" w:rsidRDefault="00425134" w:rsidP="00EE7925">
            <w:pPr>
              <w:pStyle w:val="TableParagraph"/>
              <w:tabs>
                <w:tab w:val="left" w:pos="10775"/>
              </w:tabs>
              <w:spacing w:before="60" w:line="240" w:lineRule="auto"/>
              <w:rPr>
                <w:b/>
                <w:sz w:val="28"/>
              </w:rPr>
            </w:pPr>
            <w:r w:rsidRPr="004D7C69">
              <w:rPr>
                <w:b/>
                <w:sz w:val="28"/>
              </w:rPr>
              <w:t>Career &amp; Work Experience</w:t>
            </w:r>
            <w:r w:rsidRPr="004D7C69">
              <w:rPr>
                <w:b/>
                <w:sz w:val="28"/>
              </w:rPr>
              <w:tab/>
            </w:r>
          </w:p>
        </w:tc>
      </w:tr>
      <w:tr w:rsidR="00425134" w:rsidRPr="004D7C69" w14:paraId="5C2422CC" w14:textId="77777777" w:rsidTr="004F3F5C">
        <w:trPr>
          <w:trHeight w:val="340"/>
        </w:trPr>
        <w:tc>
          <w:tcPr>
            <w:tcW w:w="7464" w:type="dxa"/>
            <w:gridSpan w:val="2"/>
            <w:tcBorders>
              <w:top w:val="single" w:sz="4" w:space="0" w:color="auto"/>
            </w:tcBorders>
            <w:vAlign w:val="bottom"/>
          </w:tcPr>
          <w:p w14:paraId="5A83024D" w14:textId="77777777" w:rsidR="00425134" w:rsidRPr="00B62598" w:rsidRDefault="00425134" w:rsidP="00B62598">
            <w:pPr>
              <w:pStyle w:val="TableParagraph"/>
              <w:spacing w:before="21" w:line="240" w:lineRule="auto"/>
              <w:rPr>
                <w:b/>
                <w:sz w:val="21"/>
                <w:lang w:val="de-DE"/>
              </w:rPr>
            </w:pPr>
            <w:r w:rsidRPr="00B62598">
              <w:rPr>
                <w:b/>
                <w:sz w:val="21"/>
                <w:lang w:val="de-DE"/>
              </w:rPr>
              <w:t>Deutsche</w:t>
            </w:r>
            <w:r w:rsidRPr="00B62598">
              <w:rPr>
                <w:b/>
                <w:spacing w:val="-4"/>
                <w:sz w:val="21"/>
                <w:lang w:val="de-DE"/>
              </w:rPr>
              <w:t xml:space="preserve"> </w:t>
            </w:r>
            <w:r w:rsidRPr="00B62598">
              <w:rPr>
                <w:b/>
                <w:sz w:val="21"/>
                <w:lang w:val="de-DE"/>
              </w:rPr>
              <w:t>Bahn</w:t>
            </w:r>
            <w:r w:rsidRPr="00B62598">
              <w:rPr>
                <w:b/>
                <w:spacing w:val="-2"/>
                <w:sz w:val="21"/>
                <w:lang w:val="de-DE"/>
              </w:rPr>
              <w:t xml:space="preserve"> </w:t>
            </w:r>
            <w:r w:rsidRPr="00B62598">
              <w:rPr>
                <w:b/>
                <w:sz w:val="21"/>
                <w:lang w:val="de-DE"/>
              </w:rPr>
              <w:t xml:space="preserve">Long </w:t>
            </w:r>
            <w:proofErr w:type="spellStart"/>
            <w:r w:rsidRPr="00B62598">
              <w:rPr>
                <w:b/>
                <w:sz w:val="21"/>
                <w:lang w:val="de-DE"/>
              </w:rPr>
              <w:t>Distance</w:t>
            </w:r>
            <w:proofErr w:type="spellEnd"/>
            <w:r w:rsidRPr="00B62598">
              <w:rPr>
                <w:b/>
                <w:sz w:val="21"/>
                <w:lang w:val="de-DE"/>
              </w:rPr>
              <w:t xml:space="preserve"> Transport</w:t>
            </w:r>
            <w:r w:rsidRPr="00B62598">
              <w:rPr>
                <w:b/>
                <w:spacing w:val="-3"/>
                <w:sz w:val="21"/>
                <w:lang w:val="de-DE"/>
              </w:rPr>
              <w:t xml:space="preserve"> </w:t>
            </w:r>
            <w:r w:rsidRPr="00B62598">
              <w:rPr>
                <w:b/>
                <w:sz w:val="21"/>
                <w:lang w:val="de-DE"/>
              </w:rPr>
              <w:t>AG</w:t>
            </w:r>
          </w:p>
        </w:tc>
        <w:tc>
          <w:tcPr>
            <w:tcW w:w="3313" w:type="dxa"/>
            <w:tcBorders>
              <w:top w:val="single" w:sz="4" w:space="0" w:color="auto"/>
            </w:tcBorders>
            <w:vAlign w:val="bottom"/>
          </w:tcPr>
          <w:p w14:paraId="6EFC3257" w14:textId="77777777" w:rsidR="00425134" w:rsidRPr="004D7C69" w:rsidRDefault="00425134" w:rsidP="00B62598">
            <w:pPr>
              <w:pStyle w:val="TableParagraph"/>
              <w:spacing w:before="33" w:line="240" w:lineRule="auto"/>
              <w:ind w:right="1"/>
              <w:jc w:val="right"/>
              <w:rPr>
                <w:b/>
                <w:sz w:val="20"/>
              </w:rPr>
            </w:pPr>
            <w:r w:rsidRPr="004D7C69">
              <w:rPr>
                <w:b/>
                <w:sz w:val="20"/>
              </w:rPr>
              <w:t>Frankfurt</w:t>
            </w:r>
            <w:r>
              <w:rPr>
                <w:b/>
                <w:spacing w:val="-1"/>
                <w:sz w:val="20"/>
              </w:rPr>
              <w:t xml:space="preserve"> am</w:t>
            </w:r>
            <w:r w:rsidRPr="004D7C69">
              <w:rPr>
                <w:b/>
                <w:spacing w:val="-1"/>
                <w:sz w:val="20"/>
              </w:rPr>
              <w:t xml:space="preserve"> </w:t>
            </w:r>
            <w:r w:rsidRPr="004D7C69">
              <w:rPr>
                <w:b/>
                <w:sz w:val="20"/>
              </w:rPr>
              <w:t>Main, DE</w:t>
            </w:r>
          </w:p>
        </w:tc>
      </w:tr>
      <w:tr w:rsidR="00425134" w:rsidRPr="004D7C69" w14:paraId="664DD8C3" w14:textId="77777777" w:rsidTr="004F3F5C">
        <w:trPr>
          <w:trHeight w:val="231"/>
        </w:trPr>
        <w:tc>
          <w:tcPr>
            <w:tcW w:w="7464" w:type="dxa"/>
            <w:gridSpan w:val="2"/>
            <w:vAlign w:val="bottom"/>
          </w:tcPr>
          <w:p w14:paraId="7157DB3A" w14:textId="0BBD77F7" w:rsidR="00425134" w:rsidRPr="004D7C69" w:rsidRDefault="00425134" w:rsidP="00B62598">
            <w:pPr>
              <w:pStyle w:val="TableParagraph"/>
              <w:spacing w:line="240" w:lineRule="auto"/>
              <w:rPr>
                <w:i/>
                <w:sz w:val="20"/>
              </w:rPr>
            </w:pPr>
            <w:r w:rsidRPr="004D7C69">
              <w:rPr>
                <w:i/>
                <w:sz w:val="20"/>
              </w:rPr>
              <w:t>Intern</w:t>
            </w:r>
            <w:r w:rsidRPr="004D7C69">
              <w:rPr>
                <w:i/>
                <w:spacing w:val="-2"/>
                <w:sz w:val="20"/>
              </w:rPr>
              <w:t xml:space="preserve"> </w:t>
            </w:r>
            <w:r w:rsidRPr="004D7C69">
              <w:rPr>
                <w:i/>
                <w:sz w:val="20"/>
              </w:rPr>
              <w:t xml:space="preserve">in </w:t>
            </w:r>
            <w:r w:rsidR="00B62598">
              <w:rPr>
                <w:i/>
                <w:sz w:val="20"/>
              </w:rPr>
              <w:t>S</w:t>
            </w:r>
            <w:r w:rsidRPr="004D7C69">
              <w:rPr>
                <w:i/>
                <w:sz w:val="20"/>
              </w:rPr>
              <w:t>trategy</w:t>
            </w:r>
            <w:r w:rsidRPr="004D7C69">
              <w:rPr>
                <w:i/>
                <w:spacing w:val="-1"/>
                <w:sz w:val="20"/>
              </w:rPr>
              <w:t xml:space="preserve"> </w:t>
            </w:r>
            <w:r w:rsidRPr="004D7C69">
              <w:rPr>
                <w:i/>
                <w:sz w:val="20"/>
              </w:rPr>
              <w:t>and</w:t>
            </w:r>
            <w:r w:rsidRPr="004D7C69">
              <w:rPr>
                <w:i/>
                <w:spacing w:val="-1"/>
                <w:sz w:val="20"/>
              </w:rPr>
              <w:t xml:space="preserve"> </w:t>
            </w:r>
            <w:r w:rsidR="00B62598">
              <w:rPr>
                <w:i/>
                <w:sz w:val="20"/>
              </w:rPr>
              <w:t>B</w:t>
            </w:r>
            <w:r w:rsidRPr="004D7C69">
              <w:rPr>
                <w:i/>
                <w:sz w:val="20"/>
              </w:rPr>
              <w:t>usiness</w:t>
            </w:r>
            <w:r w:rsidRPr="004D7C69">
              <w:rPr>
                <w:i/>
                <w:spacing w:val="-2"/>
                <w:sz w:val="20"/>
              </w:rPr>
              <w:t xml:space="preserve"> </w:t>
            </w:r>
            <w:r w:rsidR="00B62598">
              <w:rPr>
                <w:i/>
                <w:sz w:val="20"/>
              </w:rPr>
              <w:t>D</w:t>
            </w:r>
            <w:r w:rsidRPr="004D7C69">
              <w:rPr>
                <w:i/>
                <w:sz w:val="20"/>
              </w:rPr>
              <w:t>evelopment</w:t>
            </w:r>
          </w:p>
        </w:tc>
        <w:tc>
          <w:tcPr>
            <w:tcW w:w="3313" w:type="dxa"/>
            <w:vAlign w:val="bottom"/>
          </w:tcPr>
          <w:p w14:paraId="52822838" w14:textId="77777777" w:rsidR="00425134" w:rsidRPr="004D7C69" w:rsidRDefault="00425134" w:rsidP="00B62598">
            <w:pPr>
              <w:pStyle w:val="TableParagraph"/>
              <w:spacing w:line="240" w:lineRule="auto"/>
              <w:jc w:val="right"/>
              <w:rPr>
                <w:sz w:val="20"/>
              </w:rPr>
            </w:pPr>
            <w:r w:rsidRPr="004D7C69">
              <w:rPr>
                <w:sz w:val="20"/>
              </w:rPr>
              <w:t>12/2022</w:t>
            </w:r>
            <w:r>
              <w:rPr>
                <w:sz w:val="20"/>
              </w:rPr>
              <w:t xml:space="preserve"> – </w:t>
            </w:r>
            <w:r w:rsidRPr="004D7C69">
              <w:rPr>
                <w:sz w:val="20"/>
              </w:rPr>
              <w:t>today</w:t>
            </w:r>
          </w:p>
        </w:tc>
      </w:tr>
      <w:tr w:rsidR="00425134" w:rsidRPr="004D7C69" w14:paraId="76E9C350" w14:textId="77777777" w:rsidTr="004F3F5C">
        <w:trPr>
          <w:trHeight w:val="1134"/>
        </w:trPr>
        <w:tc>
          <w:tcPr>
            <w:tcW w:w="10777" w:type="dxa"/>
            <w:gridSpan w:val="3"/>
            <w:vAlign w:val="bottom"/>
          </w:tcPr>
          <w:p w14:paraId="5381AAAC" w14:textId="77777777" w:rsidR="00425134" w:rsidRPr="004D7C69" w:rsidRDefault="00425134" w:rsidP="00B62598">
            <w:pPr>
              <w:pStyle w:val="TableParagraph"/>
              <w:numPr>
                <w:ilvl w:val="0"/>
                <w:numId w:val="6"/>
              </w:numPr>
              <w:tabs>
                <w:tab w:val="left" w:pos="720"/>
                <w:tab w:val="left" w:pos="721"/>
              </w:tabs>
              <w:spacing w:line="240" w:lineRule="auto"/>
              <w:ind w:right="719"/>
              <w:rPr>
                <w:sz w:val="20"/>
              </w:rPr>
            </w:pPr>
            <w:r w:rsidRPr="004D7C69">
              <w:rPr>
                <w:sz w:val="20"/>
              </w:rPr>
              <w:t>Assign</w:t>
            </w:r>
            <w:r>
              <w:rPr>
                <w:sz w:val="20"/>
              </w:rPr>
              <w:t>ing</w:t>
            </w:r>
            <w:r w:rsidRPr="004D7C69">
              <w:rPr>
                <w:spacing w:val="-1"/>
                <w:sz w:val="20"/>
              </w:rPr>
              <w:t xml:space="preserve"> </w:t>
            </w:r>
            <w:r w:rsidRPr="004D7C69">
              <w:rPr>
                <w:sz w:val="20"/>
              </w:rPr>
              <w:t>the</w:t>
            </w:r>
            <w:r w:rsidRPr="004D7C69">
              <w:rPr>
                <w:spacing w:val="-2"/>
                <w:sz w:val="20"/>
              </w:rPr>
              <w:t xml:space="preserve"> </w:t>
            </w:r>
            <w:r w:rsidRPr="004D7C69">
              <w:rPr>
                <w:sz w:val="20"/>
              </w:rPr>
              <w:t>staff</w:t>
            </w:r>
            <w:r w:rsidRPr="004D7C69">
              <w:rPr>
                <w:spacing w:val="-1"/>
                <w:sz w:val="20"/>
              </w:rPr>
              <w:t xml:space="preserve"> </w:t>
            </w:r>
            <w:r w:rsidRPr="004D7C69">
              <w:rPr>
                <w:sz w:val="20"/>
              </w:rPr>
              <w:t>unit</w:t>
            </w:r>
            <w:r w:rsidRPr="004D7C69">
              <w:rPr>
                <w:spacing w:val="-5"/>
                <w:sz w:val="20"/>
              </w:rPr>
              <w:t xml:space="preserve"> </w:t>
            </w:r>
            <w:r w:rsidRPr="004D7C69">
              <w:rPr>
                <w:sz w:val="20"/>
              </w:rPr>
              <w:t>of</w:t>
            </w:r>
            <w:r w:rsidRPr="004D7C69">
              <w:rPr>
                <w:spacing w:val="-4"/>
                <w:sz w:val="20"/>
              </w:rPr>
              <w:t xml:space="preserve"> </w:t>
            </w:r>
            <w:r w:rsidRPr="004D7C69">
              <w:rPr>
                <w:sz w:val="20"/>
              </w:rPr>
              <w:t>the</w:t>
            </w:r>
            <w:r w:rsidRPr="004D7C69">
              <w:rPr>
                <w:spacing w:val="-1"/>
                <w:sz w:val="20"/>
              </w:rPr>
              <w:t xml:space="preserve"> </w:t>
            </w:r>
            <w:r w:rsidRPr="004D7C69">
              <w:rPr>
                <w:sz w:val="20"/>
              </w:rPr>
              <w:t>DB</w:t>
            </w:r>
            <w:r w:rsidRPr="004D7C69">
              <w:rPr>
                <w:spacing w:val="-3"/>
                <w:sz w:val="20"/>
              </w:rPr>
              <w:t xml:space="preserve"> </w:t>
            </w:r>
            <w:r w:rsidRPr="004D7C69">
              <w:rPr>
                <w:sz w:val="20"/>
              </w:rPr>
              <w:t>Long</w:t>
            </w:r>
            <w:r w:rsidRPr="004D7C69">
              <w:rPr>
                <w:spacing w:val="-1"/>
                <w:sz w:val="20"/>
              </w:rPr>
              <w:t xml:space="preserve"> </w:t>
            </w:r>
            <w:r w:rsidRPr="004D7C69">
              <w:rPr>
                <w:sz w:val="20"/>
              </w:rPr>
              <w:t>Distance Transport</w:t>
            </w:r>
            <w:r w:rsidRPr="004D7C69">
              <w:rPr>
                <w:spacing w:val="6"/>
                <w:sz w:val="20"/>
              </w:rPr>
              <w:t xml:space="preserve"> </w:t>
            </w:r>
            <w:r w:rsidRPr="004D7C69">
              <w:rPr>
                <w:sz w:val="20"/>
              </w:rPr>
              <w:t>Management</w:t>
            </w:r>
            <w:r w:rsidRPr="004D7C69">
              <w:rPr>
                <w:spacing w:val="-3"/>
                <w:sz w:val="20"/>
              </w:rPr>
              <w:t xml:space="preserve"> </w:t>
            </w:r>
            <w:r w:rsidRPr="004D7C69">
              <w:rPr>
                <w:sz w:val="20"/>
              </w:rPr>
              <w:t>Board</w:t>
            </w:r>
            <w:r w:rsidRPr="004D7C69">
              <w:rPr>
                <w:spacing w:val="-1"/>
                <w:sz w:val="20"/>
              </w:rPr>
              <w:t xml:space="preserve"> </w:t>
            </w:r>
            <w:r w:rsidRPr="004D7C69">
              <w:rPr>
                <w:sz w:val="20"/>
              </w:rPr>
              <w:t>with</w:t>
            </w:r>
            <w:r w:rsidRPr="004D7C69">
              <w:rPr>
                <w:spacing w:val="-1"/>
                <w:sz w:val="20"/>
              </w:rPr>
              <w:t xml:space="preserve"> </w:t>
            </w:r>
            <w:r w:rsidRPr="004D7C69">
              <w:rPr>
                <w:sz w:val="20"/>
              </w:rPr>
              <w:t>responsibility for</w:t>
            </w:r>
            <w:r w:rsidRPr="004D7C69">
              <w:rPr>
                <w:spacing w:val="-2"/>
                <w:sz w:val="20"/>
              </w:rPr>
              <w:t xml:space="preserve"> </w:t>
            </w:r>
            <w:r w:rsidRPr="004D7C69">
              <w:rPr>
                <w:sz w:val="20"/>
              </w:rPr>
              <w:t>the</w:t>
            </w:r>
            <w:r w:rsidRPr="004D7C69">
              <w:rPr>
                <w:spacing w:val="-4"/>
                <w:sz w:val="20"/>
              </w:rPr>
              <w:t xml:space="preserve"> </w:t>
            </w:r>
            <w:proofErr w:type="gramStart"/>
            <w:r w:rsidRPr="004D7C69">
              <w:rPr>
                <w:sz w:val="20"/>
              </w:rPr>
              <w:t>Long</w:t>
            </w:r>
            <w:r w:rsidRPr="004D7C69">
              <w:rPr>
                <w:spacing w:val="-47"/>
                <w:sz w:val="20"/>
              </w:rPr>
              <w:t xml:space="preserve">  </w:t>
            </w:r>
            <w:r w:rsidRPr="004D7C69">
              <w:rPr>
                <w:sz w:val="20"/>
              </w:rPr>
              <w:t>Distance</w:t>
            </w:r>
            <w:proofErr w:type="gramEnd"/>
            <w:r w:rsidRPr="004D7C69">
              <w:rPr>
                <w:spacing w:val="-1"/>
                <w:sz w:val="20"/>
              </w:rPr>
              <w:t xml:space="preserve"> </w:t>
            </w:r>
            <w:r w:rsidRPr="004D7C69">
              <w:rPr>
                <w:sz w:val="20"/>
              </w:rPr>
              <w:t>Transport</w:t>
            </w:r>
            <w:r w:rsidRPr="004D7C69">
              <w:rPr>
                <w:spacing w:val="-1"/>
                <w:sz w:val="20"/>
              </w:rPr>
              <w:t xml:space="preserve"> </w:t>
            </w:r>
            <w:r w:rsidRPr="004D7C69">
              <w:rPr>
                <w:sz w:val="20"/>
              </w:rPr>
              <w:t>Strategy</w:t>
            </w:r>
            <w:r w:rsidRPr="004D7C69">
              <w:rPr>
                <w:spacing w:val="-1"/>
                <w:sz w:val="20"/>
              </w:rPr>
              <w:t xml:space="preserve"> </w:t>
            </w:r>
            <w:r w:rsidRPr="004D7C69">
              <w:rPr>
                <w:sz w:val="20"/>
              </w:rPr>
              <w:t>2030</w:t>
            </w:r>
          </w:p>
          <w:p w14:paraId="307D6FA9" w14:textId="77777777" w:rsidR="00425134" w:rsidRPr="004D7C69" w:rsidRDefault="00425134" w:rsidP="00B62598">
            <w:pPr>
              <w:pStyle w:val="TableParagraph"/>
              <w:numPr>
                <w:ilvl w:val="0"/>
                <w:numId w:val="6"/>
              </w:numPr>
              <w:tabs>
                <w:tab w:val="left" w:pos="720"/>
                <w:tab w:val="left" w:pos="721"/>
              </w:tabs>
              <w:spacing w:before="9" w:line="240" w:lineRule="auto"/>
              <w:ind w:right="243"/>
              <w:rPr>
                <w:sz w:val="20"/>
              </w:rPr>
            </w:pPr>
            <w:r w:rsidRPr="004D7C69">
              <w:rPr>
                <w:sz w:val="20"/>
              </w:rPr>
              <w:t>Devel</w:t>
            </w:r>
            <w:r>
              <w:rPr>
                <w:spacing w:val="-1"/>
                <w:sz w:val="20"/>
              </w:rPr>
              <w:t xml:space="preserve">oping </w:t>
            </w:r>
            <w:r w:rsidRPr="004D7C69">
              <w:rPr>
                <w:sz w:val="20"/>
              </w:rPr>
              <w:t>market</w:t>
            </w:r>
            <w:r w:rsidRPr="004D7C69">
              <w:rPr>
                <w:spacing w:val="-2"/>
                <w:sz w:val="20"/>
              </w:rPr>
              <w:t xml:space="preserve"> </w:t>
            </w:r>
            <w:r w:rsidRPr="004D7C69">
              <w:rPr>
                <w:sz w:val="20"/>
              </w:rPr>
              <w:t>and</w:t>
            </w:r>
            <w:r w:rsidRPr="004D7C69">
              <w:rPr>
                <w:spacing w:val="-2"/>
                <w:sz w:val="20"/>
              </w:rPr>
              <w:t xml:space="preserve"> </w:t>
            </w:r>
            <w:r w:rsidRPr="004D7C69">
              <w:rPr>
                <w:sz w:val="20"/>
              </w:rPr>
              <w:t>competition analyses</w:t>
            </w:r>
            <w:r w:rsidRPr="004D7C69">
              <w:rPr>
                <w:spacing w:val="-3"/>
                <w:sz w:val="20"/>
              </w:rPr>
              <w:t xml:space="preserve"> </w:t>
            </w:r>
            <w:r w:rsidRPr="004D7C69">
              <w:rPr>
                <w:sz w:val="20"/>
              </w:rPr>
              <w:t>in the</w:t>
            </w:r>
            <w:r w:rsidRPr="004D7C69">
              <w:rPr>
                <w:spacing w:val="-2"/>
                <w:sz w:val="20"/>
              </w:rPr>
              <w:t xml:space="preserve"> </w:t>
            </w:r>
            <w:r w:rsidRPr="004D7C69">
              <w:rPr>
                <w:sz w:val="20"/>
              </w:rPr>
              <w:t>field of</w:t>
            </w:r>
            <w:r w:rsidRPr="004D7C69">
              <w:rPr>
                <w:spacing w:val="-1"/>
                <w:sz w:val="20"/>
              </w:rPr>
              <w:t xml:space="preserve"> </w:t>
            </w:r>
            <w:r w:rsidRPr="004D7C69">
              <w:rPr>
                <w:sz w:val="20"/>
              </w:rPr>
              <w:t>long-distance</w:t>
            </w:r>
            <w:r w:rsidRPr="004D7C69">
              <w:rPr>
                <w:spacing w:val="-2"/>
                <w:sz w:val="20"/>
              </w:rPr>
              <w:t xml:space="preserve"> </w:t>
            </w:r>
            <w:r w:rsidRPr="004D7C69">
              <w:rPr>
                <w:sz w:val="20"/>
              </w:rPr>
              <w:t>transport</w:t>
            </w:r>
            <w:r w:rsidRPr="004D7C69">
              <w:rPr>
                <w:spacing w:val="-4"/>
                <w:sz w:val="20"/>
              </w:rPr>
              <w:t xml:space="preserve"> </w:t>
            </w:r>
            <w:r w:rsidRPr="004D7C69">
              <w:rPr>
                <w:sz w:val="20"/>
              </w:rPr>
              <w:t>(including</w:t>
            </w:r>
            <w:r w:rsidRPr="004D7C69">
              <w:rPr>
                <w:spacing w:val="-2"/>
                <w:sz w:val="20"/>
              </w:rPr>
              <w:t xml:space="preserve"> </w:t>
            </w:r>
            <w:r w:rsidRPr="004D7C69">
              <w:rPr>
                <w:sz w:val="20"/>
              </w:rPr>
              <w:t>competition</w:t>
            </w:r>
            <w:r w:rsidRPr="004D7C69">
              <w:rPr>
                <w:spacing w:val="-3"/>
                <w:sz w:val="20"/>
              </w:rPr>
              <w:t xml:space="preserve"> </w:t>
            </w:r>
            <w:r w:rsidRPr="004D7C69">
              <w:rPr>
                <w:sz w:val="20"/>
              </w:rPr>
              <w:t>analyses</w:t>
            </w:r>
            <w:r w:rsidRPr="004D7C69">
              <w:rPr>
                <w:spacing w:val="-2"/>
                <w:sz w:val="20"/>
              </w:rPr>
              <w:t xml:space="preserve"> </w:t>
            </w:r>
            <w:r w:rsidRPr="004D7C69">
              <w:rPr>
                <w:sz w:val="20"/>
              </w:rPr>
              <w:t>of</w:t>
            </w:r>
            <w:r w:rsidRPr="004D7C69">
              <w:rPr>
                <w:spacing w:val="-47"/>
                <w:sz w:val="20"/>
              </w:rPr>
              <w:t xml:space="preserve"> </w:t>
            </w:r>
            <w:r w:rsidRPr="004D7C69">
              <w:rPr>
                <w:sz w:val="20"/>
              </w:rPr>
              <w:t>national</w:t>
            </w:r>
            <w:r w:rsidRPr="004D7C69">
              <w:rPr>
                <w:spacing w:val="-1"/>
                <w:sz w:val="20"/>
              </w:rPr>
              <w:t xml:space="preserve"> </w:t>
            </w:r>
            <w:r w:rsidRPr="004D7C69">
              <w:rPr>
                <w:sz w:val="20"/>
              </w:rPr>
              <w:t>and</w:t>
            </w:r>
            <w:r w:rsidRPr="004D7C69">
              <w:rPr>
                <w:spacing w:val="-1"/>
                <w:sz w:val="20"/>
              </w:rPr>
              <w:t xml:space="preserve"> </w:t>
            </w:r>
            <w:r w:rsidRPr="004D7C69">
              <w:rPr>
                <w:sz w:val="20"/>
              </w:rPr>
              <w:t>international</w:t>
            </w:r>
            <w:r w:rsidRPr="004D7C69">
              <w:rPr>
                <w:spacing w:val="-1"/>
                <w:sz w:val="20"/>
              </w:rPr>
              <w:t xml:space="preserve"> </w:t>
            </w:r>
            <w:r w:rsidRPr="004D7C69">
              <w:rPr>
                <w:sz w:val="20"/>
              </w:rPr>
              <w:t>competitors, feasibility</w:t>
            </w:r>
            <w:r w:rsidRPr="004D7C69">
              <w:rPr>
                <w:spacing w:val="1"/>
                <w:sz w:val="20"/>
              </w:rPr>
              <w:t xml:space="preserve"> </w:t>
            </w:r>
            <w:r w:rsidRPr="004D7C69">
              <w:rPr>
                <w:sz w:val="20"/>
              </w:rPr>
              <w:t>studies</w:t>
            </w:r>
            <w:r w:rsidRPr="004D7C69">
              <w:rPr>
                <w:spacing w:val="4"/>
                <w:sz w:val="20"/>
              </w:rPr>
              <w:t xml:space="preserve"> </w:t>
            </w:r>
            <w:r w:rsidRPr="004D7C69">
              <w:rPr>
                <w:sz w:val="20"/>
              </w:rPr>
              <w:t>for</w:t>
            </w:r>
            <w:r w:rsidRPr="004D7C69">
              <w:rPr>
                <w:spacing w:val="-1"/>
                <w:sz w:val="20"/>
              </w:rPr>
              <w:t xml:space="preserve"> </w:t>
            </w:r>
            <w:r w:rsidRPr="004D7C69">
              <w:rPr>
                <w:sz w:val="20"/>
              </w:rPr>
              <w:t>fixed</w:t>
            </w:r>
            <w:r w:rsidRPr="004D7C69">
              <w:rPr>
                <w:spacing w:val="1"/>
                <w:sz w:val="20"/>
              </w:rPr>
              <w:t xml:space="preserve"> </w:t>
            </w:r>
            <w:r w:rsidRPr="004D7C69">
              <w:rPr>
                <w:sz w:val="20"/>
              </w:rPr>
              <w:t>cost</w:t>
            </w:r>
            <w:r w:rsidRPr="004D7C69">
              <w:rPr>
                <w:spacing w:val="-2"/>
                <w:sz w:val="20"/>
              </w:rPr>
              <w:t xml:space="preserve"> </w:t>
            </w:r>
            <w:r w:rsidRPr="004D7C69">
              <w:rPr>
                <w:sz w:val="20"/>
              </w:rPr>
              <w:t>variabilisation)</w:t>
            </w:r>
          </w:p>
          <w:p w14:paraId="573184CE" w14:textId="392970B6" w:rsidR="00425134" w:rsidRPr="004D7C69" w:rsidRDefault="00425134" w:rsidP="00B62598">
            <w:pPr>
              <w:pStyle w:val="TableParagraph"/>
              <w:numPr>
                <w:ilvl w:val="0"/>
                <w:numId w:val="6"/>
              </w:numPr>
              <w:tabs>
                <w:tab w:val="left" w:pos="720"/>
                <w:tab w:val="left" w:pos="721"/>
              </w:tabs>
              <w:spacing w:line="240" w:lineRule="auto"/>
              <w:rPr>
                <w:sz w:val="20"/>
              </w:rPr>
            </w:pPr>
            <w:r w:rsidRPr="004D7C69">
              <w:rPr>
                <w:sz w:val="20"/>
              </w:rPr>
              <w:t>Prepar</w:t>
            </w:r>
            <w:r w:rsidR="00A6522D">
              <w:rPr>
                <w:sz w:val="20"/>
              </w:rPr>
              <w:t xml:space="preserve">ing </w:t>
            </w:r>
            <w:r w:rsidRPr="004D7C69">
              <w:rPr>
                <w:sz w:val="20"/>
              </w:rPr>
              <w:t>studies</w:t>
            </w:r>
            <w:r w:rsidRPr="004D7C69">
              <w:rPr>
                <w:spacing w:val="-3"/>
                <w:sz w:val="20"/>
              </w:rPr>
              <w:t xml:space="preserve"> </w:t>
            </w:r>
            <w:r w:rsidRPr="004D7C69">
              <w:rPr>
                <w:sz w:val="20"/>
              </w:rPr>
              <w:t>and</w:t>
            </w:r>
            <w:r w:rsidRPr="004D7C69">
              <w:rPr>
                <w:spacing w:val="-2"/>
                <w:sz w:val="20"/>
              </w:rPr>
              <w:t xml:space="preserve"> </w:t>
            </w:r>
            <w:r w:rsidRPr="004D7C69">
              <w:rPr>
                <w:sz w:val="20"/>
              </w:rPr>
              <w:t>presentations</w:t>
            </w:r>
            <w:r w:rsidRPr="004D7C69">
              <w:rPr>
                <w:spacing w:val="-1"/>
                <w:sz w:val="20"/>
              </w:rPr>
              <w:t xml:space="preserve"> </w:t>
            </w:r>
            <w:r w:rsidRPr="004D7C69">
              <w:rPr>
                <w:sz w:val="20"/>
              </w:rPr>
              <w:t>on</w:t>
            </w:r>
            <w:r w:rsidRPr="004D7C69">
              <w:rPr>
                <w:spacing w:val="-1"/>
                <w:sz w:val="20"/>
              </w:rPr>
              <w:t xml:space="preserve"> </w:t>
            </w:r>
            <w:r w:rsidRPr="004D7C69">
              <w:rPr>
                <w:sz w:val="20"/>
              </w:rPr>
              <w:t>our</w:t>
            </w:r>
            <w:r w:rsidRPr="004D7C69">
              <w:rPr>
                <w:spacing w:val="-2"/>
                <w:sz w:val="20"/>
              </w:rPr>
              <w:t xml:space="preserve"> </w:t>
            </w:r>
            <w:r w:rsidRPr="004D7C69">
              <w:rPr>
                <w:sz w:val="20"/>
              </w:rPr>
              <w:t>findings</w:t>
            </w:r>
            <w:r w:rsidRPr="004D7C69">
              <w:rPr>
                <w:spacing w:val="1"/>
                <w:sz w:val="20"/>
              </w:rPr>
              <w:t xml:space="preserve"> </w:t>
            </w:r>
            <w:r w:rsidRPr="004D7C69">
              <w:rPr>
                <w:sz w:val="20"/>
              </w:rPr>
              <w:t>for</w:t>
            </w:r>
            <w:r w:rsidRPr="004D7C69">
              <w:rPr>
                <w:spacing w:val="-3"/>
                <w:sz w:val="20"/>
              </w:rPr>
              <w:t xml:space="preserve"> </w:t>
            </w:r>
            <w:r w:rsidRPr="004D7C69">
              <w:rPr>
                <w:sz w:val="20"/>
              </w:rPr>
              <w:t>the</w:t>
            </w:r>
            <w:r w:rsidRPr="004D7C69">
              <w:rPr>
                <w:spacing w:val="-1"/>
                <w:sz w:val="20"/>
              </w:rPr>
              <w:t xml:space="preserve"> </w:t>
            </w:r>
            <w:r w:rsidRPr="004D7C69">
              <w:rPr>
                <w:sz w:val="20"/>
              </w:rPr>
              <w:t>board levels</w:t>
            </w:r>
          </w:p>
          <w:p w14:paraId="21C0A795" w14:textId="686B10B1" w:rsidR="00425134" w:rsidRPr="004D7C69" w:rsidRDefault="00A6522D" w:rsidP="00B62598">
            <w:pPr>
              <w:pStyle w:val="TableParagraph"/>
              <w:numPr>
                <w:ilvl w:val="0"/>
                <w:numId w:val="6"/>
              </w:numPr>
              <w:tabs>
                <w:tab w:val="left" w:pos="720"/>
                <w:tab w:val="left" w:pos="721"/>
              </w:tabs>
              <w:spacing w:line="240" w:lineRule="auto"/>
              <w:rPr>
                <w:sz w:val="20"/>
              </w:rPr>
            </w:pPr>
            <w:proofErr w:type="spellStart"/>
            <w:r w:rsidRPr="004D7C69">
              <w:rPr>
                <w:sz w:val="20"/>
              </w:rPr>
              <w:t>Organi</w:t>
            </w:r>
            <w:r w:rsidR="00EE7925">
              <w:rPr>
                <w:sz w:val="20"/>
              </w:rPr>
              <w:t>s</w:t>
            </w:r>
            <w:r>
              <w:rPr>
                <w:sz w:val="20"/>
              </w:rPr>
              <w:t>ing</w:t>
            </w:r>
            <w:proofErr w:type="spellEnd"/>
            <w:r w:rsidR="00425134" w:rsidRPr="004D7C69">
              <w:rPr>
                <w:sz w:val="20"/>
              </w:rPr>
              <w:t>,</w:t>
            </w:r>
            <w:r w:rsidR="00425134" w:rsidRPr="004D7C69">
              <w:rPr>
                <w:spacing w:val="-2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implement</w:t>
            </w:r>
            <w:r w:rsidR="00425134">
              <w:rPr>
                <w:sz w:val="20"/>
              </w:rPr>
              <w:t>ing,</w:t>
            </w:r>
            <w:r w:rsidR="00425134" w:rsidRPr="004D7C69">
              <w:rPr>
                <w:spacing w:val="-3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and</w:t>
            </w:r>
            <w:r w:rsidR="00425134" w:rsidRPr="004D7C69">
              <w:rPr>
                <w:spacing w:val="-1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moderati</w:t>
            </w:r>
            <w:r w:rsidR="00425134">
              <w:rPr>
                <w:sz w:val="20"/>
              </w:rPr>
              <w:t>ng</w:t>
            </w:r>
            <w:r w:rsidR="00425134" w:rsidRPr="004D7C69">
              <w:rPr>
                <w:spacing w:val="-2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team</w:t>
            </w:r>
            <w:r w:rsidR="00425134" w:rsidRPr="004D7C69">
              <w:rPr>
                <w:spacing w:val="-2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retreats</w:t>
            </w:r>
            <w:r w:rsidR="00425134" w:rsidRPr="004D7C69">
              <w:rPr>
                <w:spacing w:val="4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(approx.</w:t>
            </w:r>
            <w:r w:rsidR="00425134" w:rsidRPr="004D7C69">
              <w:rPr>
                <w:spacing w:val="-2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30</w:t>
            </w:r>
            <w:r w:rsidR="00425134" w:rsidRPr="004D7C69">
              <w:rPr>
                <w:spacing w:val="-3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employees)</w:t>
            </w:r>
          </w:p>
        </w:tc>
      </w:tr>
      <w:tr w:rsidR="00425134" w:rsidRPr="004D7C69" w14:paraId="15848DB8" w14:textId="77777777" w:rsidTr="004F3F5C">
        <w:trPr>
          <w:trHeight w:val="340"/>
        </w:trPr>
        <w:tc>
          <w:tcPr>
            <w:tcW w:w="7464" w:type="dxa"/>
            <w:gridSpan w:val="2"/>
            <w:vAlign w:val="bottom"/>
          </w:tcPr>
          <w:p w14:paraId="00F6B925" w14:textId="77777777" w:rsidR="00425134" w:rsidRPr="004D7C69" w:rsidRDefault="00425134" w:rsidP="00B62598">
            <w:pPr>
              <w:pStyle w:val="TableParagraph"/>
              <w:spacing w:before="13" w:line="240" w:lineRule="auto"/>
              <w:rPr>
                <w:b/>
                <w:sz w:val="21"/>
              </w:rPr>
            </w:pPr>
            <w:r w:rsidRPr="004D7C69">
              <w:rPr>
                <w:b/>
                <w:sz w:val="21"/>
              </w:rPr>
              <w:t>Sanofi</w:t>
            </w:r>
            <w:r w:rsidRPr="004D7C69">
              <w:rPr>
                <w:b/>
                <w:spacing w:val="-3"/>
                <w:sz w:val="21"/>
              </w:rPr>
              <w:t xml:space="preserve"> </w:t>
            </w:r>
            <w:r w:rsidRPr="004D7C69">
              <w:rPr>
                <w:b/>
                <w:sz w:val="21"/>
              </w:rPr>
              <w:t>Aventis</w:t>
            </w:r>
            <w:r w:rsidRPr="004D7C69">
              <w:rPr>
                <w:b/>
                <w:spacing w:val="-1"/>
                <w:sz w:val="21"/>
              </w:rPr>
              <w:t xml:space="preserve"> Germany</w:t>
            </w:r>
            <w:r w:rsidRPr="004D7C69">
              <w:rPr>
                <w:b/>
                <w:sz w:val="21"/>
              </w:rPr>
              <w:t xml:space="preserve"> GmbH</w:t>
            </w:r>
          </w:p>
        </w:tc>
        <w:tc>
          <w:tcPr>
            <w:tcW w:w="3313" w:type="dxa"/>
            <w:vAlign w:val="bottom"/>
          </w:tcPr>
          <w:p w14:paraId="14297545" w14:textId="77777777" w:rsidR="00425134" w:rsidRPr="004D7C69" w:rsidRDefault="00425134" w:rsidP="00B62598">
            <w:pPr>
              <w:pStyle w:val="TableParagraph"/>
              <w:spacing w:before="25" w:line="240" w:lineRule="auto"/>
              <w:ind w:right="1"/>
              <w:jc w:val="right"/>
              <w:rPr>
                <w:b/>
                <w:sz w:val="20"/>
              </w:rPr>
            </w:pPr>
            <w:r w:rsidRPr="004D7C69">
              <w:rPr>
                <w:b/>
                <w:sz w:val="20"/>
              </w:rPr>
              <w:t>Frankfurt</w:t>
            </w:r>
            <w:r>
              <w:rPr>
                <w:b/>
                <w:sz w:val="20"/>
              </w:rPr>
              <w:t xml:space="preserve"> am</w:t>
            </w:r>
            <w:r w:rsidRPr="004D7C69">
              <w:rPr>
                <w:b/>
                <w:spacing w:val="-1"/>
                <w:sz w:val="20"/>
              </w:rPr>
              <w:t xml:space="preserve"> </w:t>
            </w:r>
            <w:r w:rsidRPr="004D7C69">
              <w:rPr>
                <w:b/>
                <w:sz w:val="20"/>
              </w:rPr>
              <w:t>Main, DE</w:t>
            </w:r>
          </w:p>
        </w:tc>
      </w:tr>
      <w:tr w:rsidR="00425134" w:rsidRPr="004D7C69" w14:paraId="55372169" w14:textId="77777777" w:rsidTr="004F3F5C">
        <w:trPr>
          <w:trHeight w:val="231"/>
        </w:trPr>
        <w:tc>
          <w:tcPr>
            <w:tcW w:w="7464" w:type="dxa"/>
            <w:gridSpan w:val="2"/>
            <w:vAlign w:val="bottom"/>
          </w:tcPr>
          <w:p w14:paraId="193D8CEC" w14:textId="0A6D6856" w:rsidR="00425134" w:rsidRPr="004D7C69" w:rsidRDefault="00425134" w:rsidP="00B62598">
            <w:pPr>
              <w:pStyle w:val="TableParagraph"/>
              <w:spacing w:line="240" w:lineRule="auto"/>
              <w:rPr>
                <w:i/>
                <w:sz w:val="20"/>
              </w:rPr>
            </w:pPr>
            <w:r w:rsidRPr="004D7C69">
              <w:rPr>
                <w:i/>
                <w:sz w:val="20"/>
              </w:rPr>
              <w:t>Intern in Project</w:t>
            </w:r>
            <w:r w:rsidRPr="004D7C69">
              <w:rPr>
                <w:i/>
                <w:spacing w:val="-2"/>
                <w:sz w:val="20"/>
              </w:rPr>
              <w:t xml:space="preserve"> </w:t>
            </w:r>
            <w:r w:rsidRPr="004D7C69">
              <w:rPr>
                <w:i/>
                <w:sz w:val="20"/>
              </w:rPr>
              <w:t>Management</w:t>
            </w:r>
            <w:r w:rsidRPr="004D7C69">
              <w:rPr>
                <w:i/>
                <w:spacing w:val="-3"/>
                <w:sz w:val="20"/>
              </w:rPr>
              <w:t xml:space="preserve"> </w:t>
            </w:r>
          </w:p>
        </w:tc>
        <w:tc>
          <w:tcPr>
            <w:tcW w:w="3313" w:type="dxa"/>
            <w:vAlign w:val="bottom"/>
          </w:tcPr>
          <w:p w14:paraId="6953F6FC" w14:textId="77777777" w:rsidR="00425134" w:rsidRPr="004D7C69" w:rsidRDefault="00425134" w:rsidP="00B62598">
            <w:pPr>
              <w:pStyle w:val="TableParagraph"/>
              <w:spacing w:line="240" w:lineRule="auto"/>
              <w:ind w:right="1"/>
              <w:jc w:val="right"/>
              <w:rPr>
                <w:sz w:val="20"/>
              </w:rPr>
            </w:pPr>
            <w:r w:rsidRPr="004D7C69">
              <w:rPr>
                <w:sz w:val="20"/>
              </w:rPr>
              <w:t>10/2020</w:t>
            </w:r>
            <w:r>
              <w:rPr>
                <w:sz w:val="20"/>
              </w:rPr>
              <w:t xml:space="preserve"> –</w:t>
            </w:r>
            <w:r w:rsidRPr="004D7C69">
              <w:rPr>
                <w:spacing w:val="-3"/>
                <w:sz w:val="20"/>
              </w:rPr>
              <w:t xml:space="preserve"> </w:t>
            </w:r>
            <w:r w:rsidRPr="004D7C69">
              <w:rPr>
                <w:sz w:val="20"/>
              </w:rPr>
              <w:t>04/2021</w:t>
            </w:r>
          </w:p>
        </w:tc>
      </w:tr>
      <w:tr w:rsidR="00425134" w:rsidRPr="004D7C69" w14:paraId="1CBD7B8B" w14:textId="77777777" w:rsidTr="004F3F5C">
        <w:trPr>
          <w:trHeight w:val="737"/>
        </w:trPr>
        <w:tc>
          <w:tcPr>
            <w:tcW w:w="10777" w:type="dxa"/>
            <w:gridSpan w:val="3"/>
            <w:vAlign w:val="bottom"/>
          </w:tcPr>
          <w:p w14:paraId="3F09A50B" w14:textId="30FE077B" w:rsidR="00425134" w:rsidRPr="004D7C69" w:rsidRDefault="00063091" w:rsidP="00B62598">
            <w:pPr>
              <w:pStyle w:val="TableParagraph"/>
              <w:numPr>
                <w:ilvl w:val="0"/>
                <w:numId w:val="5"/>
              </w:numPr>
              <w:tabs>
                <w:tab w:val="left" w:pos="720"/>
                <w:tab w:val="left" w:pos="721"/>
              </w:tabs>
              <w:spacing w:line="240" w:lineRule="auto"/>
              <w:rPr>
                <w:sz w:val="20"/>
              </w:rPr>
            </w:pPr>
            <w:r w:rsidRPr="004D7C69">
              <w:rPr>
                <w:sz w:val="20"/>
              </w:rPr>
              <w:t>Relie</w:t>
            </w:r>
            <w:r>
              <w:rPr>
                <w:sz w:val="20"/>
              </w:rPr>
              <w:t>ved</w:t>
            </w:r>
            <w:r w:rsidR="00425134" w:rsidRPr="004D7C69">
              <w:rPr>
                <w:spacing w:val="-3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the project</w:t>
            </w:r>
            <w:r w:rsidR="00425134" w:rsidRPr="004D7C69">
              <w:rPr>
                <w:spacing w:val="-3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management</w:t>
            </w:r>
            <w:r w:rsidR="00425134" w:rsidRPr="004D7C69">
              <w:rPr>
                <w:spacing w:val="-3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team</w:t>
            </w:r>
            <w:r w:rsidR="00425134" w:rsidRPr="004D7C69">
              <w:rPr>
                <w:spacing w:val="-2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in</w:t>
            </w:r>
            <w:r w:rsidR="00425134" w:rsidRPr="004D7C69">
              <w:rPr>
                <w:spacing w:val="-1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day-to-day</w:t>
            </w:r>
            <w:r w:rsidR="00425134" w:rsidRPr="004D7C69">
              <w:rPr>
                <w:spacing w:val="-4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business</w:t>
            </w:r>
            <w:r w:rsidR="00425134" w:rsidRPr="004D7C69">
              <w:rPr>
                <w:spacing w:val="-3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(including</w:t>
            </w:r>
            <w:r w:rsidR="00425134" w:rsidRPr="004D7C69">
              <w:rPr>
                <w:spacing w:val="-2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deadline</w:t>
            </w:r>
            <w:r w:rsidR="00425134" w:rsidRPr="004D7C69">
              <w:rPr>
                <w:spacing w:val="-2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management,</w:t>
            </w:r>
            <w:r w:rsidR="00425134" w:rsidRPr="004D7C69">
              <w:rPr>
                <w:spacing w:val="-3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prioritisation)</w:t>
            </w:r>
          </w:p>
          <w:p w14:paraId="700D600C" w14:textId="7E65ED2D" w:rsidR="00425134" w:rsidRPr="004D7C69" w:rsidRDefault="00425134" w:rsidP="00B62598">
            <w:pPr>
              <w:pStyle w:val="TableParagraph"/>
              <w:numPr>
                <w:ilvl w:val="0"/>
                <w:numId w:val="5"/>
              </w:numPr>
              <w:tabs>
                <w:tab w:val="left" w:pos="720"/>
                <w:tab w:val="left" w:pos="721"/>
              </w:tabs>
              <w:spacing w:line="240" w:lineRule="auto"/>
              <w:rPr>
                <w:sz w:val="20"/>
              </w:rPr>
            </w:pPr>
            <w:r w:rsidRPr="004D7C69">
              <w:rPr>
                <w:sz w:val="20"/>
              </w:rPr>
              <w:t>Analy</w:t>
            </w:r>
            <w:r w:rsidR="00063091">
              <w:rPr>
                <w:sz w:val="20"/>
              </w:rPr>
              <w:t>zed</w:t>
            </w:r>
            <w:r w:rsidRPr="004D7C69">
              <w:rPr>
                <w:spacing w:val="-3"/>
                <w:sz w:val="20"/>
              </w:rPr>
              <w:t xml:space="preserve"> </w:t>
            </w:r>
            <w:r w:rsidRPr="004D7C69">
              <w:rPr>
                <w:sz w:val="20"/>
              </w:rPr>
              <w:t>and visuali</w:t>
            </w:r>
            <w:r w:rsidR="00063091">
              <w:rPr>
                <w:sz w:val="20"/>
              </w:rPr>
              <w:t>zed the</w:t>
            </w:r>
            <w:r w:rsidRPr="004D7C69">
              <w:rPr>
                <w:spacing w:val="-3"/>
                <w:sz w:val="20"/>
              </w:rPr>
              <w:t xml:space="preserve"> </w:t>
            </w:r>
            <w:r w:rsidRPr="004D7C69">
              <w:rPr>
                <w:sz w:val="20"/>
              </w:rPr>
              <w:t>project</w:t>
            </w:r>
            <w:r w:rsidRPr="004D7C69">
              <w:rPr>
                <w:spacing w:val="-2"/>
                <w:sz w:val="20"/>
              </w:rPr>
              <w:t xml:space="preserve"> </w:t>
            </w:r>
            <w:r w:rsidRPr="004D7C69">
              <w:rPr>
                <w:sz w:val="20"/>
              </w:rPr>
              <w:t>status</w:t>
            </w:r>
            <w:r w:rsidRPr="004D7C69">
              <w:rPr>
                <w:spacing w:val="-2"/>
                <w:sz w:val="20"/>
              </w:rPr>
              <w:t xml:space="preserve"> </w:t>
            </w:r>
            <w:r w:rsidRPr="004D7C69">
              <w:rPr>
                <w:sz w:val="20"/>
              </w:rPr>
              <w:t>for</w:t>
            </w:r>
            <w:r w:rsidRPr="004D7C69">
              <w:rPr>
                <w:spacing w:val="-2"/>
                <w:sz w:val="20"/>
              </w:rPr>
              <w:t xml:space="preserve"> </w:t>
            </w:r>
            <w:r w:rsidRPr="004D7C69">
              <w:rPr>
                <w:sz w:val="20"/>
              </w:rPr>
              <w:t>meetings</w:t>
            </w:r>
            <w:r w:rsidRPr="004D7C69">
              <w:rPr>
                <w:spacing w:val="-2"/>
                <w:sz w:val="20"/>
              </w:rPr>
              <w:t xml:space="preserve"> </w:t>
            </w:r>
            <w:r w:rsidRPr="004D7C69">
              <w:rPr>
                <w:sz w:val="20"/>
              </w:rPr>
              <w:t>at</w:t>
            </w:r>
            <w:r w:rsidRPr="004D7C69"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the </w:t>
            </w:r>
            <w:r w:rsidRPr="004D7C69">
              <w:rPr>
                <w:sz w:val="20"/>
              </w:rPr>
              <w:t>multinational</w:t>
            </w:r>
            <w:r w:rsidRPr="004D7C69">
              <w:rPr>
                <w:spacing w:val="-1"/>
                <w:sz w:val="20"/>
              </w:rPr>
              <w:t xml:space="preserve"> </w:t>
            </w:r>
            <w:r w:rsidRPr="004D7C69">
              <w:rPr>
                <w:sz w:val="20"/>
              </w:rPr>
              <w:t>management</w:t>
            </w:r>
            <w:r w:rsidRPr="004D7C69">
              <w:rPr>
                <w:spacing w:val="-3"/>
                <w:sz w:val="20"/>
              </w:rPr>
              <w:t xml:space="preserve"> </w:t>
            </w:r>
            <w:r w:rsidRPr="004D7C69">
              <w:rPr>
                <w:sz w:val="20"/>
              </w:rPr>
              <w:t>level</w:t>
            </w:r>
          </w:p>
          <w:p w14:paraId="4C2AB062" w14:textId="644780F7" w:rsidR="00425134" w:rsidRPr="004D7C69" w:rsidRDefault="00425134" w:rsidP="00B62598">
            <w:pPr>
              <w:pStyle w:val="TableParagraph"/>
              <w:numPr>
                <w:ilvl w:val="0"/>
                <w:numId w:val="5"/>
              </w:numPr>
              <w:tabs>
                <w:tab w:val="left" w:pos="720"/>
                <w:tab w:val="left" w:pos="721"/>
              </w:tabs>
              <w:spacing w:line="240" w:lineRule="auto"/>
              <w:ind w:right="19"/>
              <w:rPr>
                <w:sz w:val="20"/>
              </w:rPr>
            </w:pPr>
            <w:r w:rsidRPr="004D7C69">
              <w:rPr>
                <w:sz w:val="20"/>
              </w:rPr>
              <w:t>Proactively</w:t>
            </w:r>
            <w:ins w:id="9" w:author="David Döbele" w:date="2023-02-07T19:55:00Z">
              <w:r w:rsidR="00360962">
                <w:rPr>
                  <w:sz w:val="20"/>
                </w:rPr>
                <w:t xml:space="preserve"> </w:t>
              </w:r>
            </w:ins>
            <w:r w:rsidR="00063091">
              <w:rPr>
                <w:sz w:val="20"/>
              </w:rPr>
              <w:t>obtained</w:t>
            </w:r>
            <w:r w:rsidRPr="004D7C69">
              <w:rPr>
                <w:sz w:val="20"/>
              </w:rPr>
              <w:t xml:space="preserve"> relevant project information from different workstreams/departments to ensure compliance with the</w:t>
            </w:r>
            <w:r w:rsidRPr="004D7C69">
              <w:rPr>
                <w:spacing w:val="-48"/>
                <w:sz w:val="20"/>
              </w:rPr>
              <w:t xml:space="preserve"> </w:t>
            </w:r>
            <w:r w:rsidRPr="004D7C69">
              <w:rPr>
                <w:sz w:val="20"/>
              </w:rPr>
              <w:t xml:space="preserve">project </w:t>
            </w:r>
            <w:r w:rsidRPr="004D7C69">
              <w:rPr>
                <w:iCs/>
                <w:sz w:val="20"/>
              </w:rPr>
              <w:t>framework</w:t>
            </w:r>
          </w:p>
        </w:tc>
      </w:tr>
      <w:tr w:rsidR="00425134" w:rsidRPr="004D7C69" w14:paraId="2D3CA87C" w14:textId="77777777" w:rsidTr="004F3F5C">
        <w:trPr>
          <w:trHeight w:val="340"/>
        </w:trPr>
        <w:tc>
          <w:tcPr>
            <w:tcW w:w="7464" w:type="dxa"/>
            <w:gridSpan w:val="2"/>
            <w:vAlign w:val="bottom"/>
          </w:tcPr>
          <w:p w14:paraId="2C39321A" w14:textId="77777777" w:rsidR="00425134" w:rsidRPr="004D7C69" w:rsidRDefault="00425134" w:rsidP="00B62598">
            <w:pPr>
              <w:pStyle w:val="TableParagraph"/>
              <w:spacing w:before="17" w:line="240" w:lineRule="auto"/>
              <w:rPr>
                <w:b/>
                <w:sz w:val="21"/>
              </w:rPr>
            </w:pPr>
            <w:proofErr w:type="spellStart"/>
            <w:r w:rsidRPr="004D7C69">
              <w:rPr>
                <w:b/>
                <w:sz w:val="21"/>
              </w:rPr>
              <w:t>Innomatec</w:t>
            </w:r>
            <w:proofErr w:type="spellEnd"/>
            <w:r w:rsidRPr="004D7C69">
              <w:rPr>
                <w:b/>
                <w:spacing w:val="-2"/>
                <w:sz w:val="21"/>
              </w:rPr>
              <w:t xml:space="preserve"> </w:t>
            </w:r>
            <w:r w:rsidRPr="004D7C69">
              <w:rPr>
                <w:b/>
                <w:sz w:val="21"/>
              </w:rPr>
              <w:t xml:space="preserve">Test- and </w:t>
            </w:r>
            <w:proofErr w:type="spellStart"/>
            <w:r w:rsidRPr="004D7C69">
              <w:rPr>
                <w:b/>
                <w:sz w:val="21"/>
              </w:rPr>
              <w:t>Specialsystems</w:t>
            </w:r>
            <w:proofErr w:type="spellEnd"/>
            <w:r w:rsidRPr="004D7C69">
              <w:rPr>
                <w:b/>
                <w:spacing w:val="-1"/>
                <w:sz w:val="21"/>
              </w:rPr>
              <w:t xml:space="preserve"> </w:t>
            </w:r>
            <w:r w:rsidRPr="004D7C69">
              <w:rPr>
                <w:b/>
                <w:sz w:val="21"/>
              </w:rPr>
              <w:t>GmbH</w:t>
            </w:r>
          </w:p>
        </w:tc>
        <w:tc>
          <w:tcPr>
            <w:tcW w:w="3313" w:type="dxa"/>
            <w:vAlign w:val="bottom"/>
          </w:tcPr>
          <w:p w14:paraId="2943E889" w14:textId="77777777" w:rsidR="00425134" w:rsidRPr="004D7C69" w:rsidRDefault="00425134" w:rsidP="00B62598">
            <w:pPr>
              <w:pStyle w:val="TableParagraph"/>
              <w:spacing w:before="28" w:line="240" w:lineRule="auto"/>
              <w:ind w:right="1"/>
              <w:jc w:val="right"/>
              <w:rPr>
                <w:b/>
                <w:sz w:val="20"/>
              </w:rPr>
            </w:pPr>
            <w:r w:rsidRPr="004D7C69">
              <w:rPr>
                <w:b/>
                <w:sz w:val="20"/>
              </w:rPr>
              <w:t>Idstein, DE</w:t>
            </w:r>
          </w:p>
        </w:tc>
      </w:tr>
      <w:tr w:rsidR="00425134" w:rsidRPr="004D7C69" w14:paraId="06F9B89C" w14:textId="77777777" w:rsidTr="004F3F5C">
        <w:trPr>
          <w:trHeight w:val="230"/>
        </w:trPr>
        <w:tc>
          <w:tcPr>
            <w:tcW w:w="7464" w:type="dxa"/>
            <w:gridSpan w:val="2"/>
            <w:vAlign w:val="bottom"/>
          </w:tcPr>
          <w:p w14:paraId="0B18794A" w14:textId="6994CD04" w:rsidR="00425134" w:rsidRPr="004D7C69" w:rsidRDefault="00425134" w:rsidP="00B62598">
            <w:pPr>
              <w:pStyle w:val="TableParagraph"/>
              <w:spacing w:line="240" w:lineRule="auto"/>
              <w:rPr>
                <w:i/>
                <w:sz w:val="20"/>
              </w:rPr>
            </w:pPr>
            <w:r w:rsidRPr="004D7C69">
              <w:rPr>
                <w:i/>
                <w:sz w:val="20"/>
              </w:rPr>
              <w:t>Working</w:t>
            </w:r>
            <w:r w:rsidRPr="004D7C69">
              <w:rPr>
                <w:i/>
                <w:spacing w:val="-2"/>
                <w:sz w:val="20"/>
              </w:rPr>
              <w:t xml:space="preserve"> </w:t>
            </w:r>
            <w:r w:rsidR="00A6522D">
              <w:rPr>
                <w:i/>
                <w:sz w:val="20"/>
              </w:rPr>
              <w:t>S</w:t>
            </w:r>
            <w:r w:rsidRPr="004D7C69">
              <w:rPr>
                <w:i/>
                <w:sz w:val="20"/>
              </w:rPr>
              <w:t>tudent in</w:t>
            </w:r>
            <w:r w:rsidRPr="004D7C69">
              <w:rPr>
                <w:i/>
                <w:spacing w:val="-1"/>
                <w:sz w:val="20"/>
              </w:rPr>
              <w:t xml:space="preserve"> </w:t>
            </w:r>
            <w:r w:rsidR="00B62598">
              <w:rPr>
                <w:i/>
                <w:sz w:val="20"/>
              </w:rPr>
              <w:t>T</w:t>
            </w:r>
            <w:r w:rsidRPr="004D7C69">
              <w:rPr>
                <w:i/>
                <w:sz w:val="20"/>
              </w:rPr>
              <w:t>echnical</w:t>
            </w:r>
            <w:r w:rsidRPr="004D7C69">
              <w:rPr>
                <w:i/>
                <w:spacing w:val="-2"/>
                <w:sz w:val="20"/>
              </w:rPr>
              <w:t xml:space="preserve"> </w:t>
            </w:r>
            <w:r w:rsidR="00B62598">
              <w:rPr>
                <w:i/>
                <w:sz w:val="20"/>
              </w:rPr>
              <w:t>P</w:t>
            </w:r>
            <w:r w:rsidRPr="004D7C69">
              <w:rPr>
                <w:i/>
                <w:sz w:val="20"/>
              </w:rPr>
              <w:t>urchasing</w:t>
            </w:r>
          </w:p>
        </w:tc>
        <w:tc>
          <w:tcPr>
            <w:tcW w:w="3313" w:type="dxa"/>
            <w:vAlign w:val="bottom"/>
          </w:tcPr>
          <w:p w14:paraId="44F1B000" w14:textId="77777777" w:rsidR="00425134" w:rsidRPr="004D7C69" w:rsidRDefault="00425134" w:rsidP="00B62598">
            <w:pPr>
              <w:pStyle w:val="TableParagraph"/>
              <w:spacing w:line="240" w:lineRule="auto"/>
              <w:ind w:right="1"/>
              <w:jc w:val="right"/>
              <w:rPr>
                <w:sz w:val="20"/>
              </w:rPr>
            </w:pPr>
            <w:r w:rsidRPr="004D7C69">
              <w:rPr>
                <w:sz w:val="20"/>
              </w:rPr>
              <w:t>03/2018</w:t>
            </w:r>
            <w:r>
              <w:rPr>
                <w:spacing w:val="-3"/>
                <w:sz w:val="20"/>
              </w:rPr>
              <w:t xml:space="preserve"> – </w:t>
            </w:r>
            <w:r w:rsidRPr="004D7C69">
              <w:rPr>
                <w:sz w:val="20"/>
              </w:rPr>
              <w:t>12/2019</w:t>
            </w:r>
          </w:p>
        </w:tc>
      </w:tr>
      <w:tr w:rsidR="00425134" w:rsidRPr="004D7C69" w14:paraId="5CA2A4E0" w14:textId="77777777" w:rsidTr="004F3F5C">
        <w:trPr>
          <w:trHeight w:val="57"/>
        </w:trPr>
        <w:tc>
          <w:tcPr>
            <w:tcW w:w="10777" w:type="dxa"/>
            <w:gridSpan w:val="3"/>
            <w:vAlign w:val="bottom"/>
          </w:tcPr>
          <w:p w14:paraId="352BEC86" w14:textId="00BF0401" w:rsidR="00425134" w:rsidRPr="004D7C69" w:rsidRDefault="00425134" w:rsidP="00B62598">
            <w:pPr>
              <w:pStyle w:val="TableParagraph"/>
              <w:numPr>
                <w:ilvl w:val="0"/>
                <w:numId w:val="4"/>
              </w:numPr>
              <w:tabs>
                <w:tab w:val="left" w:pos="720"/>
                <w:tab w:val="left" w:pos="721"/>
              </w:tabs>
              <w:spacing w:line="240" w:lineRule="auto"/>
              <w:rPr>
                <w:sz w:val="20"/>
              </w:rPr>
            </w:pPr>
            <w:r w:rsidRPr="004D7C69">
              <w:rPr>
                <w:sz w:val="20"/>
              </w:rPr>
              <w:t>Analy</w:t>
            </w:r>
            <w:r w:rsidR="00063091">
              <w:rPr>
                <w:sz w:val="20"/>
              </w:rPr>
              <w:t>zed</w:t>
            </w:r>
            <w:r w:rsidRPr="004D7C69">
              <w:rPr>
                <w:sz w:val="20"/>
              </w:rPr>
              <w:t>,</w:t>
            </w:r>
            <w:r w:rsidRPr="004D7C69">
              <w:rPr>
                <w:spacing w:val="-2"/>
                <w:sz w:val="20"/>
              </w:rPr>
              <w:t xml:space="preserve"> </w:t>
            </w:r>
            <w:r w:rsidRPr="004D7C69">
              <w:rPr>
                <w:sz w:val="20"/>
              </w:rPr>
              <w:t>evaluat</w:t>
            </w:r>
            <w:r w:rsidR="00063091">
              <w:rPr>
                <w:sz w:val="20"/>
              </w:rPr>
              <w:t>ed</w:t>
            </w:r>
            <w:r w:rsidRPr="004D7C69">
              <w:rPr>
                <w:sz w:val="20"/>
              </w:rPr>
              <w:t>, and</w:t>
            </w:r>
            <w:r w:rsidRPr="004D7C69">
              <w:rPr>
                <w:spacing w:val="-2"/>
                <w:sz w:val="20"/>
              </w:rPr>
              <w:t xml:space="preserve"> </w:t>
            </w:r>
            <w:r w:rsidR="00063091">
              <w:rPr>
                <w:sz w:val="20"/>
              </w:rPr>
              <w:t>assessed</w:t>
            </w:r>
            <w:r w:rsidRPr="004D7C69">
              <w:rPr>
                <w:spacing w:val="-3"/>
                <w:sz w:val="20"/>
              </w:rPr>
              <w:t xml:space="preserve"> </w:t>
            </w:r>
            <w:r w:rsidRPr="004D7C69">
              <w:rPr>
                <w:sz w:val="20"/>
              </w:rPr>
              <w:t>potential</w:t>
            </w:r>
            <w:r w:rsidRPr="004D7C69">
              <w:rPr>
                <w:spacing w:val="-2"/>
                <w:sz w:val="20"/>
              </w:rPr>
              <w:t xml:space="preserve"> </w:t>
            </w:r>
            <w:r w:rsidRPr="004D7C69">
              <w:rPr>
                <w:sz w:val="20"/>
              </w:rPr>
              <w:t>suppliers</w:t>
            </w:r>
          </w:p>
        </w:tc>
      </w:tr>
      <w:tr w:rsidR="00425134" w:rsidRPr="004D7C69" w14:paraId="7E1D584E" w14:textId="77777777" w:rsidTr="004F3F5C">
        <w:trPr>
          <w:trHeight w:val="340"/>
        </w:trPr>
        <w:tc>
          <w:tcPr>
            <w:tcW w:w="7464" w:type="dxa"/>
            <w:gridSpan w:val="2"/>
            <w:vAlign w:val="bottom"/>
          </w:tcPr>
          <w:p w14:paraId="1863162A" w14:textId="77777777" w:rsidR="00425134" w:rsidRPr="004D7C69" w:rsidRDefault="00425134" w:rsidP="00B62598">
            <w:pPr>
              <w:pStyle w:val="TableParagraph"/>
              <w:spacing w:before="14" w:line="240" w:lineRule="auto"/>
              <w:rPr>
                <w:b/>
                <w:sz w:val="21"/>
              </w:rPr>
            </w:pPr>
            <w:proofErr w:type="spellStart"/>
            <w:r w:rsidRPr="004D7C69">
              <w:rPr>
                <w:b/>
                <w:sz w:val="21"/>
              </w:rPr>
              <w:t>Provadis</w:t>
            </w:r>
            <w:proofErr w:type="spellEnd"/>
            <w:r w:rsidRPr="004D7C69">
              <w:rPr>
                <w:b/>
                <w:spacing w:val="-1"/>
                <w:sz w:val="21"/>
              </w:rPr>
              <w:t xml:space="preserve"> </w:t>
            </w:r>
            <w:r w:rsidRPr="004D7C69">
              <w:rPr>
                <w:b/>
                <w:sz w:val="21"/>
              </w:rPr>
              <w:t>Partner</w:t>
            </w:r>
            <w:r w:rsidRPr="004D7C69">
              <w:rPr>
                <w:b/>
                <w:spacing w:val="-1"/>
                <w:sz w:val="21"/>
              </w:rPr>
              <w:t xml:space="preserve"> </w:t>
            </w:r>
            <w:r w:rsidRPr="004D7C69">
              <w:rPr>
                <w:b/>
                <w:sz w:val="21"/>
              </w:rPr>
              <w:t>for</w:t>
            </w:r>
            <w:r w:rsidRPr="004D7C69">
              <w:rPr>
                <w:b/>
                <w:spacing w:val="-4"/>
                <w:sz w:val="21"/>
              </w:rPr>
              <w:t xml:space="preserve"> </w:t>
            </w:r>
            <w:r w:rsidRPr="004D7C69">
              <w:rPr>
                <w:b/>
                <w:sz w:val="21"/>
              </w:rPr>
              <w:t>Education and</w:t>
            </w:r>
            <w:r w:rsidRPr="004D7C69">
              <w:rPr>
                <w:b/>
                <w:spacing w:val="-3"/>
                <w:sz w:val="21"/>
              </w:rPr>
              <w:t xml:space="preserve"> </w:t>
            </w:r>
            <w:r w:rsidRPr="004D7C69">
              <w:rPr>
                <w:b/>
                <w:sz w:val="21"/>
              </w:rPr>
              <w:t>Consulting</w:t>
            </w:r>
            <w:r w:rsidRPr="004D7C69">
              <w:rPr>
                <w:b/>
                <w:spacing w:val="-2"/>
                <w:sz w:val="21"/>
              </w:rPr>
              <w:t xml:space="preserve"> </w:t>
            </w:r>
            <w:r w:rsidRPr="004D7C69">
              <w:rPr>
                <w:b/>
                <w:sz w:val="21"/>
              </w:rPr>
              <w:t>GmbH</w:t>
            </w:r>
          </w:p>
        </w:tc>
        <w:tc>
          <w:tcPr>
            <w:tcW w:w="3313" w:type="dxa"/>
            <w:vAlign w:val="bottom"/>
          </w:tcPr>
          <w:p w14:paraId="2C561982" w14:textId="1F225CBD" w:rsidR="00425134" w:rsidRPr="004D7C69" w:rsidRDefault="00425134" w:rsidP="00B62598">
            <w:pPr>
              <w:pStyle w:val="TableParagraph"/>
              <w:spacing w:before="26" w:line="240" w:lineRule="auto"/>
              <w:ind w:right="1"/>
              <w:jc w:val="right"/>
              <w:rPr>
                <w:b/>
                <w:sz w:val="20"/>
              </w:rPr>
            </w:pPr>
            <w:r w:rsidRPr="004D7C69">
              <w:rPr>
                <w:b/>
                <w:sz w:val="20"/>
              </w:rPr>
              <w:t>Frankfurt</w:t>
            </w:r>
            <w:r w:rsidR="00A6522D">
              <w:rPr>
                <w:b/>
                <w:spacing w:val="-1"/>
                <w:sz w:val="20"/>
              </w:rPr>
              <w:t xml:space="preserve"> am </w:t>
            </w:r>
            <w:r w:rsidRPr="004D7C69">
              <w:rPr>
                <w:b/>
                <w:sz w:val="20"/>
              </w:rPr>
              <w:t>Main, DE</w:t>
            </w:r>
          </w:p>
        </w:tc>
      </w:tr>
      <w:tr w:rsidR="00425134" w:rsidRPr="004D7C69" w14:paraId="71FD35BF" w14:textId="77777777" w:rsidTr="004F3F5C">
        <w:trPr>
          <w:trHeight w:val="231"/>
        </w:trPr>
        <w:tc>
          <w:tcPr>
            <w:tcW w:w="7464" w:type="dxa"/>
            <w:gridSpan w:val="2"/>
            <w:vAlign w:val="bottom"/>
          </w:tcPr>
          <w:p w14:paraId="46D19E7F" w14:textId="55787938" w:rsidR="00425134" w:rsidRPr="004D7C69" w:rsidRDefault="00425134" w:rsidP="00B62598">
            <w:pPr>
              <w:pStyle w:val="TableParagraph"/>
              <w:spacing w:line="240" w:lineRule="auto"/>
              <w:rPr>
                <w:i/>
                <w:sz w:val="20"/>
              </w:rPr>
            </w:pPr>
            <w:r w:rsidRPr="004D7C69">
              <w:rPr>
                <w:i/>
                <w:sz w:val="20"/>
              </w:rPr>
              <w:t>Industrial Business Management Assistant</w:t>
            </w:r>
            <w:r w:rsidR="00A6522D">
              <w:rPr>
                <w:i/>
                <w:sz w:val="20"/>
              </w:rPr>
              <w:t xml:space="preserve"> (a</w:t>
            </w:r>
            <w:r w:rsidR="00A6522D" w:rsidRPr="004D7C69">
              <w:rPr>
                <w:i/>
                <w:sz w:val="20"/>
              </w:rPr>
              <w:t>pprenticeship</w:t>
            </w:r>
            <w:r w:rsidR="00A6522D">
              <w:rPr>
                <w:i/>
                <w:sz w:val="20"/>
              </w:rPr>
              <w:t>)</w:t>
            </w:r>
          </w:p>
        </w:tc>
        <w:tc>
          <w:tcPr>
            <w:tcW w:w="3313" w:type="dxa"/>
            <w:vAlign w:val="bottom"/>
          </w:tcPr>
          <w:p w14:paraId="72BA5935" w14:textId="77777777" w:rsidR="00425134" w:rsidRPr="004D7C69" w:rsidRDefault="00425134" w:rsidP="00B62598">
            <w:pPr>
              <w:pStyle w:val="TableParagraph"/>
              <w:spacing w:line="240" w:lineRule="auto"/>
              <w:ind w:right="1"/>
              <w:jc w:val="right"/>
              <w:rPr>
                <w:sz w:val="20"/>
              </w:rPr>
            </w:pPr>
            <w:r w:rsidRPr="004D7C69">
              <w:rPr>
                <w:sz w:val="20"/>
              </w:rPr>
              <w:t>09/2014</w:t>
            </w:r>
            <w:r>
              <w:rPr>
                <w:spacing w:val="-3"/>
                <w:sz w:val="20"/>
              </w:rPr>
              <w:t xml:space="preserve"> – </w:t>
            </w:r>
            <w:r w:rsidRPr="004D7C69">
              <w:rPr>
                <w:sz w:val="20"/>
              </w:rPr>
              <w:t>01/2017</w:t>
            </w:r>
          </w:p>
        </w:tc>
      </w:tr>
      <w:tr w:rsidR="00425134" w:rsidRPr="004D7C69" w14:paraId="1DAA0232" w14:textId="77777777" w:rsidTr="004F3F5C">
        <w:trPr>
          <w:trHeight w:val="57"/>
        </w:trPr>
        <w:tc>
          <w:tcPr>
            <w:tcW w:w="10777" w:type="dxa"/>
            <w:gridSpan w:val="3"/>
            <w:vAlign w:val="bottom"/>
          </w:tcPr>
          <w:p w14:paraId="1A03C505" w14:textId="0A6467F0" w:rsidR="00425134" w:rsidRPr="004D7C69" w:rsidRDefault="00063091" w:rsidP="00B62598">
            <w:pPr>
              <w:pStyle w:val="TableParagraph"/>
              <w:numPr>
                <w:ilvl w:val="0"/>
                <w:numId w:val="3"/>
              </w:numPr>
              <w:tabs>
                <w:tab w:val="left" w:pos="720"/>
                <w:tab w:val="left" w:pos="721"/>
              </w:tabs>
              <w:spacing w:line="240" w:lineRule="auto"/>
              <w:ind w:right="235"/>
              <w:rPr>
                <w:sz w:val="20"/>
              </w:rPr>
            </w:pPr>
            <w:r>
              <w:rPr>
                <w:sz w:val="20"/>
              </w:rPr>
              <w:t>Deployed</w:t>
            </w:r>
            <w:r w:rsidR="00425134" w:rsidRPr="004D7C69">
              <w:rPr>
                <w:spacing w:val="-4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in</w:t>
            </w:r>
            <w:r w:rsidR="00425134" w:rsidRPr="004D7C69">
              <w:rPr>
                <w:spacing w:val="-2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various</w:t>
            </w:r>
            <w:r w:rsidR="00425134" w:rsidRPr="004D7C69">
              <w:rPr>
                <w:spacing w:val="-3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departments</w:t>
            </w:r>
            <w:r w:rsidR="00425134" w:rsidRPr="004D7C69">
              <w:rPr>
                <w:spacing w:val="-4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(including</w:t>
            </w:r>
            <w:r w:rsidR="00425134" w:rsidRPr="004D7C69">
              <w:rPr>
                <w:spacing w:val="3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sales,</w:t>
            </w:r>
            <w:r w:rsidR="00425134" w:rsidRPr="004D7C69">
              <w:rPr>
                <w:spacing w:val="-3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marketing,</w:t>
            </w:r>
            <w:r w:rsidR="00425134" w:rsidRPr="004D7C69">
              <w:rPr>
                <w:spacing w:val="-2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finance</w:t>
            </w:r>
            <w:r w:rsidR="00425134" w:rsidRPr="004D7C69">
              <w:rPr>
                <w:spacing w:val="-3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&amp;</w:t>
            </w:r>
            <w:r w:rsidR="00425134" w:rsidRPr="004D7C69">
              <w:rPr>
                <w:spacing w:val="-2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controlling,</w:t>
            </w:r>
            <w:r w:rsidR="00425134" w:rsidRPr="004D7C69">
              <w:rPr>
                <w:spacing w:val="-2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quality</w:t>
            </w:r>
            <w:r w:rsidR="00425134" w:rsidRPr="004D7C69">
              <w:rPr>
                <w:spacing w:val="-2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assurance,</w:t>
            </w:r>
            <w:r w:rsidR="00425134" w:rsidRPr="004D7C69">
              <w:rPr>
                <w:spacing w:val="-2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work</w:t>
            </w:r>
            <w:r w:rsidR="00425134" w:rsidRPr="004D7C69">
              <w:rPr>
                <w:spacing w:val="-4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preparation</w:t>
            </w:r>
            <w:r w:rsidR="00425134">
              <w:rPr>
                <w:sz w:val="20"/>
              </w:rPr>
              <w:t>,</w:t>
            </w:r>
            <w:r w:rsidR="00CF54B9">
              <w:rPr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and purchasing)</w:t>
            </w:r>
            <w:r w:rsidR="00425134" w:rsidRPr="004D7C69">
              <w:rPr>
                <w:spacing w:val="-3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and</w:t>
            </w:r>
            <w:r w:rsidR="00425134" w:rsidRPr="004D7C69">
              <w:rPr>
                <w:spacing w:val="1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companies</w:t>
            </w:r>
            <w:r w:rsidR="00425134" w:rsidRPr="004D7C69">
              <w:rPr>
                <w:spacing w:val="-2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in different</w:t>
            </w:r>
            <w:r w:rsidR="00425134" w:rsidRPr="004D7C69">
              <w:rPr>
                <w:spacing w:val="-1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sectors</w:t>
            </w:r>
            <w:r w:rsidR="00425134" w:rsidRPr="004D7C69">
              <w:rPr>
                <w:spacing w:val="-2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(including mechanical engineering and</w:t>
            </w:r>
            <w:r w:rsidR="00425134" w:rsidRPr="004D7C69">
              <w:rPr>
                <w:spacing w:val="-3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pharmaceuticals)</w:t>
            </w:r>
          </w:p>
        </w:tc>
      </w:tr>
      <w:tr w:rsidR="00425134" w:rsidRPr="004D7C69" w14:paraId="40BEB5D2" w14:textId="77777777" w:rsidTr="004F3F5C">
        <w:trPr>
          <w:trHeight w:val="397"/>
        </w:trPr>
        <w:tc>
          <w:tcPr>
            <w:tcW w:w="10777" w:type="dxa"/>
            <w:gridSpan w:val="3"/>
            <w:tcBorders>
              <w:bottom w:val="single" w:sz="4" w:space="0" w:color="auto"/>
            </w:tcBorders>
            <w:vAlign w:val="bottom"/>
          </w:tcPr>
          <w:p w14:paraId="1E23068B" w14:textId="77777777" w:rsidR="00425134" w:rsidRPr="004D7C69" w:rsidRDefault="00425134" w:rsidP="00EE7925">
            <w:pPr>
              <w:pStyle w:val="TableParagraph"/>
              <w:tabs>
                <w:tab w:val="left" w:pos="10775"/>
              </w:tabs>
              <w:spacing w:before="60" w:line="240" w:lineRule="auto"/>
              <w:rPr>
                <w:b/>
                <w:sz w:val="28"/>
              </w:rPr>
            </w:pPr>
            <w:r w:rsidRPr="004D7C69">
              <w:rPr>
                <w:b/>
                <w:sz w:val="28"/>
              </w:rPr>
              <w:t>Extracurricular</w:t>
            </w:r>
            <w:r w:rsidRPr="004D7C69">
              <w:rPr>
                <w:b/>
                <w:spacing w:val="-6"/>
                <w:sz w:val="28"/>
              </w:rPr>
              <w:t xml:space="preserve"> </w:t>
            </w:r>
            <w:r w:rsidRPr="004D7C69">
              <w:rPr>
                <w:b/>
                <w:sz w:val="28"/>
              </w:rPr>
              <w:t>Engagement</w:t>
            </w:r>
            <w:r w:rsidRPr="004D7C69">
              <w:rPr>
                <w:b/>
                <w:sz w:val="28"/>
              </w:rPr>
              <w:tab/>
            </w:r>
          </w:p>
        </w:tc>
      </w:tr>
      <w:tr w:rsidR="00425134" w:rsidRPr="004D7C69" w14:paraId="39B3B122" w14:textId="77777777" w:rsidTr="004F3F5C">
        <w:trPr>
          <w:trHeight w:val="340"/>
        </w:trPr>
        <w:tc>
          <w:tcPr>
            <w:tcW w:w="7464" w:type="dxa"/>
            <w:gridSpan w:val="2"/>
            <w:tcBorders>
              <w:top w:val="single" w:sz="4" w:space="0" w:color="auto"/>
            </w:tcBorders>
            <w:vAlign w:val="bottom"/>
          </w:tcPr>
          <w:p w14:paraId="6F522363" w14:textId="77777777" w:rsidR="00425134" w:rsidRPr="004D7C69" w:rsidRDefault="00425134" w:rsidP="00B62598">
            <w:pPr>
              <w:pStyle w:val="TableParagraph"/>
              <w:spacing w:before="21" w:line="240" w:lineRule="auto"/>
              <w:rPr>
                <w:b/>
                <w:sz w:val="21"/>
              </w:rPr>
            </w:pPr>
            <w:r w:rsidRPr="004D7C69">
              <w:rPr>
                <w:b/>
                <w:sz w:val="21"/>
              </w:rPr>
              <w:t>SV</w:t>
            </w:r>
            <w:r w:rsidRPr="004D7C69">
              <w:rPr>
                <w:b/>
                <w:spacing w:val="-2"/>
                <w:sz w:val="21"/>
              </w:rPr>
              <w:t xml:space="preserve"> </w:t>
            </w:r>
            <w:r w:rsidRPr="004D7C69">
              <w:rPr>
                <w:b/>
                <w:sz w:val="21"/>
              </w:rPr>
              <w:t xml:space="preserve">1920 </w:t>
            </w:r>
            <w:proofErr w:type="spellStart"/>
            <w:r w:rsidRPr="004D7C69">
              <w:rPr>
                <w:b/>
                <w:sz w:val="21"/>
              </w:rPr>
              <w:t>Heftrich</w:t>
            </w:r>
            <w:proofErr w:type="spellEnd"/>
            <w:r w:rsidRPr="004D7C69">
              <w:rPr>
                <w:b/>
                <w:spacing w:val="-1"/>
                <w:sz w:val="21"/>
              </w:rPr>
              <w:t xml:space="preserve"> </w:t>
            </w:r>
            <w:proofErr w:type="spellStart"/>
            <w:r w:rsidRPr="004D7C69">
              <w:rPr>
                <w:b/>
                <w:sz w:val="21"/>
              </w:rPr>
              <w:t>e.V.</w:t>
            </w:r>
            <w:proofErr w:type="spellEnd"/>
          </w:p>
        </w:tc>
        <w:tc>
          <w:tcPr>
            <w:tcW w:w="3313" w:type="dxa"/>
            <w:tcBorders>
              <w:top w:val="single" w:sz="4" w:space="0" w:color="auto"/>
            </w:tcBorders>
            <w:vAlign w:val="bottom"/>
          </w:tcPr>
          <w:p w14:paraId="3D246E99" w14:textId="77777777" w:rsidR="00425134" w:rsidRPr="004D7C69" w:rsidRDefault="00425134" w:rsidP="00B62598">
            <w:pPr>
              <w:pStyle w:val="TableParagraph"/>
              <w:spacing w:before="33" w:line="240" w:lineRule="auto"/>
              <w:ind w:right="1"/>
              <w:jc w:val="right"/>
              <w:rPr>
                <w:b/>
                <w:sz w:val="20"/>
              </w:rPr>
            </w:pPr>
            <w:r w:rsidRPr="004D7C69">
              <w:rPr>
                <w:b/>
                <w:sz w:val="20"/>
              </w:rPr>
              <w:t>Idstein, DE</w:t>
            </w:r>
          </w:p>
        </w:tc>
      </w:tr>
      <w:tr w:rsidR="00425134" w:rsidRPr="004D7C69" w14:paraId="75CCED74" w14:textId="77777777" w:rsidTr="004F3F5C">
        <w:trPr>
          <w:trHeight w:val="231"/>
        </w:trPr>
        <w:tc>
          <w:tcPr>
            <w:tcW w:w="7464" w:type="dxa"/>
            <w:gridSpan w:val="2"/>
            <w:vAlign w:val="bottom"/>
          </w:tcPr>
          <w:p w14:paraId="3D9F3F1E" w14:textId="3902A6D5" w:rsidR="00425134" w:rsidRPr="004D7C69" w:rsidRDefault="00425134" w:rsidP="00B62598">
            <w:pPr>
              <w:pStyle w:val="TableParagraph"/>
              <w:spacing w:line="240" w:lineRule="auto"/>
              <w:rPr>
                <w:i/>
                <w:sz w:val="20"/>
              </w:rPr>
            </w:pPr>
            <w:r w:rsidRPr="004D7C69">
              <w:rPr>
                <w:i/>
                <w:sz w:val="20"/>
              </w:rPr>
              <w:t>Active</w:t>
            </w:r>
            <w:r w:rsidRPr="004D7C69">
              <w:rPr>
                <w:i/>
                <w:spacing w:val="-1"/>
                <w:sz w:val="20"/>
              </w:rPr>
              <w:t xml:space="preserve"> </w:t>
            </w:r>
            <w:r w:rsidR="00A6522D">
              <w:rPr>
                <w:i/>
                <w:sz w:val="20"/>
              </w:rPr>
              <w:t>M</w:t>
            </w:r>
            <w:r w:rsidRPr="004D7C69">
              <w:rPr>
                <w:i/>
                <w:sz w:val="20"/>
              </w:rPr>
              <w:t>ember</w:t>
            </w:r>
            <w:r w:rsidRPr="004D7C69">
              <w:rPr>
                <w:i/>
                <w:spacing w:val="-2"/>
                <w:sz w:val="20"/>
              </w:rPr>
              <w:t xml:space="preserve"> </w:t>
            </w:r>
            <w:r w:rsidRPr="004D7C69">
              <w:rPr>
                <w:i/>
                <w:sz w:val="20"/>
              </w:rPr>
              <w:t>of</w:t>
            </w:r>
            <w:r w:rsidRPr="004D7C69">
              <w:rPr>
                <w:i/>
                <w:spacing w:val="-2"/>
                <w:sz w:val="20"/>
              </w:rPr>
              <w:t xml:space="preserve"> </w:t>
            </w:r>
            <w:r w:rsidRPr="004D7C69">
              <w:rPr>
                <w:i/>
                <w:sz w:val="20"/>
              </w:rPr>
              <w:t>the</w:t>
            </w:r>
            <w:r w:rsidRPr="004D7C69">
              <w:rPr>
                <w:i/>
                <w:spacing w:val="-1"/>
                <w:sz w:val="20"/>
              </w:rPr>
              <w:t xml:space="preserve"> </w:t>
            </w:r>
            <w:r w:rsidRPr="004D7C69">
              <w:rPr>
                <w:i/>
                <w:sz w:val="20"/>
              </w:rPr>
              <w:t>Sports</w:t>
            </w:r>
            <w:r w:rsidRPr="004D7C69">
              <w:rPr>
                <w:i/>
                <w:spacing w:val="-2"/>
                <w:sz w:val="20"/>
              </w:rPr>
              <w:t xml:space="preserve"> </w:t>
            </w:r>
            <w:r w:rsidRPr="004D7C69">
              <w:rPr>
                <w:i/>
                <w:sz w:val="20"/>
              </w:rPr>
              <w:t>Board</w:t>
            </w:r>
          </w:p>
        </w:tc>
        <w:tc>
          <w:tcPr>
            <w:tcW w:w="3313" w:type="dxa"/>
            <w:vAlign w:val="bottom"/>
          </w:tcPr>
          <w:p w14:paraId="21452C9B" w14:textId="77777777" w:rsidR="00425134" w:rsidRPr="004D7C69" w:rsidRDefault="00425134" w:rsidP="00B62598">
            <w:pPr>
              <w:pStyle w:val="TableParagraph"/>
              <w:spacing w:line="240" w:lineRule="auto"/>
              <w:jc w:val="right"/>
              <w:rPr>
                <w:sz w:val="20"/>
              </w:rPr>
            </w:pPr>
            <w:r w:rsidRPr="004D7C69">
              <w:rPr>
                <w:sz w:val="20"/>
              </w:rPr>
              <w:t>03/2019 – today</w:t>
            </w:r>
          </w:p>
        </w:tc>
      </w:tr>
      <w:tr w:rsidR="00425134" w:rsidRPr="004D7C69" w14:paraId="6A1127EC" w14:textId="77777777" w:rsidTr="004F3F5C">
        <w:trPr>
          <w:trHeight w:val="1020"/>
        </w:trPr>
        <w:tc>
          <w:tcPr>
            <w:tcW w:w="10777" w:type="dxa"/>
            <w:gridSpan w:val="3"/>
            <w:vAlign w:val="bottom"/>
          </w:tcPr>
          <w:p w14:paraId="51BE6F5B" w14:textId="405024C8" w:rsidR="00425134" w:rsidRPr="004D7C69" w:rsidRDefault="00425134" w:rsidP="00B62598">
            <w:pPr>
              <w:pStyle w:val="TableParagraph"/>
              <w:numPr>
                <w:ilvl w:val="0"/>
                <w:numId w:val="2"/>
              </w:numPr>
              <w:tabs>
                <w:tab w:val="left" w:pos="720"/>
                <w:tab w:val="left" w:pos="721"/>
              </w:tabs>
              <w:spacing w:line="240" w:lineRule="auto"/>
              <w:ind w:right="401"/>
              <w:rPr>
                <w:sz w:val="20"/>
              </w:rPr>
            </w:pPr>
            <w:r w:rsidRPr="004D7C69">
              <w:rPr>
                <w:sz w:val="20"/>
              </w:rPr>
              <w:t>Board of Directors of the football, tennis, table tennis, winter sports</w:t>
            </w:r>
            <w:r>
              <w:rPr>
                <w:sz w:val="20"/>
              </w:rPr>
              <w:t>,</w:t>
            </w:r>
            <w:r w:rsidRPr="004D7C69">
              <w:rPr>
                <w:sz w:val="20"/>
              </w:rPr>
              <w:t xml:space="preserve"> and preventive health sports departments with 1,200</w:t>
            </w:r>
            <w:r w:rsidRPr="004D7C69">
              <w:rPr>
                <w:spacing w:val="-47"/>
                <w:sz w:val="20"/>
              </w:rPr>
              <w:t xml:space="preserve"> </w:t>
            </w:r>
            <w:r w:rsidR="00A6522D">
              <w:rPr>
                <w:spacing w:val="-47"/>
                <w:sz w:val="20"/>
              </w:rPr>
              <w:t xml:space="preserve">  </w:t>
            </w:r>
            <w:r w:rsidRPr="004D7C69">
              <w:rPr>
                <w:sz w:val="20"/>
              </w:rPr>
              <w:t>members</w:t>
            </w:r>
          </w:p>
          <w:p w14:paraId="781C0E54" w14:textId="3F1B8DF2" w:rsidR="00425134" w:rsidRPr="004D7C69" w:rsidRDefault="00425134" w:rsidP="00B62598">
            <w:pPr>
              <w:pStyle w:val="TableParagraph"/>
              <w:numPr>
                <w:ilvl w:val="0"/>
                <w:numId w:val="2"/>
              </w:numPr>
              <w:tabs>
                <w:tab w:val="left" w:pos="720"/>
                <w:tab w:val="left" w:pos="721"/>
              </w:tabs>
              <w:spacing w:line="240" w:lineRule="auto"/>
              <w:rPr>
                <w:sz w:val="20"/>
              </w:rPr>
            </w:pPr>
            <w:r w:rsidRPr="004D7C69">
              <w:rPr>
                <w:sz w:val="20"/>
              </w:rPr>
              <w:t>Organi</w:t>
            </w:r>
            <w:r w:rsidR="00063091">
              <w:rPr>
                <w:sz w:val="20"/>
              </w:rPr>
              <w:t>zed</w:t>
            </w:r>
            <w:r w:rsidRPr="004D7C69">
              <w:rPr>
                <w:spacing w:val="-1"/>
                <w:sz w:val="20"/>
              </w:rPr>
              <w:t xml:space="preserve"> </w:t>
            </w:r>
            <w:r w:rsidRPr="004D7C69">
              <w:rPr>
                <w:sz w:val="20"/>
              </w:rPr>
              <w:t>and</w:t>
            </w:r>
            <w:r w:rsidRPr="004D7C69">
              <w:rPr>
                <w:spacing w:val="-2"/>
                <w:sz w:val="20"/>
              </w:rPr>
              <w:t xml:space="preserve"> </w:t>
            </w:r>
            <w:r w:rsidRPr="004D7C69">
              <w:rPr>
                <w:sz w:val="20"/>
              </w:rPr>
              <w:t>coordinat</w:t>
            </w:r>
            <w:r w:rsidR="00063091">
              <w:rPr>
                <w:sz w:val="20"/>
              </w:rPr>
              <w:t>ed</w:t>
            </w:r>
            <w:r w:rsidR="00CF54B9">
              <w:rPr>
                <w:sz w:val="20"/>
              </w:rPr>
              <w:t xml:space="preserve"> </w:t>
            </w:r>
            <w:r w:rsidRPr="004D7C69">
              <w:rPr>
                <w:sz w:val="20"/>
              </w:rPr>
              <w:t>the</w:t>
            </w:r>
            <w:r w:rsidRPr="004D7C69">
              <w:rPr>
                <w:spacing w:val="-4"/>
                <w:sz w:val="20"/>
              </w:rPr>
              <w:t xml:space="preserve"> </w:t>
            </w:r>
            <w:r w:rsidRPr="004D7C69">
              <w:rPr>
                <w:sz w:val="20"/>
              </w:rPr>
              <w:t>renovation and</w:t>
            </w:r>
            <w:r w:rsidRPr="004D7C69">
              <w:rPr>
                <w:spacing w:val="-1"/>
                <w:sz w:val="20"/>
              </w:rPr>
              <w:t xml:space="preserve"> </w:t>
            </w:r>
            <w:r w:rsidRPr="004D7C69">
              <w:rPr>
                <w:sz w:val="20"/>
              </w:rPr>
              <w:t>extension of</w:t>
            </w:r>
            <w:r w:rsidRPr="004D7C69">
              <w:rPr>
                <w:spacing w:val="-4"/>
                <w:sz w:val="20"/>
              </w:rPr>
              <w:t xml:space="preserve"> </w:t>
            </w:r>
            <w:r w:rsidRPr="004D7C69">
              <w:rPr>
                <w:sz w:val="20"/>
              </w:rPr>
              <w:t>the</w:t>
            </w:r>
            <w:r w:rsidRPr="004D7C69">
              <w:rPr>
                <w:spacing w:val="6"/>
                <w:sz w:val="20"/>
              </w:rPr>
              <w:t xml:space="preserve"> </w:t>
            </w:r>
            <w:r w:rsidRPr="004D7C69">
              <w:rPr>
                <w:sz w:val="20"/>
              </w:rPr>
              <w:t>clubhouse (budget:</w:t>
            </w:r>
            <w:r w:rsidRPr="004D7C69">
              <w:rPr>
                <w:spacing w:val="-3"/>
                <w:sz w:val="20"/>
              </w:rPr>
              <w:t xml:space="preserve"> </w:t>
            </w:r>
            <w:r w:rsidRPr="004D7C69">
              <w:rPr>
                <w:sz w:val="20"/>
              </w:rPr>
              <w:t>EUR</w:t>
            </w:r>
            <w:r w:rsidRPr="004D7C69">
              <w:rPr>
                <w:spacing w:val="-3"/>
                <w:sz w:val="20"/>
              </w:rPr>
              <w:t xml:space="preserve"> </w:t>
            </w:r>
            <w:r w:rsidRPr="004D7C69">
              <w:rPr>
                <w:sz w:val="20"/>
              </w:rPr>
              <w:t>0.25 million)</w:t>
            </w:r>
          </w:p>
          <w:p w14:paraId="675EADC4" w14:textId="74DEB2C1" w:rsidR="00425134" w:rsidRPr="004D7C69" w:rsidRDefault="00425134" w:rsidP="00B62598">
            <w:pPr>
              <w:pStyle w:val="TableParagraph"/>
              <w:numPr>
                <w:ilvl w:val="0"/>
                <w:numId w:val="2"/>
              </w:numPr>
              <w:tabs>
                <w:tab w:val="left" w:pos="720"/>
                <w:tab w:val="left" w:pos="721"/>
              </w:tabs>
              <w:spacing w:line="240" w:lineRule="auto"/>
              <w:rPr>
                <w:sz w:val="20"/>
              </w:rPr>
            </w:pPr>
            <w:r w:rsidRPr="004D7C69">
              <w:rPr>
                <w:sz w:val="20"/>
              </w:rPr>
              <w:t>Advanc</w:t>
            </w:r>
            <w:r w:rsidR="00063091">
              <w:rPr>
                <w:sz w:val="20"/>
              </w:rPr>
              <w:t>ing</w:t>
            </w:r>
            <w:r w:rsidRPr="004D7C69">
              <w:rPr>
                <w:spacing w:val="-2"/>
                <w:sz w:val="20"/>
              </w:rPr>
              <w:t xml:space="preserve"> </w:t>
            </w:r>
            <w:r w:rsidRPr="004D7C69">
              <w:rPr>
                <w:sz w:val="20"/>
              </w:rPr>
              <w:t>the</w:t>
            </w:r>
            <w:r w:rsidRPr="004D7C69">
              <w:rPr>
                <w:spacing w:val="-4"/>
                <w:sz w:val="20"/>
              </w:rPr>
              <w:t xml:space="preserve"> </w:t>
            </w:r>
            <w:r w:rsidRPr="004D7C69">
              <w:rPr>
                <w:sz w:val="20"/>
              </w:rPr>
              <w:t>renovation of</w:t>
            </w:r>
            <w:r w:rsidRPr="004D7C69">
              <w:rPr>
                <w:spacing w:val="-2"/>
                <w:sz w:val="20"/>
              </w:rPr>
              <w:t xml:space="preserve"> </w:t>
            </w:r>
            <w:r w:rsidRPr="004D7C69">
              <w:rPr>
                <w:sz w:val="20"/>
              </w:rPr>
              <w:t>the</w:t>
            </w:r>
            <w:r w:rsidRPr="004D7C69">
              <w:rPr>
                <w:spacing w:val="-4"/>
                <w:sz w:val="20"/>
              </w:rPr>
              <w:t xml:space="preserve"> </w:t>
            </w:r>
            <w:r w:rsidRPr="004D7C69">
              <w:rPr>
                <w:sz w:val="20"/>
              </w:rPr>
              <w:t>sports</w:t>
            </w:r>
            <w:r w:rsidRPr="004D7C69">
              <w:rPr>
                <w:spacing w:val="-2"/>
                <w:sz w:val="20"/>
              </w:rPr>
              <w:t xml:space="preserve"> </w:t>
            </w:r>
            <w:r w:rsidRPr="004D7C69">
              <w:rPr>
                <w:sz w:val="20"/>
              </w:rPr>
              <w:t>facility</w:t>
            </w:r>
            <w:r w:rsidRPr="004D7C69">
              <w:rPr>
                <w:spacing w:val="-1"/>
                <w:sz w:val="20"/>
              </w:rPr>
              <w:t xml:space="preserve"> </w:t>
            </w:r>
            <w:r w:rsidRPr="004D7C69">
              <w:rPr>
                <w:sz w:val="20"/>
              </w:rPr>
              <w:t>(budget:</w:t>
            </w:r>
            <w:r w:rsidRPr="004D7C69">
              <w:rPr>
                <w:spacing w:val="-2"/>
                <w:sz w:val="20"/>
              </w:rPr>
              <w:t xml:space="preserve"> </w:t>
            </w:r>
            <w:r w:rsidRPr="004D7C69">
              <w:rPr>
                <w:sz w:val="20"/>
              </w:rPr>
              <w:t>EUR</w:t>
            </w:r>
            <w:r w:rsidRPr="004D7C69">
              <w:rPr>
                <w:spacing w:val="-2"/>
                <w:sz w:val="20"/>
              </w:rPr>
              <w:t xml:space="preserve"> </w:t>
            </w:r>
            <w:r w:rsidRPr="004D7C69">
              <w:rPr>
                <w:sz w:val="20"/>
              </w:rPr>
              <w:t>0.35</w:t>
            </w:r>
            <w:r w:rsidRPr="004D7C69">
              <w:rPr>
                <w:spacing w:val="-1"/>
                <w:sz w:val="20"/>
              </w:rPr>
              <w:t xml:space="preserve"> </w:t>
            </w:r>
            <w:r w:rsidRPr="004D7C69">
              <w:rPr>
                <w:sz w:val="20"/>
              </w:rPr>
              <w:t>million)</w:t>
            </w:r>
          </w:p>
          <w:p w14:paraId="363D1EC8" w14:textId="5DD7E93C" w:rsidR="00425134" w:rsidRPr="004D7C69" w:rsidRDefault="00425134" w:rsidP="00B62598">
            <w:pPr>
              <w:pStyle w:val="TableParagraph"/>
              <w:numPr>
                <w:ilvl w:val="0"/>
                <w:numId w:val="2"/>
              </w:numPr>
              <w:tabs>
                <w:tab w:val="left" w:pos="720"/>
                <w:tab w:val="left" w:pos="721"/>
              </w:tabs>
              <w:spacing w:line="240" w:lineRule="auto"/>
              <w:rPr>
                <w:sz w:val="20"/>
              </w:rPr>
            </w:pPr>
            <w:r w:rsidRPr="004D7C69">
              <w:rPr>
                <w:sz w:val="20"/>
              </w:rPr>
              <w:t>Compil</w:t>
            </w:r>
            <w:r w:rsidR="00063091">
              <w:rPr>
                <w:sz w:val="20"/>
              </w:rPr>
              <w:t>ing</w:t>
            </w:r>
            <w:r w:rsidRPr="004D7C69">
              <w:rPr>
                <w:sz w:val="20"/>
              </w:rPr>
              <w:t xml:space="preserve"> a</w:t>
            </w:r>
            <w:r w:rsidRPr="004D7C69">
              <w:rPr>
                <w:spacing w:val="-1"/>
                <w:sz w:val="20"/>
              </w:rPr>
              <w:t xml:space="preserve"> </w:t>
            </w:r>
            <w:r w:rsidRPr="004D7C69">
              <w:rPr>
                <w:sz w:val="20"/>
              </w:rPr>
              <w:t>blueprint</w:t>
            </w:r>
            <w:r w:rsidRPr="004D7C69">
              <w:rPr>
                <w:spacing w:val="-2"/>
                <w:sz w:val="20"/>
              </w:rPr>
              <w:t xml:space="preserve"> </w:t>
            </w:r>
            <w:r w:rsidRPr="004D7C69">
              <w:rPr>
                <w:sz w:val="20"/>
              </w:rPr>
              <w:t>to</w:t>
            </w:r>
            <w:r w:rsidRPr="004D7C69">
              <w:rPr>
                <w:spacing w:val="-1"/>
                <w:sz w:val="20"/>
              </w:rPr>
              <w:t xml:space="preserve"> </w:t>
            </w:r>
            <w:r w:rsidRPr="004D7C69">
              <w:rPr>
                <w:sz w:val="20"/>
              </w:rPr>
              <w:t>attract</w:t>
            </w:r>
            <w:r w:rsidRPr="004D7C69">
              <w:rPr>
                <w:spacing w:val="-4"/>
                <w:sz w:val="20"/>
              </w:rPr>
              <w:t xml:space="preserve"> </w:t>
            </w:r>
            <w:r w:rsidRPr="004D7C69">
              <w:rPr>
                <w:sz w:val="20"/>
              </w:rPr>
              <w:t>new</w:t>
            </w:r>
            <w:r w:rsidRPr="004D7C69">
              <w:rPr>
                <w:spacing w:val="-1"/>
                <w:sz w:val="20"/>
              </w:rPr>
              <w:t xml:space="preserve"> </w:t>
            </w:r>
            <w:r w:rsidRPr="004D7C69">
              <w:rPr>
                <w:sz w:val="20"/>
              </w:rPr>
              <w:t>sponsors</w:t>
            </w:r>
            <w:r w:rsidRPr="004D7C69">
              <w:rPr>
                <w:spacing w:val="-1"/>
                <w:sz w:val="20"/>
              </w:rPr>
              <w:t xml:space="preserve"> </w:t>
            </w:r>
            <w:r w:rsidRPr="004D7C69">
              <w:rPr>
                <w:sz w:val="20"/>
              </w:rPr>
              <w:t>and</w:t>
            </w:r>
            <w:r w:rsidRPr="004D7C69">
              <w:rPr>
                <w:spacing w:val="-2"/>
                <w:sz w:val="20"/>
              </w:rPr>
              <w:t xml:space="preserve"> </w:t>
            </w:r>
            <w:r w:rsidRPr="004D7C69">
              <w:rPr>
                <w:sz w:val="20"/>
              </w:rPr>
              <w:t>expand the</w:t>
            </w:r>
            <w:r w:rsidRPr="004D7C69">
              <w:rPr>
                <w:spacing w:val="-2"/>
                <w:sz w:val="20"/>
              </w:rPr>
              <w:t xml:space="preserve"> </w:t>
            </w:r>
            <w:r w:rsidRPr="004D7C69">
              <w:rPr>
                <w:sz w:val="20"/>
              </w:rPr>
              <w:t>current</w:t>
            </w:r>
            <w:r w:rsidRPr="004D7C69">
              <w:rPr>
                <w:spacing w:val="-2"/>
                <w:sz w:val="20"/>
              </w:rPr>
              <w:t xml:space="preserve"> </w:t>
            </w:r>
            <w:r w:rsidRPr="004D7C69">
              <w:rPr>
                <w:sz w:val="20"/>
              </w:rPr>
              <w:t>sponsorship concept</w:t>
            </w:r>
          </w:p>
          <w:p w14:paraId="61D2ABAE" w14:textId="77777777" w:rsidR="00425134" w:rsidRPr="004D7C69" w:rsidRDefault="00425134" w:rsidP="00B62598">
            <w:pPr>
              <w:pStyle w:val="TableParagraph"/>
              <w:numPr>
                <w:ilvl w:val="0"/>
                <w:numId w:val="2"/>
              </w:numPr>
              <w:tabs>
                <w:tab w:val="left" w:pos="720"/>
                <w:tab w:val="left" w:pos="721"/>
              </w:tabs>
              <w:spacing w:line="240" w:lineRule="auto"/>
              <w:rPr>
                <w:sz w:val="20"/>
              </w:rPr>
            </w:pPr>
            <w:r w:rsidRPr="004D7C69">
              <w:rPr>
                <w:sz w:val="20"/>
              </w:rPr>
              <w:t>Developing</w:t>
            </w:r>
            <w:r w:rsidRPr="004D7C69">
              <w:rPr>
                <w:spacing w:val="-3"/>
                <w:sz w:val="20"/>
              </w:rPr>
              <w:t xml:space="preserve"> </w:t>
            </w:r>
            <w:r w:rsidRPr="004D7C69">
              <w:rPr>
                <w:sz w:val="20"/>
              </w:rPr>
              <w:t>new</w:t>
            </w:r>
            <w:r w:rsidRPr="004D7C69">
              <w:rPr>
                <w:spacing w:val="-2"/>
                <w:sz w:val="20"/>
              </w:rPr>
              <w:t xml:space="preserve"> </w:t>
            </w:r>
            <w:proofErr w:type="spellStart"/>
            <w:r w:rsidRPr="004D7C69">
              <w:rPr>
                <w:sz w:val="20"/>
              </w:rPr>
              <w:t>programmes</w:t>
            </w:r>
            <w:proofErr w:type="spellEnd"/>
            <w:r w:rsidRPr="004D7C69">
              <w:rPr>
                <w:sz w:val="20"/>
              </w:rPr>
              <w:t xml:space="preserve"> to</w:t>
            </w:r>
            <w:r w:rsidRPr="004D7C69">
              <w:rPr>
                <w:spacing w:val="-1"/>
                <w:sz w:val="20"/>
              </w:rPr>
              <w:t xml:space="preserve"> </w:t>
            </w:r>
            <w:r w:rsidRPr="004D7C69">
              <w:rPr>
                <w:sz w:val="20"/>
              </w:rPr>
              <w:t>strengthen</w:t>
            </w:r>
            <w:r w:rsidRPr="004D7C69">
              <w:rPr>
                <w:spacing w:val="-1"/>
                <w:sz w:val="20"/>
              </w:rPr>
              <w:t xml:space="preserve"> </w:t>
            </w:r>
            <w:r w:rsidRPr="004D7C69">
              <w:rPr>
                <w:sz w:val="20"/>
              </w:rPr>
              <w:t>the</w:t>
            </w:r>
            <w:r w:rsidRPr="004D7C69">
              <w:rPr>
                <w:spacing w:val="-1"/>
                <w:sz w:val="20"/>
              </w:rPr>
              <w:t xml:space="preserve"> </w:t>
            </w:r>
            <w:r w:rsidRPr="004D7C69">
              <w:rPr>
                <w:sz w:val="20"/>
              </w:rPr>
              <w:t>youth</w:t>
            </w:r>
            <w:r w:rsidRPr="004D7C69">
              <w:rPr>
                <w:spacing w:val="-1"/>
                <w:sz w:val="20"/>
              </w:rPr>
              <w:t xml:space="preserve"> </w:t>
            </w:r>
            <w:r w:rsidRPr="004D7C69">
              <w:rPr>
                <w:sz w:val="20"/>
              </w:rPr>
              <w:t>section in</w:t>
            </w:r>
            <w:r w:rsidRPr="004D7C69">
              <w:rPr>
                <w:spacing w:val="-1"/>
                <w:sz w:val="20"/>
              </w:rPr>
              <w:t xml:space="preserve"> </w:t>
            </w:r>
            <w:r w:rsidRPr="004D7C69">
              <w:rPr>
                <w:sz w:val="20"/>
              </w:rPr>
              <w:t>cooperation</w:t>
            </w:r>
            <w:r w:rsidRPr="004D7C69">
              <w:rPr>
                <w:spacing w:val="-1"/>
                <w:sz w:val="20"/>
              </w:rPr>
              <w:t xml:space="preserve"> </w:t>
            </w:r>
            <w:r w:rsidRPr="004D7C69">
              <w:rPr>
                <w:sz w:val="20"/>
              </w:rPr>
              <w:t>with local</w:t>
            </w:r>
            <w:r w:rsidRPr="004D7C69">
              <w:rPr>
                <w:spacing w:val="-3"/>
                <w:sz w:val="20"/>
              </w:rPr>
              <w:t xml:space="preserve"> </w:t>
            </w:r>
            <w:r w:rsidRPr="004D7C69">
              <w:rPr>
                <w:sz w:val="20"/>
              </w:rPr>
              <w:t>schools</w:t>
            </w:r>
          </w:p>
        </w:tc>
      </w:tr>
      <w:tr w:rsidR="00425134" w:rsidRPr="004D7C69" w14:paraId="75F15593" w14:textId="77777777" w:rsidTr="004F3F5C">
        <w:trPr>
          <w:trHeight w:val="340"/>
        </w:trPr>
        <w:tc>
          <w:tcPr>
            <w:tcW w:w="1721" w:type="dxa"/>
            <w:vAlign w:val="bottom"/>
          </w:tcPr>
          <w:p w14:paraId="2F357049" w14:textId="77777777" w:rsidR="00425134" w:rsidRPr="004D7C69" w:rsidRDefault="00425134" w:rsidP="00B62598">
            <w:pPr>
              <w:pStyle w:val="TableParagraph"/>
              <w:spacing w:before="14" w:line="240" w:lineRule="auto"/>
              <w:ind w:right="-29"/>
              <w:rPr>
                <w:b/>
                <w:sz w:val="21"/>
              </w:rPr>
            </w:pPr>
            <w:r w:rsidRPr="004D7C69">
              <w:rPr>
                <w:b/>
                <w:sz w:val="21"/>
              </w:rPr>
              <w:t>Junior</w:t>
            </w:r>
            <w:r w:rsidRPr="004D7C69">
              <w:rPr>
                <w:b/>
                <w:spacing w:val="-3"/>
                <w:sz w:val="21"/>
              </w:rPr>
              <w:t xml:space="preserve"> </w:t>
            </w:r>
            <w:proofErr w:type="spellStart"/>
            <w:r w:rsidRPr="004D7C69">
              <w:rPr>
                <w:b/>
                <w:sz w:val="21"/>
              </w:rPr>
              <w:t>Comtec</w:t>
            </w:r>
            <w:proofErr w:type="spellEnd"/>
            <w:r w:rsidRPr="004D7C69">
              <w:rPr>
                <w:b/>
                <w:spacing w:val="-2"/>
                <w:sz w:val="21"/>
              </w:rPr>
              <w:t xml:space="preserve"> </w:t>
            </w:r>
            <w:proofErr w:type="spellStart"/>
            <w:r w:rsidRPr="004D7C69">
              <w:rPr>
                <w:b/>
                <w:sz w:val="21"/>
              </w:rPr>
              <w:t>e.V.</w:t>
            </w:r>
            <w:proofErr w:type="spellEnd"/>
          </w:p>
        </w:tc>
        <w:tc>
          <w:tcPr>
            <w:tcW w:w="5743" w:type="dxa"/>
          </w:tcPr>
          <w:p w14:paraId="30217B69" w14:textId="77777777" w:rsidR="00425134" w:rsidRPr="004D7C69" w:rsidRDefault="00425134" w:rsidP="00EE7925"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3313" w:type="dxa"/>
            <w:vAlign w:val="bottom"/>
          </w:tcPr>
          <w:p w14:paraId="0F882B49" w14:textId="77777777" w:rsidR="00425134" w:rsidRPr="004D7C69" w:rsidRDefault="00425134" w:rsidP="00B62598">
            <w:pPr>
              <w:pStyle w:val="TableParagraph"/>
              <w:spacing w:before="26" w:line="240" w:lineRule="auto"/>
              <w:jc w:val="right"/>
              <w:rPr>
                <w:b/>
                <w:sz w:val="20"/>
              </w:rPr>
            </w:pPr>
            <w:r w:rsidRPr="004D7C69">
              <w:rPr>
                <w:b/>
                <w:sz w:val="20"/>
              </w:rPr>
              <w:t>Darmstadt, DE</w:t>
            </w:r>
          </w:p>
        </w:tc>
      </w:tr>
      <w:tr w:rsidR="00425134" w:rsidRPr="004D7C69" w14:paraId="7E5B349B" w14:textId="77777777" w:rsidTr="004F3F5C">
        <w:trPr>
          <w:trHeight w:val="231"/>
        </w:trPr>
        <w:tc>
          <w:tcPr>
            <w:tcW w:w="7464" w:type="dxa"/>
            <w:gridSpan w:val="2"/>
            <w:vAlign w:val="bottom"/>
          </w:tcPr>
          <w:p w14:paraId="466CE23C" w14:textId="70E6E7C4" w:rsidR="00425134" w:rsidRPr="004D7C69" w:rsidRDefault="00425134" w:rsidP="00B62598">
            <w:pPr>
              <w:pStyle w:val="TableParagraph"/>
              <w:spacing w:line="240" w:lineRule="auto"/>
              <w:rPr>
                <w:i/>
                <w:sz w:val="20"/>
              </w:rPr>
            </w:pPr>
            <w:r w:rsidRPr="004D7C69">
              <w:rPr>
                <w:i/>
                <w:sz w:val="20"/>
              </w:rPr>
              <w:t>Active</w:t>
            </w:r>
            <w:r w:rsidRPr="004D7C69">
              <w:rPr>
                <w:i/>
                <w:spacing w:val="-2"/>
                <w:sz w:val="20"/>
              </w:rPr>
              <w:t xml:space="preserve"> </w:t>
            </w:r>
            <w:r w:rsidR="00A6522D">
              <w:rPr>
                <w:i/>
                <w:sz w:val="20"/>
              </w:rPr>
              <w:t>M</w:t>
            </w:r>
            <w:r w:rsidRPr="004D7C69">
              <w:rPr>
                <w:i/>
                <w:sz w:val="20"/>
              </w:rPr>
              <w:t>ember</w:t>
            </w:r>
            <w:r w:rsidRPr="004D7C69">
              <w:rPr>
                <w:i/>
                <w:spacing w:val="-2"/>
                <w:sz w:val="20"/>
              </w:rPr>
              <w:t xml:space="preserve"> </w:t>
            </w:r>
            <w:r w:rsidRPr="004D7C69">
              <w:rPr>
                <w:i/>
                <w:sz w:val="20"/>
              </w:rPr>
              <w:t>of</w:t>
            </w:r>
            <w:r w:rsidRPr="004D7C69">
              <w:rPr>
                <w:i/>
                <w:spacing w:val="-2"/>
                <w:sz w:val="20"/>
              </w:rPr>
              <w:t xml:space="preserve"> </w:t>
            </w:r>
            <w:r w:rsidRPr="004D7C69">
              <w:rPr>
                <w:i/>
                <w:sz w:val="20"/>
              </w:rPr>
              <w:t>the</w:t>
            </w:r>
            <w:r w:rsidRPr="004D7C69">
              <w:rPr>
                <w:i/>
                <w:spacing w:val="-1"/>
                <w:sz w:val="20"/>
              </w:rPr>
              <w:t xml:space="preserve"> </w:t>
            </w:r>
            <w:r w:rsidR="00B62598">
              <w:rPr>
                <w:i/>
                <w:sz w:val="20"/>
              </w:rPr>
              <w:t>S</w:t>
            </w:r>
            <w:r w:rsidRPr="004D7C69">
              <w:rPr>
                <w:i/>
                <w:sz w:val="20"/>
              </w:rPr>
              <w:t>tudent</w:t>
            </w:r>
            <w:r w:rsidRPr="004D7C69">
              <w:rPr>
                <w:i/>
                <w:spacing w:val="-4"/>
                <w:sz w:val="20"/>
              </w:rPr>
              <w:t xml:space="preserve"> </w:t>
            </w:r>
            <w:r w:rsidR="00B62598">
              <w:rPr>
                <w:i/>
                <w:sz w:val="20"/>
              </w:rPr>
              <w:t>M</w:t>
            </w:r>
            <w:r w:rsidRPr="004D7C69">
              <w:rPr>
                <w:i/>
                <w:sz w:val="20"/>
              </w:rPr>
              <w:t>anagement</w:t>
            </w:r>
            <w:r w:rsidR="00B62598">
              <w:rPr>
                <w:i/>
                <w:sz w:val="20"/>
              </w:rPr>
              <w:t xml:space="preserve"> Co</w:t>
            </w:r>
            <w:r w:rsidRPr="004D7C69">
              <w:rPr>
                <w:i/>
                <w:sz w:val="20"/>
              </w:rPr>
              <w:t>nsultancy</w:t>
            </w:r>
            <w:r w:rsidRPr="004D7C69">
              <w:rPr>
                <w:i/>
                <w:spacing w:val="-3"/>
                <w:sz w:val="20"/>
              </w:rPr>
              <w:t xml:space="preserve"> </w:t>
            </w:r>
            <w:r w:rsidRPr="004D7C69">
              <w:rPr>
                <w:i/>
                <w:sz w:val="20"/>
              </w:rPr>
              <w:t>of</w:t>
            </w:r>
            <w:r w:rsidRPr="004D7C69">
              <w:rPr>
                <w:i/>
                <w:spacing w:val="-2"/>
                <w:sz w:val="20"/>
              </w:rPr>
              <w:t xml:space="preserve"> </w:t>
            </w:r>
            <w:r w:rsidRPr="004D7C69">
              <w:rPr>
                <w:i/>
                <w:sz w:val="20"/>
              </w:rPr>
              <w:t>the</w:t>
            </w:r>
            <w:r w:rsidRPr="004D7C69">
              <w:rPr>
                <w:i/>
                <w:spacing w:val="-1"/>
                <w:sz w:val="20"/>
              </w:rPr>
              <w:t xml:space="preserve"> </w:t>
            </w:r>
            <w:r w:rsidRPr="004D7C69">
              <w:rPr>
                <w:i/>
                <w:sz w:val="20"/>
              </w:rPr>
              <w:t>TU</w:t>
            </w:r>
            <w:r w:rsidRPr="004D7C69">
              <w:rPr>
                <w:i/>
                <w:spacing w:val="-2"/>
                <w:sz w:val="20"/>
              </w:rPr>
              <w:t xml:space="preserve"> </w:t>
            </w:r>
            <w:r w:rsidRPr="004D7C69">
              <w:rPr>
                <w:i/>
                <w:sz w:val="20"/>
              </w:rPr>
              <w:t>Darmstadt</w:t>
            </w:r>
          </w:p>
        </w:tc>
        <w:tc>
          <w:tcPr>
            <w:tcW w:w="3313" w:type="dxa"/>
            <w:vAlign w:val="bottom"/>
          </w:tcPr>
          <w:p w14:paraId="5A2FFF1F" w14:textId="77777777" w:rsidR="00425134" w:rsidRPr="004D7C69" w:rsidRDefault="00425134" w:rsidP="00B62598">
            <w:pPr>
              <w:pStyle w:val="TableParagraph"/>
              <w:spacing w:line="240" w:lineRule="auto"/>
              <w:ind w:right="1"/>
              <w:jc w:val="right"/>
              <w:rPr>
                <w:sz w:val="20"/>
              </w:rPr>
            </w:pPr>
            <w:r w:rsidRPr="004D7C69">
              <w:rPr>
                <w:sz w:val="20"/>
              </w:rPr>
              <w:t>03/2021</w:t>
            </w:r>
            <w:r>
              <w:rPr>
                <w:sz w:val="20"/>
              </w:rPr>
              <w:t xml:space="preserve"> – </w:t>
            </w:r>
            <w:r w:rsidRPr="004D7C69">
              <w:rPr>
                <w:sz w:val="20"/>
              </w:rPr>
              <w:t>09/2021</w:t>
            </w:r>
          </w:p>
        </w:tc>
      </w:tr>
      <w:tr w:rsidR="00425134" w:rsidRPr="004D7C69" w14:paraId="0729D1F6" w14:textId="77777777" w:rsidTr="004F3F5C">
        <w:trPr>
          <w:trHeight w:val="510"/>
        </w:trPr>
        <w:tc>
          <w:tcPr>
            <w:tcW w:w="10777" w:type="dxa"/>
            <w:gridSpan w:val="3"/>
            <w:vAlign w:val="bottom"/>
          </w:tcPr>
          <w:p w14:paraId="0BFE112D" w14:textId="17A1C5CF" w:rsidR="00425134" w:rsidRPr="004D7C69" w:rsidRDefault="00CF54B9" w:rsidP="00B62598">
            <w:pPr>
              <w:pStyle w:val="TableParagraph"/>
              <w:numPr>
                <w:ilvl w:val="0"/>
                <w:numId w:val="1"/>
              </w:numPr>
              <w:tabs>
                <w:tab w:val="left" w:pos="720"/>
                <w:tab w:val="left" w:pos="721"/>
              </w:tabs>
              <w:spacing w:line="240" w:lineRule="auto"/>
              <w:rPr>
                <w:sz w:val="20"/>
              </w:rPr>
            </w:pPr>
            <w:r>
              <w:rPr>
                <w:sz w:val="20"/>
              </w:rPr>
              <w:t>Created and designed action measures</w:t>
            </w:r>
            <w:r w:rsidR="00425134" w:rsidRPr="004D7C69">
              <w:rPr>
                <w:spacing w:val="-3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to</w:t>
            </w:r>
            <w:r w:rsidR="00425134" w:rsidRPr="004D7C69">
              <w:rPr>
                <w:spacing w:val="1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improve</w:t>
            </w:r>
            <w:r w:rsidR="00425134" w:rsidRPr="004D7C69">
              <w:rPr>
                <w:spacing w:val="-2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work</w:t>
            </w:r>
            <w:r w:rsidR="00425134" w:rsidRPr="004D7C69">
              <w:rPr>
                <w:spacing w:val="-1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efficiency</w:t>
            </w:r>
            <w:r w:rsidR="00425134" w:rsidRPr="004D7C69">
              <w:rPr>
                <w:spacing w:val="-1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and</w:t>
            </w:r>
            <w:r w:rsidR="00425134" w:rsidRPr="004D7C69">
              <w:rPr>
                <w:spacing w:val="-1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office</w:t>
            </w:r>
            <w:r w:rsidR="00425134" w:rsidRPr="004D7C69">
              <w:rPr>
                <w:spacing w:val="-2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design</w:t>
            </w:r>
          </w:p>
          <w:p w14:paraId="2CE5B05C" w14:textId="5255D48C" w:rsidR="00425134" w:rsidRPr="004D7C69" w:rsidRDefault="00CF54B9" w:rsidP="00B62598">
            <w:pPr>
              <w:pStyle w:val="TableParagraph"/>
              <w:numPr>
                <w:ilvl w:val="0"/>
                <w:numId w:val="1"/>
              </w:numPr>
              <w:tabs>
                <w:tab w:val="left" w:pos="720"/>
                <w:tab w:val="left" w:pos="721"/>
              </w:tabs>
              <w:spacing w:line="240" w:lineRule="auto"/>
              <w:rPr>
                <w:sz w:val="20"/>
              </w:rPr>
            </w:pPr>
            <w:r>
              <w:rPr>
                <w:sz w:val="20"/>
              </w:rPr>
              <w:t>Conducted</w:t>
            </w:r>
            <w:r w:rsidR="00425134" w:rsidRPr="004D7C69">
              <w:rPr>
                <w:spacing w:val="-3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competitor</w:t>
            </w:r>
            <w:r w:rsidR="00425134" w:rsidRPr="004D7C69">
              <w:rPr>
                <w:spacing w:val="-1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analyses</w:t>
            </w:r>
            <w:r w:rsidR="00425134" w:rsidRPr="004D7C69">
              <w:rPr>
                <w:spacing w:val="-3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and developing</w:t>
            </w:r>
            <w:r w:rsidR="00425134" w:rsidRPr="004D7C69">
              <w:rPr>
                <w:spacing w:val="-1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strategies</w:t>
            </w:r>
            <w:r w:rsidR="00425134" w:rsidRPr="004D7C69">
              <w:rPr>
                <w:spacing w:val="-2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with</w:t>
            </w:r>
            <w:r w:rsidR="00425134" w:rsidRPr="004D7C69">
              <w:rPr>
                <w:spacing w:val="-1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a</w:t>
            </w:r>
            <w:r w:rsidR="00425134" w:rsidRPr="004D7C69">
              <w:rPr>
                <w:spacing w:val="-2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wide</w:t>
            </w:r>
            <w:r w:rsidR="00425134" w:rsidRPr="004D7C69">
              <w:rPr>
                <w:spacing w:val="-1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range</w:t>
            </w:r>
            <w:r w:rsidR="00425134" w:rsidRPr="004D7C69">
              <w:rPr>
                <w:spacing w:val="-4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of</w:t>
            </w:r>
            <w:r w:rsidR="00425134" w:rsidRPr="004D7C69">
              <w:rPr>
                <w:spacing w:val="-1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focal</w:t>
            </w:r>
            <w:r w:rsidR="00425134" w:rsidRPr="004D7C69">
              <w:rPr>
                <w:spacing w:val="-3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points</w:t>
            </w:r>
          </w:p>
          <w:p w14:paraId="02AB7811" w14:textId="43C91149" w:rsidR="00425134" w:rsidRPr="004D7C69" w:rsidRDefault="00CF54B9" w:rsidP="00B62598">
            <w:pPr>
              <w:pStyle w:val="TableParagraph"/>
              <w:numPr>
                <w:ilvl w:val="0"/>
                <w:numId w:val="1"/>
              </w:numPr>
              <w:tabs>
                <w:tab w:val="left" w:pos="720"/>
                <w:tab w:val="left" w:pos="721"/>
              </w:tabs>
              <w:spacing w:line="240" w:lineRule="auto"/>
              <w:ind w:right="382"/>
              <w:rPr>
                <w:sz w:val="20"/>
              </w:rPr>
            </w:pPr>
            <w:r>
              <w:rPr>
                <w:sz w:val="20"/>
              </w:rPr>
              <w:t>Completed</w:t>
            </w:r>
            <w:r w:rsidR="00425134" w:rsidRPr="004D7C69">
              <w:rPr>
                <w:spacing w:val="-2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targeted</w:t>
            </w:r>
            <w:r w:rsidR="00425134" w:rsidRPr="004D7C69">
              <w:rPr>
                <w:spacing w:val="2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workshops</w:t>
            </w:r>
            <w:r w:rsidR="00425134" w:rsidRPr="004D7C69">
              <w:rPr>
                <w:spacing w:val="-3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in project</w:t>
            </w:r>
            <w:r w:rsidR="00425134" w:rsidRPr="004D7C69">
              <w:rPr>
                <w:spacing w:val="-2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calculation</w:t>
            </w:r>
            <w:r w:rsidR="00425134" w:rsidRPr="004D7C69">
              <w:rPr>
                <w:spacing w:val="-1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and</w:t>
            </w:r>
            <w:r w:rsidR="00425134" w:rsidRPr="004D7C69">
              <w:rPr>
                <w:spacing w:val="1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planning based</w:t>
            </w:r>
            <w:r w:rsidR="00425134" w:rsidRPr="004D7C69">
              <w:rPr>
                <w:spacing w:val="-1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on</w:t>
            </w:r>
            <w:r w:rsidR="00425134" w:rsidRPr="004D7C69">
              <w:rPr>
                <w:spacing w:val="-1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completed</w:t>
            </w:r>
            <w:r w:rsidR="00425134" w:rsidRPr="004D7C69">
              <w:rPr>
                <w:spacing w:val="-3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projects,</w:t>
            </w:r>
            <w:r w:rsidR="00425134" w:rsidRPr="004D7C69">
              <w:rPr>
                <w:spacing w:val="-1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as</w:t>
            </w:r>
            <w:r w:rsidR="00425134" w:rsidRPr="004D7C69">
              <w:rPr>
                <w:spacing w:val="-3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well</w:t>
            </w:r>
            <w:r w:rsidR="00425134" w:rsidRPr="004D7C69">
              <w:rPr>
                <w:spacing w:val="-3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as</w:t>
            </w:r>
            <w:r w:rsidR="00425134" w:rsidRPr="004D7C69">
              <w:rPr>
                <w:spacing w:val="-2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training</w:t>
            </w:r>
            <w:r w:rsidR="00425134" w:rsidRPr="004D7C69">
              <w:rPr>
                <w:spacing w:val="-1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in</w:t>
            </w:r>
            <w:r w:rsidR="00425134" w:rsidRPr="004D7C69">
              <w:rPr>
                <w:spacing w:val="-47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presentation,</w:t>
            </w:r>
            <w:r w:rsidR="00425134" w:rsidRPr="004D7C69">
              <w:rPr>
                <w:spacing w:val="-1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communication,</w:t>
            </w:r>
            <w:r w:rsidR="00425134" w:rsidRPr="004D7C69">
              <w:rPr>
                <w:spacing w:val="-2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customer</w:t>
            </w:r>
            <w:r w:rsidR="00425134" w:rsidRPr="004D7C69">
              <w:rPr>
                <w:spacing w:val="1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contact</w:t>
            </w:r>
            <w:r w:rsidR="00425134">
              <w:rPr>
                <w:sz w:val="20"/>
              </w:rPr>
              <w:t>,</w:t>
            </w:r>
            <w:r w:rsidR="00425134" w:rsidRPr="004D7C69">
              <w:rPr>
                <w:sz w:val="20"/>
              </w:rPr>
              <w:t xml:space="preserve"> and</w:t>
            </w:r>
            <w:r w:rsidR="00425134" w:rsidRPr="004D7C69">
              <w:rPr>
                <w:spacing w:val="1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MS</w:t>
            </w:r>
            <w:r w:rsidR="00425134" w:rsidRPr="004D7C69">
              <w:rPr>
                <w:spacing w:val="-1"/>
                <w:sz w:val="20"/>
              </w:rPr>
              <w:t xml:space="preserve"> </w:t>
            </w:r>
            <w:r w:rsidR="00425134" w:rsidRPr="004D7C69">
              <w:rPr>
                <w:sz w:val="20"/>
              </w:rPr>
              <w:t>Office</w:t>
            </w:r>
          </w:p>
        </w:tc>
      </w:tr>
      <w:tr w:rsidR="00425134" w:rsidRPr="004D7C69" w14:paraId="4596D14C" w14:textId="77777777" w:rsidTr="004F3F5C">
        <w:trPr>
          <w:trHeight w:val="397"/>
        </w:trPr>
        <w:tc>
          <w:tcPr>
            <w:tcW w:w="10777" w:type="dxa"/>
            <w:gridSpan w:val="3"/>
            <w:tcBorders>
              <w:bottom w:val="single" w:sz="4" w:space="0" w:color="000000"/>
            </w:tcBorders>
            <w:vAlign w:val="bottom"/>
          </w:tcPr>
          <w:p w14:paraId="6A687D2B" w14:textId="77777777" w:rsidR="00425134" w:rsidRPr="004D7C69" w:rsidRDefault="00425134" w:rsidP="00B62598">
            <w:pPr>
              <w:pStyle w:val="TableParagraph"/>
              <w:spacing w:before="60" w:line="240" w:lineRule="auto"/>
              <w:rPr>
                <w:b/>
                <w:sz w:val="28"/>
              </w:rPr>
            </w:pPr>
            <w:r w:rsidRPr="004D7C69">
              <w:rPr>
                <w:b/>
                <w:sz w:val="28"/>
              </w:rPr>
              <w:t>Skills</w:t>
            </w:r>
            <w:r w:rsidRPr="004D7C69">
              <w:rPr>
                <w:b/>
                <w:spacing w:val="-4"/>
                <w:sz w:val="28"/>
              </w:rPr>
              <w:t xml:space="preserve"> </w:t>
            </w:r>
            <w:r w:rsidRPr="004D7C69">
              <w:rPr>
                <w:b/>
                <w:sz w:val="28"/>
              </w:rPr>
              <w:t>&amp;</w:t>
            </w:r>
            <w:r w:rsidRPr="004D7C69">
              <w:rPr>
                <w:b/>
                <w:spacing w:val="1"/>
                <w:sz w:val="28"/>
              </w:rPr>
              <w:t xml:space="preserve"> </w:t>
            </w:r>
            <w:r w:rsidRPr="004D7C69">
              <w:rPr>
                <w:b/>
                <w:sz w:val="28"/>
              </w:rPr>
              <w:t>Interests</w:t>
            </w:r>
          </w:p>
        </w:tc>
      </w:tr>
      <w:tr w:rsidR="00425134" w:rsidRPr="004D7C69" w14:paraId="128C492E" w14:textId="77777777" w:rsidTr="004F3F5C">
        <w:trPr>
          <w:trHeight w:val="340"/>
        </w:trPr>
        <w:tc>
          <w:tcPr>
            <w:tcW w:w="1721" w:type="dxa"/>
            <w:tcBorders>
              <w:top w:val="single" w:sz="4" w:space="0" w:color="000000"/>
            </w:tcBorders>
            <w:vAlign w:val="bottom"/>
          </w:tcPr>
          <w:p w14:paraId="45E836BD" w14:textId="77777777" w:rsidR="00425134" w:rsidRPr="004D7C69" w:rsidRDefault="00425134" w:rsidP="00B62598">
            <w:pPr>
              <w:pStyle w:val="TableParagraph"/>
              <w:spacing w:line="240" w:lineRule="auto"/>
              <w:rPr>
                <w:sz w:val="20"/>
              </w:rPr>
            </w:pPr>
            <w:r w:rsidRPr="004D7C69">
              <w:rPr>
                <w:sz w:val="20"/>
              </w:rPr>
              <w:t>Languages:</w:t>
            </w:r>
          </w:p>
        </w:tc>
        <w:tc>
          <w:tcPr>
            <w:tcW w:w="5743" w:type="dxa"/>
            <w:tcBorders>
              <w:top w:val="single" w:sz="4" w:space="0" w:color="000000"/>
            </w:tcBorders>
            <w:vAlign w:val="bottom"/>
          </w:tcPr>
          <w:p w14:paraId="7888BA3D" w14:textId="039212EC" w:rsidR="00425134" w:rsidRPr="004D7C69" w:rsidRDefault="00425134" w:rsidP="00B62598">
            <w:pPr>
              <w:pStyle w:val="TableParagraph"/>
              <w:spacing w:line="240" w:lineRule="auto"/>
              <w:ind w:left="-20"/>
              <w:rPr>
                <w:sz w:val="20"/>
              </w:rPr>
            </w:pPr>
            <w:r w:rsidRPr="004D7C69">
              <w:rPr>
                <w:sz w:val="20"/>
              </w:rPr>
              <w:t>German</w:t>
            </w:r>
            <w:r w:rsidRPr="004D7C69">
              <w:rPr>
                <w:spacing w:val="-1"/>
                <w:sz w:val="20"/>
              </w:rPr>
              <w:t xml:space="preserve"> </w:t>
            </w:r>
            <w:r w:rsidRPr="004D7C69">
              <w:rPr>
                <w:i/>
                <w:sz w:val="20"/>
              </w:rPr>
              <w:t>(mother</w:t>
            </w:r>
            <w:r w:rsidRPr="004D7C69">
              <w:rPr>
                <w:i/>
                <w:spacing w:val="-3"/>
                <w:sz w:val="20"/>
              </w:rPr>
              <w:t xml:space="preserve"> </w:t>
            </w:r>
            <w:r w:rsidRPr="004D7C69">
              <w:rPr>
                <w:i/>
                <w:sz w:val="20"/>
              </w:rPr>
              <w:t>tongue)</w:t>
            </w:r>
            <w:r w:rsidRPr="004D7C69">
              <w:rPr>
                <w:sz w:val="20"/>
              </w:rPr>
              <w:t>,</w:t>
            </w:r>
            <w:r w:rsidRPr="004D7C69">
              <w:rPr>
                <w:spacing w:val="-2"/>
                <w:sz w:val="20"/>
              </w:rPr>
              <w:t xml:space="preserve"> </w:t>
            </w:r>
            <w:r w:rsidRPr="004D7C69">
              <w:rPr>
                <w:sz w:val="20"/>
              </w:rPr>
              <w:t xml:space="preserve">English </w:t>
            </w:r>
            <w:r w:rsidRPr="004D7C69">
              <w:rPr>
                <w:i/>
                <w:sz w:val="20"/>
              </w:rPr>
              <w:t>(business</w:t>
            </w:r>
            <w:r w:rsidRPr="004D7C69">
              <w:rPr>
                <w:i/>
                <w:spacing w:val="-3"/>
                <w:sz w:val="20"/>
              </w:rPr>
              <w:t xml:space="preserve"> </w:t>
            </w:r>
            <w:r w:rsidRPr="004D7C69">
              <w:rPr>
                <w:i/>
                <w:sz w:val="20"/>
              </w:rPr>
              <w:t>fluent)</w:t>
            </w:r>
          </w:p>
        </w:tc>
        <w:tc>
          <w:tcPr>
            <w:tcW w:w="3313" w:type="dxa"/>
            <w:tcBorders>
              <w:top w:val="single" w:sz="4" w:space="0" w:color="000000"/>
            </w:tcBorders>
            <w:vAlign w:val="bottom"/>
          </w:tcPr>
          <w:p w14:paraId="305D9E3D" w14:textId="77777777" w:rsidR="00425134" w:rsidRPr="004D7C69" w:rsidRDefault="00425134" w:rsidP="00EE7925">
            <w:pPr>
              <w:pStyle w:val="TableParagraph"/>
              <w:spacing w:line="240" w:lineRule="auto"/>
              <w:rPr>
                <w:sz w:val="16"/>
              </w:rPr>
            </w:pPr>
          </w:p>
        </w:tc>
      </w:tr>
      <w:tr w:rsidR="00425134" w:rsidRPr="004D7C69" w14:paraId="7C40C4BE" w14:textId="77777777" w:rsidTr="004F3F5C">
        <w:trPr>
          <w:trHeight w:val="340"/>
        </w:trPr>
        <w:tc>
          <w:tcPr>
            <w:tcW w:w="1721" w:type="dxa"/>
            <w:vAlign w:val="bottom"/>
          </w:tcPr>
          <w:p w14:paraId="2AE013F9" w14:textId="77777777" w:rsidR="00425134" w:rsidRPr="004D7C69" w:rsidRDefault="00425134" w:rsidP="00B62598">
            <w:pPr>
              <w:pStyle w:val="TableParagraph"/>
              <w:spacing w:line="240" w:lineRule="auto"/>
              <w:rPr>
                <w:sz w:val="20"/>
              </w:rPr>
            </w:pPr>
            <w:r w:rsidRPr="004D7C69">
              <w:rPr>
                <w:sz w:val="20"/>
              </w:rPr>
              <w:t>Technical:</w:t>
            </w:r>
          </w:p>
        </w:tc>
        <w:tc>
          <w:tcPr>
            <w:tcW w:w="5743" w:type="dxa"/>
            <w:vAlign w:val="bottom"/>
          </w:tcPr>
          <w:p w14:paraId="716AFC04" w14:textId="77777777" w:rsidR="00425134" w:rsidRPr="004D7C69" w:rsidRDefault="00425134" w:rsidP="00B62598">
            <w:pPr>
              <w:pStyle w:val="TableParagraph"/>
              <w:spacing w:line="240" w:lineRule="auto"/>
              <w:ind w:left="-20"/>
              <w:rPr>
                <w:i/>
                <w:sz w:val="20"/>
              </w:rPr>
            </w:pPr>
            <w:r w:rsidRPr="004D7C69">
              <w:rPr>
                <w:sz w:val="20"/>
              </w:rPr>
              <w:t>Microsoft</w:t>
            </w:r>
            <w:r w:rsidRPr="004D7C69">
              <w:rPr>
                <w:spacing w:val="-3"/>
                <w:sz w:val="20"/>
              </w:rPr>
              <w:t xml:space="preserve"> </w:t>
            </w:r>
            <w:r w:rsidRPr="004D7C69">
              <w:rPr>
                <w:sz w:val="20"/>
              </w:rPr>
              <w:t>Office</w:t>
            </w:r>
            <w:r w:rsidRPr="004D7C69">
              <w:rPr>
                <w:spacing w:val="1"/>
                <w:sz w:val="20"/>
              </w:rPr>
              <w:t xml:space="preserve"> </w:t>
            </w:r>
            <w:r w:rsidRPr="004D7C69">
              <w:rPr>
                <w:i/>
                <w:sz w:val="20"/>
              </w:rPr>
              <w:t>(advanced)</w:t>
            </w:r>
            <w:r w:rsidRPr="004D7C69">
              <w:rPr>
                <w:sz w:val="20"/>
              </w:rPr>
              <w:t>,</w:t>
            </w:r>
            <w:r w:rsidRPr="004D7C69">
              <w:rPr>
                <w:spacing w:val="-4"/>
                <w:sz w:val="20"/>
              </w:rPr>
              <w:t xml:space="preserve"> </w:t>
            </w:r>
            <w:r w:rsidRPr="004D7C69">
              <w:rPr>
                <w:sz w:val="20"/>
              </w:rPr>
              <w:t>SAP</w:t>
            </w:r>
            <w:r w:rsidRPr="004D7C69">
              <w:rPr>
                <w:spacing w:val="-1"/>
                <w:sz w:val="20"/>
              </w:rPr>
              <w:t xml:space="preserve"> </w:t>
            </w:r>
            <w:r w:rsidRPr="004D7C69">
              <w:rPr>
                <w:i/>
                <w:sz w:val="20"/>
              </w:rPr>
              <w:t>(basic</w:t>
            </w:r>
            <w:r w:rsidRPr="004D7C69">
              <w:rPr>
                <w:i/>
                <w:spacing w:val="-2"/>
                <w:sz w:val="20"/>
              </w:rPr>
              <w:t xml:space="preserve"> </w:t>
            </w:r>
            <w:r w:rsidRPr="004D7C69">
              <w:rPr>
                <w:i/>
                <w:sz w:val="20"/>
              </w:rPr>
              <w:t>knowledge)</w:t>
            </w:r>
          </w:p>
        </w:tc>
        <w:tc>
          <w:tcPr>
            <w:tcW w:w="3313" w:type="dxa"/>
            <w:vAlign w:val="bottom"/>
          </w:tcPr>
          <w:p w14:paraId="30530703" w14:textId="77777777" w:rsidR="00425134" w:rsidRPr="004D7C69" w:rsidRDefault="00425134" w:rsidP="00EE7925">
            <w:pPr>
              <w:pStyle w:val="TableParagraph"/>
              <w:spacing w:line="240" w:lineRule="auto"/>
              <w:rPr>
                <w:sz w:val="16"/>
              </w:rPr>
            </w:pPr>
          </w:p>
        </w:tc>
      </w:tr>
      <w:tr w:rsidR="00425134" w:rsidRPr="004D7C69" w14:paraId="56105CB2" w14:textId="77777777" w:rsidTr="004F3F5C">
        <w:trPr>
          <w:trHeight w:val="510"/>
        </w:trPr>
        <w:tc>
          <w:tcPr>
            <w:tcW w:w="1721" w:type="dxa"/>
            <w:vAlign w:val="bottom"/>
          </w:tcPr>
          <w:p w14:paraId="5BC8B83D" w14:textId="77777777" w:rsidR="00425134" w:rsidRDefault="00425134" w:rsidP="00B62598">
            <w:pPr>
              <w:pStyle w:val="TableParagraph"/>
              <w:spacing w:line="240" w:lineRule="auto"/>
              <w:rPr>
                <w:sz w:val="20"/>
              </w:rPr>
            </w:pPr>
            <w:r w:rsidRPr="004D7C69">
              <w:rPr>
                <w:sz w:val="20"/>
              </w:rPr>
              <w:t>Interests:</w:t>
            </w:r>
          </w:p>
          <w:p w14:paraId="3E50E8E2" w14:textId="77777777" w:rsidR="00425134" w:rsidRPr="004D7C69" w:rsidRDefault="00425134" w:rsidP="00B62598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9056" w:type="dxa"/>
            <w:gridSpan w:val="2"/>
            <w:vAlign w:val="bottom"/>
          </w:tcPr>
          <w:p w14:paraId="4102EF15" w14:textId="77777777" w:rsidR="00425134" w:rsidRPr="004D7C69" w:rsidRDefault="00425134" w:rsidP="00B62598">
            <w:pPr>
              <w:pStyle w:val="TableParagraph"/>
              <w:spacing w:line="240" w:lineRule="auto"/>
              <w:ind w:left="-20"/>
              <w:rPr>
                <w:i/>
                <w:sz w:val="20"/>
              </w:rPr>
            </w:pPr>
            <w:r w:rsidRPr="004D7C69">
              <w:rPr>
                <w:sz w:val="20"/>
              </w:rPr>
              <w:t>Backpacking</w:t>
            </w:r>
            <w:r w:rsidRPr="004D7C69">
              <w:rPr>
                <w:spacing w:val="-1"/>
                <w:sz w:val="20"/>
              </w:rPr>
              <w:t xml:space="preserve"> </w:t>
            </w:r>
            <w:r w:rsidRPr="004D7C69">
              <w:rPr>
                <w:i/>
                <w:sz w:val="20"/>
              </w:rPr>
              <w:t>(</w:t>
            </w:r>
            <w:r>
              <w:rPr>
                <w:i/>
                <w:sz w:val="20"/>
              </w:rPr>
              <w:t>three</w:t>
            </w:r>
            <w:r w:rsidRPr="004D7C69">
              <w:rPr>
                <w:i/>
                <w:spacing w:val="-1"/>
                <w:sz w:val="20"/>
              </w:rPr>
              <w:t xml:space="preserve"> </w:t>
            </w:r>
            <w:r w:rsidRPr="004D7C69">
              <w:rPr>
                <w:i/>
                <w:sz w:val="20"/>
              </w:rPr>
              <w:t>stays</w:t>
            </w:r>
            <w:r w:rsidRPr="004D7C69">
              <w:rPr>
                <w:i/>
                <w:spacing w:val="-4"/>
                <w:sz w:val="20"/>
              </w:rPr>
              <w:t xml:space="preserve"> </w:t>
            </w:r>
            <w:r w:rsidRPr="004D7C69">
              <w:rPr>
                <w:i/>
                <w:sz w:val="20"/>
              </w:rPr>
              <w:t>abroad</w:t>
            </w:r>
            <w:r w:rsidRPr="004D7C69">
              <w:rPr>
                <w:i/>
                <w:spacing w:val="-1"/>
                <w:sz w:val="20"/>
              </w:rPr>
              <w:t xml:space="preserve"> </w:t>
            </w:r>
            <w:r w:rsidRPr="004D7C69">
              <w:rPr>
                <w:i/>
                <w:sz w:val="20"/>
              </w:rPr>
              <w:t>in</w:t>
            </w:r>
            <w:r w:rsidRPr="004D7C69">
              <w:rPr>
                <w:i/>
                <w:spacing w:val="-2"/>
                <w:sz w:val="20"/>
              </w:rPr>
              <w:t xml:space="preserve"> </w:t>
            </w:r>
            <w:r w:rsidRPr="004D7C69">
              <w:rPr>
                <w:i/>
                <w:sz w:val="20"/>
              </w:rPr>
              <w:t>South</w:t>
            </w:r>
            <w:r w:rsidRPr="004D7C69">
              <w:rPr>
                <w:i/>
                <w:spacing w:val="-1"/>
                <w:sz w:val="20"/>
              </w:rPr>
              <w:t xml:space="preserve"> </w:t>
            </w:r>
            <w:r w:rsidRPr="004D7C69">
              <w:rPr>
                <w:i/>
                <w:sz w:val="20"/>
              </w:rPr>
              <w:t>America,</w:t>
            </w:r>
            <w:r w:rsidRPr="004D7C69">
              <w:rPr>
                <w:i/>
                <w:spacing w:val="-2"/>
                <w:sz w:val="20"/>
              </w:rPr>
              <w:t xml:space="preserve"> </w:t>
            </w:r>
            <w:r w:rsidRPr="004D7C69">
              <w:rPr>
                <w:i/>
                <w:sz w:val="20"/>
              </w:rPr>
              <w:t>Asia and Australia,</w:t>
            </w:r>
            <w:r w:rsidRPr="004D7C69">
              <w:rPr>
                <w:i/>
                <w:spacing w:val="-2"/>
                <w:sz w:val="20"/>
              </w:rPr>
              <w:t xml:space="preserve"> </w:t>
            </w:r>
            <w:r w:rsidRPr="004D7C69">
              <w:rPr>
                <w:i/>
                <w:sz w:val="20"/>
              </w:rPr>
              <w:t>total</w:t>
            </w:r>
            <w:r w:rsidRPr="004D7C69">
              <w:rPr>
                <w:i/>
                <w:spacing w:val="-4"/>
                <w:sz w:val="20"/>
              </w:rPr>
              <w:t xml:space="preserve"> </w:t>
            </w:r>
            <w:r w:rsidRPr="004D7C69">
              <w:rPr>
                <w:i/>
                <w:sz w:val="20"/>
              </w:rPr>
              <w:t>duration</w:t>
            </w:r>
            <w:r w:rsidRPr="004D7C69">
              <w:rPr>
                <w:i/>
                <w:spacing w:val="-1"/>
                <w:sz w:val="20"/>
              </w:rPr>
              <w:t xml:space="preserve"> </w:t>
            </w:r>
            <w:r w:rsidRPr="004D7C69">
              <w:rPr>
                <w:i/>
                <w:sz w:val="20"/>
              </w:rPr>
              <w:t>13</w:t>
            </w:r>
            <w:r w:rsidRPr="004D7C69">
              <w:rPr>
                <w:i/>
                <w:spacing w:val="-3"/>
                <w:sz w:val="20"/>
              </w:rPr>
              <w:t xml:space="preserve"> </w:t>
            </w:r>
            <w:r w:rsidRPr="004D7C69">
              <w:rPr>
                <w:i/>
                <w:sz w:val="20"/>
              </w:rPr>
              <w:t>months),</w:t>
            </w:r>
          </w:p>
          <w:p w14:paraId="289ACF53" w14:textId="24244A0E" w:rsidR="00425134" w:rsidRPr="004D7C69" w:rsidRDefault="00425134" w:rsidP="00B62598">
            <w:pPr>
              <w:pStyle w:val="TableParagraph"/>
              <w:spacing w:line="240" w:lineRule="auto"/>
              <w:ind w:left="-20"/>
              <w:rPr>
                <w:i/>
                <w:sz w:val="20"/>
              </w:rPr>
            </w:pPr>
            <w:r w:rsidRPr="004D7C69">
              <w:rPr>
                <w:sz w:val="20"/>
              </w:rPr>
              <w:t>Sports</w:t>
            </w:r>
            <w:r w:rsidRPr="004D7C69">
              <w:rPr>
                <w:spacing w:val="-3"/>
                <w:sz w:val="20"/>
              </w:rPr>
              <w:t xml:space="preserve"> </w:t>
            </w:r>
            <w:r w:rsidRPr="004D7C69">
              <w:rPr>
                <w:sz w:val="20"/>
              </w:rPr>
              <w:t>and</w:t>
            </w:r>
            <w:r w:rsidRPr="004D7C69">
              <w:rPr>
                <w:spacing w:val="-1"/>
                <w:sz w:val="20"/>
              </w:rPr>
              <w:t xml:space="preserve"> </w:t>
            </w:r>
            <w:r w:rsidRPr="004D7C69">
              <w:rPr>
                <w:sz w:val="20"/>
              </w:rPr>
              <w:t>outdoor</w:t>
            </w:r>
            <w:r w:rsidRPr="004D7C69">
              <w:rPr>
                <w:spacing w:val="-2"/>
                <w:sz w:val="20"/>
              </w:rPr>
              <w:t xml:space="preserve"> </w:t>
            </w:r>
            <w:r w:rsidRPr="004D7C69">
              <w:rPr>
                <w:sz w:val="20"/>
              </w:rPr>
              <w:t>activities,</w:t>
            </w:r>
            <w:r w:rsidRPr="004D7C69">
              <w:rPr>
                <w:spacing w:val="-2"/>
                <w:sz w:val="20"/>
              </w:rPr>
              <w:t xml:space="preserve"> </w:t>
            </w:r>
            <w:r w:rsidRPr="004D7C69">
              <w:rPr>
                <w:sz w:val="20"/>
              </w:rPr>
              <w:t>DIY</w:t>
            </w:r>
            <w:r w:rsidRPr="004D7C69">
              <w:rPr>
                <w:spacing w:val="3"/>
                <w:sz w:val="20"/>
              </w:rPr>
              <w:t xml:space="preserve"> </w:t>
            </w:r>
            <w:r w:rsidRPr="004D7C69">
              <w:rPr>
                <w:i/>
                <w:sz w:val="20"/>
              </w:rPr>
              <w:t>(since</w:t>
            </w:r>
            <w:r w:rsidRPr="004D7C69">
              <w:rPr>
                <w:i/>
                <w:spacing w:val="-2"/>
                <w:sz w:val="20"/>
              </w:rPr>
              <w:t xml:space="preserve"> </w:t>
            </w:r>
            <w:r w:rsidRPr="004D7C69">
              <w:rPr>
                <w:i/>
                <w:sz w:val="20"/>
              </w:rPr>
              <w:t>2021</w:t>
            </w:r>
            <w:r w:rsidRPr="004D7C69">
              <w:rPr>
                <w:i/>
                <w:spacing w:val="-1"/>
                <w:sz w:val="20"/>
              </w:rPr>
              <w:t xml:space="preserve"> </w:t>
            </w:r>
            <w:r w:rsidRPr="004D7C69">
              <w:rPr>
                <w:i/>
                <w:sz w:val="20"/>
              </w:rPr>
              <w:t>renovation</w:t>
            </w:r>
            <w:r w:rsidRPr="004D7C69">
              <w:rPr>
                <w:i/>
                <w:spacing w:val="-1"/>
                <w:sz w:val="20"/>
              </w:rPr>
              <w:t xml:space="preserve"> </w:t>
            </w:r>
            <w:r w:rsidRPr="004D7C69">
              <w:rPr>
                <w:i/>
                <w:sz w:val="20"/>
              </w:rPr>
              <w:t>of</w:t>
            </w:r>
            <w:r w:rsidRPr="004D7C69">
              <w:rPr>
                <w:i/>
                <w:spacing w:val="-5"/>
                <w:sz w:val="20"/>
              </w:rPr>
              <w:t xml:space="preserve"> </w:t>
            </w:r>
            <w:r w:rsidRPr="004D7C69">
              <w:rPr>
                <w:i/>
                <w:sz w:val="20"/>
              </w:rPr>
              <w:t>a single-family</w:t>
            </w:r>
            <w:r w:rsidRPr="004D7C69">
              <w:rPr>
                <w:i/>
                <w:spacing w:val="-2"/>
                <w:sz w:val="20"/>
              </w:rPr>
              <w:t xml:space="preserve"> </w:t>
            </w:r>
            <w:r w:rsidRPr="004D7C69">
              <w:rPr>
                <w:i/>
                <w:sz w:val="20"/>
              </w:rPr>
              <w:t>house)</w:t>
            </w:r>
          </w:p>
        </w:tc>
      </w:tr>
    </w:tbl>
    <w:p w14:paraId="409A723D" w14:textId="77777777" w:rsidR="00DC220B" w:rsidRPr="004D7C69" w:rsidRDefault="00000000"/>
    <w:sectPr w:rsidR="00DC220B" w:rsidRPr="004D7C69" w:rsidSect="004F3F5C">
      <w:pgSz w:w="11906" w:h="16838"/>
      <w:pgMar w:top="1247" w:right="567" w:bottom="0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F0CE4"/>
    <w:multiLevelType w:val="hybridMultilevel"/>
    <w:tmpl w:val="6292156E"/>
    <w:lvl w:ilvl="0" w:tplc="627E0FF4">
      <w:numFmt w:val="bullet"/>
      <w:lvlText w:val="●"/>
      <w:lvlJc w:val="left"/>
      <w:pPr>
        <w:ind w:left="720" w:hanging="361"/>
      </w:pPr>
      <w:rPr>
        <w:rFonts w:ascii="Calibri" w:eastAsia="Calibri" w:hAnsi="Calibri" w:cs="Calibri" w:hint="default"/>
        <w:w w:val="99"/>
        <w:sz w:val="20"/>
        <w:szCs w:val="20"/>
        <w:lang w:val="en-US" w:eastAsia="en-US" w:bidi="ar-SA"/>
      </w:rPr>
    </w:lvl>
    <w:lvl w:ilvl="1" w:tplc="67408274">
      <w:numFmt w:val="bullet"/>
      <w:lvlText w:val="•"/>
      <w:lvlJc w:val="left"/>
      <w:pPr>
        <w:ind w:left="1725" w:hanging="361"/>
      </w:pPr>
      <w:rPr>
        <w:rFonts w:hint="default"/>
        <w:lang w:val="en-US" w:eastAsia="en-US" w:bidi="ar-SA"/>
      </w:rPr>
    </w:lvl>
    <w:lvl w:ilvl="2" w:tplc="2F1EEFEC">
      <w:numFmt w:val="bullet"/>
      <w:lvlText w:val="•"/>
      <w:lvlJc w:val="left"/>
      <w:pPr>
        <w:ind w:left="2731" w:hanging="361"/>
      </w:pPr>
      <w:rPr>
        <w:rFonts w:hint="default"/>
        <w:lang w:val="en-US" w:eastAsia="en-US" w:bidi="ar-SA"/>
      </w:rPr>
    </w:lvl>
    <w:lvl w:ilvl="3" w:tplc="DB6C4348">
      <w:numFmt w:val="bullet"/>
      <w:lvlText w:val="•"/>
      <w:lvlJc w:val="left"/>
      <w:pPr>
        <w:ind w:left="3737" w:hanging="361"/>
      </w:pPr>
      <w:rPr>
        <w:rFonts w:hint="default"/>
        <w:lang w:val="en-US" w:eastAsia="en-US" w:bidi="ar-SA"/>
      </w:rPr>
    </w:lvl>
    <w:lvl w:ilvl="4" w:tplc="95521698">
      <w:numFmt w:val="bullet"/>
      <w:lvlText w:val="•"/>
      <w:lvlJc w:val="left"/>
      <w:pPr>
        <w:ind w:left="4742" w:hanging="361"/>
      </w:pPr>
      <w:rPr>
        <w:rFonts w:hint="default"/>
        <w:lang w:val="en-US" w:eastAsia="en-US" w:bidi="ar-SA"/>
      </w:rPr>
    </w:lvl>
    <w:lvl w:ilvl="5" w:tplc="2DD21B0E">
      <w:numFmt w:val="bullet"/>
      <w:lvlText w:val="•"/>
      <w:lvlJc w:val="left"/>
      <w:pPr>
        <w:ind w:left="5748" w:hanging="361"/>
      </w:pPr>
      <w:rPr>
        <w:rFonts w:hint="default"/>
        <w:lang w:val="en-US" w:eastAsia="en-US" w:bidi="ar-SA"/>
      </w:rPr>
    </w:lvl>
    <w:lvl w:ilvl="6" w:tplc="718EC6B0">
      <w:numFmt w:val="bullet"/>
      <w:lvlText w:val="•"/>
      <w:lvlJc w:val="left"/>
      <w:pPr>
        <w:ind w:left="6754" w:hanging="361"/>
      </w:pPr>
      <w:rPr>
        <w:rFonts w:hint="default"/>
        <w:lang w:val="en-US" w:eastAsia="en-US" w:bidi="ar-SA"/>
      </w:rPr>
    </w:lvl>
    <w:lvl w:ilvl="7" w:tplc="03EE0832">
      <w:numFmt w:val="bullet"/>
      <w:lvlText w:val="•"/>
      <w:lvlJc w:val="left"/>
      <w:pPr>
        <w:ind w:left="7759" w:hanging="361"/>
      </w:pPr>
      <w:rPr>
        <w:rFonts w:hint="default"/>
        <w:lang w:val="en-US" w:eastAsia="en-US" w:bidi="ar-SA"/>
      </w:rPr>
    </w:lvl>
    <w:lvl w:ilvl="8" w:tplc="E4C85FC6">
      <w:numFmt w:val="bullet"/>
      <w:lvlText w:val="•"/>
      <w:lvlJc w:val="left"/>
      <w:pPr>
        <w:ind w:left="8765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C666675"/>
    <w:multiLevelType w:val="hybridMultilevel"/>
    <w:tmpl w:val="DC8EE144"/>
    <w:lvl w:ilvl="0" w:tplc="93164AF0">
      <w:numFmt w:val="bullet"/>
      <w:lvlText w:val="●"/>
      <w:lvlJc w:val="left"/>
      <w:pPr>
        <w:ind w:left="720" w:hanging="361"/>
      </w:pPr>
      <w:rPr>
        <w:rFonts w:ascii="Calibri" w:eastAsia="Calibri" w:hAnsi="Calibri" w:cs="Calibri" w:hint="default"/>
        <w:w w:val="99"/>
        <w:sz w:val="20"/>
        <w:szCs w:val="20"/>
        <w:lang w:val="en-US" w:eastAsia="en-US" w:bidi="ar-SA"/>
      </w:rPr>
    </w:lvl>
    <w:lvl w:ilvl="1" w:tplc="62827B4E">
      <w:numFmt w:val="bullet"/>
      <w:lvlText w:val="•"/>
      <w:lvlJc w:val="left"/>
      <w:pPr>
        <w:ind w:left="1725" w:hanging="361"/>
      </w:pPr>
      <w:rPr>
        <w:rFonts w:hint="default"/>
        <w:lang w:val="en-US" w:eastAsia="en-US" w:bidi="ar-SA"/>
      </w:rPr>
    </w:lvl>
    <w:lvl w:ilvl="2" w:tplc="EA509DFA">
      <w:numFmt w:val="bullet"/>
      <w:lvlText w:val="•"/>
      <w:lvlJc w:val="left"/>
      <w:pPr>
        <w:ind w:left="2731" w:hanging="361"/>
      </w:pPr>
      <w:rPr>
        <w:rFonts w:hint="default"/>
        <w:lang w:val="en-US" w:eastAsia="en-US" w:bidi="ar-SA"/>
      </w:rPr>
    </w:lvl>
    <w:lvl w:ilvl="3" w:tplc="E9143AF6">
      <w:numFmt w:val="bullet"/>
      <w:lvlText w:val="•"/>
      <w:lvlJc w:val="left"/>
      <w:pPr>
        <w:ind w:left="3737" w:hanging="361"/>
      </w:pPr>
      <w:rPr>
        <w:rFonts w:hint="default"/>
        <w:lang w:val="en-US" w:eastAsia="en-US" w:bidi="ar-SA"/>
      </w:rPr>
    </w:lvl>
    <w:lvl w:ilvl="4" w:tplc="6868CF68">
      <w:numFmt w:val="bullet"/>
      <w:lvlText w:val="•"/>
      <w:lvlJc w:val="left"/>
      <w:pPr>
        <w:ind w:left="4742" w:hanging="361"/>
      </w:pPr>
      <w:rPr>
        <w:rFonts w:hint="default"/>
        <w:lang w:val="en-US" w:eastAsia="en-US" w:bidi="ar-SA"/>
      </w:rPr>
    </w:lvl>
    <w:lvl w:ilvl="5" w:tplc="47727630">
      <w:numFmt w:val="bullet"/>
      <w:lvlText w:val="•"/>
      <w:lvlJc w:val="left"/>
      <w:pPr>
        <w:ind w:left="5748" w:hanging="361"/>
      </w:pPr>
      <w:rPr>
        <w:rFonts w:hint="default"/>
        <w:lang w:val="en-US" w:eastAsia="en-US" w:bidi="ar-SA"/>
      </w:rPr>
    </w:lvl>
    <w:lvl w:ilvl="6" w:tplc="9EFE1A9A">
      <w:numFmt w:val="bullet"/>
      <w:lvlText w:val="•"/>
      <w:lvlJc w:val="left"/>
      <w:pPr>
        <w:ind w:left="6754" w:hanging="361"/>
      </w:pPr>
      <w:rPr>
        <w:rFonts w:hint="default"/>
        <w:lang w:val="en-US" w:eastAsia="en-US" w:bidi="ar-SA"/>
      </w:rPr>
    </w:lvl>
    <w:lvl w:ilvl="7" w:tplc="07C0D106">
      <w:numFmt w:val="bullet"/>
      <w:lvlText w:val="•"/>
      <w:lvlJc w:val="left"/>
      <w:pPr>
        <w:ind w:left="7759" w:hanging="361"/>
      </w:pPr>
      <w:rPr>
        <w:rFonts w:hint="default"/>
        <w:lang w:val="en-US" w:eastAsia="en-US" w:bidi="ar-SA"/>
      </w:rPr>
    </w:lvl>
    <w:lvl w:ilvl="8" w:tplc="6CFC6728">
      <w:numFmt w:val="bullet"/>
      <w:lvlText w:val="•"/>
      <w:lvlJc w:val="left"/>
      <w:pPr>
        <w:ind w:left="8765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2322072E"/>
    <w:multiLevelType w:val="hybridMultilevel"/>
    <w:tmpl w:val="47867242"/>
    <w:lvl w:ilvl="0" w:tplc="F06E50D2">
      <w:numFmt w:val="bullet"/>
      <w:lvlText w:val="●"/>
      <w:lvlJc w:val="left"/>
      <w:pPr>
        <w:ind w:left="720" w:hanging="361"/>
      </w:pPr>
      <w:rPr>
        <w:rFonts w:ascii="Calibri" w:eastAsia="Calibri" w:hAnsi="Calibri" w:cs="Calibri" w:hint="default"/>
        <w:w w:val="99"/>
        <w:sz w:val="20"/>
        <w:szCs w:val="20"/>
        <w:lang w:val="en-US" w:eastAsia="en-US" w:bidi="ar-SA"/>
      </w:rPr>
    </w:lvl>
    <w:lvl w:ilvl="1" w:tplc="218673B8">
      <w:numFmt w:val="bullet"/>
      <w:lvlText w:val="•"/>
      <w:lvlJc w:val="left"/>
      <w:pPr>
        <w:ind w:left="1725" w:hanging="361"/>
      </w:pPr>
      <w:rPr>
        <w:rFonts w:hint="default"/>
        <w:lang w:val="en-US" w:eastAsia="en-US" w:bidi="ar-SA"/>
      </w:rPr>
    </w:lvl>
    <w:lvl w:ilvl="2" w:tplc="DA58E9E2">
      <w:numFmt w:val="bullet"/>
      <w:lvlText w:val="•"/>
      <w:lvlJc w:val="left"/>
      <w:pPr>
        <w:ind w:left="2731" w:hanging="361"/>
      </w:pPr>
      <w:rPr>
        <w:rFonts w:hint="default"/>
        <w:lang w:val="en-US" w:eastAsia="en-US" w:bidi="ar-SA"/>
      </w:rPr>
    </w:lvl>
    <w:lvl w:ilvl="3" w:tplc="223A67B4">
      <w:numFmt w:val="bullet"/>
      <w:lvlText w:val="•"/>
      <w:lvlJc w:val="left"/>
      <w:pPr>
        <w:ind w:left="3737" w:hanging="361"/>
      </w:pPr>
      <w:rPr>
        <w:rFonts w:hint="default"/>
        <w:lang w:val="en-US" w:eastAsia="en-US" w:bidi="ar-SA"/>
      </w:rPr>
    </w:lvl>
    <w:lvl w:ilvl="4" w:tplc="F5E03794">
      <w:numFmt w:val="bullet"/>
      <w:lvlText w:val="•"/>
      <w:lvlJc w:val="left"/>
      <w:pPr>
        <w:ind w:left="4742" w:hanging="361"/>
      </w:pPr>
      <w:rPr>
        <w:rFonts w:hint="default"/>
        <w:lang w:val="en-US" w:eastAsia="en-US" w:bidi="ar-SA"/>
      </w:rPr>
    </w:lvl>
    <w:lvl w:ilvl="5" w:tplc="73AE5E38">
      <w:numFmt w:val="bullet"/>
      <w:lvlText w:val="•"/>
      <w:lvlJc w:val="left"/>
      <w:pPr>
        <w:ind w:left="5748" w:hanging="361"/>
      </w:pPr>
      <w:rPr>
        <w:rFonts w:hint="default"/>
        <w:lang w:val="en-US" w:eastAsia="en-US" w:bidi="ar-SA"/>
      </w:rPr>
    </w:lvl>
    <w:lvl w:ilvl="6" w:tplc="EB4EB0B6">
      <w:numFmt w:val="bullet"/>
      <w:lvlText w:val="•"/>
      <w:lvlJc w:val="left"/>
      <w:pPr>
        <w:ind w:left="6754" w:hanging="361"/>
      </w:pPr>
      <w:rPr>
        <w:rFonts w:hint="default"/>
        <w:lang w:val="en-US" w:eastAsia="en-US" w:bidi="ar-SA"/>
      </w:rPr>
    </w:lvl>
    <w:lvl w:ilvl="7" w:tplc="B07066A0">
      <w:numFmt w:val="bullet"/>
      <w:lvlText w:val="•"/>
      <w:lvlJc w:val="left"/>
      <w:pPr>
        <w:ind w:left="7759" w:hanging="361"/>
      </w:pPr>
      <w:rPr>
        <w:rFonts w:hint="default"/>
        <w:lang w:val="en-US" w:eastAsia="en-US" w:bidi="ar-SA"/>
      </w:rPr>
    </w:lvl>
    <w:lvl w:ilvl="8" w:tplc="669287F4">
      <w:numFmt w:val="bullet"/>
      <w:lvlText w:val="•"/>
      <w:lvlJc w:val="left"/>
      <w:pPr>
        <w:ind w:left="8765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28591EF0"/>
    <w:multiLevelType w:val="hybridMultilevel"/>
    <w:tmpl w:val="03DA1B6E"/>
    <w:lvl w:ilvl="0" w:tplc="CC2C2D00">
      <w:numFmt w:val="bullet"/>
      <w:lvlText w:val="●"/>
      <w:lvlJc w:val="left"/>
      <w:pPr>
        <w:ind w:left="720" w:hanging="361"/>
      </w:pPr>
      <w:rPr>
        <w:rFonts w:ascii="Calibri" w:eastAsia="Calibri" w:hAnsi="Calibri" w:cs="Calibri" w:hint="default"/>
        <w:w w:val="99"/>
        <w:sz w:val="20"/>
        <w:szCs w:val="20"/>
        <w:lang w:val="en-US" w:eastAsia="en-US" w:bidi="ar-SA"/>
      </w:rPr>
    </w:lvl>
    <w:lvl w:ilvl="1" w:tplc="D092FCB0">
      <w:numFmt w:val="bullet"/>
      <w:lvlText w:val="•"/>
      <w:lvlJc w:val="left"/>
      <w:pPr>
        <w:ind w:left="1725" w:hanging="361"/>
      </w:pPr>
      <w:rPr>
        <w:rFonts w:hint="default"/>
        <w:lang w:val="en-US" w:eastAsia="en-US" w:bidi="ar-SA"/>
      </w:rPr>
    </w:lvl>
    <w:lvl w:ilvl="2" w:tplc="763EA71C">
      <w:numFmt w:val="bullet"/>
      <w:lvlText w:val="•"/>
      <w:lvlJc w:val="left"/>
      <w:pPr>
        <w:ind w:left="2731" w:hanging="361"/>
      </w:pPr>
      <w:rPr>
        <w:rFonts w:hint="default"/>
        <w:lang w:val="en-US" w:eastAsia="en-US" w:bidi="ar-SA"/>
      </w:rPr>
    </w:lvl>
    <w:lvl w:ilvl="3" w:tplc="6FB62F06">
      <w:numFmt w:val="bullet"/>
      <w:lvlText w:val="•"/>
      <w:lvlJc w:val="left"/>
      <w:pPr>
        <w:ind w:left="3737" w:hanging="361"/>
      </w:pPr>
      <w:rPr>
        <w:rFonts w:hint="default"/>
        <w:lang w:val="en-US" w:eastAsia="en-US" w:bidi="ar-SA"/>
      </w:rPr>
    </w:lvl>
    <w:lvl w:ilvl="4" w:tplc="5DC6F2DC">
      <w:numFmt w:val="bullet"/>
      <w:lvlText w:val="•"/>
      <w:lvlJc w:val="left"/>
      <w:pPr>
        <w:ind w:left="4742" w:hanging="361"/>
      </w:pPr>
      <w:rPr>
        <w:rFonts w:hint="default"/>
        <w:lang w:val="en-US" w:eastAsia="en-US" w:bidi="ar-SA"/>
      </w:rPr>
    </w:lvl>
    <w:lvl w:ilvl="5" w:tplc="8916A866">
      <w:numFmt w:val="bullet"/>
      <w:lvlText w:val="•"/>
      <w:lvlJc w:val="left"/>
      <w:pPr>
        <w:ind w:left="5748" w:hanging="361"/>
      </w:pPr>
      <w:rPr>
        <w:rFonts w:hint="default"/>
        <w:lang w:val="en-US" w:eastAsia="en-US" w:bidi="ar-SA"/>
      </w:rPr>
    </w:lvl>
    <w:lvl w:ilvl="6" w:tplc="F606E19E">
      <w:numFmt w:val="bullet"/>
      <w:lvlText w:val="•"/>
      <w:lvlJc w:val="left"/>
      <w:pPr>
        <w:ind w:left="6754" w:hanging="361"/>
      </w:pPr>
      <w:rPr>
        <w:rFonts w:hint="default"/>
        <w:lang w:val="en-US" w:eastAsia="en-US" w:bidi="ar-SA"/>
      </w:rPr>
    </w:lvl>
    <w:lvl w:ilvl="7" w:tplc="2BA26824">
      <w:numFmt w:val="bullet"/>
      <w:lvlText w:val="•"/>
      <w:lvlJc w:val="left"/>
      <w:pPr>
        <w:ind w:left="7759" w:hanging="361"/>
      </w:pPr>
      <w:rPr>
        <w:rFonts w:hint="default"/>
        <w:lang w:val="en-US" w:eastAsia="en-US" w:bidi="ar-SA"/>
      </w:rPr>
    </w:lvl>
    <w:lvl w:ilvl="8" w:tplc="CE787E10">
      <w:numFmt w:val="bullet"/>
      <w:lvlText w:val="•"/>
      <w:lvlJc w:val="left"/>
      <w:pPr>
        <w:ind w:left="8765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3305043F"/>
    <w:multiLevelType w:val="hybridMultilevel"/>
    <w:tmpl w:val="44861862"/>
    <w:lvl w:ilvl="0" w:tplc="F16663DE">
      <w:numFmt w:val="bullet"/>
      <w:lvlText w:val="●"/>
      <w:lvlJc w:val="left"/>
      <w:pPr>
        <w:ind w:left="720" w:hanging="361"/>
      </w:pPr>
      <w:rPr>
        <w:rFonts w:ascii="Calibri" w:eastAsia="Calibri" w:hAnsi="Calibri" w:cs="Calibri" w:hint="default"/>
        <w:w w:val="99"/>
        <w:sz w:val="20"/>
        <w:szCs w:val="20"/>
        <w:lang w:val="en-US" w:eastAsia="en-US" w:bidi="ar-SA"/>
      </w:rPr>
    </w:lvl>
    <w:lvl w:ilvl="1" w:tplc="CC08D812">
      <w:numFmt w:val="bullet"/>
      <w:lvlText w:val="•"/>
      <w:lvlJc w:val="left"/>
      <w:pPr>
        <w:ind w:left="1725" w:hanging="361"/>
      </w:pPr>
      <w:rPr>
        <w:rFonts w:hint="default"/>
        <w:lang w:val="en-US" w:eastAsia="en-US" w:bidi="ar-SA"/>
      </w:rPr>
    </w:lvl>
    <w:lvl w:ilvl="2" w:tplc="A51A3F9A">
      <w:numFmt w:val="bullet"/>
      <w:lvlText w:val="•"/>
      <w:lvlJc w:val="left"/>
      <w:pPr>
        <w:ind w:left="2731" w:hanging="361"/>
      </w:pPr>
      <w:rPr>
        <w:rFonts w:hint="default"/>
        <w:lang w:val="en-US" w:eastAsia="en-US" w:bidi="ar-SA"/>
      </w:rPr>
    </w:lvl>
    <w:lvl w:ilvl="3" w:tplc="7EF2AABA">
      <w:numFmt w:val="bullet"/>
      <w:lvlText w:val="•"/>
      <w:lvlJc w:val="left"/>
      <w:pPr>
        <w:ind w:left="3737" w:hanging="361"/>
      </w:pPr>
      <w:rPr>
        <w:rFonts w:hint="default"/>
        <w:lang w:val="en-US" w:eastAsia="en-US" w:bidi="ar-SA"/>
      </w:rPr>
    </w:lvl>
    <w:lvl w:ilvl="4" w:tplc="35E87E5A">
      <w:numFmt w:val="bullet"/>
      <w:lvlText w:val="•"/>
      <w:lvlJc w:val="left"/>
      <w:pPr>
        <w:ind w:left="4742" w:hanging="361"/>
      </w:pPr>
      <w:rPr>
        <w:rFonts w:hint="default"/>
        <w:lang w:val="en-US" w:eastAsia="en-US" w:bidi="ar-SA"/>
      </w:rPr>
    </w:lvl>
    <w:lvl w:ilvl="5" w:tplc="A1221624">
      <w:numFmt w:val="bullet"/>
      <w:lvlText w:val="•"/>
      <w:lvlJc w:val="left"/>
      <w:pPr>
        <w:ind w:left="5748" w:hanging="361"/>
      </w:pPr>
      <w:rPr>
        <w:rFonts w:hint="default"/>
        <w:lang w:val="en-US" w:eastAsia="en-US" w:bidi="ar-SA"/>
      </w:rPr>
    </w:lvl>
    <w:lvl w:ilvl="6" w:tplc="D23E1C3E">
      <w:numFmt w:val="bullet"/>
      <w:lvlText w:val="•"/>
      <w:lvlJc w:val="left"/>
      <w:pPr>
        <w:ind w:left="6754" w:hanging="361"/>
      </w:pPr>
      <w:rPr>
        <w:rFonts w:hint="default"/>
        <w:lang w:val="en-US" w:eastAsia="en-US" w:bidi="ar-SA"/>
      </w:rPr>
    </w:lvl>
    <w:lvl w:ilvl="7" w:tplc="F7F4F09A">
      <w:numFmt w:val="bullet"/>
      <w:lvlText w:val="•"/>
      <w:lvlJc w:val="left"/>
      <w:pPr>
        <w:ind w:left="7759" w:hanging="361"/>
      </w:pPr>
      <w:rPr>
        <w:rFonts w:hint="default"/>
        <w:lang w:val="en-US" w:eastAsia="en-US" w:bidi="ar-SA"/>
      </w:rPr>
    </w:lvl>
    <w:lvl w:ilvl="8" w:tplc="FC3C37A4">
      <w:numFmt w:val="bullet"/>
      <w:lvlText w:val="•"/>
      <w:lvlJc w:val="left"/>
      <w:pPr>
        <w:ind w:left="8765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38E56EB5"/>
    <w:multiLevelType w:val="hybridMultilevel"/>
    <w:tmpl w:val="ABC8AF80"/>
    <w:lvl w:ilvl="0" w:tplc="6FA47B6C">
      <w:numFmt w:val="bullet"/>
      <w:lvlText w:val="●"/>
      <w:lvlJc w:val="left"/>
      <w:pPr>
        <w:ind w:left="720" w:hanging="361"/>
      </w:pPr>
      <w:rPr>
        <w:rFonts w:ascii="Calibri" w:eastAsia="Calibri" w:hAnsi="Calibri" w:cs="Calibri" w:hint="default"/>
        <w:w w:val="99"/>
        <w:sz w:val="20"/>
        <w:szCs w:val="20"/>
        <w:lang w:val="en-US" w:eastAsia="en-US" w:bidi="ar-SA"/>
      </w:rPr>
    </w:lvl>
    <w:lvl w:ilvl="1" w:tplc="82B01B9E">
      <w:numFmt w:val="bullet"/>
      <w:lvlText w:val="•"/>
      <w:lvlJc w:val="left"/>
      <w:pPr>
        <w:ind w:left="1725" w:hanging="361"/>
      </w:pPr>
      <w:rPr>
        <w:rFonts w:hint="default"/>
        <w:lang w:val="en-US" w:eastAsia="en-US" w:bidi="ar-SA"/>
      </w:rPr>
    </w:lvl>
    <w:lvl w:ilvl="2" w:tplc="F3FE08F4">
      <w:numFmt w:val="bullet"/>
      <w:lvlText w:val="•"/>
      <w:lvlJc w:val="left"/>
      <w:pPr>
        <w:ind w:left="2731" w:hanging="361"/>
      </w:pPr>
      <w:rPr>
        <w:rFonts w:hint="default"/>
        <w:lang w:val="en-US" w:eastAsia="en-US" w:bidi="ar-SA"/>
      </w:rPr>
    </w:lvl>
    <w:lvl w:ilvl="3" w:tplc="BD40C282">
      <w:numFmt w:val="bullet"/>
      <w:lvlText w:val="•"/>
      <w:lvlJc w:val="left"/>
      <w:pPr>
        <w:ind w:left="3737" w:hanging="361"/>
      </w:pPr>
      <w:rPr>
        <w:rFonts w:hint="default"/>
        <w:lang w:val="en-US" w:eastAsia="en-US" w:bidi="ar-SA"/>
      </w:rPr>
    </w:lvl>
    <w:lvl w:ilvl="4" w:tplc="AFC23BF6">
      <w:numFmt w:val="bullet"/>
      <w:lvlText w:val="•"/>
      <w:lvlJc w:val="left"/>
      <w:pPr>
        <w:ind w:left="4742" w:hanging="361"/>
      </w:pPr>
      <w:rPr>
        <w:rFonts w:hint="default"/>
        <w:lang w:val="en-US" w:eastAsia="en-US" w:bidi="ar-SA"/>
      </w:rPr>
    </w:lvl>
    <w:lvl w:ilvl="5" w:tplc="C386685E">
      <w:numFmt w:val="bullet"/>
      <w:lvlText w:val="•"/>
      <w:lvlJc w:val="left"/>
      <w:pPr>
        <w:ind w:left="5748" w:hanging="361"/>
      </w:pPr>
      <w:rPr>
        <w:rFonts w:hint="default"/>
        <w:lang w:val="en-US" w:eastAsia="en-US" w:bidi="ar-SA"/>
      </w:rPr>
    </w:lvl>
    <w:lvl w:ilvl="6" w:tplc="6D62E76A">
      <w:numFmt w:val="bullet"/>
      <w:lvlText w:val="•"/>
      <w:lvlJc w:val="left"/>
      <w:pPr>
        <w:ind w:left="6754" w:hanging="361"/>
      </w:pPr>
      <w:rPr>
        <w:rFonts w:hint="default"/>
        <w:lang w:val="en-US" w:eastAsia="en-US" w:bidi="ar-SA"/>
      </w:rPr>
    </w:lvl>
    <w:lvl w:ilvl="7" w:tplc="8066588E">
      <w:numFmt w:val="bullet"/>
      <w:lvlText w:val="•"/>
      <w:lvlJc w:val="left"/>
      <w:pPr>
        <w:ind w:left="7759" w:hanging="361"/>
      </w:pPr>
      <w:rPr>
        <w:rFonts w:hint="default"/>
        <w:lang w:val="en-US" w:eastAsia="en-US" w:bidi="ar-SA"/>
      </w:rPr>
    </w:lvl>
    <w:lvl w:ilvl="8" w:tplc="D7CAFD66">
      <w:numFmt w:val="bullet"/>
      <w:lvlText w:val="•"/>
      <w:lvlJc w:val="left"/>
      <w:pPr>
        <w:ind w:left="8765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438D3F06"/>
    <w:multiLevelType w:val="hybridMultilevel"/>
    <w:tmpl w:val="25384EDA"/>
    <w:lvl w:ilvl="0" w:tplc="5C0CC690">
      <w:numFmt w:val="bullet"/>
      <w:lvlText w:val="●"/>
      <w:lvlJc w:val="left"/>
      <w:pPr>
        <w:ind w:left="720" w:hanging="361"/>
      </w:pPr>
      <w:rPr>
        <w:rFonts w:ascii="Calibri" w:eastAsia="Calibri" w:hAnsi="Calibri" w:cs="Calibri" w:hint="default"/>
        <w:w w:val="99"/>
        <w:sz w:val="20"/>
        <w:szCs w:val="20"/>
        <w:lang w:val="en-US" w:eastAsia="en-US" w:bidi="ar-SA"/>
      </w:rPr>
    </w:lvl>
    <w:lvl w:ilvl="1" w:tplc="25A6DC46">
      <w:numFmt w:val="bullet"/>
      <w:lvlText w:val="•"/>
      <w:lvlJc w:val="left"/>
      <w:pPr>
        <w:ind w:left="1725" w:hanging="361"/>
      </w:pPr>
      <w:rPr>
        <w:rFonts w:hint="default"/>
        <w:lang w:val="en-US" w:eastAsia="en-US" w:bidi="ar-SA"/>
      </w:rPr>
    </w:lvl>
    <w:lvl w:ilvl="2" w:tplc="0FB4BD84">
      <w:numFmt w:val="bullet"/>
      <w:lvlText w:val="•"/>
      <w:lvlJc w:val="left"/>
      <w:pPr>
        <w:ind w:left="2731" w:hanging="361"/>
      </w:pPr>
      <w:rPr>
        <w:rFonts w:hint="default"/>
        <w:lang w:val="en-US" w:eastAsia="en-US" w:bidi="ar-SA"/>
      </w:rPr>
    </w:lvl>
    <w:lvl w:ilvl="3" w:tplc="1D22E9C4">
      <w:numFmt w:val="bullet"/>
      <w:lvlText w:val="•"/>
      <w:lvlJc w:val="left"/>
      <w:pPr>
        <w:ind w:left="3737" w:hanging="361"/>
      </w:pPr>
      <w:rPr>
        <w:rFonts w:hint="default"/>
        <w:lang w:val="en-US" w:eastAsia="en-US" w:bidi="ar-SA"/>
      </w:rPr>
    </w:lvl>
    <w:lvl w:ilvl="4" w:tplc="B78C10A4">
      <w:numFmt w:val="bullet"/>
      <w:lvlText w:val="•"/>
      <w:lvlJc w:val="left"/>
      <w:pPr>
        <w:ind w:left="4742" w:hanging="361"/>
      </w:pPr>
      <w:rPr>
        <w:rFonts w:hint="default"/>
        <w:lang w:val="en-US" w:eastAsia="en-US" w:bidi="ar-SA"/>
      </w:rPr>
    </w:lvl>
    <w:lvl w:ilvl="5" w:tplc="D67023EC">
      <w:numFmt w:val="bullet"/>
      <w:lvlText w:val="•"/>
      <w:lvlJc w:val="left"/>
      <w:pPr>
        <w:ind w:left="5748" w:hanging="361"/>
      </w:pPr>
      <w:rPr>
        <w:rFonts w:hint="default"/>
        <w:lang w:val="en-US" w:eastAsia="en-US" w:bidi="ar-SA"/>
      </w:rPr>
    </w:lvl>
    <w:lvl w:ilvl="6" w:tplc="8C36789A">
      <w:numFmt w:val="bullet"/>
      <w:lvlText w:val="•"/>
      <w:lvlJc w:val="left"/>
      <w:pPr>
        <w:ind w:left="6754" w:hanging="361"/>
      </w:pPr>
      <w:rPr>
        <w:rFonts w:hint="default"/>
        <w:lang w:val="en-US" w:eastAsia="en-US" w:bidi="ar-SA"/>
      </w:rPr>
    </w:lvl>
    <w:lvl w:ilvl="7" w:tplc="2BA82536">
      <w:numFmt w:val="bullet"/>
      <w:lvlText w:val="•"/>
      <w:lvlJc w:val="left"/>
      <w:pPr>
        <w:ind w:left="7759" w:hanging="361"/>
      </w:pPr>
      <w:rPr>
        <w:rFonts w:hint="default"/>
        <w:lang w:val="en-US" w:eastAsia="en-US" w:bidi="ar-SA"/>
      </w:rPr>
    </w:lvl>
    <w:lvl w:ilvl="8" w:tplc="E4C04F74">
      <w:numFmt w:val="bullet"/>
      <w:lvlText w:val="•"/>
      <w:lvlJc w:val="left"/>
      <w:pPr>
        <w:ind w:left="8765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567B03C1"/>
    <w:multiLevelType w:val="hybridMultilevel"/>
    <w:tmpl w:val="5E9A908E"/>
    <w:lvl w:ilvl="0" w:tplc="1F66CE4A">
      <w:numFmt w:val="bullet"/>
      <w:lvlText w:val="●"/>
      <w:lvlJc w:val="left"/>
      <w:pPr>
        <w:ind w:left="720" w:hanging="361"/>
      </w:pPr>
      <w:rPr>
        <w:rFonts w:ascii="Calibri" w:eastAsia="Calibri" w:hAnsi="Calibri" w:cs="Calibri" w:hint="default"/>
        <w:w w:val="99"/>
        <w:sz w:val="20"/>
        <w:szCs w:val="20"/>
        <w:lang w:val="en-US" w:eastAsia="en-US" w:bidi="ar-SA"/>
      </w:rPr>
    </w:lvl>
    <w:lvl w:ilvl="1" w:tplc="71FC6F5C">
      <w:numFmt w:val="bullet"/>
      <w:lvlText w:val="•"/>
      <w:lvlJc w:val="left"/>
      <w:pPr>
        <w:ind w:left="1725" w:hanging="361"/>
      </w:pPr>
      <w:rPr>
        <w:rFonts w:hint="default"/>
        <w:lang w:val="en-US" w:eastAsia="en-US" w:bidi="ar-SA"/>
      </w:rPr>
    </w:lvl>
    <w:lvl w:ilvl="2" w:tplc="81E8135A">
      <w:numFmt w:val="bullet"/>
      <w:lvlText w:val="•"/>
      <w:lvlJc w:val="left"/>
      <w:pPr>
        <w:ind w:left="2731" w:hanging="361"/>
      </w:pPr>
      <w:rPr>
        <w:rFonts w:hint="default"/>
        <w:lang w:val="en-US" w:eastAsia="en-US" w:bidi="ar-SA"/>
      </w:rPr>
    </w:lvl>
    <w:lvl w:ilvl="3" w:tplc="BE66FC02">
      <w:numFmt w:val="bullet"/>
      <w:lvlText w:val="•"/>
      <w:lvlJc w:val="left"/>
      <w:pPr>
        <w:ind w:left="3737" w:hanging="361"/>
      </w:pPr>
      <w:rPr>
        <w:rFonts w:hint="default"/>
        <w:lang w:val="en-US" w:eastAsia="en-US" w:bidi="ar-SA"/>
      </w:rPr>
    </w:lvl>
    <w:lvl w:ilvl="4" w:tplc="97146ECE">
      <w:numFmt w:val="bullet"/>
      <w:lvlText w:val="•"/>
      <w:lvlJc w:val="left"/>
      <w:pPr>
        <w:ind w:left="4742" w:hanging="361"/>
      </w:pPr>
      <w:rPr>
        <w:rFonts w:hint="default"/>
        <w:lang w:val="en-US" w:eastAsia="en-US" w:bidi="ar-SA"/>
      </w:rPr>
    </w:lvl>
    <w:lvl w:ilvl="5" w:tplc="580AFE0C">
      <w:numFmt w:val="bullet"/>
      <w:lvlText w:val="•"/>
      <w:lvlJc w:val="left"/>
      <w:pPr>
        <w:ind w:left="5748" w:hanging="361"/>
      </w:pPr>
      <w:rPr>
        <w:rFonts w:hint="default"/>
        <w:lang w:val="en-US" w:eastAsia="en-US" w:bidi="ar-SA"/>
      </w:rPr>
    </w:lvl>
    <w:lvl w:ilvl="6" w:tplc="C1EC1C22">
      <w:numFmt w:val="bullet"/>
      <w:lvlText w:val="•"/>
      <w:lvlJc w:val="left"/>
      <w:pPr>
        <w:ind w:left="6754" w:hanging="361"/>
      </w:pPr>
      <w:rPr>
        <w:rFonts w:hint="default"/>
        <w:lang w:val="en-US" w:eastAsia="en-US" w:bidi="ar-SA"/>
      </w:rPr>
    </w:lvl>
    <w:lvl w:ilvl="7" w:tplc="A2B80D60">
      <w:numFmt w:val="bullet"/>
      <w:lvlText w:val="•"/>
      <w:lvlJc w:val="left"/>
      <w:pPr>
        <w:ind w:left="7759" w:hanging="361"/>
      </w:pPr>
      <w:rPr>
        <w:rFonts w:hint="default"/>
        <w:lang w:val="en-US" w:eastAsia="en-US" w:bidi="ar-SA"/>
      </w:rPr>
    </w:lvl>
    <w:lvl w:ilvl="8" w:tplc="7D3A8278">
      <w:numFmt w:val="bullet"/>
      <w:lvlText w:val="•"/>
      <w:lvlJc w:val="left"/>
      <w:pPr>
        <w:ind w:left="8765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7C0359B0"/>
    <w:multiLevelType w:val="hybridMultilevel"/>
    <w:tmpl w:val="0E0AF3A0"/>
    <w:lvl w:ilvl="0" w:tplc="087CB612">
      <w:numFmt w:val="bullet"/>
      <w:lvlText w:val="●"/>
      <w:lvlJc w:val="left"/>
      <w:pPr>
        <w:ind w:left="720" w:hanging="361"/>
      </w:pPr>
      <w:rPr>
        <w:rFonts w:ascii="Calibri" w:eastAsia="Calibri" w:hAnsi="Calibri" w:cs="Calibri" w:hint="default"/>
        <w:w w:val="99"/>
        <w:sz w:val="20"/>
        <w:szCs w:val="20"/>
        <w:lang w:val="en-US" w:eastAsia="en-US" w:bidi="ar-SA"/>
      </w:rPr>
    </w:lvl>
    <w:lvl w:ilvl="1" w:tplc="491C2E20">
      <w:numFmt w:val="bullet"/>
      <w:lvlText w:val="•"/>
      <w:lvlJc w:val="left"/>
      <w:pPr>
        <w:ind w:left="1725" w:hanging="361"/>
      </w:pPr>
      <w:rPr>
        <w:rFonts w:hint="default"/>
        <w:lang w:val="en-US" w:eastAsia="en-US" w:bidi="ar-SA"/>
      </w:rPr>
    </w:lvl>
    <w:lvl w:ilvl="2" w:tplc="CBBA553A">
      <w:numFmt w:val="bullet"/>
      <w:lvlText w:val="•"/>
      <w:lvlJc w:val="left"/>
      <w:pPr>
        <w:ind w:left="2731" w:hanging="361"/>
      </w:pPr>
      <w:rPr>
        <w:rFonts w:hint="default"/>
        <w:lang w:val="en-US" w:eastAsia="en-US" w:bidi="ar-SA"/>
      </w:rPr>
    </w:lvl>
    <w:lvl w:ilvl="3" w:tplc="0562EEEC">
      <w:numFmt w:val="bullet"/>
      <w:lvlText w:val="•"/>
      <w:lvlJc w:val="left"/>
      <w:pPr>
        <w:ind w:left="3737" w:hanging="361"/>
      </w:pPr>
      <w:rPr>
        <w:rFonts w:hint="default"/>
        <w:lang w:val="en-US" w:eastAsia="en-US" w:bidi="ar-SA"/>
      </w:rPr>
    </w:lvl>
    <w:lvl w:ilvl="4" w:tplc="80BAEFE2">
      <w:numFmt w:val="bullet"/>
      <w:lvlText w:val="•"/>
      <w:lvlJc w:val="left"/>
      <w:pPr>
        <w:ind w:left="4742" w:hanging="361"/>
      </w:pPr>
      <w:rPr>
        <w:rFonts w:hint="default"/>
        <w:lang w:val="en-US" w:eastAsia="en-US" w:bidi="ar-SA"/>
      </w:rPr>
    </w:lvl>
    <w:lvl w:ilvl="5" w:tplc="62189182">
      <w:numFmt w:val="bullet"/>
      <w:lvlText w:val="•"/>
      <w:lvlJc w:val="left"/>
      <w:pPr>
        <w:ind w:left="5748" w:hanging="361"/>
      </w:pPr>
      <w:rPr>
        <w:rFonts w:hint="default"/>
        <w:lang w:val="en-US" w:eastAsia="en-US" w:bidi="ar-SA"/>
      </w:rPr>
    </w:lvl>
    <w:lvl w:ilvl="6" w:tplc="B7CA4C28">
      <w:numFmt w:val="bullet"/>
      <w:lvlText w:val="•"/>
      <w:lvlJc w:val="left"/>
      <w:pPr>
        <w:ind w:left="6754" w:hanging="361"/>
      </w:pPr>
      <w:rPr>
        <w:rFonts w:hint="default"/>
        <w:lang w:val="en-US" w:eastAsia="en-US" w:bidi="ar-SA"/>
      </w:rPr>
    </w:lvl>
    <w:lvl w:ilvl="7" w:tplc="F23EF7F0">
      <w:numFmt w:val="bullet"/>
      <w:lvlText w:val="•"/>
      <w:lvlJc w:val="left"/>
      <w:pPr>
        <w:ind w:left="7759" w:hanging="361"/>
      </w:pPr>
      <w:rPr>
        <w:rFonts w:hint="default"/>
        <w:lang w:val="en-US" w:eastAsia="en-US" w:bidi="ar-SA"/>
      </w:rPr>
    </w:lvl>
    <w:lvl w:ilvl="8" w:tplc="3AEAA212">
      <w:numFmt w:val="bullet"/>
      <w:lvlText w:val="•"/>
      <w:lvlJc w:val="left"/>
      <w:pPr>
        <w:ind w:left="8765" w:hanging="361"/>
      </w:pPr>
      <w:rPr>
        <w:rFonts w:hint="default"/>
        <w:lang w:val="en-US" w:eastAsia="en-US" w:bidi="ar-SA"/>
      </w:rPr>
    </w:lvl>
  </w:abstractNum>
  <w:num w:numId="1" w16cid:durableId="287131081">
    <w:abstractNumId w:val="4"/>
  </w:num>
  <w:num w:numId="2" w16cid:durableId="2005473939">
    <w:abstractNumId w:val="5"/>
  </w:num>
  <w:num w:numId="3" w16cid:durableId="745222981">
    <w:abstractNumId w:val="3"/>
  </w:num>
  <w:num w:numId="4" w16cid:durableId="696080017">
    <w:abstractNumId w:val="7"/>
  </w:num>
  <w:num w:numId="5" w16cid:durableId="1388453057">
    <w:abstractNumId w:val="0"/>
  </w:num>
  <w:num w:numId="6" w16cid:durableId="1037004930">
    <w:abstractNumId w:val="1"/>
  </w:num>
  <w:num w:numId="7" w16cid:durableId="1989436088">
    <w:abstractNumId w:val="2"/>
  </w:num>
  <w:num w:numId="8" w16cid:durableId="14969038">
    <w:abstractNumId w:val="8"/>
  </w:num>
  <w:num w:numId="9" w16cid:durableId="2098793963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6C2"/>
    <w:rsid w:val="00021696"/>
    <w:rsid w:val="00034FC7"/>
    <w:rsid w:val="00063091"/>
    <w:rsid w:val="001263FD"/>
    <w:rsid w:val="00132BB9"/>
    <w:rsid w:val="002A55E2"/>
    <w:rsid w:val="002B06C2"/>
    <w:rsid w:val="00360962"/>
    <w:rsid w:val="003E4D30"/>
    <w:rsid w:val="00425134"/>
    <w:rsid w:val="004D7C69"/>
    <w:rsid w:val="004F3F5C"/>
    <w:rsid w:val="006B6AF4"/>
    <w:rsid w:val="007D163C"/>
    <w:rsid w:val="008C382F"/>
    <w:rsid w:val="00A61642"/>
    <w:rsid w:val="00A6522D"/>
    <w:rsid w:val="00AA0263"/>
    <w:rsid w:val="00AD1552"/>
    <w:rsid w:val="00B62598"/>
    <w:rsid w:val="00C41281"/>
    <w:rsid w:val="00CF54B9"/>
    <w:rsid w:val="00D34A8C"/>
    <w:rsid w:val="00DB2B5E"/>
    <w:rsid w:val="00DD6126"/>
    <w:rsid w:val="00E355BB"/>
    <w:rsid w:val="00E57E6C"/>
    <w:rsid w:val="00EE7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060FD9"/>
  <w15:chartTrackingRefBased/>
  <w15:docId w15:val="{E5CC1B11-D2A2-457F-80CD-20A8FDF83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B06C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2B06C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Standard"/>
    <w:uiPriority w:val="1"/>
    <w:qFormat/>
    <w:rsid w:val="002B06C2"/>
    <w:pPr>
      <w:spacing w:line="212" w:lineRule="exact"/>
    </w:pPr>
  </w:style>
  <w:style w:type="paragraph" w:styleId="berarbeitung">
    <w:name w:val="Revision"/>
    <w:hidden/>
    <w:uiPriority w:val="99"/>
    <w:semiHidden/>
    <w:rsid w:val="00034FC7"/>
    <w:pPr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DB2B5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DB2B5E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DB2B5E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DB2B5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DB2B5E"/>
    <w:rPr>
      <w:rFonts w:ascii="Times New Roman" w:eastAsia="Times New Roman" w:hAnsi="Times New Roman" w:cs="Times New Roman"/>
      <w:b/>
      <w:bCs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E9BB4E-9FBD-4E46-9A65-3F13B12ED6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562</Words>
  <Characters>3543</Characters>
  <Application>Microsoft Office Word</Application>
  <DocSecurity>0</DocSecurity>
  <Lines>29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Kempf</dc:creator>
  <cp:keywords/>
  <dc:description/>
  <cp:lastModifiedBy>David Döbele</cp:lastModifiedBy>
  <cp:revision>5</cp:revision>
  <dcterms:created xsi:type="dcterms:W3CDTF">2023-02-07T16:38:00Z</dcterms:created>
  <dcterms:modified xsi:type="dcterms:W3CDTF">2023-02-07T18:56:00Z</dcterms:modified>
</cp:coreProperties>
</file>