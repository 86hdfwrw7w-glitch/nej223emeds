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A41C4" w14:textId="77777777" w:rsidR="00F365AE" w:rsidRPr="005652B0" w:rsidRDefault="00F365AE" w:rsidP="00E6191B">
      <w:pPr>
        <w:rPr>
          <w:rFonts w:ascii="Arial" w:hAnsi="Arial" w:cs="Arial"/>
          <w:b/>
          <w:bCs/>
          <w:color w:val="000000" w:themeColor="text1"/>
          <w:sz w:val="22"/>
          <w:szCs w:val="22"/>
        </w:rPr>
      </w:pPr>
    </w:p>
    <w:p w14:paraId="3FD675C3" w14:textId="0692699C" w:rsidR="00F365AE" w:rsidRPr="005652B0" w:rsidRDefault="00643BC8" w:rsidP="00F365AE">
      <w:pPr>
        <w:jc w:val="center"/>
        <w:rPr>
          <w:rFonts w:ascii="Arial" w:hAnsi="Arial" w:cs="Arial"/>
          <w:b/>
          <w:bCs/>
          <w:color w:val="000000" w:themeColor="text1"/>
          <w:sz w:val="22"/>
          <w:szCs w:val="22"/>
        </w:rPr>
      </w:pPr>
      <w:r w:rsidRPr="005652B0">
        <w:rPr>
          <w:rFonts w:ascii="Arial" w:hAnsi="Arial" w:cs="Arial"/>
          <w:b/>
          <w:bCs/>
          <w:color w:val="000000" w:themeColor="text1"/>
          <w:sz w:val="22"/>
          <w:szCs w:val="22"/>
        </w:rPr>
        <w:t>Ole Clauß</w:t>
      </w:r>
    </w:p>
    <w:p w14:paraId="79570616" w14:textId="41DF883B" w:rsidR="007E5840" w:rsidRPr="005652B0" w:rsidRDefault="0077501D" w:rsidP="0077501D">
      <w:pPr>
        <w:jc w:val="center"/>
        <w:rPr>
          <w:rFonts w:ascii="Arial" w:hAnsi="Arial" w:cs="Arial"/>
          <w:color w:val="000000" w:themeColor="text1"/>
          <w:sz w:val="22"/>
          <w:szCs w:val="22"/>
        </w:rPr>
      </w:pPr>
      <w:r w:rsidRPr="005652B0">
        <w:rPr>
          <w:rFonts w:ascii="Arial" w:hAnsi="Arial" w:cs="Arial"/>
          <w:color w:val="000000" w:themeColor="text1"/>
          <w:sz w:val="22"/>
          <w:szCs w:val="22"/>
        </w:rPr>
        <w:t xml:space="preserve">geb. am </w:t>
      </w:r>
      <w:r w:rsidR="00643BC8" w:rsidRPr="005652B0">
        <w:rPr>
          <w:rFonts w:ascii="Arial" w:hAnsi="Arial" w:cs="Arial"/>
          <w:color w:val="000000" w:themeColor="text1"/>
          <w:sz w:val="22"/>
          <w:szCs w:val="22"/>
        </w:rPr>
        <w:t>25</w:t>
      </w:r>
      <w:r w:rsidRPr="005652B0">
        <w:rPr>
          <w:rFonts w:ascii="Arial" w:hAnsi="Arial" w:cs="Arial"/>
          <w:color w:val="000000" w:themeColor="text1"/>
          <w:sz w:val="22"/>
          <w:szCs w:val="22"/>
        </w:rPr>
        <w:t>.</w:t>
      </w:r>
      <w:r w:rsidR="00643BC8" w:rsidRPr="005652B0">
        <w:rPr>
          <w:rFonts w:ascii="Arial" w:hAnsi="Arial" w:cs="Arial"/>
          <w:color w:val="000000" w:themeColor="text1"/>
          <w:sz w:val="22"/>
          <w:szCs w:val="22"/>
        </w:rPr>
        <w:t>03</w:t>
      </w:r>
      <w:r w:rsidRPr="005652B0">
        <w:rPr>
          <w:rFonts w:ascii="Arial" w:hAnsi="Arial" w:cs="Arial"/>
          <w:color w:val="000000" w:themeColor="text1"/>
          <w:sz w:val="22"/>
          <w:szCs w:val="22"/>
        </w:rPr>
        <w:t>.2004</w:t>
      </w:r>
    </w:p>
    <w:p w14:paraId="4EEB1635" w14:textId="4B3FBC20" w:rsidR="00AD296A" w:rsidRPr="005652B0" w:rsidRDefault="00AD296A" w:rsidP="00BF109D">
      <w:pPr>
        <w:shd w:val="clear" w:color="auto" w:fill="FFFFFF"/>
        <w:jc w:val="both"/>
        <w:rPr>
          <w:rFonts w:ascii="Arial" w:hAnsi="Arial" w:cs="Arial"/>
          <w:color w:val="000000" w:themeColor="text1"/>
          <w:sz w:val="22"/>
          <w:szCs w:val="22"/>
        </w:rPr>
      </w:pPr>
    </w:p>
    <w:p w14:paraId="6720F25C" w14:textId="77777777" w:rsidR="00140355" w:rsidRPr="005652B0" w:rsidRDefault="00140355" w:rsidP="00BF109D">
      <w:pPr>
        <w:shd w:val="clear" w:color="auto" w:fill="FFFFFF"/>
        <w:jc w:val="both"/>
        <w:rPr>
          <w:rFonts w:ascii="Arial" w:hAnsi="Arial" w:cs="Arial"/>
          <w:color w:val="000000" w:themeColor="text1"/>
          <w:sz w:val="22"/>
          <w:szCs w:val="22"/>
        </w:rPr>
      </w:pPr>
    </w:p>
    <w:p w14:paraId="6E580834" w14:textId="75D79CE8" w:rsidR="00140355" w:rsidRPr="005652B0" w:rsidRDefault="00140355" w:rsidP="00140355">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Sehr geehrte Damen und Herren,</w:t>
      </w:r>
    </w:p>
    <w:p w14:paraId="05EF2054" w14:textId="77777777" w:rsidR="00C3036D" w:rsidRPr="005652B0" w:rsidRDefault="00C3036D" w:rsidP="00140355">
      <w:pPr>
        <w:shd w:val="clear" w:color="auto" w:fill="FFFFFF"/>
        <w:jc w:val="both"/>
        <w:rPr>
          <w:rFonts w:ascii="Arial" w:hAnsi="Arial" w:cs="Arial"/>
          <w:color w:val="000000" w:themeColor="text1"/>
          <w:sz w:val="22"/>
          <w:szCs w:val="22"/>
          <w:rPrChange w:id="0" w:author="David Döbele" w:date="2023-01-10T20:46:00Z">
            <w:rPr>
              <w:rFonts w:ascii="Arial" w:hAnsi="Arial" w:cs="Arial"/>
              <w:color w:val="222222"/>
              <w:sz w:val="22"/>
              <w:szCs w:val="22"/>
            </w:rPr>
          </w:rPrChange>
        </w:rPr>
      </w:pPr>
    </w:p>
    <w:p w14:paraId="135871A1" w14:textId="77777777" w:rsidR="00B93FCB" w:rsidRPr="005652B0" w:rsidRDefault="008A3D97" w:rsidP="00140355">
      <w:pPr>
        <w:shd w:val="clear" w:color="auto" w:fill="FFFFFF"/>
        <w:jc w:val="both"/>
        <w:rPr>
          <w:rFonts w:ascii="Arial" w:hAnsi="Arial" w:cs="Arial"/>
          <w:color w:val="000000" w:themeColor="text1"/>
          <w:sz w:val="22"/>
          <w:szCs w:val="22"/>
          <w:rPrChange w:id="1" w:author="David Döbele" w:date="2023-01-10T20:46:00Z">
            <w:rPr>
              <w:rFonts w:ascii="Arial" w:hAnsi="Arial" w:cs="Arial"/>
              <w:color w:val="222222"/>
              <w:sz w:val="22"/>
              <w:szCs w:val="22"/>
            </w:rPr>
          </w:rPrChange>
        </w:rPr>
      </w:pPr>
      <w:r w:rsidRPr="005652B0">
        <w:rPr>
          <w:rFonts w:ascii="Arial" w:hAnsi="Arial" w:cs="Arial"/>
          <w:color w:val="000000" w:themeColor="text1"/>
          <w:sz w:val="22"/>
          <w:szCs w:val="22"/>
          <w:rPrChange w:id="2" w:author="David Döbele" w:date="2023-01-10T20:46:00Z">
            <w:rPr>
              <w:rFonts w:ascii="Arial" w:hAnsi="Arial" w:cs="Arial"/>
              <w:color w:val="222222"/>
              <w:sz w:val="22"/>
              <w:szCs w:val="22"/>
            </w:rPr>
          </w:rPrChange>
        </w:rPr>
        <w:t xml:space="preserve">ich interessiere mich seit der Mittelstufe für mathematische und insbesondere physikalische Probleme. Das Übertragen von mathematischen Methoden auf praxisorientierte </w:t>
      </w:r>
      <w:r w:rsidR="00C91467" w:rsidRPr="005652B0">
        <w:rPr>
          <w:rFonts w:ascii="Arial" w:hAnsi="Arial" w:cs="Arial"/>
          <w:color w:val="000000" w:themeColor="text1"/>
          <w:sz w:val="22"/>
          <w:szCs w:val="22"/>
          <w:rPrChange w:id="3" w:author="David Döbele" w:date="2023-01-10T20:46:00Z">
            <w:rPr>
              <w:rFonts w:ascii="Arial" w:hAnsi="Arial" w:cs="Arial"/>
              <w:color w:val="222222"/>
              <w:sz w:val="22"/>
              <w:szCs w:val="22"/>
            </w:rPr>
          </w:rPrChange>
        </w:rPr>
        <w:t>Bereiche, hat</w:t>
      </w:r>
      <w:r w:rsidRPr="005652B0">
        <w:rPr>
          <w:rFonts w:ascii="Arial" w:hAnsi="Arial" w:cs="Arial"/>
          <w:color w:val="000000" w:themeColor="text1"/>
          <w:sz w:val="22"/>
          <w:szCs w:val="22"/>
          <w:rPrChange w:id="4" w:author="David Döbele" w:date="2023-01-10T20:46:00Z">
            <w:rPr>
              <w:rFonts w:ascii="Arial" w:hAnsi="Arial" w:cs="Arial"/>
              <w:color w:val="222222"/>
              <w:sz w:val="22"/>
              <w:szCs w:val="22"/>
            </w:rPr>
          </w:rPrChange>
        </w:rPr>
        <w:t xml:space="preserve"> mich besonders gereizt, weshalb ich mich dazu entschieden habe, in der Oberstufe Physik als Leistungskurs zu wählen.</w:t>
      </w:r>
    </w:p>
    <w:p w14:paraId="6F82C5EE" w14:textId="05E8080B" w:rsidR="008A3D97" w:rsidRPr="005652B0" w:rsidRDefault="008A3D97" w:rsidP="00140355">
      <w:pPr>
        <w:shd w:val="clear" w:color="auto" w:fill="FFFFFF"/>
        <w:jc w:val="both"/>
        <w:rPr>
          <w:rFonts w:ascii="Arial" w:hAnsi="Arial" w:cs="Arial"/>
          <w:color w:val="000000" w:themeColor="text1"/>
          <w:sz w:val="22"/>
          <w:szCs w:val="22"/>
          <w:rPrChange w:id="5" w:author="David Döbele" w:date="2023-01-10T20:46:00Z">
            <w:rPr>
              <w:rFonts w:ascii="Arial" w:hAnsi="Arial" w:cs="Arial"/>
              <w:color w:val="222222"/>
              <w:sz w:val="22"/>
              <w:szCs w:val="22"/>
            </w:rPr>
          </w:rPrChange>
        </w:rPr>
      </w:pPr>
      <w:r w:rsidRPr="005652B0">
        <w:rPr>
          <w:rFonts w:ascii="Arial" w:hAnsi="Arial" w:cs="Arial"/>
          <w:color w:val="000000" w:themeColor="text1"/>
          <w:sz w:val="22"/>
          <w:szCs w:val="22"/>
          <w:rPrChange w:id="6" w:author="David Döbele" w:date="2023-01-10T20:46:00Z">
            <w:rPr>
              <w:rFonts w:ascii="Arial" w:hAnsi="Arial" w:cs="Arial"/>
              <w:color w:val="222222"/>
              <w:sz w:val="22"/>
              <w:szCs w:val="22"/>
            </w:rPr>
          </w:rPrChange>
        </w:rPr>
        <w:t xml:space="preserve">Diese Entscheidung erwies sich als </w:t>
      </w:r>
      <w:r w:rsidR="00404D3E" w:rsidRPr="005652B0">
        <w:rPr>
          <w:rFonts w:ascii="Arial" w:hAnsi="Arial" w:cs="Arial"/>
          <w:color w:val="000000" w:themeColor="text1"/>
          <w:sz w:val="22"/>
          <w:szCs w:val="22"/>
          <w:rPrChange w:id="7" w:author="David Döbele" w:date="2023-01-10T20:46:00Z">
            <w:rPr>
              <w:rFonts w:ascii="Arial" w:hAnsi="Arial" w:cs="Arial"/>
              <w:color w:val="222222"/>
              <w:sz w:val="22"/>
              <w:szCs w:val="22"/>
            </w:rPr>
          </w:rPrChange>
        </w:rPr>
        <w:t>die beste Wahl für mich</w:t>
      </w:r>
      <w:r w:rsidRPr="005652B0">
        <w:rPr>
          <w:rFonts w:ascii="Arial" w:hAnsi="Arial" w:cs="Arial"/>
          <w:color w:val="000000" w:themeColor="text1"/>
          <w:sz w:val="22"/>
          <w:szCs w:val="22"/>
          <w:rPrChange w:id="8" w:author="David Döbele" w:date="2023-01-10T20:46:00Z">
            <w:rPr>
              <w:rFonts w:ascii="Arial" w:hAnsi="Arial" w:cs="Arial"/>
              <w:color w:val="222222"/>
              <w:sz w:val="22"/>
              <w:szCs w:val="22"/>
            </w:rPr>
          </w:rPrChange>
        </w:rPr>
        <w:t xml:space="preserve">, da mir das Lösen komplexer Problemstellungen und das Entwickeln eigener Ansätze, wie zum Beispiel das Herleiten von Gleichungen, besonders viel Freude bereitet hat. </w:t>
      </w:r>
      <w:r w:rsidR="00B93FCB" w:rsidRPr="005652B0">
        <w:rPr>
          <w:rFonts w:ascii="Arial" w:hAnsi="Arial" w:cs="Arial"/>
          <w:color w:val="000000" w:themeColor="text1"/>
          <w:sz w:val="22"/>
          <w:szCs w:val="22"/>
          <w:rPrChange w:id="9" w:author="David Döbele" w:date="2023-01-10T20:46:00Z">
            <w:rPr>
              <w:rFonts w:ascii="Arial" w:hAnsi="Arial" w:cs="Arial"/>
              <w:color w:val="222222"/>
              <w:sz w:val="22"/>
              <w:szCs w:val="22"/>
            </w:rPr>
          </w:rPrChange>
        </w:rPr>
        <w:t>Infolgedessen</w:t>
      </w:r>
      <w:r w:rsidRPr="005652B0">
        <w:rPr>
          <w:rFonts w:ascii="Arial" w:hAnsi="Arial" w:cs="Arial"/>
          <w:color w:val="000000" w:themeColor="text1"/>
          <w:sz w:val="22"/>
          <w:szCs w:val="22"/>
          <w:rPrChange w:id="10" w:author="David Döbele" w:date="2023-01-10T20:46:00Z">
            <w:rPr>
              <w:rFonts w:ascii="Arial" w:hAnsi="Arial" w:cs="Arial"/>
              <w:color w:val="222222"/>
              <w:sz w:val="22"/>
              <w:szCs w:val="22"/>
            </w:rPr>
          </w:rPrChange>
        </w:rPr>
        <w:t xml:space="preserve"> habe ich erfolgreich an </w:t>
      </w:r>
      <w:r w:rsidR="00B93FCB" w:rsidRPr="005652B0">
        <w:rPr>
          <w:rFonts w:ascii="Arial" w:hAnsi="Arial" w:cs="Arial"/>
          <w:color w:val="000000" w:themeColor="text1"/>
          <w:sz w:val="22"/>
          <w:szCs w:val="22"/>
          <w:rPrChange w:id="11" w:author="David Döbele" w:date="2023-01-10T20:46:00Z">
            <w:rPr>
              <w:rFonts w:ascii="Arial" w:hAnsi="Arial" w:cs="Arial"/>
              <w:color w:val="222222"/>
              <w:sz w:val="22"/>
              <w:szCs w:val="22"/>
            </w:rPr>
          </w:rPrChange>
        </w:rPr>
        <w:t>diversen</w:t>
      </w:r>
      <w:r w:rsidRPr="005652B0">
        <w:rPr>
          <w:rFonts w:ascii="Arial" w:hAnsi="Arial" w:cs="Arial"/>
          <w:color w:val="000000" w:themeColor="text1"/>
          <w:sz w:val="22"/>
          <w:szCs w:val="22"/>
          <w:rPrChange w:id="12" w:author="David Döbele" w:date="2023-01-10T20:46:00Z">
            <w:rPr>
              <w:rFonts w:ascii="Arial" w:hAnsi="Arial" w:cs="Arial"/>
              <w:color w:val="222222"/>
              <w:sz w:val="22"/>
              <w:szCs w:val="22"/>
            </w:rPr>
          </w:rPrChange>
        </w:rPr>
        <w:t xml:space="preserve"> Veranstaltungen und Wettbewerben im Bereich der Physik teilgenommen.</w:t>
      </w:r>
    </w:p>
    <w:p w14:paraId="482D301A" w14:textId="5AA68467" w:rsidR="00B93FCB" w:rsidRPr="005652B0" w:rsidRDefault="0017249A" w:rsidP="00140355">
      <w:pPr>
        <w:shd w:val="clear" w:color="auto" w:fill="FFFFFF"/>
        <w:jc w:val="both"/>
        <w:rPr>
          <w:rFonts w:ascii="Arial" w:hAnsi="Arial" w:cs="Arial"/>
          <w:color w:val="000000" w:themeColor="text1"/>
          <w:sz w:val="22"/>
          <w:szCs w:val="22"/>
          <w:rPrChange w:id="13" w:author="David Döbele" w:date="2023-01-10T20:46:00Z">
            <w:rPr>
              <w:rFonts w:ascii="Arial" w:hAnsi="Arial" w:cs="Arial"/>
              <w:color w:val="222222"/>
              <w:sz w:val="22"/>
              <w:szCs w:val="22"/>
            </w:rPr>
          </w:rPrChange>
        </w:rPr>
      </w:pPr>
      <w:r w:rsidRPr="005652B0">
        <w:rPr>
          <w:rFonts w:ascii="Arial" w:hAnsi="Arial" w:cs="Arial"/>
          <w:color w:val="000000" w:themeColor="text1"/>
          <w:sz w:val="22"/>
          <w:szCs w:val="22"/>
          <w:rPrChange w:id="14" w:author="David Döbele" w:date="2023-01-10T20:46:00Z">
            <w:rPr>
              <w:rFonts w:ascii="Arial" w:hAnsi="Arial" w:cs="Arial"/>
              <w:color w:val="222222"/>
              <w:sz w:val="22"/>
              <w:szCs w:val="22"/>
            </w:rPr>
          </w:rPrChange>
        </w:rPr>
        <w:t>Ebenso</w:t>
      </w:r>
      <w:r w:rsidR="00AE23D3" w:rsidRPr="005652B0">
        <w:rPr>
          <w:rFonts w:ascii="Arial" w:hAnsi="Arial" w:cs="Arial"/>
          <w:color w:val="000000" w:themeColor="text1"/>
          <w:sz w:val="22"/>
          <w:szCs w:val="22"/>
          <w:rPrChange w:id="15" w:author="David Döbele" w:date="2023-01-10T20:46:00Z">
            <w:rPr>
              <w:rFonts w:ascii="Arial" w:hAnsi="Arial" w:cs="Arial"/>
              <w:color w:val="222222"/>
              <w:sz w:val="22"/>
              <w:szCs w:val="22"/>
            </w:rPr>
          </w:rPrChange>
        </w:rPr>
        <w:t xml:space="preserve"> interessi</w:t>
      </w:r>
      <w:r w:rsidR="00B93FCB" w:rsidRPr="005652B0">
        <w:rPr>
          <w:rFonts w:ascii="Arial" w:hAnsi="Arial" w:cs="Arial"/>
          <w:color w:val="000000" w:themeColor="text1"/>
          <w:sz w:val="22"/>
          <w:szCs w:val="22"/>
          <w:rPrChange w:id="16" w:author="David Döbele" w:date="2023-01-10T20:46:00Z">
            <w:rPr>
              <w:rFonts w:ascii="Arial" w:hAnsi="Arial" w:cs="Arial"/>
              <w:color w:val="222222"/>
              <w:sz w:val="22"/>
              <w:szCs w:val="22"/>
            </w:rPr>
          </w:rPrChange>
        </w:rPr>
        <w:t>ere</w:t>
      </w:r>
      <w:r w:rsidR="00AE23D3" w:rsidRPr="005652B0">
        <w:rPr>
          <w:rFonts w:ascii="Arial" w:hAnsi="Arial" w:cs="Arial"/>
          <w:color w:val="000000" w:themeColor="text1"/>
          <w:sz w:val="22"/>
          <w:szCs w:val="22"/>
          <w:rPrChange w:id="17" w:author="David Döbele" w:date="2023-01-10T20:46:00Z">
            <w:rPr>
              <w:rFonts w:ascii="Arial" w:hAnsi="Arial" w:cs="Arial"/>
              <w:color w:val="222222"/>
              <w:sz w:val="22"/>
              <w:szCs w:val="22"/>
            </w:rPr>
          </w:rPrChange>
        </w:rPr>
        <w:t xml:space="preserve"> ich mich </w:t>
      </w:r>
      <w:ins w:id="18" w:author="David Döbele" w:date="2023-01-10T20:41:00Z">
        <w:r w:rsidR="000A0545" w:rsidRPr="005652B0">
          <w:rPr>
            <w:rFonts w:ascii="Arial" w:hAnsi="Arial" w:cs="Arial"/>
            <w:color w:val="000000" w:themeColor="text1"/>
            <w:sz w:val="22"/>
            <w:szCs w:val="22"/>
            <w:rPrChange w:id="19" w:author="David Döbele" w:date="2023-01-10T20:46:00Z">
              <w:rPr>
                <w:rFonts w:ascii="Arial" w:hAnsi="Arial" w:cs="Arial"/>
                <w:color w:val="222222"/>
                <w:sz w:val="22"/>
                <w:szCs w:val="22"/>
              </w:rPr>
            </w:rPrChange>
          </w:rPr>
          <w:t xml:space="preserve">jedoch auch </w:t>
        </w:r>
      </w:ins>
      <w:r w:rsidR="00AE23D3" w:rsidRPr="005652B0">
        <w:rPr>
          <w:rFonts w:ascii="Arial" w:hAnsi="Arial" w:cs="Arial"/>
          <w:color w:val="000000" w:themeColor="text1"/>
          <w:sz w:val="22"/>
          <w:szCs w:val="22"/>
          <w:rPrChange w:id="20" w:author="David Döbele" w:date="2023-01-10T20:46:00Z">
            <w:rPr>
              <w:rFonts w:ascii="Arial" w:hAnsi="Arial" w:cs="Arial"/>
              <w:color w:val="222222"/>
              <w:sz w:val="22"/>
              <w:szCs w:val="22"/>
            </w:rPr>
          </w:rPrChange>
        </w:rPr>
        <w:t>für wirtschaftliche und politische Zusammenhänge.</w:t>
      </w:r>
      <w:r w:rsidR="00B93FCB" w:rsidRPr="005652B0">
        <w:rPr>
          <w:rFonts w:ascii="Arial" w:hAnsi="Arial" w:cs="Arial"/>
          <w:color w:val="000000" w:themeColor="text1"/>
          <w:sz w:val="22"/>
          <w:szCs w:val="22"/>
          <w:rPrChange w:id="21" w:author="David Döbele" w:date="2023-01-10T20:46:00Z">
            <w:rPr>
              <w:rFonts w:ascii="Arial" w:hAnsi="Arial" w:cs="Arial"/>
              <w:color w:val="222222"/>
              <w:sz w:val="22"/>
              <w:szCs w:val="22"/>
            </w:rPr>
          </w:rPrChange>
        </w:rPr>
        <w:t xml:space="preserve"> Im Seminarkurs Wirtschaft, der sich hauptsächlich auf volkswirtschaftliche und politische Themen fokussierte, konnte ich mein Interesse unter Beweis stellen und weiter ausbauen.</w:t>
      </w:r>
    </w:p>
    <w:p w14:paraId="72B0F87C" w14:textId="36FCE9BD" w:rsidR="00540C64" w:rsidRPr="005652B0" w:rsidDel="000A0545" w:rsidRDefault="00540C64" w:rsidP="00140355">
      <w:pPr>
        <w:shd w:val="clear" w:color="auto" w:fill="FFFFFF"/>
        <w:jc w:val="both"/>
        <w:rPr>
          <w:del w:id="22" w:author="David Döbele" w:date="2023-01-10T20:41:00Z"/>
          <w:rFonts w:ascii="Arial" w:hAnsi="Arial" w:cs="Arial"/>
          <w:color w:val="000000" w:themeColor="text1"/>
          <w:sz w:val="22"/>
          <w:szCs w:val="22"/>
          <w:rPrChange w:id="23" w:author="David Döbele" w:date="2023-01-10T20:46:00Z">
            <w:rPr>
              <w:del w:id="24" w:author="David Döbele" w:date="2023-01-10T20:41:00Z"/>
              <w:rFonts w:ascii="Arial" w:hAnsi="Arial" w:cs="Arial"/>
              <w:sz w:val="22"/>
              <w:szCs w:val="22"/>
            </w:rPr>
          </w:rPrChange>
        </w:rPr>
      </w:pPr>
    </w:p>
    <w:p w14:paraId="1F9FC776" w14:textId="5A9FAC98" w:rsidR="000A0545" w:rsidRPr="005652B0" w:rsidRDefault="000A0545" w:rsidP="00140355">
      <w:pPr>
        <w:shd w:val="clear" w:color="auto" w:fill="FFFFFF"/>
        <w:jc w:val="both"/>
        <w:rPr>
          <w:ins w:id="25" w:author="David Döbele" w:date="2023-01-10T20:41:00Z"/>
          <w:rFonts w:ascii="Arial" w:hAnsi="Arial" w:cs="Arial"/>
          <w:color w:val="000000" w:themeColor="text1"/>
          <w:sz w:val="22"/>
          <w:szCs w:val="22"/>
          <w:rPrChange w:id="26" w:author="David Döbele" w:date="2023-01-10T20:46:00Z">
            <w:rPr>
              <w:ins w:id="27" w:author="David Döbele" w:date="2023-01-10T20:41:00Z"/>
              <w:rFonts w:ascii="Arial" w:hAnsi="Arial" w:cs="Arial"/>
              <w:sz w:val="22"/>
              <w:szCs w:val="22"/>
            </w:rPr>
          </w:rPrChange>
        </w:rPr>
      </w:pPr>
    </w:p>
    <w:p w14:paraId="427914B5" w14:textId="1DAE5E46" w:rsidR="00B93FCB" w:rsidRPr="005652B0" w:rsidRDefault="000A0545" w:rsidP="00140355">
      <w:pPr>
        <w:shd w:val="clear" w:color="auto" w:fill="FFFFFF"/>
        <w:jc w:val="both"/>
        <w:rPr>
          <w:rFonts w:ascii="Arial" w:hAnsi="Arial" w:cs="Arial"/>
          <w:color w:val="000000" w:themeColor="text1"/>
          <w:sz w:val="22"/>
          <w:szCs w:val="22"/>
          <w:rPrChange w:id="28" w:author="David Döbele" w:date="2023-01-10T20:46:00Z">
            <w:rPr>
              <w:rFonts w:ascii="Arial" w:hAnsi="Arial" w:cs="Arial"/>
              <w:sz w:val="22"/>
              <w:szCs w:val="22"/>
            </w:rPr>
          </w:rPrChange>
        </w:rPr>
      </w:pPr>
      <w:ins w:id="29" w:author="David Döbele" w:date="2023-01-10T20:41:00Z">
        <w:r w:rsidRPr="005652B0">
          <w:rPr>
            <w:rFonts w:ascii="Arial" w:hAnsi="Arial" w:cs="Arial"/>
            <w:color w:val="000000" w:themeColor="text1"/>
            <w:sz w:val="22"/>
            <w:szCs w:val="22"/>
            <w:rPrChange w:id="30" w:author="David Döbele" w:date="2023-01-10T20:46:00Z">
              <w:rPr>
                <w:rFonts w:ascii="Arial" w:hAnsi="Arial" w:cs="Arial"/>
                <w:sz w:val="22"/>
                <w:szCs w:val="22"/>
              </w:rPr>
            </w:rPrChange>
          </w:rPr>
          <w:t xml:space="preserve">In der Oberstufe habe ich mich dann zum ersten Mal mit meiner konkreten </w:t>
        </w:r>
        <w:proofErr w:type="spellStart"/>
        <w:r w:rsidRPr="005652B0">
          <w:rPr>
            <w:rFonts w:ascii="Arial" w:hAnsi="Arial" w:cs="Arial"/>
            <w:color w:val="000000" w:themeColor="text1"/>
            <w:sz w:val="22"/>
            <w:szCs w:val="22"/>
            <w:rPrChange w:id="31" w:author="David Döbele" w:date="2023-01-10T20:46:00Z">
              <w:rPr>
                <w:rFonts w:ascii="Arial" w:hAnsi="Arial" w:cs="Arial"/>
                <w:sz w:val="22"/>
                <w:szCs w:val="22"/>
              </w:rPr>
            </w:rPrChange>
          </w:rPr>
          <w:t>berufliche</w:t>
        </w:r>
      </w:ins>
      <w:ins w:id="32" w:author="David Döbele" w:date="2023-01-10T20:42:00Z">
        <w:r w:rsidRPr="005652B0">
          <w:rPr>
            <w:rFonts w:ascii="Arial" w:hAnsi="Arial" w:cs="Arial"/>
            <w:color w:val="000000" w:themeColor="text1"/>
            <w:sz w:val="22"/>
            <w:szCs w:val="22"/>
            <w:rPrChange w:id="33" w:author="David Döbele" w:date="2023-01-10T20:46:00Z">
              <w:rPr>
                <w:rFonts w:ascii="Arial" w:hAnsi="Arial" w:cs="Arial"/>
                <w:sz w:val="22"/>
                <w:szCs w:val="22"/>
              </w:rPr>
            </w:rPrChange>
          </w:rPr>
          <w:t>n</w:t>
        </w:r>
        <w:proofErr w:type="spellEnd"/>
        <w:r w:rsidRPr="005652B0">
          <w:rPr>
            <w:rFonts w:ascii="Arial" w:hAnsi="Arial" w:cs="Arial"/>
            <w:color w:val="000000" w:themeColor="text1"/>
            <w:sz w:val="22"/>
            <w:szCs w:val="22"/>
            <w:rPrChange w:id="34" w:author="David Döbele" w:date="2023-01-10T20:46:00Z">
              <w:rPr>
                <w:rFonts w:ascii="Arial" w:hAnsi="Arial" w:cs="Arial"/>
                <w:sz w:val="22"/>
                <w:szCs w:val="22"/>
              </w:rPr>
            </w:rPrChange>
          </w:rPr>
          <w:t xml:space="preserve"> Zukunft auseinandergesetzt. </w:t>
        </w:r>
      </w:ins>
      <w:del w:id="35" w:author="David Döbele" w:date="2023-01-10T20:42:00Z">
        <w:r w:rsidR="00AE5573" w:rsidRPr="005652B0" w:rsidDel="000A0545">
          <w:rPr>
            <w:rFonts w:ascii="Arial" w:hAnsi="Arial" w:cs="Arial"/>
            <w:color w:val="000000" w:themeColor="text1"/>
            <w:sz w:val="22"/>
            <w:szCs w:val="22"/>
            <w:rPrChange w:id="36" w:author="David Döbele" w:date="2023-01-10T20:46:00Z">
              <w:rPr>
                <w:rFonts w:ascii="Arial" w:hAnsi="Arial" w:cs="Arial"/>
                <w:sz w:val="22"/>
                <w:szCs w:val="22"/>
              </w:rPr>
            </w:rPrChange>
          </w:rPr>
          <w:delText xml:space="preserve">In </w:delText>
        </w:r>
      </w:del>
      <w:ins w:id="37" w:author="David Döbele" w:date="2023-01-10T20:42:00Z">
        <w:r w:rsidRPr="005652B0">
          <w:rPr>
            <w:rFonts w:ascii="Arial" w:hAnsi="Arial" w:cs="Arial"/>
            <w:color w:val="000000" w:themeColor="text1"/>
            <w:sz w:val="22"/>
            <w:szCs w:val="22"/>
            <w:rPrChange w:id="38" w:author="David Döbele" w:date="2023-01-10T20:46:00Z">
              <w:rPr>
                <w:rFonts w:ascii="Arial" w:hAnsi="Arial" w:cs="Arial"/>
                <w:sz w:val="22"/>
                <w:szCs w:val="22"/>
              </w:rPr>
            </w:rPrChange>
          </w:rPr>
          <w:t>Nachdem ich mich in</w:t>
        </w:r>
        <w:r w:rsidRPr="005652B0">
          <w:rPr>
            <w:rFonts w:ascii="Arial" w:hAnsi="Arial" w:cs="Arial"/>
            <w:color w:val="000000" w:themeColor="text1"/>
            <w:sz w:val="22"/>
            <w:szCs w:val="22"/>
            <w:rPrChange w:id="39" w:author="David Döbele" w:date="2023-01-10T20:46:00Z">
              <w:rPr>
                <w:rFonts w:ascii="Arial" w:hAnsi="Arial" w:cs="Arial"/>
                <w:sz w:val="22"/>
                <w:szCs w:val="22"/>
              </w:rPr>
            </w:rPrChange>
          </w:rPr>
          <w:t xml:space="preserve"> </w:t>
        </w:r>
      </w:ins>
      <w:r w:rsidR="00AE5573" w:rsidRPr="005652B0">
        <w:rPr>
          <w:rFonts w:ascii="Arial" w:hAnsi="Arial" w:cs="Arial"/>
          <w:color w:val="000000" w:themeColor="text1"/>
          <w:sz w:val="22"/>
          <w:szCs w:val="22"/>
          <w:rPrChange w:id="40" w:author="David Döbele" w:date="2023-01-10T20:46:00Z">
            <w:rPr>
              <w:rFonts w:ascii="Arial" w:hAnsi="Arial" w:cs="Arial"/>
              <w:sz w:val="22"/>
              <w:szCs w:val="22"/>
            </w:rPr>
          </w:rPrChange>
        </w:rPr>
        <w:t xml:space="preserve">meiner Freizeit </w:t>
      </w:r>
      <w:del w:id="41" w:author="David Döbele" w:date="2023-01-10T20:42:00Z">
        <w:r w:rsidR="00AE5573" w:rsidRPr="005652B0" w:rsidDel="000A0545">
          <w:rPr>
            <w:rFonts w:ascii="Arial" w:hAnsi="Arial" w:cs="Arial"/>
            <w:color w:val="000000" w:themeColor="text1"/>
            <w:sz w:val="22"/>
            <w:szCs w:val="22"/>
            <w:rPrChange w:id="42" w:author="David Döbele" w:date="2023-01-10T20:46:00Z">
              <w:rPr>
                <w:rFonts w:ascii="Arial" w:hAnsi="Arial" w:cs="Arial"/>
                <w:sz w:val="22"/>
                <w:szCs w:val="22"/>
              </w:rPr>
            </w:rPrChange>
          </w:rPr>
          <w:delText xml:space="preserve">habe ich </w:delText>
        </w:r>
      </w:del>
      <w:r w:rsidR="007D3F62" w:rsidRPr="005652B0">
        <w:rPr>
          <w:rFonts w:ascii="Arial" w:hAnsi="Arial" w:cs="Arial"/>
          <w:color w:val="000000" w:themeColor="text1"/>
          <w:sz w:val="22"/>
          <w:szCs w:val="22"/>
          <w:rPrChange w:id="43" w:author="David Döbele" w:date="2023-01-10T20:46:00Z">
            <w:rPr>
              <w:rFonts w:ascii="Arial" w:hAnsi="Arial" w:cs="Arial"/>
              <w:sz w:val="22"/>
              <w:szCs w:val="22"/>
            </w:rPr>
          </w:rPrChange>
        </w:rPr>
        <w:t xml:space="preserve">verstärkt </w:t>
      </w:r>
      <w:del w:id="44" w:author="David Döbele" w:date="2023-01-10T20:42:00Z">
        <w:r w:rsidR="007D3F62" w:rsidRPr="005652B0" w:rsidDel="000A0545">
          <w:rPr>
            <w:rFonts w:ascii="Arial" w:hAnsi="Arial" w:cs="Arial"/>
            <w:color w:val="000000" w:themeColor="text1"/>
            <w:sz w:val="22"/>
            <w:szCs w:val="22"/>
            <w:rPrChange w:id="45" w:author="David Döbele" w:date="2023-01-10T20:46:00Z">
              <w:rPr>
                <w:rFonts w:ascii="Arial" w:hAnsi="Arial" w:cs="Arial"/>
                <w:sz w:val="22"/>
                <w:szCs w:val="22"/>
              </w:rPr>
            </w:rPrChange>
          </w:rPr>
          <w:delText xml:space="preserve">begonnen </w:delText>
        </w:r>
      </w:del>
      <w:ins w:id="46" w:author="David Döbele" w:date="2023-01-10T20:42:00Z">
        <w:r w:rsidRPr="005652B0">
          <w:rPr>
            <w:rFonts w:ascii="Arial" w:hAnsi="Arial" w:cs="Arial"/>
            <w:color w:val="000000" w:themeColor="text1"/>
            <w:sz w:val="22"/>
            <w:szCs w:val="22"/>
            <w:rPrChange w:id="47" w:author="David Döbele" w:date="2023-01-10T20:46:00Z">
              <w:rPr>
                <w:rFonts w:ascii="Arial" w:hAnsi="Arial" w:cs="Arial"/>
                <w:sz w:val="22"/>
                <w:szCs w:val="22"/>
              </w:rPr>
            </w:rPrChange>
          </w:rPr>
          <w:t>mit</w:t>
        </w:r>
        <w:r w:rsidRPr="005652B0">
          <w:rPr>
            <w:rFonts w:ascii="Arial" w:hAnsi="Arial" w:cs="Arial"/>
            <w:color w:val="000000" w:themeColor="text1"/>
            <w:sz w:val="22"/>
            <w:szCs w:val="22"/>
            <w:rPrChange w:id="48" w:author="David Döbele" w:date="2023-01-10T20:46:00Z">
              <w:rPr>
                <w:rFonts w:ascii="Arial" w:hAnsi="Arial" w:cs="Arial"/>
                <w:sz w:val="22"/>
                <w:szCs w:val="22"/>
              </w:rPr>
            </w:rPrChange>
          </w:rPr>
          <w:t xml:space="preserve"> </w:t>
        </w:r>
      </w:ins>
      <w:r w:rsidR="007D3F62" w:rsidRPr="005652B0">
        <w:rPr>
          <w:rFonts w:ascii="Arial" w:hAnsi="Arial" w:cs="Arial"/>
          <w:color w:val="000000" w:themeColor="text1"/>
          <w:sz w:val="22"/>
          <w:szCs w:val="22"/>
          <w:rPrChange w:id="49" w:author="David Döbele" w:date="2023-01-10T20:46:00Z">
            <w:rPr>
              <w:rFonts w:ascii="Arial" w:hAnsi="Arial" w:cs="Arial"/>
              <w:sz w:val="22"/>
              <w:szCs w:val="22"/>
            </w:rPr>
          </w:rPrChange>
        </w:rPr>
        <w:t xml:space="preserve">Finanzliteratur </w:t>
      </w:r>
      <w:del w:id="50" w:author="David Döbele" w:date="2023-01-10T20:42:00Z">
        <w:r w:rsidR="007D3F62" w:rsidRPr="005652B0" w:rsidDel="000A0545">
          <w:rPr>
            <w:rFonts w:ascii="Arial" w:hAnsi="Arial" w:cs="Arial"/>
            <w:color w:val="000000" w:themeColor="text1"/>
            <w:sz w:val="22"/>
            <w:szCs w:val="22"/>
            <w:rPrChange w:id="51" w:author="David Döbele" w:date="2023-01-10T20:46:00Z">
              <w:rPr>
                <w:rFonts w:ascii="Arial" w:hAnsi="Arial" w:cs="Arial"/>
                <w:sz w:val="22"/>
                <w:szCs w:val="22"/>
              </w:rPr>
            </w:rPrChange>
          </w:rPr>
          <w:delText xml:space="preserve">zu lesen </w:delText>
        </w:r>
      </w:del>
      <w:r w:rsidR="007D3F62" w:rsidRPr="005652B0">
        <w:rPr>
          <w:rFonts w:ascii="Arial" w:hAnsi="Arial" w:cs="Arial"/>
          <w:color w:val="000000" w:themeColor="text1"/>
          <w:sz w:val="22"/>
          <w:szCs w:val="22"/>
          <w:rPrChange w:id="52" w:author="David Döbele" w:date="2023-01-10T20:46:00Z">
            <w:rPr>
              <w:rFonts w:ascii="Arial" w:hAnsi="Arial" w:cs="Arial"/>
              <w:sz w:val="22"/>
              <w:szCs w:val="22"/>
            </w:rPr>
          </w:rPrChange>
        </w:rPr>
        <w:t xml:space="preserve">sowie </w:t>
      </w:r>
      <w:del w:id="53" w:author="David Döbele" w:date="2023-01-10T20:42:00Z">
        <w:r w:rsidR="007D3F62" w:rsidRPr="005652B0" w:rsidDel="000A0545">
          <w:rPr>
            <w:rFonts w:ascii="Arial" w:hAnsi="Arial" w:cs="Arial"/>
            <w:color w:val="000000" w:themeColor="text1"/>
            <w:sz w:val="22"/>
            <w:szCs w:val="22"/>
            <w:rPrChange w:id="54" w:author="David Döbele" w:date="2023-01-10T20:46:00Z">
              <w:rPr>
                <w:rFonts w:ascii="Arial" w:hAnsi="Arial" w:cs="Arial"/>
                <w:sz w:val="22"/>
                <w:szCs w:val="22"/>
              </w:rPr>
            </w:rPrChange>
          </w:rPr>
          <w:delText>mich</w:delText>
        </w:r>
        <w:r w:rsidR="00AE5573" w:rsidRPr="005652B0" w:rsidDel="000A0545">
          <w:rPr>
            <w:rFonts w:ascii="Arial" w:hAnsi="Arial" w:cs="Arial"/>
            <w:color w:val="000000" w:themeColor="text1"/>
            <w:sz w:val="22"/>
            <w:szCs w:val="22"/>
            <w:rPrChange w:id="55" w:author="David Döbele" w:date="2023-01-10T20:46:00Z">
              <w:rPr>
                <w:rFonts w:ascii="Arial" w:hAnsi="Arial" w:cs="Arial"/>
                <w:sz w:val="22"/>
                <w:szCs w:val="22"/>
              </w:rPr>
            </w:rPrChange>
          </w:rPr>
          <w:delText xml:space="preserve"> </w:delText>
        </w:r>
      </w:del>
      <w:r w:rsidR="00AE5573" w:rsidRPr="005652B0">
        <w:rPr>
          <w:rFonts w:ascii="Arial" w:hAnsi="Arial" w:cs="Arial"/>
          <w:color w:val="000000" w:themeColor="text1"/>
          <w:sz w:val="22"/>
          <w:szCs w:val="22"/>
          <w:rPrChange w:id="56" w:author="David Döbele" w:date="2023-01-10T20:46:00Z">
            <w:rPr>
              <w:rFonts w:ascii="Arial" w:hAnsi="Arial" w:cs="Arial"/>
              <w:sz w:val="22"/>
              <w:szCs w:val="22"/>
            </w:rPr>
          </w:rPrChange>
        </w:rPr>
        <w:t>mit dem Aktienmarkt</w:t>
      </w:r>
      <w:r w:rsidR="007D3F62" w:rsidRPr="005652B0">
        <w:rPr>
          <w:rFonts w:ascii="Arial" w:hAnsi="Arial" w:cs="Arial"/>
          <w:color w:val="000000" w:themeColor="text1"/>
          <w:sz w:val="22"/>
          <w:szCs w:val="22"/>
          <w:rPrChange w:id="57" w:author="David Döbele" w:date="2023-01-10T20:46:00Z">
            <w:rPr>
              <w:rFonts w:ascii="Arial" w:hAnsi="Arial" w:cs="Arial"/>
              <w:sz w:val="22"/>
              <w:szCs w:val="22"/>
            </w:rPr>
          </w:rPrChange>
        </w:rPr>
        <w:t xml:space="preserve"> </w:t>
      </w:r>
      <w:del w:id="58" w:author="David Döbele" w:date="2023-01-10T20:42:00Z">
        <w:r w:rsidR="007D3F62" w:rsidRPr="005652B0" w:rsidDel="000A0545">
          <w:rPr>
            <w:rFonts w:ascii="Arial" w:hAnsi="Arial" w:cs="Arial"/>
            <w:color w:val="000000" w:themeColor="text1"/>
            <w:sz w:val="22"/>
            <w:szCs w:val="22"/>
            <w:rPrChange w:id="59" w:author="David Döbele" w:date="2023-01-10T20:46:00Z">
              <w:rPr>
                <w:rFonts w:ascii="Arial" w:hAnsi="Arial" w:cs="Arial"/>
                <w:sz w:val="22"/>
                <w:szCs w:val="22"/>
              </w:rPr>
            </w:rPrChange>
          </w:rPr>
          <w:delText xml:space="preserve">zu </w:delText>
        </w:r>
        <w:r w:rsidR="00B93FCB" w:rsidRPr="005652B0" w:rsidDel="000A0545">
          <w:rPr>
            <w:rFonts w:ascii="Arial" w:hAnsi="Arial" w:cs="Arial"/>
            <w:color w:val="000000" w:themeColor="text1"/>
            <w:sz w:val="22"/>
            <w:szCs w:val="22"/>
            <w:rPrChange w:id="60" w:author="David Döbele" w:date="2023-01-10T20:46:00Z">
              <w:rPr>
                <w:rFonts w:ascii="Arial" w:hAnsi="Arial" w:cs="Arial"/>
                <w:sz w:val="22"/>
                <w:szCs w:val="22"/>
              </w:rPr>
            </w:rPrChange>
          </w:rPr>
          <w:delText>beschäftigen</w:delText>
        </w:r>
      </w:del>
      <w:ins w:id="61" w:author="David Döbele" w:date="2023-01-10T20:42:00Z">
        <w:r w:rsidRPr="005652B0">
          <w:rPr>
            <w:rFonts w:ascii="Arial" w:hAnsi="Arial" w:cs="Arial"/>
            <w:color w:val="000000" w:themeColor="text1"/>
            <w:sz w:val="22"/>
            <w:szCs w:val="22"/>
            <w:rPrChange w:id="62" w:author="David Döbele" w:date="2023-01-10T20:46:00Z">
              <w:rPr>
                <w:rFonts w:ascii="Arial" w:hAnsi="Arial" w:cs="Arial"/>
                <w:sz w:val="22"/>
                <w:szCs w:val="22"/>
              </w:rPr>
            </w:rPrChange>
          </w:rPr>
          <w:t>auseinandergesetzt</w:t>
        </w:r>
      </w:ins>
      <w:r w:rsidR="00B93FCB" w:rsidRPr="005652B0">
        <w:rPr>
          <w:rFonts w:ascii="Arial" w:hAnsi="Arial" w:cs="Arial"/>
          <w:color w:val="000000" w:themeColor="text1"/>
          <w:sz w:val="22"/>
          <w:szCs w:val="22"/>
          <w:rPrChange w:id="63" w:author="David Döbele" w:date="2023-01-10T20:46:00Z">
            <w:rPr>
              <w:rFonts w:ascii="Arial" w:hAnsi="Arial" w:cs="Arial"/>
              <w:sz w:val="22"/>
              <w:szCs w:val="22"/>
            </w:rPr>
          </w:rPrChange>
        </w:rPr>
        <w:t xml:space="preserve"> </w:t>
      </w:r>
      <w:ins w:id="64" w:author="David Döbele" w:date="2023-01-10T20:42:00Z">
        <w:r w:rsidRPr="005652B0">
          <w:rPr>
            <w:rFonts w:ascii="Arial" w:hAnsi="Arial" w:cs="Arial"/>
            <w:color w:val="000000" w:themeColor="text1"/>
            <w:sz w:val="22"/>
            <w:szCs w:val="22"/>
            <w:rPrChange w:id="65" w:author="David Döbele" w:date="2023-01-10T20:46:00Z">
              <w:rPr>
                <w:rFonts w:ascii="Arial" w:hAnsi="Arial" w:cs="Arial"/>
                <w:sz w:val="22"/>
                <w:szCs w:val="22"/>
              </w:rPr>
            </w:rPrChange>
          </w:rPr>
          <w:t xml:space="preserve">habe, konnte ich schnell </w:t>
        </w:r>
      </w:ins>
      <w:del w:id="66" w:author="David Döbele" w:date="2023-01-10T20:42:00Z">
        <w:r w:rsidR="00B93FCB" w:rsidRPr="005652B0" w:rsidDel="000A0545">
          <w:rPr>
            <w:rFonts w:ascii="Arial" w:hAnsi="Arial" w:cs="Arial"/>
            <w:color w:val="000000" w:themeColor="text1"/>
            <w:sz w:val="22"/>
            <w:szCs w:val="22"/>
            <w:rPrChange w:id="67" w:author="David Döbele" w:date="2023-01-10T20:46:00Z">
              <w:rPr>
                <w:rFonts w:ascii="Arial" w:hAnsi="Arial" w:cs="Arial"/>
                <w:sz w:val="22"/>
                <w:szCs w:val="22"/>
              </w:rPr>
            </w:rPrChange>
          </w:rPr>
          <w:delText>und</w:delText>
        </w:r>
        <w:r w:rsidR="00AE5573" w:rsidRPr="005652B0" w:rsidDel="000A0545">
          <w:rPr>
            <w:rFonts w:ascii="Arial" w:hAnsi="Arial" w:cs="Arial"/>
            <w:color w:val="000000" w:themeColor="text1"/>
            <w:sz w:val="22"/>
            <w:szCs w:val="22"/>
            <w:rPrChange w:id="68" w:author="David Döbele" w:date="2023-01-10T20:46:00Z">
              <w:rPr>
                <w:rFonts w:ascii="Arial" w:hAnsi="Arial" w:cs="Arial"/>
                <w:sz w:val="22"/>
                <w:szCs w:val="22"/>
              </w:rPr>
            </w:rPrChange>
          </w:rPr>
          <w:delText xml:space="preserve"> schnell erkannt</w:delText>
        </w:r>
      </w:del>
      <w:ins w:id="69" w:author="David Döbele" w:date="2023-01-10T20:42:00Z">
        <w:r w:rsidRPr="005652B0">
          <w:rPr>
            <w:rFonts w:ascii="Arial" w:hAnsi="Arial" w:cs="Arial"/>
            <w:color w:val="000000" w:themeColor="text1"/>
            <w:sz w:val="22"/>
            <w:szCs w:val="22"/>
            <w:rPrChange w:id="70" w:author="David Döbele" w:date="2023-01-10T20:46:00Z">
              <w:rPr>
                <w:rFonts w:ascii="Arial" w:hAnsi="Arial" w:cs="Arial"/>
                <w:sz w:val="22"/>
                <w:szCs w:val="22"/>
              </w:rPr>
            </w:rPrChange>
          </w:rPr>
          <w:t>erkennen</w:t>
        </w:r>
      </w:ins>
      <w:r w:rsidR="00AE5573" w:rsidRPr="005652B0">
        <w:rPr>
          <w:rFonts w:ascii="Arial" w:hAnsi="Arial" w:cs="Arial"/>
          <w:color w:val="000000" w:themeColor="text1"/>
          <w:sz w:val="22"/>
          <w:szCs w:val="22"/>
          <w:rPrChange w:id="71" w:author="David Döbele" w:date="2023-01-10T20:46:00Z">
            <w:rPr>
              <w:rFonts w:ascii="Arial" w:hAnsi="Arial" w:cs="Arial"/>
              <w:sz w:val="22"/>
              <w:szCs w:val="22"/>
            </w:rPr>
          </w:rPrChange>
        </w:rPr>
        <w:t xml:space="preserve">, </w:t>
      </w:r>
      <w:r w:rsidR="00CD7762" w:rsidRPr="005652B0">
        <w:rPr>
          <w:rFonts w:ascii="Arial" w:hAnsi="Arial" w:cs="Arial"/>
          <w:color w:val="000000" w:themeColor="text1"/>
          <w:sz w:val="22"/>
          <w:szCs w:val="22"/>
          <w:rPrChange w:id="72" w:author="David Döbele" w:date="2023-01-10T20:46:00Z">
            <w:rPr>
              <w:rFonts w:ascii="Arial" w:hAnsi="Arial" w:cs="Arial"/>
              <w:sz w:val="22"/>
              <w:szCs w:val="22"/>
            </w:rPr>
          </w:rPrChange>
        </w:rPr>
        <w:t xml:space="preserve">von welcher Bedeutung </w:t>
      </w:r>
      <w:r w:rsidR="00AE5573" w:rsidRPr="005652B0">
        <w:rPr>
          <w:rFonts w:ascii="Arial" w:hAnsi="Arial" w:cs="Arial"/>
          <w:color w:val="000000" w:themeColor="text1"/>
          <w:sz w:val="22"/>
          <w:szCs w:val="22"/>
          <w:rPrChange w:id="73" w:author="David Döbele" w:date="2023-01-10T20:46:00Z">
            <w:rPr>
              <w:rFonts w:ascii="Arial" w:hAnsi="Arial" w:cs="Arial"/>
              <w:sz w:val="22"/>
              <w:szCs w:val="22"/>
            </w:rPr>
          </w:rPrChange>
        </w:rPr>
        <w:t>mathematische Modelle und Verfahren</w:t>
      </w:r>
      <w:r w:rsidR="00333B93" w:rsidRPr="005652B0">
        <w:rPr>
          <w:rFonts w:ascii="Arial" w:hAnsi="Arial" w:cs="Arial"/>
          <w:color w:val="000000" w:themeColor="text1"/>
          <w:sz w:val="22"/>
          <w:szCs w:val="22"/>
          <w:rPrChange w:id="74" w:author="David Döbele" w:date="2023-01-10T20:46:00Z">
            <w:rPr>
              <w:rFonts w:ascii="Arial" w:hAnsi="Arial" w:cs="Arial"/>
              <w:sz w:val="22"/>
              <w:szCs w:val="22"/>
            </w:rPr>
          </w:rPrChange>
        </w:rPr>
        <w:t xml:space="preserve"> ebenfalls</w:t>
      </w:r>
      <w:r w:rsidR="00AE5573" w:rsidRPr="005652B0">
        <w:rPr>
          <w:rFonts w:ascii="Arial" w:hAnsi="Arial" w:cs="Arial"/>
          <w:color w:val="000000" w:themeColor="text1"/>
          <w:sz w:val="22"/>
          <w:szCs w:val="22"/>
          <w:rPrChange w:id="75" w:author="David Döbele" w:date="2023-01-10T20:46:00Z">
            <w:rPr>
              <w:rFonts w:ascii="Arial" w:hAnsi="Arial" w:cs="Arial"/>
              <w:sz w:val="22"/>
              <w:szCs w:val="22"/>
            </w:rPr>
          </w:rPrChange>
        </w:rPr>
        <w:t xml:space="preserve"> in der </w:t>
      </w:r>
      <w:r w:rsidR="0097023E" w:rsidRPr="005652B0">
        <w:rPr>
          <w:rFonts w:ascii="Arial" w:hAnsi="Arial" w:cs="Arial"/>
          <w:color w:val="000000" w:themeColor="text1"/>
          <w:sz w:val="22"/>
          <w:szCs w:val="22"/>
          <w:rPrChange w:id="76" w:author="David Döbele" w:date="2023-01-10T20:46:00Z">
            <w:rPr>
              <w:rFonts w:ascii="Arial" w:hAnsi="Arial" w:cs="Arial"/>
              <w:sz w:val="22"/>
              <w:szCs w:val="22"/>
            </w:rPr>
          </w:rPrChange>
        </w:rPr>
        <w:t>Welt der Finanzen</w:t>
      </w:r>
      <w:r w:rsidR="00AE5573" w:rsidRPr="005652B0">
        <w:rPr>
          <w:rFonts w:ascii="Arial" w:hAnsi="Arial" w:cs="Arial"/>
          <w:color w:val="000000" w:themeColor="text1"/>
          <w:sz w:val="22"/>
          <w:szCs w:val="22"/>
          <w:rPrChange w:id="77" w:author="David Döbele" w:date="2023-01-10T20:46:00Z">
            <w:rPr>
              <w:rFonts w:ascii="Arial" w:hAnsi="Arial" w:cs="Arial"/>
              <w:sz w:val="22"/>
              <w:szCs w:val="22"/>
            </w:rPr>
          </w:rPrChange>
        </w:rPr>
        <w:t xml:space="preserve"> sind.</w:t>
      </w:r>
    </w:p>
    <w:p w14:paraId="4B347835" w14:textId="5B545BF0" w:rsidR="00483118" w:rsidRPr="005652B0" w:rsidRDefault="00CD7762" w:rsidP="00140355">
      <w:pPr>
        <w:shd w:val="clear" w:color="auto" w:fill="FFFFFF"/>
        <w:jc w:val="both"/>
        <w:rPr>
          <w:rStyle w:val="hiddensuggestion"/>
          <w:rFonts w:ascii="Arial" w:hAnsi="Arial" w:cs="Arial"/>
          <w:color w:val="000000" w:themeColor="text1"/>
          <w:sz w:val="22"/>
          <w:szCs w:val="22"/>
          <w:rPrChange w:id="78" w:author="David Döbele" w:date="2023-01-10T20:46:00Z">
            <w:rPr>
              <w:rStyle w:val="hiddensuggestion"/>
              <w:rFonts w:ascii="Arial" w:hAnsi="Arial" w:cs="Arial"/>
              <w:sz w:val="22"/>
              <w:szCs w:val="22"/>
            </w:rPr>
          </w:rPrChange>
        </w:rPr>
      </w:pPr>
      <w:r w:rsidRPr="005652B0">
        <w:rPr>
          <w:rFonts w:ascii="Arial" w:hAnsi="Arial" w:cs="Arial"/>
          <w:color w:val="000000" w:themeColor="text1"/>
          <w:sz w:val="22"/>
          <w:szCs w:val="22"/>
          <w:rPrChange w:id="79" w:author="David Döbele" w:date="2023-01-10T20:46:00Z">
            <w:rPr>
              <w:rFonts w:ascii="Arial" w:hAnsi="Arial" w:cs="Arial"/>
              <w:color w:val="222222"/>
              <w:sz w:val="22"/>
              <w:szCs w:val="22"/>
            </w:rPr>
          </w:rPrChange>
        </w:rPr>
        <w:t>S</w:t>
      </w:r>
      <w:r w:rsidR="00D05084" w:rsidRPr="005652B0">
        <w:rPr>
          <w:rFonts w:ascii="Arial" w:hAnsi="Arial" w:cs="Arial"/>
          <w:color w:val="000000" w:themeColor="text1"/>
          <w:sz w:val="22"/>
          <w:szCs w:val="22"/>
          <w:rPrChange w:id="80" w:author="David Döbele" w:date="2023-01-10T20:46:00Z">
            <w:rPr>
              <w:rFonts w:ascii="Arial" w:hAnsi="Arial" w:cs="Arial"/>
              <w:color w:val="222222"/>
              <w:sz w:val="22"/>
              <w:szCs w:val="22"/>
            </w:rPr>
          </w:rPrChange>
        </w:rPr>
        <w:t xml:space="preserve">peziell die Unternehmensberatung und strategische </w:t>
      </w:r>
      <w:r w:rsidR="0074163C" w:rsidRPr="005652B0">
        <w:rPr>
          <w:rFonts w:ascii="Arial" w:hAnsi="Arial" w:cs="Arial"/>
          <w:color w:val="000000" w:themeColor="text1"/>
          <w:sz w:val="22"/>
          <w:szCs w:val="22"/>
          <w:rPrChange w:id="81" w:author="David Döbele" w:date="2023-01-10T20:46:00Z">
            <w:rPr>
              <w:rFonts w:ascii="Arial" w:hAnsi="Arial" w:cs="Arial"/>
              <w:color w:val="222222"/>
              <w:sz w:val="22"/>
              <w:szCs w:val="22"/>
            </w:rPr>
          </w:rPrChange>
        </w:rPr>
        <w:t>Führung</w:t>
      </w:r>
      <w:r w:rsidR="00D05084" w:rsidRPr="005652B0">
        <w:rPr>
          <w:rFonts w:ascii="Arial" w:hAnsi="Arial" w:cs="Arial"/>
          <w:color w:val="000000" w:themeColor="text1"/>
          <w:sz w:val="22"/>
          <w:szCs w:val="22"/>
          <w:rPrChange w:id="82" w:author="David Döbele" w:date="2023-01-10T20:46:00Z">
            <w:rPr>
              <w:rFonts w:ascii="Arial" w:hAnsi="Arial" w:cs="Arial"/>
              <w:color w:val="222222"/>
              <w:sz w:val="22"/>
              <w:szCs w:val="22"/>
            </w:rPr>
          </w:rPrChange>
        </w:rPr>
        <w:t xml:space="preserve"> </w:t>
      </w:r>
      <w:r w:rsidR="004E211E" w:rsidRPr="005652B0">
        <w:rPr>
          <w:rFonts w:ascii="Arial" w:hAnsi="Arial" w:cs="Arial"/>
          <w:color w:val="000000" w:themeColor="text1"/>
          <w:sz w:val="22"/>
          <w:szCs w:val="22"/>
          <w:rPrChange w:id="83" w:author="David Döbele" w:date="2023-01-10T20:46:00Z">
            <w:rPr>
              <w:rFonts w:ascii="Arial" w:hAnsi="Arial" w:cs="Arial"/>
              <w:color w:val="222222"/>
              <w:sz w:val="22"/>
              <w:szCs w:val="22"/>
            </w:rPr>
          </w:rPrChange>
        </w:rPr>
        <w:t>von</w:t>
      </w:r>
      <w:r w:rsidR="00D05084" w:rsidRPr="005652B0">
        <w:rPr>
          <w:rFonts w:ascii="Arial" w:hAnsi="Arial" w:cs="Arial"/>
          <w:color w:val="000000" w:themeColor="text1"/>
          <w:sz w:val="22"/>
          <w:szCs w:val="22"/>
          <w:rPrChange w:id="84" w:author="David Döbele" w:date="2023-01-10T20:46:00Z">
            <w:rPr>
              <w:rFonts w:ascii="Arial" w:hAnsi="Arial" w:cs="Arial"/>
              <w:color w:val="222222"/>
              <w:sz w:val="22"/>
              <w:szCs w:val="22"/>
            </w:rPr>
          </w:rPrChange>
        </w:rPr>
        <w:t xml:space="preserve"> Unternehmen</w:t>
      </w:r>
      <w:r w:rsidR="00BE441F" w:rsidRPr="005652B0">
        <w:rPr>
          <w:rFonts w:ascii="Arial" w:hAnsi="Arial" w:cs="Arial"/>
          <w:color w:val="000000" w:themeColor="text1"/>
          <w:sz w:val="22"/>
          <w:szCs w:val="22"/>
          <w:rPrChange w:id="85" w:author="David Döbele" w:date="2023-01-10T20:46:00Z">
            <w:rPr>
              <w:rFonts w:ascii="Arial" w:hAnsi="Arial" w:cs="Arial"/>
              <w:color w:val="222222"/>
              <w:sz w:val="22"/>
              <w:szCs w:val="22"/>
            </w:rPr>
          </w:rPrChange>
        </w:rPr>
        <w:t xml:space="preserve"> fasziniert mich</w:t>
      </w:r>
      <w:r w:rsidRPr="005652B0">
        <w:rPr>
          <w:rFonts w:ascii="Arial" w:hAnsi="Arial" w:cs="Arial"/>
          <w:color w:val="000000" w:themeColor="text1"/>
          <w:sz w:val="22"/>
          <w:szCs w:val="22"/>
          <w:rPrChange w:id="86" w:author="David Döbele" w:date="2023-01-10T20:46:00Z">
            <w:rPr>
              <w:rFonts w:ascii="Arial" w:hAnsi="Arial" w:cs="Arial"/>
              <w:color w:val="222222"/>
              <w:sz w:val="22"/>
              <w:szCs w:val="22"/>
            </w:rPr>
          </w:rPrChange>
        </w:rPr>
        <w:t xml:space="preserve"> sehr</w:t>
      </w:r>
      <w:r w:rsidR="00D55614" w:rsidRPr="005652B0">
        <w:rPr>
          <w:rFonts w:ascii="Arial" w:hAnsi="Arial" w:cs="Arial"/>
          <w:color w:val="000000" w:themeColor="text1"/>
          <w:sz w:val="22"/>
          <w:szCs w:val="22"/>
          <w:rPrChange w:id="87" w:author="David Döbele" w:date="2023-01-10T20:46:00Z">
            <w:rPr>
              <w:rFonts w:ascii="Arial" w:hAnsi="Arial" w:cs="Arial"/>
              <w:color w:val="222222"/>
              <w:sz w:val="22"/>
              <w:szCs w:val="22"/>
            </w:rPr>
          </w:rPrChange>
        </w:rPr>
        <w:t>.</w:t>
      </w:r>
      <w:r w:rsidR="00BE441F" w:rsidRPr="005652B0">
        <w:rPr>
          <w:rFonts w:ascii="Arial" w:hAnsi="Arial" w:cs="Arial"/>
          <w:color w:val="000000" w:themeColor="text1"/>
          <w:sz w:val="22"/>
          <w:szCs w:val="22"/>
          <w:rPrChange w:id="88" w:author="David Döbele" w:date="2023-01-10T20:46:00Z">
            <w:rPr>
              <w:rFonts w:ascii="Arial" w:hAnsi="Arial" w:cs="Arial"/>
              <w:color w:val="222222"/>
              <w:sz w:val="22"/>
              <w:szCs w:val="22"/>
            </w:rPr>
          </w:rPrChange>
        </w:rPr>
        <w:t xml:space="preserve"> </w:t>
      </w:r>
      <w:r w:rsidR="00D55614" w:rsidRPr="005652B0">
        <w:rPr>
          <w:rFonts w:ascii="Arial" w:hAnsi="Arial" w:cs="Arial"/>
          <w:color w:val="000000" w:themeColor="text1"/>
          <w:sz w:val="22"/>
          <w:szCs w:val="22"/>
          <w:rPrChange w:id="89" w:author="David Döbele" w:date="2023-01-10T20:46:00Z">
            <w:rPr>
              <w:rFonts w:ascii="Arial" w:hAnsi="Arial" w:cs="Arial"/>
              <w:color w:val="222222"/>
              <w:sz w:val="22"/>
              <w:szCs w:val="22"/>
            </w:rPr>
          </w:rPrChange>
        </w:rPr>
        <w:t>I</w:t>
      </w:r>
      <w:r w:rsidR="00BE441F" w:rsidRPr="005652B0">
        <w:rPr>
          <w:rFonts w:ascii="Arial" w:hAnsi="Arial" w:cs="Arial"/>
          <w:color w:val="000000" w:themeColor="text1"/>
          <w:sz w:val="22"/>
          <w:szCs w:val="22"/>
          <w:rPrChange w:id="90" w:author="David Döbele" w:date="2023-01-10T20:46:00Z">
            <w:rPr>
              <w:rFonts w:ascii="Arial" w:hAnsi="Arial" w:cs="Arial"/>
              <w:color w:val="222222"/>
              <w:sz w:val="22"/>
              <w:szCs w:val="22"/>
            </w:rPr>
          </w:rPrChange>
        </w:rPr>
        <w:t xml:space="preserve">ch </w:t>
      </w:r>
      <w:r w:rsidR="00D55614" w:rsidRPr="005652B0">
        <w:rPr>
          <w:rFonts w:ascii="Arial" w:hAnsi="Arial" w:cs="Arial"/>
          <w:color w:val="000000" w:themeColor="text1"/>
          <w:sz w:val="22"/>
          <w:szCs w:val="22"/>
          <w:rPrChange w:id="91" w:author="David Döbele" w:date="2023-01-10T20:46:00Z">
            <w:rPr>
              <w:rFonts w:ascii="Arial" w:hAnsi="Arial" w:cs="Arial"/>
              <w:color w:val="222222"/>
              <w:sz w:val="22"/>
              <w:szCs w:val="22"/>
            </w:rPr>
          </w:rPrChange>
        </w:rPr>
        <w:t xml:space="preserve">finde es </w:t>
      </w:r>
      <w:r w:rsidR="00BE441F" w:rsidRPr="005652B0">
        <w:rPr>
          <w:rFonts w:ascii="Arial" w:hAnsi="Arial" w:cs="Arial"/>
          <w:color w:val="000000" w:themeColor="text1"/>
          <w:sz w:val="22"/>
          <w:szCs w:val="22"/>
          <w:rPrChange w:id="92" w:author="David Döbele" w:date="2023-01-10T20:46:00Z">
            <w:rPr>
              <w:rFonts w:ascii="Arial" w:hAnsi="Arial" w:cs="Arial"/>
              <w:color w:val="222222"/>
              <w:sz w:val="22"/>
              <w:szCs w:val="22"/>
            </w:rPr>
          </w:rPrChange>
        </w:rPr>
        <w:t xml:space="preserve">außerordentlich </w:t>
      </w:r>
      <w:r w:rsidR="00B93FCB" w:rsidRPr="005652B0">
        <w:rPr>
          <w:rFonts w:ascii="Arial" w:hAnsi="Arial" w:cs="Arial"/>
          <w:color w:val="000000" w:themeColor="text1"/>
          <w:sz w:val="22"/>
          <w:szCs w:val="22"/>
          <w:rPrChange w:id="93" w:author="David Döbele" w:date="2023-01-10T20:46:00Z">
            <w:rPr>
              <w:rFonts w:ascii="Arial" w:hAnsi="Arial" w:cs="Arial"/>
              <w:color w:val="222222"/>
              <w:sz w:val="22"/>
              <w:szCs w:val="22"/>
            </w:rPr>
          </w:rPrChange>
        </w:rPr>
        <w:t>spannend,</w:t>
      </w:r>
      <w:r w:rsidR="00DD0D68" w:rsidRPr="005652B0">
        <w:rPr>
          <w:rFonts w:ascii="Arial" w:hAnsi="Arial" w:cs="Arial"/>
          <w:color w:val="000000" w:themeColor="text1"/>
          <w:sz w:val="22"/>
          <w:szCs w:val="22"/>
          <w:rPrChange w:id="94" w:author="David Döbele" w:date="2023-01-10T20:46:00Z">
            <w:rPr>
              <w:rFonts w:ascii="Arial" w:hAnsi="Arial" w:cs="Arial"/>
              <w:color w:val="222222"/>
              <w:sz w:val="22"/>
              <w:szCs w:val="22"/>
            </w:rPr>
          </w:rPrChange>
        </w:rPr>
        <w:t xml:space="preserve"> sich kurzfristig in verschiedenste Problemstellungen und Strukturen eines Unternehmens einzudenken und </w:t>
      </w:r>
      <w:r w:rsidRPr="005652B0">
        <w:rPr>
          <w:rFonts w:ascii="Arial" w:hAnsi="Arial" w:cs="Arial"/>
          <w:color w:val="000000" w:themeColor="text1"/>
          <w:sz w:val="22"/>
          <w:szCs w:val="22"/>
          <w:rPrChange w:id="95" w:author="David Döbele" w:date="2023-01-10T20:46:00Z">
            <w:rPr>
              <w:rFonts w:ascii="Arial" w:hAnsi="Arial" w:cs="Arial"/>
              <w:color w:val="222222"/>
              <w:sz w:val="22"/>
              <w:szCs w:val="22"/>
            </w:rPr>
          </w:rPrChange>
        </w:rPr>
        <w:t xml:space="preserve">entsprechende </w:t>
      </w:r>
      <w:r w:rsidR="00DD0D68" w:rsidRPr="005652B0">
        <w:rPr>
          <w:rFonts w:ascii="Arial" w:hAnsi="Arial" w:cs="Arial"/>
          <w:color w:val="000000" w:themeColor="text1"/>
          <w:sz w:val="22"/>
          <w:szCs w:val="22"/>
          <w:rPrChange w:id="96" w:author="David Döbele" w:date="2023-01-10T20:46:00Z">
            <w:rPr>
              <w:rFonts w:ascii="Arial" w:hAnsi="Arial" w:cs="Arial"/>
              <w:color w:val="222222"/>
              <w:sz w:val="22"/>
              <w:szCs w:val="22"/>
            </w:rPr>
          </w:rPrChange>
        </w:rPr>
        <w:t>Lösungsansätze zu erarbeiten.</w:t>
      </w:r>
      <w:r w:rsidR="00AE23D3" w:rsidRPr="005652B0">
        <w:rPr>
          <w:rStyle w:val="hiddensuggestion"/>
          <w:rFonts w:ascii="Arial" w:hAnsi="Arial" w:cs="Arial"/>
          <w:color w:val="000000" w:themeColor="text1"/>
          <w:sz w:val="22"/>
          <w:szCs w:val="22"/>
          <w:rPrChange w:id="97" w:author="David Döbele" w:date="2023-01-10T20:46:00Z">
            <w:rPr>
              <w:rStyle w:val="hiddensuggestion"/>
              <w:rFonts w:ascii="Arial" w:hAnsi="Arial" w:cs="Arial"/>
              <w:color w:val="222222"/>
              <w:sz w:val="22"/>
              <w:szCs w:val="22"/>
            </w:rPr>
          </w:rPrChange>
        </w:rPr>
        <w:t xml:space="preserve"> </w:t>
      </w:r>
    </w:p>
    <w:p w14:paraId="730DDD98" w14:textId="14316F77" w:rsidR="00483118" w:rsidRPr="005652B0" w:rsidRDefault="00DD0D68" w:rsidP="00140355">
      <w:pPr>
        <w:shd w:val="clear" w:color="auto" w:fill="FFFFFF"/>
        <w:jc w:val="both"/>
        <w:rPr>
          <w:rFonts w:ascii="Arial" w:hAnsi="Arial" w:cs="Arial"/>
          <w:color w:val="000000" w:themeColor="text1"/>
          <w:sz w:val="22"/>
          <w:szCs w:val="22"/>
          <w:rPrChange w:id="98" w:author="David Döbele" w:date="2023-01-10T20:46:00Z">
            <w:rPr>
              <w:rFonts w:ascii="Arial" w:hAnsi="Arial" w:cs="Arial"/>
              <w:color w:val="222222"/>
              <w:sz w:val="22"/>
              <w:szCs w:val="22"/>
            </w:rPr>
          </w:rPrChange>
        </w:rPr>
      </w:pPr>
      <w:r w:rsidRPr="005652B0">
        <w:rPr>
          <w:rStyle w:val="hiddensuggestion"/>
          <w:rFonts w:ascii="Arial" w:hAnsi="Arial" w:cs="Arial"/>
          <w:color w:val="000000" w:themeColor="text1"/>
          <w:sz w:val="22"/>
          <w:szCs w:val="22"/>
          <w:rPrChange w:id="99" w:author="David Döbele" w:date="2023-01-10T20:46:00Z">
            <w:rPr>
              <w:rStyle w:val="hiddensuggestion"/>
              <w:rFonts w:ascii="Arial" w:hAnsi="Arial" w:cs="Arial"/>
              <w:color w:val="222222"/>
              <w:sz w:val="22"/>
              <w:szCs w:val="22"/>
            </w:rPr>
          </w:rPrChange>
        </w:rPr>
        <w:t xml:space="preserve">Die Fähigkeit </w:t>
      </w:r>
      <w:r w:rsidR="00E7661B" w:rsidRPr="005652B0">
        <w:rPr>
          <w:rFonts w:ascii="Arial" w:hAnsi="Arial" w:cs="Arial"/>
          <w:color w:val="000000" w:themeColor="text1"/>
          <w:sz w:val="22"/>
          <w:szCs w:val="22"/>
          <w:rPrChange w:id="100" w:author="David Döbele" w:date="2023-01-10T20:46:00Z">
            <w:rPr>
              <w:rFonts w:ascii="Arial" w:hAnsi="Arial" w:cs="Arial"/>
              <w:sz w:val="22"/>
              <w:szCs w:val="22"/>
            </w:rPr>
          </w:rPrChange>
        </w:rPr>
        <w:t xml:space="preserve">strategische Lösungen für unternehmerische Herausforderungen zu </w:t>
      </w:r>
      <w:r w:rsidR="00B93FCB" w:rsidRPr="005652B0">
        <w:rPr>
          <w:rFonts w:ascii="Arial" w:hAnsi="Arial" w:cs="Arial"/>
          <w:color w:val="000000" w:themeColor="text1"/>
          <w:sz w:val="22"/>
          <w:szCs w:val="22"/>
          <w:rPrChange w:id="101" w:author="David Döbele" w:date="2023-01-10T20:46:00Z">
            <w:rPr>
              <w:rFonts w:ascii="Arial" w:hAnsi="Arial" w:cs="Arial"/>
              <w:sz w:val="22"/>
              <w:szCs w:val="22"/>
            </w:rPr>
          </w:rPrChange>
        </w:rPr>
        <w:t>entwickeln,</w:t>
      </w:r>
      <w:r w:rsidR="00E7661B" w:rsidRPr="005652B0">
        <w:rPr>
          <w:rFonts w:ascii="Arial" w:hAnsi="Arial" w:cs="Arial"/>
          <w:color w:val="000000" w:themeColor="text1"/>
          <w:sz w:val="22"/>
          <w:szCs w:val="22"/>
          <w:rPrChange w:id="102" w:author="David Döbele" w:date="2023-01-10T20:46:00Z">
            <w:rPr>
              <w:rFonts w:ascii="Arial" w:hAnsi="Arial" w:cs="Arial"/>
              <w:sz w:val="22"/>
              <w:szCs w:val="22"/>
            </w:rPr>
          </w:rPrChange>
        </w:rPr>
        <w:t xml:space="preserve"> </w:t>
      </w:r>
      <w:r w:rsidR="000C1541" w:rsidRPr="005652B0">
        <w:rPr>
          <w:rStyle w:val="hiddensuggestion"/>
          <w:rFonts w:ascii="Arial" w:hAnsi="Arial" w:cs="Arial"/>
          <w:color w:val="000000" w:themeColor="text1"/>
          <w:sz w:val="22"/>
          <w:szCs w:val="22"/>
          <w:rPrChange w:id="103" w:author="David Döbele" w:date="2023-01-10T20:46:00Z">
            <w:rPr>
              <w:rStyle w:val="hiddensuggestion"/>
              <w:rFonts w:ascii="Arial" w:hAnsi="Arial" w:cs="Arial"/>
              <w:color w:val="222222"/>
              <w:sz w:val="22"/>
              <w:szCs w:val="22"/>
            </w:rPr>
          </w:rPrChange>
        </w:rPr>
        <w:t xml:space="preserve">beeindruckt mich </w:t>
      </w:r>
      <w:r w:rsidR="00FB533B" w:rsidRPr="005652B0">
        <w:rPr>
          <w:rStyle w:val="hiddensuggestion"/>
          <w:rFonts w:ascii="Arial" w:hAnsi="Arial" w:cs="Arial"/>
          <w:color w:val="000000" w:themeColor="text1"/>
          <w:sz w:val="22"/>
          <w:szCs w:val="22"/>
          <w:rPrChange w:id="104" w:author="David Döbele" w:date="2023-01-10T20:46:00Z">
            <w:rPr>
              <w:rStyle w:val="hiddensuggestion"/>
              <w:rFonts w:ascii="Arial" w:hAnsi="Arial" w:cs="Arial"/>
              <w:color w:val="222222"/>
              <w:sz w:val="22"/>
              <w:szCs w:val="22"/>
            </w:rPr>
          </w:rPrChange>
        </w:rPr>
        <w:t>sehr, w</w:t>
      </w:r>
      <w:r w:rsidR="004544D9" w:rsidRPr="005652B0">
        <w:rPr>
          <w:rStyle w:val="hiddensuggestion"/>
          <w:rFonts w:ascii="Arial" w:hAnsi="Arial" w:cs="Arial"/>
          <w:color w:val="000000" w:themeColor="text1"/>
          <w:sz w:val="22"/>
          <w:szCs w:val="22"/>
          <w:rPrChange w:id="105" w:author="David Döbele" w:date="2023-01-10T20:46:00Z">
            <w:rPr>
              <w:rStyle w:val="hiddensuggestion"/>
              <w:rFonts w:ascii="Arial" w:hAnsi="Arial" w:cs="Arial"/>
              <w:color w:val="222222"/>
              <w:sz w:val="22"/>
              <w:szCs w:val="22"/>
            </w:rPr>
          </w:rPrChange>
        </w:rPr>
        <w:t>eshalb ich eine Karriere in der Strategieberatung beziehungsweise Gründung</w:t>
      </w:r>
      <w:r w:rsidR="00A66665" w:rsidRPr="005652B0">
        <w:rPr>
          <w:rStyle w:val="hiddensuggestion"/>
          <w:rFonts w:ascii="Arial" w:hAnsi="Arial" w:cs="Arial"/>
          <w:color w:val="000000" w:themeColor="text1"/>
          <w:sz w:val="22"/>
          <w:szCs w:val="22"/>
          <w:rPrChange w:id="106" w:author="David Döbele" w:date="2023-01-10T20:46:00Z">
            <w:rPr>
              <w:rStyle w:val="hiddensuggestion"/>
              <w:rFonts w:ascii="Arial" w:hAnsi="Arial" w:cs="Arial"/>
              <w:color w:val="222222"/>
              <w:sz w:val="22"/>
              <w:szCs w:val="22"/>
            </w:rPr>
          </w:rPrChange>
        </w:rPr>
        <w:t xml:space="preserve"> meines eigenen Unternehmens</w:t>
      </w:r>
      <w:r w:rsidR="00FB533B" w:rsidRPr="005652B0">
        <w:rPr>
          <w:rFonts w:ascii="Arial" w:hAnsi="Arial" w:cs="Arial"/>
          <w:color w:val="000000" w:themeColor="text1"/>
          <w:sz w:val="22"/>
          <w:szCs w:val="22"/>
          <w:rPrChange w:id="107" w:author="David Döbele" w:date="2023-01-10T20:46:00Z">
            <w:rPr>
              <w:rFonts w:ascii="Arial" w:hAnsi="Arial" w:cs="Arial"/>
              <w:color w:val="222222"/>
              <w:sz w:val="22"/>
              <w:szCs w:val="22"/>
            </w:rPr>
          </w:rPrChange>
        </w:rPr>
        <w:t xml:space="preserve"> anstrebe</w:t>
      </w:r>
      <w:r w:rsidR="00D52E57" w:rsidRPr="005652B0">
        <w:rPr>
          <w:rFonts w:ascii="Arial" w:hAnsi="Arial" w:cs="Arial"/>
          <w:color w:val="000000" w:themeColor="text1"/>
          <w:sz w:val="22"/>
          <w:szCs w:val="22"/>
          <w:rPrChange w:id="108" w:author="David Döbele" w:date="2023-01-10T20:46:00Z">
            <w:rPr>
              <w:rFonts w:ascii="Arial" w:hAnsi="Arial" w:cs="Arial"/>
              <w:color w:val="222222"/>
              <w:sz w:val="22"/>
              <w:szCs w:val="22"/>
            </w:rPr>
          </w:rPrChange>
        </w:rPr>
        <w:t>.</w:t>
      </w:r>
    </w:p>
    <w:p w14:paraId="4276B9B1" w14:textId="0B50CFB9" w:rsidR="00E7661B" w:rsidRPr="005652B0" w:rsidRDefault="00ED5A76" w:rsidP="00140355">
      <w:pPr>
        <w:shd w:val="clear" w:color="auto" w:fill="FFFFFF"/>
        <w:jc w:val="both"/>
        <w:rPr>
          <w:rFonts w:ascii="Arial" w:hAnsi="Arial" w:cs="Arial"/>
          <w:color w:val="000000" w:themeColor="text1"/>
          <w:sz w:val="22"/>
          <w:szCs w:val="22"/>
          <w:rPrChange w:id="109" w:author="David Döbele" w:date="2023-01-10T20:46:00Z">
            <w:rPr>
              <w:rFonts w:ascii="Arial" w:hAnsi="Arial" w:cs="Arial"/>
              <w:color w:val="222222"/>
              <w:sz w:val="22"/>
              <w:szCs w:val="22"/>
            </w:rPr>
          </w:rPrChange>
        </w:rPr>
      </w:pPr>
      <w:r w:rsidRPr="005652B0">
        <w:rPr>
          <w:rFonts w:ascii="Arial" w:hAnsi="Arial" w:cs="Arial"/>
          <w:color w:val="000000" w:themeColor="text1"/>
          <w:sz w:val="22"/>
          <w:szCs w:val="22"/>
          <w:rPrChange w:id="110" w:author="David Döbele" w:date="2023-01-10T20:46:00Z">
            <w:rPr>
              <w:rFonts w:ascii="Arial" w:hAnsi="Arial" w:cs="Arial"/>
              <w:color w:val="222222"/>
              <w:sz w:val="22"/>
              <w:szCs w:val="22"/>
            </w:rPr>
          </w:rPrChange>
        </w:rPr>
        <w:t>Als ambitionierter Boxsportler weiß ich aus eigener Erfahrung, wie wichtig Disziplin und Durchhaltevermögen sind, um hohe Ziele zu erreichen. D</w:t>
      </w:r>
      <w:r w:rsidR="0097023E" w:rsidRPr="005652B0">
        <w:rPr>
          <w:rFonts w:ascii="Arial" w:hAnsi="Arial" w:cs="Arial"/>
          <w:color w:val="000000" w:themeColor="text1"/>
          <w:sz w:val="22"/>
          <w:szCs w:val="22"/>
          <w:rPrChange w:id="111" w:author="David Döbele" w:date="2023-01-10T20:46:00Z">
            <w:rPr>
              <w:rFonts w:ascii="Arial" w:hAnsi="Arial" w:cs="Arial"/>
              <w:color w:val="222222"/>
              <w:sz w:val="22"/>
              <w:szCs w:val="22"/>
            </w:rPr>
          </w:rPrChange>
        </w:rPr>
        <w:t>aher weiß ich,</w:t>
      </w:r>
      <w:r w:rsidRPr="005652B0">
        <w:rPr>
          <w:rFonts w:ascii="Arial" w:hAnsi="Arial" w:cs="Arial"/>
          <w:color w:val="000000" w:themeColor="text1"/>
          <w:sz w:val="22"/>
          <w:szCs w:val="22"/>
          <w:rPrChange w:id="112" w:author="David Döbele" w:date="2023-01-10T20:46:00Z">
            <w:rPr>
              <w:rFonts w:ascii="Arial" w:hAnsi="Arial" w:cs="Arial"/>
              <w:color w:val="222222"/>
              <w:sz w:val="22"/>
              <w:szCs w:val="22"/>
            </w:rPr>
          </w:rPrChange>
        </w:rPr>
        <w:t xml:space="preserve"> dass ich die nötige Zeit und Energie aufbringen werde, um meine Ziele zu verwirklichen.</w:t>
      </w:r>
    </w:p>
    <w:p w14:paraId="5EB5E4A8" w14:textId="77777777" w:rsidR="00540C64" w:rsidRPr="005652B0" w:rsidRDefault="00540C64" w:rsidP="00971FA9">
      <w:pPr>
        <w:shd w:val="clear" w:color="auto" w:fill="FFFFFF"/>
        <w:jc w:val="both"/>
        <w:rPr>
          <w:rFonts w:ascii="Arial" w:hAnsi="Arial" w:cs="Arial"/>
          <w:color w:val="000000" w:themeColor="text1"/>
          <w:sz w:val="22"/>
          <w:szCs w:val="22"/>
          <w:rPrChange w:id="113" w:author="David Döbele" w:date="2023-01-10T20:46:00Z">
            <w:rPr>
              <w:rFonts w:ascii="Arial" w:hAnsi="Arial" w:cs="Arial"/>
              <w:color w:val="222222"/>
              <w:sz w:val="22"/>
              <w:szCs w:val="22"/>
            </w:rPr>
          </w:rPrChange>
        </w:rPr>
      </w:pPr>
    </w:p>
    <w:p w14:paraId="5E61FA59" w14:textId="0A39992C" w:rsidR="00ED5A76" w:rsidRPr="005652B0" w:rsidRDefault="00ED5A76" w:rsidP="00971FA9">
      <w:pPr>
        <w:shd w:val="clear" w:color="auto" w:fill="FFFFFF"/>
        <w:jc w:val="both"/>
        <w:rPr>
          <w:rFonts w:ascii="Arial" w:hAnsi="Arial" w:cs="Arial"/>
          <w:color w:val="000000" w:themeColor="text1"/>
          <w:sz w:val="22"/>
          <w:szCs w:val="22"/>
          <w:rPrChange w:id="114" w:author="David Döbele" w:date="2023-01-10T20:46:00Z">
            <w:rPr>
              <w:rFonts w:ascii="Arial" w:hAnsi="Arial" w:cs="Arial"/>
              <w:color w:val="222222"/>
              <w:sz w:val="22"/>
              <w:szCs w:val="22"/>
            </w:rPr>
          </w:rPrChange>
        </w:rPr>
      </w:pPr>
      <w:r w:rsidRPr="005652B0">
        <w:rPr>
          <w:rFonts w:ascii="Arial" w:hAnsi="Arial" w:cs="Arial"/>
          <w:color w:val="000000" w:themeColor="text1"/>
          <w:sz w:val="22"/>
          <w:szCs w:val="22"/>
          <w:rPrChange w:id="115" w:author="David Döbele" w:date="2023-01-10T20:46:00Z">
            <w:rPr>
              <w:rFonts w:ascii="Arial" w:hAnsi="Arial" w:cs="Arial"/>
              <w:color w:val="222222"/>
              <w:sz w:val="22"/>
              <w:szCs w:val="22"/>
            </w:rPr>
          </w:rPrChange>
        </w:rPr>
        <w:t>Um jedoch Vorgänge verstehen und zielführende Strategien entwickeln zu können, sind umfassende Kenntnisse der Betriebswirtschaftslehre beziehungsweise der internationalen Betriebswirtschaftslehre essenziell. Deshalb sehe ich den Studiengang Internationale BWL/Management als ideale Möglichkeit, meine analytischen Fähigkeiten mit meinen Interessen und meiner Leidenschaft zu verbinden.</w:t>
      </w:r>
    </w:p>
    <w:p w14:paraId="7446856A" w14:textId="55A66EBA" w:rsidR="00FE5823" w:rsidRPr="005652B0" w:rsidRDefault="00ED5A76" w:rsidP="00971FA9">
      <w:pPr>
        <w:shd w:val="clear" w:color="auto" w:fill="FFFFFF"/>
        <w:jc w:val="both"/>
        <w:rPr>
          <w:rFonts w:ascii="Arial" w:hAnsi="Arial" w:cs="Arial"/>
          <w:color w:val="000000" w:themeColor="text1"/>
          <w:sz w:val="22"/>
          <w:szCs w:val="22"/>
          <w:rPrChange w:id="116"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17" w:author="David Döbele" w:date="2023-01-10T20:46:00Z">
            <w:rPr>
              <w:rFonts w:ascii="Arial" w:hAnsi="Arial" w:cs="Arial"/>
              <w:color w:val="222222"/>
              <w:sz w:val="22"/>
              <w:szCs w:val="22"/>
            </w:rPr>
          </w:rPrChange>
        </w:rPr>
        <w:t>Insbesondere die internationale Ausrichtung des Studiengangs reizt mich sehr, da ich schon immer an internationalen Aktivitäten interessiert war und offen für neue interkulturelle Erfahrungen bin.</w:t>
      </w:r>
    </w:p>
    <w:p w14:paraId="69179778" w14:textId="74DA42ED" w:rsidR="00971FA9" w:rsidRPr="005652B0" w:rsidRDefault="00971FA9" w:rsidP="00971FA9">
      <w:pPr>
        <w:shd w:val="clear" w:color="auto" w:fill="FFFFFF"/>
        <w:jc w:val="both"/>
        <w:rPr>
          <w:rFonts w:ascii="Arial" w:hAnsi="Arial" w:cs="Arial"/>
          <w:color w:val="000000" w:themeColor="text1"/>
          <w:sz w:val="22"/>
          <w:szCs w:val="22"/>
          <w:rPrChange w:id="118"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19" w:author="David Döbele" w:date="2023-01-10T20:46:00Z">
            <w:rPr>
              <w:rFonts w:ascii="Arial" w:hAnsi="Arial" w:cs="Arial"/>
              <w:sz w:val="22"/>
              <w:szCs w:val="22"/>
            </w:rPr>
          </w:rPrChange>
        </w:rPr>
        <w:t>Die WHU bietet die optimale Möglichkeit, mein Studium erfolgreich zu absolvieren. Diversität, Internationalität und die exzellente akademische Ausbildung sind die Hauptgründe, warum ich mich dafür entschieden habe.</w:t>
      </w:r>
    </w:p>
    <w:p w14:paraId="03BD3C25" w14:textId="59C9B5A2" w:rsidR="00971FA9" w:rsidRPr="005652B0" w:rsidRDefault="00971FA9" w:rsidP="00971FA9">
      <w:pPr>
        <w:shd w:val="clear" w:color="auto" w:fill="FFFFFF"/>
        <w:jc w:val="both"/>
        <w:rPr>
          <w:rFonts w:ascii="Arial" w:hAnsi="Arial" w:cs="Arial"/>
          <w:color w:val="000000" w:themeColor="text1"/>
          <w:sz w:val="22"/>
          <w:szCs w:val="22"/>
          <w:rPrChange w:id="120"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21" w:author="David Döbele" w:date="2023-01-10T20:46:00Z">
            <w:rPr>
              <w:rFonts w:ascii="Arial" w:hAnsi="Arial" w:cs="Arial"/>
              <w:sz w:val="22"/>
              <w:szCs w:val="22"/>
            </w:rPr>
          </w:rPrChange>
        </w:rPr>
        <w:t xml:space="preserve">Ich </w:t>
      </w:r>
      <w:r w:rsidR="00F5439F" w:rsidRPr="005652B0">
        <w:rPr>
          <w:rFonts w:ascii="Arial" w:hAnsi="Arial" w:cs="Arial"/>
          <w:color w:val="000000" w:themeColor="text1"/>
          <w:sz w:val="22"/>
          <w:szCs w:val="22"/>
          <w:rPrChange w:id="122" w:author="David Döbele" w:date="2023-01-10T20:46:00Z">
            <w:rPr>
              <w:rFonts w:ascii="Arial" w:hAnsi="Arial" w:cs="Arial"/>
              <w:sz w:val="22"/>
              <w:szCs w:val="22"/>
            </w:rPr>
          </w:rPrChange>
        </w:rPr>
        <w:t>bin mir sicher</w:t>
      </w:r>
      <w:r w:rsidR="00145EAE" w:rsidRPr="005652B0">
        <w:rPr>
          <w:rFonts w:ascii="Arial" w:hAnsi="Arial" w:cs="Arial"/>
          <w:color w:val="000000" w:themeColor="text1"/>
          <w:sz w:val="22"/>
          <w:szCs w:val="22"/>
          <w:rPrChange w:id="123" w:author="David Döbele" w:date="2023-01-10T20:46:00Z">
            <w:rPr>
              <w:rFonts w:ascii="Arial" w:hAnsi="Arial" w:cs="Arial"/>
              <w:sz w:val="22"/>
              <w:szCs w:val="22"/>
            </w:rPr>
          </w:rPrChange>
        </w:rPr>
        <w:t>,</w:t>
      </w:r>
      <w:r w:rsidRPr="005652B0">
        <w:rPr>
          <w:rFonts w:ascii="Arial" w:hAnsi="Arial" w:cs="Arial"/>
          <w:color w:val="000000" w:themeColor="text1"/>
          <w:sz w:val="22"/>
          <w:szCs w:val="22"/>
          <w:rPrChange w:id="124" w:author="David Döbele" w:date="2023-01-10T20:46:00Z">
            <w:rPr>
              <w:rFonts w:ascii="Arial" w:hAnsi="Arial" w:cs="Arial"/>
              <w:sz w:val="22"/>
              <w:szCs w:val="22"/>
            </w:rPr>
          </w:rPrChange>
        </w:rPr>
        <w:t xml:space="preserve"> an der WHU mein volles Poten</w:t>
      </w:r>
      <w:r w:rsidR="00145EAE" w:rsidRPr="005652B0">
        <w:rPr>
          <w:rFonts w:ascii="Arial" w:hAnsi="Arial" w:cs="Arial"/>
          <w:color w:val="000000" w:themeColor="text1"/>
          <w:sz w:val="22"/>
          <w:szCs w:val="22"/>
          <w:rPrChange w:id="125" w:author="David Döbele" w:date="2023-01-10T20:46:00Z">
            <w:rPr>
              <w:rFonts w:ascii="Arial" w:hAnsi="Arial" w:cs="Arial"/>
              <w:sz w:val="22"/>
              <w:szCs w:val="22"/>
            </w:rPr>
          </w:rPrChange>
        </w:rPr>
        <w:t>zial</w:t>
      </w:r>
      <w:r w:rsidRPr="005652B0">
        <w:rPr>
          <w:rFonts w:ascii="Arial" w:hAnsi="Arial" w:cs="Arial"/>
          <w:color w:val="000000" w:themeColor="text1"/>
          <w:sz w:val="22"/>
          <w:szCs w:val="22"/>
          <w:rPrChange w:id="126" w:author="David Döbele" w:date="2023-01-10T20:46:00Z">
            <w:rPr>
              <w:rFonts w:ascii="Arial" w:hAnsi="Arial" w:cs="Arial"/>
              <w:sz w:val="22"/>
              <w:szCs w:val="22"/>
            </w:rPr>
          </w:rPrChange>
        </w:rPr>
        <w:t xml:space="preserve"> akademisch und persönlich entfalten zu können und </w:t>
      </w:r>
      <w:r w:rsidR="00F5439F" w:rsidRPr="005652B0">
        <w:rPr>
          <w:rFonts w:ascii="Arial" w:hAnsi="Arial" w:cs="Arial"/>
          <w:color w:val="000000" w:themeColor="text1"/>
          <w:sz w:val="22"/>
          <w:szCs w:val="22"/>
          <w:rPrChange w:id="127" w:author="David Döbele" w:date="2023-01-10T20:46:00Z">
            <w:rPr>
              <w:rFonts w:ascii="Arial" w:hAnsi="Arial" w:cs="Arial"/>
              <w:sz w:val="22"/>
              <w:szCs w:val="22"/>
            </w:rPr>
          </w:rPrChange>
        </w:rPr>
        <w:t xml:space="preserve">mich in </w:t>
      </w:r>
      <w:r w:rsidRPr="005652B0">
        <w:rPr>
          <w:rFonts w:ascii="Arial" w:hAnsi="Arial" w:cs="Arial"/>
          <w:color w:val="000000" w:themeColor="text1"/>
          <w:sz w:val="22"/>
          <w:szCs w:val="22"/>
          <w:rPrChange w:id="128" w:author="David Döbele" w:date="2023-01-10T20:46:00Z">
            <w:rPr>
              <w:rFonts w:ascii="Arial" w:hAnsi="Arial" w:cs="Arial"/>
              <w:sz w:val="22"/>
              <w:szCs w:val="22"/>
            </w:rPr>
          </w:rPrChange>
        </w:rPr>
        <w:t xml:space="preserve">das ambitionierte und motivierte Umfeld an der WHU </w:t>
      </w:r>
      <w:r w:rsidR="00F5439F" w:rsidRPr="005652B0">
        <w:rPr>
          <w:rFonts w:ascii="Arial" w:hAnsi="Arial" w:cs="Arial"/>
          <w:color w:val="000000" w:themeColor="text1"/>
          <w:sz w:val="22"/>
          <w:szCs w:val="22"/>
          <w:rPrChange w:id="129" w:author="David Döbele" w:date="2023-01-10T20:46:00Z">
            <w:rPr>
              <w:rFonts w:ascii="Arial" w:hAnsi="Arial" w:cs="Arial"/>
              <w:sz w:val="22"/>
              <w:szCs w:val="22"/>
            </w:rPr>
          </w:rPrChange>
        </w:rPr>
        <w:t>integrieren zu können</w:t>
      </w:r>
      <w:r w:rsidRPr="005652B0">
        <w:rPr>
          <w:rFonts w:ascii="Arial" w:hAnsi="Arial" w:cs="Arial"/>
          <w:color w:val="000000" w:themeColor="text1"/>
          <w:sz w:val="22"/>
          <w:szCs w:val="22"/>
          <w:rPrChange w:id="130" w:author="David Döbele" w:date="2023-01-10T20:46:00Z">
            <w:rPr>
              <w:rFonts w:ascii="Arial" w:hAnsi="Arial" w:cs="Arial"/>
              <w:sz w:val="22"/>
              <w:szCs w:val="22"/>
            </w:rPr>
          </w:rPrChange>
        </w:rPr>
        <w:t>.</w:t>
      </w:r>
    </w:p>
    <w:p w14:paraId="7D1E2EA3" w14:textId="7C29BD63" w:rsidR="00971FA9" w:rsidRPr="005652B0" w:rsidRDefault="00971FA9" w:rsidP="00971FA9">
      <w:pPr>
        <w:shd w:val="clear" w:color="auto" w:fill="FFFFFF"/>
        <w:jc w:val="both"/>
        <w:rPr>
          <w:rFonts w:ascii="Arial" w:hAnsi="Arial" w:cs="Arial"/>
          <w:color w:val="000000" w:themeColor="text1"/>
          <w:sz w:val="22"/>
          <w:szCs w:val="22"/>
          <w:rPrChange w:id="131"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32" w:author="David Döbele" w:date="2023-01-10T20:46:00Z">
            <w:rPr>
              <w:rFonts w:ascii="Arial" w:hAnsi="Arial" w:cs="Arial"/>
              <w:sz w:val="22"/>
              <w:szCs w:val="22"/>
            </w:rPr>
          </w:rPrChange>
        </w:rPr>
        <w:t>Die familiäre Atmosphäre am Campus in Vallendar</w:t>
      </w:r>
      <w:ins w:id="133" w:author="David Döbele" w:date="2023-01-10T20:43:00Z">
        <w:r w:rsidR="000A0545" w:rsidRPr="005652B0">
          <w:rPr>
            <w:rFonts w:ascii="Arial" w:hAnsi="Arial" w:cs="Arial"/>
            <w:color w:val="000000" w:themeColor="text1"/>
            <w:sz w:val="22"/>
            <w:szCs w:val="22"/>
            <w:rPrChange w:id="134" w:author="David Döbele" w:date="2023-01-10T20:46:00Z">
              <w:rPr>
                <w:rFonts w:ascii="Arial" w:hAnsi="Arial" w:cs="Arial"/>
                <w:sz w:val="22"/>
                <w:szCs w:val="22"/>
              </w:rPr>
            </w:rPrChange>
          </w:rPr>
          <w:t xml:space="preserve"> und der daraus resultierende </w:t>
        </w:r>
        <w:proofErr w:type="gramStart"/>
        <w:r w:rsidR="000A0545" w:rsidRPr="005652B0">
          <w:rPr>
            <w:rFonts w:ascii="Arial" w:hAnsi="Arial" w:cs="Arial"/>
            <w:color w:val="000000" w:themeColor="text1"/>
            <w:sz w:val="22"/>
            <w:szCs w:val="22"/>
            <w:rPrChange w:id="135" w:author="David Döbele" w:date="2023-01-10T20:46:00Z">
              <w:rPr>
                <w:rFonts w:ascii="Arial" w:hAnsi="Arial" w:cs="Arial"/>
                <w:sz w:val="22"/>
                <w:szCs w:val="22"/>
              </w:rPr>
            </w:rPrChange>
          </w:rPr>
          <w:t>WHU Spirit</w:t>
        </w:r>
      </w:ins>
      <w:proofErr w:type="gramEnd"/>
      <w:r w:rsidRPr="005652B0">
        <w:rPr>
          <w:rFonts w:ascii="Arial" w:hAnsi="Arial" w:cs="Arial"/>
          <w:color w:val="000000" w:themeColor="text1"/>
          <w:sz w:val="22"/>
          <w:szCs w:val="22"/>
          <w:rPrChange w:id="136" w:author="David Döbele" w:date="2023-01-10T20:46:00Z">
            <w:rPr>
              <w:rFonts w:ascii="Arial" w:hAnsi="Arial" w:cs="Arial"/>
              <w:sz w:val="22"/>
              <w:szCs w:val="22"/>
            </w:rPr>
          </w:rPrChange>
        </w:rPr>
        <w:t xml:space="preserve"> </w:t>
      </w:r>
      <w:del w:id="137" w:author="David Döbele" w:date="2023-01-10T20:43:00Z">
        <w:r w:rsidRPr="005652B0" w:rsidDel="000A0545">
          <w:rPr>
            <w:rFonts w:ascii="Arial" w:hAnsi="Arial" w:cs="Arial"/>
            <w:color w:val="000000" w:themeColor="text1"/>
            <w:sz w:val="22"/>
            <w:szCs w:val="22"/>
            <w:rPrChange w:id="138" w:author="David Döbele" w:date="2023-01-10T20:46:00Z">
              <w:rPr>
                <w:rFonts w:ascii="Arial" w:hAnsi="Arial" w:cs="Arial"/>
                <w:sz w:val="22"/>
                <w:szCs w:val="22"/>
              </w:rPr>
            </w:rPrChange>
          </w:rPr>
          <w:delText xml:space="preserve">ist </w:delText>
        </w:r>
      </w:del>
      <w:ins w:id="139" w:author="David Döbele" w:date="2023-01-10T20:43:00Z">
        <w:r w:rsidR="000A0545" w:rsidRPr="005652B0">
          <w:rPr>
            <w:rFonts w:ascii="Arial" w:hAnsi="Arial" w:cs="Arial"/>
            <w:color w:val="000000" w:themeColor="text1"/>
            <w:sz w:val="22"/>
            <w:szCs w:val="22"/>
            <w:rPrChange w:id="140" w:author="David Döbele" w:date="2023-01-10T20:46:00Z">
              <w:rPr>
                <w:rFonts w:ascii="Arial" w:hAnsi="Arial" w:cs="Arial"/>
                <w:sz w:val="22"/>
                <w:szCs w:val="22"/>
              </w:rPr>
            </w:rPrChange>
          </w:rPr>
          <w:t>sind</w:t>
        </w:r>
        <w:r w:rsidR="000A0545" w:rsidRPr="005652B0">
          <w:rPr>
            <w:rFonts w:ascii="Arial" w:hAnsi="Arial" w:cs="Arial"/>
            <w:color w:val="000000" w:themeColor="text1"/>
            <w:sz w:val="22"/>
            <w:szCs w:val="22"/>
            <w:rPrChange w:id="141" w:author="David Döbele" w:date="2023-01-10T20:46:00Z">
              <w:rPr>
                <w:rFonts w:ascii="Arial" w:hAnsi="Arial" w:cs="Arial"/>
                <w:sz w:val="22"/>
                <w:szCs w:val="22"/>
              </w:rPr>
            </w:rPrChange>
          </w:rPr>
          <w:t xml:space="preserve"> </w:t>
        </w:r>
      </w:ins>
      <w:r w:rsidRPr="005652B0">
        <w:rPr>
          <w:rFonts w:ascii="Arial" w:hAnsi="Arial" w:cs="Arial"/>
          <w:color w:val="000000" w:themeColor="text1"/>
          <w:sz w:val="22"/>
          <w:szCs w:val="22"/>
          <w:rPrChange w:id="142" w:author="David Döbele" w:date="2023-01-10T20:46:00Z">
            <w:rPr>
              <w:rFonts w:ascii="Arial" w:hAnsi="Arial" w:cs="Arial"/>
              <w:sz w:val="22"/>
              <w:szCs w:val="22"/>
            </w:rPr>
          </w:rPrChange>
        </w:rPr>
        <w:t>einzigartig und biet</w:t>
      </w:r>
      <w:del w:id="143" w:author="David Döbele" w:date="2023-01-10T20:43:00Z">
        <w:r w:rsidRPr="005652B0" w:rsidDel="000A0545">
          <w:rPr>
            <w:rFonts w:ascii="Arial" w:hAnsi="Arial" w:cs="Arial"/>
            <w:color w:val="000000" w:themeColor="text1"/>
            <w:sz w:val="22"/>
            <w:szCs w:val="22"/>
            <w:rPrChange w:id="144" w:author="David Döbele" w:date="2023-01-10T20:46:00Z">
              <w:rPr>
                <w:rFonts w:ascii="Arial" w:hAnsi="Arial" w:cs="Arial"/>
                <w:sz w:val="22"/>
                <w:szCs w:val="22"/>
              </w:rPr>
            </w:rPrChange>
          </w:rPr>
          <w:delText>e</w:delText>
        </w:r>
      </w:del>
      <w:ins w:id="145" w:author="David Döbele" w:date="2023-01-10T20:43:00Z">
        <w:r w:rsidR="000A0545" w:rsidRPr="005652B0">
          <w:rPr>
            <w:rFonts w:ascii="Arial" w:hAnsi="Arial" w:cs="Arial"/>
            <w:color w:val="000000" w:themeColor="text1"/>
            <w:sz w:val="22"/>
            <w:szCs w:val="22"/>
            <w:rPrChange w:id="146" w:author="David Döbele" w:date="2023-01-10T20:46:00Z">
              <w:rPr>
                <w:rFonts w:ascii="Arial" w:hAnsi="Arial" w:cs="Arial"/>
                <w:sz w:val="22"/>
                <w:szCs w:val="22"/>
              </w:rPr>
            </w:rPrChange>
          </w:rPr>
          <w:t>en</w:t>
        </w:r>
      </w:ins>
      <w:del w:id="147" w:author="David Döbele" w:date="2023-01-10T20:43:00Z">
        <w:r w:rsidRPr="005652B0" w:rsidDel="000A0545">
          <w:rPr>
            <w:rFonts w:ascii="Arial" w:hAnsi="Arial" w:cs="Arial"/>
            <w:color w:val="000000" w:themeColor="text1"/>
            <w:sz w:val="22"/>
            <w:szCs w:val="22"/>
            <w:rPrChange w:id="148" w:author="David Döbele" w:date="2023-01-10T20:46:00Z">
              <w:rPr>
                <w:rFonts w:ascii="Arial" w:hAnsi="Arial" w:cs="Arial"/>
                <w:sz w:val="22"/>
                <w:szCs w:val="22"/>
              </w:rPr>
            </w:rPrChange>
          </w:rPr>
          <w:delText>t</w:delText>
        </w:r>
      </w:del>
      <w:r w:rsidRPr="005652B0">
        <w:rPr>
          <w:rFonts w:ascii="Arial" w:hAnsi="Arial" w:cs="Arial"/>
          <w:color w:val="000000" w:themeColor="text1"/>
          <w:sz w:val="22"/>
          <w:szCs w:val="22"/>
          <w:rPrChange w:id="149" w:author="David Döbele" w:date="2023-01-10T20:46:00Z">
            <w:rPr>
              <w:rFonts w:ascii="Arial" w:hAnsi="Arial" w:cs="Arial"/>
              <w:sz w:val="22"/>
              <w:szCs w:val="22"/>
            </w:rPr>
          </w:rPrChange>
        </w:rPr>
        <w:t xml:space="preserve"> die besten Voraussetzungen für eine anregende Lernumgebung und die Entstehung von enger Freundschaft und einem großartigen Netzwerk.</w:t>
      </w:r>
    </w:p>
    <w:p w14:paraId="45EF4717" w14:textId="77777777" w:rsidR="00971FA9" w:rsidRPr="005652B0" w:rsidRDefault="00971FA9" w:rsidP="00971FA9">
      <w:pPr>
        <w:shd w:val="clear" w:color="auto" w:fill="FFFFFF"/>
        <w:jc w:val="both"/>
        <w:rPr>
          <w:rFonts w:ascii="Arial" w:hAnsi="Arial" w:cs="Arial"/>
          <w:color w:val="000000" w:themeColor="text1"/>
          <w:sz w:val="22"/>
          <w:szCs w:val="22"/>
          <w:rPrChange w:id="150"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51" w:author="David Döbele" w:date="2023-01-10T20:46:00Z">
            <w:rPr>
              <w:rFonts w:ascii="Arial" w:hAnsi="Arial" w:cs="Arial"/>
              <w:sz w:val="22"/>
              <w:szCs w:val="22"/>
            </w:rPr>
          </w:rPrChange>
        </w:rPr>
        <w:t>Ich wurde besonders von dem Gemeinschaftsgefühl und dem Zusammenhalt beeindruckt, die ich bei Gesprächen mit Studierenden erlebt habe und die mich dazu bewegt haben, mein Studium an der WHU zu absolvieren.</w:t>
      </w:r>
    </w:p>
    <w:p w14:paraId="4401788A" w14:textId="21B69C34" w:rsidR="00ED5A76" w:rsidRPr="005652B0" w:rsidRDefault="00971FA9" w:rsidP="00971FA9">
      <w:pPr>
        <w:shd w:val="clear" w:color="auto" w:fill="FFFFFF"/>
        <w:jc w:val="both"/>
        <w:rPr>
          <w:rFonts w:ascii="Arial" w:hAnsi="Arial" w:cs="Arial"/>
          <w:color w:val="000000" w:themeColor="text1"/>
          <w:sz w:val="22"/>
          <w:szCs w:val="22"/>
          <w:rPrChange w:id="152"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53" w:author="David Döbele" w:date="2023-01-10T20:46:00Z">
            <w:rPr>
              <w:rFonts w:ascii="Arial" w:hAnsi="Arial" w:cs="Arial"/>
              <w:sz w:val="22"/>
              <w:szCs w:val="22"/>
            </w:rPr>
          </w:rPrChange>
        </w:rPr>
        <w:t xml:space="preserve">Ich weiß, wie entscheidend praktische Erfahrung im Berufsleben ist, um frühzeitig Erfahrungen und Eindrücke zu sammeln. Demzufolge habe ich bereits ein Praktikum im </w:t>
      </w:r>
      <w:r w:rsidRPr="005652B0">
        <w:rPr>
          <w:rFonts w:ascii="Arial" w:hAnsi="Arial" w:cs="Arial"/>
          <w:color w:val="000000" w:themeColor="text1"/>
          <w:sz w:val="22"/>
          <w:szCs w:val="22"/>
          <w:rPrChange w:id="154" w:author="David Döbele" w:date="2023-01-10T20:46:00Z">
            <w:rPr>
              <w:rFonts w:ascii="Arial" w:hAnsi="Arial" w:cs="Arial"/>
              <w:sz w:val="22"/>
              <w:szCs w:val="22"/>
            </w:rPr>
          </w:rPrChange>
        </w:rPr>
        <w:lastRenderedPageBreak/>
        <w:t xml:space="preserve">Immobilienmanagement </w:t>
      </w:r>
      <w:r w:rsidR="00ED5A76" w:rsidRPr="005652B0">
        <w:rPr>
          <w:rFonts w:ascii="Arial" w:hAnsi="Arial" w:cs="Arial"/>
          <w:color w:val="000000" w:themeColor="text1"/>
          <w:sz w:val="22"/>
          <w:szCs w:val="22"/>
          <w:rPrChange w:id="155" w:author="David Döbele" w:date="2023-01-10T20:46:00Z">
            <w:rPr>
              <w:rFonts w:ascii="Arial" w:hAnsi="Arial" w:cs="Arial"/>
              <w:sz w:val="22"/>
              <w:szCs w:val="22"/>
            </w:rPr>
          </w:rPrChange>
        </w:rPr>
        <w:t>beendet</w:t>
      </w:r>
      <w:r w:rsidRPr="005652B0">
        <w:rPr>
          <w:rFonts w:ascii="Arial" w:hAnsi="Arial" w:cs="Arial"/>
          <w:color w:val="000000" w:themeColor="text1"/>
          <w:sz w:val="22"/>
          <w:szCs w:val="22"/>
          <w:rPrChange w:id="156" w:author="David Döbele" w:date="2023-01-10T20:46:00Z">
            <w:rPr>
              <w:rFonts w:ascii="Arial" w:hAnsi="Arial" w:cs="Arial"/>
              <w:sz w:val="22"/>
              <w:szCs w:val="22"/>
            </w:rPr>
          </w:rPrChange>
        </w:rPr>
        <w:t xml:space="preserve"> und </w:t>
      </w:r>
      <w:r w:rsidR="003C373E" w:rsidRPr="005652B0">
        <w:rPr>
          <w:rFonts w:ascii="Arial" w:hAnsi="Arial" w:cs="Arial"/>
          <w:color w:val="000000" w:themeColor="text1"/>
          <w:sz w:val="22"/>
          <w:szCs w:val="22"/>
          <w:rPrChange w:id="157" w:author="David Döbele" w:date="2023-01-10T20:46:00Z">
            <w:rPr>
              <w:rFonts w:ascii="Arial" w:hAnsi="Arial" w:cs="Arial"/>
              <w:sz w:val="22"/>
              <w:szCs w:val="22"/>
            </w:rPr>
          </w:rPrChange>
        </w:rPr>
        <w:t>habe</w:t>
      </w:r>
      <w:r w:rsidRPr="005652B0">
        <w:rPr>
          <w:rFonts w:ascii="Arial" w:hAnsi="Arial" w:cs="Arial"/>
          <w:color w:val="000000" w:themeColor="text1"/>
          <w:sz w:val="22"/>
          <w:szCs w:val="22"/>
          <w:rPrChange w:id="158" w:author="David Döbele" w:date="2023-01-10T20:46:00Z">
            <w:rPr>
              <w:rFonts w:ascii="Arial" w:hAnsi="Arial" w:cs="Arial"/>
              <w:sz w:val="22"/>
              <w:szCs w:val="22"/>
            </w:rPr>
          </w:rPrChange>
        </w:rPr>
        <w:t xml:space="preserve"> im Januar ein weiteres Praktikum bei Mazars in den Bereichen Wirtschaftsprüfung und Finanzdienstleistungen beg</w:t>
      </w:r>
      <w:r w:rsidR="003C373E" w:rsidRPr="005652B0">
        <w:rPr>
          <w:rFonts w:ascii="Arial" w:hAnsi="Arial" w:cs="Arial"/>
          <w:color w:val="000000" w:themeColor="text1"/>
          <w:sz w:val="22"/>
          <w:szCs w:val="22"/>
          <w:rPrChange w:id="159" w:author="David Döbele" w:date="2023-01-10T20:46:00Z">
            <w:rPr>
              <w:rFonts w:ascii="Arial" w:hAnsi="Arial" w:cs="Arial"/>
              <w:sz w:val="22"/>
              <w:szCs w:val="22"/>
            </w:rPr>
          </w:rPrChange>
        </w:rPr>
        <w:t>onnen.</w:t>
      </w:r>
      <w:r w:rsidRPr="005652B0">
        <w:rPr>
          <w:rFonts w:ascii="Arial" w:hAnsi="Arial" w:cs="Arial"/>
          <w:color w:val="000000" w:themeColor="text1"/>
          <w:sz w:val="22"/>
          <w:szCs w:val="22"/>
          <w:rPrChange w:id="160" w:author="David Döbele" w:date="2023-01-10T20:46:00Z">
            <w:rPr>
              <w:rFonts w:ascii="Arial" w:hAnsi="Arial" w:cs="Arial"/>
              <w:sz w:val="22"/>
              <w:szCs w:val="22"/>
            </w:rPr>
          </w:rPrChange>
        </w:rPr>
        <w:t xml:space="preserve"> </w:t>
      </w:r>
    </w:p>
    <w:p w14:paraId="7153701F" w14:textId="31B652FA" w:rsidR="00971FA9" w:rsidRPr="005652B0" w:rsidRDefault="00971FA9" w:rsidP="00971FA9">
      <w:pPr>
        <w:shd w:val="clear" w:color="auto" w:fill="FFFFFF"/>
        <w:jc w:val="both"/>
        <w:rPr>
          <w:rFonts w:ascii="Arial" w:hAnsi="Arial" w:cs="Arial"/>
          <w:color w:val="000000" w:themeColor="text1"/>
          <w:sz w:val="22"/>
          <w:szCs w:val="22"/>
          <w:rPrChange w:id="161" w:author="David Döbele" w:date="2023-01-10T20:46:00Z">
            <w:rPr>
              <w:rFonts w:ascii="Arial" w:hAnsi="Arial" w:cs="Arial"/>
              <w:sz w:val="22"/>
              <w:szCs w:val="22"/>
            </w:rPr>
          </w:rPrChange>
        </w:rPr>
      </w:pPr>
      <w:r w:rsidRPr="005652B0">
        <w:rPr>
          <w:rFonts w:ascii="Arial" w:hAnsi="Arial" w:cs="Arial"/>
          <w:color w:val="000000" w:themeColor="text1"/>
          <w:sz w:val="22"/>
          <w:szCs w:val="22"/>
          <w:rPrChange w:id="162" w:author="David Döbele" w:date="2023-01-10T20:46:00Z">
            <w:rPr>
              <w:rFonts w:ascii="Arial" w:hAnsi="Arial" w:cs="Arial"/>
              <w:sz w:val="22"/>
              <w:szCs w:val="22"/>
            </w:rPr>
          </w:rPrChange>
        </w:rPr>
        <w:t xml:space="preserve">Nicht nur das Career Center der WHU, sondern auch die enge Verbindung zu großen renommierten Firmen </w:t>
      </w:r>
      <w:r w:rsidR="003C373E" w:rsidRPr="005652B0">
        <w:rPr>
          <w:rFonts w:ascii="Arial" w:hAnsi="Arial" w:cs="Arial"/>
          <w:color w:val="000000" w:themeColor="text1"/>
          <w:sz w:val="22"/>
          <w:szCs w:val="22"/>
          <w:rPrChange w:id="163" w:author="David Döbele" w:date="2023-01-10T20:46:00Z">
            <w:rPr>
              <w:rFonts w:ascii="Arial" w:hAnsi="Arial" w:cs="Arial"/>
              <w:sz w:val="22"/>
              <w:szCs w:val="22"/>
            </w:rPr>
          </w:rPrChange>
        </w:rPr>
        <w:t>bieten</w:t>
      </w:r>
      <w:r w:rsidRPr="005652B0">
        <w:rPr>
          <w:rFonts w:ascii="Arial" w:hAnsi="Arial" w:cs="Arial"/>
          <w:color w:val="000000" w:themeColor="text1"/>
          <w:sz w:val="22"/>
          <w:szCs w:val="22"/>
          <w:rPrChange w:id="164" w:author="David Döbele" w:date="2023-01-10T20:46:00Z">
            <w:rPr>
              <w:rFonts w:ascii="Arial" w:hAnsi="Arial" w:cs="Arial"/>
              <w:sz w:val="22"/>
              <w:szCs w:val="22"/>
            </w:rPr>
          </w:rPrChange>
        </w:rPr>
        <w:t xml:space="preserve"> den Stud</w:t>
      </w:r>
      <w:r w:rsidR="00F5439F" w:rsidRPr="005652B0">
        <w:rPr>
          <w:rFonts w:ascii="Arial" w:hAnsi="Arial" w:cs="Arial"/>
          <w:color w:val="000000" w:themeColor="text1"/>
          <w:sz w:val="22"/>
          <w:szCs w:val="22"/>
          <w:rPrChange w:id="165" w:author="David Döbele" w:date="2023-01-10T20:46:00Z">
            <w:rPr>
              <w:rFonts w:ascii="Arial" w:hAnsi="Arial" w:cs="Arial"/>
              <w:sz w:val="22"/>
              <w:szCs w:val="22"/>
            </w:rPr>
          </w:rPrChange>
        </w:rPr>
        <w:t>ierenden</w:t>
      </w:r>
      <w:r w:rsidR="003C373E" w:rsidRPr="005652B0">
        <w:rPr>
          <w:rFonts w:ascii="Arial" w:hAnsi="Arial" w:cs="Arial"/>
          <w:color w:val="000000" w:themeColor="text1"/>
          <w:sz w:val="22"/>
          <w:szCs w:val="22"/>
          <w:rPrChange w:id="166" w:author="David Döbele" w:date="2023-01-10T20:46:00Z">
            <w:rPr>
              <w:rFonts w:ascii="Arial" w:hAnsi="Arial" w:cs="Arial"/>
              <w:sz w:val="22"/>
              <w:szCs w:val="22"/>
            </w:rPr>
          </w:rPrChange>
        </w:rPr>
        <w:t xml:space="preserve"> diesbezüglich erhebliche</w:t>
      </w:r>
      <w:r w:rsidRPr="005652B0">
        <w:rPr>
          <w:rFonts w:ascii="Arial" w:hAnsi="Arial" w:cs="Arial"/>
          <w:color w:val="000000" w:themeColor="text1"/>
          <w:sz w:val="22"/>
          <w:szCs w:val="22"/>
          <w:rPrChange w:id="167" w:author="David Döbele" w:date="2023-01-10T20:46:00Z">
            <w:rPr>
              <w:rFonts w:ascii="Arial" w:hAnsi="Arial" w:cs="Arial"/>
              <w:sz w:val="22"/>
              <w:szCs w:val="22"/>
            </w:rPr>
          </w:rPrChange>
        </w:rPr>
        <w:t xml:space="preserve"> Chance</w:t>
      </w:r>
      <w:r w:rsidR="003C373E" w:rsidRPr="005652B0">
        <w:rPr>
          <w:rFonts w:ascii="Arial" w:hAnsi="Arial" w:cs="Arial"/>
          <w:color w:val="000000" w:themeColor="text1"/>
          <w:sz w:val="22"/>
          <w:szCs w:val="22"/>
          <w:rPrChange w:id="168" w:author="David Döbele" w:date="2023-01-10T20:46:00Z">
            <w:rPr>
              <w:rFonts w:ascii="Arial" w:hAnsi="Arial" w:cs="Arial"/>
              <w:sz w:val="22"/>
              <w:szCs w:val="22"/>
            </w:rPr>
          </w:rPrChange>
        </w:rPr>
        <w:t xml:space="preserve">n. </w:t>
      </w:r>
      <w:r w:rsidRPr="005652B0">
        <w:rPr>
          <w:rFonts w:ascii="Arial" w:hAnsi="Arial" w:cs="Arial"/>
          <w:color w:val="000000" w:themeColor="text1"/>
          <w:sz w:val="22"/>
          <w:szCs w:val="22"/>
          <w:rPrChange w:id="169" w:author="David Döbele" w:date="2023-01-10T20:46:00Z">
            <w:rPr>
              <w:rFonts w:ascii="Arial" w:hAnsi="Arial" w:cs="Arial"/>
              <w:sz w:val="22"/>
              <w:szCs w:val="22"/>
            </w:rPr>
          </w:rPrChange>
        </w:rPr>
        <w:t xml:space="preserve"> </w:t>
      </w:r>
    </w:p>
    <w:p w14:paraId="3084A419" w14:textId="77777777" w:rsidR="00BC3770" w:rsidRPr="005652B0" w:rsidRDefault="00BC3770" w:rsidP="00971FA9">
      <w:pPr>
        <w:shd w:val="clear" w:color="auto" w:fill="FFFFFF"/>
        <w:jc w:val="both"/>
        <w:rPr>
          <w:rFonts w:ascii="Arial" w:hAnsi="Arial" w:cs="Arial"/>
          <w:color w:val="000000" w:themeColor="text1"/>
          <w:sz w:val="22"/>
          <w:szCs w:val="22"/>
          <w:rPrChange w:id="170" w:author="David Döbele" w:date="2023-01-10T20:46:00Z">
            <w:rPr>
              <w:rFonts w:ascii="Arial" w:hAnsi="Arial" w:cs="Arial"/>
              <w:sz w:val="22"/>
              <w:szCs w:val="22"/>
            </w:rPr>
          </w:rPrChange>
        </w:rPr>
      </w:pPr>
    </w:p>
    <w:p w14:paraId="51520621" w14:textId="2869EE5F" w:rsidR="0017143A" w:rsidRPr="005652B0" w:rsidRDefault="00BF0A77" w:rsidP="00BF0A77">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 xml:space="preserve">In den zahlreichen Initiativen </w:t>
      </w:r>
      <w:r w:rsidR="005E5C35" w:rsidRPr="005652B0">
        <w:rPr>
          <w:rFonts w:ascii="Arial" w:hAnsi="Arial" w:cs="Arial"/>
          <w:color w:val="000000" w:themeColor="text1"/>
          <w:sz w:val="22"/>
          <w:szCs w:val="22"/>
        </w:rPr>
        <w:t>an der</w:t>
      </w:r>
      <w:r w:rsidRPr="005652B0">
        <w:rPr>
          <w:rFonts w:ascii="Arial" w:hAnsi="Arial" w:cs="Arial"/>
          <w:color w:val="000000" w:themeColor="text1"/>
          <w:sz w:val="22"/>
          <w:szCs w:val="22"/>
        </w:rPr>
        <w:t xml:space="preserve"> WHU, so z. B. der studentischen Unternehmensberatung </w:t>
      </w:r>
      <w:proofErr w:type="spellStart"/>
      <w:r w:rsidRPr="005652B0">
        <w:rPr>
          <w:rFonts w:ascii="Arial" w:hAnsi="Arial" w:cs="Arial"/>
          <w:color w:val="000000" w:themeColor="text1"/>
          <w:sz w:val="22"/>
          <w:szCs w:val="22"/>
        </w:rPr>
        <w:t>confluentes</w:t>
      </w:r>
      <w:proofErr w:type="spellEnd"/>
      <w:r w:rsidRPr="005652B0">
        <w:rPr>
          <w:rFonts w:ascii="Arial" w:hAnsi="Arial" w:cs="Arial"/>
          <w:color w:val="000000" w:themeColor="text1"/>
          <w:sz w:val="22"/>
          <w:szCs w:val="22"/>
        </w:rPr>
        <w:t xml:space="preserve"> e. V., hoffe ich ebenfalls wichtige Erfahrung zu sammeln und mich mit meinen Fähigkeiten und Ideen ein</w:t>
      </w:r>
      <w:r w:rsidR="0017143A" w:rsidRPr="005652B0">
        <w:rPr>
          <w:rFonts w:ascii="Arial" w:hAnsi="Arial" w:cs="Arial"/>
          <w:color w:val="000000" w:themeColor="text1"/>
          <w:sz w:val="22"/>
          <w:szCs w:val="22"/>
        </w:rPr>
        <w:t>bringen zu können</w:t>
      </w:r>
      <w:r w:rsidRPr="005652B0">
        <w:rPr>
          <w:rFonts w:ascii="Arial" w:hAnsi="Arial" w:cs="Arial"/>
          <w:color w:val="000000" w:themeColor="text1"/>
          <w:sz w:val="22"/>
          <w:szCs w:val="22"/>
        </w:rPr>
        <w:t>.</w:t>
      </w:r>
    </w:p>
    <w:p w14:paraId="25692F06" w14:textId="75932EDC" w:rsidR="00BF0A77" w:rsidRPr="005652B0" w:rsidRDefault="0017143A" w:rsidP="00BF0A77">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Vor allem durch meine Neugierde an neuen Ideen und mein Interesse an einem relevanten Einfluss in Projekte</w:t>
      </w:r>
      <w:r w:rsidR="004E211E" w:rsidRPr="005652B0">
        <w:rPr>
          <w:rFonts w:ascii="Arial" w:hAnsi="Arial" w:cs="Arial"/>
          <w:color w:val="000000" w:themeColor="text1"/>
          <w:sz w:val="22"/>
          <w:szCs w:val="22"/>
        </w:rPr>
        <w:t>n</w:t>
      </w:r>
      <w:r w:rsidRPr="005652B0">
        <w:rPr>
          <w:rFonts w:ascii="Arial" w:hAnsi="Arial" w:cs="Arial"/>
          <w:color w:val="000000" w:themeColor="text1"/>
          <w:sz w:val="22"/>
          <w:szCs w:val="22"/>
        </w:rPr>
        <w:t xml:space="preserve">, denke ich, konkret die </w:t>
      </w:r>
      <w:r w:rsidR="00ED5A76" w:rsidRPr="005652B0">
        <w:rPr>
          <w:rFonts w:ascii="Arial" w:hAnsi="Arial" w:cs="Arial"/>
          <w:color w:val="000000" w:themeColor="text1"/>
          <w:sz w:val="22"/>
          <w:szCs w:val="22"/>
        </w:rPr>
        <w:t>WHU-Community</w:t>
      </w:r>
      <w:r w:rsidRPr="005652B0">
        <w:rPr>
          <w:rFonts w:ascii="Arial" w:hAnsi="Arial" w:cs="Arial"/>
          <w:color w:val="000000" w:themeColor="text1"/>
          <w:sz w:val="22"/>
          <w:szCs w:val="22"/>
        </w:rPr>
        <w:t xml:space="preserve"> bereichern zu können und würde äußerst gerne an Veranstaltungen wie der WHU </w:t>
      </w:r>
      <w:proofErr w:type="spellStart"/>
      <w:r w:rsidRPr="005652B0">
        <w:rPr>
          <w:rFonts w:ascii="Arial" w:hAnsi="Arial" w:cs="Arial"/>
          <w:color w:val="000000" w:themeColor="text1"/>
          <w:sz w:val="22"/>
          <w:szCs w:val="22"/>
        </w:rPr>
        <w:t>Founders</w:t>
      </w:r>
      <w:proofErr w:type="spellEnd"/>
      <w:r w:rsidRPr="005652B0">
        <w:rPr>
          <w:rFonts w:ascii="Arial" w:hAnsi="Arial" w:cs="Arial"/>
          <w:color w:val="000000" w:themeColor="text1"/>
          <w:sz w:val="22"/>
          <w:szCs w:val="22"/>
          <w:rPrChange w:id="171" w:author="David Döbele" w:date="2023-01-10T20:46:00Z">
            <w:rPr>
              <w:rFonts w:ascii="Arial" w:hAnsi="Arial" w:cs="Arial"/>
              <w:sz w:val="22"/>
              <w:szCs w:val="22"/>
            </w:rPr>
          </w:rPrChange>
        </w:rPr>
        <w:t>'</w:t>
      </w:r>
      <w:r w:rsidRPr="005652B0">
        <w:rPr>
          <w:rFonts w:ascii="Arial" w:hAnsi="Arial" w:cs="Arial"/>
          <w:color w:val="000000" w:themeColor="text1"/>
          <w:sz w:val="22"/>
          <w:szCs w:val="22"/>
        </w:rPr>
        <w:t xml:space="preserve"> Conference mitwirken. Ich betrachte die WHU als </w:t>
      </w:r>
      <w:r w:rsidR="00184244" w:rsidRPr="005652B0">
        <w:rPr>
          <w:rFonts w:ascii="Arial" w:hAnsi="Arial" w:cs="Arial"/>
          <w:color w:val="000000" w:themeColor="text1"/>
          <w:sz w:val="22"/>
          <w:szCs w:val="22"/>
        </w:rPr>
        <w:t>hervorragenden</w:t>
      </w:r>
      <w:r w:rsidRPr="005652B0">
        <w:rPr>
          <w:rFonts w:ascii="Arial" w:hAnsi="Arial" w:cs="Arial"/>
          <w:color w:val="000000" w:themeColor="text1"/>
          <w:sz w:val="22"/>
          <w:szCs w:val="22"/>
        </w:rPr>
        <w:t xml:space="preserve"> Platz für den Start meiner Karriere und meine</w:t>
      </w:r>
      <w:r w:rsidR="005E5C35" w:rsidRPr="005652B0">
        <w:rPr>
          <w:rFonts w:ascii="Arial" w:hAnsi="Arial" w:cs="Arial"/>
          <w:color w:val="000000" w:themeColor="text1"/>
          <w:sz w:val="22"/>
          <w:szCs w:val="22"/>
        </w:rPr>
        <w:t xml:space="preserve">r </w:t>
      </w:r>
      <w:r w:rsidRPr="005652B0">
        <w:rPr>
          <w:rFonts w:ascii="Arial" w:hAnsi="Arial" w:cs="Arial"/>
          <w:color w:val="000000" w:themeColor="text1"/>
          <w:sz w:val="22"/>
          <w:szCs w:val="22"/>
        </w:rPr>
        <w:t>gesamte</w:t>
      </w:r>
      <w:r w:rsidR="005E5C35" w:rsidRPr="005652B0">
        <w:rPr>
          <w:rFonts w:ascii="Arial" w:hAnsi="Arial" w:cs="Arial"/>
          <w:color w:val="000000" w:themeColor="text1"/>
          <w:sz w:val="22"/>
          <w:szCs w:val="22"/>
        </w:rPr>
        <w:t>n</w:t>
      </w:r>
      <w:r w:rsidRPr="005652B0">
        <w:rPr>
          <w:rFonts w:ascii="Arial" w:hAnsi="Arial" w:cs="Arial"/>
          <w:color w:val="000000" w:themeColor="text1"/>
          <w:sz w:val="22"/>
          <w:szCs w:val="22"/>
        </w:rPr>
        <w:t xml:space="preserve"> weitere</w:t>
      </w:r>
      <w:r w:rsidR="005E5C35" w:rsidRPr="005652B0">
        <w:rPr>
          <w:rFonts w:ascii="Arial" w:hAnsi="Arial" w:cs="Arial"/>
          <w:color w:val="000000" w:themeColor="text1"/>
          <w:sz w:val="22"/>
          <w:szCs w:val="22"/>
        </w:rPr>
        <w:t>n</w:t>
      </w:r>
      <w:r w:rsidRPr="005652B0">
        <w:rPr>
          <w:rFonts w:ascii="Arial" w:hAnsi="Arial" w:cs="Arial"/>
          <w:color w:val="000000" w:themeColor="text1"/>
          <w:sz w:val="22"/>
          <w:szCs w:val="22"/>
        </w:rPr>
        <w:t xml:space="preserve"> persönliche</w:t>
      </w:r>
      <w:r w:rsidR="005E5C35" w:rsidRPr="005652B0">
        <w:rPr>
          <w:rFonts w:ascii="Arial" w:hAnsi="Arial" w:cs="Arial"/>
          <w:color w:val="000000" w:themeColor="text1"/>
          <w:sz w:val="22"/>
          <w:szCs w:val="22"/>
        </w:rPr>
        <w:t>n</w:t>
      </w:r>
      <w:r w:rsidRPr="005652B0">
        <w:rPr>
          <w:rFonts w:ascii="Arial" w:hAnsi="Arial" w:cs="Arial"/>
          <w:color w:val="000000" w:themeColor="text1"/>
          <w:sz w:val="22"/>
          <w:szCs w:val="22"/>
        </w:rPr>
        <w:t xml:space="preserve"> Entwicklung</w:t>
      </w:r>
      <w:r w:rsidR="0062472E" w:rsidRPr="005652B0">
        <w:rPr>
          <w:rFonts w:ascii="Arial" w:hAnsi="Arial" w:cs="Arial"/>
          <w:color w:val="000000" w:themeColor="text1"/>
          <w:sz w:val="22"/>
          <w:szCs w:val="22"/>
        </w:rPr>
        <w:t>.</w:t>
      </w:r>
    </w:p>
    <w:p w14:paraId="128A2D4D" w14:textId="77777777" w:rsidR="00BC3770" w:rsidRPr="005652B0" w:rsidRDefault="00BC3770" w:rsidP="00BF0A77">
      <w:pPr>
        <w:shd w:val="clear" w:color="auto" w:fill="FFFFFF"/>
        <w:jc w:val="both"/>
        <w:rPr>
          <w:rFonts w:ascii="Arial" w:hAnsi="Arial" w:cs="Arial"/>
          <w:color w:val="000000" w:themeColor="text1"/>
          <w:sz w:val="22"/>
          <w:szCs w:val="22"/>
        </w:rPr>
      </w:pPr>
    </w:p>
    <w:p w14:paraId="2CE8703A" w14:textId="580ED987" w:rsidR="00AC64BF" w:rsidRPr="005652B0" w:rsidRDefault="00AC64BF" w:rsidP="00BF0A77">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Ich habe einen starken Willen</w:t>
      </w:r>
      <w:r w:rsidR="00EC460F" w:rsidRPr="005652B0">
        <w:rPr>
          <w:rFonts w:ascii="Arial" w:hAnsi="Arial" w:cs="Arial"/>
          <w:color w:val="000000" w:themeColor="text1"/>
          <w:sz w:val="22"/>
          <w:szCs w:val="22"/>
        </w:rPr>
        <w:t>,</w:t>
      </w:r>
      <w:r w:rsidRPr="005652B0">
        <w:rPr>
          <w:rFonts w:ascii="Arial" w:hAnsi="Arial" w:cs="Arial"/>
          <w:color w:val="000000" w:themeColor="text1"/>
          <w:sz w:val="22"/>
          <w:szCs w:val="22"/>
        </w:rPr>
        <w:t xml:space="preserve"> mich immer weiter zu verbessern, zu lernen und über meine Grenzen hinauszuwachsen. Ich lese Bücher zu diversen Themengebieten und habe ein vielseitiges Interesse an Aktivitäten und Bereichen wie Klavier spielen, Philosophie oder Ernährungswissenschaft.</w:t>
      </w:r>
    </w:p>
    <w:p w14:paraId="00A62574" w14:textId="59387F3A" w:rsidR="00282FF6" w:rsidRPr="005652B0" w:rsidDel="000A0545" w:rsidRDefault="00CA3397" w:rsidP="00282FF6">
      <w:pPr>
        <w:shd w:val="clear" w:color="auto" w:fill="FFFFFF"/>
        <w:jc w:val="both"/>
        <w:rPr>
          <w:del w:id="172" w:author="David Döbele" w:date="2023-01-10T20:45:00Z"/>
          <w:rFonts w:ascii="Arial" w:hAnsi="Arial" w:cs="Arial"/>
          <w:color w:val="000000" w:themeColor="text1"/>
          <w:sz w:val="22"/>
          <w:szCs w:val="22"/>
        </w:rPr>
      </w:pPr>
      <w:r w:rsidRPr="005652B0">
        <w:rPr>
          <w:rFonts w:ascii="Arial" w:hAnsi="Arial" w:cs="Arial"/>
          <w:color w:val="000000" w:themeColor="text1"/>
          <w:sz w:val="22"/>
          <w:szCs w:val="22"/>
          <w:rPrChange w:id="173" w:author="David Döbele" w:date="2023-01-10T20:46:00Z">
            <w:rPr>
              <w:rFonts w:ascii="Arial" w:hAnsi="Arial" w:cs="Arial"/>
              <w:sz w:val="22"/>
              <w:szCs w:val="22"/>
            </w:rPr>
          </w:rPrChange>
        </w:rPr>
        <w:t xml:space="preserve">Zu meinen Schwächen zähle ich meine </w:t>
      </w:r>
      <w:r w:rsidR="00ED5A76" w:rsidRPr="005652B0">
        <w:rPr>
          <w:rFonts w:ascii="Arial" w:hAnsi="Arial" w:cs="Arial"/>
          <w:color w:val="000000" w:themeColor="text1"/>
          <w:sz w:val="22"/>
          <w:szCs w:val="22"/>
          <w:rPrChange w:id="174" w:author="David Döbele" w:date="2023-01-10T20:46:00Z">
            <w:rPr>
              <w:rFonts w:ascii="Arial" w:hAnsi="Arial" w:cs="Arial"/>
              <w:sz w:val="22"/>
              <w:szCs w:val="22"/>
            </w:rPr>
          </w:rPrChange>
        </w:rPr>
        <w:t>Ungeduld</w:t>
      </w:r>
      <w:r w:rsidR="00EC460F" w:rsidRPr="005652B0">
        <w:rPr>
          <w:rFonts w:ascii="Arial" w:hAnsi="Arial" w:cs="Arial"/>
          <w:color w:val="000000" w:themeColor="text1"/>
          <w:sz w:val="22"/>
          <w:szCs w:val="22"/>
          <w:rPrChange w:id="175" w:author="David Döbele" w:date="2023-01-10T20:46:00Z">
            <w:rPr>
              <w:rFonts w:ascii="Arial" w:hAnsi="Arial" w:cs="Arial"/>
              <w:sz w:val="22"/>
              <w:szCs w:val="22"/>
            </w:rPr>
          </w:rPrChange>
        </w:rPr>
        <w:t>,</w:t>
      </w:r>
      <w:r w:rsidR="00282FF6" w:rsidRPr="005652B0">
        <w:rPr>
          <w:rFonts w:ascii="Arial" w:hAnsi="Arial" w:cs="Arial"/>
          <w:color w:val="000000" w:themeColor="text1"/>
          <w:sz w:val="22"/>
          <w:szCs w:val="22"/>
          <w:rPrChange w:id="176" w:author="David Döbele" w:date="2023-01-10T20:46:00Z">
            <w:rPr>
              <w:rFonts w:ascii="Arial" w:hAnsi="Arial" w:cs="Arial"/>
              <w:sz w:val="22"/>
              <w:szCs w:val="22"/>
            </w:rPr>
          </w:rPrChange>
        </w:rPr>
        <w:t xml:space="preserve"> da</w:t>
      </w:r>
      <w:ins w:id="177" w:author="David Döbele" w:date="2023-01-10T20:45:00Z">
        <w:r w:rsidR="000A0545" w:rsidRPr="005652B0">
          <w:rPr>
            <w:rFonts w:ascii="Arial" w:hAnsi="Arial" w:cs="Arial"/>
            <w:color w:val="000000" w:themeColor="text1"/>
            <w:sz w:val="22"/>
            <w:szCs w:val="22"/>
          </w:rPr>
          <w:t xml:space="preserve"> </w:t>
        </w:r>
      </w:ins>
    </w:p>
    <w:p w14:paraId="22ECDFC7" w14:textId="71098C08" w:rsidR="00C35DF0" w:rsidRPr="005652B0" w:rsidRDefault="00565783" w:rsidP="00C35DF0">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 xml:space="preserve">mir der Fokus auf einzelne Dinge </w:t>
      </w:r>
      <w:r w:rsidR="00D251EB" w:rsidRPr="005652B0">
        <w:rPr>
          <w:rFonts w:ascii="Arial" w:hAnsi="Arial" w:cs="Arial"/>
          <w:color w:val="000000" w:themeColor="text1"/>
          <w:sz w:val="22"/>
          <w:szCs w:val="22"/>
        </w:rPr>
        <w:t>manchmal</w:t>
      </w:r>
      <w:r w:rsidRPr="005652B0">
        <w:rPr>
          <w:rFonts w:ascii="Arial" w:hAnsi="Arial" w:cs="Arial"/>
          <w:color w:val="000000" w:themeColor="text1"/>
          <w:sz w:val="22"/>
          <w:szCs w:val="22"/>
        </w:rPr>
        <w:t xml:space="preserve"> schwer</w:t>
      </w:r>
      <w:r w:rsidR="0014709E" w:rsidRPr="005652B0">
        <w:rPr>
          <w:rFonts w:ascii="Arial" w:hAnsi="Arial" w:cs="Arial"/>
          <w:color w:val="000000" w:themeColor="text1"/>
          <w:sz w:val="22"/>
          <w:szCs w:val="22"/>
        </w:rPr>
        <w:t xml:space="preserve"> fällt</w:t>
      </w:r>
      <w:r w:rsidRPr="005652B0">
        <w:rPr>
          <w:rFonts w:ascii="Arial" w:hAnsi="Arial" w:cs="Arial"/>
          <w:color w:val="000000" w:themeColor="text1"/>
          <w:sz w:val="22"/>
          <w:szCs w:val="22"/>
        </w:rPr>
        <w:t xml:space="preserve">. So habe ich </w:t>
      </w:r>
      <w:r w:rsidR="00E12863" w:rsidRPr="005652B0">
        <w:rPr>
          <w:rFonts w:ascii="Arial" w:hAnsi="Arial" w:cs="Arial"/>
          <w:color w:val="000000" w:themeColor="text1"/>
          <w:sz w:val="22"/>
          <w:szCs w:val="22"/>
        </w:rPr>
        <w:t xml:space="preserve">mich </w:t>
      </w:r>
      <w:r w:rsidRPr="005652B0">
        <w:rPr>
          <w:rFonts w:ascii="Arial" w:hAnsi="Arial" w:cs="Arial"/>
          <w:color w:val="000000" w:themeColor="text1"/>
          <w:sz w:val="22"/>
          <w:szCs w:val="22"/>
        </w:rPr>
        <w:t xml:space="preserve">zum </w:t>
      </w:r>
      <w:r w:rsidR="00E12863" w:rsidRPr="005652B0">
        <w:rPr>
          <w:rFonts w:ascii="Arial" w:hAnsi="Arial" w:cs="Arial"/>
          <w:color w:val="000000" w:themeColor="text1"/>
          <w:sz w:val="22"/>
          <w:szCs w:val="22"/>
        </w:rPr>
        <w:t xml:space="preserve">Beispiel mit </w:t>
      </w:r>
      <w:r w:rsidRPr="005652B0">
        <w:rPr>
          <w:rFonts w:ascii="Arial" w:hAnsi="Arial" w:cs="Arial"/>
          <w:color w:val="000000" w:themeColor="text1"/>
          <w:sz w:val="22"/>
          <w:szCs w:val="22"/>
        </w:rPr>
        <w:t xml:space="preserve">sehr vielen </w:t>
      </w:r>
      <w:r w:rsidR="00E12863" w:rsidRPr="005652B0">
        <w:rPr>
          <w:rFonts w:ascii="Arial" w:hAnsi="Arial" w:cs="Arial"/>
          <w:color w:val="000000" w:themeColor="text1"/>
          <w:sz w:val="22"/>
          <w:szCs w:val="22"/>
        </w:rPr>
        <w:t xml:space="preserve">verschiedenen </w:t>
      </w:r>
      <w:r w:rsidRPr="005652B0">
        <w:rPr>
          <w:rFonts w:ascii="Arial" w:hAnsi="Arial" w:cs="Arial"/>
          <w:color w:val="000000" w:themeColor="text1"/>
          <w:sz w:val="22"/>
          <w:szCs w:val="22"/>
        </w:rPr>
        <w:t>Themenbereichen</w:t>
      </w:r>
      <w:r w:rsidR="00E12863" w:rsidRPr="005652B0">
        <w:rPr>
          <w:rFonts w:ascii="Arial" w:hAnsi="Arial" w:cs="Arial"/>
          <w:color w:val="000000" w:themeColor="text1"/>
          <w:sz w:val="22"/>
          <w:szCs w:val="22"/>
        </w:rPr>
        <w:t xml:space="preserve"> auseinandergesetzt und </w:t>
      </w:r>
      <w:r w:rsidR="00D251EB" w:rsidRPr="005652B0">
        <w:rPr>
          <w:rFonts w:ascii="Arial" w:hAnsi="Arial" w:cs="Arial"/>
          <w:color w:val="000000" w:themeColor="text1"/>
          <w:sz w:val="22"/>
          <w:szCs w:val="22"/>
        </w:rPr>
        <w:t>dabei</w:t>
      </w:r>
      <w:r w:rsidR="00E12863" w:rsidRPr="005652B0">
        <w:rPr>
          <w:rFonts w:ascii="Arial" w:hAnsi="Arial" w:cs="Arial"/>
          <w:color w:val="000000" w:themeColor="text1"/>
          <w:sz w:val="22"/>
          <w:szCs w:val="22"/>
        </w:rPr>
        <w:t xml:space="preserve"> Zeit verschwendet</w:t>
      </w:r>
      <w:r w:rsidRPr="005652B0">
        <w:rPr>
          <w:rFonts w:ascii="Arial" w:hAnsi="Arial" w:cs="Arial"/>
          <w:color w:val="000000" w:themeColor="text1"/>
          <w:sz w:val="22"/>
          <w:szCs w:val="22"/>
        </w:rPr>
        <w:t>. In Zukunft versuche ich mich</w:t>
      </w:r>
      <w:r w:rsidR="00D251EB" w:rsidRPr="005652B0">
        <w:rPr>
          <w:rFonts w:ascii="Arial" w:hAnsi="Arial" w:cs="Arial"/>
          <w:color w:val="000000" w:themeColor="text1"/>
          <w:sz w:val="22"/>
          <w:szCs w:val="22"/>
        </w:rPr>
        <w:t xml:space="preserve"> mehr</w:t>
      </w:r>
      <w:r w:rsidRPr="005652B0">
        <w:rPr>
          <w:rFonts w:ascii="Arial" w:hAnsi="Arial" w:cs="Arial"/>
          <w:color w:val="000000" w:themeColor="text1"/>
          <w:sz w:val="22"/>
          <w:szCs w:val="22"/>
        </w:rPr>
        <w:t xml:space="preserve"> auf </w:t>
      </w:r>
      <w:r w:rsidR="00D251EB" w:rsidRPr="005652B0">
        <w:rPr>
          <w:rFonts w:ascii="Arial" w:hAnsi="Arial" w:cs="Arial"/>
          <w:color w:val="000000" w:themeColor="text1"/>
          <w:sz w:val="22"/>
          <w:szCs w:val="22"/>
        </w:rPr>
        <w:t>einzelne</w:t>
      </w:r>
      <w:r w:rsidRPr="005652B0">
        <w:rPr>
          <w:rFonts w:ascii="Arial" w:hAnsi="Arial" w:cs="Arial"/>
          <w:color w:val="000000" w:themeColor="text1"/>
          <w:sz w:val="22"/>
          <w:szCs w:val="22"/>
        </w:rPr>
        <w:t xml:space="preserve"> Aktivitäten</w:t>
      </w:r>
      <w:r w:rsidR="00D251EB" w:rsidRPr="005652B0">
        <w:rPr>
          <w:rFonts w:ascii="Arial" w:hAnsi="Arial" w:cs="Arial"/>
          <w:color w:val="000000" w:themeColor="text1"/>
          <w:sz w:val="22"/>
          <w:szCs w:val="22"/>
        </w:rPr>
        <w:t xml:space="preserve"> </w:t>
      </w:r>
      <w:r w:rsidR="004E211E" w:rsidRPr="005652B0">
        <w:rPr>
          <w:rFonts w:ascii="Arial" w:hAnsi="Arial" w:cs="Arial"/>
          <w:color w:val="000000" w:themeColor="text1"/>
          <w:sz w:val="22"/>
          <w:szCs w:val="22"/>
        </w:rPr>
        <w:t>und</w:t>
      </w:r>
      <w:r w:rsidR="00D251EB" w:rsidRPr="005652B0">
        <w:rPr>
          <w:rFonts w:ascii="Arial" w:hAnsi="Arial" w:cs="Arial"/>
          <w:color w:val="000000" w:themeColor="text1"/>
          <w:sz w:val="22"/>
          <w:szCs w:val="22"/>
        </w:rPr>
        <w:t xml:space="preserve"> Ideen</w:t>
      </w:r>
      <w:r w:rsidRPr="005652B0">
        <w:rPr>
          <w:rFonts w:ascii="Arial" w:hAnsi="Arial" w:cs="Arial"/>
          <w:color w:val="000000" w:themeColor="text1"/>
          <w:sz w:val="22"/>
          <w:szCs w:val="22"/>
        </w:rPr>
        <w:t xml:space="preserve"> </w:t>
      </w:r>
      <w:r w:rsidR="00E12863" w:rsidRPr="005652B0">
        <w:rPr>
          <w:rFonts w:ascii="Arial" w:hAnsi="Arial" w:cs="Arial"/>
          <w:color w:val="000000" w:themeColor="text1"/>
          <w:sz w:val="22"/>
          <w:szCs w:val="22"/>
        </w:rPr>
        <w:t xml:space="preserve">zu </w:t>
      </w:r>
      <w:r w:rsidRPr="005652B0">
        <w:rPr>
          <w:rFonts w:ascii="Arial" w:hAnsi="Arial" w:cs="Arial"/>
          <w:color w:val="000000" w:themeColor="text1"/>
          <w:sz w:val="22"/>
          <w:szCs w:val="22"/>
        </w:rPr>
        <w:t>konzentrieren und vorher zu bewerten</w:t>
      </w:r>
      <w:r w:rsidR="00E12863" w:rsidRPr="005652B0">
        <w:rPr>
          <w:rFonts w:ascii="Arial" w:hAnsi="Arial" w:cs="Arial"/>
          <w:color w:val="000000" w:themeColor="text1"/>
          <w:sz w:val="22"/>
          <w:szCs w:val="22"/>
        </w:rPr>
        <w:t>,</w:t>
      </w:r>
      <w:r w:rsidRPr="005652B0">
        <w:rPr>
          <w:rFonts w:ascii="Arial" w:hAnsi="Arial" w:cs="Arial"/>
          <w:color w:val="000000" w:themeColor="text1"/>
          <w:sz w:val="22"/>
          <w:szCs w:val="22"/>
        </w:rPr>
        <w:t xml:space="preserve"> ob es sich lohnt</w:t>
      </w:r>
      <w:r w:rsidR="00D251EB" w:rsidRPr="005652B0">
        <w:rPr>
          <w:rFonts w:ascii="Arial" w:hAnsi="Arial" w:cs="Arial"/>
          <w:color w:val="000000" w:themeColor="text1"/>
          <w:sz w:val="22"/>
          <w:szCs w:val="22"/>
        </w:rPr>
        <w:t>,</w:t>
      </w:r>
      <w:r w:rsidRPr="005652B0">
        <w:rPr>
          <w:rFonts w:ascii="Arial" w:hAnsi="Arial" w:cs="Arial"/>
          <w:color w:val="000000" w:themeColor="text1"/>
          <w:sz w:val="22"/>
          <w:szCs w:val="22"/>
        </w:rPr>
        <w:t xml:space="preserve"> </w:t>
      </w:r>
      <w:r w:rsidR="00203727" w:rsidRPr="005652B0">
        <w:rPr>
          <w:rFonts w:ascii="Arial" w:hAnsi="Arial" w:cs="Arial"/>
          <w:color w:val="000000" w:themeColor="text1"/>
          <w:sz w:val="22"/>
          <w:szCs w:val="22"/>
        </w:rPr>
        <w:t>Zeit zu</w:t>
      </w:r>
      <w:r w:rsidRPr="005652B0">
        <w:rPr>
          <w:rFonts w:ascii="Arial" w:hAnsi="Arial" w:cs="Arial"/>
          <w:color w:val="000000" w:themeColor="text1"/>
          <w:sz w:val="22"/>
          <w:szCs w:val="22"/>
        </w:rPr>
        <w:t xml:space="preserve"> investieren.</w:t>
      </w:r>
    </w:p>
    <w:p w14:paraId="581FFAAB" w14:textId="77777777" w:rsidR="00D251EB" w:rsidRPr="005652B0" w:rsidRDefault="00D251EB" w:rsidP="00C35DF0">
      <w:pPr>
        <w:shd w:val="clear" w:color="auto" w:fill="FFFFFF"/>
        <w:jc w:val="both"/>
        <w:rPr>
          <w:rFonts w:ascii="Arial" w:hAnsi="Arial" w:cs="Arial"/>
          <w:color w:val="000000" w:themeColor="text1"/>
          <w:sz w:val="22"/>
          <w:szCs w:val="22"/>
        </w:rPr>
      </w:pPr>
    </w:p>
    <w:p w14:paraId="7F0839D6" w14:textId="1B207125" w:rsidR="00C35DF0" w:rsidRPr="005652B0" w:rsidRDefault="00C35DF0" w:rsidP="00C35DF0">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 xml:space="preserve">Mit einem Studium an der WHU, einer der besten Wirtschaftshochschulen </w:t>
      </w:r>
      <w:r w:rsidR="0014709E" w:rsidRPr="005652B0">
        <w:rPr>
          <w:rFonts w:ascii="Arial" w:hAnsi="Arial" w:cs="Arial"/>
          <w:color w:val="000000" w:themeColor="text1"/>
          <w:sz w:val="22"/>
          <w:szCs w:val="22"/>
        </w:rPr>
        <w:t>Europas</w:t>
      </w:r>
      <w:r w:rsidRPr="005652B0">
        <w:rPr>
          <w:rFonts w:ascii="Arial" w:hAnsi="Arial" w:cs="Arial"/>
          <w:color w:val="000000" w:themeColor="text1"/>
          <w:sz w:val="22"/>
          <w:szCs w:val="22"/>
        </w:rPr>
        <w:t xml:space="preserve">, </w:t>
      </w:r>
      <w:r w:rsidR="00D251EB" w:rsidRPr="005652B0">
        <w:rPr>
          <w:rFonts w:ascii="Arial" w:hAnsi="Arial" w:cs="Arial"/>
          <w:color w:val="000000" w:themeColor="text1"/>
          <w:sz w:val="22"/>
          <w:szCs w:val="22"/>
        </w:rPr>
        <w:t>möchte ich an meine Schwächen arbeiten und über mich hinauswachsen.</w:t>
      </w:r>
    </w:p>
    <w:p w14:paraId="01C9EF5A" w14:textId="77777777" w:rsidR="00BC3770" w:rsidRPr="005652B0" w:rsidRDefault="00BC3770" w:rsidP="00C35DF0">
      <w:pPr>
        <w:shd w:val="clear" w:color="auto" w:fill="FFFFFF"/>
        <w:jc w:val="both"/>
        <w:rPr>
          <w:rFonts w:ascii="Arial" w:hAnsi="Arial" w:cs="Arial"/>
          <w:color w:val="000000" w:themeColor="text1"/>
          <w:sz w:val="22"/>
          <w:szCs w:val="22"/>
          <w:rPrChange w:id="178" w:author="David Döbele" w:date="2023-01-10T20:46:00Z">
            <w:rPr>
              <w:rFonts w:ascii="Arial" w:hAnsi="Arial" w:cs="Arial"/>
              <w:sz w:val="22"/>
              <w:szCs w:val="22"/>
            </w:rPr>
          </w:rPrChange>
        </w:rPr>
      </w:pPr>
    </w:p>
    <w:p w14:paraId="484C74CC" w14:textId="70FE4C40" w:rsidR="00C35DF0" w:rsidRPr="005652B0" w:rsidRDefault="00C35DF0" w:rsidP="00C35DF0">
      <w:pPr>
        <w:shd w:val="clear" w:color="auto" w:fill="FFFFFF"/>
        <w:jc w:val="both"/>
        <w:rPr>
          <w:rFonts w:ascii="Arial" w:hAnsi="Arial" w:cs="Arial"/>
          <w:color w:val="000000" w:themeColor="text1"/>
          <w:sz w:val="22"/>
          <w:szCs w:val="22"/>
        </w:rPr>
      </w:pPr>
      <w:r w:rsidRPr="005652B0">
        <w:rPr>
          <w:rFonts w:ascii="Arial" w:hAnsi="Arial" w:cs="Arial"/>
          <w:color w:val="000000" w:themeColor="text1"/>
          <w:sz w:val="22"/>
          <w:szCs w:val="22"/>
        </w:rPr>
        <w:t>Abschließend hoffe ich, dass ich Sie von mir überzeugen konnte und freue mich auf Ihre Rückmeldung.</w:t>
      </w:r>
    </w:p>
    <w:p w14:paraId="38298C94" w14:textId="77777777" w:rsidR="00C35DF0" w:rsidRPr="005652B0" w:rsidRDefault="00C35DF0" w:rsidP="00C35DF0">
      <w:pPr>
        <w:shd w:val="clear" w:color="auto" w:fill="FFFFFF"/>
        <w:jc w:val="both"/>
        <w:rPr>
          <w:rFonts w:ascii="Arial" w:hAnsi="Arial" w:cs="Arial"/>
          <w:color w:val="000000" w:themeColor="text1"/>
          <w:sz w:val="22"/>
          <w:szCs w:val="22"/>
        </w:rPr>
      </w:pPr>
    </w:p>
    <w:p w14:paraId="2D02D4C5" w14:textId="77777777" w:rsidR="00C35DF0" w:rsidRPr="005652B0" w:rsidRDefault="00C35DF0" w:rsidP="00C35DF0">
      <w:pPr>
        <w:shd w:val="clear" w:color="auto" w:fill="FFFFFF"/>
        <w:jc w:val="both"/>
        <w:rPr>
          <w:rFonts w:ascii="Arial" w:hAnsi="Arial" w:cs="Arial"/>
          <w:color w:val="000000" w:themeColor="text1"/>
          <w:sz w:val="22"/>
          <w:szCs w:val="22"/>
        </w:rPr>
      </w:pPr>
    </w:p>
    <w:p w14:paraId="60A95C96" w14:textId="205809F6" w:rsidR="00C35DF0" w:rsidRPr="005652B0" w:rsidDel="000A0545" w:rsidRDefault="00C35DF0" w:rsidP="00C35DF0">
      <w:pPr>
        <w:shd w:val="clear" w:color="auto" w:fill="FFFFFF"/>
        <w:jc w:val="both"/>
        <w:rPr>
          <w:del w:id="179" w:author="David Döbele" w:date="2023-01-10T20:45:00Z"/>
          <w:rFonts w:ascii="Arial" w:hAnsi="Arial" w:cs="Arial"/>
          <w:color w:val="000000" w:themeColor="text1"/>
          <w:sz w:val="22"/>
          <w:szCs w:val="22"/>
        </w:rPr>
      </w:pPr>
      <w:r w:rsidRPr="005652B0">
        <w:rPr>
          <w:rFonts w:ascii="Arial" w:hAnsi="Arial" w:cs="Arial"/>
          <w:color w:val="000000" w:themeColor="text1"/>
          <w:sz w:val="22"/>
          <w:szCs w:val="22"/>
        </w:rPr>
        <w:t>Mit freundlichen Grüßen</w:t>
      </w:r>
    </w:p>
    <w:p w14:paraId="76AD596D" w14:textId="6C82E726" w:rsidR="00BF0A77" w:rsidRPr="005652B0" w:rsidDel="000A0545" w:rsidRDefault="00BF0A77" w:rsidP="00971FA9">
      <w:pPr>
        <w:shd w:val="clear" w:color="auto" w:fill="FFFFFF"/>
        <w:jc w:val="both"/>
        <w:rPr>
          <w:del w:id="180" w:author="David Döbele" w:date="2023-01-10T20:45:00Z"/>
          <w:rFonts w:ascii="Arial" w:hAnsi="Arial" w:cs="Arial"/>
          <w:color w:val="000000" w:themeColor="text1"/>
          <w:sz w:val="22"/>
          <w:szCs w:val="22"/>
          <w:rPrChange w:id="181" w:author="David Döbele" w:date="2023-01-10T20:46:00Z">
            <w:rPr>
              <w:del w:id="182" w:author="David Döbele" w:date="2023-01-10T20:45:00Z"/>
              <w:rFonts w:ascii="Arial" w:hAnsi="Arial" w:cs="Arial"/>
              <w:sz w:val="22"/>
              <w:szCs w:val="22"/>
            </w:rPr>
          </w:rPrChange>
        </w:rPr>
      </w:pPr>
    </w:p>
    <w:p w14:paraId="15D48D51" w14:textId="74EA9343" w:rsidR="003F7C76" w:rsidRPr="005652B0" w:rsidDel="000A0545" w:rsidRDefault="003F7C76" w:rsidP="00140355">
      <w:pPr>
        <w:shd w:val="clear" w:color="auto" w:fill="FFFFFF"/>
        <w:jc w:val="both"/>
        <w:rPr>
          <w:del w:id="183" w:author="David Döbele" w:date="2023-01-10T20:45:00Z"/>
          <w:rFonts w:ascii="Arial" w:hAnsi="Arial" w:cs="Arial"/>
          <w:color w:val="000000" w:themeColor="text1"/>
          <w:sz w:val="22"/>
          <w:szCs w:val="22"/>
        </w:rPr>
      </w:pPr>
    </w:p>
    <w:p w14:paraId="68678665" w14:textId="66207849" w:rsidR="003F7C76" w:rsidRPr="005652B0" w:rsidDel="000A0545" w:rsidRDefault="003F7C76" w:rsidP="00140355">
      <w:pPr>
        <w:shd w:val="clear" w:color="auto" w:fill="FFFFFF"/>
        <w:jc w:val="both"/>
        <w:rPr>
          <w:del w:id="184" w:author="David Döbele" w:date="2023-01-10T20:45:00Z"/>
          <w:rFonts w:ascii="Arial" w:hAnsi="Arial" w:cs="Arial"/>
          <w:color w:val="000000" w:themeColor="text1"/>
          <w:sz w:val="22"/>
          <w:szCs w:val="22"/>
        </w:rPr>
      </w:pPr>
    </w:p>
    <w:p w14:paraId="00314F52" w14:textId="06B3679B" w:rsidR="003F7C76" w:rsidRPr="005652B0" w:rsidDel="000A0545" w:rsidRDefault="003F7C76" w:rsidP="00140355">
      <w:pPr>
        <w:shd w:val="clear" w:color="auto" w:fill="FFFFFF"/>
        <w:jc w:val="both"/>
        <w:rPr>
          <w:del w:id="185" w:author="David Döbele" w:date="2023-01-10T20:45:00Z"/>
          <w:rFonts w:ascii="Arial" w:hAnsi="Arial" w:cs="Arial"/>
          <w:color w:val="000000" w:themeColor="text1"/>
          <w:sz w:val="22"/>
          <w:szCs w:val="22"/>
        </w:rPr>
      </w:pPr>
    </w:p>
    <w:p w14:paraId="25954B78" w14:textId="2B9A6C0B" w:rsidR="003F7C76" w:rsidRPr="005652B0" w:rsidDel="000A0545" w:rsidRDefault="003F7C76" w:rsidP="00140355">
      <w:pPr>
        <w:shd w:val="clear" w:color="auto" w:fill="FFFFFF"/>
        <w:jc w:val="both"/>
        <w:rPr>
          <w:del w:id="186" w:author="David Döbele" w:date="2023-01-10T20:45:00Z"/>
          <w:rFonts w:ascii="Arial" w:hAnsi="Arial" w:cs="Arial"/>
          <w:color w:val="000000" w:themeColor="text1"/>
          <w:sz w:val="22"/>
          <w:szCs w:val="22"/>
        </w:rPr>
      </w:pPr>
    </w:p>
    <w:p w14:paraId="33F0ECC3" w14:textId="5E2FA774" w:rsidR="003F7C76" w:rsidRPr="005652B0" w:rsidDel="000A0545" w:rsidRDefault="003F7C76" w:rsidP="00140355">
      <w:pPr>
        <w:shd w:val="clear" w:color="auto" w:fill="FFFFFF"/>
        <w:jc w:val="both"/>
        <w:rPr>
          <w:del w:id="187" w:author="David Döbele" w:date="2023-01-10T20:45:00Z"/>
          <w:rFonts w:ascii="Arial" w:hAnsi="Arial" w:cs="Arial"/>
          <w:color w:val="000000" w:themeColor="text1"/>
          <w:sz w:val="22"/>
          <w:szCs w:val="22"/>
        </w:rPr>
      </w:pPr>
    </w:p>
    <w:p w14:paraId="717846C7" w14:textId="6537F597" w:rsidR="003F7C76" w:rsidRPr="005652B0" w:rsidDel="000A0545" w:rsidRDefault="003F7C76" w:rsidP="00140355">
      <w:pPr>
        <w:shd w:val="clear" w:color="auto" w:fill="FFFFFF"/>
        <w:jc w:val="both"/>
        <w:rPr>
          <w:del w:id="188" w:author="David Döbele" w:date="2023-01-10T20:45:00Z"/>
          <w:rFonts w:ascii="Arial" w:hAnsi="Arial" w:cs="Arial"/>
          <w:color w:val="000000" w:themeColor="text1"/>
          <w:sz w:val="22"/>
          <w:szCs w:val="22"/>
        </w:rPr>
      </w:pPr>
    </w:p>
    <w:p w14:paraId="7139626B" w14:textId="2ED583A3" w:rsidR="003F7C76" w:rsidRPr="005652B0" w:rsidDel="000A0545" w:rsidRDefault="003F7C76" w:rsidP="00140355">
      <w:pPr>
        <w:shd w:val="clear" w:color="auto" w:fill="FFFFFF"/>
        <w:jc w:val="both"/>
        <w:rPr>
          <w:del w:id="189" w:author="David Döbele" w:date="2023-01-10T20:45:00Z"/>
          <w:rFonts w:ascii="Arial" w:hAnsi="Arial" w:cs="Arial"/>
          <w:color w:val="000000" w:themeColor="text1"/>
          <w:sz w:val="22"/>
          <w:szCs w:val="22"/>
        </w:rPr>
      </w:pPr>
    </w:p>
    <w:p w14:paraId="21187297" w14:textId="5027DFA0" w:rsidR="003F7C76" w:rsidRPr="005652B0" w:rsidDel="000A0545" w:rsidRDefault="003F7C76" w:rsidP="00140355">
      <w:pPr>
        <w:shd w:val="clear" w:color="auto" w:fill="FFFFFF"/>
        <w:jc w:val="both"/>
        <w:rPr>
          <w:del w:id="190" w:author="David Döbele" w:date="2023-01-10T20:45:00Z"/>
          <w:rFonts w:ascii="Arial" w:hAnsi="Arial" w:cs="Arial"/>
          <w:color w:val="000000" w:themeColor="text1"/>
          <w:sz w:val="22"/>
          <w:szCs w:val="22"/>
        </w:rPr>
      </w:pPr>
    </w:p>
    <w:p w14:paraId="4FCA861F" w14:textId="24BAEE0B" w:rsidR="003F7C76" w:rsidRPr="005652B0" w:rsidDel="000A0545" w:rsidRDefault="003F7C76" w:rsidP="00140355">
      <w:pPr>
        <w:shd w:val="clear" w:color="auto" w:fill="FFFFFF"/>
        <w:jc w:val="both"/>
        <w:rPr>
          <w:del w:id="191" w:author="David Döbele" w:date="2023-01-10T20:45:00Z"/>
          <w:rFonts w:ascii="Arial" w:hAnsi="Arial" w:cs="Arial"/>
          <w:color w:val="000000" w:themeColor="text1"/>
          <w:sz w:val="22"/>
          <w:szCs w:val="22"/>
        </w:rPr>
      </w:pPr>
    </w:p>
    <w:p w14:paraId="30A6D40E" w14:textId="0B21EA91" w:rsidR="003F7C76" w:rsidRPr="005652B0" w:rsidRDefault="003F7C76" w:rsidP="00140355">
      <w:pPr>
        <w:shd w:val="clear" w:color="auto" w:fill="FFFFFF"/>
        <w:jc w:val="both"/>
        <w:rPr>
          <w:rFonts w:ascii="Arial" w:hAnsi="Arial" w:cs="Arial"/>
          <w:color w:val="000000" w:themeColor="text1"/>
          <w:sz w:val="22"/>
          <w:szCs w:val="22"/>
        </w:rPr>
      </w:pPr>
    </w:p>
    <w:p w14:paraId="1B06F67F" w14:textId="7533F6EC" w:rsidR="0069796E" w:rsidRPr="005652B0" w:rsidRDefault="0069796E" w:rsidP="00AE5573">
      <w:pPr>
        <w:shd w:val="clear" w:color="auto" w:fill="FFFFFF"/>
        <w:tabs>
          <w:tab w:val="left" w:pos="1380"/>
        </w:tabs>
        <w:jc w:val="both"/>
        <w:rPr>
          <w:rFonts w:ascii="Arial" w:hAnsi="Arial" w:cs="Arial"/>
          <w:color w:val="000000" w:themeColor="text1"/>
          <w:sz w:val="22"/>
          <w:szCs w:val="22"/>
        </w:rPr>
      </w:pPr>
    </w:p>
    <w:sectPr w:rsidR="0069796E" w:rsidRPr="005652B0" w:rsidSect="00F42C9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91C00"/>
    <w:multiLevelType w:val="multilevel"/>
    <w:tmpl w:val="BD866BD8"/>
    <w:lvl w:ilvl="0">
      <w:start w:val="1"/>
      <w:numFmt w:val="decimal"/>
      <w:lvlText w:val="%1."/>
      <w:lvlJc w:val="left"/>
      <w:pPr>
        <w:ind w:left="1080" w:hanging="360"/>
      </w:pPr>
      <w:rPr>
        <w:rFonts w:cs="Times New Roman"/>
        <w:sz w:val="20"/>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num w:numId="1" w16cid:durableId="306974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40"/>
    <w:rsid w:val="00040531"/>
    <w:rsid w:val="00040C13"/>
    <w:rsid w:val="00086A59"/>
    <w:rsid w:val="000A0545"/>
    <w:rsid w:val="000C1541"/>
    <w:rsid w:val="000D1BE0"/>
    <w:rsid w:val="000D53D6"/>
    <w:rsid w:val="00103CBA"/>
    <w:rsid w:val="00140355"/>
    <w:rsid w:val="00143E7C"/>
    <w:rsid w:val="00145EAE"/>
    <w:rsid w:val="0014709E"/>
    <w:rsid w:val="001514FF"/>
    <w:rsid w:val="0017143A"/>
    <w:rsid w:val="0017249A"/>
    <w:rsid w:val="00184244"/>
    <w:rsid w:val="001B63E2"/>
    <w:rsid w:val="00203727"/>
    <w:rsid w:val="00280A1D"/>
    <w:rsid w:val="00282FF6"/>
    <w:rsid w:val="00295B07"/>
    <w:rsid w:val="002E045A"/>
    <w:rsid w:val="00304E18"/>
    <w:rsid w:val="00333B93"/>
    <w:rsid w:val="00342D35"/>
    <w:rsid w:val="003640DA"/>
    <w:rsid w:val="003C373E"/>
    <w:rsid w:val="003F7C76"/>
    <w:rsid w:val="00401156"/>
    <w:rsid w:val="00404D3E"/>
    <w:rsid w:val="004544D9"/>
    <w:rsid w:val="004615F8"/>
    <w:rsid w:val="0048174B"/>
    <w:rsid w:val="00483118"/>
    <w:rsid w:val="004C2F91"/>
    <w:rsid w:val="004D2EB4"/>
    <w:rsid w:val="004E211E"/>
    <w:rsid w:val="00540C64"/>
    <w:rsid w:val="005652B0"/>
    <w:rsid w:val="00565783"/>
    <w:rsid w:val="00565795"/>
    <w:rsid w:val="005E5C35"/>
    <w:rsid w:val="005F05C3"/>
    <w:rsid w:val="0062472E"/>
    <w:rsid w:val="00643BC8"/>
    <w:rsid w:val="00662437"/>
    <w:rsid w:val="0069796E"/>
    <w:rsid w:val="006A6112"/>
    <w:rsid w:val="006B745D"/>
    <w:rsid w:val="006C33C6"/>
    <w:rsid w:val="007271AA"/>
    <w:rsid w:val="0074163C"/>
    <w:rsid w:val="0077501D"/>
    <w:rsid w:val="00782DB9"/>
    <w:rsid w:val="007942A3"/>
    <w:rsid w:val="007A09F5"/>
    <w:rsid w:val="007A4C65"/>
    <w:rsid w:val="007A5767"/>
    <w:rsid w:val="007C43A9"/>
    <w:rsid w:val="007D3F62"/>
    <w:rsid w:val="007E5840"/>
    <w:rsid w:val="0083799E"/>
    <w:rsid w:val="0087441E"/>
    <w:rsid w:val="008A3D97"/>
    <w:rsid w:val="008B0F6D"/>
    <w:rsid w:val="00913D62"/>
    <w:rsid w:val="00936A1F"/>
    <w:rsid w:val="0097023E"/>
    <w:rsid w:val="00971FA9"/>
    <w:rsid w:val="009925BE"/>
    <w:rsid w:val="009B46F5"/>
    <w:rsid w:val="009C3688"/>
    <w:rsid w:val="009D733F"/>
    <w:rsid w:val="00A04CFB"/>
    <w:rsid w:val="00A4382B"/>
    <w:rsid w:val="00A569DD"/>
    <w:rsid w:val="00A62D86"/>
    <w:rsid w:val="00A66665"/>
    <w:rsid w:val="00A83A7A"/>
    <w:rsid w:val="00AA2A8D"/>
    <w:rsid w:val="00AC64BF"/>
    <w:rsid w:val="00AD296A"/>
    <w:rsid w:val="00AE23D3"/>
    <w:rsid w:val="00AE5573"/>
    <w:rsid w:val="00AF7A23"/>
    <w:rsid w:val="00B158C1"/>
    <w:rsid w:val="00B32ABB"/>
    <w:rsid w:val="00B430B4"/>
    <w:rsid w:val="00B56D3F"/>
    <w:rsid w:val="00B93FCB"/>
    <w:rsid w:val="00BC3770"/>
    <w:rsid w:val="00BE0A27"/>
    <w:rsid w:val="00BE441F"/>
    <w:rsid w:val="00BF0A77"/>
    <w:rsid w:val="00BF109D"/>
    <w:rsid w:val="00C00324"/>
    <w:rsid w:val="00C3036D"/>
    <w:rsid w:val="00C35DF0"/>
    <w:rsid w:val="00C64BE2"/>
    <w:rsid w:val="00C66DA6"/>
    <w:rsid w:val="00C91467"/>
    <w:rsid w:val="00CA3397"/>
    <w:rsid w:val="00CC72DE"/>
    <w:rsid w:val="00CD7762"/>
    <w:rsid w:val="00CF2B60"/>
    <w:rsid w:val="00D05084"/>
    <w:rsid w:val="00D251EB"/>
    <w:rsid w:val="00D52E57"/>
    <w:rsid w:val="00D55614"/>
    <w:rsid w:val="00D564C6"/>
    <w:rsid w:val="00D879E3"/>
    <w:rsid w:val="00DA1D28"/>
    <w:rsid w:val="00DA227F"/>
    <w:rsid w:val="00DD0D68"/>
    <w:rsid w:val="00E12863"/>
    <w:rsid w:val="00E35B96"/>
    <w:rsid w:val="00E6191B"/>
    <w:rsid w:val="00E74DB6"/>
    <w:rsid w:val="00E7661B"/>
    <w:rsid w:val="00EC460F"/>
    <w:rsid w:val="00ED5A76"/>
    <w:rsid w:val="00F1717F"/>
    <w:rsid w:val="00F365AE"/>
    <w:rsid w:val="00F42C93"/>
    <w:rsid w:val="00F5439F"/>
    <w:rsid w:val="00F73273"/>
    <w:rsid w:val="00F91568"/>
    <w:rsid w:val="00FA18E2"/>
    <w:rsid w:val="00FB533B"/>
    <w:rsid w:val="00FD033C"/>
    <w:rsid w:val="00FE58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1DB6"/>
  <w15:chartTrackingRefBased/>
  <w15:docId w15:val="{1D2E2577-BD37-C444-B0B2-021CAAC2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5840"/>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F109D"/>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BF109D"/>
    <w:rPr>
      <w:sz w:val="16"/>
      <w:szCs w:val="16"/>
    </w:rPr>
  </w:style>
  <w:style w:type="paragraph" w:styleId="Kommentartext">
    <w:name w:val="annotation text"/>
    <w:basedOn w:val="Standard"/>
    <w:link w:val="KommentartextZchn"/>
    <w:uiPriority w:val="99"/>
    <w:semiHidden/>
    <w:unhideWhenUsed/>
    <w:rsid w:val="00BF109D"/>
    <w:rPr>
      <w:sz w:val="20"/>
      <w:szCs w:val="20"/>
    </w:rPr>
  </w:style>
  <w:style w:type="character" w:customStyle="1" w:styleId="KommentartextZchn">
    <w:name w:val="Kommentartext Zchn"/>
    <w:basedOn w:val="Absatz-Standardschriftart"/>
    <w:link w:val="Kommentartext"/>
    <w:uiPriority w:val="99"/>
    <w:semiHidden/>
    <w:rsid w:val="00BF109D"/>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BF109D"/>
    <w:rPr>
      <w:b/>
      <w:bCs/>
    </w:rPr>
  </w:style>
  <w:style w:type="character" w:customStyle="1" w:styleId="KommentarthemaZchn">
    <w:name w:val="Kommentarthema Zchn"/>
    <w:basedOn w:val="KommentartextZchn"/>
    <w:link w:val="Kommentarthema"/>
    <w:uiPriority w:val="99"/>
    <w:semiHidden/>
    <w:rsid w:val="00BF109D"/>
    <w:rPr>
      <w:rFonts w:ascii="Times New Roman" w:eastAsia="Times New Roman" w:hAnsi="Times New Roman" w:cs="Times New Roman"/>
      <w:b/>
      <w:bCs/>
      <w:sz w:val="20"/>
      <w:szCs w:val="20"/>
      <w:lang w:eastAsia="de-DE"/>
    </w:rPr>
  </w:style>
  <w:style w:type="paragraph" w:styleId="berarbeitung">
    <w:name w:val="Revision"/>
    <w:hidden/>
    <w:uiPriority w:val="99"/>
    <w:semiHidden/>
    <w:rsid w:val="00BF109D"/>
    <w:rPr>
      <w:rFonts w:ascii="Times New Roman" w:eastAsia="Times New Roman" w:hAnsi="Times New Roman" w:cs="Times New Roman"/>
      <w:lang w:eastAsia="de-DE"/>
    </w:rPr>
  </w:style>
  <w:style w:type="character" w:customStyle="1" w:styleId="hiddengrammarerror">
    <w:name w:val="hiddengrammarerror"/>
    <w:basedOn w:val="Absatz-Standardschriftart"/>
    <w:rsid w:val="00AE23D3"/>
  </w:style>
  <w:style w:type="character" w:customStyle="1" w:styleId="hiddensuggestion">
    <w:name w:val="hiddensuggestion"/>
    <w:basedOn w:val="Absatz-Standardschriftart"/>
    <w:rsid w:val="00AE23D3"/>
  </w:style>
  <w:style w:type="paragraph" w:styleId="Listenabsatz">
    <w:name w:val="List Paragraph"/>
    <w:basedOn w:val="Standard"/>
    <w:uiPriority w:val="34"/>
    <w:qFormat/>
    <w:rsid w:val="00086A59"/>
    <w:pPr>
      <w:spacing w:after="160" w:line="25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505148">
      <w:bodyDiv w:val="1"/>
      <w:marLeft w:val="0"/>
      <w:marRight w:val="0"/>
      <w:marTop w:val="0"/>
      <w:marBottom w:val="0"/>
      <w:divBdr>
        <w:top w:val="none" w:sz="0" w:space="0" w:color="auto"/>
        <w:left w:val="none" w:sz="0" w:space="0" w:color="auto"/>
        <w:bottom w:val="none" w:sz="0" w:space="0" w:color="auto"/>
        <w:right w:val="none" w:sz="0" w:space="0" w:color="auto"/>
      </w:divBdr>
    </w:div>
    <w:div w:id="1431008538">
      <w:bodyDiv w:val="1"/>
      <w:marLeft w:val="0"/>
      <w:marRight w:val="0"/>
      <w:marTop w:val="0"/>
      <w:marBottom w:val="0"/>
      <w:divBdr>
        <w:top w:val="none" w:sz="0" w:space="0" w:color="auto"/>
        <w:left w:val="none" w:sz="0" w:space="0" w:color="auto"/>
        <w:bottom w:val="none" w:sz="0" w:space="0" w:color="auto"/>
        <w:right w:val="none" w:sz="0" w:space="0" w:color="auto"/>
      </w:divBdr>
    </w:div>
    <w:div w:id="1540168928">
      <w:bodyDiv w:val="1"/>
      <w:marLeft w:val="0"/>
      <w:marRight w:val="0"/>
      <w:marTop w:val="0"/>
      <w:marBottom w:val="0"/>
      <w:divBdr>
        <w:top w:val="none" w:sz="0" w:space="0" w:color="auto"/>
        <w:left w:val="none" w:sz="0" w:space="0" w:color="auto"/>
        <w:bottom w:val="none" w:sz="0" w:space="0" w:color="auto"/>
        <w:right w:val="none" w:sz="0" w:space="0" w:color="auto"/>
      </w:divBdr>
    </w:div>
    <w:div w:id="1860193599">
      <w:bodyDiv w:val="1"/>
      <w:marLeft w:val="0"/>
      <w:marRight w:val="0"/>
      <w:marTop w:val="0"/>
      <w:marBottom w:val="0"/>
      <w:divBdr>
        <w:top w:val="none" w:sz="0" w:space="0" w:color="auto"/>
        <w:left w:val="none" w:sz="0" w:space="0" w:color="auto"/>
        <w:bottom w:val="none" w:sz="0" w:space="0" w:color="auto"/>
        <w:right w:val="none" w:sz="0" w:space="0" w:color="auto"/>
      </w:divBdr>
      <w:divsChild>
        <w:div w:id="1548488434">
          <w:marLeft w:val="0"/>
          <w:marRight w:val="0"/>
          <w:marTop w:val="0"/>
          <w:marBottom w:val="0"/>
          <w:divBdr>
            <w:top w:val="none" w:sz="0" w:space="0" w:color="auto"/>
            <w:left w:val="none" w:sz="0" w:space="0" w:color="auto"/>
            <w:bottom w:val="none" w:sz="0" w:space="0" w:color="auto"/>
            <w:right w:val="none" w:sz="0" w:space="0" w:color="auto"/>
          </w:divBdr>
        </w:div>
      </w:divsChild>
    </w:div>
    <w:div w:id="2010327116">
      <w:bodyDiv w:val="1"/>
      <w:marLeft w:val="0"/>
      <w:marRight w:val="0"/>
      <w:marTop w:val="0"/>
      <w:marBottom w:val="0"/>
      <w:divBdr>
        <w:top w:val="none" w:sz="0" w:space="0" w:color="auto"/>
        <w:left w:val="none" w:sz="0" w:space="0" w:color="auto"/>
        <w:bottom w:val="none" w:sz="0" w:space="0" w:color="auto"/>
        <w:right w:val="none" w:sz="0" w:space="0" w:color="auto"/>
      </w:divBdr>
      <w:divsChild>
        <w:div w:id="1056053189">
          <w:marLeft w:val="0"/>
          <w:marRight w:val="0"/>
          <w:marTop w:val="0"/>
          <w:marBottom w:val="0"/>
          <w:divBdr>
            <w:top w:val="none" w:sz="0" w:space="0" w:color="auto"/>
            <w:left w:val="none" w:sz="0" w:space="0" w:color="auto"/>
            <w:bottom w:val="none" w:sz="0" w:space="0" w:color="auto"/>
            <w:right w:val="none" w:sz="0" w:space="0" w:color="auto"/>
          </w:divBdr>
          <w:divsChild>
            <w:div w:id="565461148">
              <w:marLeft w:val="0"/>
              <w:marRight w:val="0"/>
              <w:marTop w:val="0"/>
              <w:marBottom w:val="0"/>
              <w:divBdr>
                <w:top w:val="none" w:sz="0" w:space="0" w:color="auto"/>
                <w:left w:val="none" w:sz="0" w:space="0" w:color="auto"/>
                <w:bottom w:val="none" w:sz="0" w:space="0" w:color="auto"/>
                <w:right w:val="none" w:sz="0" w:space="0" w:color="auto"/>
              </w:divBdr>
            </w:div>
          </w:divsChild>
        </w:div>
        <w:div w:id="1416392934">
          <w:marLeft w:val="0"/>
          <w:marRight w:val="0"/>
          <w:marTop w:val="0"/>
          <w:marBottom w:val="0"/>
          <w:divBdr>
            <w:top w:val="none" w:sz="0" w:space="0" w:color="auto"/>
            <w:left w:val="none" w:sz="0" w:space="0" w:color="auto"/>
            <w:bottom w:val="none" w:sz="0" w:space="0" w:color="auto"/>
            <w:right w:val="none" w:sz="0" w:space="0" w:color="auto"/>
          </w:divBdr>
          <w:divsChild>
            <w:div w:id="1595094118">
              <w:marLeft w:val="0"/>
              <w:marRight w:val="0"/>
              <w:marTop w:val="0"/>
              <w:marBottom w:val="0"/>
              <w:divBdr>
                <w:top w:val="none" w:sz="0" w:space="0" w:color="auto"/>
                <w:left w:val="none" w:sz="0" w:space="0" w:color="auto"/>
                <w:bottom w:val="none" w:sz="0" w:space="0" w:color="auto"/>
                <w:right w:val="none" w:sz="0" w:space="0" w:color="auto"/>
              </w:divBdr>
            </w:div>
          </w:divsChild>
        </w:div>
        <w:div w:id="2025007832">
          <w:marLeft w:val="0"/>
          <w:marRight w:val="0"/>
          <w:marTop w:val="0"/>
          <w:marBottom w:val="0"/>
          <w:divBdr>
            <w:top w:val="none" w:sz="0" w:space="0" w:color="auto"/>
            <w:left w:val="none" w:sz="0" w:space="0" w:color="auto"/>
            <w:bottom w:val="none" w:sz="0" w:space="0" w:color="auto"/>
            <w:right w:val="none" w:sz="0" w:space="0" w:color="auto"/>
          </w:divBdr>
          <w:divsChild>
            <w:div w:id="1353803873">
              <w:marLeft w:val="0"/>
              <w:marRight w:val="0"/>
              <w:marTop w:val="0"/>
              <w:marBottom w:val="0"/>
              <w:divBdr>
                <w:top w:val="none" w:sz="0" w:space="0" w:color="auto"/>
                <w:left w:val="none" w:sz="0" w:space="0" w:color="auto"/>
                <w:bottom w:val="none" w:sz="0" w:space="0" w:color="auto"/>
                <w:right w:val="none" w:sz="0" w:space="0" w:color="auto"/>
              </w:divBdr>
            </w:div>
          </w:divsChild>
        </w:div>
        <w:div w:id="1697383576">
          <w:marLeft w:val="0"/>
          <w:marRight w:val="0"/>
          <w:marTop w:val="0"/>
          <w:marBottom w:val="0"/>
          <w:divBdr>
            <w:top w:val="none" w:sz="0" w:space="0" w:color="auto"/>
            <w:left w:val="none" w:sz="0" w:space="0" w:color="auto"/>
            <w:bottom w:val="none" w:sz="0" w:space="0" w:color="auto"/>
            <w:right w:val="none" w:sz="0" w:space="0" w:color="auto"/>
          </w:divBdr>
          <w:divsChild>
            <w:div w:id="1060713485">
              <w:marLeft w:val="0"/>
              <w:marRight w:val="0"/>
              <w:marTop w:val="0"/>
              <w:marBottom w:val="0"/>
              <w:divBdr>
                <w:top w:val="none" w:sz="0" w:space="0" w:color="auto"/>
                <w:left w:val="none" w:sz="0" w:space="0" w:color="auto"/>
                <w:bottom w:val="none" w:sz="0" w:space="0" w:color="auto"/>
                <w:right w:val="none" w:sz="0" w:space="0" w:color="auto"/>
              </w:divBdr>
            </w:div>
          </w:divsChild>
        </w:div>
        <w:div w:id="469203597">
          <w:marLeft w:val="0"/>
          <w:marRight w:val="0"/>
          <w:marTop w:val="0"/>
          <w:marBottom w:val="0"/>
          <w:divBdr>
            <w:top w:val="none" w:sz="0" w:space="0" w:color="auto"/>
            <w:left w:val="none" w:sz="0" w:space="0" w:color="auto"/>
            <w:bottom w:val="none" w:sz="0" w:space="0" w:color="auto"/>
            <w:right w:val="none" w:sz="0" w:space="0" w:color="auto"/>
          </w:divBdr>
          <w:divsChild>
            <w:div w:id="938224313">
              <w:marLeft w:val="0"/>
              <w:marRight w:val="0"/>
              <w:marTop w:val="0"/>
              <w:marBottom w:val="0"/>
              <w:divBdr>
                <w:top w:val="none" w:sz="0" w:space="0" w:color="auto"/>
                <w:left w:val="none" w:sz="0" w:space="0" w:color="auto"/>
                <w:bottom w:val="none" w:sz="0" w:space="0" w:color="auto"/>
                <w:right w:val="none" w:sz="0" w:space="0" w:color="auto"/>
              </w:divBdr>
            </w:div>
          </w:divsChild>
        </w:div>
        <w:div w:id="1458766181">
          <w:marLeft w:val="0"/>
          <w:marRight w:val="0"/>
          <w:marTop w:val="0"/>
          <w:marBottom w:val="0"/>
          <w:divBdr>
            <w:top w:val="none" w:sz="0" w:space="0" w:color="auto"/>
            <w:left w:val="none" w:sz="0" w:space="0" w:color="auto"/>
            <w:bottom w:val="none" w:sz="0" w:space="0" w:color="auto"/>
            <w:right w:val="none" w:sz="0" w:space="0" w:color="auto"/>
          </w:divBdr>
          <w:divsChild>
            <w:div w:id="792331413">
              <w:marLeft w:val="0"/>
              <w:marRight w:val="0"/>
              <w:marTop w:val="0"/>
              <w:marBottom w:val="0"/>
              <w:divBdr>
                <w:top w:val="none" w:sz="0" w:space="0" w:color="auto"/>
                <w:left w:val="none" w:sz="0" w:space="0" w:color="auto"/>
                <w:bottom w:val="none" w:sz="0" w:space="0" w:color="auto"/>
                <w:right w:val="none" w:sz="0" w:space="0" w:color="auto"/>
              </w:divBdr>
            </w:div>
          </w:divsChild>
        </w:div>
        <w:div w:id="1917276765">
          <w:marLeft w:val="0"/>
          <w:marRight w:val="0"/>
          <w:marTop w:val="0"/>
          <w:marBottom w:val="0"/>
          <w:divBdr>
            <w:top w:val="none" w:sz="0" w:space="0" w:color="auto"/>
            <w:left w:val="none" w:sz="0" w:space="0" w:color="auto"/>
            <w:bottom w:val="none" w:sz="0" w:space="0" w:color="auto"/>
            <w:right w:val="none" w:sz="0" w:space="0" w:color="auto"/>
          </w:divBdr>
          <w:divsChild>
            <w:div w:id="2137134124">
              <w:marLeft w:val="0"/>
              <w:marRight w:val="0"/>
              <w:marTop w:val="0"/>
              <w:marBottom w:val="0"/>
              <w:divBdr>
                <w:top w:val="none" w:sz="0" w:space="0" w:color="auto"/>
                <w:left w:val="none" w:sz="0" w:space="0" w:color="auto"/>
                <w:bottom w:val="none" w:sz="0" w:space="0" w:color="auto"/>
                <w:right w:val="none" w:sz="0" w:space="0" w:color="auto"/>
              </w:divBdr>
            </w:div>
          </w:divsChild>
        </w:div>
        <w:div w:id="300352758">
          <w:marLeft w:val="0"/>
          <w:marRight w:val="0"/>
          <w:marTop w:val="0"/>
          <w:marBottom w:val="0"/>
          <w:divBdr>
            <w:top w:val="none" w:sz="0" w:space="0" w:color="auto"/>
            <w:left w:val="none" w:sz="0" w:space="0" w:color="auto"/>
            <w:bottom w:val="none" w:sz="0" w:space="0" w:color="auto"/>
            <w:right w:val="none" w:sz="0" w:space="0" w:color="auto"/>
          </w:divBdr>
          <w:divsChild>
            <w:div w:id="1749615583">
              <w:marLeft w:val="0"/>
              <w:marRight w:val="0"/>
              <w:marTop w:val="0"/>
              <w:marBottom w:val="0"/>
              <w:divBdr>
                <w:top w:val="none" w:sz="0" w:space="0" w:color="auto"/>
                <w:left w:val="none" w:sz="0" w:space="0" w:color="auto"/>
                <w:bottom w:val="none" w:sz="0" w:space="0" w:color="auto"/>
                <w:right w:val="none" w:sz="0" w:space="0" w:color="auto"/>
              </w:divBdr>
            </w:div>
          </w:divsChild>
        </w:div>
        <w:div w:id="2118137278">
          <w:marLeft w:val="0"/>
          <w:marRight w:val="0"/>
          <w:marTop w:val="0"/>
          <w:marBottom w:val="0"/>
          <w:divBdr>
            <w:top w:val="none" w:sz="0" w:space="0" w:color="auto"/>
            <w:left w:val="none" w:sz="0" w:space="0" w:color="auto"/>
            <w:bottom w:val="none" w:sz="0" w:space="0" w:color="auto"/>
            <w:right w:val="none" w:sz="0" w:space="0" w:color="auto"/>
          </w:divBdr>
          <w:divsChild>
            <w:div w:id="1263613015">
              <w:marLeft w:val="0"/>
              <w:marRight w:val="0"/>
              <w:marTop w:val="0"/>
              <w:marBottom w:val="0"/>
              <w:divBdr>
                <w:top w:val="none" w:sz="0" w:space="0" w:color="auto"/>
                <w:left w:val="none" w:sz="0" w:space="0" w:color="auto"/>
                <w:bottom w:val="none" w:sz="0" w:space="0" w:color="auto"/>
                <w:right w:val="none" w:sz="0" w:space="0" w:color="auto"/>
              </w:divBdr>
            </w:div>
          </w:divsChild>
        </w:div>
        <w:div w:id="1404909892">
          <w:marLeft w:val="0"/>
          <w:marRight w:val="0"/>
          <w:marTop w:val="0"/>
          <w:marBottom w:val="0"/>
          <w:divBdr>
            <w:top w:val="none" w:sz="0" w:space="0" w:color="auto"/>
            <w:left w:val="none" w:sz="0" w:space="0" w:color="auto"/>
            <w:bottom w:val="none" w:sz="0" w:space="0" w:color="auto"/>
            <w:right w:val="none" w:sz="0" w:space="0" w:color="auto"/>
          </w:divBdr>
          <w:divsChild>
            <w:div w:id="1523857994">
              <w:marLeft w:val="0"/>
              <w:marRight w:val="0"/>
              <w:marTop w:val="0"/>
              <w:marBottom w:val="0"/>
              <w:divBdr>
                <w:top w:val="none" w:sz="0" w:space="0" w:color="auto"/>
                <w:left w:val="none" w:sz="0" w:space="0" w:color="auto"/>
                <w:bottom w:val="none" w:sz="0" w:space="0" w:color="auto"/>
                <w:right w:val="none" w:sz="0" w:space="0" w:color="auto"/>
              </w:divBdr>
            </w:div>
          </w:divsChild>
        </w:div>
        <w:div w:id="737170397">
          <w:marLeft w:val="0"/>
          <w:marRight w:val="0"/>
          <w:marTop w:val="0"/>
          <w:marBottom w:val="0"/>
          <w:divBdr>
            <w:top w:val="none" w:sz="0" w:space="0" w:color="auto"/>
            <w:left w:val="none" w:sz="0" w:space="0" w:color="auto"/>
            <w:bottom w:val="none" w:sz="0" w:space="0" w:color="auto"/>
            <w:right w:val="none" w:sz="0" w:space="0" w:color="auto"/>
          </w:divBdr>
          <w:divsChild>
            <w:div w:id="232202413">
              <w:marLeft w:val="0"/>
              <w:marRight w:val="0"/>
              <w:marTop w:val="0"/>
              <w:marBottom w:val="0"/>
              <w:divBdr>
                <w:top w:val="none" w:sz="0" w:space="0" w:color="auto"/>
                <w:left w:val="none" w:sz="0" w:space="0" w:color="auto"/>
                <w:bottom w:val="none" w:sz="0" w:space="0" w:color="auto"/>
                <w:right w:val="none" w:sz="0" w:space="0" w:color="auto"/>
              </w:divBdr>
            </w:div>
          </w:divsChild>
        </w:div>
        <w:div w:id="1965884476">
          <w:marLeft w:val="0"/>
          <w:marRight w:val="0"/>
          <w:marTop w:val="0"/>
          <w:marBottom w:val="0"/>
          <w:divBdr>
            <w:top w:val="none" w:sz="0" w:space="0" w:color="auto"/>
            <w:left w:val="none" w:sz="0" w:space="0" w:color="auto"/>
            <w:bottom w:val="none" w:sz="0" w:space="0" w:color="auto"/>
            <w:right w:val="none" w:sz="0" w:space="0" w:color="auto"/>
          </w:divBdr>
          <w:divsChild>
            <w:div w:id="2018994720">
              <w:marLeft w:val="0"/>
              <w:marRight w:val="0"/>
              <w:marTop w:val="0"/>
              <w:marBottom w:val="0"/>
              <w:divBdr>
                <w:top w:val="none" w:sz="0" w:space="0" w:color="auto"/>
                <w:left w:val="none" w:sz="0" w:space="0" w:color="auto"/>
                <w:bottom w:val="none" w:sz="0" w:space="0" w:color="auto"/>
                <w:right w:val="none" w:sz="0" w:space="0" w:color="auto"/>
              </w:divBdr>
            </w:div>
          </w:divsChild>
        </w:div>
        <w:div w:id="43990512">
          <w:marLeft w:val="0"/>
          <w:marRight w:val="0"/>
          <w:marTop w:val="0"/>
          <w:marBottom w:val="0"/>
          <w:divBdr>
            <w:top w:val="none" w:sz="0" w:space="0" w:color="auto"/>
            <w:left w:val="none" w:sz="0" w:space="0" w:color="auto"/>
            <w:bottom w:val="none" w:sz="0" w:space="0" w:color="auto"/>
            <w:right w:val="none" w:sz="0" w:space="0" w:color="auto"/>
          </w:divBdr>
          <w:divsChild>
            <w:div w:id="1748839587">
              <w:marLeft w:val="0"/>
              <w:marRight w:val="0"/>
              <w:marTop w:val="0"/>
              <w:marBottom w:val="0"/>
              <w:divBdr>
                <w:top w:val="none" w:sz="0" w:space="0" w:color="auto"/>
                <w:left w:val="none" w:sz="0" w:space="0" w:color="auto"/>
                <w:bottom w:val="none" w:sz="0" w:space="0" w:color="auto"/>
                <w:right w:val="none" w:sz="0" w:space="0" w:color="auto"/>
              </w:divBdr>
            </w:div>
          </w:divsChild>
        </w:div>
        <w:div w:id="1012687934">
          <w:marLeft w:val="0"/>
          <w:marRight w:val="0"/>
          <w:marTop w:val="0"/>
          <w:marBottom w:val="0"/>
          <w:divBdr>
            <w:top w:val="none" w:sz="0" w:space="0" w:color="auto"/>
            <w:left w:val="none" w:sz="0" w:space="0" w:color="auto"/>
            <w:bottom w:val="none" w:sz="0" w:space="0" w:color="auto"/>
            <w:right w:val="none" w:sz="0" w:space="0" w:color="auto"/>
          </w:divBdr>
          <w:divsChild>
            <w:div w:id="1030180511">
              <w:marLeft w:val="0"/>
              <w:marRight w:val="0"/>
              <w:marTop w:val="0"/>
              <w:marBottom w:val="0"/>
              <w:divBdr>
                <w:top w:val="none" w:sz="0" w:space="0" w:color="auto"/>
                <w:left w:val="none" w:sz="0" w:space="0" w:color="auto"/>
                <w:bottom w:val="none" w:sz="0" w:space="0" w:color="auto"/>
                <w:right w:val="none" w:sz="0" w:space="0" w:color="auto"/>
              </w:divBdr>
            </w:div>
          </w:divsChild>
        </w:div>
        <w:div w:id="450905387">
          <w:marLeft w:val="0"/>
          <w:marRight w:val="0"/>
          <w:marTop w:val="0"/>
          <w:marBottom w:val="0"/>
          <w:divBdr>
            <w:top w:val="none" w:sz="0" w:space="0" w:color="auto"/>
            <w:left w:val="none" w:sz="0" w:space="0" w:color="auto"/>
            <w:bottom w:val="none" w:sz="0" w:space="0" w:color="auto"/>
            <w:right w:val="none" w:sz="0" w:space="0" w:color="auto"/>
          </w:divBdr>
          <w:divsChild>
            <w:div w:id="1424453013">
              <w:marLeft w:val="0"/>
              <w:marRight w:val="0"/>
              <w:marTop w:val="0"/>
              <w:marBottom w:val="0"/>
              <w:divBdr>
                <w:top w:val="none" w:sz="0" w:space="0" w:color="auto"/>
                <w:left w:val="none" w:sz="0" w:space="0" w:color="auto"/>
                <w:bottom w:val="none" w:sz="0" w:space="0" w:color="auto"/>
                <w:right w:val="none" w:sz="0" w:space="0" w:color="auto"/>
              </w:divBdr>
            </w:div>
          </w:divsChild>
        </w:div>
        <w:div w:id="1996645477">
          <w:marLeft w:val="0"/>
          <w:marRight w:val="0"/>
          <w:marTop w:val="0"/>
          <w:marBottom w:val="0"/>
          <w:divBdr>
            <w:top w:val="none" w:sz="0" w:space="0" w:color="auto"/>
            <w:left w:val="none" w:sz="0" w:space="0" w:color="auto"/>
            <w:bottom w:val="none" w:sz="0" w:space="0" w:color="auto"/>
            <w:right w:val="none" w:sz="0" w:space="0" w:color="auto"/>
          </w:divBdr>
          <w:divsChild>
            <w:div w:id="582226805">
              <w:marLeft w:val="0"/>
              <w:marRight w:val="0"/>
              <w:marTop w:val="0"/>
              <w:marBottom w:val="0"/>
              <w:divBdr>
                <w:top w:val="none" w:sz="0" w:space="0" w:color="auto"/>
                <w:left w:val="none" w:sz="0" w:space="0" w:color="auto"/>
                <w:bottom w:val="none" w:sz="0" w:space="0" w:color="auto"/>
                <w:right w:val="none" w:sz="0" w:space="0" w:color="auto"/>
              </w:divBdr>
            </w:div>
          </w:divsChild>
        </w:div>
        <w:div w:id="19622659">
          <w:marLeft w:val="0"/>
          <w:marRight w:val="0"/>
          <w:marTop w:val="0"/>
          <w:marBottom w:val="0"/>
          <w:divBdr>
            <w:top w:val="none" w:sz="0" w:space="0" w:color="auto"/>
            <w:left w:val="none" w:sz="0" w:space="0" w:color="auto"/>
            <w:bottom w:val="none" w:sz="0" w:space="0" w:color="auto"/>
            <w:right w:val="none" w:sz="0" w:space="0" w:color="auto"/>
          </w:divBdr>
          <w:divsChild>
            <w:div w:id="243732995">
              <w:marLeft w:val="0"/>
              <w:marRight w:val="0"/>
              <w:marTop w:val="0"/>
              <w:marBottom w:val="0"/>
              <w:divBdr>
                <w:top w:val="none" w:sz="0" w:space="0" w:color="auto"/>
                <w:left w:val="none" w:sz="0" w:space="0" w:color="auto"/>
                <w:bottom w:val="none" w:sz="0" w:space="0" w:color="auto"/>
                <w:right w:val="none" w:sz="0" w:space="0" w:color="auto"/>
              </w:divBdr>
            </w:div>
          </w:divsChild>
        </w:div>
        <w:div w:id="1552885993">
          <w:marLeft w:val="0"/>
          <w:marRight w:val="0"/>
          <w:marTop w:val="0"/>
          <w:marBottom w:val="0"/>
          <w:divBdr>
            <w:top w:val="none" w:sz="0" w:space="0" w:color="auto"/>
            <w:left w:val="none" w:sz="0" w:space="0" w:color="auto"/>
            <w:bottom w:val="none" w:sz="0" w:space="0" w:color="auto"/>
            <w:right w:val="none" w:sz="0" w:space="0" w:color="auto"/>
          </w:divBdr>
          <w:divsChild>
            <w:div w:id="1754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9545-533E-8441-8314-4D946E816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4872</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Laux</dc:creator>
  <cp:keywords/>
  <dc:description/>
  <cp:lastModifiedBy>David Döbele</cp:lastModifiedBy>
  <cp:revision>50</cp:revision>
  <dcterms:created xsi:type="dcterms:W3CDTF">2022-11-02T15:59:00Z</dcterms:created>
  <dcterms:modified xsi:type="dcterms:W3CDTF">2023-01-10T19:47:00Z</dcterms:modified>
</cp:coreProperties>
</file>