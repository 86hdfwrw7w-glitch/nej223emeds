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382875" w14:textId="77777777" w:rsidR="0093610C" w:rsidRPr="00556E7B" w:rsidRDefault="0093610C" w:rsidP="0093610C">
      <w:pPr>
        <w:pStyle w:val="StandardWeb"/>
        <w:shd w:val="clear" w:color="auto" w:fill="FFFFFF"/>
        <w:rPr>
          <w:rFonts w:ascii="Georgia" w:hAnsi="Georgia"/>
          <w:lang w:val="en-US"/>
          <w:rPrChange w:id="0" w:author="David Döbele" w:date="2022-10-25T20:33:00Z">
            <w:rPr>
              <w:rFonts w:ascii="Georgia" w:hAnsi="Georgia"/>
            </w:rPr>
          </w:rPrChange>
        </w:rPr>
      </w:pPr>
      <w:r w:rsidRPr="00556E7B">
        <w:rPr>
          <w:rFonts w:ascii="Georgia" w:hAnsi="Georgia"/>
          <w:lang w:val="en-US"/>
          <w:rPrChange w:id="1" w:author="David Döbele" w:date="2022-10-25T20:33:00Z">
            <w:rPr>
              <w:rFonts w:ascii="Georgia" w:hAnsi="Georgia"/>
            </w:rPr>
          </w:rPrChange>
        </w:rPr>
        <w:t xml:space="preserve">About You: </w:t>
      </w:r>
    </w:p>
    <w:p w14:paraId="4474E2C6" w14:textId="77777777" w:rsidR="0093610C" w:rsidRPr="00556E7B" w:rsidRDefault="0093610C" w:rsidP="0093610C">
      <w:pPr>
        <w:pStyle w:val="StandardWeb"/>
        <w:shd w:val="clear" w:color="auto" w:fill="FFFFFF"/>
        <w:rPr>
          <w:rFonts w:ascii="Georgia" w:hAnsi="Georgia"/>
          <w:lang w:val="en-US"/>
          <w:rPrChange w:id="2" w:author="David Döbele" w:date="2022-10-25T20:33:00Z">
            <w:rPr>
              <w:rFonts w:ascii="Georgia" w:hAnsi="Georgia"/>
            </w:rPr>
          </w:rPrChange>
        </w:rPr>
      </w:pPr>
    </w:p>
    <w:p w14:paraId="532CB0B4" w14:textId="543F2153" w:rsidR="0093610C" w:rsidRPr="00556E7B" w:rsidRDefault="0093610C" w:rsidP="0093610C">
      <w:pPr>
        <w:pStyle w:val="StandardWeb"/>
        <w:shd w:val="clear" w:color="auto" w:fill="FFFFFF"/>
        <w:rPr>
          <w:rFonts w:ascii="Georgia" w:hAnsi="Georgia"/>
          <w:lang w:val="en-US"/>
          <w:rPrChange w:id="3" w:author="David Döbele" w:date="2022-10-25T20:33:00Z">
            <w:rPr>
              <w:rFonts w:ascii="Georgia" w:hAnsi="Georgia"/>
            </w:rPr>
          </w:rPrChange>
        </w:rPr>
      </w:pPr>
      <w:r w:rsidRPr="00556E7B">
        <w:rPr>
          <w:rFonts w:ascii="Georgia" w:hAnsi="Georgia"/>
          <w:lang w:val="en-US"/>
          <w:rPrChange w:id="4" w:author="David Döbele" w:date="2022-10-25T20:33:00Z">
            <w:rPr>
              <w:rFonts w:ascii="Georgia" w:hAnsi="Georgia"/>
            </w:rPr>
          </w:rPrChange>
        </w:rPr>
        <w:t>About You seems ideal for this internship. I've noticed early on in my career that my perfect working environment embodies a steep learning curve and diverse strategic tasks. After stations in multiple management consultancies, I've also noticed the importance of a fast past environment with room for personal development - which I hope to find in a grown up like About You. About You is one of the fastest growing e-commerce companies in Europe and became Hamburg's first unicorn in 2018. As a fashion and technology company, it is your goal, together with your ambitious team, to digitize the classic shopping spree by offering an inspiring and personalized shopping experience on the smartphone. I would love to support this mission during my internship</w:t>
      </w:r>
      <w:ins w:id="5" w:author="David Döbele" w:date="2022-10-25T20:33:00Z">
        <w:r w:rsidR="00556E7B" w:rsidRPr="00556E7B">
          <w:rPr>
            <w:rFonts w:ascii="Georgia" w:hAnsi="Georgia"/>
            <w:lang w:val="en-US"/>
            <w:rPrChange w:id="6" w:author="David Döbele" w:date="2022-10-25T20:33:00Z">
              <w:rPr>
                <w:rFonts w:ascii="Georgia" w:hAnsi="Georgia"/>
              </w:rPr>
            </w:rPrChange>
          </w:rPr>
          <w:t>.</w:t>
        </w:r>
      </w:ins>
    </w:p>
    <w:p w14:paraId="7483BD02" w14:textId="77777777" w:rsidR="0093610C" w:rsidRPr="00556E7B" w:rsidRDefault="0093610C" w:rsidP="0093610C">
      <w:pPr>
        <w:pStyle w:val="StandardWeb"/>
        <w:shd w:val="clear" w:color="auto" w:fill="FFFFFF"/>
        <w:rPr>
          <w:rFonts w:ascii="Georgia" w:hAnsi="Georgia"/>
          <w:lang w:val="en-US"/>
          <w:rPrChange w:id="7" w:author="David Döbele" w:date="2022-10-25T20:33:00Z">
            <w:rPr>
              <w:rFonts w:ascii="Georgia" w:hAnsi="Georgia"/>
            </w:rPr>
          </w:rPrChange>
        </w:rPr>
      </w:pPr>
    </w:p>
    <w:p w14:paraId="7CF6EAD6" w14:textId="77777777" w:rsidR="0093610C" w:rsidRPr="00556E7B" w:rsidRDefault="0093610C" w:rsidP="0093610C">
      <w:pPr>
        <w:pStyle w:val="StandardWeb"/>
        <w:shd w:val="clear" w:color="auto" w:fill="FFFFFF"/>
        <w:rPr>
          <w:rFonts w:ascii="Georgia" w:hAnsi="Georgia"/>
          <w:lang w:val="en-US"/>
          <w:rPrChange w:id="8" w:author="David Döbele" w:date="2022-10-25T20:33:00Z">
            <w:rPr>
              <w:rFonts w:ascii="Georgia" w:hAnsi="Georgia"/>
            </w:rPr>
          </w:rPrChange>
        </w:rPr>
      </w:pPr>
      <w:r w:rsidRPr="00556E7B">
        <w:rPr>
          <w:rFonts w:ascii="Georgia" w:hAnsi="Georgia"/>
          <w:lang w:val="en-US"/>
          <w:rPrChange w:id="9" w:author="David Döbele" w:date="2022-10-25T20:33:00Z">
            <w:rPr>
              <w:rFonts w:ascii="Georgia" w:hAnsi="Georgia"/>
            </w:rPr>
          </w:rPrChange>
        </w:rPr>
        <w:t xml:space="preserve">Telekom Center for Strategic Projects: </w:t>
      </w:r>
    </w:p>
    <w:p w14:paraId="279C105A" w14:textId="77777777" w:rsidR="0093610C" w:rsidRPr="00556E7B" w:rsidRDefault="0093610C" w:rsidP="0093610C">
      <w:pPr>
        <w:pStyle w:val="StandardWeb"/>
        <w:shd w:val="clear" w:color="auto" w:fill="FFFFFF"/>
        <w:rPr>
          <w:rFonts w:ascii="Georgia" w:hAnsi="Georgia"/>
          <w:lang w:val="en-US"/>
          <w:rPrChange w:id="10" w:author="David Döbele" w:date="2022-10-25T20:33:00Z">
            <w:rPr>
              <w:rFonts w:ascii="Georgia" w:hAnsi="Georgia"/>
            </w:rPr>
          </w:rPrChange>
        </w:rPr>
      </w:pPr>
    </w:p>
    <w:p w14:paraId="292C02DF" w14:textId="77777777" w:rsidR="0093610C" w:rsidRPr="005F563D" w:rsidRDefault="0093610C" w:rsidP="0093610C">
      <w:pPr>
        <w:pStyle w:val="StandardWeb"/>
        <w:shd w:val="clear" w:color="auto" w:fill="FFFFFF"/>
        <w:rPr>
          <w:rFonts w:ascii="Georgia" w:hAnsi="Georgia"/>
        </w:rPr>
      </w:pPr>
      <w:r w:rsidRPr="0093610C">
        <w:rPr>
          <w:rFonts w:ascii="Georgia" w:hAnsi="Georgia"/>
        </w:rPr>
        <w:t xml:space="preserve">Telekom Center </w:t>
      </w:r>
      <w:proofErr w:type="spellStart"/>
      <w:r w:rsidRPr="0093610C">
        <w:rPr>
          <w:rFonts w:ascii="Georgia" w:hAnsi="Georgia"/>
        </w:rPr>
        <w:t>for</w:t>
      </w:r>
      <w:proofErr w:type="spellEnd"/>
      <w:r w:rsidRPr="0093610C">
        <w:rPr>
          <w:rFonts w:ascii="Georgia" w:hAnsi="Georgia"/>
        </w:rPr>
        <w:t xml:space="preserve"> Strategic Projects scheint mir für dieses Praktikum ideal</w:t>
      </w:r>
      <w:r w:rsidRPr="00A66508">
        <w:rPr>
          <w:rFonts w:ascii="Georgia" w:hAnsi="Georgia"/>
        </w:rPr>
        <w:t xml:space="preserve">. Besonders spannend finde ich </w:t>
      </w:r>
      <w:r>
        <w:rPr>
          <w:rFonts w:ascii="Georgia" w:hAnsi="Georgia"/>
        </w:rPr>
        <w:t>die Internationalität und Relevanz der Telekom</w:t>
      </w:r>
      <w:r w:rsidRPr="00A66508">
        <w:rPr>
          <w:rFonts w:ascii="Georgia" w:hAnsi="Georgia"/>
        </w:rPr>
        <w:t xml:space="preserve">. </w:t>
      </w:r>
      <w:r>
        <w:rPr>
          <w:rFonts w:ascii="Georgia" w:hAnsi="Georgia"/>
        </w:rPr>
        <w:t>Mit 248 Millionen Kunden in mehr als 50 Ländern verfügt Telekom</w:t>
      </w:r>
      <w:r w:rsidRPr="00A66508">
        <w:rPr>
          <w:rFonts w:ascii="Georgia" w:hAnsi="Georgia"/>
        </w:rPr>
        <w:t xml:space="preserve"> </w:t>
      </w:r>
      <w:proofErr w:type="spellStart"/>
      <w:r w:rsidRPr="00A66508">
        <w:rPr>
          <w:rFonts w:ascii="Georgia" w:hAnsi="Georgia"/>
        </w:rPr>
        <w:t>über</w:t>
      </w:r>
      <w:proofErr w:type="spellEnd"/>
      <w:r w:rsidRPr="00A66508">
        <w:rPr>
          <w:rFonts w:ascii="Georgia" w:hAnsi="Georgia"/>
        </w:rPr>
        <w:t xml:space="preserve"> eine grenz- und </w:t>
      </w:r>
      <w:proofErr w:type="spellStart"/>
      <w:r w:rsidRPr="00A66508">
        <w:rPr>
          <w:rFonts w:ascii="Georgia" w:hAnsi="Georgia"/>
        </w:rPr>
        <w:t>fachüberschreitende</w:t>
      </w:r>
      <w:proofErr w:type="spellEnd"/>
      <w:r w:rsidRPr="00A66508">
        <w:rPr>
          <w:rFonts w:ascii="Georgia" w:hAnsi="Georgia"/>
        </w:rPr>
        <w:t xml:space="preserve"> Expertise – ein Punkt, der mich sehr fasziniert. Ihr</w:t>
      </w:r>
      <w:r>
        <w:rPr>
          <w:rFonts w:ascii="Georgia" w:hAnsi="Georgia"/>
        </w:rPr>
        <w:t xml:space="preserve"> strategisches Ziel Europas führender Telekommunikationskonzern zu werden</w:t>
      </w:r>
      <w:r w:rsidRPr="00A66508">
        <w:rPr>
          <w:rFonts w:ascii="Georgia" w:hAnsi="Georgia"/>
        </w:rPr>
        <w:t xml:space="preserve"> zeugt von </w:t>
      </w:r>
      <w:r>
        <w:rPr>
          <w:rFonts w:ascii="Georgia" w:hAnsi="Georgia"/>
        </w:rPr>
        <w:t>Ambition und Zukunftsorientierung</w:t>
      </w:r>
      <w:r w:rsidRPr="00A66508">
        <w:rPr>
          <w:rFonts w:ascii="Georgia" w:hAnsi="Georgia"/>
        </w:rPr>
        <w:t xml:space="preserve"> – Eigenschaften, die mir am Herzen liegen und ich mir von meinem Arbeitsumfeld </w:t>
      </w:r>
      <w:proofErr w:type="spellStart"/>
      <w:r w:rsidRPr="00A66508">
        <w:rPr>
          <w:rFonts w:ascii="Georgia" w:hAnsi="Georgia"/>
        </w:rPr>
        <w:t>wünsche</w:t>
      </w:r>
      <w:proofErr w:type="spellEnd"/>
      <w:r w:rsidRPr="00A66508">
        <w:rPr>
          <w:rFonts w:ascii="Georgia" w:hAnsi="Georgia"/>
        </w:rPr>
        <w:t>. Besonders interessiert bin ich an Ihrem</w:t>
      </w:r>
      <w:r>
        <w:rPr>
          <w:rFonts w:ascii="Georgia" w:hAnsi="Georgia"/>
        </w:rPr>
        <w:t xml:space="preserve"> Fokus auf die Strategieberatung</w:t>
      </w:r>
      <w:r w:rsidRPr="00A66508">
        <w:rPr>
          <w:rFonts w:ascii="Georgia" w:hAnsi="Georgia"/>
        </w:rPr>
        <w:t>, da die</w:t>
      </w:r>
      <w:r>
        <w:rPr>
          <w:rFonts w:ascii="Georgia" w:hAnsi="Georgia"/>
        </w:rPr>
        <w:t xml:space="preserve"> Bearbeitung strategischer Aufgaben</w:t>
      </w:r>
      <w:r w:rsidRPr="00A66508">
        <w:rPr>
          <w:rFonts w:ascii="Georgia" w:hAnsi="Georgia"/>
        </w:rPr>
        <w:t xml:space="preserve"> spannende, abwechslungsreiche Projektarbeit garantiert. Ihre </w:t>
      </w:r>
      <w:r>
        <w:rPr>
          <w:rFonts w:ascii="Georgia" w:hAnsi="Georgia"/>
        </w:rPr>
        <w:t>Fokussierung auf eine Kernkompetenz</w:t>
      </w:r>
      <w:r w:rsidRPr="00A66508">
        <w:rPr>
          <w:rFonts w:ascii="Georgia" w:hAnsi="Georgia"/>
        </w:rPr>
        <w:t xml:space="preserve">, mit der Sie Top-Ergebnisse erzielen, verspricht eine qualifizierte und stets motivierte Unternehmenskultur, mit der ich mich vollkommen identifizieren kann. Gerne </w:t>
      </w:r>
      <w:proofErr w:type="spellStart"/>
      <w:r w:rsidRPr="00A66508">
        <w:rPr>
          <w:rFonts w:ascii="Georgia" w:hAnsi="Georgia"/>
        </w:rPr>
        <w:t>würde</w:t>
      </w:r>
      <w:proofErr w:type="spellEnd"/>
      <w:r w:rsidRPr="00A66508">
        <w:rPr>
          <w:rFonts w:ascii="Georgia" w:hAnsi="Georgia"/>
        </w:rPr>
        <w:t xml:space="preserve"> ich in Form eines Praktikums meine </w:t>
      </w:r>
      <w:proofErr w:type="spellStart"/>
      <w:r w:rsidRPr="00A66508">
        <w:rPr>
          <w:rFonts w:ascii="Georgia" w:hAnsi="Georgia"/>
        </w:rPr>
        <w:t>Fähigkeiten</w:t>
      </w:r>
      <w:proofErr w:type="spellEnd"/>
      <w:r w:rsidRPr="00A66508">
        <w:rPr>
          <w:rFonts w:ascii="Georgia" w:hAnsi="Georgia"/>
        </w:rPr>
        <w:t xml:space="preserve"> in einem solch ambitionierten Umfeld einbringen und erstklassige </w:t>
      </w:r>
      <w:proofErr w:type="spellStart"/>
      <w:r>
        <w:rPr>
          <w:rFonts w:ascii="Georgia" w:hAnsi="Georgia"/>
        </w:rPr>
        <w:t>Strategie-</w:t>
      </w:r>
      <w:proofErr w:type="gramStart"/>
      <w:r w:rsidRPr="00A66508">
        <w:rPr>
          <w:rFonts w:ascii="Georgia" w:hAnsi="Georgia"/>
        </w:rPr>
        <w:t>Berater:innen</w:t>
      </w:r>
      <w:proofErr w:type="spellEnd"/>
      <w:proofErr w:type="gramEnd"/>
      <w:r w:rsidRPr="00A66508">
        <w:rPr>
          <w:rFonts w:ascii="Georgia" w:hAnsi="Georgia"/>
        </w:rPr>
        <w:t xml:space="preserve"> bei der Arbeit unterstützen. </w:t>
      </w:r>
    </w:p>
    <w:p w14:paraId="1876E501" w14:textId="77777777" w:rsidR="0093610C" w:rsidRPr="0093610C" w:rsidRDefault="0093610C" w:rsidP="0093610C">
      <w:pPr>
        <w:pStyle w:val="StandardWeb"/>
        <w:shd w:val="clear" w:color="auto" w:fill="FFFFFF"/>
        <w:rPr>
          <w:rFonts w:ascii="Georgia" w:hAnsi="Georgia"/>
        </w:rPr>
      </w:pPr>
    </w:p>
    <w:p w14:paraId="243C0F7D" w14:textId="77777777" w:rsidR="0093610C" w:rsidRPr="0093610C" w:rsidRDefault="0093610C" w:rsidP="0093610C">
      <w:pPr>
        <w:pStyle w:val="StandardWeb"/>
        <w:shd w:val="clear" w:color="auto" w:fill="FFFFFF"/>
        <w:rPr>
          <w:rFonts w:ascii="Georgia" w:hAnsi="Georgia"/>
        </w:rPr>
      </w:pPr>
      <w:r w:rsidRPr="0093610C">
        <w:rPr>
          <w:rFonts w:ascii="Georgia" w:hAnsi="Georgia"/>
        </w:rPr>
        <w:t xml:space="preserve">Bosch Management Consulting: </w:t>
      </w:r>
    </w:p>
    <w:p w14:paraId="2F2AE3C3" w14:textId="77777777" w:rsidR="0093610C" w:rsidRPr="0093610C" w:rsidRDefault="0093610C" w:rsidP="0093610C">
      <w:pPr>
        <w:pStyle w:val="StandardWeb"/>
        <w:shd w:val="clear" w:color="auto" w:fill="FFFFFF"/>
        <w:rPr>
          <w:rFonts w:ascii="Georgia" w:hAnsi="Georgia"/>
        </w:rPr>
      </w:pPr>
    </w:p>
    <w:p w14:paraId="1B706FE8" w14:textId="168414D7" w:rsidR="0093610C" w:rsidRPr="005F563D" w:rsidRDefault="0093610C" w:rsidP="0093610C">
      <w:pPr>
        <w:pStyle w:val="StandardWeb"/>
        <w:shd w:val="clear" w:color="auto" w:fill="FFFFFF"/>
        <w:rPr>
          <w:rFonts w:ascii="Georgia" w:hAnsi="Georgia"/>
        </w:rPr>
      </w:pPr>
      <w:r w:rsidRPr="0093610C">
        <w:rPr>
          <w:rFonts w:ascii="Georgia" w:hAnsi="Georgia"/>
        </w:rPr>
        <w:t>Bosch Management Consulting scheint mir für dieses Praktikum ideal</w:t>
      </w:r>
      <w:r w:rsidRPr="00A66508">
        <w:rPr>
          <w:rFonts w:ascii="Georgia" w:hAnsi="Georgia"/>
        </w:rPr>
        <w:t xml:space="preserve">. Besonders spannend finde ich </w:t>
      </w:r>
      <w:r>
        <w:rPr>
          <w:rFonts w:ascii="Georgia" w:hAnsi="Georgia"/>
        </w:rPr>
        <w:t>die Internationalität und Relevanz von Bosch</w:t>
      </w:r>
      <w:r w:rsidRPr="00A66508">
        <w:rPr>
          <w:rFonts w:ascii="Georgia" w:hAnsi="Georgia"/>
        </w:rPr>
        <w:t xml:space="preserve">. </w:t>
      </w:r>
      <w:r>
        <w:rPr>
          <w:rFonts w:ascii="Georgia" w:hAnsi="Georgia"/>
        </w:rPr>
        <w:t>Mit über 40</w:t>
      </w:r>
      <w:ins w:id="11" w:author="David Döbele" w:date="2022-10-25T20:34:00Z">
        <w:r w:rsidR="00556E7B">
          <w:rPr>
            <w:rFonts w:ascii="Georgia" w:hAnsi="Georgia"/>
          </w:rPr>
          <w:t>0.000</w:t>
        </w:r>
      </w:ins>
      <w:del w:id="12" w:author="David Döbele" w:date="2022-10-25T20:34:00Z">
        <w:r w:rsidDel="00556E7B">
          <w:rPr>
            <w:rFonts w:ascii="Georgia" w:hAnsi="Georgia"/>
          </w:rPr>
          <w:delText>2600</w:delText>
        </w:r>
      </w:del>
      <w:r>
        <w:rPr>
          <w:rFonts w:ascii="Georgia" w:hAnsi="Georgia"/>
        </w:rPr>
        <w:t xml:space="preserve"> Mitarbeitern seit der Gründung im Jahr 1886</w:t>
      </w:r>
      <w:r w:rsidRPr="00A66508">
        <w:rPr>
          <w:rFonts w:ascii="Georgia" w:hAnsi="Georgia"/>
        </w:rPr>
        <w:t xml:space="preserve"> </w:t>
      </w:r>
      <w:r>
        <w:rPr>
          <w:rFonts w:ascii="Georgia" w:hAnsi="Georgia"/>
        </w:rPr>
        <w:t>verfügt Bosch über</w:t>
      </w:r>
      <w:r w:rsidRPr="00A66508">
        <w:rPr>
          <w:rFonts w:ascii="Georgia" w:hAnsi="Georgia"/>
        </w:rPr>
        <w:t xml:space="preserve"> eine </w:t>
      </w:r>
      <w:r>
        <w:rPr>
          <w:rFonts w:ascii="Georgia" w:hAnsi="Georgia"/>
        </w:rPr>
        <w:t xml:space="preserve">von Erfolg geprägte Historie </w:t>
      </w:r>
      <w:r w:rsidRPr="00A66508">
        <w:rPr>
          <w:rFonts w:ascii="Georgia" w:hAnsi="Georgia"/>
        </w:rPr>
        <w:t xml:space="preserve">– ein Punkt, der mich sehr fasziniert. </w:t>
      </w:r>
      <w:r>
        <w:rPr>
          <w:rFonts w:ascii="Georgia" w:hAnsi="Georgia"/>
        </w:rPr>
        <w:t>Ihr s</w:t>
      </w:r>
      <w:r w:rsidRPr="009D4D5B">
        <w:rPr>
          <w:rFonts w:ascii="Georgia" w:hAnsi="Georgia"/>
        </w:rPr>
        <w:t>trategisches Ziel</w:t>
      </w:r>
      <w:ins w:id="13" w:author="David Döbele" w:date="2022-10-25T20:34:00Z">
        <w:r w:rsidR="00556E7B">
          <w:rPr>
            <w:rFonts w:ascii="Georgia" w:hAnsi="Georgia"/>
          </w:rPr>
          <w:t>,</w:t>
        </w:r>
      </w:ins>
      <w:r w:rsidRPr="009D4D5B">
        <w:rPr>
          <w:rFonts w:ascii="Georgia" w:hAnsi="Georgia"/>
        </w:rPr>
        <w:t xml:space="preserve"> Lösungen und Produkte für das vernetzte Leben</w:t>
      </w:r>
      <w:ins w:id="14" w:author="David Döbele" w:date="2022-10-25T20:35:00Z">
        <w:r w:rsidR="00556E7B">
          <w:rPr>
            <w:rFonts w:ascii="Georgia" w:hAnsi="Georgia"/>
          </w:rPr>
          <w:t xml:space="preserve"> zu fördern</w:t>
        </w:r>
      </w:ins>
      <w:r w:rsidRPr="009D4D5B">
        <w:rPr>
          <w:rFonts w:ascii="Georgia" w:hAnsi="Georgia"/>
        </w:rPr>
        <w:t>, die entweder über künstliche Intelligenz verfügen oder mit ihrer Hilfe entwickelt oder hergestellt werden</w:t>
      </w:r>
      <w:ins w:id="15" w:author="David Döbele" w:date="2022-10-25T20:35:00Z">
        <w:r w:rsidR="00556E7B">
          <w:rPr>
            <w:rFonts w:ascii="Georgia" w:hAnsi="Georgia"/>
          </w:rPr>
          <w:t xml:space="preserve">, </w:t>
        </w:r>
      </w:ins>
      <w:del w:id="16" w:author="David Döbele" w:date="2022-10-25T20:35:00Z">
        <w:r w:rsidRPr="009D4D5B" w:rsidDel="00556E7B">
          <w:rPr>
            <w:rFonts w:ascii="Georgia" w:hAnsi="Georgia"/>
          </w:rPr>
          <w:delText xml:space="preserve"> zu fördern, </w:delText>
        </w:r>
      </w:del>
      <w:r w:rsidRPr="009D4D5B">
        <w:rPr>
          <w:rFonts w:ascii="Georgia" w:hAnsi="Georgia"/>
        </w:rPr>
        <w:t>zeugt von Zukunftsorientierung</w:t>
      </w:r>
      <w:r>
        <w:rPr>
          <w:rFonts w:ascii="Georgia" w:hAnsi="Georgia"/>
        </w:rPr>
        <w:t xml:space="preserve">. Eine </w:t>
      </w:r>
      <w:r w:rsidRPr="00A66508">
        <w:rPr>
          <w:rFonts w:ascii="Georgia" w:hAnsi="Georgia"/>
        </w:rPr>
        <w:t>Eigenschaft, die mir am Herzen lieg</w:t>
      </w:r>
      <w:r>
        <w:rPr>
          <w:rFonts w:ascii="Georgia" w:hAnsi="Georgia"/>
        </w:rPr>
        <w:t>t</w:t>
      </w:r>
      <w:r w:rsidRPr="00A66508">
        <w:rPr>
          <w:rFonts w:ascii="Georgia" w:hAnsi="Georgia"/>
        </w:rPr>
        <w:t xml:space="preserve"> und ich mir von meinem Arbeitsumfeld </w:t>
      </w:r>
      <w:proofErr w:type="spellStart"/>
      <w:r w:rsidRPr="00A66508">
        <w:rPr>
          <w:rFonts w:ascii="Georgia" w:hAnsi="Georgia"/>
        </w:rPr>
        <w:t>wünsche</w:t>
      </w:r>
      <w:proofErr w:type="spellEnd"/>
      <w:r w:rsidRPr="00A66508">
        <w:rPr>
          <w:rFonts w:ascii="Georgia" w:hAnsi="Georgia"/>
        </w:rPr>
        <w:t>. Besonders interessiert bin ich a</w:t>
      </w:r>
      <w:r>
        <w:rPr>
          <w:rFonts w:ascii="Georgia" w:hAnsi="Georgia"/>
        </w:rPr>
        <w:t xml:space="preserve">m </w:t>
      </w:r>
      <w:r>
        <w:rPr>
          <w:rFonts w:ascii="Georgia" w:hAnsi="Georgia"/>
        </w:rPr>
        <w:lastRenderedPageBreak/>
        <w:t>sozialen Engagement der Robert Bosch Stiftung</w:t>
      </w:r>
      <w:r w:rsidRPr="00A66508">
        <w:rPr>
          <w:rFonts w:ascii="Georgia" w:hAnsi="Georgia"/>
        </w:rPr>
        <w:t xml:space="preserve">, da </w:t>
      </w:r>
      <w:r>
        <w:rPr>
          <w:rFonts w:ascii="Georgia" w:hAnsi="Georgia"/>
        </w:rPr>
        <w:t>S</w:t>
      </w:r>
      <w:r w:rsidRPr="00A66508">
        <w:rPr>
          <w:rFonts w:ascii="Georgia" w:hAnsi="Georgia"/>
        </w:rPr>
        <w:t>ie</w:t>
      </w:r>
      <w:r>
        <w:rPr>
          <w:rFonts w:ascii="Georgia" w:hAnsi="Georgia"/>
        </w:rPr>
        <w:t xml:space="preserve"> oft vergessene Themen wie die Landdegradation in Afrika bekämpfen wollen</w:t>
      </w:r>
      <w:r w:rsidRPr="00A66508">
        <w:rPr>
          <w:rFonts w:ascii="Georgia" w:hAnsi="Georgia"/>
        </w:rPr>
        <w:t xml:space="preserve">. Ihre </w:t>
      </w:r>
      <w:r>
        <w:rPr>
          <w:rFonts w:ascii="Georgia" w:hAnsi="Georgia"/>
        </w:rPr>
        <w:t>Fokussierung auf eine Kernkompetenz</w:t>
      </w:r>
      <w:r w:rsidRPr="00A66508">
        <w:rPr>
          <w:rFonts w:ascii="Georgia" w:hAnsi="Georgia"/>
        </w:rPr>
        <w:t xml:space="preserve">, mit der Sie Top-Ergebnisse erzielen, verspricht eine qualifizierte und stets motivierte Unternehmenskultur, mit der ich mich vollkommen identifizieren kann. Gerne </w:t>
      </w:r>
      <w:proofErr w:type="spellStart"/>
      <w:r w:rsidRPr="00A66508">
        <w:rPr>
          <w:rFonts w:ascii="Georgia" w:hAnsi="Georgia"/>
        </w:rPr>
        <w:t>würde</w:t>
      </w:r>
      <w:proofErr w:type="spellEnd"/>
      <w:r w:rsidRPr="00A66508">
        <w:rPr>
          <w:rFonts w:ascii="Georgia" w:hAnsi="Georgia"/>
        </w:rPr>
        <w:t xml:space="preserve"> ich in Form eines Praktikums meine </w:t>
      </w:r>
      <w:proofErr w:type="spellStart"/>
      <w:r w:rsidRPr="00A66508">
        <w:rPr>
          <w:rFonts w:ascii="Georgia" w:hAnsi="Georgia"/>
        </w:rPr>
        <w:t>Fähigkeiten</w:t>
      </w:r>
      <w:proofErr w:type="spellEnd"/>
      <w:r w:rsidRPr="00A66508">
        <w:rPr>
          <w:rFonts w:ascii="Georgia" w:hAnsi="Georgia"/>
        </w:rPr>
        <w:t xml:space="preserve"> in einem solch ambitionierten Umfeld einbringen und erstklassige </w:t>
      </w:r>
      <w:proofErr w:type="spellStart"/>
      <w:r>
        <w:rPr>
          <w:rFonts w:ascii="Georgia" w:hAnsi="Georgia"/>
        </w:rPr>
        <w:t>Management-</w:t>
      </w:r>
      <w:proofErr w:type="gramStart"/>
      <w:r w:rsidRPr="00A66508">
        <w:rPr>
          <w:rFonts w:ascii="Georgia" w:hAnsi="Georgia"/>
        </w:rPr>
        <w:t>Berater:innen</w:t>
      </w:r>
      <w:proofErr w:type="spellEnd"/>
      <w:proofErr w:type="gramEnd"/>
      <w:r w:rsidRPr="00A66508">
        <w:rPr>
          <w:rFonts w:ascii="Georgia" w:hAnsi="Georgia"/>
        </w:rPr>
        <w:t xml:space="preserve"> bei der Arbeit unterstützen. </w:t>
      </w:r>
    </w:p>
    <w:p w14:paraId="4381D65F" w14:textId="77777777" w:rsidR="0093610C" w:rsidRPr="0093610C" w:rsidRDefault="0093610C" w:rsidP="0093610C">
      <w:pPr>
        <w:pStyle w:val="StandardWeb"/>
        <w:shd w:val="clear" w:color="auto" w:fill="FFFFFF"/>
        <w:rPr>
          <w:rFonts w:ascii="Georgia" w:hAnsi="Georgia"/>
        </w:rPr>
      </w:pPr>
    </w:p>
    <w:p w14:paraId="6709D21A" w14:textId="77777777" w:rsidR="0093610C" w:rsidRPr="0093610C" w:rsidRDefault="0093610C" w:rsidP="0093610C">
      <w:pPr>
        <w:pStyle w:val="StandardWeb"/>
        <w:shd w:val="clear" w:color="auto" w:fill="FFFFFF"/>
        <w:rPr>
          <w:rFonts w:ascii="Georgia" w:hAnsi="Georgia"/>
        </w:rPr>
      </w:pPr>
      <w:r w:rsidRPr="0093610C">
        <w:rPr>
          <w:rFonts w:ascii="Georgia" w:hAnsi="Georgia"/>
        </w:rPr>
        <w:t xml:space="preserve">Bertelsmann: </w:t>
      </w:r>
    </w:p>
    <w:p w14:paraId="7ECE163E" w14:textId="77777777" w:rsidR="0093610C" w:rsidRPr="0093610C" w:rsidRDefault="0093610C" w:rsidP="0093610C">
      <w:pPr>
        <w:pStyle w:val="StandardWeb"/>
        <w:shd w:val="clear" w:color="auto" w:fill="FFFFFF"/>
        <w:rPr>
          <w:rFonts w:ascii="Georgia" w:hAnsi="Georgia"/>
        </w:rPr>
      </w:pPr>
    </w:p>
    <w:p w14:paraId="433850D1" w14:textId="5A1A7440" w:rsidR="0093610C" w:rsidRPr="005F563D" w:rsidRDefault="0093610C" w:rsidP="0093610C">
      <w:pPr>
        <w:pStyle w:val="StandardWeb"/>
        <w:shd w:val="clear" w:color="auto" w:fill="FFFFFF"/>
        <w:rPr>
          <w:rFonts w:ascii="Georgia" w:hAnsi="Georgia"/>
        </w:rPr>
      </w:pPr>
      <w:r w:rsidRPr="0093610C">
        <w:rPr>
          <w:rFonts w:ascii="Georgia" w:hAnsi="Georgia"/>
        </w:rPr>
        <w:t>Bertelsmann scheint mir für dieses Praktikum ideal</w:t>
      </w:r>
      <w:r w:rsidRPr="00A66508">
        <w:rPr>
          <w:rFonts w:ascii="Georgia" w:hAnsi="Georgia"/>
        </w:rPr>
        <w:t xml:space="preserve">. Besonders spannend finde ich </w:t>
      </w:r>
      <w:r>
        <w:rPr>
          <w:rFonts w:ascii="Georgia" w:hAnsi="Georgia"/>
        </w:rPr>
        <w:t>die Internationalität und Relevanz von Bertelsmann</w:t>
      </w:r>
      <w:r w:rsidRPr="00A66508">
        <w:rPr>
          <w:rFonts w:ascii="Georgia" w:hAnsi="Georgia"/>
        </w:rPr>
        <w:t xml:space="preserve">. </w:t>
      </w:r>
      <w:r>
        <w:rPr>
          <w:rFonts w:ascii="Georgia" w:hAnsi="Georgia"/>
        </w:rPr>
        <w:t>Mit über 145.027 Mitarbeitern seit der Gründung im Jahr 1886</w:t>
      </w:r>
      <w:r w:rsidRPr="00A66508">
        <w:rPr>
          <w:rFonts w:ascii="Georgia" w:hAnsi="Georgia"/>
        </w:rPr>
        <w:t xml:space="preserve"> </w:t>
      </w:r>
      <w:r>
        <w:rPr>
          <w:rFonts w:ascii="Georgia" w:hAnsi="Georgia"/>
        </w:rPr>
        <w:t xml:space="preserve">verfügt </w:t>
      </w:r>
      <w:del w:id="17" w:author="David Döbele" w:date="2022-10-25T20:35:00Z">
        <w:r w:rsidDel="00556E7B">
          <w:rPr>
            <w:rFonts w:ascii="Georgia" w:hAnsi="Georgia"/>
          </w:rPr>
          <w:delText xml:space="preserve">Bosch </w:delText>
        </w:r>
      </w:del>
      <w:proofErr w:type="spellStart"/>
      <w:ins w:id="18" w:author="David Döbele" w:date="2022-10-25T20:35:00Z">
        <w:r w:rsidR="00556E7B">
          <w:rPr>
            <w:rFonts w:ascii="Georgia" w:hAnsi="Georgia"/>
          </w:rPr>
          <w:t>bbb</w:t>
        </w:r>
        <w:proofErr w:type="spellEnd"/>
        <w:r w:rsidR="00556E7B">
          <w:rPr>
            <w:rFonts w:ascii="Georgia" w:hAnsi="Georgia"/>
          </w:rPr>
          <w:t xml:space="preserve"> </w:t>
        </w:r>
      </w:ins>
      <w:r>
        <w:rPr>
          <w:rFonts w:ascii="Georgia" w:hAnsi="Georgia"/>
        </w:rPr>
        <w:t>über</w:t>
      </w:r>
      <w:r w:rsidRPr="00A66508">
        <w:rPr>
          <w:rFonts w:ascii="Georgia" w:hAnsi="Georgia"/>
        </w:rPr>
        <w:t xml:space="preserve"> eine </w:t>
      </w:r>
      <w:r>
        <w:rPr>
          <w:rFonts w:ascii="Georgia" w:hAnsi="Georgia"/>
        </w:rPr>
        <w:t xml:space="preserve">von Erfolg geprägte Historie </w:t>
      </w:r>
      <w:r w:rsidRPr="00A66508">
        <w:rPr>
          <w:rFonts w:ascii="Georgia" w:hAnsi="Georgia"/>
        </w:rPr>
        <w:t xml:space="preserve">– ein Punkt, der mich sehr fasziniert. </w:t>
      </w:r>
      <w:r>
        <w:rPr>
          <w:rFonts w:ascii="Georgia" w:hAnsi="Georgia"/>
        </w:rPr>
        <w:t>Ihr s</w:t>
      </w:r>
      <w:r w:rsidRPr="009D4D5B">
        <w:rPr>
          <w:rFonts w:ascii="Georgia" w:hAnsi="Georgia"/>
        </w:rPr>
        <w:t>trategisches Ziel</w:t>
      </w:r>
      <w:ins w:id="19" w:author="David Döbele" w:date="2022-10-25T20:35:00Z">
        <w:r w:rsidR="00556E7B">
          <w:rPr>
            <w:rFonts w:ascii="Georgia" w:hAnsi="Georgia"/>
          </w:rPr>
          <w:t>,</w:t>
        </w:r>
      </w:ins>
      <w:r w:rsidRPr="009D4D5B">
        <w:rPr>
          <w:rFonts w:ascii="Georgia" w:hAnsi="Georgia"/>
        </w:rPr>
        <w:t xml:space="preserve"> </w:t>
      </w:r>
      <w:r>
        <w:rPr>
          <w:rFonts w:ascii="Georgia" w:hAnsi="Georgia"/>
        </w:rPr>
        <w:t>nationale Media-Champions aufzubauen und globale Inhalte zu fördern</w:t>
      </w:r>
      <w:r w:rsidRPr="009D4D5B">
        <w:rPr>
          <w:rFonts w:ascii="Georgia" w:hAnsi="Georgia"/>
        </w:rPr>
        <w:t>, zeugt von </w:t>
      </w:r>
      <w:r>
        <w:rPr>
          <w:rFonts w:ascii="Georgia" w:hAnsi="Georgia"/>
        </w:rPr>
        <w:t xml:space="preserve">Ambition und </w:t>
      </w:r>
      <w:r w:rsidRPr="009D4D5B">
        <w:rPr>
          <w:rFonts w:ascii="Georgia" w:hAnsi="Georgia"/>
        </w:rPr>
        <w:t>Zukunftsorientierung</w:t>
      </w:r>
      <w:r>
        <w:rPr>
          <w:rFonts w:ascii="Georgia" w:hAnsi="Georgia"/>
        </w:rPr>
        <w:t xml:space="preserve"> - </w:t>
      </w:r>
      <w:r w:rsidRPr="00A66508">
        <w:rPr>
          <w:rFonts w:ascii="Georgia" w:hAnsi="Georgia"/>
        </w:rPr>
        <w:t>Eigenschaft</w:t>
      </w:r>
      <w:r>
        <w:rPr>
          <w:rFonts w:ascii="Georgia" w:hAnsi="Georgia"/>
        </w:rPr>
        <w:t>en</w:t>
      </w:r>
      <w:r w:rsidRPr="00A66508">
        <w:rPr>
          <w:rFonts w:ascii="Georgia" w:hAnsi="Georgia"/>
        </w:rPr>
        <w:t>, die mir am Herzen lieg</w:t>
      </w:r>
      <w:r>
        <w:rPr>
          <w:rFonts w:ascii="Georgia" w:hAnsi="Georgia"/>
        </w:rPr>
        <w:t>en</w:t>
      </w:r>
      <w:r w:rsidRPr="00A66508">
        <w:rPr>
          <w:rFonts w:ascii="Georgia" w:hAnsi="Georgia"/>
        </w:rPr>
        <w:t xml:space="preserve"> und ich mir von meinem Arbeitsumfeld wünsche. Besonders interessiert bin ich a</w:t>
      </w:r>
      <w:r>
        <w:rPr>
          <w:rFonts w:ascii="Georgia" w:hAnsi="Georgia"/>
        </w:rPr>
        <w:t>m sozialen Engagement der Bertelsmann Stiftung</w:t>
      </w:r>
      <w:r w:rsidRPr="00A66508">
        <w:rPr>
          <w:rFonts w:ascii="Georgia" w:hAnsi="Georgia"/>
        </w:rPr>
        <w:t xml:space="preserve">, da </w:t>
      </w:r>
      <w:r>
        <w:rPr>
          <w:rFonts w:ascii="Georgia" w:hAnsi="Georgia"/>
        </w:rPr>
        <w:t>S</w:t>
      </w:r>
      <w:r w:rsidRPr="00A66508">
        <w:rPr>
          <w:rFonts w:ascii="Georgia" w:hAnsi="Georgia"/>
        </w:rPr>
        <w:t>ie</w:t>
      </w:r>
      <w:r>
        <w:rPr>
          <w:rFonts w:ascii="Georgia" w:hAnsi="Georgia"/>
        </w:rPr>
        <w:t xml:space="preserve"> Impulse für gesellschaftliche Veränderung und Bildung setzen</w:t>
      </w:r>
      <w:r w:rsidRPr="00A66508">
        <w:rPr>
          <w:rFonts w:ascii="Georgia" w:hAnsi="Georgia"/>
        </w:rPr>
        <w:t xml:space="preserve">. Ihre </w:t>
      </w:r>
      <w:r>
        <w:rPr>
          <w:rFonts w:ascii="Georgia" w:hAnsi="Georgia"/>
        </w:rPr>
        <w:t>Diversifikation auf verschiedene Kompetenzen</w:t>
      </w:r>
      <w:r w:rsidRPr="00A66508">
        <w:rPr>
          <w:rFonts w:ascii="Georgia" w:hAnsi="Georgia"/>
        </w:rPr>
        <w:t xml:space="preserve">, mit der Sie Top-Ergebnisse erzielen, verspricht eine qualifizierte und stets motivierte Unternehmenskultur, mit der ich mich vollkommen identifizieren kann. Gerne </w:t>
      </w:r>
      <w:proofErr w:type="spellStart"/>
      <w:r w:rsidRPr="00A66508">
        <w:rPr>
          <w:rFonts w:ascii="Georgia" w:hAnsi="Georgia"/>
        </w:rPr>
        <w:t>würde</w:t>
      </w:r>
      <w:proofErr w:type="spellEnd"/>
      <w:r w:rsidRPr="00A66508">
        <w:rPr>
          <w:rFonts w:ascii="Georgia" w:hAnsi="Georgia"/>
        </w:rPr>
        <w:t xml:space="preserve"> ich in Form eines Praktikums meine </w:t>
      </w:r>
      <w:proofErr w:type="spellStart"/>
      <w:r w:rsidRPr="00A66508">
        <w:rPr>
          <w:rFonts w:ascii="Georgia" w:hAnsi="Georgia"/>
        </w:rPr>
        <w:t>Fähigkeiten</w:t>
      </w:r>
      <w:proofErr w:type="spellEnd"/>
      <w:r w:rsidRPr="00A66508">
        <w:rPr>
          <w:rFonts w:ascii="Georgia" w:hAnsi="Georgia"/>
        </w:rPr>
        <w:t xml:space="preserve"> in einem solch ambitionierten Umfeld einbringen und </w:t>
      </w:r>
      <w:r>
        <w:rPr>
          <w:rFonts w:ascii="Georgia" w:hAnsi="Georgia"/>
        </w:rPr>
        <w:t>Ihren Vorstand bei strategischen Fragestellungen unterstützen</w:t>
      </w:r>
      <w:r w:rsidRPr="00A66508">
        <w:rPr>
          <w:rFonts w:ascii="Georgia" w:hAnsi="Georgia"/>
        </w:rPr>
        <w:t xml:space="preserve">. </w:t>
      </w:r>
    </w:p>
    <w:p w14:paraId="62814B59" w14:textId="77777777" w:rsidR="0093610C" w:rsidRPr="0093610C" w:rsidRDefault="0093610C" w:rsidP="0093610C">
      <w:pPr>
        <w:pStyle w:val="StandardWeb"/>
        <w:shd w:val="clear" w:color="auto" w:fill="FFFFFF"/>
        <w:rPr>
          <w:rFonts w:ascii="Georgia" w:hAnsi="Georgia"/>
        </w:rPr>
      </w:pPr>
    </w:p>
    <w:p w14:paraId="153484FA" w14:textId="77777777" w:rsidR="0093610C" w:rsidRPr="0093610C" w:rsidRDefault="0093610C" w:rsidP="0093610C">
      <w:pPr>
        <w:pStyle w:val="StandardWeb"/>
        <w:shd w:val="clear" w:color="auto" w:fill="FFFFFF"/>
        <w:rPr>
          <w:rFonts w:ascii="Georgia" w:hAnsi="Georgia"/>
        </w:rPr>
      </w:pPr>
      <w:r w:rsidRPr="0093610C">
        <w:rPr>
          <w:rFonts w:ascii="Georgia" w:hAnsi="Georgia"/>
        </w:rPr>
        <w:t xml:space="preserve">Andersch: </w:t>
      </w:r>
    </w:p>
    <w:p w14:paraId="1ADE3706" w14:textId="77777777" w:rsidR="0093610C" w:rsidRPr="0093610C" w:rsidRDefault="0093610C" w:rsidP="0093610C">
      <w:pPr>
        <w:pStyle w:val="StandardWeb"/>
        <w:shd w:val="clear" w:color="auto" w:fill="FFFFFF"/>
        <w:rPr>
          <w:rFonts w:ascii="Georgia" w:hAnsi="Georgia"/>
        </w:rPr>
      </w:pPr>
    </w:p>
    <w:p w14:paraId="59F1B09A" w14:textId="4488D9AC" w:rsidR="0093610C" w:rsidRPr="0093610C" w:rsidRDefault="0093610C" w:rsidP="0093610C">
      <w:pPr>
        <w:pStyle w:val="StandardWeb"/>
        <w:shd w:val="clear" w:color="auto" w:fill="FFFFFF"/>
        <w:rPr>
          <w:rFonts w:ascii="Georgia" w:hAnsi="Georgia"/>
        </w:rPr>
      </w:pPr>
      <w:r w:rsidRPr="0093610C">
        <w:rPr>
          <w:rFonts w:ascii="Georgia" w:hAnsi="Georgia"/>
        </w:rPr>
        <w:t>Andersch scheint mir für dieses Praktikum ideal</w:t>
      </w:r>
      <w:r w:rsidRPr="00A66508">
        <w:rPr>
          <w:rFonts w:ascii="Georgia" w:hAnsi="Georgia"/>
        </w:rPr>
        <w:t>. Besonders interessiert bin ich an Ihrem</w:t>
      </w:r>
      <w:r>
        <w:rPr>
          <w:rFonts w:ascii="Georgia" w:hAnsi="Georgia"/>
        </w:rPr>
        <w:t xml:space="preserve"> Fokus auf Restrukturierung</w:t>
      </w:r>
      <w:r w:rsidRPr="00A66508">
        <w:rPr>
          <w:rFonts w:ascii="Georgia" w:hAnsi="Georgia"/>
        </w:rPr>
        <w:t>, da die</w:t>
      </w:r>
      <w:r>
        <w:rPr>
          <w:rFonts w:ascii="Georgia" w:hAnsi="Georgia"/>
        </w:rPr>
        <w:t xml:space="preserve"> Restrukturierung am meisten Einfluss auf den Werdegang eines Unternehmens hat und daher</w:t>
      </w:r>
      <w:r w:rsidRPr="00A66508">
        <w:rPr>
          <w:rFonts w:ascii="Georgia" w:hAnsi="Georgia"/>
        </w:rPr>
        <w:t xml:space="preserve"> </w:t>
      </w:r>
      <w:ins w:id="20" w:author="David Döbele" w:date="2022-10-25T20:36:00Z">
        <w:r w:rsidR="00556E7B">
          <w:rPr>
            <w:rFonts w:ascii="Georgia" w:hAnsi="Georgia"/>
          </w:rPr>
          <w:t xml:space="preserve">vor allem in der aktuellen Zeit </w:t>
        </w:r>
      </w:ins>
      <w:r w:rsidRPr="00A66508">
        <w:rPr>
          <w:rFonts w:ascii="Georgia" w:hAnsi="Georgia"/>
        </w:rPr>
        <w:t>spannende, abwechslungsreiche Projektarbeit garantiert.</w:t>
      </w:r>
      <w:r>
        <w:rPr>
          <w:rFonts w:ascii="Georgia" w:hAnsi="Georgia"/>
        </w:rPr>
        <w:t xml:space="preserve"> Ihre Beratungsleistung bei </w:t>
      </w:r>
      <w:proofErr w:type="spellStart"/>
      <w:r>
        <w:rPr>
          <w:rFonts w:ascii="Georgia" w:hAnsi="Georgia"/>
        </w:rPr>
        <w:t>Koenig</w:t>
      </w:r>
      <w:proofErr w:type="spellEnd"/>
      <w:r>
        <w:rPr>
          <w:rFonts w:ascii="Georgia" w:hAnsi="Georgia"/>
        </w:rPr>
        <w:t xml:space="preserve"> &amp; Bauer AG, in dem Sie einen Druckmaschinenhersteller mit rückläufigen Geschäftsmodell und Gewinnen auf Gewinnkurs brachten, versicherte mir großen Gefallen an der Restrukturierung zu haben</w:t>
      </w:r>
      <w:ins w:id="21" w:author="David Döbele" w:date="2022-10-25T20:36:00Z">
        <w:r w:rsidR="00556E7B">
          <w:rPr>
            <w:rFonts w:ascii="Georgia" w:hAnsi="Georgia"/>
          </w:rPr>
          <w:t>.</w:t>
        </w:r>
      </w:ins>
      <w:r w:rsidRPr="00A66508">
        <w:rPr>
          <w:rFonts w:ascii="Georgia" w:hAnsi="Georgia"/>
        </w:rPr>
        <w:t xml:space="preserve"> Ihre </w:t>
      </w:r>
      <w:r>
        <w:rPr>
          <w:rFonts w:ascii="Georgia" w:hAnsi="Georgia"/>
        </w:rPr>
        <w:t>Fokussierung auf eine Kernkompetenz</w:t>
      </w:r>
      <w:r w:rsidRPr="00A66508">
        <w:rPr>
          <w:rFonts w:ascii="Georgia" w:hAnsi="Georgia"/>
        </w:rPr>
        <w:t xml:space="preserve">, mit der Sie Top-Ergebnisse erzielen, verspricht eine qualifizierte und stets motivierte Unternehmenskultur, mit der ich mich vollkommen identifizieren kann. Gerne </w:t>
      </w:r>
      <w:proofErr w:type="spellStart"/>
      <w:r w:rsidRPr="00A66508">
        <w:rPr>
          <w:rFonts w:ascii="Georgia" w:hAnsi="Georgia"/>
        </w:rPr>
        <w:t>würde</w:t>
      </w:r>
      <w:proofErr w:type="spellEnd"/>
      <w:r w:rsidRPr="00A66508">
        <w:rPr>
          <w:rFonts w:ascii="Georgia" w:hAnsi="Georgia"/>
        </w:rPr>
        <w:t xml:space="preserve"> ich in Form eines Praktikums meine </w:t>
      </w:r>
      <w:proofErr w:type="spellStart"/>
      <w:r w:rsidRPr="00A66508">
        <w:rPr>
          <w:rFonts w:ascii="Georgia" w:hAnsi="Georgia"/>
        </w:rPr>
        <w:t>Fähigkeiten</w:t>
      </w:r>
      <w:proofErr w:type="spellEnd"/>
      <w:r w:rsidRPr="00A66508">
        <w:rPr>
          <w:rFonts w:ascii="Georgia" w:hAnsi="Georgia"/>
        </w:rPr>
        <w:t xml:space="preserve"> in einem solch ambitionierten Umfeld einbringen und erstklassige </w:t>
      </w:r>
      <w:proofErr w:type="spellStart"/>
      <w:r>
        <w:rPr>
          <w:rFonts w:ascii="Georgia" w:hAnsi="Georgia"/>
        </w:rPr>
        <w:t>Restrukturierungs-</w:t>
      </w:r>
      <w:proofErr w:type="gramStart"/>
      <w:r w:rsidRPr="00A66508">
        <w:rPr>
          <w:rFonts w:ascii="Georgia" w:hAnsi="Georgia"/>
        </w:rPr>
        <w:t>Berater:innen</w:t>
      </w:r>
      <w:proofErr w:type="spellEnd"/>
      <w:proofErr w:type="gramEnd"/>
      <w:r w:rsidRPr="00A66508">
        <w:rPr>
          <w:rFonts w:ascii="Georgia" w:hAnsi="Georgia"/>
        </w:rPr>
        <w:t xml:space="preserve"> bei der Arbeit unterstützen. </w:t>
      </w:r>
    </w:p>
    <w:p w14:paraId="2810F277" w14:textId="77777777" w:rsidR="0093610C" w:rsidRPr="0093610C" w:rsidRDefault="0093610C" w:rsidP="0093610C">
      <w:pPr>
        <w:pStyle w:val="StandardWeb"/>
        <w:shd w:val="clear" w:color="auto" w:fill="FFFFFF"/>
        <w:rPr>
          <w:rFonts w:ascii="Georgia" w:hAnsi="Georgia"/>
        </w:rPr>
      </w:pPr>
    </w:p>
    <w:p w14:paraId="2D329600" w14:textId="77777777" w:rsidR="0093610C" w:rsidRPr="0093610C" w:rsidRDefault="0093610C" w:rsidP="0093610C">
      <w:pPr>
        <w:pStyle w:val="StandardWeb"/>
        <w:shd w:val="clear" w:color="auto" w:fill="FFFFFF"/>
        <w:rPr>
          <w:rFonts w:ascii="Georgia" w:hAnsi="Georgia"/>
        </w:rPr>
      </w:pPr>
    </w:p>
    <w:p w14:paraId="08B13E84" w14:textId="77777777" w:rsidR="0093610C" w:rsidRPr="0093610C" w:rsidRDefault="0093610C" w:rsidP="0093610C">
      <w:pPr>
        <w:pStyle w:val="StandardWeb"/>
        <w:shd w:val="clear" w:color="auto" w:fill="FFFFFF"/>
        <w:rPr>
          <w:rFonts w:ascii="Georgia" w:hAnsi="Georgia"/>
        </w:rPr>
      </w:pPr>
      <w:proofErr w:type="spellStart"/>
      <w:r w:rsidRPr="0093610C">
        <w:rPr>
          <w:rFonts w:ascii="Georgia" w:hAnsi="Georgia"/>
        </w:rPr>
        <w:t>Thysenkrupp</w:t>
      </w:r>
      <w:proofErr w:type="spellEnd"/>
      <w:r w:rsidRPr="0093610C">
        <w:rPr>
          <w:rFonts w:ascii="Georgia" w:hAnsi="Georgia"/>
        </w:rPr>
        <w:t xml:space="preserve"> Management Consulting: </w:t>
      </w:r>
    </w:p>
    <w:p w14:paraId="12B8107E" w14:textId="77777777" w:rsidR="0093610C" w:rsidRPr="0093610C" w:rsidRDefault="0093610C" w:rsidP="0093610C">
      <w:pPr>
        <w:pStyle w:val="StandardWeb"/>
        <w:shd w:val="clear" w:color="auto" w:fill="FFFFFF"/>
        <w:rPr>
          <w:rFonts w:ascii="Georgia" w:hAnsi="Georgia"/>
        </w:rPr>
      </w:pPr>
    </w:p>
    <w:p w14:paraId="3A5D70A4" w14:textId="77777777" w:rsidR="0093610C" w:rsidRPr="0093610C" w:rsidRDefault="0093610C" w:rsidP="0093610C">
      <w:pPr>
        <w:pStyle w:val="StandardWeb"/>
        <w:shd w:val="clear" w:color="auto" w:fill="FFFFFF"/>
        <w:rPr>
          <w:rFonts w:ascii="Georgia" w:hAnsi="Georgia"/>
        </w:rPr>
      </w:pPr>
      <w:r w:rsidRPr="0093610C">
        <w:rPr>
          <w:rFonts w:ascii="Georgia" w:hAnsi="Georgia"/>
        </w:rPr>
        <w:t xml:space="preserve">Thyssenkrupp Management Consulting scheint mir für dieses Praktikum ideal. Besonders spannend finde ich die Internationalität und Relevanz von Thyssenkrupp. Mit über 100.000 Mitarbeitern und Umsätzen von 34 Mrd. € in 56 Ländern verfügt Thyssenkrupp über internationalen Einfluss – ein Punkt, der mich sehr fasziniert. Ihre strategischen Prinzipien Performance </w:t>
      </w:r>
      <w:proofErr w:type="spellStart"/>
      <w:r w:rsidRPr="0093610C">
        <w:rPr>
          <w:rFonts w:ascii="Georgia" w:hAnsi="Georgia"/>
        </w:rPr>
        <w:t>first</w:t>
      </w:r>
      <w:proofErr w:type="spellEnd"/>
      <w:r w:rsidRPr="0093610C">
        <w:rPr>
          <w:rFonts w:ascii="Georgia" w:hAnsi="Georgia"/>
        </w:rPr>
        <w:t xml:space="preserve">, flexibles Portfolio und effiziente Organisation, zeugen von Ambition und Verantwortung - Eigenschaften, die mir am Herzen liegt und ich mir von meinem Arbeitsumfeld </w:t>
      </w:r>
      <w:proofErr w:type="spellStart"/>
      <w:r w:rsidRPr="0093610C">
        <w:rPr>
          <w:rFonts w:ascii="Georgia" w:hAnsi="Georgia"/>
        </w:rPr>
        <w:t>wünsche</w:t>
      </w:r>
      <w:proofErr w:type="spellEnd"/>
      <w:r w:rsidRPr="0093610C">
        <w:rPr>
          <w:rFonts w:ascii="Georgia" w:hAnsi="Georgia"/>
        </w:rPr>
        <w:t xml:space="preserve">. Besonders interessiert bin ich an Ihrem Aufgabenfeld, Entwicklung von Markt- und Wettbewerbsanalysen, Erarbeitung von Regional- und Geschäftsstrategien sowie Portfoliooptimierungen und Wachstumsprogrammen. Diese garantieren, dass ich den Erfolg von Thyssenkrupp maßgeblich beeinflussen könnte – was das Praktikum für mich sehr spannend macht. Ihre Fokussierung auf eine Kernkompetenz, mit der Sie Top-Ergebnisse erzielen, verspricht eine qualifizierte und stets motivierte Unternehmenskultur, mit der ich mich vollkommen identifizieren kann. Gerne </w:t>
      </w:r>
      <w:proofErr w:type="spellStart"/>
      <w:r w:rsidRPr="0093610C">
        <w:rPr>
          <w:rFonts w:ascii="Georgia" w:hAnsi="Georgia"/>
        </w:rPr>
        <w:t>würde</w:t>
      </w:r>
      <w:proofErr w:type="spellEnd"/>
      <w:r w:rsidRPr="0093610C">
        <w:rPr>
          <w:rFonts w:ascii="Georgia" w:hAnsi="Georgia"/>
        </w:rPr>
        <w:t xml:space="preserve"> ich in Form eines Praktikums meine Fähigkeiten in einem solch ambitionierten Umfeld einbringen und erstklassige </w:t>
      </w:r>
      <w:proofErr w:type="spellStart"/>
      <w:r w:rsidRPr="0093610C">
        <w:rPr>
          <w:rFonts w:ascii="Georgia" w:hAnsi="Georgia"/>
        </w:rPr>
        <w:t>Management-</w:t>
      </w:r>
      <w:proofErr w:type="gramStart"/>
      <w:r w:rsidRPr="0093610C">
        <w:rPr>
          <w:rFonts w:ascii="Georgia" w:hAnsi="Georgia"/>
        </w:rPr>
        <w:t>Berater:innen</w:t>
      </w:r>
      <w:proofErr w:type="spellEnd"/>
      <w:proofErr w:type="gramEnd"/>
      <w:r w:rsidRPr="0093610C">
        <w:rPr>
          <w:rFonts w:ascii="Georgia" w:hAnsi="Georgia"/>
        </w:rPr>
        <w:t xml:space="preserve"> bei der Arbeit unterstützen. </w:t>
      </w:r>
    </w:p>
    <w:p w14:paraId="68C2DE4B" w14:textId="2DB70644" w:rsidR="008F2162" w:rsidRPr="0093610C" w:rsidRDefault="008F2162" w:rsidP="0093610C">
      <w:pPr>
        <w:pStyle w:val="StandardWeb"/>
        <w:shd w:val="clear" w:color="auto" w:fill="FFFFFF"/>
        <w:rPr>
          <w:rFonts w:ascii="Georgia" w:hAnsi="Georgia"/>
        </w:rPr>
      </w:pPr>
    </w:p>
    <w:p w14:paraId="188A6B06" w14:textId="77777777" w:rsidR="0093610C" w:rsidRPr="00556E7B" w:rsidRDefault="0093610C" w:rsidP="0093610C">
      <w:pPr>
        <w:pStyle w:val="StandardWeb"/>
        <w:shd w:val="clear" w:color="auto" w:fill="FFFFFF"/>
        <w:rPr>
          <w:rFonts w:ascii="Georgia" w:hAnsi="Georgia"/>
          <w:lang w:val="en-US"/>
          <w:rPrChange w:id="22" w:author="David Döbele" w:date="2022-10-25T20:33:00Z">
            <w:rPr>
              <w:rFonts w:ascii="Georgia" w:hAnsi="Georgia"/>
            </w:rPr>
          </w:rPrChange>
        </w:rPr>
      </w:pPr>
      <w:r w:rsidRPr="00556E7B">
        <w:rPr>
          <w:rFonts w:ascii="Georgia" w:hAnsi="Georgia"/>
          <w:lang w:val="en-US"/>
          <w:rPrChange w:id="23" w:author="David Döbele" w:date="2022-10-25T20:33:00Z">
            <w:rPr>
              <w:rFonts w:ascii="Georgia" w:hAnsi="Georgia"/>
            </w:rPr>
          </w:rPrChange>
        </w:rPr>
        <w:t xml:space="preserve">BASF Management Consulting: </w:t>
      </w:r>
    </w:p>
    <w:p w14:paraId="11387DE7" w14:textId="77777777" w:rsidR="0093610C" w:rsidRPr="00556E7B" w:rsidRDefault="0093610C" w:rsidP="0093610C">
      <w:pPr>
        <w:pStyle w:val="StandardWeb"/>
        <w:shd w:val="clear" w:color="auto" w:fill="FFFFFF"/>
        <w:rPr>
          <w:rFonts w:ascii="Georgia" w:hAnsi="Georgia"/>
          <w:lang w:val="en-US"/>
          <w:rPrChange w:id="24" w:author="David Döbele" w:date="2022-10-25T20:33:00Z">
            <w:rPr>
              <w:rFonts w:ascii="Georgia" w:hAnsi="Georgia"/>
            </w:rPr>
          </w:rPrChange>
        </w:rPr>
      </w:pPr>
    </w:p>
    <w:p w14:paraId="3F42CDA7" w14:textId="2A72DDBB" w:rsidR="0093610C" w:rsidRPr="00556E7B" w:rsidRDefault="0093610C" w:rsidP="0093610C">
      <w:pPr>
        <w:pStyle w:val="StandardWeb"/>
        <w:shd w:val="clear" w:color="auto" w:fill="FFFFFF"/>
        <w:rPr>
          <w:rFonts w:ascii="Georgia" w:hAnsi="Georgia"/>
          <w:lang w:val="en-US"/>
          <w:rPrChange w:id="25" w:author="David Döbele" w:date="2022-10-25T20:33:00Z">
            <w:rPr>
              <w:rFonts w:ascii="Georgia" w:hAnsi="Georgia"/>
            </w:rPr>
          </w:rPrChange>
        </w:rPr>
      </w:pPr>
      <w:r w:rsidRPr="00556E7B">
        <w:rPr>
          <w:rFonts w:ascii="Georgia" w:hAnsi="Georgia"/>
          <w:lang w:val="en-US"/>
          <w:rPrChange w:id="26" w:author="David Döbele" w:date="2022-10-25T20:33:00Z">
            <w:rPr>
              <w:rFonts w:ascii="Georgia" w:hAnsi="Georgia"/>
            </w:rPr>
          </w:rPrChange>
        </w:rPr>
        <w:t xml:space="preserve">BASF seems ideal for this internship. BASF has embodied chemical expertise since its founding in 1865. With 238 production sites and sales of EUR 78.6 billion, you are also the largest chemical company in the world, which is why working in corporate development is enormously fascinating for me. In addition to your prestige as the world's leading chemical company, you have a cross-border top position with 110,000 employees and a wide range of products in all relevant markets – a point that fascinates me very much. In addition, BASF has supported social and cultural projects with an annual budget of </w:t>
      </w:r>
      <w:del w:id="27" w:author="David Döbele" w:date="2022-10-25T20:38:00Z">
        <w:r w:rsidRPr="00556E7B" w:rsidDel="00556E7B">
          <w:rPr>
            <w:rFonts w:ascii="Georgia" w:hAnsi="Georgia"/>
            <w:lang w:val="en-US"/>
            <w:rPrChange w:id="28" w:author="David Döbele" w:date="2022-10-25T20:33:00Z">
              <w:rPr>
                <w:rFonts w:ascii="Georgia" w:hAnsi="Georgia"/>
              </w:rPr>
            </w:rPrChange>
          </w:rPr>
          <w:delText>20 million Euros</w:delText>
        </w:r>
      </w:del>
      <w:ins w:id="29" w:author="David Döbele" w:date="2022-10-25T20:38:00Z">
        <w:r w:rsidR="00556E7B">
          <w:rPr>
            <w:rFonts w:ascii="Georgia" w:hAnsi="Georgia"/>
            <w:lang w:val="en-US"/>
          </w:rPr>
          <w:t>EUR 20 million</w:t>
        </w:r>
      </w:ins>
      <w:r w:rsidRPr="00556E7B">
        <w:rPr>
          <w:rFonts w:ascii="Georgia" w:hAnsi="Georgia"/>
          <w:lang w:val="en-US"/>
          <w:rPrChange w:id="30" w:author="David Döbele" w:date="2022-10-25T20:33:00Z">
            <w:rPr>
              <w:rFonts w:ascii="Georgia" w:hAnsi="Georgia"/>
            </w:rPr>
          </w:rPrChange>
        </w:rPr>
        <w:t xml:space="preserve"> for 100 years. This social commitment is evidence of community and future orientation – characteristics close to my heart that I would like to see in my working environment. What I particularly like about this internship is being able to shape the strategy of this group together with an ambitious team and influence its development myself. I am sure I can add value to your corporate development department thanks to my previous experience in consulting.</w:t>
      </w:r>
    </w:p>
    <w:p w14:paraId="6FC802F8" w14:textId="77777777" w:rsidR="0093610C" w:rsidRPr="00556E7B" w:rsidRDefault="0093610C" w:rsidP="0093610C">
      <w:pPr>
        <w:pStyle w:val="StandardWeb"/>
        <w:shd w:val="clear" w:color="auto" w:fill="FFFFFF"/>
        <w:rPr>
          <w:rFonts w:ascii="Georgia" w:hAnsi="Georgia"/>
          <w:lang w:val="en-US"/>
          <w:rPrChange w:id="31" w:author="David Döbele" w:date="2022-10-25T20:33:00Z">
            <w:rPr>
              <w:rFonts w:ascii="Georgia" w:hAnsi="Georgia"/>
            </w:rPr>
          </w:rPrChange>
        </w:rPr>
      </w:pPr>
    </w:p>
    <w:sectPr w:rsidR="0093610C" w:rsidRPr="00556E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2"/>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162"/>
    <w:rsid w:val="00556E7B"/>
    <w:rsid w:val="008F2162"/>
    <w:rsid w:val="0093610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49A1C9D3"/>
  <w15:chartTrackingRefBased/>
  <w15:docId w15:val="{BCA7F4C4-00B1-A143-A405-4CB51BCD0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3610C"/>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unhideWhenUsed/>
    <w:rsid w:val="0093610C"/>
    <w:pPr>
      <w:spacing w:before="100" w:beforeAutospacing="1" w:after="100" w:afterAutospacing="1"/>
    </w:pPr>
    <w:rPr>
      <w:rFonts w:ascii="Times New Roman" w:eastAsia="Times New Roman" w:hAnsi="Times New Roman" w:cs="Times New Roman"/>
      <w:lang w:val="de-DE" w:eastAsia="en-GB"/>
    </w:rPr>
  </w:style>
  <w:style w:type="paragraph" w:styleId="berarbeitung">
    <w:name w:val="Revision"/>
    <w:hidden/>
    <w:uiPriority w:val="99"/>
    <w:semiHidden/>
    <w:rsid w:val="00556E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1027</Words>
  <Characters>6472</Characters>
  <Application>Microsoft Office Word</Application>
  <DocSecurity>0</DocSecurity>
  <Lines>53</Lines>
  <Paragraphs>14</Paragraphs>
  <ScaleCrop>false</ScaleCrop>
  <Company/>
  <LinksUpToDate>false</LinksUpToDate>
  <CharactersWithSpaces>7485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herrmann</dc:creator>
  <cp:keywords/>
  <dc:description/>
  <cp:lastModifiedBy>David Döbele</cp:lastModifiedBy>
  <cp:revision>3</cp:revision>
  <dcterms:created xsi:type="dcterms:W3CDTF">2022-10-25T18:11:00Z</dcterms:created>
  <dcterms:modified xsi:type="dcterms:W3CDTF">2022-10-25T18:38:00Z</dcterms:modified>
</cp:coreProperties>
</file>