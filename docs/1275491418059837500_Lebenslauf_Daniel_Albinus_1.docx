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D653A" w14:textId="77777777" w:rsidR="00F84A20" w:rsidRDefault="00F84A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136"/>
        <w:gridCol w:w="431"/>
        <w:gridCol w:w="850"/>
        <w:gridCol w:w="142"/>
        <w:gridCol w:w="1418"/>
        <w:gridCol w:w="1842"/>
        <w:tblGridChange w:id="0">
          <w:tblGrid>
            <w:gridCol w:w="1418"/>
            <w:gridCol w:w="3969"/>
            <w:gridCol w:w="136"/>
            <w:gridCol w:w="431"/>
            <w:gridCol w:w="850"/>
            <w:gridCol w:w="142"/>
            <w:gridCol w:w="1418"/>
            <w:gridCol w:w="1842"/>
          </w:tblGrid>
        </w:tblGridChange>
      </w:tblGrid>
      <w:tr w:rsidR="00F84A20" w14:paraId="460BC76D" w14:textId="77777777">
        <w:trPr>
          <w:trHeight w:val="283"/>
        </w:trPr>
        <w:tc>
          <w:tcPr>
            <w:tcW w:w="10206" w:type="dxa"/>
            <w:gridSpan w:val="8"/>
            <w:vAlign w:val="bottom"/>
          </w:tcPr>
          <w:p w14:paraId="3C613325" w14:textId="77777777"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Daniel Albinus</w:t>
            </w:r>
          </w:p>
          <w:p w14:paraId="77F3DA72" w14:textId="77777777"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Grabko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39, Schenkendöbern, D-03172, Germany</w:t>
            </w:r>
          </w:p>
          <w:p w14:paraId="6110369B" w14:textId="77777777"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d.albinus-business@web.de | +49 160 1096392</w:t>
            </w:r>
          </w:p>
        </w:tc>
      </w:tr>
      <w:tr w:rsidR="00F84A20" w14:paraId="7600F3A8" w14:textId="77777777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4CEE88BF" w14:textId="77777777" w:rsidR="00F84A20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F84A20" w14:paraId="5A4A039D" w14:textId="77777777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1D905FEE" w14:textId="77777777" w:rsidR="00F84A20" w:rsidRDefault="00C2605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14:paraId="46BCF684" w14:textId="77777777" w:rsidR="00F84A20" w:rsidRDefault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St. Gallen, Schweiz</w:t>
            </w:r>
          </w:p>
        </w:tc>
      </w:tr>
      <w:tr w:rsidR="00F84A20" w14:paraId="69FACCE7" w14:textId="77777777">
        <w:tc>
          <w:tcPr>
            <w:tcW w:w="5523" w:type="dxa"/>
            <w:gridSpan w:val="3"/>
          </w:tcPr>
          <w:p w14:paraId="647979D2" w14:textId="34B30425" w:rsidR="00F84A20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</w:t>
            </w:r>
            <w:r w:rsidR="00C2605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. in </w:t>
            </w:r>
            <w:r w:rsidR="00C2605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Betriebswirtschaftslehre</w:t>
            </w:r>
            <w:del w:id="1" w:author="David Döbele" w:date="2024-08-20T18:23:00Z" w16du:dateUtc="2024-08-20T16:23:00Z">
              <w:r w:rsidDel="00EE56B6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delText xml:space="preserve"> (aktueller Schnitt:</w:delText>
              </w:r>
              <w:r w:rsidR="00C26058" w:rsidDel="00EE56B6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delText>/</w:delText>
              </w:r>
              <w:r w:rsidDel="00EE56B6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delText>)</w:delText>
              </w:r>
            </w:del>
          </w:p>
        </w:tc>
        <w:tc>
          <w:tcPr>
            <w:tcW w:w="4683" w:type="dxa"/>
            <w:gridSpan w:val="5"/>
          </w:tcPr>
          <w:p w14:paraId="23435AB0" w14:textId="77777777"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F84A20" w14:paraId="1F102C2B" w14:textId="77777777">
        <w:tc>
          <w:tcPr>
            <w:tcW w:w="10206" w:type="dxa"/>
            <w:gridSpan w:val="8"/>
          </w:tcPr>
          <w:p w14:paraId="5593B83F" w14:textId="77777777" w:rsidR="00F84A20" w:rsidRDefault="00C26058" w:rsidP="00EE56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pPrChange w:id="2" w:author="David Döbele" w:date="2024-08-20T18:23:00Z" w16du:dateUtc="2024-08-20T16:23:00Z">
                <w:pPr>
                  <w:numPr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160" w:line="259" w:lineRule="auto"/>
                  <w:ind w:left="720" w:hanging="360"/>
                </w:pPr>
              </w:pPrChange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Zusage zur Teilnahme am Assessmentjahr</w:t>
            </w:r>
          </w:p>
        </w:tc>
      </w:tr>
      <w:tr w:rsidR="00F84A20" w14:paraId="037CB2C9" w14:textId="77777777">
        <w:trPr>
          <w:trHeight w:val="340"/>
        </w:trPr>
        <w:tc>
          <w:tcPr>
            <w:tcW w:w="6946" w:type="dxa"/>
            <w:gridSpan w:val="6"/>
            <w:vAlign w:val="bottom"/>
          </w:tcPr>
          <w:p w14:paraId="4A7B3AF2" w14:textId="77777777" w:rsidR="00F84A20" w:rsidRDefault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Lausitzer Sportschule Cottbus</w:t>
            </w:r>
          </w:p>
        </w:tc>
        <w:tc>
          <w:tcPr>
            <w:tcW w:w="3260" w:type="dxa"/>
            <w:gridSpan w:val="2"/>
            <w:vAlign w:val="bottom"/>
          </w:tcPr>
          <w:p w14:paraId="74914122" w14:textId="77777777" w:rsidR="00F84A20" w:rsidRDefault="00C26058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Cottbus</w:t>
            </w:r>
          </w:p>
        </w:tc>
      </w:tr>
      <w:tr w:rsidR="00F84A20" w14:paraId="27761FE0" w14:textId="77777777">
        <w:tc>
          <w:tcPr>
            <w:tcW w:w="5387" w:type="dxa"/>
            <w:gridSpan w:val="2"/>
          </w:tcPr>
          <w:p w14:paraId="61E37F0B" w14:textId="77777777" w:rsidR="00F84A20" w:rsidRDefault="00C2605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 (Note: 1,0)</w:t>
            </w:r>
          </w:p>
        </w:tc>
        <w:tc>
          <w:tcPr>
            <w:tcW w:w="4819" w:type="dxa"/>
            <w:gridSpan w:val="6"/>
          </w:tcPr>
          <w:p w14:paraId="6F8DA169" w14:textId="77777777"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F84A20" w14:paraId="4E3A361A" w14:textId="77777777" w:rsidTr="00C26058">
        <w:trPr>
          <w:trHeight w:val="420"/>
        </w:trPr>
        <w:tc>
          <w:tcPr>
            <w:tcW w:w="10206" w:type="dxa"/>
            <w:gridSpan w:val="8"/>
          </w:tcPr>
          <w:p w14:paraId="79B1890C" w14:textId="77777777" w:rsidR="00F84A20" w:rsidRDefault="00C26058" w:rsidP="00EE56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pPrChange w:id="3" w:author="David Döbele" w:date="2024-08-20T18:23:00Z" w16du:dateUtc="2024-08-20T16:23:00Z">
                <w:pPr>
                  <w:numPr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160" w:line="259" w:lineRule="auto"/>
                  <w:ind w:left="720" w:hanging="360"/>
                </w:pPr>
              </w:pPrChange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Schwerpunktfächer: Englisch (14 Punkte), Sport (13 Punkte)</w:t>
            </w:r>
          </w:p>
          <w:p w14:paraId="2AE385CD" w14:textId="77777777" w:rsidR="00C26058" w:rsidRDefault="00C26058" w:rsidP="00EE56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pPrChange w:id="4" w:author="David Döbele" w:date="2024-08-20T18:23:00Z" w16du:dateUtc="2024-08-20T16:23:00Z">
                <w:pPr>
                  <w:numPr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160" w:line="259" w:lineRule="auto"/>
                  <w:ind w:left="720" w:hanging="360"/>
                </w:pPr>
              </w:pPrChange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Nachhilfelehrer für Schüler der Klassen 7-10 für Mathematik und Englisch</w:t>
            </w:r>
          </w:p>
          <w:p w14:paraId="7590C749" w14:textId="77777777" w:rsidR="00C26058" w:rsidRDefault="00C26058" w:rsidP="00EE56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pPrChange w:id="5" w:author="David Döbele" w:date="2024-08-20T18:23:00Z" w16du:dateUtc="2024-08-20T16:23:00Z">
                <w:pPr>
                  <w:numPr>
                    <w:numId w:val="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160" w:line="259" w:lineRule="auto"/>
                  <w:ind w:left="720" w:hanging="360"/>
                </w:pPr>
              </w:pPrChange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nationalen Schulwettbewerben wie „Jugend trainiert für Olympia“ oder „Sparkassencup der Schulen“</w:t>
            </w:r>
          </w:p>
        </w:tc>
      </w:tr>
      <w:tr w:rsidR="00C26058" w14:paraId="1D0B0055" w14:textId="77777777" w:rsidTr="00C26058">
        <w:trPr>
          <w:trHeight w:val="505"/>
        </w:trPr>
        <w:tc>
          <w:tcPr>
            <w:tcW w:w="10206" w:type="dxa"/>
            <w:gridSpan w:val="8"/>
            <w:vAlign w:val="bottom"/>
          </w:tcPr>
          <w:p w14:paraId="2A3A6394" w14:textId="77777777" w:rsidR="00C26058" w:rsidRDefault="00C26058" w:rsidP="00C26058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LEISTUNGSSPORT</w:t>
            </w:r>
          </w:p>
        </w:tc>
      </w:tr>
      <w:tr w:rsidR="00C26058" w14:paraId="67E9814A" w14:textId="77777777" w:rsidTr="00C26058">
        <w:trPr>
          <w:trHeight w:val="283"/>
        </w:trPr>
        <w:tc>
          <w:tcPr>
            <w:tcW w:w="6804" w:type="dxa"/>
            <w:gridSpan w:val="5"/>
            <w:vAlign w:val="bottom"/>
          </w:tcPr>
          <w:p w14:paraId="4A186F01" w14:textId="77777777" w:rsidR="00C26058" w:rsidRDefault="00C26058" w:rsidP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FC Energie Cottbus e.V.</w:t>
            </w:r>
          </w:p>
        </w:tc>
        <w:tc>
          <w:tcPr>
            <w:tcW w:w="3402" w:type="dxa"/>
            <w:gridSpan w:val="3"/>
            <w:vAlign w:val="bottom"/>
          </w:tcPr>
          <w:p w14:paraId="2667670F" w14:textId="77777777" w:rsidR="00C26058" w:rsidRDefault="00C26058" w:rsidP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Cottbus</w:t>
            </w:r>
          </w:p>
        </w:tc>
      </w:tr>
      <w:tr w:rsidR="00C26058" w14:paraId="4A2818EF" w14:textId="77777777" w:rsidTr="00C26058">
        <w:trPr>
          <w:trHeight w:val="221"/>
        </w:trPr>
        <w:tc>
          <w:tcPr>
            <w:tcW w:w="5954" w:type="dxa"/>
            <w:gridSpan w:val="4"/>
          </w:tcPr>
          <w:p w14:paraId="0411E1BB" w14:textId="77777777" w:rsidR="00C26058" w:rsidRDefault="00C26058" w:rsidP="00C2605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Leistungssport Fußball im Nachwuchsleistungszentrum</w:t>
            </w:r>
          </w:p>
        </w:tc>
        <w:tc>
          <w:tcPr>
            <w:tcW w:w="4252" w:type="dxa"/>
            <w:gridSpan w:val="4"/>
          </w:tcPr>
          <w:p w14:paraId="3D0D8159" w14:textId="77777777" w:rsidR="00C26058" w:rsidRDefault="00C26058" w:rsidP="00C2605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07/2013 – 06/2022</w:t>
            </w:r>
          </w:p>
        </w:tc>
      </w:tr>
      <w:tr w:rsidR="00C26058" w14:paraId="3477D8A1" w14:textId="77777777" w:rsidTr="00C26058">
        <w:trPr>
          <w:trHeight w:val="459"/>
        </w:trPr>
        <w:tc>
          <w:tcPr>
            <w:tcW w:w="10206" w:type="dxa"/>
            <w:gridSpan w:val="8"/>
          </w:tcPr>
          <w:p w14:paraId="7F516E59" w14:textId="77777777" w:rsidR="00C26058" w:rsidRDefault="00C26058" w:rsidP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Spieler in der höchsten deutschen Spielklasse von der U-9 bis zur U-17</w:t>
            </w:r>
            <w:r w:rsidR="004A7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als zentraler Mittelfeldspieler</w:t>
            </w:r>
          </w:p>
          <w:p w14:paraId="72035141" w14:textId="77777777" w:rsidR="00C26058" w:rsidRPr="000E7BF3" w:rsidRDefault="00C26058" w:rsidP="000E7B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Teilnahme an nationalen und internationalen Turnieren mit Spielen gegen Jugendmannschaften </w:t>
            </w:r>
            <w:r w:rsidRP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von FC Liverpool, Borussia Dortmund, FC Bayern München, Manchester United und </w:t>
            </w:r>
            <w:proofErr w:type="spellStart"/>
            <w:r w:rsidRP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Celta</w:t>
            </w:r>
            <w:proofErr w:type="spellEnd"/>
            <w:r w:rsidRP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Vigo</w:t>
            </w:r>
          </w:p>
          <w:p w14:paraId="04510D4C" w14:textId="756A4FD4" w:rsidR="00C26058" w:rsidRPr="00C26058" w:rsidRDefault="00C26058" w:rsidP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Entscheidung </w:t>
            </w:r>
            <w:r w:rsid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Karriereende aufgrund von Verletzungen</w:t>
            </w:r>
            <w:ins w:id="6" w:author="David Döbele" w:date="2024-08-20T18:24:00Z" w16du:dateUtc="2024-08-20T16:24:00Z">
              <w:r w:rsidR="00EE56B6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>; anschließende Tätigkeit als Übungsleiter</w:t>
              </w:r>
            </w:ins>
          </w:p>
        </w:tc>
      </w:tr>
      <w:tr w:rsidR="00F84A20" w14:paraId="464C53AF" w14:textId="77777777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74BE5EEB" w14:textId="77777777"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F84A20" w14:paraId="1DDBF699" w14:textId="77777777" w:rsidTr="00C26058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79333338" w14:textId="77777777" w:rsidR="00F84A20" w:rsidRDefault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KPMG AG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14:paraId="3C40D298" w14:textId="77777777" w:rsidR="00F84A20" w:rsidRDefault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Berlin</w:t>
            </w:r>
          </w:p>
        </w:tc>
      </w:tr>
      <w:tr w:rsidR="00F84A20" w14:paraId="2861CA1F" w14:textId="77777777">
        <w:tc>
          <w:tcPr>
            <w:tcW w:w="5954" w:type="dxa"/>
            <w:gridSpan w:val="4"/>
          </w:tcPr>
          <w:p w14:paraId="1A901C35" w14:textId="77777777" w:rsidR="00F84A20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Praktikant im </w:t>
            </w:r>
            <w:r w:rsidR="00C2605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Bereich Audit</w:t>
            </w:r>
          </w:p>
        </w:tc>
        <w:tc>
          <w:tcPr>
            <w:tcW w:w="4252" w:type="dxa"/>
            <w:gridSpan w:val="4"/>
          </w:tcPr>
          <w:p w14:paraId="2596E1D1" w14:textId="77777777"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11/20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F84A20" w14:paraId="74C77DB8" w14:textId="77777777">
        <w:tc>
          <w:tcPr>
            <w:tcW w:w="10206" w:type="dxa"/>
            <w:gridSpan w:val="8"/>
          </w:tcPr>
          <w:p w14:paraId="4A93CDC5" w14:textId="77777777" w:rsidR="00F84A20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Prüfung verschiedener Posten der Bilanz sowie der GuV</w:t>
            </w:r>
          </w:p>
          <w:p w14:paraId="2349D57C" w14:textId="77777777" w:rsidR="00F84A20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Durchführung und Auswertung von Saldenbestätigungen/ Bank- und Rechtsanwaltsbestätigungen</w:t>
            </w:r>
          </w:p>
          <w:p w14:paraId="628FC47F" w14:textId="77777777" w:rsidR="00C26058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Analyse und Bestimmung von Branchenrisiken</w:t>
            </w:r>
          </w:p>
          <w:p w14:paraId="40721CCB" w14:textId="77777777" w:rsidR="00C26058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Durchführung von Cut-Off-Prüfungshandlungen</w:t>
            </w:r>
          </w:p>
        </w:tc>
      </w:tr>
      <w:tr w:rsidR="00F84A20" w14:paraId="2BBC6461" w14:textId="77777777">
        <w:trPr>
          <w:trHeight w:val="346"/>
        </w:trPr>
        <w:tc>
          <w:tcPr>
            <w:tcW w:w="5523" w:type="dxa"/>
            <w:gridSpan w:val="3"/>
            <w:vAlign w:val="bottom"/>
          </w:tcPr>
          <w:p w14:paraId="242F0437" w14:textId="77777777" w:rsidR="00F84A20" w:rsidRDefault="00C26058" w:rsidP="00EE5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pPrChange w:id="7" w:author="David Döbele" w:date="2024-08-20T18:23:00Z" w16du:dateUtc="2024-08-20T16:23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Deutsche Bank AG</w:t>
            </w:r>
          </w:p>
        </w:tc>
        <w:tc>
          <w:tcPr>
            <w:tcW w:w="4683" w:type="dxa"/>
            <w:gridSpan w:val="5"/>
            <w:vAlign w:val="bottom"/>
          </w:tcPr>
          <w:p w14:paraId="3AC17BEF" w14:textId="77777777"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Cottbus</w:t>
            </w:r>
          </w:p>
        </w:tc>
      </w:tr>
      <w:tr w:rsidR="00F84A20" w14:paraId="0DA698EB" w14:textId="77777777">
        <w:trPr>
          <w:trHeight w:val="57"/>
        </w:trPr>
        <w:tc>
          <w:tcPr>
            <w:tcW w:w="5523" w:type="dxa"/>
            <w:gridSpan w:val="3"/>
          </w:tcPr>
          <w:p w14:paraId="7563ADEF" w14:textId="77777777" w:rsidR="00F84A20" w:rsidRPr="00C26058" w:rsidRDefault="00000000" w:rsidP="00EE5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pPrChange w:id="8" w:author="David Döbele" w:date="2024-08-20T18:23:00Z" w16du:dateUtc="2024-08-20T16:23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proofErr w:type="spellStart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Praktikant</w:t>
            </w:r>
            <w:proofErr w:type="spellEnd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im</w:t>
            </w:r>
            <w:proofErr w:type="spellEnd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Corporate Banking</w:t>
            </w:r>
          </w:p>
        </w:tc>
        <w:tc>
          <w:tcPr>
            <w:tcW w:w="4683" w:type="dxa"/>
            <w:gridSpan w:val="5"/>
          </w:tcPr>
          <w:p w14:paraId="0C149BB8" w14:textId="77777777"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F84A20" w14:paraId="0CD0965C" w14:textId="77777777">
        <w:trPr>
          <w:trHeight w:val="57"/>
        </w:trPr>
        <w:tc>
          <w:tcPr>
            <w:tcW w:w="10206" w:type="dxa"/>
            <w:gridSpan w:val="8"/>
          </w:tcPr>
          <w:p w14:paraId="4B453641" w14:textId="63BA4643" w:rsidR="00F84A20" w:rsidDel="00EE56B6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9" w:author="David Döbele" w:date="2024-08-20T18:26:00Z" w16du:dateUtc="2024-08-20T16:26:00Z"/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Prüfung der Kreditwürdigkeit der Kunde</w:t>
            </w:r>
            <w:ins w:id="10" w:author="David Döbele" w:date="2024-08-20T18:26:00Z" w16du:dateUtc="2024-08-20T16:26:00Z">
              <w:r w:rsidR="00EE56B6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 xml:space="preserve">n, </w:t>
              </w:r>
            </w:ins>
            <w:del w:id="11" w:author="David Döbele" w:date="2024-08-20T18:26:00Z" w16du:dateUtc="2024-08-20T16:26:00Z">
              <w:r w:rsidDel="00EE56B6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delText>n</w:delText>
              </w:r>
            </w:del>
          </w:p>
          <w:p w14:paraId="393F2F02" w14:textId="77777777" w:rsidR="00C26058" w:rsidRPr="00EE56B6" w:rsidRDefault="00C26058" w:rsidP="00EE56B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E56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Bilanzanalyse</w:t>
            </w:r>
            <w:proofErr w:type="spellEnd"/>
            <w:r w:rsidRPr="00EE56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 KMUs</w:t>
            </w:r>
          </w:p>
          <w:p w14:paraId="47FB3FEF" w14:textId="77777777" w:rsidR="00C26058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Vorbereitung und Durchführung von Beratungsgesprächen mit dem Kunden</w:t>
            </w:r>
          </w:p>
        </w:tc>
      </w:tr>
      <w:tr w:rsidR="00F84A20" w14:paraId="59E844AB" w14:textId="77777777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3924F56E" w14:textId="77777777" w:rsidR="00F84A20" w:rsidRPr="00EE56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  <w:rPrChange w:id="12" w:author="David Döbele" w:date="2024-08-20T18:26:00Z" w16du:dateUtc="2024-08-20T16:26:00Z">
                  <w:rPr>
                    <w:rFonts w:ascii="Times New Roman" w:eastAsia="Times New Roman" w:hAnsi="Times New Roman" w:cs="Times New Roman"/>
                    <w:b/>
                    <w:i/>
                    <w:color w:val="000000"/>
                    <w:sz w:val="26"/>
                    <w:szCs w:val="26"/>
                  </w:rPr>
                </w:rPrChange>
              </w:rPr>
            </w:pPr>
            <w:r w:rsidRPr="00EE56B6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rPrChange w:id="13" w:author="David Döbele" w:date="2024-08-20T18:26:00Z" w16du:dateUtc="2024-08-20T16:26:00Z">
                  <w:rPr>
                    <w:rFonts w:ascii="Times New Roman" w:eastAsia="Times New Roman" w:hAnsi="Times New Roman" w:cs="Times New Roman"/>
                    <w:b/>
                    <w:color w:val="000000"/>
                    <w:sz w:val="26"/>
                    <w:szCs w:val="26"/>
                  </w:rPr>
                </w:rPrChange>
              </w:rPr>
              <w:t>EXTRACURRICULARES ENGAGEMENT</w:t>
            </w:r>
          </w:p>
        </w:tc>
      </w:tr>
      <w:tr w:rsidR="00F84A20" w14:paraId="245A4489" w14:textId="77777777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3E9F2771" w14:textId="77777777"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FC Energie Cottbus e.V.</w:t>
            </w:r>
          </w:p>
        </w:tc>
        <w:tc>
          <w:tcPr>
            <w:tcW w:w="4683" w:type="dxa"/>
            <w:gridSpan w:val="5"/>
            <w:tcBorders>
              <w:top w:val="single" w:sz="4" w:space="0" w:color="000000"/>
            </w:tcBorders>
            <w:vAlign w:val="bottom"/>
          </w:tcPr>
          <w:p w14:paraId="7AB8F34A" w14:textId="77777777" w:rsidR="00F84A20" w:rsidRDefault="00305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Cottbus</w:t>
            </w:r>
          </w:p>
        </w:tc>
      </w:tr>
      <w:tr w:rsidR="00F84A20" w14:paraId="54ED6CE3" w14:textId="77777777">
        <w:trPr>
          <w:trHeight w:val="193"/>
        </w:trPr>
        <w:tc>
          <w:tcPr>
            <w:tcW w:w="6804" w:type="dxa"/>
            <w:gridSpan w:val="5"/>
          </w:tcPr>
          <w:p w14:paraId="36040FC4" w14:textId="77777777"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Übungsleiter der männlichen U-15/U-16 Leistungsmannschaft</w:t>
            </w:r>
          </w:p>
        </w:tc>
        <w:tc>
          <w:tcPr>
            <w:tcW w:w="3402" w:type="dxa"/>
            <w:gridSpan w:val="3"/>
          </w:tcPr>
          <w:p w14:paraId="54DD9D6E" w14:textId="77777777"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06/2024</w:t>
            </w:r>
          </w:p>
        </w:tc>
      </w:tr>
      <w:tr w:rsidR="00F84A20" w14:paraId="4D81586F" w14:textId="77777777">
        <w:trPr>
          <w:trHeight w:val="193"/>
        </w:trPr>
        <w:tc>
          <w:tcPr>
            <w:tcW w:w="10206" w:type="dxa"/>
            <w:gridSpan w:val="8"/>
          </w:tcPr>
          <w:p w14:paraId="337717D5" w14:textId="77777777" w:rsidR="00F84A20" w:rsidRDefault="00C260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Eigenständige Planung und Durchführung der Trainingseinheiten</w:t>
            </w:r>
            <w:r w:rsidR="004A7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wöchentlichen Videoanalysen</w:t>
            </w:r>
          </w:p>
          <w:p w14:paraId="7ADA1846" w14:textId="77777777" w:rsidR="00C26058" w:rsidRDefault="00C260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Verantwortung für ein Team von 20 Spielern im Alter von fünfzehn bis sechzehn Jahren</w:t>
            </w:r>
          </w:p>
          <w:p w14:paraId="1BE223BA" w14:textId="77777777" w:rsidR="00C26058" w:rsidRDefault="00C260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Größter Erfolg: </w:t>
            </w:r>
            <w:r w:rsidR="004300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 w:rsidR="00C95C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Platz der U15-Regionallige Nordost, Landespokalsieger der C-Junioren</w:t>
            </w:r>
          </w:p>
        </w:tc>
      </w:tr>
      <w:tr w:rsidR="00F84A20" w14:paraId="6CAD34D7" w14:textId="77777777">
        <w:trPr>
          <w:trHeight w:val="346"/>
        </w:trPr>
        <w:tc>
          <w:tcPr>
            <w:tcW w:w="5954" w:type="dxa"/>
            <w:gridSpan w:val="4"/>
            <w:vAlign w:val="bottom"/>
          </w:tcPr>
          <w:p w14:paraId="762A6733" w14:textId="77777777" w:rsidR="00F84A20" w:rsidRDefault="00C26058" w:rsidP="00EE5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pPrChange w:id="14" w:author="David Döbele" w:date="2024-08-20T18:23:00Z" w16du:dateUtc="2024-08-20T16:23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Bayerisches Rotes Kreuz</w:t>
            </w:r>
          </w:p>
        </w:tc>
        <w:tc>
          <w:tcPr>
            <w:tcW w:w="4252" w:type="dxa"/>
            <w:gridSpan w:val="4"/>
            <w:vAlign w:val="bottom"/>
          </w:tcPr>
          <w:p w14:paraId="53C5F74D" w14:textId="77777777"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Nürnberg/Ingolstadt</w:t>
            </w:r>
          </w:p>
        </w:tc>
      </w:tr>
      <w:tr w:rsidR="00F84A20" w14:paraId="24B57147" w14:textId="77777777">
        <w:trPr>
          <w:trHeight w:val="20"/>
        </w:trPr>
        <w:tc>
          <w:tcPr>
            <w:tcW w:w="8364" w:type="dxa"/>
            <w:gridSpan w:val="7"/>
          </w:tcPr>
          <w:p w14:paraId="4BD0FD36" w14:textId="77777777" w:rsidR="00F84A20" w:rsidRDefault="00C26058" w:rsidP="00EE5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pPrChange w:id="15" w:author="David Döbele" w:date="2024-08-20T18:23:00Z" w16du:dateUtc="2024-08-20T16:23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Fundraiser für das BRK</w:t>
            </w:r>
          </w:p>
        </w:tc>
        <w:tc>
          <w:tcPr>
            <w:tcW w:w="1842" w:type="dxa"/>
          </w:tcPr>
          <w:p w14:paraId="2B8EEA0B" w14:textId="77777777" w:rsidR="00F84A20" w:rsidRDefault="00C26058" w:rsidP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07/2024 –heute</w:t>
            </w:r>
          </w:p>
        </w:tc>
      </w:tr>
      <w:tr w:rsidR="00F84A20" w14:paraId="1CA67BDE" w14:textId="77777777">
        <w:trPr>
          <w:trHeight w:val="20"/>
        </w:trPr>
        <w:tc>
          <w:tcPr>
            <w:tcW w:w="10206" w:type="dxa"/>
            <w:gridSpan w:val="8"/>
          </w:tcPr>
          <w:p w14:paraId="5FC77CFE" w14:textId="77777777" w:rsidR="00F84A20" w:rsidRPr="00C26058" w:rsidRDefault="00C260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Auftreiben von Spendengeldern für </w:t>
            </w:r>
            <w:r w:rsid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ehrenamtliche</w:t>
            </w:r>
            <w:r w:rsid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Arbeiter des BRK</w:t>
            </w:r>
          </w:p>
          <w:p w14:paraId="03131211" w14:textId="77777777" w:rsidR="00C26058" w:rsidRPr="00C26058" w:rsidRDefault="00C260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monatlichen Erste-Hilfe-Kursen</w:t>
            </w:r>
          </w:p>
          <w:p w14:paraId="0DA8B7F9" w14:textId="77777777" w:rsidR="00C26058" w:rsidRDefault="00C260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Aufgetriebenes Spendeneinkommen bisher: 160.000€</w:t>
            </w:r>
          </w:p>
        </w:tc>
      </w:tr>
      <w:tr w:rsidR="00F84A20" w14:paraId="79C12C4E" w14:textId="77777777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39EAA4CD" w14:textId="77777777" w:rsidR="00F84A20" w:rsidRPr="00EE56B6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rPrChange w:id="16" w:author="David Döbele" w:date="2024-08-20T18:26:00Z" w16du:dateUtc="2024-08-20T16:26:00Z"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rPrChange>
              </w:rPr>
            </w:pPr>
            <w:r w:rsidRPr="00EE56B6">
              <w:rPr>
                <w:rFonts w:ascii="Times New Roman" w:eastAsia="Times New Roman" w:hAnsi="Times New Roman" w:cs="Times New Roman"/>
                <w:b/>
                <w:sz w:val="28"/>
                <w:szCs w:val="28"/>
                <w:rPrChange w:id="17" w:author="David Döbele" w:date="2024-08-20T18:26:00Z" w16du:dateUtc="2024-08-20T16:26:00Z"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rPrChange>
              </w:rPr>
              <w:t>FÄHIGKEITEN &amp; INTERESSEN</w:t>
            </w:r>
          </w:p>
        </w:tc>
      </w:tr>
      <w:tr w:rsidR="00F84A20" w14:paraId="78AA8B62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02CD9264" w14:textId="77777777" w:rsidR="00F84A2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000000"/>
            </w:tcBorders>
            <w:vAlign w:val="bottom"/>
          </w:tcPr>
          <w:p w14:paraId="2375C8F1" w14:textId="77777777" w:rsidR="00F84A2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 w:rsidR="00C26058" w:rsidRP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Toefl</w:t>
            </w:r>
            <w:proofErr w:type="spellEnd"/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-Test: 104 Punkte</w:t>
            </w:r>
          </w:p>
        </w:tc>
      </w:tr>
      <w:tr w:rsidR="00F84A20" w:rsidRPr="00EE56B6" w14:paraId="5B4DCED9" w14:textId="77777777">
        <w:trPr>
          <w:trHeight w:val="283"/>
        </w:trPr>
        <w:tc>
          <w:tcPr>
            <w:tcW w:w="1418" w:type="dxa"/>
            <w:vAlign w:val="bottom"/>
          </w:tcPr>
          <w:p w14:paraId="41B22A88" w14:textId="77777777" w:rsidR="00F84A2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6B168DE1" w14:textId="77777777" w:rsidR="00F84A20" w:rsidRPr="00C26058" w:rsidRDefault="0000000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Word, Excel, </w:t>
            </w:r>
            <w:proofErr w:type="spellStart"/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Powerpoint</w:t>
            </w:r>
            <w:proofErr w:type="spellEnd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F84A20" w14:paraId="08EFAC0D" w14:textId="77777777" w:rsidTr="00EE56B6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8" w:author="David Döbele" w:date="2024-08-20T18:25:00Z" w16du:dateUtc="2024-08-20T16:25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10"/>
          <w:trPrChange w:id="19" w:author="David Döbele" w:date="2024-08-20T18:25:00Z" w16du:dateUtc="2024-08-20T16:25:00Z">
            <w:trPr>
              <w:trHeight w:val="283"/>
            </w:trPr>
          </w:trPrChange>
        </w:trPr>
        <w:tc>
          <w:tcPr>
            <w:tcW w:w="1418" w:type="dxa"/>
            <w:vAlign w:val="bottom"/>
            <w:tcPrChange w:id="20" w:author="David Döbele" w:date="2024-08-20T18:25:00Z" w16du:dateUtc="2024-08-20T16:25:00Z">
              <w:tcPr>
                <w:tcW w:w="1418" w:type="dxa"/>
              </w:tcPr>
            </w:tcPrChange>
          </w:tcPr>
          <w:p w14:paraId="53053A11" w14:textId="515B6475" w:rsidR="00F84A20" w:rsidRDefault="00000000" w:rsidP="00EE56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Interessen:</w:t>
            </w:r>
            <w:ins w:id="21" w:author="David Döbele" w:date="2024-08-20T18:25:00Z" w16du:dateUtc="2024-08-20T16:25:00Z">
              <w:r w:rsidR="00EE56B6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br/>
              </w:r>
            </w:ins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788" w:type="dxa"/>
            <w:gridSpan w:val="7"/>
            <w:vAlign w:val="bottom"/>
            <w:tcPrChange w:id="22" w:author="David Döbele" w:date="2024-08-20T18:25:00Z" w16du:dateUtc="2024-08-20T16:25:00Z">
              <w:tcPr>
                <w:tcW w:w="8788" w:type="dxa"/>
                <w:gridSpan w:val="7"/>
                <w:vAlign w:val="bottom"/>
              </w:tcPr>
            </w:tcPrChange>
          </w:tcPr>
          <w:p w14:paraId="0A9172D9" w14:textId="20D37E0B" w:rsidR="00F84A20" w:rsidRDefault="00C2605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Fußball </w:t>
            </w:r>
            <w:r w:rsidRPr="00EE56B6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rPrChange w:id="23" w:author="David Döbele" w:date="2024-08-20T18:25:00Z" w16du:dateUtc="2024-08-20T16:25:00Z"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</w:rPrChange>
              </w:rPr>
              <w:t>(Mitglied und Kapitän der ersten Männer-Mannschaft des BSV Guben Nord),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ins w:id="24" w:author="David Döbele" w:date="2024-08-20T18:25:00Z" w16du:dateUtc="2024-08-20T16:25:00Z">
              <w:r w:rsidR="00EE56B6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br/>
              </w:r>
            </w:ins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Krafttraining im Fitnessstudio</w:t>
            </w:r>
          </w:p>
        </w:tc>
      </w:tr>
      <w:tr w:rsidR="00F84A20" w14:paraId="688215AF" w14:textId="77777777">
        <w:trPr>
          <w:trHeight w:val="1279"/>
        </w:trPr>
        <w:tc>
          <w:tcPr>
            <w:tcW w:w="10206" w:type="dxa"/>
            <w:gridSpan w:val="8"/>
            <w:vAlign w:val="bottom"/>
          </w:tcPr>
          <w:p w14:paraId="6DA8318E" w14:textId="77777777" w:rsidR="00C26058" w:rsidRPr="00C26058" w:rsidRDefault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Grabko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18.08.2024</w:t>
            </w:r>
          </w:p>
        </w:tc>
      </w:tr>
    </w:tbl>
    <w:p w14:paraId="6186D993" w14:textId="77777777" w:rsidR="00F84A20" w:rsidRDefault="00F84A20" w:rsidP="000E7BF3">
      <w:pPr>
        <w:rPr>
          <w:sz w:val="18"/>
          <w:szCs w:val="18"/>
        </w:rPr>
      </w:pPr>
    </w:p>
    <w:sectPr w:rsidR="00F84A20">
      <w:footerReference w:type="even" r:id="rId8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DECBFB" w14:textId="77777777" w:rsidR="00396580" w:rsidRDefault="00396580">
      <w:pPr>
        <w:spacing w:after="0" w:line="240" w:lineRule="auto"/>
      </w:pPr>
      <w:r>
        <w:separator/>
      </w:r>
    </w:p>
  </w:endnote>
  <w:endnote w:type="continuationSeparator" w:id="0">
    <w:p w14:paraId="134201C5" w14:textId="77777777" w:rsidR="00396580" w:rsidRDefault="00396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05B5D" w14:textId="77777777" w:rsidR="00F84A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70DB21C" w14:textId="77777777" w:rsidR="00F84A20" w:rsidRDefault="00F84A2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322809" w14:textId="77777777" w:rsidR="00396580" w:rsidRDefault="00396580">
      <w:pPr>
        <w:spacing w:after="0" w:line="240" w:lineRule="auto"/>
      </w:pPr>
      <w:r>
        <w:separator/>
      </w:r>
    </w:p>
  </w:footnote>
  <w:footnote w:type="continuationSeparator" w:id="0">
    <w:p w14:paraId="07C4003E" w14:textId="77777777" w:rsidR="00396580" w:rsidRDefault="00396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B0E"/>
    <w:multiLevelType w:val="multilevel"/>
    <w:tmpl w:val="493C0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A023AC"/>
    <w:multiLevelType w:val="multilevel"/>
    <w:tmpl w:val="581CB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68190D"/>
    <w:multiLevelType w:val="multilevel"/>
    <w:tmpl w:val="82E282E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DA0738"/>
    <w:multiLevelType w:val="hybridMultilevel"/>
    <w:tmpl w:val="25EC3D7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B00AB1"/>
    <w:multiLevelType w:val="multilevel"/>
    <w:tmpl w:val="8F5C3C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0E2775"/>
    <w:multiLevelType w:val="multilevel"/>
    <w:tmpl w:val="E3109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68678284">
    <w:abstractNumId w:val="1"/>
  </w:num>
  <w:num w:numId="2" w16cid:durableId="1712921288">
    <w:abstractNumId w:val="5"/>
  </w:num>
  <w:num w:numId="3" w16cid:durableId="1318726066">
    <w:abstractNumId w:val="2"/>
  </w:num>
  <w:num w:numId="4" w16cid:durableId="2029939335">
    <w:abstractNumId w:val="0"/>
  </w:num>
  <w:num w:numId="5" w16cid:durableId="430203498">
    <w:abstractNumId w:val="4"/>
  </w:num>
  <w:num w:numId="6" w16cid:durableId="132389853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20"/>
    <w:rsid w:val="000E7BF3"/>
    <w:rsid w:val="00276E7B"/>
    <w:rsid w:val="00305A02"/>
    <w:rsid w:val="00396580"/>
    <w:rsid w:val="004300B2"/>
    <w:rsid w:val="004A77A9"/>
    <w:rsid w:val="008D13A3"/>
    <w:rsid w:val="00993D40"/>
    <w:rsid w:val="00B0344D"/>
    <w:rsid w:val="00C26058"/>
    <w:rsid w:val="00C95C32"/>
    <w:rsid w:val="00EE56B6"/>
    <w:rsid w:val="00F44887"/>
    <w:rsid w:val="00F44F38"/>
    <w:rsid w:val="00F7385E"/>
    <w:rsid w:val="00F8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DCFD88"/>
  <w15:docId w15:val="{5F506FB9-F1B0-8B47-94EF-38705EC4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EE56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8</cp:revision>
  <dcterms:created xsi:type="dcterms:W3CDTF">2024-08-18T11:34:00Z</dcterms:created>
  <dcterms:modified xsi:type="dcterms:W3CDTF">2024-08-20T16:26:00Z</dcterms:modified>
</cp:coreProperties>
</file>