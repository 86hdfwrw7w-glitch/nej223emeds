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147"/>
        <w:gridCol w:w="567"/>
        <w:gridCol w:w="284"/>
        <w:gridCol w:w="283"/>
        <w:gridCol w:w="993"/>
        <w:gridCol w:w="2409"/>
      </w:tblGrid>
      <w:tr w:rsidR="00E55D90" w:rsidRPr="003E5375" w14:paraId="487AC9CE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2C145CF3" w:rsidR="00E55D90" w:rsidRPr="003E5375" w:rsidRDefault="0089053F" w:rsidP="005A0DC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bookmarkStart w:id="0" w:name="_Hlk216817138"/>
            <w:r w:rsidRPr="003E5375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Jasper </w:t>
            </w:r>
            <w:commentRangeStart w:id="1"/>
            <w:r w:rsidRPr="003E5375">
              <w:rPr>
                <w:rFonts w:ascii="Times New Roman" w:hAnsi="Times New Roman" w:cs="Times New Roman"/>
                <w:b/>
                <w:sz w:val="48"/>
                <w:szCs w:val="44"/>
              </w:rPr>
              <w:t>Ziegner</w:t>
            </w:r>
            <w:commentRangeEnd w:id="1"/>
            <w:r w:rsidR="005506E0" w:rsidRPr="003E5375">
              <w:rPr>
                <w:rStyle w:val="Kommentarzeichen"/>
                <w:rFonts w:ascii="Times New Roman" w:hAnsi="Times New Roman" w:cs="Times New Roman"/>
                <w:b/>
                <w:sz w:val="48"/>
                <w:szCs w:val="44"/>
              </w:rPr>
              <w:commentReference w:id="1"/>
            </w:r>
          </w:p>
          <w:p w14:paraId="2D363F9A" w14:textId="6DC04AD9" w:rsidR="00F44F5F" w:rsidRPr="003E5375" w:rsidRDefault="0089053F" w:rsidP="005A0D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Altengammer Elbdeich 142b</w:t>
            </w:r>
            <w:r w:rsidR="00F44F5F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7C41B7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21039 </w:t>
            </w: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Hamburg</w:t>
            </w:r>
          </w:p>
          <w:p w14:paraId="526542F6" w14:textId="598BA162" w:rsidR="00D55A45" w:rsidRPr="003E5375" w:rsidRDefault="007C41B7" w:rsidP="005A0DC0">
            <w:pPr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jasperziegner@gmail.com</w:t>
            </w:r>
            <w:r w:rsidR="00F44F5F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23351182</w:t>
            </w:r>
            <w:r w:rsidR="00D55A45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  <w:p w14:paraId="135895E2" w14:textId="3E94723F" w:rsidR="00D55A45" w:rsidRPr="003E5375" w:rsidRDefault="00D55A45" w:rsidP="005A0DC0">
            <w:pPr>
              <w:jc w:val="center"/>
              <w:rPr>
                <w:rFonts w:ascii="Times New Roman" w:hAnsi="Times New Roman" w:cs="Times New Roman"/>
                <w:bCs/>
                <w:sz w:val="2"/>
                <w:szCs w:val="2"/>
              </w:rPr>
            </w:pPr>
          </w:p>
        </w:tc>
      </w:tr>
      <w:tr w:rsidR="002508C2" w:rsidRPr="003E5375" w14:paraId="0FCADE56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E5375" w:rsidRDefault="00F44F5F" w:rsidP="005A0DC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E5375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E5375" w14:paraId="7D1DEBF7" w14:textId="77777777" w:rsidTr="00CE0E17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AABFB41" w:rsidR="00D1492F" w:rsidRPr="00072684" w:rsidRDefault="00CA3A16" w:rsidP="005A0D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Leuphana Universität Lüneburg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89403AC" w:rsidR="00D1492F" w:rsidRPr="00FB136F" w:rsidRDefault="000A6ACD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Lüneburg</w:t>
            </w:r>
          </w:p>
        </w:tc>
      </w:tr>
      <w:tr w:rsidR="00D1492F" w:rsidRPr="003E5375" w14:paraId="61E5D482" w14:textId="77777777" w:rsidTr="00185A0A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643CEA53" w:rsidR="00D1492F" w:rsidRPr="00072684" w:rsidRDefault="00D1492F" w:rsidP="005A0D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F41681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Economics</w:t>
            </w:r>
            <w:r w:rsidR="00B17D95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426D7E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B17D95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Schnitt:</w:t>
            </w:r>
            <w:r w:rsid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</w:t>
            </w:r>
            <w:r w:rsidR="00C021A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="005E695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="00B17D95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6"/>
            <w:vAlign w:val="bottom"/>
          </w:tcPr>
          <w:p w14:paraId="419A9228" w14:textId="0D995DB1" w:rsidR="00D1492F" w:rsidRPr="00072684" w:rsidRDefault="00D1492F" w:rsidP="005A0DC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A6ACD" w:rsidRPr="0007268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072684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5E6957" w14:paraId="7EABE9F1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1052644B" w14:textId="39053357" w:rsidR="00426D7E" w:rsidRPr="00072684" w:rsidRDefault="005E6985" w:rsidP="005A0DC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Minor</w:t>
            </w:r>
            <w:r w:rsidR="00813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/Nebenstudiengang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 Betriebswirtschaftslehre</w:t>
            </w:r>
          </w:p>
          <w:p w14:paraId="7A71E6B0" w14:textId="683ACC8D" w:rsidR="005E6985" w:rsidRPr="00072684" w:rsidRDefault="005E6985" w:rsidP="0081360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Zusatzmodul</w:t>
            </w:r>
            <w:r w:rsidR="0081360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="00C46A8E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Finance</w:t>
            </w:r>
            <w:r w:rsidR="00514FA7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Financial Accounting, </w:t>
            </w:r>
            <w:r w:rsidR="00153F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Management Accounting, </w:t>
            </w:r>
            <w:r w:rsidR="009503B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Business and Investment Analysis</w:t>
            </w:r>
          </w:p>
        </w:tc>
      </w:tr>
      <w:tr w:rsidR="00AE4ED3" w:rsidRPr="003E5375" w14:paraId="6B19CF91" w14:textId="77777777" w:rsidTr="00CE0E17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86C47C4" w:rsidR="00AE4ED3" w:rsidRPr="00072684" w:rsidRDefault="009B21F3" w:rsidP="005A0D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Luisen</w:t>
            </w:r>
            <w:r w:rsidR="00F73EDE"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-Gymnasium Bergedorf</w:t>
            </w:r>
          </w:p>
        </w:tc>
        <w:tc>
          <w:tcPr>
            <w:tcW w:w="4536" w:type="dxa"/>
            <w:gridSpan w:val="5"/>
            <w:vAlign w:val="bottom"/>
          </w:tcPr>
          <w:p w14:paraId="262B6DA3" w14:textId="26557CBD" w:rsidR="00AE4ED3" w:rsidRPr="00FB136F" w:rsidRDefault="00CA527A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Hamburg</w:t>
            </w:r>
          </w:p>
        </w:tc>
      </w:tr>
      <w:tr w:rsidR="00AE4ED3" w:rsidRPr="003E5375" w14:paraId="263521E3" w14:textId="77777777" w:rsidTr="00C35E3B">
        <w:trPr>
          <w:trHeight w:val="57"/>
        </w:trPr>
        <w:tc>
          <w:tcPr>
            <w:tcW w:w="5670" w:type="dxa"/>
            <w:gridSpan w:val="4"/>
            <w:vAlign w:val="bottom"/>
          </w:tcPr>
          <w:p w14:paraId="36282A3A" w14:textId="2C2EDC0F" w:rsidR="00AF4FDF" w:rsidRPr="00072684" w:rsidRDefault="00AE4ED3" w:rsidP="005A0D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57075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8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5"/>
            <w:vAlign w:val="bottom"/>
          </w:tcPr>
          <w:p w14:paraId="3DE8C75D" w14:textId="7FE0D50D" w:rsidR="00AE4ED3" w:rsidRPr="00072684" w:rsidRDefault="00AE4ED3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2016DA" w:rsidRPr="0007268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2016DA" w:rsidRPr="0007268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2016DA" w:rsidRPr="0007268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AE4ED3" w:rsidRPr="003E5375" w14:paraId="27601A10" w14:textId="77777777" w:rsidTr="00AB60E4">
        <w:trPr>
          <w:trHeight w:val="57"/>
        </w:trPr>
        <w:tc>
          <w:tcPr>
            <w:tcW w:w="10206" w:type="dxa"/>
            <w:gridSpan w:val="9"/>
            <w:vAlign w:val="bottom"/>
          </w:tcPr>
          <w:p w14:paraId="6ECF7248" w14:textId="3D5FC98E" w:rsidR="00792679" w:rsidRPr="00072684" w:rsidRDefault="00F21376" w:rsidP="00471E23">
            <w:pPr>
              <w:pStyle w:val="Listenabsatz"/>
              <w:numPr>
                <w:ilvl w:val="0"/>
                <w:numId w:val="2"/>
              </w:numPr>
              <w:rPr>
                <w:color w:val="00000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Schwerpunkt</w:t>
            </w:r>
            <w:r w:rsidR="00774120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 und Wirtschaft</w:t>
            </w:r>
            <w:r w:rsidR="001275C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1275CB" w:rsidRPr="001275C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Gewählter Vertreter des Oberstufenprofils</w:t>
            </w:r>
            <w:r w:rsidR="001275C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E55D90" w:rsidRPr="003E5375" w14:paraId="3A2665B3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E5375" w:rsidRDefault="00F44F5F" w:rsidP="005A0DC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3E5375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5506E0" w:rsidRPr="00FB136F" w14:paraId="6B3A5FC3" w14:textId="77777777" w:rsidTr="00CE0E17">
        <w:trPr>
          <w:trHeight w:val="283"/>
        </w:trPr>
        <w:tc>
          <w:tcPr>
            <w:tcW w:w="5523" w:type="dxa"/>
            <w:gridSpan w:val="3"/>
            <w:vAlign w:val="bottom"/>
          </w:tcPr>
          <w:p w14:paraId="0AF9BB1A" w14:textId="78BCE75F" w:rsidR="005506E0" w:rsidRPr="00072684" w:rsidRDefault="00BB5223" w:rsidP="0005165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B522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VEGA Partners GmbH</w:t>
            </w:r>
          </w:p>
        </w:tc>
        <w:tc>
          <w:tcPr>
            <w:tcW w:w="4683" w:type="dxa"/>
            <w:gridSpan w:val="6"/>
            <w:vAlign w:val="bottom"/>
          </w:tcPr>
          <w:p w14:paraId="298B975C" w14:textId="3DD834F5" w:rsidR="005506E0" w:rsidRPr="00FB136F" w:rsidRDefault="000D55F3" w:rsidP="000516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Mönchengladbach</w:t>
            </w:r>
          </w:p>
        </w:tc>
      </w:tr>
      <w:tr w:rsidR="005506E0" w:rsidRPr="00072684" w14:paraId="17DE6842" w14:textId="77777777" w:rsidTr="005506E0">
        <w:trPr>
          <w:trHeight w:val="57"/>
        </w:trPr>
        <w:tc>
          <w:tcPr>
            <w:tcW w:w="5523" w:type="dxa"/>
            <w:gridSpan w:val="3"/>
            <w:vAlign w:val="bottom"/>
          </w:tcPr>
          <w:p w14:paraId="3978B6A6" w14:textId="2B271853" w:rsidR="005506E0" w:rsidRPr="00072684" w:rsidRDefault="00BB5223" w:rsidP="0005165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Praktikant im M&amp;A</w:t>
            </w:r>
            <w:ins w:id="2" w:author="David Döbele" w:date="2026-08-18T17:59:00Z" w16du:dateUtc="2026-08-18T15:59:00Z">
              <w:r w:rsidR="000A7F2E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0D55F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0D55F3" w:rsidRPr="00072684">
              <w:rPr>
                <w:rFonts w:ascii="Times New Roman" w:hAnsi="Times New Roman" w:cs="Times New Roman"/>
                <w:sz w:val="20"/>
                <w:szCs w:val="20"/>
              </w:rPr>
              <w:t>geplant, Vertrag bereits unterzeichnet)</w:t>
            </w:r>
          </w:p>
        </w:tc>
        <w:tc>
          <w:tcPr>
            <w:tcW w:w="4683" w:type="dxa"/>
            <w:gridSpan w:val="6"/>
            <w:vAlign w:val="bottom"/>
          </w:tcPr>
          <w:p w14:paraId="6703CD0D" w14:textId="655103EA" w:rsidR="005506E0" w:rsidRPr="00072684" w:rsidRDefault="000D55F3" w:rsidP="000516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5506E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5506E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5506E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</w:p>
        </w:tc>
      </w:tr>
      <w:tr w:rsidR="005506E0" w:rsidRPr="00072684" w14:paraId="0092254C" w14:textId="77777777" w:rsidTr="00051659">
        <w:trPr>
          <w:trHeight w:val="80"/>
        </w:trPr>
        <w:tc>
          <w:tcPr>
            <w:tcW w:w="10206" w:type="dxa"/>
            <w:gridSpan w:val="9"/>
            <w:vAlign w:val="bottom"/>
          </w:tcPr>
          <w:p w14:paraId="31B1BF15" w14:textId="77777777" w:rsidR="005506E0" w:rsidRPr="005E6957" w:rsidRDefault="00031F78" w:rsidP="000516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6957">
              <w:rPr>
                <w:rFonts w:ascii="Times New Roman" w:hAnsi="Times New Roman" w:cs="Times New Roman"/>
                <w:sz w:val="20"/>
                <w:szCs w:val="20"/>
              </w:rPr>
              <w:t>Unterstützung bei der Vorbereitung und Durchführung strukturierter Verkaufsprozesse mittelständischer Unternehmen verschiedener Branchen, inkl. Erstellung transaktionsrelevanter Unterlagen und Analyse potenzieller Käufer</w:t>
            </w:r>
          </w:p>
          <w:p w14:paraId="581BC029" w14:textId="77777777" w:rsidR="00031F78" w:rsidRPr="005E6957" w:rsidRDefault="00031F78" w:rsidP="000516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6957">
              <w:rPr>
                <w:rFonts w:ascii="Times New Roman" w:hAnsi="Times New Roman" w:cs="Times New Roman"/>
                <w:sz w:val="20"/>
                <w:szCs w:val="20"/>
              </w:rPr>
              <w:t>Mitwirkung an der Unternehmensbewertung und Exit-Readiness-Analyse von Mandanten zur Vorbereitung auf Kaufpreisverhandlungen und Due-Diligence-Prozesse</w:t>
            </w:r>
          </w:p>
          <w:p w14:paraId="547DFE50" w14:textId="07465062" w:rsidR="00047F10" w:rsidRPr="005E6957" w:rsidRDefault="00047F10" w:rsidP="000516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6957">
              <w:rPr>
                <w:rFonts w:ascii="Times New Roman" w:hAnsi="Times New Roman" w:cs="Times New Roman"/>
                <w:sz w:val="20"/>
                <w:szCs w:val="20"/>
              </w:rPr>
              <w:t>Identifikation und Ansprache geeigneter Käufer aus einem internationalen Investorennetzwerk sowie Unterstützung bei der Kommunikation im Rahmen laufender M&amp;A-Mandate</w:t>
            </w:r>
          </w:p>
        </w:tc>
      </w:tr>
      <w:tr w:rsidR="00142079" w:rsidRPr="003E5375" w14:paraId="78D958FD" w14:textId="77777777" w:rsidTr="00CE0E17">
        <w:trPr>
          <w:trHeight w:val="340"/>
        </w:trPr>
        <w:tc>
          <w:tcPr>
            <w:tcW w:w="6521" w:type="dxa"/>
            <w:gridSpan w:val="6"/>
            <w:vAlign w:val="bottom"/>
          </w:tcPr>
          <w:p w14:paraId="0551E74A" w14:textId="19B5006B" w:rsidR="00142079" w:rsidRPr="00072684" w:rsidRDefault="00EE5AE2" w:rsidP="00F27B4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Montega AG</w:t>
            </w:r>
          </w:p>
        </w:tc>
        <w:tc>
          <w:tcPr>
            <w:tcW w:w="3685" w:type="dxa"/>
            <w:gridSpan w:val="3"/>
            <w:vAlign w:val="bottom"/>
          </w:tcPr>
          <w:p w14:paraId="3222B728" w14:textId="77777777" w:rsidR="00142079" w:rsidRPr="00FB136F" w:rsidRDefault="00142079" w:rsidP="00F27B4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Hamburg</w:t>
            </w:r>
          </w:p>
        </w:tc>
      </w:tr>
      <w:tr w:rsidR="00142079" w:rsidRPr="003E5375" w14:paraId="1E397389" w14:textId="77777777" w:rsidTr="00072684">
        <w:trPr>
          <w:trHeight w:val="20"/>
        </w:trPr>
        <w:tc>
          <w:tcPr>
            <w:tcW w:w="6237" w:type="dxa"/>
            <w:gridSpan w:val="5"/>
            <w:vAlign w:val="bottom"/>
          </w:tcPr>
          <w:p w14:paraId="4537CB7C" w14:textId="221CD6BC" w:rsidR="00142079" w:rsidRPr="00072684" w:rsidRDefault="00142079" w:rsidP="00F27B4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AD6132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Equity Research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3969" w:type="dxa"/>
            <w:gridSpan w:val="4"/>
            <w:vAlign w:val="bottom"/>
          </w:tcPr>
          <w:p w14:paraId="08862B58" w14:textId="59B4C937" w:rsidR="00142079" w:rsidRPr="00072684" w:rsidRDefault="00ED2449" w:rsidP="00F27B4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142079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/2026 – </w:t>
            </w:r>
            <w:r w:rsidR="00FE6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142079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FE6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42079" w:rsidRPr="00C66464" w14:paraId="498606A4" w14:textId="77777777" w:rsidTr="00072684">
        <w:trPr>
          <w:trHeight w:val="20"/>
        </w:trPr>
        <w:tc>
          <w:tcPr>
            <w:tcW w:w="10206" w:type="dxa"/>
            <w:gridSpan w:val="9"/>
            <w:vAlign w:val="bottom"/>
          </w:tcPr>
          <w:p w14:paraId="50809A69" w14:textId="77777777" w:rsidR="00C4698F" w:rsidRPr="00C4698F" w:rsidRDefault="00C4698F" w:rsidP="00C4698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469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umfassender Unternehmensbewertungen börsennotierter Small- und MidCaps mittels DCF-Verfahren und Multiplikator-Ansätzen sowie Aufbau detaillierter Finanzmodelle in Excel mit integrierten GuV-, Bilanz- und Cashflow-Statements</w:t>
            </w:r>
          </w:p>
          <w:p w14:paraId="70B08489" w14:textId="77777777" w:rsidR="00C4698F" w:rsidRPr="00C4698F" w:rsidRDefault="00C4698F" w:rsidP="00C4698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469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Erstellung von Sensitivitätsanalysen und Auswertung von Geschäfts- und Quartalsberichten zur Ableitung fundierter Investment Cases mit Kauf-, Halten- oder Verkaufsempfehlungen sowie relevanter Kapitalmarktimplikationen</w:t>
            </w:r>
          </w:p>
          <w:p w14:paraId="68636E29" w14:textId="3ED9662B" w:rsidR="0081360E" w:rsidRPr="00072684" w:rsidRDefault="00C4698F" w:rsidP="00C4698F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469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 Earnings Calls, Capital Markets Days und Roadshows mit direktem Kontakt zu Vorständen und IR-Managern börsennotierter Unternehmen</w:t>
            </w:r>
          </w:p>
        </w:tc>
      </w:tr>
      <w:tr w:rsidR="00E55D90" w:rsidRPr="003E5375" w14:paraId="127C64E2" w14:textId="77777777" w:rsidTr="00CE0E17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16262D93" w:rsidR="00E55D90" w:rsidRPr="00072684" w:rsidRDefault="00646EEC" w:rsidP="005A0D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COLIFT</w:t>
            </w:r>
            <w:r w:rsidR="00E55D90"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3"/>
            <w:vAlign w:val="bottom"/>
          </w:tcPr>
          <w:p w14:paraId="4820196E" w14:textId="0C9AF37C" w:rsidR="00E55D90" w:rsidRPr="00FB136F" w:rsidRDefault="002915D0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Hamburg</w:t>
            </w:r>
          </w:p>
        </w:tc>
      </w:tr>
      <w:tr w:rsidR="00E55D90" w:rsidRPr="003E5375" w14:paraId="335D84E9" w14:textId="77777777" w:rsidTr="00072684">
        <w:trPr>
          <w:trHeight w:val="20"/>
        </w:trPr>
        <w:tc>
          <w:tcPr>
            <w:tcW w:w="6237" w:type="dxa"/>
            <w:gridSpan w:val="5"/>
            <w:vAlign w:val="bottom"/>
          </w:tcPr>
          <w:p w14:paraId="20B1570F" w14:textId="1F0B3902" w:rsidR="00E55D90" w:rsidRPr="00072684" w:rsidRDefault="00E55D90" w:rsidP="005A0D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646EEC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</w:t>
            </w:r>
            <w:r w:rsidR="001637E2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646EEC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Research</w:t>
            </w:r>
          </w:p>
        </w:tc>
        <w:tc>
          <w:tcPr>
            <w:tcW w:w="3969" w:type="dxa"/>
            <w:gridSpan w:val="4"/>
            <w:vAlign w:val="bottom"/>
          </w:tcPr>
          <w:p w14:paraId="0475B997" w14:textId="2CDB2EB9" w:rsidR="00E55D90" w:rsidRPr="00072684" w:rsidRDefault="002915D0" w:rsidP="005A0DC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94D32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94D32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94D32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005A0DC0" w:rsidRPr="003E5375" w14:paraId="54C3D64C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00F51459" w14:textId="3A21C8D7" w:rsidR="00613B69" w:rsidRPr="00613B69" w:rsidRDefault="00613B69" w:rsidP="00613B6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13B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Identifikation und Analyse relevanter Zielbranchen und Unternehmen im DACH- sowie internationalen Umfeld mit täglichem Austausch mit C-Level Executives (CEOs, Founders, MDs) zur Generierung transaktionsrelevanter </w:t>
            </w:r>
            <w:r w:rsidR="006D7AE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Insights</w:t>
            </w:r>
          </w:p>
          <w:p w14:paraId="6DD9BA0F" w14:textId="551A5DB1" w:rsidR="007E20D5" w:rsidRPr="001201DC" w:rsidRDefault="00613B69" w:rsidP="00613B69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613B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von M&amp;A-Projekten an der Schnittstelle zwischen Industrie und Finanzinvestoren mit Einblick in Entscheidungsprozesse führender Beratungen und Private-Equity-Häuser (u. a. KPMG, Analysys Mason, Roland Berger, THI Investments)</w:t>
            </w:r>
          </w:p>
        </w:tc>
      </w:tr>
      <w:tr w:rsidR="00AE4ED3" w:rsidRPr="003E5375" w14:paraId="45404236" w14:textId="77777777" w:rsidTr="00CE0E17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402C0A23" w:rsidR="00AE4ED3" w:rsidRPr="00072684" w:rsidRDefault="002915D0" w:rsidP="00590E6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Medifit Studio GmbH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7A39854C" w:rsidR="00AE4ED3" w:rsidRPr="00FB136F" w:rsidRDefault="00561551" w:rsidP="005A0D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Rein</w:t>
            </w:r>
            <w:r w:rsidR="007E7E65" w:rsidRPr="00FB136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bek</w:t>
            </w:r>
          </w:p>
        </w:tc>
      </w:tr>
      <w:tr w:rsidR="00AE4ED3" w:rsidRPr="003E5375" w14:paraId="16C6F7AD" w14:textId="77777777" w:rsidTr="00C35E3B">
        <w:trPr>
          <w:trHeight w:val="57"/>
        </w:trPr>
        <w:tc>
          <w:tcPr>
            <w:tcW w:w="5523" w:type="dxa"/>
            <w:gridSpan w:val="3"/>
            <w:vAlign w:val="bottom"/>
          </w:tcPr>
          <w:p w14:paraId="5D8760E9" w14:textId="61A7C49A" w:rsidR="00AE4ED3" w:rsidRPr="00072684" w:rsidRDefault="000C4973" w:rsidP="005A0D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Mitarbeiter im Trainings- und Servicebereich</w:t>
            </w:r>
          </w:p>
        </w:tc>
        <w:tc>
          <w:tcPr>
            <w:tcW w:w="4683" w:type="dxa"/>
            <w:gridSpan w:val="6"/>
            <w:vAlign w:val="bottom"/>
          </w:tcPr>
          <w:p w14:paraId="2D9DB8CA" w14:textId="6CF7E37B" w:rsidR="00AE4ED3" w:rsidRPr="00072684" w:rsidRDefault="003D7BCF" w:rsidP="005A0D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B70A9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3E5375" w14:paraId="7660C4BA" w14:textId="77777777" w:rsidTr="005506E0">
        <w:trPr>
          <w:trHeight w:val="80"/>
        </w:trPr>
        <w:tc>
          <w:tcPr>
            <w:tcW w:w="10206" w:type="dxa"/>
            <w:gridSpan w:val="9"/>
            <w:vAlign w:val="bottom"/>
          </w:tcPr>
          <w:p w14:paraId="04EC0EB4" w14:textId="77777777" w:rsidR="00AE4ED3" w:rsidRPr="00072684" w:rsidRDefault="00C97128" w:rsidP="00185A0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Aufbau langfristiger Kundenbeziehungen durch individuelle Betreuung und lösungsorientierte Kommunikation</w:t>
            </w:r>
          </w:p>
          <w:p w14:paraId="132465C4" w14:textId="20964C04" w:rsidR="00792679" w:rsidRPr="00072684" w:rsidRDefault="00970EA6" w:rsidP="0081360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Präsentation von Trainingsmethoden und Studioangeboten im direkten Kundenkontakt</w:t>
            </w:r>
          </w:p>
        </w:tc>
      </w:tr>
      <w:tr w:rsidR="00E55D90" w:rsidRPr="003E5375" w14:paraId="414B4085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5A0DC0" w:rsidRDefault="00F44F5F" w:rsidP="005A0DC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5A0D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3E5375" w14:paraId="74251178" w14:textId="77777777" w:rsidTr="00CE0E17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0B34193" w:rsidR="00E55D90" w:rsidRPr="00072684" w:rsidRDefault="00291D9E" w:rsidP="005A0DC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07268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Lern-Fair e. V.  </w:t>
            </w:r>
            <w:r w:rsidR="00E55D90" w:rsidRPr="0007268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7E75EB2" w:rsidR="00E55D90" w:rsidRPr="00FB136F" w:rsidRDefault="00291D9E" w:rsidP="005A0DC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  <w:t>Ham</w:t>
            </w:r>
            <w:r w:rsidR="00474AAF" w:rsidRPr="00FB136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  <w:t>burg</w:t>
            </w:r>
          </w:p>
        </w:tc>
      </w:tr>
      <w:tr w:rsidR="00E55D90" w:rsidRPr="003E5375" w14:paraId="4F59C612" w14:textId="77777777" w:rsidTr="002F16B6">
        <w:trPr>
          <w:trHeight w:val="20"/>
        </w:trPr>
        <w:tc>
          <w:tcPr>
            <w:tcW w:w="6804" w:type="dxa"/>
            <w:gridSpan w:val="7"/>
            <w:vAlign w:val="bottom"/>
          </w:tcPr>
          <w:p w14:paraId="32F07601" w14:textId="6D0D7DA2" w:rsidR="00E55D90" w:rsidRPr="00072684" w:rsidRDefault="00291D9E" w:rsidP="005A0DC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Ehrenamtliche</w:t>
            </w:r>
            <w:r w:rsidR="008017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Nachhilfe</w:t>
            </w:r>
            <w:r w:rsidR="008017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tutor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Mathematik, Wirtschaft und Politik</w:t>
            </w:r>
            <w:r w:rsidRPr="00072684" w:rsidDel="00291D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3402" w:type="dxa"/>
            <w:gridSpan w:val="2"/>
            <w:vAlign w:val="bottom"/>
          </w:tcPr>
          <w:p w14:paraId="45DD2178" w14:textId="2B54B711" w:rsidR="00E55D90" w:rsidRPr="00072684" w:rsidRDefault="00291D9E" w:rsidP="005A0DC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89053F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E55D90" w:rsidRPr="003E5375" w14:paraId="02437711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1AAFB33D" w:rsidR="00792679" w:rsidRPr="008C6A3C" w:rsidRDefault="00291D9E" w:rsidP="008C6A3C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Unterstützung bildungsbenachteiligter Schüler durch regelmäßige und kostenlose Nachhilfe in Mathematik, Wirtschaft und Politik</w:t>
            </w:r>
          </w:p>
        </w:tc>
      </w:tr>
      <w:tr w:rsidR="002F16B6" w:rsidRPr="002F16B6" w14:paraId="574EC105" w14:textId="77777777" w:rsidTr="00F43939">
        <w:trPr>
          <w:trHeight w:val="340"/>
        </w:trPr>
        <w:tc>
          <w:tcPr>
            <w:tcW w:w="5103" w:type="dxa"/>
            <w:gridSpan w:val="2"/>
            <w:vAlign w:val="bottom"/>
          </w:tcPr>
          <w:p w14:paraId="2196323C" w14:textId="4ABCECA4" w:rsidR="002F16B6" w:rsidRPr="00FB136F" w:rsidRDefault="00B3375C" w:rsidP="002F16B6">
            <w:pPr>
              <w:rPr>
                <w:rFonts w:ascii="Times New Roman" w:hAnsi="Times New Roman" w:cs="Times New Roman"/>
                <w:color w:val="000000"/>
                <w:sz w:val="21"/>
                <w:szCs w:val="21"/>
                <w:lang w:val="en-US"/>
              </w:rPr>
            </w:pPr>
            <w:r w:rsidRPr="00072684"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US"/>
              </w:rPr>
              <w:t>Hanseatic Finance Club Lüneburg</w:t>
            </w:r>
            <w:r w:rsidR="00590E6A" w:rsidRPr="00072684"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US"/>
              </w:rPr>
              <w:t xml:space="preserve"> e. V. </w:t>
            </w:r>
            <w:r w:rsidR="002F16B6" w:rsidRPr="00072684"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5103" w:type="dxa"/>
            <w:gridSpan w:val="7"/>
            <w:vAlign w:val="bottom"/>
          </w:tcPr>
          <w:p w14:paraId="495830A3" w14:textId="4CCF1D21" w:rsidR="002F16B6" w:rsidRPr="00FB136F" w:rsidRDefault="00B3375C" w:rsidP="00291D9E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FB136F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  <w:t>Lüne</w:t>
            </w:r>
            <w:r w:rsidR="002F16B6" w:rsidRPr="00FB136F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  <w:t>burg</w:t>
            </w:r>
          </w:p>
        </w:tc>
      </w:tr>
      <w:tr w:rsidR="002F16B6" w:rsidRPr="003E5375" w14:paraId="2741189F" w14:textId="77777777" w:rsidTr="00291D9E">
        <w:trPr>
          <w:trHeight w:val="20"/>
        </w:trPr>
        <w:tc>
          <w:tcPr>
            <w:tcW w:w="7797" w:type="dxa"/>
            <w:gridSpan w:val="8"/>
            <w:vAlign w:val="bottom"/>
          </w:tcPr>
          <w:p w14:paraId="79887620" w14:textId="409D54C1" w:rsidR="002F16B6" w:rsidRPr="00072684" w:rsidRDefault="00D17DFF" w:rsidP="002F16B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des studentischen Börsenvereins der Leuphana Universität</w:t>
            </w:r>
            <w:r w:rsidRPr="00072684" w:rsidDel="00D17DF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409" w:type="dxa"/>
            <w:vAlign w:val="bottom"/>
          </w:tcPr>
          <w:p w14:paraId="034FCB90" w14:textId="38E24170" w:rsidR="002F16B6" w:rsidRPr="00072684" w:rsidRDefault="00D17DFF" w:rsidP="00291D9E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07</w:t>
            </w:r>
            <w:r w:rsidR="00590E6A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/202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4</w:t>
            </w:r>
            <w:r w:rsidR="00590E6A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590E6A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590E6A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heute</w:t>
            </w:r>
          </w:p>
        </w:tc>
      </w:tr>
      <w:tr w:rsidR="002F16B6" w:rsidRPr="003E5375" w14:paraId="32128C75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075A6648" w14:textId="183350D5" w:rsidR="002F16B6" w:rsidRPr="00072684" w:rsidRDefault="00A2454B" w:rsidP="00D17DFF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245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Vertiefung von Kenntnissen in Unternehmensbewertung und Kapitalmärkten durch Vorträge führender Investment- und Beratungsunternehmen sowie Austausch mit Kommilitonen</w:t>
            </w:r>
          </w:p>
        </w:tc>
      </w:tr>
      <w:tr w:rsidR="00E55D90" w:rsidRPr="003E5375" w14:paraId="482569A2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E5375" w:rsidRDefault="001647AB" w:rsidP="005A0DC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E5375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3E5375" w14:paraId="2B257790" w14:textId="77777777" w:rsidTr="00CE0E17">
        <w:trPr>
          <w:trHeight w:val="283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E0E14C2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3D5D93"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E5375" w14:paraId="45706C3F" w14:textId="77777777" w:rsidTr="002F16B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17973EBD" w:rsidR="00E55D90" w:rsidRPr="00072684" w:rsidRDefault="00E55D90" w:rsidP="005A0DC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commentRangeStart w:id="3"/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fortgeschritten)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093FC0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 Studio</w:t>
            </w:r>
            <w:r w:rsidR="00185A0A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185A0A"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Grundkenntnisse)</w:t>
            </w:r>
            <w:r w:rsidR="00093FC0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Stata</w:t>
            </w:r>
            <w:commentRangeEnd w:id="3"/>
            <w:r w:rsidR="005506E0" w:rsidRPr="00072684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</w:rPr>
              <w:commentReference w:id="3"/>
            </w:r>
            <w:r w:rsidR="00185A0A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185A0A"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5056CC" w:rsidRPr="005E6957" w14:paraId="30D2FEA1" w14:textId="77777777" w:rsidTr="00683689">
        <w:trPr>
          <w:trHeight w:val="283"/>
        </w:trPr>
        <w:tc>
          <w:tcPr>
            <w:tcW w:w="1418" w:type="dxa"/>
            <w:vAlign w:val="bottom"/>
          </w:tcPr>
          <w:p w14:paraId="5249F3C1" w14:textId="3807A291" w:rsidR="00162F42" w:rsidRPr="00072684" w:rsidRDefault="004C58B2" w:rsidP="00162F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Zertifikate:</w:t>
            </w:r>
          </w:p>
        </w:tc>
        <w:tc>
          <w:tcPr>
            <w:tcW w:w="8788" w:type="dxa"/>
            <w:gridSpan w:val="8"/>
            <w:vAlign w:val="bottom"/>
          </w:tcPr>
          <w:p w14:paraId="7A191F4E" w14:textId="5FE028F3" w:rsidR="005056CC" w:rsidRPr="00072684" w:rsidRDefault="004C58B2" w:rsidP="005A0DC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Advanced Valuation and Strategy</w:t>
            </w:r>
            <w:r w:rsidR="00B04BBF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 w:rsidR="003C1F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M&amp;A</w:t>
            </w:r>
            <w:r w:rsidR="006836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Private Equity</w:t>
            </w:r>
            <w:r w:rsidR="006836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162F42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–</w:t>
            </w:r>
            <w:r w:rsidR="00202F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Erasmus University</w:t>
            </w:r>
            <w:r w:rsidR="006836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Rotterdam</w:t>
            </w:r>
          </w:p>
        </w:tc>
      </w:tr>
      <w:tr w:rsidR="00E55D90" w:rsidRPr="003E5375" w14:paraId="70CB01B0" w14:textId="77777777" w:rsidTr="002F16B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43ED04E7" w:rsidR="00E62F89" w:rsidRPr="00072684" w:rsidRDefault="00E55D90" w:rsidP="005A0DC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Schach</w:t>
            </w:r>
            <w:r w:rsidR="00093FC0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Golf</w:t>
            </w:r>
            <w:r w:rsidR="00CB4AF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AF4FDF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Kraftsport</w:t>
            </w:r>
            <w:r w:rsidR="002523A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Padel Tennis</w:t>
            </w:r>
            <w:r w:rsidR="004547C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Lesen</w:t>
            </w:r>
          </w:p>
        </w:tc>
      </w:tr>
      <w:tr w:rsidR="001647AB" w:rsidRPr="003E5375" w14:paraId="071AB173" w14:textId="77777777" w:rsidTr="000D08DA">
        <w:trPr>
          <w:trHeight w:val="567"/>
        </w:trPr>
        <w:tc>
          <w:tcPr>
            <w:tcW w:w="10206" w:type="dxa"/>
            <w:gridSpan w:val="9"/>
            <w:vAlign w:val="bottom"/>
          </w:tcPr>
          <w:p w14:paraId="6478BDEA" w14:textId="5E989754" w:rsidR="001647AB" w:rsidRPr="003E5375" w:rsidRDefault="002D2BF5" w:rsidP="004E241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3E5375">
              <w:rPr>
                <w:rFonts w:ascii="Times New Roman" w:hAnsi="Times New Roman" w:cs="Times New Roman"/>
                <w:sz w:val="20"/>
                <w:szCs w:val="20"/>
              </w:rPr>
              <w:t>Hamburg,</w:t>
            </w:r>
            <w:r w:rsidR="006041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429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95B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3E537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5674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4296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3E5375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75674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bookmarkEnd w:id="0"/>
    </w:tbl>
    <w:p w14:paraId="7F19C622" w14:textId="1BD78431" w:rsidR="00CE40D3" w:rsidRPr="00C939F6" w:rsidRDefault="00CE40D3" w:rsidP="00F24C49">
      <w:pPr>
        <w:spacing w:after="0" w:line="240" w:lineRule="auto"/>
        <w:rPr>
          <w:sz w:val="2"/>
          <w:szCs w:val="2"/>
        </w:rPr>
      </w:pPr>
    </w:p>
    <w:sectPr w:rsidR="00CE40D3" w:rsidRPr="00C939F6" w:rsidSect="002F16B6">
      <w:footerReference w:type="even" r:id="rId12"/>
      <w:pgSz w:w="11906" w:h="16838"/>
      <w:pgMar w:top="720" w:right="1411" w:bottom="346" w:left="1411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Sarah Bergmann" w:date="2025-11-02T23:14:00Z" w:initials="SB">
    <w:p w14:paraId="45758A27" w14:textId="17114DC9" w:rsidR="005A0DC0" w:rsidRDefault="005A0DC0">
      <w:pPr>
        <w:pStyle w:val="Kommentartext"/>
      </w:pPr>
      <w:r>
        <w:rPr>
          <w:rStyle w:val="Kommentarzeichen"/>
        </w:rPr>
        <w:annotationRef/>
      </w:r>
      <w:r>
        <w:t xml:space="preserve">Das passt mit dieser Vorlage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3" w:author="Sarah Bergmann" w:date="2025-11-02T23:13:00Z" w:initials="SB">
    <w:p w14:paraId="01770FD1" w14:textId="3085BA1A" w:rsidR="005A0DC0" w:rsidRDefault="005A0DC0">
      <w:pPr>
        <w:pStyle w:val="Kommentartext"/>
      </w:pPr>
      <w:r>
        <w:rPr>
          <w:rStyle w:val="Kommentarzeichen"/>
        </w:rPr>
        <w:annotationRef/>
      </w:r>
      <w:r>
        <w:t xml:space="preserve">Gib hier bitte überall den Kenntnisstand an oder gar nicht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758A27" w15:done="0"/>
  <w15:commentEx w15:paraId="01770F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603C41A" w16cex:dateUtc="2025-11-02T22:14:00Z"/>
  <w16cex:commentExtensible w16cex:durableId="231E16FC" w16cex:dateUtc="2025-11-02T2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758A27" w16cid:durableId="4603C41A"/>
  <w16cid:commentId w16cid:paraId="01770FD1" w16cid:durableId="231E16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A72FFD" w14:textId="77777777" w:rsidR="004D4992" w:rsidRDefault="004D4992" w:rsidP="00BE053D">
      <w:pPr>
        <w:spacing w:after="0" w:line="240" w:lineRule="auto"/>
      </w:pPr>
      <w:r>
        <w:separator/>
      </w:r>
    </w:p>
  </w:endnote>
  <w:endnote w:type="continuationSeparator" w:id="0">
    <w:p w14:paraId="385B99C3" w14:textId="77777777" w:rsidR="004D4992" w:rsidRDefault="004D499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D2E9F1" w14:textId="77777777" w:rsidR="004D4992" w:rsidRDefault="004D4992" w:rsidP="00BE053D">
      <w:pPr>
        <w:spacing w:after="0" w:line="240" w:lineRule="auto"/>
      </w:pPr>
      <w:r>
        <w:separator/>
      </w:r>
    </w:p>
  </w:footnote>
  <w:footnote w:type="continuationSeparator" w:id="0">
    <w:p w14:paraId="7AE03482" w14:textId="77777777" w:rsidR="004D4992" w:rsidRDefault="004D499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14A73"/>
    <w:multiLevelType w:val="hybridMultilevel"/>
    <w:tmpl w:val="6D5AA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59E10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4"/>
  </w:num>
  <w:num w:numId="9" w16cid:durableId="1349717396">
    <w:abstractNumId w:val="12"/>
  </w:num>
  <w:num w:numId="10" w16cid:durableId="555091926">
    <w:abstractNumId w:val="25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3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6"/>
  </w:num>
  <w:num w:numId="23" w16cid:durableId="292761314">
    <w:abstractNumId w:val="7"/>
  </w:num>
  <w:num w:numId="24" w16cid:durableId="1982152080">
    <w:abstractNumId w:val="22"/>
  </w:num>
  <w:num w:numId="25" w16cid:durableId="1401752265">
    <w:abstractNumId w:val="26"/>
  </w:num>
  <w:num w:numId="26" w16cid:durableId="1280138386">
    <w:abstractNumId w:val="19"/>
  </w:num>
  <w:num w:numId="27" w16cid:durableId="18546145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arah Bergmann">
    <w15:presenceInfo w15:providerId="AD" w15:userId="S::sarah.bergmann@uni-oldenburg.de::47e7dfd8-e13e-4e5e-8470-81b1e3cfedfe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D8E"/>
    <w:rsid w:val="00007084"/>
    <w:rsid w:val="00010B2C"/>
    <w:rsid w:val="00031F78"/>
    <w:rsid w:val="00047F10"/>
    <w:rsid w:val="00057A21"/>
    <w:rsid w:val="00061D33"/>
    <w:rsid w:val="00064643"/>
    <w:rsid w:val="00072684"/>
    <w:rsid w:val="000753F5"/>
    <w:rsid w:val="00082DF8"/>
    <w:rsid w:val="00087747"/>
    <w:rsid w:val="00093FC0"/>
    <w:rsid w:val="000A1FDA"/>
    <w:rsid w:val="000A6ACD"/>
    <w:rsid w:val="000A7F2E"/>
    <w:rsid w:val="000B63E2"/>
    <w:rsid w:val="000B6548"/>
    <w:rsid w:val="000C4973"/>
    <w:rsid w:val="000C6C1F"/>
    <w:rsid w:val="000D05ED"/>
    <w:rsid w:val="000D08DA"/>
    <w:rsid w:val="000D1E67"/>
    <w:rsid w:val="000D55F3"/>
    <w:rsid w:val="000D671A"/>
    <w:rsid w:val="000D6A9F"/>
    <w:rsid w:val="00103EC5"/>
    <w:rsid w:val="00116C6E"/>
    <w:rsid w:val="001201DC"/>
    <w:rsid w:val="00125CA6"/>
    <w:rsid w:val="001275CB"/>
    <w:rsid w:val="00131124"/>
    <w:rsid w:val="00142079"/>
    <w:rsid w:val="00153F83"/>
    <w:rsid w:val="00156FC9"/>
    <w:rsid w:val="00162A5A"/>
    <w:rsid w:val="00162F42"/>
    <w:rsid w:val="001637E2"/>
    <w:rsid w:val="001647AB"/>
    <w:rsid w:val="00167712"/>
    <w:rsid w:val="00172867"/>
    <w:rsid w:val="00173FE3"/>
    <w:rsid w:val="00175B6D"/>
    <w:rsid w:val="001820BC"/>
    <w:rsid w:val="001822C5"/>
    <w:rsid w:val="0018344A"/>
    <w:rsid w:val="00185A0A"/>
    <w:rsid w:val="001901ED"/>
    <w:rsid w:val="00190B9A"/>
    <w:rsid w:val="0019483A"/>
    <w:rsid w:val="001A46BF"/>
    <w:rsid w:val="001A481B"/>
    <w:rsid w:val="001A6DE4"/>
    <w:rsid w:val="001B0186"/>
    <w:rsid w:val="001B62CA"/>
    <w:rsid w:val="001D4DCD"/>
    <w:rsid w:val="001F4175"/>
    <w:rsid w:val="002016DA"/>
    <w:rsid w:val="00202FDE"/>
    <w:rsid w:val="00215967"/>
    <w:rsid w:val="00223A4D"/>
    <w:rsid w:val="00230558"/>
    <w:rsid w:val="00232CB5"/>
    <w:rsid w:val="00234A7E"/>
    <w:rsid w:val="0024373D"/>
    <w:rsid w:val="002508C2"/>
    <w:rsid w:val="002523A8"/>
    <w:rsid w:val="00254AC2"/>
    <w:rsid w:val="00267252"/>
    <w:rsid w:val="002818BB"/>
    <w:rsid w:val="00282DB0"/>
    <w:rsid w:val="00283AA5"/>
    <w:rsid w:val="002915D0"/>
    <w:rsid w:val="00291D9E"/>
    <w:rsid w:val="00295CA0"/>
    <w:rsid w:val="002A692E"/>
    <w:rsid w:val="002A7FA3"/>
    <w:rsid w:val="002B2091"/>
    <w:rsid w:val="002C6972"/>
    <w:rsid w:val="002D2B32"/>
    <w:rsid w:val="002D2BF5"/>
    <w:rsid w:val="002D4516"/>
    <w:rsid w:val="002D6282"/>
    <w:rsid w:val="002E6897"/>
    <w:rsid w:val="002F16B6"/>
    <w:rsid w:val="002F46AD"/>
    <w:rsid w:val="003101F0"/>
    <w:rsid w:val="00314B7A"/>
    <w:rsid w:val="00324BC5"/>
    <w:rsid w:val="00340BAB"/>
    <w:rsid w:val="003418E0"/>
    <w:rsid w:val="003427CF"/>
    <w:rsid w:val="00344945"/>
    <w:rsid w:val="00347F8D"/>
    <w:rsid w:val="00350669"/>
    <w:rsid w:val="00372F7B"/>
    <w:rsid w:val="003733E5"/>
    <w:rsid w:val="003855BA"/>
    <w:rsid w:val="00390EA6"/>
    <w:rsid w:val="003A5F27"/>
    <w:rsid w:val="003C1F23"/>
    <w:rsid w:val="003C3A62"/>
    <w:rsid w:val="003C6CDA"/>
    <w:rsid w:val="003D5D93"/>
    <w:rsid w:val="003D7BCF"/>
    <w:rsid w:val="003E27C3"/>
    <w:rsid w:val="003E5375"/>
    <w:rsid w:val="003F3E3F"/>
    <w:rsid w:val="004067B8"/>
    <w:rsid w:val="004154BE"/>
    <w:rsid w:val="0042013D"/>
    <w:rsid w:val="00422F83"/>
    <w:rsid w:val="00426D7E"/>
    <w:rsid w:val="00430DB0"/>
    <w:rsid w:val="0043183B"/>
    <w:rsid w:val="0043430C"/>
    <w:rsid w:val="00435E6D"/>
    <w:rsid w:val="00443668"/>
    <w:rsid w:val="004547CF"/>
    <w:rsid w:val="00456B0D"/>
    <w:rsid w:val="0046229C"/>
    <w:rsid w:val="00465340"/>
    <w:rsid w:val="00471E23"/>
    <w:rsid w:val="00474AAF"/>
    <w:rsid w:val="00476AF8"/>
    <w:rsid w:val="00484FD7"/>
    <w:rsid w:val="004929FB"/>
    <w:rsid w:val="004A54BA"/>
    <w:rsid w:val="004A55E1"/>
    <w:rsid w:val="004B1CC6"/>
    <w:rsid w:val="004B6A5E"/>
    <w:rsid w:val="004C58B2"/>
    <w:rsid w:val="004D4992"/>
    <w:rsid w:val="004E241A"/>
    <w:rsid w:val="005056CC"/>
    <w:rsid w:val="00507EA7"/>
    <w:rsid w:val="00514FA7"/>
    <w:rsid w:val="005202E9"/>
    <w:rsid w:val="00526089"/>
    <w:rsid w:val="00527A28"/>
    <w:rsid w:val="00527DCA"/>
    <w:rsid w:val="005506E0"/>
    <w:rsid w:val="00561551"/>
    <w:rsid w:val="00570758"/>
    <w:rsid w:val="005716D4"/>
    <w:rsid w:val="00571B60"/>
    <w:rsid w:val="00572876"/>
    <w:rsid w:val="00585A4D"/>
    <w:rsid w:val="005863EF"/>
    <w:rsid w:val="00587910"/>
    <w:rsid w:val="00590E6A"/>
    <w:rsid w:val="005A0DC0"/>
    <w:rsid w:val="005A35A0"/>
    <w:rsid w:val="005A762C"/>
    <w:rsid w:val="005D6329"/>
    <w:rsid w:val="005E57F6"/>
    <w:rsid w:val="005E6957"/>
    <w:rsid w:val="005E6985"/>
    <w:rsid w:val="006016C0"/>
    <w:rsid w:val="0060417B"/>
    <w:rsid w:val="006058D8"/>
    <w:rsid w:val="00610200"/>
    <w:rsid w:val="00613B69"/>
    <w:rsid w:val="00616F46"/>
    <w:rsid w:val="00623699"/>
    <w:rsid w:val="00632D5A"/>
    <w:rsid w:val="00635515"/>
    <w:rsid w:val="006361EA"/>
    <w:rsid w:val="0064089E"/>
    <w:rsid w:val="00642968"/>
    <w:rsid w:val="00646EEC"/>
    <w:rsid w:val="00650D19"/>
    <w:rsid w:val="006546FD"/>
    <w:rsid w:val="00665BF3"/>
    <w:rsid w:val="006732D6"/>
    <w:rsid w:val="00683689"/>
    <w:rsid w:val="006916C3"/>
    <w:rsid w:val="00693E09"/>
    <w:rsid w:val="006A2DE9"/>
    <w:rsid w:val="006A7230"/>
    <w:rsid w:val="006B4E32"/>
    <w:rsid w:val="006B72C7"/>
    <w:rsid w:val="006B7F78"/>
    <w:rsid w:val="006C2252"/>
    <w:rsid w:val="006C5FBB"/>
    <w:rsid w:val="006D7AE7"/>
    <w:rsid w:val="006D7F7F"/>
    <w:rsid w:val="006E2C9C"/>
    <w:rsid w:val="006E3DD8"/>
    <w:rsid w:val="006E40EF"/>
    <w:rsid w:val="006F0039"/>
    <w:rsid w:val="006F2DF0"/>
    <w:rsid w:val="00702CF1"/>
    <w:rsid w:val="00704ACD"/>
    <w:rsid w:val="00711167"/>
    <w:rsid w:val="00711CEF"/>
    <w:rsid w:val="00712CB8"/>
    <w:rsid w:val="00720320"/>
    <w:rsid w:val="00723643"/>
    <w:rsid w:val="00725D3C"/>
    <w:rsid w:val="00733DA1"/>
    <w:rsid w:val="00737822"/>
    <w:rsid w:val="0074111D"/>
    <w:rsid w:val="007439F3"/>
    <w:rsid w:val="00750BE6"/>
    <w:rsid w:val="00753D4A"/>
    <w:rsid w:val="0075674B"/>
    <w:rsid w:val="00756912"/>
    <w:rsid w:val="00761609"/>
    <w:rsid w:val="00762CC5"/>
    <w:rsid w:val="00763DCE"/>
    <w:rsid w:val="00767C10"/>
    <w:rsid w:val="00770D9F"/>
    <w:rsid w:val="00774120"/>
    <w:rsid w:val="00776C46"/>
    <w:rsid w:val="0078260B"/>
    <w:rsid w:val="007838D1"/>
    <w:rsid w:val="00785254"/>
    <w:rsid w:val="00785853"/>
    <w:rsid w:val="00792679"/>
    <w:rsid w:val="007966F0"/>
    <w:rsid w:val="00797BFC"/>
    <w:rsid w:val="007A17DA"/>
    <w:rsid w:val="007A720F"/>
    <w:rsid w:val="007B4593"/>
    <w:rsid w:val="007B63B9"/>
    <w:rsid w:val="007C41B7"/>
    <w:rsid w:val="007C6A3C"/>
    <w:rsid w:val="007D4BEE"/>
    <w:rsid w:val="007D5BE9"/>
    <w:rsid w:val="007E20D5"/>
    <w:rsid w:val="007E7E65"/>
    <w:rsid w:val="007F04AA"/>
    <w:rsid w:val="00801796"/>
    <w:rsid w:val="008050E4"/>
    <w:rsid w:val="0081360E"/>
    <w:rsid w:val="0082257D"/>
    <w:rsid w:val="00824CB0"/>
    <w:rsid w:val="008271FE"/>
    <w:rsid w:val="00837D30"/>
    <w:rsid w:val="00853438"/>
    <w:rsid w:val="00866846"/>
    <w:rsid w:val="00875DA9"/>
    <w:rsid w:val="00887B9D"/>
    <w:rsid w:val="0089053F"/>
    <w:rsid w:val="00895E38"/>
    <w:rsid w:val="008A782B"/>
    <w:rsid w:val="008B0FC0"/>
    <w:rsid w:val="008C429A"/>
    <w:rsid w:val="008C6A3C"/>
    <w:rsid w:val="008E1F3D"/>
    <w:rsid w:val="008E2C46"/>
    <w:rsid w:val="00903DD7"/>
    <w:rsid w:val="009053D7"/>
    <w:rsid w:val="0091331D"/>
    <w:rsid w:val="0093223C"/>
    <w:rsid w:val="0093615E"/>
    <w:rsid w:val="00941A87"/>
    <w:rsid w:val="009501C2"/>
    <w:rsid w:val="009503BF"/>
    <w:rsid w:val="009668B9"/>
    <w:rsid w:val="00970EA6"/>
    <w:rsid w:val="00976577"/>
    <w:rsid w:val="00977F45"/>
    <w:rsid w:val="00996356"/>
    <w:rsid w:val="00997D9A"/>
    <w:rsid w:val="009B17C1"/>
    <w:rsid w:val="009B21F3"/>
    <w:rsid w:val="009B297E"/>
    <w:rsid w:val="009B2A0A"/>
    <w:rsid w:val="009C1E47"/>
    <w:rsid w:val="009D030B"/>
    <w:rsid w:val="009D175E"/>
    <w:rsid w:val="009D7C49"/>
    <w:rsid w:val="009E0B29"/>
    <w:rsid w:val="009E16BE"/>
    <w:rsid w:val="009E7297"/>
    <w:rsid w:val="00A0257D"/>
    <w:rsid w:val="00A12EDC"/>
    <w:rsid w:val="00A2454B"/>
    <w:rsid w:val="00A26D0D"/>
    <w:rsid w:val="00A32D55"/>
    <w:rsid w:val="00A33BDE"/>
    <w:rsid w:val="00A34885"/>
    <w:rsid w:val="00A41878"/>
    <w:rsid w:val="00A434FE"/>
    <w:rsid w:val="00A43BC1"/>
    <w:rsid w:val="00A528AD"/>
    <w:rsid w:val="00A74225"/>
    <w:rsid w:val="00A8109F"/>
    <w:rsid w:val="00A936D5"/>
    <w:rsid w:val="00AA1EB0"/>
    <w:rsid w:val="00AA2DA3"/>
    <w:rsid w:val="00AA5A9C"/>
    <w:rsid w:val="00AB016A"/>
    <w:rsid w:val="00AB2A5A"/>
    <w:rsid w:val="00AB47C4"/>
    <w:rsid w:val="00AB60E4"/>
    <w:rsid w:val="00AD199F"/>
    <w:rsid w:val="00AD28F8"/>
    <w:rsid w:val="00AD6132"/>
    <w:rsid w:val="00AE4ED3"/>
    <w:rsid w:val="00AF37D0"/>
    <w:rsid w:val="00AF4FDF"/>
    <w:rsid w:val="00B0230B"/>
    <w:rsid w:val="00B04BBF"/>
    <w:rsid w:val="00B17D95"/>
    <w:rsid w:val="00B23509"/>
    <w:rsid w:val="00B3375C"/>
    <w:rsid w:val="00B359DB"/>
    <w:rsid w:val="00B3632B"/>
    <w:rsid w:val="00B40830"/>
    <w:rsid w:val="00B409D8"/>
    <w:rsid w:val="00B45404"/>
    <w:rsid w:val="00B459EE"/>
    <w:rsid w:val="00B5178D"/>
    <w:rsid w:val="00B56F34"/>
    <w:rsid w:val="00B67EAE"/>
    <w:rsid w:val="00B67F1F"/>
    <w:rsid w:val="00B701D7"/>
    <w:rsid w:val="00B70A90"/>
    <w:rsid w:val="00B7139A"/>
    <w:rsid w:val="00B86BB6"/>
    <w:rsid w:val="00B90595"/>
    <w:rsid w:val="00B95BF3"/>
    <w:rsid w:val="00BA215A"/>
    <w:rsid w:val="00BA3742"/>
    <w:rsid w:val="00BA3C7E"/>
    <w:rsid w:val="00BB5223"/>
    <w:rsid w:val="00BB5F09"/>
    <w:rsid w:val="00BC0D9F"/>
    <w:rsid w:val="00BD4832"/>
    <w:rsid w:val="00BE053D"/>
    <w:rsid w:val="00BF1A7A"/>
    <w:rsid w:val="00BF1FA3"/>
    <w:rsid w:val="00C0070B"/>
    <w:rsid w:val="00C00974"/>
    <w:rsid w:val="00C018E4"/>
    <w:rsid w:val="00C021A6"/>
    <w:rsid w:val="00C02473"/>
    <w:rsid w:val="00C066FA"/>
    <w:rsid w:val="00C25387"/>
    <w:rsid w:val="00C35E3B"/>
    <w:rsid w:val="00C42737"/>
    <w:rsid w:val="00C4698F"/>
    <w:rsid w:val="00C46A8E"/>
    <w:rsid w:val="00C54BE3"/>
    <w:rsid w:val="00C555EA"/>
    <w:rsid w:val="00C57F80"/>
    <w:rsid w:val="00C66464"/>
    <w:rsid w:val="00C76622"/>
    <w:rsid w:val="00C768ED"/>
    <w:rsid w:val="00C82A8F"/>
    <w:rsid w:val="00C916C2"/>
    <w:rsid w:val="00C9249B"/>
    <w:rsid w:val="00C92912"/>
    <w:rsid w:val="00C939F6"/>
    <w:rsid w:val="00C96F18"/>
    <w:rsid w:val="00C97128"/>
    <w:rsid w:val="00CA3A16"/>
    <w:rsid w:val="00CA527A"/>
    <w:rsid w:val="00CA7BF6"/>
    <w:rsid w:val="00CB4AFB"/>
    <w:rsid w:val="00CC7F56"/>
    <w:rsid w:val="00CD009C"/>
    <w:rsid w:val="00CD1B12"/>
    <w:rsid w:val="00CD55DC"/>
    <w:rsid w:val="00CE0E17"/>
    <w:rsid w:val="00CE1BBC"/>
    <w:rsid w:val="00CE2595"/>
    <w:rsid w:val="00CE28CC"/>
    <w:rsid w:val="00CE40D3"/>
    <w:rsid w:val="00CE72FC"/>
    <w:rsid w:val="00CF31EE"/>
    <w:rsid w:val="00D03A11"/>
    <w:rsid w:val="00D1492F"/>
    <w:rsid w:val="00D14F41"/>
    <w:rsid w:val="00D17B69"/>
    <w:rsid w:val="00D17DFF"/>
    <w:rsid w:val="00D3003C"/>
    <w:rsid w:val="00D331F4"/>
    <w:rsid w:val="00D423A8"/>
    <w:rsid w:val="00D470E4"/>
    <w:rsid w:val="00D52142"/>
    <w:rsid w:val="00D5280E"/>
    <w:rsid w:val="00D554D1"/>
    <w:rsid w:val="00D55A45"/>
    <w:rsid w:val="00D61F14"/>
    <w:rsid w:val="00D625F7"/>
    <w:rsid w:val="00D80D6B"/>
    <w:rsid w:val="00D85D41"/>
    <w:rsid w:val="00D90950"/>
    <w:rsid w:val="00D9532C"/>
    <w:rsid w:val="00DA69DF"/>
    <w:rsid w:val="00DB33F8"/>
    <w:rsid w:val="00DD38E2"/>
    <w:rsid w:val="00DD7AD5"/>
    <w:rsid w:val="00DF1E04"/>
    <w:rsid w:val="00DF6D96"/>
    <w:rsid w:val="00E00140"/>
    <w:rsid w:val="00E01FC2"/>
    <w:rsid w:val="00E02904"/>
    <w:rsid w:val="00E13110"/>
    <w:rsid w:val="00E24DF1"/>
    <w:rsid w:val="00E3095C"/>
    <w:rsid w:val="00E40B9A"/>
    <w:rsid w:val="00E431ED"/>
    <w:rsid w:val="00E55D90"/>
    <w:rsid w:val="00E62F89"/>
    <w:rsid w:val="00E64FF5"/>
    <w:rsid w:val="00E67780"/>
    <w:rsid w:val="00E875C4"/>
    <w:rsid w:val="00E907EC"/>
    <w:rsid w:val="00E94D32"/>
    <w:rsid w:val="00E96B80"/>
    <w:rsid w:val="00EA5421"/>
    <w:rsid w:val="00EB1D7A"/>
    <w:rsid w:val="00EB34FC"/>
    <w:rsid w:val="00EB5816"/>
    <w:rsid w:val="00ED0EA9"/>
    <w:rsid w:val="00ED2449"/>
    <w:rsid w:val="00EE586C"/>
    <w:rsid w:val="00EE5AE2"/>
    <w:rsid w:val="00EF6957"/>
    <w:rsid w:val="00EF77DF"/>
    <w:rsid w:val="00F003AF"/>
    <w:rsid w:val="00F07E8D"/>
    <w:rsid w:val="00F11BEF"/>
    <w:rsid w:val="00F14199"/>
    <w:rsid w:val="00F165E1"/>
    <w:rsid w:val="00F21376"/>
    <w:rsid w:val="00F24C49"/>
    <w:rsid w:val="00F258E7"/>
    <w:rsid w:val="00F31B84"/>
    <w:rsid w:val="00F37D63"/>
    <w:rsid w:val="00F41681"/>
    <w:rsid w:val="00F42A08"/>
    <w:rsid w:val="00F43939"/>
    <w:rsid w:val="00F44F5F"/>
    <w:rsid w:val="00F57BA5"/>
    <w:rsid w:val="00F631EC"/>
    <w:rsid w:val="00F64C22"/>
    <w:rsid w:val="00F64FA7"/>
    <w:rsid w:val="00F73EDE"/>
    <w:rsid w:val="00F7464B"/>
    <w:rsid w:val="00F74D19"/>
    <w:rsid w:val="00F80053"/>
    <w:rsid w:val="00F849B0"/>
    <w:rsid w:val="00FA02C7"/>
    <w:rsid w:val="00FA4186"/>
    <w:rsid w:val="00FB136F"/>
    <w:rsid w:val="00FC0531"/>
    <w:rsid w:val="00FC13F0"/>
    <w:rsid w:val="00FC7988"/>
    <w:rsid w:val="00FD0FB7"/>
    <w:rsid w:val="00FE0496"/>
    <w:rsid w:val="00FE2A37"/>
    <w:rsid w:val="00FE639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96F1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96F1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96F1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96F1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96F1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96F18"/>
    <w:rPr>
      <w:b/>
      <w:b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0E6A"/>
    <w:rPr>
      <w:rFonts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3193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69</cp:revision>
  <cp:lastPrinted>2025-12-07T09:12:00Z</cp:lastPrinted>
  <dcterms:created xsi:type="dcterms:W3CDTF">2025-12-07T09:11:00Z</dcterms:created>
  <dcterms:modified xsi:type="dcterms:W3CDTF">2026-08-18T15:59:00Z</dcterms:modified>
</cp:coreProperties>
</file>