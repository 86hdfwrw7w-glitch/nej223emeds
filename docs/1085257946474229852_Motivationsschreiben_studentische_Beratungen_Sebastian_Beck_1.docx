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4818CE" w14:textId="52DC5105" w:rsidR="0011479B" w:rsidRPr="005242DA" w:rsidDel="00664AE3" w:rsidRDefault="0011479B" w:rsidP="0011479B">
      <w:pPr>
        <w:jc w:val="right"/>
        <w:rPr>
          <w:del w:id="0" w:author="David Döbele" w:date="2023-03-14T18:41:00Z"/>
          <w:rFonts w:ascii="Georgia" w:hAnsi="Georgia" w:cs="Times New Roman"/>
          <w:sz w:val="20"/>
          <w:szCs w:val="20"/>
        </w:rPr>
      </w:pPr>
      <w:del w:id="1" w:author="David Döbele" w:date="2023-03-14T18:41:00Z">
        <w:r w:rsidRPr="005242DA" w:rsidDel="00664AE3">
          <w:rPr>
            <w:rFonts w:ascii="Georgia" w:hAnsi="Georgia" w:cs="Times New Roman"/>
            <w:sz w:val="20"/>
            <w:szCs w:val="20"/>
          </w:rPr>
          <w:delText>Sebastian Beck</w:delText>
        </w:r>
      </w:del>
    </w:p>
    <w:p w14:paraId="1EEC581A" w14:textId="18F9F3B0" w:rsidR="0011479B" w:rsidRPr="005242DA" w:rsidDel="00664AE3" w:rsidRDefault="0011479B" w:rsidP="0011479B">
      <w:pPr>
        <w:jc w:val="right"/>
        <w:rPr>
          <w:del w:id="2" w:author="David Döbele" w:date="2023-03-14T18:41:00Z"/>
          <w:rFonts w:ascii="Georgia" w:hAnsi="Georgia" w:cs="Times New Roman"/>
          <w:sz w:val="20"/>
          <w:szCs w:val="20"/>
        </w:rPr>
      </w:pPr>
      <w:del w:id="3" w:author="David Döbele" w:date="2023-03-14T18:41:00Z">
        <w:r w:rsidRPr="005242DA" w:rsidDel="00664AE3">
          <w:rPr>
            <w:rFonts w:ascii="Georgia" w:hAnsi="Georgia" w:cs="Times New Roman"/>
            <w:sz w:val="20"/>
            <w:szCs w:val="20"/>
          </w:rPr>
          <w:delText>Am Grünen Prater 11</w:delText>
        </w:r>
      </w:del>
    </w:p>
    <w:p w14:paraId="6BFC98F0" w14:textId="3B50B1EF" w:rsidR="0011479B" w:rsidRPr="005242DA" w:rsidDel="00664AE3" w:rsidRDefault="0011479B" w:rsidP="0011479B">
      <w:pPr>
        <w:jc w:val="right"/>
        <w:rPr>
          <w:del w:id="4" w:author="David Döbele" w:date="2023-03-14T18:41:00Z"/>
          <w:rFonts w:ascii="Georgia" w:hAnsi="Georgia" w:cs="Times New Roman"/>
          <w:sz w:val="20"/>
          <w:szCs w:val="20"/>
        </w:rPr>
      </w:pPr>
      <w:del w:id="5" w:author="David Döbele" w:date="2023-03-14T18:41:00Z">
        <w:r w:rsidRPr="005242DA" w:rsidDel="00664AE3">
          <w:rPr>
            <w:rFonts w:ascii="Georgia" w:hAnsi="Georgia" w:cs="Times New Roman"/>
            <w:sz w:val="20"/>
            <w:szCs w:val="20"/>
          </w:rPr>
          <w:delText xml:space="preserve">1020 Wien </w:delText>
        </w:r>
      </w:del>
    </w:p>
    <w:p w14:paraId="54841191" w14:textId="55111757" w:rsidR="0011479B" w:rsidRPr="003117CC" w:rsidDel="00664AE3" w:rsidRDefault="0011479B" w:rsidP="0011479B">
      <w:pPr>
        <w:jc w:val="right"/>
        <w:rPr>
          <w:del w:id="6" w:author="David Döbele" w:date="2023-03-14T18:41:00Z"/>
          <w:rFonts w:ascii="Georgia" w:hAnsi="Georgia" w:cs="Times New Roman"/>
          <w:sz w:val="20"/>
          <w:szCs w:val="20"/>
        </w:rPr>
      </w:pPr>
      <w:del w:id="7" w:author="David Döbele" w:date="2023-03-14T18:41:00Z">
        <w:r w:rsidRPr="003117CC" w:rsidDel="00664AE3">
          <w:rPr>
            <w:rFonts w:ascii="Georgia" w:hAnsi="Georgia" w:cs="Times New Roman"/>
            <w:sz w:val="20"/>
            <w:szCs w:val="20"/>
          </w:rPr>
          <w:delText xml:space="preserve">E-Mail: </w:delText>
        </w:r>
        <w:r w:rsidRPr="003117CC" w:rsidDel="00664AE3">
          <w:rPr>
            <w:rFonts w:ascii="Georgia" w:hAnsi="Georgia" w:cs="Georgia"/>
            <w:color w:val="000000"/>
            <w:sz w:val="20"/>
            <w:szCs w:val="20"/>
          </w:rPr>
          <w:delText>sebastian.david.beck@</w:delText>
        </w:r>
        <w:r w:rsidDel="00664AE3">
          <w:rPr>
            <w:rFonts w:ascii="Georgia" w:hAnsi="Georgia" w:cs="Georgia"/>
            <w:color w:val="000000"/>
            <w:sz w:val="20"/>
            <w:szCs w:val="20"/>
          </w:rPr>
          <w:delText>icloud.com</w:delText>
        </w:r>
      </w:del>
    </w:p>
    <w:p w14:paraId="69A2D48B" w14:textId="4DC7B769" w:rsidR="0011479B" w:rsidRPr="00B17C46" w:rsidDel="00664AE3" w:rsidRDefault="0011479B" w:rsidP="0011479B">
      <w:pPr>
        <w:jc w:val="right"/>
        <w:rPr>
          <w:del w:id="8" w:author="David Döbele" w:date="2023-03-14T18:41:00Z"/>
          <w:rFonts w:ascii="Georgia" w:hAnsi="Georgia" w:cs="Times New Roman"/>
          <w:sz w:val="20"/>
          <w:szCs w:val="20"/>
        </w:rPr>
      </w:pPr>
      <w:del w:id="9" w:author="David Döbele" w:date="2023-03-14T18:41:00Z">
        <w:r w:rsidRPr="00B17C46" w:rsidDel="00664AE3">
          <w:rPr>
            <w:rFonts w:ascii="Georgia" w:hAnsi="Georgia" w:cs="Times New Roman"/>
            <w:sz w:val="20"/>
            <w:szCs w:val="20"/>
          </w:rPr>
          <w:delText xml:space="preserve">Mobil: </w:delText>
        </w:r>
        <w:r w:rsidRPr="00B17C46" w:rsidDel="00664AE3">
          <w:rPr>
            <w:rFonts w:ascii="Georgia" w:hAnsi="Georgia" w:cs="Georgia"/>
            <w:color w:val="000000"/>
            <w:sz w:val="20"/>
            <w:szCs w:val="20"/>
          </w:rPr>
          <w:delText>+49 157 50737350</w:delText>
        </w:r>
      </w:del>
    </w:p>
    <w:p w14:paraId="26C0D5C7" w14:textId="410974CB" w:rsidR="0011479B" w:rsidRPr="00284FE4" w:rsidDel="00664AE3" w:rsidRDefault="0011479B" w:rsidP="0011479B">
      <w:pPr>
        <w:rPr>
          <w:del w:id="10" w:author="David Döbele" w:date="2023-03-14T18:41:00Z"/>
          <w:rFonts w:ascii="Georgia" w:hAnsi="Georgia"/>
          <w:sz w:val="20"/>
          <w:szCs w:val="20"/>
        </w:rPr>
      </w:pPr>
      <w:del w:id="11" w:author="David Döbele" w:date="2023-03-14T18:41:00Z">
        <w:r w:rsidDel="00664AE3">
          <w:rPr>
            <w:rFonts w:ascii="Georgia" w:hAnsi="Georgia"/>
            <w:sz w:val="20"/>
            <w:szCs w:val="20"/>
          </w:rPr>
          <w:delText>Firmenname</w:delText>
        </w:r>
      </w:del>
    </w:p>
    <w:p w14:paraId="4ED601BE" w14:textId="7F265146" w:rsidR="0011479B" w:rsidRPr="00284FE4" w:rsidDel="00664AE3" w:rsidRDefault="0011479B" w:rsidP="0011479B">
      <w:pPr>
        <w:rPr>
          <w:del w:id="12" w:author="David Döbele" w:date="2023-03-14T18:41:00Z"/>
          <w:rFonts w:ascii="Georgia" w:hAnsi="Georgia"/>
          <w:sz w:val="20"/>
          <w:szCs w:val="20"/>
        </w:rPr>
      </w:pPr>
      <w:del w:id="13" w:author="David Döbele" w:date="2023-03-14T18:41:00Z">
        <w:r w:rsidDel="00664AE3">
          <w:rPr>
            <w:rFonts w:ascii="Georgia" w:hAnsi="Georgia"/>
            <w:sz w:val="20"/>
            <w:szCs w:val="20"/>
          </w:rPr>
          <w:delText>Musterstraße 23</w:delText>
        </w:r>
      </w:del>
    </w:p>
    <w:p w14:paraId="030DB6AF" w14:textId="7B9CEBED" w:rsidR="0011479B" w:rsidRPr="00284FE4" w:rsidDel="00664AE3" w:rsidRDefault="0011479B" w:rsidP="0011479B">
      <w:pPr>
        <w:rPr>
          <w:del w:id="14" w:author="David Döbele" w:date="2023-03-14T18:41:00Z"/>
          <w:rFonts w:ascii="Georgia" w:hAnsi="Georgia"/>
          <w:sz w:val="20"/>
          <w:szCs w:val="20"/>
        </w:rPr>
      </w:pPr>
      <w:del w:id="15" w:author="David Döbele" w:date="2023-03-14T18:41:00Z">
        <w:r w:rsidDel="00664AE3">
          <w:rPr>
            <w:rFonts w:ascii="Georgia" w:hAnsi="Georgia"/>
            <w:sz w:val="20"/>
            <w:szCs w:val="20"/>
          </w:rPr>
          <w:delText>12345 Musterstadt</w:delText>
        </w:r>
      </w:del>
    </w:p>
    <w:p w14:paraId="40261730" w14:textId="4E13D2AA" w:rsidR="0011479B" w:rsidRPr="00284FE4" w:rsidDel="00664AE3" w:rsidRDefault="0011479B" w:rsidP="0011479B">
      <w:pPr>
        <w:rPr>
          <w:del w:id="16" w:author="David Döbele" w:date="2023-03-14T18:41:00Z"/>
          <w:rFonts w:ascii="Georgia" w:hAnsi="Georgia"/>
          <w:sz w:val="20"/>
          <w:szCs w:val="20"/>
        </w:rPr>
      </w:pPr>
    </w:p>
    <w:p w14:paraId="10546E73" w14:textId="73E12B32" w:rsidR="0011479B" w:rsidRPr="00284FE4" w:rsidDel="00664AE3" w:rsidRDefault="0011479B" w:rsidP="0011479B">
      <w:pPr>
        <w:jc w:val="right"/>
        <w:rPr>
          <w:del w:id="17" w:author="David Döbele" w:date="2023-03-14T18:41:00Z"/>
          <w:rFonts w:ascii="Georgia" w:hAnsi="Georgia"/>
          <w:sz w:val="20"/>
          <w:szCs w:val="20"/>
        </w:rPr>
      </w:pPr>
      <w:del w:id="18" w:author="David Döbele" w:date="2023-03-14T18:41:00Z">
        <w:r w:rsidDel="00664AE3">
          <w:rPr>
            <w:rFonts w:ascii="Georgia" w:hAnsi="Georgia"/>
            <w:sz w:val="20"/>
            <w:szCs w:val="20"/>
          </w:rPr>
          <w:delText>Wien</w:delText>
        </w:r>
        <w:r w:rsidRPr="00284FE4" w:rsidDel="00664AE3">
          <w:rPr>
            <w:rFonts w:ascii="Georgia" w:hAnsi="Georgia"/>
            <w:sz w:val="20"/>
            <w:szCs w:val="20"/>
          </w:rPr>
          <w:delText xml:space="preserve">, </w:delText>
        </w:r>
        <w:r w:rsidDel="00664AE3">
          <w:rPr>
            <w:rFonts w:ascii="Georgia" w:hAnsi="Georgia"/>
            <w:sz w:val="20"/>
            <w:szCs w:val="20"/>
          </w:rPr>
          <w:delText>1</w:delText>
        </w:r>
        <w:r w:rsidR="00C22C65" w:rsidDel="00664AE3">
          <w:rPr>
            <w:rFonts w:ascii="Georgia" w:hAnsi="Georgia"/>
            <w:sz w:val="20"/>
            <w:szCs w:val="20"/>
          </w:rPr>
          <w:delText>4</w:delText>
        </w:r>
        <w:r w:rsidDel="00664AE3">
          <w:rPr>
            <w:rFonts w:ascii="Georgia" w:hAnsi="Georgia"/>
            <w:sz w:val="20"/>
            <w:szCs w:val="20"/>
          </w:rPr>
          <w:delText>.03.2023</w:delText>
        </w:r>
      </w:del>
    </w:p>
    <w:p w14:paraId="121DEC60" w14:textId="2043149A" w:rsidR="0011479B" w:rsidRPr="00284FE4" w:rsidDel="00664AE3" w:rsidRDefault="0011479B" w:rsidP="0011479B">
      <w:pPr>
        <w:rPr>
          <w:del w:id="19" w:author="David Döbele" w:date="2023-03-14T18:41:00Z"/>
          <w:rFonts w:ascii="Georgia" w:hAnsi="Georgia"/>
          <w:sz w:val="20"/>
          <w:szCs w:val="20"/>
        </w:rPr>
      </w:pPr>
    </w:p>
    <w:p w14:paraId="2101D400" w14:textId="77777777" w:rsidR="0011479B" w:rsidRPr="005031BF" w:rsidRDefault="0011479B" w:rsidP="0011479B">
      <w:pPr>
        <w:jc w:val="both"/>
        <w:rPr>
          <w:rFonts w:ascii="Georgia" w:hAnsi="Georgia"/>
          <w:b/>
          <w:bCs/>
          <w:sz w:val="20"/>
          <w:szCs w:val="20"/>
        </w:rPr>
      </w:pPr>
      <w:r w:rsidRPr="00284FE4">
        <w:rPr>
          <w:rFonts w:ascii="Georgia" w:hAnsi="Georgia"/>
          <w:b/>
          <w:bCs/>
          <w:sz w:val="20"/>
          <w:szCs w:val="20"/>
        </w:rPr>
        <w:t>Bewerbung um ein Praktikum im Bereich Consulting</w:t>
      </w:r>
      <w:r>
        <w:rPr>
          <w:rFonts w:ascii="Georgia" w:hAnsi="Georgia"/>
          <w:b/>
          <w:bCs/>
          <w:sz w:val="20"/>
          <w:szCs w:val="20"/>
        </w:rPr>
        <w:t xml:space="preserve"> </w:t>
      </w:r>
    </w:p>
    <w:p w14:paraId="5E2ED585" w14:textId="77777777" w:rsidR="0011479B" w:rsidRDefault="0011479B" w:rsidP="0011479B">
      <w:pPr>
        <w:jc w:val="both"/>
        <w:rPr>
          <w:rFonts w:ascii="Georgia" w:hAnsi="Georgia"/>
          <w:sz w:val="20"/>
          <w:szCs w:val="20"/>
        </w:rPr>
      </w:pPr>
    </w:p>
    <w:p w14:paraId="45C24122" w14:textId="0540A93A" w:rsidR="0011479B" w:rsidRPr="00284FE4" w:rsidRDefault="0011479B" w:rsidP="0011479B">
      <w:pPr>
        <w:jc w:val="both"/>
        <w:rPr>
          <w:rFonts w:ascii="Georgia" w:hAnsi="Georgia"/>
          <w:sz w:val="20"/>
          <w:szCs w:val="20"/>
        </w:rPr>
      </w:pPr>
      <w:del w:id="20" w:author="David Döbele" w:date="2023-03-14T18:41:00Z">
        <w:r w:rsidRPr="00284FE4" w:rsidDel="00664AE3">
          <w:rPr>
            <w:rFonts w:ascii="Georgia" w:hAnsi="Georgia"/>
            <w:sz w:val="20"/>
            <w:szCs w:val="20"/>
          </w:rPr>
          <w:delText>Sehr geehrte Damen und Herren</w:delText>
        </w:r>
      </w:del>
      <w:ins w:id="21" w:author="David Döbele" w:date="2023-03-14T18:41:00Z">
        <w:r w:rsidR="00664AE3">
          <w:rPr>
            <w:rFonts w:ascii="Georgia" w:hAnsi="Georgia"/>
            <w:sz w:val="20"/>
            <w:szCs w:val="20"/>
          </w:rPr>
          <w:t xml:space="preserve">Liebe Mitglieder von </w:t>
        </w:r>
        <w:proofErr w:type="spellStart"/>
        <w:r w:rsidR="00664AE3">
          <w:rPr>
            <w:rFonts w:ascii="Georgia" w:hAnsi="Georgia"/>
            <w:sz w:val="20"/>
            <w:szCs w:val="20"/>
          </w:rPr>
          <w:t>icons</w:t>
        </w:r>
      </w:ins>
      <w:proofErr w:type="spellEnd"/>
      <w:r w:rsidRPr="00284FE4">
        <w:rPr>
          <w:rFonts w:ascii="Georgia" w:hAnsi="Georgia"/>
          <w:sz w:val="20"/>
          <w:szCs w:val="20"/>
        </w:rPr>
        <w:t>,</w:t>
      </w:r>
    </w:p>
    <w:p w14:paraId="48498BD2" w14:textId="77777777" w:rsidR="0011479B" w:rsidRPr="00284FE4" w:rsidRDefault="0011479B" w:rsidP="0011479B">
      <w:pPr>
        <w:jc w:val="both"/>
        <w:rPr>
          <w:rFonts w:ascii="Georgia" w:hAnsi="Georgia"/>
          <w:sz w:val="20"/>
          <w:szCs w:val="20"/>
        </w:rPr>
      </w:pPr>
    </w:p>
    <w:p w14:paraId="490AB035" w14:textId="12B15E51" w:rsidR="00664AE3" w:rsidRPr="00284FE4" w:rsidRDefault="0011479B" w:rsidP="00664AE3">
      <w:pPr>
        <w:jc w:val="both"/>
        <w:rPr>
          <w:ins w:id="22" w:author="David Döbele" w:date="2023-03-14T18:43:00Z"/>
          <w:rFonts w:ascii="Georgia" w:hAnsi="Georgia"/>
          <w:sz w:val="20"/>
          <w:szCs w:val="20"/>
        </w:rPr>
      </w:pPr>
      <w:r w:rsidRPr="00284FE4">
        <w:rPr>
          <w:rFonts w:ascii="Georgia" w:hAnsi="Georgia"/>
          <w:sz w:val="20"/>
          <w:szCs w:val="20"/>
        </w:rPr>
        <w:t xml:space="preserve">mit einer Tätigkeit in der Beratung assoziiere ich </w:t>
      </w:r>
      <w:r>
        <w:rPr>
          <w:rFonts w:ascii="Georgia" w:hAnsi="Georgia"/>
          <w:sz w:val="20"/>
          <w:szCs w:val="20"/>
        </w:rPr>
        <w:t>die einzigartige Möglichkeit</w:t>
      </w:r>
      <w:r w:rsidRPr="00284FE4">
        <w:rPr>
          <w:rFonts w:ascii="Georgia" w:hAnsi="Georgia"/>
          <w:sz w:val="20"/>
          <w:szCs w:val="20"/>
        </w:rPr>
        <w:t>,</w:t>
      </w:r>
      <w:r>
        <w:rPr>
          <w:rFonts w:ascii="Georgia" w:hAnsi="Georgia"/>
          <w:sz w:val="20"/>
          <w:szCs w:val="20"/>
        </w:rPr>
        <w:t xml:space="preserve"> einen Einblick in eine spannende und dynamische Branche zu bekommen</w:t>
      </w:r>
      <w:r w:rsidRPr="00284FE4">
        <w:rPr>
          <w:rFonts w:ascii="Georgia" w:hAnsi="Georgia"/>
          <w:sz w:val="20"/>
          <w:szCs w:val="20"/>
        </w:rPr>
        <w:t xml:space="preserve"> sowie die Herausforderung, sich in sehr kurzer Zei</w:t>
      </w:r>
      <w:r>
        <w:rPr>
          <w:rFonts w:ascii="Georgia" w:hAnsi="Georgia"/>
          <w:sz w:val="20"/>
          <w:szCs w:val="20"/>
        </w:rPr>
        <w:t>t mit unterschiedlichen Unternehmen auseinanderzusetzen, um eine passende Lösung für verschiedenste Problemstellungen zu entwickeln</w:t>
      </w:r>
      <w:r w:rsidRPr="00284FE4">
        <w:rPr>
          <w:rFonts w:ascii="Georgia" w:hAnsi="Georgia"/>
          <w:sz w:val="20"/>
          <w:szCs w:val="20"/>
        </w:rPr>
        <w:t xml:space="preserve">. </w:t>
      </w:r>
      <w:ins w:id="23" w:author="David Döbele" w:date="2023-03-14T18:42:00Z">
        <w:r w:rsidR="00664AE3">
          <w:rPr>
            <w:rFonts w:ascii="Georgia" w:hAnsi="Georgia"/>
            <w:sz w:val="20"/>
            <w:szCs w:val="20"/>
          </w:rPr>
          <w:t xml:space="preserve">Ich möchte mich während der Zeit </w:t>
        </w:r>
      </w:ins>
      <w:ins w:id="24" w:author="David Döbele" w:date="2023-03-14T18:45:00Z">
        <w:r w:rsidR="00664AE3">
          <w:rPr>
            <w:rFonts w:ascii="Georgia" w:hAnsi="Georgia"/>
            <w:sz w:val="20"/>
            <w:szCs w:val="20"/>
          </w:rPr>
          <w:t>meines Studiums</w:t>
        </w:r>
      </w:ins>
      <w:ins w:id="25" w:author="David Döbele" w:date="2023-03-14T18:42:00Z">
        <w:r w:rsidR="00664AE3">
          <w:rPr>
            <w:rFonts w:ascii="Georgia" w:hAnsi="Georgia"/>
            <w:sz w:val="20"/>
            <w:szCs w:val="20"/>
          </w:rPr>
          <w:t xml:space="preserve"> neben den theoretischen Inhalten vor allem durch praktische Erfahrungen auf diesen Berufseinstieg vorbereiten – eine Mitgliedschaft bei </w:t>
        </w:r>
        <w:proofErr w:type="spellStart"/>
        <w:r w:rsidR="00664AE3">
          <w:rPr>
            <w:rFonts w:ascii="Georgia" w:hAnsi="Georgia"/>
            <w:sz w:val="20"/>
            <w:szCs w:val="20"/>
          </w:rPr>
          <w:t>icons</w:t>
        </w:r>
        <w:proofErr w:type="spellEnd"/>
        <w:r w:rsidR="00664AE3">
          <w:rPr>
            <w:rFonts w:ascii="Georgia" w:hAnsi="Georgia"/>
            <w:sz w:val="20"/>
            <w:szCs w:val="20"/>
          </w:rPr>
          <w:t xml:space="preserve"> scheint mir dafür ideal. </w:t>
        </w:r>
      </w:ins>
      <w:ins w:id="26" w:author="David Döbele" w:date="2023-03-14T18:43:00Z">
        <w:r w:rsidR="00664AE3">
          <w:rPr>
            <w:rFonts w:ascii="Georgia" w:hAnsi="Georgia"/>
            <w:sz w:val="20"/>
            <w:szCs w:val="20"/>
          </w:rPr>
          <w:t xml:space="preserve">Bei </w:t>
        </w:r>
        <w:r w:rsidR="00664AE3">
          <w:rPr>
            <w:rFonts w:ascii="Georgia" w:hAnsi="Georgia"/>
            <w:sz w:val="20"/>
            <w:szCs w:val="20"/>
          </w:rPr>
          <w:t>euch</w:t>
        </w:r>
        <w:r w:rsidR="00664AE3">
          <w:rPr>
            <w:rFonts w:ascii="Georgia" w:hAnsi="Georgia"/>
            <w:sz w:val="20"/>
            <w:szCs w:val="20"/>
          </w:rPr>
          <w:t xml:space="preserve"> hat man die Möglichkeit</w:t>
        </w:r>
        <w:r w:rsidR="00664AE3">
          <w:rPr>
            <w:rFonts w:ascii="Georgia" w:hAnsi="Georgia"/>
            <w:sz w:val="20"/>
            <w:szCs w:val="20"/>
          </w:rPr>
          <w:t>, auch ohne große Vorerfahrung unterstützt von einem erfahrenen Team an</w:t>
        </w:r>
        <w:r w:rsidR="00664AE3">
          <w:rPr>
            <w:rFonts w:ascii="Georgia" w:hAnsi="Georgia"/>
            <w:sz w:val="20"/>
            <w:szCs w:val="20"/>
          </w:rPr>
          <w:t xml:space="preserve"> professionellen Projekten mitzuwirken und eigene Ideen einzubringen. </w:t>
        </w:r>
      </w:ins>
      <w:ins w:id="27" w:author="David Döbele" w:date="2023-03-14T18:44:00Z">
        <w:r w:rsidR="00664AE3">
          <w:rPr>
            <w:rFonts w:ascii="Georgia" w:hAnsi="Georgia"/>
            <w:sz w:val="20"/>
            <w:szCs w:val="20"/>
          </w:rPr>
          <w:t>Den Fakt</w:t>
        </w:r>
      </w:ins>
      <w:ins w:id="28" w:author="David Döbele" w:date="2023-03-14T18:43:00Z">
        <w:r w:rsidR="00664AE3">
          <w:rPr>
            <w:rFonts w:ascii="Georgia" w:hAnsi="Georgia"/>
            <w:sz w:val="20"/>
            <w:szCs w:val="20"/>
          </w:rPr>
          <w:t>, dass ich mich schon sehr früh in meinem Studium bei euch einbringen möch</w:t>
        </w:r>
      </w:ins>
      <w:ins w:id="29" w:author="David Döbele" w:date="2023-03-14T18:44:00Z">
        <w:r w:rsidR="00664AE3">
          <w:rPr>
            <w:rFonts w:ascii="Georgia" w:hAnsi="Georgia"/>
            <w:sz w:val="20"/>
            <w:szCs w:val="20"/>
          </w:rPr>
          <w:t xml:space="preserve">te, sehe ich als großen Vorteil, da ich nach meinen ersten Projekten noch lange Zeit Teil von </w:t>
        </w:r>
        <w:proofErr w:type="spellStart"/>
        <w:r w:rsidR="00664AE3">
          <w:rPr>
            <w:rFonts w:ascii="Georgia" w:hAnsi="Georgia"/>
            <w:sz w:val="20"/>
            <w:szCs w:val="20"/>
          </w:rPr>
          <w:t>icons</w:t>
        </w:r>
        <w:proofErr w:type="spellEnd"/>
        <w:r w:rsidR="00664AE3">
          <w:rPr>
            <w:rFonts w:ascii="Georgia" w:hAnsi="Georgia"/>
            <w:sz w:val="20"/>
            <w:szCs w:val="20"/>
          </w:rPr>
          <w:t xml:space="preserve"> sein und meine Erfahrungen dann an jüngere Mitglieder weitergeben kann. </w:t>
        </w:r>
      </w:ins>
    </w:p>
    <w:p w14:paraId="4E7B8A44" w14:textId="3A16B95F" w:rsidR="0011479B" w:rsidRDefault="0011479B" w:rsidP="0011479B">
      <w:pPr>
        <w:jc w:val="both"/>
        <w:rPr>
          <w:rFonts w:ascii="Georgia" w:hAnsi="Georgia"/>
          <w:sz w:val="20"/>
          <w:szCs w:val="20"/>
        </w:rPr>
      </w:pPr>
    </w:p>
    <w:p w14:paraId="23E78669" w14:textId="77777777" w:rsidR="00C22C65" w:rsidDel="00664AE3" w:rsidRDefault="00C22C65" w:rsidP="0011479B">
      <w:pPr>
        <w:jc w:val="both"/>
        <w:rPr>
          <w:del w:id="30" w:author="David Döbele" w:date="2023-03-14T18:44:00Z"/>
          <w:rFonts w:ascii="Georgia" w:hAnsi="Georgia" w:cs="Times New Roman"/>
          <w:sz w:val="20"/>
          <w:szCs w:val="20"/>
        </w:rPr>
      </w:pPr>
    </w:p>
    <w:p w14:paraId="7474366E" w14:textId="7FF7C684" w:rsidR="0011479B" w:rsidRPr="005242DA" w:rsidRDefault="0011479B" w:rsidP="0011479B">
      <w:pPr>
        <w:jc w:val="both"/>
        <w:rPr>
          <w:rFonts w:ascii="Georgia" w:hAnsi="Georgia" w:cs="Times New Roman"/>
          <w:sz w:val="20"/>
          <w:szCs w:val="20"/>
        </w:rPr>
      </w:pPr>
      <w:r w:rsidRPr="005242DA">
        <w:rPr>
          <w:rFonts w:ascii="Georgia" w:hAnsi="Georgia" w:cs="Times New Roman"/>
          <w:sz w:val="20"/>
          <w:szCs w:val="20"/>
        </w:rPr>
        <w:t xml:space="preserve">In meiner Freizeit spiele ich bereits seit über 10 Jahren mit großer Begeisterung Tennis, wodurch ich ein </w:t>
      </w:r>
      <w:r>
        <w:rPr>
          <w:rFonts w:ascii="Georgia" w:hAnsi="Georgia" w:cs="Times New Roman"/>
          <w:sz w:val="20"/>
          <w:szCs w:val="20"/>
        </w:rPr>
        <w:t>starkes</w:t>
      </w:r>
      <w:r w:rsidRPr="005242DA">
        <w:rPr>
          <w:rFonts w:ascii="Georgia" w:hAnsi="Georgia" w:cs="Times New Roman"/>
          <w:sz w:val="20"/>
          <w:szCs w:val="20"/>
        </w:rPr>
        <w:t xml:space="preserve"> Durchsetzungsvermögen entwickeln konnte</w:t>
      </w:r>
      <w:r>
        <w:rPr>
          <w:rFonts w:ascii="Georgia" w:hAnsi="Georgia" w:cs="Times New Roman"/>
          <w:sz w:val="20"/>
          <w:szCs w:val="20"/>
        </w:rPr>
        <w:t xml:space="preserve"> – vor allem</w:t>
      </w:r>
      <w:r w:rsidRPr="005242DA">
        <w:rPr>
          <w:rFonts w:ascii="Georgia" w:hAnsi="Georgia" w:cs="Times New Roman"/>
          <w:sz w:val="20"/>
          <w:szCs w:val="20"/>
        </w:rPr>
        <w:t xml:space="preserve"> in Situationen, in denen man auf sich allein gestellt war und man sich auf seine Stärken konzentrieren musste. Zudem spiele ich seit sehr jungen Jahren mit großer Leidenschaft Fußball, wodurch ich viel über Teamfähigkeit lernen konnte, wie eine gewinnbringende Kommunikation mit den Mannschaftskameraden sowie eine ebenfalls notwendige Kritikfähigkeit, um aus seinen Fehlern zu lernen. </w:t>
      </w:r>
      <w:r>
        <w:rPr>
          <w:rFonts w:ascii="Georgia" w:hAnsi="Georgia" w:cs="Times New Roman"/>
          <w:sz w:val="20"/>
          <w:szCs w:val="20"/>
        </w:rPr>
        <w:t xml:space="preserve">Ich denke, dass diese Erfahrungen auch für eine Tätigkeit im Consulting wertvoll sein </w:t>
      </w:r>
      <w:r w:rsidR="006C3652">
        <w:rPr>
          <w:rFonts w:ascii="Georgia" w:hAnsi="Georgia" w:cs="Times New Roman"/>
          <w:sz w:val="20"/>
          <w:szCs w:val="20"/>
        </w:rPr>
        <w:t>werden,</w:t>
      </w:r>
      <w:r>
        <w:rPr>
          <w:rFonts w:ascii="Georgia" w:hAnsi="Georgia" w:cs="Times New Roman"/>
          <w:sz w:val="20"/>
          <w:szCs w:val="20"/>
        </w:rPr>
        <w:t xml:space="preserve"> und würde mich freuen, d</w:t>
      </w:r>
      <w:r w:rsidRPr="005242DA">
        <w:rPr>
          <w:rFonts w:ascii="Georgia" w:hAnsi="Georgia" w:cs="Times New Roman"/>
          <w:sz w:val="20"/>
          <w:szCs w:val="20"/>
        </w:rPr>
        <w:t xml:space="preserve">iese Haltung </w:t>
      </w:r>
      <w:r>
        <w:rPr>
          <w:rFonts w:ascii="Georgia" w:hAnsi="Georgia" w:cs="Times New Roman"/>
          <w:sz w:val="20"/>
          <w:szCs w:val="20"/>
        </w:rPr>
        <w:t xml:space="preserve">bei </w:t>
      </w:r>
      <w:del w:id="31" w:author="David Döbele" w:date="2023-03-14T18:44:00Z">
        <w:r w:rsidDel="00664AE3">
          <w:rPr>
            <w:rFonts w:ascii="Georgia" w:hAnsi="Georgia" w:cs="Times New Roman"/>
            <w:sz w:val="20"/>
            <w:szCs w:val="20"/>
          </w:rPr>
          <w:delText xml:space="preserve">Ihnen </w:delText>
        </w:r>
      </w:del>
      <w:ins w:id="32" w:author="David Döbele" w:date="2023-03-14T18:44:00Z">
        <w:r w:rsidR="00664AE3">
          <w:rPr>
            <w:rFonts w:ascii="Georgia" w:hAnsi="Georgia" w:cs="Times New Roman"/>
            <w:sz w:val="20"/>
            <w:szCs w:val="20"/>
          </w:rPr>
          <w:t>euch</w:t>
        </w:r>
        <w:r w:rsidR="00664AE3">
          <w:rPr>
            <w:rFonts w:ascii="Georgia" w:hAnsi="Georgia" w:cs="Times New Roman"/>
            <w:sz w:val="20"/>
            <w:szCs w:val="20"/>
          </w:rPr>
          <w:t xml:space="preserve"> </w:t>
        </w:r>
      </w:ins>
      <w:r w:rsidR="00C22C65">
        <w:rPr>
          <w:rFonts w:ascii="Georgia" w:hAnsi="Georgia" w:cs="Times New Roman"/>
          <w:sz w:val="20"/>
          <w:szCs w:val="20"/>
        </w:rPr>
        <w:t>einbringen zu können.</w:t>
      </w:r>
    </w:p>
    <w:p w14:paraId="29591119" w14:textId="7FAD3FD6" w:rsidR="0011479B" w:rsidDel="00664AE3" w:rsidRDefault="0011479B" w:rsidP="0011479B">
      <w:pPr>
        <w:jc w:val="both"/>
        <w:rPr>
          <w:del w:id="33" w:author="David Döbele" w:date="2023-03-14T18:45:00Z"/>
          <w:rFonts w:ascii="Georgia" w:hAnsi="Georgia"/>
          <w:sz w:val="20"/>
          <w:szCs w:val="20"/>
        </w:rPr>
      </w:pPr>
    </w:p>
    <w:p w14:paraId="3476F924" w14:textId="015AB5C0" w:rsidR="00664AE3" w:rsidRDefault="00664AE3" w:rsidP="0011479B">
      <w:pPr>
        <w:jc w:val="both"/>
        <w:rPr>
          <w:ins w:id="34" w:author="David Döbele" w:date="2023-03-14T18:45:00Z"/>
          <w:rFonts w:ascii="Georgia" w:hAnsi="Georgia"/>
          <w:sz w:val="20"/>
          <w:szCs w:val="20"/>
        </w:rPr>
      </w:pPr>
    </w:p>
    <w:p w14:paraId="0FFB4492" w14:textId="23186852" w:rsidR="00664AE3" w:rsidRPr="00284FE4" w:rsidRDefault="00664AE3" w:rsidP="0011479B">
      <w:pPr>
        <w:jc w:val="both"/>
        <w:rPr>
          <w:ins w:id="35" w:author="David Döbele" w:date="2023-03-14T18:45:00Z"/>
          <w:rFonts w:ascii="Georgia" w:hAnsi="Georgia"/>
          <w:sz w:val="20"/>
          <w:szCs w:val="20"/>
        </w:rPr>
      </w:pPr>
      <w:ins w:id="36" w:author="David Döbele" w:date="2023-03-14T18:46:00Z">
        <w:r>
          <w:rPr>
            <w:rFonts w:ascii="Georgia" w:hAnsi="Georgia"/>
            <w:sz w:val="20"/>
            <w:szCs w:val="20"/>
          </w:rPr>
          <w:t xml:space="preserve">Bei den Networking-Events, bei denen ich bereits Team-Mitglieder von euch kennenlernen konnte, habe ich einen enorm positiven Eindruck gewonnen und bin zuversichtlich, dass ich </w:t>
        </w:r>
      </w:ins>
      <w:ins w:id="37" w:author="David Döbele" w:date="2023-03-14T18:47:00Z">
        <w:r>
          <w:rPr>
            <w:rFonts w:ascii="Georgia" w:hAnsi="Georgia"/>
            <w:sz w:val="20"/>
            <w:szCs w:val="20"/>
          </w:rPr>
          <w:t xml:space="preserve">gut in eure Community passen werde. </w:t>
        </w:r>
      </w:ins>
      <w:ins w:id="38" w:author="David Döbele" w:date="2023-03-14T18:46:00Z">
        <w:r>
          <w:rPr>
            <w:rFonts w:ascii="Georgia" w:hAnsi="Georgia"/>
            <w:sz w:val="20"/>
            <w:szCs w:val="20"/>
          </w:rPr>
          <w:t>I</w:t>
        </w:r>
      </w:ins>
      <w:ins w:id="39" w:author="David Döbele" w:date="2023-03-14T18:45:00Z">
        <w:r>
          <w:rPr>
            <w:rFonts w:ascii="Georgia" w:hAnsi="Georgia"/>
            <w:sz w:val="20"/>
            <w:szCs w:val="20"/>
          </w:rPr>
          <w:t>ch freue mich auf den weiteren Austausch und verbleibe</w:t>
        </w:r>
      </w:ins>
    </w:p>
    <w:p w14:paraId="58F1BEBA" w14:textId="028E405F" w:rsidR="0011479B" w:rsidRPr="00284FE4" w:rsidDel="00664AE3" w:rsidRDefault="006C3652" w:rsidP="0011479B">
      <w:pPr>
        <w:jc w:val="both"/>
        <w:rPr>
          <w:del w:id="40" w:author="David Döbele" w:date="2023-03-14T18:45:00Z"/>
          <w:rFonts w:ascii="Georgia" w:hAnsi="Georgia"/>
          <w:sz w:val="20"/>
          <w:szCs w:val="20"/>
        </w:rPr>
      </w:pPr>
      <w:del w:id="41" w:author="David Döbele" w:date="2023-03-14T18:45:00Z">
        <w:r w:rsidDel="00664AE3">
          <w:rPr>
            <w:rFonts w:ascii="Georgia" w:hAnsi="Georgia"/>
            <w:sz w:val="20"/>
            <w:szCs w:val="20"/>
          </w:rPr>
          <w:delText>Icons</w:delText>
        </w:r>
        <w:r w:rsidR="0011479B" w:rsidDel="00664AE3">
          <w:rPr>
            <w:rFonts w:ascii="Georgia" w:hAnsi="Georgia"/>
            <w:sz w:val="20"/>
            <w:szCs w:val="20"/>
          </w:rPr>
          <w:delText xml:space="preserve"> </w:delText>
        </w:r>
        <w:r w:rsidR="0011479B" w:rsidRPr="00284FE4" w:rsidDel="00664AE3">
          <w:rPr>
            <w:rFonts w:ascii="Georgia" w:hAnsi="Georgia"/>
            <w:sz w:val="20"/>
            <w:szCs w:val="20"/>
          </w:rPr>
          <w:delText xml:space="preserve">scheint mir </w:delText>
        </w:r>
        <w:r w:rsidDel="00664AE3">
          <w:rPr>
            <w:rFonts w:ascii="Georgia" w:hAnsi="Georgia"/>
            <w:sz w:val="20"/>
            <w:szCs w:val="20"/>
          </w:rPr>
          <w:delText xml:space="preserve">hierfür </w:delText>
        </w:r>
        <w:r w:rsidR="0011479B" w:rsidRPr="00284FE4" w:rsidDel="00664AE3">
          <w:rPr>
            <w:rFonts w:ascii="Georgia" w:hAnsi="Georgia"/>
            <w:sz w:val="20"/>
            <w:szCs w:val="20"/>
          </w:rPr>
          <w:delText xml:space="preserve">ideal. </w:delText>
        </w:r>
        <w:r w:rsidR="001A50F4" w:rsidDel="00664AE3">
          <w:rPr>
            <w:rFonts w:ascii="Georgia" w:hAnsi="Georgia"/>
            <w:sz w:val="20"/>
            <w:szCs w:val="20"/>
          </w:rPr>
          <w:delText xml:space="preserve">Bei Ihnen hat man die Möglichkeit bereits während des Studiums an professionellen Projekten mitzuwirken und eigene Ideen einzubringen. </w:delText>
        </w:r>
        <w:r w:rsidR="00CC3AE5" w:rsidDel="00664AE3">
          <w:rPr>
            <w:rFonts w:ascii="Georgia" w:hAnsi="Georgia"/>
            <w:sz w:val="20"/>
            <w:szCs w:val="20"/>
          </w:rPr>
          <w:delText>Ich selbst</w:delText>
        </w:r>
        <w:r w:rsidR="001A50F4" w:rsidDel="00664AE3">
          <w:rPr>
            <w:rFonts w:ascii="Georgia" w:hAnsi="Georgia"/>
            <w:sz w:val="20"/>
            <w:szCs w:val="20"/>
          </w:rPr>
          <w:delText xml:space="preserve"> </w:delText>
        </w:r>
        <w:r w:rsidR="00CC3AE5" w:rsidDel="00664AE3">
          <w:rPr>
            <w:rFonts w:ascii="Georgia" w:hAnsi="Georgia"/>
            <w:sz w:val="20"/>
            <w:szCs w:val="20"/>
          </w:rPr>
          <w:delText>erachte es</w:delText>
        </w:r>
        <w:r w:rsidR="001A50F4" w:rsidDel="00664AE3">
          <w:rPr>
            <w:rFonts w:ascii="Georgia" w:hAnsi="Georgia"/>
            <w:sz w:val="20"/>
            <w:szCs w:val="20"/>
          </w:rPr>
          <w:delText xml:space="preserve"> </w:delText>
        </w:r>
        <w:r w:rsidR="00CC3AE5" w:rsidDel="00664AE3">
          <w:rPr>
            <w:rFonts w:ascii="Georgia" w:hAnsi="Georgia"/>
            <w:sz w:val="20"/>
            <w:szCs w:val="20"/>
          </w:rPr>
          <w:delText>als sehr wertvoll, die theoretischen Inhalte des Studiums in der Praxis anzuwenden und dabei im Team neues zu lernen.</w:delText>
        </w:r>
      </w:del>
    </w:p>
    <w:p w14:paraId="6A6C65BE" w14:textId="77777777" w:rsidR="0011479B" w:rsidRPr="00284FE4" w:rsidRDefault="0011479B" w:rsidP="0011479B">
      <w:pPr>
        <w:jc w:val="both"/>
        <w:rPr>
          <w:rFonts w:ascii="Georgia" w:hAnsi="Georgia"/>
          <w:sz w:val="20"/>
          <w:szCs w:val="20"/>
        </w:rPr>
      </w:pPr>
    </w:p>
    <w:p w14:paraId="5B8814F2" w14:textId="72F0B2A2" w:rsidR="0011479B" w:rsidRPr="00284FE4" w:rsidRDefault="0011479B" w:rsidP="0011479B">
      <w:pPr>
        <w:jc w:val="both"/>
        <w:rPr>
          <w:rFonts w:ascii="Georgia" w:hAnsi="Georgia"/>
          <w:sz w:val="20"/>
          <w:szCs w:val="20"/>
        </w:rPr>
      </w:pPr>
      <w:del w:id="42" w:author="David Döbele" w:date="2023-03-14T18:45:00Z">
        <w:r w:rsidRPr="00284FE4" w:rsidDel="00664AE3">
          <w:rPr>
            <w:rFonts w:ascii="Georgia" w:hAnsi="Georgia"/>
            <w:sz w:val="20"/>
            <w:szCs w:val="20"/>
          </w:rPr>
          <w:delText xml:space="preserve">Mit </w:delText>
        </w:r>
      </w:del>
      <w:ins w:id="43" w:author="David Döbele" w:date="2023-03-14T18:45:00Z">
        <w:r w:rsidR="00664AE3">
          <w:rPr>
            <w:rFonts w:ascii="Georgia" w:hAnsi="Georgia"/>
            <w:sz w:val="20"/>
            <w:szCs w:val="20"/>
          </w:rPr>
          <w:t>m</w:t>
        </w:r>
        <w:r w:rsidR="00664AE3" w:rsidRPr="00284FE4">
          <w:rPr>
            <w:rFonts w:ascii="Georgia" w:hAnsi="Georgia"/>
            <w:sz w:val="20"/>
            <w:szCs w:val="20"/>
          </w:rPr>
          <w:t xml:space="preserve">it </w:t>
        </w:r>
      </w:ins>
      <w:r w:rsidRPr="00284FE4">
        <w:rPr>
          <w:rFonts w:ascii="Georgia" w:hAnsi="Georgia"/>
          <w:sz w:val="20"/>
          <w:szCs w:val="20"/>
        </w:rPr>
        <w:t>freundlichen Grüßen</w:t>
      </w:r>
    </w:p>
    <w:p w14:paraId="61B59922" w14:textId="76397729" w:rsidR="004F705C" w:rsidRDefault="00000000">
      <w:pPr>
        <w:rPr>
          <w:rFonts w:ascii="Georgia" w:hAnsi="Georgia"/>
          <w:sz w:val="20"/>
          <w:szCs w:val="20"/>
        </w:rPr>
      </w:pPr>
    </w:p>
    <w:p w14:paraId="26D3C39C" w14:textId="25812427" w:rsidR="00CC3AE5" w:rsidRPr="00CC3AE5" w:rsidRDefault="006260E7" w:rsidP="00CC3AE5">
      <w:pPr>
        <w:rPr>
          <w:rFonts w:ascii="Georgia" w:hAnsi="Georgia"/>
          <w:sz w:val="20"/>
          <w:szCs w:val="20"/>
        </w:rPr>
      </w:pPr>
      <w:r>
        <w:rPr>
          <w:rFonts w:ascii="Georgia" w:hAnsi="Georgia"/>
          <w:noProof/>
          <w:sz w:val="20"/>
          <w:szCs w:val="20"/>
        </w:rPr>
        <mc:AlternateContent>
          <mc:Choice Requires="wpi">
            <w:drawing>
              <wp:anchor distT="0" distB="0" distL="114300" distR="114300" simplePos="0" relativeHeight="251659264" behindDoc="0" locked="0" layoutInCell="1" allowOverlap="1" wp14:anchorId="0E986979" wp14:editId="045D2FB7">
                <wp:simplePos x="0" y="0"/>
                <wp:positionH relativeFrom="column">
                  <wp:posOffset>-53341</wp:posOffset>
                </wp:positionH>
                <wp:positionV relativeFrom="paragraph">
                  <wp:posOffset>6985</wp:posOffset>
                </wp:positionV>
                <wp:extent cx="1154965" cy="343802"/>
                <wp:effectExtent l="50800" t="38100" r="26670" b="50165"/>
                <wp:wrapNone/>
                <wp:docPr id="18" name="Freihand 18"/>
                <wp:cNvGraphicFramePr/>
                <a:graphic xmlns:a="http://schemas.openxmlformats.org/drawingml/2006/main">
                  <a:graphicData uri="http://schemas.microsoft.com/office/word/2010/wordprocessingInk">
                    <w14:contentPart bwMode="auto" r:id="rId4">
                      <w14:nvContentPartPr>
                        <w14:cNvContentPartPr/>
                      </w14:nvContentPartPr>
                      <w14:xfrm>
                        <a:off x="0" y="0"/>
                        <a:ext cx="1154965" cy="343802"/>
                      </w14:xfrm>
                    </w14:contentPart>
                  </a:graphicData>
                </a:graphic>
                <wp14:sizeRelH relativeFrom="margin">
                  <wp14:pctWidth>0</wp14:pctWidth>
                </wp14:sizeRelH>
                <wp14:sizeRelV relativeFrom="margin">
                  <wp14:pctHeight>0</wp14:pctHeight>
                </wp14:sizeRelV>
              </wp:anchor>
            </w:drawing>
          </mc:Choice>
          <mc:Fallback>
            <w:pict>
              <v:shapetype w14:anchorId="3F54786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Freihand 18" o:spid="_x0000_s1026" type="#_x0000_t75" style="position:absolute;margin-left:-5.4pt;margin-top:-.65pt;width:93.35pt;height:29.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">
                <v:imagedata r:id="rId5" o:title=""/>
              </v:shape>
            </w:pict>
          </mc:Fallback>
        </mc:AlternateContent>
      </w:r>
    </w:p>
    <w:p w14:paraId="2834BF5C" w14:textId="6805119A" w:rsidR="00CC3AE5" w:rsidRPr="00CC3AE5" w:rsidRDefault="00CC3AE5" w:rsidP="00CC3AE5">
      <w:pPr>
        <w:rPr>
          <w:rFonts w:ascii="Georgia" w:hAnsi="Georgia"/>
          <w:sz w:val="20"/>
          <w:szCs w:val="20"/>
        </w:rPr>
      </w:pPr>
    </w:p>
    <w:p w14:paraId="66FF1C93" w14:textId="63F8333A" w:rsidR="00CC3AE5" w:rsidRPr="00CC3AE5" w:rsidRDefault="00CC3AE5" w:rsidP="00CC3AE5">
      <w:pPr>
        <w:rPr>
          <w:rFonts w:ascii="Georgia" w:hAnsi="Georgia"/>
          <w:sz w:val="20"/>
          <w:szCs w:val="20"/>
        </w:rPr>
      </w:pPr>
    </w:p>
    <w:p w14:paraId="43D233A1" w14:textId="72136F1E" w:rsidR="00CC3AE5" w:rsidRPr="00CC3AE5" w:rsidRDefault="00CC3AE5" w:rsidP="00CC3AE5">
      <w:pPr>
        <w:rPr>
          <w:rFonts w:ascii="Georgia" w:hAnsi="Georgia"/>
          <w:sz w:val="20"/>
          <w:szCs w:val="20"/>
        </w:rPr>
      </w:pPr>
    </w:p>
    <w:p w14:paraId="6E9AC49C" w14:textId="42759879" w:rsidR="00CC3AE5" w:rsidRPr="00CC3AE5" w:rsidRDefault="00CC3AE5" w:rsidP="00CC3AE5">
      <w:pPr>
        <w:rPr>
          <w:rFonts w:ascii="Georgia" w:hAnsi="Georgia"/>
          <w:sz w:val="20"/>
          <w:szCs w:val="20"/>
        </w:rPr>
      </w:pPr>
    </w:p>
    <w:p w14:paraId="346720EA" w14:textId="73668B5E" w:rsidR="00CC3AE5" w:rsidRPr="00CC3AE5" w:rsidRDefault="00CC3AE5" w:rsidP="00CC3AE5">
      <w:pPr>
        <w:rPr>
          <w:rFonts w:ascii="Georgia" w:hAnsi="Georgia"/>
          <w:sz w:val="20"/>
          <w:szCs w:val="20"/>
        </w:rPr>
      </w:pPr>
    </w:p>
    <w:p w14:paraId="3FFD9799" w14:textId="7EADAB8F" w:rsidR="00CC3AE5" w:rsidRDefault="00CC3AE5" w:rsidP="00CC3AE5">
      <w:pPr>
        <w:rPr>
          <w:rFonts w:ascii="Georgia" w:hAnsi="Georgia"/>
          <w:sz w:val="20"/>
          <w:szCs w:val="20"/>
        </w:rPr>
      </w:pPr>
    </w:p>
    <w:p w14:paraId="679B8B20" w14:textId="55354655" w:rsidR="00CC3AE5" w:rsidRDefault="00CC3AE5" w:rsidP="00CC3AE5">
      <w:pPr>
        <w:rPr>
          <w:rFonts w:ascii="Georgia" w:hAnsi="Georgia"/>
          <w:sz w:val="20"/>
          <w:szCs w:val="20"/>
        </w:rPr>
      </w:pPr>
    </w:p>
    <w:p w14:paraId="77D80072" w14:textId="111D05FB" w:rsidR="00CC3AE5" w:rsidRPr="00CC3AE5" w:rsidRDefault="00CC3AE5" w:rsidP="00CC3AE5">
      <w:pPr>
        <w:rPr>
          <w:rFonts w:ascii="Georgia" w:hAnsi="Georgia"/>
          <w:sz w:val="20"/>
          <w:szCs w:val="20"/>
        </w:rPr>
      </w:pPr>
    </w:p>
    <w:sectPr w:rsidR="00CC3AE5" w:rsidRPr="00CC3AE5" w:rsidSect="00F06D19">
      <w:pgSz w:w="11900" w:h="16840"/>
      <w:pgMar w:top="907" w:right="1418" w:bottom="624"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vid Döbele">
    <w15:presenceInfo w15:providerId="AD" w15:userId="S::david.doebele@pumpkincareeres.onmicrosoft.com::9046cfa8-3fc7-4052-9daa-75c97e906e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1"/>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79B"/>
    <w:rsid w:val="000C19DB"/>
    <w:rsid w:val="0011479B"/>
    <w:rsid w:val="001A50F4"/>
    <w:rsid w:val="00361FDC"/>
    <w:rsid w:val="00392887"/>
    <w:rsid w:val="003E3B28"/>
    <w:rsid w:val="006260E7"/>
    <w:rsid w:val="006531FB"/>
    <w:rsid w:val="00664AE3"/>
    <w:rsid w:val="006C3652"/>
    <w:rsid w:val="00A471B1"/>
    <w:rsid w:val="00AD5FE1"/>
    <w:rsid w:val="00C22C65"/>
    <w:rsid w:val="00CC3AE5"/>
    <w:rsid w:val="00DF72D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0C7C440D"/>
  <w15:chartTrackingRefBased/>
  <w15:docId w15:val="{48694DAE-F2DD-FF4F-8A12-E098543B3D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11479B"/>
    <w:rPr>
      <w:kern w:val="0"/>
      <w14:ligatures w14:val="non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berarbeitung">
    <w:name w:val="Revision"/>
    <w:hidden/>
    <w:uiPriority w:val="99"/>
    <w:semiHidden/>
    <w:rsid w:val="00664AE3"/>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microsoft.com/office/2011/relationships/people" Target="peop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customXml" Target="ink/ink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2-07T20:22:57.127"/>
    </inkml:context>
    <inkml:brush xml:id="br0">
      <inkml:brushProperty name="width" value="0.08571" units="cm"/>
      <inkml:brushProperty name="height" value="0.08571" units="cm"/>
    </inkml:brush>
  </inkml:definitions>
  <inkml:trace contextRef="#ctx0" brushRef="#br0">587 16 8221,'0'-3'-1375,"4"-2"3030,-3 2-595,3 0-69,-4 1-569,-4 9 1,-1 0-116,-6 7 0,0 3 78,-6 2 1,0 3-121,-5 0 1,3 2-26,-3 3 1,0-1-150,0 0 1,2-2-233,6-1 1,6-6 83,6-2 0,0-6-165,2-2 1,5-3-502,2-2 1,5-5 325,6-3 1,-1 1-197,3-4 1,-1 3 284,-1-2 0,-3 1 131,0 2 0,-6 0 227,2 3 0,-4 3 429,-5 4 1,-6 6-120,-8 4 0,-5 4 353,-12 6 1,2 2 190,-6 5 1,-1 2 765,-4 4 1,-3 2-1855,-3 6 498,1 0 1,-3 1-1,6-1-871,1-2 0,2-5 128,6-5 1,11-12-520,8-7 948,7-9 0,8-3 0,3-8 0</inkml:trace>
  <inkml:trace contextRef="#ctx0" brushRef="#br0" timeOffset="1243">705 550 12248,'-6'0'-46,"3"0"0,2 0-1333,-2 2 1160,1-1 219,-1 0 0,3-1 0,0 0 0</inkml:trace>
  <inkml:trace contextRef="#ctx0" brushRef="#br0" timeOffset="2601">1106 259 7544,'4'0'-1509,"2"0"1509,-4 0 524,-1 0 472,4 0-599,-2 0-152,-2 0 697,3 0-737,-4 2 1,0 0 172,0 1-239,0 0 0,-1 3 0,-1 0 203,-1 1 0,-4 1-46,2 3-98,-3 2 0,2 0 1,-2 3 232,-1 0-406,-1 0 1,3-1 0,0 1 99,1 0 1,1-3-229,0 0 0,-1-2-30,3-3 113,0-2-202,3-1 0,3-8-21,0 2 0,4-6-90,1-1 1,1-3 96,6-2 0,-3-2-81,4-3 0,-1-2 229,5-1 0,1 1-19,-2-2 0,3 1 203,-1 2 1,-2 1-84,1 0 1,-7 4 256,1 4 1,-3 3-34,-2 3 0,-4 1 105,0 3 0,-2 0-114,2 0 1,-2 1-55,0 1 0,-3 1-5,0 2 1,0 3-3,0 1 1,0 1 220,-3 2 0,-2 2-73,-2 2 0,-5 1 126,1 1 1,-3 0-179,3 0 0,-4-2-347,5 4 0,-1-3 107,5-2 0,3-2-168,3-4 1,1-1-85,1-5 1,7-1-477,5-4 1,6-4-118,2-5 0,3-1 314,3-5 0,-4 2 147,2-1 1,-2 1 342,-4 1 1,-2 1 688,0 5-417,-5 2 0,-9 11 205,-9 6 0,-12 8 186,-8 5 1,-7 6 647,-8 5 0,-5 5-511,-6 3 1,1 5-231,-2 0 0,1 1-958,0 0 1,4-3 62,3 0 1,7-5-156,5-6 0,8-7-1353,10-13 1851,6-5 0,6-5 0,7-7 0,5-2 0</inkml:trace>
  <inkml:trace contextRef="#ctx0" brushRef="#br0" timeOffset="3785">1660 450 8041,'-1'3'-244,"-2"-1"407,3 1 0,-6-3 245,4 2 0,1 1-22,-2-2-338,3 3 105,0-3 0,2 1-22,1 0-24,4-1 0,-3 1 26,5-2 1,1-2-219,1-2 0,-2-1 29,1-2 0,4 0-117,-4-1 0,4-1 116,-2-2 0,2-1-109,-3 0 0,0-2 95,-3 1 1,0 0-66,-3 1 1,-1 2 20,-4-1 1,-1 3 52,-6 5 1,-2 1 203,-8 4 1,-3 4 136,-3 2 0,0 6 163,0 2 0,0 3 70,4 1 1,0 2 303,5 1 0,5 0-407,7-2 1,3 0 5,5 0 1,8-2-407,10-4 1,4-6 102,5-5 0,0-4-718,6-2 1,-2-4-180,1-4 0,2-4 785,1-4 0,5-3 0,1-3 0</inkml:trace>
  <inkml:trace contextRef="#ctx0" brushRef="#br0" timeOffset="4835">2129 349 8164,'5'-2'-126,"-4"-2"252,1 3 0,-1-1 489,-1-1-213,0 2 62,0-4-111,0 4-267,0-2 149,-3 3 0,1 1-41,-4 1 1,0 3 85,-2 2 0,0 2-79,0 0 1,-1 3 264,0 0 0,2 3-46,1-1 0,0 0-109,0 2 0,2-1-201,2 2 0,1-3-199,1-2 1,1-1 291,1-2 0,2-1 23,4-3 1,1-2-725,-1-1 1,4-4 268,-1-2 1,3-3-50,1 1 0,-2-5 23,1 1 1,0-1 138,2-3 0,2 0 48,1-2 0,1 0 6,2 0 1,1-1-36,1-1 0,2-3-86,-2 2 1,1-3-67,1 2 0,-2 0 88,2-1 0,-4 1 340,1 4 1,-6 1 118,-2 1 0,0 2 141,1 0 0,1 0-237,-3 2 0,1 1 5,-5 0 0,3 2-115,-2-1 0,-1 1-2,1 0 1,-5 3-215,0 3 257,-4 0-244,1 1 1,-4 2-54,-1 2 0,-6 3 108,-4 2 1,-2 1 26,0 3 0,-6-1 11,-1 4 0,-5-1 57,1 5 1,1-3 9,-2 2 0,-1 1 145,-1 1 1,-4 2-106,1 1 0,0 3 517,0 0 0,4-4-84,4-2 0,7-2 72,8-3 0,4-6-222,7-3 0,8-4-70,10-3 0,6-2 7,7-4 0,4-3 111,7-6 1,3-3-468,4-1 1,5-2 116,7-4 0,-1 2-903,4-1 1,-3 2-32,-5 3 1,-2 3 863,-2 3 0,0 3 0,-5 1 0,0 1 0,2 3 0</inkml:trace>
</inkml:ink>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356</Words>
  <Characters>2244</Characters>
  <Application>Microsoft Office Word</Application>
  <DocSecurity>0</DocSecurity>
  <Lines>18</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Beck, Sebastian David</dc:creator>
  <cp:keywords/>
  <dc:description/>
  <cp:lastModifiedBy>David Döbele</cp:lastModifiedBy>
  <cp:revision>4</cp:revision>
  <dcterms:created xsi:type="dcterms:W3CDTF">2023-03-14T17:08:00Z</dcterms:created>
  <dcterms:modified xsi:type="dcterms:W3CDTF">2023-03-14T17:47:00Z</dcterms:modified>
</cp:coreProperties>
</file>