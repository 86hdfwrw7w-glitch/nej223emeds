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3F63" w14:textId="77777777" w:rsidR="00FB1278" w:rsidRPr="00FB1278" w:rsidRDefault="00FB1278" w:rsidP="00FB1278">
      <w:pPr>
        <w:rPr>
          <w:rFonts w:ascii="Georgia" w:hAnsi="Georgia" w:cs="Arial"/>
          <w:sz w:val="22"/>
          <w:szCs w:val="22"/>
          <w:lang w:val="en-US"/>
        </w:rPr>
      </w:pPr>
      <w:proofErr w:type="spellStart"/>
      <w:r w:rsidRPr="00FB1278">
        <w:rPr>
          <w:rFonts w:ascii="Georgia" w:hAnsi="Georgia" w:cs="Arial"/>
          <w:sz w:val="22"/>
          <w:szCs w:val="22"/>
          <w:lang w:val="en-US"/>
        </w:rPr>
        <w:t>Einseitiges</w:t>
      </w:r>
      <w:proofErr w:type="spellEnd"/>
      <w:r w:rsidRPr="00FB1278">
        <w:rPr>
          <w:rFonts w:ascii="Georgia" w:hAnsi="Georgia" w:cs="Arial"/>
          <w:sz w:val="22"/>
          <w:szCs w:val="22"/>
          <w:lang w:val="en-US"/>
        </w:rPr>
        <w:t xml:space="preserve"> Exposé </w:t>
      </w:r>
      <w:proofErr w:type="spellStart"/>
      <w:r w:rsidRPr="00FB1278">
        <w:rPr>
          <w:rFonts w:ascii="Georgia" w:hAnsi="Georgia" w:cs="Arial"/>
          <w:sz w:val="22"/>
          <w:szCs w:val="22"/>
          <w:lang w:val="en-US"/>
        </w:rPr>
        <w:t>zum</w:t>
      </w:r>
      <w:proofErr w:type="spellEnd"/>
      <w:r w:rsidRPr="00FB1278">
        <w:rPr>
          <w:rFonts w:ascii="Georgia" w:hAnsi="Georgia" w:cs="Arial"/>
          <w:sz w:val="22"/>
          <w:szCs w:val="22"/>
          <w:lang w:val="en-US"/>
        </w:rPr>
        <w:t xml:space="preserve"> </w:t>
      </w:r>
      <w:proofErr w:type="spellStart"/>
      <w:r w:rsidRPr="00FB1278">
        <w:rPr>
          <w:rFonts w:ascii="Georgia" w:hAnsi="Georgia" w:cs="Arial"/>
          <w:sz w:val="22"/>
          <w:szCs w:val="22"/>
          <w:lang w:val="en-US"/>
        </w:rPr>
        <w:t>Berufsziel</w:t>
      </w:r>
      <w:proofErr w:type="spellEnd"/>
    </w:p>
    <w:p w14:paraId="76F47355" w14:textId="77777777" w:rsidR="00FB1278" w:rsidRDefault="00FB1278" w:rsidP="00FB1278">
      <w:pPr>
        <w:rPr>
          <w:rFonts w:ascii="Georgia" w:hAnsi="Georgia" w:cs="Arial"/>
          <w:sz w:val="22"/>
          <w:szCs w:val="22"/>
        </w:rPr>
      </w:pPr>
      <w:r>
        <w:rPr>
          <w:rFonts w:ascii="Georgia" w:hAnsi="Georgia" w:cs="Arial"/>
          <w:sz w:val="22"/>
          <w:szCs w:val="22"/>
          <w:lang w:val="en-US"/>
        </w:rPr>
        <w:t xml:space="preserve">„Your mind is like a bank. What you deposit is what you can </w:t>
      </w:r>
      <w:proofErr w:type="gramStart"/>
      <w:r>
        <w:rPr>
          <w:rFonts w:ascii="Georgia" w:hAnsi="Georgia" w:cs="Arial"/>
          <w:sz w:val="22"/>
          <w:szCs w:val="22"/>
          <w:lang w:val="en-US"/>
        </w:rPr>
        <w:t>withdraw“</w:t>
      </w:r>
      <w:proofErr w:type="gramEnd"/>
      <w:r>
        <w:rPr>
          <w:rFonts w:ascii="Georgia" w:hAnsi="Georgia" w:cs="Arial"/>
          <w:sz w:val="22"/>
          <w:szCs w:val="22"/>
          <w:lang w:val="en-US"/>
        </w:rPr>
        <w:t xml:space="preserve">. </w:t>
      </w:r>
      <w:r>
        <w:rPr>
          <w:rFonts w:ascii="Georgia" w:hAnsi="Georgia" w:cs="Arial"/>
          <w:sz w:val="22"/>
          <w:szCs w:val="22"/>
        </w:rPr>
        <w:t xml:space="preserve">Dieses Zitat Warren Buffetts verdeutlicht meine Überzeugung, dass lebenslanges Lernen und damit verbundenes Wissen essenziell </w:t>
      </w:r>
      <w:proofErr w:type="gramStart"/>
      <w:r>
        <w:rPr>
          <w:rFonts w:ascii="Georgia" w:hAnsi="Georgia" w:cs="Arial"/>
          <w:sz w:val="22"/>
          <w:szCs w:val="22"/>
        </w:rPr>
        <w:t>ist</w:t>
      </w:r>
      <w:proofErr w:type="gramEnd"/>
      <w:r>
        <w:rPr>
          <w:rFonts w:ascii="Georgia" w:hAnsi="Georgia" w:cs="Arial"/>
          <w:sz w:val="22"/>
          <w:szCs w:val="22"/>
        </w:rPr>
        <w:t>, um erfolgreich zu sein. Speziell im Beruf sollte man dabei von einer hohen Lernkurve in kurzer Zeit profitieren. In Erinnerung an den Wirtschaftsunterricht in der Schule, der mir ausgezeichnet gefiel, machte ich mir schon sehr früh Gedanken darüber, eines Tages in der Finanzbranche zu arbeiten und mit sehr ehrgeizigen Menschen zusammenzuarbeiten, die allesamt eine Veränderung bewirken wollen. Diese Vorstellung imponierte mir über die Jahre immer mehr, weshalb ich nun sicher sagen kann, dass ich diesen Weg gehen möchte.</w:t>
      </w:r>
    </w:p>
    <w:p w14:paraId="1AF970D4" w14:textId="6FEC8F87" w:rsidR="00FB1278" w:rsidRDefault="00FB1278" w:rsidP="00FB1278">
      <w:pPr>
        <w:rPr>
          <w:rFonts w:ascii="Georgia" w:hAnsi="Georgia" w:cs="Arial"/>
          <w:sz w:val="22"/>
          <w:szCs w:val="22"/>
        </w:rPr>
      </w:pPr>
      <w:r>
        <w:rPr>
          <w:rFonts w:ascii="Georgia" w:hAnsi="Georgia" w:cs="Arial"/>
          <w:sz w:val="22"/>
          <w:szCs w:val="22"/>
        </w:rPr>
        <w:t xml:space="preserve">Mittels eigener Recherche, Lektüren, aber auch direkten Gesprächen mit Personen im Finanzsektor bin ich auf eine der ambitioniertesten und durchaus auch anspruchsvollsten Berufe aufmerksam geworden, die die Corporate Finance Branche bietet: das Investment-Banking bei großen </w:t>
      </w:r>
      <w:proofErr w:type="spellStart"/>
      <w:r>
        <w:rPr>
          <w:rFonts w:ascii="Georgia" w:hAnsi="Georgia" w:cs="Arial"/>
          <w:sz w:val="22"/>
          <w:szCs w:val="22"/>
        </w:rPr>
        <w:t>Bulge</w:t>
      </w:r>
      <w:proofErr w:type="spellEnd"/>
      <w:r>
        <w:rPr>
          <w:rFonts w:ascii="Georgia" w:hAnsi="Georgia" w:cs="Arial"/>
          <w:sz w:val="22"/>
          <w:szCs w:val="22"/>
        </w:rPr>
        <w:t xml:space="preserve"> Bracket Banken. Durch diese gehen Jahr für Jahr Milliardendeals über die Bühne, weshalb diese Banken einen enormen Reiz auf mich ausüben, da man bereits nach dem Studium in einer großen Bank einsteigen kann und dabei enorm wichtige Aufgaben übernimmt. Vor allem die Arbeit mit „IPOs“, sogenannten Initial Public </w:t>
      </w:r>
      <w:proofErr w:type="spellStart"/>
      <w:r>
        <w:rPr>
          <w:rFonts w:ascii="Georgia" w:hAnsi="Georgia" w:cs="Arial"/>
          <w:sz w:val="22"/>
          <w:szCs w:val="22"/>
        </w:rPr>
        <w:t>Offerings</w:t>
      </w:r>
      <w:proofErr w:type="spellEnd"/>
      <w:r>
        <w:rPr>
          <w:rFonts w:ascii="Georgia" w:hAnsi="Georgia" w:cs="Arial"/>
          <w:sz w:val="22"/>
          <w:szCs w:val="22"/>
        </w:rPr>
        <w:t xml:space="preserve">, zu Deutsch Erstemissionen, haben dabei mein Interesse erweckt, da man bei einer solchen Transaktion die Käufer, als auch die Verkäuferseite beraten kann. Durch den hohen Arbeitsaufwand arbeiten in diesem Bereich </w:t>
      </w:r>
      <w:del w:id="0" w:author="David Döbele" w:date="2024-06-30T09:25:00Z">
        <w:r w:rsidDel="00EB56ED">
          <w:rPr>
            <w:rFonts w:ascii="Georgia" w:hAnsi="Georgia" w:cs="Arial"/>
            <w:sz w:val="22"/>
            <w:szCs w:val="22"/>
          </w:rPr>
          <w:delText>nur die ambitioniertesten</w:delText>
        </w:r>
      </w:del>
      <w:ins w:id="1" w:author="David Döbele" w:date="2024-06-30T09:25:00Z">
        <w:r w:rsidR="00EB56ED">
          <w:rPr>
            <w:rFonts w:ascii="Georgia" w:hAnsi="Georgia" w:cs="Arial"/>
            <w:sz w:val="22"/>
            <w:szCs w:val="22"/>
          </w:rPr>
          <w:t>ausschließlich extrem ambitionierte</w:t>
        </w:r>
      </w:ins>
      <w:r>
        <w:rPr>
          <w:rFonts w:ascii="Georgia" w:hAnsi="Georgia" w:cs="Arial"/>
          <w:sz w:val="22"/>
          <w:szCs w:val="22"/>
        </w:rPr>
        <w:t xml:space="preserve"> Personen</w:t>
      </w:r>
      <w:del w:id="2" w:author="David Döbele" w:date="2024-06-30T09:25:00Z">
        <w:r w:rsidDel="00EB56ED">
          <w:rPr>
            <w:rFonts w:ascii="Georgia" w:hAnsi="Georgia" w:cs="Arial"/>
            <w:sz w:val="22"/>
            <w:szCs w:val="22"/>
          </w:rPr>
          <w:delText xml:space="preserve"> unserer Gesellschaft</w:delText>
        </w:r>
      </w:del>
      <w:r>
        <w:rPr>
          <w:rFonts w:ascii="Georgia" w:hAnsi="Georgia" w:cs="Arial"/>
          <w:sz w:val="22"/>
          <w:szCs w:val="22"/>
        </w:rPr>
        <w:t xml:space="preserve">, wodurch man </w:t>
      </w:r>
      <w:del w:id="3" w:author="David Döbele" w:date="2024-06-30T09:25:00Z">
        <w:r w:rsidDel="00EB56ED">
          <w:rPr>
            <w:rFonts w:ascii="Georgia" w:hAnsi="Georgia" w:cs="Arial"/>
            <w:sz w:val="22"/>
            <w:szCs w:val="22"/>
          </w:rPr>
          <w:delText xml:space="preserve">extrem </w:delText>
        </w:r>
      </w:del>
      <w:ins w:id="4" w:author="David Döbele" w:date="2024-06-30T09:25:00Z">
        <w:r w:rsidR="00EB56ED">
          <w:rPr>
            <w:rFonts w:ascii="Georgia" w:hAnsi="Georgia" w:cs="Arial"/>
            <w:sz w:val="22"/>
            <w:szCs w:val="22"/>
          </w:rPr>
          <w:t>sehr</w:t>
        </w:r>
        <w:r w:rsidR="00EB56ED">
          <w:rPr>
            <w:rFonts w:ascii="Georgia" w:hAnsi="Georgia" w:cs="Arial"/>
            <w:sz w:val="22"/>
            <w:szCs w:val="22"/>
          </w:rPr>
          <w:t xml:space="preserve"> </w:t>
        </w:r>
      </w:ins>
      <w:r>
        <w:rPr>
          <w:rFonts w:ascii="Georgia" w:hAnsi="Georgia" w:cs="Arial"/>
          <w:sz w:val="22"/>
          <w:szCs w:val="22"/>
        </w:rPr>
        <w:t xml:space="preserve">wertvolle Kontakte knüpfen kann. Um meine Leidenschaft zum Beruf zu machen, verbesserte ich bereits meinen Abiturschnitt von 2,1 im 3. Semester auf bis zu 1,5 im Abitur. Besonders Mathematik ist essenziell im Investment-Banking, weshalb ich als einer der Besten in diesem Fach mein Abitur absolvierte. Dadurch konnte mir schließlich auch die Zusage für die Otto Beisheim School </w:t>
      </w:r>
      <w:proofErr w:type="spellStart"/>
      <w:r>
        <w:rPr>
          <w:rFonts w:ascii="Georgia" w:hAnsi="Georgia" w:cs="Arial"/>
          <w:sz w:val="22"/>
          <w:szCs w:val="22"/>
        </w:rPr>
        <w:t>of</w:t>
      </w:r>
      <w:proofErr w:type="spellEnd"/>
      <w:r>
        <w:rPr>
          <w:rFonts w:ascii="Georgia" w:hAnsi="Georgia" w:cs="Arial"/>
          <w:sz w:val="22"/>
          <w:szCs w:val="22"/>
        </w:rPr>
        <w:t xml:space="preserve"> Management sichern, die meinen Weg weiter gezielt fördern kann. </w:t>
      </w:r>
    </w:p>
    <w:p w14:paraId="6E6A2C89" w14:textId="77777777" w:rsidR="00FB1278" w:rsidRDefault="00FB1278" w:rsidP="00FB1278">
      <w:pPr>
        <w:rPr>
          <w:rFonts w:ascii="Georgia" w:hAnsi="Georgia" w:cs="Arial"/>
          <w:sz w:val="22"/>
          <w:szCs w:val="22"/>
        </w:rPr>
      </w:pPr>
      <w:r>
        <w:rPr>
          <w:rFonts w:ascii="Georgia" w:hAnsi="Georgia" w:cs="Arial"/>
          <w:sz w:val="22"/>
          <w:szCs w:val="22"/>
        </w:rPr>
        <w:t xml:space="preserve">Die WHU ist in diesem Zuge sehr bekannt für ihre zahlreichen Unicorn-Startups und ihre Vereinigung der besten und größten Unternehmerpersönlichkeiten Deutschlands. Nach mehreren Jahren im Investment-Banking habe ich somit schließlich die ideale Grundlage, um selbst eine eigene Gründung anzustreben. Dies ist langfristig mein absolutes Berufsziel. Dieser Wunsch manifestierte sich bereits im Alter von 14 Jahren, als ich Bücher wie „Denke nach und werde reich“ von Napoleon Hill las und absolut fasziniert war, welche Faktoren bei einer erfolgreichen Gründung zusammenkommen. Wie der Erfolgsautor Stefan </w:t>
      </w:r>
      <w:proofErr w:type="spellStart"/>
      <w:r>
        <w:rPr>
          <w:rFonts w:ascii="Georgia" w:hAnsi="Georgia" w:cs="Arial"/>
          <w:sz w:val="22"/>
          <w:szCs w:val="22"/>
        </w:rPr>
        <w:t>Merath</w:t>
      </w:r>
      <w:proofErr w:type="spellEnd"/>
      <w:r>
        <w:rPr>
          <w:rFonts w:ascii="Georgia" w:hAnsi="Georgia" w:cs="Arial"/>
          <w:sz w:val="22"/>
          <w:szCs w:val="22"/>
        </w:rPr>
        <w:t xml:space="preserve"> in seinem Buch „Der erfolgreiche Unternehmer“ schreibt, wächst und fällt das Unternehmen mit dem Unternehmer und seiner Persönlichkeit. Dadurch ist man gezwungen, sich enorm weiterzuentwickeln und sich selbst zu verwirklichen. Ebenso ist man nicht mehr von seinem Arbeitgeber abhängig und ist somit vollkommen auf sich allein gestellt. Dieser Weg ist von zahlreichen Hürden und auch Schwierigkeiten geprägt, wobei man, wenn man diese überwindet, sich enorm weiterentwickelt. </w:t>
      </w:r>
    </w:p>
    <w:p w14:paraId="2940CF59" w14:textId="7FFA5D5C" w:rsidR="00380DBF" w:rsidRPr="00380DBF" w:rsidRDefault="00FB1278">
      <w:pPr>
        <w:rPr>
          <w:rFonts w:ascii="Georgia" w:hAnsi="Georgia" w:cs="Arial"/>
          <w:sz w:val="22"/>
          <w:szCs w:val="22"/>
        </w:rPr>
      </w:pPr>
      <w:r>
        <w:rPr>
          <w:rFonts w:ascii="Georgia" w:hAnsi="Georgia" w:cs="Arial"/>
          <w:sz w:val="22"/>
          <w:szCs w:val="22"/>
        </w:rPr>
        <w:t>Neben meiner Karriere im Finanzsektor kann ich mir auch sehr gut vorstellen, eines Tages in die Politik zu gehen. Als ich an meinem Abiball die Eröffnungsrede hielt, bekam ich mitunter den größten Applaus des Abends und viele namhafte Vertreter der Presse und der Politik wiesen mich darauf hin, dass ich aufgrund meiner rhetorischen Fähigkeiten eine Bereicherung für die Politik wäre. Bereits jetzt engagiere ich mich bei der Jungen Union, weshalb ich diesen Weg für mich auf jeden Fall in Erwägung ziehe. Mit den benötigten Kontakten im Hintergrund sehe ich dabei für mich gute Chancen, womöglich sogar eine sehr hohe Position anzustreben.</w:t>
      </w:r>
    </w:p>
    <w:sectPr w:rsidR="00380DBF" w:rsidRPr="00380D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AE"/>
    <w:rsid w:val="00101838"/>
    <w:rsid w:val="00196216"/>
    <w:rsid w:val="00380DBF"/>
    <w:rsid w:val="003972AE"/>
    <w:rsid w:val="007B5E47"/>
    <w:rsid w:val="009036B9"/>
    <w:rsid w:val="00912D65"/>
    <w:rsid w:val="00A20912"/>
    <w:rsid w:val="00B546FA"/>
    <w:rsid w:val="00B8471A"/>
    <w:rsid w:val="00C42B9F"/>
    <w:rsid w:val="00CF53D6"/>
    <w:rsid w:val="00CF5EEF"/>
    <w:rsid w:val="00DE5800"/>
    <w:rsid w:val="00EB56ED"/>
    <w:rsid w:val="00EF11CB"/>
    <w:rsid w:val="00FB12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2720433"/>
  <w15:chartTrackingRefBased/>
  <w15:docId w15:val="{22009A1B-8ACE-4745-837F-675D3221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1278"/>
    <w:pPr>
      <w:spacing w:line="276" w:lineRule="auto"/>
    </w:pPr>
  </w:style>
  <w:style w:type="paragraph" w:styleId="berschrift1">
    <w:name w:val="heading 1"/>
    <w:basedOn w:val="Standard"/>
    <w:next w:val="Standard"/>
    <w:link w:val="berschrift1Zchn"/>
    <w:uiPriority w:val="9"/>
    <w:qFormat/>
    <w:rsid w:val="003972A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72A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72AE"/>
    <w:pPr>
      <w:keepNext/>
      <w:keepLines/>
      <w:spacing w:before="160" w:after="80" w:line="278" w:lineRule="auto"/>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72AE"/>
    <w:pPr>
      <w:keepNext/>
      <w:keepLines/>
      <w:spacing w:before="80" w:after="40" w:line="278" w:lineRule="auto"/>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72AE"/>
    <w:pPr>
      <w:keepNext/>
      <w:keepLines/>
      <w:spacing w:before="80" w:after="40" w:line="278" w:lineRule="auto"/>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72AE"/>
    <w:pPr>
      <w:keepNext/>
      <w:keepLines/>
      <w:spacing w:before="40" w:after="0" w:line="278" w:lineRule="auto"/>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72AE"/>
    <w:pPr>
      <w:keepNext/>
      <w:keepLines/>
      <w:spacing w:before="40" w:after="0" w:line="278" w:lineRule="auto"/>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72AE"/>
    <w:pPr>
      <w:keepNext/>
      <w:keepLines/>
      <w:spacing w:after="0" w:line="278" w:lineRule="auto"/>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72AE"/>
    <w:pPr>
      <w:keepNext/>
      <w:keepLines/>
      <w:spacing w:after="0" w:line="278"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72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72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72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72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72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72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72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72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72AE"/>
    <w:rPr>
      <w:rFonts w:eastAsiaTheme="majorEastAsia" w:cstheme="majorBidi"/>
      <w:color w:val="272727" w:themeColor="text1" w:themeTint="D8"/>
    </w:rPr>
  </w:style>
  <w:style w:type="paragraph" w:styleId="Titel">
    <w:name w:val="Title"/>
    <w:basedOn w:val="Standard"/>
    <w:next w:val="Standard"/>
    <w:link w:val="TitelZchn"/>
    <w:uiPriority w:val="10"/>
    <w:qFormat/>
    <w:rsid w:val="00397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72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72AE"/>
    <w:pPr>
      <w:numPr>
        <w:ilvl w:val="1"/>
      </w:numPr>
      <w:spacing w:line="278"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72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72AE"/>
    <w:pPr>
      <w:spacing w:before="160" w:line="278" w:lineRule="auto"/>
      <w:jc w:val="center"/>
    </w:pPr>
    <w:rPr>
      <w:i/>
      <w:iCs/>
      <w:color w:val="404040" w:themeColor="text1" w:themeTint="BF"/>
    </w:rPr>
  </w:style>
  <w:style w:type="character" w:customStyle="1" w:styleId="ZitatZchn">
    <w:name w:val="Zitat Zchn"/>
    <w:basedOn w:val="Absatz-Standardschriftart"/>
    <w:link w:val="Zitat"/>
    <w:uiPriority w:val="29"/>
    <w:rsid w:val="003972AE"/>
    <w:rPr>
      <w:i/>
      <w:iCs/>
      <w:color w:val="404040" w:themeColor="text1" w:themeTint="BF"/>
    </w:rPr>
  </w:style>
  <w:style w:type="paragraph" w:styleId="Listenabsatz">
    <w:name w:val="List Paragraph"/>
    <w:basedOn w:val="Standard"/>
    <w:uiPriority w:val="34"/>
    <w:qFormat/>
    <w:rsid w:val="003972AE"/>
    <w:pPr>
      <w:spacing w:line="278" w:lineRule="auto"/>
      <w:ind w:left="720"/>
      <w:contextualSpacing/>
    </w:pPr>
  </w:style>
  <w:style w:type="character" w:styleId="IntensiveHervorhebung">
    <w:name w:val="Intense Emphasis"/>
    <w:basedOn w:val="Absatz-Standardschriftart"/>
    <w:uiPriority w:val="21"/>
    <w:qFormat/>
    <w:rsid w:val="003972AE"/>
    <w:rPr>
      <w:i/>
      <w:iCs/>
      <w:color w:val="0F4761" w:themeColor="accent1" w:themeShade="BF"/>
    </w:rPr>
  </w:style>
  <w:style w:type="paragraph" w:styleId="IntensivesZitat">
    <w:name w:val="Intense Quote"/>
    <w:basedOn w:val="Standard"/>
    <w:next w:val="Standard"/>
    <w:link w:val="IntensivesZitatZchn"/>
    <w:uiPriority w:val="30"/>
    <w:qFormat/>
    <w:rsid w:val="003972A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72AE"/>
    <w:rPr>
      <w:i/>
      <w:iCs/>
      <w:color w:val="0F4761" w:themeColor="accent1" w:themeShade="BF"/>
    </w:rPr>
  </w:style>
  <w:style w:type="character" w:styleId="IntensiverVerweis">
    <w:name w:val="Intense Reference"/>
    <w:basedOn w:val="Absatz-Standardschriftart"/>
    <w:uiPriority w:val="32"/>
    <w:qFormat/>
    <w:rsid w:val="003972AE"/>
    <w:rPr>
      <w:b/>
      <w:bCs/>
      <w:smallCaps/>
      <w:color w:val="0F4761" w:themeColor="accent1" w:themeShade="BF"/>
      <w:spacing w:val="5"/>
    </w:rPr>
  </w:style>
  <w:style w:type="paragraph" w:styleId="berarbeitung">
    <w:name w:val="Revision"/>
    <w:hidden/>
    <w:uiPriority w:val="99"/>
    <w:semiHidden/>
    <w:rsid w:val="00EB56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72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Words>
  <Characters>3339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Hausberger</dc:creator>
  <cp:keywords/>
  <dc:description/>
  <cp:lastModifiedBy>David Döbele</cp:lastModifiedBy>
  <cp:revision>3</cp:revision>
  <dcterms:created xsi:type="dcterms:W3CDTF">2024-06-29T13:50:00Z</dcterms:created>
  <dcterms:modified xsi:type="dcterms:W3CDTF">2024-06-30T07:25:00Z</dcterms:modified>
</cp:coreProperties>
</file>