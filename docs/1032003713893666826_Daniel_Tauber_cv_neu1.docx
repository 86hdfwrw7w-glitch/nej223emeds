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0"/>
        <w:gridCol w:w="5654"/>
        <w:gridCol w:w="14"/>
        <w:gridCol w:w="1294"/>
        <w:gridCol w:w="21"/>
        <w:tblGridChange w:id="0">
          <w:tblGrid>
            <w:gridCol w:w="2120"/>
            <w:gridCol w:w="5654"/>
            <w:gridCol w:w="14"/>
            <w:gridCol w:w="1294"/>
            <w:gridCol w:w="21"/>
          </w:tblGrid>
        </w:tblGridChange>
      </w:tblGrid>
      <w:tr w:rsidR="002508C2" w14:paraId="5DF08F91" w14:textId="77777777" w:rsidTr="001F278B">
        <w:trPr>
          <w:gridAfter w:val="1"/>
          <w:wAfter w:w="21" w:type="dxa"/>
          <w:trHeight w:val="850"/>
        </w:trPr>
        <w:tc>
          <w:tcPr>
            <w:tcW w:w="9082" w:type="dxa"/>
            <w:gridSpan w:val="4"/>
          </w:tcPr>
          <w:p w14:paraId="722A5AF6" w14:textId="3A8F39DB" w:rsidR="002508C2" w:rsidRPr="00BF0DF6" w:rsidRDefault="55A67CF0" w:rsidP="00091C49">
            <w:pPr>
              <w:rPr>
                <w:rFonts w:ascii="Georgia" w:hAnsi="Georgia"/>
                <w:sz w:val="56"/>
                <w:szCs w:val="56"/>
              </w:rPr>
            </w:pPr>
            <w:r w:rsidRPr="00BF0DF6">
              <w:rPr>
                <w:rFonts w:ascii="Georgia" w:hAnsi="Georgia"/>
                <w:sz w:val="56"/>
                <w:szCs w:val="56"/>
              </w:rPr>
              <w:t>Da</w:t>
            </w:r>
            <w:r w:rsidR="00D14811">
              <w:rPr>
                <w:rFonts w:ascii="Georgia" w:hAnsi="Georgia"/>
                <w:sz w:val="56"/>
                <w:szCs w:val="56"/>
              </w:rPr>
              <w:t>niel</w:t>
            </w:r>
            <w:r w:rsidRPr="00BF0DF6">
              <w:rPr>
                <w:rFonts w:ascii="Georgia" w:hAnsi="Georgia"/>
                <w:sz w:val="56"/>
                <w:szCs w:val="56"/>
              </w:rPr>
              <w:t xml:space="preserve"> Tauber</w:t>
            </w:r>
          </w:p>
        </w:tc>
      </w:tr>
      <w:tr w:rsidR="00814F18" w14:paraId="29A4F061" w14:textId="77777777" w:rsidTr="00CA6B88">
        <w:trPr>
          <w:trHeight w:val="283"/>
        </w:trPr>
        <w:tc>
          <w:tcPr>
            <w:tcW w:w="9082" w:type="dxa"/>
            <w:gridSpan w:val="4"/>
            <w:tcBorders>
              <w:bottom w:val="single" w:sz="4" w:space="0" w:color="auto"/>
            </w:tcBorders>
            <w:vAlign w:val="bottom"/>
          </w:tcPr>
          <w:p w14:paraId="1576CCFF" w14:textId="77777777" w:rsidR="00814F18" w:rsidRPr="00765AFB" w:rsidRDefault="00814F18" w:rsidP="00091C49">
            <w:pPr>
              <w:rPr>
                <w:rFonts w:ascii="Georgia" w:hAnsi="Georgia"/>
                <w:b/>
                <w:smallCaps/>
                <w:sz w:val="24"/>
                <w:szCs w:val="24"/>
              </w:rPr>
            </w:pPr>
            <w:r w:rsidRPr="00765AFB">
              <w:rPr>
                <w:rFonts w:ascii="Georgia" w:hAnsi="Georgia"/>
                <w:b/>
                <w:smallCaps/>
                <w:sz w:val="24"/>
                <w:szCs w:val="24"/>
              </w:rPr>
              <w:t>Persönliche Informationen</w:t>
            </w:r>
          </w:p>
        </w:tc>
        <w:tc>
          <w:tcPr>
            <w:tcW w:w="21" w:type="dxa"/>
            <w:vAlign w:val="bottom"/>
          </w:tcPr>
          <w:p w14:paraId="70C0A5C8" w14:textId="55255D3D" w:rsidR="00814F18" w:rsidRPr="002508C2" w:rsidRDefault="00814F18" w:rsidP="00091C49">
            <w:pPr>
              <w:rPr>
                <w:rFonts w:ascii="Georgia" w:hAnsi="Georgia"/>
                <w:b/>
                <w:smallCaps/>
              </w:rPr>
            </w:pPr>
          </w:p>
        </w:tc>
      </w:tr>
      <w:tr w:rsidR="00C018E4" w14:paraId="7E507145" w14:textId="77777777" w:rsidTr="00DB29D4">
        <w:trPr>
          <w:gridAfter w:val="1"/>
          <w:wAfter w:w="21" w:type="dxa"/>
          <w:trHeight w:val="454"/>
        </w:trPr>
        <w:tc>
          <w:tcPr>
            <w:tcW w:w="2120" w:type="dxa"/>
            <w:vAlign w:val="bottom"/>
          </w:tcPr>
          <w:p w14:paraId="37A6837E" w14:textId="0E17F37F" w:rsidR="00CF2F29" w:rsidRPr="00BF0DF6" w:rsidRDefault="007966F0" w:rsidP="00091C49">
            <w:pPr>
              <w:rPr>
                <w:rFonts w:ascii="Georgia" w:hAnsi="Georgia"/>
                <w:sz w:val="18"/>
                <w:szCs w:val="18"/>
              </w:rPr>
            </w:pPr>
            <w:r w:rsidRPr="00BF0DF6">
              <w:rPr>
                <w:rFonts w:ascii="Georgia" w:hAnsi="Georgia"/>
                <w:sz w:val="18"/>
                <w:szCs w:val="18"/>
              </w:rPr>
              <w:t>Adresse:</w:t>
            </w:r>
            <w:r w:rsidR="00CF2F29" w:rsidRPr="00BF0DF6">
              <w:rPr>
                <w:rFonts w:ascii="Georgia" w:hAnsi="Georgia"/>
                <w:sz w:val="18"/>
                <w:szCs w:val="18"/>
              </w:rPr>
              <w:br/>
            </w:r>
          </w:p>
        </w:tc>
        <w:tc>
          <w:tcPr>
            <w:tcW w:w="5654" w:type="dxa"/>
            <w:vAlign w:val="bottom"/>
          </w:tcPr>
          <w:p w14:paraId="24F11791" w14:textId="5C791E39" w:rsidR="00EB5816" w:rsidRPr="00BF0DF6" w:rsidRDefault="55A67CF0" w:rsidP="00091C49">
            <w:pPr>
              <w:widowControl w:val="0"/>
              <w:autoSpaceDE w:val="0"/>
              <w:autoSpaceDN w:val="0"/>
              <w:adjustRightInd w:val="0"/>
              <w:rPr>
                <w:rFonts w:ascii="Georgia" w:hAnsi="Georgia" w:cs="Georgia"/>
                <w:color w:val="000000"/>
                <w:sz w:val="18"/>
                <w:szCs w:val="18"/>
              </w:rPr>
            </w:pPr>
            <w:r w:rsidRPr="00BF0DF6">
              <w:rPr>
                <w:rFonts w:ascii="Georgia" w:hAnsi="Georgia" w:cs="Georgia"/>
                <w:color w:val="000000" w:themeColor="text1"/>
                <w:sz w:val="18"/>
                <w:szCs w:val="18"/>
              </w:rPr>
              <w:t>Geißkopfstraße 1c,</w:t>
            </w:r>
          </w:p>
          <w:p w14:paraId="08E9C253" w14:textId="4F51F9D5" w:rsidR="007966F0" w:rsidRPr="00BF0DF6" w:rsidRDefault="55A67CF0" w:rsidP="00091C49">
            <w:pPr>
              <w:rPr>
                <w:rFonts w:ascii="Georgia" w:hAnsi="Georgia" w:cs="Georgia"/>
                <w:color w:val="000000" w:themeColor="text1"/>
                <w:sz w:val="18"/>
                <w:szCs w:val="18"/>
              </w:rPr>
            </w:pPr>
            <w:r w:rsidRPr="00BF0DF6">
              <w:rPr>
                <w:rFonts w:ascii="Georgia" w:hAnsi="Georgia" w:cs="Georgia"/>
                <w:color w:val="000000" w:themeColor="text1"/>
                <w:sz w:val="18"/>
                <w:szCs w:val="18"/>
              </w:rPr>
              <w:t>94469 Deggendorf</w:t>
            </w:r>
          </w:p>
        </w:tc>
        <w:tc>
          <w:tcPr>
            <w:tcW w:w="1308" w:type="dxa"/>
            <w:gridSpan w:val="2"/>
          </w:tcPr>
          <w:p w14:paraId="0AD090D2" w14:textId="234DDDAA" w:rsidR="007966F0" w:rsidRPr="002508C2" w:rsidRDefault="007966F0" w:rsidP="00091C49">
            <w:pPr>
              <w:rPr>
                <w:rFonts w:ascii="Georgia" w:hAnsi="Georgia"/>
              </w:rPr>
            </w:pPr>
          </w:p>
        </w:tc>
      </w:tr>
      <w:tr w:rsidR="00C018E4" w14:paraId="18EF21B5" w14:textId="77777777" w:rsidTr="00DB29D4">
        <w:trPr>
          <w:gridAfter w:val="1"/>
          <w:wAfter w:w="21" w:type="dxa"/>
          <w:trHeight w:val="340"/>
        </w:trPr>
        <w:tc>
          <w:tcPr>
            <w:tcW w:w="2120" w:type="dxa"/>
            <w:vAlign w:val="bottom"/>
          </w:tcPr>
          <w:p w14:paraId="6F1671FA" w14:textId="77777777" w:rsidR="007966F0" w:rsidRPr="00BF0DF6" w:rsidRDefault="007966F0" w:rsidP="00091C49">
            <w:pPr>
              <w:rPr>
                <w:rFonts w:ascii="Georgia" w:hAnsi="Georgia"/>
                <w:sz w:val="18"/>
                <w:szCs w:val="18"/>
              </w:rPr>
            </w:pPr>
            <w:r w:rsidRPr="00BF0DF6">
              <w:rPr>
                <w:rFonts w:ascii="Georgia" w:hAnsi="Georgia"/>
                <w:sz w:val="18"/>
                <w:szCs w:val="18"/>
              </w:rPr>
              <w:t>E-Mail:</w:t>
            </w:r>
          </w:p>
        </w:tc>
        <w:tc>
          <w:tcPr>
            <w:tcW w:w="5654" w:type="dxa"/>
            <w:vAlign w:val="bottom"/>
          </w:tcPr>
          <w:p w14:paraId="4B1F8539" w14:textId="7B2E7125" w:rsidR="007966F0" w:rsidRPr="00BF0DF6" w:rsidRDefault="55A67CF0" w:rsidP="00091C49">
            <w:pPr>
              <w:rPr>
                <w:rFonts w:ascii="Georgia" w:hAnsi="Georgia" w:cs="Georgia"/>
                <w:color w:val="000000" w:themeColor="text1"/>
                <w:sz w:val="18"/>
                <w:szCs w:val="18"/>
              </w:rPr>
            </w:pPr>
            <w:r w:rsidRPr="00BF0DF6">
              <w:rPr>
                <w:rFonts w:ascii="Georgia" w:hAnsi="Georgia" w:cs="Georgia"/>
                <w:color w:val="000000" w:themeColor="text1"/>
                <w:sz w:val="18"/>
                <w:szCs w:val="18"/>
              </w:rPr>
              <w:t>tauber.daniel@web.de</w:t>
            </w:r>
          </w:p>
        </w:tc>
        <w:tc>
          <w:tcPr>
            <w:tcW w:w="1308" w:type="dxa"/>
            <w:gridSpan w:val="2"/>
          </w:tcPr>
          <w:p w14:paraId="1346A9DC" w14:textId="77777777" w:rsidR="007966F0" w:rsidRPr="002508C2" w:rsidRDefault="007966F0" w:rsidP="00091C49">
            <w:pPr>
              <w:rPr>
                <w:rFonts w:ascii="Georgia" w:hAnsi="Georgia"/>
              </w:rPr>
            </w:pPr>
          </w:p>
        </w:tc>
      </w:tr>
      <w:tr w:rsidR="00C018E4" w14:paraId="75FC1235" w14:textId="77777777" w:rsidTr="00DB29D4">
        <w:trPr>
          <w:gridAfter w:val="1"/>
          <w:wAfter w:w="21" w:type="dxa"/>
          <w:trHeight w:val="340"/>
        </w:trPr>
        <w:tc>
          <w:tcPr>
            <w:tcW w:w="2120" w:type="dxa"/>
            <w:vAlign w:val="bottom"/>
          </w:tcPr>
          <w:p w14:paraId="28ECECDB" w14:textId="77777777" w:rsidR="007966F0" w:rsidRPr="00BF0DF6" w:rsidRDefault="007966F0" w:rsidP="00091C49">
            <w:pPr>
              <w:rPr>
                <w:rFonts w:ascii="Georgia" w:hAnsi="Georgia"/>
                <w:sz w:val="18"/>
                <w:szCs w:val="18"/>
              </w:rPr>
            </w:pPr>
            <w:r w:rsidRPr="00BF0DF6">
              <w:rPr>
                <w:rFonts w:ascii="Georgia" w:hAnsi="Georgia"/>
                <w:sz w:val="18"/>
                <w:szCs w:val="18"/>
              </w:rPr>
              <w:t>Mobil:</w:t>
            </w:r>
          </w:p>
        </w:tc>
        <w:tc>
          <w:tcPr>
            <w:tcW w:w="5654" w:type="dxa"/>
            <w:vAlign w:val="bottom"/>
          </w:tcPr>
          <w:p w14:paraId="244747B4" w14:textId="2D469501" w:rsidR="007966F0" w:rsidRPr="00BF0DF6" w:rsidRDefault="0EC388B1" w:rsidP="00091C49">
            <w:pPr>
              <w:rPr>
                <w:rFonts w:ascii="Georgia" w:hAnsi="Georgia"/>
                <w:sz w:val="18"/>
                <w:szCs w:val="18"/>
              </w:rPr>
            </w:pPr>
            <w:r w:rsidRPr="00BF0DF6">
              <w:rPr>
                <w:rFonts w:ascii="Georgia" w:hAnsi="Georgia" w:cs="Georgia"/>
                <w:color w:val="000000" w:themeColor="text1"/>
                <w:sz w:val="18"/>
                <w:szCs w:val="18"/>
              </w:rPr>
              <w:t>+49 171 2990 645</w:t>
            </w:r>
          </w:p>
        </w:tc>
        <w:tc>
          <w:tcPr>
            <w:tcW w:w="1308" w:type="dxa"/>
            <w:gridSpan w:val="2"/>
          </w:tcPr>
          <w:p w14:paraId="5D969C6E" w14:textId="77777777" w:rsidR="007966F0" w:rsidRPr="002508C2" w:rsidRDefault="007966F0" w:rsidP="00091C49">
            <w:pPr>
              <w:rPr>
                <w:rFonts w:ascii="Georgia" w:hAnsi="Georgia"/>
              </w:rPr>
            </w:pPr>
          </w:p>
        </w:tc>
      </w:tr>
      <w:tr w:rsidR="00C018E4" w14:paraId="49C9E9C3" w14:textId="77777777" w:rsidTr="00DB29D4">
        <w:trPr>
          <w:gridAfter w:val="1"/>
          <w:wAfter w:w="21" w:type="dxa"/>
          <w:trHeight w:val="340"/>
        </w:trPr>
        <w:tc>
          <w:tcPr>
            <w:tcW w:w="2120" w:type="dxa"/>
            <w:vAlign w:val="bottom"/>
          </w:tcPr>
          <w:p w14:paraId="62536AD2" w14:textId="77777777" w:rsidR="007966F0" w:rsidRPr="00BF0DF6" w:rsidRDefault="007966F0" w:rsidP="00091C49">
            <w:pPr>
              <w:rPr>
                <w:rFonts w:ascii="Georgia" w:hAnsi="Georgia"/>
                <w:sz w:val="18"/>
                <w:szCs w:val="18"/>
              </w:rPr>
            </w:pPr>
            <w:r w:rsidRPr="00BF0DF6">
              <w:rPr>
                <w:rFonts w:ascii="Georgia" w:hAnsi="Georgia"/>
                <w:sz w:val="18"/>
                <w:szCs w:val="18"/>
              </w:rPr>
              <w:t xml:space="preserve">Geburtsdaten: </w:t>
            </w:r>
          </w:p>
        </w:tc>
        <w:tc>
          <w:tcPr>
            <w:tcW w:w="5654" w:type="dxa"/>
            <w:vAlign w:val="bottom"/>
          </w:tcPr>
          <w:p w14:paraId="3535E5F6" w14:textId="1441F914" w:rsidR="007966F0" w:rsidRPr="00BF0DF6" w:rsidRDefault="55A67CF0" w:rsidP="00091C49">
            <w:pPr>
              <w:rPr>
                <w:rFonts w:ascii="Georgia" w:hAnsi="Georgia"/>
                <w:sz w:val="18"/>
                <w:szCs w:val="18"/>
              </w:rPr>
            </w:pPr>
            <w:r w:rsidRPr="00BF0DF6">
              <w:rPr>
                <w:rFonts w:ascii="Georgia" w:hAnsi="Georgia" w:cs="Georgia"/>
                <w:color w:val="000000" w:themeColor="text1"/>
                <w:sz w:val="18"/>
                <w:szCs w:val="18"/>
              </w:rPr>
              <w:t>07.06.2002 in Deggendorf</w:t>
            </w:r>
          </w:p>
        </w:tc>
        <w:tc>
          <w:tcPr>
            <w:tcW w:w="1308" w:type="dxa"/>
            <w:gridSpan w:val="2"/>
          </w:tcPr>
          <w:p w14:paraId="6FC3E8E1" w14:textId="77777777" w:rsidR="007966F0" w:rsidRPr="002508C2" w:rsidRDefault="007966F0" w:rsidP="00091C49">
            <w:pPr>
              <w:rPr>
                <w:rFonts w:ascii="Georgia" w:hAnsi="Georgia"/>
              </w:rPr>
            </w:pPr>
          </w:p>
        </w:tc>
      </w:tr>
      <w:tr w:rsidR="002508C2" w14:paraId="0FCADE56" w14:textId="77777777" w:rsidTr="00AA2D1E">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Change w:id="1" w:author="David Döbele" w:date="2022-10-18T20:17:00Z">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blPrExChange>
        </w:tblPrEx>
        <w:trPr>
          <w:gridAfter w:val="1"/>
          <w:wAfter w:w="21" w:type="dxa"/>
          <w:trHeight w:val="340"/>
          <w:trPrChange w:id="2" w:author="David Döbele" w:date="2022-10-18T20:17:00Z">
            <w:trPr>
              <w:gridAfter w:val="1"/>
              <w:wAfter w:w="21" w:type="dxa"/>
              <w:trHeight w:val="283"/>
            </w:trPr>
          </w:trPrChange>
        </w:trPr>
        <w:tc>
          <w:tcPr>
            <w:tcW w:w="9082" w:type="dxa"/>
            <w:gridSpan w:val="4"/>
            <w:tcBorders>
              <w:bottom w:val="single" w:sz="4" w:space="0" w:color="auto"/>
            </w:tcBorders>
            <w:vAlign w:val="bottom"/>
            <w:tcPrChange w:id="3" w:author="David Döbele" w:date="2022-10-18T20:17:00Z">
              <w:tcPr>
                <w:tcW w:w="9082" w:type="dxa"/>
                <w:gridSpan w:val="4"/>
                <w:tcBorders>
                  <w:bottom w:val="single" w:sz="4" w:space="0" w:color="auto"/>
                </w:tcBorders>
                <w:vAlign w:val="bottom"/>
              </w:tcPr>
            </w:tcPrChange>
          </w:tcPr>
          <w:p w14:paraId="6219B894" w14:textId="0BA2A631" w:rsidR="002508C2" w:rsidRPr="00765AFB" w:rsidRDefault="55A67CF0" w:rsidP="00091C49">
            <w:pPr>
              <w:rPr>
                <w:rFonts w:ascii="Georgia" w:hAnsi="Georgia"/>
                <w:sz w:val="24"/>
                <w:szCs w:val="24"/>
              </w:rPr>
            </w:pPr>
            <w:r w:rsidRPr="00765AFB">
              <w:rPr>
                <w:rFonts w:ascii="Georgia" w:hAnsi="Georgia"/>
                <w:b/>
                <w:bCs/>
                <w:smallCaps/>
                <w:sz w:val="24"/>
                <w:szCs w:val="24"/>
              </w:rPr>
              <w:t>Schule &amp;</w:t>
            </w:r>
            <w:r w:rsidR="006712C2" w:rsidRPr="00765AFB">
              <w:rPr>
                <w:rFonts w:ascii="Georgia" w:hAnsi="Georgia"/>
                <w:b/>
                <w:bCs/>
                <w:smallCaps/>
                <w:sz w:val="24"/>
                <w:szCs w:val="24"/>
              </w:rPr>
              <w:t xml:space="preserve"> </w:t>
            </w:r>
            <w:r w:rsidRPr="00765AFB">
              <w:rPr>
                <w:rFonts w:ascii="Georgia" w:hAnsi="Georgia"/>
                <w:b/>
                <w:bCs/>
                <w:smallCaps/>
                <w:sz w:val="24"/>
                <w:szCs w:val="24"/>
              </w:rPr>
              <w:t>Studium</w:t>
            </w:r>
          </w:p>
        </w:tc>
      </w:tr>
      <w:tr w:rsidR="003C02B4" w14:paraId="1327E6B1" w14:textId="77777777" w:rsidTr="00CA6B88">
        <w:trPr>
          <w:gridAfter w:val="1"/>
          <w:wAfter w:w="21" w:type="dxa"/>
          <w:trHeight w:val="283"/>
        </w:trPr>
        <w:tc>
          <w:tcPr>
            <w:tcW w:w="2120" w:type="dxa"/>
            <w:vAlign w:val="bottom"/>
          </w:tcPr>
          <w:p w14:paraId="4FA1F681" w14:textId="70DC8BFE" w:rsidR="003C02B4" w:rsidRPr="00A55F6B" w:rsidRDefault="00BC5398" w:rsidP="003C02B4">
            <w:pPr>
              <w:rPr>
                <w:rFonts w:ascii="Georgia" w:hAnsi="Georgia"/>
                <w:sz w:val="20"/>
                <w:szCs w:val="20"/>
              </w:rPr>
            </w:pPr>
            <w:r w:rsidRPr="00A55F6B">
              <w:rPr>
                <w:rFonts w:ascii="Georgia" w:hAnsi="Georgia"/>
                <w:sz w:val="20"/>
                <w:szCs w:val="20"/>
              </w:rPr>
              <w:t>09/202</w:t>
            </w:r>
            <w:r w:rsidR="001D153B" w:rsidRPr="00A55F6B">
              <w:rPr>
                <w:rFonts w:ascii="Georgia" w:hAnsi="Georgia"/>
                <w:sz w:val="20"/>
                <w:szCs w:val="20"/>
              </w:rPr>
              <w:t>2</w:t>
            </w:r>
            <w:r w:rsidRPr="00A55F6B">
              <w:rPr>
                <w:rFonts w:ascii="Georgia" w:hAnsi="Georgia"/>
                <w:sz w:val="20"/>
                <w:szCs w:val="20"/>
              </w:rPr>
              <w:t xml:space="preserve"> - </w:t>
            </w:r>
            <w:r w:rsidR="001D153B" w:rsidRPr="00A55F6B">
              <w:rPr>
                <w:rFonts w:ascii="Georgia" w:hAnsi="Georgia"/>
                <w:sz w:val="20"/>
                <w:szCs w:val="20"/>
              </w:rPr>
              <w:t>heute</w:t>
            </w:r>
          </w:p>
        </w:tc>
        <w:tc>
          <w:tcPr>
            <w:tcW w:w="5654" w:type="dxa"/>
            <w:vAlign w:val="bottom"/>
          </w:tcPr>
          <w:p w14:paraId="137A9339" w14:textId="7C267BE0" w:rsidR="003C02B4" w:rsidRPr="00A55F6B" w:rsidRDefault="00BC5398" w:rsidP="003C02B4">
            <w:pPr>
              <w:rPr>
                <w:rFonts w:ascii="Georgia" w:hAnsi="Georgia"/>
                <w:b/>
                <w:bCs/>
                <w:smallCaps/>
              </w:rPr>
            </w:pPr>
            <w:r w:rsidRPr="00A55F6B">
              <w:rPr>
                <w:rFonts w:ascii="Georgia" w:hAnsi="Georgia"/>
                <w:b/>
                <w:bCs/>
                <w:smallCaps/>
              </w:rPr>
              <w:t>Wirtschaftsuniversität Wien</w:t>
            </w:r>
          </w:p>
        </w:tc>
        <w:tc>
          <w:tcPr>
            <w:tcW w:w="1308" w:type="dxa"/>
            <w:gridSpan w:val="2"/>
            <w:vAlign w:val="bottom"/>
          </w:tcPr>
          <w:p w14:paraId="606EBBCF" w14:textId="58676546" w:rsidR="003C02B4" w:rsidRPr="0051586D" w:rsidRDefault="00BC5398" w:rsidP="003C02B4">
            <w:pPr>
              <w:jc w:val="right"/>
              <w:rPr>
                <w:rFonts w:ascii="Georgia" w:hAnsi="Georgia"/>
                <w:i/>
                <w:iCs/>
                <w:smallCaps/>
                <w:sz w:val="23"/>
                <w:szCs w:val="23"/>
              </w:rPr>
            </w:pPr>
            <w:r>
              <w:rPr>
                <w:rFonts w:ascii="Georgia" w:hAnsi="Georgia"/>
                <w:i/>
                <w:iCs/>
                <w:smallCaps/>
                <w:sz w:val="23"/>
                <w:szCs w:val="23"/>
              </w:rPr>
              <w:t>Wien</w:t>
            </w:r>
          </w:p>
        </w:tc>
      </w:tr>
      <w:tr w:rsidR="003C02B4" w14:paraId="2DE90F90" w14:textId="77777777" w:rsidTr="00DB29D4">
        <w:trPr>
          <w:gridAfter w:val="1"/>
          <w:wAfter w:w="21" w:type="dxa"/>
          <w:trHeight w:val="215"/>
        </w:trPr>
        <w:tc>
          <w:tcPr>
            <w:tcW w:w="2120" w:type="dxa"/>
            <w:vAlign w:val="bottom"/>
          </w:tcPr>
          <w:p w14:paraId="04854803" w14:textId="77777777" w:rsidR="003C02B4" w:rsidRPr="55A67CF0" w:rsidRDefault="003C02B4" w:rsidP="003C02B4">
            <w:pPr>
              <w:rPr>
                <w:rFonts w:ascii="Georgia" w:hAnsi="Georgia"/>
              </w:rPr>
            </w:pPr>
          </w:p>
        </w:tc>
        <w:tc>
          <w:tcPr>
            <w:tcW w:w="5654" w:type="dxa"/>
          </w:tcPr>
          <w:p w14:paraId="082847D3" w14:textId="08106129" w:rsidR="003C02B4" w:rsidRPr="0051586D" w:rsidRDefault="003A7C11" w:rsidP="00DE08E1">
            <w:pPr>
              <w:rPr>
                <w:rFonts w:ascii="Georgia" w:hAnsi="Georgia"/>
                <w:b/>
                <w:bCs/>
                <w:smallCaps/>
                <w:sz w:val="23"/>
                <w:szCs w:val="23"/>
              </w:rPr>
            </w:pPr>
            <w:r>
              <w:rPr>
                <w:rFonts w:ascii="Georgia" w:hAnsi="Georgia"/>
                <w:sz w:val="18"/>
                <w:szCs w:val="18"/>
              </w:rPr>
              <w:t>B.Sc. in Wirtschafts- und Sozialwissenschaften</w:t>
            </w:r>
            <w:r w:rsidR="00263F6A">
              <w:rPr>
                <w:rFonts w:ascii="Georgia" w:hAnsi="Georgia"/>
                <w:sz w:val="18"/>
                <w:szCs w:val="18"/>
              </w:rPr>
              <w:t xml:space="preserve"> (aktueller Schnitt</w:t>
            </w:r>
            <w:r w:rsidR="00157F66">
              <w:rPr>
                <w:rFonts w:ascii="Georgia" w:hAnsi="Georgia"/>
                <w:sz w:val="18"/>
                <w:szCs w:val="18"/>
              </w:rPr>
              <w:t>: 1,</w:t>
            </w:r>
            <w:r w:rsidR="006D1891">
              <w:rPr>
                <w:rFonts w:ascii="Georgia" w:hAnsi="Georgia"/>
                <w:sz w:val="18"/>
                <w:szCs w:val="18"/>
              </w:rPr>
              <w:t>3</w:t>
            </w:r>
            <w:r w:rsidR="00157F66">
              <w:rPr>
                <w:rFonts w:ascii="Georgia" w:hAnsi="Georgia"/>
                <w:sz w:val="18"/>
                <w:szCs w:val="18"/>
              </w:rPr>
              <w:t>)</w:t>
            </w:r>
          </w:p>
        </w:tc>
        <w:tc>
          <w:tcPr>
            <w:tcW w:w="1308" w:type="dxa"/>
            <w:gridSpan w:val="2"/>
            <w:vAlign w:val="bottom"/>
          </w:tcPr>
          <w:p w14:paraId="0C582DFE" w14:textId="77777777" w:rsidR="003C02B4" w:rsidRPr="0051586D" w:rsidRDefault="003C02B4" w:rsidP="003C02B4">
            <w:pPr>
              <w:jc w:val="right"/>
              <w:rPr>
                <w:rFonts w:ascii="Georgia" w:hAnsi="Georgia"/>
                <w:i/>
                <w:iCs/>
                <w:smallCaps/>
                <w:sz w:val="23"/>
                <w:szCs w:val="23"/>
              </w:rPr>
            </w:pPr>
          </w:p>
        </w:tc>
      </w:tr>
      <w:tr w:rsidR="003C02B4" w14:paraId="7D1DEBF7" w14:textId="77777777" w:rsidTr="00CA6B88">
        <w:trPr>
          <w:gridAfter w:val="1"/>
          <w:wAfter w:w="21" w:type="dxa"/>
          <w:trHeight w:val="283"/>
        </w:trPr>
        <w:tc>
          <w:tcPr>
            <w:tcW w:w="2120" w:type="dxa"/>
            <w:vAlign w:val="bottom"/>
          </w:tcPr>
          <w:p w14:paraId="74C0312D" w14:textId="49E58BAF" w:rsidR="003C02B4" w:rsidRPr="00A55F6B" w:rsidRDefault="003C02B4" w:rsidP="003C02B4">
            <w:pPr>
              <w:rPr>
                <w:rFonts w:ascii="Georgia" w:hAnsi="Georgia"/>
                <w:sz w:val="20"/>
                <w:szCs w:val="20"/>
              </w:rPr>
            </w:pPr>
            <w:r w:rsidRPr="00A55F6B">
              <w:rPr>
                <w:rFonts w:ascii="Georgia" w:hAnsi="Georgia"/>
                <w:sz w:val="20"/>
                <w:szCs w:val="20"/>
              </w:rPr>
              <w:t>10/2021 – 09/202</w:t>
            </w:r>
            <w:r w:rsidR="001D153B" w:rsidRPr="00A55F6B">
              <w:rPr>
                <w:rFonts w:ascii="Georgia" w:hAnsi="Georgia"/>
                <w:sz w:val="20"/>
                <w:szCs w:val="20"/>
              </w:rPr>
              <w:t>2</w:t>
            </w:r>
          </w:p>
        </w:tc>
        <w:tc>
          <w:tcPr>
            <w:tcW w:w="5654" w:type="dxa"/>
            <w:vAlign w:val="bottom"/>
          </w:tcPr>
          <w:p w14:paraId="0C2B846F" w14:textId="4177698A" w:rsidR="003C02B4" w:rsidRPr="00A55F6B" w:rsidRDefault="003C02B4" w:rsidP="003C02B4">
            <w:pPr>
              <w:rPr>
                <w:rFonts w:ascii="Georgia" w:hAnsi="Georgia"/>
                <w:b/>
                <w:bCs/>
                <w:smallCaps/>
              </w:rPr>
            </w:pPr>
            <w:r w:rsidRPr="00A55F6B">
              <w:rPr>
                <w:rFonts w:ascii="Georgia" w:hAnsi="Georgia"/>
                <w:b/>
                <w:bCs/>
                <w:smallCaps/>
              </w:rPr>
              <w:t xml:space="preserve">Universität Regensburg </w:t>
            </w:r>
          </w:p>
        </w:tc>
        <w:tc>
          <w:tcPr>
            <w:tcW w:w="1308" w:type="dxa"/>
            <w:gridSpan w:val="2"/>
            <w:vAlign w:val="bottom"/>
          </w:tcPr>
          <w:p w14:paraId="7C845E2D" w14:textId="279FA48D" w:rsidR="003C02B4" w:rsidRPr="0051586D" w:rsidRDefault="003C02B4" w:rsidP="003C02B4">
            <w:pPr>
              <w:jc w:val="right"/>
              <w:rPr>
                <w:rFonts w:ascii="Georgia" w:hAnsi="Georgia"/>
                <w:i/>
                <w:iCs/>
                <w:smallCaps/>
                <w:sz w:val="23"/>
                <w:szCs w:val="23"/>
              </w:rPr>
            </w:pPr>
            <w:r w:rsidRPr="0051586D">
              <w:rPr>
                <w:rFonts w:ascii="Georgia" w:hAnsi="Georgia"/>
                <w:i/>
                <w:iCs/>
                <w:smallCaps/>
                <w:sz w:val="23"/>
                <w:szCs w:val="23"/>
              </w:rPr>
              <w:t>Regensburg</w:t>
            </w:r>
          </w:p>
        </w:tc>
      </w:tr>
      <w:tr w:rsidR="003C02B4" w14:paraId="61E5D482" w14:textId="77777777" w:rsidTr="00DB29D4">
        <w:trPr>
          <w:gridAfter w:val="1"/>
          <w:wAfter w:w="21" w:type="dxa"/>
        </w:trPr>
        <w:tc>
          <w:tcPr>
            <w:tcW w:w="2120" w:type="dxa"/>
          </w:tcPr>
          <w:p w14:paraId="7FF25A3D" w14:textId="77777777" w:rsidR="003C02B4" w:rsidRPr="00DC6FF8" w:rsidRDefault="003C02B4" w:rsidP="003C02B4">
            <w:pPr>
              <w:rPr>
                <w:rFonts w:ascii="Georgia" w:hAnsi="Georgia"/>
                <w:sz w:val="18"/>
                <w:szCs w:val="18"/>
                <w:rPrChange w:id="4" w:author="David Döbele" w:date="2022-10-18T20:15:00Z">
                  <w:rPr>
                    <w:rFonts w:ascii="Georgia" w:hAnsi="Georgia"/>
                  </w:rPr>
                </w:rPrChange>
              </w:rPr>
            </w:pPr>
          </w:p>
        </w:tc>
        <w:tc>
          <w:tcPr>
            <w:tcW w:w="6962" w:type="dxa"/>
            <w:gridSpan w:val="3"/>
          </w:tcPr>
          <w:p w14:paraId="419A9228" w14:textId="23A2EEBA" w:rsidR="003C02B4" w:rsidRPr="00BF0DF6" w:rsidRDefault="003C02B4" w:rsidP="003C02B4">
            <w:pPr>
              <w:rPr>
                <w:rFonts w:ascii="Georgia" w:hAnsi="Georgia"/>
                <w:sz w:val="18"/>
                <w:szCs w:val="18"/>
              </w:rPr>
            </w:pPr>
            <w:r w:rsidRPr="00BF0DF6">
              <w:rPr>
                <w:rFonts w:ascii="Georgia" w:hAnsi="Georgia"/>
                <w:sz w:val="18"/>
                <w:szCs w:val="18"/>
              </w:rPr>
              <w:t>B.Sc. in Betriebswirtschaft</w:t>
            </w:r>
          </w:p>
        </w:tc>
      </w:tr>
      <w:tr w:rsidR="001E0E2C" w14:paraId="0DFAC69B" w14:textId="77777777" w:rsidTr="00DB29D4">
        <w:trPr>
          <w:gridAfter w:val="1"/>
          <w:wAfter w:w="21" w:type="dxa"/>
        </w:trPr>
        <w:tc>
          <w:tcPr>
            <w:tcW w:w="2120" w:type="dxa"/>
          </w:tcPr>
          <w:p w14:paraId="15821F60" w14:textId="77777777" w:rsidR="001E0E2C" w:rsidRPr="00DC6FF8" w:rsidRDefault="001E0E2C" w:rsidP="003C02B4">
            <w:pPr>
              <w:rPr>
                <w:rFonts w:ascii="Georgia" w:hAnsi="Georgia"/>
                <w:sz w:val="18"/>
                <w:szCs w:val="18"/>
                <w:rPrChange w:id="5" w:author="David Döbele" w:date="2022-10-18T20:15:00Z">
                  <w:rPr>
                    <w:rFonts w:ascii="Georgia" w:hAnsi="Georgia"/>
                  </w:rPr>
                </w:rPrChange>
              </w:rPr>
            </w:pPr>
          </w:p>
        </w:tc>
        <w:tc>
          <w:tcPr>
            <w:tcW w:w="6962" w:type="dxa"/>
            <w:gridSpan w:val="3"/>
          </w:tcPr>
          <w:p w14:paraId="3BFA577A" w14:textId="74225AD4" w:rsidR="001E0E2C" w:rsidRPr="00F22706" w:rsidRDefault="00630FAB" w:rsidP="00F22706">
            <w:pPr>
              <w:pStyle w:val="Listenabsatz"/>
              <w:numPr>
                <w:ilvl w:val="0"/>
                <w:numId w:val="3"/>
              </w:numPr>
              <w:spacing w:line="259" w:lineRule="auto"/>
              <w:rPr>
                <w:rFonts w:ascii="Georgia" w:hAnsi="Georgia"/>
                <w:i/>
                <w:iCs/>
                <w:sz w:val="18"/>
              </w:rPr>
            </w:pPr>
            <w:r>
              <w:rPr>
                <w:rFonts w:ascii="Georgia" w:hAnsi="Georgia"/>
                <w:i/>
                <w:iCs/>
                <w:sz w:val="18"/>
              </w:rPr>
              <w:t>W</w:t>
            </w:r>
            <w:r w:rsidR="009322BA">
              <w:rPr>
                <w:rFonts w:ascii="Georgia" w:hAnsi="Georgia"/>
                <w:i/>
                <w:iCs/>
                <w:sz w:val="18"/>
              </w:rPr>
              <w:t xml:space="preserve">echsel an renommiertere </w:t>
            </w:r>
            <w:r w:rsidR="00EB42D0">
              <w:rPr>
                <w:rFonts w:ascii="Georgia" w:hAnsi="Georgia"/>
                <w:i/>
                <w:iCs/>
                <w:sz w:val="18"/>
              </w:rPr>
              <w:t>Bildungseinrichtung</w:t>
            </w:r>
          </w:p>
        </w:tc>
      </w:tr>
      <w:tr w:rsidR="003C02B4" w:rsidRPr="0051586D" w14:paraId="075BA6BD" w14:textId="77777777" w:rsidTr="00CA6B88">
        <w:trPr>
          <w:gridAfter w:val="1"/>
          <w:wAfter w:w="21" w:type="dxa"/>
          <w:trHeight w:val="283"/>
        </w:trPr>
        <w:tc>
          <w:tcPr>
            <w:tcW w:w="2120" w:type="dxa"/>
          </w:tcPr>
          <w:p w14:paraId="5DFB1A5E" w14:textId="0ABCFEBF" w:rsidR="003C02B4" w:rsidRPr="00A55F6B" w:rsidRDefault="003C02B4" w:rsidP="003C02B4">
            <w:pPr>
              <w:rPr>
                <w:rFonts w:ascii="Georgia" w:hAnsi="Georgia"/>
                <w:sz w:val="20"/>
                <w:szCs w:val="20"/>
              </w:rPr>
            </w:pPr>
            <w:r w:rsidRPr="00A55F6B">
              <w:rPr>
                <w:rFonts w:ascii="Georgia" w:hAnsi="Georgia"/>
                <w:sz w:val="20"/>
                <w:szCs w:val="20"/>
              </w:rPr>
              <w:t>10/2020 – 10/2021</w:t>
            </w:r>
          </w:p>
        </w:tc>
        <w:tc>
          <w:tcPr>
            <w:tcW w:w="5654" w:type="dxa"/>
            <w:vAlign w:val="bottom"/>
          </w:tcPr>
          <w:p w14:paraId="2EF3387A" w14:textId="6D8E49A0" w:rsidR="003C02B4" w:rsidRPr="00A55F6B" w:rsidRDefault="003C02B4" w:rsidP="003422BA">
            <w:pPr>
              <w:rPr>
                <w:rFonts w:ascii="Georgia" w:hAnsi="Georgia"/>
                <w:b/>
                <w:bCs/>
                <w:smallCaps/>
              </w:rPr>
            </w:pPr>
            <w:r w:rsidRPr="00A55F6B">
              <w:rPr>
                <w:rFonts w:ascii="Georgia" w:hAnsi="Georgia"/>
                <w:b/>
                <w:bCs/>
                <w:smallCaps/>
                <w:noProof/>
              </w:rPr>
              <mc:AlternateContent>
                <mc:Choice Requires="aink">
                  <w:drawing>
                    <wp:anchor distT="0" distB="0" distL="114300" distR="114300" simplePos="0" relativeHeight="251660288" behindDoc="0" locked="0" layoutInCell="1" allowOverlap="1" wp14:anchorId="7D21F175" wp14:editId="1A38FDBB">
                      <wp:simplePos x="0" y="0"/>
                      <wp:positionH relativeFrom="column">
                        <wp:posOffset>2971800</wp:posOffset>
                      </wp:positionH>
                      <wp:positionV relativeFrom="paragraph">
                        <wp:posOffset>32385</wp:posOffset>
                      </wp:positionV>
                      <wp:extent cx="360" cy="360"/>
                      <wp:effectExtent l="57150" t="38100" r="38100" b="57150"/>
                      <wp:wrapNone/>
                      <wp:docPr id="11" name="Freihand 1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7D21F175" wp14:editId="1A38FDBB">
                      <wp:simplePos x="0" y="0"/>
                      <wp:positionH relativeFrom="column">
                        <wp:posOffset>2971800</wp:posOffset>
                      </wp:positionH>
                      <wp:positionV relativeFrom="paragraph">
                        <wp:posOffset>32385</wp:posOffset>
                      </wp:positionV>
                      <wp:extent cx="360" cy="360"/>
                      <wp:effectExtent l="57150" t="38100" r="38100" b="57150"/>
                      <wp:wrapNone/>
                      <wp:docPr id="11" name="Freihand 11"/>
                      <wp:cNvGraphicFramePr/>
                      <a:graphic xmlns:a="http://schemas.openxmlformats.org/drawingml/2006/main">
                        <a:graphicData uri="http://schemas.openxmlformats.org/drawingml/2006/picture">
                          <pic:pic xmlns:pic="http://schemas.openxmlformats.org/drawingml/2006/picture">
                            <pic:nvPicPr>
                              <pic:cNvPr id="11" name="Freihand 11"/>
                              <pic:cNvPicPr/>
                            </pic:nvPicPr>
                            <pic:blipFill>
                              <a:blip r:embed="rId7"/>
                              <a:stretch>
                                <a:fillRect/>
                              </a:stretch>
                            </pic:blipFill>
                            <pic:spPr>
                              <a:xfrm>
                                <a:off x="0" y="0"/>
                                <a:ext cx="36000" cy="216000"/>
                              </a:xfrm>
                              <a:prstGeom prst="rect">
                                <a:avLst/>
                              </a:prstGeom>
                            </pic:spPr>
                          </pic:pic>
                        </a:graphicData>
                      </a:graphic>
                    </wp:anchor>
                  </w:drawing>
                </mc:Fallback>
              </mc:AlternateContent>
            </w:r>
            <w:r w:rsidRPr="00A55F6B">
              <w:rPr>
                <w:rFonts w:ascii="Georgia" w:hAnsi="Georgia"/>
                <w:b/>
                <w:bCs/>
                <w:smallCaps/>
              </w:rPr>
              <w:t>Universität Regensburg</w:t>
            </w:r>
          </w:p>
        </w:tc>
        <w:tc>
          <w:tcPr>
            <w:tcW w:w="1308" w:type="dxa"/>
            <w:gridSpan w:val="2"/>
            <w:vAlign w:val="bottom"/>
          </w:tcPr>
          <w:p w14:paraId="052F6C55" w14:textId="51FCB6E2" w:rsidR="003C02B4" w:rsidRPr="0051586D" w:rsidRDefault="003C02B4" w:rsidP="003C02B4">
            <w:pPr>
              <w:jc w:val="right"/>
              <w:rPr>
                <w:rFonts w:ascii="Georgia" w:hAnsi="Georgia"/>
                <w:sz w:val="23"/>
                <w:szCs w:val="23"/>
              </w:rPr>
            </w:pPr>
            <w:r w:rsidRPr="0051586D">
              <w:rPr>
                <w:rFonts w:ascii="Georgia" w:hAnsi="Georgia"/>
                <w:i/>
                <w:iCs/>
                <w:smallCaps/>
                <w:sz w:val="23"/>
                <w:szCs w:val="23"/>
              </w:rPr>
              <w:t>Regensburg</w:t>
            </w:r>
          </w:p>
        </w:tc>
      </w:tr>
      <w:tr w:rsidR="003C02B4" w14:paraId="49A65716" w14:textId="77777777" w:rsidTr="00DB29D4">
        <w:trPr>
          <w:gridAfter w:val="1"/>
          <w:wAfter w:w="21" w:type="dxa"/>
        </w:trPr>
        <w:tc>
          <w:tcPr>
            <w:tcW w:w="2120" w:type="dxa"/>
          </w:tcPr>
          <w:p w14:paraId="03B78D50" w14:textId="1BC21247" w:rsidR="003C02B4" w:rsidRPr="00DC6FF8" w:rsidRDefault="003C02B4" w:rsidP="003C02B4">
            <w:pPr>
              <w:rPr>
                <w:rFonts w:ascii="Georgia" w:hAnsi="Georgia"/>
                <w:sz w:val="18"/>
                <w:szCs w:val="18"/>
                <w:rPrChange w:id="6" w:author="David Döbele" w:date="2022-10-18T20:15:00Z">
                  <w:rPr>
                    <w:rFonts w:ascii="Georgia" w:hAnsi="Georgia"/>
                  </w:rPr>
                </w:rPrChange>
              </w:rPr>
            </w:pPr>
          </w:p>
        </w:tc>
        <w:tc>
          <w:tcPr>
            <w:tcW w:w="5654" w:type="dxa"/>
          </w:tcPr>
          <w:p w14:paraId="7A847891" w14:textId="77777777" w:rsidR="003C02B4" w:rsidRPr="00BF0DF6" w:rsidRDefault="003C02B4" w:rsidP="003C02B4">
            <w:pPr>
              <w:rPr>
                <w:rFonts w:ascii="Georgia" w:hAnsi="Georgia"/>
                <w:sz w:val="18"/>
                <w:szCs w:val="18"/>
              </w:rPr>
            </w:pPr>
            <w:r w:rsidRPr="00BF0DF6">
              <w:rPr>
                <w:rFonts w:ascii="Georgia" w:hAnsi="Georgia"/>
                <w:sz w:val="18"/>
                <w:szCs w:val="18"/>
              </w:rPr>
              <w:t>B.A. in Bewegungswissenschaften</w:t>
            </w:r>
          </w:p>
        </w:tc>
        <w:tc>
          <w:tcPr>
            <w:tcW w:w="1308" w:type="dxa"/>
            <w:gridSpan w:val="2"/>
          </w:tcPr>
          <w:p w14:paraId="1FC87FAD" w14:textId="4E71B047" w:rsidR="003C02B4" w:rsidRPr="00DC6FF8" w:rsidRDefault="003C02B4" w:rsidP="003C02B4">
            <w:pPr>
              <w:rPr>
                <w:rFonts w:ascii="Georgia" w:hAnsi="Georgia"/>
                <w:sz w:val="18"/>
                <w:szCs w:val="18"/>
                <w:rPrChange w:id="7" w:author="David Döbele" w:date="2022-10-18T20:15:00Z">
                  <w:rPr>
                    <w:rFonts w:ascii="Georgia" w:hAnsi="Georgia"/>
                  </w:rPr>
                </w:rPrChange>
              </w:rPr>
            </w:pPr>
          </w:p>
        </w:tc>
      </w:tr>
      <w:tr w:rsidR="00D175BE" w14:paraId="44CD8B26" w14:textId="77777777" w:rsidTr="00DB29D4">
        <w:trPr>
          <w:gridAfter w:val="1"/>
          <w:wAfter w:w="21" w:type="dxa"/>
        </w:trPr>
        <w:tc>
          <w:tcPr>
            <w:tcW w:w="2120" w:type="dxa"/>
          </w:tcPr>
          <w:p w14:paraId="6EC8E0A1" w14:textId="77777777" w:rsidR="00D175BE" w:rsidRPr="00DC6FF8" w:rsidRDefault="00D175BE" w:rsidP="003C02B4">
            <w:pPr>
              <w:rPr>
                <w:rFonts w:ascii="Georgia" w:hAnsi="Georgia"/>
                <w:sz w:val="18"/>
                <w:szCs w:val="18"/>
                <w:rPrChange w:id="8" w:author="David Döbele" w:date="2022-10-18T20:15:00Z">
                  <w:rPr>
                    <w:rFonts w:ascii="Georgia" w:hAnsi="Georgia"/>
                  </w:rPr>
                </w:rPrChange>
              </w:rPr>
            </w:pPr>
          </w:p>
        </w:tc>
        <w:tc>
          <w:tcPr>
            <w:tcW w:w="5654" w:type="dxa"/>
          </w:tcPr>
          <w:p w14:paraId="2B5E76CD" w14:textId="576564A2" w:rsidR="00D175BE" w:rsidRPr="00D175BE" w:rsidRDefault="00D175BE" w:rsidP="00D175BE">
            <w:pPr>
              <w:pStyle w:val="Listenabsatz"/>
              <w:numPr>
                <w:ilvl w:val="0"/>
                <w:numId w:val="3"/>
              </w:numPr>
              <w:rPr>
                <w:rFonts w:ascii="Georgia" w:hAnsi="Georgia"/>
                <w:sz w:val="18"/>
                <w:szCs w:val="18"/>
              </w:rPr>
            </w:pPr>
            <w:r>
              <w:rPr>
                <w:rFonts w:ascii="Georgia" w:hAnsi="Georgia"/>
                <w:i/>
                <w:iCs/>
                <w:sz w:val="18"/>
              </w:rPr>
              <w:t>S</w:t>
            </w:r>
            <w:r w:rsidR="00BC1A32">
              <w:rPr>
                <w:rFonts w:ascii="Georgia" w:hAnsi="Georgia"/>
                <w:i/>
                <w:iCs/>
                <w:sz w:val="18"/>
              </w:rPr>
              <w:t>tudiengangwechsel aufgrund persönlicher</w:t>
            </w:r>
            <w:r w:rsidR="001D044C">
              <w:rPr>
                <w:rFonts w:ascii="Georgia" w:hAnsi="Georgia"/>
                <w:i/>
                <w:iCs/>
                <w:sz w:val="18"/>
              </w:rPr>
              <w:t xml:space="preserve"> </w:t>
            </w:r>
            <w:r w:rsidR="00BC1A32">
              <w:rPr>
                <w:rFonts w:ascii="Georgia" w:hAnsi="Georgia"/>
                <w:i/>
                <w:iCs/>
                <w:sz w:val="18"/>
              </w:rPr>
              <w:t>Umorientierung</w:t>
            </w:r>
          </w:p>
        </w:tc>
        <w:tc>
          <w:tcPr>
            <w:tcW w:w="1308" w:type="dxa"/>
            <w:gridSpan w:val="2"/>
          </w:tcPr>
          <w:p w14:paraId="6200691E" w14:textId="77777777" w:rsidR="00D175BE" w:rsidRPr="00DC6FF8" w:rsidRDefault="00D175BE" w:rsidP="003C02B4">
            <w:pPr>
              <w:rPr>
                <w:rFonts w:ascii="Georgia" w:hAnsi="Georgia"/>
                <w:sz w:val="18"/>
                <w:szCs w:val="18"/>
                <w:rPrChange w:id="9" w:author="David Döbele" w:date="2022-10-18T20:15:00Z">
                  <w:rPr>
                    <w:rFonts w:ascii="Georgia" w:hAnsi="Georgia"/>
                  </w:rPr>
                </w:rPrChange>
              </w:rPr>
            </w:pPr>
          </w:p>
        </w:tc>
      </w:tr>
      <w:tr w:rsidR="003C02B4" w:rsidRPr="0051586D" w14:paraId="013361E1" w14:textId="77777777" w:rsidTr="00CA6B88">
        <w:trPr>
          <w:gridAfter w:val="1"/>
          <w:wAfter w:w="21" w:type="dxa"/>
          <w:trHeight w:val="283"/>
        </w:trPr>
        <w:tc>
          <w:tcPr>
            <w:tcW w:w="2120" w:type="dxa"/>
            <w:vAlign w:val="bottom"/>
          </w:tcPr>
          <w:p w14:paraId="6C65D3AA" w14:textId="7B4ABA5D" w:rsidR="003C02B4" w:rsidRPr="00A55F6B" w:rsidRDefault="003C02B4" w:rsidP="003C02B4">
            <w:pPr>
              <w:rPr>
                <w:rFonts w:ascii="Georgia" w:hAnsi="Georgia"/>
                <w:sz w:val="20"/>
                <w:szCs w:val="20"/>
              </w:rPr>
            </w:pPr>
            <w:r w:rsidRPr="00A55F6B">
              <w:rPr>
                <w:rFonts w:ascii="Georgia" w:hAnsi="Georgia"/>
                <w:sz w:val="20"/>
                <w:szCs w:val="20"/>
              </w:rPr>
              <w:t>09/2012 – 06/2020</w:t>
            </w:r>
          </w:p>
        </w:tc>
        <w:tc>
          <w:tcPr>
            <w:tcW w:w="5654" w:type="dxa"/>
            <w:vAlign w:val="bottom"/>
          </w:tcPr>
          <w:p w14:paraId="197620E3" w14:textId="140FE015" w:rsidR="003C02B4" w:rsidRPr="00A55F6B" w:rsidRDefault="003C02B4" w:rsidP="003C02B4">
            <w:pPr>
              <w:rPr>
                <w:rFonts w:ascii="Georgia" w:hAnsi="Georgia"/>
                <w:b/>
                <w:bCs/>
                <w:smallCaps/>
              </w:rPr>
            </w:pPr>
            <w:r w:rsidRPr="00A55F6B">
              <w:rPr>
                <w:rFonts w:ascii="Georgia" w:hAnsi="Georgia"/>
                <w:b/>
                <w:bCs/>
                <w:smallCaps/>
              </w:rPr>
              <w:t>Comenius-Gymnasium</w:t>
            </w:r>
          </w:p>
        </w:tc>
        <w:tc>
          <w:tcPr>
            <w:tcW w:w="1308" w:type="dxa"/>
            <w:gridSpan w:val="2"/>
            <w:vAlign w:val="bottom"/>
          </w:tcPr>
          <w:p w14:paraId="63D86F51" w14:textId="18EBB42D" w:rsidR="003C02B4" w:rsidRPr="0051586D" w:rsidRDefault="003C02B4" w:rsidP="003C02B4">
            <w:pPr>
              <w:jc w:val="right"/>
              <w:rPr>
                <w:rFonts w:ascii="Georgia" w:hAnsi="Georgia"/>
                <w:sz w:val="23"/>
                <w:szCs w:val="23"/>
              </w:rPr>
            </w:pPr>
            <w:r w:rsidRPr="0051586D">
              <w:rPr>
                <w:rFonts w:ascii="Georgia" w:hAnsi="Georgia"/>
                <w:i/>
                <w:iCs/>
                <w:smallCaps/>
                <w:sz w:val="23"/>
                <w:szCs w:val="23"/>
              </w:rPr>
              <w:t>Deggendorf</w:t>
            </w:r>
          </w:p>
        </w:tc>
      </w:tr>
      <w:tr w:rsidR="003C02B4" w14:paraId="62632213" w14:textId="77777777" w:rsidTr="00DB29D4">
        <w:trPr>
          <w:gridAfter w:val="1"/>
          <w:wAfter w:w="21" w:type="dxa"/>
        </w:trPr>
        <w:tc>
          <w:tcPr>
            <w:tcW w:w="2120" w:type="dxa"/>
          </w:tcPr>
          <w:p w14:paraId="2B3E93FC" w14:textId="77777777" w:rsidR="003C02B4" w:rsidRPr="002508C2" w:rsidRDefault="003C02B4" w:rsidP="003C02B4">
            <w:pPr>
              <w:rPr>
                <w:rFonts w:ascii="Georgia" w:hAnsi="Georgia"/>
              </w:rPr>
            </w:pPr>
          </w:p>
        </w:tc>
        <w:tc>
          <w:tcPr>
            <w:tcW w:w="5654" w:type="dxa"/>
          </w:tcPr>
          <w:p w14:paraId="1ABFFA93" w14:textId="520C98A2" w:rsidR="003C02B4" w:rsidRPr="00BF0DF6" w:rsidRDefault="003C02B4" w:rsidP="003C02B4">
            <w:pPr>
              <w:rPr>
                <w:rFonts w:ascii="Georgia" w:hAnsi="Georgia"/>
                <w:sz w:val="18"/>
              </w:rPr>
            </w:pPr>
            <w:r w:rsidRPr="00BF0DF6">
              <w:rPr>
                <w:rFonts w:ascii="Georgia" w:hAnsi="Georgia"/>
                <w:sz w:val="18"/>
              </w:rPr>
              <w:t>Allgemeine Hochschulreife</w:t>
            </w:r>
            <w:r w:rsidR="002508EA">
              <w:rPr>
                <w:rFonts w:ascii="Georgia" w:hAnsi="Georgia"/>
                <w:sz w:val="18"/>
              </w:rPr>
              <w:t xml:space="preserve"> </w:t>
            </w:r>
            <w:r w:rsidR="00396883">
              <w:rPr>
                <w:rFonts w:ascii="Georgia" w:hAnsi="Georgia"/>
                <w:sz w:val="18"/>
              </w:rPr>
              <w:t>(Note: 2,3)</w:t>
            </w:r>
          </w:p>
        </w:tc>
        <w:tc>
          <w:tcPr>
            <w:tcW w:w="1308" w:type="dxa"/>
            <w:gridSpan w:val="2"/>
          </w:tcPr>
          <w:p w14:paraId="51FC9814" w14:textId="77777777" w:rsidR="003C02B4" w:rsidRPr="002508C2" w:rsidRDefault="003C02B4" w:rsidP="003C02B4">
            <w:pPr>
              <w:rPr>
                <w:rFonts w:ascii="Georgia" w:hAnsi="Georgia"/>
              </w:rPr>
            </w:pPr>
          </w:p>
        </w:tc>
      </w:tr>
      <w:tr w:rsidR="003C02B4" w14:paraId="3A2665B3" w14:textId="77777777" w:rsidTr="00AA2D1E">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Change w:id="10" w:author="David Döbele" w:date="2022-10-18T20:17:00Z">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blPrExChange>
        </w:tblPrEx>
        <w:trPr>
          <w:gridAfter w:val="1"/>
          <w:wAfter w:w="21" w:type="dxa"/>
          <w:trHeight w:val="340"/>
          <w:trPrChange w:id="11" w:author="David Döbele" w:date="2022-10-18T20:17:00Z">
            <w:trPr>
              <w:gridAfter w:val="1"/>
              <w:wAfter w:w="21" w:type="dxa"/>
              <w:trHeight w:val="283"/>
            </w:trPr>
          </w:trPrChange>
        </w:trPr>
        <w:tc>
          <w:tcPr>
            <w:tcW w:w="9082" w:type="dxa"/>
            <w:gridSpan w:val="4"/>
            <w:tcBorders>
              <w:bottom w:val="single" w:sz="4" w:space="0" w:color="auto"/>
            </w:tcBorders>
            <w:vAlign w:val="bottom"/>
            <w:tcPrChange w:id="12" w:author="David Döbele" w:date="2022-10-18T20:17:00Z">
              <w:tcPr>
                <w:tcW w:w="9082" w:type="dxa"/>
                <w:gridSpan w:val="4"/>
                <w:tcBorders>
                  <w:bottom w:val="single" w:sz="4" w:space="0" w:color="auto"/>
                </w:tcBorders>
                <w:vAlign w:val="bottom"/>
              </w:tcPr>
            </w:tcPrChange>
          </w:tcPr>
          <w:p w14:paraId="239F87B8" w14:textId="3422FC88" w:rsidR="003C02B4" w:rsidRPr="00765AFB" w:rsidRDefault="003C02B4" w:rsidP="003C02B4">
            <w:pPr>
              <w:rPr>
                <w:rFonts w:ascii="Georgia" w:hAnsi="Georgia"/>
                <w:b/>
                <w:smallCaps/>
                <w:sz w:val="24"/>
                <w:szCs w:val="24"/>
              </w:rPr>
            </w:pPr>
            <w:r w:rsidRPr="00765AFB">
              <w:rPr>
                <w:rFonts w:ascii="Georgia" w:hAnsi="Georgia"/>
                <w:b/>
                <w:smallCaps/>
                <w:sz w:val="24"/>
                <w:szCs w:val="24"/>
              </w:rPr>
              <w:t>Praktische Erfahrungen</w:t>
            </w:r>
          </w:p>
        </w:tc>
      </w:tr>
      <w:tr w:rsidR="003C02B4" w:rsidRPr="0051586D" w14:paraId="127C64E2" w14:textId="77777777" w:rsidTr="00DB29D4">
        <w:trPr>
          <w:gridAfter w:val="1"/>
          <w:wAfter w:w="21" w:type="dxa"/>
          <w:trHeight w:val="340"/>
        </w:trPr>
        <w:tc>
          <w:tcPr>
            <w:tcW w:w="2120" w:type="dxa"/>
            <w:tcBorders>
              <w:top w:val="single" w:sz="4" w:space="0" w:color="auto"/>
            </w:tcBorders>
            <w:vAlign w:val="bottom"/>
          </w:tcPr>
          <w:p w14:paraId="6E186548" w14:textId="4EA20028" w:rsidR="003C02B4" w:rsidRPr="00A55F6B" w:rsidRDefault="003C02B4" w:rsidP="003C02B4">
            <w:pPr>
              <w:rPr>
                <w:rFonts w:ascii="Georgia" w:hAnsi="Georgia"/>
                <w:sz w:val="20"/>
                <w:szCs w:val="20"/>
              </w:rPr>
            </w:pPr>
            <w:r w:rsidRPr="00A55F6B">
              <w:rPr>
                <w:rFonts w:ascii="Georgia" w:hAnsi="Georgia" w:cs="Georgia"/>
                <w:color w:val="000000"/>
                <w:sz w:val="20"/>
                <w:szCs w:val="20"/>
              </w:rPr>
              <w:t>04/2017</w:t>
            </w:r>
          </w:p>
        </w:tc>
        <w:tc>
          <w:tcPr>
            <w:tcW w:w="5654" w:type="dxa"/>
            <w:tcBorders>
              <w:top w:val="single" w:sz="4" w:space="0" w:color="auto"/>
            </w:tcBorders>
            <w:vAlign w:val="bottom"/>
          </w:tcPr>
          <w:p w14:paraId="38F27285" w14:textId="3A029259" w:rsidR="003C02B4" w:rsidRPr="00A55F6B" w:rsidRDefault="003C02B4" w:rsidP="003C02B4">
            <w:pPr>
              <w:rPr>
                <w:rFonts w:ascii="Georgia" w:hAnsi="Georgia"/>
              </w:rPr>
            </w:pPr>
            <w:r w:rsidRPr="00A55F6B">
              <w:rPr>
                <w:rFonts w:ascii="Georgia" w:hAnsi="Georgia"/>
                <w:b/>
                <w:smallCaps/>
              </w:rPr>
              <w:t>Dobler Metallbau GmbH</w:t>
            </w:r>
          </w:p>
        </w:tc>
        <w:tc>
          <w:tcPr>
            <w:tcW w:w="1308" w:type="dxa"/>
            <w:gridSpan w:val="2"/>
            <w:tcBorders>
              <w:top w:val="single" w:sz="4" w:space="0" w:color="auto"/>
            </w:tcBorders>
            <w:vAlign w:val="bottom"/>
          </w:tcPr>
          <w:p w14:paraId="4820196E" w14:textId="493B984E" w:rsidR="003C02B4" w:rsidRPr="0051586D" w:rsidRDefault="003C02B4" w:rsidP="003C02B4">
            <w:pPr>
              <w:jc w:val="right"/>
              <w:rPr>
                <w:rFonts w:ascii="Georgia" w:hAnsi="Georgia"/>
                <w:i/>
                <w:smallCaps/>
                <w:sz w:val="23"/>
                <w:szCs w:val="23"/>
              </w:rPr>
            </w:pPr>
            <w:r w:rsidRPr="0051586D">
              <w:rPr>
                <w:rFonts w:ascii="Georgia" w:hAnsi="Georgia"/>
                <w:i/>
                <w:smallCaps/>
                <w:sz w:val="23"/>
                <w:szCs w:val="23"/>
              </w:rPr>
              <w:t>Deggendorf</w:t>
            </w:r>
          </w:p>
        </w:tc>
      </w:tr>
      <w:tr w:rsidR="003C02B4" w14:paraId="335D84E9" w14:textId="77777777" w:rsidTr="00DB29D4">
        <w:trPr>
          <w:gridAfter w:val="1"/>
          <w:wAfter w:w="21" w:type="dxa"/>
        </w:trPr>
        <w:tc>
          <w:tcPr>
            <w:tcW w:w="2120" w:type="dxa"/>
          </w:tcPr>
          <w:p w14:paraId="4936F65C" w14:textId="77777777" w:rsidR="003C02B4" w:rsidRPr="00AA2D1E" w:rsidRDefault="003C02B4" w:rsidP="003C02B4">
            <w:pPr>
              <w:rPr>
                <w:rFonts w:ascii="Georgia" w:hAnsi="Georgia"/>
                <w:sz w:val="18"/>
                <w:szCs w:val="18"/>
                <w:rPrChange w:id="13" w:author="David Döbele" w:date="2022-10-18T20:16:00Z">
                  <w:rPr>
                    <w:rFonts w:ascii="Georgia" w:hAnsi="Georgia"/>
                  </w:rPr>
                </w:rPrChange>
              </w:rPr>
            </w:pPr>
          </w:p>
        </w:tc>
        <w:tc>
          <w:tcPr>
            <w:tcW w:w="6962" w:type="dxa"/>
            <w:gridSpan w:val="3"/>
          </w:tcPr>
          <w:p w14:paraId="0475B997" w14:textId="7D3032B4" w:rsidR="003C02B4" w:rsidRPr="00AA2D1E" w:rsidRDefault="003C02B4" w:rsidP="003C02B4">
            <w:pPr>
              <w:rPr>
                <w:rFonts w:ascii="Georgia" w:hAnsi="Georgia"/>
                <w:sz w:val="18"/>
                <w:szCs w:val="18"/>
              </w:rPr>
            </w:pPr>
            <w:r w:rsidRPr="00AA2D1E">
              <w:rPr>
                <w:rFonts w:ascii="Georgia" w:hAnsi="Georgia"/>
                <w:sz w:val="18"/>
                <w:szCs w:val="18"/>
              </w:rPr>
              <w:t>Praktikum im Bereich der Metallverarbeitung</w:t>
            </w:r>
          </w:p>
        </w:tc>
      </w:tr>
      <w:tr w:rsidR="003C02B4" w14:paraId="54C3D64C" w14:textId="77777777" w:rsidTr="00DB29D4">
        <w:trPr>
          <w:gridAfter w:val="1"/>
          <w:wAfter w:w="21" w:type="dxa"/>
          <w:trHeight w:val="215"/>
        </w:trPr>
        <w:tc>
          <w:tcPr>
            <w:tcW w:w="2120" w:type="dxa"/>
          </w:tcPr>
          <w:p w14:paraId="25C0BB2F" w14:textId="77777777" w:rsidR="003C02B4" w:rsidRPr="002508C2" w:rsidRDefault="003C02B4" w:rsidP="003C02B4">
            <w:pPr>
              <w:rPr>
                <w:rFonts w:ascii="Georgia" w:hAnsi="Georgia"/>
              </w:rPr>
            </w:pPr>
          </w:p>
        </w:tc>
        <w:tc>
          <w:tcPr>
            <w:tcW w:w="6962" w:type="dxa"/>
            <w:gridSpan w:val="3"/>
          </w:tcPr>
          <w:p w14:paraId="05EEE1E3" w14:textId="263846B1" w:rsidR="003C02B4" w:rsidRPr="00BF0DF6" w:rsidRDefault="003C02B4" w:rsidP="003C02B4">
            <w:pPr>
              <w:pStyle w:val="Listenabsatz"/>
              <w:numPr>
                <w:ilvl w:val="0"/>
                <w:numId w:val="3"/>
              </w:numPr>
              <w:rPr>
                <w:rFonts w:ascii="Georgia" w:hAnsi="Georgia"/>
                <w:i/>
                <w:iCs/>
                <w:sz w:val="18"/>
              </w:rPr>
            </w:pPr>
            <w:r w:rsidRPr="00BF0DF6">
              <w:rPr>
                <w:rFonts w:ascii="Georgia" w:hAnsi="Georgia"/>
                <w:i/>
                <w:iCs/>
                <w:sz w:val="18"/>
              </w:rPr>
              <w:t>Bearbeitung von Blechen und Maschinenwartung</w:t>
            </w:r>
          </w:p>
          <w:p w14:paraId="6DD9BA0F" w14:textId="0F608C31" w:rsidR="003C02B4" w:rsidRPr="00BF0DF6" w:rsidRDefault="003C02B4" w:rsidP="003C02B4">
            <w:pPr>
              <w:pStyle w:val="Listenabsatz"/>
              <w:numPr>
                <w:ilvl w:val="0"/>
                <w:numId w:val="3"/>
              </w:numPr>
              <w:rPr>
                <w:rFonts w:ascii="Georgia" w:hAnsi="Georgia"/>
                <w:sz w:val="18"/>
              </w:rPr>
            </w:pPr>
            <w:r w:rsidRPr="00BF0DF6">
              <w:rPr>
                <w:rFonts w:ascii="Georgia" w:hAnsi="Georgia" w:cs="Georgia"/>
                <w:i/>
                <w:iCs/>
                <w:color w:val="000000"/>
                <w:sz w:val="18"/>
              </w:rPr>
              <w:t>Durchführung von Montagearbeiten</w:t>
            </w:r>
          </w:p>
        </w:tc>
      </w:tr>
      <w:tr w:rsidR="003C02B4" w14:paraId="5178A3D0" w14:textId="77777777" w:rsidTr="00DB29D4">
        <w:trPr>
          <w:gridAfter w:val="1"/>
          <w:wAfter w:w="21" w:type="dxa"/>
          <w:trHeight w:val="215"/>
        </w:trPr>
        <w:tc>
          <w:tcPr>
            <w:tcW w:w="2120" w:type="dxa"/>
          </w:tcPr>
          <w:p w14:paraId="02858F79" w14:textId="77777777" w:rsidR="003C02B4" w:rsidRPr="002508C2" w:rsidRDefault="003C02B4" w:rsidP="003C02B4">
            <w:pPr>
              <w:rPr>
                <w:rFonts w:ascii="Georgia" w:hAnsi="Georgia"/>
              </w:rPr>
            </w:pPr>
          </w:p>
        </w:tc>
        <w:tc>
          <w:tcPr>
            <w:tcW w:w="6962" w:type="dxa"/>
            <w:gridSpan w:val="3"/>
          </w:tcPr>
          <w:p w14:paraId="58DDD671" w14:textId="3096BD03" w:rsidR="003C02B4" w:rsidRPr="00BF0DF6" w:rsidRDefault="003C02B4" w:rsidP="003C02B4">
            <w:pPr>
              <w:pStyle w:val="Listenabsatz"/>
              <w:numPr>
                <w:ilvl w:val="0"/>
                <w:numId w:val="3"/>
              </w:numPr>
              <w:rPr>
                <w:rFonts w:ascii="Georgia" w:hAnsi="Georgia"/>
                <w:i/>
                <w:sz w:val="18"/>
              </w:rPr>
            </w:pPr>
            <w:r w:rsidRPr="00BF0DF6">
              <w:rPr>
                <w:rFonts w:ascii="Georgia" w:hAnsi="Georgia" w:cs="Georgia"/>
                <w:i/>
                <w:iCs/>
                <w:color w:val="000000"/>
                <w:sz w:val="18"/>
              </w:rPr>
              <w:t>Erlernen der Grundlagen des Schweißens</w:t>
            </w:r>
          </w:p>
        </w:tc>
      </w:tr>
      <w:tr w:rsidR="003C02B4" w14:paraId="5905F916" w14:textId="77777777" w:rsidTr="00AA2D1E">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Change w:id="14" w:author="David Döbele" w:date="2022-10-18T20:17:00Z">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blPrExChange>
        </w:tblPrEx>
        <w:trPr>
          <w:gridAfter w:val="1"/>
          <w:wAfter w:w="21" w:type="dxa"/>
          <w:trHeight w:val="340"/>
          <w:trPrChange w:id="15" w:author="David Döbele" w:date="2022-10-18T20:17:00Z">
            <w:trPr>
              <w:gridAfter w:val="1"/>
              <w:wAfter w:w="21" w:type="dxa"/>
              <w:trHeight w:val="283"/>
            </w:trPr>
          </w:trPrChange>
        </w:trPr>
        <w:tc>
          <w:tcPr>
            <w:tcW w:w="9082" w:type="dxa"/>
            <w:gridSpan w:val="4"/>
            <w:tcBorders>
              <w:bottom w:val="single" w:sz="4" w:space="0" w:color="auto"/>
            </w:tcBorders>
            <w:vAlign w:val="bottom"/>
            <w:tcPrChange w:id="16" w:author="David Döbele" w:date="2022-10-18T20:17:00Z">
              <w:tcPr>
                <w:tcW w:w="9082" w:type="dxa"/>
                <w:gridSpan w:val="4"/>
                <w:tcBorders>
                  <w:bottom w:val="single" w:sz="4" w:space="0" w:color="auto"/>
                </w:tcBorders>
                <w:vAlign w:val="bottom"/>
              </w:tcPr>
            </w:tcPrChange>
          </w:tcPr>
          <w:p w14:paraId="7800FD65" w14:textId="717B7DCA" w:rsidR="003C02B4" w:rsidRPr="00765AFB" w:rsidRDefault="003C02B4" w:rsidP="003C02B4">
            <w:pPr>
              <w:rPr>
                <w:rFonts w:ascii="Georgia" w:hAnsi="Georgia"/>
                <w:b/>
                <w:smallCaps/>
                <w:sz w:val="24"/>
                <w:szCs w:val="24"/>
              </w:rPr>
            </w:pPr>
            <w:r w:rsidRPr="00765AFB">
              <w:rPr>
                <w:rFonts w:ascii="Georgia" w:hAnsi="Georgia"/>
                <w:b/>
                <w:bCs/>
                <w:smallCaps/>
                <w:sz w:val="24"/>
                <w:szCs w:val="24"/>
              </w:rPr>
              <w:t xml:space="preserve">Extracurriculares </w:t>
            </w:r>
            <w:r w:rsidRPr="00765AFB">
              <w:rPr>
                <w:rFonts w:ascii="Georgia" w:hAnsi="Georgia"/>
                <w:b/>
                <w:smallCaps/>
                <w:sz w:val="24"/>
                <w:szCs w:val="24"/>
              </w:rPr>
              <w:t>Engagement</w:t>
            </w:r>
          </w:p>
        </w:tc>
      </w:tr>
      <w:tr w:rsidR="003C02B4" w14:paraId="2479FE1D" w14:textId="77777777" w:rsidTr="00DB29D4">
        <w:trPr>
          <w:gridAfter w:val="1"/>
          <w:wAfter w:w="21" w:type="dxa"/>
          <w:trHeight w:val="340"/>
        </w:trPr>
        <w:tc>
          <w:tcPr>
            <w:tcW w:w="2120" w:type="dxa"/>
            <w:tcBorders>
              <w:top w:val="single" w:sz="4" w:space="0" w:color="auto"/>
            </w:tcBorders>
            <w:vAlign w:val="bottom"/>
          </w:tcPr>
          <w:p w14:paraId="5531A253" w14:textId="4BF1EC80" w:rsidR="003C02B4" w:rsidRPr="00A55F6B" w:rsidRDefault="00A1120D" w:rsidP="003C02B4">
            <w:pPr>
              <w:rPr>
                <w:rFonts w:ascii="Georgia" w:hAnsi="Georgia"/>
                <w:sz w:val="20"/>
                <w:szCs w:val="20"/>
              </w:rPr>
            </w:pPr>
            <w:r w:rsidRPr="00A55F6B">
              <w:rPr>
                <w:rFonts w:ascii="Georgia" w:hAnsi="Georgia" w:cs="Georgia"/>
                <w:color w:val="000000"/>
                <w:sz w:val="20"/>
                <w:szCs w:val="20"/>
              </w:rPr>
              <w:t xml:space="preserve">seit </w:t>
            </w:r>
            <w:r w:rsidR="003C02B4" w:rsidRPr="00A55F6B">
              <w:rPr>
                <w:rFonts w:ascii="Georgia" w:hAnsi="Georgia" w:cs="Georgia"/>
                <w:color w:val="000000"/>
                <w:sz w:val="20"/>
                <w:szCs w:val="20"/>
              </w:rPr>
              <w:t>04/2022</w:t>
            </w:r>
          </w:p>
        </w:tc>
        <w:tc>
          <w:tcPr>
            <w:tcW w:w="5654" w:type="dxa"/>
            <w:tcBorders>
              <w:top w:val="single" w:sz="4" w:space="0" w:color="auto"/>
            </w:tcBorders>
            <w:vAlign w:val="bottom"/>
          </w:tcPr>
          <w:p w14:paraId="6C2D221E" w14:textId="3B4B14F2" w:rsidR="003C02B4" w:rsidRPr="00A55F6B" w:rsidRDefault="003C02B4" w:rsidP="003C02B4">
            <w:pPr>
              <w:rPr>
                <w:rFonts w:ascii="Georgia" w:hAnsi="Georgia"/>
              </w:rPr>
            </w:pPr>
            <w:r w:rsidRPr="00A55F6B">
              <w:rPr>
                <w:rFonts w:ascii="Georgia" w:hAnsi="Georgia"/>
                <w:b/>
                <w:smallCaps/>
              </w:rPr>
              <w:t>KRASS e.V.</w:t>
            </w:r>
          </w:p>
        </w:tc>
        <w:tc>
          <w:tcPr>
            <w:tcW w:w="1308" w:type="dxa"/>
            <w:gridSpan w:val="2"/>
            <w:tcBorders>
              <w:top w:val="single" w:sz="4" w:space="0" w:color="auto"/>
            </w:tcBorders>
            <w:vAlign w:val="bottom"/>
          </w:tcPr>
          <w:p w14:paraId="1A82BC2E" w14:textId="59F8601F" w:rsidR="003C02B4" w:rsidRPr="0051586D" w:rsidRDefault="003C02B4" w:rsidP="003C02B4">
            <w:pPr>
              <w:jc w:val="right"/>
              <w:rPr>
                <w:rFonts w:ascii="Georgia" w:hAnsi="Georgia"/>
                <w:i/>
                <w:smallCaps/>
                <w:sz w:val="23"/>
                <w:szCs w:val="23"/>
              </w:rPr>
            </w:pPr>
            <w:r w:rsidRPr="0051586D">
              <w:rPr>
                <w:rFonts w:ascii="Georgia" w:hAnsi="Georgia"/>
                <w:i/>
                <w:smallCaps/>
                <w:sz w:val="23"/>
                <w:szCs w:val="23"/>
              </w:rPr>
              <w:t>Düsseldorf</w:t>
            </w:r>
          </w:p>
        </w:tc>
      </w:tr>
      <w:tr w:rsidR="003C02B4" w14:paraId="060CDF6F" w14:textId="77777777" w:rsidTr="002A17D6">
        <w:trPr>
          <w:gridAfter w:val="1"/>
          <w:wAfter w:w="21" w:type="dxa"/>
          <w:trHeight w:val="181"/>
        </w:trPr>
        <w:tc>
          <w:tcPr>
            <w:tcW w:w="2120" w:type="dxa"/>
          </w:tcPr>
          <w:p w14:paraId="77166A5C" w14:textId="77777777" w:rsidR="003C02B4" w:rsidRPr="00BF0DF6" w:rsidRDefault="003C02B4" w:rsidP="003C02B4">
            <w:pPr>
              <w:rPr>
                <w:rFonts w:ascii="Georgia" w:hAnsi="Georgia"/>
                <w:sz w:val="18"/>
              </w:rPr>
            </w:pPr>
          </w:p>
        </w:tc>
        <w:tc>
          <w:tcPr>
            <w:tcW w:w="6962" w:type="dxa"/>
            <w:gridSpan w:val="3"/>
          </w:tcPr>
          <w:p w14:paraId="0F8896C6" w14:textId="160D69C2" w:rsidR="003C02B4" w:rsidRPr="00BF0DF6" w:rsidRDefault="003C02B4" w:rsidP="003C02B4">
            <w:pPr>
              <w:rPr>
                <w:rFonts w:ascii="Georgia" w:hAnsi="Georgia"/>
                <w:sz w:val="18"/>
              </w:rPr>
            </w:pPr>
            <w:r w:rsidRPr="00BF0DF6">
              <w:rPr>
                <w:rFonts w:ascii="Georgia" w:hAnsi="Georgia"/>
                <w:sz w:val="18"/>
              </w:rPr>
              <w:t>Mit</w:t>
            </w:r>
            <w:r w:rsidR="001C4F21">
              <w:rPr>
                <w:rFonts w:ascii="Georgia" w:hAnsi="Georgia"/>
                <w:sz w:val="18"/>
              </w:rPr>
              <w:t xml:space="preserve">glied im </w:t>
            </w:r>
            <w:r w:rsidR="00043D11">
              <w:rPr>
                <w:rFonts w:ascii="Georgia" w:hAnsi="Georgia"/>
                <w:sz w:val="18"/>
              </w:rPr>
              <w:t xml:space="preserve">operativen </w:t>
            </w:r>
            <w:r w:rsidR="004D2041">
              <w:rPr>
                <w:rFonts w:ascii="Georgia" w:hAnsi="Georgia"/>
                <w:sz w:val="18"/>
              </w:rPr>
              <w:t xml:space="preserve">und administrativen </w:t>
            </w:r>
            <w:r w:rsidR="00043D11">
              <w:rPr>
                <w:rFonts w:ascii="Georgia" w:hAnsi="Georgia"/>
                <w:sz w:val="18"/>
              </w:rPr>
              <w:t>Bereich</w:t>
            </w:r>
          </w:p>
        </w:tc>
      </w:tr>
      <w:tr w:rsidR="003C02B4" w14:paraId="372B441B" w14:textId="77777777" w:rsidTr="00D67349">
        <w:trPr>
          <w:gridAfter w:val="1"/>
          <w:wAfter w:w="21" w:type="dxa"/>
          <w:trHeight w:val="215"/>
        </w:trPr>
        <w:tc>
          <w:tcPr>
            <w:tcW w:w="2120" w:type="dxa"/>
          </w:tcPr>
          <w:p w14:paraId="36E44CF6" w14:textId="77777777" w:rsidR="003C02B4" w:rsidRPr="00BF0DF6" w:rsidRDefault="003C02B4" w:rsidP="003C02B4">
            <w:pPr>
              <w:rPr>
                <w:rFonts w:ascii="Georgia" w:hAnsi="Georgia"/>
                <w:sz w:val="18"/>
              </w:rPr>
            </w:pPr>
          </w:p>
        </w:tc>
        <w:tc>
          <w:tcPr>
            <w:tcW w:w="6962" w:type="dxa"/>
            <w:gridSpan w:val="3"/>
          </w:tcPr>
          <w:p w14:paraId="026229E4" w14:textId="1AC41A1B" w:rsidR="00BB4D96" w:rsidRPr="00F44E50" w:rsidRDefault="003C02B4" w:rsidP="00F44E50">
            <w:pPr>
              <w:pStyle w:val="Listenabsatz"/>
              <w:numPr>
                <w:ilvl w:val="0"/>
                <w:numId w:val="3"/>
              </w:numPr>
              <w:rPr>
                <w:rFonts w:ascii="Georgia" w:hAnsi="Georgia" w:cs="Georgia"/>
                <w:i/>
                <w:iCs/>
                <w:color w:val="000000"/>
                <w:sz w:val="18"/>
              </w:rPr>
            </w:pPr>
            <w:r w:rsidRPr="00BF0DF6">
              <w:rPr>
                <w:rFonts w:ascii="Georgia" w:hAnsi="Georgia" w:cs="Georgia"/>
                <w:i/>
                <w:iCs/>
                <w:color w:val="000000"/>
                <w:sz w:val="18"/>
              </w:rPr>
              <w:t>KRASS e. V. führt künstlerische und sozial ausgerichtete Projekte für benachteiligte Kinder und Jugendliche durch, damit diese sich unabhängig jedweder Voraussetzungen frei in ihrer Persönlichkeit entfalten können. Mit 108 Projekten in 30 Ländern wird diese Vision weltweit realisiert.</w:t>
            </w:r>
          </w:p>
          <w:p w14:paraId="74420EBA" w14:textId="1F04CFB5" w:rsidR="003C02B4" w:rsidRDefault="003C02B4" w:rsidP="003C02B4">
            <w:pPr>
              <w:pStyle w:val="Listenabsatz"/>
              <w:numPr>
                <w:ilvl w:val="0"/>
                <w:numId w:val="3"/>
              </w:numPr>
              <w:rPr>
                <w:rFonts w:ascii="Georgia" w:hAnsi="Georgia" w:cs="Georgia"/>
                <w:i/>
                <w:iCs/>
                <w:color w:val="000000"/>
                <w:sz w:val="18"/>
              </w:rPr>
            </w:pPr>
            <w:r w:rsidRPr="00BF0DF6">
              <w:rPr>
                <w:rFonts w:ascii="Georgia" w:hAnsi="Georgia" w:cs="Georgia"/>
                <w:i/>
                <w:iCs/>
                <w:color w:val="000000"/>
                <w:sz w:val="18"/>
              </w:rPr>
              <w:t>Mitentwicklung der Corporate Identity des Vereins: Ausarbeitung des USP, Schärfung der Zielgruppe, Design des Logos</w:t>
            </w:r>
          </w:p>
          <w:p w14:paraId="7261CC4F" w14:textId="77777777" w:rsidR="00B62A59" w:rsidRDefault="003C02B4" w:rsidP="00B62A59">
            <w:pPr>
              <w:pStyle w:val="Listenabsatz"/>
              <w:numPr>
                <w:ilvl w:val="0"/>
                <w:numId w:val="3"/>
              </w:numPr>
              <w:rPr>
                <w:rFonts w:ascii="Georgia" w:hAnsi="Georgia" w:cs="Georgia"/>
                <w:i/>
                <w:iCs/>
                <w:color w:val="000000"/>
                <w:sz w:val="18"/>
              </w:rPr>
            </w:pPr>
            <w:r w:rsidRPr="00BF0DF6">
              <w:rPr>
                <w:rFonts w:ascii="Georgia" w:hAnsi="Georgia" w:cs="Georgia"/>
                <w:i/>
                <w:iCs/>
                <w:color w:val="000000"/>
                <w:sz w:val="18"/>
              </w:rPr>
              <w:t xml:space="preserve">Pflege der Website des Vereins über </w:t>
            </w:r>
            <w:proofErr w:type="spellStart"/>
            <w:r w:rsidRPr="00BF0DF6">
              <w:rPr>
                <w:rFonts w:ascii="Georgia" w:hAnsi="Georgia" w:cs="Georgia"/>
                <w:i/>
                <w:iCs/>
                <w:color w:val="000000"/>
                <w:sz w:val="18"/>
              </w:rPr>
              <w:t>Wordpress</w:t>
            </w:r>
            <w:proofErr w:type="spellEnd"/>
          </w:p>
          <w:p w14:paraId="6F695693" w14:textId="49FBD194" w:rsidR="00E87B8F" w:rsidRPr="00B62A59" w:rsidRDefault="00E87B8F" w:rsidP="00B62A59">
            <w:pPr>
              <w:pStyle w:val="Listenabsatz"/>
              <w:numPr>
                <w:ilvl w:val="0"/>
                <w:numId w:val="3"/>
              </w:numPr>
              <w:rPr>
                <w:rFonts w:ascii="Georgia" w:hAnsi="Georgia" w:cs="Georgia"/>
                <w:i/>
                <w:iCs/>
                <w:color w:val="000000"/>
                <w:sz w:val="18"/>
              </w:rPr>
            </w:pPr>
            <w:r>
              <w:rPr>
                <w:rFonts w:ascii="Georgia" w:hAnsi="Georgia" w:cs="Georgia"/>
                <w:i/>
                <w:iCs/>
                <w:color w:val="000000"/>
                <w:sz w:val="18"/>
              </w:rPr>
              <w:t xml:space="preserve">Regelmäßige Treffen mit Vereinsmitgliedern und </w:t>
            </w:r>
            <w:r w:rsidR="0039241E">
              <w:rPr>
                <w:rFonts w:ascii="Georgia" w:hAnsi="Georgia" w:cs="Georgia"/>
                <w:i/>
                <w:iCs/>
                <w:color w:val="000000"/>
                <w:sz w:val="18"/>
              </w:rPr>
              <w:t>Kindern</w:t>
            </w:r>
          </w:p>
        </w:tc>
      </w:tr>
      <w:tr w:rsidR="003C02B4" w:rsidRPr="0051586D" w14:paraId="793F0D84" w14:textId="77777777" w:rsidTr="00CA6B88">
        <w:trPr>
          <w:gridAfter w:val="1"/>
          <w:wAfter w:w="21" w:type="dxa"/>
          <w:trHeight w:val="283"/>
        </w:trPr>
        <w:tc>
          <w:tcPr>
            <w:tcW w:w="2120" w:type="dxa"/>
            <w:vAlign w:val="bottom"/>
          </w:tcPr>
          <w:p w14:paraId="1B86188B" w14:textId="1198FE97" w:rsidR="003C02B4" w:rsidRPr="00A55F6B" w:rsidRDefault="003C02B4" w:rsidP="003C02B4">
            <w:pPr>
              <w:rPr>
                <w:rFonts w:ascii="Georgia" w:hAnsi="Georgia"/>
                <w:sz w:val="20"/>
                <w:szCs w:val="20"/>
              </w:rPr>
            </w:pPr>
            <w:r w:rsidRPr="00A55F6B">
              <w:rPr>
                <w:rFonts w:ascii="Georgia" w:hAnsi="Georgia" w:cs="Georgia"/>
                <w:color w:val="000000"/>
                <w:sz w:val="20"/>
                <w:szCs w:val="20"/>
              </w:rPr>
              <w:t>04/2022</w:t>
            </w:r>
            <w:r w:rsidR="007A222B" w:rsidRPr="00A55F6B">
              <w:rPr>
                <w:rFonts w:ascii="Georgia" w:hAnsi="Georgia" w:cs="Georgia"/>
                <w:color w:val="000000"/>
                <w:sz w:val="20"/>
                <w:szCs w:val="20"/>
              </w:rPr>
              <w:t xml:space="preserve"> – </w:t>
            </w:r>
            <w:r w:rsidR="009C0254" w:rsidRPr="00A55F6B">
              <w:rPr>
                <w:rFonts w:ascii="Georgia" w:hAnsi="Georgia" w:cs="Georgia"/>
                <w:color w:val="000000"/>
                <w:sz w:val="20"/>
                <w:szCs w:val="20"/>
              </w:rPr>
              <w:t>09</w:t>
            </w:r>
            <w:r w:rsidR="007A222B" w:rsidRPr="00A55F6B">
              <w:rPr>
                <w:rFonts w:ascii="Georgia" w:hAnsi="Georgia" w:cs="Georgia"/>
                <w:color w:val="000000"/>
                <w:sz w:val="20"/>
                <w:szCs w:val="20"/>
              </w:rPr>
              <w:t>/2022</w:t>
            </w:r>
          </w:p>
        </w:tc>
        <w:tc>
          <w:tcPr>
            <w:tcW w:w="5654" w:type="dxa"/>
            <w:vAlign w:val="bottom"/>
          </w:tcPr>
          <w:p w14:paraId="63857C44" w14:textId="45716E7D" w:rsidR="003C02B4" w:rsidRPr="00A55F6B" w:rsidRDefault="003C02B4" w:rsidP="003C02B4">
            <w:pPr>
              <w:rPr>
                <w:rFonts w:ascii="Georgia" w:hAnsi="Georgia"/>
                <w:b/>
                <w:smallCaps/>
              </w:rPr>
            </w:pPr>
            <w:r w:rsidRPr="00A55F6B">
              <w:rPr>
                <w:rFonts w:ascii="Georgia" w:hAnsi="Georgia"/>
                <w:b/>
                <w:smallCaps/>
              </w:rPr>
              <w:t xml:space="preserve">Deutsches Komitee der AIESEC e.V. </w:t>
            </w:r>
          </w:p>
        </w:tc>
        <w:tc>
          <w:tcPr>
            <w:tcW w:w="1308" w:type="dxa"/>
            <w:gridSpan w:val="2"/>
            <w:vAlign w:val="bottom"/>
          </w:tcPr>
          <w:p w14:paraId="02686032" w14:textId="4684D040" w:rsidR="003C02B4" w:rsidRPr="0051586D" w:rsidRDefault="003C02B4" w:rsidP="003C02B4">
            <w:pPr>
              <w:jc w:val="right"/>
              <w:rPr>
                <w:rFonts w:ascii="Georgia" w:hAnsi="Georgia" w:cs="Georgia"/>
                <w:i/>
                <w:iCs/>
                <w:color w:val="000000"/>
                <w:sz w:val="23"/>
                <w:szCs w:val="23"/>
              </w:rPr>
            </w:pPr>
            <w:r w:rsidRPr="0051586D">
              <w:rPr>
                <w:rFonts w:ascii="Georgia" w:hAnsi="Georgia"/>
                <w:i/>
                <w:smallCaps/>
                <w:sz w:val="23"/>
                <w:szCs w:val="23"/>
              </w:rPr>
              <w:t>Regensburg</w:t>
            </w:r>
          </w:p>
        </w:tc>
      </w:tr>
      <w:tr w:rsidR="003C02B4" w14:paraId="792A0086" w14:textId="77777777" w:rsidTr="00DB29D4">
        <w:trPr>
          <w:gridAfter w:val="1"/>
          <w:wAfter w:w="21" w:type="dxa"/>
        </w:trPr>
        <w:tc>
          <w:tcPr>
            <w:tcW w:w="2120" w:type="dxa"/>
          </w:tcPr>
          <w:p w14:paraId="0269F0F4" w14:textId="77777777" w:rsidR="003C02B4" w:rsidRPr="00DC6FF8" w:rsidRDefault="003C02B4" w:rsidP="003C02B4">
            <w:pPr>
              <w:rPr>
                <w:rFonts w:ascii="Georgia" w:hAnsi="Georgia"/>
                <w:sz w:val="18"/>
                <w:szCs w:val="18"/>
                <w:rPrChange w:id="17" w:author="David Döbele" w:date="2022-10-18T20:16:00Z">
                  <w:rPr>
                    <w:rFonts w:ascii="Georgia" w:hAnsi="Georgia"/>
                  </w:rPr>
                </w:rPrChange>
              </w:rPr>
            </w:pPr>
          </w:p>
        </w:tc>
        <w:tc>
          <w:tcPr>
            <w:tcW w:w="6962" w:type="dxa"/>
            <w:gridSpan w:val="3"/>
          </w:tcPr>
          <w:p w14:paraId="354D7FBB" w14:textId="7DAA4937" w:rsidR="003C02B4" w:rsidRPr="00DC6FF8" w:rsidRDefault="003C02B4" w:rsidP="003C02B4">
            <w:pPr>
              <w:rPr>
                <w:rFonts w:ascii="Georgia" w:hAnsi="Georgia" w:cs="Georgia"/>
                <w:i/>
                <w:iCs/>
                <w:color w:val="000000"/>
                <w:sz w:val="18"/>
                <w:szCs w:val="18"/>
              </w:rPr>
            </w:pPr>
            <w:r w:rsidRPr="00DC6FF8">
              <w:rPr>
                <w:rFonts w:ascii="Georgia" w:hAnsi="Georgia" w:cs="Georgia"/>
                <w:color w:val="000000"/>
                <w:sz w:val="18"/>
                <w:szCs w:val="18"/>
              </w:rPr>
              <w:t>Mitglied im Bereich Incoming Global Talent</w:t>
            </w:r>
          </w:p>
        </w:tc>
      </w:tr>
      <w:tr w:rsidR="003C02B4" w14:paraId="0610C49B" w14:textId="77777777" w:rsidTr="00DB29D4">
        <w:trPr>
          <w:gridAfter w:val="1"/>
          <w:wAfter w:w="21" w:type="dxa"/>
          <w:trHeight w:val="510"/>
        </w:trPr>
        <w:tc>
          <w:tcPr>
            <w:tcW w:w="2120" w:type="dxa"/>
          </w:tcPr>
          <w:p w14:paraId="72DE6FB0" w14:textId="77777777" w:rsidR="003C02B4" w:rsidRPr="002508C2" w:rsidRDefault="003C02B4" w:rsidP="003C02B4">
            <w:pPr>
              <w:rPr>
                <w:rFonts w:ascii="Georgia" w:hAnsi="Georgia"/>
              </w:rPr>
            </w:pPr>
          </w:p>
        </w:tc>
        <w:tc>
          <w:tcPr>
            <w:tcW w:w="6962" w:type="dxa"/>
            <w:gridSpan w:val="3"/>
          </w:tcPr>
          <w:p w14:paraId="7D5F602F" w14:textId="7DEFEAD4" w:rsidR="003C02B4" w:rsidRPr="00BF0DF6" w:rsidRDefault="003C02B4" w:rsidP="003C02B4">
            <w:pPr>
              <w:pStyle w:val="Listenabsatz"/>
              <w:numPr>
                <w:ilvl w:val="0"/>
                <w:numId w:val="3"/>
              </w:numPr>
              <w:rPr>
                <w:rFonts w:ascii="Georgia" w:hAnsi="Georgia" w:cs="Georgia"/>
                <w:i/>
                <w:iCs/>
                <w:color w:val="000000"/>
                <w:sz w:val="18"/>
              </w:rPr>
            </w:pPr>
            <w:r w:rsidRPr="00BF0DF6">
              <w:rPr>
                <w:rFonts w:ascii="Georgia" w:hAnsi="Georgia" w:cs="Georgia"/>
                <w:i/>
                <w:iCs/>
                <w:color w:val="000000"/>
                <w:sz w:val="18"/>
              </w:rPr>
              <w:t>Telefonische und schriftliche Kommunikation und Kontaktmanagement mit zahlreichen Unternehmen (Porsche Consulting GmbH, PwC GmbH, u.v.m.)</w:t>
            </w:r>
          </w:p>
          <w:p w14:paraId="5A6F976B" w14:textId="4EF9E342" w:rsidR="003C02B4" w:rsidRPr="00BF0DF6" w:rsidRDefault="003C02B4" w:rsidP="003C02B4">
            <w:pPr>
              <w:pStyle w:val="Listenabsatz"/>
              <w:numPr>
                <w:ilvl w:val="0"/>
                <w:numId w:val="3"/>
              </w:numPr>
              <w:rPr>
                <w:rFonts w:ascii="Georgia" w:hAnsi="Georgia" w:cs="Georgia"/>
                <w:i/>
                <w:iCs/>
                <w:color w:val="000000"/>
                <w:sz w:val="18"/>
              </w:rPr>
            </w:pPr>
            <w:r w:rsidRPr="00BF0DF6">
              <w:rPr>
                <w:rFonts w:ascii="Georgia" w:hAnsi="Georgia" w:cs="Georgia"/>
                <w:i/>
                <w:iCs/>
                <w:color w:val="000000"/>
                <w:sz w:val="18"/>
              </w:rPr>
              <w:t>Definition der Zielgruppen und Leadgenerierung</w:t>
            </w:r>
          </w:p>
        </w:tc>
      </w:tr>
      <w:tr w:rsidR="003C02B4" w14:paraId="72A149E3" w14:textId="77777777" w:rsidTr="00DB29D4">
        <w:trPr>
          <w:gridAfter w:val="1"/>
          <w:wAfter w:w="21" w:type="dxa"/>
        </w:trPr>
        <w:tc>
          <w:tcPr>
            <w:tcW w:w="2120" w:type="dxa"/>
          </w:tcPr>
          <w:p w14:paraId="1D25F2D0" w14:textId="77777777" w:rsidR="003C02B4" w:rsidRPr="002508C2" w:rsidRDefault="003C02B4" w:rsidP="003C02B4">
            <w:pPr>
              <w:rPr>
                <w:rFonts w:ascii="Georgia" w:hAnsi="Georgia"/>
              </w:rPr>
            </w:pPr>
          </w:p>
        </w:tc>
        <w:tc>
          <w:tcPr>
            <w:tcW w:w="6962" w:type="dxa"/>
            <w:gridSpan w:val="3"/>
          </w:tcPr>
          <w:p w14:paraId="53E0D03B" w14:textId="337D817E" w:rsidR="003C02B4" w:rsidRPr="00BF0DF6" w:rsidRDefault="003C02B4" w:rsidP="003C02B4">
            <w:pPr>
              <w:pStyle w:val="Listenabsatz"/>
              <w:numPr>
                <w:ilvl w:val="0"/>
                <w:numId w:val="3"/>
              </w:numPr>
              <w:rPr>
                <w:rFonts w:ascii="Georgia" w:hAnsi="Georgia" w:cs="Georgia"/>
                <w:i/>
                <w:iCs/>
                <w:color w:val="000000"/>
                <w:sz w:val="18"/>
              </w:rPr>
            </w:pPr>
            <w:r w:rsidRPr="00BF0DF6">
              <w:rPr>
                <w:rFonts w:ascii="Georgia" w:hAnsi="Georgia" w:cs="Georgia"/>
                <w:i/>
                <w:iCs/>
                <w:color w:val="000000"/>
                <w:sz w:val="18"/>
              </w:rPr>
              <w:t>Durchführung von Meetings mit Unternehmen (Sales Pitch)</w:t>
            </w:r>
          </w:p>
        </w:tc>
      </w:tr>
      <w:tr w:rsidR="00DB29D4" w:rsidRPr="0051586D" w14:paraId="2B4929F5" w14:textId="77777777" w:rsidTr="00CA6B88">
        <w:trPr>
          <w:trHeight w:val="283"/>
        </w:trPr>
        <w:tc>
          <w:tcPr>
            <w:tcW w:w="2120" w:type="dxa"/>
            <w:vAlign w:val="bottom"/>
          </w:tcPr>
          <w:p w14:paraId="79CF0F72" w14:textId="4585E5E6" w:rsidR="00DB29D4" w:rsidRPr="00A55F6B" w:rsidRDefault="00DB29D4" w:rsidP="00474A6E">
            <w:pPr>
              <w:rPr>
                <w:rFonts w:ascii="Georgia" w:hAnsi="Georgia"/>
                <w:sz w:val="20"/>
                <w:szCs w:val="20"/>
              </w:rPr>
            </w:pPr>
            <w:r w:rsidRPr="00A55F6B">
              <w:rPr>
                <w:rFonts w:ascii="Georgia" w:hAnsi="Georgia" w:cs="Georgia"/>
                <w:color w:val="000000"/>
                <w:sz w:val="20"/>
                <w:szCs w:val="20"/>
              </w:rPr>
              <w:t>0</w:t>
            </w:r>
            <w:r w:rsidR="009D2479" w:rsidRPr="00A55F6B">
              <w:rPr>
                <w:rFonts w:ascii="Georgia" w:hAnsi="Georgia" w:cs="Georgia"/>
                <w:color w:val="000000"/>
                <w:sz w:val="20"/>
                <w:szCs w:val="20"/>
              </w:rPr>
              <w:t>7</w:t>
            </w:r>
            <w:r w:rsidRPr="00A55F6B">
              <w:rPr>
                <w:rFonts w:ascii="Georgia" w:hAnsi="Georgia" w:cs="Georgia"/>
                <w:color w:val="000000"/>
                <w:sz w:val="20"/>
                <w:szCs w:val="20"/>
              </w:rPr>
              <w:t>/20</w:t>
            </w:r>
            <w:r w:rsidR="00670E8D" w:rsidRPr="00A55F6B">
              <w:rPr>
                <w:rFonts w:ascii="Georgia" w:hAnsi="Georgia" w:cs="Georgia"/>
                <w:color w:val="000000"/>
                <w:sz w:val="20"/>
                <w:szCs w:val="20"/>
              </w:rPr>
              <w:t>16</w:t>
            </w:r>
            <w:r w:rsidRPr="00A55F6B">
              <w:rPr>
                <w:rFonts w:ascii="Georgia" w:hAnsi="Georgia" w:cs="Georgia"/>
                <w:color w:val="000000"/>
                <w:sz w:val="20"/>
                <w:szCs w:val="20"/>
              </w:rPr>
              <w:t xml:space="preserve"> </w:t>
            </w:r>
          </w:p>
        </w:tc>
        <w:tc>
          <w:tcPr>
            <w:tcW w:w="5668" w:type="dxa"/>
            <w:gridSpan w:val="2"/>
            <w:vAlign w:val="bottom"/>
          </w:tcPr>
          <w:p w14:paraId="17906F12" w14:textId="17125E50" w:rsidR="00DB29D4" w:rsidRPr="00A55F6B" w:rsidRDefault="001810F3" w:rsidP="00474A6E">
            <w:pPr>
              <w:rPr>
                <w:rFonts w:ascii="Georgia" w:hAnsi="Georgia"/>
                <w:b/>
                <w:smallCaps/>
              </w:rPr>
            </w:pPr>
            <w:r w:rsidRPr="00A55F6B">
              <w:rPr>
                <w:rFonts w:ascii="Georgia" w:hAnsi="Georgia"/>
                <w:b/>
                <w:bCs/>
                <w:smallCaps/>
              </w:rPr>
              <w:t>Bundesvereinigung Lebenshilfe</w:t>
            </w:r>
            <w:r w:rsidRPr="00A55F6B">
              <w:rPr>
                <w:rFonts w:ascii="Georgia" w:hAnsi="Georgia"/>
                <w:b/>
                <w:smallCaps/>
              </w:rPr>
              <w:t> e. V.</w:t>
            </w:r>
          </w:p>
        </w:tc>
        <w:tc>
          <w:tcPr>
            <w:tcW w:w="1315" w:type="dxa"/>
            <w:gridSpan w:val="2"/>
            <w:vAlign w:val="bottom"/>
          </w:tcPr>
          <w:p w14:paraId="1B01B353" w14:textId="34800415" w:rsidR="00DB29D4" w:rsidRPr="0051586D" w:rsidRDefault="001810F3" w:rsidP="00474A6E">
            <w:pPr>
              <w:jc w:val="right"/>
              <w:rPr>
                <w:rFonts w:ascii="Georgia" w:hAnsi="Georgia" w:cs="Georgia"/>
                <w:i/>
                <w:iCs/>
                <w:color w:val="000000"/>
                <w:sz w:val="23"/>
                <w:szCs w:val="23"/>
              </w:rPr>
            </w:pPr>
            <w:r>
              <w:rPr>
                <w:rFonts w:ascii="Georgia" w:hAnsi="Georgia"/>
                <w:i/>
                <w:smallCaps/>
                <w:sz w:val="23"/>
                <w:szCs w:val="23"/>
              </w:rPr>
              <w:t>Deggendorf</w:t>
            </w:r>
          </w:p>
        </w:tc>
      </w:tr>
      <w:tr w:rsidR="00DB29D4" w14:paraId="68ED06EB" w14:textId="77777777" w:rsidTr="00DB29D4">
        <w:tc>
          <w:tcPr>
            <w:tcW w:w="2120" w:type="dxa"/>
          </w:tcPr>
          <w:p w14:paraId="30DB5553" w14:textId="77777777" w:rsidR="00DB29D4" w:rsidRPr="00DC6FF8" w:rsidRDefault="00DB29D4" w:rsidP="00474A6E">
            <w:pPr>
              <w:rPr>
                <w:rFonts w:ascii="Georgia" w:hAnsi="Georgia"/>
                <w:sz w:val="18"/>
                <w:szCs w:val="18"/>
                <w:rPrChange w:id="18" w:author="David Döbele" w:date="2022-10-18T20:16:00Z">
                  <w:rPr>
                    <w:rFonts w:ascii="Georgia" w:hAnsi="Georgia"/>
                  </w:rPr>
                </w:rPrChange>
              </w:rPr>
            </w:pPr>
          </w:p>
        </w:tc>
        <w:tc>
          <w:tcPr>
            <w:tcW w:w="6983" w:type="dxa"/>
            <w:gridSpan w:val="4"/>
          </w:tcPr>
          <w:p w14:paraId="69652944" w14:textId="3616B48A" w:rsidR="00DB29D4" w:rsidRPr="00DC6FF8" w:rsidRDefault="007C0EEC" w:rsidP="00474A6E">
            <w:pPr>
              <w:rPr>
                <w:rFonts w:ascii="Georgia" w:hAnsi="Georgia" w:cs="Georgia"/>
                <w:color w:val="000000"/>
                <w:sz w:val="18"/>
                <w:szCs w:val="18"/>
                <w:rPrChange w:id="19" w:author="David Döbele" w:date="2022-10-18T20:16:00Z">
                  <w:rPr>
                    <w:rFonts w:ascii="Georgia" w:hAnsi="Georgia" w:cs="Georgia"/>
                    <w:i/>
                    <w:iCs/>
                    <w:color w:val="000000"/>
                    <w:sz w:val="18"/>
                  </w:rPr>
                </w:rPrChange>
              </w:rPr>
            </w:pPr>
            <w:r w:rsidRPr="00DC6FF8">
              <w:rPr>
                <w:rFonts w:ascii="Georgia" w:hAnsi="Georgia" w:cs="Georgia"/>
                <w:color w:val="000000"/>
                <w:sz w:val="18"/>
                <w:szCs w:val="18"/>
                <w:rPrChange w:id="20" w:author="David Döbele" w:date="2022-10-18T20:16:00Z">
                  <w:rPr>
                    <w:rFonts w:ascii="Georgia" w:hAnsi="Georgia" w:cs="Georgia"/>
                    <w:i/>
                    <w:iCs/>
                    <w:color w:val="000000"/>
                    <w:sz w:val="18"/>
                  </w:rPr>
                </w:rPrChange>
              </w:rPr>
              <w:t>Unterstützung im Rahmen eines zweiwöchigen Schnupperpraktikums</w:t>
            </w:r>
          </w:p>
        </w:tc>
      </w:tr>
      <w:tr w:rsidR="00DB29D4" w14:paraId="710B474D" w14:textId="77777777" w:rsidTr="008127CE">
        <w:trPr>
          <w:trHeight w:val="147"/>
        </w:trPr>
        <w:tc>
          <w:tcPr>
            <w:tcW w:w="2120" w:type="dxa"/>
          </w:tcPr>
          <w:p w14:paraId="682F50D1" w14:textId="77777777" w:rsidR="00DB29D4" w:rsidRPr="002508C2" w:rsidRDefault="00DB29D4" w:rsidP="00474A6E">
            <w:pPr>
              <w:rPr>
                <w:rFonts w:ascii="Georgia" w:hAnsi="Georgia"/>
              </w:rPr>
            </w:pPr>
          </w:p>
        </w:tc>
        <w:tc>
          <w:tcPr>
            <w:tcW w:w="6983" w:type="dxa"/>
            <w:gridSpan w:val="4"/>
          </w:tcPr>
          <w:p w14:paraId="76854093" w14:textId="5738DB2C" w:rsidR="00DB29D4" w:rsidRPr="00BF0DF6" w:rsidRDefault="00DC5595" w:rsidP="00DB29D4">
            <w:pPr>
              <w:pStyle w:val="Listenabsatz"/>
              <w:numPr>
                <w:ilvl w:val="0"/>
                <w:numId w:val="3"/>
              </w:numPr>
              <w:rPr>
                <w:rFonts w:ascii="Georgia" w:hAnsi="Georgia" w:cs="Georgia"/>
                <w:i/>
                <w:iCs/>
                <w:color w:val="000000"/>
                <w:sz w:val="18"/>
              </w:rPr>
            </w:pPr>
            <w:r>
              <w:rPr>
                <w:rFonts w:ascii="Georgia" w:hAnsi="Georgia" w:cs="Georgia"/>
                <w:i/>
                <w:iCs/>
                <w:color w:val="000000"/>
                <w:sz w:val="18"/>
              </w:rPr>
              <w:t>Pflege und Betreuung</w:t>
            </w:r>
            <w:r w:rsidR="00605834">
              <w:rPr>
                <w:rFonts w:ascii="Georgia" w:hAnsi="Georgia" w:cs="Georgia"/>
                <w:i/>
                <w:iCs/>
                <w:color w:val="000000"/>
                <w:sz w:val="18"/>
              </w:rPr>
              <w:t xml:space="preserve"> </w:t>
            </w:r>
            <w:r w:rsidR="00180073">
              <w:rPr>
                <w:rFonts w:ascii="Georgia" w:hAnsi="Georgia" w:cs="Georgia"/>
                <w:i/>
                <w:iCs/>
                <w:color w:val="000000"/>
                <w:sz w:val="18"/>
              </w:rPr>
              <w:t xml:space="preserve">von </w:t>
            </w:r>
            <w:r w:rsidR="00A35626">
              <w:rPr>
                <w:rFonts w:ascii="Georgia" w:hAnsi="Georgia" w:cs="Georgia"/>
                <w:i/>
                <w:iCs/>
                <w:color w:val="000000"/>
                <w:sz w:val="18"/>
              </w:rPr>
              <w:t>M</w:t>
            </w:r>
            <w:r w:rsidR="00180073">
              <w:rPr>
                <w:rFonts w:ascii="Georgia" w:hAnsi="Georgia" w:cs="Georgia"/>
                <w:i/>
                <w:iCs/>
                <w:color w:val="000000"/>
                <w:sz w:val="18"/>
              </w:rPr>
              <w:t xml:space="preserve">enschen mit </w:t>
            </w:r>
            <w:r w:rsidR="000F1BBD">
              <w:rPr>
                <w:rFonts w:ascii="Georgia" w:hAnsi="Georgia" w:cs="Georgia"/>
                <w:i/>
                <w:iCs/>
                <w:color w:val="000000"/>
                <w:sz w:val="18"/>
              </w:rPr>
              <w:t>kognitiver Beeinträchtigung</w:t>
            </w:r>
          </w:p>
        </w:tc>
      </w:tr>
      <w:tr w:rsidR="00FA611D" w14:paraId="29C78045" w14:textId="77777777" w:rsidTr="00DB29D4">
        <w:trPr>
          <w:gridAfter w:val="1"/>
          <w:wAfter w:w="21" w:type="dxa"/>
        </w:trPr>
        <w:tc>
          <w:tcPr>
            <w:tcW w:w="2120" w:type="dxa"/>
          </w:tcPr>
          <w:p w14:paraId="177878DC" w14:textId="77777777" w:rsidR="00FA611D" w:rsidRPr="002508C2" w:rsidRDefault="00FA611D" w:rsidP="003C02B4">
            <w:pPr>
              <w:rPr>
                <w:rFonts w:ascii="Georgia" w:hAnsi="Georgia"/>
              </w:rPr>
            </w:pPr>
          </w:p>
        </w:tc>
        <w:tc>
          <w:tcPr>
            <w:tcW w:w="6962" w:type="dxa"/>
            <w:gridSpan w:val="3"/>
          </w:tcPr>
          <w:p w14:paraId="182E440D" w14:textId="77777777" w:rsidR="00FA611D" w:rsidRDefault="00605834" w:rsidP="003C02B4">
            <w:pPr>
              <w:pStyle w:val="Listenabsatz"/>
              <w:numPr>
                <w:ilvl w:val="0"/>
                <w:numId w:val="3"/>
              </w:numPr>
              <w:rPr>
                <w:rFonts w:ascii="Georgia" w:hAnsi="Georgia" w:cs="Georgia"/>
                <w:i/>
                <w:iCs/>
                <w:color w:val="000000"/>
                <w:sz w:val="18"/>
              </w:rPr>
            </w:pPr>
            <w:r>
              <w:rPr>
                <w:rFonts w:ascii="Georgia" w:hAnsi="Georgia" w:cs="Georgia"/>
                <w:i/>
                <w:iCs/>
                <w:color w:val="000000"/>
                <w:sz w:val="18"/>
              </w:rPr>
              <w:t>Organisation und selbstständiges Betreuen von Spieleabenden</w:t>
            </w:r>
          </w:p>
          <w:p w14:paraId="03C14D84" w14:textId="31788FD0" w:rsidR="007D340F" w:rsidRPr="007D340F" w:rsidRDefault="00C97B95" w:rsidP="00DC5595">
            <w:pPr>
              <w:pStyle w:val="Listenabsatz"/>
              <w:numPr>
                <w:ilvl w:val="0"/>
                <w:numId w:val="3"/>
              </w:numPr>
              <w:spacing w:after="120"/>
              <w:rPr>
                <w:rFonts w:ascii="Georgia" w:hAnsi="Georgia" w:cs="Georgia"/>
                <w:i/>
                <w:iCs/>
                <w:color w:val="000000"/>
                <w:sz w:val="18"/>
              </w:rPr>
            </w:pPr>
            <w:r>
              <w:rPr>
                <w:rFonts w:ascii="Georgia" w:hAnsi="Georgia" w:cs="Georgia"/>
                <w:i/>
                <w:iCs/>
                <w:color w:val="000000"/>
                <w:sz w:val="18"/>
              </w:rPr>
              <w:t>Intensive Unterstützung</w:t>
            </w:r>
            <w:r w:rsidR="007D340F">
              <w:rPr>
                <w:rFonts w:ascii="Georgia" w:hAnsi="Georgia" w:cs="Georgia"/>
                <w:i/>
                <w:iCs/>
                <w:color w:val="000000"/>
                <w:sz w:val="18"/>
              </w:rPr>
              <w:t xml:space="preserve"> der Mitmenschen</w:t>
            </w:r>
            <w:r w:rsidR="00DC5595">
              <w:rPr>
                <w:rFonts w:ascii="Georgia" w:hAnsi="Georgia" w:cs="Georgia"/>
                <w:i/>
                <w:iCs/>
                <w:color w:val="000000"/>
                <w:sz w:val="18"/>
              </w:rPr>
              <w:t xml:space="preserve"> in ihrer alltäglichen Lebensbewältigung</w:t>
            </w:r>
          </w:p>
        </w:tc>
      </w:tr>
      <w:tr w:rsidR="00DC6FF8" w14:paraId="1695E2E0" w14:textId="77777777" w:rsidTr="00DC6FF8">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Change w:id="21" w:author="David Döbele" w:date="2022-10-18T20:15:00Z">
            <w:tblPrEx>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blPrExChange>
        </w:tblPrEx>
        <w:trPr>
          <w:gridAfter w:val="1"/>
          <w:wAfter w:w="21" w:type="dxa"/>
          <w:trHeight w:val="283"/>
          <w:ins w:id="22" w:author="David Döbele" w:date="2022-10-18T20:14:00Z"/>
          <w:trPrChange w:id="23" w:author="David Döbele" w:date="2022-10-18T20:15:00Z">
            <w:trPr>
              <w:gridAfter w:val="1"/>
              <w:wAfter w:w="21" w:type="dxa"/>
              <w:trHeight w:val="283"/>
            </w:trPr>
          </w:trPrChange>
        </w:trPr>
        <w:tc>
          <w:tcPr>
            <w:tcW w:w="2120" w:type="dxa"/>
            <w:vAlign w:val="bottom"/>
            <w:tcPrChange w:id="24" w:author="David Döbele" w:date="2022-10-18T20:15:00Z">
              <w:tcPr>
                <w:tcW w:w="2120" w:type="dxa"/>
                <w:tcBorders>
                  <w:top w:val="single" w:sz="4" w:space="0" w:color="auto"/>
                </w:tcBorders>
                <w:vAlign w:val="bottom"/>
              </w:tcPr>
            </w:tcPrChange>
          </w:tcPr>
          <w:p w14:paraId="47552287" w14:textId="3A9328CD" w:rsidR="00DC6FF8" w:rsidRPr="00BF0DF6" w:rsidRDefault="00DC6FF8" w:rsidP="00DC6FF8">
            <w:pPr>
              <w:rPr>
                <w:ins w:id="25" w:author="David Döbele" w:date="2022-10-18T20:14:00Z"/>
                <w:rFonts w:ascii="Georgia" w:hAnsi="Georgia"/>
                <w:sz w:val="18"/>
              </w:rPr>
            </w:pPr>
            <w:ins w:id="26" w:author="David Döbele" w:date="2022-10-18T20:14:00Z">
              <w:r>
                <w:rPr>
                  <w:rFonts w:ascii="Georgia" w:hAnsi="Georgia"/>
                  <w:b/>
                  <w:bCs/>
                  <w:smallCaps/>
                  <w:sz w:val="24"/>
                  <w:szCs w:val="24"/>
                </w:rPr>
                <w:t>S</w:t>
              </w:r>
            </w:ins>
            <w:ins w:id="27" w:author="David Döbele" w:date="2022-10-18T20:15:00Z">
              <w:r>
                <w:rPr>
                  <w:rFonts w:ascii="Georgia" w:hAnsi="Georgia"/>
                  <w:b/>
                  <w:bCs/>
                  <w:smallCaps/>
                  <w:sz w:val="24"/>
                  <w:szCs w:val="24"/>
                </w:rPr>
                <w:t>onstiges</w:t>
              </w:r>
            </w:ins>
          </w:p>
        </w:tc>
        <w:tc>
          <w:tcPr>
            <w:tcW w:w="6962" w:type="dxa"/>
            <w:gridSpan w:val="3"/>
            <w:vAlign w:val="bottom"/>
            <w:tcPrChange w:id="28" w:author="David Döbele" w:date="2022-10-18T20:15:00Z">
              <w:tcPr>
                <w:tcW w:w="6962" w:type="dxa"/>
                <w:gridSpan w:val="3"/>
                <w:tcBorders>
                  <w:top w:val="single" w:sz="4" w:space="0" w:color="auto"/>
                </w:tcBorders>
                <w:vAlign w:val="bottom"/>
              </w:tcPr>
            </w:tcPrChange>
          </w:tcPr>
          <w:p w14:paraId="281A5E06" w14:textId="77777777" w:rsidR="00DC6FF8" w:rsidRPr="00BF0DF6" w:rsidRDefault="00DC6FF8" w:rsidP="00DC6FF8">
            <w:pPr>
              <w:rPr>
                <w:ins w:id="29" w:author="David Döbele" w:date="2022-10-18T20:14:00Z"/>
                <w:rFonts w:ascii="Georgia" w:hAnsi="Georgia" w:cs="Georgia"/>
                <w:color w:val="000000"/>
                <w:sz w:val="18"/>
              </w:rPr>
            </w:pPr>
          </w:p>
        </w:tc>
      </w:tr>
      <w:tr w:rsidR="00DC6FF8" w14:paraId="2B257790" w14:textId="77777777" w:rsidTr="0093751B">
        <w:trPr>
          <w:gridAfter w:val="1"/>
          <w:wAfter w:w="21" w:type="dxa"/>
          <w:trHeight w:val="283"/>
        </w:trPr>
        <w:tc>
          <w:tcPr>
            <w:tcW w:w="2120" w:type="dxa"/>
            <w:tcBorders>
              <w:top w:val="single" w:sz="4" w:space="0" w:color="auto"/>
            </w:tcBorders>
            <w:vAlign w:val="bottom"/>
          </w:tcPr>
          <w:p w14:paraId="15B2C431" w14:textId="0BE2C172" w:rsidR="00DC6FF8" w:rsidRPr="00BF0DF6" w:rsidRDefault="00DC6FF8" w:rsidP="00DC6FF8">
            <w:pPr>
              <w:rPr>
                <w:rFonts w:ascii="Georgia" w:hAnsi="Georgia"/>
                <w:sz w:val="18"/>
              </w:rPr>
            </w:pPr>
            <w:r w:rsidRPr="00BF0DF6">
              <w:rPr>
                <w:rFonts w:ascii="Georgia" w:hAnsi="Georgia"/>
                <w:sz w:val="18"/>
              </w:rPr>
              <w:t>Sprachkenntnisse:</w:t>
            </w:r>
          </w:p>
        </w:tc>
        <w:tc>
          <w:tcPr>
            <w:tcW w:w="6962" w:type="dxa"/>
            <w:gridSpan w:val="3"/>
            <w:tcBorders>
              <w:top w:val="single" w:sz="4" w:space="0" w:color="auto"/>
            </w:tcBorders>
            <w:vAlign w:val="bottom"/>
          </w:tcPr>
          <w:p w14:paraId="061D3FCE" w14:textId="6D7BD630" w:rsidR="00DC6FF8" w:rsidRPr="00BF0DF6" w:rsidRDefault="00DC6FF8" w:rsidP="00DC6FF8">
            <w:pPr>
              <w:rPr>
                <w:rFonts w:ascii="Georgia" w:hAnsi="Georgia"/>
                <w:sz w:val="18"/>
              </w:rPr>
            </w:pPr>
            <w:r w:rsidRPr="00BF0DF6">
              <w:rPr>
                <w:rFonts w:ascii="Georgia" w:hAnsi="Georgia" w:cs="Georgia"/>
                <w:color w:val="000000"/>
                <w:sz w:val="18"/>
              </w:rPr>
              <w:t>Deutsch (Muttersprache), Englisch (fließend), Latein (kleines Latinum)</w:t>
            </w:r>
          </w:p>
        </w:tc>
      </w:tr>
      <w:tr w:rsidR="00DC6FF8" w:rsidRPr="00DC6FF8" w14:paraId="45706C3F" w14:textId="77777777" w:rsidTr="0025550F">
        <w:trPr>
          <w:gridAfter w:val="1"/>
          <w:wAfter w:w="21" w:type="dxa"/>
          <w:trHeight w:val="283"/>
        </w:trPr>
        <w:tc>
          <w:tcPr>
            <w:tcW w:w="2120" w:type="dxa"/>
            <w:vAlign w:val="bottom"/>
          </w:tcPr>
          <w:p w14:paraId="57688BDA" w14:textId="55E1B868" w:rsidR="00DC6FF8" w:rsidRPr="00BF0DF6" w:rsidRDefault="00DC6FF8" w:rsidP="00DC6FF8">
            <w:pPr>
              <w:rPr>
                <w:rFonts w:ascii="Georgia" w:hAnsi="Georgia"/>
                <w:sz w:val="18"/>
              </w:rPr>
            </w:pPr>
            <w:r w:rsidRPr="00BF0DF6">
              <w:rPr>
                <w:rFonts w:ascii="Georgia" w:hAnsi="Georgia"/>
                <w:sz w:val="18"/>
              </w:rPr>
              <w:t>IT-Kenntnisse:</w:t>
            </w:r>
          </w:p>
        </w:tc>
        <w:tc>
          <w:tcPr>
            <w:tcW w:w="6962" w:type="dxa"/>
            <w:gridSpan w:val="3"/>
            <w:vAlign w:val="bottom"/>
          </w:tcPr>
          <w:p w14:paraId="60CA2168" w14:textId="31497EA9" w:rsidR="00DC6FF8" w:rsidRPr="00C97B95" w:rsidRDefault="00DC6FF8" w:rsidP="00DC6FF8">
            <w:pPr>
              <w:rPr>
                <w:rFonts w:ascii="Georgia" w:hAnsi="Georgia" w:cs="Georgia"/>
                <w:color w:val="000000"/>
                <w:sz w:val="18"/>
                <w:lang w:val="en-US"/>
              </w:rPr>
            </w:pPr>
            <w:r w:rsidRPr="00BF0DF6">
              <w:rPr>
                <w:rFonts w:ascii="Georgia" w:hAnsi="Georgia" w:cs="Georgia"/>
                <w:color w:val="000000"/>
                <w:sz w:val="18"/>
                <w:lang w:val="en-US"/>
              </w:rPr>
              <w:t>Microsoft Office (Word, Excel, PowerPoint, Outlook), Python (</w:t>
            </w:r>
            <w:proofErr w:type="spellStart"/>
            <w:r w:rsidRPr="00BF0DF6">
              <w:rPr>
                <w:rFonts w:ascii="Georgia" w:hAnsi="Georgia" w:cs="Georgia"/>
                <w:color w:val="000000"/>
                <w:sz w:val="18"/>
                <w:lang w:val="en-US"/>
              </w:rPr>
              <w:t>Grundkenntnisse</w:t>
            </w:r>
            <w:proofErr w:type="spellEnd"/>
            <w:r w:rsidRPr="00BF0DF6">
              <w:rPr>
                <w:rFonts w:ascii="Georgia" w:hAnsi="Georgia" w:cs="Georgia"/>
                <w:color w:val="000000"/>
                <w:sz w:val="18"/>
                <w:lang w:val="en-US"/>
              </w:rPr>
              <w:t>)</w:t>
            </w:r>
          </w:p>
        </w:tc>
      </w:tr>
      <w:tr w:rsidR="00DC6FF8" w:rsidRPr="00FB2073" w14:paraId="70CB01B0" w14:textId="77777777" w:rsidTr="00C97B95">
        <w:trPr>
          <w:gridAfter w:val="1"/>
          <w:wAfter w:w="21" w:type="dxa"/>
          <w:trHeight w:val="567"/>
        </w:trPr>
        <w:tc>
          <w:tcPr>
            <w:tcW w:w="2120" w:type="dxa"/>
          </w:tcPr>
          <w:p w14:paraId="04F58216" w14:textId="3A1F0BEB" w:rsidR="00DC6FF8" w:rsidRPr="00BF0DF6" w:rsidRDefault="00DC6FF8" w:rsidP="00DC6FF8">
            <w:pPr>
              <w:spacing w:before="40"/>
              <w:rPr>
                <w:rFonts w:ascii="Georgia" w:hAnsi="Georgia"/>
                <w:sz w:val="18"/>
              </w:rPr>
            </w:pPr>
            <w:r w:rsidRPr="00BF0DF6">
              <w:rPr>
                <w:rFonts w:ascii="Georgia" w:hAnsi="Georgia"/>
                <w:sz w:val="18"/>
              </w:rPr>
              <w:t xml:space="preserve">Interessen: </w:t>
            </w:r>
            <w:r w:rsidRPr="00BF0DF6">
              <w:rPr>
                <w:rFonts w:ascii="Georgia" w:hAnsi="Georgia"/>
                <w:sz w:val="18"/>
              </w:rPr>
              <w:br/>
            </w:r>
            <w:r w:rsidRPr="00BF0DF6">
              <w:rPr>
                <w:rFonts w:ascii="Georgia" w:hAnsi="Georgia"/>
                <w:sz w:val="18"/>
              </w:rPr>
              <w:br/>
            </w:r>
          </w:p>
        </w:tc>
        <w:tc>
          <w:tcPr>
            <w:tcW w:w="6962" w:type="dxa"/>
            <w:gridSpan w:val="3"/>
          </w:tcPr>
          <w:p w14:paraId="598C2742" w14:textId="635F2E1D" w:rsidR="00DC6FF8" w:rsidRPr="00BF0DF6" w:rsidRDefault="00DC6FF8" w:rsidP="00DC6FF8">
            <w:pPr>
              <w:widowControl w:val="0"/>
              <w:autoSpaceDE w:val="0"/>
              <w:autoSpaceDN w:val="0"/>
              <w:adjustRightInd w:val="0"/>
              <w:spacing w:before="40"/>
              <w:rPr>
                <w:rFonts w:ascii="Georgia" w:hAnsi="Georgia" w:cs="Georgia"/>
                <w:color w:val="000000"/>
                <w:sz w:val="18"/>
              </w:rPr>
            </w:pPr>
            <w:r w:rsidRPr="00BF0DF6">
              <w:rPr>
                <w:rFonts w:ascii="Georgia" w:hAnsi="Georgia" w:cs="Georgia"/>
                <w:color w:val="000000"/>
                <w:sz w:val="18"/>
              </w:rPr>
              <w:t>Sport (</w:t>
            </w:r>
            <w:proofErr w:type="spellStart"/>
            <w:r>
              <w:rPr>
                <w:rFonts w:ascii="Georgia" w:hAnsi="Georgia" w:cs="Georgia"/>
                <w:color w:val="000000"/>
                <w:sz w:val="18"/>
              </w:rPr>
              <w:t>Bodyweight</w:t>
            </w:r>
            <w:proofErr w:type="spellEnd"/>
            <w:r w:rsidRPr="00BF0DF6">
              <w:rPr>
                <w:rFonts w:ascii="Georgia" w:hAnsi="Georgia" w:cs="Georgia"/>
                <w:color w:val="000000"/>
                <w:sz w:val="18"/>
              </w:rPr>
              <w:t>-Training, Fitnessstudio), Kochen, L</w:t>
            </w:r>
            <w:r>
              <w:rPr>
                <w:rFonts w:ascii="Georgia" w:hAnsi="Georgia" w:cs="Georgia"/>
                <w:color w:val="000000"/>
                <w:sz w:val="18"/>
              </w:rPr>
              <w:t>iteratur</w:t>
            </w:r>
            <w:r w:rsidRPr="00BF0DF6">
              <w:rPr>
                <w:rFonts w:ascii="Georgia" w:hAnsi="Georgia" w:cs="Georgia"/>
                <w:color w:val="000000"/>
                <w:sz w:val="18"/>
              </w:rPr>
              <w:t xml:space="preserve"> (Fokus auf Ökonomie und Persönlichkeitswachstum: </w:t>
            </w:r>
            <w:r>
              <w:rPr>
                <w:rFonts w:ascii="Georgia" w:hAnsi="Georgia" w:cs="Georgia"/>
                <w:color w:val="000000"/>
                <w:sz w:val="18"/>
              </w:rPr>
              <w:t xml:space="preserve">„Haben und Nichthaben“ von </w:t>
            </w:r>
            <w:r w:rsidRPr="0003150A">
              <w:rPr>
                <w:rFonts w:ascii="Georgia" w:hAnsi="Georgia" w:cs="Georgia"/>
                <w:color w:val="000000"/>
                <w:sz w:val="18"/>
              </w:rPr>
              <w:t xml:space="preserve">Branko </w:t>
            </w:r>
            <w:proofErr w:type="spellStart"/>
            <w:r w:rsidRPr="0003150A">
              <w:rPr>
                <w:rFonts w:ascii="Georgia" w:hAnsi="Georgia" w:cs="Georgia"/>
                <w:color w:val="000000"/>
                <w:sz w:val="18"/>
              </w:rPr>
              <w:t>Milanović</w:t>
            </w:r>
            <w:proofErr w:type="spellEnd"/>
            <w:r>
              <w:rPr>
                <w:rFonts w:ascii="Georgia" w:hAnsi="Georgia" w:cs="Georgia"/>
                <w:color w:val="000000"/>
                <w:sz w:val="18"/>
              </w:rPr>
              <w:t xml:space="preserve">, </w:t>
            </w:r>
            <w:r w:rsidRPr="00BF0DF6">
              <w:rPr>
                <w:rFonts w:ascii="Georgia" w:hAnsi="Georgia" w:cs="Georgia"/>
                <w:color w:val="000000"/>
                <w:sz w:val="18"/>
              </w:rPr>
              <w:t>„Geld oder Leben“ von Prof. Dr. Marcel Fratzscher, „</w:t>
            </w:r>
            <w:proofErr w:type="spellStart"/>
            <w:r w:rsidRPr="00BF0DF6">
              <w:rPr>
                <w:rFonts w:ascii="Georgia" w:hAnsi="Georgia" w:cs="Georgia"/>
                <w:color w:val="000000"/>
                <w:sz w:val="18"/>
              </w:rPr>
              <w:t>Atomic</w:t>
            </w:r>
            <w:proofErr w:type="spellEnd"/>
            <w:r w:rsidRPr="00BF0DF6">
              <w:rPr>
                <w:rFonts w:ascii="Georgia" w:hAnsi="Georgia" w:cs="Georgia"/>
                <w:color w:val="000000"/>
                <w:sz w:val="18"/>
              </w:rPr>
              <w:t xml:space="preserve"> Habits“ von James Clear, etc.)</w:t>
            </w:r>
          </w:p>
        </w:tc>
      </w:tr>
      <w:tr w:rsidR="00DC6FF8" w:rsidRPr="00FB2073" w14:paraId="7F47F9D1" w14:textId="77777777" w:rsidTr="00435F9D">
        <w:trPr>
          <w:gridAfter w:val="1"/>
          <w:wAfter w:w="21" w:type="dxa"/>
          <w:trHeight w:val="595"/>
        </w:trPr>
        <w:tc>
          <w:tcPr>
            <w:tcW w:w="9082" w:type="dxa"/>
            <w:gridSpan w:val="4"/>
            <w:vAlign w:val="bottom"/>
          </w:tcPr>
          <w:p w14:paraId="370CC0AA" w14:textId="50D60762" w:rsidR="00DC6FF8" w:rsidRPr="00BF0DF6" w:rsidRDefault="00DC6FF8" w:rsidP="00DC6FF8">
            <w:pPr>
              <w:rPr>
                <w:rFonts w:ascii="Georgia" w:hAnsi="Georgia"/>
                <w:sz w:val="18"/>
              </w:rPr>
            </w:pPr>
            <w:r>
              <w:rPr>
                <w:rFonts w:ascii="Georgia" w:hAnsi="Georgia"/>
                <w:sz w:val="18"/>
              </w:rPr>
              <w:t>Wien, 11.10.2022</w:t>
            </w:r>
          </w:p>
        </w:tc>
      </w:tr>
    </w:tbl>
    <w:p w14:paraId="0E41ADBC" w14:textId="77777777" w:rsidR="00156F41" w:rsidRPr="00FB2073" w:rsidRDefault="00156F41" w:rsidP="00E5587E"/>
    <w:sectPr w:rsidR="00156F41" w:rsidRPr="00FB2073" w:rsidSect="00DC6FF8">
      <w:pgSz w:w="11906" w:h="16838"/>
      <w:pgMar w:top="964" w:right="1418" w:bottom="680" w:left="1418" w:header="709" w:footer="709" w:gutter="0"/>
      <w:cols w:space="708"/>
      <w:docGrid w:linePitch="360"/>
      <w:sectPrChange w:id="30" w:author="David Döbele" w:date="2022-10-18T20:15:00Z">
        <w:sectPr w:rsidR="00156F41" w:rsidRPr="00FB2073" w:rsidSect="00DC6FF8">
          <w:pgMar w:top="1418" w:right="1418" w:bottom="680" w:left="1418"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57F645E"/>
    <w:multiLevelType w:val="hybridMultilevel"/>
    <w:tmpl w:val="3A1499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A4B53DA"/>
    <w:multiLevelType w:val="multilevel"/>
    <w:tmpl w:val="1C2E67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CD967CD"/>
    <w:multiLevelType w:val="hybridMultilevel"/>
    <w:tmpl w:val="38BE5A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87027775">
    <w:abstractNumId w:val="3"/>
  </w:num>
  <w:num w:numId="2" w16cid:durableId="208037062">
    <w:abstractNumId w:val="4"/>
  </w:num>
  <w:num w:numId="3" w16cid:durableId="343292329">
    <w:abstractNumId w:val="6"/>
  </w:num>
  <w:num w:numId="4" w16cid:durableId="183441573">
    <w:abstractNumId w:val="0"/>
  </w:num>
  <w:num w:numId="5" w16cid:durableId="1824929870">
    <w:abstractNumId w:val="1"/>
  </w:num>
  <w:num w:numId="6" w16cid:durableId="659115487">
    <w:abstractNumId w:val="2"/>
  </w:num>
  <w:num w:numId="7" w16cid:durableId="187511914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03D1A"/>
    <w:rsid w:val="00030CD2"/>
    <w:rsid w:val="0003150A"/>
    <w:rsid w:val="00043D11"/>
    <w:rsid w:val="00064643"/>
    <w:rsid w:val="00075FDB"/>
    <w:rsid w:val="000867A7"/>
    <w:rsid w:val="00091C49"/>
    <w:rsid w:val="000A1FDA"/>
    <w:rsid w:val="000D0485"/>
    <w:rsid w:val="000F1BBD"/>
    <w:rsid w:val="0010410D"/>
    <w:rsid w:val="00131037"/>
    <w:rsid w:val="00156F41"/>
    <w:rsid w:val="00157F66"/>
    <w:rsid w:val="00162A5A"/>
    <w:rsid w:val="001637D0"/>
    <w:rsid w:val="00180073"/>
    <w:rsid w:val="001810F3"/>
    <w:rsid w:val="001A1F7B"/>
    <w:rsid w:val="001B0202"/>
    <w:rsid w:val="001C192C"/>
    <w:rsid w:val="001C4F21"/>
    <w:rsid w:val="001D044C"/>
    <w:rsid w:val="001D153B"/>
    <w:rsid w:val="001D4DCD"/>
    <w:rsid w:val="001E0E2C"/>
    <w:rsid w:val="001E1A68"/>
    <w:rsid w:val="001E657E"/>
    <w:rsid w:val="001F278B"/>
    <w:rsid w:val="00202ACF"/>
    <w:rsid w:val="002038E3"/>
    <w:rsid w:val="0020531E"/>
    <w:rsid w:val="002508C2"/>
    <w:rsid w:val="002508EA"/>
    <w:rsid w:val="0025550F"/>
    <w:rsid w:val="00255B5C"/>
    <w:rsid w:val="00263F6A"/>
    <w:rsid w:val="00282D83"/>
    <w:rsid w:val="00282DB0"/>
    <w:rsid w:val="002859E6"/>
    <w:rsid w:val="002A17D6"/>
    <w:rsid w:val="002A7A0B"/>
    <w:rsid w:val="002C3ED5"/>
    <w:rsid w:val="002D4516"/>
    <w:rsid w:val="002E7930"/>
    <w:rsid w:val="00314B7A"/>
    <w:rsid w:val="003422BA"/>
    <w:rsid w:val="003440ED"/>
    <w:rsid w:val="00360691"/>
    <w:rsid w:val="00372F7B"/>
    <w:rsid w:val="0039241E"/>
    <w:rsid w:val="00396883"/>
    <w:rsid w:val="003A6D72"/>
    <w:rsid w:val="003A7C11"/>
    <w:rsid w:val="003C02B4"/>
    <w:rsid w:val="003C082C"/>
    <w:rsid w:val="004229DF"/>
    <w:rsid w:val="00435D92"/>
    <w:rsid w:val="00435F9D"/>
    <w:rsid w:val="00436C39"/>
    <w:rsid w:val="00443668"/>
    <w:rsid w:val="004839F5"/>
    <w:rsid w:val="004929B7"/>
    <w:rsid w:val="004A54BA"/>
    <w:rsid w:val="004C30AE"/>
    <w:rsid w:val="004D2041"/>
    <w:rsid w:val="004E6D35"/>
    <w:rsid w:val="00500DA8"/>
    <w:rsid w:val="00507EA7"/>
    <w:rsid w:val="0051586D"/>
    <w:rsid w:val="00521940"/>
    <w:rsid w:val="00533A5B"/>
    <w:rsid w:val="0053417E"/>
    <w:rsid w:val="005350EB"/>
    <w:rsid w:val="005507F3"/>
    <w:rsid w:val="00567B01"/>
    <w:rsid w:val="005811F9"/>
    <w:rsid w:val="005B1C42"/>
    <w:rsid w:val="005C5649"/>
    <w:rsid w:val="005F18BE"/>
    <w:rsid w:val="00602C73"/>
    <w:rsid w:val="00605753"/>
    <w:rsid w:val="00605834"/>
    <w:rsid w:val="00624560"/>
    <w:rsid w:val="00627653"/>
    <w:rsid w:val="00630FAB"/>
    <w:rsid w:val="00632D5A"/>
    <w:rsid w:val="00634D8B"/>
    <w:rsid w:val="00645435"/>
    <w:rsid w:val="0065195E"/>
    <w:rsid w:val="006531F0"/>
    <w:rsid w:val="0065647F"/>
    <w:rsid w:val="006571B2"/>
    <w:rsid w:val="00670E8D"/>
    <w:rsid w:val="006712C2"/>
    <w:rsid w:val="00690AE5"/>
    <w:rsid w:val="00693E09"/>
    <w:rsid w:val="006B0C01"/>
    <w:rsid w:val="006B7F78"/>
    <w:rsid w:val="006D1891"/>
    <w:rsid w:val="006E3CB2"/>
    <w:rsid w:val="007027B6"/>
    <w:rsid w:val="0071202F"/>
    <w:rsid w:val="007223F5"/>
    <w:rsid w:val="00723643"/>
    <w:rsid w:val="00727BB9"/>
    <w:rsid w:val="00733DA1"/>
    <w:rsid w:val="00755FEC"/>
    <w:rsid w:val="00761945"/>
    <w:rsid w:val="00763DCE"/>
    <w:rsid w:val="00765AFB"/>
    <w:rsid w:val="007824F6"/>
    <w:rsid w:val="00785254"/>
    <w:rsid w:val="007966F0"/>
    <w:rsid w:val="007A222B"/>
    <w:rsid w:val="007B629E"/>
    <w:rsid w:val="007C0EEC"/>
    <w:rsid w:val="007C6A3C"/>
    <w:rsid w:val="007D340F"/>
    <w:rsid w:val="007E79D8"/>
    <w:rsid w:val="0080044E"/>
    <w:rsid w:val="008127CE"/>
    <w:rsid w:val="00814F18"/>
    <w:rsid w:val="00817811"/>
    <w:rsid w:val="0083028E"/>
    <w:rsid w:val="00837E40"/>
    <w:rsid w:val="008650C1"/>
    <w:rsid w:val="00870202"/>
    <w:rsid w:val="00876031"/>
    <w:rsid w:val="00886E8D"/>
    <w:rsid w:val="008B0FC0"/>
    <w:rsid w:val="008B748B"/>
    <w:rsid w:val="008B790E"/>
    <w:rsid w:val="008C41B6"/>
    <w:rsid w:val="008D69F4"/>
    <w:rsid w:val="0090530B"/>
    <w:rsid w:val="00913EC1"/>
    <w:rsid w:val="009322BA"/>
    <w:rsid w:val="009334DC"/>
    <w:rsid w:val="0093751B"/>
    <w:rsid w:val="009756AE"/>
    <w:rsid w:val="009858CC"/>
    <w:rsid w:val="00990B1B"/>
    <w:rsid w:val="009A1E68"/>
    <w:rsid w:val="009A1F70"/>
    <w:rsid w:val="009C0254"/>
    <w:rsid w:val="009C36AE"/>
    <w:rsid w:val="009D2479"/>
    <w:rsid w:val="009E3074"/>
    <w:rsid w:val="009E3571"/>
    <w:rsid w:val="009F58E4"/>
    <w:rsid w:val="00A1120D"/>
    <w:rsid w:val="00A35626"/>
    <w:rsid w:val="00A43E78"/>
    <w:rsid w:val="00A55F6B"/>
    <w:rsid w:val="00A56A70"/>
    <w:rsid w:val="00A62A2F"/>
    <w:rsid w:val="00AA11C2"/>
    <w:rsid w:val="00AA2D1E"/>
    <w:rsid w:val="00AA7904"/>
    <w:rsid w:val="00AB2A5A"/>
    <w:rsid w:val="00AB571E"/>
    <w:rsid w:val="00AE2715"/>
    <w:rsid w:val="00B23945"/>
    <w:rsid w:val="00B359DB"/>
    <w:rsid w:val="00B47D0B"/>
    <w:rsid w:val="00B5178D"/>
    <w:rsid w:val="00B62A59"/>
    <w:rsid w:val="00B65877"/>
    <w:rsid w:val="00B72C2A"/>
    <w:rsid w:val="00B759DA"/>
    <w:rsid w:val="00B90595"/>
    <w:rsid w:val="00B94D9F"/>
    <w:rsid w:val="00BA3B0F"/>
    <w:rsid w:val="00BB4D96"/>
    <w:rsid w:val="00BC1A32"/>
    <w:rsid w:val="00BC5398"/>
    <w:rsid w:val="00BD640A"/>
    <w:rsid w:val="00BE1B51"/>
    <w:rsid w:val="00BE247E"/>
    <w:rsid w:val="00BF0DF6"/>
    <w:rsid w:val="00C018E4"/>
    <w:rsid w:val="00C066FA"/>
    <w:rsid w:val="00C33DAD"/>
    <w:rsid w:val="00C5373C"/>
    <w:rsid w:val="00C56966"/>
    <w:rsid w:val="00C606C8"/>
    <w:rsid w:val="00C666FA"/>
    <w:rsid w:val="00C95A95"/>
    <w:rsid w:val="00C97B95"/>
    <w:rsid w:val="00CA6B88"/>
    <w:rsid w:val="00CC0D67"/>
    <w:rsid w:val="00CF2F29"/>
    <w:rsid w:val="00CF31EE"/>
    <w:rsid w:val="00D0334F"/>
    <w:rsid w:val="00D10083"/>
    <w:rsid w:val="00D14811"/>
    <w:rsid w:val="00D175BE"/>
    <w:rsid w:val="00D25E79"/>
    <w:rsid w:val="00D31B6D"/>
    <w:rsid w:val="00D37354"/>
    <w:rsid w:val="00D4334E"/>
    <w:rsid w:val="00D47EF2"/>
    <w:rsid w:val="00D67349"/>
    <w:rsid w:val="00D73BC5"/>
    <w:rsid w:val="00DA79F3"/>
    <w:rsid w:val="00DB29D4"/>
    <w:rsid w:val="00DB7CD2"/>
    <w:rsid w:val="00DC5595"/>
    <w:rsid w:val="00DC6FF8"/>
    <w:rsid w:val="00DE08E1"/>
    <w:rsid w:val="00DE799A"/>
    <w:rsid w:val="00E0142C"/>
    <w:rsid w:val="00E115DB"/>
    <w:rsid w:val="00E356EC"/>
    <w:rsid w:val="00E431ED"/>
    <w:rsid w:val="00E5587E"/>
    <w:rsid w:val="00E64FF5"/>
    <w:rsid w:val="00E65D0F"/>
    <w:rsid w:val="00E728AC"/>
    <w:rsid w:val="00E87B8F"/>
    <w:rsid w:val="00EB12FE"/>
    <w:rsid w:val="00EB29A3"/>
    <w:rsid w:val="00EB42D0"/>
    <w:rsid w:val="00EB5816"/>
    <w:rsid w:val="00EF05F2"/>
    <w:rsid w:val="00EF4558"/>
    <w:rsid w:val="00F11BEF"/>
    <w:rsid w:val="00F22706"/>
    <w:rsid w:val="00F258E7"/>
    <w:rsid w:val="00F2650C"/>
    <w:rsid w:val="00F44E50"/>
    <w:rsid w:val="00F54296"/>
    <w:rsid w:val="00F80053"/>
    <w:rsid w:val="00F86D9F"/>
    <w:rsid w:val="00F9053D"/>
    <w:rsid w:val="00FA02C7"/>
    <w:rsid w:val="00FA611D"/>
    <w:rsid w:val="00FB2073"/>
    <w:rsid w:val="00FC1E8B"/>
    <w:rsid w:val="00FD2ADE"/>
    <w:rsid w:val="00FD61C2"/>
    <w:rsid w:val="00FF78D6"/>
    <w:rsid w:val="0EC388B1"/>
    <w:rsid w:val="55A67C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260CA989-D366-4416-8FA0-13F4A89F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character" w:styleId="NichtaufgelsteErwhnung">
    <w:name w:val="Unresolved Mention"/>
    <w:basedOn w:val="Absatz-Standardschriftart"/>
    <w:uiPriority w:val="99"/>
    <w:rsid w:val="009A1F70"/>
    <w:rPr>
      <w:color w:val="605E5C"/>
      <w:shd w:val="clear" w:color="auto" w:fill="E1DFDD"/>
    </w:rPr>
  </w:style>
  <w:style w:type="paragraph" w:styleId="berarbeitung">
    <w:name w:val="Revision"/>
    <w:hidden/>
    <w:uiPriority w:val="99"/>
    <w:semiHidden/>
    <w:rsid w:val="00DC6F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90098">
      <w:bodyDiv w:val="1"/>
      <w:marLeft w:val="0"/>
      <w:marRight w:val="0"/>
      <w:marTop w:val="0"/>
      <w:marBottom w:val="0"/>
      <w:divBdr>
        <w:top w:val="none" w:sz="0" w:space="0" w:color="auto"/>
        <w:left w:val="none" w:sz="0" w:space="0" w:color="auto"/>
        <w:bottom w:val="none" w:sz="0" w:space="0" w:color="auto"/>
        <w:right w:val="none" w:sz="0" w:space="0" w:color="auto"/>
      </w:divBdr>
    </w:div>
    <w:div w:id="5230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25T12:15:36.47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trace contextRef="#ctx0" brushRef="#br0" timeOffset="1">1 0,'0'0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754153-F988-48E6-9BEF-90A43EAC8247}">
  <we:reference id="wa104099688" version="1.3.0.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84A9244-578E-6542-A77F-4B65F3C46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373</Words>
  <Characters>2350</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Döbele</cp:lastModifiedBy>
  <cp:revision>107</cp:revision>
  <cp:lastPrinted>2022-10-11T15:03:00Z</cp:lastPrinted>
  <dcterms:created xsi:type="dcterms:W3CDTF">2022-09-19T17:28:00Z</dcterms:created>
  <dcterms:modified xsi:type="dcterms:W3CDTF">2022-10-18T18:17:00Z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9d15af80dd77a4e61ccc58ed66231a8f7e38a28c4176d3734cb5a65e0cbd19cb</vt:lpwstr>
  </property>
</Properties>
</file>