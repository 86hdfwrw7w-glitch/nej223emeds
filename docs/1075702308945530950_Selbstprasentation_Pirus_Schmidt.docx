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C7986" w14:textId="77777777" w:rsidR="00C23BA0" w:rsidRPr="00196648" w:rsidRDefault="00C23BA0" w:rsidP="00C23BA0">
      <w:pPr>
        <w:shd w:val="clear" w:color="auto" w:fill="FFFFFF"/>
        <w:spacing w:after="0" w:line="240" w:lineRule="auto"/>
        <w:rPr>
          <w:rFonts w:ascii="Arial" w:eastAsia="Times New Roman" w:hAnsi="Arial" w:cs="Arial"/>
          <w:color w:val="222222"/>
          <w:sz w:val="24"/>
          <w:szCs w:val="24"/>
          <w:lang w:val="de-DE" w:eastAsia="en-GB"/>
        </w:rPr>
      </w:pPr>
      <w:r w:rsidRPr="00196648">
        <w:rPr>
          <w:rFonts w:ascii="Arial" w:eastAsia="Times New Roman" w:hAnsi="Arial" w:cs="Arial"/>
          <w:color w:val="222222"/>
          <w:sz w:val="24"/>
          <w:szCs w:val="24"/>
          <w:lang w:val="de-DE" w:eastAsia="en-GB"/>
        </w:rPr>
        <w:t>Zunächst einmal vielen Dank für die Einladung und die Möglichkeit, mich hier heute vorstellen zu dürfen.</w:t>
      </w:r>
    </w:p>
    <w:p w14:paraId="3B253FA9" w14:textId="143A604B" w:rsidR="001D5119" w:rsidRDefault="001D5119" w:rsidP="00C23BA0">
      <w:pPr>
        <w:pStyle w:val="NoSpacing"/>
        <w:jc w:val="both"/>
      </w:pPr>
    </w:p>
    <w:p w14:paraId="49EAB471" w14:textId="20E49ABC" w:rsidR="00DB2C85" w:rsidRDefault="00C23BA0" w:rsidP="00C23BA0">
      <w:pPr>
        <w:pStyle w:val="NoSpacing"/>
        <w:jc w:val="both"/>
      </w:pPr>
      <w:del w:id="0" w:author="jonas.stegh@pumpkincareers.com" w:date="2023-02-16T09:49:00Z">
        <w:r w:rsidDel="00D217BB">
          <w:delText xml:space="preserve">Beginnen möchte ich vor ca. 10-15 Jahren. </w:delText>
        </w:r>
      </w:del>
      <w:commentRangeStart w:id="1"/>
      <w:r>
        <w:t xml:space="preserve">Damals, als ich noch kleiner war und wir eine längere Reise vor uns hatten, hat mir meine Mutter </w:t>
      </w:r>
      <w:r w:rsidRPr="00C23BA0">
        <w:t xml:space="preserve">immer eine </w:t>
      </w:r>
      <w:proofErr w:type="spellStart"/>
      <w:r w:rsidRPr="00C23BA0">
        <w:t>AutoMotorundSport</w:t>
      </w:r>
      <w:proofErr w:type="spellEnd"/>
      <w:r w:rsidRPr="00C23BA0">
        <w:t xml:space="preserve"> Zeitschrift gekauft, damit ich </w:t>
      </w:r>
      <w:r w:rsidR="009B30F7">
        <w:t>et</w:t>
      </w:r>
      <w:r w:rsidRPr="00C23BA0">
        <w:t>was zum Blättern habe</w:t>
      </w:r>
      <w:r w:rsidR="009B30F7">
        <w:t xml:space="preserve"> und mich nicht langweile</w:t>
      </w:r>
      <w:r w:rsidRPr="00C23BA0">
        <w:t xml:space="preserve">. Auch wenn ich damals vermutlich noch nicht so viel verstanden habe, von dem was dasteht, habe ich immer gerne die Testberichte und die Gebrauchtwagensektion </w:t>
      </w:r>
      <w:r w:rsidR="009B30F7">
        <w:t xml:space="preserve">überflogen </w:t>
      </w:r>
      <w:r w:rsidRPr="00C23BA0">
        <w:t xml:space="preserve">und mir dann angeschaut, wie viel die Autos kosten. </w:t>
      </w:r>
      <w:commentRangeEnd w:id="1"/>
      <w:r w:rsidR="00D217BB">
        <w:rPr>
          <w:rStyle w:val="CommentReference"/>
          <w:rFonts w:asciiTheme="minorHAnsi" w:hAnsiTheme="minorHAnsi"/>
          <w:bCs w:val="0"/>
          <w:lang w:val="en-US"/>
        </w:rPr>
        <w:commentReference w:id="1"/>
      </w:r>
      <w:r w:rsidRPr="00C23BA0">
        <w:t xml:space="preserve">Dieses Interesse </w:t>
      </w:r>
      <w:r w:rsidR="00DB2C85">
        <w:t xml:space="preserve">für Autos </w:t>
      </w:r>
      <w:r w:rsidRPr="00C23BA0">
        <w:t xml:space="preserve">hat sich dann über die Jahre </w:t>
      </w:r>
      <w:r w:rsidR="009B30F7">
        <w:t xml:space="preserve">weiter </w:t>
      </w:r>
      <w:r w:rsidRPr="00C23BA0">
        <w:t>durchgezogen. B</w:t>
      </w:r>
      <w:r w:rsidR="009B30F7">
        <w:t>eispielsweise</w:t>
      </w:r>
      <w:r w:rsidRPr="00C23BA0">
        <w:t xml:space="preserve"> war ich auch nach meinem Abitur für zwei Monate in den USA und dort auf einem Cars and Coffee Event. Das war ziemlich beeindruckend, weil ich </w:t>
      </w:r>
      <w:r w:rsidR="009B30F7">
        <w:t>dort</w:t>
      </w:r>
      <w:r w:rsidRPr="00C23BA0">
        <w:t xml:space="preserve"> Supersportwagen gesehen habe, die ich so zuvor noch nie in Echt zu Gesicht bek</w:t>
      </w:r>
      <w:r w:rsidR="00156572">
        <w:t>am</w:t>
      </w:r>
      <w:r w:rsidRPr="00C23BA0">
        <w:t>.</w:t>
      </w:r>
      <w:r w:rsidR="00DB2C85">
        <w:t xml:space="preserve"> </w:t>
      </w:r>
    </w:p>
    <w:p w14:paraId="13EE2FF0" w14:textId="77777777" w:rsidR="009B30F7" w:rsidRDefault="009B30F7" w:rsidP="00C23BA0">
      <w:pPr>
        <w:pStyle w:val="NoSpacing"/>
        <w:jc w:val="both"/>
      </w:pPr>
    </w:p>
    <w:p w14:paraId="1E8CE541" w14:textId="52DB44D8" w:rsidR="00C23BA0" w:rsidRDefault="00DB2C85" w:rsidP="00C23BA0">
      <w:pPr>
        <w:pStyle w:val="NoSpacing"/>
        <w:jc w:val="both"/>
      </w:pPr>
      <w:r w:rsidRPr="00DB2C85">
        <w:t xml:space="preserve">Mit Beginn meines Bachelorstudiums hat sich diese Begeisterung dann mehr und mehr vom Auto selbst hin zur gesamten Branche und </w:t>
      </w:r>
      <w:r>
        <w:t xml:space="preserve">zur </w:t>
      </w:r>
      <w:r w:rsidRPr="00DB2C85">
        <w:t xml:space="preserve">Mobilität </w:t>
      </w:r>
      <w:r>
        <w:t xml:space="preserve">im Allgemeinen </w:t>
      </w:r>
      <w:r w:rsidRPr="00DB2C85">
        <w:t>gewandelt.</w:t>
      </w:r>
      <w:r>
        <w:t xml:space="preserve"> So habe ich dann meine Bachelorarbeit zum Thema Mobility </w:t>
      </w:r>
      <w:proofErr w:type="spellStart"/>
      <w:r>
        <w:t>as</w:t>
      </w:r>
      <w:proofErr w:type="spellEnd"/>
      <w:r>
        <w:t xml:space="preserve"> a Service geschrieben und </w:t>
      </w:r>
      <w:r w:rsidR="009B30F7">
        <w:t xml:space="preserve">dabei analysiert, </w:t>
      </w:r>
      <w:r>
        <w:t xml:space="preserve">wie hoch die Nutzungsakzeptanz als Ersatz zum privaten PKW ist. </w:t>
      </w:r>
      <w:r w:rsidRPr="00DB2C85">
        <w:t xml:space="preserve">Ein entscheidender Punkt zum Ende meines Bachelors war eine Werkstudententätigkeit bei </w:t>
      </w:r>
      <w:r>
        <w:t>Simon-Kucher</w:t>
      </w:r>
      <w:r w:rsidRPr="00DB2C85">
        <w:t xml:space="preserve">, </w:t>
      </w:r>
      <w:del w:id="2" w:author="jonas.stegh@pumpkincareers.com" w:date="2023-02-16T09:50:00Z">
        <w:r w:rsidRPr="00DB2C85" w:rsidDel="00D217BB">
          <w:delText xml:space="preserve">bei der ich zwar nur im Backoffice tätig war, </w:delText>
        </w:r>
      </w:del>
      <w:r w:rsidRPr="00DB2C85">
        <w:t>mich aber die Arbeit der Berater so sehr begeistert hat, dass ich mich intensiver mit der Beratung als mögliches Karriereziel beschäftigt habe. Hier habe ich jedoch auch realisiert, dass ich, um dieses Ziel zu erreichen, noch einige Schritte zu gehen habe.</w:t>
      </w:r>
    </w:p>
    <w:p w14:paraId="736D9D58" w14:textId="4F3A3101" w:rsidR="005F35B5" w:rsidRDefault="005F35B5" w:rsidP="00C23BA0">
      <w:pPr>
        <w:pStyle w:val="NoSpacing"/>
        <w:jc w:val="both"/>
      </w:pPr>
    </w:p>
    <w:p w14:paraId="138E7BA8" w14:textId="5FE4B109" w:rsidR="00856787" w:rsidRDefault="005F35B5" w:rsidP="00C23BA0">
      <w:pPr>
        <w:pStyle w:val="NoSpacing"/>
        <w:jc w:val="both"/>
      </w:pPr>
      <w:r w:rsidRPr="005F35B5">
        <w:t xml:space="preserve">Mit </w:t>
      </w:r>
      <w:r>
        <w:t>diesem Ziel</w:t>
      </w:r>
      <w:r w:rsidRPr="005F35B5">
        <w:t xml:space="preserve"> im Hinterkopf bin ich dann für meinen Master an die Universität Mannheim gegangen. </w:t>
      </w:r>
      <w:r>
        <w:t xml:space="preserve">Hier </w:t>
      </w:r>
      <w:r w:rsidRPr="005F35B5">
        <w:t>habe ich die Chance genutzt, mich in einer studentischen Initiative, dem Studentischen Automobilverband, zu engagieren</w:t>
      </w:r>
      <w:r>
        <w:t xml:space="preserve">. </w:t>
      </w:r>
      <w:r w:rsidRPr="005F35B5">
        <w:t>Hier gehe ich nicht nur meinem Interesse für die Automobilbranche weiter nach, sondern lerne auch aktuell,</w:t>
      </w:r>
      <w:r>
        <w:t xml:space="preserve"> </w:t>
      </w:r>
      <w:r w:rsidRPr="005F35B5">
        <w:t>was es heißt</w:t>
      </w:r>
      <w:r>
        <w:t>,</w:t>
      </w:r>
      <w:r w:rsidRPr="005F35B5">
        <w:t xml:space="preserve"> als Finanzvorstand Verantwortung für ein kleineres fünfstelliges Budget zu übernehmen und ein kleineres Team zu leiten. Zum anderen konnte ich</w:t>
      </w:r>
      <w:r>
        <w:t xml:space="preserve"> seit Beginn des Studiums</w:t>
      </w:r>
      <w:r w:rsidRPr="005F35B5">
        <w:t xml:space="preserve"> durch die Teilnahme an diversen Case-Study Workshops mein Ziel</w:t>
      </w:r>
      <w:r>
        <w:t>,</w:t>
      </w:r>
      <w:r w:rsidRPr="005F35B5">
        <w:t xml:space="preserve"> nach dem Studium in die Beratung einzusteigen festigen. </w:t>
      </w:r>
      <w:r w:rsidR="008E709E">
        <w:t xml:space="preserve">So hatte ich den ersten persönlichen Berührungspunkt mit Horvath im Rahmen des Workshops im November letzten Jahres, </w:t>
      </w:r>
      <w:r w:rsidR="009B30F7">
        <w:t>der dann</w:t>
      </w:r>
      <w:r w:rsidR="00156572">
        <w:t xml:space="preserve"> schlussendlich auch der Auslöser war, mich bei Euch zu bewerben.</w:t>
      </w:r>
    </w:p>
    <w:p w14:paraId="6ACCDD7F" w14:textId="77777777" w:rsidR="00856787" w:rsidRDefault="00856787" w:rsidP="00C23BA0">
      <w:pPr>
        <w:pStyle w:val="NoSpacing"/>
        <w:jc w:val="both"/>
      </w:pPr>
    </w:p>
    <w:p w14:paraId="0676CCE8" w14:textId="49D060F9" w:rsidR="005F35B5" w:rsidRDefault="00856787" w:rsidP="00C23BA0">
      <w:pPr>
        <w:pStyle w:val="NoSpacing"/>
        <w:jc w:val="both"/>
      </w:pPr>
      <w:r w:rsidRPr="00856787">
        <w:t>Erste praktische Erfahrungen konnte ich bei PwC im Bereich Automotive Advisory sammeln. Hier hat mir vor allem der tiefe inhaltliche Einblick in Automotive Themen sowie die Arbeit an Reports und Studien Freude bereitet. Dabei wurde auch von meinem Vorgesetzten mein Auge fürs Detail hervorgehoben, da ich öfters derjenige war, der krumme Zahlen bzw. Zahlendreher entdeckt hat. Was mir jedoch gefehlt hat, war der direkte Kontakt zum Kunden und die aktive Projektarbeit.</w:t>
      </w:r>
      <w:r w:rsidR="00A4296F">
        <w:t xml:space="preserve"> Außerdem habe ich gemerkt, dass es mir aufgrund der enormen Größe von PwC doch </w:t>
      </w:r>
      <w:r w:rsidR="009B30F7">
        <w:t>eine Spur</w:t>
      </w:r>
      <w:r w:rsidR="00A4296F">
        <w:t xml:space="preserve"> zu unpersönlich war.</w:t>
      </w:r>
      <w:r w:rsidRPr="00856787">
        <w:t xml:space="preserve"> Aktuell bin ich</w:t>
      </w:r>
      <w:r w:rsidR="009B30F7">
        <w:t xml:space="preserve"> noch im Praktikum bei</w:t>
      </w:r>
      <w:r w:rsidRPr="00856787">
        <w:t xml:space="preserve"> </w:t>
      </w:r>
      <w:proofErr w:type="spellStart"/>
      <w:r w:rsidRPr="00856787">
        <w:t>Vindelici</w:t>
      </w:r>
      <w:proofErr w:type="spellEnd"/>
      <w:r w:rsidRPr="00856787">
        <w:t xml:space="preserve"> </w:t>
      </w:r>
      <w:proofErr w:type="spellStart"/>
      <w:r w:rsidRPr="00856787">
        <w:t>Advisors</w:t>
      </w:r>
      <w:proofErr w:type="spellEnd"/>
      <w:r w:rsidRPr="00856787">
        <w:t xml:space="preserve">, einer jungen aufstrebenden Beratung, </w:t>
      </w:r>
      <w:r w:rsidR="009B30F7">
        <w:t>wo</w:t>
      </w:r>
      <w:r w:rsidRPr="00856787">
        <w:t xml:space="preserve"> ich mich im Moment viel mit dem Thema</w:t>
      </w:r>
      <w:r w:rsidR="00A4296F">
        <w:t xml:space="preserve"> Batterien von E-Autos und</w:t>
      </w:r>
      <w:r w:rsidRPr="00856787">
        <w:t xml:space="preserve"> Mobilität im ÖPNV beschäftigen darf.</w:t>
      </w:r>
      <w:r w:rsidR="008E709E">
        <w:t xml:space="preserve"> </w:t>
      </w:r>
      <w:r w:rsidR="005F35B5" w:rsidRPr="005F35B5">
        <w:t xml:space="preserve"> </w:t>
      </w:r>
    </w:p>
    <w:p w14:paraId="064D52D7" w14:textId="5F6FB056" w:rsidR="00A4296F" w:rsidRDefault="00A4296F" w:rsidP="00C23BA0">
      <w:pPr>
        <w:pStyle w:val="NoSpacing"/>
        <w:jc w:val="both"/>
      </w:pPr>
    </w:p>
    <w:p w14:paraId="5ACCAFDA" w14:textId="3FB822F4" w:rsidR="00A4296F" w:rsidRDefault="00BB3575" w:rsidP="00C23BA0">
      <w:pPr>
        <w:pStyle w:val="NoSpacing"/>
        <w:jc w:val="both"/>
      </w:pPr>
      <w:r>
        <w:t xml:space="preserve">Ein Praktikum bei Horvath im nächsten Schritt sehe ich als spannende Möglichkeit, weitere Beratungserfahrung zu sammeln und vor allem in der Automobilbranche meine Kenntnisse zu erweitern. </w:t>
      </w:r>
      <w:commentRangeStart w:id="3"/>
      <w:r>
        <w:t xml:space="preserve">Durch den Workshop damals konnte ich bereits einen ersten </w:t>
      </w:r>
      <w:r>
        <w:lastRenderedPageBreak/>
        <w:t>Einblick in die Projektarbeit von Horvath erhalten</w:t>
      </w:r>
      <w:r w:rsidR="009B30F7">
        <w:t xml:space="preserve">, </w:t>
      </w:r>
      <w:commentRangeEnd w:id="3"/>
      <w:r w:rsidR="00D217BB">
        <w:rPr>
          <w:rStyle w:val="CommentReference"/>
          <w:rFonts w:asciiTheme="minorHAnsi" w:hAnsiTheme="minorHAnsi"/>
          <w:bCs w:val="0"/>
          <w:lang w:val="en-US"/>
        </w:rPr>
        <w:commentReference w:id="3"/>
      </w:r>
      <w:r w:rsidR="009B30F7">
        <w:t xml:space="preserve">weshalb </w:t>
      </w:r>
      <w:r>
        <w:t>es</w:t>
      </w:r>
      <w:r w:rsidR="009B30F7">
        <w:t xml:space="preserve"> </w:t>
      </w:r>
      <w:r>
        <w:t>mich sehr freuen</w:t>
      </w:r>
      <w:r w:rsidR="009B30F7">
        <w:t xml:space="preserve"> würden</w:t>
      </w:r>
      <w:r>
        <w:t>, das Automotive Team als Praktikant zu unterstützen.</w:t>
      </w:r>
    </w:p>
    <w:sectPr w:rsidR="00A4296F" w:rsidSect="001804B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nas.stegh@pumpkincareers.com" w:date="2023-02-16T09:50:00Z" w:initials="j">
    <w:p w14:paraId="6CE87998" w14:textId="77777777" w:rsidR="00D217BB" w:rsidRDefault="00D217BB" w:rsidP="00581E56">
      <w:pPr>
        <w:pStyle w:val="CommentText"/>
      </w:pPr>
      <w:r>
        <w:rPr>
          <w:rStyle w:val="CommentReference"/>
        </w:rPr>
        <w:annotationRef/>
      </w:r>
      <w:r>
        <w:t>Finales Punsch</w:t>
      </w:r>
    </w:p>
  </w:comment>
  <w:comment w:id="3" w:author="jonas.stegh@pumpkincareers.com" w:date="2023-02-16T09:51:00Z" w:initials="j">
    <w:p w14:paraId="4F279722" w14:textId="77777777" w:rsidR="00D217BB" w:rsidRDefault="00D217BB" w:rsidP="008C5085">
      <w:pPr>
        <w:pStyle w:val="CommentText"/>
      </w:pPr>
      <w:r>
        <w:rPr>
          <w:rStyle w:val="CommentReference"/>
        </w:rPr>
        <w:annotationRef/>
      </w:r>
      <w:r>
        <w:t>ausbauen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E87998" w15:done="0"/>
  <w15:commentEx w15:paraId="4F279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87AD7" w16cex:dateUtc="2023-02-16T08:50:00Z"/>
  <w16cex:commentExtensible w16cex:durableId="27987B2E" w16cex:dateUtc="2023-02-16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E87998" w16cid:durableId="27987AD7"/>
  <w16cid:commentId w16cid:paraId="4F279722" w16cid:durableId="27987B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A0"/>
    <w:rsid w:val="00156572"/>
    <w:rsid w:val="001804B9"/>
    <w:rsid w:val="001D5119"/>
    <w:rsid w:val="005F35B5"/>
    <w:rsid w:val="006C2D3D"/>
    <w:rsid w:val="00856787"/>
    <w:rsid w:val="008E709E"/>
    <w:rsid w:val="009B30F7"/>
    <w:rsid w:val="00A4296F"/>
    <w:rsid w:val="00A43231"/>
    <w:rsid w:val="00BB3575"/>
    <w:rsid w:val="00C23BA0"/>
    <w:rsid w:val="00D217BB"/>
    <w:rsid w:val="00DB2C85"/>
    <w:rsid w:val="00FF357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CE24"/>
  <w15:chartTrackingRefBased/>
  <w15:docId w15:val="{4529E98B-A7D6-42E2-B14F-C4BC4FF4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BA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C2D3D"/>
    <w:pPr>
      <w:spacing w:after="0" w:line="240" w:lineRule="auto"/>
    </w:pPr>
    <w:rPr>
      <w:rFonts w:ascii="Arial" w:hAnsi="Arial"/>
      <w:bCs/>
      <w:sz w:val="24"/>
      <w:lang w:val="de-DE"/>
    </w:rPr>
  </w:style>
  <w:style w:type="paragraph" w:styleId="Revision">
    <w:name w:val="Revision"/>
    <w:hidden/>
    <w:uiPriority w:val="99"/>
    <w:semiHidden/>
    <w:rsid w:val="00D217BB"/>
    <w:pPr>
      <w:spacing w:after="0" w:line="240" w:lineRule="auto"/>
    </w:pPr>
    <w:rPr>
      <w:lang w:val="en-US"/>
    </w:rPr>
  </w:style>
  <w:style w:type="character" w:styleId="CommentReference">
    <w:name w:val="annotation reference"/>
    <w:basedOn w:val="DefaultParagraphFont"/>
    <w:uiPriority w:val="99"/>
    <w:semiHidden/>
    <w:unhideWhenUsed/>
    <w:rsid w:val="00D217BB"/>
    <w:rPr>
      <w:sz w:val="16"/>
      <w:szCs w:val="16"/>
    </w:rPr>
  </w:style>
  <w:style w:type="paragraph" w:styleId="CommentText">
    <w:name w:val="annotation text"/>
    <w:basedOn w:val="Normal"/>
    <w:link w:val="CommentTextChar"/>
    <w:uiPriority w:val="99"/>
    <w:unhideWhenUsed/>
    <w:rsid w:val="00D217BB"/>
    <w:pPr>
      <w:spacing w:line="240" w:lineRule="auto"/>
    </w:pPr>
    <w:rPr>
      <w:sz w:val="20"/>
      <w:szCs w:val="20"/>
    </w:rPr>
  </w:style>
  <w:style w:type="character" w:customStyle="1" w:styleId="CommentTextChar">
    <w:name w:val="Comment Text Char"/>
    <w:basedOn w:val="DefaultParagraphFont"/>
    <w:link w:val="CommentText"/>
    <w:uiPriority w:val="99"/>
    <w:rsid w:val="00D217BB"/>
    <w:rPr>
      <w:sz w:val="20"/>
      <w:szCs w:val="20"/>
      <w:lang w:val="en-US"/>
    </w:rPr>
  </w:style>
  <w:style w:type="paragraph" w:styleId="CommentSubject">
    <w:name w:val="annotation subject"/>
    <w:basedOn w:val="CommentText"/>
    <w:next w:val="CommentText"/>
    <w:link w:val="CommentSubjectChar"/>
    <w:uiPriority w:val="99"/>
    <w:semiHidden/>
    <w:unhideWhenUsed/>
    <w:rsid w:val="00D217BB"/>
    <w:rPr>
      <w:b/>
      <w:bCs/>
    </w:rPr>
  </w:style>
  <w:style w:type="character" w:customStyle="1" w:styleId="CommentSubjectChar">
    <w:name w:val="Comment Subject Char"/>
    <w:basedOn w:val="CommentTextChar"/>
    <w:link w:val="CommentSubject"/>
    <w:uiPriority w:val="99"/>
    <w:semiHidden/>
    <w:rsid w:val="00D217BB"/>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Pirus Schmidt</dc:creator>
  <cp:keywords/>
  <dc:description/>
  <cp:lastModifiedBy>jonas.stegh@pumpkincareers.com</cp:lastModifiedBy>
  <cp:revision>2</cp:revision>
  <dcterms:created xsi:type="dcterms:W3CDTF">2023-02-15T21:13:00Z</dcterms:created>
  <dcterms:modified xsi:type="dcterms:W3CDTF">2023-02-16T08:56:00Z</dcterms:modified>
</cp:coreProperties>
</file>