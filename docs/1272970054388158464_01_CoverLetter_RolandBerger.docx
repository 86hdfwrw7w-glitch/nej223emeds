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FA9AB3D" w:rsidR="006D2592" w:rsidRPr="00501CF0" w:rsidRDefault="00C9109C" w:rsidP="006658C6">
      <w:pPr>
        <w:spacing w:after="0" w:line="240" w:lineRule="auto"/>
        <w:jc w:val="right"/>
        <w:rPr>
          <w:rFonts w:ascii="Georgia" w:hAnsi="Georgia" w:cs="Times New Roman"/>
          <w:sz w:val="20"/>
          <w:szCs w:val="20"/>
        </w:rPr>
      </w:pPr>
      <w:r w:rsidRPr="00501CF0">
        <w:rPr>
          <w:rFonts w:ascii="Georgia" w:hAnsi="Georgia" w:cs="Times New Roman"/>
          <w:sz w:val="20"/>
          <w:szCs w:val="20"/>
        </w:rPr>
        <w:t>Artem Orlov</w:t>
      </w:r>
    </w:p>
    <w:p w14:paraId="68D06A65" w14:textId="2DC5EB9B" w:rsidR="00EF6FA6" w:rsidRPr="00501CF0" w:rsidRDefault="00C9109C" w:rsidP="006658C6">
      <w:pPr>
        <w:spacing w:after="0" w:line="240" w:lineRule="auto"/>
        <w:jc w:val="right"/>
        <w:rPr>
          <w:rFonts w:ascii="Georgia" w:hAnsi="Georgia" w:cs="Times New Roman"/>
          <w:sz w:val="20"/>
          <w:szCs w:val="20"/>
        </w:rPr>
      </w:pPr>
      <w:r w:rsidRPr="00501CF0">
        <w:rPr>
          <w:rFonts w:ascii="Georgia" w:hAnsi="Georgia" w:cs="Times New Roman"/>
          <w:sz w:val="20"/>
          <w:szCs w:val="20"/>
        </w:rPr>
        <w:t>George-de-Hevesy-Weg 2</w:t>
      </w:r>
    </w:p>
    <w:p w14:paraId="451AEE20" w14:textId="740B1924" w:rsidR="00857C6F" w:rsidRPr="00501CF0" w:rsidRDefault="00766DA2" w:rsidP="006658C6">
      <w:pPr>
        <w:spacing w:after="0" w:line="240" w:lineRule="auto"/>
        <w:jc w:val="right"/>
        <w:rPr>
          <w:rFonts w:ascii="Georgia" w:hAnsi="Georgia" w:cs="Times New Roman"/>
          <w:sz w:val="20"/>
          <w:szCs w:val="20"/>
        </w:rPr>
      </w:pPr>
      <w:r w:rsidRPr="00501CF0">
        <w:rPr>
          <w:rFonts w:ascii="Georgia" w:hAnsi="Georgia" w:cs="Times New Roman"/>
          <w:sz w:val="20"/>
          <w:szCs w:val="20"/>
        </w:rPr>
        <w:t>79</w:t>
      </w:r>
      <w:r w:rsidR="00C9109C" w:rsidRPr="00501CF0">
        <w:rPr>
          <w:rFonts w:ascii="Georgia" w:hAnsi="Georgia" w:cs="Times New Roman"/>
          <w:sz w:val="20"/>
          <w:szCs w:val="20"/>
        </w:rPr>
        <w:t>111</w:t>
      </w:r>
      <w:r w:rsidRPr="00501CF0">
        <w:rPr>
          <w:rFonts w:ascii="Georgia" w:hAnsi="Georgia" w:cs="Times New Roman"/>
          <w:sz w:val="20"/>
          <w:szCs w:val="20"/>
        </w:rPr>
        <w:t xml:space="preserve"> </w:t>
      </w:r>
      <w:r w:rsidR="00C9109C" w:rsidRPr="00501CF0">
        <w:rPr>
          <w:rFonts w:ascii="Georgia" w:hAnsi="Georgia" w:cs="Times New Roman"/>
          <w:sz w:val="20"/>
          <w:szCs w:val="20"/>
        </w:rPr>
        <w:t>Freiburg</w:t>
      </w:r>
    </w:p>
    <w:p w14:paraId="12BA391A" w14:textId="4AACF628" w:rsidR="006A7895" w:rsidRPr="00257C0C" w:rsidRDefault="006B3F66" w:rsidP="006658C6">
      <w:pPr>
        <w:spacing w:after="0" w:line="240" w:lineRule="auto"/>
        <w:jc w:val="right"/>
        <w:rPr>
          <w:rFonts w:ascii="Georgia" w:hAnsi="Georgia" w:cs="Times New Roman"/>
          <w:sz w:val="20"/>
          <w:szCs w:val="20"/>
        </w:rPr>
      </w:pPr>
      <w:r w:rsidRPr="00257C0C">
        <w:rPr>
          <w:rFonts w:ascii="Georgia" w:hAnsi="Georgia" w:cs="Times New Roman"/>
          <w:sz w:val="20"/>
          <w:szCs w:val="20"/>
        </w:rPr>
        <w:t>a</w:t>
      </w:r>
      <w:r w:rsidR="00C9109C" w:rsidRPr="00257C0C">
        <w:rPr>
          <w:rFonts w:ascii="Georgia" w:hAnsi="Georgia" w:cs="Times New Roman"/>
          <w:sz w:val="20"/>
          <w:szCs w:val="20"/>
        </w:rPr>
        <w:t>rtem</w:t>
      </w:r>
      <w:r w:rsidRPr="00257C0C">
        <w:rPr>
          <w:rFonts w:ascii="Georgia" w:hAnsi="Georgia" w:cs="Times New Roman"/>
          <w:sz w:val="20"/>
          <w:szCs w:val="20"/>
        </w:rPr>
        <w:t>.</w:t>
      </w:r>
      <w:r w:rsidR="00C9109C" w:rsidRPr="00257C0C">
        <w:rPr>
          <w:rFonts w:ascii="Georgia" w:hAnsi="Georgia" w:cs="Times New Roman"/>
          <w:sz w:val="20"/>
          <w:szCs w:val="20"/>
        </w:rPr>
        <w:t>orlov</w:t>
      </w:r>
      <w:r w:rsidR="00766DA2" w:rsidRPr="00257C0C">
        <w:rPr>
          <w:rFonts w:ascii="Georgia" w:hAnsi="Georgia" w:cs="Times New Roman"/>
          <w:sz w:val="20"/>
          <w:szCs w:val="20"/>
        </w:rPr>
        <w:t>@</w:t>
      </w:r>
      <w:r w:rsidR="00C9109C" w:rsidRPr="00257C0C">
        <w:rPr>
          <w:rFonts w:ascii="Georgia" w:hAnsi="Georgia" w:cs="Times New Roman"/>
          <w:sz w:val="20"/>
          <w:szCs w:val="20"/>
        </w:rPr>
        <w:t>gmx</w:t>
      </w:r>
      <w:r w:rsidR="00766DA2" w:rsidRPr="00257C0C">
        <w:rPr>
          <w:rFonts w:ascii="Georgia" w:hAnsi="Georgia" w:cs="Times New Roman"/>
          <w:sz w:val="20"/>
          <w:szCs w:val="20"/>
        </w:rPr>
        <w:t>.de</w:t>
      </w:r>
    </w:p>
    <w:p w14:paraId="170FE07D" w14:textId="186C3D33" w:rsidR="00F270C0" w:rsidRPr="00257C0C" w:rsidRDefault="006D2592" w:rsidP="006E7B02">
      <w:pPr>
        <w:spacing w:after="0" w:line="240" w:lineRule="auto"/>
        <w:jc w:val="right"/>
        <w:rPr>
          <w:rFonts w:ascii="Georgia" w:hAnsi="Georgia" w:cs="Times New Roman"/>
          <w:color w:val="000000"/>
          <w:sz w:val="20"/>
          <w:szCs w:val="20"/>
        </w:rPr>
      </w:pPr>
      <w:r w:rsidRPr="00257C0C">
        <w:rPr>
          <w:rFonts w:ascii="Georgia" w:hAnsi="Georgia" w:cs="Times New Roman"/>
          <w:color w:val="000000"/>
          <w:sz w:val="20"/>
          <w:szCs w:val="20"/>
        </w:rPr>
        <w:t>+</w:t>
      </w:r>
      <w:r w:rsidR="00857C6F" w:rsidRPr="00257C0C">
        <w:rPr>
          <w:rFonts w:ascii="Georgia" w:hAnsi="Georgia" w:cs="Times New Roman"/>
          <w:color w:val="000000"/>
          <w:sz w:val="20"/>
          <w:szCs w:val="20"/>
        </w:rPr>
        <w:t xml:space="preserve">49 </w:t>
      </w:r>
      <w:r w:rsidR="00766DA2" w:rsidRPr="00257C0C">
        <w:rPr>
          <w:rFonts w:ascii="Georgia" w:hAnsi="Georgia" w:cs="Times New Roman"/>
          <w:color w:val="000000"/>
          <w:sz w:val="20"/>
          <w:szCs w:val="20"/>
        </w:rPr>
        <w:t>1</w:t>
      </w:r>
      <w:r w:rsidR="006B3F66" w:rsidRPr="00257C0C">
        <w:rPr>
          <w:rFonts w:ascii="Georgia" w:hAnsi="Georgia" w:cs="Times New Roman"/>
          <w:color w:val="000000"/>
          <w:sz w:val="20"/>
          <w:szCs w:val="20"/>
        </w:rPr>
        <w:t>784586025</w:t>
      </w:r>
    </w:p>
    <w:p w14:paraId="3F32B49B" w14:textId="77777777" w:rsidR="00F409B1" w:rsidRDefault="00F409B1" w:rsidP="00F409B1">
      <w:pPr>
        <w:spacing w:after="0" w:line="240" w:lineRule="auto"/>
        <w:rPr>
          <w:rFonts w:ascii="Georgia" w:hAnsi="Georgia" w:cs="Times New Roman"/>
          <w:color w:val="000000"/>
          <w:sz w:val="20"/>
          <w:szCs w:val="20"/>
        </w:rPr>
      </w:pPr>
      <w:r w:rsidRPr="00F409B1">
        <w:rPr>
          <w:rFonts w:ascii="Georgia" w:hAnsi="Georgia" w:cs="Times New Roman"/>
          <w:color w:val="000000"/>
          <w:sz w:val="20"/>
          <w:szCs w:val="20"/>
        </w:rPr>
        <w:t>Roland Berger AG</w:t>
      </w:r>
    </w:p>
    <w:p w14:paraId="745859BF" w14:textId="6C33D56D" w:rsidR="00F409B1" w:rsidRPr="00F409B1" w:rsidRDefault="00F409B1" w:rsidP="00F409B1">
      <w:pPr>
        <w:spacing w:after="0" w:line="240" w:lineRule="auto"/>
        <w:rPr>
          <w:rFonts w:ascii="Georgia" w:hAnsi="Georgia" w:cs="Times New Roman"/>
          <w:color w:val="000000"/>
          <w:sz w:val="20"/>
          <w:szCs w:val="20"/>
        </w:rPr>
      </w:pPr>
      <w:r>
        <w:rPr>
          <w:rFonts w:ascii="Georgia" w:hAnsi="Georgia" w:cs="Times New Roman"/>
          <w:color w:val="000000"/>
          <w:sz w:val="20"/>
          <w:szCs w:val="20"/>
        </w:rPr>
        <w:t>Malin Brüggemann</w:t>
      </w:r>
    </w:p>
    <w:p w14:paraId="174774EE" w14:textId="77777777" w:rsidR="00F409B1" w:rsidRPr="00F409B1" w:rsidRDefault="00F409B1" w:rsidP="00F409B1">
      <w:pPr>
        <w:spacing w:after="0" w:line="240" w:lineRule="auto"/>
        <w:rPr>
          <w:rFonts w:ascii="Georgia" w:hAnsi="Georgia" w:cs="Times New Roman"/>
          <w:color w:val="000000"/>
          <w:sz w:val="20"/>
          <w:szCs w:val="20"/>
        </w:rPr>
      </w:pPr>
      <w:proofErr w:type="spellStart"/>
      <w:r w:rsidRPr="00F409B1">
        <w:rPr>
          <w:rFonts w:ascii="Georgia" w:hAnsi="Georgia" w:cs="Times New Roman"/>
          <w:color w:val="000000"/>
          <w:sz w:val="20"/>
          <w:szCs w:val="20"/>
        </w:rPr>
        <w:t>Sederanger</w:t>
      </w:r>
      <w:proofErr w:type="spellEnd"/>
      <w:r w:rsidRPr="00F409B1">
        <w:rPr>
          <w:rFonts w:ascii="Georgia" w:hAnsi="Georgia" w:cs="Times New Roman"/>
          <w:color w:val="000000"/>
          <w:sz w:val="20"/>
          <w:szCs w:val="20"/>
        </w:rPr>
        <w:t xml:space="preserve"> 1</w:t>
      </w:r>
    </w:p>
    <w:p w14:paraId="61F0CB9F" w14:textId="77777777" w:rsidR="00F409B1" w:rsidRDefault="00F409B1" w:rsidP="00F409B1">
      <w:pPr>
        <w:spacing w:after="0" w:line="240" w:lineRule="auto"/>
        <w:rPr>
          <w:rFonts w:ascii="Georgia" w:hAnsi="Georgia" w:cs="Times New Roman"/>
          <w:color w:val="000000"/>
          <w:sz w:val="20"/>
          <w:szCs w:val="20"/>
        </w:rPr>
      </w:pPr>
      <w:r w:rsidRPr="00F409B1">
        <w:rPr>
          <w:rFonts w:ascii="Georgia" w:hAnsi="Georgia" w:cs="Times New Roman"/>
          <w:color w:val="000000"/>
          <w:sz w:val="20"/>
          <w:szCs w:val="20"/>
        </w:rPr>
        <w:t>80538 München</w:t>
      </w:r>
    </w:p>
    <w:p w14:paraId="155B6E2E" w14:textId="34DD86FE" w:rsidR="006A7895" w:rsidRPr="00501CF0" w:rsidRDefault="006B3F66" w:rsidP="00F409B1">
      <w:pPr>
        <w:spacing w:after="0" w:line="240" w:lineRule="auto"/>
        <w:jc w:val="right"/>
        <w:rPr>
          <w:rFonts w:ascii="Georgia" w:hAnsi="Georgia" w:cs="Times New Roman"/>
          <w:sz w:val="20"/>
          <w:szCs w:val="20"/>
        </w:rPr>
      </w:pPr>
      <w:r w:rsidRPr="00501CF0">
        <w:rPr>
          <w:rFonts w:ascii="Georgia" w:hAnsi="Georgia" w:cs="Times New Roman"/>
          <w:sz w:val="20"/>
          <w:szCs w:val="20"/>
        </w:rPr>
        <w:t>Freiburg</w:t>
      </w:r>
      <w:r w:rsidR="002D594E" w:rsidRPr="00501CF0">
        <w:rPr>
          <w:rFonts w:ascii="Georgia" w:hAnsi="Georgia" w:cs="Times New Roman"/>
          <w:sz w:val="20"/>
          <w:szCs w:val="20"/>
        </w:rPr>
        <w:t xml:space="preserve">, </w:t>
      </w:r>
      <w:r w:rsidR="00F409B1">
        <w:rPr>
          <w:rFonts w:ascii="Georgia" w:hAnsi="Georgia" w:cs="Times New Roman"/>
          <w:sz w:val="20"/>
          <w:szCs w:val="20"/>
        </w:rPr>
        <w:t>09</w:t>
      </w:r>
      <w:r w:rsidR="00405580" w:rsidRPr="00501CF0">
        <w:rPr>
          <w:rFonts w:ascii="Georgia" w:hAnsi="Georgia" w:cs="Times New Roman"/>
          <w:sz w:val="20"/>
          <w:szCs w:val="20"/>
        </w:rPr>
        <w:t>.0</w:t>
      </w:r>
      <w:r w:rsidR="00F409B1">
        <w:rPr>
          <w:rFonts w:ascii="Georgia" w:hAnsi="Georgia" w:cs="Times New Roman"/>
          <w:sz w:val="20"/>
          <w:szCs w:val="20"/>
        </w:rPr>
        <w:t>9</w:t>
      </w:r>
      <w:r w:rsidR="006A7895" w:rsidRPr="00501CF0">
        <w:rPr>
          <w:rFonts w:ascii="Georgia" w:hAnsi="Georgia" w:cs="Times New Roman"/>
          <w:sz w:val="20"/>
          <w:szCs w:val="20"/>
        </w:rPr>
        <w:t>.</w:t>
      </w:r>
      <w:r w:rsidR="003D5D1E" w:rsidRPr="00501CF0">
        <w:rPr>
          <w:rFonts w:ascii="Georgia" w:hAnsi="Georgia" w:cs="Times New Roman"/>
          <w:sz w:val="20"/>
          <w:szCs w:val="20"/>
        </w:rPr>
        <w:t>20</w:t>
      </w:r>
      <w:r w:rsidR="00766DA2" w:rsidRPr="00501CF0">
        <w:rPr>
          <w:rFonts w:ascii="Georgia" w:hAnsi="Georgia" w:cs="Times New Roman"/>
          <w:sz w:val="20"/>
          <w:szCs w:val="20"/>
        </w:rPr>
        <w:t>2</w:t>
      </w:r>
      <w:r w:rsidRPr="00501CF0">
        <w:rPr>
          <w:rFonts w:ascii="Georgia" w:hAnsi="Georgia" w:cs="Times New Roman"/>
          <w:sz w:val="20"/>
          <w:szCs w:val="20"/>
        </w:rPr>
        <w:t>4</w:t>
      </w:r>
    </w:p>
    <w:p w14:paraId="0731715D" w14:textId="77777777" w:rsidR="001E0088" w:rsidRPr="00501CF0" w:rsidRDefault="001E0088" w:rsidP="006E7B02">
      <w:pPr>
        <w:spacing w:after="0" w:line="240" w:lineRule="auto"/>
        <w:rPr>
          <w:rFonts w:ascii="Georgia" w:hAnsi="Georgia" w:cs="Times New Roman"/>
          <w:sz w:val="21"/>
          <w:szCs w:val="21"/>
        </w:rPr>
      </w:pPr>
    </w:p>
    <w:p w14:paraId="0098600D" w14:textId="23EAC35E" w:rsidR="000A5AB8" w:rsidRPr="00501CF0" w:rsidRDefault="0099776A" w:rsidP="006E7B02">
      <w:pPr>
        <w:spacing w:after="0" w:line="240" w:lineRule="auto"/>
        <w:rPr>
          <w:rFonts w:ascii="Georgia" w:hAnsi="Georgia" w:cs="Times New Roman"/>
          <w:b/>
          <w:sz w:val="21"/>
          <w:szCs w:val="21"/>
        </w:rPr>
      </w:pPr>
      <w:r w:rsidRPr="00501CF0">
        <w:rPr>
          <w:rFonts w:ascii="Georgia" w:hAnsi="Georgia" w:cs="Times New Roman"/>
          <w:b/>
          <w:sz w:val="21"/>
          <w:szCs w:val="21"/>
        </w:rPr>
        <w:t xml:space="preserve">Bewerbung </w:t>
      </w:r>
      <w:r w:rsidR="00F409B1">
        <w:rPr>
          <w:rFonts w:ascii="Georgia" w:hAnsi="Georgia" w:cs="Times New Roman"/>
          <w:b/>
          <w:sz w:val="21"/>
          <w:szCs w:val="21"/>
        </w:rPr>
        <w:t>als</w:t>
      </w:r>
      <w:r w:rsidRPr="00501CF0">
        <w:rPr>
          <w:rFonts w:ascii="Georgia" w:hAnsi="Georgia" w:cs="Times New Roman"/>
          <w:b/>
          <w:sz w:val="21"/>
          <w:szCs w:val="21"/>
        </w:rPr>
        <w:t xml:space="preserve"> </w:t>
      </w:r>
      <w:r w:rsidR="0056101D" w:rsidRPr="00501CF0">
        <w:rPr>
          <w:rFonts w:ascii="Georgia" w:hAnsi="Georgia" w:cs="Times New Roman"/>
          <w:b/>
          <w:sz w:val="21"/>
          <w:szCs w:val="21"/>
        </w:rPr>
        <w:t>Consult</w:t>
      </w:r>
      <w:r w:rsidR="00F409B1">
        <w:rPr>
          <w:rFonts w:ascii="Georgia" w:hAnsi="Georgia" w:cs="Times New Roman"/>
          <w:b/>
          <w:sz w:val="21"/>
          <w:szCs w:val="21"/>
        </w:rPr>
        <w:t xml:space="preserve">ing Praktikant </w:t>
      </w:r>
      <w:r w:rsidR="0056101D" w:rsidRPr="00501CF0">
        <w:rPr>
          <w:rFonts w:ascii="Georgia" w:hAnsi="Georgia" w:cs="Times New Roman"/>
          <w:b/>
          <w:sz w:val="21"/>
          <w:szCs w:val="21"/>
        </w:rPr>
        <w:t>(m/w/d)</w:t>
      </w:r>
    </w:p>
    <w:p w14:paraId="3A5BDDA8" w14:textId="77777777" w:rsidR="004A615C" w:rsidRPr="00501CF0" w:rsidRDefault="004A615C" w:rsidP="006E7B02">
      <w:pPr>
        <w:spacing w:after="0" w:line="240" w:lineRule="auto"/>
        <w:rPr>
          <w:rFonts w:ascii="Georgia" w:hAnsi="Georgia" w:cs="Times New Roman"/>
          <w:b/>
          <w:sz w:val="21"/>
          <w:szCs w:val="21"/>
        </w:rPr>
      </w:pPr>
    </w:p>
    <w:p w14:paraId="5A7087BD" w14:textId="4BBB5189" w:rsidR="006658C6" w:rsidRPr="00501CF0" w:rsidRDefault="00E4686E" w:rsidP="006E7B02">
      <w:pPr>
        <w:spacing w:after="0" w:line="240" w:lineRule="auto"/>
        <w:rPr>
          <w:rFonts w:ascii="Georgia" w:hAnsi="Georgia" w:cs="Times New Roman"/>
          <w:sz w:val="20"/>
          <w:szCs w:val="20"/>
        </w:rPr>
      </w:pPr>
      <w:r w:rsidRPr="00501CF0">
        <w:rPr>
          <w:rFonts w:ascii="Georgia" w:hAnsi="Georgia" w:cs="Times New Roman"/>
          <w:sz w:val="20"/>
          <w:szCs w:val="20"/>
        </w:rPr>
        <w:t xml:space="preserve">Sehr geehrte </w:t>
      </w:r>
      <w:r w:rsidR="00AC0041" w:rsidRPr="00501CF0">
        <w:rPr>
          <w:rFonts w:ascii="Georgia" w:hAnsi="Georgia" w:cs="Times New Roman"/>
          <w:sz w:val="20"/>
          <w:szCs w:val="20"/>
        </w:rPr>
        <w:t xml:space="preserve">Frau </w:t>
      </w:r>
      <w:r w:rsidR="00F409B1">
        <w:rPr>
          <w:rFonts w:ascii="Georgia" w:hAnsi="Georgia" w:cs="Times New Roman"/>
          <w:sz w:val="20"/>
          <w:szCs w:val="20"/>
        </w:rPr>
        <w:t>Brüggemann</w:t>
      </w:r>
      <w:r w:rsidRPr="00501CF0">
        <w:rPr>
          <w:rFonts w:ascii="Georgia" w:hAnsi="Georgia" w:cs="Times New Roman"/>
          <w:sz w:val="20"/>
          <w:szCs w:val="20"/>
        </w:rPr>
        <w:t>,</w:t>
      </w:r>
    </w:p>
    <w:p w14:paraId="2A143900" w14:textId="77777777" w:rsidR="006658C6" w:rsidRPr="00501CF0" w:rsidRDefault="006658C6" w:rsidP="006E7B02">
      <w:pPr>
        <w:spacing w:after="0" w:line="240" w:lineRule="auto"/>
        <w:rPr>
          <w:rFonts w:ascii="Georgia" w:hAnsi="Georgia" w:cs="Times New Roman"/>
          <w:sz w:val="20"/>
          <w:szCs w:val="20"/>
        </w:rPr>
      </w:pPr>
    </w:p>
    <w:p w14:paraId="64DB7895" w14:textId="340CBBE6" w:rsidR="006658C6" w:rsidRPr="00501CF0" w:rsidRDefault="006658C6" w:rsidP="006E7B02">
      <w:pPr>
        <w:spacing w:after="0" w:line="240" w:lineRule="auto"/>
        <w:jc w:val="both"/>
        <w:rPr>
          <w:rFonts w:ascii="Georgia" w:hAnsi="Georgia" w:cs="Times New Roman"/>
          <w:sz w:val="20"/>
          <w:szCs w:val="20"/>
        </w:rPr>
      </w:pPr>
      <w:r w:rsidRPr="00501CF0">
        <w:rPr>
          <w:rFonts w:ascii="Georgia" w:hAnsi="Georgia" w:cs="Times New Roman"/>
          <w:sz w:val="20"/>
          <w:szCs w:val="20"/>
        </w:rPr>
        <w:t xml:space="preserve">im Verlauf meines Studiums und mit wachsender beruflicher Erfahrung kristallisierte sich mein Wunsch heraus, als </w:t>
      </w:r>
      <w:r w:rsidR="00E4686E" w:rsidRPr="00501CF0">
        <w:rPr>
          <w:rFonts w:ascii="Georgia" w:hAnsi="Georgia" w:cs="Times New Roman"/>
          <w:sz w:val="20"/>
          <w:szCs w:val="20"/>
        </w:rPr>
        <w:t xml:space="preserve">Unternehmensberater </w:t>
      </w:r>
      <w:r w:rsidRPr="00501CF0">
        <w:rPr>
          <w:rFonts w:ascii="Georgia" w:hAnsi="Georgia" w:cs="Times New Roman"/>
          <w:sz w:val="20"/>
          <w:szCs w:val="20"/>
        </w:rPr>
        <w:t>tätig zu sein. Besonders motivier</w:t>
      </w:r>
      <w:r w:rsidR="002F2757" w:rsidRPr="00501CF0">
        <w:rPr>
          <w:rFonts w:ascii="Georgia" w:hAnsi="Georgia" w:cs="Times New Roman"/>
          <w:sz w:val="20"/>
          <w:szCs w:val="20"/>
        </w:rPr>
        <w:t>en</w:t>
      </w:r>
      <w:r w:rsidRPr="00501CF0">
        <w:rPr>
          <w:rFonts w:ascii="Georgia" w:hAnsi="Georgia" w:cs="Times New Roman"/>
          <w:sz w:val="20"/>
          <w:szCs w:val="20"/>
        </w:rPr>
        <w:t xml:space="preserve"> und begeister</w:t>
      </w:r>
      <w:r w:rsidR="002F2757" w:rsidRPr="00501CF0">
        <w:rPr>
          <w:rFonts w:ascii="Georgia" w:hAnsi="Georgia" w:cs="Times New Roman"/>
          <w:sz w:val="20"/>
          <w:szCs w:val="20"/>
        </w:rPr>
        <w:t>n</w:t>
      </w:r>
      <w:r w:rsidRPr="00501CF0">
        <w:rPr>
          <w:rFonts w:ascii="Georgia" w:hAnsi="Georgia" w:cs="Times New Roman"/>
          <w:sz w:val="20"/>
          <w:szCs w:val="20"/>
        </w:rPr>
        <w:t xml:space="preserve"> mich an diesem Berufsfeld die steile Lernkurve, das internationale Arbeitsumfeld, die enge Zusammenarbeit mit ehrgeizigen Kollegen, das frühzeitige Übernehmen von Verantwortung und die Vielseitigkeit der Tätigkeiten. Am meisten jedoch fasziniert mich der Aspekt, dass Beratungen zu Problemlösungen beisteuern und zukunftsrelevante Themen voranbringen, die Unternehmen und Gesellschaft nachhaltig positiv beeinflussen. </w:t>
      </w:r>
      <w:r w:rsidR="00257C0C" w:rsidRPr="002D51BD">
        <w:rPr>
          <w:rFonts w:ascii="Georgia" w:hAnsi="Georgia" w:cs="Times New Roman"/>
          <w:sz w:val="20"/>
          <w:szCs w:val="20"/>
          <w:highlight w:val="yellow"/>
        </w:rPr>
        <w:t xml:space="preserve">Aus diesem Grund werde ich </w:t>
      </w:r>
      <w:ins w:id="0" w:author="David Döbele" w:date="2024-08-13T19:27:00Z" w16du:dateUtc="2024-08-13T17:27:00Z">
        <w:r w:rsidR="000A197C">
          <w:rPr>
            <w:rFonts w:ascii="Georgia" w:hAnsi="Georgia" w:cs="Times New Roman"/>
            <w:sz w:val="20"/>
            <w:szCs w:val="20"/>
            <w:highlight w:val="yellow"/>
          </w:rPr>
          <w:t xml:space="preserve">im Rahmen eines Gap </w:t>
        </w:r>
        <w:proofErr w:type="spellStart"/>
        <w:r w:rsidR="000A197C">
          <w:rPr>
            <w:rFonts w:ascii="Georgia" w:hAnsi="Georgia" w:cs="Times New Roman"/>
            <w:sz w:val="20"/>
            <w:szCs w:val="20"/>
            <w:highlight w:val="yellow"/>
          </w:rPr>
          <w:t>Years</w:t>
        </w:r>
        <w:proofErr w:type="spellEnd"/>
        <w:r w:rsidR="000A197C">
          <w:rPr>
            <w:rFonts w:ascii="Georgia" w:hAnsi="Georgia" w:cs="Times New Roman"/>
            <w:sz w:val="20"/>
            <w:szCs w:val="20"/>
            <w:highlight w:val="yellow"/>
          </w:rPr>
          <w:t xml:space="preserve"> </w:t>
        </w:r>
      </w:ins>
      <w:r w:rsidR="00257C0C" w:rsidRPr="002D51BD">
        <w:rPr>
          <w:rFonts w:ascii="Georgia" w:hAnsi="Georgia" w:cs="Times New Roman"/>
          <w:sz w:val="20"/>
          <w:szCs w:val="20"/>
          <w:highlight w:val="yellow"/>
        </w:rPr>
        <w:t xml:space="preserve">ab Oktober 2024 ein zunächst viermonatiges Praktikum in der Strategieberatung Capgemini </w:t>
      </w:r>
      <w:proofErr w:type="spellStart"/>
      <w:r w:rsidR="00257C0C" w:rsidRPr="002D51BD">
        <w:rPr>
          <w:rFonts w:ascii="Georgia" w:hAnsi="Georgia" w:cs="Times New Roman"/>
          <w:sz w:val="20"/>
          <w:szCs w:val="20"/>
          <w:highlight w:val="yellow"/>
        </w:rPr>
        <w:t>Invent</w:t>
      </w:r>
      <w:proofErr w:type="spellEnd"/>
      <w:r w:rsidR="00257C0C" w:rsidRPr="002D51BD">
        <w:rPr>
          <w:rFonts w:ascii="Georgia" w:hAnsi="Georgia" w:cs="Times New Roman"/>
          <w:sz w:val="20"/>
          <w:szCs w:val="20"/>
          <w:highlight w:val="yellow"/>
        </w:rPr>
        <w:t xml:space="preserve"> und darauffolgend ein dreimonatiges Praktikum in der Managementberatung Porsche Consulting absolvieren. Mein hier gewonnenes Wissen würde ich gerne ab Mai 2025 bei Ihnen als Praktikant für drei Monate mehrwertstiftend einbringen.</w:t>
      </w:r>
    </w:p>
    <w:p w14:paraId="52ADE630" w14:textId="4BF8A5BF" w:rsidR="006658C6" w:rsidRPr="00501CF0" w:rsidRDefault="006658C6" w:rsidP="006E7B02">
      <w:pPr>
        <w:spacing w:after="0" w:line="240" w:lineRule="auto"/>
        <w:jc w:val="both"/>
        <w:rPr>
          <w:rFonts w:ascii="Georgia" w:hAnsi="Georgia" w:cs="Times New Roman"/>
          <w:sz w:val="20"/>
          <w:szCs w:val="20"/>
        </w:rPr>
      </w:pPr>
    </w:p>
    <w:p w14:paraId="52E1DC80" w14:textId="0D0947A4" w:rsidR="00D47729" w:rsidRDefault="0077217D" w:rsidP="00C72F39">
      <w:pPr>
        <w:spacing w:after="0" w:line="240" w:lineRule="auto"/>
        <w:jc w:val="both"/>
        <w:rPr>
          <w:rFonts w:ascii="Georgia" w:hAnsi="Georgia" w:cs="Times New Roman"/>
          <w:sz w:val="20"/>
          <w:szCs w:val="20"/>
        </w:rPr>
      </w:pPr>
      <w:r w:rsidRPr="00501CF0">
        <w:rPr>
          <w:rFonts w:ascii="Georgia" w:hAnsi="Georgia" w:cs="Times New Roman"/>
          <w:sz w:val="20"/>
          <w:szCs w:val="20"/>
        </w:rPr>
        <w:t xml:space="preserve">Im Rahmen meines dualen Studiums der Wirtschaftsinformatik an der DHBW Lörrach und bei Nagarro ES habe ich ein tiefes Verständnis für die strategischen Aspekte der Unternehmensführung entwickelt und erkannt, wie essenziell die Integration von Technologie in die Geschäftsstrategie ist. Durch meine hohe Lern- und Leistungsbereitschaft konnte ich schnell verantwortungsvolle Aufgaben übernehmen, die über den normalen Ausbildungsrahmen hinausgehen. So durfte ich beispielsweise </w:t>
      </w:r>
      <w:r w:rsidR="00257C0C">
        <w:rPr>
          <w:rFonts w:ascii="Georgia" w:hAnsi="Georgia" w:cs="Times New Roman"/>
          <w:sz w:val="20"/>
          <w:szCs w:val="20"/>
        </w:rPr>
        <w:t>die</w:t>
      </w:r>
      <w:r w:rsidRPr="00501CF0">
        <w:rPr>
          <w:rFonts w:ascii="Georgia" w:hAnsi="Georgia" w:cs="Times New Roman"/>
          <w:sz w:val="20"/>
          <w:szCs w:val="20"/>
        </w:rPr>
        <w:t xml:space="preserve"> </w:t>
      </w:r>
      <w:r w:rsidR="00257C0C" w:rsidRPr="00257C0C">
        <w:rPr>
          <w:rFonts w:ascii="Georgia" w:hAnsi="Georgia" w:cs="Times New Roman"/>
          <w:sz w:val="20"/>
          <w:szCs w:val="20"/>
        </w:rPr>
        <w:t xml:space="preserve">Leitung eines </w:t>
      </w:r>
      <w:proofErr w:type="spellStart"/>
      <w:r w:rsidR="00257C0C" w:rsidRPr="00257C0C">
        <w:rPr>
          <w:rFonts w:ascii="Georgia" w:hAnsi="Georgia" w:cs="Times New Roman"/>
          <w:sz w:val="20"/>
          <w:szCs w:val="20"/>
        </w:rPr>
        <w:t>Workstreams</w:t>
      </w:r>
      <w:proofErr w:type="spellEnd"/>
      <w:r w:rsidR="00257C0C" w:rsidRPr="00257C0C">
        <w:rPr>
          <w:rFonts w:ascii="Georgia" w:hAnsi="Georgia" w:cs="Times New Roman"/>
          <w:sz w:val="20"/>
          <w:szCs w:val="20"/>
        </w:rPr>
        <w:t xml:space="preserve"> bei der Implementierung der Salesforce Sales Cloud, mit Fokus auf die Marketingabteilung eines Medizintechnikherstellers</w:t>
      </w:r>
      <w:r w:rsidR="00257C0C">
        <w:rPr>
          <w:rFonts w:ascii="Georgia" w:hAnsi="Georgia" w:cs="Times New Roman"/>
          <w:sz w:val="20"/>
          <w:szCs w:val="20"/>
        </w:rPr>
        <w:t xml:space="preserve"> </w:t>
      </w:r>
      <w:r w:rsidRPr="00501CF0">
        <w:rPr>
          <w:rFonts w:ascii="Georgia" w:hAnsi="Georgia" w:cs="Times New Roman"/>
          <w:sz w:val="20"/>
          <w:szCs w:val="20"/>
        </w:rPr>
        <w:t xml:space="preserve">unterstützen. </w:t>
      </w:r>
      <w:r w:rsidR="00D47729" w:rsidRPr="00D47729">
        <w:rPr>
          <w:rFonts w:ascii="Georgia" w:hAnsi="Georgia" w:cs="Times New Roman"/>
          <w:sz w:val="20"/>
          <w:szCs w:val="20"/>
        </w:rPr>
        <w:t>Dadurch, dass ich parallel zu meiner Vollzeitanstellung und ehrenamtlichen Engagement konstant sehr gute Noten erreichen konnte, bin ich in der Lage, auch unter hohem Zeitdruck effizient zu arbeiten und in stressigen Situationen einen kühlen Kopf zu bewahren.</w:t>
      </w:r>
      <w:r w:rsidR="00D47729">
        <w:rPr>
          <w:rFonts w:ascii="Georgia" w:hAnsi="Georgia" w:cs="Times New Roman"/>
          <w:sz w:val="20"/>
          <w:szCs w:val="20"/>
        </w:rPr>
        <w:t xml:space="preserve"> </w:t>
      </w:r>
      <w:r w:rsidR="00D47729" w:rsidRPr="00D47729">
        <w:rPr>
          <w:rFonts w:ascii="Georgia" w:hAnsi="Georgia" w:cs="Times New Roman"/>
          <w:sz w:val="20"/>
          <w:szCs w:val="20"/>
        </w:rPr>
        <w:t xml:space="preserve">Neben analytischen Fähigkeiten konnte ich durch umfangreiche Praxiseinsätze in verschiedenen Branchen eine ausgeprägte Kommunikationsstärke entwickeln. </w:t>
      </w:r>
      <w:r w:rsidR="00257C0C" w:rsidRPr="002D51BD">
        <w:rPr>
          <w:rFonts w:ascii="Georgia" w:hAnsi="Georgia" w:cs="Times New Roman"/>
          <w:sz w:val="20"/>
          <w:szCs w:val="20"/>
          <w:highlight w:val="yellow"/>
        </w:rPr>
        <w:t xml:space="preserve">Während meines geplanten Praktikums bei Capgemini </w:t>
      </w:r>
      <w:proofErr w:type="spellStart"/>
      <w:r w:rsidR="00257C0C" w:rsidRPr="002D51BD">
        <w:rPr>
          <w:rFonts w:ascii="Georgia" w:hAnsi="Georgia" w:cs="Times New Roman"/>
          <w:sz w:val="20"/>
          <w:szCs w:val="20"/>
          <w:highlight w:val="yellow"/>
        </w:rPr>
        <w:t>Invent</w:t>
      </w:r>
      <w:proofErr w:type="spellEnd"/>
      <w:r w:rsidR="00257C0C" w:rsidRPr="002D51BD">
        <w:rPr>
          <w:rFonts w:ascii="Georgia" w:hAnsi="Georgia" w:cs="Times New Roman"/>
          <w:sz w:val="20"/>
          <w:szCs w:val="20"/>
          <w:highlight w:val="yellow"/>
        </w:rPr>
        <w:t xml:space="preserve"> werde ich insbesondere </w:t>
      </w:r>
      <w:r w:rsidR="002D51BD" w:rsidRPr="002D51BD">
        <w:rPr>
          <w:rFonts w:ascii="Georgia" w:hAnsi="Georgia" w:cs="Times New Roman"/>
          <w:sz w:val="20"/>
          <w:szCs w:val="20"/>
          <w:highlight w:val="yellow"/>
        </w:rPr>
        <w:t xml:space="preserve">bei der </w:t>
      </w:r>
      <w:r w:rsidR="00257C0C" w:rsidRPr="002D51BD">
        <w:rPr>
          <w:rFonts w:ascii="Georgia" w:hAnsi="Georgia" w:cs="Times New Roman"/>
          <w:sz w:val="20"/>
          <w:szCs w:val="20"/>
          <w:highlight w:val="yellow"/>
        </w:rPr>
        <w:t>Transformation</w:t>
      </w:r>
      <w:r w:rsidR="002D51BD" w:rsidRPr="002D51BD">
        <w:rPr>
          <w:rFonts w:ascii="Georgia" w:hAnsi="Georgia" w:cs="Times New Roman"/>
          <w:sz w:val="20"/>
          <w:szCs w:val="20"/>
          <w:highlight w:val="yellow"/>
        </w:rPr>
        <w:t xml:space="preserve"> der Finanzabteilung eines Unternehmens unterstützen </w:t>
      </w:r>
      <w:del w:id="1" w:author="David Döbele" w:date="2024-08-13T19:27:00Z" w16du:dateUtc="2024-08-13T17:27:00Z">
        <w:r w:rsidR="002D51BD" w:rsidRPr="002D51BD" w:rsidDel="005948FD">
          <w:rPr>
            <w:rFonts w:ascii="Georgia" w:hAnsi="Georgia" w:cs="Times New Roman"/>
            <w:sz w:val="20"/>
            <w:szCs w:val="20"/>
            <w:highlight w:val="yellow"/>
          </w:rPr>
          <w:delText>und</w:delText>
        </w:r>
        <w:r w:rsidR="00257C0C" w:rsidRPr="002D51BD" w:rsidDel="005948FD">
          <w:rPr>
            <w:rFonts w:ascii="Georgia" w:hAnsi="Georgia" w:cs="Times New Roman"/>
            <w:sz w:val="20"/>
            <w:szCs w:val="20"/>
            <w:highlight w:val="yellow"/>
          </w:rPr>
          <w:delText xml:space="preserve"> </w:delText>
        </w:r>
        <w:r w:rsidR="002D51BD" w:rsidRPr="002D51BD" w:rsidDel="005948FD">
          <w:rPr>
            <w:rFonts w:ascii="Georgia" w:hAnsi="Georgia" w:cs="Times New Roman"/>
            <w:sz w:val="20"/>
            <w:szCs w:val="20"/>
            <w:highlight w:val="yellow"/>
          </w:rPr>
          <w:delText xml:space="preserve"> im</w:delText>
        </w:r>
      </w:del>
      <w:ins w:id="2" w:author="David Döbele" w:date="2024-08-13T19:27:00Z" w16du:dateUtc="2024-08-13T17:27:00Z">
        <w:r w:rsidR="005948FD" w:rsidRPr="002D51BD">
          <w:rPr>
            <w:rFonts w:ascii="Georgia" w:hAnsi="Georgia" w:cs="Times New Roman"/>
            <w:sz w:val="20"/>
            <w:szCs w:val="20"/>
            <w:highlight w:val="yellow"/>
          </w:rPr>
          <w:t>und im</w:t>
        </w:r>
      </w:ins>
      <w:r w:rsidR="002D51BD" w:rsidRPr="002D51BD">
        <w:rPr>
          <w:rFonts w:ascii="Georgia" w:hAnsi="Georgia" w:cs="Times New Roman"/>
          <w:sz w:val="20"/>
          <w:szCs w:val="20"/>
          <w:highlight w:val="yellow"/>
        </w:rPr>
        <w:t xml:space="preserve"> Praktikum bei </w:t>
      </w:r>
      <w:r w:rsidR="00257C0C" w:rsidRPr="002D51BD">
        <w:rPr>
          <w:rFonts w:ascii="Georgia" w:hAnsi="Georgia" w:cs="Times New Roman"/>
          <w:sz w:val="20"/>
          <w:szCs w:val="20"/>
          <w:highlight w:val="yellow"/>
        </w:rPr>
        <w:t>Porsche Consulting</w:t>
      </w:r>
      <w:r w:rsidR="002D51BD" w:rsidRPr="002D51BD">
        <w:rPr>
          <w:rFonts w:ascii="Georgia" w:hAnsi="Georgia" w:cs="Times New Roman"/>
          <w:sz w:val="20"/>
          <w:szCs w:val="20"/>
          <w:highlight w:val="yellow"/>
        </w:rPr>
        <w:t xml:space="preserve"> in Strategieprojekten in der Transportindustrie mitarbeiten. Die hier gewonnene Erfahrung</w:t>
      </w:r>
      <w:r w:rsidR="00D47729" w:rsidRPr="002D51BD">
        <w:rPr>
          <w:rFonts w:ascii="Georgia" w:hAnsi="Georgia" w:cs="Times New Roman"/>
          <w:sz w:val="20"/>
          <w:szCs w:val="20"/>
          <w:highlight w:val="yellow"/>
        </w:rPr>
        <w:t xml:space="preserve"> </w:t>
      </w:r>
      <w:r w:rsidR="002D51BD" w:rsidRPr="002D51BD">
        <w:rPr>
          <w:rFonts w:ascii="Georgia" w:hAnsi="Georgia" w:cs="Times New Roman"/>
          <w:sz w:val="20"/>
          <w:szCs w:val="20"/>
          <w:highlight w:val="yellow"/>
        </w:rPr>
        <w:t xml:space="preserve">und </w:t>
      </w:r>
      <w:r w:rsidR="00D47729" w:rsidRPr="002D51BD">
        <w:rPr>
          <w:rFonts w:ascii="Georgia" w:hAnsi="Georgia" w:cs="Times New Roman"/>
          <w:sz w:val="20"/>
          <w:szCs w:val="20"/>
          <w:highlight w:val="yellow"/>
        </w:rPr>
        <w:t>Fähigkeiten möchte ich nun gerne weiter einbringen.</w:t>
      </w:r>
    </w:p>
    <w:p w14:paraId="4DBF75E4" w14:textId="77777777" w:rsidR="00D47729" w:rsidRPr="00501CF0" w:rsidRDefault="00D47729" w:rsidP="00C72F39">
      <w:pPr>
        <w:spacing w:after="0" w:line="240" w:lineRule="auto"/>
        <w:jc w:val="both"/>
        <w:rPr>
          <w:rFonts w:ascii="Georgia" w:hAnsi="Georgia" w:cs="Times New Roman"/>
          <w:sz w:val="20"/>
          <w:szCs w:val="20"/>
        </w:rPr>
      </w:pPr>
    </w:p>
    <w:p w14:paraId="1F63E57D" w14:textId="62F848DC" w:rsidR="00C72F39" w:rsidRPr="00501CF0" w:rsidRDefault="00C72F39" w:rsidP="006E7B02">
      <w:pPr>
        <w:spacing w:after="0" w:line="240" w:lineRule="auto"/>
        <w:jc w:val="both"/>
        <w:rPr>
          <w:rFonts w:ascii="Georgia" w:hAnsi="Georgia" w:cs="Times New Roman"/>
          <w:sz w:val="20"/>
          <w:szCs w:val="20"/>
        </w:rPr>
      </w:pPr>
      <w:commentRangeStart w:id="3"/>
      <w:r w:rsidRPr="00501CF0">
        <w:rPr>
          <w:rFonts w:ascii="Georgia" w:hAnsi="Georgia" w:cs="Times New Roman"/>
          <w:sz w:val="20"/>
          <w:szCs w:val="20"/>
        </w:rPr>
        <w:t xml:space="preserve">Nach meinem dualen Studium möchte ich im Rahmen eines Gap </w:t>
      </w:r>
      <w:proofErr w:type="spellStart"/>
      <w:r w:rsidRPr="00501CF0">
        <w:rPr>
          <w:rFonts w:ascii="Georgia" w:hAnsi="Georgia" w:cs="Times New Roman"/>
          <w:sz w:val="20"/>
          <w:szCs w:val="20"/>
        </w:rPr>
        <w:t>Years</w:t>
      </w:r>
      <w:proofErr w:type="spellEnd"/>
      <w:r w:rsidRPr="00501CF0">
        <w:rPr>
          <w:rFonts w:ascii="Georgia" w:hAnsi="Georgia" w:cs="Times New Roman"/>
          <w:sz w:val="20"/>
          <w:szCs w:val="20"/>
        </w:rPr>
        <w:t xml:space="preserve"> zwischen dem Bachelor und Master nun neue und größere Herausforderungen annehmen. </w:t>
      </w:r>
      <w:commentRangeEnd w:id="3"/>
      <w:r w:rsidR="00270890">
        <w:rPr>
          <w:rStyle w:val="Kommentarzeichen"/>
        </w:rPr>
        <w:commentReference w:id="3"/>
      </w:r>
      <w:r w:rsidR="00F409B1">
        <w:rPr>
          <w:rFonts w:ascii="Georgia" w:hAnsi="Georgia" w:cs="Times New Roman"/>
          <w:sz w:val="20"/>
          <w:szCs w:val="20"/>
        </w:rPr>
        <w:t>Roland Berger</w:t>
      </w:r>
      <w:r w:rsidRPr="00501CF0">
        <w:rPr>
          <w:rFonts w:ascii="Georgia" w:hAnsi="Georgia" w:cs="Times New Roman"/>
          <w:sz w:val="20"/>
          <w:szCs w:val="20"/>
        </w:rPr>
        <w:t xml:space="preserve"> scheint mir hierfür ideal zu sein</w:t>
      </w:r>
      <w:r w:rsidR="00F409B1" w:rsidRPr="00F409B1">
        <w:rPr>
          <w:rFonts w:ascii="Georgia" w:hAnsi="Georgia" w:cs="Times New Roman"/>
          <w:sz w:val="20"/>
          <w:szCs w:val="20"/>
        </w:rPr>
        <w:t xml:space="preserve">, da Sie als führende Strategieberatung Ihre Kunden </w:t>
      </w:r>
      <w:r w:rsidR="00F409B1">
        <w:rPr>
          <w:rFonts w:ascii="Georgia" w:hAnsi="Georgia" w:cs="Times New Roman"/>
          <w:sz w:val="20"/>
          <w:szCs w:val="20"/>
        </w:rPr>
        <w:t>zukunftsorientiert</w:t>
      </w:r>
      <w:r w:rsidR="00F409B1" w:rsidRPr="00F409B1">
        <w:rPr>
          <w:rFonts w:ascii="Georgia" w:hAnsi="Georgia" w:cs="Times New Roman"/>
          <w:sz w:val="20"/>
          <w:szCs w:val="20"/>
        </w:rPr>
        <w:t xml:space="preserve"> durch komplexe unternehmerische Transformationen und Restrukturierungsvorhaben begleiten. Besonders beeindruckt mich der reflektierte Ansatz von Roland Berger, </w:t>
      </w:r>
      <w:r w:rsidR="00F409B1">
        <w:rPr>
          <w:rFonts w:ascii="Georgia" w:hAnsi="Georgia" w:cs="Times New Roman"/>
          <w:sz w:val="20"/>
          <w:szCs w:val="20"/>
        </w:rPr>
        <w:t>Transformations</w:t>
      </w:r>
      <w:r w:rsidR="00F409B1" w:rsidRPr="00F409B1">
        <w:rPr>
          <w:rFonts w:ascii="Georgia" w:hAnsi="Georgia" w:cs="Times New Roman"/>
          <w:sz w:val="20"/>
          <w:szCs w:val="20"/>
        </w:rPr>
        <w:t xml:space="preserve">maßnahmen stets im Einklang mit den wirtschaftlichen Zielen des Kunden zu entwickeln und dadurch eine Symbiose zwischen </w:t>
      </w:r>
      <w:r w:rsidR="00F409B1">
        <w:rPr>
          <w:rFonts w:ascii="Georgia" w:hAnsi="Georgia" w:cs="Times New Roman"/>
          <w:sz w:val="20"/>
          <w:szCs w:val="20"/>
        </w:rPr>
        <w:t>Innovation</w:t>
      </w:r>
      <w:r w:rsidR="00F409B1" w:rsidRPr="00F409B1">
        <w:rPr>
          <w:rFonts w:ascii="Georgia" w:hAnsi="Georgia" w:cs="Times New Roman"/>
          <w:sz w:val="20"/>
          <w:szCs w:val="20"/>
        </w:rPr>
        <w:t xml:space="preserve"> und Wirtschaftlichkeit zu generieren. Darüber hinaus assoziiere ich mit Roland Berger Exzellenz, Team- und Unternehmergeist - Werte, mit denen ich mich vollkommen identifizieren kann. Diese Werte sowie die positive Unternehmenskultur wurden auch im Gespräch mit</w:t>
      </w:r>
      <w:r w:rsidR="00F409B1">
        <w:rPr>
          <w:rFonts w:ascii="Georgia" w:hAnsi="Georgia" w:cs="Times New Roman"/>
          <w:sz w:val="20"/>
          <w:szCs w:val="20"/>
        </w:rPr>
        <w:t xml:space="preserve"> Ihrem Senior Consultant</w:t>
      </w:r>
      <w:r w:rsidR="00F409B1" w:rsidRPr="00F409B1">
        <w:rPr>
          <w:rFonts w:ascii="Georgia" w:hAnsi="Georgia" w:cs="Times New Roman"/>
          <w:sz w:val="20"/>
          <w:szCs w:val="20"/>
        </w:rPr>
        <w:t xml:space="preserve"> </w:t>
      </w:r>
      <w:proofErr w:type="spellStart"/>
      <w:r w:rsidR="00F409B1">
        <w:rPr>
          <w:rFonts w:ascii="Georgia" w:hAnsi="Georgia" w:cs="Times New Roman"/>
          <w:sz w:val="20"/>
          <w:szCs w:val="20"/>
        </w:rPr>
        <w:t>Marlo</w:t>
      </w:r>
      <w:proofErr w:type="spellEnd"/>
      <w:r w:rsidR="00F409B1">
        <w:rPr>
          <w:rFonts w:ascii="Georgia" w:hAnsi="Georgia" w:cs="Times New Roman"/>
          <w:sz w:val="20"/>
          <w:szCs w:val="20"/>
        </w:rPr>
        <w:t xml:space="preserve"> Neske </w:t>
      </w:r>
      <w:r w:rsidR="00F409B1" w:rsidRPr="00F409B1">
        <w:rPr>
          <w:rFonts w:ascii="Georgia" w:hAnsi="Georgia" w:cs="Times New Roman"/>
          <w:sz w:val="20"/>
          <w:szCs w:val="20"/>
        </w:rPr>
        <w:t>deutlich vermittelt. Aufgrund meiner hohen Identifikation mit Ihren Unternehmenswerten und der Möglichkeit, gemeinsam einen positiven sozialen und nachhaltigen Einfluss auf Unternehmen und Gesellschaft zu haben, würde ich Ihr Team hierbei gerne aktiv unterstützen.</w:t>
      </w:r>
      <w:r w:rsidR="00F409B1">
        <w:rPr>
          <w:rFonts w:ascii="Georgia" w:hAnsi="Georgia" w:cs="Times New Roman"/>
          <w:sz w:val="20"/>
          <w:szCs w:val="20"/>
        </w:rPr>
        <w:t xml:space="preserve"> </w:t>
      </w:r>
    </w:p>
    <w:p w14:paraId="607ED85C" w14:textId="77777777" w:rsidR="00C72F39" w:rsidRPr="00501CF0" w:rsidRDefault="00C72F39" w:rsidP="006E7B02">
      <w:pPr>
        <w:spacing w:after="0" w:line="240" w:lineRule="auto"/>
        <w:jc w:val="both"/>
        <w:rPr>
          <w:rFonts w:ascii="Georgia" w:hAnsi="Georgia" w:cs="Times New Roman"/>
          <w:sz w:val="20"/>
          <w:szCs w:val="20"/>
        </w:rPr>
      </w:pPr>
    </w:p>
    <w:p w14:paraId="6B1D9700" w14:textId="511AAD21" w:rsidR="006658C6" w:rsidRPr="00501CF0" w:rsidRDefault="006658C6" w:rsidP="006E7B02">
      <w:pPr>
        <w:spacing w:after="0" w:line="240" w:lineRule="auto"/>
        <w:jc w:val="both"/>
        <w:rPr>
          <w:rFonts w:ascii="Georgia" w:hAnsi="Georgia" w:cs="Times New Roman"/>
          <w:sz w:val="20"/>
          <w:szCs w:val="20"/>
        </w:rPr>
      </w:pPr>
      <w:r w:rsidRPr="00501CF0">
        <w:rPr>
          <w:rFonts w:ascii="Georgia" w:hAnsi="Georgia" w:cs="Times New Roman"/>
          <w:sz w:val="20"/>
          <w:szCs w:val="20"/>
        </w:rPr>
        <w:t xml:space="preserve">Durch das Praktikum bei </w:t>
      </w:r>
      <w:r w:rsidR="00F409B1">
        <w:rPr>
          <w:rFonts w:ascii="Georgia" w:hAnsi="Georgia" w:cs="Times New Roman"/>
          <w:sz w:val="20"/>
          <w:szCs w:val="20"/>
        </w:rPr>
        <w:t xml:space="preserve">Roland Berger </w:t>
      </w:r>
      <w:r w:rsidRPr="00501CF0">
        <w:rPr>
          <w:rFonts w:ascii="Georgia" w:hAnsi="Georgia" w:cs="Times New Roman"/>
          <w:sz w:val="20"/>
          <w:szCs w:val="20"/>
        </w:rPr>
        <w:t>erhoffe ich mir, möglichst viel Neues zu lernen und durch das Einbringen meiner Stärken einen echten Mehrwert zu bieten. Ich bin überzeugt, dass ich durch meine schon gesammelten Erfahrungen in der Unternehmensberatung, meine hohe Disziplin sowie meine ausgezeichneten analytischen Fähigkeiten eine Bereicherung für Sie sein werde. Ich würde mich sehr freuen, die Möglichkeit zu erhalten, Sie in einem persönlichen Gespräch von mir überzeugen zu dürfen.</w:t>
      </w:r>
    </w:p>
    <w:p w14:paraId="4BB517CC" w14:textId="77777777" w:rsidR="006658C6" w:rsidRPr="00501CF0" w:rsidRDefault="006658C6" w:rsidP="006E7B02">
      <w:pPr>
        <w:spacing w:after="0" w:line="240" w:lineRule="auto"/>
        <w:jc w:val="both"/>
        <w:rPr>
          <w:rFonts w:ascii="Georgia" w:hAnsi="Georgia" w:cs="Times New Roman"/>
          <w:sz w:val="20"/>
          <w:szCs w:val="20"/>
        </w:rPr>
      </w:pPr>
    </w:p>
    <w:p w14:paraId="11C5DA1B" w14:textId="4735CB5C" w:rsidR="004D350D" w:rsidRPr="00501CF0" w:rsidRDefault="004D350D" w:rsidP="006E7B02">
      <w:pPr>
        <w:spacing w:after="0" w:line="240" w:lineRule="auto"/>
        <w:jc w:val="both"/>
        <w:rPr>
          <w:rFonts w:ascii="Georgia" w:hAnsi="Georgia" w:cs="Times New Roman"/>
          <w:sz w:val="20"/>
          <w:szCs w:val="20"/>
        </w:rPr>
      </w:pPr>
      <w:r w:rsidRPr="00501CF0">
        <w:rPr>
          <w:rFonts w:ascii="Georgia" w:hAnsi="Georgia" w:cs="Times New Roman"/>
          <w:sz w:val="20"/>
          <w:szCs w:val="20"/>
        </w:rPr>
        <w:t>Mit freundlichen Grüßen</w:t>
      </w:r>
    </w:p>
    <w:p w14:paraId="7F32C48F" w14:textId="6104D756" w:rsidR="003C4D7E" w:rsidRPr="00501CF0" w:rsidRDefault="009E74C1" w:rsidP="006E7B02">
      <w:pPr>
        <w:spacing w:after="0" w:line="240" w:lineRule="auto"/>
        <w:jc w:val="both"/>
        <w:rPr>
          <w:rFonts w:ascii="Georgia" w:hAnsi="Georgia" w:cs="Times New Roman"/>
          <w:sz w:val="21"/>
          <w:szCs w:val="21"/>
        </w:rPr>
      </w:pPr>
      <w:r w:rsidRPr="00501CF0">
        <w:rPr>
          <w:rFonts w:ascii="Georgia" w:hAnsi="Georgia" w:cs="Times New Roman"/>
          <w:sz w:val="21"/>
          <w:szCs w:val="21"/>
        </w:rPr>
        <w:t xml:space="preserve"> </w:t>
      </w:r>
    </w:p>
    <w:p w14:paraId="3BDB02BA" w14:textId="37153E2D" w:rsidR="00BB3512" w:rsidRPr="00501CF0" w:rsidRDefault="009A58A9" w:rsidP="00E65B09">
      <w:pPr>
        <w:spacing w:after="0"/>
        <w:jc w:val="both"/>
        <w:rPr>
          <w:rFonts w:ascii="Georgia" w:hAnsi="Georgia" w:cs="Times New Roman"/>
          <w:sz w:val="20"/>
          <w:szCs w:val="20"/>
        </w:rPr>
      </w:pPr>
      <w:r w:rsidRPr="00501CF0">
        <w:rPr>
          <w:rFonts w:ascii="Georgia" w:hAnsi="Georgia" w:cs="Times New Roman"/>
          <w:noProof/>
          <w:sz w:val="20"/>
          <w:szCs w:val="20"/>
        </w:rPr>
        <w:drawing>
          <wp:inline distT="0" distB="0" distL="0" distR="0" wp14:anchorId="3BCDCCAA" wp14:editId="14C0AE69">
            <wp:extent cx="636105" cy="491250"/>
            <wp:effectExtent l="0" t="0" r="0" b="4445"/>
            <wp:docPr id="20220240"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240" name="Picture 1" descr="A signature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l="28713" t="21802" r="37954" b="32849"/>
                    <a:stretch/>
                  </pic:blipFill>
                  <pic:spPr bwMode="auto">
                    <a:xfrm>
                      <a:off x="0" y="0"/>
                      <a:ext cx="646058" cy="498936"/>
                    </a:xfrm>
                    <a:prstGeom prst="rect">
                      <a:avLst/>
                    </a:prstGeom>
                    <a:ln>
                      <a:noFill/>
                    </a:ln>
                    <a:extLst>
                      <a:ext uri="{53640926-AAD7-44D8-BBD7-CCE9431645EC}">
                        <a14:shadowObscured xmlns:a14="http://schemas.microsoft.com/office/drawing/2010/main"/>
                      </a:ext>
                    </a:extLst>
                  </pic:spPr>
                </pic:pic>
              </a:graphicData>
            </a:graphic>
          </wp:inline>
        </w:drawing>
      </w:r>
    </w:p>
    <w:sectPr w:rsidR="00BB3512" w:rsidRPr="00501CF0" w:rsidSect="00D56E83">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avid Döbele" w:date="2024-08-13T19:28:00Z" w:initials="MOU">
    <w:p w14:paraId="35934F79" w14:textId="77777777" w:rsidR="00270890" w:rsidRDefault="00270890" w:rsidP="00270890">
      <w:r>
        <w:rPr>
          <w:rStyle w:val="Kommentarzeichen"/>
        </w:rPr>
        <w:annotationRef/>
      </w:r>
      <w:r>
        <w:rPr>
          <w:sz w:val="20"/>
          <w:szCs w:val="20"/>
        </w:rPr>
        <w:t>Der Satz finde ich nicht sooo gut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934F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735239" w16cex:dateUtc="2024-08-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934F79" w16cid:durableId="4A7352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9130F" w14:textId="77777777" w:rsidR="00BB5C32" w:rsidRDefault="00BB5C32" w:rsidP="005035EF">
      <w:pPr>
        <w:spacing w:after="0" w:line="240" w:lineRule="auto"/>
      </w:pPr>
      <w:r>
        <w:separator/>
      </w:r>
    </w:p>
  </w:endnote>
  <w:endnote w:type="continuationSeparator" w:id="0">
    <w:p w14:paraId="575E65DB" w14:textId="77777777" w:rsidR="00BB5C32" w:rsidRDefault="00BB5C32" w:rsidP="0050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C5248" w14:textId="77777777" w:rsidR="00BB5C32" w:rsidRDefault="00BB5C32" w:rsidP="005035EF">
      <w:pPr>
        <w:spacing w:after="0" w:line="240" w:lineRule="auto"/>
      </w:pPr>
      <w:r>
        <w:separator/>
      </w:r>
    </w:p>
  </w:footnote>
  <w:footnote w:type="continuationSeparator" w:id="0">
    <w:p w14:paraId="387F79E2" w14:textId="77777777" w:rsidR="00BB5C32" w:rsidRDefault="00BB5C32" w:rsidP="005035E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23D"/>
    <w:rsid w:val="0000793B"/>
    <w:rsid w:val="00012D78"/>
    <w:rsid w:val="0002296F"/>
    <w:rsid w:val="000230B7"/>
    <w:rsid w:val="00034B68"/>
    <w:rsid w:val="00044D51"/>
    <w:rsid w:val="0004591A"/>
    <w:rsid w:val="00046459"/>
    <w:rsid w:val="000555E4"/>
    <w:rsid w:val="00055BAD"/>
    <w:rsid w:val="0005670D"/>
    <w:rsid w:val="00062C86"/>
    <w:rsid w:val="0006388D"/>
    <w:rsid w:val="000710B0"/>
    <w:rsid w:val="00072332"/>
    <w:rsid w:val="00073C82"/>
    <w:rsid w:val="00075D64"/>
    <w:rsid w:val="0007642D"/>
    <w:rsid w:val="00076D51"/>
    <w:rsid w:val="00081359"/>
    <w:rsid w:val="00081415"/>
    <w:rsid w:val="000860F5"/>
    <w:rsid w:val="000A154E"/>
    <w:rsid w:val="000A197C"/>
    <w:rsid w:val="000A4BC4"/>
    <w:rsid w:val="000A5AB8"/>
    <w:rsid w:val="000A6678"/>
    <w:rsid w:val="000A7572"/>
    <w:rsid w:val="000A7DEB"/>
    <w:rsid w:val="000C4384"/>
    <w:rsid w:val="000C55DE"/>
    <w:rsid w:val="000D023A"/>
    <w:rsid w:val="000D417A"/>
    <w:rsid w:val="000E0C55"/>
    <w:rsid w:val="000E174D"/>
    <w:rsid w:val="000E6051"/>
    <w:rsid w:val="000F371C"/>
    <w:rsid w:val="000F4E7D"/>
    <w:rsid w:val="001127C9"/>
    <w:rsid w:val="00116E8B"/>
    <w:rsid w:val="00117F83"/>
    <w:rsid w:val="00131EE2"/>
    <w:rsid w:val="00136C4F"/>
    <w:rsid w:val="00140CA2"/>
    <w:rsid w:val="00146C8E"/>
    <w:rsid w:val="00152DF9"/>
    <w:rsid w:val="00156A98"/>
    <w:rsid w:val="001669DB"/>
    <w:rsid w:val="00166B01"/>
    <w:rsid w:val="00171D11"/>
    <w:rsid w:val="0017679A"/>
    <w:rsid w:val="001819B1"/>
    <w:rsid w:val="001A0D52"/>
    <w:rsid w:val="001A4522"/>
    <w:rsid w:val="001B5796"/>
    <w:rsid w:val="001C17FC"/>
    <w:rsid w:val="001D079A"/>
    <w:rsid w:val="001E0088"/>
    <w:rsid w:val="001E0903"/>
    <w:rsid w:val="001E1EE7"/>
    <w:rsid w:val="001E394B"/>
    <w:rsid w:val="001F1048"/>
    <w:rsid w:val="002042CB"/>
    <w:rsid w:val="00205A02"/>
    <w:rsid w:val="002061F0"/>
    <w:rsid w:val="002062F6"/>
    <w:rsid w:val="00212042"/>
    <w:rsid w:val="002213EE"/>
    <w:rsid w:val="0022384A"/>
    <w:rsid w:val="00224245"/>
    <w:rsid w:val="00230780"/>
    <w:rsid w:val="0023683A"/>
    <w:rsid w:val="00242479"/>
    <w:rsid w:val="002458DB"/>
    <w:rsid w:val="002467A0"/>
    <w:rsid w:val="002536DC"/>
    <w:rsid w:val="00255EC1"/>
    <w:rsid w:val="00257C0C"/>
    <w:rsid w:val="00257D2A"/>
    <w:rsid w:val="00257E90"/>
    <w:rsid w:val="002627D2"/>
    <w:rsid w:val="00264191"/>
    <w:rsid w:val="002663BF"/>
    <w:rsid w:val="00267F4D"/>
    <w:rsid w:val="0027047C"/>
    <w:rsid w:val="00270890"/>
    <w:rsid w:val="002708C2"/>
    <w:rsid w:val="00274324"/>
    <w:rsid w:val="00282B5B"/>
    <w:rsid w:val="00282F8A"/>
    <w:rsid w:val="00287875"/>
    <w:rsid w:val="002A40A0"/>
    <w:rsid w:val="002A5B9F"/>
    <w:rsid w:val="002B15EE"/>
    <w:rsid w:val="002B2D80"/>
    <w:rsid w:val="002D309E"/>
    <w:rsid w:val="002D51BD"/>
    <w:rsid w:val="002D544D"/>
    <w:rsid w:val="002D594E"/>
    <w:rsid w:val="002E39B8"/>
    <w:rsid w:val="002E7653"/>
    <w:rsid w:val="002F02C7"/>
    <w:rsid w:val="002F2757"/>
    <w:rsid w:val="002F3627"/>
    <w:rsid w:val="002F51FA"/>
    <w:rsid w:val="002F7214"/>
    <w:rsid w:val="00301E64"/>
    <w:rsid w:val="00311A15"/>
    <w:rsid w:val="003138FC"/>
    <w:rsid w:val="003250EA"/>
    <w:rsid w:val="003421B1"/>
    <w:rsid w:val="0034491C"/>
    <w:rsid w:val="003460E9"/>
    <w:rsid w:val="003564BD"/>
    <w:rsid w:val="00375D2D"/>
    <w:rsid w:val="00377A68"/>
    <w:rsid w:val="003811BC"/>
    <w:rsid w:val="00383746"/>
    <w:rsid w:val="003859D5"/>
    <w:rsid w:val="0038671F"/>
    <w:rsid w:val="00392500"/>
    <w:rsid w:val="003937EF"/>
    <w:rsid w:val="003947A8"/>
    <w:rsid w:val="003A343C"/>
    <w:rsid w:val="003A37AE"/>
    <w:rsid w:val="003B16A8"/>
    <w:rsid w:val="003B5421"/>
    <w:rsid w:val="003C4D7E"/>
    <w:rsid w:val="003C58D4"/>
    <w:rsid w:val="003D054F"/>
    <w:rsid w:val="003D0A83"/>
    <w:rsid w:val="003D3FDB"/>
    <w:rsid w:val="003D464F"/>
    <w:rsid w:val="003D5D1E"/>
    <w:rsid w:val="003F3290"/>
    <w:rsid w:val="003F495B"/>
    <w:rsid w:val="003F688C"/>
    <w:rsid w:val="00404B98"/>
    <w:rsid w:val="00405580"/>
    <w:rsid w:val="00415608"/>
    <w:rsid w:val="00416A83"/>
    <w:rsid w:val="00424CAF"/>
    <w:rsid w:val="00430461"/>
    <w:rsid w:val="00434D23"/>
    <w:rsid w:val="004403CB"/>
    <w:rsid w:val="0044247A"/>
    <w:rsid w:val="004456E3"/>
    <w:rsid w:val="00446E6C"/>
    <w:rsid w:val="00451381"/>
    <w:rsid w:val="00452E61"/>
    <w:rsid w:val="00453C2F"/>
    <w:rsid w:val="00454C0B"/>
    <w:rsid w:val="00457E11"/>
    <w:rsid w:val="0046226E"/>
    <w:rsid w:val="004671F7"/>
    <w:rsid w:val="00467A45"/>
    <w:rsid w:val="00474FC2"/>
    <w:rsid w:val="004773A6"/>
    <w:rsid w:val="00480A1C"/>
    <w:rsid w:val="0048493A"/>
    <w:rsid w:val="00492923"/>
    <w:rsid w:val="00493952"/>
    <w:rsid w:val="00495E99"/>
    <w:rsid w:val="004A1501"/>
    <w:rsid w:val="004A615C"/>
    <w:rsid w:val="004B4510"/>
    <w:rsid w:val="004B593B"/>
    <w:rsid w:val="004B72ED"/>
    <w:rsid w:val="004C156C"/>
    <w:rsid w:val="004C174A"/>
    <w:rsid w:val="004C53CD"/>
    <w:rsid w:val="004C6F84"/>
    <w:rsid w:val="004D350D"/>
    <w:rsid w:val="004D745E"/>
    <w:rsid w:val="00500EFA"/>
    <w:rsid w:val="00501CF0"/>
    <w:rsid w:val="005035EF"/>
    <w:rsid w:val="00506322"/>
    <w:rsid w:val="00507BBD"/>
    <w:rsid w:val="005167B1"/>
    <w:rsid w:val="00520A36"/>
    <w:rsid w:val="0052610B"/>
    <w:rsid w:val="005351B9"/>
    <w:rsid w:val="005407D6"/>
    <w:rsid w:val="005422B4"/>
    <w:rsid w:val="00542F06"/>
    <w:rsid w:val="00553EC8"/>
    <w:rsid w:val="0056101D"/>
    <w:rsid w:val="00561935"/>
    <w:rsid w:val="00567D55"/>
    <w:rsid w:val="005705F7"/>
    <w:rsid w:val="00570B1D"/>
    <w:rsid w:val="005733BE"/>
    <w:rsid w:val="00574140"/>
    <w:rsid w:val="005762CF"/>
    <w:rsid w:val="00577983"/>
    <w:rsid w:val="005842A0"/>
    <w:rsid w:val="00586F72"/>
    <w:rsid w:val="00590834"/>
    <w:rsid w:val="00590E7F"/>
    <w:rsid w:val="00593C9C"/>
    <w:rsid w:val="00594822"/>
    <w:rsid w:val="005948FD"/>
    <w:rsid w:val="005B231F"/>
    <w:rsid w:val="005B3CFC"/>
    <w:rsid w:val="005C55F7"/>
    <w:rsid w:val="005D3C7C"/>
    <w:rsid w:val="005D7D49"/>
    <w:rsid w:val="005E00BC"/>
    <w:rsid w:val="005E63B8"/>
    <w:rsid w:val="005F1385"/>
    <w:rsid w:val="005F350B"/>
    <w:rsid w:val="005F4EEE"/>
    <w:rsid w:val="00603752"/>
    <w:rsid w:val="0060529E"/>
    <w:rsid w:val="00607334"/>
    <w:rsid w:val="00632F05"/>
    <w:rsid w:val="0063723B"/>
    <w:rsid w:val="00642516"/>
    <w:rsid w:val="00646494"/>
    <w:rsid w:val="00647413"/>
    <w:rsid w:val="006502BE"/>
    <w:rsid w:val="00657524"/>
    <w:rsid w:val="006658C6"/>
    <w:rsid w:val="00672E23"/>
    <w:rsid w:val="00684302"/>
    <w:rsid w:val="006A44FA"/>
    <w:rsid w:val="006A7895"/>
    <w:rsid w:val="006B302C"/>
    <w:rsid w:val="006B3F66"/>
    <w:rsid w:val="006C7BB2"/>
    <w:rsid w:val="006D1A0B"/>
    <w:rsid w:val="006D22B7"/>
    <w:rsid w:val="006D2592"/>
    <w:rsid w:val="006D675D"/>
    <w:rsid w:val="006E48CE"/>
    <w:rsid w:val="006E7B02"/>
    <w:rsid w:val="006F58EC"/>
    <w:rsid w:val="006F70FA"/>
    <w:rsid w:val="0070464C"/>
    <w:rsid w:val="00706233"/>
    <w:rsid w:val="00707072"/>
    <w:rsid w:val="00716E52"/>
    <w:rsid w:val="007251EA"/>
    <w:rsid w:val="00731497"/>
    <w:rsid w:val="007340D7"/>
    <w:rsid w:val="00737E1E"/>
    <w:rsid w:val="0074057B"/>
    <w:rsid w:val="00742192"/>
    <w:rsid w:val="007472BD"/>
    <w:rsid w:val="00755A3D"/>
    <w:rsid w:val="00755D5C"/>
    <w:rsid w:val="0075614F"/>
    <w:rsid w:val="0075795F"/>
    <w:rsid w:val="00761CA8"/>
    <w:rsid w:val="0076483D"/>
    <w:rsid w:val="00766DA2"/>
    <w:rsid w:val="007675B1"/>
    <w:rsid w:val="0077217D"/>
    <w:rsid w:val="00796D63"/>
    <w:rsid w:val="00797EF1"/>
    <w:rsid w:val="007A3246"/>
    <w:rsid w:val="007A64C5"/>
    <w:rsid w:val="007A719D"/>
    <w:rsid w:val="007B09A6"/>
    <w:rsid w:val="007B1B2B"/>
    <w:rsid w:val="007C59D2"/>
    <w:rsid w:val="007E0BDC"/>
    <w:rsid w:val="007E4326"/>
    <w:rsid w:val="007E634A"/>
    <w:rsid w:val="007F0344"/>
    <w:rsid w:val="007F2201"/>
    <w:rsid w:val="007F3FEB"/>
    <w:rsid w:val="007F5494"/>
    <w:rsid w:val="007F7EA0"/>
    <w:rsid w:val="008049F7"/>
    <w:rsid w:val="00807293"/>
    <w:rsid w:val="00820E2D"/>
    <w:rsid w:val="0083750F"/>
    <w:rsid w:val="00841649"/>
    <w:rsid w:val="008428CF"/>
    <w:rsid w:val="0084383B"/>
    <w:rsid w:val="00845570"/>
    <w:rsid w:val="00850D30"/>
    <w:rsid w:val="0085213A"/>
    <w:rsid w:val="008521CF"/>
    <w:rsid w:val="008565FD"/>
    <w:rsid w:val="00857C6F"/>
    <w:rsid w:val="00861245"/>
    <w:rsid w:val="008657E3"/>
    <w:rsid w:val="00867CED"/>
    <w:rsid w:val="00871A70"/>
    <w:rsid w:val="0087376D"/>
    <w:rsid w:val="00874503"/>
    <w:rsid w:val="00874C4D"/>
    <w:rsid w:val="00874DCD"/>
    <w:rsid w:val="00883B55"/>
    <w:rsid w:val="008857D2"/>
    <w:rsid w:val="0089337A"/>
    <w:rsid w:val="008A248F"/>
    <w:rsid w:val="008A3912"/>
    <w:rsid w:val="008A58B6"/>
    <w:rsid w:val="008B402E"/>
    <w:rsid w:val="008B7AC2"/>
    <w:rsid w:val="008C27C1"/>
    <w:rsid w:val="008C69FC"/>
    <w:rsid w:val="008D2C2E"/>
    <w:rsid w:val="008D3A0B"/>
    <w:rsid w:val="008D6664"/>
    <w:rsid w:val="008D7CDB"/>
    <w:rsid w:val="008E100E"/>
    <w:rsid w:val="008E4BA9"/>
    <w:rsid w:val="008E7A27"/>
    <w:rsid w:val="008E7D17"/>
    <w:rsid w:val="009078B5"/>
    <w:rsid w:val="00913457"/>
    <w:rsid w:val="00921C4F"/>
    <w:rsid w:val="00940B47"/>
    <w:rsid w:val="00962371"/>
    <w:rsid w:val="00963243"/>
    <w:rsid w:val="00970FE7"/>
    <w:rsid w:val="00971B08"/>
    <w:rsid w:val="00980FCE"/>
    <w:rsid w:val="00985032"/>
    <w:rsid w:val="00991E04"/>
    <w:rsid w:val="0099776A"/>
    <w:rsid w:val="009A256E"/>
    <w:rsid w:val="009A58A9"/>
    <w:rsid w:val="009B3F27"/>
    <w:rsid w:val="009B4091"/>
    <w:rsid w:val="009B73ED"/>
    <w:rsid w:val="009D07DC"/>
    <w:rsid w:val="009D3BBF"/>
    <w:rsid w:val="009D3CE9"/>
    <w:rsid w:val="009D5538"/>
    <w:rsid w:val="009D6396"/>
    <w:rsid w:val="009D7DA3"/>
    <w:rsid w:val="009E1B20"/>
    <w:rsid w:val="009E38BB"/>
    <w:rsid w:val="009E697E"/>
    <w:rsid w:val="009E74C1"/>
    <w:rsid w:val="009F24F1"/>
    <w:rsid w:val="009F46A7"/>
    <w:rsid w:val="00A04F16"/>
    <w:rsid w:val="00A100BF"/>
    <w:rsid w:val="00A126F3"/>
    <w:rsid w:val="00A1282E"/>
    <w:rsid w:val="00A14247"/>
    <w:rsid w:val="00A1624A"/>
    <w:rsid w:val="00A16FCD"/>
    <w:rsid w:val="00A207D9"/>
    <w:rsid w:val="00A21D30"/>
    <w:rsid w:val="00A40D57"/>
    <w:rsid w:val="00A44493"/>
    <w:rsid w:val="00A44D86"/>
    <w:rsid w:val="00A5052C"/>
    <w:rsid w:val="00A50D5B"/>
    <w:rsid w:val="00A53760"/>
    <w:rsid w:val="00A62153"/>
    <w:rsid w:val="00A6647F"/>
    <w:rsid w:val="00A70E47"/>
    <w:rsid w:val="00A75209"/>
    <w:rsid w:val="00A82DBD"/>
    <w:rsid w:val="00A873F6"/>
    <w:rsid w:val="00AA0136"/>
    <w:rsid w:val="00AA1209"/>
    <w:rsid w:val="00AA2791"/>
    <w:rsid w:val="00AA4C7C"/>
    <w:rsid w:val="00AB4CD0"/>
    <w:rsid w:val="00AC0041"/>
    <w:rsid w:val="00AC61EE"/>
    <w:rsid w:val="00AC66C4"/>
    <w:rsid w:val="00AC7086"/>
    <w:rsid w:val="00AD0B7E"/>
    <w:rsid w:val="00AE20B8"/>
    <w:rsid w:val="00AE26F5"/>
    <w:rsid w:val="00AE3A33"/>
    <w:rsid w:val="00B135CE"/>
    <w:rsid w:val="00B3199A"/>
    <w:rsid w:val="00B339B8"/>
    <w:rsid w:val="00B346A7"/>
    <w:rsid w:val="00B419CA"/>
    <w:rsid w:val="00B43970"/>
    <w:rsid w:val="00B50225"/>
    <w:rsid w:val="00B507FF"/>
    <w:rsid w:val="00B50A34"/>
    <w:rsid w:val="00B54C38"/>
    <w:rsid w:val="00B5613E"/>
    <w:rsid w:val="00B5619A"/>
    <w:rsid w:val="00B57CB1"/>
    <w:rsid w:val="00B639A2"/>
    <w:rsid w:val="00B63DC5"/>
    <w:rsid w:val="00B74DE3"/>
    <w:rsid w:val="00B777D7"/>
    <w:rsid w:val="00B77DCE"/>
    <w:rsid w:val="00B81656"/>
    <w:rsid w:val="00B81B0E"/>
    <w:rsid w:val="00B87CA9"/>
    <w:rsid w:val="00B9666E"/>
    <w:rsid w:val="00BB3210"/>
    <w:rsid w:val="00BB3512"/>
    <w:rsid w:val="00BB3C75"/>
    <w:rsid w:val="00BB5C32"/>
    <w:rsid w:val="00BC2780"/>
    <w:rsid w:val="00BE7445"/>
    <w:rsid w:val="00BE752E"/>
    <w:rsid w:val="00BF522D"/>
    <w:rsid w:val="00C0214A"/>
    <w:rsid w:val="00C030C1"/>
    <w:rsid w:val="00C15518"/>
    <w:rsid w:val="00C1562F"/>
    <w:rsid w:val="00C2687A"/>
    <w:rsid w:val="00C337A7"/>
    <w:rsid w:val="00C52316"/>
    <w:rsid w:val="00C56BB1"/>
    <w:rsid w:val="00C60803"/>
    <w:rsid w:val="00C6717B"/>
    <w:rsid w:val="00C71380"/>
    <w:rsid w:val="00C72565"/>
    <w:rsid w:val="00C72F39"/>
    <w:rsid w:val="00C732C1"/>
    <w:rsid w:val="00C8059B"/>
    <w:rsid w:val="00C8345A"/>
    <w:rsid w:val="00C9003C"/>
    <w:rsid w:val="00C9109C"/>
    <w:rsid w:val="00C93FA2"/>
    <w:rsid w:val="00C97ECA"/>
    <w:rsid w:val="00CA1160"/>
    <w:rsid w:val="00CA2BAF"/>
    <w:rsid w:val="00CA2ED7"/>
    <w:rsid w:val="00CA702E"/>
    <w:rsid w:val="00CA7350"/>
    <w:rsid w:val="00CB1162"/>
    <w:rsid w:val="00CB639D"/>
    <w:rsid w:val="00CC2C01"/>
    <w:rsid w:val="00CC33EB"/>
    <w:rsid w:val="00CC414E"/>
    <w:rsid w:val="00CD51E6"/>
    <w:rsid w:val="00CE0A89"/>
    <w:rsid w:val="00CE3650"/>
    <w:rsid w:val="00CE4141"/>
    <w:rsid w:val="00CE433B"/>
    <w:rsid w:val="00CE76D6"/>
    <w:rsid w:val="00D07867"/>
    <w:rsid w:val="00D1659F"/>
    <w:rsid w:val="00D1663A"/>
    <w:rsid w:val="00D3042A"/>
    <w:rsid w:val="00D30633"/>
    <w:rsid w:val="00D30CEA"/>
    <w:rsid w:val="00D47729"/>
    <w:rsid w:val="00D56E83"/>
    <w:rsid w:val="00D71D8E"/>
    <w:rsid w:val="00D9281A"/>
    <w:rsid w:val="00D95ED5"/>
    <w:rsid w:val="00D95EFB"/>
    <w:rsid w:val="00DA3404"/>
    <w:rsid w:val="00DA524B"/>
    <w:rsid w:val="00DA7E0C"/>
    <w:rsid w:val="00DB0FD3"/>
    <w:rsid w:val="00DB471D"/>
    <w:rsid w:val="00DB716B"/>
    <w:rsid w:val="00DC09CA"/>
    <w:rsid w:val="00DC2903"/>
    <w:rsid w:val="00DD04AD"/>
    <w:rsid w:val="00DD1863"/>
    <w:rsid w:val="00DD3349"/>
    <w:rsid w:val="00DD54E1"/>
    <w:rsid w:val="00DD58C5"/>
    <w:rsid w:val="00DD6747"/>
    <w:rsid w:val="00DE1FBC"/>
    <w:rsid w:val="00DE5C3D"/>
    <w:rsid w:val="00DE5C87"/>
    <w:rsid w:val="00DF68A1"/>
    <w:rsid w:val="00DF7242"/>
    <w:rsid w:val="00E02500"/>
    <w:rsid w:val="00E11160"/>
    <w:rsid w:val="00E12ED8"/>
    <w:rsid w:val="00E14EDE"/>
    <w:rsid w:val="00E162C9"/>
    <w:rsid w:val="00E21A44"/>
    <w:rsid w:val="00E226E6"/>
    <w:rsid w:val="00E23C0F"/>
    <w:rsid w:val="00E26231"/>
    <w:rsid w:val="00E3005D"/>
    <w:rsid w:val="00E30491"/>
    <w:rsid w:val="00E35FF2"/>
    <w:rsid w:val="00E40779"/>
    <w:rsid w:val="00E4686E"/>
    <w:rsid w:val="00E46951"/>
    <w:rsid w:val="00E473ED"/>
    <w:rsid w:val="00E47DAF"/>
    <w:rsid w:val="00E55D60"/>
    <w:rsid w:val="00E57EEF"/>
    <w:rsid w:val="00E62550"/>
    <w:rsid w:val="00E631C2"/>
    <w:rsid w:val="00E65B09"/>
    <w:rsid w:val="00E7070C"/>
    <w:rsid w:val="00E767CE"/>
    <w:rsid w:val="00E77C66"/>
    <w:rsid w:val="00E83116"/>
    <w:rsid w:val="00E914E5"/>
    <w:rsid w:val="00E91B86"/>
    <w:rsid w:val="00E9718A"/>
    <w:rsid w:val="00EA5B5A"/>
    <w:rsid w:val="00EA6CEC"/>
    <w:rsid w:val="00EA7AC2"/>
    <w:rsid w:val="00EB4938"/>
    <w:rsid w:val="00EB7C62"/>
    <w:rsid w:val="00EC000C"/>
    <w:rsid w:val="00EC1C07"/>
    <w:rsid w:val="00EF2FD5"/>
    <w:rsid w:val="00EF6FA6"/>
    <w:rsid w:val="00F11473"/>
    <w:rsid w:val="00F233A3"/>
    <w:rsid w:val="00F253C5"/>
    <w:rsid w:val="00F270C0"/>
    <w:rsid w:val="00F30624"/>
    <w:rsid w:val="00F30A8C"/>
    <w:rsid w:val="00F346AB"/>
    <w:rsid w:val="00F409B1"/>
    <w:rsid w:val="00F40EAA"/>
    <w:rsid w:val="00F429FC"/>
    <w:rsid w:val="00F4717F"/>
    <w:rsid w:val="00F47EC6"/>
    <w:rsid w:val="00F50982"/>
    <w:rsid w:val="00F5131C"/>
    <w:rsid w:val="00F5163E"/>
    <w:rsid w:val="00F5301B"/>
    <w:rsid w:val="00F534E7"/>
    <w:rsid w:val="00F55CE3"/>
    <w:rsid w:val="00F57273"/>
    <w:rsid w:val="00F6479F"/>
    <w:rsid w:val="00F74175"/>
    <w:rsid w:val="00F77074"/>
    <w:rsid w:val="00F84DF0"/>
    <w:rsid w:val="00F92A04"/>
    <w:rsid w:val="00FA4972"/>
    <w:rsid w:val="00FA5291"/>
    <w:rsid w:val="00FB2727"/>
    <w:rsid w:val="00FB6528"/>
    <w:rsid w:val="00FB6DB1"/>
    <w:rsid w:val="00FD7864"/>
    <w:rsid w:val="00FE042F"/>
    <w:rsid w:val="00FF0315"/>
    <w:rsid w:val="00FF29F6"/>
    <w:rsid w:val="00FF3F2F"/>
    <w:rsid w:val="00FF5030"/>
    <w:rsid w:val="00FF65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5035E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035EF"/>
  </w:style>
  <w:style w:type="paragraph" w:styleId="Fuzeile">
    <w:name w:val="footer"/>
    <w:basedOn w:val="Standard"/>
    <w:link w:val="FuzeileZchn"/>
    <w:uiPriority w:val="99"/>
    <w:unhideWhenUsed/>
    <w:rsid w:val="005035E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035EF"/>
  </w:style>
  <w:style w:type="character" w:styleId="NichtaufgelsteErwhnung">
    <w:name w:val="Unresolved Mention"/>
    <w:basedOn w:val="Absatz-Standardschriftart"/>
    <w:uiPriority w:val="99"/>
    <w:rsid w:val="00C15518"/>
    <w:rPr>
      <w:color w:val="605E5C"/>
      <w:shd w:val="clear" w:color="auto" w:fill="E1DFDD"/>
    </w:rPr>
  </w:style>
  <w:style w:type="paragraph" w:styleId="berarbeitung">
    <w:name w:val="Revision"/>
    <w:hidden/>
    <w:uiPriority w:val="99"/>
    <w:semiHidden/>
    <w:rsid w:val="00737E1E"/>
    <w:pPr>
      <w:spacing w:after="0" w:line="240" w:lineRule="auto"/>
    </w:pPr>
  </w:style>
  <w:style w:type="character" w:styleId="Kommentarzeichen">
    <w:name w:val="annotation reference"/>
    <w:basedOn w:val="Absatz-Standardschriftart"/>
    <w:uiPriority w:val="99"/>
    <w:semiHidden/>
    <w:unhideWhenUsed/>
    <w:rsid w:val="00E40779"/>
    <w:rPr>
      <w:sz w:val="16"/>
      <w:szCs w:val="16"/>
    </w:rPr>
  </w:style>
  <w:style w:type="paragraph" w:styleId="Kommentartext">
    <w:name w:val="annotation text"/>
    <w:basedOn w:val="Standard"/>
    <w:link w:val="KommentartextZchn"/>
    <w:uiPriority w:val="99"/>
    <w:semiHidden/>
    <w:unhideWhenUsed/>
    <w:rsid w:val="0027089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70890"/>
    <w:rPr>
      <w:sz w:val="20"/>
      <w:szCs w:val="20"/>
    </w:rPr>
  </w:style>
  <w:style w:type="paragraph" w:styleId="Kommentarthema">
    <w:name w:val="annotation subject"/>
    <w:basedOn w:val="Kommentartext"/>
    <w:next w:val="Kommentartext"/>
    <w:link w:val="KommentarthemaZchn"/>
    <w:uiPriority w:val="99"/>
    <w:semiHidden/>
    <w:unhideWhenUsed/>
    <w:rsid w:val="00270890"/>
    <w:rPr>
      <w:b/>
      <w:bCs/>
    </w:rPr>
  </w:style>
  <w:style w:type="character" w:customStyle="1" w:styleId="KommentarthemaZchn">
    <w:name w:val="Kommentarthema Zchn"/>
    <w:basedOn w:val="KommentartextZchn"/>
    <w:link w:val="Kommentarthema"/>
    <w:uiPriority w:val="99"/>
    <w:semiHidden/>
    <w:rsid w:val="002708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6942702">
      <w:bodyDiv w:val="1"/>
      <w:marLeft w:val="0"/>
      <w:marRight w:val="0"/>
      <w:marTop w:val="0"/>
      <w:marBottom w:val="0"/>
      <w:divBdr>
        <w:top w:val="none" w:sz="0" w:space="0" w:color="auto"/>
        <w:left w:val="none" w:sz="0" w:space="0" w:color="auto"/>
        <w:bottom w:val="none" w:sz="0" w:space="0" w:color="auto"/>
        <w:right w:val="none" w:sz="0" w:space="0" w:color="auto"/>
      </w:divBdr>
    </w:div>
    <w:div w:id="104931314">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4540029">
      <w:bodyDiv w:val="1"/>
      <w:marLeft w:val="0"/>
      <w:marRight w:val="0"/>
      <w:marTop w:val="0"/>
      <w:marBottom w:val="0"/>
      <w:divBdr>
        <w:top w:val="none" w:sz="0" w:space="0" w:color="auto"/>
        <w:left w:val="none" w:sz="0" w:space="0" w:color="auto"/>
        <w:bottom w:val="none" w:sz="0" w:space="0" w:color="auto"/>
        <w:right w:val="none" w:sz="0" w:space="0" w:color="auto"/>
      </w:divBdr>
    </w:div>
    <w:div w:id="157814797">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0315904">
      <w:bodyDiv w:val="1"/>
      <w:marLeft w:val="0"/>
      <w:marRight w:val="0"/>
      <w:marTop w:val="0"/>
      <w:marBottom w:val="0"/>
      <w:divBdr>
        <w:top w:val="none" w:sz="0" w:space="0" w:color="auto"/>
        <w:left w:val="none" w:sz="0" w:space="0" w:color="auto"/>
        <w:bottom w:val="none" w:sz="0" w:space="0" w:color="auto"/>
        <w:right w:val="none" w:sz="0" w:space="0" w:color="auto"/>
      </w:divBdr>
    </w:div>
    <w:div w:id="993492518">
      <w:bodyDiv w:val="1"/>
      <w:marLeft w:val="0"/>
      <w:marRight w:val="0"/>
      <w:marTop w:val="0"/>
      <w:marBottom w:val="0"/>
      <w:divBdr>
        <w:top w:val="none" w:sz="0" w:space="0" w:color="auto"/>
        <w:left w:val="none" w:sz="0" w:space="0" w:color="auto"/>
        <w:bottom w:val="none" w:sz="0" w:space="0" w:color="auto"/>
        <w:right w:val="none" w:sz="0" w:space="0" w:color="auto"/>
      </w:divBdr>
    </w:div>
    <w:div w:id="103318861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168499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17399">
      <w:bodyDiv w:val="1"/>
      <w:marLeft w:val="0"/>
      <w:marRight w:val="0"/>
      <w:marTop w:val="0"/>
      <w:marBottom w:val="0"/>
      <w:divBdr>
        <w:top w:val="none" w:sz="0" w:space="0" w:color="auto"/>
        <w:left w:val="none" w:sz="0" w:space="0" w:color="auto"/>
        <w:bottom w:val="none" w:sz="0" w:space="0" w:color="auto"/>
        <w:right w:val="none" w:sz="0" w:space="0" w:color="auto"/>
      </w:divBdr>
    </w:div>
    <w:div w:id="154397554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82028976">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586</Words>
  <Characters>3698</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Rainer Bergmann</dc:creator>
  <cp:keywords/>
  <dc:description/>
  <cp:lastModifiedBy>David Döbele</cp:lastModifiedBy>
  <cp:revision>22</cp:revision>
  <cp:lastPrinted>2024-06-16T14:07:00Z</cp:lastPrinted>
  <dcterms:created xsi:type="dcterms:W3CDTF">2024-03-14T20:26:00Z</dcterms:created>
  <dcterms:modified xsi:type="dcterms:W3CDTF">2024-08-13T17:28:00Z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37f4ca34e327bbe5756bf0ea548b1b17e0b56e935fde35faafe6b6f90e6a2d4a</vt:lpwstr>
  </property>
</Properties>
</file>