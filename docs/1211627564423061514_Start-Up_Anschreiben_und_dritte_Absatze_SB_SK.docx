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ink/ink1.xml" ContentType="application/inkml+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282394" w:rsidRPr="00EF5AA8" w:rsidRDefault="00A02601" w:rsidP="00EF5AA8">
      <w:pPr>
        <w:spacing w:after="0" w:line="240" w:lineRule="auto"/>
        <w:jc w:val="right"/>
        <w:rPr>
          <w:rFonts w:ascii="Georgia" w:eastAsia="Georgia" w:hAnsi="Georgia" w:cs="Georgia"/>
          <w:sz w:val="21"/>
          <w:szCs w:val="21"/>
        </w:rPr>
      </w:pPr>
      <w:r w:rsidRPr="00EF5AA8">
        <w:rPr>
          <w:rFonts w:ascii="Georgia" w:eastAsia="Georgia" w:hAnsi="Georgia" w:cs="Georgia"/>
          <w:sz w:val="21"/>
          <w:szCs w:val="21"/>
        </w:rPr>
        <w:t>Kilian Brilz</w:t>
      </w:r>
    </w:p>
    <w:p w14:paraId="00000002" w14:textId="77777777" w:rsidR="00282394" w:rsidRPr="00EF5AA8" w:rsidRDefault="00A02601" w:rsidP="00EF5AA8">
      <w:pPr>
        <w:spacing w:after="0" w:line="240" w:lineRule="auto"/>
        <w:jc w:val="right"/>
        <w:rPr>
          <w:rFonts w:ascii="Georgia" w:eastAsia="Georgia" w:hAnsi="Georgia" w:cs="Georgia"/>
          <w:sz w:val="21"/>
          <w:szCs w:val="21"/>
        </w:rPr>
      </w:pPr>
      <w:r w:rsidRPr="00EF5AA8">
        <w:rPr>
          <w:rFonts w:ascii="Georgia" w:eastAsia="Georgia" w:hAnsi="Georgia" w:cs="Georgia"/>
          <w:sz w:val="21"/>
          <w:szCs w:val="21"/>
        </w:rPr>
        <w:t>Max-Hufschmidt-Straße 15</w:t>
      </w:r>
    </w:p>
    <w:p w14:paraId="00000003" w14:textId="77777777" w:rsidR="00282394" w:rsidRPr="00EF5AA8" w:rsidRDefault="00A02601" w:rsidP="00EF5AA8">
      <w:pPr>
        <w:spacing w:after="0" w:line="240" w:lineRule="auto"/>
        <w:jc w:val="right"/>
        <w:rPr>
          <w:rFonts w:ascii="Georgia" w:eastAsia="Georgia" w:hAnsi="Georgia" w:cs="Georgia"/>
          <w:sz w:val="21"/>
          <w:szCs w:val="21"/>
          <w:lang w:val="en-US"/>
        </w:rPr>
      </w:pPr>
      <w:r w:rsidRPr="00EF5AA8">
        <w:rPr>
          <w:rFonts w:ascii="Georgia" w:eastAsia="Georgia" w:hAnsi="Georgia" w:cs="Georgia"/>
          <w:sz w:val="21"/>
          <w:szCs w:val="21"/>
          <w:lang w:val="en-US"/>
        </w:rPr>
        <w:t>55130 Mainz</w:t>
      </w:r>
    </w:p>
    <w:p w14:paraId="00000004" w14:textId="77777777" w:rsidR="00282394" w:rsidRPr="00EF5AA8" w:rsidRDefault="00A02601" w:rsidP="00EF5AA8">
      <w:pPr>
        <w:spacing w:after="0" w:line="240" w:lineRule="auto"/>
        <w:jc w:val="right"/>
        <w:rPr>
          <w:rFonts w:ascii="Georgia" w:eastAsia="Georgia" w:hAnsi="Georgia" w:cs="Georgia"/>
          <w:sz w:val="21"/>
          <w:szCs w:val="21"/>
          <w:lang w:val="en-US"/>
        </w:rPr>
      </w:pPr>
      <w:r w:rsidRPr="00EF5AA8">
        <w:rPr>
          <w:rFonts w:ascii="Georgia" w:eastAsia="Georgia" w:hAnsi="Georgia" w:cs="Georgia"/>
          <w:color w:val="000000"/>
          <w:sz w:val="21"/>
          <w:szCs w:val="21"/>
          <w:lang w:val="en-US"/>
        </w:rPr>
        <w:t>kilianbrilz0301@gmail.com</w:t>
      </w:r>
    </w:p>
    <w:p w14:paraId="00000005" w14:textId="08E8A37E" w:rsidR="00282394" w:rsidRPr="00EF5AA8" w:rsidRDefault="00A02601" w:rsidP="00EE067D">
      <w:pPr>
        <w:spacing w:after="0" w:line="240" w:lineRule="auto"/>
        <w:jc w:val="right"/>
        <w:rPr>
          <w:rFonts w:ascii="Georgia" w:eastAsia="Georgia" w:hAnsi="Georgia" w:cs="Georgia"/>
          <w:color w:val="000000"/>
          <w:sz w:val="21"/>
          <w:szCs w:val="21"/>
          <w:lang w:val="en-US"/>
        </w:rPr>
      </w:pPr>
      <w:r w:rsidRPr="00EF5AA8">
        <w:rPr>
          <w:rFonts w:ascii="Georgia" w:eastAsia="Georgia" w:hAnsi="Georgia" w:cs="Georgia"/>
          <w:color w:val="000000"/>
          <w:sz w:val="21"/>
          <w:szCs w:val="21"/>
          <w:lang w:val="en-US"/>
        </w:rPr>
        <w:t>+49 177 159</w:t>
      </w:r>
      <w:r w:rsidR="009D4B28" w:rsidRPr="00EF5AA8">
        <w:rPr>
          <w:rFonts w:ascii="Georgia" w:eastAsia="Georgia" w:hAnsi="Georgia" w:cs="Georgia"/>
          <w:color w:val="000000"/>
          <w:sz w:val="21"/>
          <w:szCs w:val="21"/>
          <w:lang w:val="en-US"/>
        </w:rPr>
        <w:t xml:space="preserve"> </w:t>
      </w:r>
      <w:r w:rsidRPr="00EF5AA8">
        <w:rPr>
          <w:rFonts w:ascii="Georgia" w:eastAsia="Georgia" w:hAnsi="Georgia" w:cs="Georgia"/>
          <w:color w:val="000000"/>
          <w:sz w:val="21"/>
          <w:szCs w:val="21"/>
          <w:lang w:val="en-US"/>
        </w:rPr>
        <w:t>8623</w:t>
      </w:r>
    </w:p>
    <w:p w14:paraId="7C5B0AA0" w14:textId="77777777" w:rsidR="00D869DD" w:rsidRPr="00EF5AA8" w:rsidRDefault="00D869DD" w:rsidP="00EE067D">
      <w:pPr>
        <w:spacing w:after="0" w:line="240" w:lineRule="auto"/>
        <w:rPr>
          <w:rFonts w:ascii="Georgia" w:eastAsia="Georgia" w:hAnsi="Georgia" w:cs="Georgia"/>
          <w:color w:val="000000"/>
          <w:sz w:val="21"/>
          <w:szCs w:val="21"/>
          <w:highlight w:val="yellow"/>
          <w:lang w:val="en-US"/>
        </w:rPr>
      </w:pPr>
      <w:proofErr w:type="spellStart"/>
      <w:r w:rsidRPr="00EF5AA8">
        <w:rPr>
          <w:rFonts w:ascii="Georgia" w:eastAsia="Georgia" w:hAnsi="Georgia" w:cs="Georgia"/>
          <w:color w:val="000000"/>
          <w:sz w:val="21"/>
          <w:szCs w:val="21"/>
          <w:highlight w:val="yellow"/>
          <w:lang w:val="en-US"/>
        </w:rPr>
        <w:t>Travelsation</w:t>
      </w:r>
      <w:proofErr w:type="spellEnd"/>
      <w:r w:rsidRPr="00EF5AA8">
        <w:rPr>
          <w:rFonts w:ascii="Georgia" w:eastAsia="Georgia" w:hAnsi="Georgia" w:cs="Georgia"/>
          <w:color w:val="000000"/>
          <w:sz w:val="21"/>
          <w:szCs w:val="21"/>
          <w:highlight w:val="yellow"/>
          <w:lang w:val="en-US"/>
        </w:rPr>
        <w:t xml:space="preserve"> UG </w:t>
      </w:r>
    </w:p>
    <w:p w14:paraId="55AAFAD9" w14:textId="77777777" w:rsidR="00D869DD" w:rsidRPr="00EF5AA8" w:rsidRDefault="00D869DD" w:rsidP="00EE067D">
      <w:pPr>
        <w:spacing w:after="0" w:line="240" w:lineRule="auto"/>
        <w:rPr>
          <w:rFonts w:ascii="Georgia" w:eastAsia="Georgia" w:hAnsi="Georgia" w:cs="Georgia"/>
          <w:sz w:val="21"/>
          <w:szCs w:val="21"/>
          <w:highlight w:val="yellow"/>
        </w:rPr>
      </w:pPr>
      <w:proofErr w:type="spellStart"/>
      <w:r w:rsidRPr="00EF5AA8">
        <w:rPr>
          <w:rFonts w:ascii="Georgia" w:eastAsia="Georgia" w:hAnsi="Georgia" w:cs="Georgia"/>
          <w:sz w:val="21"/>
          <w:szCs w:val="21"/>
          <w:highlight w:val="yellow"/>
        </w:rPr>
        <w:t>Tresckowstr</w:t>
      </w:r>
      <w:proofErr w:type="spellEnd"/>
      <w:r w:rsidRPr="00EF5AA8">
        <w:rPr>
          <w:rFonts w:ascii="Georgia" w:eastAsia="Georgia" w:hAnsi="Georgia" w:cs="Georgia"/>
          <w:sz w:val="21"/>
          <w:szCs w:val="21"/>
          <w:highlight w:val="yellow"/>
        </w:rPr>
        <w:t>. 54</w:t>
      </w:r>
    </w:p>
    <w:p w14:paraId="00000009" w14:textId="539F63A1" w:rsidR="00282394" w:rsidRPr="00EF5AA8" w:rsidRDefault="00D869DD" w:rsidP="00EE067D">
      <w:pPr>
        <w:spacing w:after="0" w:line="240" w:lineRule="auto"/>
        <w:rPr>
          <w:rFonts w:ascii="Georgia" w:eastAsia="Georgia" w:hAnsi="Georgia" w:cs="Georgia"/>
          <w:sz w:val="21"/>
          <w:szCs w:val="21"/>
        </w:rPr>
      </w:pPr>
      <w:r w:rsidRPr="00EF5AA8">
        <w:rPr>
          <w:rFonts w:ascii="Georgia" w:eastAsia="Georgia" w:hAnsi="Georgia" w:cs="Georgia"/>
          <w:sz w:val="21"/>
          <w:szCs w:val="21"/>
          <w:highlight w:val="yellow"/>
        </w:rPr>
        <w:t>20253 Hamburg</w:t>
      </w:r>
    </w:p>
    <w:p w14:paraId="0000000A" w14:textId="11A0D5E0" w:rsidR="00282394" w:rsidRPr="00EF5AA8" w:rsidRDefault="00A02601" w:rsidP="00EE067D">
      <w:pPr>
        <w:spacing w:after="0" w:line="240" w:lineRule="auto"/>
        <w:jc w:val="right"/>
        <w:rPr>
          <w:rFonts w:ascii="Georgia" w:eastAsia="Georgia" w:hAnsi="Georgia" w:cs="Georgia"/>
          <w:sz w:val="21"/>
          <w:szCs w:val="21"/>
        </w:rPr>
      </w:pPr>
      <w:r w:rsidRPr="00EF5AA8">
        <w:rPr>
          <w:rFonts w:ascii="Georgia" w:eastAsia="Georgia" w:hAnsi="Georgia" w:cs="Georgia"/>
          <w:sz w:val="21"/>
          <w:szCs w:val="21"/>
          <w:highlight w:val="yellow"/>
        </w:rPr>
        <w:t xml:space="preserve">Mainz, </w:t>
      </w:r>
      <w:r w:rsidR="00D869DD" w:rsidRPr="00EF5AA8">
        <w:rPr>
          <w:rFonts w:ascii="Georgia" w:eastAsia="Georgia" w:hAnsi="Georgia" w:cs="Georgia"/>
          <w:sz w:val="21"/>
          <w:szCs w:val="21"/>
          <w:highlight w:val="yellow"/>
        </w:rPr>
        <w:t>08</w:t>
      </w:r>
      <w:r w:rsidRPr="00EF5AA8">
        <w:rPr>
          <w:rFonts w:ascii="Georgia" w:eastAsia="Georgia" w:hAnsi="Georgia" w:cs="Georgia"/>
          <w:sz w:val="21"/>
          <w:szCs w:val="21"/>
          <w:highlight w:val="yellow"/>
        </w:rPr>
        <w:t>.0</w:t>
      </w:r>
      <w:r w:rsidR="00D869DD" w:rsidRPr="00EF5AA8">
        <w:rPr>
          <w:rFonts w:ascii="Georgia" w:eastAsia="Georgia" w:hAnsi="Georgia" w:cs="Georgia"/>
          <w:sz w:val="21"/>
          <w:szCs w:val="21"/>
          <w:highlight w:val="yellow"/>
        </w:rPr>
        <w:t>5</w:t>
      </w:r>
      <w:r w:rsidRPr="00EF5AA8">
        <w:rPr>
          <w:rFonts w:ascii="Georgia" w:eastAsia="Georgia" w:hAnsi="Georgia" w:cs="Georgia"/>
          <w:sz w:val="21"/>
          <w:szCs w:val="21"/>
          <w:highlight w:val="yellow"/>
        </w:rPr>
        <w:t>.2023</w:t>
      </w:r>
    </w:p>
    <w:p w14:paraId="0000000B" w14:textId="77777777" w:rsidR="00282394" w:rsidRPr="00EF5AA8" w:rsidRDefault="00282394" w:rsidP="00EE067D">
      <w:pPr>
        <w:spacing w:after="0" w:line="240" w:lineRule="auto"/>
        <w:jc w:val="right"/>
        <w:rPr>
          <w:rFonts w:ascii="Georgia" w:eastAsia="Georgia" w:hAnsi="Georgia" w:cs="Georgia"/>
          <w:sz w:val="21"/>
          <w:szCs w:val="21"/>
        </w:rPr>
      </w:pPr>
    </w:p>
    <w:p w14:paraId="54A4193B" w14:textId="1A4B3E3D" w:rsidR="00313950" w:rsidRPr="00EF5AA8" w:rsidRDefault="00A02601" w:rsidP="00EE067D">
      <w:pPr>
        <w:spacing w:after="0" w:line="240" w:lineRule="auto"/>
        <w:rPr>
          <w:rFonts w:ascii="Georgia" w:eastAsia="Georgia" w:hAnsi="Georgia" w:cs="Georgia"/>
          <w:b/>
          <w:sz w:val="21"/>
          <w:szCs w:val="21"/>
        </w:rPr>
      </w:pPr>
      <w:r w:rsidRPr="00EF5AA8">
        <w:rPr>
          <w:rFonts w:ascii="Georgia" w:eastAsia="Georgia" w:hAnsi="Georgia" w:cs="Georgia"/>
          <w:b/>
          <w:sz w:val="21"/>
          <w:szCs w:val="21"/>
        </w:rPr>
        <w:t xml:space="preserve">Bewerbung um ein Praktikum </w:t>
      </w:r>
      <w:r w:rsidR="0044444F" w:rsidRPr="00EF5AA8">
        <w:rPr>
          <w:rFonts w:ascii="Georgia" w:eastAsia="Georgia" w:hAnsi="Georgia" w:cs="Georgia"/>
          <w:b/>
          <w:sz w:val="21"/>
          <w:szCs w:val="21"/>
          <w:highlight w:val="yellow"/>
        </w:rPr>
        <w:t xml:space="preserve">im </w:t>
      </w:r>
      <w:r w:rsidR="007E560C" w:rsidRPr="00EF5AA8">
        <w:rPr>
          <w:rFonts w:ascii="Georgia" w:eastAsia="Georgia" w:hAnsi="Georgia" w:cs="Georgia"/>
          <w:b/>
          <w:sz w:val="21"/>
          <w:szCs w:val="21"/>
          <w:highlight w:val="yellow"/>
        </w:rPr>
        <w:t>Business Development</w:t>
      </w:r>
    </w:p>
    <w:p w14:paraId="6DB62FA6" w14:textId="77777777" w:rsidR="00313950" w:rsidRPr="00EF5AA8" w:rsidRDefault="00313950" w:rsidP="00EE067D">
      <w:pPr>
        <w:spacing w:after="0" w:line="240" w:lineRule="auto"/>
        <w:rPr>
          <w:rFonts w:ascii="Georgia" w:eastAsia="Georgia" w:hAnsi="Georgia" w:cs="Georgia"/>
          <w:b/>
          <w:sz w:val="21"/>
          <w:szCs w:val="21"/>
        </w:rPr>
      </w:pPr>
    </w:p>
    <w:p w14:paraId="4AAB5BA5" w14:textId="77777777" w:rsidR="00A02601" w:rsidRPr="00EF5AA8" w:rsidRDefault="00A02601" w:rsidP="00EE067D">
      <w:pPr>
        <w:spacing w:after="0" w:line="240" w:lineRule="auto"/>
        <w:rPr>
          <w:rFonts w:ascii="Georgia" w:eastAsia="Georgia" w:hAnsi="Georgia" w:cs="Georgia"/>
          <w:sz w:val="21"/>
          <w:szCs w:val="21"/>
        </w:rPr>
      </w:pPr>
      <w:r w:rsidRPr="00EF5AA8">
        <w:rPr>
          <w:rFonts w:ascii="Georgia" w:eastAsia="Georgia" w:hAnsi="Georgia" w:cs="Georgia"/>
          <w:sz w:val="21"/>
          <w:szCs w:val="21"/>
        </w:rPr>
        <w:t>Sehr geehrte Damen und Herren,</w:t>
      </w:r>
    </w:p>
    <w:p w14:paraId="2AE7937F" w14:textId="77777777" w:rsidR="00A02601" w:rsidRPr="00EF5AA8" w:rsidRDefault="00A02601" w:rsidP="00EE067D">
      <w:pPr>
        <w:spacing w:after="0" w:line="240" w:lineRule="auto"/>
        <w:rPr>
          <w:rFonts w:ascii="Georgia" w:eastAsia="Georgia" w:hAnsi="Georgia" w:cs="Georgia"/>
          <w:sz w:val="21"/>
          <w:szCs w:val="21"/>
        </w:rPr>
      </w:pPr>
    </w:p>
    <w:p w14:paraId="11123EB7"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mit einem Einstieg in die Strategie bei Y-Food verbinde ich die Möglichkeit, an anspruchsvollen Projekten teilzunehmen, kontinuierlich wechselnden Aufgabenstellungen zu begegnen und dabei eine außerordentlich steile Lernkurve zu erfahren. Besonders faszinierend erscheint mir die Herausforderung, tief in langfristige und komplexe Fragestellungen einzutauchen, diese eingehend zu analysieren und das Unternehmen durch eigene Ideen und Konzepte in Zusammenarbeit mit Mitarbeitern und Führungskräften zu nachhaltigem Wachstum zu führen. Dadurch können innovative Strategien und Konzepte die Zukunft der Smart-Food-Branche intensiv mitgestalten. Um selbst Teil dieser erfolgreichen Phase von Y-Food zu sein, möchte ich ab März 2024 mein Engagement in einem dreimonatigen Praktikum bei Ihnen unter Beweis stellen.</w:t>
      </w:r>
    </w:p>
    <w:p w14:paraId="03FCA237" w14:textId="77777777" w:rsidR="00A02601" w:rsidRPr="00EF5AA8" w:rsidRDefault="00A02601" w:rsidP="00EE067D">
      <w:pPr>
        <w:spacing w:after="0" w:line="240" w:lineRule="auto"/>
        <w:jc w:val="both"/>
        <w:rPr>
          <w:rFonts w:ascii="Georgia" w:eastAsia="Georgia" w:hAnsi="Georgia" w:cs="Georgia"/>
          <w:sz w:val="21"/>
          <w:szCs w:val="21"/>
        </w:rPr>
      </w:pPr>
    </w:p>
    <w:p w14:paraId="0DE7C025"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 xml:space="preserve">Nach meinem Abitur entschied ich mich, eine Reise durch Schweden zu machen. Dieser Schritt war für mich perfekt – ich konnte sowohl mein Interesse an der Wirtschaft und Unternehmensstrategie durch Bücher weiter </w:t>
      </w:r>
      <w:proofErr w:type="gramStart"/>
      <w:r w:rsidRPr="00EF5AA8">
        <w:rPr>
          <w:rFonts w:ascii="Georgia" w:eastAsia="Georgia" w:hAnsi="Georgia" w:cs="Georgia"/>
          <w:sz w:val="21"/>
          <w:szCs w:val="21"/>
        </w:rPr>
        <w:t>vertiefen,</w:t>
      </w:r>
      <w:proofErr w:type="gramEnd"/>
      <w:r w:rsidRPr="00EF5AA8">
        <w:rPr>
          <w:rFonts w:ascii="Georgia" w:eastAsia="Georgia" w:hAnsi="Georgia" w:cs="Georgia"/>
          <w:sz w:val="21"/>
          <w:szCs w:val="21"/>
        </w:rPr>
        <w:t xml:space="preserve"> als auch eine innere Ruhe gewinnen, die mir heute ermöglicht, auch in stressigen Situationen einen kühlen Kopf zu bewahren. Noch während der Schwedenreise entschloss ich mich dazu, Wirtschaftswissenschaften an der </w:t>
      </w:r>
      <w:proofErr w:type="gramStart"/>
      <w:r w:rsidRPr="00EF5AA8">
        <w:rPr>
          <w:rFonts w:ascii="Georgia" w:eastAsia="Georgia" w:hAnsi="Georgia" w:cs="Georgia"/>
          <w:sz w:val="21"/>
          <w:szCs w:val="21"/>
        </w:rPr>
        <w:t>Johannes Gutenberg-Universität</w:t>
      </w:r>
      <w:proofErr w:type="gramEnd"/>
      <w:r w:rsidRPr="00EF5AA8">
        <w:rPr>
          <w:rFonts w:ascii="Georgia" w:eastAsia="Georgia" w:hAnsi="Georgia" w:cs="Georgia"/>
          <w:sz w:val="21"/>
          <w:szCs w:val="21"/>
        </w:rPr>
        <w:t xml:space="preserve"> in Mainz zu studieren, um mich noch intensiver mit den Themen auseinanderzusetzen. Seit Beginn meines Studiums bin ich Mitglied der studentischen Unternehmensberatung „Berater e. V.“, in der ich meine Netzwerkkontakte erweitern und an unterschiedlichen Projekten teilnehmen konnte. Hierbei konnte ich meine Team- und Kommunikationsfähigkeiten weiterentwickeln. Mein effizientes Zeitmanagement und meine hohe Belastbarkeit ermöglichen es mir, trotz starkem Engagement in der studentischen Unternehmensberatung und meinen Praktikumstätigkeiten </w:t>
      </w:r>
      <w:commentRangeStart w:id="0"/>
      <w:commentRangeStart w:id="1"/>
      <w:r w:rsidRPr="00EF5AA8">
        <w:rPr>
          <w:rFonts w:ascii="Georgia" w:eastAsia="Georgia" w:hAnsi="Georgia" w:cs="Georgia"/>
          <w:sz w:val="21"/>
          <w:szCs w:val="21"/>
        </w:rPr>
        <w:t xml:space="preserve">bei </w:t>
      </w:r>
      <w:proofErr w:type="spellStart"/>
      <w:r w:rsidRPr="00EF5AA8">
        <w:rPr>
          <w:rFonts w:ascii="Georgia" w:eastAsia="Georgia" w:hAnsi="Georgia" w:cs="Georgia"/>
          <w:sz w:val="21"/>
          <w:szCs w:val="21"/>
        </w:rPr>
        <w:t>Solidaris</w:t>
      </w:r>
      <w:proofErr w:type="spellEnd"/>
      <w:r w:rsidRPr="00EF5AA8">
        <w:rPr>
          <w:rFonts w:ascii="Georgia" w:eastAsia="Georgia" w:hAnsi="Georgia" w:cs="Georgia"/>
          <w:sz w:val="21"/>
          <w:szCs w:val="21"/>
        </w:rPr>
        <w:t xml:space="preserve"> und Schaeffler Consulting</w:t>
      </w:r>
      <w:commentRangeEnd w:id="0"/>
      <w:r w:rsidR="00EE067D">
        <w:rPr>
          <w:rStyle w:val="Kommentarzeichen"/>
        </w:rPr>
        <w:commentReference w:id="0"/>
      </w:r>
      <w:commentRangeEnd w:id="1"/>
      <w:r w:rsidR="00ED4CEF">
        <w:rPr>
          <w:rStyle w:val="Kommentarzeichen"/>
        </w:rPr>
        <w:commentReference w:id="1"/>
      </w:r>
      <w:r w:rsidRPr="00EF5AA8">
        <w:rPr>
          <w:rFonts w:ascii="Georgia" w:eastAsia="Georgia" w:hAnsi="Georgia" w:cs="Georgia"/>
          <w:sz w:val="21"/>
          <w:szCs w:val="21"/>
        </w:rPr>
        <w:t xml:space="preserve">, hervorragende akademische Leistungen zu erbringen und dabei noch genügend Kapazitäten zu haben, um </w:t>
      </w:r>
      <w:commentRangeStart w:id="2"/>
      <w:commentRangeStart w:id="3"/>
      <w:commentRangeStart w:id="4"/>
      <w:r w:rsidRPr="00EF5AA8">
        <w:rPr>
          <w:rFonts w:ascii="Georgia" w:eastAsia="Georgia" w:hAnsi="Georgia" w:cs="Georgia"/>
          <w:sz w:val="21"/>
          <w:szCs w:val="21"/>
        </w:rPr>
        <w:t xml:space="preserve">meinen Hobbys </w:t>
      </w:r>
      <w:commentRangeEnd w:id="2"/>
      <w:r w:rsidRPr="00EE067D">
        <w:rPr>
          <w:rStyle w:val="Kommentarzeichen"/>
          <w:rFonts w:ascii="Georgia" w:hAnsi="Georgia"/>
          <w:sz w:val="21"/>
          <w:szCs w:val="21"/>
        </w:rPr>
        <w:commentReference w:id="2"/>
      </w:r>
      <w:commentRangeEnd w:id="3"/>
      <w:r w:rsidR="00EE067D">
        <w:rPr>
          <w:rStyle w:val="Kommentarzeichen"/>
        </w:rPr>
        <w:commentReference w:id="3"/>
      </w:r>
      <w:commentRangeEnd w:id="4"/>
      <w:r w:rsidR="00ED4CEF">
        <w:rPr>
          <w:rStyle w:val="Kommentarzeichen"/>
        </w:rPr>
        <w:commentReference w:id="4"/>
      </w:r>
      <w:r w:rsidRPr="00EF5AA8">
        <w:rPr>
          <w:rFonts w:ascii="Georgia" w:eastAsia="Georgia" w:hAnsi="Georgia" w:cs="Georgia"/>
          <w:sz w:val="21"/>
          <w:szCs w:val="21"/>
        </w:rPr>
        <w:t>nachzugehen. Nachdem ich nun ein umfangreiches betriebswirtschaftliches Grundverständnis aufgebaut habe, möchte ich mein Wissen bei einem jungen, schnell wachsenden Unternehmen unter Beweis stellen, wo ich schon früh Verantwortung übernehmen und mich weiterentwickeln kann.</w:t>
      </w:r>
    </w:p>
    <w:p w14:paraId="0EC30CB5" w14:textId="77777777" w:rsidR="00A02601" w:rsidRPr="00EF5AA8" w:rsidRDefault="00A02601" w:rsidP="00EE067D">
      <w:pPr>
        <w:spacing w:after="0" w:line="240" w:lineRule="auto"/>
        <w:jc w:val="both"/>
        <w:rPr>
          <w:rFonts w:ascii="Georgia" w:eastAsia="Georgia" w:hAnsi="Georgia" w:cs="Georgia"/>
          <w:sz w:val="21"/>
          <w:szCs w:val="21"/>
        </w:rPr>
      </w:pPr>
    </w:p>
    <w:p w14:paraId="6BCB373F" w14:textId="77777777" w:rsidR="00A02601" w:rsidRPr="00EF5AA8" w:rsidRDefault="00A02601" w:rsidP="00EE067D">
      <w:pPr>
        <w:spacing w:after="0" w:line="240" w:lineRule="auto"/>
        <w:jc w:val="both"/>
        <w:rPr>
          <w:rFonts w:ascii="Georgia" w:eastAsia="Georgia" w:hAnsi="Georgia" w:cs="Georgia"/>
          <w:sz w:val="21"/>
          <w:szCs w:val="21"/>
        </w:rPr>
      </w:pPr>
      <w:r w:rsidRPr="00EF5AA8">
        <w:rPr>
          <w:rFonts w:ascii="Georgia" w:eastAsia="Georgia" w:hAnsi="Georgia" w:cs="Georgia"/>
          <w:sz w:val="21"/>
          <w:szCs w:val="21"/>
        </w:rPr>
        <w:t>Y-Food erscheint mir als ideale Wahl für dieses Praktikum. Neben Ihrem Status als führendes Start-up in der Kategorie Smartfood gefällt mir besonders Ihre Motivation, dafür zu sorgen, dass sich durch Ihre Produkte immer mehr Menschen gesünder ernähren können. Ich, als Student und miserabler Koch, freue mich über das Angebot solcher Produkte und bin regelmäßiger Konsument von Y-Food. Gerne würde ich Ihnen dabei helfen, noch mehr Menschen mit dieser Message zu erreichen und zu nachhaltig gesünderer Ernährung zu verhelfen, ohne dabei auf etwas verzichten zu müssen.</w:t>
      </w:r>
    </w:p>
    <w:p w14:paraId="6E134E44" w14:textId="77777777" w:rsidR="00A02601" w:rsidRPr="00EF5AA8" w:rsidRDefault="00A02601" w:rsidP="00EE067D">
      <w:pPr>
        <w:spacing w:after="0" w:line="240" w:lineRule="auto"/>
        <w:jc w:val="both"/>
        <w:rPr>
          <w:rFonts w:ascii="Georgia" w:eastAsia="Georgia" w:hAnsi="Georgia" w:cs="Georgia"/>
          <w:sz w:val="21"/>
          <w:szCs w:val="21"/>
        </w:rPr>
      </w:pPr>
    </w:p>
    <w:p w14:paraId="525E5D32" w14:textId="0F7FC5BD" w:rsidR="00A02601" w:rsidRPr="00EF5AA8" w:rsidRDefault="00A02601" w:rsidP="00EE067D">
      <w:pPr>
        <w:spacing w:after="0" w:line="240" w:lineRule="auto"/>
        <w:jc w:val="both"/>
        <w:rPr>
          <w:rFonts w:ascii="Georgia" w:eastAsia="Georgia" w:hAnsi="Georgia" w:cs="Georgia"/>
          <w:b/>
          <w:sz w:val="21"/>
          <w:szCs w:val="21"/>
        </w:rPr>
      </w:pPr>
      <w:r w:rsidRPr="00EF5AA8">
        <w:rPr>
          <w:rFonts w:ascii="Georgia" w:eastAsia="Georgia" w:hAnsi="Georgia" w:cs="Georgia"/>
          <w:sz w:val="21"/>
          <w:szCs w:val="21"/>
        </w:rPr>
        <w:t xml:space="preserve">Von dem Praktikum erhoffe ich mir eine steile Lernkurve sowie die Möglichkeit, Verantwortung zu übernehmen und eigene Ideen konstruktiv einbringen zu können. Ich bin überzeugt, dass ich durch meine kommunikative und begeisterungsfähige Persönlichkeit eine Bereicherung für Ihr Team sein </w:t>
      </w:r>
      <w:proofErr w:type="gramStart"/>
      <w:r w:rsidRPr="00EF5AA8">
        <w:rPr>
          <w:rFonts w:ascii="Georgia" w:eastAsia="Georgia" w:hAnsi="Georgia" w:cs="Georgia"/>
          <w:sz w:val="21"/>
          <w:szCs w:val="21"/>
        </w:rPr>
        <w:t>werde</w:t>
      </w:r>
      <w:proofErr w:type="gramEnd"/>
      <w:r w:rsidRPr="00EF5AA8">
        <w:rPr>
          <w:rFonts w:ascii="Georgia" w:eastAsia="Georgia" w:hAnsi="Georgia" w:cs="Georgia"/>
          <w:sz w:val="21"/>
          <w:szCs w:val="21"/>
        </w:rPr>
        <w:t xml:space="preserve"> und würde mich freuen, Sie in einem persönlichen Gespräch von mir überzeugen zu dürfen.</w:t>
      </w:r>
      <w:r w:rsidRPr="00EF5AA8" w:rsidDel="00A02601">
        <w:rPr>
          <w:rFonts w:ascii="Georgia" w:eastAsia="Georgia" w:hAnsi="Georgia" w:cs="Georgia"/>
          <w:sz w:val="21"/>
          <w:szCs w:val="21"/>
        </w:rPr>
        <w:t xml:space="preserve"> </w:t>
      </w:r>
    </w:p>
    <w:p w14:paraId="00000019" w14:textId="77777777" w:rsidR="00282394" w:rsidRPr="00EF5AA8" w:rsidRDefault="00282394" w:rsidP="00EE067D">
      <w:pPr>
        <w:spacing w:after="0" w:line="240" w:lineRule="auto"/>
        <w:jc w:val="both"/>
        <w:rPr>
          <w:rFonts w:ascii="Georgia" w:eastAsia="Georgia" w:hAnsi="Georgia" w:cs="Georgia"/>
          <w:sz w:val="21"/>
          <w:szCs w:val="21"/>
        </w:rPr>
      </w:pPr>
    </w:p>
    <w:p w14:paraId="0000001B" w14:textId="71F2F66F" w:rsidR="00282394" w:rsidRPr="00EF5AA8" w:rsidRDefault="000C2FE9" w:rsidP="00EE067D">
      <w:pPr>
        <w:spacing w:after="0" w:line="240" w:lineRule="auto"/>
        <w:jc w:val="both"/>
        <w:rPr>
          <w:rFonts w:ascii="Georgia" w:eastAsia="Georgia" w:hAnsi="Georgia" w:cs="Georgia"/>
          <w:sz w:val="21"/>
          <w:szCs w:val="21"/>
        </w:rPr>
      </w:pPr>
      <w:r w:rsidRPr="00EF5AA8">
        <w:rPr>
          <w:rFonts w:ascii="Georgia" w:eastAsia="Times New Roman" w:hAnsi="Georgia"/>
          <w:noProof/>
          <w:color w:val="000000"/>
          <w:sz w:val="21"/>
          <w:szCs w:val="21"/>
        </w:rPr>
        <mc:AlternateContent>
          <mc:Choice Requires="wpi">
            <w:drawing>
              <wp:anchor distT="0" distB="0" distL="114300" distR="114300" simplePos="0" relativeHeight="251659264" behindDoc="0" locked="0" layoutInCell="1" allowOverlap="1" wp14:anchorId="2EC41ED7" wp14:editId="2234676A">
                <wp:simplePos x="0" y="0"/>
                <wp:positionH relativeFrom="margin">
                  <wp:align>left</wp:align>
                </wp:positionH>
                <wp:positionV relativeFrom="paragraph">
                  <wp:posOffset>160020</wp:posOffset>
                </wp:positionV>
                <wp:extent cx="1298490" cy="705295"/>
                <wp:effectExtent l="57150" t="38100" r="16510" b="57150"/>
                <wp:wrapNone/>
                <wp:docPr id="1737724704" name="Freihand 13"/>
                <wp:cNvGraphicFramePr/>
                <a:graphic xmlns:a="http://schemas.openxmlformats.org/drawingml/2006/main">
                  <a:graphicData uri="http://schemas.microsoft.com/office/word/2010/wordprocessingInk">
                    <w14:contentPart bwMode="auto" r:id="rId10">
                      <w14:nvContentPartPr>
                        <w14:cNvContentPartPr/>
                      </w14:nvContentPartPr>
                      <w14:xfrm>
                        <a:off x="0" y="0"/>
                        <a:ext cx="1298490" cy="705295"/>
                      </w14:xfrm>
                    </w14:contentPart>
                  </a:graphicData>
                </a:graphic>
              </wp:anchor>
            </w:drawing>
          </mc:Choice>
          <mc:Fallback>
            <w:pict>
              <v:shapetype w14:anchorId="5D1E832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Freihand 13" o:spid="_x0000_s1026" type="#_x0000_t75" style="position:absolute;margin-left:0;margin-top:11.9pt;width:103.7pt;height:56.95pt;z-index:251659264;visibility:visible;mso-wrap-style:square;mso-wrap-distance-left:9pt;mso-wrap-distance-top:0;mso-wrap-distance-right:9pt;mso-wrap-distance-bottom:0;mso-position-horizontal:left;mso-position-horizontal-relative:margin;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">
                <v:imagedata r:id="rId11" o:title=""/>
                <w10:wrap anchorx="margin"/>
              </v:shape>
            </w:pict>
          </mc:Fallback>
        </mc:AlternateContent>
      </w:r>
      <w:r w:rsidRPr="00EF5AA8">
        <w:rPr>
          <w:rFonts w:ascii="Georgia" w:eastAsia="Georgia" w:hAnsi="Georgia" w:cs="Georgia"/>
          <w:sz w:val="21"/>
          <w:szCs w:val="21"/>
        </w:rPr>
        <w:t>Mit freundlichen Grüßen</w:t>
      </w:r>
    </w:p>
    <w:p w14:paraId="73D13102" w14:textId="77777777" w:rsidR="004A16E8" w:rsidRPr="00EF5AA8" w:rsidRDefault="004A16E8" w:rsidP="00EE067D">
      <w:pPr>
        <w:spacing w:after="0" w:line="240" w:lineRule="auto"/>
        <w:jc w:val="both"/>
        <w:rPr>
          <w:rFonts w:ascii="Georgia" w:eastAsia="Georgia" w:hAnsi="Georgia" w:cs="Georgia"/>
          <w:sz w:val="21"/>
          <w:szCs w:val="21"/>
        </w:rPr>
      </w:pPr>
    </w:p>
    <w:p w14:paraId="535883A5" w14:textId="77777777" w:rsidR="004A16E8" w:rsidRPr="00EF5AA8" w:rsidRDefault="004A16E8" w:rsidP="00EE067D">
      <w:pPr>
        <w:spacing w:after="0" w:line="240" w:lineRule="auto"/>
        <w:jc w:val="both"/>
        <w:rPr>
          <w:rFonts w:ascii="Georgia" w:eastAsia="Georgia" w:hAnsi="Georgia" w:cs="Georgia"/>
          <w:sz w:val="21"/>
          <w:szCs w:val="21"/>
        </w:rPr>
      </w:pPr>
    </w:p>
    <w:p w14:paraId="1237E810" w14:textId="77777777" w:rsidR="004A16E8" w:rsidRPr="00EF5AA8" w:rsidRDefault="004A16E8" w:rsidP="00EE067D">
      <w:pPr>
        <w:spacing w:after="0" w:line="240" w:lineRule="auto"/>
        <w:jc w:val="both"/>
        <w:rPr>
          <w:rFonts w:ascii="Georgia" w:eastAsia="Georgia" w:hAnsi="Georgia" w:cs="Georgia"/>
          <w:sz w:val="21"/>
          <w:szCs w:val="21"/>
        </w:rPr>
      </w:pPr>
    </w:p>
    <w:p w14:paraId="5C03A832" w14:textId="77777777" w:rsidR="004A16E8" w:rsidRPr="00EF5AA8" w:rsidRDefault="004A16E8" w:rsidP="00EE067D">
      <w:pPr>
        <w:spacing w:after="0" w:line="240" w:lineRule="auto"/>
        <w:jc w:val="both"/>
        <w:rPr>
          <w:rFonts w:ascii="Georgia" w:eastAsia="Georgia" w:hAnsi="Georgia" w:cs="Georgia"/>
          <w:sz w:val="21"/>
          <w:szCs w:val="21"/>
        </w:rPr>
      </w:pPr>
    </w:p>
    <w:p w14:paraId="43E01013" w14:textId="77777777" w:rsidR="004A16E8" w:rsidRPr="00EF5AA8" w:rsidRDefault="004A16E8" w:rsidP="00EE067D">
      <w:pPr>
        <w:spacing w:after="0" w:line="240" w:lineRule="auto"/>
        <w:jc w:val="both"/>
        <w:rPr>
          <w:rFonts w:ascii="Georgia" w:eastAsia="Georgia" w:hAnsi="Georgia" w:cs="Georgia"/>
          <w:sz w:val="21"/>
          <w:szCs w:val="21"/>
        </w:rPr>
      </w:pPr>
    </w:p>
    <w:p w14:paraId="50028C63" w14:textId="77777777" w:rsidR="0044444F" w:rsidRPr="00EF5AA8" w:rsidRDefault="0044444F" w:rsidP="00EE067D">
      <w:pPr>
        <w:spacing w:line="240" w:lineRule="auto"/>
        <w:jc w:val="both"/>
        <w:rPr>
          <w:rFonts w:ascii="Georgia" w:eastAsia="Georgia" w:hAnsi="Georgia" w:cs="Georgia"/>
          <w:sz w:val="21"/>
          <w:szCs w:val="21"/>
        </w:rPr>
      </w:pPr>
    </w:p>
    <w:p w14:paraId="36A47A1D" w14:textId="77777777" w:rsidR="0044444F" w:rsidRPr="00EF5AA8" w:rsidRDefault="0044444F" w:rsidP="00EE067D">
      <w:pPr>
        <w:spacing w:line="240" w:lineRule="auto"/>
        <w:jc w:val="both"/>
        <w:rPr>
          <w:rFonts w:ascii="Georgia" w:eastAsia="Georgia" w:hAnsi="Georgia" w:cs="Georgia"/>
          <w:sz w:val="21"/>
          <w:szCs w:val="21"/>
        </w:rPr>
      </w:pPr>
    </w:p>
    <w:p w14:paraId="3CB95A8C" w14:textId="77777777" w:rsidR="00EF5AA8" w:rsidRDefault="00EF5AA8" w:rsidP="00EF5AA8">
      <w:pPr>
        <w:spacing w:line="240" w:lineRule="auto"/>
        <w:jc w:val="both"/>
        <w:rPr>
          <w:rFonts w:ascii="Georgia" w:eastAsia="Georgia" w:hAnsi="Georgia" w:cs="Georgia"/>
          <w:sz w:val="21"/>
          <w:szCs w:val="21"/>
        </w:rPr>
      </w:pPr>
    </w:p>
    <w:p w14:paraId="42C107A1" w14:textId="55A1D6C6" w:rsidR="0019195B" w:rsidRPr="00EF5AA8" w:rsidRDefault="0019195B" w:rsidP="00EE067D">
      <w:pPr>
        <w:spacing w:line="240" w:lineRule="auto"/>
        <w:jc w:val="both"/>
        <w:rPr>
          <w:rFonts w:ascii="Georgia" w:eastAsia="Georgia" w:hAnsi="Georgia" w:cs="Georgia"/>
          <w:sz w:val="21"/>
          <w:szCs w:val="21"/>
        </w:rPr>
      </w:pPr>
      <w:r w:rsidRPr="00EF5AA8">
        <w:rPr>
          <w:rFonts w:ascii="Georgia" w:eastAsia="Georgia" w:hAnsi="Georgia" w:cs="Georgia"/>
          <w:sz w:val="21"/>
          <w:szCs w:val="21"/>
        </w:rPr>
        <w:lastRenderedPageBreak/>
        <w:t xml:space="preserve">Emma </w:t>
      </w:r>
      <w:proofErr w:type="spellStart"/>
      <w:r w:rsidRPr="00EF5AA8">
        <w:rPr>
          <w:rFonts w:ascii="Georgia" w:eastAsia="Georgia" w:hAnsi="Georgia" w:cs="Georgia"/>
          <w:sz w:val="21"/>
          <w:szCs w:val="21"/>
        </w:rPr>
        <w:t>the</w:t>
      </w:r>
      <w:proofErr w:type="spellEnd"/>
      <w:r w:rsidRPr="00EF5AA8">
        <w:rPr>
          <w:rFonts w:ascii="Georgia" w:eastAsia="Georgia" w:hAnsi="Georgia" w:cs="Georgia"/>
          <w:sz w:val="21"/>
          <w:szCs w:val="21"/>
        </w:rPr>
        <w:t xml:space="preserve"> Sleep Company</w:t>
      </w:r>
    </w:p>
    <w:p w14:paraId="0AEBB015" w14:textId="740D50A2" w:rsidR="00A02601" w:rsidRPr="00EF5AA8" w:rsidRDefault="00A02601" w:rsidP="00EE067D">
      <w:pPr>
        <w:spacing w:line="240" w:lineRule="auto"/>
        <w:jc w:val="both"/>
        <w:rPr>
          <w:rFonts w:ascii="Georgia" w:eastAsia="Georgia" w:hAnsi="Georgia" w:cs="Georgia"/>
          <w:sz w:val="21"/>
          <w:szCs w:val="21"/>
        </w:rPr>
      </w:pPr>
      <w:r w:rsidRPr="00EF5AA8">
        <w:rPr>
          <w:rFonts w:ascii="Georgia" w:eastAsia="Georgia" w:hAnsi="Georgia" w:cs="Georgia"/>
          <w:sz w:val="21"/>
          <w:szCs w:val="21"/>
        </w:rPr>
        <w:t xml:space="preserve">Emma </w:t>
      </w:r>
      <w:proofErr w:type="spellStart"/>
      <w:r w:rsidRPr="00EF5AA8">
        <w:rPr>
          <w:rFonts w:ascii="Georgia" w:eastAsia="Georgia" w:hAnsi="Georgia" w:cs="Georgia"/>
          <w:sz w:val="21"/>
          <w:szCs w:val="21"/>
        </w:rPr>
        <w:t>the</w:t>
      </w:r>
      <w:proofErr w:type="spellEnd"/>
      <w:r w:rsidRPr="00EF5AA8">
        <w:rPr>
          <w:rFonts w:ascii="Georgia" w:eastAsia="Georgia" w:hAnsi="Georgia" w:cs="Georgia"/>
          <w:sz w:val="21"/>
          <w:szCs w:val="21"/>
        </w:rPr>
        <w:t xml:space="preserve"> Sleep Company erscheint mir als ideale Wahl für dieses Praktikum. Neben Ihrem Status als eines der führenden </w:t>
      </w:r>
      <w:proofErr w:type="spellStart"/>
      <w:r w:rsidRPr="00EF5AA8">
        <w:rPr>
          <w:rFonts w:ascii="Georgia" w:eastAsia="Georgia" w:hAnsi="Georgia" w:cs="Georgia"/>
          <w:sz w:val="21"/>
          <w:szCs w:val="21"/>
        </w:rPr>
        <w:t>Grown</w:t>
      </w:r>
      <w:proofErr w:type="spellEnd"/>
      <w:r w:rsidRPr="00EF5AA8">
        <w:rPr>
          <w:rFonts w:ascii="Georgia" w:eastAsia="Georgia" w:hAnsi="Georgia" w:cs="Georgia"/>
          <w:sz w:val="21"/>
          <w:szCs w:val="21"/>
        </w:rPr>
        <w:t xml:space="preserve">-Up in der Kategorie </w:t>
      </w:r>
      <w:proofErr w:type="spellStart"/>
      <w:r w:rsidRPr="00EF5AA8">
        <w:rPr>
          <w:rFonts w:ascii="Georgia" w:eastAsia="Georgia" w:hAnsi="Georgia" w:cs="Georgia"/>
          <w:sz w:val="21"/>
          <w:szCs w:val="21"/>
        </w:rPr>
        <w:t>Healthcare</w:t>
      </w:r>
      <w:proofErr w:type="spellEnd"/>
      <w:r w:rsidRPr="00EF5AA8">
        <w:rPr>
          <w:rFonts w:ascii="Georgia" w:eastAsia="Georgia" w:hAnsi="Georgia" w:cs="Georgia"/>
          <w:sz w:val="21"/>
          <w:szCs w:val="21"/>
        </w:rPr>
        <w:t xml:space="preserve"> gefällt mir besonders Ihre Motivation, dafür zu sorgen, dass sich durch Ihre Produkte immer mehr Menschen einem gesünderen Lifestyle widmen. Ich als regelmäßiger Sportler weiß, wie wichtig der Schlaf für die Gesundheit eines jeden Einzelnen ist. Gerne würde ich Ihnen dabei helfen, noch mehr Menschen zu einem gesünderen Lifestyle zu verhelfen.  </w:t>
      </w:r>
    </w:p>
    <w:p w14:paraId="69D7B246" w14:textId="77777777" w:rsidR="004A16E8" w:rsidRPr="00EF5AA8" w:rsidRDefault="004A16E8" w:rsidP="00EE067D">
      <w:pPr>
        <w:spacing w:after="0" w:line="240" w:lineRule="auto"/>
        <w:jc w:val="both"/>
        <w:rPr>
          <w:rFonts w:ascii="Georgia" w:eastAsia="Georgia" w:hAnsi="Georgia" w:cs="Georgia"/>
          <w:sz w:val="21"/>
          <w:szCs w:val="21"/>
        </w:rPr>
      </w:pPr>
    </w:p>
    <w:p w14:paraId="27A5CE5B" w14:textId="77777777" w:rsidR="00DB1E07" w:rsidRDefault="00DB1E07" w:rsidP="00EE067D">
      <w:pPr>
        <w:spacing w:after="0" w:line="240" w:lineRule="auto"/>
        <w:jc w:val="both"/>
        <w:rPr>
          <w:ins w:id="5" w:author="Kilian Brilz | berater e.V." w:date="2024-02-23T16:22:00Z"/>
          <w:rFonts w:ascii="Georgia" w:eastAsia="Georgia" w:hAnsi="Georgia" w:cs="Georgia"/>
          <w:sz w:val="21"/>
          <w:szCs w:val="21"/>
        </w:rPr>
      </w:pPr>
      <w:commentRangeStart w:id="6"/>
      <w:commentRangeStart w:id="7"/>
      <w:proofErr w:type="spellStart"/>
      <w:r w:rsidRPr="00EF5AA8">
        <w:rPr>
          <w:rFonts w:ascii="Georgia" w:eastAsia="Georgia" w:hAnsi="Georgia" w:cs="Georgia"/>
          <w:sz w:val="21"/>
          <w:szCs w:val="21"/>
        </w:rPr>
        <w:t>Enpal</w:t>
      </w:r>
      <w:proofErr w:type="spellEnd"/>
    </w:p>
    <w:p w14:paraId="76433D8C" w14:textId="77777777" w:rsidR="00EE067D" w:rsidRPr="00EF5AA8" w:rsidRDefault="00EE067D" w:rsidP="00EE067D">
      <w:pPr>
        <w:spacing w:after="0" w:line="240" w:lineRule="auto"/>
        <w:jc w:val="both"/>
        <w:rPr>
          <w:rFonts w:ascii="Georgia" w:eastAsia="Georgia" w:hAnsi="Georgia" w:cs="Georgia"/>
          <w:sz w:val="21"/>
          <w:szCs w:val="21"/>
        </w:rPr>
      </w:pPr>
    </w:p>
    <w:p w14:paraId="1EEA517A" w14:textId="54CBC3F7" w:rsidR="00DB1E07" w:rsidRPr="00EF5AA8" w:rsidRDefault="00A02601" w:rsidP="00EE067D">
      <w:pPr>
        <w:spacing w:after="0" w:line="240" w:lineRule="auto"/>
        <w:jc w:val="both"/>
        <w:rPr>
          <w:rFonts w:ascii="Georgia" w:eastAsia="Georgia" w:hAnsi="Georgia" w:cs="Georgia"/>
          <w:sz w:val="21"/>
          <w:szCs w:val="21"/>
        </w:rPr>
      </w:pPr>
      <w:proofErr w:type="spellStart"/>
      <w:r w:rsidRPr="00EF5AA8">
        <w:rPr>
          <w:rFonts w:ascii="Georgia" w:eastAsia="Georgia" w:hAnsi="Georgia" w:cs="Georgia"/>
          <w:sz w:val="21"/>
          <w:szCs w:val="21"/>
        </w:rPr>
        <w:t>Enpal</w:t>
      </w:r>
      <w:proofErr w:type="spellEnd"/>
      <w:r w:rsidRPr="00EF5AA8">
        <w:rPr>
          <w:rFonts w:ascii="Georgia" w:eastAsia="Georgia" w:hAnsi="Georgia" w:cs="Georgia"/>
          <w:sz w:val="21"/>
          <w:szCs w:val="21"/>
        </w:rPr>
        <w:t xml:space="preserve"> erscheint mir als ideale Wahl für dieses Praktikum. Neben Ihrer Position als einer der führenden Anbieter im Bereich erneuerbarer Energien beeindruckt mich besonders Ihr Engagement dafür, eine nachhaltigere Zukunft zu gestalten und den Übergang zu sauberer Energie zu fördern. Als Angehöriger der Generation Z ist es mir wichtig, unsere Gesellschaft und Wirtschaft als Ganzes nachhaltiger zu gestalten und ich hoffe, im Rahmen des Praktikums einen großen Teil dazu beitragen zu können.</w:t>
      </w:r>
      <w:commentRangeEnd w:id="6"/>
      <w:r w:rsidR="00EE067D">
        <w:rPr>
          <w:rStyle w:val="Kommentarzeichen"/>
        </w:rPr>
        <w:commentReference w:id="6"/>
      </w:r>
      <w:commentRangeEnd w:id="7"/>
      <w:r w:rsidR="00ED4CEF">
        <w:rPr>
          <w:rStyle w:val="Kommentarzeichen"/>
        </w:rPr>
        <w:commentReference w:id="7"/>
      </w:r>
    </w:p>
    <w:p w14:paraId="63348B7F" w14:textId="77777777" w:rsidR="0019195B" w:rsidRPr="0044444F" w:rsidRDefault="0019195B">
      <w:pPr>
        <w:spacing w:after="0"/>
        <w:jc w:val="both"/>
        <w:rPr>
          <w:rFonts w:ascii="Georgia" w:eastAsia="Georgia" w:hAnsi="Georgia" w:cs="Georgia"/>
          <w:sz w:val="21"/>
          <w:szCs w:val="21"/>
        </w:rPr>
      </w:pPr>
    </w:p>
    <w:sectPr w:rsidR="0019195B" w:rsidRPr="0044444F">
      <w:pgSz w:w="11906" w:h="16838"/>
      <w:pgMar w:top="1021" w:right="1247" w:bottom="397" w:left="1247" w:header="709" w:footer="709"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Kilian Brilz | berater e.V." w:date="2024-02-23T16:31:00Z" w:initials="KB">
    <w:p w14:paraId="1F41A2F3" w14:textId="77777777" w:rsidR="00EE067D" w:rsidRDefault="00EE067D" w:rsidP="00EE067D">
      <w:pPr>
        <w:pStyle w:val="Kommentartext"/>
      </w:pPr>
      <w:r>
        <w:rPr>
          <w:rStyle w:val="Kommentarzeichen"/>
        </w:rPr>
        <w:annotationRef/>
      </w:r>
      <w:r>
        <w:t>Soll das drin bleiben? Especially, weil das Praktikum noch garnicht angefangen hat bei Schaeffler Consulting</w:t>
      </w:r>
    </w:p>
  </w:comment>
  <w:comment w:id="1" w:author="David Döbele" w:date="2024-02-26T11:52:00Z" w:initials="MOU">
    <w:p w14:paraId="02B95327" w14:textId="77777777" w:rsidR="00ED4CEF" w:rsidRDefault="00ED4CEF" w:rsidP="00ED4CEF">
      <w:r>
        <w:rPr>
          <w:rStyle w:val="Kommentarzeichen"/>
        </w:rPr>
        <w:annotationRef/>
      </w:r>
      <w:r>
        <w:rPr>
          <w:sz w:val="20"/>
          <w:szCs w:val="20"/>
        </w:rPr>
        <w:t>ja</w:t>
      </w:r>
    </w:p>
  </w:comment>
  <w:comment w:id="2" w:author="Sarah Bergmann" w:date="2024-02-23T11:08:00Z" w:initials="SB">
    <w:p w14:paraId="0E823885" w14:textId="15DA7A4A" w:rsidR="00A02601" w:rsidRDefault="00A02601">
      <w:pPr>
        <w:pStyle w:val="Kommentartext"/>
      </w:pPr>
      <w:r>
        <w:rPr>
          <w:rStyle w:val="Kommentarzeichen"/>
        </w:rPr>
        <w:annotationRef/>
      </w:r>
      <w:r>
        <w:t xml:space="preserve">Gleicher Kommentar wie beim Inhouse-Anschreiben – gerne konkretisieren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comment>
  <w:comment w:id="3" w:author="Kilian Brilz | berater e.V." w:date="2024-02-23T16:30:00Z" w:initials="KB">
    <w:p w14:paraId="43A77350" w14:textId="77777777" w:rsidR="007D077D" w:rsidRDefault="00EE067D" w:rsidP="007D077D">
      <w:pPr>
        <w:pStyle w:val="Kommentartext"/>
      </w:pPr>
      <w:r>
        <w:rPr>
          <w:rStyle w:val="Kommentarzeichen"/>
        </w:rPr>
        <w:annotationRef/>
      </w:r>
      <w:r w:rsidR="007D077D">
        <w:t xml:space="preserve">@David siehe Anschreiben: Inhouse-Consulting </w:t>
      </w:r>
    </w:p>
  </w:comment>
  <w:comment w:id="4" w:author="David Döbele" w:date="2024-02-26T11:53:00Z" w:initials="MOU">
    <w:p w14:paraId="34D66EE2" w14:textId="77777777" w:rsidR="00ED4CEF" w:rsidRDefault="00ED4CEF" w:rsidP="00ED4CEF">
      <w:r>
        <w:rPr>
          <w:rStyle w:val="Kommentarzeichen"/>
        </w:rPr>
        <w:annotationRef/>
      </w:r>
      <w:r>
        <w:rPr>
          <w:sz w:val="20"/>
          <w:szCs w:val="20"/>
        </w:rPr>
        <w:t>Hab dort geantwortet</w:t>
      </w:r>
    </w:p>
  </w:comment>
  <w:comment w:id="6" w:author="Kilian Brilz | berater e.V." w:date="2024-02-23T16:22:00Z" w:initials="KB">
    <w:p w14:paraId="24FD16AE" w14:textId="261C7065" w:rsidR="007D077D" w:rsidRDefault="00EE067D" w:rsidP="007D077D">
      <w:pPr>
        <w:pStyle w:val="Kommentartext"/>
      </w:pPr>
      <w:r>
        <w:rPr>
          <w:rStyle w:val="Kommentarzeichen"/>
        </w:rPr>
        <w:annotationRef/>
      </w:r>
      <w:r w:rsidR="007D077D">
        <w:t>@David Reicht das als Absatz? Kann ich da noch irgendwas individuelles (individuelleres) mit einbauen?</w:t>
      </w:r>
    </w:p>
  </w:comment>
  <w:comment w:id="7" w:author="David Döbele" w:date="2024-02-26T11:53:00Z" w:initials="MOU">
    <w:p w14:paraId="45EA43CA" w14:textId="77777777" w:rsidR="00ED4CEF" w:rsidRDefault="00ED4CEF" w:rsidP="00ED4CEF">
      <w:r>
        <w:rPr>
          <w:rStyle w:val="Kommentarzeichen"/>
        </w:rPr>
        <w:annotationRef/>
      </w:r>
      <w:r>
        <w:rPr>
          <w:sz w:val="20"/>
          <w:szCs w:val="20"/>
        </w:rPr>
        <w:t>Ggf. noch auf ihr Wachstum, funding, news - die sind ja oft in den Schlagzeilen (positiv)</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F41A2F3" w15:done="0"/>
  <w15:commentEx w15:paraId="02B95327" w15:paraIdParent="1F41A2F3" w15:done="0"/>
  <w15:commentEx w15:paraId="0E823885" w15:done="0"/>
  <w15:commentEx w15:paraId="43A77350" w15:paraIdParent="0E823885" w15:done="0"/>
  <w15:commentEx w15:paraId="34D66EE2" w15:paraIdParent="0E823885" w15:done="0"/>
  <w15:commentEx w15:paraId="24FD16AE" w15:done="0"/>
  <w15:commentEx w15:paraId="45EA43CA" w15:paraIdParent="24FD16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6DCDB6C5" w16cex:dateUtc="2024-02-23T15:31:00Z"/>
  <w16cex:commentExtensible w16cex:durableId="161F92D6" w16cex:dateUtc="2024-02-26T10:52:00Z"/>
  <w16cex:commentExtensible w16cex:durableId="25A417C9" w16cex:dateUtc="2024-02-23T10:08:00Z"/>
  <w16cex:commentExtensible w16cex:durableId="0D7011E2" w16cex:dateUtc="2024-02-23T15:30:00Z"/>
  <w16cex:commentExtensible w16cex:durableId="436783CC" w16cex:dateUtc="2024-02-26T10:53:00Z"/>
  <w16cex:commentExtensible w16cex:durableId="6009C292" w16cex:dateUtc="2024-02-23T15:22:00Z"/>
  <w16cex:commentExtensible w16cex:durableId="14D7E1EC" w16cex:dateUtc="2024-02-26T10: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F41A2F3" w16cid:durableId="6DCDB6C5"/>
  <w16cid:commentId w16cid:paraId="02B95327" w16cid:durableId="161F92D6"/>
  <w16cid:commentId w16cid:paraId="0E823885" w16cid:durableId="25A417C9"/>
  <w16cid:commentId w16cid:paraId="43A77350" w16cid:durableId="0D7011E2"/>
  <w16cid:commentId w16cid:paraId="34D66EE2" w16cid:durableId="436783CC"/>
  <w16cid:commentId w16cid:paraId="24FD16AE" w16cid:durableId="6009C292"/>
  <w16cid:commentId w16cid:paraId="45EA43CA" w16cid:durableId="14D7E1E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Kilian Brilz | berater e.V.">
    <w15:presenceInfo w15:providerId="AD" w15:userId="S::Kilian.Brilz@berater-mainz.de::95f7e3ff-e25f-4d4c-b064-15013613a90d"/>
  </w15:person>
  <w15:person w15:author="David Döbele">
    <w15:presenceInfo w15:providerId="AD" w15:userId="S::david.doebele@pumpkinadvisory.onmicrosoft.com::a00222db-f5a0-4b93-9122-d1c61d864339"/>
  </w15:person>
  <w15:person w15:author="Sarah Bergmann">
    <w15:presenceInfo w15:providerId="Windows Live" w15:userId="f1dd7be93f82825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2394"/>
    <w:rsid w:val="000C2FE9"/>
    <w:rsid w:val="0019195B"/>
    <w:rsid w:val="00282394"/>
    <w:rsid w:val="00311124"/>
    <w:rsid w:val="00313950"/>
    <w:rsid w:val="0032639A"/>
    <w:rsid w:val="0044444F"/>
    <w:rsid w:val="004A16E8"/>
    <w:rsid w:val="0052697D"/>
    <w:rsid w:val="00570C03"/>
    <w:rsid w:val="006D6287"/>
    <w:rsid w:val="007D058D"/>
    <w:rsid w:val="007D077D"/>
    <w:rsid w:val="007E560C"/>
    <w:rsid w:val="00857806"/>
    <w:rsid w:val="00957A08"/>
    <w:rsid w:val="009D4B28"/>
    <w:rsid w:val="00A02601"/>
    <w:rsid w:val="00A058D6"/>
    <w:rsid w:val="00AB677D"/>
    <w:rsid w:val="00D7225F"/>
    <w:rsid w:val="00D869DD"/>
    <w:rsid w:val="00DB1E07"/>
    <w:rsid w:val="00E92A0A"/>
    <w:rsid w:val="00ED4CEF"/>
    <w:rsid w:val="00EE067D"/>
    <w:rsid w:val="00EF5AA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78D7"/>
  <w15:docId w15:val="{284E093C-7306-4BA4-9B09-23AA182B9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rPr>
  </w:style>
  <w:style w:type="paragraph" w:styleId="berschrift6">
    <w:name w:val="heading 6"/>
    <w:basedOn w:val="Standard"/>
    <w:next w:val="Standard"/>
    <w:uiPriority w:val="9"/>
    <w:semiHidden/>
    <w:unhideWhenUsed/>
    <w:qFormat/>
    <w:pPr>
      <w:keepNext/>
      <w:keepLines/>
      <w:spacing w:before="200" w:after="40"/>
      <w:outlineLvl w:val="5"/>
    </w:pPr>
    <w:rPr>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keepNext/>
      <w:keepLines/>
      <w:spacing w:before="480" w:after="120"/>
    </w:pPr>
    <w:rPr>
      <w:b/>
      <w:sz w:val="72"/>
      <w:szCs w:val="72"/>
    </w:rPr>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0476AB"/>
    <w:rPr>
      <w:sz w:val="16"/>
      <w:szCs w:val="16"/>
    </w:rPr>
  </w:style>
  <w:style w:type="paragraph" w:styleId="Kommentartext">
    <w:name w:val="annotation text"/>
    <w:basedOn w:val="Standard"/>
    <w:link w:val="KommentartextZchn"/>
    <w:uiPriority w:val="99"/>
    <w:unhideWhenUsed/>
    <w:rsid w:val="000476AB"/>
    <w:pPr>
      <w:spacing w:line="240" w:lineRule="auto"/>
    </w:pPr>
    <w:rPr>
      <w:sz w:val="20"/>
      <w:szCs w:val="20"/>
    </w:rPr>
  </w:style>
  <w:style w:type="character" w:customStyle="1" w:styleId="KommentartextZchn">
    <w:name w:val="Kommentartext Zchn"/>
    <w:basedOn w:val="Absatz-Standardschriftart"/>
    <w:link w:val="Kommentartext"/>
    <w:uiPriority w:val="99"/>
    <w:rsid w:val="000476AB"/>
    <w:rPr>
      <w:sz w:val="20"/>
      <w:szCs w:val="20"/>
    </w:rPr>
  </w:style>
  <w:style w:type="paragraph" w:styleId="Kommentarthema">
    <w:name w:val="annotation subject"/>
    <w:basedOn w:val="Kommentartext"/>
    <w:next w:val="Kommentartext"/>
    <w:link w:val="KommentarthemaZchn"/>
    <w:uiPriority w:val="99"/>
    <w:semiHidden/>
    <w:unhideWhenUsed/>
    <w:rsid w:val="000476AB"/>
    <w:rPr>
      <w:b/>
      <w:bCs/>
    </w:rPr>
  </w:style>
  <w:style w:type="character" w:customStyle="1" w:styleId="KommentarthemaZchn">
    <w:name w:val="Kommentarthema Zchn"/>
    <w:basedOn w:val="KommentartextZchn"/>
    <w:link w:val="Kommentarthema"/>
    <w:uiPriority w:val="99"/>
    <w:semiHidden/>
    <w:rsid w:val="000476AB"/>
    <w:rPr>
      <w:b/>
      <w:bCs/>
      <w:sz w:val="20"/>
      <w:szCs w:val="20"/>
    </w:rPr>
  </w:style>
  <w:style w:type="paragraph" w:styleId="berarbeitung">
    <w:name w:val="Revision"/>
    <w:hidden/>
    <w:uiPriority w:val="99"/>
    <w:semiHidden/>
    <w:rsid w:val="005D2DD6"/>
    <w:pPr>
      <w:spacing w:after="0" w:line="240" w:lineRule="auto"/>
    </w:pPr>
  </w:style>
  <w:style w:type="paragraph" w:styleId="Untertitel">
    <w:name w:val="Subtitle"/>
    <w:basedOn w:val="Standard"/>
    <w:next w:val="Standard"/>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0163309">
      <w:bodyDiv w:val="1"/>
      <w:marLeft w:val="0"/>
      <w:marRight w:val="0"/>
      <w:marTop w:val="0"/>
      <w:marBottom w:val="0"/>
      <w:divBdr>
        <w:top w:val="none" w:sz="0" w:space="0" w:color="auto"/>
        <w:left w:val="none" w:sz="0" w:space="0" w:color="auto"/>
        <w:bottom w:val="none" w:sz="0" w:space="0" w:color="auto"/>
        <w:right w:val="none" w:sz="0" w:space="0" w:color="auto"/>
      </w:divBdr>
    </w:div>
    <w:div w:id="184577939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customXml" Target="ink/ink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3-10-05T10:41:25.516"/>
    </inkml:context>
    <inkml:brush xml:id="br0">
      <inkml:brushProperty name="width" value="0.05" units="cm"/>
      <inkml:brushProperty name="height" value="0.05" units="cm"/>
    </inkml:brush>
  </inkml:definitions>
  <inkml:trace contextRef="#ctx0" brushRef="#br0">59 296 7831 0 0,'0'0'603'0'0,"0"8"1358"0"0,-7 115 3944 0 0,3 1-3418 0 0,-3 50-763 0 0,-12 72-962 0 0,-1 28-3008 0 0,19-246 1274 0 0</inkml:trace>
  <inkml:trace contextRef="#ctx0" brushRef="#br0" timeOffset="411.95">29 727 13359 0 0,'17'-10'4018'0'0,"87"-32"-145"0"0,43-18-2980 0 0,-105 38-1440 0 0,-23 12-887 0 0,-1 1 1 0 0,2 0-1 0 0,28-8 1 0 0,-35 15-230 0 0</inkml:trace>
  <inkml:trace contextRef="#ctx0" brushRef="#br0" timeOffset="870.48">315 681 17047 0 0,'-3'8'327'0'0,"1"-1"0"0"0,0 0 0 0 0,0 1 0 0 0,0-1 0 0 0,1 1 0 0 0,1-1 0 0 0,-1 1 0 0 0,2 10 0 0 0,1 8 525 0 0,6 31-1 0 0,-5-41-571 0 0,15 65 621 0 0,53 145 1 0 0,-51-171-1091 0 0,0-1-1688 0 0,-10-34-5914 0 0</inkml:trace>
  <inkml:trace contextRef="#ctx0" brushRef="#br0" timeOffset="1234.55">651 1141 16127 0 0,'-2'8'1432'0'0,"-1"-4"-1144"0"0,1-4-288 0 0,1-2 0 0 0,1 1 384 0 0,-1 2 32 0 0,-3 3 0 0 0,-1 2 0 0 0,0-1-64 0 0,2 1 0 0 0,3-1-8 0 0</inkml:trace>
  <inkml:trace contextRef="#ctx0" brushRef="#br0" timeOffset="1672.38">847 482 14279 0 0,'-1'0'90'0'0,"0"1"0"0"0,0-1 0 0 0,1 0 0 0 0,-1 1 0 0 0,0-1 0 0 0,0 1 0 0 0,0-1 0 0 0,1 1 0 0 0,-1 0 0 0 0,0-1 0 0 0,1 1 0 0 0,-1 0-1 0 0,0-1 1 0 0,1 1 0 0 0,-1 0 0 0 0,1 0 0 0 0,-1 0 0 0 0,1-1 0 0 0,0 1 0 0 0,-1 0 0 0 0,1 0 0 0 0,0 0 0 0 0,0 0 0 0 0,-1 1 0 0 0,0 26 1381 0 0,1-14-975 0 0,-6 105 2168 0 0,-7 272-112 0 0,14-357-4091 0 0,2-13-3472 0 0,2 0-2367 0 0</inkml:trace>
  <inkml:trace contextRef="#ctx0" brushRef="#br0" timeOffset="2053.15">730 367 18431 0 0,'-6'-1'491'0'0,"4"0"-354"0"0,1 1-1 0 0,-1-1 0 0 0,0 1 1 0 0,0-1-1 0 0,1 0 1 0 0,-1 0-1 0 0,0 1 1 0 0,1-1-1 0 0,-1 0 1 0 0,-2-3-1 0 0,5 3-28 0 0,-1 0 0 0 0,1-1 0 0 0,0 1-1 0 0,0 0 1 0 0,0 0 0 0 0,0 0 0 0 0,1 0 0 0 0,-1 0 0 0 0,0 0-1 0 0,0 0 1 0 0,1 1 0 0 0,-1-1 0 0 0,0 0 0 0 0,2 0-1 0 0,7-3-19 0 0,0 0-1 0 0,1 1 0 0 0,-1 0 0 0 0,0 1 0 0 0,16-2 1 0 0,57-1 424 0 0,-56 4-461 0 0,-10 0-98 0 0,121-1-2394 0 0,-112 3 1740 0 0,0 1 0 0 0,0 1 0 0 0,34 8 0 0 0,-55-9 278 0 0,1 0 1 0 0,0 0-1 0 0,-1 0 0 0 0,0 0 0 0 0,10 7 0 0 0,-13-8 328 0 0,0 0-1 0 0,-1 0 0 0 0,1 1 1 0 0,0-1-1 0 0,-1 0 1 0 0,0 1-1 0 0,1 0 1 0 0,-1-1-1 0 0,0 1 1 0 0,0 0-1 0 0,0 0 0 0 0,0-1 1 0 0,0 1-1 0 0,0 0 1 0 0,-1 0-1 0 0,1 0 1 0 0,-1 0-1 0 0,1 0 0 0 0,-1 0 1 0 0,1 4-1 0 0,-2 1-1 0 0,0 0-1 0 0,0-1 0 0 0,0 1 0 0 0,-1-1 0 0 0,0 1 1 0 0,0-1-1 0 0,0 0 0 0 0,-5 8 0 0 0,-30 47 1687 0 0,35-57-1427 0 0,-65 79 3085 0 0,49-62-1823 0 0,1 1 1 0 0,1 0 0 0 0,-21 39-1 0 0,35-57-1359 0 0,0 0-1 0 0,0 0 1 0 0,1 0-1 0 0,-1 1 1 0 0,1-1 0 0 0,0 0-1 0 0,0 1 1 0 0,0-1-1 0 0,1 1 1 0 0,0-1-1 0 0,0 1 1 0 0,0-1-1 0 0,0 1 1 0 0,0-1 0 0 0,1 4-1 0 0,0-4 1 0 0,0 1-1 0 0,0-1 1 0 0,1 0-1 0 0,0 0 1 0 0,-1 1-1 0 0,1-1 1 0 0,1 0 0 0 0,-1-1-1 0 0,1 1 1 0 0,-1 0-1 0 0,1-1 1 0 0,0 1-1 0 0,0-1 1 0 0,6 4-1 0 0,0 1-88 0 0,1-1 0 0 0,0 0-1 0 0,0-1 1 0 0,1 0 0 0 0,17 6-1 0 0,61 16-449 0 0,-2 0-491 0 0,-83-27 849 0 0,0 1-1 0 0,0 0 1 0 0,0 0-1 0 0,-1 0 1 0 0,1 0-1 0 0,0 1 1 0 0,-1-1-1 0 0,0 1 1 0 0,6 5-1 0 0,-8-6 86 0 0,0-1-1 0 0,0 1 1 0 0,0 0-1 0 0,-1-1 1 0 0,1 1-1 0 0,0 0 0 0 0,-1-1 1 0 0,1 1-1 0 0,-1 0 1 0 0,0 0-1 0 0,1-1 1 0 0,-1 1-1 0 0,0 0 1 0 0,0 0-1 0 0,0 0 0 0 0,0-1 1 0 0,-1 1-1 0 0,1 0 1 0 0,0 0-1 0 0,-1 0 1 0 0,1-1-1 0 0,-1 1 1 0 0,0 0-1 0 0,1-1 0 0 0,-3 3 1 0 0,-2 5 103 0 0,-1 0 1 0 0,0 0-1 0 0,-1-1 1 0 0,0 0-1 0 0,0 0 1 0 0,0 0-1 0 0,-1-1 1 0 0,-17 12-1 0 0,-7 2 598 0 0,-37 17-1 0 0,69-38-668 0 0,-27 13 431 0 0,2 0 0 0 0,0-2 0 0 0,0-1 0 0 0,-52 13 0 0 0,68-22-354 0 0,1 1 0 0 0,-1-2 0 0 0,1 1 0 0 0,-1-1 0 0 0,1-1 0 0 0,-1 1 0 0 0,1-1 0 0 0,-15-4 0 0 0,17 3-105 0 0,0 0 0 0 0,1-1 1 0 0,-1 0-1 0 0,1 0 1 0 0,-1 0-1 0 0,1 0 0 0 0,0-1 1 0 0,0 0-1 0 0,0 0 1 0 0,1 0-1 0 0,-1-1 0 0 0,1 1 1 0 0,-5-8-1 0 0,-7-18-1954 0 0,7 1-6666 0 0</inkml:trace>
  <inkml:trace contextRef="#ctx0" brushRef="#br0" timeOffset="2423.12">1499 936 12439 0 0,'-1'1'149'0'0,"1"-1"-1"0"0,-1 0 0 0 0,1 1 0 0 0,-1-1 1 0 0,1 1-1 0 0,-1-1 0 0 0,1 0 0 0 0,0 1 1 0 0,-1-1-1 0 0,1 1 0 0 0,0-1 0 0 0,-1 1 1 0 0,1-1-1 0 0,0 1 0 0 0,0 0 0 0 0,-1-1 1 0 0,1 1-1 0 0,0-1 0 0 0,0 1 0 0 0,0-1 1 0 0,0 1-1 0 0,0 0 0 0 0,0 0 0 0 0,-1 22 1792 0 0,1-8-998 0 0,-22 105 2525 0 0,-1 19-3262 0 0,23-135-221 0 0,-2 18-45 0 0,2-21-9 0 0,0 0-1 0 0,0-1 0 0 0,0 1 1 0 0,0 0-1 0 0,0 0 0 0 0,0 0 1 0 0,0-1-1 0 0,1 1 1 0 0,-1 0-1 0 0,0 0 0 0 0,0-1 1 0 0,1 1-1 0 0,-1 0 0 0 0,0 0 1 0 0,1-1-1 0 0,-1 1 1 0 0,1 0-1 0 0,-1-1 0 0 0,1 1 1 0 0,0 1-1 0 0,0-2-10 0 0,-1 0-1 0 0,1 0 1 0 0,-1 0-1 0 0,1 0 1 0 0,-1-1 0 0 0,1 1-1 0 0,-1 0 1 0 0,1 0-1 0 0,-1 0 1 0 0,1 0-1 0 0,-1 0 1 0 0,1-1-1 0 0,-1 1 1 0 0,0 0 0 0 0,1 0-1 0 0,-1-1 1 0 0,1 1-1 0 0,-1 0 1 0 0,0 0-1 0 0,1-1 1 0 0,-1 1 0 0 0,0-1-1 0 0,1 1 1 0 0,-1 0-1 0 0,0-1 1 0 0,1 0-1 0 0,8-13-1828 0 0,-9 12 1538 0 0,8-13-3873 0 0,-1-3-1069 0 0</inkml:trace>
  <inkml:trace contextRef="#ctx0" brushRef="#br0" timeOffset="2803.68">1463 1085 6911 0 0,'-1'-4'429'0'0,"0"-1"-1"0"0,0 0 0 0 0,0 1 0 0 0,1-1 1 0 0,-1 0-1 0 0,1 0 0 0 0,0 0 0 0 0,0 0 1 0 0,1 1-1 0 0,0-1 0 0 0,0 0 0 0 0,0 0 1 0 0,0 1-1 0 0,1-1 0 0 0,2-6 0 0 0,-1 5 11 0 0,0-1 0 0 0,0 1 0 0 0,0-1 0 0 0,1 1 0 0 0,0 0 0 0 0,0 1 0 0 0,1-1 0 0 0,0 1 0 0 0,0 0 0 0 0,0 0 0 0 0,0 0 0 0 0,1 1 0 0 0,0 0 0 0 0,0 0 0 0 0,12-6 0 0 0,-12 7-308 0 0,0 1 0 0 0,1 0 1 0 0,-1 1-1 0 0,1-1 1 0 0,-1 1-1 0 0,1 0 0 0 0,-1 1 1 0 0,1-1-1 0 0,-1 1 0 0 0,1 1 1 0 0,0-1-1 0 0,-1 1 0 0 0,1 1 1 0 0,-1-1-1 0 0,0 1 0 0 0,1 0 1 0 0,7 4-1 0 0,37 20 273 0 0,-35-17-1020 0 0,0 0 1 0 0,25 9-1 0 0,-15-11-7165 0 0</inkml:trace>
  <inkml:trace contextRef="#ctx0" brushRef="#br0" timeOffset="3197.7">1853 1000 12439 0 0,'1'1'253'0'0,"-1"0"1"0"0,1 0-1 0 0,-1 0 0 0 0,1 0 0 0 0,-1 0 0 0 0,0 1 0 0 0,1-1 0 0 0,-1 0 0 0 0,0 0 0 0 0,0 0 0 0 0,0 1 1 0 0,0-1-1 0 0,0 0 0 0 0,0 2 0 0 0,0 0 80 0 0,-2 48 1749 0 0,-1-1 1 0 0,-13 69 0 0 0,-1 0-1824 0 0,16-109-1896 0 0</inkml:trace>
  <inkml:trace contextRef="#ctx0" brushRef="#br0" timeOffset="3546.2">1877 422 19351 0 0,'-11'-12'856'0'0,"6"7"176"0"0,1 1-824 0 0,-1 1-208 0 0,3 3 0 0 0,0 0 0 0 0,-1 1 360 0 0,0 4 32 0 0,-4 3 8 0 0,0 6 0 0 0,1 7-152 0 0,1 3-32 0 0,2 0-8 0 0,2-2 0 0 0,4 0-296 0 0,2-5-56 0 0,4-3-16 0 0,3-3-9248 0 0</inkml:trace>
  <inkml:trace contextRef="#ctx0" brushRef="#br0" timeOffset="3956.93">2355 1 12895 0 0,'-1'2'445'0'0,"1"-1"1"0"0,0 1-1 0 0,-1 0 0 0 0,1 0 0 0 0,0 0 0 0 0,0 0 1 0 0,0-1-1 0 0,1 4 0 0 0,-1 3 222 0 0,-16 220 4417 0 0,-19-2-3882 0 0,28-187-1091 0 0,-61 291 472 0 0,-9 60-541 0 0,60-269-554 0 0,11-74-16 0 0</inkml:trace>
  <inkml:trace contextRef="#ctx0" brushRef="#br0" timeOffset="4385.22">2508 809 16127 0 0,'-73'25'4833'0'0,"39"-14"-3969"0"0,0 1 0 0 0,-45 23 0 0 0,79-35-844 0 0,-1 1 0 0 0,0-1 0 0 0,1 0 0 0 0,-1 0-1 0 0,1 1 1 0 0,-1-1 0 0 0,1 0 0 0 0,-1 1-1 0 0,1-1 1 0 0,-1 1 0 0 0,1-1 0 0 0,-1 0-1 0 0,1 1 1 0 0,-1-1 0 0 0,1 1 0 0 0,0 0-1 0 0,-1-1 1 0 0,1 1 0 0 0,0-1 0 0 0,-1 2-1 0 0,1-2-4 0 0,0 1-1 0 0,1-1 1 0 0,-1 0-1 0 0,0 1 1 0 0,1-1-1 0 0,-1 0 1 0 0,0 1-1 0 0,1-1 1 0 0,-1 0-1 0 0,0 0 1 0 0,1 1-1 0 0,-1-1 1 0 0,1 0-1 0 0,-1 0 1 0 0,0 0-1 0 0,1 0 1 0 0,-1 0-1 0 0,1 1 1 0 0,-1-1-1 0 0,0 0 1 0 0,1 0-1 0 0,0 0 1 0 0,32 1 302 0 0,26-8-117 0 0,111-26 0 0 0,-97 16-199 0 0,26-4-41 0 0,284-58-236 0 0,19 15-851 0 0,-383 63 911 0 0,-122 27 198 0 0,-49 15 550 0 0,-76 37 159 0 0,-171 51 642 0 0,-951 337 1256 0 0,1224-415-2520 0 0,-492 206 6 0 0,594-247-50 0 0,-69 31 140 0 0,75-32-76 0 0,1 1-1 0 0,-31 23 1 0 0,44-30-60 0 0,0 0-1 0 0,0 1 1 0 0,1 0-1 0 0,-1 0 1 0 0,1 0-1 0 0,-1 0 1 0 0,1 0-1 0 0,1 1 1 0 0,-1-1-1 0 0,-3 8 1 0 0,6-11-18 0 0,0 1-1 0 0,-1-1 1 0 0,1 0 0 0 0,0 1 0 0 0,0-1-1 0 0,-1 1 1 0 0,1-1 0 0 0,0 1-1 0 0,1-1 1 0 0,-1 1 0 0 0,0-1 0 0 0,0 0-1 0 0,1 1 1 0 0,-1-1 0 0 0,0 0 0 0 0,1 1-1 0 0,0 1 1 0 0,1-1 0 0 0,-1 0 0 0 0,1-1 0 0 0,-1 1 0 0 0,1 0 0 0 0,0-1 0 0 0,0 1 0 0 0,0-1-1 0 0,-1 1 1 0 0,1-1 0 0 0,1 0 0 0 0,-1 0 0 0 0,0 0 0 0 0,4 2 0 0 0,11 1 33 0 0,-1 0 0 0 0,31 4 0 0 0,81 0 84 0 0,46-15-21 0 0,46-19-98 0 0,54-21-68 0 0,40-14-6 0 0,409-65-273 0 0,-300 55 27 0 0,29-8-1896 0 0,31 0-7553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APTAbus8LJxFT9lBXDnfU5t28Q==">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</go:docsCustomData>
</go:gDocsCustomXmlDataStorage>
</file>

<file path=customXml/itemProps1.xml><?xml version="1.0" encoding="utf-8"?>
<ds:datastoreItem xmlns:ds="http://schemas.openxmlformats.org/officeDocument/2006/customXml" ds:itemID="{F455B0B0-2755-4FC7-8DF7-7E13256EA5F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617</Words>
  <Characters>3894</Characters>
  <Application>Microsoft Office Word</Application>
  <DocSecurity>0</DocSecurity>
  <Lines>32</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5</cp:revision>
  <dcterms:created xsi:type="dcterms:W3CDTF">2024-02-23T13:26:00Z</dcterms:created>
  <dcterms:modified xsi:type="dcterms:W3CDTF">2024-02-26T10:53:00Z</dcterms:modified>
</cp:coreProperties>
</file>