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F3C9B" w14:textId="77777777" w:rsidR="00D61906" w:rsidRDefault="00D61906"/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4-10-04T14:57:00Z" w16du:dateUtc="2024-10-04T12:57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134"/>
        <w:gridCol w:w="3822"/>
        <w:gridCol w:w="147"/>
        <w:gridCol w:w="284"/>
        <w:gridCol w:w="283"/>
        <w:gridCol w:w="284"/>
        <w:gridCol w:w="283"/>
        <w:gridCol w:w="2835"/>
        <w:tblGridChange w:id="1">
          <w:tblGrid>
            <w:gridCol w:w="567"/>
            <w:gridCol w:w="851"/>
            <w:gridCol w:w="283"/>
            <w:gridCol w:w="3822"/>
            <w:gridCol w:w="147"/>
            <w:gridCol w:w="284"/>
            <w:gridCol w:w="567"/>
            <w:gridCol w:w="283"/>
            <w:gridCol w:w="2268"/>
            <w:gridCol w:w="567"/>
            <w:gridCol w:w="567"/>
          </w:tblGrid>
        </w:tblGridChange>
      </w:tblGrid>
      <w:tr w:rsidR="00E55D90" w:rsidRPr="00D50B4A" w14:paraId="487AC9CE" w14:textId="77777777" w:rsidTr="00D50B4A">
        <w:trPr>
          <w:trHeight w:val="20"/>
          <w:trPrChange w:id="2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9072" w:type="dxa"/>
            <w:gridSpan w:val="8"/>
            <w:vAlign w:val="bottom"/>
            <w:tcPrChange w:id="3" w:author="Sarah Bergmann" w:date="2024-10-04T14:57:00Z" w16du:dateUtc="2024-10-04T12:57:00Z">
              <w:tcPr>
                <w:tcW w:w="10206" w:type="dxa"/>
                <w:gridSpan w:val="11"/>
                <w:vAlign w:val="bottom"/>
              </w:tcPr>
            </w:tcPrChange>
          </w:tcPr>
          <w:p w14:paraId="5DE62B25" w14:textId="588DB945" w:rsidR="00D61906" w:rsidRPr="00D50B4A" w:rsidRDefault="003322C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  <w:pPrChange w:id="4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r w:rsidRPr="00D50B4A">
              <w:rPr>
                <w:rFonts w:ascii="Times New Roman" w:hAnsi="Times New Roman" w:cs="Times New Roman"/>
                <w:b/>
                <w:sz w:val="48"/>
                <w:szCs w:val="44"/>
              </w:rPr>
              <w:t>Bjarne Max Jensen</w:t>
            </w:r>
          </w:p>
          <w:p w14:paraId="2D363F9A" w14:textId="73EC70A6" w:rsidR="00F44F5F" w:rsidRPr="00D50B4A" w:rsidRDefault="009E68B7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PrChange w:id="5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Adickesallee</w:t>
            </w:r>
            <w:proofErr w:type="spellEnd"/>
            <w:r w:rsidR="003A5F14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38</w:t>
            </w:r>
            <w:r w:rsidR="00F44F5F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3A5F14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  <w:r w:rsidR="00F44F5F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B7A41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60322</w:t>
            </w:r>
            <w:del w:id="6" w:author="Sarah Bergmann" w:date="2024-10-04T14:48:00Z" w16du:dateUtc="2024-10-04T12:48:00Z">
              <w:r w:rsidR="00F44F5F" w:rsidRPr="00941660" w:rsidDel="00D50B4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, Germany</w:delText>
              </w:r>
            </w:del>
          </w:p>
          <w:p w14:paraId="135895E2" w14:textId="6122325E" w:rsidR="00F44F5F" w:rsidRPr="00D50B4A" w:rsidRDefault="009B7A41">
            <w:pPr>
              <w:jc w:val="center"/>
              <w:rPr>
                <w:rFonts w:ascii="Times New Roman" w:hAnsi="Times New Roman" w:cs="Times New Roman"/>
                <w:b/>
              </w:rPr>
              <w:pPrChange w:id="7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r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Bjmax2004@gmail.com</w:t>
            </w:r>
            <w:r w:rsidR="00F44F5F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+49(0)151</w:t>
            </w:r>
            <w:r w:rsidR="00EE5D27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42858506</w:t>
            </w:r>
          </w:p>
        </w:tc>
      </w:tr>
      <w:tr w:rsidR="002508C2" w:rsidRPr="00D50B4A" w14:paraId="0FCADE56" w14:textId="77777777" w:rsidTr="00D50B4A">
        <w:trPr>
          <w:trHeight w:val="510"/>
          <w:trPrChange w:id="8" w:author="Sarah Bergmann" w:date="2024-10-04T14:57:00Z" w16du:dateUtc="2024-10-04T12:57:00Z">
            <w:trPr>
              <w:trHeight w:val="567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9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D50B4A" w:rsidRDefault="00F44F5F" w:rsidP="00D50B4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50B4A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D50B4A" w14:paraId="7D1DEBF7" w14:textId="77777777" w:rsidTr="00D50B4A">
        <w:trPr>
          <w:trHeight w:val="340"/>
          <w:trPrChange w:id="10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5670" w:type="dxa"/>
            <w:gridSpan w:val="5"/>
            <w:tcBorders>
              <w:top w:val="single" w:sz="4" w:space="0" w:color="auto"/>
            </w:tcBorders>
            <w:vAlign w:val="bottom"/>
            <w:tcPrChange w:id="11" w:author="Sarah Bergmann" w:date="2024-10-04T14:57:00Z" w16du:dateUtc="2024-10-04T12:57:00Z">
              <w:tcPr>
                <w:tcW w:w="6804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6F936DCF" w:rsidR="00D1492F" w:rsidRPr="00D50B4A" w:rsidRDefault="00130E81" w:rsidP="00D50B4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Frankfurt School of Finance and Management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  <w:tcPrChange w:id="12" w:author="Sarah Bergmann" w:date="2024-10-04T14:57:00Z" w16du:dateUtc="2024-10-04T12:57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30151465" w:rsidR="00D1492F" w:rsidRPr="00D50B4A" w:rsidRDefault="00B17D95" w:rsidP="00D50B4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commentRangeStart w:id="13"/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  <w:del w:id="14" w:author="Bjarne Max Jensen" w:date="2024-10-04T19:51:00Z" w16du:dateUtc="2024-10-04T17:51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,</w:delText>
              </w:r>
            </w:del>
            <w:del w:id="15" w:author="Bjarne Max Jensen" w:date="2024-10-04T19:50:00Z" w16du:dateUtc="2024-10-04T17:50:00Z">
              <w:r w:rsidR="002B2745"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 Deutschlan</w:delText>
              </w:r>
              <w:r w:rsidR="002B2745" w:rsidRPr="00D50B4A" w:rsidDel="00910EA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</w:delText>
              </w:r>
            </w:del>
            <w:commentRangeEnd w:id="13"/>
            <w:r w:rsidR="00D50B4A" w:rsidRPr="00D50B4A">
              <w:rPr>
                <w:rStyle w:val="Kommentarzeichen"/>
                <w:rFonts w:ascii="Times New Roman" w:hAnsi="Times New Roman" w:cs="Times New Roman"/>
                <w:rPrChange w:id="16" w:author="Sarah Bergmann" w:date="2024-10-04T14:56:00Z" w16du:dateUtc="2024-10-04T12:56:00Z">
                  <w:rPr>
                    <w:rStyle w:val="Kommentarzeichen"/>
                  </w:rPr>
                </w:rPrChange>
              </w:rPr>
              <w:commentReference w:id="13"/>
            </w:r>
          </w:p>
        </w:tc>
      </w:tr>
      <w:tr w:rsidR="00D1492F" w:rsidRPr="00D50B4A" w14:paraId="61E5D482" w14:textId="77777777" w:rsidTr="00D50B4A">
        <w:trPr>
          <w:trHeight w:val="20"/>
        </w:trPr>
        <w:tc>
          <w:tcPr>
            <w:tcW w:w="4956" w:type="dxa"/>
            <w:gridSpan w:val="2"/>
            <w:vAlign w:val="bottom"/>
            <w:tcPrChange w:id="17" w:author="Sarah Bergmann" w:date="2024-10-04T14:56:00Z" w16du:dateUtc="2024-10-04T12:56:00Z">
              <w:tcPr>
                <w:tcW w:w="5523" w:type="dxa"/>
                <w:gridSpan w:val="4"/>
              </w:tcPr>
            </w:tcPrChange>
          </w:tcPr>
          <w:p w14:paraId="11CB9A0F" w14:textId="08801D11" w:rsidR="00D1492F" w:rsidRPr="00D50B4A" w:rsidRDefault="00D1492F" w:rsidP="00D50B4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E610BA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Business </w:t>
            </w:r>
            <w:r w:rsidR="00E71C16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Administration </w:t>
            </w:r>
          </w:p>
        </w:tc>
        <w:tc>
          <w:tcPr>
            <w:tcW w:w="4116" w:type="dxa"/>
            <w:gridSpan w:val="6"/>
            <w:vAlign w:val="bottom"/>
            <w:tcPrChange w:id="18" w:author="Sarah Bergmann" w:date="2024-10-04T14:56:00Z" w16du:dateUtc="2024-10-04T12:56:00Z">
              <w:tcPr>
                <w:tcW w:w="4683" w:type="dxa"/>
                <w:gridSpan w:val="7"/>
              </w:tcPr>
            </w:tcPrChange>
          </w:tcPr>
          <w:p w14:paraId="419A9228" w14:textId="06877CF9" w:rsidR="00D1492F" w:rsidRPr="00D50B4A" w:rsidRDefault="00D1492F" w:rsidP="00D50B4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1E3754" w:rsidRPr="00D50B4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D50B4A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D50B4A" w:rsidDel="00D50B4A" w14:paraId="7EABE9F1" w14:textId="3FB2C56A" w:rsidTr="00D50B4A">
        <w:trPr>
          <w:del w:id="19" w:author="Sarah Bergmann" w:date="2024-10-04T14:49:00Z"/>
        </w:trPr>
        <w:tc>
          <w:tcPr>
            <w:tcW w:w="9072" w:type="dxa"/>
            <w:gridSpan w:val="8"/>
            <w:tcPrChange w:id="20" w:author="Sarah Bergmann" w:date="2024-10-04T14:56:00Z" w16du:dateUtc="2024-10-04T12:56:00Z">
              <w:tcPr>
                <w:tcW w:w="10206" w:type="dxa"/>
                <w:gridSpan w:val="11"/>
              </w:tcPr>
            </w:tcPrChange>
          </w:tcPr>
          <w:p w14:paraId="7A71E6B0" w14:textId="58C95AF1" w:rsidR="00426D7E" w:rsidRPr="00D50B4A" w:rsidDel="00D50B4A" w:rsidRDefault="00426D7E" w:rsidP="00D50B4A">
            <w:pPr>
              <w:rPr>
                <w:del w:id="21" w:author="Sarah Bergmann" w:date="2024-10-04T14:49:00Z" w16du:dateUtc="2024-10-04T12:49:00Z"/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</w:tc>
      </w:tr>
      <w:tr w:rsidR="00D5280E" w:rsidRPr="00D50B4A" w14:paraId="1C51E2FF" w14:textId="77777777" w:rsidTr="00D50B4A">
        <w:trPr>
          <w:trHeight w:val="340"/>
          <w:trPrChange w:id="22" w:author="Sarah Bergmann" w:date="2024-10-04T14:56:00Z" w16du:dateUtc="2024-10-04T12:56:00Z">
            <w:trPr>
              <w:trHeight w:val="340"/>
            </w:trPr>
          </w:trPrChange>
        </w:trPr>
        <w:tc>
          <w:tcPr>
            <w:tcW w:w="5103" w:type="dxa"/>
            <w:gridSpan w:val="3"/>
            <w:vAlign w:val="bottom"/>
            <w:tcPrChange w:id="23" w:author="Sarah Bergmann" w:date="2024-10-04T14:56:00Z" w16du:dateUtc="2024-10-04T12:56:00Z">
              <w:tcPr>
                <w:tcW w:w="5670" w:type="dxa"/>
                <w:gridSpan w:val="5"/>
                <w:vAlign w:val="bottom"/>
              </w:tcPr>
            </w:tcPrChange>
          </w:tcPr>
          <w:p w14:paraId="4BAC65D2" w14:textId="456685DE" w:rsidR="00665BF3" w:rsidRPr="00D50B4A" w:rsidRDefault="007A030A" w:rsidP="00D50B4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Peter-Wust</w:t>
            </w:r>
            <w:r w:rsidR="008C5A4F"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3969" w:type="dxa"/>
            <w:gridSpan w:val="5"/>
            <w:vAlign w:val="bottom"/>
            <w:tcPrChange w:id="24" w:author="Sarah Bergmann" w:date="2024-10-04T14:56:00Z" w16du:dateUtc="2024-10-04T12:56:00Z">
              <w:tcPr>
                <w:tcW w:w="4536" w:type="dxa"/>
                <w:gridSpan w:val="6"/>
                <w:vAlign w:val="bottom"/>
              </w:tcPr>
            </w:tcPrChange>
          </w:tcPr>
          <w:p w14:paraId="2FCB10D7" w14:textId="4B1F6BCA" w:rsidR="00665BF3" w:rsidRPr="00D50B4A" w:rsidRDefault="0091331D" w:rsidP="00D50B4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8C5A4F"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erzig</w:t>
            </w:r>
            <w:del w:id="25" w:author="Bjarne Max Jensen" w:date="2024-10-04T19:50:00Z" w16du:dateUtc="2024-10-04T17:50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, </w:delText>
              </w:r>
              <w:r w:rsidR="002B2745"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Deutschland</w:delText>
              </w:r>
            </w:del>
          </w:p>
        </w:tc>
      </w:tr>
      <w:tr w:rsidR="0091331D" w:rsidRPr="00D50B4A" w14:paraId="312B82BC" w14:textId="77777777" w:rsidTr="00D50B4A">
        <w:trPr>
          <w:trHeight w:val="20"/>
        </w:trPr>
        <w:tc>
          <w:tcPr>
            <w:tcW w:w="5103" w:type="dxa"/>
            <w:gridSpan w:val="3"/>
            <w:vAlign w:val="bottom"/>
            <w:tcPrChange w:id="26" w:author="Sarah Bergmann" w:date="2024-10-04T14:56:00Z" w16du:dateUtc="2024-10-04T12:56:00Z">
              <w:tcPr>
                <w:tcW w:w="5670" w:type="dxa"/>
                <w:gridSpan w:val="5"/>
              </w:tcPr>
            </w:tcPrChange>
          </w:tcPr>
          <w:p w14:paraId="5159421B" w14:textId="77777777" w:rsidR="0091331D" w:rsidRPr="00D50B4A" w:rsidDel="00D50B4A" w:rsidRDefault="0091331D" w:rsidP="00D50B4A">
            <w:pPr>
              <w:rPr>
                <w:del w:id="27" w:author="Sarah Bergmann" w:date="2024-10-04T14:49:00Z" w16du:dateUtc="2024-10-04T12:49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del w:id="28" w:author="Sarah Bergmann" w:date="2024-10-04T14:49:00Z" w16du:dateUtc="2024-10-04T12:49:00Z">
              <w:r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(Note: </w:delText>
              </w:r>
              <w:r w:rsidR="007A030A"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2</w:delText>
              </w:r>
              <w:r w:rsidR="002E3E3B"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,7</w:delText>
              </w:r>
              <w:r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)</w:delText>
              </w:r>
            </w:del>
          </w:p>
          <w:p w14:paraId="1CEE182B" w14:textId="4F7659E0" w:rsidR="00D00503" w:rsidRPr="00D50B4A" w:rsidRDefault="00D00503" w:rsidP="00D50B4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3969" w:type="dxa"/>
            <w:gridSpan w:val="5"/>
            <w:vAlign w:val="bottom"/>
            <w:tcPrChange w:id="29" w:author="Sarah Bergmann" w:date="2024-10-04T14:56:00Z" w16du:dateUtc="2024-10-04T12:56:00Z">
              <w:tcPr>
                <w:tcW w:w="4536" w:type="dxa"/>
                <w:gridSpan w:val="6"/>
              </w:tcPr>
            </w:tcPrChange>
          </w:tcPr>
          <w:p w14:paraId="7521EA6E" w14:textId="26BE289A" w:rsidR="0091331D" w:rsidRPr="00D50B4A" w:rsidRDefault="0091331D" w:rsidP="00D50B4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001B6" w:rsidRPr="00D50B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F001B6" w:rsidRPr="00D50B4A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DF0A06" w:rsidRPr="00D50B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F0A06" w:rsidRPr="00D50B4A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D50B4A" w14:paraId="69F47C1D" w14:textId="77777777" w:rsidTr="00D50B4A">
        <w:trPr>
          <w:trHeight w:val="20"/>
        </w:trPr>
        <w:tc>
          <w:tcPr>
            <w:tcW w:w="9072" w:type="dxa"/>
            <w:gridSpan w:val="8"/>
            <w:vAlign w:val="bottom"/>
            <w:tcPrChange w:id="30" w:author="Sarah Bergmann" w:date="2024-10-04T14:57:00Z" w16du:dateUtc="2024-10-04T12:57:00Z">
              <w:tcPr>
                <w:tcW w:w="10206" w:type="dxa"/>
                <w:gridSpan w:val="11"/>
              </w:tcPr>
            </w:tcPrChange>
          </w:tcPr>
          <w:p w14:paraId="58FF607C" w14:textId="77777777" w:rsidR="00D5280E" w:rsidRPr="00D50B4A" w:rsidDel="00D50B4A" w:rsidRDefault="0091331D" w:rsidP="00D50B4A">
            <w:pPr>
              <w:pStyle w:val="Listenabsatz"/>
              <w:numPr>
                <w:ilvl w:val="0"/>
                <w:numId w:val="2"/>
              </w:numPr>
              <w:rPr>
                <w:del w:id="31" w:author="Sarah Bergmann" w:date="2024-10-04T14:49:00Z" w16du:dateUtc="2024-10-04T12:49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</w:t>
            </w:r>
            <w:r w:rsidR="0056625E" w:rsidRPr="00D50B4A">
              <w:rPr>
                <w:rFonts w:ascii="Times New Roman" w:hAnsi="Times New Roman" w:cs="Times New Roman"/>
                <w:sz w:val="20"/>
                <w:szCs w:val="20"/>
              </w:rPr>
              <w:t>Politik</w:t>
            </w:r>
            <w:r w:rsidR="00E06B3A"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und Wirtschaft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, Englisch</w:t>
            </w:r>
          </w:p>
          <w:p w14:paraId="23575F6C" w14:textId="79777223" w:rsidR="00AD2E50" w:rsidRPr="00D50B4A" w:rsidRDefault="00AD2E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32" w:author="Sarah Bergmann" w:date="2024-10-04T14:56:00Z" w16du:dateUtc="2024-10-04T12:56:00Z">
                  <w:rPr>
                    <w:lang w:val="de-AT"/>
                  </w:rPr>
                </w:rPrChange>
              </w:rPr>
              <w:pPrChange w:id="33" w:author="Sarah Bergmann" w:date="2024-10-04T14:56:00Z" w16du:dateUtc="2024-10-04T12:56:00Z">
                <w:pPr>
                  <w:pStyle w:val="Listenabsatz"/>
                </w:pPr>
              </w:pPrChange>
            </w:pPr>
          </w:p>
        </w:tc>
      </w:tr>
      <w:tr w:rsidR="00E55D90" w:rsidRPr="00D50B4A" w14:paraId="3A2665B3" w14:textId="77777777" w:rsidTr="00D50B4A">
        <w:trPr>
          <w:trHeight w:val="510"/>
          <w:trPrChange w:id="34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35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D50B4A" w:rsidRDefault="00F44F5F" w:rsidP="00D50B4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D50B4A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D50B4A" w14:paraId="127C64E2" w14:textId="77777777" w:rsidTr="00D50B4A">
        <w:trPr>
          <w:trHeight w:val="340"/>
          <w:trPrChange w:id="36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5954" w:type="dxa"/>
            <w:gridSpan w:val="6"/>
            <w:tcBorders>
              <w:top w:val="single" w:sz="4" w:space="0" w:color="auto"/>
            </w:tcBorders>
            <w:vAlign w:val="bottom"/>
            <w:tcPrChange w:id="37" w:author="Sarah Bergmann" w:date="2024-10-04T14:57:00Z" w16du:dateUtc="2024-10-04T12:57:00Z">
              <w:tcPr>
                <w:tcW w:w="6521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29526F89" w:rsidR="00E55D90" w:rsidRPr="00D50B4A" w:rsidRDefault="009D1180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DZ Privatbank S.A.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  <w:tcPrChange w:id="38" w:author="Sarah Bergmann" w:date="2024-10-04T14:57:00Z" w16du:dateUtc="2024-10-04T12:57:00Z">
              <w:tcPr>
                <w:tcW w:w="368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0D4602B5" w:rsidR="00E55D90" w:rsidRPr="00D50B4A" w:rsidRDefault="0037332D" w:rsidP="00D50B4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Strassen</w:t>
            </w:r>
            <w:proofErr w:type="spellEnd"/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Luxe</w:t>
            </w:r>
            <w:r w:rsidR="007B0005"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mbourg</w:t>
            </w:r>
          </w:p>
        </w:tc>
      </w:tr>
      <w:tr w:rsidR="00E55D90" w:rsidRPr="00D50B4A" w14:paraId="335D84E9" w14:textId="77777777" w:rsidTr="00D50B4A">
        <w:trPr>
          <w:trHeight w:val="20"/>
        </w:trPr>
        <w:tc>
          <w:tcPr>
            <w:tcW w:w="5387" w:type="dxa"/>
            <w:gridSpan w:val="4"/>
            <w:vAlign w:val="bottom"/>
            <w:tcPrChange w:id="39" w:author="Sarah Bergmann" w:date="2024-10-04T14:56:00Z" w16du:dateUtc="2024-10-04T12:56:00Z">
              <w:tcPr>
                <w:tcW w:w="5954" w:type="dxa"/>
                <w:gridSpan w:val="6"/>
              </w:tcPr>
            </w:tcPrChange>
          </w:tcPr>
          <w:p w14:paraId="6A2899D1" w14:textId="77777777" w:rsidR="00E55D90" w:rsidRPr="00D50B4A" w:rsidDel="00D50B4A" w:rsidRDefault="00E55D90" w:rsidP="00D50B4A">
            <w:pPr>
              <w:rPr>
                <w:del w:id="40" w:author="Sarah Bergmann" w:date="2024-10-04T14:50:00Z" w16du:dateUtc="2024-10-04T12:50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6F3D69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 Vertr</w:t>
            </w:r>
            <w:r w:rsidR="00516DBD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ieb </w:t>
            </w:r>
            <w:r w:rsidR="00EF6A1F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PB &amp; LC </w:t>
            </w: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(&gt;1</w:t>
            </w:r>
            <w:r w:rsidR="00AD27D6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100</w:t>
            </w: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  <w:p w14:paraId="20B1570F" w14:textId="47A4866A" w:rsidR="001C313A" w:rsidRPr="00D50B4A" w:rsidRDefault="001C313A" w:rsidP="00D50B4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vAlign w:val="bottom"/>
            <w:tcPrChange w:id="41" w:author="Sarah Bergmann" w:date="2024-10-04T14:56:00Z" w16du:dateUtc="2024-10-04T12:56:00Z">
              <w:tcPr>
                <w:tcW w:w="4252" w:type="dxa"/>
                <w:gridSpan w:val="5"/>
              </w:tcPr>
            </w:tcPrChange>
          </w:tcPr>
          <w:p w14:paraId="0475B997" w14:textId="6B982822" w:rsidR="00E55D90" w:rsidRPr="00D50B4A" w:rsidRDefault="00B7034E" w:rsidP="00D50B4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89040E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89040E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89040E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D50B4A" w:rsidRPr="00D50B4A" w14:paraId="54C3D64C" w14:textId="77777777" w:rsidTr="00D50B4A">
        <w:trPr>
          <w:trHeight w:val="20"/>
          <w:trPrChange w:id="42" w:author="Sarah Bergmann" w:date="2024-10-04T14:57:00Z" w16du:dateUtc="2024-10-04T12:57:00Z">
            <w:trPr>
              <w:trHeight w:val="20"/>
            </w:trPr>
          </w:trPrChange>
        </w:trPr>
        <w:tc>
          <w:tcPr>
            <w:tcW w:w="9072" w:type="dxa"/>
            <w:gridSpan w:val="8"/>
            <w:vAlign w:val="bottom"/>
            <w:tcPrChange w:id="43" w:author="Sarah Bergmann" w:date="2024-10-04T14:57:00Z" w16du:dateUtc="2024-10-04T12:57:00Z">
              <w:tcPr>
                <w:tcW w:w="10206" w:type="dxa"/>
                <w:gridSpan w:val="11"/>
                <w:vAlign w:val="bottom"/>
              </w:tcPr>
            </w:tcPrChange>
          </w:tcPr>
          <w:p w14:paraId="769EBDEF" w14:textId="77777777" w:rsidR="00141EA9" w:rsidRPr="00D50B4A" w:rsidDel="00D50B4A" w:rsidRDefault="00596BEB" w:rsidP="00D50B4A">
            <w:pPr>
              <w:pStyle w:val="Bullets"/>
              <w:rPr>
                <w:del w:id="44" w:author="Sarah Bergmann" w:date="2024-10-04T14:51:00Z" w16du:dateUtc="2024-10-04T12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Administrative Unterstützung der Assistenz</w:t>
            </w:r>
            <w:r w:rsidR="004B25B2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Aktive Unterstützung im Tagesgeschäft, </w:t>
            </w:r>
          </w:p>
          <w:p w14:paraId="6E0E3EEB" w14:textId="718A0656" w:rsidR="00904F7B" w:rsidRPr="00D50B4A" w:rsidDel="00D50B4A" w:rsidRDefault="004B25B2">
            <w:pPr>
              <w:pStyle w:val="Bullets"/>
              <w:rPr>
                <w:del w:id="45" w:author="Sarah Bergmann" w:date="2024-10-04T14:51:00Z" w16du:dateUtc="2024-10-04T12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46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Bear</w:t>
            </w:r>
            <w:r w:rsidR="00141EA9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beitung von kundenbezogenen </w:t>
            </w:r>
            <w:r w:rsidR="00CB6A39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Standardprozessen</w:t>
            </w:r>
            <w:ins w:id="47" w:author="Sarah Bergmann" w:date="2024-10-04T14:51:00Z" w16du:dateUtc="2024-10-04T12:51:00Z">
              <w:r w:rsidR="00D50B4A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sowie </w:t>
              </w:r>
            </w:ins>
            <w:del w:id="48" w:author="Sarah Bergmann" w:date="2024-10-04T14:51:00Z" w16du:dateUtc="2024-10-04T12:51:00Z">
              <w:r w:rsidR="00CB6A39" w:rsidRPr="00D50B4A" w:rsidDel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, </w:delText>
              </w:r>
            </w:del>
            <w:r w:rsidR="00CB6A39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Vorbereitung von Kundenunterlagen </w:t>
            </w:r>
          </w:p>
          <w:p w14:paraId="27184178" w14:textId="0203FD04" w:rsidR="00E55D90" w:rsidRPr="00D50B4A" w:rsidRDefault="00CB6A3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49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Präsentationen</w:t>
            </w:r>
          </w:p>
          <w:p w14:paraId="1C2BA72B" w14:textId="52E231BA" w:rsidR="00E55D90" w:rsidRPr="00D50B4A" w:rsidRDefault="00904F7B" w:rsidP="00D50B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50"/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Allgemeine Korrespondenz mit Kunden und Partnerbanken</w:t>
            </w:r>
            <w:ins w:id="51" w:author="Sarah Bergmann" w:date="2024-10-04T14:51:00Z" w16du:dateUtc="2024-10-04T12:51:00Z">
              <w:r w:rsidR="00D50B4A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sowie </w:t>
              </w:r>
            </w:ins>
            <w:del w:id="52" w:author="Sarah Bergmann" w:date="2024-10-04T14:51:00Z" w16du:dateUtc="2024-10-04T12:51:00Z">
              <w:r w:rsidR="002A24C6" w:rsidRPr="00D50B4A" w:rsidDel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, </w:delText>
              </w:r>
            </w:del>
            <w:r w:rsidR="002A24C6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Bearbeitung des täglichen Posteingangs</w:t>
            </w:r>
          </w:p>
          <w:p w14:paraId="6535EB77" w14:textId="77777777" w:rsidR="002A24C6" w:rsidRPr="00D50B4A" w:rsidRDefault="002A24C6" w:rsidP="00D50B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Verwaltungs- und Büromanagement</w:t>
            </w:r>
          </w:p>
          <w:p w14:paraId="31C0977F" w14:textId="60460CA2" w:rsidR="009D0490" w:rsidRPr="00D50B4A" w:rsidRDefault="00AF1E68" w:rsidP="00D50B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CF5055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 Kundenberater bei aktuell aufkommenden Themen (</w:t>
            </w:r>
            <w:r w:rsidR="00BE3344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Ausarbeitungen/Research)</w:t>
            </w:r>
          </w:p>
          <w:p w14:paraId="5898688F" w14:textId="77777777" w:rsidR="00E93B35" w:rsidRPr="00D50B4A" w:rsidDel="00D50B4A" w:rsidRDefault="005255FD" w:rsidP="00D50B4A">
            <w:pPr>
              <w:pStyle w:val="Bullets"/>
              <w:rPr>
                <w:del w:id="53" w:author="Sarah Bergmann" w:date="2024-10-04T14:51:00Z" w16du:dateUtc="2024-10-04T12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bei Kontoeröffnungen/Überträgen </w:t>
            </w:r>
            <w:commentRangeEnd w:id="50"/>
            <w:r w:rsidR="002979C2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50"/>
            </w:r>
          </w:p>
          <w:p w14:paraId="6DD9BA0F" w14:textId="5595CB31" w:rsidR="009D0490" w:rsidRPr="00D50B4A" w:rsidRDefault="009D04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54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</w:p>
        </w:tc>
      </w:tr>
      <w:tr w:rsidR="00E55D90" w:rsidRPr="00D50B4A" w14:paraId="414B4085" w14:textId="77777777" w:rsidTr="00D50B4A">
        <w:trPr>
          <w:trHeight w:val="510"/>
          <w:trPrChange w:id="55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56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E55D90" w:rsidRPr="00D50B4A" w:rsidRDefault="00F44F5F" w:rsidP="00D50B4A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rPrChange w:id="57" w:author="Sarah Bergmann" w:date="2024-10-04T14:56:00Z" w16du:dateUtc="2024-10-04T12:56:00Z">
                  <w:rPr>
                    <w:rFonts w:ascii="Times New Roman" w:hAnsi="Times New Roman" w:cs="Times New Roman"/>
                    <w:i/>
                    <w:smallCaps w:val="0"/>
                    <w:sz w:val="26"/>
                    <w:szCs w:val="26"/>
                  </w:rPr>
                </w:rPrChange>
              </w:rPr>
            </w:pPr>
            <w:r w:rsidRPr="00D50B4A">
              <w:rPr>
                <w:rFonts w:ascii="Times New Roman" w:hAnsi="Times New Roman" w:cs="Times New Roman"/>
                <w:smallCaps w:val="0"/>
                <w:sz w:val="28"/>
                <w:szCs w:val="28"/>
                <w:rPrChange w:id="58" w:author="Sarah Bergmann" w:date="2024-10-04T14:56:00Z" w16du:dateUtc="2024-10-04T12:56:00Z">
                  <w:rPr>
                    <w:rFonts w:ascii="Times New Roman" w:hAnsi="Times New Roman" w:cs="Times New Roman"/>
                    <w:smallCaps w:val="0"/>
                    <w:sz w:val="26"/>
                    <w:szCs w:val="26"/>
                  </w:rPr>
                </w:rPrChange>
              </w:rPr>
              <w:t>EXTRACURRICULARES ENGAGEMENT</w:t>
            </w:r>
          </w:p>
        </w:tc>
      </w:tr>
      <w:tr w:rsidR="00E55D90" w:rsidRPr="00D50B4A" w14:paraId="74251178" w14:textId="77777777" w:rsidTr="00D50B4A">
        <w:trPr>
          <w:trHeight w:val="340"/>
          <w:trPrChange w:id="59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4956" w:type="dxa"/>
            <w:gridSpan w:val="2"/>
            <w:tcBorders>
              <w:top w:val="single" w:sz="4" w:space="0" w:color="auto"/>
            </w:tcBorders>
            <w:vAlign w:val="bottom"/>
            <w:tcPrChange w:id="60" w:author="Sarah Bergmann" w:date="2024-10-04T14:57:00Z" w16du:dateUtc="2024-10-04T12:57:00Z">
              <w:tcPr>
                <w:tcW w:w="552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15B69589" w:rsidR="00E55D90" w:rsidRPr="00D50B4A" w:rsidRDefault="00850888" w:rsidP="00D50B4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del w:id="61" w:author="Sarah Bergmann" w:date="2024-10-04T14:52:00Z" w16du:dateUtc="2024-10-04T12:52:00Z">
              <w:r w:rsidRPr="00D50B4A" w:rsidDel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 xml:space="preserve">Bundesfreiwilligendienst beim </w:delText>
              </w:r>
            </w:del>
            <w:r w:rsidRPr="00D50B4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T</w:t>
            </w:r>
            <w:r w:rsidR="00240099" w:rsidRPr="00D50B4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echnische</w:t>
            </w:r>
            <w:ins w:id="62" w:author="Sarah Bergmann" w:date="2024-10-04T14:52:00Z" w16du:dateUtc="2024-10-04T12:52:00Z">
              <w:r w:rsidR="00D50B4A" w:rsidRPr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t>s</w:t>
              </w:r>
            </w:ins>
            <w:del w:id="63" w:author="Sarah Bergmann" w:date="2024-10-04T14:52:00Z" w16du:dateUtc="2024-10-04T12:52:00Z">
              <w:r w:rsidR="00240099" w:rsidRPr="00D50B4A" w:rsidDel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n</w:delText>
              </w:r>
            </w:del>
            <w:r w:rsidR="00240099" w:rsidRPr="00D50B4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Hilfswerk</w:t>
            </w:r>
          </w:p>
        </w:tc>
        <w:tc>
          <w:tcPr>
            <w:tcW w:w="4116" w:type="dxa"/>
            <w:gridSpan w:val="6"/>
            <w:tcBorders>
              <w:top w:val="single" w:sz="4" w:space="0" w:color="auto"/>
            </w:tcBorders>
            <w:vAlign w:val="bottom"/>
            <w:tcPrChange w:id="64" w:author="Sarah Bergmann" w:date="2024-10-04T14:57:00Z" w16du:dateUtc="2024-10-04T12:57:00Z">
              <w:tcPr>
                <w:tcW w:w="4683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601560CC" w:rsidR="00E55D90" w:rsidRPr="00D50B4A" w:rsidRDefault="00A75EA2" w:rsidP="00D50B4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Merzig</w:t>
            </w:r>
            <w:del w:id="65" w:author="Bjarne Max Jensen" w:date="2024-10-04T19:51:00Z" w16du:dateUtc="2024-10-04T17:51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, Deutschland</w:delText>
              </w:r>
            </w:del>
          </w:p>
        </w:tc>
      </w:tr>
      <w:tr w:rsidR="00E55D90" w:rsidRPr="00D50B4A" w14:paraId="4F59C612" w14:textId="77777777" w:rsidTr="00D50B4A">
        <w:trPr>
          <w:trHeight w:val="20"/>
          <w:trPrChange w:id="66" w:author="Sarah Bergmann" w:date="2024-10-04T14:56:00Z" w16du:dateUtc="2024-10-04T12:56:00Z">
            <w:trPr>
              <w:trHeight w:val="193"/>
            </w:trPr>
          </w:trPrChange>
        </w:trPr>
        <w:tc>
          <w:tcPr>
            <w:tcW w:w="6237" w:type="dxa"/>
            <w:gridSpan w:val="7"/>
            <w:vAlign w:val="bottom"/>
            <w:tcPrChange w:id="67" w:author="Sarah Bergmann" w:date="2024-10-04T14:56:00Z" w16du:dateUtc="2024-10-04T12:56:00Z">
              <w:tcPr>
                <w:tcW w:w="6804" w:type="dxa"/>
                <w:gridSpan w:val="8"/>
              </w:tcPr>
            </w:tcPrChange>
          </w:tcPr>
          <w:p w14:paraId="2C17E0D9" w14:textId="77777777" w:rsidR="00E55D90" w:rsidRPr="00D50B4A" w:rsidDel="00D50B4A" w:rsidRDefault="00E55D90" w:rsidP="00D50B4A">
            <w:pPr>
              <w:pStyle w:val="Beschreibung"/>
              <w:rPr>
                <w:del w:id="68" w:author="Sarah Bergmann" w:date="2024-10-04T14:52:00Z" w16du:dateUtc="2024-10-04T12:5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</w:t>
            </w:r>
            <w:r w:rsidR="00811913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 THWs</w:t>
            </w:r>
            <w:r w:rsidR="005263D3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Regi</w:t>
            </w:r>
            <w:r w:rsidR="00FD123E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</w:t>
            </w:r>
            <w:r w:rsidR="005263D3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nalstelle Merzig</w:t>
            </w:r>
          </w:p>
          <w:p w14:paraId="32F07601" w14:textId="35E7D743" w:rsidR="00DE0CF1" w:rsidRPr="00D50B4A" w:rsidRDefault="00DE0CF1" w:rsidP="00D50B4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2835" w:type="dxa"/>
            <w:vAlign w:val="bottom"/>
            <w:tcPrChange w:id="69" w:author="Sarah Bergmann" w:date="2024-10-04T14:56:00Z" w16du:dateUtc="2024-10-04T12:56:00Z">
              <w:tcPr>
                <w:tcW w:w="3402" w:type="dxa"/>
                <w:gridSpan w:val="3"/>
              </w:tcPr>
            </w:tcPrChange>
          </w:tcPr>
          <w:p w14:paraId="45DD2178" w14:textId="3472127C" w:rsidR="00E55D90" w:rsidRPr="00D50B4A" w:rsidRDefault="00835A84" w:rsidP="00D50B4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03/2023</w:t>
            </w:r>
          </w:p>
        </w:tc>
      </w:tr>
      <w:tr w:rsidR="00E55D90" w:rsidRPr="00D50B4A" w14:paraId="02437711" w14:textId="77777777" w:rsidTr="00D50B4A">
        <w:trPr>
          <w:trHeight w:val="20"/>
          <w:trPrChange w:id="70" w:author="Sarah Bergmann" w:date="2024-10-04T14:57:00Z" w16du:dateUtc="2024-10-04T12:57:00Z">
            <w:trPr>
              <w:trHeight w:val="193"/>
            </w:trPr>
          </w:trPrChange>
        </w:trPr>
        <w:tc>
          <w:tcPr>
            <w:tcW w:w="9072" w:type="dxa"/>
            <w:gridSpan w:val="8"/>
            <w:vAlign w:val="bottom"/>
            <w:tcPrChange w:id="71" w:author="Sarah Bergmann" w:date="2024-10-04T14:57:00Z" w16du:dateUtc="2024-10-04T12:57:00Z">
              <w:tcPr>
                <w:tcW w:w="10206" w:type="dxa"/>
                <w:gridSpan w:val="11"/>
              </w:tcPr>
            </w:tcPrChange>
          </w:tcPr>
          <w:p w14:paraId="6BCA02CC" w14:textId="12A90470" w:rsidR="00E55D90" w:rsidRPr="00D50B4A" w:rsidRDefault="00B71CC9" w:rsidP="00D50B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Plan</w:t>
            </w:r>
            <w:ins w:id="72" w:author="Sarah Bergmann" w:date="2024-10-04T14:52:00Z" w16du:dateUtc="2024-10-04T12:52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ung</w:t>
              </w:r>
            </w:ins>
            <w:del w:id="73" w:author="Sarah Bergmann" w:date="2024-10-04T14:52:00Z" w16du:dateUtc="2024-10-04T12:52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en</w:delText>
              </w:r>
            </w:del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Koordin</w:t>
            </w:r>
            <w:ins w:id="74" w:author="Sarah Bergmann" w:date="2024-10-04T14:52:00Z" w16du:dateUtc="2024-10-04T12:52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ation</w:t>
              </w:r>
            </w:ins>
            <w:del w:id="75" w:author="Sarah Bergmann" w:date="2024-10-04T14:52:00Z" w16du:dateUtc="2024-10-04T12:52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ieren</w:delText>
              </w:r>
            </w:del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von </w:t>
            </w:r>
            <w:r w:rsidR="007A0F8D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Rettungsprozessen</w:t>
            </w:r>
            <w:r w:rsidR="00CB4ABA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</w:t>
            </w:r>
            <w:ins w:id="76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Erlernung des </w:t>
              </w:r>
            </w:ins>
            <w:r w:rsidR="00A2612D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Umgang</w:t>
            </w:r>
            <w:ins w:id="77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s</w:t>
              </w:r>
            </w:ins>
            <w:r w:rsidR="00A2612D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mit </w:t>
            </w:r>
            <w:ins w:id="78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der </w:t>
              </w:r>
            </w:ins>
            <w:r w:rsidR="002E72AF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Ausrüstung</w:t>
            </w:r>
          </w:p>
          <w:p w14:paraId="57A4737E" w14:textId="4FECA004" w:rsidR="00A2612D" w:rsidRPr="00D50B4A" w:rsidRDefault="00843C4E" w:rsidP="00D50B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Bearbeitung und Auswertung von</w:t>
            </w:r>
            <w:r w:rsidR="006465B7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2E0C26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Ausrüstungs</w:t>
            </w:r>
            <w:r w:rsidR="00DA5359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listen</w:t>
            </w:r>
            <w:r w:rsidR="006465B7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in Excel</w:t>
            </w:r>
          </w:p>
          <w:p w14:paraId="62CC27D5" w14:textId="399E8270" w:rsidR="00954313" w:rsidRPr="00D50B4A" w:rsidDel="00D50B4A" w:rsidRDefault="00F62523" w:rsidP="00D50B4A">
            <w:pPr>
              <w:pStyle w:val="Beschreibung"/>
              <w:numPr>
                <w:ilvl w:val="0"/>
                <w:numId w:val="24"/>
              </w:numPr>
              <w:rPr>
                <w:del w:id="79" w:author="Sarah Bergmann" w:date="2024-10-04T14:53:00Z" w16du:dateUtc="2024-10-04T12:53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Prüfung von Ausrüstung</w:t>
            </w:r>
            <w:ins w:id="80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en</w:t>
              </w:r>
            </w:ins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5855D2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in der Region Saarland</w:t>
            </w:r>
            <w:ins w:id="81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sowie </w:t>
              </w:r>
            </w:ins>
          </w:p>
          <w:p w14:paraId="0EC7E844" w14:textId="4C37EE3C" w:rsidR="00703AC2" w:rsidRPr="00D50B4A" w:rsidRDefault="00D2102C" w:rsidP="00D50B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Unterstützung aktiver Mitglieder </w:t>
            </w:r>
            <w:ins w:id="82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i</w:t>
              </w:r>
            </w:ins>
            <w:del w:id="83" w:author="Sarah Bergmann" w:date="2024-10-04T14:53:00Z" w16du:dateUtc="2024-10-04T12:53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bei</w:delText>
              </w:r>
            </w:del>
            <w:r w:rsidR="00E828F0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 Tagesgeschäft</w:t>
            </w:r>
          </w:p>
          <w:p w14:paraId="489B8BD3" w14:textId="7D3E4446" w:rsidR="008F7480" w:rsidRPr="00D50B4A" w:rsidDel="00D50B4A" w:rsidRDefault="008F7480" w:rsidP="00D50B4A">
            <w:pPr>
              <w:pStyle w:val="Beschreibung"/>
              <w:numPr>
                <w:ilvl w:val="0"/>
                <w:numId w:val="24"/>
              </w:numPr>
              <w:rPr>
                <w:del w:id="84" w:author="Sarah Bergmann" w:date="2024-10-04T14:52:00Z" w16du:dateUtc="2024-10-04T12:5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Abschließ</w:t>
            </w:r>
            <w:ins w:id="85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ung</w:t>
              </w:r>
            </w:ins>
            <w:del w:id="86" w:author="Sarah Bergmann" w:date="2024-10-04T14:53:00Z" w16du:dateUtc="2024-10-04T12:53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en</w:delText>
              </w:r>
            </w:del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der </w:t>
            </w:r>
            <w:r w:rsidR="00FD123E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THW-Grundausbildung:</w:t>
            </w:r>
            <w:r w:rsidR="000207E3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Zivil-und Katastrophenschutz, Rettung und Bergung</w:t>
            </w:r>
            <w:r w:rsidR="00276421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  <w:r w:rsidR="00FD123E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usw.</w:t>
            </w:r>
          </w:p>
          <w:p w14:paraId="68CFAD97" w14:textId="5A43BE66" w:rsidR="00276421" w:rsidRPr="00D50B4A" w:rsidRDefault="0027642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87" w:author="Sarah Bergmann" w:date="2024-10-04T14:56:00Z" w16du:dateUtc="2024-10-04T12:56:00Z">
                <w:pPr>
                  <w:pStyle w:val="Beschreibung"/>
                  <w:ind w:left="360"/>
                </w:pPr>
              </w:pPrChange>
            </w:pPr>
          </w:p>
        </w:tc>
      </w:tr>
      <w:tr w:rsidR="00E55D90" w:rsidRPr="00D50B4A" w14:paraId="482569A2" w14:textId="77777777" w:rsidTr="00D50B4A">
        <w:trPr>
          <w:trHeight w:val="510"/>
          <w:trPrChange w:id="88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89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E55D90" w:rsidRPr="00D50B4A" w:rsidRDefault="001647AB" w:rsidP="00D50B4A">
            <w:pPr>
              <w:rPr>
                <w:rFonts w:ascii="Times New Roman" w:hAnsi="Times New Roman" w:cs="Times New Roman"/>
                <w:b/>
                <w:sz w:val="28"/>
                <w:szCs w:val="28"/>
                <w:rPrChange w:id="90" w:author="Sarah Bergmann" w:date="2024-10-04T14:56:00Z" w16du:dateUtc="2024-10-04T12:56:00Z"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</w:pPr>
            <w:r w:rsidRPr="00D50B4A">
              <w:rPr>
                <w:rFonts w:ascii="Times New Roman" w:hAnsi="Times New Roman" w:cs="Times New Roman"/>
                <w:b/>
                <w:sz w:val="28"/>
                <w:szCs w:val="28"/>
                <w:rPrChange w:id="91" w:author="Sarah Bergmann" w:date="2024-10-04T14:56:00Z" w16du:dateUtc="2024-10-04T12:56:00Z"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E55D90" w:rsidRPr="00D50B4A" w14:paraId="2B257790" w14:textId="77777777" w:rsidTr="00D50B4A">
        <w:trPr>
          <w:trHeight w:val="567"/>
          <w:trPrChange w:id="92" w:author="Sarah Bergmann" w:date="2024-10-04T14:57:00Z" w16du:dateUtc="2024-10-04T12:57:00Z">
            <w:trPr>
              <w:trHeight w:val="637"/>
            </w:trPr>
          </w:trPrChange>
        </w:trPr>
        <w:tc>
          <w:tcPr>
            <w:tcW w:w="1134" w:type="dxa"/>
            <w:tcBorders>
              <w:top w:val="single" w:sz="4" w:space="0" w:color="auto"/>
            </w:tcBorders>
            <w:vAlign w:val="bottom"/>
            <w:tcPrChange w:id="93" w:author="Sarah Bergmann" w:date="2024-10-04T14:57:00Z" w16du:dateUtc="2024-10-04T12:57:00Z">
              <w:tcPr>
                <w:tcW w:w="1418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05A0461" w14:textId="77777777" w:rsidR="00365F44" w:rsidRPr="00D50B4A" w:rsidDel="00D50B4A" w:rsidRDefault="00365F44" w:rsidP="00D50B4A">
            <w:pPr>
              <w:rPr>
                <w:del w:id="94" w:author="Sarah Bergmann" w:date="2024-10-04T14:55:00Z" w16du:dateUtc="2024-10-04T12:55:00Z"/>
                <w:rFonts w:ascii="Times New Roman" w:hAnsi="Times New Roman" w:cs="Times New Roman"/>
                <w:sz w:val="20"/>
                <w:szCs w:val="20"/>
              </w:rPr>
            </w:pPr>
          </w:p>
          <w:p w14:paraId="29FF7A81" w14:textId="3ED151DB" w:rsidR="003D1033" w:rsidRPr="00D50B4A" w:rsidDel="00D50B4A" w:rsidRDefault="00E55D90" w:rsidP="00D50B4A">
            <w:pPr>
              <w:rPr>
                <w:del w:id="95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Sprachen</w:t>
            </w:r>
            <w:ins w:id="96" w:author="Sarah Bergmann" w:date="2024-10-04T14:54:00Z" w16du:dateUtc="2024-10-04T12:54:00Z">
              <w:r w:rsidR="00D50B4A" w:rsidRPr="00D50B4A">
                <w:rPr>
                  <w:rFonts w:ascii="Times New Roman" w:hAnsi="Times New Roman" w:cs="Times New Roman"/>
                  <w:sz w:val="20"/>
                  <w:szCs w:val="20"/>
                </w:rPr>
                <w:t>:</w:t>
              </w:r>
            </w:ins>
            <w:del w:id="97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sz w:val="20"/>
                  <w:szCs w:val="20"/>
                </w:rPr>
                <w:delText>:</w:delText>
              </w:r>
            </w:del>
          </w:p>
          <w:p w14:paraId="392E7BE5" w14:textId="77777777" w:rsidR="00D50B4A" w:rsidRPr="00D50B4A" w:rsidRDefault="00D50B4A" w:rsidP="00D50B4A">
            <w:pPr>
              <w:rPr>
                <w:ins w:id="98" w:author="Sarah Bergmann" w:date="2024-10-04T14:55:00Z" w16du:dateUtc="2024-10-04T12:55:00Z"/>
                <w:rFonts w:ascii="Times New Roman" w:hAnsi="Times New Roman" w:cs="Times New Roman"/>
                <w:sz w:val="20"/>
                <w:szCs w:val="20"/>
              </w:rPr>
            </w:pPr>
          </w:p>
          <w:p w14:paraId="777DAD2B" w14:textId="77777777" w:rsidR="001E61D1" w:rsidRPr="00D50B4A" w:rsidDel="00D50B4A" w:rsidRDefault="001E61D1" w:rsidP="00D50B4A">
            <w:pPr>
              <w:rPr>
                <w:del w:id="99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</w:p>
          <w:p w14:paraId="0E392B33" w14:textId="77777777" w:rsidR="00630B0E" w:rsidRPr="00D50B4A" w:rsidDel="00D50B4A" w:rsidRDefault="00630B0E" w:rsidP="00D50B4A">
            <w:pPr>
              <w:rPr>
                <w:del w:id="100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</w:p>
          <w:p w14:paraId="15B2C431" w14:textId="2E5E5A08" w:rsidR="00630B0E" w:rsidRPr="00D50B4A" w:rsidRDefault="00630B0E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del w:id="101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sz w:val="20"/>
                  <w:szCs w:val="20"/>
                </w:rPr>
                <w:delText>Zertifikate:</w:delText>
              </w:r>
            </w:del>
          </w:p>
        </w:tc>
        <w:tc>
          <w:tcPr>
            <w:tcW w:w="7938" w:type="dxa"/>
            <w:gridSpan w:val="7"/>
            <w:tcBorders>
              <w:top w:val="single" w:sz="4" w:space="0" w:color="auto"/>
            </w:tcBorders>
            <w:vAlign w:val="bottom"/>
            <w:tcPrChange w:id="102" w:author="Sarah Bergmann" w:date="2024-10-04T14:57:00Z" w16du:dateUtc="2024-10-04T12:57:00Z">
              <w:tcPr>
                <w:tcW w:w="8788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460DA0C" w14:textId="7DA221C9" w:rsidR="001E61D1" w:rsidRPr="00D50B4A" w:rsidDel="00D50B4A" w:rsidRDefault="001E61D1" w:rsidP="00D50B4A">
            <w:pPr>
              <w:rPr>
                <w:del w:id="103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  <w:p w14:paraId="566BBE11" w14:textId="090C5A3A" w:rsidR="00365F44" w:rsidRPr="00D50B4A" w:rsidRDefault="00E55D90" w:rsidP="00D50B4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ins w:id="104" w:author="Sarah Bergmann" w:date="2024-10-04T14:54:00Z" w16du:dateUtc="2024-10-04T12:54:00Z">
              <w:r w:rsidR="00D50B4A"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v</w:t>
              </w:r>
            </w:ins>
            <w:del w:id="105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V</w:delText>
              </w:r>
            </w:del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</w:t>
            </w:r>
            <w:r w:rsidR="0091457B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u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ngssicher)</w:t>
            </w: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91457B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 (</w:t>
            </w:r>
            <w:r w:rsidR="0091457B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Grundkenntnisse)</w:t>
            </w:r>
            <w:r w:rsidR="00AB3151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</w:p>
          <w:p w14:paraId="1F29225C" w14:textId="58522CA8" w:rsidR="001E61D1" w:rsidRPr="00D50B4A" w:rsidDel="00D50B4A" w:rsidRDefault="00AB3151" w:rsidP="00D50B4A">
            <w:pPr>
              <w:rPr>
                <w:del w:id="106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Spanisch</w:t>
            </w:r>
            <w:proofErr w:type="spellEnd"/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365F44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Grundke</w:t>
            </w:r>
            <w:r w:rsidR="00365F44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nntniss</w:t>
            </w:r>
            <w:r w:rsidR="00365F44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proofErr w:type="spellEnd"/>
            <w:r w:rsidR="00365F44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  <w:p w14:paraId="0FE4C490" w14:textId="77777777" w:rsidR="00F1732F" w:rsidRPr="00D50B4A" w:rsidDel="00D50B4A" w:rsidRDefault="00F1732F" w:rsidP="00D50B4A">
            <w:pPr>
              <w:rPr>
                <w:del w:id="107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061D3FCE" w14:textId="06F22BD9" w:rsidR="00630B0E" w:rsidRPr="00D50B4A" w:rsidRDefault="001C1BB1" w:rsidP="00D50B4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del w:id="108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Cambridge</w:delText>
              </w:r>
              <w:r w:rsidR="00EB31BA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C1 Advanced</w:delText>
              </w:r>
              <w:r w:rsidR="0074741E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(</w:delText>
              </w:r>
              <w:r w:rsidR="0074741E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Score 189</w:delText>
              </w:r>
              <w:r w:rsidR="007C104F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)</w:delText>
              </w:r>
              <w:r w:rsidR="007C104F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, ETC</w:delText>
              </w:r>
              <w:r w:rsidR="00480F39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</w:delText>
              </w:r>
              <w:r w:rsidR="00071FA2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International </w:delText>
              </w:r>
              <w:r w:rsidR="00480F39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College</w:delText>
              </w:r>
              <w:r w:rsidR="0057251C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Bournemouth</w:delText>
              </w:r>
              <w:r w:rsidR="00F67461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(</w:delText>
              </w:r>
              <w:r w:rsidR="00F67461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C2</w:delText>
              </w:r>
              <w:r w:rsidR="0057251C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)</w:delText>
              </w:r>
            </w:del>
          </w:p>
        </w:tc>
      </w:tr>
      <w:tr w:rsidR="00D50B4A" w:rsidRPr="00910EA5" w14:paraId="15702F3A" w14:textId="77777777" w:rsidTr="00D50B4A">
        <w:tblPrEx>
          <w:tblPrExChange w:id="109" w:author="Sarah Bergmann" w:date="2024-10-04T14:57:00Z" w16du:dateUtc="2024-10-04T12:57:00Z">
            <w:tblPrEx>
              <w:tblW w:w="9072" w:type="dxa"/>
              <w:tblInd w:w="0" w:type="dxa"/>
            </w:tblPrEx>
          </w:tblPrExChange>
        </w:tblPrEx>
        <w:trPr>
          <w:trHeight w:val="340"/>
          <w:ins w:id="110" w:author="Sarah Bergmann" w:date="2024-10-04T14:54:00Z"/>
          <w:trPrChange w:id="111" w:author="Sarah Bergmann" w:date="2024-10-04T14:57:00Z" w16du:dateUtc="2024-10-04T12:57:00Z">
            <w:trPr>
              <w:gridBefore w:val="1"/>
              <w:gridAfter w:val="0"/>
              <w:trHeight w:val="340"/>
            </w:trPr>
          </w:trPrChange>
        </w:trPr>
        <w:tc>
          <w:tcPr>
            <w:tcW w:w="1134" w:type="dxa"/>
            <w:vAlign w:val="bottom"/>
            <w:tcPrChange w:id="112" w:author="Sarah Bergmann" w:date="2024-10-04T14:57:00Z" w16du:dateUtc="2024-10-04T12:57:00Z">
              <w:tcPr>
                <w:tcW w:w="113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5B5E1F1" w14:textId="722104BC" w:rsidR="00D50B4A" w:rsidRPr="00D50B4A" w:rsidRDefault="00D50B4A" w:rsidP="00D50B4A">
            <w:pPr>
              <w:rPr>
                <w:ins w:id="113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  <w:ins w:id="114" w:author="Sarah Bergmann" w:date="2024-10-04T14:54:00Z" w16du:dateUtc="2024-10-04T12:54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Zertifikate:</w:t>
              </w:r>
            </w:ins>
          </w:p>
        </w:tc>
        <w:tc>
          <w:tcPr>
            <w:tcW w:w="7938" w:type="dxa"/>
            <w:gridSpan w:val="7"/>
            <w:vAlign w:val="bottom"/>
            <w:tcPrChange w:id="115" w:author="Sarah Bergmann" w:date="2024-10-04T14:57:00Z" w16du:dateUtc="2024-10-04T12:57:00Z">
              <w:tcPr>
                <w:tcW w:w="7938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DA984F6" w14:textId="764D9774" w:rsidR="00D50B4A" w:rsidRPr="00D50B4A" w:rsidRDefault="00D50B4A" w:rsidP="00D50B4A">
            <w:pPr>
              <w:rPr>
                <w:ins w:id="116" w:author="Sarah Bergmann" w:date="2024-10-04T14:54:00Z" w16du:dateUtc="2024-10-04T12:54:00Z"/>
                <w:rFonts w:ascii="Times New Roman" w:hAnsi="Times New Roman" w:cs="Times New Roman"/>
                <w:color w:val="000000"/>
                <w:sz w:val="20"/>
                <w:szCs w:val="20"/>
                <w:lang w:val="en-US"/>
                <w:rPrChange w:id="117" w:author="Sarah Bergmann" w:date="2024-10-04T14:56:00Z" w16du:dateUtc="2024-10-04T12:56:00Z">
                  <w:rPr>
                    <w:ins w:id="118" w:author="Sarah Bergmann" w:date="2024-10-04T14:54:00Z" w16du:dateUtc="2024-10-04T12:54:00Z"/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</w:pPr>
            <w:ins w:id="119" w:author="Sarah Bergmann" w:date="2024-10-04T14:54:00Z" w16du:dateUtc="2024-10-04T12:54:00Z"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120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 xml:space="preserve">Cambridge C1 Advanced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  <w:rPrChange w:id="121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>(Score 189)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122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 xml:space="preserve">, ETC International College Bournemouth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  <w:rPrChange w:id="123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>(C2)</w:t>
              </w:r>
            </w:ins>
          </w:p>
        </w:tc>
      </w:tr>
      <w:tr w:rsidR="00E55D90" w:rsidRPr="00D50B4A" w14:paraId="45706C3F" w14:textId="77777777" w:rsidTr="00D50B4A">
        <w:trPr>
          <w:trHeight w:val="567"/>
          <w:trPrChange w:id="124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1134" w:type="dxa"/>
            <w:vAlign w:val="bottom"/>
            <w:tcPrChange w:id="125" w:author="Sarah Bergmann" w:date="2024-10-04T14:57:00Z" w16du:dateUtc="2024-10-04T12:57:00Z">
              <w:tcPr>
                <w:tcW w:w="1418" w:type="dxa"/>
                <w:gridSpan w:val="2"/>
                <w:vAlign w:val="bottom"/>
              </w:tcPr>
            </w:tcPrChange>
          </w:tcPr>
          <w:p w14:paraId="7298CC94" w14:textId="77777777" w:rsidR="00AB3151" w:rsidRPr="00D50B4A" w:rsidRDefault="00E55D90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767972EA" w:rsidR="003D1033" w:rsidRPr="00D50B4A" w:rsidRDefault="003D1033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38" w:type="dxa"/>
            <w:gridSpan w:val="7"/>
            <w:vAlign w:val="bottom"/>
            <w:tcPrChange w:id="126" w:author="Sarah Bergmann" w:date="2024-10-04T14:57:00Z" w16du:dateUtc="2024-10-04T12:57:00Z">
              <w:tcPr>
                <w:tcW w:w="8788" w:type="dxa"/>
                <w:gridSpan w:val="9"/>
                <w:vAlign w:val="bottom"/>
              </w:tcPr>
            </w:tcPrChange>
          </w:tcPr>
          <w:p w14:paraId="0B1D7209" w14:textId="77777777" w:rsidR="00F07D15" w:rsidRPr="00D50B4A" w:rsidDel="00D50B4A" w:rsidRDefault="00F07D15" w:rsidP="00D50B4A">
            <w:pPr>
              <w:rPr>
                <w:del w:id="127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318CCBA5" w14:textId="77777777" w:rsidR="00AD2E50" w:rsidRPr="00D50B4A" w:rsidDel="00D50B4A" w:rsidRDefault="006112F8" w:rsidP="00D50B4A">
            <w:pPr>
              <w:rPr>
                <w:del w:id="128" w:author="Sarah Bergmann" w:date="2024-10-04T14:55:00Z" w16du:dateUtc="2024-10-04T12:55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Excel (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fortgeschritten)</w:t>
            </w:r>
            <w:r w:rsidR="00E55D90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365296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PowerPoint (</w:t>
            </w:r>
            <w:r w:rsidR="00365296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B8432E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="00B8432E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Word</w:t>
            </w:r>
            <w:r w:rsidR="001A3ADB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B92BA6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1A3ADB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del w:id="129" w:author="Sarah Bergmann" w:date="2024-10-04T14:55:00Z" w16du:dateUtc="2024-10-04T12:55:00Z">
              <w:r w:rsidR="00CF0503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</w:delText>
              </w:r>
            </w:del>
          </w:p>
          <w:p w14:paraId="60CA2168" w14:textId="5BB45E26" w:rsidR="00B92BA6" w:rsidRPr="00D50B4A" w:rsidRDefault="00E55D90" w:rsidP="00D50B4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Bloomberg</w:t>
            </w:r>
            <w:r w:rsidR="00AD2E50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76329C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CF0503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CF0503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Java</w:t>
            </w:r>
            <w:r w:rsidR="00D9640E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D9640E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Grundkenntnisse)</w:t>
            </w:r>
          </w:p>
        </w:tc>
      </w:tr>
      <w:tr w:rsidR="00E55D90" w:rsidRPr="00D50B4A" w14:paraId="70CB01B0" w14:textId="77777777" w:rsidTr="00D50B4A">
        <w:trPr>
          <w:trHeight w:val="340"/>
          <w:trPrChange w:id="130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1134" w:type="dxa"/>
            <w:vAlign w:val="bottom"/>
            <w:tcPrChange w:id="131" w:author="Sarah Bergmann" w:date="2024-10-04T14:57:00Z" w16du:dateUtc="2024-10-04T12:57:00Z">
              <w:tcPr>
                <w:tcW w:w="1418" w:type="dxa"/>
                <w:gridSpan w:val="2"/>
                <w:vAlign w:val="bottom"/>
              </w:tcPr>
            </w:tcPrChange>
          </w:tcPr>
          <w:p w14:paraId="0056EDB5" w14:textId="77777777" w:rsidR="00422EDC" w:rsidRPr="00D50B4A" w:rsidDel="00D50B4A" w:rsidRDefault="00422EDC" w:rsidP="00D50B4A">
            <w:pPr>
              <w:rPr>
                <w:del w:id="132" w:author="Sarah Bergmann" w:date="2024-10-04T14:55:00Z" w16du:dateUtc="2024-10-04T12:55:00Z"/>
                <w:rFonts w:ascii="Times New Roman" w:hAnsi="Times New Roman" w:cs="Times New Roman"/>
                <w:sz w:val="20"/>
                <w:szCs w:val="20"/>
              </w:rPr>
            </w:pPr>
          </w:p>
          <w:p w14:paraId="04F58216" w14:textId="68AE4340" w:rsidR="00422EDC" w:rsidRPr="00D50B4A" w:rsidRDefault="00E55D90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938" w:type="dxa"/>
            <w:gridSpan w:val="7"/>
            <w:vAlign w:val="bottom"/>
            <w:tcPrChange w:id="133" w:author="Sarah Bergmann" w:date="2024-10-04T14:57:00Z" w16du:dateUtc="2024-10-04T12:57:00Z">
              <w:tcPr>
                <w:tcW w:w="8788" w:type="dxa"/>
                <w:gridSpan w:val="9"/>
                <w:vAlign w:val="bottom"/>
              </w:tcPr>
            </w:tcPrChange>
          </w:tcPr>
          <w:p w14:paraId="598C2742" w14:textId="3B54C7BF" w:rsidR="00422EDC" w:rsidRPr="00D50B4A" w:rsidRDefault="003D1033" w:rsidP="00D50B4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Fußball</w:t>
            </w:r>
            <w:r w:rsidR="00AD2E50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95274F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Formel 1,</w:t>
            </w:r>
            <w:r w:rsidR="00AD2E50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E7275B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Geschichte</w:t>
            </w:r>
            <w:r w:rsidR="000373C0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Politik </w:t>
            </w:r>
          </w:p>
        </w:tc>
      </w:tr>
      <w:tr w:rsidR="001647AB" w:rsidRPr="00D50B4A" w14:paraId="071AB173" w14:textId="77777777" w:rsidTr="00D50B4A">
        <w:trPr>
          <w:trHeight w:val="1279"/>
          <w:trPrChange w:id="134" w:author="Sarah Bergmann" w:date="2024-10-04T14:56:00Z" w16du:dateUtc="2024-10-04T12:56:00Z">
            <w:trPr>
              <w:trHeight w:val="1279"/>
            </w:trPr>
          </w:trPrChange>
        </w:trPr>
        <w:tc>
          <w:tcPr>
            <w:tcW w:w="9072" w:type="dxa"/>
            <w:gridSpan w:val="8"/>
            <w:vAlign w:val="bottom"/>
            <w:tcPrChange w:id="135" w:author="Sarah Bergmann" w:date="2024-10-04T14:56:00Z" w16du:dateUtc="2024-10-04T12:56:00Z">
              <w:tcPr>
                <w:tcW w:w="10206" w:type="dxa"/>
                <w:gridSpan w:val="11"/>
                <w:vAlign w:val="bottom"/>
              </w:tcPr>
            </w:tcPrChange>
          </w:tcPr>
          <w:p w14:paraId="6478BDEA" w14:textId="425F1B80" w:rsidR="001647AB" w:rsidRPr="00D50B4A" w:rsidRDefault="001647AB" w:rsidP="00D50B4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Frankfurt</w:t>
            </w:r>
            <w:ins w:id="136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sz w:val="20"/>
                  <w:szCs w:val="20"/>
                </w:rPr>
                <w:t xml:space="preserve"> am </w:t>
              </w:r>
            </w:ins>
            <w:ins w:id="137" w:author="Sarah Bergmann" w:date="2024-10-04T14:54:00Z" w16du:dateUtc="2024-10-04T12:54:00Z">
              <w:r w:rsidR="00D50B4A" w:rsidRPr="00D50B4A">
                <w:rPr>
                  <w:rFonts w:ascii="Times New Roman" w:hAnsi="Times New Roman" w:cs="Times New Roman"/>
                  <w:sz w:val="20"/>
                  <w:szCs w:val="20"/>
                </w:rPr>
                <w:t>Main</w:t>
              </w:r>
            </w:ins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D16838" w:rsidRPr="00D50B4A">
              <w:rPr>
                <w:rFonts w:ascii="Times New Roman" w:hAnsi="Times New Roman" w:cs="Times New Roman"/>
                <w:sz w:val="20"/>
                <w:szCs w:val="20"/>
              </w:rPr>
              <w:t>03.10.2024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D50B4A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  <w:sectPrChange w:id="138" w:author="Sarah Bergmann" w:date="2024-10-04T14:58:00Z" w16du:dateUtc="2024-10-04T12:58:00Z">
        <w:sectPr w:rsidR="00723643" w:rsidRPr="0074111D" w:rsidSect="00D50B4A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3" w:author="Sarah Bergmann" w:date="2024-10-04T14:48:00Z" w:initials="SB">
    <w:p w14:paraId="7AB37A19" w14:textId="0AECBEFD" w:rsidR="00D50B4A" w:rsidRDefault="00D50B4A">
      <w:pPr>
        <w:pStyle w:val="Kommentartext"/>
      </w:pPr>
      <w:r>
        <w:rPr>
          <w:rStyle w:val="Kommentarzeichen"/>
        </w:rPr>
        <w:annotationRef/>
      </w:r>
      <w:r>
        <w:t xml:space="preserve">Bitte bei den deutschen Stationen das „Deutschland“ entfernen, das ist nicht notwendig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50" w:author="David Döbele" w:date="2024-10-04T18:41:00Z" w:initials="MOU">
    <w:p w14:paraId="149E64E8" w14:textId="77777777" w:rsidR="002979C2" w:rsidRDefault="002979C2" w:rsidP="002979C2">
      <w:r>
        <w:rPr>
          <w:rStyle w:val="Kommentarzeichen"/>
        </w:rPr>
        <w:annotationRef/>
      </w:r>
      <w:r>
        <w:rPr>
          <w:sz w:val="20"/>
          <w:szCs w:val="20"/>
        </w:rPr>
        <w:t>Das hier kannst du ruhig noch konkreter machen, was für Kunden, was genau habt ihr für die gemacht etc. Sonst gerne in meinen Call dazu kommen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AB37A19" w15:done="0"/>
  <w15:commentEx w15:paraId="149E64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4628517" w16cex:dateUtc="2024-10-04T12:48:00Z"/>
  <w16cex:commentExtensible w16cex:durableId="556F660B" w16cex:dateUtc="2024-10-04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AB37A19" w16cid:durableId="54628517"/>
  <w16cid:commentId w16cid:paraId="149E64E8" w16cid:durableId="556F66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CD6D6" w14:textId="77777777" w:rsidR="0019378B" w:rsidRDefault="0019378B" w:rsidP="00BE053D">
      <w:pPr>
        <w:spacing w:after="0" w:line="240" w:lineRule="auto"/>
      </w:pPr>
      <w:r>
        <w:separator/>
      </w:r>
    </w:p>
  </w:endnote>
  <w:endnote w:type="continuationSeparator" w:id="0">
    <w:p w14:paraId="007330BD" w14:textId="77777777" w:rsidR="0019378B" w:rsidRDefault="001937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F3D3D" w14:textId="77777777" w:rsidR="0019378B" w:rsidRDefault="0019378B" w:rsidP="00BE053D">
      <w:pPr>
        <w:spacing w:after="0" w:line="240" w:lineRule="auto"/>
      </w:pPr>
      <w:r>
        <w:separator/>
      </w:r>
    </w:p>
  </w:footnote>
  <w:footnote w:type="continuationSeparator" w:id="0">
    <w:p w14:paraId="48A7803C" w14:textId="77777777" w:rsidR="0019378B" w:rsidRDefault="001937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63233">
    <w:abstractNumId w:val="14"/>
  </w:num>
  <w:num w:numId="2" w16cid:durableId="871770512">
    <w:abstractNumId w:val="17"/>
  </w:num>
  <w:num w:numId="3" w16cid:durableId="1051076659">
    <w:abstractNumId w:val="20"/>
  </w:num>
  <w:num w:numId="4" w16cid:durableId="147866586">
    <w:abstractNumId w:val="0"/>
  </w:num>
  <w:num w:numId="5" w16cid:durableId="321005447">
    <w:abstractNumId w:val="1"/>
  </w:num>
  <w:num w:numId="6" w16cid:durableId="559052354">
    <w:abstractNumId w:val="2"/>
  </w:num>
  <w:num w:numId="7" w16cid:durableId="473261603">
    <w:abstractNumId w:val="13"/>
  </w:num>
  <w:num w:numId="8" w16cid:durableId="1329944554">
    <w:abstractNumId w:val="23"/>
  </w:num>
  <w:num w:numId="9" w16cid:durableId="1711494308">
    <w:abstractNumId w:val="12"/>
  </w:num>
  <w:num w:numId="10" w16cid:durableId="2094274982">
    <w:abstractNumId w:val="24"/>
  </w:num>
  <w:num w:numId="11" w16cid:durableId="1966080481">
    <w:abstractNumId w:val="5"/>
  </w:num>
  <w:num w:numId="12" w16cid:durableId="1500923765">
    <w:abstractNumId w:val="6"/>
  </w:num>
  <w:num w:numId="13" w16cid:durableId="730351356">
    <w:abstractNumId w:val="8"/>
  </w:num>
  <w:num w:numId="14" w16cid:durableId="1099791065">
    <w:abstractNumId w:val="9"/>
  </w:num>
  <w:num w:numId="15" w16cid:durableId="812454844">
    <w:abstractNumId w:val="22"/>
  </w:num>
  <w:num w:numId="16" w16cid:durableId="649671300">
    <w:abstractNumId w:val="4"/>
  </w:num>
  <w:num w:numId="17" w16cid:durableId="285355339">
    <w:abstractNumId w:val="16"/>
  </w:num>
  <w:num w:numId="18" w16cid:durableId="922035183">
    <w:abstractNumId w:val="3"/>
  </w:num>
  <w:num w:numId="19" w16cid:durableId="506015732">
    <w:abstractNumId w:val="19"/>
  </w:num>
  <w:num w:numId="20" w16cid:durableId="1947738216">
    <w:abstractNumId w:val="10"/>
  </w:num>
  <w:num w:numId="21" w16cid:durableId="1827432189">
    <w:abstractNumId w:val="11"/>
  </w:num>
  <w:num w:numId="22" w16cid:durableId="1804616125">
    <w:abstractNumId w:val="15"/>
  </w:num>
  <w:num w:numId="23" w16cid:durableId="38288844">
    <w:abstractNumId w:val="7"/>
  </w:num>
  <w:num w:numId="24" w16cid:durableId="1070619197">
    <w:abstractNumId w:val="21"/>
  </w:num>
  <w:num w:numId="25" w16cid:durableId="1289047297">
    <w:abstractNumId w:val="25"/>
  </w:num>
  <w:num w:numId="26" w16cid:durableId="140679951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  <w15:person w15:author="Bjarne Max Jensen">
    <w15:presenceInfo w15:providerId="AD" w15:userId="S::bjarne_max.jensen@fs-students.de::7e0b423f-51d6-42f4-9a34-ed66eac67f52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7E3"/>
    <w:rsid w:val="00026353"/>
    <w:rsid w:val="00031252"/>
    <w:rsid w:val="000373C0"/>
    <w:rsid w:val="00051555"/>
    <w:rsid w:val="00055559"/>
    <w:rsid w:val="00061D33"/>
    <w:rsid w:val="00064643"/>
    <w:rsid w:val="00071FA2"/>
    <w:rsid w:val="00087747"/>
    <w:rsid w:val="000A1FDA"/>
    <w:rsid w:val="000B63E2"/>
    <w:rsid w:val="000B6548"/>
    <w:rsid w:val="000D3C7C"/>
    <w:rsid w:val="000D671A"/>
    <w:rsid w:val="000E1347"/>
    <w:rsid w:val="001025FE"/>
    <w:rsid w:val="00103EC5"/>
    <w:rsid w:val="00116C6E"/>
    <w:rsid w:val="0012361D"/>
    <w:rsid w:val="00125CA6"/>
    <w:rsid w:val="00130E81"/>
    <w:rsid w:val="00141EA9"/>
    <w:rsid w:val="001534E0"/>
    <w:rsid w:val="00156FC9"/>
    <w:rsid w:val="00162A5A"/>
    <w:rsid w:val="001647AB"/>
    <w:rsid w:val="00172867"/>
    <w:rsid w:val="00175B6D"/>
    <w:rsid w:val="001824DE"/>
    <w:rsid w:val="001901ED"/>
    <w:rsid w:val="00193321"/>
    <w:rsid w:val="0019378B"/>
    <w:rsid w:val="0019483A"/>
    <w:rsid w:val="001A3ADB"/>
    <w:rsid w:val="001A46BF"/>
    <w:rsid w:val="001A481B"/>
    <w:rsid w:val="001B0186"/>
    <w:rsid w:val="001B62CA"/>
    <w:rsid w:val="001C1BB1"/>
    <w:rsid w:val="001C313A"/>
    <w:rsid w:val="001D4DCD"/>
    <w:rsid w:val="001E145C"/>
    <w:rsid w:val="001E3754"/>
    <w:rsid w:val="001E3AB5"/>
    <w:rsid w:val="001E61D1"/>
    <w:rsid w:val="001F4175"/>
    <w:rsid w:val="00223A4D"/>
    <w:rsid w:val="00232CB5"/>
    <w:rsid w:val="00233598"/>
    <w:rsid w:val="00234A7E"/>
    <w:rsid w:val="00240099"/>
    <w:rsid w:val="0024373D"/>
    <w:rsid w:val="00244A73"/>
    <w:rsid w:val="002508C2"/>
    <w:rsid w:val="00267252"/>
    <w:rsid w:val="00276421"/>
    <w:rsid w:val="00277AD8"/>
    <w:rsid w:val="00282DB0"/>
    <w:rsid w:val="002979C2"/>
    <w:rsid w:val="002A24C6"/>
    <w:rsid w:val="002B2091"/>
    <w:rsid w:val="002B2745"/>
    <w:rsid w:val="002C6972"/>
    <w:rsid w:val="002D2B32"/>
    <w:rsid w:val="002D4516"/>
    <w:rsid w:val="002E0C26"/>
    <w:rsid w:val="002E3E3B"/>
    <w:rsid w:val="002E72AF"/>
    <w:rsid w:val="002F46AD"/>
    <w:rsid w:val="002F7F25"/>
    <w:rsid w:val="003101F0"/>
    <w:rsid w:val="00314B7A"/>
    <w:rsid w:val="00324BC5"/>
    <w:rsid w:val="003322C0"/>
    <w:rsid w:val="00340BAB"/>
    <w:rsid w:val="003418E0"/>
    <w:rsid w:val="00347F8D"/>
    <w:rsid w:val="00365296"/>
    <w:rsid w:val="00365F44"/>
    <w:rsid w:val="00372F7B"/>
    <w:rsid w:val="0037332D"/>
    <w:rsid w:val="003733E5"/>
    <w:rsid w:val="00390EA6"/>
    <w:rsid w:val="003A5F14"/>
    <w:rsid w:val="003D1033"/>
    <w:rsid w:val="003D44AB"/>
    <w:rsid w:val="003E27C3"/>
    <w:rsid w:val="003F3E3F"/>
    <w:rsid w:val="004067B8"/>
    <w:rsid w:val="004154BE"/>
    <w:rsid w:val="0042013D"/>
    <w:rsid w:val="00422EDC"/>
    <w:rsid w:val="00422F83"/>
    <w:rsid w:val="00426D7E"/>
    <w:rsid w:val="0043430C"/>
    <w:rsid w:val="00435E6D"/>
    <w:rsid w:val="00443668"/>
    <w:rsid w:val="00456B0D"/>
    <w:rsid w:val="00476AF8"/>
    <w:rsid w:val="00480F39"/>
    <w:rsid w:val="00484FD7"/>
    <w:rsid w:val="004929FB"/>
    <w:rsid w:val="004A54BA"/>
    <w:rsid w:val="004B25B2"/>
    <w:rsid w:val="004B6A5E"/>
    <w:rsid w:val="004E0748"/>
    <w:rsid w:val="0050618C"/>
    <w:rsid w:val="00507EA7"/>
    <w:rsid w:val="00516DBD"/>
    <w:rsid w:val="005255FD"/>
    <w:rsid w:val="00526089"/>
    <w:rsid w:val="005263D3"/>
    <w:rsid w:val="00527A28"/>
    <w:rsid w:val="00527DCA"/>
    <w:rsid w:val="00540AA3"/>
    <w:rsid w:val="00545923"/>
    <w:rsid w:val="0056625E"/>
    <w:rsid w:val="005716D4"/>
    <w:rsid w:val="00571B60"/>
    <w:rsid w:val="0057251C"/>
    <w:rsid w:val="00572876"/>
    <w:rsid w:val="00574DBA"/>
    <w:rsid w:val="005855D2"/>
    <w:rsid w:val="00585A4D"/>
    <w:rsid w:val="00596BEB"/>
    <w:rsid w:val="005B047A"/>
    <w:rsid w:val="005D4DC2"/>
    <w:rsid w:val="005D6329"/>
    <w:rsid w:val="005E57F6"/>
    <w:rsid w:val="00604BB6"/>
    <w:rsid w:val="006058D8"/>
    <w:rsid w:val="00610200"/>
    <w:rsid w:val="006112F8"/>
    <w:rsid w:val="00623699"/>
    <w:rsid w:val="00630B0E"/>
    <w:rsid w:val="00632D5A"/>
    <w:rsid w:val="00635515"/>
    <w:rsid w:val="00644F31"/>
    <w:rsid w:val="006465B7"/>
    <w:rsid w:val="006546FD"/>
    <w:rsid w:val="00665BF3"/>
    <w:rsid w:val="006732D6"/>
    <w:rsid w:val="00693E09"/>
    <w:rsid w:val="006961FA"/>
    <w:rsid w:val="006A2DE9"/>
    <w:rsid w:val="006A7230"/>
    <w:rsid w:val="006B4E32"/>
    <w:rsid w:val="006B72C7"/>
    <w:rsid w:val="006B7B92"/>
    <w:rsid w:val="006B7F78"/>
    <w:rsid w:val="006C04B3"/>
    <w:rsid w:val="006C2252"/>
    <w:rsid w:val="006D7F7F"/>
    <w:rsid w:val="006E2C9C"/>
    <w:rsid w:val="006E40EF"/>
    <w:rsid w:val="006F0039"/>
    <w:rsid w:val="006F3D69"/>
    <w:rsid w:val="00703AC2"/>
    <w:rsid w:val="00711CEF"/>
    <w:rsid w:val="00720320"/>
    <w:rsid w:val="00723643"/>
    <w:rsid w:val="00725D3C"/>
    <w:rsid w:val="00733DA1"/>
    <w:rsid w:val="00737822"/>
    <w:rsid w:val="0074111D"/>
    <w:rsid w:val="0074741E"/>
    <w:rsid w:val="00753D4A"/>
    <w:rsid w:val="00756912"/>
    <w:rsid w:val="00761609"/>
    <w:rsid w:val="0076329C"/>
    <w:rsid w:val="00763DCE"/>
    <w:rsid w:val="00776C46"/>
    <w:rsid w:val="0078260B"/>
    <w:rsid w:val="007838D1"/>
    <w:rsid w:val="00785254"/>
    <w:rsid w:val="00785853"/>
    <w:rsid w:val="007966F0"/>
    <w:rsid w:val="00797BFC"/>
    <w:rsid w:val="007A030A"/>
    <w:rsid w:val="007A0F8D"/>
    <w:rsid w:val="007A720F"/>
    <w:rsid w:val="007B0005"/>
    <w:rsid w:val="007B5123"/>
    <w:rsid w:val="007C104F"/>
    <w:rsid w:val="007C6A3C"/>
    <w:rsid w:val="007D4BEE"/>
    <w:rsid w:val="007D5BE9"/>
    <w:rsid w:val="008050E4"/>
    <w:rsid w:val="00811913"/>
    <w:rsid w:val="0082257D"/>
    <w:rsid w:val="00835A84"/>
    <w:rsid w:val="00843C4E"/>
    <w:rsid w:val="00850888"/>
    <w:rsid w:val="00853438"/>
    <w:rsid w:val="00866846"/>
    <w:rsid w:val="00870F4D"/>
    <w:rsid w:val="00875DA9"/>
    <w:rsid w:val="0089040E"/>
    <w:rsid w:val="00895E38"/>
    <w:rsid w:val="008A782B"/>
    <w:rsid w:val="008B0FC0"/>
    <w:rsid w:val="008C429A"/>
    <w:rsid w:val="008C5A4F"/>
    <w:rsid w:val="008E1F3D"/>
    <w:rsid w:val="008F7480"/>
    <w:rsid w:val="00904F7B"/>
    <w:rsid w:val="009053D7"/>
    <w:rsid w:val="00910EA5"/>
    <w:rsid w:val="0091331D"/>
    <w:rsid w:val="0091457B"/>
    <w:rsid w:val="0093223C"/>
    <w:rsid w:val="00941A87"/>
    <w:rsid w:val="009501C2"/>
    <w:rsid w:val="00950683"/>
    <w:rsid w:val="0095274F"/>
    <w:rsid w:val="00954313"/>
    <w:rsid w:val="009668B9"/>
    <w:rsid w:val="00976577"/>
    <w:rsid w:val="00996356"/>
    <w:rsid w:val="00997D9A"/>
    <w:rsid w:val="009B7A41"/>
    <w:rsid w:val="009D0490"/>
    <w:rsid w:val="009D1180"/>
    <w:rsid w:val="009D2128"/>
    <w:rsid w:val="009D7C49"/>
    <w:rsid w:val="009E68B7"/>
    <w:rsid w:val="009E7297"/>
    <w:rsid w:val="00A0171B"/>
    <w:rsid w:val="00A0257D"/>
    <w:rsid w:val="00A12EDC"/>
    <w:rsid w:val="00A2612D"/>
    <w:rsid w:val="00A26D0D"/>
    <w:rsid w:val="00A33BDE"/>
    <w:rsid w:val="00A34885"/>
    <w:rsid w:val="00A43BC1"/>
    <w:rsid w:val="00A74225"/>
    <w:rsid w:val="00A75EA2"/>
    <w:rsid w:val="00A91F4E"/>
    <w:rsid w:val="00A936D5"/>
    <w:rsid w:val="00AA1EB0"/>
    <w:rsid w:val="00AA2DA3"/>
    <w:rsid w:val="00AA5A9C"/>
    <w:rsid w:val="00AB016A"/>
    <w:rsid w:val="00AB2A5A"/>
    <w:rsid w:val="00AB3151"/>
    <w:rsid w:val="00AD27D6"/>
    <w:rsid w:val="00AD28F8"/>
    <w:rsid w:val="00AD2E50"/>
    <w:rsid w:val="00AE4ED3"/>
    <w:rsid w:val="00AF1E6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034E"/>
    <w:rsid w:val="00B71CC9"/>
    <w:rsid w:val="00B8432E"/>
    <w:rsid w:val="00B90595"/>
    <w:rsid w:val="00B92BA6"/>
    <w:rsid w:val="00BA215A"/>
    <w:rsid w:val="00BB5F09"/>
    <w:rsid w:val="00BC0D9F"/>
    <w:rsid w:val="00BD536D"/>
    <w:rsid w:val="00BE053D"/>
    <w:rsid w:val="00BE3344"/>
    <w:rsid w:val="00BF1A7A"/>
    <w:rsid w:val="00BF1FA3"/>
    <w:rsid w:val="00C00974"/>
    <w:rsid w:val="00C018E4"/>
    <w:rsid w:val="00C066FA"/>
    <w:rsid w:val="00C132A5"/>
    <w:rsid w:val="00C25387"/>
    <w:rsid w:val="00C458D6"/>
    <w:rsid w:val="00C54BE3"/>
    <w:rsid w:val="00C57F80"/>
    <w:rsid w:val="00C768ED"/>
    <w:rsid w:val="00C82A8F"/>
    <w:rsid w:val="00C8518D"/>
    <w:rsid w:val="00C916C2"/>
    <w:rsid w:val="00CB4ABA"/>
    <w:rsid w:val="00CB6A39"/>
    <w:rsid w:val="00CC7F56"/>
    <w:rsid w:val="00CD1B12"/>
    <w:rsid w:val="00CD55DC"/>
    <w:rsid w:val="00CE1BBC"/>
    <w:rsid w:val="00CE2595"/>
    <w:rsid w:val="00CE28CC"/>
    <w:rsid w:val="00CE72FC"/>
    <w:rsid w:val="00CF0503"/>
    <w:rsid w:val="00CF31EE"/>
    <w:rsid w:val="00CF5055"/>
    <w:rsid w:val="00D00503"/>
    <w:rsid w:val="00D1492F"/>
    <w:rsid w:val="00D16838"/>
    <w:rsid w:val="00D17B69"/>
    <w:rsid w:val="00D2102C"/>
    <w:rsid w:val="00D3003C"/>
    <w:rsid w:val="00D331F4"/>
    <w:rsid w:val="00D43144"/>
    <w:rsid w:val="00D470E4"/>
    <w:rsid w:val="00D50B4A"/>
    <w:rsid w:val="00D52142"/>
    <w:rsid w:val="00D5280E"/>
    <w:rsid w:val="00D61906"/>
    <w:rsid w:val="00D61F14"/>
    <w:rsid w:val="00D80D6B"/>
    <w:rsid w:val="00D84CB9"/>
    <w:rsid w:val="00D85D41"/>
    <w:rsid w:val="00D90950"/>
    <w:rsid w:val="00D9640E"/>
    <w:rsid w:val="00D97A83"/>
    <w:rsid w:val="00DA5359"/>
    <w:rsid w:val="00DA69DF"/>
    <w:rsid w:val="00DB33F8"/>
    <w:rsid w:val="00DD10DB"/>
    <w:rsid w:val="00DD38E2"/>
    <w:rsid w:val="00DE0CF1"/>
    <w:rsid w:val="00DE5CD6"/>
    <w:rsid w:val="00DF0A06"/>
    <w:rsid w:val="00E00140"/>
    <w:rsid w:val="00E06B3A"/>
    <w:rsid w:val="00E13110"/>
    <w:rsid w:val="00E14836"/>
    <w:rsid w:val="00E24DF1"/>
    <w:rsid w:val="00E40B9A"/>
    <w:rsid w:val="00E431ED"/>
    <w:rsid w:val="00E54EE1"/>
    <w:rsid w:val="00E55D90"/>
    <w:rsid w:val="00E610BA"/>
    <w:rsid w:val="00E63F29"/>
    <w:rsid w:val="00E64FF5"/>
    <w:rsid w:val="00E7042B"/>
    <w:rsid w:val="00E71C16"/>
    <w:rsid w:val="00E7275B"/>
    <w:rsid w:val="00E7648F"/>
    <w:rsid w:val="00E828F0"/>
    <w:rsid w:val="00E907EC"/>
    <w:rsid w:val="00E93B35"/>
    <w:rsid w:val="00EA5421"/>
    <w:rsid w:val="00EA69C3"/>
    <w:rsid w:val="00EB31BA"/>
    <w:rsid w:val="00EB34FC"/>
    <w:rsid w:val="00EB3950"/>
    <w:rsid w:val="00EB5816"/>
    <w:rsid w:val="00ED0EA9"/>
    <w:rsid w:val="00ED5306"/>
    <w:rsid w:val="00EE5D27"/>
    <w:rsid w:val="00EF6A1F"/>
    <w:rsid w:val="00EF77DF"/>
    <w:rsid w:val="00F001B6"/>
    <w:rsid w:val="00F07755"/>
    <w:rsid w:val="00F07D15"/>
    <w:rsid w:val="00F11BEF"/>
    <w:rsid w:val="00F165E1"/>
    <w:rsid w:val="00F1732F"/>
    <w:rsid w:val="00F258E7"/>
    <w:rsid w:val="00F31B84"/>
    <w:rsid w:val="00F34DAC"/>
    <w:rsid w:val="00F44F5F"/>
    <w:rsid w:val="00F57BA5"/>
    <w:rsid w:val="00F62523"/>
    <w:rsid w:val="00F631EC"/>
    <w:rsid w:val="00F64C22"/>
    <w:rsid w:val="00F64FA7"/>
    <w:rsid w:val="00F67461"/>
    <w:rsid w:val="00F74D19"/>
    <w:rsid w:val="00F80053"/>
    <w:rsid w:val="00FA02C7"/>
    <w:rsid w:val="00FA4186"/>
    <w:rsid w:val="00FC0531"/>
    <w:rsid w:val="00FC13F0"/>
    <w:rsid w:val="00FD0FB7"/>
    <w:rsid w:val="00FD123E"/>
    <w:rsid w:val="00FD63A7"/>
    <w:rsid w:val="00FE0496"/>
    <w:rsid w:val="00FE79A2"/>
    <w:rsid w:val="00F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50B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50B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50B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50B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50B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50B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1836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Bjarne Max Jensen</cp:lastModifiedBy>
  <cp:revision>2</cp:revision>
  <dcterms:created xsi:type="dcterms:W3CDTF">2024-10-08T15:58:00Z</dcterms:created>
  <dcterms:modified xsi:type="dcterms:W3CDTF">2024-10-08T15:58:00Z</dcterms:modified>
</cp:coreProperties>
</file>