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67739D92" w:rsidR="006D2592" w:rsidRPr="00D30CEA" w:rsidRDefault="00A133FC" w:rsidP="006A7895">
      <w:pPr>
        <w:spacing w:after="0" w:line="240" w:lineRule="auto"/>
        <w:jc w:val="right"/>
        <w:rPr>
          <w:rFonts w:ascii="Georgia" w:hAnsi="Georgia" w:cs="Times New Roman"/>
          <w:sz w:val="21"/>
          <w:szCs w:val="21"/>
        </w:rPr>
      </w:pPr>
      <w:r>
        <w:rPr>
          <w:rFonts w:ascii="Georgia" w:hAnsi="Georgia" w:cs="Times New Roman"/>
          <w:sz w:val="21"/>
          <w:szCs w:val="21"/>
        </w:rPr>
        <w:t>Tugay</w:t>
      </w:r>
      <w:r w:rsidR="003D5D1E" w:rsidRPr="00D30CEA">
        <w:rPr>
          <w:rFonts w:ascii="Georgia" w:hAnsi="Georgia" w:cs="Times New Roman"/>
          <w:sz w:val="21"/>
          <w:szCs w:val="21"/>
        </w:rPr>
        <w:t xml:space="preserve"> </w:t>
      </w:r>
      <w:r>
        <w:rPr>
          <w:rFonts w:ascii="Georgia" w:hAnsi="Georgia" w:cs="Times New Roman"/>
          <w:sz w:val="21"/>
          <w:szCs w:val="21"/>
        </w:rPr>
        <w:t>Emektar</w:t>
      </w:r>
    </w:p>
    <w:p w14:paraId="2458A2A0" w14:textId="6B15105C" w:rsidR="00857C6F" w:rsidRPr="00D30CEA" w:rsidRDefault="00A133FC" w:rsidP="006A7895">
      <w:pPr>
        <w:spacing w:after="0" w:line="240" w:lineRule="auto"/>
        <w:jc w:val="right"/>
        <w:rPr>
          <w:rFonts w:ascii="Georgia" w:hAnsi="Georgia" w:cs="Times New Roman"/>
          <w:sz w:val="21"/>
          <w:szCs w:val="21"/>
        </w:rPr>
      </w:pPr>
      <w:r>
        <w:rPr>
          <w:rFonts w:ascii="Georgia" w:hAnsi="Georgia" w:cs="Times New Roman"/>
          <w:sz w:val="21"/>
          <w:szCs w:val="21"/>
        </w:rPr>
        <w:t>Prinzenstraße</w:t>
      </w:r>
      <w:r w:rsidR="003D5D1E" w:rsidRPr="00D30CEA">
        <w:rPr>
          <w:rFonts w:ascii="Georgia" w:hAnsi="Georgia" w:cs="Times New Roman"/>
          <w:sz w:val="21"/>
          <w:szCs w:val="21"/>
        </w:rPr>
        <w:t xml:space="preserve"> </w:t>
      </w:r>
      <w:r>
        <w:rPr>
          <w:rFonts w:ascii="Georgia" w:hAnsi="Georgia" w:cs="Times New Roman"/>
          <w:sz w:val="21"/>
          <w:szCs w:val="21"/>
        </w:rPr>
        <w:t>41</w:t>
      </w:r>
    </w:p>
    <w:p w14:paraId="451AEE20" w14:textId="5D52519F" w:rsidR="00857C6F" w:rsidRDefault="00A133FC" w:rsidP="006A7895">
      <w:pPr>
        <w:spacing w:after="0" w:line="240" w:lineRule="auto"/>
        <w:jc w:val="right"/>
        <w:rPr>
          <w:rFonts w:ascii="Georgia" w:hAnsi="Georgia" w:cs="Times New Roman"/>
          <w:sz w:val="21"/>
          <w:szCs w:val="21"/>
        </w:rPr>
      </w:pPr>
      <w:r>
        <w:rPr>
          <w:rFonts w:ascii="Georgia" w:hAnsi="Georgia" w:cs="Times New Roman"/>
          <w:sz w:val="21"/>
          <w:szCs w:val="21"/>
        </w:rPr>
        <w:t>47058</w:t>
      </w:r>
      <w:r w:rsidR="00857C6F" w:rsidRPr="00D30CEA">
        <w:rPr>
          <w:rFonts w:ascii="Georgia" w:hAnsi="Georgia" w:cs="Times New Roman"/>
          <w:sz w:val="21"/>
          <w:szCs w:val="21"/>
        </w:rPr>
        <w:t xml:space="preserve"> </w:t>
      </w:r>
      <w:r>
        <w:rPr>
          <w:rFonts w:ascii="Georgia" w:hAnsi="Georgia" w:cs="Times New Roman"/>
          <w:sz w:val="21"/>
          <w:szCs w:val="21"/>
        </w:rPr>
        <w:t>Duisburg</w:t>
      </w:r>
    </w:p>
    <w:p w14:paraId="12BA391A" w14:textId="4D41FD5B" w:rsidR="006A7895" w:rsidRPr="00D30CEA" w:rsidRDefault="00A133FC" w:rsidP="006A7895">
      <w:pPr>
        <w:spacing w:after="0" w:line="240" w:lineRule="auto"/>
        <w:jc w:val="right"/>
        <w:rPr>
          <w:rFonts w:ascii="Georgia" w:hAnsi="Georgia" w:cs="Times New Roman"/>
          <w:sz w:val="21"/>
          <w:szCs w:val="21"/>
        </w:rPr>
      </w:pPr>
      <w:r>
        <w:rPr>
          <w:rFonts w:ascii="Georgia" w:hAnsi="Georgia" w:cs="Georgia"/>
          <w:color w:val="000000"/>
          <w:sz w:val="21"/>
          <w:szCs w:val="21"/>
        </w:rPr>
        <w:t>tug.emektar</w:t>
      </w:r>
      <w:r w:rsidR="00857C6F" w:rsidRPr="00D30CEA">
        <w:rPr>
          <w:rFonts w:ascii="Georgia" w:hAnsi="Georgia" w:cs="Georgia"/>
          <w:color w:val="000000"/>
          <w:sz w:val="21"/>
          <w:szCs w:val="21"/>
        </w:rPr>
        <w:t>@gmail.com</w:t>
      </w:r>
    </w:p>
    <w:p w14:paraId="170FE07D" w14:textId="71727161" w:rsidR="00F270C0" w:rsidRDefault="006D2592" w:rsidP="00D75367">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49 1</w:t>
      </w:r>
      <w:r w:rsidR="00A133FC">
        <w:rPr>
          <w:rFonts w:ascii="Georgia" w:hAnsi="Georgia" w:cs="Georgia"/>
          <w:color w:val="000000"/>
          <w:sz w:val="21"/>
          <w:szCs w:val="21"/>
        </w:rPr>
        <w:t>57</w:t>
      </w:r>
      <w:r w:rsidR="00857C6F" w:rsidRPr="00D30CEA">
        <w:rPr>
          <w:rFonts w:ascii="Georgia" w:hAnsi="Georgia" w:cs="Georgia"/>
          <w:color w:val="000000"/>
          <w:sz w:val="21"/>
          <w:szCs w:val="21"/>
        </w:rPr>
        <w:t xml:space="preserve"> </w:t>
      </w:r>
      <w:r w:rsidR="003D5D1E" w:rsidRPr="00D30CEA">
        <w:rPr>
          <w:rFonts w:ascii="Georgia" w:hAnsi="Georgia" w:cs="Georgia"/>
          <w:color w:val="000000"/>
          <w:sz w:val="21"/>
          <w:szCs w:val="21"/>
        </w:rPr>
        <w:t>5</w:t>
      </w:r>
      <w:r w:rsidR="00A133FC">
        <w:rPr>
          <w:rFonts w:ascii="Georgia" w:hAnsi="Georgia" w:cs="Georgia"/>
          <w:color w:val="000000"/>
          <w:sz w:val="21"/>
          <w:szCs w:val="21"/>
        </w:rPr>
        <w:t>433</w:t>
      </w:r>
      <w:r w:rsidR="003D5D1E" w:rsidRPr="00D30CEA">
        <w:rPr>
          <w:rFonts w:ascii="Georgia" w:hAnsi="Georgia" w:cs="Georgia"/>
          <w:color w:val="000000"/>
          <w:sz w:val="21"/>
          <w:szCs w:val="21"/>
        </w:rPr>
        <w:t xml:space="preserve"> </w:t>
      </w:r>
      <w:r w:rsidR="00A133FC">
        <w:rPr>
          <w:rFonts w:ascii="Georgia" w:hAnsi="Georgia" w:cs="Georgia"/>
          <w:color w:val="000000"/>
          <w:sz w:val="21"/>
          <w:szCs w:val="21"/>
        </w:rPr>
        <w:t>5105</w:t>
      </w:r>
    </w:p>
    <w:p w14:paraId="4FFA7063" w14:textId="071CF34F" w:rsidR="00F74175" w:rsidRPr="00D30CEA" w:rsidRDefault="002F7F8E" w:rsidP="00F74175">
      <w:pPr>
        <w:spacing w:after="0"/>
        <w:rPr>
          <w:rFonts w:ascii="Georgia" w:hAnsi="Georgia" w:cs="Georgia"/>
          <w:color w:val="000000"/>
          <w:sz w:val="21"/>
          <w:szCs w:val="21"/>
        </w:rPr>
      </w:pPr>
      <w:r>
        <w:rPr>
          <w:rFonts w:ascii="Georgia" w:hAnsi="Georgia" w:cs="Georgia"/>
          <w:color w:val="000000"/>
          <w:sz w:val="21"/>
          <w:szCs w:val="21"/>
        </w:rPr>
        <w:t xml:space="preserve">PKF </w:t>
      </w:r>
      <w:r w:rsidRPr="002F7F8E">
        <w:rPr>
          <w:rFonts w:ascii="Georgia" w:hAnsi="Georgia" w:cs="Georgia"/>
          <w:color w:val="000000"/>
          <w:sz w:val="21"/>
          <w:szCs w:val="21"/>
        </w:rPr>
        <w:t>Fasselt Schlage Partnerschaft</w:t>
      </w:r>
      <w:r>
        <w:rPr>
          <w:rFonts w:ascii="Georgia" w:hAnsi="Georgia" w:cs="Georgia"/>
          <w:color w:val="000000"/>
          <w:sz w:val="21"/>
          <w:szCs w:val="21"/>
        </w:rPr>
        <w:t xml:space="preserve"> mbB</w:t>
      </w:r>
    </w:p>
    <w:p w14:paraId="096C8AF5" w14:textId="1195322F" w:rsidR="00647413" w:rsidRPr="00D75367" w:rsidRDefault="002F7F8E" w:rsidP="00F74175">
      <w:pPr>
        <w:spacing w:after="0"/>
        <w:rPr>
          <w:rFonts w:ascii="Georgia" w:hAnsi="Georgia"/>
          <w:sz w:val="21"/>
          <w:szCs w:val="21"/>
        </w:rPr>
      </w:pPr>
      <w:r>
        <w:rPr>
          <w:rFonts w:ascii="Georgia" w:hAnsi="Georgia"/>
          <w:sz w:val="21"/>
          <w:szCs w:val="21"/>
        </w:rPr>
        <w:t>Schifferstraße 210</w:t>
      </w:r>
      <w:r w:rsidR="00F74175" w:rsidRPr="00D30CEA">
        <w:rPr>
          <w:rFonts w:ascii="Georgia" w:hAnsi="Georgia"/>
          <w:sz w:val="21"/>
          <w:szCs w:val="21"/>
        </w:rPr>
        <w:br/>
      </w:r>
      <w:r>
        <w:rPr>
          <w:rFonts w:ascii="Georgia" w:hAnsi="Georgia"/>
          <w:sz w:val="21"/>
          <w:szCs w:val="21"/>
        </w:rPr>
        <w:t>47059</w:t>
      </w:r>
      <w:r w:rsidR="00F74175" w:rsidRPr="00D30CEA">
        <w:rPr>
          <w:rFonts w:ascii="Georgia" w:hAnsi="Georgia"/>
          <w:sz w:val="21"/>
          <w:szCs w:val="21"/>
        </w:rPr>
        <w:t xml:space="preserve"> </w:t>
      </w:r>
      <w:r>
        <w:rPr>
          <w:rFonts w:ascii="Georgia" w:hAnsi="Georgia"/>
          <w:sz w:val="21"/>
          <w:szCs w:val="21"/>
        </w:rPr>
        <w:t>Duisburg</w:t>
      </w:r>
      <w:r w:rsidR="00F74175" w:rsidRPr="00D30CEA">
        <w:rPr>
          <w:rFonts w:ascii="Georgia" w:hAnsi="Georgia"/>
          <w:sz w:val="21"/>
          <w:szCs w:val="21"/>
        </w:rPr>
        <w:t xml:space="preserve"> </w:t>
      </w:r>
    </w:p>
    <w:p w14:paraId="0731715D" w14:textId="14E5A4EA" w:rsidR="001E0088" w:rsidRDefault="00A56762" w:rsidP="00D75367">
      <w:pPr>
        <w:spacing w:after="0"/>
        <w:jc w:val="right"/>
        <w:rPr>
          <w:rFonts w:ascii="Georgia" w:hAnsi="Georgia" w:cs="Times New Roman"/>
          <w:sz w:val="21"/>
          <w:szCs w:val="21"/>
          <w:lang w:val="en-US"/>
        </w:rPr>
      </w:pPr>
      <w:r>
        <w:rPr>
          <w:rFonts w:ascii="Georgia" w:hAnsi="Georgia" w:cs="Times New Roman"/>
          <w:sz w:val="21"/>
          <w:szCs w:val="21"/>
          <w:lang w:val="en-US"/>
        </w:rPr>
        <w:t>Duisburg</w:t>
      </w:r>
      <w:r w:rsidR="002D594E" w:rsidRPr="00E65B09">
        <w:rPr>
          <w:rFonts w:ascii="Georgia" w:hAnsi="Georgia" w:cs="Times New Roman"/>
          <w:sz w:val="21"/>
          <w:szCs w:val="21"/>
          <w:lang w:val="en-US"/>
        </w:rPr>
        <w:t xml:space="preserve">, </w:t>
      </w:r>
      <w:r w:rsidR="002F7F8E">
        <w:rPr>
          <w:rFonts w:ascii="Georgia" w:hAnsi="Georgia" w:cs="Times New Roman"/>
          <w:sz w:val="21"/>
          <w:szCs w:val="21"/>
          <w:lang w:val="en-US"/>
        </w:rPr>
        <w:t>12</w:t>
      </w:r>
      <w:r w:rsidR="002D594E" w:rsidRPr="00E65B09">
        <w:rPr>
          <w:rFonts w:ascii="Georgia" w:hAnsi="Georgia" w:cs="Times New Roman"/>
          <w:sz w:val="21"/>
          <w:szCs w:val="21"/>
          <w:lang w:val="en-US"/>
        </w:rPr>
        <w:t>.</w:t>
      </w:r>
      <w:r w:rsidR="003D5D1E" w:rsidRPr="00E65B09">
        <w:rPr>
          <w:rFonts w:ascii="Georgia" w:hAnsi="Georgia" w:cs="Times New Roman"/>
          <w:sz w:val="21"/>
          <w:szCs w:val="21"/>
          <w:lang w:val="en-US"/>
        </w:rPr>
        <w:t>1</w:t>
      </w:r>
      <w:r w:rsidR="002F7F8E">
        <w:rPr>
          <w:rFonts w:ascii="Georgia" w:hAnsi="Georgia" w:cs="Times New Roman"/>
          <w:sz w:val="21"/>
          <w:szCs w:val="21"/>
          <w:lang w:val="en-US"/>
        </w:rPr>
        <w:t>0</w:t>
      </w:r>
      <w:r w:rsidR="006A7895" w:rsidRPr="00E65B09">
        <w:rPr>
          <w:rFonts w:ascii="Georgia" w:hAnsi="Georgia" w:cs="Times New Roman"/>
          <w:sz w:val="21"/>
          <w:szCs w:val="21"/>
          <w:lang w:val="en-US"/>
        </w:rPr>
        <w:t>.</w:t>
      </w:r>
      <w:r w:rsidR="003D5D1E" w:rsidRPr="00E65B09">
        <w:rPr>
          <w:rFonts w:ascii="Georgia" w:hAnsi="Georgia" w:cs="Times New Roman"/>
          <w:sz w:val="21"/>
          <w:szCs w:val="21"/>
          <w:lang w:val="en-US"/>
        </w:rPr>
        <w:t>20</w:t>
      </w:r>
      <w:r w:rsidR="002F7F8E">
        <w:rPr>
          <w:rFonts w:ascii="Georgia" w:hAnsi="Georgia" w:cs="Times New Roman"/>
          <w:sz w:val="21"/>
          <w:szCs w:val="21"/>
          <w:lang w:val="en-US"/>
        </w:rPr>
        <w:t>21</w:t>
      </w:r>
    </w:p>
    <w:p w14:paraId="670DB82B" w14:textId="77777777" w:rsidR="00D75367" w:rsidRPr="00E65B09" w:rsidRDefault="00D75367" w:rsidP="00D75367">
      <w:pPr>
        <w:spacing w:after="0"/>
        <w:jc w:val="right"/>
        <w:rPr>
          <w:rFonts w:ascii="Georgia" w:hAnsi="Georgia" w:cs="Times New Roman"/>
          <w:sz w:val="21"/>
          <w:szCs w:val="21"/>
          <w:lang w:val="en-US"/>
        </w:rPr>
      </w:pPr>
    </w:p>
    <w:p w14:paraId="0098600D" w14:textId="32C226B7"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 xml:space="preserve">Bewerbung um ein Praktikum im Bereich </w:t>
      </w:r>
      <w:r w:rsidR="002F7F8E">
        <w:rPr>
          <w:rFonts w:ascii="Georgia" w:hAnsi="Georgia" w:cs="Times New Roman"/>
          <w:b/>
          <w:sz w:val="21"/>
          <w:szCs w:val="21"/>
        </w:rPr>
        <w:t>Wirtschaftsprüfung</w:t>
      </w: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788F9516" w14:textId="3F62906D" w:rsidR="00D75367" w:rsidDel="00CA7D97" w:rsidRDefault="008F38D9" w:rsidP="00E65B09">
      <w:pPr>
        <w:spacing w:after="0"/>
        <w:jc w:val="both"/>
        <w:rPr>
          <w:del w:id="0" w:author="David Döbele" w:date="2021-10-12T19:27:00Z"/>
          <w:rFonts w:ascii="Georgia" w:hAnsi="Georgia" w:cs="Times New Roman"/>
          <w:sz w:val="21"/>
          <w:szCs w:val="21"/>
        </w:rPr>
      </w:pPr>
      <w:r>
        <w:rPr>
          <w:rFonts w:ascii="Georgia" w:hAnsi="Georgia" w:cs="Times New Roman"/>
          <w:sz w:val="21"/>
          <w:szCs w:val="21"/>
        </w:rPr>
        <w:t xml:space="preserve">schon zu Schulzeiten hatte ich ein großes Interesse an der Wirtschaftsprüfung. </w:t>
      </w:r>
      <w:ins w:id="1" w:author="David Döbele" w:date="2021-10-12T19:24:00Z">
        <w:r w:rsidR="00CA7D97">
          <w:rPr>
            <w:rFonts w:ascii="Georgia" w:hAnsi="Georgia" w:cs="Times New Roman"/>
            <w:sz w:val="21"/>
            <w:szCs w:val="21"/>
          </w:rPr>
          <w:t xml:space="preserve">Mich fasziniert der gigantische Einfluss, den man als Wirtschaftsprüfer auf die Funktionsweise von einzelnen Unternehmen, </w:t>
        </w:r>
      </w:ins>
      <w:ins w:id="2" w:author="David Döbele" w:date="2021-10-12T19:25:00Z">
        <w:r w:rsidR="00CA7D97">
          <w:rPr>
            <w:rFonts w:ascii="Georgia" w:hAnsi="Georgia" w:cs="Times New Roman"/>
            <w:sz w:val="21"/>
            <w:szCs w:val="21"/>
          </w:rPr>
          <w:t>die</w:t>
        </w:r>
      </w:ins>
      <w:ins w:id="3" w:author="David Döbele" w:date="2021-10-12T19:24:00Z">
        <w:r w:rsidR="00CA7D97">
          <w:rPr>
            <w:rFonts w:ascii="Georgia" w:hAnsi="Georgia" w:cs="Times New Roman"/>
            <w:sz w:val="21"/>
            <w:szCs w:val="21"/>
          </w:rPr>
          <w:t xml:space="preserve"> Kapitalmärkte und </w:t>
        </w:r>
      </w:ins>
      <w:ins w:id="4" w:author="David Döbele" w:date="2021-10-12T19:25:00Z">
        <w:r w:rsidR="00CA7D97">
          <w:rPr>
            <w:rFonts w:ascii="Georgia" w:hAnsi="Georgia" w:cs="Times New Roman"/>
            <w:sz w:val="21"/>
            <w:szCs w:val="21"/>
          </w:rPr>
          <w:t xml:space="preserve">somit auch die gesamte Wirtschaft hat. Wirtschaftsprüfer sorgen dafür, dass wir uns darauf verlassen können, dass jedes Unternehmen </w:t>
        </w:r>
      </w:ins>
      <w:ins w:id="5" w:author="David Döbele" w:date="2021-10-12T19:26:00Z">
        <w:r w:rsidR="00CA7D97">
          <w:rPr>
            <w:rFonts w:ascii="Georgia" w:hAnsi="Georgia" w:cs="Times New Roman"/>
            <w:sz w:val="21"/>
            <w:szCs w:val="21"/>
          </w:rPr>
          <w:t xml:space="preserve">im Rahmen des Gesetztes wirtschaftet – ein Beruf mit hoher Verantwortung, was mich sehr reizt. Außerdem fasziniert mich an diesem Job, dass man stets mit großen, einflussreichen Unternehmen </w:t>
        </w:r>
      </w:ins>
      <w:ins w:id="6" w:author="David Döbele" w:date="2021-10-12T19:27:00Z">
        <w:r w:rsidR="00CA7D97">
          <w:rPr>
            <w:rFonts w:ascii="Georgia" w:hAnsi="Georgia" w:cs="Times New Roman"/>
            <w:sz w:val="21"/>
            <w:szCs w:val="21"/>
          </w:rPr>
          <w:t xml:space="preserve">sowie smarten Kollegen </w:t>
        </w:r>
      </w:ins>
      <w:ins w:id="7" w:author="David Döbele" w:date="2021-10-12T19:26:00Z">
        <w:r w:rsidR="00CA7D97">
          <w:rPr>
            <w:rFonts w:ascii="Georgia" w:hAnsi="Georgia" w:cs="Times New Roman"/>
            <w:sz w:val="21"/>
            <w:szCs w:val="21"/>
          </w:rPr>
          <w:t>zu tun hat, wodurch man eine immense Lernkur</w:t>
        </w:r>
      </w:ins>
      <w:ins w:id="8" w:author="David Döbele" w:date="2021-10-12T19:27:00Z">
        <w:r w:rsidR="00CA7D97">
          <w:rPr>
            <w:rFonts w:ascii="Georgia" w:hAnsi="Georgia" w:cs="Times New Roman"/>
            <w:sz w:val="21"/>
            <w:szCs w:val="21"/>
          </w:rPr>
          <w:t xml:space="preserve">ve gewinnt. Gerne würde ich nun auch in der Praxis mehr über die </w:t>
        </w:r>
        <w:r w:rsidR="00CA7D97">
          <w:rPr>
            <w:rFonts w:ascii="Georgia" w:hAnsi="Georgia" w:cs="Times New Roman"/>
            <w:sz w:val="21"/>
            <w:szCs w:val="21"/>
          </w:rPr>
          <w:t>Wirtschaftsprüfung</w:t>
        </w:r>
        <w:r w:rsidR="00CA7D97">
          <w:rPr>
            <w:rFonts w:ascii="Georgia" w:hAnsi="Georgia" w:cs="Times New Roman"/>
            <w:sz w:val="21"/>
            <w:szCs w:val="21"/>
          </w:rPr>
          <w:t xml:space="preserve"> lernen und Sie im Rahmen eines </w:t>
        </w:r>
      </w:ins>
      <w:ins w:id="9" w:author="David Döbele" w:date="2021-10-12T19:28:00Z">
        <w:r w:rsidR="00CA7D97">
          <w:rPr>
            <w:rFonts w:ascii="Georgia" w:hAnsi="Georgia" w:cs="Times New Roman"/>
            <w:sz w:val="21"/>
            <w:szCs w:val="21"/>
          </w:rPr>
          <w:t xml:space="preserve">achtwöchigen </w:t>
        </w:r>
      </w:ins>
      <w:ins w:id="10" w:author="David Döbele" w:date="2021-10-12T19:27:00Z">
        <w:r w:rsidR="00CA7D97">
          <w:rPr>
            <w:rFonts w:ascii="Georgia" w:hAnsi="Georgia" w:cs="Times New Roman"/>
            <w:sz w:val="21"/>
            <w:szCs w:val="21"/>
          </w:rPr>
          <w:t>Praktikums ab dem XX.XX unterstützen.</w:t>
        </w:r>
      </w:ins>
    </w:p>
    <w:p w14:paraId="5C7D5212" w14:textId="77777777" w:rsidR="00CA7D97" w:rsidRDefault="00CA7D97" w:rsidP="009579AA">
      <w:pPr>
        <w:spacing w:after="0"/>
        <w:jc w:val="both"/>
        <w:rPr>
          <w:ins w:id="11" w:author="David Döbele" w:date="2021-10-12T19:27:00Z"/>
          <w:rFonts w:ascii="Georgia" w:hAnsi="Georgia" w:cs="Times New Roman"/>
          <w:sz w:val="21"/>
          <w:szCs w:val="21"/>
        </w:rPr>
      </w:pPr>
    </w:p>
    <w:p w14:paraId="25ADCEDA" w14:textId="5F1E1E63" w:rsidR="009579AA" w:rsidDel="00CA7D97" w:rsidRDefault="009579AA" w:rsidP="00E65B09">
      <w:pPr>
        <w:spacing w:after="0"/>
        <w:jc w:val="both"/>
        <w:rPr>
          <w:del w:id="12" w:author="David Döbele" w:date="2021-10-12T19:27:00Z"/>
          <w:rFonts w:ascii="Georgia" w:hAnsi="Georgia" w:cs="Times New Roman"/>
          <w:sz w:val="21"/>
          <w:szCs w:val="21"/>
        </w:rPr>
      </w:pPr>
      <w:del w:id="13" w:author="David Döbele" w:date="2021-10-12T19:27:00Z">
        <w:r w:rsidDel="00CA7D97">
          <w:rPr>
            <w:rFonts w:ascii="Georgia" w:hAnsi="Georgia" w:cs="Times New Roman"/>
            <w:sz w:val="21"/>
            <w:szCs w:val="21"/>
          </w:rPr>
          <w:delText>y</w:delText>
        </w:r>
      </w:del>
    </w:p>
    <w:p w14:paraId="0FB57795" w14:textId="60108E33" w:rsidR="009579AA" w:rsidDel="00CA7D97" w:rsidRDefault="009579AA" w:rsidP="00E65B09">
      <w:pPr>
        <w:spacing w:after="0"/>
        <w:jc w:val="both"/>
        <w:rPr>
          <w:del w:id="14" w:author="David Döbele" w:date="2021-10-12T19:27:00Z"/>
          <w:rFonts w:ascii="Georgia" w:hAnsi="Georgia" w:cs="Times New Roman"/>
          <w:sz w:val="21"/>
          <w:szCs w:val="21"/>
        </w:rPr>
      </w:pPr>
      <w:del w:id="15" w:author="David Döbele" w:date="2021-10-12T19:27:00Z">
        <w:r w:rsidDel="00CA7D97">
          <w:rPr>
            <w:rFonts w:ascii="Georgia" w:hAnsi="Georgia" w:cs="Times New Roman"/>
            <w:sz w:val="21"/>
            <w:szCs w:val="21"/>
          </w:rPr>
          <w:delText>y</w:delText>
        </w:r>
      </w:del>
    </w:p>
    <w:p w14:paraId="56ABECBD" w14:textId="17E49FFB" w:rsidR="009579AA" w:rsidDel="00CA7D97" w:rsidRDefault="009579AA" w:rsidP="00E65B09">
      <w:pPr>
        <w:spacing w:after="0"/>
        <w:jc w:val="both"/>
        <w:rPr>
          <w:del w:id="16" w:author="David Döbele" w:date="2021-10-12T19:27:00Z"/>
          <w:rFonts w:ascii="Georgia" w:hAnsi="Georgia" w:cs="Times New Roman"/>
          <w:sz w:val="21"/>
          <w:szCs w:val="21"/>
        </w:rPr>
      </w:pPr>
      <w:del w:id="17" w:author="David Döbele" w:date="2021-10-12T19:27:00Z">
        <w:r w:rsidDel="00CA7D97">
          <w:rPr>
            <w:rFonts w:ascii="Georgia" w:hAnsi="Georgia" w:cs="Times New Roman"/>
            <w:sz w:val="21"/>
            <w:szCs w:val="21"/>
          </w:rPr>
          <w:delText>y</w:delText>
        </w:r>
      </w:del>
    </w:p>
    <w:p w14:paraId="49C8261E" w14:textId="247E260C" w:rsidR="009579AA" w:rsidDel="00CA7D97" w:rsidRDefault="009579AA" w:rsidP="00E65B09">
      <w:pPr>
        <w:spacing w:after="0"/>
        <w:jc w:val="both"/>
        <w:rPr>
          <w:del w:id="18" w:author="David Döbele" w:date="2021-10-12T19:27:00Z"/>
          <w:rFonts w:ascii="Georgia" w:hAnsi="Georgia" w:cs="Times New Roman"/>
          <w:sz w:val="21"/>
          <w:szCs w:val="21"/>
        </w:rPr>
      </w:pPr>
      <w:del w:id="19" w:author="David Döbele" w:date="2021-10-12T19:27:00Z">
        <w:r w:rsidDel="00CA7D97">
          <w:rPr>
            <w:rFonts w:ascii="Georgia" w:hAnsi="Georgia" w:cs="Times New Roman"/>
            <w:sz w:val="21"/>
            <w:szCs w:val="21"/>
          </w:rPr>
          <w:delText>y</w:delText>
        </w:r>
      </w:del>
    </w:p>
    <w:p w14:paraId="14F892E5" w14:textId="3BBAC184" w:rsidR="009579AA" w:rsidDel="00CA7D97" w:rsidRDefault="009579AA" w:rsidP="00E65B09">
      <w:pPr>
        <w:spacing w:after="0"/>
        <w:jc w:val="both"/>
        <w:rPr>
          <w:del w:id="20" w:author="David Döbele" w:date="2021-10-12T19:27:00Z"/>
          <w:rFonts w:ascii="Georgia" w:hAnsi="Georgia" w:cs="Times New Roman"/>
          <w:sz w:val="21"/>
          <w:szCs w:val="21"/>
        </w:rPr>
      </w:pPr>
      <w:del w:id="21" w:author="David Döbele" w:date="2021-10-12T19:27:00Z">
        <w:r w:rsidDel="00CA7D97">
          <w:rPr>
            <w:rFonts w:ascii="Georgia" w:hAnsi="Georgia" w:cs="Times New Roman"/>
            <w:sz w:val="21"/>
            <w:szCs w:val="21"/>
          </w:rPr>
          <w:delText>y</w:delText>
        </w:r>
      </w:del>
    </w:p>
    <w:p w14:paraId="3EE15839" w14:textId="10FF1AF5" w:rsidR="009579AA" w:rsidDel="00CA7D97" w:rsidRDefault="009579AA" w:rsidP="00E65B09">
      <w:pPr>
        <w:spacing w:after="0"/>
        <w:jc w:val="both"/>
        <w:rPr>
          <w:del w:id="22" w:author="David Döbele" w:date="2021-10-12T19:27:00Z"/>
          <w:rFonts w:ascii="Georgia" w:hAnsi="Georgia" w:cs="Times New Roman"/>
          <w:sz w:val="21"/>
          <w:szCs w:val="21"/>
        </w:rPr>
      </w:pPr>
      <w:del w:id="23" w:author="David Döbele" w:date="2021-10-12T19:27:00Z">
        <w:r w:rsidDel="00CA7D97">
          <w:rPr>
            <w:rFonts w:ascii="Georgia" w:hAnsi="Georgia" w:cs="Times New Roman"/>
            <w:sz w:val="21"/>
            <w:szCs w:val="21"/>
          </w:rPr>
          <w:delText>y</w:delText>
        </w:r>
      </w:del>
    </w:p>
    <w:p w14:paraId="147852D9" w14:textId="696588A9" w:rsidR="009579AA" w:rsidDel="00CA7D97" w:rsidRDefault="009579AA" w:rsidP="00E65B09">
      <w:pPr>
        <w:spacing w:after="0"/>
        <w:jc w:val="both"/>
        <w:rPr>
          <w:del w:id="24" w:author="David Döbele" w:date="2021-10-12T19:27:00Z"/>
          <w:rFonts w:ascii="Georgia" w:hAnsi="Georgia" w:cs="Times New Roman"/>
          <w:sz w:val="21"/>
          <w:szCs w:val="21"/>
        </w:rPr>
      </w:pPr>
      <w:del w:id="25" w:author="David Döbele" w:date="2021-10-12T19:27:00Z">
        <w:r w:rsidDel="00CA7D97">
          <w:rPr>
            <w:rFonts w:ascii="Georgia" w:hAnsi="Georgia" w:cs="Times New Roman"/>
            <w:sz w:val="21"/>
            <w:szCs w:val="21"/>
          </w:rPr>
          <w:delText>y</w:delText>
        </w:r>
      </w:del>
    </w:p>
    <w:p w14:paraId="4A636FE3" w14:textId="52B619F7" w:rsidR="009579AA" w:rsidDel="00CA7D97" w:rsidRDefault="009579AA" w:rsidP="00E65B09">
      <w:pPr>
        <w:spacing w:after="0"/>
        <w:jc w:val="both"/>
        <w:rPr>
          <w:del w:id="26" w:author="David Döbele" w:date="2021-10-12T19:27:00Z"/>
          <w:rFonts w:ascii="Georgia" w:hAnsi="Georgia" w:cs="Times New Roman"/>
          <w:sz w:val="21"/>
          <w:szCs w:val="21"/>
        </w:rPr>
      </w:pPr>
      <w:del w:id="27" w:author="David Döbele" w:date="2021-10-12T19:27:00Z">
        <w:r w:rsidDel="00CA7D97">
          <w:rPr>
            <w:rFonts w:ascii="Georgia" w:hAnsi="Georgia" w:cs="Times New Roman"/>
            <w:sz w:val="21"/>
            <w:szCs w:val="21"/>
          </w:rPr>
          <w:delText>y</w:delText>
        </w:r>
      </w:del>
    </w:p>
    <w:p w14:paraId="7A9D7BFE" w14:textId="6D31890D" w:rsidR="009579AA" w:rsidRPr="00D75367" w:rsidDel="00CA7D97" w:rsidRDefault="009579AA" w:rsidP="00E65B09">
      <w:pPr>
        <w:spacing w:after="0"/>
        <w:jc w:val="both"/>
        <w:rPr>
          <w:del w:id="28" w:author="David Döbele" w:date="2021-10-12T19:27:00Z"/>
          <w:rFonts w:ascii="Georgia" w:hAnsi="Georgia" w:cs="Times New Roman"/>
          <w:sz w:val="21"/>
          <w:szCs w:val="21"/>
        </w:rPr>
      </w:pPr>
      <w:del w:id="29" w:author="David Döbele" w:date="2021-10-12T19:27:00Z">
        <w:r w:rsidDel="00CA7D97">
          <w:rPr>
            <w:rFonts w:ascii="Georgia" w:hAnsi="Georgia" w:cs="Times New Roman"/>
            <w:sz w:val="21"/>
            <w:szCs w:val="21"/>
          </w:rPr>
          <w:delText>y</w:delText>
        </w:r>
      </w:del>
    </w:p>
    <w:p w14:paraId="7C92E2F7" w14:textId="77777777" w:rsidR="00D75367" w:rsidRDefault="00D75367" w:rsidP="00E65B09">
      <w:pPr>
        <w:spacing w:after="0"/>
        <w:jc w:val="both"/>
        <w:rPr>
          <w:rFonts w:ascii="Georgia" w:hAnsi="Georgia" w:cs="Times New Roman"/>
          <w:sz w:val="21"/>
          <w:szCs w:val="21"/>
        </w:rPr>
      </w:pPr>
    </w:p>
    <w:p w14:paraId="41AB42A0" w14:textId="07102C9D" w:rsidR="00C45F7B" w:rsidRPr="00E65B09" w:rsidDel="00CA7D97" w:rsidRDefault="00A56762" w:rsidP="00D75367">
      <w:pPr>
        <w:spacing w:after="0"/>
        <w:jc w:val="both"/>
        <w:rPr>
          <w:del w:id="30" w:author="David Döbele" w:date="2021-10-12T19:28:00Z"/>
          <w:rFonts w:ascii="Georgia" w:hAnsi="Georgia" w:cs="Times New Roman"/>
          <w:sz w:val="21"/>
          <w:szCs w:val="21"/>
        </w:rPr>
      </w:pPr>
      <w:r>
        <w:rPr>
          <w:rFonts w:ascii="Georgia" w:hAnsi="Georgia" w:cs="Times New Roman"/>
          <w:sz w:val="21"/>
          <w:szCs w:val="21"/>
        </w:rPr>
        <w:t>Schon während meines Abiturs habe ich bewusst die Herausforderung gesucht</w:t>
      </w:r>
      <w:ins w:id="31" w:author="David Döbele" w:date="2021-10-12T19:28:00Z">
        <w:r w:rsidR="00CA7D97">
          <w:rPr>
            <w:rFonts w:ascii="Georgia" w:hAnsi="Georgia" w:cs="Times New Roman"/>
            <w:sz w:val="21"/>
            <w:szCs w:val="21"/>
          </w:rPr>
          <w:t xml:space="preserve"> – so war ich </w:t>
        </w:r>
      </w:ins>
      <w:ins w:id="32" w:author="David Döbele" w:date="2021-10-12T19:29:00Z">
        <w:r w:rsidR="00CA7D97">
          <w:rPr>
            <w:rFonts w:ascii="Georgia" w:hAnsi="Georgia" w:cs="Times New Roman"/>
            <w:sz w:val="21"/>
            <w:szCs w:val="21"/>
          </w:rPr>
          <w:t>über mehrere Jahre in der Schülervertretung engagiert und vertrat die Interesse der Schülerschaft gegenüber unseren Lehrern</w:t>
        </w:r>
      </w:ins>
      <w:r w:rsidR="00B429DD">
        <w:rPr>
          <w:rFonts w:ascii="Georgia" w:hAnsi="Georgia" w:cs="Times New Roman"/>
          <w:sz w:val="21"/>
          <w:szCs w:val="21"/>
        </w:rPr>
        <w:t xml:space="preserve">. Die strukturierte Organisation von Projekten in Teamarbeit forderten ein hohes Maß an Bereitschaft und Einsatzfreude. </w:t>
      </w:r>
    </w:p>
    <w:p w14:paraId="58A775E0" w14:textId="71FCEF20" w:rsidR="00C45F7B" w:rsidDel="00CA7D97" w:rsidRDefault="00B429DD" w:rsidP="00E65B09">
      <w:pPr>
        <w:spacing w:after="0"/>
        <w:jc w:val="both"/>
        <w:rPr>
          <w:del w:id="33" w:author="David Döbele" w:date="2021-10-12T19:28:00Z"/>
          <w:rFonts w:ascii="Georgia" w:hAnsi="Georgia" w:cs="Times New Roman"/>
          <w:sz w:val="21"/>
          <w:szCs w:val="21"/>
        </w:rPr>
      </w:pPr>
      <w:r>
        <w:rPr>
          <w:rFonts w:ascii="Georgia" w:hAnsi="Georgia" w:cs="Times New Roman"/>
          <w:sz w:val="21"/>
          <w:szCs w:val="21"/>
        </w:rPr>
        <w:t xml:space="preserve">In meiner Freizeit spiele ich seit meiner frühen Jugend gerne Fußball. </w:t>
      </w:r>
      <w:r w:rsidR="00C45F7B">
        <w:rPr>
          <w:rFonts w:ascii="Georgia" w:hAnsi="Georgia" w:cs="Times New Roman"/>
          <w:sz w:val="21"/>
          <w:szCs w:val="21"/>
        </w:rPr>
        <w:t xml:space="preserve">Schon nach einiger Zeit durfte ich viel Verantwortung tragen, indem ich Veranstaltungen mitorganisieren durfte und eine junge Fußballmannschaft mitausbildete. </w:t>
      </w:r>
    </w:p>
    <w:p w14:paraId="2C090CDF" w14:textId="72A25518" w:rsidR="00E65B09" w:rsidRDefault="00C45F7B" w:rsidP="00E65B09">
      <w:pPr>
        <w:spacing w:after="0"/>
        <w:jc w:val="both"/>
        <w:rPr>
          <w:rFonts w:ascii="Georgia" w:hAnsi="Georgia" w:cs="Times New Roman"/>
          <w:sz w:val="21"/>
          <w:szCs w:val="21"/>
        </w:rPr>
      </w:pPr>
      <w:r>
        <w:rPr>
          <w:rFonts w:ascii="Georgia" w:hAnsi="Georgia" w:cs="Times New Roman"/>
          <w:sz w:val="21"/>
          <w:szCs w:val="21"/>
        </w:rPr>
        <w:t xml:space="preserve">Außerdem gefällt mir im Teamsport </w:t>
      </w:r>
      <w:r w:rsidR="00B429DD">
        <w:rPr>
          <w:rFonts w:ascii="Georgia" w:hAnsi="Georgia" w:cs="Times New Roman"/>
          <w:sz w:val="21"/>
          <w:szCs w:val="21"/>
        </w:rPr>
        <w:t>besonders</w:t>
      </w:r>
      <w:r>
        <w:rPr>
          <w:rFonts w:ascii="Georgia" w:hAnsi="Georgia" w:cs="Times New Roman"/>
          <w:sz w:val="21"/>
          <w:szCs w:val="21"/>
        </w:rPr>
        <w:t xml:space="preserve"> der Gedanke</w:t>
      </w:r>
      <w:r w:rsidR="00B429DD">
        <w:rPr>
          <w:rFonts w:ascii="Georgia" w:hAnsi="Georgia" w:cs="Times New Roman"/>
          <w:sz w:val="21"/>
          <w:szCs w:val="21"/>
        </w:rPr>
        <w:t>, dass</w:t>
      </w:r>
      <w:r>
        <w:rPr>
          <w:rFonts w:ascii="Georgia" w:hAnsi="Georgia" w:cs="Times New Roman"/>
          <w:sz w:val="21"/>
          <w:szCs w:val="21"/>
        </w:rPr>
        <w:t xml:space="preserve"> man gemeinsam mehr erreichen kann, als wenn jeder Spieler nur für sich allein spielt. Dieses Mindset würde ich nun ausgesprochen gerne als Praktikant in Ihr Team mit einbringen.</w:t>
      </w:r>
    </w:p>
    <w:p w14:paraId="6287603B" w14:textId="77777777" w:rsidR="00C45F7B" w:rsidRPr="00E65B09" w:rsidRDefault="00C45F7B" w:rsidP="00E65B09">
      <w:pPr>
        <w:spacing w:after="0"/>
        <w:jc w:val="both"/>
        <w:rPr>
          <w:rFonts w:ascii="Georgia" w:hAnsi="Georgia" w:cs="Times New Roman"/>
          <w:sz w:val="21"/>
          <w:szCs w:val="21"/>
        </w:rPr>
      </w:pPr>
    </w:p>
    <w:p w14:paraId="4C4E7185" w14:textId="2BA5D561" w:rsidR="00E65B09" w:rsidRPr="00E65B09" w:rsidRDefault="00DF3612" w:rsidP="00E65B09">
      <w:pPr>
        <w:spacing w:after="0"/>
        <w:jc w:val="both"/>
        <w:rPr>
          <w:rFonts w:ascii="Georgia" w:hAnsi="Georgia" w:cs="Times New Roman"/>
          <w:sz w:val="21"/>
          <w:szCs w:val="21"/>
        </w:rPr>
      </w:pPr>
      <w:bookmarkStart w:id="34" w:name="_Hlk84500903"/>
      <w:r>
        <w:rPr>
          <w:rFonts w:ascii="Georgia" w:hAnsi="Georgia" w:cs="Times New Roman"/>
          <w:sz w:val="21"/>
          <w:szCs w:val="21"/>
        </w:rPr>
        <w:t xml:space="preserve">PKF Fasselt Schlage Partnerschaft mbB </w:t>
      </w:r>
      <w:bookmarkEnd w:id="34"/>
      <w:r>
        <w:rPr>
          <w:rFonts w:ascii="Georgia" w:hAnsi="Georgia" w:cs="Times New Roman"/>
          <w:sz w:val="21"/>
          <w:szCs w:val="21"/>
        </w:rPr>
        <w:t>scheint mir für mein erstes Praktikum ideal</w:t>
      </w:r>
      <w:r w:rsidR="00932420">
        <w:rPr>
          <w:rFonts w:ascii="Georgia" w:hAnsi="Georgia" w:cs="Times New Roman"/>
          <w:sz w:val="21"/>
          <w:szCs w:val="21"/>
        </w:rPr>
        <w:t xml:space="preserve">. Durch Ihren Status als </w:t>
      </w:r>
      <w:del w:id="35" w:author="David Döbele" w:date="2021-10-12T19:29:00Z">
        <w:r w:rsidR="00932420" w:rsidDel="00CA7D97">
          <w:rPr>
            <w:rFonts w:ascii="Georgia" w:hAnsi="Georgia" w:cs="Times New Roman"/>
            <w:sz w:val="21"/>
            <w:szCs w:val="21"/>
          </w:rPr>
          <w:delText xml:space="preserve">einer </w:delText>
        </w:r>
      </w:del>
      <w:ins w:id="36" w:author="David Döbele" w:date="2021-10-12T19:29:00Z">
        <w:r w:rsidR="00CA7D97">
          <w:rPr>
            <w:rFonts w:ascii="Georgia" w:hAnsi="Georgia" w:cs="Times New Roman"/>
            <w:sz w:val="21"/>
            <w:szCs w:val="21"/>
          </w:rPr>
          <w:t>eine</w:t>
        </w:r>
        <w:r w:rsidR="00CA7D97">
          <w:rPr>
            <w:rFonts w:ascii="Georgia" w:hAnsi="Georgia" w:cs="Times New Roman"/>
            <w:sz w:val="21"/>
            <w:szCs w:val="21"/>
          </w:rPr>
          <w:t>s</w:t>
        </w:r>
        <w:r w:rsidR="00CA7D97">
          <w:rPr>
            <w:rFonts w:ascii="Georgia" w:hAnsi="Georgia" w:cs="Times New Roman"/>
            <w:sz w:val="21"/>
            <w:szCs w:val="21"/>
          </w:rPr>
          <w:t xml:space="preserve"> </w:t>
        </w:r>
      </w:ins>
      <w:r w:rsidR="00932420">
        <w:rPr>
          <w:rFonts w:ascii="Georgia" w:hAnsi="Georgia" w:cs="Times New Roman"/>
          <w:sz w:val="21"/>
          <w:szCs w:val="21"/>
        </w:rPr>
        <w:t>der führenden Unternehmen der deutschen Prüfungs- und Beratungsbranche kann ich bei Ihnen meine geplante Vertiefung im Bereich Auditing, Taxation konkretisieren</w:t>
      </w:r>
      <w:r w:rsidR="00417BA0">
        <w:rPr>
          <w:rFonts w:ascii="Georgia" w:hAnsi="Georgia" w:cs="Times New Roman"/>
          <w:sz w:val="21"/>
          <w:szCs w:val="21"/>
        </w:rPr>
        <w:t xml:space="preserve">. Mit </w:t>
      </w:r>
      <w:r w:rsidR="00417BA0" w:rsidRPr="00417BA0">
        <w:rPr>
          <w:rFonts w:ascii="Georgia" w:hAnsi="Georgia" w:cs="Times New Roman"/>
          <w:sz w:val="21"/>
          <w:szCs w:val="21"/>
        </w:rPr>
        <w:t>PKF Fasselt Schlage Partnerschaft mbB</w:t>
      </w:r>
      <w:r w:rsidR="00417BA0">
        <w:rPr>
          <w:rFonts w:ascii="Georgia" w:hAnsi="Georgia" w:cs="Times New Roman"/>
          <w:sz w:val="21"/>
          <w:szCs w:val="21"/>
        </w:rPr>
        <w:t xml:space="preserve"> assoziiere ich Teamgeist, Professionalität und Leistung auf höchstem Niveau – Werte, mit denen ich mich vollkommen identifiziere und auf denen ich meine weitere Karriere sehr gerne aufbauen möchte.</w:t>
      </w:r>
    </w:p>
    <w:p w14:paraId="0D1927BC" w14:textId="366D7854" w:rsidR="00E65B09" w:rsidRPr="00E65B09" w:rsidRDefault="00E65B09" w:rsidP="00E65B09">
      <w:pPr>
        <w:spacing w:after="0"/>
        <w:jc w:val="both"/>
        <w:rPr>
          <w:rFonts w:ascii="Georgia" w:hAnsi="Georgia" w:cs="Times New Roman"/>
          <w:sz w:val="21"/>
          <w:szCs w:val="21"/>
        </w:rPr>
      </w:pPr>
    </w:p>
    <w:p w14:paraId="7FCC38FB" w14:textId="17B44B8E" w:rsidR="00E65B09" w:rsidRPr="00E65B09" w:rsidRDefault="009579AA" w:rsidP="00E65B09">
      <w:pPr>
        <w:spacing w:after="0"/>
        <w:jc w:val="both"/>
        <w:rPr>
          <w:rFonts w:ascii="Georgia" w:hAnsi="Georgia" w:cs="Times New Roman"/>
          <w:sz w:val="21"/>
          <w:szCs w:val="21"/>
        </w:rPr>
      </w:pPr>
      <w:r>
        <w:rPr>
          <w:rFonts w:ascii="Georgia" w:hAnsi="Georgia" w:cs="Times New Roman"/>
          <w:sz w:val="21"/>
          <w:szCs w:val="21"/>
        </w:rPr>
        <w:t xml:space="preserve">Von dem Praktikum im Bereich Audit erhoffe ich mir eine steile Lernkurve, sowie die Möglichkeit, meine eigenen Ideen und bisherigen Erfahrungen bei Ihnen mehrwertschaffend einbringen zu können. Ich bin mir sicher, dass ich durch mein starkes Interesse an der Tätigkeit als Wirtschaftsprüfer, meine hohe Einsatzbereitschaft sowie meine ausgeprägten Analysefähigkeiten eine Bereicherung für </w:t>
      </w:r>
      <w:r w:rsidRPr="009579AA">
        <w:rPr>
          <w:rFonts w:ascii="Georgia" w:hAnsi="Georgia" w:cs="Times New Roman"/>
          <w:sz w:val="21"/>
          <w:szCs w:val="21"/>
        </w:rPr>
        <w:t>PKF Fasselt Schlage Partnerschaft mbB</w:t>
      </w:r>
      <w:r>
        <w:rPr>
          <w:rFonts w:ascii="Georgia" w:hAnsi="Georgia" w:cs="Times New Roman"/>
          <w:sz w:val="21"/>
          <w:szCs w:val="21"/>
        </w:rPr>
        <w:t xml:space="preserve"> sein werde, und würde mich sehr darüber freuen, Sie auch in einem persönlichen Gespräch von mir überzeugen zu dürfen.</w:t>
      </w:r>
    </w:p>
    <w:p w14:paraId="2052A7F0" w14:textId="2B45866F" w:rsidR="00E65B09" w:rsidRPr="00E65B09" w:rsidRDefault="00E65B09" w:rsidP="00E65B09">
      <w:pPr>
        <w:spacing w:after="0"/>
        <w:jc w:val="both"/>
        <w:rPr>
          <w:rFonts w:ascii="Georgia" w:hAnsi="Georgia" w:cs="Times New Roman"/>
          <w:sz w:val="21"/>
          <w:szCs w:val="21"/>
        </w:rPr>
      </w:pPr>
    </w:p>
    <w:p w14:paraId="11B49693" w14:textId="63C4B0FD" w:rsidR="00E65B09" w:rsidRPr="00E65B09" w:rsidRDefault="00E65B09"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13AF3E90" w:rsidR="00BB3512" w:rsidRPr="00D30CEA" w:rsidRDefault="0099776A" w:rsidP="00E65B09">
      <w:pPr>
        <w:spacing w:after="0"/>
        <w:jc w:val="both"/>
        <w:rPr>
          <w:rFonts w:ascii="Georgia" w:hAnsi="Georgia" w:cs="Times New Roman"/>
          <w:sz w:val="21"/>
          <w:szCs w:val="21"/>
        </w:rPr>
      </w:pPr>
      <w:r>
        <w:rPr>
          <w:rFonts w:ascii="Georgia" w:hAnsi="Georgia" w:cs="Times New Roman"/>
          <w:sz w:val="21"/>
          <w:szCs w:val="21"/>
          <w:lang w:val="en-US"/>
        </w:rPr>
        <w:t>Unterschrift</w:t>
      </w:r>
    </w:p>
    <w:sectPr w:rsidR="00BB3512" w:rsidRPr="00D30CEA"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2F7F8E"/>
    <w:rsid w:val="00311A15"/>
    <w:rsid w:val="003250EA"/>
    <w:rsid w:val="003421B1"/>
    <w:rsid w:val="00375D2D"/>
    <w:rsid w:val="003811BC"/>
    <w:rsid w:val="0038671F"/>
    <w:rsid w:val="003947A8"/>
    <w:rsid w:val="003D464F"/>
    <w:rsid w:val="003D5D1E"/>
    <w:rsid w:val="003F3290"/>
    <w:rsid w:val="003F688C"/>
    <w:rsid w:val="00415608"/>
    <w:rsid w:val="00417BA0"/>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8F38D9"/>
    <w:rsid w:val="00932420"/>
    <w:rsid w:val="009579AA"/>
    <w:rsid w:val="00991E04"/>
    <w:rsid w:val="0099776A"/>
    <w:rsid w:val="009A256E"/>
    <w:rsid w:val="009D07DC"/>
    <w:rsid w:val="009D3BBF"/>
    <w:rsid w:val="009F46A7"/>
    <w:rsid w:val="00A1282E"/>
    <w:rsid w:val="00A133FC"/>
    <w:rsid w:val="00A14247"/>
    <w:rsid w:val="00A40D57"/>
    <w:rsid w:val="00A44493"/>
    <w:rsid w:val="00A53760"/>
    <w:rsid w:val="00A56762"/>
    <w:rsid w:val="00AA2791"/>
    <w:rsid w:val="00AA4C7C"/>
    <w:rsid w:val="00AB4CD0"/>
    <w:rsid w:val="00AC61EE"/>
    <w:rsid w:val="00AC66C4"/>
    <w:rsid w:val="00AC7086"/>
    <w:rsid w:val="00AE26F5"/>
    <w:rsid w:val="00AE3A33"/>
    <w:rsid w:val="00AF24EC"/>
    <w:rsid w:val="00B135CE"/>
    <w:rsid w:val="00B339B8"/>
    <w:rsid w:val="00B346A7"/>
    <w:rsid w:val="00B429DD"/>
    <w:rsid w:val="00B43970"/>
    <w:rsid w:val="00B45015"/>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45F7B"/>
    <w:rsid w:val="00C6717B"/>
    <w:rsid w:val="00C71380"/>
    <w:rsid w:val="00C9003C"/>
    <w:rsid w:val="00C97ECA"/>
    <w:rsid w:val="00CA1160"/>
    <w:rsid w:val="00CA702E"/>
    <w:rsid w:val="00CA7350"/>
    <w:rsid w:val="00CA7D97"/>
    <w:rsid w:val="00CB639D"/>
    <w:rsid w:val="00CD51E6"/>
    <w:rsid w:val="00CE433B"/>
    <w:rsid w:val="00D30CEA"/>
    <w:rsid w:val="00D71D8E"/>
    <w:rsid w:val="00D75367"/>
    <w:rsid w:val="00D9281A"/>
    <w:rsid w:val="00DA3404"/>
    <w:rsid w:val="00DA524B"/>
    <w:rsid w:val="00DB471D"/>
    <w:rsid w:val="00DD1863"/>
    <w:rsid w:val="00DD3349"/>
    <w:rsid w:val="00DD54E1"/>
    <w:rsid w:val="00DD6747"/>
    <w:rsid w:val="00DE1FBC"/>
    <w:rsid w:val="00DE5C3D"/>
    <w:rsid w:val="00DF3612"/>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444</Words>
  <Characters>2534</Characters>
  <Application>Microsoft Office Word</Application>
  <DocSecurity>0</DocSecurity>
  <Lines>21</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5</cp:revision>
  <dcterms:created xsi:type="dcterms:W3CDTF">2020-09-27T11:00:00Z</dcterms:created>
  <dcterms:modified xsi:type="dcterms:W3CDTF">2021-10-12T17:30:00Z</dcterms:modified>
</cp:coreProperties>
</file>