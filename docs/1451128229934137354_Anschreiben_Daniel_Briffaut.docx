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BB6E0" w14:textId="77777777" w:rsidR="00F5487C" w:rsidRPr="00586EB6" w:rsidRDefault="00F5487C" w:rsidP="00F5487C">
      <w:pPr>
        <w:spacing w:after="0" w:line="240" w:lineRule="auto"/>
        <w:jc w:val="right"/>
        <w:rPr>
          <w:rFonts w:ascii="Times New Roman" w:hAnsi="Times New Roman" w:cs="Times New Roman"/>
        </w:rPr>
      </w:pPr>
      <w:r w:rsidRPr="00586EB6">
        <w:rPr>
          <w:rFonts w:ascii="Times New Roman" w:hAnsi="Times New Roman" w:cs="Times New Roman"/>
        </w:rPr>
        <w:t>Wilhelminenstraße 135</w:t>
      </w:r>
    </w:p>
    <w:p w14:paraId="64E3768E" w14:textId="77777777" w:rsidR="00F5487C" w:rsidRPr="00586EB6" w:rsidRDefault="00F5487C" w:rsidP="00F5487C">
      <w:pPr>
        <w:spacing w:after="0" w:line="240" w:lineRule="auto"/>
        <w:jc w:val="right"/>
        <w:rPr>
          <w:rFonts w:ascii="Times New Roman" w:hAnsi="Times New Roman" w:cs="Times New Roman"/>
        </w:rPr>
      </w:pPr>
      <w:r w:rsidRPr="00586EB6">
        <w:rPr>
          <w:rFonts w:ascii="Times New Roman" w:hAnsi="Times New Roman" w:cs="Times New Roman"/>
        </w:rPr>
        <w:t>1160 Wien, Österreich</w:t>
      </w:r>
    </w:p>
    <w:p w14:paraId="054814DC" w14:textId="77777777" w:rsidR="00F5487C" w:rsidRPr="00586EB6" w:rsidRDefault="00F5487C" w:rsidP="00F5487C">
      <w:pPr>
        <w:spacing w:after="0"/>
        <w:jc w:val="right"/>
        <w:rPr>
          <w:rFonts w:ascii="Times New Roman" w:hAnsi="Times New Roman" w:cs="Times New Roman"/>
        </w:rPr>
      </w:pPr>
      <w:r w:rsidRPr="00586EB6">
        <w:rPr>
          <w:rFonts w:ascii="Times New Roman" w:hAnsi="Times New Roman" w:cs="Times New Roman"/>
        </w:rPr>
        <w:t>danielbriffaut@outlook.com</w:t>
      </w:r>
    </w:p>
    <w:p w14:paraId="3954E548" w14:textId="77777777" w:rsidR="00F5487C" w:rsidRPr="00586EB6" w:rsidRDefault="00F5487C" w:rsidP="00F5487C">
      <w:pPr>
        <w:spacing w:after="0"/>
        <w:jc w:val="right"/>
        <w:rPr>
          <w:rFonts w:ascii="Times New Roman" w:hAnsi="Times New Roman" w:cs="Times New Roman"/>
        </w:rPr>
      </w:pPr>
      <w:r w:rsidRPr="00586EB6">
        <w:rPr>
          <w:rFonts w:ascii="Times New Roman" w:hAnsi="Times New Roman" w:cs="Times New Roman"/>
        </w:rPr>
        <w:t>+43 660 8767651</w:t>
      </w:r>
    </w:p>
    <w:p w14:paraId="08ECDF30" w14:textId="1AFCF804" w:rsidR="00F5487C" w:rsidDel="00D75E42" w:rsidRDefault="00F5487C" w:rsidP="00F5487C">
      <w:pPr>
        <w:spacing w:after="0" w:line="240" w:lineRule="auto"/>
        <w:jc w:val="right"/>
        <w:rPr>
          <w:del w:id="0" w:author="David Döbele" w:date="2025-12-18T09:23:00Z" w16du:dateUtc="2025-12-18T08:23:00Z"/>
          <w:rFonts w:ascii="Times New Roman" w:hAnsi="Times New Roman" w:cs="Times New Roman"/>
        </w:rPr>
      </w:pPr>
      <w:del w:id="1" w:author="David Döbele" w:date="2025-12-18T09:23:00Z" w16du:dateUtc="2025-12-18T08:23:00Z">
        <w:r w:rsidRPr="00586EB6" w:rsidDel="00D75E42">
          <w:rPr>
            <w:rFonts w:ascii="Times New Roman" w:hAnsi="Times New Roman" w:cs="Times New Roman"/>
            <w:highlight w:val="yellow"/>
          </w:rPr>
          <w:delText>Finadvice AG</w:delText>
        </w:r>
        <w:r w:rsidRPr="00586EB6" w:rsidDel="00D75E42">
          <w:rPr>
            <w:rFonts w:ascii="Times New Roman" w:hAnsi="Times New Roman" w:cs="Times New Roman"/>
            <w:highlight w:val="yellow"/>
          </w:rPr>
          <w:br/>
          <w:delText>Soodstrasse 55</w:delText>
        </w:r>
        <w:r w:rsidRPr="00586EB6" w:rsidDel="00D75E42">
          <w:rPr>
            <w:rFonts w:ascii="Times New Roman" w:hAnsi="Times New Roman" w:cs="Times New Roman"/>
            <w:highlight w:val="yellow"/>
          </w:rPr>
          <w:br/>
          <w:delText>8134 Adliswil</w:delText>
        </w:r>
        <w:r w:rsidRPr="00586EB6" w:rsidDel="00D75E42">
          <w:rPr>
            <w:rFonts w:ascii="Times New Roman" w:hAnsi="Times New Roman" w:cs="Times New Roman"/>
            <w:highlight w:val="yellow"/>
          </w:rPr>
          <w:br/>
          <w:delText>Schweiz</w:delText>
        </w:r>
      </w:del>
    </w:p>
    <w:p w14:paraId="1CACFA85" w14:textId="77777777" w:rsidR="00D75E42" w:rsidRPr="00586EB6" w:rsidRDefault="00D75E42" w:rsidP="00F5487C">
      <w:pPr>
        <w:spacing w:after="0"/>
        <w:rPr>
          <w:ins w:id="2" w:author="David Döbele" w:date="2025-12-18T09:23:00Z" w16du:dateUtc="2025-12-18T08:23:00Z"/>
          <w:rFonts w:ascii="Times New Roman" w:hAnsi="Times New Roman" w:cs="Times New Roman"/>
        </w:rPr>
      </w:pPr>
    </w:p>
    <w:p w14:paraId="023AFAB9" w14:textId="21D35B66" w:rsidR="00F5487C" w:rsidRPr="00586EB6" w:rsidRDefault="00F5487C" w:rsidP="00F5487C">
      <w:pPr>
        <w:spacing w:after="0" w:line="240" w:lineRule="auto"/>
        <w:jc w:val="right"/>
        <w:rPr>
          <w:rFonts w:ascii="Times New Roman" w:hAnsi="Times New Roman" w:cs="Times New Roman"/>
        </w:rPr>
      </w:pPr>
      <w:r w:rsidRPr="00586EB6">
        <w:rPr>
          <w:rFonts w:ascii="Times New Roman" w:hAnsi="Times New Roman" w:cs="Times New Roman"/>
          <w:highlight w:val="yellow"/>
        </w:rPr>
        <w:t>Wien, 1</w:t>
      </w:r>
      <w:r w:rsidR="00586EB6">
        <w:rPr>
          <w:rFonts w:ascii="Times New Roman" w:hAnsi="Times New Roman" w:cs="Times New Roman"/>
          <w:highlight w:val="yellow"/>
        </w:rPr>
        <w:t>8</w:t>
      </w:r>
      <w:r w:rsidRPr="00586EB6">
        <w:rPr>
          <w:rFonts w:ascii="Times New Roman" w:hAnsi="Times New Roman" w:cs="Times New Roman"/>
          <w:highlight w:val="yellow"/>
        </w:rPr>
        <w:t>.12.2025</w:t>
      </w:r>
    </w:p>
    <w:p w14:paraId="2BB14D38" w14:textId="77777777" w:rsidR="00F5487C" w:rsidRPr="00586EB6" w:rsidRDefault="00F5487C" w:rsidP="00F5487C">
      <w:pPr>
        <w:spacing w:after="0" w:line="240" w:lineRule="auto"/>
        <w:jc w:val="right"/>
        <w:rPr>
          <w:rFonts w:ascii="Times New Roman" w:hAnsi="Times New Roman" w:cs="Times New Roman"/>
        </w:rPr>
      </w:pPr>
    </w:p>
    <w:p w14:paraId="4BEC3829" w14:textId="77777777" w:rsidR="00F5487C" w:rsidRPr="00586EB6" w:rsidRDefault="00F5487C" w:rsidP="00F5487C">
      <w:pPr>
        <w:spacing w:after="0" w:line="240" w:lineRule="auto"/>
        <w:jc w:val="both"/>
        <w:rPr>
          <w:rFonts w:ascii="Times New Roman" w:hAnsi="Times New Roman" w:cs="Times New Roman"/>
          <w:b/>
          <w:bCs/>
          <w:lang/>
        </w:rPr>
      </w:pPr>
      <w:r w:rsidRPr="00586EB6">
        <w:rPr>
          <w:rFonts w:ascii="Times New Roman" w:hAnsi="Times New Roman" w:cs="Times New Roman"/>
          <w:b/>
          <w:bCs/>
        </w:rPr>
        <w:t xml:space="preserve">Bewerbung um ein Praktikum im </w:t>
      </w:r>
      <w:r w:rsidRPr="00586EB6">
        <w:rPr>
          <w:rFonts w:ascii="Times New Roman" w:hAnsi="Times New Roman" w:cs="Times New Roman"/>
          <w:b/>
          <w:bCs/>
          <w:lang/>
        </w:rPr>
        <w:t xml:space="preserve">Bereich </w:t>
      </w:r>
      <w:r w:rsidRPr="00586EB6">
        <w:rPr>
          <w:rFonts w:ascii="Times New Roman" w:eastAsia="Times New Roman" w:hAnsi="Times New Roman" w:cs="Times New Roman"/>
          <w:b/>
          <w:bCs/>
          <w:color w:val="000000" w:themeColor="text1"/>
          <w:lang w:eastAsia="en-GB"/>
        </w:rPr>
        <w:t>M&amp;A</w:t>
      </w:r>
    </w:p>
    <w:p w14:paraId="0B206CA8" w14:textId="77777777" w:rsidR="00F5487C" w:rsidRPr="00586EB6" w:rsidRDefault="00F5487C" w:rsidP="00F5487C">
      <w:pPr>
        <w:spacing w:after="0" w:line="240" w:lineRule="auto"/>
        <w:jc w:val="both"/>
        <w:rPr>
          <w:rFonts w:ascii="Times New Roman" w:hAnsi="Times New Roman" w:cs="Times New Roman"/>
          <w:bCs/>
          <w:lang/>
        </w:rPr>
      </w:pPr>
    </w:p>
    <w:p w14:paraId="75F51696" w14:textId="446E64CB" w:rsidR="00F5487C" w:rsidRPr="00586EB6" w:rsidRDefault="00F5487C" w:rsidP="00F5487C">
      <w:pPr>
        <w:spacing w:after="0" w:line="240" w:lineRule="auto"/>
        <w:jc w:val="both"/>
        <w:rPr>
          <w:rFonts w:ascii="Times New Roman" w:hAnsi="Times New Roman" w:cs="Times New Roman"/>
        </w:rPr>
      </w:pPr>
      <w:r w:rsidRPr="00586EB6">
        <w:rPr>
          <w:rFonts w:ascii="Times New Roman" w:hAnsi="Times New Roman" w:cs="Times New Roman"/>
        </w:rPr>
        <w:t xml:space="preserve">Sehr geehrte </w:t>
      </w:r>
      <w:r w:rsidR="00340E61" w:rsidRPr="00586EB6">
        <w:rPr>
          <w:rFonts w:ascii="Times New Roman" w:hAnsi="Times New Roman" w:cs="Times New Roman"/>
        </w:rPr>
        <w:t>Herr Doktor Wolf, lieber Freund,</w:t>
      </w:r>
    </w:p>
    <w:p w14:paraId="5670631D" w14:textId="77777777" w:rsidR="00F5487C" w:rsidRPr="00586EB6" w:rsidRDefault="00F5487C" w:rsidP="00F5487C">
      <w:pPr>
        <w:spacing w:after="0" w:line="240" w:lineRule="auto"/>
        <w:jc w:val="both"/>
        <w:rPr>
          <w:rFonts w:ascii="Times New Roman" w:eastAsia="Times New Roman" w:hAnsi="Times New Roman" w:cs="Times New Roman"/>
          <w:color w:val="000000"/>
          <w:lang w:eastAsia="en-GB"/>
        </w:rPr>
      </w:pPr>
    </w:p>
    <w:p w14:paraId="43AED37D" w14:textId="4BF545E3" w:rsidR="00340E61" w:rsidRPr="00340E61" w:rsidRDefault="00340E61" w:rsidP="00340E61">
      <w:pPr>
        <w:spacing w:after="0" w:line="240" w:lineRule="auto"/>
        <w:jc w:val="both"/>
        <w:rPr>
          <w:rFonts w:ascii="Aptos" w:eastAsia="Times New Roman" w:hAnsi="Aptos" w:cs="Times New Roman"/>
          <w:color w:val="000000"/>
          <w:lang w:eastAsia="en-GB"/>
        </w:rPr>
      </w:pPr>
      <w:r w:rsidRPr="00340E61">
        <w:rPr>
          <w:rFonts w:ascii="Times New Roman" w:eastAsia="Times New Roman" w:hAnsi="Times New Roman" w:cs="Times New Roman"/>
          <w:color w:val="000000"/>
          <w:lang w:eastAsia="en-GB"/>
        </w:rPr>
        <w:t xml:space="preserve">mein erstes Interesse </w:t>
      </w:r>
      <w:proofErr w:type="gramStart"/>
      <w:r w:rsidRPr="00340E61">
        <w:rPr>
          <w:rFonts w:ascii="Times New Roman" w:eastAsia="Times New Roman" w:hAnsi="Times New Roman" w:cs="Times New Roman"/>
          <w:color w:val="000000"/>
          <w:lang w:eastAsia="en-GB"/>
        </w:rPr>
        <w:t>an Mergers</w:t>
      </w:r>
      <w:proofErr w:type="gramEnd"/>
      <w:r w:rsidRPr="00340E61">
        <w:rPr>
          <w:rFonts w:ascii="Times New Roman" w:eastAsia="Times New Roman" w:hAnsi="Times New Roman" w:cs="Times New Roman"/>
          <w:color w:val="000000"/>
          <w:lang w:eastAsia="en-GB"/>
        </w:rPr>
        <w:t xml:space="preserve"> &amp; Acquisitions entstand, als meine Eltern ihr Unternehmen verkauften und ich zum ersten Mal miterlebte, wie viel hinter einem solchen Prozess steht. Diese Erfahrung hat mein Interesse an wirtschaftlichen Zusammenhängen geweckt und mich dazu gebracht, mich intensiver mit makroökonomischen Themen und den Kapitalmärkten zu beschäftigen. Während meines Studiums an der WU Wien nahm ich zudem an einem Workshop teil, in dem wir einen M&amp;A-Case bearbeiteten. Diese Erfahrung hat mein Interesse nochmals deutlich bestärkt. Durch die Studieninhalte, Gespräche mit Professionals und Einblicke in reale Fallstudien wurde mir endgültig klar, dass mich das Investment Banking mit seiner Dynamik, steilen Lernkurve und Verantwortung besonders reizt. Mich motiviert die Aussicht, in einem anspruchsvollen Umfeld Verantwortung zu übernehmen, mein Wissen gezielt einzubringen und dabei täglich Neues zu lernen. Darum möchte ich nach Abschluss meines Bachelorstudiums im Zeitraum von Oktober bis Dezember 2026 ein Praktikum </w:t>
      </w:r>
      <w:del w:id="3" w:author="David Döbele" w:date="2025-12-18T09:23:00Z" w16du:dateUtc="2025-12-18T08:23:00Z">
        <w:r w:rsidRPr="00340E61" w:rsidDel="00D75E42">
          <w:rPr>
            <w:rFonts w:ascii="Times New Roman" w:eastAsia="Times New Roman" w:hAnsi="Times New Roman" w:cs="Times New Roman"/>
            <w:color w:val="000000"/>
            <w:lang w:eastAsia="en-GB"/>
          </w:rPr>
          <w:delText xml:space="preserve">bei Ihnen </w:delText>
        </w:r>
      </w:del>
      <w:ins w:id="4" w:author="David Döbele" w:date="2025-12-18T09:24:00Z" w16du:dateUtc="2025-12-18T08:24:00Z">
        <w:r w:rsidR="00D75E42">
          <w:rPr>
            <w:rFonts w:ascii="Times New Roman" w:eastAsia="Times New Roman" w:hAnsi="Times New Roman" w:cs="Times New Roman"/>
            <w:color w:val="000000"/>
            <w:lang w:eastAsia="en-GB"/>
          </w:rPr>
          <w:t xml:space="preserve">im </w:t>
        </w:r>
      </w:ins>
      <w:del w:id="5" w:author="David Döbele" w:date="2025-12-18T09:24:00Z" w16du:dateUtc="2025-12-18T08:24:00Z">
        <w:r w:rsidRPr="00340E61" w:rsidDel="00D75E42">
          <w:rPr>
            <w:rFonts w:ascii="Times New Roman" w:eastAsia="Times New Roman" w:hAnsi="Times New Roman" w:cs="Times New Roman"/>
            <w:color w:val="000000"/>
            <w:lang w:eastAsia="en-GB"/>
          </w:rPr>
          <w:delText xml:space="preserve">im Bereich </w:delText>
        </w:r>
      </w:del>
      <w:r w:rsidRPr="00340E61">
        <w:rPr>
          <w:rFonts w:ascii="Times New Roman" w:eastAsia="Times New Roman" w:hAnsi="Times New Roman" w:cs="Times New Roman"/>
          <w:color w:val="000000"/>
          <w:lang w:eastAsia="en-GB"/>
        </w:rPr>
        <w:t>M&amp;A absolvieren.</w:t>
      </w:r>
    </w:p>
    <w:p w14:paraId="24F43BA7" w14:textId="67A1E99C" w:rsidR="00340E61" w:rsidRPr="00340E61" w:rsidRDefault="00340E61" w:rsidP="00340E61">
      <w:pPr>
        <w:spacing w:after="0" w:line="240" w:lineRule="auto"/>
        <w:jc w:val="both"/>
        <w:rPr>
          <w:rFonts w:ascii="Times New Roman" w:hAnsi="Times New Roman" w:cs="Times New Roman"/>
        </w:rPr>
      </w:pPr>
    </w:p>
    <w:p w14:paraId="48A135F5" w14:textId="1271744B" w:rsidR="00340E61" w:rsidRPr="00340E61" w:rsidDel="00D75E42" w:rsidRDefault="00340E61" w:rsidP="00340E61">
      <w:pPr>
        <w:spacing w:after="0" w:line="240" w:lineRule="auto"/>
        <w:jc w:val="both"/>
        <w:rPr>
          <w:del w:id="6" w:author="David Döbele" w:date="2025-12-18T09:24:00Z" w16du:dateUtc="2025-12-18T08:24:00Z"/>
          <w:rFonts w:ascii="Times New Roman" w:hAnsi="Times New Roman" w:cs="Times New Roman"/>
        </w:rPr>
      </w:pPr>
      <w:r w:rsidRPr="00340E61">
        <w:rPr>
          <w:rFonts w:ascii="Times New Roman" w:hAnsi="Times New Roman" w:cs="Times New Roman"/>
          <w:highlight w:val="yellow"/>
        </w:rPr>
        <w:t>Aktuell studiere ich Betriebswirtschaftslehre mit dem Schwerpunkt International Business und habe dabei durchgehend sehr gute Leistungen erzielt. Voraussichtlich werde ich mein Studium in fünf Semestern und damit ein Semester unter der Mindeststudienzeit abschließen und zähle</w:t>
      </w:r>
      <w:r w:rsidR="0018501F">
        <w:rPr>
          <w:rFonts w:ascii="Times New Roman" w:hAnsi="Times New Roman" w:cs="Times New Roman"/>
          <w:highlight w:val="yellow"/>
        </w:rPr>
        <w:t xml:space="preserve"> mit einem Notenschnitt von 1.7 zu </w:t>
      </w:r>
      <w:r w:rsidRPr="00340E61">
        <w:rPr>
          <w:rFonts w:ascii="Times New Roman" w:hAnsi="Times New Roman" w:cs="Times New Roman"/>
          <w:highlight w:val="yellow"/>
        </w:rPr>
        <w:t>den besten 6 % meines Jahrgangs. Zudem habe ich mir ein solides Fundament in den Bereichen Finanzen, Rechnungswesen und Management aufgebaut, das ich im Rahmen meiner Spezialisierung im Bereich Finance weiter vertiefe.</w:t>
      </w:r>
      <w:ins w:id="7" w:author="David Döbele" w:date="2025-12-18T09:24:00Z" w16du:dateUtc="2025-12-18T08:24:00Z">
        <w:r w:rsidR="00D75E42">
          <w:rPr>
            <w:rFonts w:ascii="Times New Roman" w:hAnsi="Times New Roman" w:cs="Times New Roman"/>
          </w:rPr>
          <w:t xml:space="preserve"> </w:t>
        </w:r>
      </w:ins>
    </w:p>
    <w:p w14:paraId="6B9FCBFF" w14:textId="476F6BB9" w:rsidR="00340E61" w:rsidRPr="00340E61" w:rsidRDefault="00340E61" w:rsidP="00340E61">
      <w:pPr>
        <w:spacing w:after="0" w:line="240" w:lineRule="auto"/>
        <w:jc w:val="both"/>
        <w:rPr>
          <w:rFonts w:ascii="Times New Roman" w:hAnsi="Times New Roman" w:cs="Times New Roman"/>
        </w:rPr>
      </w:pPr>
      <w:r w:rsidRPr="00340E61">
        <w:rPr>
          <w:rFonts w:ascii="Times New Roman" w:hAnsi="Times New Roman" w:cs="Times New Roman"/>
        </w:rPr>
        <w:t xml:space="preserve">Bereits während meiner Schulzeit gründete ich gemeinsam mit Mitschülern einen Verein zur Förderung des intergenerationellen Austauschs, wodurch ich früh Verantwortung übernahm und meine organisatorischen sowie kommunikativen Fähigkeiten stärken konnte. Parallel zu meinem Studium sammelte ich praktische Erfahrung bei </w:t>
      </w:r>
      <w:proofErr w:type="spellStart"/>
      <w:r w:rsidRPr="00340E61">
        <w:rPr>
          <w:rFonts w:ascii="Times New Roman" w:hAnsi="Times New Roman" w:cs="Times New Roman"/>
        </w:rPr>
        <w:t>BriC</w:t>
      </w:r>
      <w:proofErr w:type="spellEnd"/>
      <w:r w:rsidRPr="00340E61">
        <w:rPr>
          <w:rFonts w:ascii="Times New Roman" w:hAnsi="Times New Roman" w:cs="Times New Roman"/>
        </w:rPr>
        <w:t xml:space="preserve"> Immobilien KG, wo ich die Buchhaltung unterstützte und Immobilienbesichtigungen in Deutsch, Englisch und Französisch eigenständig koordinierte und durchführte. In meinem letzten Praktikum bei </w:t>
      </w:r>
      <w:proofErr w:type="spellStart"/>
      <w:r w:rsidRPr="00340E61">
        <w:rPr>
          <w:rFonts w:ascii="Times New Roman" w:hAnsi="Times New Roman" w:cs="Times New Roman"/>
        </w:rPr>
        <w:t>Frequentis</w:t>
      </w:r>
      <w:proofErr w:type="spellEnd"/>
      <w:r w:rsidRPr="00340E61">
        <w:rPr>
          <w:rFonts w:ascii="Times New Roman" w:hAnsi="Times New Roman" w:cs="Times New Roman"/>
        </w:rPr>
        <w:t xml:space="preserve"> AG unterstützte ich das Projektmanagement bei der Rechnungslegung und Kostenkontrolle eines Projekts mit einem Volumen von bis zu 30 Millionen Euro. Mithilfe eines angepassten Excel-Makros stellte ich Preisrollouts übersichtlich dar und trug so zur Effizienzsteigerung im Reporting bei. Zudem arbeitete ich im KI- und </w:t>
      </w:r>
      <w:proofErr w:type="spellStart"/>
      <w:r w:rsidRPr="00340E61">
        <w:rPr>
          <w:rFonts w:ascii="Times New Roman" w:hAnsi="Times New Roman" w:cs="Times New Roman"/>
        </w:rPr>
        <w:t>Offer</w:t>
      </w:r>
      <w:proofErr w:type="spellEnd"/>
      <w:r w:rsidRPr="00340E61">
        <w:rPr>
          <w:rFonts w:ascii="Times New Roman" w:hAnsi="Times New Roman" w:cs="Times New Roman"/>
        </w:rPr>
        <w:t>-Management-Team, wo ich an der Analyse und Strukturierung von Angebotsunterlagen beteiligt war und die Entwicklung eines Automatisierungsagenten unterstützte. Meine Vorgesetzten hoben dabei besonders mein Engagement, meine Ambition sowie meine ausgeprägte Kommunikationsfähigkeit hervor. Meine Zeit als Leistungssportler in der Fußballakademie Mattersburg, einem ehemaligen Erstligaverein, hat mir Disziplin, Belastbarkeit und Teamgeist vermittelt. Die Teilnahme an mehreren internationalen Turnieren ermöglichte mir zudem, verschiedene Kulturen kennenzulernen und ein hohes Maß an Anpassungsfähigkeit zu entwickeln. Diese Erfahrungen haben mich darauf vorbereitet, Verantwortung zu übernehmen und mich mit großem Engagement i</w:t>
      </w:r>
      <w:ins w:id="8" w:author="David Döbele" w:date="2025-12-18T09:24:00Z" w16du:dateUtc="2025-12-18T08:24:00Z">
        <w:r w:rsidR="00D75E42">
          <w:rPr>
            <w:rFonts w:ascii="Times New Roman" w:hAnsi="Times New Roman" w:cs="Times New Roman"/>
          </w:rPr>
          <w:t xml:space="preserve">m Praktikum </w:t>
        </w:r>
      </w:ins>
      <w:del w:id="9" w:author="David Döbele" w:date="2025-12-18T09:24:00Z" w16du:dateUtc="2025-12-18T08:24:00Z">
        <w:r w:rsidRPr="00340E61" w:rsidDel="00D75E42">
          <w:rPr>
            <w:rFonts w:ascii="Times New Roman" w:hAnsi="Times New Roman" w:cs="Times New Roman"/>
          </w:rPr>
          <w:delText xml:space="preserve">n Ihrem M&amp;A-Team </w:delText>
        </w:r>
      </w:del>
      <w:r w:rsidRPr="00340E61">
        <w:rPr>
          <w:rFonts w:ascii="Times New Roman" w:hAnsi="Times New Roman" w:cs="Times New Roman"/>
        </w:rPr>
        <w:t>einzubringen.</w:t>
      </w:r>
    </w:p>
    <w:p w14:paraId="6C61E73A" w14:textId="409D2504" w:rsidR="00340E61" w:rsidRPr="00340E61" w:rsidRDefault="00340E61" w:rsidP="00340E61">
      <w:pPr>
        <w:spacing w:after="0" w:line="240" w:lineRule="auto"/>
        <w:jc w:val="both"/>
        <w:rPr>
          <w:rFonts w:ascii="Times New Roman" w:hAnsi="Times New Roman" w:cs="Times New Roman"/>
        </w:rPr>
      </w:pPr>
    </w:p>
    <w:p w14:paraId="02F08400" w14:textId="72CFDCFF" w:rsidR="00340E61" w:rsidRPr="00340E61" w:rsidDel="00D75E42" w:rsidRDefault="00340E61" w:rsidP="00340E61">
      <w:pPr>
        <w:spacing w:after="0" w:line="240" w:lineRule="auto"/>
        <w:jc w:val="both"/>
        <w:rPr>
          <w:del w:id="10" w:author="David Döbele" w:date="2025-12-18T09:24:00Z" w16du:dateUtc="2025-12-18T08:24:00Z"/>
          <w:rFonts w:ascii="Times New Roman" w:hAnsi="Times New Roman" w:cs="Times New Roman"/>
        </w:rPr>
      </w:pPr>
      <w:r w:rsidRPr="00340E61">
        <w:rPr>
          <w:rFonts w:ascii="Times New Roman" w:hAnsi="Times New Roman" w:cs="Times New Roman"/>
        </w:rPr>
        <w:t xml:space="preserve">Das Praktikum </w:t>
      </w:r>
      <w:proofErr w:type="gramStart"/>
      <w:r w:rsidRPr="00340E61">
        <w:rPr>
          <w:rFonts w:ascii="Times New Roman" w:hAnsi="Times New Roman" w:cs="Times New Roman"/>
        </w:rPr>
        <w:t>im Mergers</w:t>
      </w:r>
      <w:proofErr w:type="gramEnd"/>
      <w:r w:rsidRPr="00340E61">
        <w:rPr>
          <w:rFonts w:ascii="Times New Roman" w:hAnsi="Times New Roman" w:cs="Times New Roman"/>
        </w:rPr>
        <w:t xml:space="preserve"> &amp; Acquisitions bietet für mich die ideale Gelegenheit, meine Kenntnisse in einem anspruchsvollen Umfeld zu vertiefen, eigene Ideen einzubringen und früh Verantwortung zu übernehmen. Ich bin davon überzeugt, dass ich durch mein starkes Interesse am Corporate Finance, meine hohe Einsatzbereitschaft sowie meine ausgeprägte Team- und Kommunikationsfähigkeit im Umgang mit unterschiedlichsten Personen eine Bereicherung für </w:t>
      </w:r>
      <w:del w:id="11" w:author="David Döbele" w:date="2025-12-18T09:24:00Z" w16du:dateUtc="2025-12-18T08:24:00Z">
        <w:r w:rsidRPr="00340E61" w:rsidDel="00D75E42">
          <w:rPr>
            <w:rFonts w:ascii="Times New Roman" w:hAnsi="Times New Roman" w:cs="Times New Roman"/>
          </w:rPr>
          <w:delText>Ihr Unternehmen</w:delText>
        </w:r>
      </w:del>
      <w:ins w:id="12" w:author="David Döbele" w:date="2025-12-18T09:24:00Z" w16du:dateUtc="2025-12-18T08:24:00Z">
        <w:r w:rsidR="00D75E42">
          <w:rPr>
            <w:rFonts w:ascii="Times New Roman" w:hAnsi="Times New Roman" w:cs="Times New Roman"/>
          </w:rPr>
          <w:t>mein Praktikums-Unternehmen</w:t>
        </w:r>
      </w:ins>
      <w:r w:rsidRPr="00340E61">
        <w:rPr>
          <w:rFonts w:ascii="Times New Roman" w:hAnsi="Times New Roman" w:cs="Times New Roman"/>
        </w:rPr>
        <w:t xml:space="preserve"> sein werde. Über die Gelegenheit, </w:t>
      </w:r>
      <w:del w:id="13" w:author="David Döbele" w:date="2025-12-18T09:24:00Z" w16du:dateUtc="2025-12-18T08:24:00Z">
        <w:r w:rsidRPr="00340E61" w:rsidDel="00D75E42">
          <w:rPr>
            <w:rFonts w:ascii="Times New Roman" w:hAnsi="Times New Roman" w:cs="Times New Roman"/>
          </w:rPr>
          <w:delText xml:space="preserve">Sie </w:delText>
        </w:r>
      </w:del>
      <w:r w:rsidRPr="00340E61">
        <w:rPr>
          <w:rFonts w:ascii="Times New Roman" w:hAnsi="Times New Roman" w:cs="Times New Roman"/>
        </w:rPr>
        <w:t>in einem persönlichen Gespräch von meinen Kompetenzen und mir zu überzeugen, würde ich mich sehr freuen.</w:t>
      </w:r>
    </w:p>
    <w:p w14:paraId="6004A514" w14:textId="67083319" w:rsidR="00340E61" w:rsidRPr="00340E61" w:rsidRDefault="00340E61" w:rsidP="00340E61">
      <w:pPr>
        <w:spacing w:after="0" w:line="240" w:lineRule="auto"/>
        <w:jc w:val="both"/>
        <w:rPr>
          <w:rFonts w:ascii="Times New Roman" w:hAnsi="Times New Roman" w:cs="Times New Roman"/>
        </w:rPr>
      </w:pPr>
    </w:p>
    <w:p w14:paraId="2D3DC922" w14:textId="5C9BFB65" w:rsidR="00340E61" w:rsidRPr="00340E61" w:rsidRDefault="00340E61" w:rsidP="00340E61">
      <w:pPr>
        <w:spacing w:after="0" w:line="240" w:lineRule="auto"/>
        <w:jc w:val="both"/>
        <w:rPr>
          <w:rFonts w:ascii="Times New Roman" w:hAnsi="Times New Roman" w:cs="Times New Roman"/>
        </w:rPr>
      </w:pPr>
    </w:p>
    <w:p w14:paraId="5908F0CD" w14:textId="44661319" w:rsidR="00F5487C" w:rsidRPr="00586EB6" w:rsidRDefault="00340E61" w:rsidP="00340E61">
      <w:pPr>
        <w:spacing w:after="0" w:line="240" w:lineRule="auto"/>
        <w:jc w:val="both"/>
        <w:rPr>
          <w:rFonts w:ascii="Times New Roman" w:hAnsi="Times New Roman" w:cs="Times New Roman"/>
        </w:rPr>
      </w:pPr>
      <w:r w:rsidRPr="00340E61">
        <w:rPr>
          <w:rFonts w:ascii="Times New Roman" w:hAnsi="Times New Roman" w:cs="Times New Roman"/>
        </w:rPr>
        <w:t>Mit freundlichen Grüßen</w:t>
      </w:r>
    </w:p>
    <w:sectPr w:rsidR="00F5487C" w:rsidRPr="00586EB6" w:rsidSect="00F5487C">
      <w:pgSz w:w="11906" w:h="16838"/>
      <w:pgMar w:top="628" w:right="1252" w:bottom="501"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Döbele">
    <w15:presenceInfo w15:providerId="Windows Live" w15:userId="444998604cb8fc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87C"/>
    <w:rsid w:val="0018501F"/>
    <w:rsid w:val="002F2DE7"/>
    <w:rsid w:val="00340E61"/>
    <w:rsid w:val="004C48B5"/>
    <w:rsid w:val="00586EB6"/>
    <w:rsid w:val="00847100"/>
    <w:rsid w:val="00D75E42"/>
    <w:rsid w:val="00F5487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4AEC928E"/>
  <w15:chartTrackingRefBased/>
  <w15:docId w15:val="{B93CEA83-B49A-8C46-9193-C154C7DB8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5487C"/>
    <w:pPr>
      <w:spacing w:line="259" w:lineRule="auto"/>
    </w:pPr>
    <w:rPr>
      <w:kern w:val="0"/>
      <w:sz w:val="22"/>
      <w:szCs w:val="22"/>
      <w:lang w:val="de-DE"/>
      <w14:ligatures w14:val="none"/>
    </w:rPr>
  </w:style>
  <w:style w:type="paragraph" w:styleId="berschrift1">
    <w:name w:val="heading 1"/>
    <w:basedOn w:val="Standard"/>
    <w:next w:val="Standard"/>
    <w:link w:val="berschrift1Zchn"/>
    <w:uiPriority w:val="9"/>
    <w:qFormat/>
    <w:rsid w:val="00F5487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14:ligatures w14:val="standardContextual"/>
    </w:rPr>
  </w:style>
  <w:style w:type="paragraph" w:styleId="berschrift2">
    <w:name w:val="heading 2"/>
    <w:basedOn w:val="Standard"/>
    <w:next w:val="Standard"/>
    <w:link w:val="berschrift2Zchn"/>
    <w:uiPriority w:val="9"/>
    <w:semiHidden/>
    <w:unhideWhenUsed/>
    <w:qFormat/>
    <w:rsid w:val="00F5487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14:ligatures w14:val="standardContextual"/>
    </w:rPr>
  </w:style>
  <w:style w:type="paragraph" w:styleId="berschrift3">
    <w:name w:val="heading 3"/>
    <w:basedOn w:val="Standard"/>
    <w:next w:val="Standard"/>
    <w:link w:val="berschrift3Zchn"/>
    <w:uiPriority w:val="9"/>
    <w:semiHidden/>
    <w:unhideWhenUsed/>
    <w:qFormat/>
    <w:rsid w:val="00F5487C"/>
    <w:pPr>
      <w:keepNext/>
      <w:keepLines/>
      <w:spacing w:before="160" w:after="80" w:line="278" w:lineRule="auto"/>
      <w:outlineLvl w:val="2"/>
    </w:pPr>
    <w:rPr>
      <w:rFonts w:eastAsiaTheme="majorEastAsia" w:cstheme="majorBidi"/>
      <w:color w:val="0F4761" w:themeColor="accent1" w:themeShade="BF"/>
      <w:kern w:val="2"/>
      <w:sz w:val="28"/>
      <w:szCs w:val="28"/>
      <w:lang/>
      <w14:ligatures w14:val="standardContextual"/>
    </w:rPr>
  </w:style>
  <w:style w:type="paragraph" w:styleId="berschrift4">
    <w:name w:val="heading 4"/>
    <w:basedOn w:val="Standard"/>
    <w:next w:val="Standard"/>
    <w:link w:val="berschrift4Zchn"/>
    <w:uiPriority w:val="9"/>
    <w:semiHidden/>
    <w:unhideWhenUsed/>
    <w:qFormat/>
    <w:rsid w:val="00F5487C"/>
    <w:pPr>
      <w:keepNext/>
      <w:keepLines/>
      <w:spacing w:before="80" w:after="40" w:line="278" w:lineRule="auto"/>
      <w:outlineLvl w:val="3"/>
    </w:pPr>
    <w:rPr>
      <w:rFonts w:eastAsiaTheme="majorEastAsia" w:cstheme="majorBidi"/>
      <w:i/>
      <w:iCs/>
      <w:color w:val="0F4761" w:themeColor="accent1" w:themeShade="BF"/>
      <w:kern w:val="2"/>
      <w:sz w:val="24"/>
      <w:szCs w:val="24"/>
      <w:lang/>
      <w14:ligatures w14:val="standardContextual"/>
    </w:rPr>
  </w:style>
  <w:style w:type="paragraph" w:styleId="berschrift5">
    <w:name w:val="heading 5"/>
    <w:basedOn w:val="Standard"/>
    <w:next w:val="Standard"/>
    <w:link w:val="berschrift5Zchn"/>
    <w:uiPriority w:val="9"/>
    <w:semiHidden/>
    <w:unhideWhenUsed/>
    <w:qFormat/>
    <w:rsid w:val="00F5487C"/>
    <w:pPr>
      <w:keepNext/>
      <w:keepLines/>
      <w:spacing w:before="80" w:after="40" w:line="278" w:lineRule="auto"/>
      <w:outlineLvl w:val="4"/>
    </w:pPr>
    <w:rPr>
      <w:rFonts w:eastAsiaTheme="majorEastAsia" w:cstheme="majorBidi"/>
      <w:color w:val="0F4761" w:themeColor="accent1" w:themeShade="BF"/>
      <w:kern w:val="2"/>
      <w:sz w:val="24"/>
      <w:szCs w:val="24"/>
      <w:lang/>
      <w14:ligatures w14:val="standardContextual"/>
    </w:rPr>
  </w:style>
  <w:style w:type="paragraph" w:styleId="berschrift6">
    <w:name w:val="heading 6"/>
    <w:basedOn w:val="Standard"/>
    <w:next w:val="Standard"/>
    <w:link w:val="berschrift6Zchn"/>
    <w:uiPriority w:val="9"/>
    <w:semiHidden/>
    <w:unhideWhenUsed/>
    <w:qFormat/>
    <w:rsid w:val="00F5487C"/>
    <w:pPr>
      <w:keepNext/>
      <w:keepLines/>
      <w:spacing w:before="40" w:after="0" w:line="278" w:lineRule="auto"/>
      <w:outlineLvl w:val="5"/>
    </w:pPr>
    <w:rPr>
      <w:rFonts w:eastAsiaTheme="majorEastAsia" w:cstheme="majorBidi"/>
      <w:i/>
      <w:iCs/>
      <w:color w:val="595959" w:themeColor="text1" w:themeTint="A6"/>
      <w:kern w:val="2"/>
      <w:sz w:val="24"/>
      <w:szCs w:val="24"/>
      <w:lang/>
      <w14:ligatures w14:val="standardContextual"/>
    </w:rPr>
  </w:style>
  <w:style w:type="paragraph" w:styleId="berschrift7">
    <w:name w:val="heading 7"/>
    <w:basedOn w:val="Standard"/>
    <w:next w:val="Standard"/>
    <w:link w:val="berschrift7Zchn"/>
    <w:uiPriority w:val="9"/>
    <w:semiHidden/>
    <w:unhideWhenUsed/>
    <w:qFormat/>
    <w:rsid w:val="00F5487C"/>
    <w:pPr>
      <w:keepNext/>
      <w:keepLines/>
      <w:spacing w:before="40" w:after="0" w:line="278" w:lineRule="auto"/>
      <w:outlineLvl w:val="6"/>
    </w:pPr>
    <w:rPr>
      <w:rFonts w:eastAsiaTheme="majorEastAsia" w:cstheme="majorBidi"/>
      <w:color w:val="595959" w:themeColor="text1" w:themeTint="A6"/>
      <w:kern w:val="2"/>
      <w:sz w:val="24"/>
      <w:szCs w:val="24"/>
      <w:lang/>
      <w14:ligatures w14:val="standardContextual"/>
    </w:rPr>
  </w:style>
  <w:style w:type="paragraph" w:styleId="berschrift8">
    <w:name w:val="heading 8"/>
    <w:basedOn w:val="Standard"/>
    <w:next w:val="Standard"/>
    <w:link w:val="berschrift8Zchn"/>
    <w:uiPriority w:val="9"/>
    <w:semiHidden/>
    <w:unhideWhenUsed/>
    <w:qFormat/>
    <w:rsid w:val="00F5487C"/>
    <w:pPr>
      <w:keepNext/>
      <w:keepLines/>
      <w:spacing w:after="0" w:line="278" w:lineRule="auto"/>
      <w:outlineLvl w:val="7"/>
    </w:pPr>
    <w:rPr>
      <w:rFonts w:eastAsiaTheme="majorEastAsia" w:cstheme="majorBidi"/>
      <w:i/>
      <w:iCs/>
      <w:color w:val="272727" w:themeColor="text1" w:themeTint="D8"/>
      <w:kern w:val="2"/>
      <w:sz w:val="24"/>
      <w:szCs w:val="24"/>
      <w:lang/>
      <w14:ligatures w14:val="standardContextual"/>
    </w:rPr>
  </w:style>
  <w:style w:type="paragraph" w:styleId="berschrift9">
    <w:name w:val="heading 9"/>
    <w:basedOn w:val="Standard"/>
    <w:next w:val="Standard"/>
    <w:link w:val="berschrift9Zchn"/>
    <w:uiPriority w:val="9"/>
    <w:semiHidden/>
    <w:unhideWhenUsed/>
    <w:qFormat/>
    <w:rsid w:val="00F5487C"/>
    <w:pPr>
      <w:keepNext/>
      <w:keepLines/>
      <w:spacing w:after="0" w:line="278" w:lineRule="auto"/>
      <w:outlineLvl w:val="8"/>
    </w:pPr>
    <w:rPr>
      <w:rFonts w:eastAsiaTheme="majorEastAsia" w:cstheme="majorBidi"/>
      <w:color w:val="272727" w:themeColor="text1" w:themeTint="D8"/>
      <w:kern w:val="2"/>
      <w:sz w:val="24"/>
      <w:szCs w:val="24"/>
      <w:lang/>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5487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5487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5487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5487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5487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5487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5487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5487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5487C"/>
    <w:rPr>
      <w:rFonts w:eastAsiaTheme="majorEastAsia" w:cstheme="majorBidi"/>
      <w:color w:val="272727" w:themeColor="text1" w:themeTint="D8"/>
    </w:rPr>
  </w:style>
  <w:style w:type="paragraph" w:styleId="Titel">
    <w:name w:val="Title"/>
    <w:basedOn w:val="Standard"/>
    <w:next w:val="Standard"/>
    <w:link w:val="TitelZchn"/>
    <w:uiPriority w:val="10"/>
    <w:qFormat/>
    <w:rsid w:val="00F5487C"/>
    <w:pPr>
      <w:spacing w:after="80" w:line="240" w:lineRule="auto"/>
      <w:contextualSpacing/>
    </w:pPr>
    <w:rPr>
      <w:rFonts w:asciiTheme="majorHAnsi" w:eastAsiaTheme="majorEastAsia" w:hAnsiTheme="majorHAnsi" w:cstheme="majorBidi"/>
      <w:spacing w:val="-10"/>
      <w:kern w:val="28"/>
      <w:sz w:val="56"/>
      <w:szCs w:val="56"/>
      <w:lang/>
      <w14:ligatures w14:val="standardContextual"/>
    </w:rPr>
  </w:style>
  <w:style w:type="character" w:customStyle="1" w:styleId="TitelZchn">
    <w:name w:val="Titel Zchn"/>
    <w:basedOn w:val="Absatz-Standardschriftart"/>
    <w:link w:val="Titel"/>
    <w:uiPriority w:val="10"/>
    <w:rsid w:val="00F5487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5487C"/>
    <w:pPr>
      <w:numPr>
        <w:ilvl w:val="1"/>
      </w:numPr>
      <w:spacing w:line="278" w:lineRule="auto"/>
    </w:pPr>
    <w:rPr>
      <w:rFonts w:eastAsiaTheme="majorEastAsia" w:cstheme="majorBidi"/>
      <w:color w:val="595959" w:themeColor="text1" w:themeTint="A6"/>
      <w:spacing w:val="15"/>
      <w:kern w:val="2"/>
      <w:sz w:val="28"/>
      <w:szCs w:val="28"/>
      <w:lang/>
      <w14:ligatures w14:val="standardContextual"/>
    </w:rPr>
  </w:style>
  <w:style w:type="character" w:customStyle="1" w:styleId="UntertitelZchn">
    <w:name w:val="Untertitel Zchn"/>
    <w:basedOn w:val="Absatz-Standardschriftart"/>
    <w:link w:val="Untertitel"/>
    <w:uiPriority w:val="11"/>
    <w:rsid w:val="00F5487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5487C"/>
    <w:pPr>
      <w:spacing w:before="160" w:line="278" w:lineRule="auto"/>
      <w:jc w:val="center"/>
    </w:pPr>
    <w:rPr>
      <w:i/>
      <w:iCs/>
      <w:color w:val="404040" w:themeColor="text1" w:themeTint="BF"/>
      <w:kern w:val="2"/>
      <w:sz w:val="24"/>
      <w:szCs w:val="24"/>
      <w:lang/>
      <w14:ligatures w14:val="standardContextual"/>
    </w:rPr>
  </w:style>
  <w:style w:type="character" w:customStyle="1" w:styleId="ZitatZchn">
    <w:name w:val="Zitat Zchn"/>
    <w:basedOn w:val="Absatz-Standardschriftart"/>
    <w:link w:val="Zitat"/>
    <w:uiPriority w:val="29"/>
    <w:rsid w:val="00F5487C"/>
    <w:rPr>
      <w:i/>
      <w:iCs/>
      <w:color w:val="404040" w:themeColor="text1" w:themeTint="BF"/>
    </w:rPr>
  </w:style>
  <w:style w:type="paragraph" w:styleId="Listenabsatz">
    <w:name w:val="List Paragraph"/>
    <w:basedOn w:val="Standard"/>
    <w:uiPriority w:val="34"/>
    <w:qFormat/>
    <w:rsid w:val="00F5487C"/>
    <w:pPr>
      <w:spacing w:line="278" w:lineRule="auto"/>
      <w:ind w:left="720"/>
      <w:contextualSpacing/>
    </w:pPr>
    <w:rPr>
      <w:kern w:val="2"/>
      <w:sz w:val="24"/>
      <w:szCs w:val="24"/>
      <w:lang/>
      <w14:ligatures w14:val="standardContextual"/>
    </w:rPr>
  </w:style>
  <w:style w:type="character" w:styleId="IntensiveHervorhebung">
    <w:name w:val="Intense Emphasis"/>
    <w:basedOn w:val="Absatz-Standardschriftart"/>
    <w:uiPriority w:val="21"/>
    <w:qFormat/>
    <w:rsid w:val="00F5487C"/>
    <w:rPr>
      <w:i/>
      <w:iCs/>
      <w:color w:val="0F4761" w:themeColor="accent1" w:themeShade="BF"/>
    </w:rPr>
  </w:style>
  <w:style w:type="paragraph" w:styleId="IntensivesZitat">
    <w:name w:val="Intense Quote"/>
    <w:basedOn w:val="Standard"/>
    <w:next w:val="Standard"/>
    <w:link w:val="IntensivesZitatZchn"/>
    <w:uiPriority w:val="30"/>
    <w:qFormat/>
    <w:rsid w:val="00F5487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14:ligatures w14:val="standardContextual"/>
    </w:rPr>
  </w:style>
  <w:style w:type="character" w:customStyle="1" w:styleId="IntensivesZitatZchn">
    <w:name w:val="Intensives Zitat Zchn"/>
    <w:basedOn w:val="Absatz-Standardschriftart"/>
    <w:link w:val="IntensivesZitat"/>
    <w:uiPriority w:val="30"/>
    <w:rsid w:val="00F5487C"/>
    <w:rPr>
      <w:i/>
      <w:iCs/>
      <w:color w:val="0F4761" w:themeColor="accent1" w:themeShade="BF"/>
    </w:rPr>
  </w:style>
  <w:style w:type="character" w:styleId="IntensiverVerweis">
    <w:name w:val="Intense Reference"/>
    <w:basedOn w:val="Absatz-Standardschriftart"/>
    <w:uiPriority w:val="32"/>
    <w:qFormat/>
    <w:rsid w:val="00F5487C"/>
    <w:rPr>
      <w:b/>
      <w:bCs/>
      <w:smallCaps/>
      <w:color w:val="0F4761" w:themeColor="accent1" w:themeShade="BF"/>
      <w:spacing w:val="5"/>
    </w:rPr>
  </w:style>
  <w:style w:type="paragraph" w:styleId="berarbeitung">
    <w:name w:val="Revision"/>
    <w:hidden/>
    <w:uiPriority w:val="99"/>
    <w:semiHidden/>
    <w:rsid w:val="00D75E42"/>
    <w:pPr>
      <w:spacing w:after="0" w:line="240" w:lineRule="auto"/>
    </w:pPr>
    <w:rPr>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628</Words>
  <Characters>3510</Characters>
  <Application>Microsoft Office Word</Application>
  <DocSecurity>0</DocSecurity>
  <Lines>81</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BRIFFAUT Daniel</dc:creator>
  <cp:keywords/>
  <dc:description/>
  <cp:lastModifiedBy>David Döbele</cp:lastModifiedBy>
  <cp:revision>4</cp:revision>
  <dcterms:created xsi:type="dcterms:W3CDTF">2025-12-18T05:36:00Z</dcterms:created>
  <dcterms:modified xsi:type="dcterms:W3CDTF">2025-12-18T08:24:00Z</dcterms:modified>
</cp:coreProperties>
</file>