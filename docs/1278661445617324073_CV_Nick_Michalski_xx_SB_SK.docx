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1701"/>
        <w:gridCol w:w="850"/>
        <w:gridCol w:w="1134"/>
        <w:gridCol w:w="284"/>
        <w:gridCol w:w="142"/>
        <w:gridCol w:w="283"/>
        <w:gridCol w:w="142"/>
        <w:gridCol w:w="283"/>
        <w:gridCol w:w="426"/>
        <w:gridCol w:w="141"/>
        <w:gridCol w:w="709"/>
        <w:gridCol w:w="1559"/>
      </w:tblGrid>
      <w:tr w:rsidR="002508C2" w:rsidRPr="00AD07AA" w14:paraId="5DF08F91" w14:textId="77777777" w:rsidTr="00481889">
        <w:trPr>
          <w:trHeight w:val="20"/>
        </w:trPr>
        <w:tc>
          <w:tcPr>
            <w:tcW w:w="10206" w:type="dxa"/>
            <w:gridSpan w:val="13"/>
            <w:vAlign w:val="bottom"/>
          </w:tcPr>
          <w:p w14:paraId="4E29BBA6" w14:textId="77777777" w:rsidR="00DB0384" w:rsidRPr="00AD07AA" w:rsidRDefault="00096274" w:rsidP="00AD07AA">
            <w:pPr>
              <w:jc w:val="center"/>
              <w:rPr>
                <w:rFonts w:ascii="Georgia" w:hAnsi="Georgia"/>
                <w:sz w:val="20"/>
              </w:rPr>
            </w:pPr>
            <w:r w:rsidRPr="00AD07AA">
              <w:rPr>
                <w:rFonts w:ascii="Georgia" w:hAnsi="Georgia"/>
                <w:b/>
                <w:smallCaps/>
                <w:sz w:val="48"/>
                <w:szCs w:val="32"/>
              </w:rPr>
              <w:t>Nick-Justin Michalski</w:t>
            </w:r>
          </w:p>
          <w:p w14:paraId="722A5AF6" w14:textId="4AD6CC05" w:rsidR="008050E4" w:rsidRPr="00AD07AA" w:rsidRDefault="0078185D" w:rsidP="00AD07AA">
            <w:pPr>
              <w:jc w:val="center"/>
              <w:rPr>
                <w:rFonts w:ascii="Georgia" w:hAnsi="Georgia"/>
                <w:lang w:val="de-AT"/>
              </w:rPr>
            </w:pPr>
            <w:proofErr w:type="spellStart"/>
            <w:r w:rsidRPr="00AD07AA">
              <w:rPr>
                <w:rFonts w:ascii="Georgia" w:hAnsi="Georgia"/>
                <w:sz w:val="20"/>
              </w:rPr>
              <w:t>Hattsteiner</w:t>
            </w:r>
            <w:proofErr w:type="spellEnd"/>
            <w:r w:rsidRPr="00AD07AA">
              <w:rPr>
                <w:rFonts w:ascii="Georgia" w:hAnsi="Georgia"/>
                <w:sz w:val="20"/>
              </w:rPr>
              <w:t xml:space="preserve"> Straße 23, 60489 Rödelheim</w:t>
            </w:r>
            <w:r w:rsidR="00E95436" w:rsidRPr="00AD07AA">
              <w:rPr>
                <w:rFonts w:ascii="Georgia" w:hAnsi="Georgia"/>
                <w:sz w:val="20"/>
              </w:rPr>
              <w:t xml:space="preserve"> </w:t>
            </w:r>
            <w:r w:rsidR="00E95436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>|</w:t>
            </w:r>
            <w:r w:rsidR="00E95436" w:rsidRPr="00AD07AA">
              <w:rPr>
                <w:rFonts w:ascii="Georgia" w:hAnsi="Georgia"/>
                <w:sz w:val="20"/>
              </w:rPr>
              <w:t xml:space="preserve"> </w:t>
            </w:r>
            <w:r w:rsidR="002B2091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="00DB0384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>(0)</w:t>
            </w:r>
            <w:r w:rsidR="00096274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>1607078723</w:t>
            </w:r>
            <w:r w:rsidR="00AB016A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Pr="00AD07AA">
              <w:rPr>
                <w:rFonts w:ascii="Georgia" w:hAnsi="Georgia" w:cs="Georgia"/>
                <w:sz w:val="20"/>
                <w:lang w:val="de-AT"/>
              </w:rPr>
              <w:t>nickmichi15@gmx.de</w:t>
            </w:r>
            <w:r w:rsidR="002B2091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023583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geb. am </w:t>
            </w:r>
            <w:r w:rsidR="00096274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>15.01.2004</w:t>
            </w:r>
            <w:r w:rsidR="00853438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096274" w:rsidRPr="00AD07AA">
              <w:rPr>
                <w:rFonts w:ascii="Georgia" w:hAnsi="Georgia" w:cs="Georgia"/>
                <w:color w:val="000000"/>
                <w:sz w:val="20"/>
                <w:lang w:val="de-AT"/>
              </w:rPr>
              <w:t>Rastatt</w:t>
            </w:r>
          </w:p>
        </w:tc>
      </w:tr>
      <w:tr w:rsidR="002508C2" w:rsidRPr="00AD07AA" w14:paraId="0FCADE56" w14:textId="77777777" w:rsidTr="00481889">
        <w:trPr>
          <w:trHeight w:val="454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AD07AA" w:rsidRDefault="006E2C9C" w:rsidP="00AD07AA">
            <w:pPr>
              <w:jc w:val="center"/>
              <w:rPr>
                <w:rFonts w:ascii="Georgia" w:hAnsi="Georgia"/>
                <w:sz w:val="28"/>
              </w:rPr>
            </w:pPr>
            <w:r w:rsidRPr="00AD07AA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AD07AA" w14:paraId="7D1DEBF7" w14:textId="77777777" w:rsidTr="00481889">
        <w:trPr>
          <w:trHeight w:val="340"/>
        </w:trPr>
        <w:tc>
          <w:tcPr>
            <w:tcW w:w="7371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5A403755" w:rsidR="00D1492F" w:rsidRPr="00AD07AA" w:rsidRDefault="00096274" w:rsidP="00AD07AA">
            <w:pPr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</w:pPr>
            <w:r w:rsidRPr="00AD07AA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Frankfurt School of Finance and </w:t>
            </w:r>
            <w:r w:rsidR="00EA0653" w:rsidRPr="00AD07AA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M</w:t>
            </w:r>
            <w:r w:rsidRPr="00AD07AA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anagement 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AD07AA" w:rsidRDefault="00B17D95" w:rsidP="00AD07A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D07AA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A807A5" w:rsidRPr="00AD07AA" w14:paraId="4D104CA2" w14:textId="77777777" w:rsidTr="00481889">
        <w:trPr>
          <w:trHeight w:val="20"/>
        </w:trPr>
        <w:tc>
          <w:tcPr>
            <w:tcW w:w="7797" w:type="dxa"/>
            <w:gridSpan w:val="10"/>
            <w:vAlign w:val="bottom"/>
          </w:tcPr>
          <w:p w14:paraId="0CFF9C77" w14:textId="3EC4B217" w:rsidR="00A807A5" w:rsidRPr="00AD07AA" w:rsidRDefault="00A807A5" w:rsidP="00AD07AA">
            <w:pPr>
              <w:rPr>
                <w:rFonts w:ascii="Georgia" w:hAnsi="Georgia"/>
                <w:sz w:val="18"/>
                <w:lang w:val="en-GB"/>
              </w:rPr>
            </w:pPr>
            <w:r w:rsidRPr="00443D18">
              <w:rPr>
                <w:rFonts w:ascii="Georgia" w:hAnsi="Georgia"/>
                <w:sz w:val="18"/>
                <w:lang w:val="en-GB"/>
              </w:rPr>
              <w:t>B.Sc. in Business Administration (</w:t>
            </w:r>
            <w:proofErr w:type="spellStart"/>
            <w:r w:rsidRPr="00443D18">
              <w:rPr>
                <w:rFonts w:ascii="Georgia" w:hAnsi="Georgia"/>
                <w:sz w:val="18"/>
                <w:lang w:val="en-GB"/>
              </w:rPr>
              <w:t>aktueller</w:t>
            </w:r>
            <w:proofErr w:type="spellEnd"/>
            <w:r w:rsidRPr="00443D18">
              <w:rPr>
                <w:rFonts w:ascii="Georgia" w:hAnsi="Georgia"/>
                <w:sz w:val="18"/>
                <w:lang w:val="en-GB"/>
              </w:rPr>
              <w:t xml:space="preserve"> </w:t>
            </w:r>
            <w:proofErr w:type="spellStart"/>
            <w:r w:rsidRPr="00443D18">
              <w:rPr>
                <w:rFonts w:ascii="Georgia" w:hAnsi="Georgia"/>
                <w:sz w:val="18"/>
                <w:lang w:val="en-GB"/>
              </w:rPr>
              <w:t>Schnitt</w:t>
            </w:r>
            <w:proofErr w:type="spellEnd"/>
            <w:r w:rsidRPr="00443D18">
              <w:rPr>
                <w:rFonts w:ascii="Georgia" w:hAnsi="Georgia"/>
                <w:sz w:val="18"/>
                <w:lang w:val="en-GB"/>
              </w:rPr>
              <w:t>: 2,3)</w:t>
            </w:r>
          </w:p>
        </w:tc>
        <w:tc>
          <w:tcPr>
            <w:tcW w:w="2409" w:type="dxa"/>
            <w:gridSpan w:val="3"/>
            <w:vAlign w:val="bottom"/>
          </w:tcPr>
          <w:p w14:paraId="452239CD" w14:textId="7C40CA09" w:rsidR="00A807A5" w:rsidRPr="00AD07AA" w:rsidRDefault="00A807A5" w:rsidP="00AD07AA">
            <w:pPr>
              <w:jc w:val="right"/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sz w:val="18"/>
              </w:rPr>
              <w:t>08/2023 – heute</w:t>
            </w:r>
          </w:p>
        </w:tc>
      </w:tr>
      <w:tr w:rsidR="00A807A5" w:rsidRPr="00BF5FAE" w14:paraId="61E5D482" w14:textId="77777777" w:rsidTr="00481889">
        <w:trPr>
          <w:trHeight w:val="20"/>
        </w:trPr>
        <w:tc>
          <w:tcPr>
            <w:tcW w:w="10206" w:type="dxa"/>
            <w:gridSpan w:val="13"/>
            <w:vAlign w:val="bottom"/>
          </w:tcPr>
          <w:p w14:paraId="419A9228" w14:textId="4EBE59E1" w:rsidR="00A807A5" w:rsidRPr="00481889" w:rsidRDefault="00A807A5" w:rsidP="00481889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  <w:rPrChange w:id="0" w:author="Nick Michalski" w:date="2024-08-28T21:30:00Z" w16du:dateUtc="2024-08-28T19:30:00Z">
                  <w:rPr>
                    <w:rFonts w:ascii="Georgia" w:hAnsi="Georgia"/>
                    <w:i/>
                    <w:iCs/>
                    <w:sz w:val="18"/>
                  </w:rPr>
                </w:rPrChange>
              </w:rPr>
            </w:pPr>
            <w:r w:rsidRPr="00481889">
              <w:rPr>
                <w:rFonts w:ascii="Georgia" w:hAnsi="Georgia"/>
                <w:i/>
                <w:iCs/>
                <w:sz w:val="18"/>
                <w:lang w:val="en-US"/>
                <w:rPrChange w:id="1" w:author="Nick Michalski" w:date="2024-08-28T21:30:00Z" w16du:dateUtc="2024-08-28T19:30:00Z">
                  <w:rPr>
                    <w:rFonts w:ascii="Georgia" w:hAnsi="Georgia"/>
                    <w:i/>
                    <w:iCs/>
                    <w:sz w:val="18"/>
                  </w:rPr>
                </w:rPrChange>
              </w:rPr>
              <w:t>Relevante Module: Mathematics, Principles of Finance, Macroeconomics</w:t>
            </w:r>
          </w:p>
        </w:tc>
      </w:tr>
      <w:tr w:rsidR="00D5280E" w:rsidRPr="00AD07AA" w14:paraId="1C51E2FF" w14:textId="77777777" w:rsidTr="00C93669">
        <w:trPr>
          <w:trHeight w:val="340"/>
        </w:trPr>
        <w:tc>
          <w:tcPr>
            <w:tcW w:w="6237" w:type="dxa"/>
            <w:gridSpan w:val="4"/>
            <w:vAlign w:val="bottom"/>
          </w:tcPr>
          <w:p w14:paraId="4BAC65D2" w14:textId="1419C764" w:rsidR="00665BF3" w:rsidRPr="00AD07AA" w:rsidRDefault="00096274" w:rsidP="00AD07AA">
            <w:pPr>
              <w:rPr>
                <w:rFonts w:ascii="Georgia" w:hAnsi="Georgia"/>
                <w:sz w:val="18"/>
                <w:lang w:val="en-US"/>
              </w:rPr>
            </w:pPr>
            <w:r w:rsidRPr="00AD07AA">
              <w:rPr>
                <w:rFonts w:ascii="Georgia" w:hAnsi="Georgia"/>
                <w:b/>
                <w:smallCaps/>
                <w:sz w:val="23"/>
                <w:szCs w:val="23"/>
              </w:rPr>
              <w:t>Ludwig-Wilhelm-</w:t>
            </w:r>
            <w:r w:rsidR="0091331D" w:rsidRPr="00AD07AA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</w:p>
        </w:tc>
        <w:tc>
          <w:tcPr>
            <w:tcW w:w="3969" w:type="dxa"/>
            <w:gridSpan w:val="9"/>
            <w:vAlign w:val="bottom"/>
          </w:tcPr>
          <w:p w14:paraId="2FCB10D7" w14:textId="5F097468" w:rsidR="00665BF3" w:rsidRPr="00AD07AA" w:rsidRDefault="00BB1C25" w:rsidP="00AD07AA">
            <w:pPr>
              <w:jc w:val="right"/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i/>
                <w:smallCaps/>
                <w:sz w:val="23"/>
                <w:szCs w:val="23"/>
              </w:rPr>
              <w:t>Rastat</w:t>
            </w:r>
            <w:r w:rsidR="00896791" w:rsidRPr="00AD07AA">
              <w:rPr>
                <w:rFonts w:ascii="Georgia" w:hAnsi="Georgia"/>
                <w:i/>
                <w:smallCaps/>
                <w:sz w:val="23"/>
                <w:szCs w:val="23"/>
              </w:rPr>
              <w:t>t</w:t>
            </w:r>
          </w:p>
        </w:tc>
      </w:tr>
      <w:tr w:rsidR="0091331D" w:rsidRPr="00AD07AA" w14:paraId="312B82BC" w14:textId="77777777" w:rsidTr="00481889">
        <w:trPr>
          <w:trHeight w:val="20"/>
        </w:trPr>
        <w:tc>
          <w:tcPr>
            <w:tcW w:w="6237" w:type="dxa"/>
            <w:gridSpan w:val="4"/>
            <w:vAlign w:val="bottom"/>
          </w:tcPr>
          <w:p w14:paraId="1CEE182B" w14:textId="065C2D0A" w:rsidR="0091331D" w:rsidRPr="00AD07AA" w:rsidRDefault="0091331D" w:rsidP="00AD07AA">
            <w:pPr>
              <w:rPr>
                <w:rFonts w:ascii="Georgia" w:hAnsi="Georgia"/>
                <w:sz w:val="18"/>
                <w:lang w:val="de-AT"/>
              </w:rPr>
            </w:pPr>
            <w:r w:rsidRPr="00AD07AA">
              <w:rPr>
                <w:rFonts w:ascii="Georgia" w:hAnsi="Georgia"/>
                <w:sz w:val="18"/>
                <w:lang w:val="de-AT"/>
              </w:rPr>
              <w:t>Allgemeine Hochschulreife (</w:t>
            </w:r>
            <w:r w:rsidR="00113FAE" w:rsidRPr="00AD07AA">
              <w:rPr>
                <w:rFonts w:ascii="Georgia" w:hAnsi="Georgia"/>
                <w:sz w:val="18"/>
                <w:lang w:val="de-AT"/>
              </w:rPr>
              <w:t>Abschlussnote</w:t>
            </w:r>
            <w:r w:rsidR="00096274" w:rsidRPr="00AD07AA">
              <w:rPr>
                <w:rFonts w:ascii="Georgia" w:hAnsi="Georgia"/>
                <w:sz w:val="18"/>
                <w:lang w:val="de-AT"/>
              </w:rPr>
              <w:t>: 1,</w:t>
            </w:r>
            <w:r w:rsidR="00512CAD" w:rsidRPr="00AD07AA">
              <w:rPr>
                <w:rFonts w:ascii="Georgia" w:hAnsi="Georgia"/>
                <w:sz w:val="18"/>
                <w:lang w:val="de-AT"/>
              </w:rPr>
              <w:t>7</w:t>
            </w:r>
            <w:r w:rsidRPr="00AD07AA"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969" w:type="dxa"/>
            <w:gridSpan w:val="9"/>
            <w:vAlign w:val="bottom"/>
          </w:tcPr>
          <w:p w14:paraId="7521EA6E" w14:textId="6B24EA91" w:rsidR="0091331D" w:rsidRPr="00AD07AA" w:rsidRDefault="00096274" w:rsidP="00AD07AA">
            <w:pPr>
              <w:jc w:val="right"/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sz w:val="18"/>
              </w:rPr>
              <w:t>09/2014</w:t>
            </w:r>
            <w:r w:rsidR="0091331D" w:rsidRPr="00AD07AA">
              <w:rPr>
                <w:rFonts w:ascii="Georgia" w:hAnsi="Georgia"/>
                <w:sz w:val="18"/>
              </w:rPr>
              <w:t xml:space="preserve"> –</w:t>
            </w:r>
            <w:r w:rsidR="00113FAE" w:rsidRPr="00AD07AA">
              <w:rPr>
                <w:rFonts w:ascii="Georgia" w:hAnsi="Georgia"/>
                <w:sz w:val="18"/>
              </w:rPr>
              <w:t xml:space="preserve"> </w:t>
            </w:r>
            <w:r w:rsidR="00AB328F" w:rsidRPr="00AD07AA">
              <w:rPr>
                <w:rFonts w:ascii="Georgia" w:hAnsi="Georgia"/>
                <w:sz w:val="18"/>
              </w:rPr>
              <w:t>07/2023</w:t>
            </w:r>
          </w:p>
        </w:tc>
      </w:tr>
      <w:tr w:rsidR="00D5280E" w:rsidRPr="00AD07AA" w14:paraId="69F47C1D" w14:textId="77777777" w:rsidTr="00481889">
        <w:trPr>
          <w:trHeight w:val="20"/>
        </w:trPr>
        <w:tc>
          <w:tcPr>
            <w:tcW w:w="10206" w:type="dxa"/>
            <w:gridSpan w:val="13"/>
            <w:vAlign w:val="bottom"/>
          </w:tcPr>
          <w:p w14:paraId="5154E9E2" w14:textId="536F5671" w:rsidR="0091331D" w:rsidRPr="00481889" w:rsidRDefault="0091331D" w:rsidP="00AD07AA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AD07AA">
              <w:rPr>
                <w:rFonts w:ascii="Georgia" w:hAnsi="Georgia"/>
                <w:i/>
                <w:iCs/>
                <w:sz w:val="18"/>
              </w:rPr>
              <w:t>S</w:t>
            </w:r>
            <w:r w:rsidR="00F35AC1" w:rsidRPr="00AD07AA">
              <w:rPr>
                <w:rFonts w:ascii="Georgia" w:hAnsi="Georgia"/>
                <w:i/>
                <w:iCs/>
                <w:sz w:val="18"/>
              </w:rPr>
              <w:t>c</w:t>
            </w:r>
            <w:r w:rsidR="00DB3035" w:rsidRPr="00AD07AA">
              <w:rPr>
                <w:rFonts w:ascii="Georgia" w:hAnsi="Georgia"/>
                <w:i/>
                <w:iCs/>
                <w:sz w:val="18"/>
              </w:rPr>
              <w:t xml:space="preserve">hwerpunktfächer: </w:t>
            </w:r>
            <w:r w:rsidR="00F35AC1" w:rsidRPr="00AD07AA">
              <w:rPr>
                <w:rFonts w:ascii="Georgia" w:hAnsi="Georgia"/>
                <w:i/>
                <w:iCs/>
                <w:sz w:val="18"/>
              </w:rPr>
              <w:t>Wirtschaft (14</w:t>
            </w:r>
            <w:r w:rsidRPr="00AD07AA">
              <w:rPr>
                <w:rFonts w:ascii="Georgia" w:hAnsi="Georgia"/>
                <w:i/>
                <w:iCs/>
                <w:sz w:val="18"/>
              </w:rPr>
              <w:t xml:space="preserve"> Punkte), </w:t>
            </w:r>
            <w:r w:rsidR="00F35AC1" w:rsidRPr="00AD07AA">
              <w:rPr>
                <w:rFonts w:ascii="Georgia" w:hAnsi="Georgia"/>
                <w:i/>
                <w:iCs/>
                <w:sz w:val="18"/>
              </w:rPr>
              <w:t xml:space="preserve">Latein (11 </w:t>
            </w:r>
            <w:r w:rsidRPr="00AD07AA">
              <w:rPr>
                <w:rFonts w:ascii="Georgia" w:hAnsi="Georgia"/>
                <w:i/>
                <w:iCs/>
                <w:sz w:val="18"/>
              </w:rPr>
              <w:t>Punkte)</w:t>
            </w:r>
          </w:p>
          <w:p w14:paraId="23575F6C" w14:textId="386C0C9A" w:rsidR="0018560B" w:rsidRPr="00481889" w:rsidRDefault="00F35AC1" w:rsidP="00AD07AA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AD07AA">
              <w:rPr>
                <w:rFonts w:ascii="Georgia" w:hAnsi="Georgia"/>
                <w:i/>
                <w:iCs/>
                <w:sz w:val="18"/>
              </w:rPr>
              <w:t>Klassenbuchführer</w:t>
            </w:r>
            <w:r w:rsidR="0091331D" w:rsidRPr="00AD07AA">
              <w:rPr>
                <w:rFonts w:ascii="Georgia" w:hAnsi="Georgia"/>
                <w:i/>
                <w:iCs/>
                <w:sz w:val="18"/>
              </w:rPr>
              <w:t xml:space="preserve"> in der </w:t>
            </w:r>
            <w:r w:rsidR="00023583" w:rsidRPr="00AD07AA">
              <w:rPr>
                <w:rFonts w:ascii="Georgia" w:hAnsi="Georgia"/>
                <w:i/>
                <w:iCs/>
                <w:sz w:val="18"/>
              </w:rPr>
              <w:t>neunten</w:t>
            </w:r>
            <w:r w:rsidRPr="00AD07AA">
              <w:rPr>
                <w:rFonts w:ascii="Georgia" w:hAnsi="Georgia"/>
                <w:i/>
                <w:iCs/>
                <w:sz w:val="18"/>
              </w:rPr>
              <w:t xml:space="preserve">, </w:t>
            </w:r>
            <w:r w:rsidR="00023583" w:rsidRPr="00AD07AA">
              <w:rPr>
                <w:rFonts w:ascii="Georgia" w:hAnsi="Georgia"/>
                <w:i/>
                <w:iCs/>
                <w:sz w:val="18"/>
              </w:rPr>
              <w:t>zehnten</w:t>
            </w:r>
            <w:r w:rsidR="0091331D" w:rsidRPr="00AD07AA">
              <w:rPr>
                <w:rFonts w:ascii="Georgia" w:hAnsi="Georgia"/>
                <w:i/>
                <w:iCs/>
                <w:sz w:val="18"/>
              </w:rPr>
              <w:t xml:space="preserve"> und </w:t>
            </w:r>
            <w:r w:rsidR="00023583" w:rsidRPr="00AD07AA">
              <w:rPr>
                <w:rFonts w:ascii="Georgia" w:hAnsi="Georgia"/>
                <w:i/>
                <w:iCs/>
                <w:sz w:val="18"/>
              </w:rPr>
              <w:t>elften</w:t>
            </w:r>
            <w:r w:rsidR="0091331D" w:rsidRPr="00AD07AA">
              <w:rPr>
                <w:rFonts w:ascii="Georgia" w:hAnsi="Georgia"/>
                <w:i/>
                <w:iCs/>
                <w:sz w:val="18"/>
              </w:rPr>
              <w:t xml:space="preserve"> Klasse sowie Mitglied der SMV (Schüler mit Verantwortung)</w:t>
            </w:r>
          </w:p>
        </w:tc>
      </w:tr>
      <w:tr w:rsidR="00D5280E" w:rsidRPr="00AD07AA" w14:paraId="3A2665B3" w14:textId="77777777" w:rsidTr="00481889">
        <w:trPr>
          <w:trHeight w:val="454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AD07AA" w:rsidRDefault="006E2C9C" w:rsidP="00AD07AA">
            <w:pPr>
              <w:pStyle w:val="BERSCHRIFT"/>
              <w:jc w:val="center"/>
              <w:rPr>
                <w:sz w:val="28"/>
              </w:rPr>
            </w:pPr>
            <w:r w:rsidRPr="00AD07AA">
              <w:rPr>
                <w:sz w:val="28"/>
              </w:rPr>
              <w:t>Praxiserfahrungen</w:t>
            </w:r>
          </w:p>
        </w:tc>
      </w:tr>
      <w:tr w:rsidR="00DF3CCB" w:rsidRPr="00AD07AA" w14:paraId="127C64E2" w14:textId="77777777" w:rsidTr="00481889">
        <w:trPr>
          <w:trHeight w:val="340"/>
        </w:trPr>
        <w:tc>
          <w:tcPr>
            <w:tcW w:w="7088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7766EBF0" w:rsidR="00DF3CCB" w:rsidRPr="00AD07AA" w:rsidRDefault="00000000" w:rsidP="00481889">
            <w:pPr>
              <w:pStyle w:val="Bullets"/>
              <w:numPr>
                <w:ilvl w:val="0"/>
                <w:numId w:val="0"/>
              </w:numPr>
            </w:pPr>
            <w:hyperlink r:id="rId8" w:history="1">
              <w:r w:rsidR="00DB0384" w:rsidRPr="00AD07AA">
                <w:rPr>
                  <w:rStyle w:val="Hyperlink"/>
                  <w:b/>
                  <w:i w:val="0"/>
                  <w:iCs w:val="0"/>
                  <w:smallCaps/>
                  <w:sz w:val="23"/>
                  <w:szCs w:val="23"/>
                </w:rPr>
                <w:t>24/7 Dienstleistungsfirma GbR</w:t>
              </w:r>
            </w:hyperlink>
          </w:p>
        </w:tc>
        <w:tc>
          <w:tcPr>
            <w:tcW w:w="3118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513EC7AD" w:rsidR="00DF3CCB" w:rsidRPr="00AD07AA" w:rsidRDefault="00A807A5" w:rsidP="00AD07A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D07AA"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Steinmauern</w:t>
            </w:r>
          </w:p>
        </w:tc>
      </w:tr>
      <w:tr w:rsidR="00A807A5" w:rsidRPr="00AD07AA" w14:paraId="7126D023" w14:textId="77777777" w:rsidTr="00481889">
        <w:trPr>
          <w:trHeight w:val="20"/>
        </w:trPr>
        <w:tc>
          <w:tcPr>
            <w:tcW w:w="7088" w:type="dxa"/>
            <w:gridSpan w:val="8"/>
            <w:vAlign w:val="bottom"/>
          </w:tcPr>
          <w:p w14:paraId="5868EDAD" w14:textId="377BD190" w:rsidR="00A807A5" w:rsidRPr="00481889" w:rsidRDefault="00A807A5" w:rsidP="00481889">
            <w:pPr>
              <w:rPr>
                <w:sz w:val="18"/>
                <w:lang w:val="de-AT"/>
              </w:rPr>
            </w:pPr>
            <w:r w:rsidRPr="00481889">
              <w:rPr>
                <w:rFonts w:ascii="Georgia" w:hAnsi="Georgia"/>
                <w:sz w:val="18"/>
                <w:lang w:val="de-AT"/>
              </w:rPr>
              <w:t>Firmengründer im Immobilienservice</w:t>
            </w:r>
            <w:ins w:id="2" w:author="David Döbele" w:date="2024-08-29T12:23:00Z" w16du:dateUtc="2024-08-29T10:23:00Z">
              <w:r w:rsidR="00BF5FAE">
                <w:rPr>
                  <w:rFonts w:ascii="Georgia" w:hAnsi="Georgia"/>
                  <w:sz w:val="18"/>
                  <w:lang w:val="de-AT"/>
                </w:rPr>
                <w:t xml:space="preserve"> – zur Website</w:t>
              </w:r>
            </w:ins>
          </w:p>
        </w:tc>
        <w:tc>
          <w:tcPr>
            <w:tcW w:w="3118" w:type="dxa"/>
            <w:gridSpan w:val="5"/>
            <w:vAlign w:val="bottom"/>
          </w:tcPr>
          <w:p w14:paraId="4C72F4D1" w14:textId="564525D8" w:rsidR="00A807A5" w:rsidRPr="00AD07AA" w:rsidRDefault="00A807A5" w:rsidP="00AD07AA">
            <w:pPr>
              <w:jc w:val="right"/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</w:pPr>
            <w:proofErr w:type="spellStart"/>
            <w:r w:rsidRPr="00481889">
              <w:rPr>
                <w:rFonts w:ascii="Georgia" w:hAnsi="Georgia"/>
                <w:sz w:val="18"/>
              </w:rPr>
              <w:t>02/</w:t>
            </w:r>
            <w:proofErr w:type="spellEnd"/>
            <w:r w:rsidRPr="00481889">
              <w:rPr>
                <w:rFonts w:ascii="Georgia" w:hAnsi="Georgia"/>
                <w:sz w:val="18"/>
              </w:rPr>
              <w:t>2024 –</w:t>
            </w:r>
            <w:r w:rsidRPr="00AD07AA">
              <w:rPr>
                <w:rFonts w:ascii="Georgia" w:hAnsi="Georgia"/>
                <w:sz w:val="18"/>
              </w:rPr>
              <w:t xml:space="preserve"> heute</w:t>
            </w:r>
          </w:p>
        </w:tc>
      </w:tr>
      <w:tr w:rsidR="00A807A5" w:rsidRPr="00AD07AA" w14:paraId="32768518" w14:textId="77777777" w:rsidTr="00481889">
        <w:trPr>
          <w:trHeight w:val="20"/>
        </w:trPr>
        <w:tc>
          <w:tcPr>
            <w:tcW w:w="10206" w:type="dxa"/>
            <w:gridSpan w:val="13"/>
            <w:vAlign w:val="bottom"/>
          </w:tcPr>
          <w:p w14:paraId="04FC024E" w14:textId="1320CF61" w:rsidR="00A807A5" w:rsidRPr="00481889" w:rsidRDefault="00956448" w:rsidP="00481889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AD07AA">
              <w:rPr>
                <w:rFonts w:ascii="Georgia" w:hAnsi="Georgia"/>
                <w:i/>
                <w:iCs/>
                <w:sz w:val="18"/>
              </w:rPr>
              <w:t xml:space="preserve">Anbieten von </w:t>
            </w:r>
            <w:proofErr w:type="spellStart"/>
            <w:r w:rsidR="00A807A5" w:rsidRPr="00481889">
              <w:rPr>
                <w:rFonts w:ascii="Georgia" w:hAnsi="Georgia"/>
                <w:i/>
                <w:iCs/>
                <w:sz w:val="18"/>
              </w:rPr>
              <w:t>Diesnstleistungen</w:t>
            </w:r>
            <w:proofErr w:type="spellEnd"/>
            <w:r w:rsidR="00A807A5" w:rsidRPr="00481889">
              <w:rPr>
                <w:rFonts w:ascii="Georgia" w:hAnsi="Georgia"/>
                <w:i/>
                <w:iCs/>
                <w:sz w:val="18"/>
              </w:rPr>
              <w:t xml:space="preserve"> im Bereich Reinigung, Garten und Immobilienservice</w:t>
            </w:r>
          </w:p>
          <w:p w14:paraId="33F0A855" w14:textId="7F30BD6A" w:rsidR="00A807A5" w:rsidRPr="00481889" w:rsidRDefault="00A807A5" w:rsidP="00481889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proofErr w:type="spellStart"/>
            <w:r w:rsidRPr="00481889">
              <w:rPr>
                <w:rFonts w:ascii="Georgia" w:hAnsi="Georgia"/>
                <w:i/>
                <w:iCs/>
                <w:sz w:val="18"/>
              </w:rPr>
              <w:t>Sebstständige</w:t>
            </w:r>
            <w:proofErr w:type="spellEnd"/>
            <w:r w:rsidRPr="00481889">
              <w:rPr>
                <w:rFonts w:ascii="Georgia" w:hAnsi="Georgia"/>
                <w:i/>
                <w:iCs/>
                <w:sz w:val="18"/>
              </w:rPr>
              <w:t xml:space="preserve"> Akquise von Aufträgen und Kunden</w:t>
            </w:r>
            <w:r w:rsidR="00956448" w:rsidRPr="00AD07AA">
              <w:rPr>
                <w:rFonts w:ascii="Georgia" w:hAnsi="Georgia"/>
                <w:i/>
                <w:iCs/>
                <w:sz w:val="18"/>
              </w:rPr>
              <w:t xml:space="preserve"> sowie </w:t>
            </w:r>
            <w:r w:rsidR="00956448" w:rsidRPr="00481889">
              <w:rPr>
                <w:rFonts w:ascii="Georgia" w:hAnsi="Georgia"/>
                <w:i/>
                <w:iCs/>
                <w:sz w:val="18"/>
              </w:rPr>
              <w:t xml:space="preserve">Anstellung von drei </w:t>
            </w:r>
            <w:r w:rsidRPr="00481889">
              <w:rPr>
                <w:rFonts w:ascii="Georgia" w:hAnsi="Georgia"/>
                <w:i/>
                <w:iCs/>
                <w:sz w:val="18"/>
              </w:rPr>
              <w:t>Freelancer-Mitarbeiter</w:t>
            </w:r>
            <w:r w:rsidR="00956448" w:rsidRPr="00481889">
              <w:rPr>
                <w:rFonts w:ascii="Georgia" w:hAnsi="Georgia"/>
                <w:i/>
                <w:iCs/>
                <w:sz w:val="18"/>
              </w:rPr>
              <w:t>n</w:t>
            </w:r>
          </w:p>
        </w:tc>
      </w:tr>
      <w:tr w:rsidR="00A807A5" w:rsidRPr="00AD07AA" w14:paraId="1F145B75" w14:textId="77777777" w:rsidTr="00481889">
        <w:trPr>
          <w:trHeight w:val="340"/>
        </w:trPr>
        <w:tc>
          <w:tcPr>
            <w:tcW w:w="5103" w:type="dxa"/>
            <w:gridSpan w:val="3"/>
            <w:vAlign w:val="bottom"/>
          </w:tcPr>
          <w:p w14:paraId="103179EC" w14:textId="3F036420" w:rsidR="00A807A5" w:rsidRPr="00AD07AA" w:rsidRDefault="00956448" w:rsidP="00AD07AA">
            <w:pPr>
              <w:rPr>
                <w:rFonts w:ascii="Georgia" w:hAnsi="Georgia"/>
                <w:sz w:val="18"/>
                <w:lang w:val="de-AT"/>
              </w:rPr>
            </w:pPr>
            <w:r w:rsidRPr="00AD07AA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PricewaterhouseCoopers</w:t>
            </w:r>
            <w:r w:rsidR="00A807A5" w:rsidRPr="00481889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 G</w:t>
            </w:r>
            <w:r w:rsidRPr="00AD07AA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mb</w:t>
            </w:r>
            <w:r w:rsidR="00A807A5" w:rsidRPr="00481889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H</w:t>
            </w:r>
          </w:p>
        </w:tc>
        <w:tc>
          <w:tcPr>
            <w:tcW w:w="5103" w:type="dxa"/>
            <w:gridSpan w:val="10"/>
            <w:vAlign w:val="bottom"/>
          </w:tcPr>
          <w:p w14:paraId="4C922EA5" w14:textId="1640965B" w:rsidR="00A807A5" w:rsidRPr="00AD07AA" w:rsidRDefault="00A807A5" w:rsidP="00481889">
            <w:pPr>
              <w:jc w:val="right"/>
              <w:rPr>
                <w:rFonts w:ascii="Georgia" w:hAnsi="Georgia"/>
                <w:sz w:val="18"/>
                <w:lang w:val="de-AT"/>
              </w:rPr>
            </w:pPr>
            <w:r w:rsidRPr="00481889"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F</w:t>
            </w:r>
            <w:r w:rsidR="00956448" w:rsidRPr="00AD07AA"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rankfurt am Main</w:t>
            </w:r>
          </w:p>
        </w:tc>
      </w:tr>
      <w:tr w:rsidR="00956448" w:rsidRPr="00AD07AA" w14:paraId="29A2CB8A" w14:textId="77777777" w:rsidTr="00481889">
        <w:trPr>
          <w:trHeight w:val="20"/>
        </w:trPr>
        <w:tc>
          <w:tcPr>
            <w:tcW w:w="7797" w:type="dxa"/>
            <w:gridSpan w:val="10"/>
            <w:vAlign w:val="bottom"/>
          </w:tcPr>
          <w:p w14:paraId="78DBFEB2" w14:textId="4B6BA98C" w:rsidR="00956448" w:rsidRPr="00AD07AA" w:rsidRDefault="00956448" w:rsidP="00AD07AA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 w:rsidRPr="00AD07AA">
              <w:rPr>
                <w:rFonts w:ascii="Georgia" w:hAnsi="Georgia"/>
                <w:sz w:val="18"/>
                <w:lang w:val="en-US"/>
              </w:rPr>
              <w:t>Werkstudent</w:t>
            </w:r>
            <w:proofErr w:type="spellEnd"/>
            <w:r w:rsidRPr="00AD07AA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AD07AA"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 w:rsidRPr="00AD07AA">
              <w:rPr>
                <w:rFonts w:ascii="Georgia" w:hAnsi="Georgia"/>
                <w:sz w:val="18"/>
                <w:lang w:val="en-US"/>
              </w:rPr>
              <w:t xml:space="preserve"> Audit, Assurance Asset und Wealth Management</w:t>
            </w:r>
          </w:p>
        </w:tc>
        <w:tc>
          <w:tcPr>
            <w:tcW w:w="2409" w:type="dxa"/>
            <w:gridSpan w:val="3"/>
            <w:vAlign w:val="bottom"/>
          </w:tcPr>
          <w:p w14:paraId="2AC6D9EB" w14:textId="473CFA6E" w:rsidR="00956448" w:rsidRPr="00481889" w:rsidRDefault="00956448" w:rsidP="00481889">
            <w:pPr>
              <w:jc w:val="right"/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AD07A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09/2023 – </w:t>
            </w:r>
            <w:proofErr w:type="spellStart"/>
            <w:r w:rsidRPr="00AD07AA">
              <w:rPr>
                <w:rFonts w:ascii="Georgia" w:hAnsi="Georgia" w:cs="Georgia"/>
                <w:color w:val="000000"/>
                <w:sz w:val="18"/>
                <w:lang w:val="en-US"/>
              </w:rPr>
              <w:t>heute</w:t>
            </w:r>
            <w:proofErr w:type="spellEnd"/>
          </w:p>
        </w:tc>
      </w:tr>
      <w:tr w:rsidR="00956448" w:rsidRPr="00AD07AA" w14:paraId="6BD32E03" w14:textId="77777777" w:rsidTr="00C64EAB">
        <w:trPr>
          <w:trHeight w:val="20"/>
        </w:trPr>
        <w:tc>
          <w:tcPr>
            <w:tcW w:w="10206" w:type="dxa"/>
            <w:gridSpan w:val="13"/>
            <w:vAlign w:val="bottom"/>
          </w:tcPr>
          <w:p w14:paraId="2324AF96" w14:textId="77777777" w:rsidR="00956448" w:rsidRPr="00AD07AA" w:rsidRDefault="00956448" w:rsidP="00AD07AA">
            <w:pPr>
              <w:pStyle w:val="Listenabsatz"/>
              <w:numPr>
                <w:ilvl w:val="0"/>
                <w:numId w:val="29"/>
              </w:numPr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i/>
                <w:iCs/>
                <w:sz w:val="18"/>
              </w:rPr>
              <w:t>Unterstützung bei der Prüfung von Versicherungen</w:t>
            </w:r>
          </w:p>
          <w:p w14:paraId="5170C96F" w14:textId="77777777" w:rsidR="00956448" w:rsidRPr="00481889" w:rsidRDefault="00956448" w:rsidP="00AD07AA">
            <w:pPr>
              <w:pStyle w:val="Listenabsatz"/>
              <w:numPr>
                <w:ilvl w:val="0"/>
                <w:numId w:val="29"/>
              </w:numPr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i/>
                <w:iCs/>
                <w:sz w:val="18"/>
              </w:rPr>
              <w:t>Auseinandersetzung mit rechtlichen Fragen des Prüfungsprozesses (IFRS, HGB)</w:t>
            </w:r>
            <w:r w:rsidRPr="00481889">
              <w:rPr>
                <w:rFonts w:ascii="Georgia" w:hAnsi="Georgia"/>
              </w:rPr>
              <w:t xml:space="preserve"> </w:t>
            </w:r>
          </w:p>
          <w:p w14:paraId="130CC44B" w14:textId="70F4EA0F" w:rsidR="00956448" w:rsidRPr="00481889" w:rsidRDefault="00956448" w:rsidP="00481889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Georgia"/>
                <w:color w:val="000000"/>
                <w:sz w:val="18"/>
              </w:rPr>
            </w:pPr>
            <w:r w:rsidRPr="00AD07AA">
              <w:rPr>
                <w:rFonts w:ascii="Georgia" w:hAnsi="Georgia"/>
                <w:i/>
                <w:iCs/>
                <w:sz w:val="18"/>
                <w:szCs w:val="18"/>
              </w:rPr>
              <w:t xml:space="preserve">Durchführung von fortgeschrittener Arbeit mit Excel, PowerPoint und Aura Platinum </w:t>
            </w:r>
          </w:p>
        </w:tc>
      </w:tr>
      <w:tr w:rsidR="00B412E0" w:rsidRPr="00AD07AA" w14:paraId="07A85558" w14:textId="77777777" w:rsidTr="00C93669">
        <w:trPr>
          <w:trHeight w:val="340"/>
        </w:trPr>
        <w:tc>
          <w:tcPr>
            <w:tcW w:w="7088" w:type="dxa"/>
            <w:gridSpan w:val="8"/>
            <w:vAlign w:val="bottom"/>
          </w:tcPr>
          <w:p w14:paraId="6B6EB588" w14:textId="263F99FC" w:rsidR="00B412E0" w:rsidRPr="00AD07AA" w:rsidRDefault="00B412E0" w:rsidP="00AD07AA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AD07AA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FS Real Estate</w:t>
            </w:r>
          </w:p>
        </w:tc>
        <w:tc>
          <w:tcPr>
            <w:tcW w:w="3118" w:type="dxa"/>
            <w:gridSpan w:val="5"/>
            <w:vAlign w:val="bottom"/>
          </w:tcPr>
          <w:p w14:paraId="11370ADC" w14:textId="3422205A" w:rsidR="00B412E0" w:rsidRPr="00AD07AA" w:rsidRDefault="00B412E0" w:rsidP="00AD07A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D07AA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956448" w:rsidRPr="00AD07AA" w14:paraId="279470E5" w14:textId="77777777" w:rsidTr="00481889">
        <w:trPr>
          <w:trHeight w:val="20"/>
        </w:trPr>
        <w:tc>
          <w:tcPr>
            <w:tcW w:w="8647" w:type="dxa"/>
            <w:gridSpan w:val="12"/>
            <w:vAlign w:val="bottom"/>
          </w:tcPr>
          <w:p w14:paraId="1C773F40" w14:textId="42004A25" w:rsidR="00956448" w:rsidRPr="00AD07AA" w:rsidRDefault="00956448" w:rsidP="00AD07AA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 w:rsidRPr="00AD07AA">
              <w:rPr>
                <w:rFonts w:ascii="Georgia" w:hAnsi="Georgia"/>
                <w:sz w:val="18"/>
                <w:lang w:val="en-US"/>
              </w:rPr>
              <w:t>Aktives</w:t>
            </w:r>
            <w:proofErr w:type="spellEnd"/>
            <w:r w:rsidRPr="00AD07AA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AD07AA">
              <w:rPr>
                <w:rFonts w:ascii="Georgia" w:hAnsi="Georgia"/>
                <w:sz w:val="18"/>
                <w:lang w:val="en-US"/>
              </w:rPr>
              <w:t>Mitglied</w:t>
            </w:r>
            <w:proofErr w:type="spellEnd"/>
            <w:r w:rsidRPr="00AD07AA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AD07AA"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 w:rsidRPr="00AD07AA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AD07AA">
              <w:rPr>
                <w:rFonts w:ascii="Georgia" w:hAnsi="Georgia"/>
                <w:sz w:val="18"/>
                <w:lang w:val="en-US"/>
              </w:rPr>
              <w:t>Immobiliensektor</w:t>
            </w:r>
            <w:proofErr w:type="spellEnd"/>
          </w:p>
        </w:tc>
        <w:tc>
          <w:tcPr>
            <w:tcW w:w="1559" w:type="dxa"/>
          </w:tcPr>
          <w:p w14:paraId="25C23C6A" w14:textId="04207E71" w:rsidR="00956448" w:rsidRPr="00AD07AA" w:rsidRDefault="00956448" w:rsidP="00AD07AA">
            <w:pPr>
              <w:jc w:val="right"/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sz w:val="18"/>
              </w:rPr>
              <w:t>09/2023 – heute</w:t>
            </w:r>
          </w:p>
        </w:tc>
      </w:tr>
      <w:tr w:rsidR="00956448" w:rsidRPr="00AD07AA" w14:paraId="6A750634" w14:textId="77777777" w:rsidTr="00481889">
        <w:trPr>
          <w:trHeight w:val="20"/>
        </w:trPr>
        <w:tc>
          <w:tcPr>
            <w:tcW w:w="10206" w:type="dxa"/>
            <w:gridSpan w:val="13"/>
            <w:vAlign w:val="bottom"/>
          </w:tcPr>
          <w:p w14:paraId="269681DB" w14:textId="4E723472" w:rsidR="00956448" w:rsidRPr="00481889" w:rsidRDefault="00956448" w:rsidP="00AD07AA">
            <w:pPr>
              <w:pStyle w:val="Listenabsatz"/>
              <w:numPr>
                <w:ilvl w:val="0"/>
                <w:numId w:val="29"/>
              </w:numPr>
              <w:rPr>
                <w:rFonts w:ascii="Georgia" w:hAnsi="Georgia"/>
                <w:i/>
                <w:iCs/>
                <w:sz w:val="18"/>
              </w:rPr>
            </w:pPr>
            <w:r w:rsidRPr="00AD07AA">
              <w:rPr>
                <w:rFonts w:ascii="Georgia" w:hAnsi="Georgia"/>
                <w:i/>
                <w:iCs/>
                <w:sz w:val="18"/>
              </w:rPr>
              <w:t>Beratung von zukünftigen Investitionen und Kooperation mit Immobilienunternehmen</w:t>
            </w:r>
          </w:p>
          <w:p w14:paraId="0048230B" w14:textId="1EDBF4A8" w:rsidR="00956448" w:rsidRPr="00481889" w:rsidRDefault="00956448" w:rsidP="00481889">
            <w:pPr>
              <w:pStyle w:val="Listenabsatz"/>
              <w:numPr>
                <w:ilvl w:val="0"/>
                <w:numId w:val="29"/>
              </w:numPr>
              <w:rPr>
                <w:rFonts w:ascii="Georgia" w:hAnsi="Georgia"/>
                <w:i/>
                <w:iCs/>
                <w:sz w:val="18"/>
              </w:rPr>
            </w:pPr>
            <w:r w:rsidRPr="00AD07AA">
              <w:rPr>
                <w:rFonts w:ascii="Georgia" w:hAnsi="Georgia"/>
                <w:i/>
                <w:iCs/>
                <w:sz w:val="18"/>
              </w:rPr>
              <w:t xml:space="preserve">Aktive Teilnahme an Immobilien-Workshops </w:t>
            </w:r>
          </w:p>
        </w:tc>
      </w:tr>
      <w:tr w:rsidR="00B412E0" w:rsidRPr="00AD07AA" w14:paraId="5E71B4E9" w14:textId="77777777" w:rsidTr="00C93669">
        <w:trPr>
          <w:trHeight w:val="340"/>
        </w:trPr>
        <w:tc>
          <w:tcPr>
            <w:tcW w:w="7088" w:type="dxa"/>
            <w:gridSpan w:val="8"/>
            <w:vAlign w:val="bottom"/>
          </w:tcPr>
          <w:p w14:paraId="739A6DAE" w14:textId="4DCD6B41" w:rsidR="00B412E0" w:rsidRPr="00AD07AA" w:rsidRDefault="00B412E0" w:rsidP="00AD07AA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AD07AA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FS Entrepreneurship </w:t>
            </w:r>
          </w:p>
        </w:tc>
        <w:tc>
          <w:tcPr>
            <w:tcW w:w="3118" w:type="dxa"/>
            <w:gridSpan w:val="5"/>
            <w:vAlign w:val="bottom"/>
          </w:tcPr>
          <w:p w14:paraId="066EA9B8" w14:textId="12D1AEFF" w:rsidR="00B412E0" w:rsidRPr="00AD07AA" w:rsidRDefault="00B412E0" w:rsidP="00AD07A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D07AA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E95436" w:rsidRPr="00AD07AA" w14:paraId="62569EB4" w14:textId="77777777" w:rsidTr="0078185D">
        <w:trPr>
          <w:trHeight w:val="20"/>
        </w:trPr>
        <w:tc>
          <w:tcPr>
            <w:tcW w:w="7088" w:type="dxa"/>
            <w:gridSpan w:val="8"/>
            <w:vAlign w:val="bottom"/>
          </w:tcPr>
          <w:p w14:paraId="440DD490" w14:textId="1B5073A7" w:rsidR="00E95436" w:rsidRPr="00BF5FAE" w:rsidRDefault="00DB0384" w:rsidP="00AD07AA">
            <w:pPr>
              <w:rPr>
                <w:rFonts w:ascii="Georgia" w:hAnsi="Georgia"/>
                <w:b/>
                <w:smallCaps/>
                <w:sz w:val="23"/>
                <w:szCs w:val="23"/>
                <w:rPrChange w:id="3" w:author="David Döbele" w:date="2024-08-29T12:22:00Z" w16du:dateUtc="2024-08-29T10:22:00Z">
                  <w:rPr>
                    <w:rFonts w:ascii="Georgia" w:hAnsi="Georgia"/>
                    <w:b/>
                    <w:smallCaps/>
                    <w:sz w:val="23"/>
                    <w:szCs w:val="23"/>
                    <w:lang w:val="en-US"/>
                  </w:rPr>
                </w:rPrChange>
              </w:rPr>
            </w:pPr>
            <w:del w:id="4" w:author="David Döbele" w:date="2024-08-29T12:22:00Z" w16du:dateUtc="2024-08-29T10:22:00Z">
              <w:r w:rsidRPr="00BF5FAE" w:rsidDel="00BF5FAE">
                <w:rPr>
                  <w:rFonts w:ascii="Georgia" w:hAnsi="Georgia"/>
                  <w:sz w:val="18"/>
                  <w:rPrChange w:id="5" w:author="David Döbele" w:date="2024-08-29T12:22:00Z" w16du:dateUtc="2024-08-29T10:22:00Z">
                    <w:rPr>
                      <w:rFonts w:ascii="Georgia" w:hAnsi="Georgia"/>
                      <w:sz w:val="18"/>
                      <w:lang w:val="en-US"/>
                    </w:rPr>
                  </w:rPrChange>
                </w:rPr>
                <w:delText xml:space="preserve">Head of </w:delText>
              </w:r>
              <w:r w:rsidR="00E95436" w:rsidRPr="00BF5FAE" w:rsidDel="00BF5FAE">
                <w:rPr>
                  <w:rFonts w:ascii="Georgia" w:hAnsi="Georgia"/>
                  <w:sz w:val="18"/>
                  <w:rPrChange w:id="6" w:author="David Döbele" w:date="2024-08-29T12:22:00Z" w16du:dateUtc="2024-08-29T10:22:00Z">
                    <w:rPr>
                      <w:rFonts w:ascii="Georgia" w:hAnsi="Georgia"/>
                      <w:sz w:val="18"/>
                      <w:lang w:val="en-US"/>
                    </w:rPr>
                  </w:rPrChange>
                </w:rPr>
                <w:delText>Social</w:delText>
              </w:r>
              <w:r w:rsidR="00956448" w:rsidRPr="00BF5FAE" w:rsidDel="00BF5FAE">
                <w:rPr>
                  <w:rFonts w:ascii="Georgia" w:hAnsi="Georgia"/>
                  <w:sz w:val="18"/>
                  <w:rPrChange w:id="7" w:author="David Döbele" w:date="2024-08-29T12:22:00Z" w16du:dateUtc="2024-08-29T10:22:00Z">
                    <w:rPr>
                      <w:rFonts w:ascii="Georgia" w:hAnsi="Georgia"/>
                      <w:sz w:val="18"/>
                      <w:lang w:val="en-US"/>
                    </w:rPr>
                  </w:rPrChange>
                </w:rPr>
                <w:delText xml:space="preserve"> </w:delText>
              </w:r>
              <w:r w:rsidR="00E95436" w:rsidRPr="00BF5FAE" w:rsidDel="00BF5FAE">
                <w:rPr>
                  <w:rFonts w:ascii="Georgia" w:hAnsi="Georgia"/>
                  <w:sz w:val="18"/>
                  <w:rPrChange w:id="8" w:author="David Döbele" w:date="2024-08-29T12:22:00Z" w16du:dateUtc="2024-08-29T10:22:00Z">
                    <w:rPr>
                      <w:rFonts w:ascii="Georgia" w:hAnsi="Georgia"/>
                      <w:sz w:val="18"/>
                      <w:lang w:val="en-US"/>
                    </w:rPr>
                  </w:rPrChange>
                </w:rPr>
                <w:delText>Media Manage</w:delText>
              </w:r>
              <w:r w:rsidRPr="00BF5FAE" w:rsidDel="00BF5FAE">
                <w:rPr>
                  <w:rFonts w:ascii="Georgia" w:hAnsi="Georgia"/>
                  <w:sz w:val="18"/>
                  <w:rPrChange w:id="9" w:author="David Döbele" w:date="2024-08-29T12:22:00Z" w16du:dateUtc="2024-08-29T10:22:00Z">
                    <w:rPr>
                      <w:rFonts w:ascii="Georgia" w:hAnsi="Georgia"/>
                      <w:sz w:val="18"/>
                      <w:lang w:val="en-US"/>
                    </w:rPr>
                  </w:rPrChange>
                </w:rPr>
                <w:delText>ment</w:delText>
              </w:r>
            </w:del>
            <w:ins w:id="10" w:author="David Döbele" w:date="2024-08-29T12:22:00Z" w16du:dateUtc="2024-08-29T10:22:00Z">
              <w:r w:rsidR="00BF5FAE" w:rsidRPr="00BF5FAE">
                <w:rPr>
                  <w:rFonts w:ascii="Georgia" w:hAnsi="Georgia"/>
                  <w:sz w:val="18"/>
                  <w:rPrChange w:id="11" w:author="David Döbele" w:date="2024-08-29T12:22:00Z" w16du:dateUtc="2024-08-29T10:22:00Z">
                    <w:rPr>
                      <w:rFonts w:ascii="Georgia" w:hAnsi="Georgia"/>
                      <w:sz w:val="18"/>
                      <w:lang w:val="en-US"/>
                    </w:rPr>
                  </w:rPrChange>
                </w:rPr>
                <w:t xml:space="preserve">Leiter des </w:t>
              </w:r>
              <w:proofErr w:type="spellStart"/>
              <w:r w:rsidR="00BF5FAE" w:rsidRPr="00BF5FAE">
                <w:rPr>
                  <w:rFonts w:ascii="Georgia" w:hAnsi="Georgia"/>
                  <w:sz w:val="18"/>
                  <w:rPrChange w:id="12" w:author="David Döbele" w:date="2024-08-29T12:22:00Z" w16du:dateUtc="2024-08-29T10:22:00Z">
                    <w:rPr>
                      <w:rFonts w:ascii="Georgia" w:hAnsi="Georgia"/>
                      <w:sz w:val="18"/>
                      <w:lang w:val="en-US"/>
                    </w:rPr>
                  </w:rPrChange>
                </w:rPr>
                <w:t>Social</w:t>
              </w:r>
              <w:proofErr w:type="spellEnd"/>
              <w:r w:rsidR="00BF5FAE" w:rsidRPr="00BF5FAE">
                <w:rPr>
                  <w:rFonts w:ascii="Georgia" w:hAnsi="Georgia"/>
                  <w:sz w:val="18"/>
                  <w:rPrChange w:id="13" w:author="David Döbele" w:date="2024-08-29T12:22:00Z" w16du:dateUtc="2024-08-29T10:22:00Z">
                    <w:rPr>
                      <w:rFonts w:ascii="Georgia" w:hAnsi="Georgia"/>
                      <w:sz w:val="18"/>
                      <w:lang w:val="en-US"/>
                    </w:rPr>
                  </w:rPrChange>
                </w:rPr>
                <w:t xml:space="preserve"> Media Mana</w:t>
              </w:r>
              <w:r w:rsidR="00BF5FAE">
                <w:rPr>
                  <w:rFonts w:ascii="Georgia" w:hAnsi="Georgia"/>
                  <w:sz w:val="18"/>
                </w:rPr>
                <w:t>gement Teams</w:t>
              </w:r>
            </w:ins>
          </w:p>
        </w:tc>
        <w:tc>
          <w:tcPr>
            <w:tcW w:w="3118" w:type="dxa"/>
            <w:gridSpan w:val="5"/>
            <w:vAlign w:val="bottom"/>
          </w:tcPr>
          <w:p w14:paraId="61A06BDB" w14:textId="10041F48" w:rsidR="00E95436" w:rsidRPr="00AD07AA" w:rsidRDefault="00E95436" w:rsidP="00AD07A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D07AA">
              <w:rPr>
                <w:rFonts w:ascii="Georgia" w:hAnsi="Georgia"/>
                <w:sz w:val="18"/>
              </w:rPr>
              <w:t>09/2023 – heute</w:t>
            </w:r>
          </w:p>
        </w:tc>
      </w:tr>
      <w:tr w:rsidR="00956448" w:rsidRPr="00AD07AA" w14:paraId="36582C59" w14:textId="77777777" w:rsidTr="00812FE1">
        <w:trPr>
          <w:trHeight w:val="20"/>
        </w:trPr>
        <w:tc>
          <w:tcPr>
            <w:tcW w:w="10206" w:type="dxa"/>
            <w:gridSpan w:val="13"/>
            <w:vAlign w:val="bottom"/>
          </w:tcPr>
          <w:p w14:paraId="3B3A545C" w14:textId="7A0CDD45" w:rsidR="00956448" w:rsidRPr="00481889" w:rsidRDefault="00956448" w:rsidP="00AD07AA">
            <w:pPr>
              <w:pStyle w:val="Listenabsatz"/>
              <w:numPr>
                <w:ilvl w:val="0"/>
                <w:numId w:val="29"/>
              </w:numPr>
              <w:rPr>
                <w:rFonts w:ascii="Georgia" w:hAnsi="Georgia"/>
                <w:i/>
                <w:iCs/>
                <w:sz w:val="18"/>
              </w:rPr>
            </w:pPr>
            <w:r w:rsidRPr="00AD07AA">
              <w:rPr>
                <w:rFonts w:ascii="Georgia" w:hAnsi="Georgia"/>
                <w:i/>
                <w:iCs/>
                <w:sz w:val="18"/>
              </w:rPr>
              <w:t xml:space="preserve">Erstellung von </w:t>
            </w:r>
            <w:proofErr w:type="spellStart"/>
            <w:r w:rsidRPr="00AD07AA">
              <w:rPr>
                <w:rFonts w:ascii="Georgia" w:hAnsi="Georgia"/>
                <w:i/>
                <w:iCs/>
                <w:sz w:val="18"/>
              </w:rPr>
              <w:t>Social</w:t>
            </w:r>
            <w:proofErr w:type="spellEnd"/>
            <w:r w:rsidRPr="00AD07AA">
              <w:rPr>
                <w:rFonts w:ascii="Georgia" w:hAnsi="Georgia"/>
                <w:i/>
                <w:iCs/>
                <w:sz w:val="18"/>
              </w:rPr>
              <w:t xml:space="preserve"> Media Posts und Organisation von unternehmerischen Events</w:t>
            </w:r>
          </w:p>
          <w:p w14:paraId="64A202F4" w14:textId="5A9199F9" w:rsidR="00956448" w:rsidRPr="00481889" w:rsidRDefault="00956448" w:rsidP="00481889">
            <w:pPr>
              <w:pStyle w:val="Listenabsatz"/>
              <w:numPr>
                <w:ilvl w:val="0"/>
                <w:numId w:val="29"/>
              </w:numPr>
              <w:rPr>
                <w:rFonts w:ascii="Georgia" w:hAnsi="Georgia"/>
                <w:i/>
                <w:iCs/>
                <w:sz w:val="18"/>
              </w:rPr>
            </w:pPr>
            <w:r w:rsidRPr="00481889">
              <w:rPr>
                <w:rFonts w:ascii="Georgia" w:hAnsi="Georgia"/>
                <w:i/>
                <w:iCs/>
                <w:sz w:val="18"/>
              </w:rPr>
              <w:t xml:space="preserve">Aktive </w:t>
            </w:r>
            <w:proofErr w:type="spellStart"/>
            <w:r w:rsidRPr="00481889">
              <w:rPr>
                <w:rFonts w:ascii="Georgia" w:hAnsi="Georgia"/>
                <w:i/>
                <w:iCs/>
                <w:sz w:val="18"/>
              </w:rPr>
              <w:t>Teinahme</w:t>
            </w:r>
            <w:proofErr w:type="spellEnd"/>
            <w:r w:rsidRPr="00481889">
              <w:rPr>
                <w:rFonts w:ascii="Georgia" w:hAnsi="Georgia"/>
                <w:i/>
                <w:iCs/>
                <w:sz w:val="18"/>
              </w:rPr>
              <w:t xml:space="preserve"> an großen Events von Startups </w:t>
            </w:r>
          </w:p>
        </w:tc>
      </w:tr>
      <w:tr w:rsidR="00B412E0" w:rsidRPr="00AD07AA" w14:paraId="6F751418" w14:textId="77777777" w:rsidTr="00C93669">
        <w:trPr>
          <w:trHeight w:val="340"/>
        </w:trPr>
        <w:tc>
          <w:tcPr>
            <w:tcW w:w="7088" w:type="dxa"/>
            <w:gridSpan w:val="8"/>
            <w:vAlign w:val="bottom"/>
          </w:tcPr>
          <w:p w14:paraId="1F990ED8" w14:textId="5E05B972" w:rsidR="00B412E0" w:rsidRPr="00AD07AA" w:rsidDel="00DF3CCB" w:rsidRDefault="00B412E0" w:rsidP="00AD07AA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AD07AA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EDEKA Huck </w:t>
            </w:r>
            <w:proofErr w:type="spellStart"/>
            <w:r w:rsidRPr="00AD07AA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e.K</w:t>
            </w:r>
            <w:proofErr w:type="spellEnd"/>
            <w:r w:rsidRPr="00AD07AA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.</w:t>
            </w:r>
          </w:p>
        </w:tc>
        <w:tc>
          <w:tcPr>
            <w:tcW w:w="3118" w:type="dxa"/>
            <w:gridSpan w:val="5"/>
            <w:vAlign w:val="bottom"/>
          </w:tcPr>
          <w:p w14:paraId="4DDB41B8" w14:textId="029A3546" w:rsidR="00B412E0" w:rsidRPr="00AD07AA" w:rsidRDefault="00B412E0" w:rsidP="00AD07A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D07AA">
              <w:rPr>
                <w:rFonts w:ascii="Georgia" w:hAnsi="Georgia"/>
                <w:i/>
                <w:smallCaps/>
                <w:sz w:val="23"/>
                <w:szCs w:val="23"/>
              </w:rPr>
              <w:t>Steinmauern</w:t>
            </w:r>
          </w:p>
        </w:tc>
      </w:tr>
      <w:tr w:rsidR="00B412E0" w:rsidRPr="00AD07AA" w14:paraId="335D84E9" w14:textId="77777777" w:rsidTr="00481889">
        <w:trPr>
          <w:trHeight w:val="20"/>
        </w:trPr>
        <w:tc>
          <w:tcPr>
            <w:tcW w:w="6521" w:type="dxa"/>
            <w:gridSpan w:val="5"/>
            <w:vAlign w:val="bottom"/>
          </w:tcPr>
          <w:p w14:paraId="20B1570F" w14:textId="1ECCD3AE" w:rsidR="00B412E0" w:rsidRPr="00AD07AA" w:rsidRDefault="00B412E0" w:rsidP="00AD07AA">
            <w:pPr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sz w:val="18"/>
              </w:rPr>
              <w:t>Aushilf</w:t>
            </w:r>
            <w:r w:rsidR="00956448" w:rsidRPr="00AD07AA">
              <w:rPr>
                <w:rFonts w:ascii="Georgia" w:hAnsi="Georgia"/>
                <w:sz w:val="18"/>
              </w:rPr>
              <w:t>skraft</w:t>
            </w:r>
            <w:r w:rsidRPr="00AD07AA">
              <w:rPr>
                <w:rFonts w:ascii="Georgia" w:hAnsi="Georgia"/>
                <w:sz w:val="18"/>
              </w:rPr>
              <w:t xml:space="preserve"> im Lager </w:t>
            </w:r>
          </w:p>
        </w:tc>
        <w:tc>
          <w:tcPr>
            <w:tcW w:w="3685" w:type="dxa"/>
            <w:gridSpan w:val="8"/>
            <w:vAlign w:val="bottom"/>
          </w:tcPr>
          <w:p w14:paraId="0475B997" w14:textId="67C9BB01" w:rsidR="00B412E0" w:rsidRPr="00AD07AA" w:rsidRDefault="00B412E0" w:rsidP="00AD07AA">
            <w:pPr>
              <w:jc w:val="right"/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sz w:val="18"/>
              </w:rPr>
              <w:t>05/2022 – 02/2023</w:t>
            </w:r>
          </w:p>
        </w:tc>
      </w:tr>
      <w:tr w:rsidR="00B412E0" w:rsidRPr="00AD07AA" w14:paraId="54C3D64C" w14:textId="77777777" w:rsidTr="00481889">
        <w:trPr>
          <w:trHeight w:val="20"/>
        </w:trPr>
        <w:tc>
          <w:tcPr>
            <w:tcW w:w="10206" w:type="dxa"/>
            <w:gridSpan w:val="13"/>
            <w:vAlign w:val="bottom"/>
          </w:tcPr>
          <w:p w14:paraId="6DD9BA0F" w14:textId="0E565DCF" w:rsidR="00B412E0" w:rsidRPr="00AD07AA" w:rsidRDefault="00B412E0" w:rsidP="00AD07AA">
            <w:pPr>
              <w:pStyle w:val="Bullets"/>
              <w:rPr>
                <w:sz w:val="18"/>
                <w:lang w:val="de-AT"/>
              </w:rPr>
            </w:pPr>
            <w:r w:rsidRPr="00AD07AA">
              <w:rPr>
                <w:sz w:val="18"/>
                <w:lang w:val="de-AT"/>
              </w:rPr>
              <w:t>Betreuung des Getränkelagers und Beratung von Kunden</w:t>
            </w:r>
            <w:r w:rsidR="00956448" w:rsidRPr="00AD07AA">
              <w:rPr>
                <w:sz w:val="18"/>
                <w:lang w:val="de-AT"/>
              </w:rPr>
              <w:t xml:space="preserve"> sowie </w:t>
            </w:r>
            <w:r w:rsidRPr="00AD07AA">
              <w:rPr>
                <w:sz w:val="18"/>
                <w:lang w:val="de-AT"/>
              </w:rPr>
              <w:t xml:space="preserve">Organisation und Optimierung von Waren und </w:t>
            </w:r>
            <w:r w:rsidR="00956448" w:rsidRPr="00AD07AA">
              <w:rPr>
                <w:sz w:val="18"/>
                <w:lang w:val="de-AT"/>
              </w:rPr>
              <w:t xml:space="preserve">des </w:t>
            </w:r>
            <w:r w:rsidRPr="00AD07AA">
              <w:rPr>
                <w:sz w:val="18"/>
                <w:lang w:val="de-AT"/>
              </w:rPr>
              <w:t>Lagerbestand</w:t>
            </w:r>
            <w:r w:rsidR="00956448" w:rsidRPr="00AD07AA">
              <w:rPr>
                <w:sz w:val="18"/>
                <w:lang w:val="de-AT"/>
              </w:rPr>
              <w:t>s</w:t>
            </w:r>
          </w:p>
        </w:tc>
      </w:tr>
      <w:tr w:rsidR="00B412E0" w:rsidRPr="00AD07AA" w14:paraId="0D4DF1FA" w14:textId="77777777" w:rsidTr="00C93669">
        <w:trPr>
          <w:trHeight w:val="346"/>
        </w:trPr>
        <w:tc>
          <w:tcPr>
            <w:tcW w:w="6946" w:type="dxa"/>
            <w:gridSpan w:val="7"/>
            <w:vAlign w:val="bottom"/>
          </w:tcPr>
          <w:p w14:paraId="52DCB940" w14:textId="44D56114" w:rsidR="00B412E0" w:rsidRPr="00AD07AA" w:rsidRDefault="00B412E0" w:rsidP="00AD07A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AD07AA">
              <w:rPr>
                <w:b/>
                <w:i w:val="0"/>
                <w:iCs w:val="0"/>
                <w:smallCaps/>
                <w:sz w:val="23"/>
                <w:szCs w:val="23"/>
              </w:rPr>
              <w:t>DÜRRSCHNABEL Druck &amp; Medien GmbH</w:t>
            </w:r>
          </w:p>
        </w:tc>
        <w:tc>
          <w:tcPr>
            <w:tcW w:w="3260" w:type="dxa"/>
            <w:gridSpan w:val="6"/>
            <w:vAlign w:val="bottom"/>
          </w:tcPr>
          <w:p w14:paraId="00F3353C" w14:textId="3EE5AEF2" w:rsidR="00B412E0" w:rsidRPr="00AD07AA" w:rsidRDefault="00B412E0" w:rsidP="00AD07A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proofErr w:type="spellStart"/>
            <w:r w:rsidRPr="00AD07AA">
              <w:rPr>
                <w:iCs w:val="0"/>
                <w:smallCaps/>
                <w:sz w:val="23"/>
                <w:szCs w:val="23"/>
              </w:rPr>
              <w:t>Elchesheim</w:t>
            </w:r>
            <w:proofErr w:type="spellEnd"/>
            <w:r w:rsidRPr="00AD07AA">
              <w:rPr>
                <w:iCs w:val="0"/>
                <w:smallCaps/>
                <w:sz w:val="23"/>
                <w:szCs w:val="23"/>
              </w:rPr>
              <w:t>-Illingen</w:t>
            </w:r>
          </w:p>
        </w:tc>
      </w:tr>
      <w:tr w:rsidR="00B412E0" w:rsidRPr="00AD07AA" w14:paraId="7A1EBBAB" w14:textId="77777777" w:rsidTr="00481889">
        <w:trPr>
          <w:trHeight w:val="20"/>
        </w:trPr>
        <w:tc>
          <w:tcPr>
            <w:tcW w:w="6663" w:type="dxa"/>
            <w:gridSpan w:val="6"/>
            <w:vAlign w:val="bottom"/>
          </w:tcPr>
          <w:p w14:paraId="06A0ABEE" w14:textId="032760BB" w:rsidR="00B412E0" w:rsidRPr="00AD07AA" w:rsidRDefault="00B412E0" w:rsidP="00AD07A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AD07AA">
              <w:rPr>
                <w:i w:val="0"/>
                <w:iCs w:val="0"/>
                <w:sz w:val="18"/>
              </w:rPr>
              <w:t>Zeitungszusteller im Rahmen einer geringfügigen Beschäftigung</w:t>
            </w:r>
          </w:p>
        </w:tc>
        <w:tc>
          <w:tcPr>
            <w:tcW w:w="3543" w:type="dxa"/>
            <w:gridSpan w:val="7"/>
            <w:vAlign w:val="bottom"/>
          </w:tcPr>
          <w:p w14:paraId="59E67B8D" w14:textId="711CCF8F" w:rsidR="00B412E0" w:rsidRPr="00AD07AA" w:rsidRDefault="00B412E0" w:rsidP="00AD07A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AD07AA">
              <w:rPr>
                <w:i w:val="0"/>
                <w:iCs w:val="0"/>
                <w:sz w:val="18"/>
                <w:lang w:val="en-US"/>
              </w:rPr>
              <w:t>12/2018 – 02/2019</w:t>
            </w:r>
          </w:p>
        </w:tc>
      </w:tr>
      <w:tr w:rsidR="00B412E0" w:rsidRPr="00AD07AA" w14:paraId="76B55717" w14:textId="77777777" w:rsidTr="00481889">
        <w:trPr>
          <w:trHeight w:val="20"/>
        </w:trPr>
        <w:tc>
          <w:tcPr>
            <w:tcW w:w="10206" w:type="dxa"/>
            <w:gridSpan w:val="13"/>
            <w:vAlign w:val="bottom"/>
          </w:tcPr>
          <w:p w14:paraId="5E301C2A" w14:textId="22598F3D" w:rsidR="00B412E0" w:rsidRPr="00AD07AA" w:rsidRDefault="00B412E0" w:rsidP="00AD07AA">
            <w:pPr>
              <w:pStyle w:val="Bullets"/>
              <w:rPr>
                <w:sz w:val="18"/>
                <w:lang w:val="de-AT"/>
              </w:rPr>
            </w:pPr>
            <w:r w:rsidRPr="00AD07AA">
              <w:rPr>
                <w:sz w:val="18"/>
                <w:lang w:val="de-AT"/>
              </w:rPr>
              <w:t xml:space="preserve">Wöchentliche Verteilung des </w:t>
            </w:r>
            <w:r w:rsidR="00956448" w:rsidRPr="00AD07AA">
              <w:rPr>
                <w:sz w:val="18"/>
                <w:lang w:val="de-AT"/>
              </w:rPr>
              <w:t>a</w:t>
            </w:r>
            <w:r w:rsidRPr="00AD07AA">
              <w:rPr>
                <w:sz w:val="18"/>
                <w:lang w:val="de-AT"/>
              </w:rPr>
              <w:t xml:space="preserve">mtlichen Mitteilungsblattes </w:t>
            </w:r>
            <w:r w:rsidR="00E95436" w:rsidRPr="00AD07AA">
              <w:rPr>
                <w:sz w:val="18"/>
                <w:lang w:val="de-AT"/>
              </w:rPr>
              <w:t>und s</w:t>
            </w:r>
            <w:r w:rsidRPr="00AD07AA">
              <w:rPr>
                <w:sz w:val="18"/>
                <w:lang w:val="de-AT"/>
              </w:rPr>
              <w:t>elbstständige Organisation beim Verteilen des Gemeindeblattes</w:t>
            </w:r>
          </w:p>
        </w:tc>
      </w:tr>
      <w:tr w:rsidR="00B412E0" w:rsidRPr="00AD07AA" w14:paraId="414B4085" w14:textId="77777777" w:rsidTr="00481889">
        <w:trPr>
          <w:trHeight w:val="454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24F70CA2" w:rsidR="00B412E0" w:rsidRPr="00AD07AA" w:rsidRDefault="00B412E0" w:rsidP="00AD07AA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 w:rsidRPr="00AD07AA">
              <w:rPr>
                <w:sz w:val="28"/>
              </w:rPr>
              <w:t>Ausseruniversitäres</w:t>
            </w:r>
            <w:proofErr w:type="spellEnd"/>
            <w:r w:rsidRPr="00AD07AA">
              <w:rPr>
                <w:sz w:val="28"/>
              </w:rPr>
              <w:t xml:space="preserve"> Engagement</w:t>
            </w:r>
          </w:p>
        </w:tc>
      </w:tr>
      <w:tr w:rsidR="00B412E0" w:rsidRPr="00AD07AA" w14:paraId="4AF19DD1" w14:textId="77777777" w:rsidTr="00481889">
        <w:trPr>
          <w:trHeight w:val="346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7756FD9A" w14:textId="7D376D97" w:rsidR="00B412E0" w:rsidRPr="00481889" w:rsidRDefault="00000000" w:rsidP="00AD07AA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hyperlink r:id="rId9" w:history="1">
              <w:r w:rsidR="00DB0384" w:rsidRPr="00AD07AA">
                <w:rPr>
                  <w:rStyle w:val="Hyperlink"/>
                  <w:b/>
                  <w:i w:val="0"/>
                  <w:iCs w:val="0"/>
                  <w:smallCaps/>
                  <w:sz w:val="23"/>
                  <w:szCs w:val="23"/>
                </w:rPr>
                <w:t xml:space="preserve">Offenes Gespräch: Macht und Märkte                                                                                                          </w:t>
              </w:r>
            </w:hyperlink>
          </w:p>
        </w:tc>
        <w:tc>
          <w:tcPr>
            <w:tcW w:w="3685" w:type="dxa"/>
            <w:gridSpan w:val="8"/>
            <w:tcBorders>
              <w:top w:val="single" w:sz="4" w:space="0" w:color="auto"/>
            </w:tcBorders>
            <w:vAlign w:val="bottom"/>
          </w:tcPr>
          <w:p w14:paraId="30626CB8" w14:textId="52743BC8" w:rsidR="00B412E0" w:rsidRPr="00AD07AA" w:rsidRDefault="00956448" w:rsidP="00AD07AA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AD07AA">
              <w:rPr>
                <w:smallCaps/>
                <w:sz w:val="23"/>
                <w:szCs w:val="23"/>
              </w:rPr>
              <w:t>Steinmauern</w:t>
            </w:r>
          </w:p>
        </w:tc>
      </w:tr>
      <w:tr w:rsidR="00956448" w:rsidRPr="00AD07AA" w14:paraId="1DB5FF50" w14:textId="77777777" w:rsidTr="00481889">
        <w:trPr>
          <w:trHeight w:val="20"/>
        </w:trPr>
        <w:tc>
          <w:tcPr>
            <w:tcW w:w="6521" w:type="dxa"/>
            <w:gridSpan w:val="5"/>
            <w:vAlign w:val="bottom"/>
          </w:tcPr>
          <w:p w14:paraId="7AE1AB5D" w14:textId="11943BC2" w:rsidR="00956448" w:rsidRPr="00481889" w:rsidRDefault="00AD07AA" w:rsidP="00481889">
            <w:pPr>
              <w:rPr>
                <w:sz w:val="18"/>
              </w:rPr>
            </w:pPr>
            <w:r w:rsidRPr="00481889">
              <w:rPr>
                <w:rFonts w:ascii="Georgia" w:hAnsi="Georgia"/>
                <w:sz w:val="18"/>
              </w:rPr>
              <w:t xml:space="preserve">Gründer </w:t>
            </w:r>
            <w:proofErr w:type="gramStart"/>
            <w:r w:rsidRPr="00481889">
              <w:rPr>
                <w:rFonts w:ascii="Georgia" w:hAnsi="Georgia"/>
                <w:sz w:val="18"/>
              </w:rPr>
              <w:t>eines eigenen Podcasts</w:t>
            </w:r>
            <w:proofErr w:type="gramEnd"/>
            <w:ins w:id="14" w:author="David Döbele" w:date="2024-08-29T12:22:00Z" w16du:dateUtc="2024-08-29T10:22:00Z">
              <w:r w:rsidR="00BF5FAE">
                <w:rPr>
                  <w:rFonts w:ascii="Georgia" w:hAnsi="Georgia"/>
                  <w:sz w:val="18"/>
                </w:rPr>
                <w:t xml:space="preserve"> – zur Website</w:t>
              </w:r>
            </w:ins>
          </w:p>
        </w:tc>
        <w:tc>
          <w:tcPr>
            <w:tcW w:w="3685" w:type="dxa"/>
            <w:gridSpan w:val="8"/>
            <w:vAlign w:val="bottom"/>
          </w:tcPr>
          <w:p w14:paraId="3E78071F" w14:textId="4E4AA2DE" w:rsidR="00956448" w:rsidRPr="00AD07AA" w:rsidRDefault="00956448" w:rsidP="00AD07AA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481889">
              <w:rPr>
                <w:i w:val="0"/>
                <w:iCs w:val="0"/>
                <w:sz w:val="18"/>
                <w:lang w:val="en-US"/>
              </w:rPr>
              <w:t>01/202</w:t>
            </w:r>
            <w:r w:rsidR="00AD07AA" w:rsidRPr="00AD07AA">
              <w:rPr>
                <w:i w:val="0"/>
                <w:iCs w:val="0"/>
                <w:sz w:val="18"/>
                <w:lang w:val="en-US"/>
              </w:rPr>
              <w:t xml:space="preserve">4 – </w:t>
            </w:r>
            <w:proofErr w:type="spellStart"/>
            <w:r w:rsidR="00AD07AA" w:rsidRPr="00AD07AA"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956448" w:rsidRPr="00AD07AA" w14:paraId="31EF7B27" w14:textId="77777777" w:rsidTr="00481889">
        <w:trPr>
          <w:trHeight w:val="20"/>
        </w:trPr>
        <w:tc>
          <w:tcPr>
            <w:tcW w:w="10206" w:type="dxa"/>
            <w:gridSpan w:val="13"/>
            <w:vAlign w:val="bottom"/>
          </w:tcPr>
          <w:p w14:paraId="02BD443D" w14:textId="5DFEAD83" w:rsidR="00956448" w:rsidRPr="00481889" w:rsidRDefault="00956448" w:rsidP="00481889">
            <w:pPr>
              <w:pStyle w:val="Bullets"/>
              <w:rPr>
                <w:sz w:val="18"/>
                <w:lang w:val="de-AT"/>
              </w:rPr>
            </w:pPr>
            <w:r w:rsidRPr="00481889">
              <w:rPr>
                <w:sz w:val="18"/>
                <w:lang w:val="de-AT"/>
              </w:rPr>
              <w:t xml:space="preserve">Besprechung von relevanten Themen aus </w:t>
            </w:r>
            <w:r w:rsidR="00AD07AA" w:rsidRPr="00AD07AA">
              <w:rPr>
                <w:sz w:val="18"/>
                <w:lang w:val="de-AT"/>
              </w:rPr>
              <w:t xml:space="preserve">der </w:t>
            </w:r>
            <w:r w:rsidRPr="00481889">
              <w:rPr>
                <w:sz w:val="18"/>
                <w:lang w:val="de-AT"/>
              </w:rPr>
              <w:t>Wirtschaft und Politik</w:t>
            </w:r>
          </w:p>
        </w:tc>
      </w:tr>
      <w:tr w:rsidR="00956448" w:rsidRPr="00AD07AA" w14:paraId="5B055768" w14:textId="77777777" w:rsidTr="00481889">
        <w:trPr>
          <w:trHeight w:val="346"/>
        </w:trPr>
        <w:tc>
          <w:tcPr>
            <w:tcW w:w="5103" w:type="dxa"/>
            <w:gridSpan w:val="3"/>
            <w:vAlign w:val="bottom"/>
          </w:tcPr>
          <w:p w14:paraId="2B498292" w14:textId="306832DA" w:rsidR="00956448" w:rsidRPr="00481889" w:rsidRDefault="00956448" w:rsidP="00481889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481889">
              <w:rPr>
                <w:b/>
                <w:i w:val="0"/>
                <w:iCs w:val="0"/>
                <w:smallCaps/>
                <w:sz w:val="23"/>
                <w:szCs w:val="23"/>
              </w:rPr>
              <w:t>FDP S</w:t>
            </w:r>
            <w:r w:rsidR="00AD07AA" w:rsidRPr="00AD07AA">
              <w:rPr>
                <w:b/>
                <w:i w:val="0"/>
                <w:iCs w:val="0"/>
                <w:smallCaps/>
                <w:sz w:val="23"/>
                <w:szCs w:val="23"/>
              </w:rPr>
              <w:t>tadtverband</w:t>
            </w:r>
            <w:r w:rsidRPr="00481889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R</w:t>
            </w:r>
            <w:r w:rsidR="00AD07AA" w:rsidRPr="00AD07AA">
              <w:rPr>
                <w:b/>
                <w:i w:val="0"/>
                <w:iCs w:val="0"/>
                <w:smallCaps/>
                <w:sz w:val="23"/>
                <w:szCs w:val="23"/>
              </w:rPr>
              <w:t>astatt</w:t>
            </w:r>
          </w:p>
        </w:tc>
        <w:tc>
          <w:tcPr>
            <w:tcW w:w="5103" w:type="dxa"/>
            <w:gridSpan w:val="10"/>
            <w:vAlign w:val="bottom"/>
          </w:tcPr>
          <w:p w14:paraId="060DD086" w14:textId="1B1E1F3B" w:rsidR="00956448" w:rsidRPr="00AD07AA" w:rsidRDefault="00956448" w:rsidP="00AD07AA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AD07AA">
              <w:rPr>
                <w:smallCaps/>
                <w:sz w:val="23"/>
                <w:szCs w:val="23"/>
              </w:rPr>
              <w:t>R</w:t>
            </w:r>
            <w:r w:rsidR="00AD07AA" w:rsidRPr="00AD07AA">
              <w:rPr>
                <w:smallCaps/>
                <w:sz w:val="23"/>
                <w:szCs w:val="23"/>
              </w:rPr>
              <w:t>astatt</w:t>
            </w:r>
          </w:p>
        </w:tc>
      </w:tr>
      <w:tr w:rsidR="00B412E0" w:rsidRPr="00AD07AA" w14:paraId="56372BDE" w14:textId="77777777" w:rsidTr="00481889">
        <w:trPr>
          <w:trHeight w:val="20"/>
        </w:trPr>
        <w:tc>
          <w:tcPr>
            <w:tcW w:w="7938" w:type="dxa"/>
            <w:gridSpan w:val="11"/>
            <w:vAlign w:val="bottom"/>
          </w:tcPr>
          <w:p w14:paraId="3C87D247" w14:textId="3A789724" w:rsidR="00B412E0" w:rsidRPr="00AD07AA" w:rsidRDefault="00B412E0" w:rsidP="00AD07A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AD07AA">
              <w:rPr>
                <w:i w:val="0"/>
                <w:iCs w:val="0"/>
                <w:sz w:val="18"/>
                <w:lang w:val="de-AT"/>
              </w:rPr>
              <w:t xml:space="preserve">Aktives Mitglied in der Freien Demokratischen Partei </w:t>
            </w:r>
          </w:p>
        </w:tc>
        <w:tc>
          <w:tcPr>
            <w:tcW w:w="2268" w:type="dxa"/>
            <w:gridSpan w:val="2"/>
            <w:vAlign w:val="bottom"/>
          </w:tcPr>
          <w:p w14:paraId="288A2195" w14:textId="2B084EB0" w:rsidR="00B412E0" w:rsidRPr="00AD07AA" w:rsidRDefault="00B412E0" w:rsidP="00AD07A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AD07AA">
              <w:rPr>
                <w:i w:val="0"/>
                <w:iCs w:val="0"/>
                <w:sz w:val="18"/>
                <w:lang w:val="en-US"/>
              </w:rPr>
              <w:t xml:space="preserve">09/2021 – </w:t>
            </w:r>
            <w:proofErr w:type="spellStart"/>
            <w:r w:rsidRPr="00AD07AA"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B412E0" w:rsidRPr="00AD07AA" w14:paraId="7ECB507F" w14:textId="77777777" w:rsidTr="00481889">
        <w:trPr>
          <w:trHeight w:val="20"/>
        </w:trPr>
        <w:tc>
          <w:tcPr>
            <w:tcW w:w="10206" w:type="dxa"/>
            <w:gridSpan w:val="13"/>
          </w:tcPr>
          <w:tbl>
            <w:tblPr>
              <w:tblStyle w:val="Tabellenraster"/>
              <w:tblW w:w="1020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3"/>
            </w:tblGrid>
            <w:tr w:rsidR="00B412E0" w:rsidRPr="00AD07AA" w14:paraId="497BC19F" w14:textId="77777777" w:rsidTr="00481889">
              <w:trPr>
                <w:trHeight w:val="20"/>
              </w:trPr>
              <w:tc>
                <w:tcPr>
                  <w:tcW w:w="10203" w:type="dxa"/>
                  <w:vAlign w:val="bottom"/>
                </w:tcPr>
                <w:p w14:paraId="1858CA23" w14:textId="77777777" w:rsidR="0018560B" w:rsidRPr="00AD07AA" w:rsidRDefault="0018560B" w:rsidP="00AD07AA">
                  <w:pPr>
                    <w:pStyle w:val="Beschreibung"/>
                    <w:numPr>
                      <w:ilvl w:val="0"/>
                      <w:numId w:val="24"/>
                    </w:numPr>
                    <w:rPr>
                      <w:i/>
                      <w:iCs/>
                      <w:sz w:val="18"/>
                      <w:lang w:val="de-AT"/>
                    </w:rPr>
                  </w:pPr>
                  <w:r w:rsidRPr="00AD07AA">
                    <w:rPr>
                      <w:i/>
                      <w:sz w:val="18"/>
                      <w:lang w:val="de-AT"/>
                    </w:rPr>
                    <w:t xml:space="preserve">Unterstützung der parteilichen Werte und Normen im Stadtverband </w:t>
                  </w:r>
                </w:p>
                <w:tbl>
                  <w:tblPr>
                    <w:tblStyle w:val="Tabellenraster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954"/>
                    <w:gridCol w:w="1417"/>
                    <w:gridCol w:w="2832"/>
                  </w:tblGrid>
                  <w:tr w:rsidR="00B412E0" w:rsidRPr="00AD07AA" w14:paraId="32B045AF" w14:textId="77777777" w:rsidTr="00481889">
                    <w:trPr>
                      <w:trHeight w:val="340"/>
                    </w:trPr>
                    <w:tc>
                      <w:tcPr>
                        <w:tcW w:w="5954" w:type="dxa"/>
                        <w:vAlign w:val="bottom"/>
                      </w:tcPr>
                      <w:p w14:paraId="1A5B8BDA" w14:textId="50264025" w:rsidR="00B412E0" w:rsidRPr="00481889" w:rsidRDefault="00B412E0" w:rsidP="00AD07AA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rPr>
                            <w:smallCaps/>
                            <w:sz w:val="16"/>
                          </w:rPr>
                        </w:pPr>
                        <w:r w:rsidRPr="00AD07AA">
                          <w:rPr>
                            <w:b/>
                            <w:i w:val="0"/>
                            <w:iCs w:val="0"/>
                            <w:smallCaps/>
                            <w:sz w:val="23"/>
                            <w:szCs w:val="23"/>
                          </w:rPr>
                          <w:t>Rossi-Haus</w:t>
                        </w:r>
                      </w:p>
                    </w:tc>
                    <w:tc>
                      <w:tcPr>
                        <w:tcW w:w="4249" w:type="dxa"/>
                        <w:gridSpan w:val="2"/>
                        <w:vAlign w:val="bottom"/>
                      </w:tcPr>
                      <w:p w14:paraId="4510DB0C" w14:textId="77777777" w:rsidR="00B412E0" w:rsidRPr="00AD07AA" w:rsidRDefault="00B412E0" w:rsidP="00AD07AA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jc w:val="right"/>
                          <w:rPr>
                            <w:smallCaps/>
                            <w:sz w:val="23"/>
                            <w:szCs w:val="23"/>
                          </w:rPr>
                        </w:pPr>
                        <w:r w:rsidRPr="00AD07AA">
                          <w:rPr>
                            <w:smallCaps/>
                            <w:sz w:val="23"/>
                            <w:szCs w:val="23"/>
                          </w:rPr>
                          <w:t>Rastatt</w:t>
                        </w:r>
                      </w:p>
                    </w:tc>
                  </w:tr>
                  <w:tr w:rsidR="00B412E0" w:rsidRPr="00AD07AA" w14:paraId="0FCC0A35" w14:textId="77777777" w:rsidTr="00481889">
                    <w:trPr>
                      <w:trHeight w:val="20"/>
                    </w:trPr>
                    <w:tc>
                      <w:tcPr>
                        <w:tcW w:w="7371" w:type="dxa"/>
                        <w:gridSpan w:val="2"/>
                      </w:tcPr>
                      <w:p w14:paraId="2F6E1AC0" w14:textId="6677B922" w:rsidR="00B412E0" w:rsidRPr="00AD07AA" w:rsidRDefault="00B412E0" w:rsidP="00AD07AA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rPr>
                            <w:i w:val="0"/>
                            <w:iCs w:val="0"/>
                            <w:sz w:val="18"/>
                            <w:lang w:val="de-AT"/>
                          </w:rPr>
                        </w:pPr>
                        <w:r w:rsidRPr="00AD07AA">
                          <w:rPr>
                            <w:i w:val="0"/>
                            <w:iCs w:val="0"/>
                            <w:sz w:val="18"/>
                            <w:lang w:val="de-AT"/>
                          </w:rPr>
                          <w:t xml:space="preserve">Ehrenamtlicher Helfer bei </w:t>
                        </w:r>
                        <w:r w:rsidR="00AD07AA" w:rsidRPr="00AD07AA">
                          <w:rPr>
                            <w:i w:val="0"/>
                            <w:iCs w:val="0"/>
                            <w:sz w:val="18"/>
                            <w:lang w:val="de-AT"/>
                          </w:rPr>
                          <w:t xml:space="preserve">der </w:t>
                        </w:r>
                        <w:r w:rsidRPr="00AD07AA">
                          <w:rPr>
                            <w:i w:val="0"/>
                            <w:iCs w:val="0"/>
                            <w:sz w:val="18"/>
                            <w:lang w:val="de-AT"/>
                          </w:rPr>
                          <w:t>städtische</w:t>
                        </w:r>
                        <w:r w:rsidR="00AD07AA" w:rsidRPr="00AD07AA">
                          <w:rPr>
                            <w:i w:val="0"/>
                            <w:iCs w:val="0"/>
                            <w:sz w:val="18"/>
                            <w:lang w:val="de-AT"/>
                          </w:rPr>
                          <w:t>n</w:t>
                        </w:r>
                        <w:r w:rsidRPr="00AD07AA">
                          <w:rPr>
                            <w:i w:val="0"/>
                            <w:iCs w:val="0"/>
                            <w:sz w:val="18"/>
                            <w:lang w:val="de-AT"/>
                          </w:rPr>
                          <w:t xml:space="preserve"> Seniorenarbeit </w:t>
                        </w:r>
                      </w:p>
                    </w:tc>
                    <w:tc>
                      <w:tcPr>
                        <w:tcW w:w="2832" w:type="dxa"/>
                        <w:vAlign w:val="bottom"/>
                      </w:tcPr>
                      <w:p w14:paraId="2E04F8DD" w14:textId="2B3410CD" w:rsidR="00B412E0" w:rsidRPr="00AD07AA" w:rsidRDefault="00B412E0" w:rsidP="00AD07AA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jc w:val="right"/>
                          <w:rPr>
                            <w:i w:val="0"/>
                            <w:iCs w:val="0"/>
                            <w:sz w:val="18"/>
                            <w:lang w:val="en-US"/>
                          </w:rPr>
                        </w:pPr>
                        <w:r w:rsidRPr="00AD07AA">
                          <w:rPr>
                            <w:i w:val="0"/>
                            <w:iCs w:val="0"/>
                            <w:sz w:val="18"/>
                            <w:lang w:val="en-US"/>
                          </w:rPr>
                          <w:t xml:space="preserve">09/2017 – 07/2018 </w:t>
                        </w:r>
                      </w:p>
                    </w:tc>
                  </w:tr>
                  <w:tr w:rsidR="00B412E0" w:rsidRPr="00AD07AA" w14:paraId="28C7E2AD" w14:textId="77777777" w:rsidTr="00481889">
                    <w:trPr>
                      <w:trHeight w:val="20"/>
                    </w:trPr>
                    <w:tc>
                      <w:tcPr>
                        <w:tcW w:w="10203" w:type="dxa"/>
                        <w:gridSpan w:val="3"/>
                        <w:vAlign w:val="bottom"/>
                      </w:tcPr>
                      <w:p w14:paraId="21B05784" w14:textId="30BC6EB6" w:rsidR="00B412E0" w:rsidRPr="00AD07AA" w:rsidRDefault="00B412E0" w:rsidP="00AD07AA">
                        <w:pPr>
                          <w:pStyle w:val="Beschreibung"/>
                          <w:numPr>
                            <w:ilvl w:val="0"/>
                            <w:numId w:val="24"/>
                          </w:numPr>
                          <w:rPr>
                            <w:i/>
                            <w:iCs/>
                            <w:sz w:val="18"/>
                            <w:lang w:val="de-AT"/>
                          </w:rPr>
                        </w:pPr>
                        <w:r w:rsidRPr="00AD07AA">
                          <w:rPr>
                            <w:i/>
                            <w:sz w:val="18"/>
                            <w:lang w:val="de-AT"/>
                          </w:rPr>
                          <w:t>Vorbereitung und Durchführung der Veranstaltungen (viermal im Schuljahr)</w:t>
                        </w:r>
                      </w:p>
                      <w:p w14:paraId="5795CC35" w14:textId="3B2D1AB6" w:rsidR="00B412E0" w:rsidRPr="00AD07AA" w:rsidRDefault="00B412E0" w:rsidP="00AD07AA">
                        <w:pPr>
                          <w:pStyle w:val="Beschreibung"/>
                          <w:numPr>
                            <w:ilvl w:val="0"/>
                            <w:numId w:val="24"/>
                          </w:numPr>
                          <w:rPr>
                            <w:i/>
                            <w:iCs/>
                            <w:sz w:val="18"/>
                            <w:lang w:val="de-AT"/>
                          </w:rPr>
                        </w:pPr>
                        <w:r w:rsidRPr="00AD07AA">
                          <w:rPr>
                            <w:i/>
                            <w:sz w:val="18"/>
                            <w:lang w:val="de-AT"/>
                          </w:rPr>
                          <w:t>Auf- und Abbau von Tischen und Stühlen</w:t>
                        </w:r>
                        <w:r w:rsidR="00E95436" w:rsidRPr="00AD07AA">
                          <w:rPr>
                            <w:i/>
                            <w:sz w:val="18"/>
                            <w:lang w:val="de-AT"/>
                          </w:rPr>
                          <w:t xml:space="preserve"> sowie </w:t>
                        </w:r>
                        <w:r w:rsidRPr="00AD07AA">
                          <w:rPr>
                            <w:i/>
                            <w:sz w:val="18"/>
                            <w:lang w:val="de-AT"/>
                          </w:rPr>
                          <w:t xml:space="preserve">Bewirtung der Gäste </w:t>
                        </w:r>
                      </w:p>
                    </w:tc>
                  </w:tr>
                </w:tbl>
                <w:p w14:paraId="12866921" w14:textId="3400E010" w:rsidR="00B412E0" w:rsidRPr="00AD07AA" w:rsidRDefault="00B412E0" w:rsidP="00AD07AA">
                  <w:pPr>
                    <w:pStyle w:val="Beschreibung"/>
                    <w:rPr>
                      <w:i/>
                      <w:iCs/>
                      <w:sz w:val="18"/>
                      <w:lang w:val="de-AT"/>
                    </w:rPr>
                  </w:pPr>
                </w:p>
              </w:tc>
            </w:tr>
          </w:tbl>
          <w:p w14:paraId="2CC438FF" w14:textId="5E81C818" w:rsidR="00B412E0" w:rsidRPr="00AD07AA" w:rsidRDefault="00B412E0" w:rsidP="00AD07AA">
            <w:pPr>
              <w:pStyle w:val="Beschreibung"/>
              <w:rPr>
                <w:i/>
                <w:iCs/>
                <w:sz w:val="18"/>
                <w:lang w:val="de-AT"/>
              </w:rPr>
            </w:pPr>
          </w:p>
        </w:tc>
      </w:tr>
      <w:tr w:rsidR="00B412E0" w:rsidRPr="00AD07AA" w14:paraId="482569A2" w14:textId="77777777" w:rsidTr="00481889">
        <w:trPr>
          <w:trHeight w:val="454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78D7F049" w:rsidR="00B412E0" w:rsidRPr="00AD07AA" w:rsidRDefault="00B412E0" w:rsidP="00AD07AA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AD07AA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B412E0" w:rsidRPr="00AD07AA" w14:paraId="2B257790" w14:textId="77777777" w:rsidTr="00481889">
        <w:trPr>
          <w:trHeight w:val="340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15B2C431" w14:textId="56F73C25" w:rsidR="00B412E0" w:rsidRPr="00AD07AA" w:rsidRDefault="00B412E0" w:rsidP="00AD07AA">
            <w:pPr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654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5E7C5247" w:rsidR="00B412E0" w:rsidRPr="00AD07AA" w:rsidRDefault="00B412E0" w:rsidP="00AD07AA">
            <w:pPr>
              <w:rPr>
                <w:rFonts w:ascii="Georgia" w:hAnsi="Georgia"/>
                <w:sz w:val="18"/>
                <w:lang w:val="de-AT"/>
              </w:rPr>
            </w:pPr>
            <w:r w:rsidRPr="00AD07A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AD07A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AD07A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AD07A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</w:p>
        </w:tc>
      </w:tr>
      <w:tr w:rsidR="00B412E0" w:rsidRPr="00AD07AA" w14:paraId="45706C3F" w14:textId="77777777" w:rsidTr="00481889">
        <w:trPr>
          <w:trHeight w:val="340"/>
        </w:trPr>
        <w:tc>
          <w:tcPr>
            <w:tcW w:w="2552" w:type="dxa"/>
            <w:vAlign w:val="bottom"/>
          </w:tcPr>
          <w:p w14:paraId="57688BDA" w14:textId="350496FE" w:rsidR="00B412E0" w:rsidRPr="00AD07AA" w:rsidRDefault="00B412E0" w:rsidP="00AD07AA">
            <w:pPr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654" w:type="dxa"/>
            <w:gridSpan w:val="12"/>
            <w:vAlign w:val="bottom"/>
          </w:tcPr>
          <w:p w14:paraId="60CA2168" w14:textId="1A064A8F" w:rsidR="00B412E0" w:rsidRPr="00AD07AA" w:rsidRDefault="00B412E0" w:rsidP="00AD07AA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D07AA">
              <w:rPr>
                <w:rFonts w:ascii="Georgia" w:hAnsi="Georgia" w:cs="Georgia"/>
                <w:color w:val="000000"/>
                <w:sz w:val="18"/>
              </w:rPr>
              <w:t xml:space="preserve">Microsoft Office </w:t>
            </w:r>
            <w:r w:rsidRPr="00AD07AA">
              <w:rPr>
                <w:rFonts w:ascii="Georgia" w:hAnsi="Georgia" w:cs="Georgia"/>
                <w:i/>
                <w:iCs/>
                <w:color w:val="000000"/>
                <w:sz w:val="18"/>
              </w:rPr>
              <w:t>(fortgeschritten)</w:t>
            </w:r>
            <w:r w:rsidRPr="00AD07AA">
              <w:rPr>
                <w:rFonts w:ascii="Georgia" w:hAnsi="Georgia" w:cs="Georgia"/>
                <w:color w:val="000000"/>
                <w:sz w:val="18"/>
              </w:rPr>
              <w:t xml:space="preserve">, Arduino </w:t>
            </w:r>
            <w:r w:rsidR="00DB0384" w:rsidRPr="00AD07AA">
              <w:rPr>
                <w:rFonts w:ascii="Georgia" w:hAnsi="Georgia" w:cs="Georgia"/>
                <w:i/>
                <w:iCs/>
                <w:color w:val="000000"/>
                <w:sz w:val="18"/>
              </w:rPr>
              <w:t>(fortgeschritten</w:t>
            </w:r>
            <w:r w:rsidRPr="00AD07AA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AD07AA">
              <w:rPr>
                <w:rFonts w:ascii="Georgia" w:hAnsi="Georgia" w:cs="Georgia"/>
                <w:color w:val="000000"/>
                <w:sz w:val="18"/>
              </w:rPr>
              <w:t>,</w:t>
            </w:r>
            <w:r w:rsidR="00DB0384" w:rsidRPr="00481889">
              <w:rPr>
                <w:rFonts w:ascii="Georgia" w:hAnsi="Georgia" w:cs="Georgia"/>
                <w:color w:val="000000"/>
                <w:sz w:val="18"/>
              </w:rPr>
              <w:t xml:space="preserve"> Python </w:t>
            </w:r>
            <w:r w:rsidR="00DB0384" w:rsidRPr="00AD07AA">
              <w:rPr>
                <w:rFonts w:ascii="Georgia" w:hAnsi="Georgia" w:cs="Georgia"/>
                <w:i/>
                <w:iCs/>
                <w:color w:val="000000"/>
                <w:sz w:val="18"/>
              </w:rPr>
              <w:t>(fortgeschritten)</w:t>
            </w:r>
          </w:p>
        </w:tc>
      </w:tr>
      <w:tr w:rsidR="00B412E0" w:rsidRPr="00AD07AA" w14:paraId="70CB01B0" w14:textId="77777777" w:rsidTr="00481889">
        <w:trPr>
          <w:trHeight w:val="340"/>
        </w:trPr>
        <w:tc>
          <w:tcPr>
            <w:tcW w:w="2552" w:type="dxa"/>
            <w:vAlign w:val="bottom"/>
          </w:tcPr>
          <w:p w14:paraId="04F58216" w14:textId="6D413C27" w:rsidR="00B412E0" w:rsidRPr="00AD07AA" w:rsidRDefault="00B412E0" w:rsidP="00AD07AA">
            <w:pPr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7654" w:type="dxa"/>
            <w:gridSpan w:val="12"/>
            <w:vAlign w:val="bottom"/>
          </w:tcPr>
          <w:p w14:paraId="598C2742" w14:textId="379AF0F4" w:rsidR="00B412E0" w:rsidRPr="00AD07AA" w:rsidRDefault="00B412E0" w:rsidP="00AD07AA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AD07A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Investieren und Finanzen, Weltwirtschaft, Kraftsport, </w:t>
            </w:r>
            <w:r w:rsidRPr="00AD07AA">
              <w:rPr>
                <w:rFonts w:ascii="Georgia" w:hAnsi="Georgia" w:cs="Georgia"/>
                <w:color w:val="000000"/>
                <w:sz w:val="18"/>
              </w:rPr>
              <w:t>Schach</w:t>
            </w:r>
          </w:p>
        </w:tc>
      </w:tr>
      <w:tr w:rsidR="00B412E0" w:rsidRPr="00AD07AA" w14:paraId="071AB173" w14:textId="77777777" w:rsidTr="00481889">
        <w:trPr>
          <w:trHeight w:val="907"/>
        </w:trPr>
        <w:tc>
          <w:tcPr>
            <w:tcW w:w="4253" w:type="dxa"/>
            <w:gridSpan w:val="2"/>
            <w:vAlign w:val="bottom"/>
          </w:tcPr>
          <w:p w14:paraId="2B141DD7" w14:textId="53FABBBD" w:rsidR="00B412E0" w:rsidRPr="00AD07AA" w:rsidRDefault="00AD07AA" w:rsidP="00AD07AA">
            <w:pPr>
              <w:rPr>
                <w:rFonts w:ascii="Georgia" w:hAnsi="Georgia"/>
                <w:sz w:val="18"/>
              </w:rPr>
            </w:pPr>
            <w:r w:rsidRPr="00481889">
              <w:rPr>
                <w:rFonts w:ascii="Georgia" w:hAnsi="Georgia"/>
                <w:noProof/>
                <w:lang w:eastAsia="de-DE"/>
              </w:rPr>
              <w:drawing>
                <wp:inline distT="0" distB="0" distL="0" distR="0" wp14:anchorId="78CFFF0C" wp14:editId="5E786B24">
                  <wp:extent cx="1337480" cy="289744"/>
                  <wp:effectExtent l="0" t="0" r="0" b="0"/>
                  <wp:docPr id="1296052829" name="Bild 2" descr="C:\Users\motzk\AppData\Local\Temp\msohtmlclip1\02\clip_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otzk\AppData\Local\Temp\msohtmlclip1\02\clip_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739" cy="331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6B03AC" w14:textId="55012756" w:rsidR="00B412E0" w:rsidRPr="00AD07AA" w:rsidRDefault="0078185D" w:rsidP="00AD07AA">
            <w:pPr>
              <w:rPr>
                <w:rFonts w:ascii="Georgia" w:hAnsi="Georgia"/>
                <w:sz w:val="18"/>
              </w:rPr>
            </w:pPr>
            <w:r w:rsidRPr="00AD07AA">
              <w:rPr>
                <w:rFonts w:ascii="Georgia" w:hAnsi="Georgia"/>
                <w:color w:val="000000" w:themeColor="text1"/>
                <w:sz w:val="18"/>
                <w:highlight w:val="yellow"/>
              </w:rPr>
              <w:t>Rödelheim</w:t>
            </w:r>
            <w:r w:rsidR="00B412E0" w:rsidRPr="00AD07AA">
              <w:rPr>
                <w:rFonts w:ascii="Georgia" w:hAnsi="Georgia"/>
                <w:color w:val="000000" w:themeColor="text1"/>
                <w:sz w:val="18"/>
                <w:highlight w:val="yellow"/>
              </w:rPr>
              <w:t xml:space="preserve">, </w:t>
            </w:r>
            <w:r w:rsidR="00DA06AD" w:rsidRPr="00AD07AA">
              <w:rPr>
                <w:rFonts w:ascii="Georgia" w:hAnsi="Georgia"/>
                <w:color w:val="000000" w:themeColor="text1"/>
                <w:sz w:val="18"/>
                <w:highlight w:val="yellow"/>
              </w:rPr>
              <w:t>20</w:t>
            </w:r>
            <w:r w:rsidR="00B412E0" w:rsidRPr="00AD07AA">
              <w:rPr>
                <w:rFonts w:ascii="Georgia" w:hAnsi="Georgia"/>
                <w:color w:val="000000" w:themeColor="text1"/>
                <w:sz w:val="18"/>
                <w:highlight w:val="yellow"/>
              </w:rPr>
              <w:t>.1</w:t>
            </w:r>
            <w:r w:rsidR="00797D15" w:rsidRPr="00AD07AA">
              <w:rPr>
                <w:rFonts w:ascii="Georgia" w:hAnsi="Georgia"/>
                <w:color w:val="000000" w:themeColor="text1"/>
                <w:sz w:val="18"/>
                <w:highlight w:val="yellow"/>
              </w:rPr>
              <w:t>1</w:t>
            </w:r>
            <w:r w:rsidR="00B412E0" w:rsidRPr="00AD07AA">
              <w:rPr>
                <w:rFonts w:ascii="Georgia" w:hAnsi="Georgia"/>
                <w:color w:val="000000" w:themeColor="text1"/>
                <w:sz w:val="18"/>
                <w:highlight w:val="yellow"/>
              </w:rPr>
              <w:t>.</w:t>
            </w:r>
            <w:r w:rsidR="00AD07AA" w:rsidRPr="00AD07AA">
              <w:rPr>
                <w:rFonts w:ascii="Georgia" w:hAnsi="Georgia"/>
                <w:color w:val="000000" w:themeColor="text1"/>
                <w:sz w:val="18"/>
                <w:highlight w:val="yellow"/>
              </w:rPr>
              <w:t>2</w:t>
            </w:r>
            <w:r w:rsidR="00B412E0" w:rsidRPr="00AD07AA">
              <w:rPr>
                <w:rFonts w:ascii="Georgia" w:hAnsi="Georgia"/>
                <w:color w:val="000000" w:themeColor="text1"/>
                <w:sz w:val="18"/>
                <w:highlight w:val="yellow"/>
              </w:rPr>
              <w:t>023</w:t>
            </w:r>
          </w:p>
        </w:tc>
        <w:tc>
          <w:tcPr>
            <w:tcW w:w="5953" w:type="dxa"/>
            <w:gridSpan w:val="11"/>
            <w:vAlign w:val="bottom"/>
          </w:tcPr>
          <w:p w14:paraId="6478BDEA" w14:textId="77777777" w:rsidR="00B412E0" w:rsidRPr="00AD07AA" w:rsidRDefault="00B412E0" w:rsidP="00AD07AA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25049E76" w14:textId="5F6A2511" w:rsidR="00723643" w:rsidRPr="0074111D" w:rsidRDefault="00723643" w:rsidP="00BB2216">
      <w:pPr>
        <w:rPr>
          <w:sz w:val="18"/>
        </w:rPr>
      </w:pPr>
    </w:p>
    <w:sectPr w:rsidR="00723643" w:rsidRPr="0074111D" w:rsidSect="00481889">
      <w:footerReference w:type="even" r:id="rId11"/>
      <w:pgSz w:w="11906" w:h="16838"/>
      <w:pgMar w:top="794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457819" w14:textId="77777777" w:rsidR="00204E8B" w:rsidRDefault="00204E8B" w:rsidP="00BE053D">
      <w:pPr>
        <w:spacing w:after="0" w:line="240" w:lineRule="auto"/>
      </w:pPr>
      <w:r>
        <w:separator/>
      </w:r>
    </w:p>
  </w:endnote>
  <w:endnote w:type="continuationSeparator" w:id="0">
    <w:p w14:paraId="0B06B014" w14:textId="77777777" w:rsidR="00204E8B" w:rsidRDefault="00204E8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79D4E5" w14:textId="77777777" w:rsidR="00204E8B" w:rsidRDefault="00204E8B" w:rsidP="00BE053D">
      <w:pPr>
        <w:spacing w:after="0" w:line="240" w:lineRule="auto"/>
      </w:pPr>
      <w:r>
        <w:separator/>
      </w:r>
    </w:p>
  </w:footnote>
  <w:footnote w:type="continuationSeparator" w:id="0">
    <w:p w14:paraId="6A50B0FB" w14:textId="77777777" w:rsidR="00204E8B" w:rsidRDefault="00204E8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FA7329"/>
    <w:multiLevelType w:val="hybridMultilevel"/>
    <w:tmpl w:val="E4902F70"/>
    <w:lvl w:ilvl="0" w:tplc="192065D4">
      <w:start w:val="2"/>
      <w:numFmt w:val="bullet"/>
      <w:lvlText w:val="-"/>
      <w:lvlJc w:val="left"/>
      <w:pPr>
        <w:ind w:left="108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520EBE"/>
    <w:multiLevelType w:val="hybridMultilevel"/>
    <w:tmpl w:val="5EE6FD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D0434D"/>
    <w:multiLevelType w:val="hybridMultilevel"/>
    <w:tmpl w:val="5EDA610A"/>
    <w:lvl w:ilvl="0" w:tplc="B5D682A4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8645FF"/>
    <w:multiLevelType w:val="hybridMultilevel"/>
    <w:tmpl w:val="322416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D5129914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B201E59"/>
    <w:multiLevelType w:val="hybridMultilevel"/>
    <w:tmpl w:val="C5F49D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077380"/>
    <w:multiLevelType w:val="hybridMultilevel"/>
    <w:tmpl w:val="C138FCEC"/>
    <w:lvl w:ilvl="0" w:tplc="2EB43A6C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5777802">
    <w:abstractNumId w:val="18"/>
  </w:num>
  <w:num w:numId="2" w16cid:durableId="1746301535">
    <w:abstractNumId w:val="21"/>
  </w:num>
  <w:num w:numId="3" w16cid:durableId="1827866592">
    <w:abstractNumId w:val="23"/>
  </w:num>
  <w:num w:numId="4" w16cid:durableId="966937970">
    <w:abstractNumId w:val="0"/>
  </w:num>
  <w:num w:numId="5" w16cid:durableId="665284560">
    <w:abstractNumId w:val="1"/>
  </w:num>
  <w:num w:numId="6" w16cid:durableId="1582567151">
    <w:abstractNumId w:val="2"/>
  </w:num>
  <w:num w:numId="7" w16cid:durableId="1735354401">
    <w:abstractNumId w:val="17"/>
  </w:num>
  <w:num w:numId="8" w16cid:durableId="231046892">
    <w:abstractNumId w:val="27"/>
  </w:num>
  <w:num w:numId="9" w16cid:durableId="899948707">
    <w:abstractNumId w:val="16"/>
  </w:num>
  <w:num w:numId="10" w16cid:durableId="1947685982">
    <w:abstractNumId w:val="29"/>
  </w:num>
  <w:num w:numId="11" w16cid:durableId="1008098802">
    <w:abstractNumId w:val="7"/>
  </w:num>
  <w:num w:numId="12" w16cid:durableId="1396126145">
    <w:abstractNumId w:val="8"/>
  </w:num>
  <w:num w:numId="13" w16cid:durableId="234362415">
    <w:abstractNumId w:val="10"/>
  </w:num>
  <w:num w:numId="14" w16cid:durableId="390614978">
    <w:abstractNumId w:val="12"/>
  </w:num>
  <w:num w:numId="15" w16cid:durableId="553853082">
    <w:abstractNumId w:val="25"/>
  </w:num>
  <w:num w:numId="16" w16cid:durableId="1544290504">
    <w:abstractNumId w:val="6"/>
  </w:num>
  <w:num w:numId="17" w16cid:durableId="844201805">
    <w:abstractNumId w:val="20"/>
  </w:num>
  <w:num w:numId="18" w16cid:durableId="817962385">
    <w:abstractNumId w:val="4"/>
  </w:num>
  <w:num w:numId="19" w16cid:durableId="332300226">
    <w:abstractNumId w:val="22"/>
  </w:num>
  <w:num w:numId="20" w16cid:durableId="1286934833">
    <w:abstractNumId w:val="13"/>
  </w:num>
  <w:num w:numId="21" w16cid:durableId="413403876">
    <w:abstractNumId w:val="14"/>
  </w:num>
  <w:num w:numId="22" w16cid:durableId="1449274455">
    <w:abstractNumId w:val="19"/>
  </w:num>
  <w:num w:numId="23" w16cid:durableId="694306034">
    <w:abstractNumId w:val="9"/>
  </w:num>
  <w:num w:numId="24" w16cid:durableId="2017460519">
    <w:abstractNumId w:val="24"/>
  </w:num>
  <w:num w:numId="25" w16cid:durableId="154224650">
    <w:abstractNumId w:val="11"/>
  </w:num>
  <w:num w:numId="26" w16cid:durableId="1485274063">
    <w:abstractNumId w:val="3"/>
  </w:num>
  <w:num w:numId="27" w16cid:durableId="1408990767">
    <w:abstractNumId w:val="28"/>
  </w:num>
  <w:num w:numId="28" w16cid:durableId="1530876126">
    <w:abstractNumId w:val="5"/>
  </w:num>
  <w:num w:numId="29" w16cid:durableId="163320408">
    <w:abstractNumId w:val="26"/>
  </w:num>
  <w:num w:numId="30" w16cid:durableId="1202984952">
    <w:abstractNumId w:val="15"/>
  </w:num>
  <w:num w:numId="31" w16cid:durableId="530458636">
    <w:abstractNumId w:val="23"/>
  </w:num>
  <w:num w:numId="32" w16cid:durableId="517041365">
    <w:abstractNumId w:val="23"/>
  </w:num>
  <w:num w:numId="33" w16cid:durableId="1945073613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Nick Michalski">
    <w15:presenceInfo w15:providerId="Windows Live" w15:userId="ed9ccdfd68e0aa0f"/>
  </w15:person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hideSpellingErrors/>
  <w:hideGrammaticalErrors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54"/>
    <w:rsid w:val="00023583"/>
    <w:rsid w:val="00033583"/>
    <w:rsid w:val="000443BD"/>
    <w:rsid w:val="000619B5"/>
    <w:rsid w:val="00061D33"/>
    <w:rsid w:val="00064643"/>
    <w:rsid w:val="000737D0"/>
    <w:rsid w:val="00087747"/>
    <w:rsid w:val="00092A2C"/>
    <w:rsid w:val="00096274"/>
    <w:rsid w:val="000A1FDA"/>
    <w:rsid w:val="000B63E2"/>
    <w:rsid w:val="000B6548"/>
    <w:rsid w:val="000D5EB0"/>
    <w:rsid w:val="000D671A"/>
    <w:rsid w:val="000E4CAE"/>
    <w:rsid w:val="00103EC5"/>
    <w:rsid w:val="00113FAE"/>
    <w:rsid w:val="00116C6E"/>
    <w:rsid w:val="00125CA6"/>
    <w:rsid w:val="00156FC9"/>
    <w:rsid w:val="00162A5A"/>
    <w:rsid w:val="00172867"/>
    <w:rsid w:val="00175B6D"/>
    <w:rsid w:val="00184472"/>
    <w:rsid w:val="0018560B"/>
    <w:rsid w:val="001901ED"/>
    <w:rsid w:val="0019483A"/>
    <w:rsid w:val="001962D5"/>
    <w:rsid w:val="001A46BF"/>
    <w:rsid w:val="001A481B"/>
    <w:rsid w:val="001B0186"/>
    <w:rsid w:val="001B076B"/>
    <w:rsid w:val="001B62CA"/>
    <w:rsid w:val="001C45C5"/>
    <w:rsid w:val="001D4DCD"/>
    <w:rsid w:val="001F4175"/>
    <w:rsid w:val="00204E8B"/>
    <w:rsid w:val="00223A4D"/>
    <w:rsid w:val="00227358"/>
    <w:rsid w:val="00232CB5"/>
    <w:rsid w:val="00234A7E"/>
    <w:rsid w:val="00237CD0"/>
    <w:rsid w:val="00241BDC"/>
    <w:rsid w:val="0024373D"/>
    <w:rsid w:val="002508C2"/>
    <w:rsid w:val="00253CC5"/>
    <w:rsid w:val="00267252"/>
    <w:rsid w:val="00267383"/>
    <w:rsid w:val="00282DB0"/>
    <w:rsid w:val="002B2091"/>
    <w:rsid w:val="002B532A"/>
    <w:rsid w:val="002C3E63"/>
    <w:rsid w:val="002C6972"/>
    <w:rsid w:val="002D2B32"/>
    <w:rsid w:val="002D4516"/>
    <w:rsid w:val="002F2915"/>
    <w:rsid w:val="002F46AD"/>
    <w:rsid w:val="003101F0"/>
    <w:rsid w:val="00314B7A"/>
    <w:rsid w:val="00324BC5"/>
    <w:rsid w:val="00340BAB"/>
    <w:rsid w:val="003418E0"/>
    <w:rsid w:val="00347F8D"/>
    <w:rsid w:val="003563B6"/>
    <w:rsid w:val="00370053"/>
    <w:rsid w:val="00372F7B"/>
    <w:rsid w:val="003733E5"/>
    <w:rsid w:val="00381F13"/>
    <w:rsid w:val="00390EA6"/>
    <w:rsid w:val="003A6CCB"/>
    <w:rsid w:val="003E27C3"/>
    <w:rsid w:val="003F3344"/>
    <w:rsid w:val="003F3E3F"/>
    <w:rsid w:val="004067B8"/>
    <w:rsid w:val="004154BE"/>
    <w:rsid w:val="0042013D"/>
    <w:rsid w:val="00422F83"/>
    <w:rsid w:val="00426D7E"/>
    <w:rsid w:val="00432D05"/>
    <w:rsid w:val="0043430C"/>
    <w:rsid w:val="00435E6D"/>
    <w:rsid w:val="00443668"/>
    <w:rsid w:val="00456B0D"/>
    <w:rsid w:val="00457791"/>
    <w:rsid w:val="00476AF8"/>
    <w:rsid w:val="00481889"/>
    <w:rsid w:val="00484FD7"/>
    <w:rsid w:val="00487CD9"/>
    <w:rsid w:val="004929FB"/>
    <w:rsid w:val="004A54BA"/>
    <w:rsid w:val="004B6A5E"/>
    <w:rsid w:val="004C1971"/>
    <w:rsid w:val="00501407"/>
    <w:rsid w:val="00507EA7"/>
    <w:rsid w:val="00512CAD"/>
    <w:rsid w:val="00526089"/>
    <w:rsid w:val="00527A28"/>
    <w:rsid w:val="00527DCA"/>
    <w:rsid w:val="005537EE"/>
    <w:rsid w:val="00557B7E"/>
    <w:rsid w:val="00562192"/>
    <w:rsid w:val="005716D4"/>
    <w:rsid w:val="00571B60"/>
    <w:rsid w:val="00585A4D"/>
    <w:rsid w:val="005A10FC"/>
    <w:rsid w:val="005C38D9"/>
    <w:rsid w:val="005D2583"/>
    <w:rsid w:val="005D4288"/>
    <w:rsid w:val="005D6329"/>
    <w:rsid w:val="005E57F6"/>
    <w:rsid w:val="005F196C"/>
    <w:rsid w:val="006058D8"/>
    <w:rsid w:val="00610200"/>
    <w:rsid w:val="00614401"/>
    <w:rsid w:val="006203F2"/>
    <w:rsid w:val="00623699"/>
    <w:rsid w:val="00632D5A"/>
    <w:rsid w:val="00635515"/>
    <w:rsid w:val="006546FD"/>
    <w:rsid w:val="00665BF3"/>
    <w:rsid w:val="006732D6"/>
    <w:rsid w:val="00680DE5"/>
    <w:rsid w:val="00693E09"/>
    <w:rsid w:val="006A0617"/>
    <w:rsid w:val="006A2DE9"/>
    <w:rsid w:val="006A7230"/>
    <w:rsid w:val="006B4E32"/>
    <w:rsid w:val="006B72C7"/>
    <w:rsid w:val="006B7F78"/>
    <w:rsid w:val="006C2252"/>
    <w:rsid w:val="006D38B5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64FFB"/>
    <w:rsid w:val="00774931"/>
    <w:rsid w:val="00776C46"/>
    <w:rsid w:val="0078185D"/>
    <w:rsid w:val="0078260B"/>
    <w:rsid w:val="007838D1"/>
    <w:rsid w:val="00785254"/>
    <w:rsid w:val="00785853"/>
    <w:rsid w:val="00792933"/>
    <w:rsid w:val="007966F0"/>
    <w:rsid w:val="00797BFC"/>
    <w:rsid w:val="00797D15"/>
    <w:rsid w:val="007A720F"/>
    <w:rsid w:val="007B7D86"/>
    <w:rsid w:val="007C6A3C"/>
    <w:rsid w:val="007D4BEE"/>
    <w:rsid w:val="007D5BE9"/>
    <w:rsid w:val="007E2C60"/>
    <w:rsid w:val="008050E4"/>
    <w:rsid w:val="0082257D"/>
    <w:rsid w:val="008354C5"/>
    <w:rsid w:val="00845007"/>
    <w:rsid w:val="00853438"/>
    <w:rsid w:val="00866846"/>
    <w:rsid w:val="00875DA9"/>
    <w:rsid w:val="00893E59"/>
    <w:rsid w:val="00895E38"/>
    <w:rsid w:val="00896791"/>
    <w:rsid w:val="00897E70"/>
    <w:rsid w:val="008A3BFC"/>
    <w:rsid w:val="008A782B"/>
    <w:rsid w:val="008B0FC0"/>
    <w:rsid w:val="008C109E"/>
    <w:rsid w:val="008C1F4C"/>
    <w:rsid w:val="008C429A"/>
    <w:rsid w:val="008E1F3D"/>
    <w:rsid w:val="008E620D"/>
    <w:rsid w:val="009053D7"/>
    <w:rsid w:val="00905E15"/>
    <w:rsid w:val="0091331D"/>
    <w:rsid w:val="009250BA"/>
    <w:rsid w:val="0093223C"/>
    <w:rsid w:val="00941A87"/>
    <w:rsid w:val="00945B41"/>
    <w:rsid w:val="00947517"/>
    <w:rsid w:val="009501C2"/>
    <w:rsid w:val="00956448"/>
    <w:rsid w:val="009668B9"/>
    <w:rsid w:val="00976577"/>
    <w:rsid w:val="00982337"/>
    <w:rsid w:val="00993D96"/>
    <w:rsid w:val="00996356"/>
    <w:rsid w:val="00997D9A"/>
    <w:rsid w:val="009A2295"/>
    <w:rsid w:val="009C7AA2"/>
    <w:rsid w:val="009D7C49"/>
    <w:rsid w:val="009E7297"/>
    <w:rsid w:val="00A0257D"/>
    <w:rsid w:val="00A12EDC"/>
    <w:rsid w:val="00A12EE1"/>
    <w:rsid w:val="00A2518F"/>
    <w:rsid w:val="00A26D0D"/>
    <w:rsid w:val="00A33BDE"/>
    <w:rsid w:val="00A347D8"/>
    <w:rsid w:val="00A34885"/>
    <w:rsid w:val="00A43BC1"/>
    <w:rsid w:val="00A451D8"/>
    <w:rsid w:val="00A74225"/>
    <w:rsid w:val="00A807A5"/>
    <w:rsid w:val="00A922BB"/>
    <w:rsid w:val="00A936D5"/>
    <w:rsid w:val="00AA1EB0"/>
    <w:rsid w:val="00AA2DA3"/>
    <w:rsid w:val="00AA49B9"/>
    <w:rsid w:val="00AA5A9C"/>
    <w:rsid w:val="00AB016A"/>
    <w:rsid w:val="00AB2A5A"/>
    <w:rsid w:val="00AB328F"/>
    <w:rsid w:val="00AB7B2B"/>
    <w:rsid w:val="00AC20DF"/>
    <w:rsid w:val="00AD07AA"/>
    <w:rsid w:val="00AD28F8"/>
    <w:rsid w:val="00AE6FE4"/>
    <w:rsid w:val="00AF0CFC"/>
    <w:rsid w:val="00B0230B"/>
    <w:rsid w:val="00B17D95"/>
    <w:rsid w:val="00B20C38"/>
    <w:rsid w:val="00B23509"/>
    <w:rsid w:val="00B359DB"/>
    <w:rsid w:val="00B3632B"/>
    <w:rsid w:val="00B409D8"/>
    <w:rsid w:val="00B412E0"/>
    <w:rsid w:val="00B45B08"/>
    <w:rsid w:val="00B5178D"/>
    <w:rsid w:val="00B67F1F"/>
    <w:rsid w:val="00B701D7"/>
    <w:rsid w:val="00B90595"/>
    <w:rsid w:val="00B93321"/>
    <w:rsid w:val="00B93474"/>
    <w:rsid w:val="00BA16A2"/>
    <w:rsid w:val="00BA215A"/>
    <w:rsid w:val="00BA3047"/>
    <w:rsid w:val="00BA4FFC"/>
    <w:rsid w:val="00BB1C25"/>
    <w:rsid w:val="00BB2216"/>
    <w:rsid w:val="00BB5F09"/>
    <w:rsid w:val="00BC0D9F"/>
    <w:rsid w:val="00BC363E"/>
    <w:rsid w:val="00BC40F2"/>
    <w:rsid w:val="00BD1D69"/>
    <w:rsid w:val="00BE053D"/>
    <w:rsid w:val="00BF1A7A"/>
    <w:rsid w:val="00BF1FA3"/>
    <w:rsid w:val="00BF5FAE"/>
    <w:rsid w:val="00C00974"/>
    <w:rsid w:val="00C018E4"/>
    <w:rsid w:val="00C066FA"/>
    <w:rsid w:val="00C1188C"/>
    <w:rsid w:val="00C2018F"/>
    <w:rsid w:val="00C216D8"/>
    <w:rsid w:val="00C25387"/>
    <w:rsid w:val="00C4701A"/>
    <w:rsid w:val="00C54BE3"/>
    <w:rsid w:val="00C57F80"/>
    <w:rsid w:val="00C70056"/>
    <w:rsid w:val="00C768ED"/>
    <w:rsid w:val="00C82A8F"/>
    <w:rsid w:val="00C916C2"/>
    <w:rsid w:val="00C93669"/>
    <w:rsid w:val="00CC7F56"/>
    <w:rsid w:val="00CD1B12"/>
    <w:rsid w:val="00CD4EB6"/>
    <w:rsid w:val="00CD55DC"/>
    <w:rsid w:val="00CD68C9"/>
    <w:rsid w:val="00CE1BBC"/>
    <w:rsid w:val="00CE2595"/>
    <w:rsid w:val="00CE28CC"/>
    <w:rsid w:val="00CE72FC"/>
    <w:rsid w:val="00CF31EE"/>
    <w:rsid w:val="00D06850"/>
    <w:rsid w:val="00D1492F"/>
    <w:rsid w:val="00D17B69"/>
    <w:rsid w:val="00D23005"/>
    <w:rsid w:val="00D25BCA"/>
    <w:rsid w:val="00D3003C"/>
    <w:rsid w:val="00D331F4"/>
    <w:rsid w:val="00D34C90"/>
    <w:rsid w:val="00D36DB1"/>
    <w:rsid w:val="00D470E4"/>
    <w:rsid w:val="00D52142"/>
    <w:rsid w:val="00D5280E"/>
    <w:rsid w:val="00D61F14"/>
    <w:rsid w:val="00D80D6B"/>
    <w:rsid w:val="00D90950"/>
    <w:rsid w:val="00DA06AD"/>
    <w:rsid w:val="00DA69DF"/>
    <w:rsid w:val="00DB0384"/>
    <w:rsid w:val="00DB3035"/>
    <w:rsid w:val="00DB33F8"/>
    <w:rsid w:val="00DD38E2"/>
    <w:rsid w:val="00DE203E"/>
    <w:rsid w:val="00DF3CCB"/>
    <w:rsid w:val="00DF6FA6"/>
    <w:rsid w:val="00E0466B"/>
    <w:rsid w:val="00E110A2"/>
    <w:rsid w:val="00E13110"/>
    <w:rsid w:val="00E140BE"/>
    <w:rsid w:val="00E24DF1"/>
    <w:rsid w:val="00E34C6C"/>
    <w:rsid w:val="00E431ED"/>
    <w:rsid w:val="00E64FF5"/>
    <w:rsid w:val="00E907EC"/>
    <w:rsid w:val="00E9086D"/>
    <w:rsid w:val="00E92DB0"/>
    <w:rsid w:val="00E95436"/>
    <w:rsid w:val="00EA0653"/>
    <w:rsid w:val="00EA5421"/>
    <w:rsid w:val="00EB05D4"/>
    <w:rsid w:val="00EB2FAB"/>
    <w:rsid w:val="00EB34FC"/>
    <w:rsid w:val="00EB5816"/>
    <w:rsid w:val="00ED0EA9"/>
    <w:rsid w:val="00EF36D4"/>
    <w:rsid w:val="00EF77DF"/>
    <w:rsid w:val="00F11BEF"/>
    <w:rsid w:val="00F258E7"/>
    <w:rsid w:val="00F26731"/>
    <w:rsid w:val="00F31B84"/>
    <w:rsid w:val="00F3516F"/>
    <w:rsid w:val="00F35AC1"/>
    <w:rsid w:val="00F36408"/>
    <w:rsid w:val="00F521CD"/>
    <w:rsid w:val="00F62FE6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docId w15:val="{EE28381E-8C9A-2749-8B7A-CE4075BE5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customStyle="1" w:styleId="NichtaufgelsteErwhnung1">
    <w:name w:val="Nicht aufgelöste Erwähnung1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619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619B5"/>
    <w:rPr>
      <w:rFonts w:ascii="Tahoma" w:hAnsi="Tahoma" w:cs="Tahoma"/>
      <w:sz w:val="16"/>
      <w:szCs w:val="16"/>
    </w:rPr>
  </w:style>
  <w:style w:type="paragraph" w:styleId="berarbeitung">
    <w:name w:val="Revision"/>
    <w:hidden/>
    <w:uiPriority w:val="99"/>
    <w:semiHidden/>
    <w:rsid w:val="00BB1C25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113FA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13FA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13FA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13FA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13FAE"/>
    <w:rPr>
      <w:b/>
      <w:bCs/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81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24-7dienstleistungsfirma.de/" TargetMode="Externa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youtube.com/@machtundmaerkt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225AD6E-583F-4788-9B8B-3C0C0EDBE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</Words>
  <Characters>2875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4</cp:revision>
  <cp:lastPrinted>2023-07-18T15:55:00Z</cp:lastPrinted>
  <dcterms:created xsi:type="dcterms:W3CDTF">2024-08-28T19:30:00Z</dcterms:created>
  <dcterms:modified xsi:type="dcterms:W3CDTF">2024-08-29T10:23:00Z</dcterms:modified>
</cp:coreProperties>
</file>