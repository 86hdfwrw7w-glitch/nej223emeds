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128E9E" w14:textId="77777777"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sz w:val="21"/>
          <w:szCs w:val="21"/>
        </w:rPr>
        <w:t>Michael Diehm</w:t>
      </w:r>
    </w:p>
    <w:p w14:paraId="28F63D29" w14:textId="77777777"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sz w:val="21"/>
          <w:szCs w:val="21"/>
        </w:rPr>
        <w:t>Spessartblick 1</w:t>
      </w:r>
    </w:p>
    <w:p w14:paraId="099507D1" w14:textId="77777777"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sz w:val="21"/>
          <w:szCs w:val="21"/>
        </w:rPr>
        <w:t>97877 Wertheim</w:t>
      </w:r>
    </w:p>
    <w:p w14:paraId="3559A010" w14:textId="77777777"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color w:val="000000"/>
          <w:sz w:val="21"/>
          <w:szCs w:val="21"/>
        </w:rPr>
        <w:t>michael.diehm.mobil@gmail.com</w:t>
      </w:r>
    </w:p>
    <w:p w14:paraId="4A5E560F" w14:textId="77777777" w:rsidR="007E3492" w:rsidRPr="0022015B" w:rsidRDefault="007E3492" w:rsidP="0022015B">
      <w:pPr>
        <w:spacing w:after="0" w:line="240" w:lineRule="auto"/>
        <w:contextualSpacing/>
        <w:jc w:val="right"/>
        <w:rPr>
          <w:rFonts w:ascii="Times New Roman" w:hAnsi="Times New Roman" w:cs="Times New Roman"/>
          <w:color w:val="000000"/>
          <w:sz w:val="21"/>
          <w:szCs w:val="21"/>
        </w:rPr>
      </w:pPr>
      <w:r w:rsidRPr="0022015B">
        <w:rPr>
          <w:rFonts w:ascii="Times New Roman" w:hAnsi="Times New Roman" w:cs="Times New Roman"/>
          <w:color w:val="000000"/>
          <w:sz w:val="21"/>
          <w:szCs w:val="21"/>
        </w:rPr>
        <w:t>+49 (0) 1520 2982895</w:t>
      </w:r>
    </w:p>
    <w:p w14:paraId="6864C49E" w14:textId="110E7629" w:rsidR="007813DE" w:rsidRPr="0022015B" w:rsidRDefault="009158B1" w:rsidP="0022015B">
      <w:pPr>
        <w:spacing w:after="0" w:line="240" w:lineRule="auto"/>
        <w:contextualSpacing/>
        <w:rPr>
          <w:rFonts w:ascii="Times New Roman" w:hAnsi="Times New Roman" w:cs="Times New Roman"/>
          <w:color w:val="000000"/>
          <w:sz w:val="21"/>
          <w:szCs w:val="21"/>
        </w:rPr>
      </w:pPr>
      <w:r w:rsidRPr="0022015B">
        <w:rPr>
          <w:rFonts w:ascii="Times New Roman" w:hAnsi="Times New Roman" w:cs="Times New Roman"/>
          <w:color w:val="000000"/>
          <w:sz w:val="21"/>
          <w:szCs w:val="21"/>
        </w:rPr>
        <w:t>Prokura GmbH</w:t>
      </w:r>
    </w:p>
    <w:p w14:paraId="3914A9FC" w14:textId="64BD6E06" w:rsidR="00B63A9E" w:rsidRPr="0022015B" w:rsidRDefault="009158B1" w:rsidP="0022015B">
      <w:pPr>
        <w:spacing w:after="0" w:line="240" w:lineRule="auto"/>
        <w:contextualSpacing/>
        <w:rPr>
          <w:rFonts w:ascii="Times New Roman" w:hAnsi="Times New Roman" w:cs="Times New Roman"/>
          <w:color w:val="000000"/>
          <w:sz w:val="21"/>
          <w:szCs w:val="21"/>
        </w:rPr>
      </w:pPr>
      <w:r w:rsidRPr="0022015B">
        <w:rPr>
          <w:rFonts w:ascii="Times New Roman" w:hAnsi="Times New Roman" w:cs="Times New Roman"/>
          <w:color w:val="000000"/>
          <w:sz w:val="21"/>
          <w:szCs w:val="21"/>
        </w:rPr>
        <w:t>Sendlinger Straße 8</w:t>
      </w:r>
    </w:p>
    <w:p w14:paraId="4124A1B9" w14:textId="40ED6F57" w:rsidR="00116A0D" w:rsidRPr="0022015B" w:rsidRDefault="009158B1" w:rsidP="0022015B">
      <w:pPr>
        <w:spacing w:after="0" w:line="240" w:lineRule="auto"/>
        <w:contextualSpacing/>
        <w:rPr>
          <w:rFonts w:ascii="Times New Roman" w:hAnsi="Times New Roman" w:cs="Times New Roman"/>
          <w:color w:val="000000"/>
          <w:sz w:val="21"/>
          <w:szCs w:val="21"/>
        </w:rPr>
      </w:pPr>
      <w:r w:rsidRPr="0022015B">
        <w:rPr>
          <w:rFonts w:ascii="Times New Roman" w:hAnsi="Times New Roman" w:cs="Times New Roman"/>
          <w:color w:val="000000"/>
          <w:sz w:val="21"/>
          <w:szCs w:val="21"/>
        </w:rPr>
        <w:t>80331 München</w:t>
      </w:r>
    </w:p>
    <w:p w14:paraId="093C77E9" w14:textId="1D3D13AF"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sz w:val="21"/>
          <w:szCs w:val="21"/>
        </w:rPr>
        <w:t>Wertheim, 1</w:t>
      </w:r>
      <w:r w:rsidR="004E276E">
        <w:rPr>
          <w:rFonts w:ascii="Times New Roman" w:hAnsi="Times New Roman" w:cs="Times New Roman"/>
          <w:sz w:val="21"/>
          <w:szCs w:val="21"/>
        </w:rPr>
        <w:t>3</w:t>
      </w:r>
      <w:r w:rsidRPr="0022015B">
        <w:rPr>
          <w:rFonts w:ascii="Times New Roman" w:hAnsi="Times New Roman" w:cs="Times New Roman"/>
          <w:sz w:val="21"/>
          <w:szCs w:val="21"/>
        </w:rPr>
        <w:t>.07.2026</w:t>
      </w:r>
    </w:p>
    <w:p w14:paraId="6FD0E7CE" w14:textId="77777777" w:rsidR="007E3492" w:rsidRPr="0022015B" w:rsidRDefault="007E3492" w:rsidP="0022015B">
      <w:pPr>
        <w:spacing w:after="0" w:line="240" w:lineRule="auto"/>
        <w:contextualSpacing/>
        <w:jc w:val="right"/>
        <w:rPr>
          <w:rFonts w:ascii="Times New Roman" w:hAnsi="Times New Roman" w:cs="Times New Roman"/>
          <w:sz w:val="21"/>
          <w:szCs w:val="21"/>
        </w:rPr>
      </w:pPr>
    </w:p>
    <w:p w14:paraId="3C59B296" w14:textId="3C48B2C3" w:rsidR="007E3492" w:rsidRPr="0022015B" w:rsidRDefault="007E3492" w:rsidP="0022015B">
      <w:pPr>
        <w:spacing w:after="0" w:line="240" w:lineRule="auto"/>
        <w:contextualSpacing/>
        <w:rPr>
          <w:rFonts w:ascii="Times New Roman" w:eastAsia="Times New Roman" w:hAnsi="Times New Roman" w:cs="Times New Roman"/>
          <w:b/>
          <w:bCs/>
          <w:color w:val="000000"/>
          <w:sz w:val="21"/>
          <w:szCs w:val="21"/>
          <w:lang w:eastAsia="de-DE"/>
        </w:rPr>
      </w:pPr>
      <w:r w:rsidRPr="0022015B">
        <w:rPr>
          <w:rFonts w:ascii="Times New Roman" w:eastAsia="Times New Roman" w:hAnsi="Times New Roman" w:cs="Times New Roman"/>
          <w:b/>
          <w:bCs/>
          <w:color w:val="000000"/>
          <w:sz w:val="21"/>
          <w:szCs w:val="21"/>
          <w:lang w:eastAsia="de-DE"/>
        </w:rPr>
        <w:t xml:space="preserve">Bewerbung um ein Praktikum </w:t>
      </w:r>
      <w:r w:rsidR="005960DD" w:rsidRPr="0022015B">
        <w:rPr>
          <w:rFonts w:ascii="Times New Roman" w:eastAsia="Times New Roman" w:hAnsi="Times New Roman" w:cs="Times New Roman"/>
          <w:b/>
          <w:bCs/>
          <w:color w:val="000000"/>
          <w:sz w:val="21"/>
          <w:szCs w:val="21"/>
          <w:lang w:eastAsia="de-DE"/>
        </w:rPr>
        <w:t xml:space="preserve">im Bereich </w:t>
      </w:r>
      <w:r w:rsidR="005A40CE" w:rsidRPr="0022015B">
        <w:rPr>
          <w:rFonts w:ascii="Times New Roman" w:eastAsia="Times New Roman" w:hAnsi="Times New Roman" w:cs="Times New Roman"/>
          <w:b/>
          <w:bCs/>
          <w:color w:val="000000"/>
          <w:sz w:val="21"/>
          <w:szCs w:val="21"/>
          <w:lang w:eastAsia="de-DE"/>
        </w:rPr>
        <w:t>Consulting</w:t>
      </w:r>
    </w:p>
    <w:p w14:paraId="5824FBC8" w14:textId="77777777" w:rsidR="007E3492" w:rsidRPr="0022015B" w:rsidRDefault="007E3492" w:rsidP="0022015B">
      <w:pPr>
        <w:spacing w:after="0" w:line="240" w:lineRule="auto"/>
        <w:contextualSpacing/>
        <w:rPr>
          <w:rFonts w:ascii="Calibri" w:eastAsia="Times New Roman" w:hAnsi="Calibri" w:cs="Calibri"/>
          <w:color w:val="000000"/>
          <w:sz w:val="21"/>
          <w:szCs w:val="21"/>
          <w:lang w:eastAsia="de-DE"/>
        </w:rPr>
      </w:pPr>
      <w:r w:rsidRPr="0022015B">
        <w:rPr>
          <w:rFonts w:ascii="Times New Roman" w:eastAsia="Times New Roman" w:hAnsi="Times New Roman" w:cs="Times New Roman"/>
          <w:b/>
          <w:bCs/>
          <w:color w:val="000000"/>
          <w:sz w:val="21"/>
          <w:szCs w:val="21"/>
          <w:lang w:eastAsia="de-DE"/>
        </w:rPr>
        <w:t> </w:t>
      </w:r>
    </w:p>
    <w:p w14:paraId="1DDC18F3"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Sehr geehrte Damen und Herren, </w:t>
      </w:r>
    </w:p>
    <w:p w14:paraId="1FB5EE55"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2184F45E" w14:textId="134CB8A5"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schon während der Schulzeit hatte ich ein großes Interesse an wirtschaftlichen Themen und entwickelte durch Gespräche mit Consultants sowie durch Podcasts während meines dualen Studiums zunehmend Interesse an Themen der Unternehmensberatung. Die Unterstützung von Unternehmen bei strategischen Fragen sehe ich in diesem dynamischen und disruptiven Zeitalter als eine der besten Möglichkeiten, einen positiven Beitrag zu wirtschaftlichen Entwicklungen zu leisten. Das fordernde Umfeld und die steile Lernkurve in diesem Job faszinieren mich dabei vorrangig, da ich mich in leistungsorientierten Umfeldern am besten entfalten kann.</w:t>
      </w:r>
      <w:ins w:id="0" w:author="David Döbele" w:date="2026-07-20T14:07:00Z" w16du:dateUtc="2026-07-20T12:07:00Z">
        <w:r w:rsidR="002B5EC9">
          <w:rPr>
            <w:rFonts w:ascii="Times New Roman" w:eastAsia="Times New Roman" w:hAnsi="Times New Roman" w:cs="Times New Roman"/>
            <w:color w:val="000000"/>
            <w:sz w:val="21"/>
            <w:szCs w:val="21"/>
            <w:lang w:eastAsia="de-DE"/>
          </w:rPr>
          <w:t xml:space="preserve"> Insbesondere im Bereich M&amp;A / … / finde ich XYZ </w:t>
        </w:r>
      </w:ins>
      <w:ins w:id="1" w:author="David Döbele" w:date="2026-07-20T14:08:00Z" w16du:dateUtc="2026-07-20T12:08:00Z">
        <w:r w:rsidR="002B5EC9">
          <w:rPr>
            <w:rFonts w:ascii="Times New Roman" w:eastAsia="Times New Roman" w:hAnsi="Times New Roman" w:cs="Times New Roman"/>
            <w:color w:val="000000"/>
            <w:sz w:val="21"/>
            <w:szCs w:val="21"/>
            <w:lang w:eastAsia="de-DE"/>
          </w:rPr>
          <w:t>besonders spannend.</w:t>
        </w:r>
      </w:ins>
      <w:r w:rsidRPr="0022015B">
        <w:rPr>
          <w:rFonts w:ascii="Times New Roman" w:eastAsia="Times New Roman" w:hAnsi="Times New Roman" w:cs="Times New Roman"/>
          <w:color w:val="000000"/>
          <w:sz w:val="21"/>
          <w:szCs w:val="21"/>
          <w:lang w:eastAsia="de-DE"/>
        </w:rPr>
        <w:t xml:space="preserve"> Aus diesem Grund möchte ich mein Wissen im Rahmen meines Gap Years ab Januar 2027 äußerst gerne durch ein </w:t>
      </w:r>
      <w:r w:rsidR="009026AE" w:rsidRPr="0022015B">
        <w:rPr>
          <w:rFonts w:ascii="Times New Roman" w:eastAsia="Times New Roman" w:hAnsi="Times New Roman" w:cs="Times New Roman"/>
          <w:color w:val="000000"/>
          <w:sz w:val="21"/>
          <w:szCs w:val="21"/>
          <w:lang w:eastAsia="de-DE"/>
        </w:rPr>
        <w:t>dreimonatiges</w:t>
      </w:r>
      <w:r w:rsidRPr="0022015B">
        <w:rPr>
          <w:rFonts w:ascii="Times New Roman" w:eastAsia="Times New Roman" w:hAnsi="Times New Roman" w:cs="Times New Roman"/>
          <w:color w:val="000000"/>
          <w:sz w:val="21"/>
          <w:szCs w:val="21"/>
          <w:lang w:eastAsia="de-DE"/>
        </w:rPr>
        <w:t xml:space="preserve"> Praktikum bei Ihnen im Bereich </w:t>
      </w:r>
      <w:r w:rsidR="007A1496" w:rsidRPr="0022015B">
        <w:rPr>
          <w:rFonts w:ascii="Times New Roman" w:eastAsia="Times New Roman" w:hAnsi="Times New Roman" w:cs="Times New Roman"/>
          <w:color w:val="000000"/>
          <w:sz w:val="21"/>
          <w:szCs w:val="21"/>
          <w:lang w:eastAsia="de-DE"/>
        </w:rPr>
        <w:t xml:space="preserve">Consulting </w:t>
      </w:r>
      <w:r w:rsidR="00D50327" w:rsidRPr="0022015B">
        <w:rPr>
          <w:rFonts w:ascii="Times New Roman" w:eastAsia="Times New Roman" w:hAnsi="Times New Roman" w:cs="Times New Roman"/>
          <w:color w:val="000000"/>
          <w:sz w:val="21"/>
          <w:szCs w:val="21"/>
          <w:lang w:eastAsia="de-DE"/>
        </w:rPr>
        <w:t xml:space="preserve">an den Standorten München, oder Düsseldorf </w:t>
      </w:r>
      <w:r w:rsidRPr="0022015B">
        <w:rPr>
          <w:rFonts w:ascii="Times New Roman" w:eastAsia="Times New Roman" w:hAnsi="Times New Roman" w:cs="Times New Roman"/>
          <w:color w:val="000000"/>
          <w:sz w:val="21"/>
          <w:szCs w:val="21"/>
          <w:lang w:eastAsia="de-DE"/>
        </w:rPr>
        <w:t>anwenden und meine Fähigkeiten weiterentwickeln.</w:t>
      </w:r>
    </w:p>
    <w:p w14:paraId="049F8A8D"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7792F2E0" w14:textId="693E1C32"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xml:space="preserve">Nach meinem Abitur auf dem Wirtschaftsgymnasium begann ich mein duales BWL-Studium bei BRAND, einem regionalen Weltmarktführer, wo ich fundierte Einblicke in industrielle Prozesse und Strukturen gewann. Durch Einsätze in diversen Funktionen konnte ich eigenverantwortlich Beiträge in verschiedenen Teams leisten. Außerdem habe ich durch die tägliche Arbeit mit Microsoft-Office-Anwendungen und dem ERP-System fortgeschrittene Fähigkeiten im Erstellen von Berichten, Auswertungen und Präsentationen entwickelt. Mit zunehmend anspruchsvolleren Aufgaben in Studium und Arbeitsalltag – </w:t>
      </w:r>
      <w:r w:rsidR="0022015B" w:rsidRPr="0022015B">
        <w:rPr>
          <w:rFonts w:ascii="Times New Roman" w:eastAsia="Times New Roman" w:hAnsi="Times New Roman" w:cs="Times New Roman"/>
          <w:color w:val="000000"/>
          <w:sz w:val="21"/>
          <w:szCs w:val="21"/>
          <w:lang w:eastAsia="de-DE"/>
        </w:rPr>
        <w:t>zum Beispiel</w:t>
      </w:r>
      <w:r w:rsidRPr="0022015B">
        <w:rPr>
          <w:rFonts w:ascii="Times New Roman" w:eastAsia="Times New Roman" w:hAnsi="Times New Roman" w:cs="Times New Roman"/>
          <w:color w:val="000000"/>
          <w:sz w:val="21"/>
          <w:szCs w:val="21"/>
          <w:lang w:eastAsia="de-DE"/>
        </w:rPr>
        <w:t xml:space="preserve"> durch die Präsentation einer HR-Projektarbeit auf Geschäftsführerebene – konnte ich gemäß Rückmeldungen von verschiedenen Personen eine sehr gute Präsentationskompetenz beweisen. Neben herausragenden praktischen Leistungen gelang es mir gleichzeitig, sehr gute Noten an der Hochschule zu erzielen, was mein analytisches Denken unterstreicht. Da ich den interkulturellen Austausch in einer zunehmend globalisierten Welt als essenziell erachte, verbrachte ich das 4. Semester im Ausland an der Nanyang Polytechnic in Singapur. Herausforderungen zu meistern, bereitet mir besonders viel Freude – im Auslandssemester konnte ich </w:t>
      </w:r>
      <w:r w:rsidR="0022015B">
        <w:rPr>
          <w:rFonts w:ascii="Times New Roman" w:eastAsia="Times New Roman" w:hAnsi="Times New Roman" w:cs="Times New Roman"/>
          <w:color w:val="000000"/>
          <w:sz w:val="21"/>
          <w:szCs w:val="21"/>
          <w:lang w:eastAsia="de-DE"/>
        </w:rPr>
        <w:t>beispielsweise</w:t>
      </w:r>
      <w:r w:rsidRPr="0022015B">
        <w:rPr>
          <w:rFonts w:ascii="Times New Roman" w:eastAsia="Times New Roman" w:hAnsi="Times New Roman" w:cs="Times New Roman"/>
          <w:color w:val="000000"/>
          <w:sz w:val="21"/>
          <w:szCs w:val="21"/>
          <w:lang w:eastAsia="de-DE"/>
        </w:rPr>
        <w:t xml:space="preserve"> unter Beweis stellen, dass ich mich in einem komplett neuen, anderssprachigen Umfeld schnell anpassen kann. Durch einen ehrenamtlichen Wachdienst als DLRG-Rettungsschwimmer zeigte ich außerdem Verantwortung und Durchsetzungsvermögen, um die Sicherheit der Badegäste zu gewährleisten. Mit einem Praktikum bei Ihnen im Consulting sehe ich konkret die Möglichkeit, Ideen einzubringen und einen relevanten Beitrag zu leisten.</w:t>
      </w:r>
    </w:p>
    <w:p w14:paraId="5B7C694B"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3C81C83A" w14:textId="031A7F42" w:rsidR="00730E9F" w:rsidRPr="0022015B" w:rsidRDefault="009158B1" w:rsidP="0022015B">
      <w:pPr>
        <w:spacing w:after="0" w:line="240" w:lineRule="auto"/>
        <w:contextualSpacing/>
        <w:jc w:val="both"/>
        <w:rPr>
          <w:rFonts w:ascii="Times New Roman" w:eastAsia="Times New Roman" w:hAnsi="Times New Roman" w:cs="Times New Roman"/>
          <w:color w:val="000000"/>
          <w:sz w:val="21"/>
          <w:szCs w:val="21"/>
          <w:lang w:eastAsia="de-DE"/>
        </w:rPr>
      </w:pPr>
      <w:r w:rsidRPr="0022015B">
        <w:rPr>
          <w:rFonts w:ascii="Times New Roman" w:hAnsi="Times New Roman" w:cs="Times New Roman"/>
          <w:color w:val="000000"/>
          <w:sz w:val="21"/>
          <w:szCs w:val="21"/>
        </w:rPr>
        <w:t>Prokura</w:t>
      </w:r>
      <w:r w:rsidR="00535AC0" w:rsidRPr="0022015B">
        <w:rPr>
          <w:rFonts w:ascii="Times New Roman" w:eastAsia="Times New Roman" w:hAnsi="Times New Roman" w:cs="Times New Roman"/>
          <w:color w:val="000000"/>
          <w:sz w:val="21"/>
          <w:szCs w:val="21"/>
          <w:lang w:eastAsia="de-DE"/>
        </w:rPr>
        <w:t xml:space="preserve"> scheint mir für dieses Praktikum ideal, da Sie durch die Zugehörigkeit zur Kearn</w:t>
      </w:r>
      <w:r w:rsidR="009073E1" w:rsidRPr="0022015B">
        <w:rPr>
          <w:rFonts w:ascii="Times New Roman" w:eastAsia="Times New Roman" w:hAnsi="Times New Roman" w:cs="Times New Roman"/>
          <w:color w:val="000000"/>
          <w:sz w:val="21"/>
          <w:szCs w:val="21"/>
          <w:lang w:eastAsia="de-DE"/>
        </w:rPr>
        <w:t>e</w:t>
      </w:r>
      <w:r w:rsidR="00535AC0" w:rsidRPr="0022015B">
        <w:rPr>
          <w:rFonts w:ascii="Times New Roman" w:eastAsia="Times New Roman" w:hAnsi="Times New Roman" w:cs="Times New Roman"/>
          <w:color w:val="000000"/>
          <w:sz w:val="21"/>
          <w:szCs w:val="21"/>
          <w:lang w:eastAsia="de-DE"/>
        </w:rPr>
        <w:t>y</w:t>
      </w:r>
      <w:r w:rsidR="009F17F1" w:rsidRPr="0022015B">
        <w:rPr>
          <w:rFonts w:ascii="Times New Roman" w:eastAsia="Times New Roman" w:hAnsi="Times New Roman" w:cs="Times New Roman"/>
          <w:color w:val="000000"/>
          <w:sz w:val="21"/>
          <w:szCs w:val="21"/>
          <w:lang w:eastAsia="de-DE"/>
        </w:rPr>
        <w:t>-</w:t>
      </w:r>
      <w:r w:rsidR="00535AC0" w:rsidRPr="0022015B">
        <w:rPr>
          <w:rFonts w:ascii="Times New Roman" w:eastAsia="Times New Roman" w:hAnsi="Times New Roman" w:cs="Times New Roman"/>
          <w:color w:val="000000"/>
          <w:sz w:val="21"/>
          <w:szCs w:val="21"/>
          <w:lang w:eastAsia="de-DE"/>
        </w:rPr>
        <w:t>Familie von einem einzigartigen Netzwerk und fundierte</w:t>
      </w:r>
      <w:r w:rsidR="002A28CB" w:rsidRPr="0022015B">
        <w:rPr>
          <w:rFonts w:ascii="Times New Roman" w:eastAsia="Times New Roman" w:hAnsi="Times New Roman" w:cs="Times New Roman"/>
          <w:color w:val="000000"/>
          <w:sz w:val="21"/>
          <w:szCs w:val="21"/>
          <w:lang w:eastAsia="de-DE"/>
        </w:rPr>
        <w:t>n</w:t>
      </w:r>
      <w:r w:rsidR="00535AC0" w:rsidRPr="0022015B">
        <w:rPr>
          <w:rFonts w:ascii="Times New Roman" w:eastAsia="Times New Roman" w:hAnsi="Times New Roman" w:cs="Times New Roman"/>
          <w:color w:val="000000"/>
          <w:sz w:val="21"/>
          <w:szCs w:val="21"/>
          <w:lang w:eastAsia="de-DE"/>
        </w:rPr>
        <w:t xml:space="preserve"> Erfahrungen sowie Expertise profitieren – und mir als Praktikant somit eine steile Lernkurve ermöglichen können.</w:t>
      </w:r>
      <w:r w:rsidR="00D93A37" w:rsidRPr="0022015B">
        <w:rPr>
          <w:rFonts w:ascii="Times New Roman" w:eastAsia="Times New Roman" w:hAnsi="Times New Roman" w:cs="Times New Roman"/>
          <w:color w:val="000000"/>
          <w:sz w:val="21"/>
          <w:szCs w:val="21"/>
          <w:lang w:eastAsia="de-DE"/>
        </w:rPr>
        <w:t xml:space="preserve"> </w:t>
      </w:r>
      <w:r w:rsidR="00535AC0" w:rsidRPr="0022015B">
        <w:rPr>
          <w:rFonts w:ascii="Times New Roman" w:eastAsia="Times New Roman" w:hAnsi="Times New Roman" w:cs="Times New Roman"/>
          <w:color w:val="000000"/>
          <w:sz w:val="21"/>
          <w:szCs w:val="21"/>
          <w:lang w:eastAsia="de-DE"/>
        </w:rPr>
        <w:t xml:space="preserve">Ich selbst </w:t>
      </w:r>
      <w:r w:rsidR="00A45364" w:rsidRPr="0022015B">
        <w:rPr>
          <w:rFonts w:ascii="Times New Roman" w:eastAsia="Times New Roman" w:hAnsi="Times New Roman" w:cs="Times New Roman"/>
          <w:color w:val="000000"/>
          <w:sz w:val="21"/>
          <w:szCs w:val="21"/>
          <w:lang w:eastAsia="de-DE"/>
        </w:rPr>
        <w:t xml:space="preserve">habe durch einen langen Einsatz im Einkauf bei BRAND sowie </w:t>
      </w:r>
      <w:r w:rsidR="00251ED6" w:rsidRPr="0022015B">
        <w:rPr>
          <w:rFonts w:ascii="Times New Roman" w:eastAsia="Times New Roman" w:hAnsi="Times New Roman" w:cs="Times New Roman"/>
          <w:color w:val="000000"/>
          <w:sz w:val="21"/>
          <w:szCs w:val="21"/>
          <w:lang w:eastAsia="de-DE"/>
        </w:rPr>
        <w:t>durch die</w:t>
      </w:r>
      <w:r w:rsidR="00A45364" w:rsidRPr="0022015B">
        <w:rPr>
          <w:rFonts w:ascii="Times New Roman" w:eastAsia="Times New Roman" w:hAnsi="Times New Roman" w:cs="Times New Roman"/>
          <w:color w:val="000000"/>
          <w:sz w:val="21"/>
          <w:szCs w:val="21"/>
          <w:lang w:eastAsia="de-DE"/>
        </w:rPr>
        <w:t xml:space="preserve"> Vertiefung im Fach Material- und Produktionswirtschaft bereits umfassende Einblicke in Ihr zentrales Beratungsfeld erhalten können</w:t>
      </w:r>
      <w:r w:rsidR="009A0669" w:rsidRPr="0022015B">
        <w:rPr>
          <w:rFonts w:ascii="Times New Roman" w:eastAsia="Times New Roman" w:hAnsi="Times New Roman" w:cs="Times New Roman"/>
          <w:color w:val="000000"/>
          <w:sz w:val="21"/>
          <w:szCs w:val="21"/>
          <w:lang w:eastAsia="de-DE"/>
        </w:rPr>
        <w:t xml:space="preserve">. </w:t>
      </w:r>
      <w:r w:rsidR="00610A0F" w:rsidRPr="0022015B">
        <w:rPr>
          <w:rFonts w:ascii="Times New Roman" w:eastAsia="Times New Roman" w:hAnsi="Times New Roman" w:cs="Times New Roman"/>
          <w:color w:val="000000"/>
          <w:sz w:val="21"/>
          <w:szCs w:val="21"/>
          <w:lang w:eastAsia="de-DE"/>
        </w:rPr>
        <w:t>Angesichts dessen</w:t>
      </w:r>
      <w:r w:rsidR="009A0669" w:rsidRPr="0022015B">
        <w:rPr>
          <w:rFonts w:ascii="Times New Roman" w:eastAsia="Times New Roman" w:hAnsi="Times New Roman" w:cs="Times New Roman"/>
          <w:color w:val="000000"/>
          <w:sz w:val="21"/>
          <w:szCs w:val="21"/>
          <w:lang w:eastAsia="de-DE"/>
        </w:rPr>
        <w:t xml:space="preserve"> bin ich überzeugt davon, mit Ihnen einen Partner gefunden zu haben, der meine Kompetenzen einerseits nutzen</w:t>
      </w:r>
      <w:r w:rsidR="002A28CB" w:rsidRPr="0022015B">
        <w:rPr>
          <w:rFonts w:ascii="Times New Roman" w:eastAsia="Times New Roman" w:hAnsi="Times New Roman" w:cs="Times New Roman"/>
          <w:color w:val="000000"/>
          <w:sz w:val="21"/>
          <w:szCs w:val="21"/>
          <w:lang w:eastAsia="de-DE"/>
        </w:rPr>
        <w:t xml:space="preserve"> und gleichzeitig </w:t>
      </w:r>
      <w:r w:rsidR="009A0669" w:rsidRPr="0022015B">
        <w:rPr>
          <w:rFonts w:ascii="Times New Roman" w:eastAsia="Times New Roman" w:hAnsi="Times New Roman" w:cs="Times New Roman"/>
          <w:color w:val="000000"/>
          <w:sz w:val="21"/>
          <w:szCs w:val="21"/>
          <w:lang w:eastAsia="de-DE"/>
        </w:rPr>
        <w:t xml:space="preserve">enorm weiterentwickeln kann. </w:t>
      </w:r>
      <w:r w:rsidR="00535AC0" w:rsidRPr="0022015B">
        <w:rPr>
          <w:rFonts w:ascii="Times New Roman" w:eastAsia="Times New Roman" w:hAnsi="Times New Roman" w:cs="Times New Roman"/>
          <w:color w:val="000000"/>
          <w:sz w:val="21"/>
          <w:szCs w:val="21"/>
          <w:lang w:eastAsia="de-DE"/>
        </w:rPr>
        <w:t xml:space="preserve">Außerdem erachte ich </w:t>
      </w:r>
      <w:r w:rsidR="009A0669" w:rsidRPr="0022015B">
        <w:rPr>
          <w:rFonts w:ascii="Times New Roman" w:eastAsia="Times New Roman" w:hAnsi="Times New Roman" w:cs="Times New Roman"/>
          <w:color w:val="000000"/>
          <w:sz w:val="21"/>
          <w:szCs w:val="21"/>
          <w:lang w:eastAsia="de-DE"/>
        </w:rPr>
        <w:t xml:space="preserve">Ihren Ansatz, Kunden so lange zu </w:t>
      </w:r>
      <w:r w:rsidR="00E63981" w:rsidRPr="0022015B">
        <w:rPr>
          <w:rFonts w:ascii="Times New Roman" w:eastAsia="Times New Roman" w:hAnsi="Times New Roman" w:cs="Times New Roman"/>
          <w:color w:val="000000"/>
          <w:sz w:val="21"/>
          <w:szCs w:val="21"/>
          <w:lang w:eastAsia="de-DE"/>
        </w:rPr>
        <w:t>betreuen, bis Änderungen echte Wirkung zeigen</w:t>
      </w:r>
      <w:r w:rsidR="00583C56" w:rsidRPr="0022015B">
        <w:rPr>
          <w:rFonts w:ascii="Times New Roman" w:eastAsia="Times New Roman" w:hAnsi="Times New Roman" w:cs="Times New Roman"/>
          <w:color w:val="000000"/>
          <w:sz w:val="21"/>
          <w:szCs w:val="21"/>
          <w:lang w:eastAsia="de-DE"/>
        </w:rPr>
        <w:t>,</w:t>
      </w:r>
      <w:r w:rsidR="00E63981" w:rsidRPr="0022015B">
        <w:rPr>
          <w:rFonts w:ascii="Times New Roman" w:eastAsia="Times New Roman" w:hAnsi="Times New Roman" w:cs="Times New Roman"/>
          <w:color w:val="000000"/>
          <w:sz w:val="21"/>
          <w:szCs w:val="21"/>
          <w:lang w:eastAsia="de-DE"/>
        </w:rPr>
        <w:t xml:space="preserve"> </w:t>
      </w:r>
      <w:r w:rsidR="00535AC0" w:rsidRPr="0022015B">
        <w:rPr>
          <w:rFonts w:ascii="Times New Roman" w:eastAsia="Times New Roman" w:hAnsi="Times New Roman" w:cs="Times New Roman"/>
          <w:color w:val="000000"/>
          <w:sz w:val="21"/>
          <w:szCs w:val="21"/>
          <w:lang w:eastAsia="de-DE"/>
        </w:rPr>
        <w:t xml:space="preserve">ebenfalls als sehr spannend, da </w:t>
      </w:r>
      <w:r w:rsidR="00E63981" w:rsidRPr="0022015B">
        <w:rPr>
          <w:rFonts w:ascii="Times New Roman" w:eastAsia="Times New Roman" w:hAnsi="Times New Roman" w:cs="Times New Roman"/>
          <w:color w:val="000000"/>
          <w:sz w:val="21"/>
          <w:szCs w:val="21"/>
          <w:lang w:eastAsia="de-DE"/>
        </w:rPr>
        <w:t>mich das Zusammenspiel aus betriebswirtschaftlicher Tiefe und </w:t>
      </w:r>
      <w:r w:rsidR="00573C50" w:rsidRPr="0022015B">
        <w:rPr>
          <w:rFonts w:ascii="Times New Roman" w:eastAsia="Times New Roman" w:hAnsi="Times New Roman" w:cs="Times New Roman"/>
          <w:color w:val="000000"/>
          <w:sz w:val="21"/>
          <w:szCs w:val="21"/>
          <w:lang w:eastAsia="de-DE"/>
        </w:rPr>
        <w:t>praktisch umgesetzte</w:t>
      </w:r>
      <w:r w:rsidR="00610A0F" w:rsidRPr="0022015B">
        <w:rPr>
          <w:rFonts w:ascii="Times New Roman" w:eastAsia="Times New Roman" w:hAnsi="Times New Roman" w:cs="Times New Roman"/>
          <w:color w:val="000000"/>
          <w:sz w:val="21"/>
          <w:szCs w:val="21"/>
          <w:lang w:eastAsia="de-DE"/>
        </w:rPr>
        <w:t>m</w:t>
      </w:r>
      <w:r w:rsidR="00573C50" w:rsidRPr="0022015B">
        <w:rPr>
          <w:rFonts w:ascii="Times New Roman" w:eastAsia="Times New Roman" w:hAnsi="Times New Roman" w:cs="Times New Roman"/>
          <w:color w:val="000000"/>
          <w:sz w:val="21"/>
          <w:szCs w:val="21"/>
          <w:lang w:eastAsia="de-DE"/>
        </w:rPr>
        <w:t xml:space="preserve"> Mehrwert</w:t>
      </w:r>
      <w:r w:rsidR="00E63981" w:rsidRPr="0022015B">
        <w:rPr>
          <w:rFonts w:ascii="Times New Roman" w:eastAsia="Times New Roman" w:hAnsi="Times New Roman" w:cs="Times New Roman"/>
          <w:color w:val="000000"/>
          <w:sz w:val="21"/>
          <w:szCs w:val="21"/>
          <w:lang w:eastAsia="de-DE"/>
        </w:rPr>
        <w:t xml:space="preserve"> für den Kunden</w:t>
      </w:r>
      <w:r w:rsidR="00D84A83" w:rsidRPr="0022015B">
        <w:rPr>
          <w:rFonts w:ascii="Times New Roman" w:eastAsia="Times New Roman" w:hAnsi="Times New Roman" w:cs="Times New Roman"/>
          <w:color w:val="000000"/>
          <w:sz w:val="21"/>
          <w:szCs w:val="21"/>
          <w:lang w:eastAsia="de-DE"/>
        </w:rPr>
        <w:t xml:space="preserve"> besonders</w:t>
      </w:r>
      <w:r w:rsidR="00E63981" w:rsidRPr="0022015B">
        <w:rPr>
          <w:rFonts w:ascii="Times New Roman" w:eastAsia="Times New Roman" w:hAnsi="Times New Roman" w:cs="Times New Roman"/>
          <w:color w:val="000000"/>
          <w:sz w:val="21"/>
          <w:szCs w:val="21"/>
          <w:lang w:eastAsia="de-DE"/>
        </w:rPr>
        <w:t xml:space="preserve"> reizt.</w:t>
      </w:r>
      <w:r w:rsidR="00A36262">
        <w:rPr>
          <w:rFonts w:ascii="Times New Roman" w:eastAsia="Times New Roman" w:hAnsi="Times New Roman" w:cs="Times New Roman"/>
          <w:color w:val="000000"/>
          <w:sz w:val="21"/>
          <w:szCs w:val="21"/>
          <w:lang w:eastAsia="de-DE"/>
        </w:rPr>
        <w:t xml:space="preserve"> Aus diesem Grund freue ich mich, bei Ihnen die Inhalte meines Studiums tatsächlich anwenden zu </w:t>
      </w:r>
      <w:r w:rsidR="00234B12">
        <w:rPr>
          <w:rFonts w:ascii="Times New Roman" w:eastAsia="Times New Roman" w:hAnsi="Times New Roman" w:cs="Times New Roman"/>
          <w:color w:val="000000"/>
          <w:sz w:val="21"/>
          <w:szCs w:val="21"/>
          <w:lang w:eastAsia="de-DE"/>
        </w:rPr>
        <w:t>können</w:t>
      </w:r>
      <w:r w:rsidR="00214A3E">
        <w:rPr>
          <w:rFonts w:ascii="Times New Roman" w:eastAsia="Times New Roman" w:hAnsi="Times New Roman" w:cs="Times New Roman"/>
          <w:color w:val="000000"/>
          <w:sz w:val="21"/>
          <w:szCs w:val="21"/>
          <w:lang w:eastAsia="de-DE"/>
        </w:rPr>
        <w:t>.</w:t>
      </w:r>
    </w:p>
    <w:p w14:paraId="0E1FCAA1"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74AD3DE7" w14:textId="6CFD897A"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xml:space="preserve">Von dem Praktikum erhoffe ich mir die Möglichkeit, Verantwortung zu übernehmen und mehrwertschaffend ein integrierter Bestandteil des Teams zu werden, um dabei möglichst viel von erfahrenen Kollegen zu lernen. Ich bin mir sicher, dass ich durch meine bisherigen Erfahrungen, mein ausgeprägtes Interesse an Consulting und meine Zielstrebigkeit eine Bereicherung für </w:t>
      </w:r>
      <w:r w:rsidR="009158B1" w:rsidRPr="0022015B">
        <w:rPr>
          <w:rFonts w:ascii="Times New Roman" w:hAnsi="Times New Roman" w:cs="Times New Roman"/>
          <w:color w:val="000000"/>
          <w:sz w:val="21"/>
          <w:szCs w:val="21"/>
        </w:rPr>
        <w:t>Prokura</w:t>
      </w:r>
      <w:r w:rsidR="003E6063" w:rsidRPr="0022015B">
        <w:rPr>
          <w:rFonts w:ascii="Times New Roman" w:hAnsi="Times New Roman" w:cs="Times New Roman"/>
          <w:color w:val="000000"/>
          <w:sz w:val="21"/>
          <w:szCs w:val="21"/>
        </w:rPr>
        <w:t xml:space="preserve"> </w:t>
      </w:r>
      <w:r w:rsidRPr="0022015B">
        <w:rPr>
          <w:rFonts w:ascii="Times New Roman" w:eastAsia="Times New Roman" w:hAnsi="Times New Roman" w:cs="Times New Roman"/>
          <w:color w:val="000000"/>
          <w:sz w:val="21"/>
          <w:szCs w:val="21"/>
          <w:lang w:eastAsia="de-DE"/>
        </w:rPr>
        <w:t>sein werde und freue mich sehr über die Möglichkeit, Sie in einem persönlichen Gespräch von mir zu überzeugen.</w:t>
      </w:r>
    </w:p>
    <w:p w14:paraId="352CC8B2"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3BDB02BA" w14:textId="3F3B2AB2" w:rsidR="00307B60" w:rsidRPr="0022015B" w:rsidRDefault="007E3492" w:rsidP="0022015B">
      <w:pPr>
        <w:spacing w:after="0" w:line="240" w:lineRule="auto"/>
        <w:contextualSpacing/>
        <w:rPr>
          <w:rFonts w:ascii="Times New Roman" w:eastAsia="Times New Roman" w:hAnsi="Times New Roman" w:cs="Times New Roman"/>
          <w:color w:val="000000"/>
          <w:sz w:val="21"/>
          <w:szCs w:val="21"/>
          <w:lang w:eastAsia="de-DE"/>
        </w:rPr>
      </w:pPr>
      <w:r w:rsidRPr="0022015B">
        <w:rPr>
          <w:rFonts w:ascii="Times New Roman" w:eastAsia="Times New Roman" w:hAnsi="Times New Roman" w:cs="Times New Roman"/>
          <w:color w:val="000000"/>
          <w:sz w:val="21"/>
          <w:szCs w:val="21"/>
          <w:lang w:eastAsia="de-DE"/>
        </w:rPr>
        <w:t>Mit freundlichen</w:t>
      </w:r>
      <w:r w:rsidR="00120109" w:rsidRPr="0022015B">
        <w:rPr>
          <w:rFonts w:ascii="Times New Roman" w:eastAsia="Times New Roman" w:hAnsi="Times New Roman" w:cs="Times New Roman"/>
          <w:color w:val="000000"/>
          <w:sz w:val="21"/>
          <w:szCs w:val="21"/>
          <w:lang w:eastAsia="de-DE"/>
        </w:rPr>
        <w:t xml:space="preserve"> Grüßen</w:t>
      </w:r>
    </w:p>
    <w:p w14:paraId="5EE75D8C" w14:textId="29F64EAC" w:rsidR="00307B60" w:rsidRPr="00C218E0" w:rsidRDefault="00307B60" w:rsidP="007E3492">
      <w:pPr>
        <w:rPr>
          <w:rFonts w:ascii="Times New Roman" w:eastAsia="Times New Roman" w:hAnsi="Times New Roman" w:cs="Times New Roman"/>
          <w:color w:val="000000"/>
          <w:lang w:eastAsia="de-DE"/>
        </w:rPr>
      </w:pPr>
    </w:p>
    <w:sectPr w:rsidR="00307B60" w:rsidRPr="00C218E0" w:rsidSect="00621C29">
      <w:pgSz w:w="11906" w:h="16838"/>
      <w:pgMar w:top="964" w:right="1077" w:bottom="816"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0C27809"/>
    <w:multiLevelType w:val="hybridMultilevel"/>
    <w:tmpl w:val="6EB46F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12658320">
    <w:abstractNumId w:val="0"/>
  </w:num>
  <w:num w:numId="2" w16cid:durableId="91332377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trackRevisions/>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412"/>
    <w:rsid w:val="00001450"/>
    <w:rsid w:val="00012D78"/>
    <w:rsid w:val="00017BAF"/>
    <w:rsid w:val="000243F4"/>
    <w:rsid w:val="00034B68"/>
    <w:rsid w:val="0003531A"/>
    <w:rsid w:val="00040815"/>
    <w:rsid w:val="0004591A"/>
    <w:rsid w:val="00046459"/>
    <w:rsid w:val="0004738A"/>
    <w:rsid w:val="0004765D"/>
    <w:rsid w:val="000555E4"/>
    <w:rsid w:val="00055F0D"/>
    <w:rsid w:val="0005670D"/>
    <w:rsid w:val="0006082A"/>
    <w:rsid w:val="00060F9C"/>
    <w:rsid w:val="000710B0"/>
    <w:rsid w:val="00071394"/>
    <w:rsid w:val="00073C82"/>
    <w:rsid w:val="00075E1D"/>
    <w:rsid w:val="00081359"/>
    <w:rsid w:val="00085783"/>
    <w:rsid w:val="00087911"/>
    <w:rsid w:val="00090D54"/>
    <w:rsid w:val="00097A27"/>
    <w:rsid w:val="000A154E"/>
    <w:rsid w:val="000A5AB8"/>
    <w:rsid w:val="000A5B75"/>
    <w:rsid w:val="000A6115"/>
    <w:rsid w:val="000A6678"/>
    <w:rsid w:val="000A7DEB"/>
    <w:rsid w:val="000C13F4"/>
    <w:rsid w:val="000C1A2F"/>
    <w:rsid w:val="000C526E"/>
    <w:rsid w:val="000C55DE"/>
    <w:rsid w:val="000C63BC"/>
    <w:rsid w:val="000D396F"/>
    <w:rsid w:val="000D3BCB"/>
    <w:rsid w:val="000E08F9"/>
    <w:rsid w:val="000E5BF7"/>
    <w:rsid w:val="000E6166"/>
    <w:rsid w:val="000F371C"/>
    <w:rsid w:val="000F5A95"/>
    <w:rsid w:val="000F5F46"/>
    <w:rsid w:val="001020BD"/>
    <w:rsid w:val="00102EEF"/>
    <w:rsid w:val="00116A0D"/>
    <w:rsid w:val="00117F83"/>
    <w:rsid w:val="00120109"/>
    <w:rsid w:val="00120EC9"/>
    <w:rsid w:val="001265AD"/>
    <w:rsid w:val="001407FF"/>
    <w:rsid w:val="00146C8E"/>
    <w:rsid w:val="00152DF9"/>
    <w:rsid w:val="00154F5B"/>
    <w:rsid w:val="00155439"/>
    <w:rsid w:val="00156A98"/>
    <w:rsid w:val="001572D7"/>
    <w:rsid w:val="00163805"/>
    <w:rsid w:val="001669DB"/>
    <w:rsid w:val="00170557"/>
    <w:rsid w:val="00171D11"/>
    <w:rsid w:val="00176BB1"/>
    <w:rsid w:val="00180688"/>
    <w:rsid w:val="001819B1"/>
    <w:rsid w:val="00187336"/>
    <w:rsid w:val="00192C52"/>
    <w:rsid w:val="001944FD"/>
    <w:rsid w:val="001A4522"/>
    <w:rsid w:val="001A75EA"/>
    <w:rsid w:val="001B7A00"/>
    <w:rsid w:val="001C17FC"/>
    <w:rsid w:val="001C47C6"/>
    <w:rsid w:val="001D079A"/>
    <w:rsid w:val="001E0088"/>
    <w:rsid w:val="001E0903"/>
    <w:rsid w:val="001E09E7"/>
    <w:rsid w:val="001E1EE7"/>
    <w:rsid w:val="001E457D"/>
    <w:rsid w:val="001E71B2"/>
    <w:rsid w:val="00200BD8"/>
    <w:rsid w:val="00204253"/>
    <w:rsid w:val="002042CB"/>
    <w:rsid w:val="002062F6"/>
    <w:rsid w:val="0020636B"/>
    <w:rsid w:val="0020712C"/>
    <w:rsid w:val="0021124E"/>
    <w:rsid w:val="00212042"/>
    <w:rsid w:val="00214A3E"/>
    <w:rsid w:val="0022015B"/>
    <w:rsid w:val="002213EE"/>
    <w:rsid w:val="00234B12"/>
    <w:rsid w:val="0023683A"/>
    <w:rsid w:val="00237E70"/>
    <w:rsid w:val="00240626"/>
    <w:rsid w:val="00243F75"/>
    <w:rsid w:val="002467A0"/>
    <w:rsid w:val="00251ED6"/>
    <w:rsid w:val="002536DC"/>
    <w:rsid w:val="00255EC1"/>
    <w:rsid w:val="00257D2A"/>
    <w:rsid w:val="002627D2"/>
    <w:rsid w:val="00264191"/>
    <w:rsid w:val="0027047C"/>
    <w:rsid w:val="002708C2"/>
    <w:rsid w:val="002714FA"/>
    <w:rsid w:val="00274324"/>
    <w:rsid w:val="00286A3D"/>
    <w:rsid w:val="002A28CB"/>
    <w:rsid w:val="002A5B9F"/>
    <w:rsid w:val="002B10E5"/>
    <w:rsid w:val="002B5EC9"/>
    <w:rsid w:val="002C3DB8"/>
    <w:rsid w:val="002C5265"/>
    <w:rsid w:val="002C60DD"/>
    <w:rsid w:val="002C6E35"/>
    <w:rsid w:val="002D309E"/>
    <w:rsid w:val="002D594E"/>
    <w:rsid w:val="002D7BEB"/>
    <w:rsid w:val="002E39B8"/>
    <w:rsid w:val="002F51FA"/>
    <w:rsid w:val="00307B60"/>
    <w:rsid w:val="00311A15"/>
    <w:rsid w:val="0031769F"/>
    <w:rsid w:val="00317836"/>
    <w:rsid w:val="00317A6E"/>
    <w:rsid w:val="00320BF7"/>
    <w:rsid w:val="003250EA"/>
    <w:rsid w:val="003338E4"/>
    <w:rsid w:val="00335D7B"/>
    <w:rsid w:val="003421B1"/>
    <w:rsid w:val="0034658A"/>
    <w:rsid w:val="00357B95"/>
    <w:rsid w:val="003601AD"/>
    <w:rsid w:val="00366E3F"/>
    <w:rsid w:val="00367202"/>
    <w:rsid w:val="003703EE"/>
    <w:rsid w:val="00375D2D"/>
    <w:rsid w:val="003811BC"/>
    <w:rsid w:val="0038671F"/>
    <w:rsid w:val="003947A8"/>
    <w:rsid w:val="00396C99"/>
    <w:rsid w:val="003B0355"/>
    <w:rsid w:val="003C3568"/>
    <w:rsid w:val="003C5047"/>
    <w:rsid w:val="003C5680"/>
    <w:rsid w:val="003D464F"/>
    <w:rsid w:val="003D5D1E"/>
    <w:rsid w:val="003E6063"/>
    <w:rsid w:val="003F3290"/>
    <w:rsid w:val="003F5330"/>
    <w:rsid w:val="003F57A2"/>
    <w:rsid w:val="003F688C"/>
    <w:rsid w:val="004011E0"/>
    <w:rsid w:val="00415608"/>
    <w:rsid w:val="00424CAF"/>
    <w:rsid w:val="00424CF4"/>
    <w:rsid w:val="004314BF"/>
    <w:rsid w:val="00434D23"/>
    <w:rsid w:val="0044007B"/>
    <w:rsid w:val="004403CB"/>
    <w:rsid w:val="0044160D"/>
    <w:rsid w:val="004454E9"/>
    <w:rsid w:val="00450928"/>
    <w:rsid w:val="00453C2F"/>
    <w:rsid w:val="00454C0B"/>
    <w:rsid w:val="0046226E"/>
    <w:rsid w:val="0046566D"/>
    <w:rsid w:val="00470D7F"/>
    <w:rsid w:val="00474FC2"/>
    <w:rsid w:val="00492923"/>
    <w:rsid w:val="0049770C"/>
    <w:rsid w:val="004A1501"/>
    <w:rsid w:val="004A615C"/>
    <w:rsid w:val="004B4510"/>
    <w:rsid w:val="004C156C"/>
    <w:rsid w:val="004C174A"/>
    <w:rsid w:val="004C20DA"/>
    <w:rsid w:val="004C6436"/>
    <w:rsid w:val="004E276E"/>
    <w:rsid w:val="004E624A"/>
    <w:rsid w:val="004E7A26"/>
    <w:rsid w:val="00500EFA"/>
    <w:rsid w:val="00503273"/>
    <w:rsid w:val="00506322"/>
    <w:rsid w:val="00507BBD"/>
    <w:rsid w:val="00510DF4"/>
    <w:rsid w:val="005230BD"/>
    <w:rsid w:val="005321FA"/>
    <w:rsid w:val="00534474"/>
    <w:rsid w:val="00535AC0"/>
    <w:rsid w:val="005407D6"/>
    <w:rsid w:val="00542F06"/>
    <w:rsid w:val="0054698C"/>
    <w:rsid w:val="00553EC8"/>
    <w:rsid w:val="005620CD"/>
    <w:rsid w:val="005705F7"/>
    <w:rsid w:val="00570B1D"/>
    <w:rsid w:val="00573C50"/>
    <w:rsid w:val="00574140"/>
    <w:rsid w:val="005762CF"/>
    <w:rsid w:val="005835C8"/>
    <w:rsid w:val="00583C56"/>
    <w:rsid w:val="00583C66"/>
    <w:rsid w:val="00583DDE"/>
    <w:rsid w:val="005842A0"/>
    <w:rsid w:val="005847A2"/>
    <w:rsid w:val="00590834"/>
    <w:rsid w:val="00590E7F"/>
    <w:rsid w:val="00591022"/>
    <w:rsid w:val="00593C9C"/>
    <w:rsid w:val="005960DD"/>
    <w:rsid w:val="005962F3"/>
    <w:rsid w:val="005A40CE"/>
    <w:rsid w:val="005A51CC"/>
    <w:rsid w:val="005A5D82"/>
    <w:rsid w:val="005A689D"/>
    <w:rsid w:val="005B231F"/>
    <w:rsid w:val="005B42C1"/>
    <w:rsid w:val="005C41E6"/>
    <w:rsid w:val="005C5256"/>
    <w:rsid w:val="005C55F7"/>
    <w:rsid w:val="005D1D13"/>
    <w:rsid w:val="005D3786"/>
    <w:rsid w:val="005D7D49"/>
    <w:rsid w:val="005E00BC"/>
    <w:rsid w:val="005E4BDE"/>
    <w:rsid w:val="005E63B8"/>
    <w:rsid w:val="005F33C4"/>
    <w:rsid w:val="005F350B"/>
    <w:rsid w:val="005F6D16"/>
    <w:rsid w:val="00603752"/>
    <w:rsid w:val="00607878"/>
    <w:rsid w:val="00610A0F"/>
    <w:rsid w:val="00621C29"/>
    <w:rsid w:val="00632F05"/>
    <w:rsid w:val="006347A6"/>
    <w:rsid w:val="00635C41"/>
    <w:rsid w:val="0063723B"/>
    <w:rsid w:val="006427C6"/>
    <w:rsid w:val="00647413"/>
    <w:rsid w:val="006502BE"/>
    <w:rsid w:val="00661764"/>
    <w:rsid w:val="00666EBA"/>
    <w:rsid w:val="00675105"/>
    <w:rsid w:val="006A68AF"/>
    <w:rsid w:val="006A7895"/>
    <w:rsid w:val="006B038E"/>
    <w:rsid w:val="006B302C"/>
    <w:rsid w:val="006C0ABC"/>
    <w:rsid w:val="006C296D"/>
    <w:rsid w:val="006C7089"/>
    <w:rsid w:val="006D1EBE"/>
    <w:rsid w:val="006D2592"/>
    <w:rsid w:val="006D6881"/>
    <w:rsid w:val="006F1E28"/>
    <w:rsid w:val="006F2403"/>
    <w:rsid w:val="006F58EC"/>
    <w:rsid w:val="00701DBE"/>
    <w:rsid w:val="00706233"/>
    <w:rsid w:val="00724FE4"/>
    <w:rsid w:val="007251EA"/>
    <w:rsid w:val="00730E9F"/>
    <w:rsid w:val="007340D7"/>
    <w:rsid w:val="007353FA"/>
    <w:rsid w:val="007453D2"/>
    <w:rsid w:val="007460EB"/>
    <w:rsid w:val="00746DF1"/>
    <w:rsid w:val="007472BD"/>
    <w:rsid w:val="00747B9E"/>
    <w:rsid w:val="007518D7"/>
    <w:rsid w:val="00755A3D"/>
    <w:rsid w:val="007646CF"/>
    <w:rsid w:val="007661FF"/>
    <w:rsid w:val="007675B1"/>
    <w:rsid w:val="00771456"/>
    <w:rsid w:val="00775AEE"/>
    <w:rsid w:val="007770F2"/>
    <w:rsid w:val="007810EE"/>
    <w:rsid w:val="007813DE"/>
    <w:rsid w:val="0078537D"/>
    <w:rsid w:val="00797EF1"/>
    <w:rsid w:val="007A0075"/>
    <w:rsid w:val="007A1496"/>
    <w:rsid w:val="007A3246"/>
    <w:rsid w:val="007A64C5"/>
    <w:rsid w:val="007A6CF0"/>
    <w:rsid w:val="007A719D"/>
    <w:rsid w:val="007B1B2B"/>
    <w:rsid w:val="007C44CF"/>
    <w:rsid w:val="007C59D2"/>
    <w:rsid w:val="007D192E"/>
    <w:rsid w:val="007D53B5"/>
    <w:rsid w:val="007E0411"/>
    <w:rsid w:val="007E3492"/>
    <w:rsid w:val="007E40FF"/>
    <w:rsid w:val="007E4326"/>
    <w:rsid w:val="007F0344"/>
    <w:rsid w:val="007F7EA0"/>
    <w:rsid w:val="00803D3F"/>
    <w:rsid w:val="008049F7"/>
    <w:rsid w:val="00807293"/>
    <w:rsid w:val="008136B0"/>
    <w:rsid w:val="00815194"/>
    <w:rsid w:val="00836FA6"/>
    <w:rsid w:val="0083750F"/>
    <w:rsid w:val="00840EC7"/>
    <w:rsid w:val="008422BA"/>
    <w:rsid w:val="008428CF"/>
    <w:rsid w:val="0085213A"/>
    <w:rsid w:val="008565FD"/>
    <w:rsid w:val="00857C6F"/>
    <w:rsid w:val="008657E3"/>
    <w:rsid w:val="00867CED"/>
    <w:rsid w:val="00874503"/>
    <w:rsid w:val="00882595"/>
    <w:rsid w:val="00883B55"/>
    <w:rsid w:val="00887916"/>
    <w:rsid w:val="0089337A"/>
    <w:rsid w:val="008A01F0"/>
    <w:rsid w:val="008A248F"/>
    <w:rsid w:val="008B0FA9"/>
    <w:rsid w:val="008B402E"/>
    <w:rsid w:val="008C0CC4"/>
    <w:rsid w:val="008C27C1"/>
    <w:rsid w:val="008D6664"/>
    <w:rsid w:val="008D73D4"/>
    <w:rsid w:val="008D7CDB"/>
    <w:rsid w:val="008E03CE"/>
    <w:rsid w:val="008E100E"/>
    <w:rsid w:val="008E4BA9"/>
    <w:rsid w:val="008E5137"/>
    <w:rsid w:val="008E7A27"/>
    <w:rsid w:val="008E7D17"/>
    <w:rsid w:val="00901A6D"/>
    <w:rsid w:val="009026AE"/>
    <w:rsid w:val="009073E1"/>
    <w:rsid w:val="00915088"/>
    <w:rsid w:val="009158B1"/>
    <w:rsid w:val="009234C5"/>
    <w:rsid w:val="0094073E"/>
    <w:rsid w:val="00950AAD"/>
    <w:rsid w:val="00951C1F"/>
    <w:rsid w:val="00954247"/>
    <w:rsid w:val="00974CE6"/>
    <w:rsid w:val="0098709C"/>
    <w:rsid w:val="00991E04"/>
    <w:rsid w:val="0099776A"/>
    <w:rsid w:val="009A0669"/>
    <w:rsid w:val="009A1E93"/>
    <w:rsid w:val="009A256E"/>
    <w:rsid w:val="009A673E"/>
    <w:rsid w:val="009B742E"/>
    <w:rsid w:val="009C7349"/>
    <w:rsid w:val="009D07DC"/>
    <w:rsid w:val="009D3BBF"/>
    <w:rsid w:val="009F17F1"/>
    <w:rsid w:val="009F46A7"/>
    <w:rsid w:val="00A02C66"/>
    <w:rsid w:val="00A114AA"/>
    <w:rsid w:val="00A1282E"/>
    <w:rsid w:val="00A14247"/>
    <w:rsid w:val="00A27815"/>
    <w:rsid w:val="00A322B4"/>
    <w:rsid w:val="00A36262"/>
    <w:rsid w:val="00A40D57"/>
    <w:rsid w:val="00A44493"/>
    <w:rsid w:val="00A45364"/>
    <w:rsid w:val="00A475F4"/>
    <w:rsid w:val="00A5366B"/>
    <w:rsid w:val="00A53760"/>
    <w:rsid w:val="00A55331"/>
    <w:rsid w:val="00A87001"/>
    <w:rsid w:val="00A921CD"/>
    <w:rsid w:val="00A921F5"/>
    <w:rsid w:val="00A95EBD"/>
    <w:rsid w:val="00AA2791"/>
    <w:rsid w:val="00AA4C7C"/>
    <w:rsid w:val="00AA73B0"/>
    <w:rsid w:val="00AB4CD0"/>
    <w:rsid w:val="00AC61EE"/>
    <w:rsid w:val="00AC66C4"/>
    <w:rsid w:val="00AC7086"/>
    <w:rsid w:val="00AD01F6"/>
    <w:rsid w:val="00AD545C"/>
    <w:rsid w:val="00AE23ED"/>
    <w:rsid w:val="00AE26F5"/>
    <w:rsid w:val="00AE3539"/>
    <w:rsid w:val="00AE3A33"/>
    <w:rsid w:val="00AF6BEE"/>
    <w:rsid w:val="00B135CE"/>
    <w:rsid w:val="00B27E05"/>
    <w:rsid w:val="00B339B8"/>
    <w:rsid w:val="00B346A7"/>
    <w:rsid w:val="00B36FCB"/>
    <w:rsid w:val="00B379CD"/>
    <w:rsid w:val="00B41254"/>
    <w:rsid w:val="00B43970"/>
    <w:rsid w:val="00B448A3"/>
    <w:rsid w:val="00B45015"/>
    <w:rsid w:val="00B50A34"/>
    <w:rsid w:val="00B51A9E"/>
    <w:rsid w:val="00B54C38"/>
    <w:rsid w:val="00B54D42"/>
    <w:rsid w:val="00B5613E"/>
    <w:rsid w:val="00B57CB1"/>
    <w:rsid w:val="00B63A9E"/>
    <w:rsid w:val="00B64F41"/>
    <w:rsid w:val="00B71358"/>
    <w:rsid w:val="00B71FB7"/>
    <w:rsid w:val="00B7239E"/>
    <w:rsid w:val="00B77DCE"/>
    <w:rsid w:val="00B81B0E"/>
    <w:rsid w:val="00B8222B"/>
    <w:rsid w:val="00B85D88"/>
    <w:rsid w:val="00B87CA9"/>
    <w:rsid w:val="00B9666E"/>
    <w:rsid w:val="00BA228E"/>
    <w:rsid w:val="00BA4458"/>
    <w:rsid w:val="00BA57E6"/>
    <w:rsid w:val="00BB3512"/>
    <w:rsid w:val="00BB3C75"/>
    <w:rsid w:val="00BD3FBA"/>
    <w:rsid w:val="00BE3A51"/>
    <w:rsid w:val="00BE3F55"/>
    <w:rsid w:val="00BF2C16"/>
    <w:rsid w:val="00BF522D"/>
    <w:rsid w:val="00BF5DF7"/>
    <w:rsid w:val="00C000EF"/>
    <w:rsid w:val="00C0214A"/>
    <w:rsid w:val="00C030C1"/>
    <w:rsid w:val="00C04126"/>
    <w:rsid w:val="00C14B9A"/>
    <w:rsid w:val="00C1562F"/>
    <w:rsid w:val="00C178F7"/>
    <w:rsid w:val="00C218E0"/>
    <w:rsid w:val="00C21D9B"/>
    <w:rsid w:val="00C330A9"/>
    <w:rsid w:val="00C4512A"/>
    <w:rsid w:val="00C45CEA"/>
    <w:rsid w:val="00C45FE5"/>
    <w:rsid w:val="00C53529"/>
    <w:rsid w:val="00C60DA8"/>
    <w:rsid w:val="00C6717B"/>
    <w:rsid w:val="00C71380"/>
    <w:rsid w:val="00C72AC3"/>
    <w:rsid w:val="00C7449F"/>
    <w:rsid w:val="00C8611A"/>
    <w:rsid w:val="00C9003C"/>
    <w:rsid w:val="00C91F76"/>
    <w:rsid w:val="00C97ECA"/>
    <w:rsid w:val="00CA1160"/>
    <w:rsid w:val="00CA11B7"/>
    <w:rsid w:val="00CA4FC0"/>
    <w:rsid w:val="00CA527D"/>
    <w:rsid w:val="00CA702E"/>
    <w:rsid w:val="00CA7350"/>
    <w:rsid w:val="00CB0BE5"/>
    <w:rsid w:val="00CB639D"/>
    <w:rsid w:val="00CC6416"/>
    <w:rsid w:val="00CC7ABB"/>
    <w:rsid w:val="00CD4CFD"/>
    <w:rsid w:val="00CD51E6"/>
    <w:rsid w:val="00CE433B"/>
    <w:rsid w:val="00CF59CF"/>
    <w:rsid w:val="00D05C2E"/>
    <w:rsid w:val="00D30761"/>
    <w:rsid w:val="00D30CEA"/>
    <w:rsid w:val="00D33B74"/>
    <w:rsid w:val="00D4136A"/>
    <w:rsid w:val="00D50327"/>
    <w:rsid w:val="00D50EF0"/>
    <w:rsid w:val="00D62467"/>
    <w:rsid w:val="00D65714"/>
    <w:rsid w:val="00D71D8E"/>
    <w:rsid w:val="00D75367"/>
    <w:rsid w:val="00D81E31"/>
    <w:rsid w:val="00D84A83"/>
    <w:rsid w:val="00D90B6A"/>
    <w:rsid w:val="00D924AD"/>
    <w:rsid w:val="00D9281A"/>
    <w:rsid w:val="00D9369C"/>
    <w:rsid w:val="00D93A37"/>
    <w:rsid w:val="00DA3404"/>
    <w:rsid w:val="00DA47CC"/>
    <w:rsid w:val="00DA524B"/>
    <w:rsid w:val="00DA7911"/>
    <w:rsid w:val="00DB16E8"/>
    <w:rsid w:val="00DB471D"/>
    <w:rsid w:val="00DC696B"/>
    <w:rsid w:val="00DC78EE"/>
    <w:rsid w:val="00DD1863"/>
    <w:rsid w:val="00DD3349"/>
    <w:rsid w:val="00DD37C2"/>
    <w:rsid w:val="00DD515B"/>
    <w:rsid w:val="00DD54E1"/>
    <w:rsid w:val="00DD6439"/>
    <w:rsid w:val="00DD6747"/>
    <w:rsid w:val="00DE1FBC"/>
    <w:rsid w:val="00DE48A6"/>
    <w:rsid w:val="00DE5C3D"/>
    <w:rsid w:val="00DF0ABC"/>
    <w:rsid w:val="00E02500"/>
    <w:rsid w:val="00E12ED8"/>
    <w:rsid w:val="00E162C9"/>
    <w:rsid w:val="00E20C02"/>
    <w:rsid w:val="00E22B05"/>
    <w:rsid w:val="00E3005D"/>
    <w:rsid w:val="00E30491"/>
    <w:rsid w:val="00E32BC2"/>
    <w:rsid w:val="00E357D5"/>
    <w:rsid w:val="00E37C7B"/>
    <w:rsid w:val="00E473ED"/>
    <w:rsid w:val="00E47DAF"/>
    <w:rsid w:val="00E62550"/>
    <w:rsid w:val="00E63981"/>
    <w:rsid w:val="00E65B09"/>
    <w:rsid w:val="00E66384"/>
    <w:rsid w:val="00E670E6"/>
    <w:rsid w:val="00E7578A"/>
    <w:rsid w:val="00E768DF"/>
    <w:rsid w:val="00E80480"/>
    <w:rsid w:val="00E83116"/>
    <w:rsid w:val="00E904F2"/>
    <w:rsid w:val="00E914E5"/>
    <w:rsid w:val="00E91B86"/>
    <w:rsid w:val="00E928C4"/>
    <w:rsid w:val="00EA6CEC"/>
    <w:rsid w:val="00EA7AC2"/>
    <w:rsid w:val="00EC000C"/>
    <w:rsid w:val="00EC428A"/>
    <w:rsid w:val="00EC5D8E"/>
    <w:rsid w:val="00EC6DA5"/>
    <w:rsid w:val="00EE0552"/>
    <w:rsid w:val="00EE0F35"/>
    <w:rsid w:val="00EE225A"/>
    <w:rsid w:val="00EF2FD5"/>
    <w:rsid w:val="00F0477F"/>
    <w:rsid w:val="00F11473"/>
    <w:rsid w:val="00F253C5"/>
    <w:rsid w:val="00F270C0"/>
    <w:rsid w:val="00F30624"/>
    <w:rsid w:val="00F40049"/>
    <w:rsid w:val="00F40832"/>
    <w:rsid w:val="00F4360E"/>
    <w:rsid w:val="00F4717F"/>
    <w:rsid w:val="00F47C76"/>
    <w:rsid w:val="00F5301B"/>
    <w:rsid w:val="00F55CE3"/>
    <w:rsid w:val="00F55D8B"/>
    <w:rsid w:val="00F6585B"/>
    <w:rsid w:val="00F70EF0"/>
    <w:rsid w:val="00F74175"/>
    <w:rsid w:val="00F90AEB"/>
    <w:rsid w:val="00F91619"/>
    <w:rsid w:val="00F92A04"/>
    <w:rsid w:val="00F946FD"/>
    <w:rsid w:val="00F94A11"/>
    <w:rsid w:val="00F95732"/>
    <w:rsid w:val="00F96FA3"/>
    <w:rsid w:val="00FA4972"/>
    <w:rsid w:val="00FA5291"/>
    <w:rsid w:val="00FB5BBE"/>
    <w:rsid w:val="00FB7382"/>
    <w:rsid w:val="00FC707D"/>
    <w:rsid w:val="00FD377A"/>
    <w:rsid w:val="00FD7864"/>
    <w:rsid w:val="00FE077F"/>
    <w:rsid w:val="00FE57A2"/>
    <w:rsid w:val="00FF5030"/>
    <w:rsid w:val="00FF6D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73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9234C5"/>
    <w:pPr>
      <w:ind w:left="720"/>
      <w:contextualSpacing/>
    </w:pPr>
  </w:style>
  <w:style w:type="character" w:customStyle="1" w:styleId="berschrift1Zchn">
    <w:name w:val="Überschrift 1 Zchn"/>
    <w:basedOn w:val="Absatz-Standardschriftart"/>
    <w:link w:val="berschrift1"/>
    <w:uiPriority w:val="9"/>
    <w:rsid w:val="009C7349"/>
    <w:rPr>
      <w:rFonts w:asciiTheme="majorHAnsi" w:eastAsiaTheme="majorEastAsia" w:hAnsiTheme="majorHAnsi" w:cstheme="majorBidi"/>
      <w:color w:val="2E74B5" w:themeColor="accent1" w:themeShade="BF"/>
      <w:sz w:val="32"/>
      <w:szCs w:val="32"/>
    </w:rPr>
  </w:style>
  <w:style w:type="paragraph" w:styleId="berarbeitung">
    <w:name w:val="Revision"/>
    <w:hidden/>
    <w:uiPriority w:val="99"/>
    <w:semiHidden/>
    <w:rsid w:val="002B5E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600</Words>
  <Characters>3780</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9</cp:revision>
  <dcterms:created xsi:type="dcterms:W3CDTF">2026-07-12T14:03:00Z</dcterms:created>
  <dcterms:modified xsi:type="dcterms:W3CDTF">2026-07-20T12:08:00Z</dcterms:modified>
</cp:coreProperties>
</file>