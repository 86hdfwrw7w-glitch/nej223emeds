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05-31T19:23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289"/>
        <w:gridCol w:w="567"/>
        <w:gridCol w:w="142"/>
        <w:gridCol w:w="142"/>
        <w:gridCol w:w="141"/>
        <w:gridCol w:w="2247"/>
        <w:gridCol w:w="20"/>
        <w:tblGridChange w:id="1">
          <w:tblGrid>
            <w:gridCol w:w="1985"/>
            <w:gridCol w:w="3538"/>
            <w:gridCol w:w="289"/>
            <w:gridCol w:w="567"/>
            <w:gridCol w:w="142"/>
            <w:gridCol w:w="142"/>
            <w:gridCol w:w="141"/>
            <w:gridCol w:w="2263"/>
          </w:tblGrid>
        </w:tblGridChange>
      </w:tblGrid>
      <w:tr w:rsidR="002508C2" w:rsidRPr="00BA215A" w14:paraId="5DF08F91" w14:textId="77777777" w:rsidTr="00466C4C">
        <w:trPr>
          <w:trHeight w:val="227"/>
          <w:trPrChange w:id="2" w:author="David Döbele" w:date="2022-05-31T19:23:00Z">
            <w:trPr>
              <w:trHeight w:val="227"/>
            </w:trPr>
          </w:trPrChange>
        </w:trPr>
        <w:tc>
          <w:tcPr>
            <w:tcW w:w="9071" w:type="dxa"/>
            <w:gridSpan w:val="9"/>
            <w:tcPrChange w:id="3" w:author="David Döbele" w:date="2022-05-31T19:23:00Z">
              <w:tcPr>
                <w:tcW w:w="9067" w:type="dxa"/>
                <w:gridSpan w:val="8"/>
              </w:tcPr>
            </w:tcPrChange>
          </w:tcPr>
          <w:p w14:paraId="11DD220E" w14:textId="31924675" w:rsidR="002508C2" w:rsidRDefault="003D1F5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Arthur </w:t>
            </w:r>
            <w:r w:rsidR="00892869">
              <w:rPr>
                <w:rFonts w:ascii="Georgia" w:hAnsi="Georgia"/>
                <w:b/>
                <w:smallCaps/>
                <w:sz w:val="48"/>
                <w:szCs w:val="32"/>
              </w:rPr>
              <w:t xml:space="preserve">William 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>Paas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Grabengasse 8, 94032, Passau</w:t>
            </w:r>
          </w:p>
          <w:p w14:paraId="722A5AF6" w14:textId="000ACC3E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>170 4607777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arthurpaas@icloud.com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D1F58">
              <w:rPr>
                <w:rFonts w:ascii="Georgia" w:hAnsi="Georgia" w:cs="Georgia"/>
                <w:color w:val="000000"/>
                <w:sz w:val="20"/>
                <w:lang w:val="de-AT"/>
              </w:rPr>
              <w:t>24.09.2002</w:t>
            </w:r>
          </w:p>
        </w:tc>
      </w:tr>
      <w:tr w:rsidR="002508C2" w:rsidRPr="009D7C49" w14:paraId="0FCADE56" w14:textId="77777777" w:rsidTr="00466C4C">
        <w:trPr>
          <w:trHeight w:val="510"/>
          <w:trPrChange w:id="4" w:author="David Döbele" w:date="2022-05-31T19:23:00Z">
            <w:trPr>
              <w:trHeight w:val="510"/>
            </w:trPr>
          </w:trPrChange>
        </w:trPr>
        <w:tc>
          <w:tcPr>
            <w:tcW w:w="9071" w:type="dxa"/>
            <w:gridSpan w:val="9"/>
            <w:tcBorders>
              <w:bottom w:val="single" w:sz="4" w:space="0" w:color="auto"/>
            </w:tcBorders>
            <w:vAlign w:val="bottom"/>
            <w:tcPrChange w:id="5" w:author="David Döbele" w:date="2022-05-31T19:23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466C4C">
        <w:trPr>
          <w:trHeight w:val="340"/>
          <w:trPrChange w:id="6" w:author="David Döbele" w:date="2022-05-31T19:23:00Z">
            <w:trPr>
              <w:trHeight w:val="340"/>
            </w:trPr>
          </w:trPrChange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  <w:tcPrChange w:id="7" w:author="David Döbele" w:date="2022-05-31T19:23:00Z">
              <w:tcPr>
                <w:tcW w:w="6804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5EE3DEEB" w:rsidR="00D1492F" w:rsidRPr="00321FBE" w:rsidRDefault="003D1F58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21FBE">
              <w:rPr>
                <w:rFonts w:ascii="Georgia" w:hAnsi="Georgia"/>
                <w:b/>
                <w:smallCaps/>
                <w:sz w:val="23"/>
                <w:szCs w:val="23"/>
              </w:rPr>
              <w:t>Universität Passau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</w:tcBorders>
            <w:vAlign w:val="bottom"/>
            <w:tcPrChange w:id="8" w:author="David Döbele" w:date="2022-05-31T19:23:00Z">
              <w:tcPr>
                <w:tcW w:w="226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573318EE" w:rsidR="00D1492F" w:rsidRPr="008050E4" w:rsidRDefault="003D1F58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del w:id="9" w:author="David Döbele" w:date="2022-05-31T19:21:00Z">
              <w:r w:rsidDel="00466C4C">
                <w:rPr>
                  <w:rFonts w:ascii="Georgia" w:hAnsi="Georgia"/>
                  <w:i/>
                  <w:smallCaps/>
                  <w:sz w:val="23"/>
                  <w:szCs w:val="23"/>
                </w:rPr>
                <w:delText>H</w:delText>
              </w:r>
              <w:r w:rsidR="005A3FF8" w:rsidDel="00466C4C">
                <w:rPr>
                  <w:rFonts w:ascii="Georgia" w:hAnsi="Georgia"/>
                  <w:i/>
                  <w:smallCaps/>
                  <w:sz w:val="23"/>
                  <w:szCs w:val="23"/>
                </w:rPr>
                <w:delText>AMBURG</w:delText>
              </w:r>
            </w:del>
            <w:ins w:id="10" w:author="David Döbele" w:date="2022-05-31T19:21:00Z">
              <w:r w:rsidR="00466C4C">
                <w:rPr>
                  <w:rFonts w:ascii="Georgia" w:hAnsi="Georgia"/>
                  <w:i/>
                  <w:smallCaps/>
                  <w:sz w:val="23"/>
                  <w:szCs w:val="23"/>
                </w:rPr>
                <w:t>Hamburg</w:t>
              </w:r>
            </w:ins>
          </w:p>
        </w:tc>
      </w:tr>
      <w:tr w:rsidR="00D1492F" w:rsidRPr="00D1492F" w14:paraId="61E5D482" w14:textId="77777777" w:rsidTr="00466C4C">
        <w:tc>
          <w:tcPr>
            <w:tcW w:w="5523" w:type="dxa"/>
            <w:gridSpan w:val="2"/>
            <w:tcPrChange w:id="11" w:author="David Döbele" w:date="2022-05-31T19:23:00Z">
              <w:tcPr>
                <w:tcW w:w="5523" w:type="dxa"/>
                <w:gridSpan w:val="2"/>
              </w:tcPr>
            </w:tcPrChange>
          </w:tcPr>
          <w:p w14:paraId="11CB9A0F" w14:textId="386120A4" w:rsidR="00D1492F" w:rsidRPr="002B2091" w:rsidRDefault="003D1F5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Rechtswissenschaften</w:t>
            </w:r>
            <w:r w:rsidR="00192B73">
              <w:rPr>
                <w:rFonts w:ascii="Georgia" w:hAnsi="Georgia"/>
                <w:sz w:val="18"/>
              </w:rPr>
              <w:t xml:space="preserve"> (2. Semester)</w:t>
            </w:r>
          </w:p>
        </w:tc>
        <w:tc>
          <w:tcPr>
            <w:tcW w:w="3548" w:type="dxa"/>
            <w:gridSpan w:val="7"/>
            <w:tcPrChange w:id="12" w:author="David Döbele" w:date="2022-05-31T19:23:00Z">
              <w:tcPr>
                <w:tcW w:w="3544" w:type="dxa"/>
                <w:gridSpan w:val="6"/>
              </w:tcPr>
            </w:tcPrChange>
          </w:tcPr>
          <w:p w14:paraId="419A9228" w14:textId="49F249EA" w:rsidR="00D1492F" w:rsidRPr="00D1492F" w:rsidRDefault="003D1F58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466C4C">
        <w:tc>
          <w:tcPr>
            <w:tcW w:w="9071" w:type="dxa"/>
            <w:gridSpan w:val="9"/>
            <w:tcPrChange w:id="13" w:author="David Döbele" w:date="2022-05-31T19:23:00Z">
              <w:tcPr>
                <w:tcW w:w="9067" w:type="dxa"/>
                <w:gridSpan w:val="8"/>
              </w:tcPr>
            </w:tcPrChange>
          </w:tcPr>
          <w:p w14:paraId="05254FE3" w14:textId="07528D77" w:rsidR="00192B73" w:rsidRPr="00192B73" w:rsidRDefault="00B17D95" w:rsidP="00192B73">
            <w:pPr>
              <w:pStyle w:val="Bullets"/>
              <w:rPr>
                <w:sz w:val="18"/>
                <w:szCs w:val="18"/>
              </w:rPr>
            </w:pPr>
            <w:r w:rsidRPr="005D5655">
              <w:rPr>
                <w:sz w:val="18"/>
                <w:szCs w:val="18"/>
              </w:rPr>
              <w:t xml:space="preserve">Relevante Module: </w:t>
            </w:r>
            <w:r w:rsidR="003D1F58" w:rsidRPr="005D5655">
              <w:rPr>
                <w:sz w:val="18"/>
                <w:szCs w:val="18"/>
              </w:rPr>
              <w:t>Zivilrecht 1 &amp; 2, Staatsrecht 1 &amp; 2 und Strafrecht 1</w:t>
            </w:r>
          </w:p>
          <w:p w14:paraId="7A71E6B0" w14:textId="4738F2AE" w:rsidR="003D1F58" w:rsidRPr="003D1F58" w:rsidRDefault="005D5655" w:rsidP="003D1F5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Aktives Mitglied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der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ELSA Passau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e.V</w:t>
            </w:r>
          </w:p>
        </w:tc>
      </w:tr>
      <w:tr w:rsidR="005A3FF8" w:rsidRPr="009D7C49" w14:paraId="12FD139A" w14:textId="77777777" w:rsidTr="00466C4C">
        <w:trPr>
          <w:trHeight w:val="510"/>
          <w:trPrChange w:id="14" w:author="David Döbele" w:date="2022-05-31T19:23:00Z">
            <w:trPr>
              <w:trHeight w:val="340"/>
            </w:trPr>
          </w:trPrChange>
        </w:trPr>
        <w:tc>
          <w:tcPr>
            <w:tcW w:w="5812" w:type="dxa"/>
            <w:gridSpan w:val="3"/>
            <w:vAlign w:val="bottom"/>
            <w:tcPrChange w:id="15" w:author="David Döbele" w:date="2022-05-31T19:23:00Z">
              <w:tcPr>
                <w:tcW w:w="5812" w:type="dxa"/>
                <w:gridSpan w:val="3"/>
                <w:vAlign w:val="bottom"/>
              </w:tcPr>
            </w:tcPrChange>
          </w:tcPr>
          <w:p w14:paraId="5CBBED1F" w14:textId="1BB4703B" w:rsidR="005A3FF8" w:rsidRPr="00466C4C" w:rsidRDefault="00F712CC" w:rsidP="005A3FF8">
            <w:pPr>
              <w:rPr>
                <w:rFonts w:ascii="Georgia" w:hAnsi="Georgia"/>
                <w:b/>
                <w:smallCaps/>
                <w:sz w:val="23"/>
                <w:szCs w:val="23"/>
                <w:rPrChange w:id="16" w:author="David Döbele" w:date="2022-05-31T19:20:00Z">
                  <w:rPr>
                    <w:rFonts w:ascii="Georgia" w:hAnsi="Georgia" w:cs="Georgia"/>
                    <w:b/>
                    <w:bCs/>
                    <w:color w:val="000000"/>
                    <w:sz w:val="23"/>
                    <w:szCs w:val="23"/>
                  </w:rPr>
                </w:rPrChange>
              </w:rPr>
            </w:pPr>
            <w:r w:rsidRPr="00466C4C">
              <w:rPr>
                <w:rFonts w:ascii="Georgia" w:hAnsi="Georgia"/>
                <w:b/>
                <w:smallCaps/>
                <w:sz w:val="23"/>
                <w:szCs w:val="23"/>
                <w:rPrChange w:id="17" w:author="David Döbele" w:date="2022-05-31T19:20:00Z">
                  <w:rPr>
                    <w:rFonts w:ascii="Georgia" w:hAnsi="Georgia" w:cs="Georgia"/>
                    <w:b/>
                    <w:bCs/>
                    <w:color w:val="000000"/>
                    <w:sz w:val="23"/>
                    <w:szCs w:val="23"/>
                  </w:rPr>
                </w:rPrChange>
              </w:rPr>
              <w:t xml:space="preserve">Giggleswick school </w:t>
            </w:r>
            <w:r w:rsidR="005A3FF8" w:rsidRPr="00466C4C">
              <w:rPr>
                <w:rFonts w:ascii="Georgia" w:hAnsi="Georgia"/>
                <w:b/>
                <w:smallCaps/>
                <w:sz w:val="23"/>
                <w:szCs w:val="23"/>
                <w:rPrChange w:id="18" w:author="David Döbele" w:date="2022-05-31T19:20:00Z">
                  <w:rPr>
                    <w:rFonts w:ascii="Georgia" w:hAnsi="Georgia" w:cs="Georgia"/>
                    <w:b/>
                    <w:bCs/>
                    <w:color w:val="000000"/>
                    <w:sz w:val="23"/>
                    <w:szCs w:val="23"/>
                  </w:rPr>
                </w:rPrChange>
              </w:rPr>
              <w:t xml:space="preserve"> </w:t>
            </w:r>
          </w:p>
          <w:p w14:paraId="72847BB3" w14:textId="100F0E9D" w:rsidR="005A3FF8" w:rsidRPr="005D5655" w:rsidRDefault="005D5655" w:rsidP="005D5655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Ein Term an der Internatsschule Giggleswick </w:t>
            </w:r>
          </w:p>
        </w:tc>
        <w:tc>
          <w:tcPr>
            <w:tcW w:w="3259" w:type="dxa"/>
            <w:gridSpan w:val="6"/>
            <w:vAlign w:val="bottom"/>
            <w:tcPrChange w:id="19" w:author="David Döbele" w:date="2022-05-31T19:23:00Z">
              <w:tcPr>
                <w:tcW w:w="3255" w:type="dxa"/>
                <w:gridSpan w:val="5"/>
              </w:tcPr>
            </w:tcPrChange>
          </w:tcPr>
          <w:p w14:paraId="4B56E7A9" w14:textId="3E6272DA" w:rsidR="005A3FF8" w:rsidRPr="005A3FF8" w:rsidRDefault="00F712CC" w:rsidP="00466C4C">
            <w:pPr>
              <w:jc w:val="right"/>
              <w:rPr>
                <w:i/>
                <w:iCs/>
              </w:rPr>
              <w:pPrChange w:id="20" w:author="David Döbele" w:date="2022-05-31T19:21:00Z">
                <w:pPr>
                  <w:pStyle w:val="DATUM"/>
                  <w:jc w:val="right"/>
                </w:pPr>
              </w:pPrChange>
            </w:pPr>
            <w:r w:rsidRPr="00466C4C">
              <w:rPr>
                <w:rFonts w:ascii="Georgia" w:hAnsi="Georgia"/>
                <w:i/>
                <w:smallCaps/>
                <w:sz w:val="23"/>
                <w:szCs w:val="23"/>
                <w:rPrChange w:id="21" w:author="David Döbele" w:date="2022-05-31T19:21:00Z">
                  <w:rPr>
                    <w:i/>
                    <w:iCs/>
                  </w:rPr>
                </w:rPrChange>
              </w:rPr>
              <w:t>G</w:t>
            </w:r>
            <w:ins w:id="22" w:author="David Döbele" w:date="2022-05-31T19:20:00Z">
              <w:r w:rsidR="00466C4C" w:rsidRPr="00466C4C">
                <w:rPr>
                  <w:rFonts w:ascii="Georgia" w:hAnsi="Georgia"/>
                  <w:i/>
                  <w:smallCaps/>
                  <w:sz w:val="23"/>
                  <w:szCs w:val="23"/>
                  <w:rPrChange w:id="23" w:author="David Döbele" w:date="2022-05-31T19:21:00Z">
                    <w:rPr>
                      <w:i/>
                      <w:iCs/>
                    </w:rPr>
                  </w:rPrChange>
                </w:rPr>
                <w:t>iggleswic</w:t>
              </w:r>
            </w:ins>
            <w:ins w:id="24" w:author="David Döbele" w:date="2022-05-31T19:21:00Z">
              <w:r w:rsidR="00466C4C" w:rsidRPr="00466C4C">
                <w:rPr>
                  <w:rFonts w:ascii="Georgia" w:hAnsi="Georgia"/>
                  <w:i/>
                  <w:smallCaps/>
                  <w:sz w:val="23"/>
                  <w:szCs w:val="23"/>
                  <w:rPrChange w:id="25" w:author="David Döbele" w:date="2022-05-31T19:21:00Z">
                    <w:rPr>
                      <w:i/>
                      <w:iCs/>
                    </w:rPr>
                  </w:rPrChange>
                </w:rPr>
                <w:t>k, England</w:t>
              </w:r>
              <w:r w:rsidR="00466C4C">
                <w:rPr>
                  <w:i/>
                  <w:iCs/>
                </w:rPr>
                <w:t xml:space="preserve"> </w:t>
              </w:r>
            </w:ins>
            <w:del w:id="26" w:author="David Döbele" w:date="2022-05-31T19:21:00Z">
              <w:r w:rsidDel="00466C4C">
                <w:rPr>
                  <w:i/>
                  <w:iCs/>
                </w:rPr>
                <w:delText>IGGLESWICK, ENGLAND</w:delText>
              </w:r>
              <w:r w:rsidR="005A3FF8" w:rsidRPr="005A3FF8" w:rsidDel="00466C4C">
                <w:rPr>
                  <w:i/>
                  <w:iCs/>
                </w:rPr>
                <w:delText xml:space="preserve"> </w:delText>
              </w:r>
            </w:del>
          </w:p>
          <w:p w14:paraId="67B48271" w14:textId="3B1C06BF" w:rsidR="005A3FF8" w:rsidRPr="008050E4" w:rsidRDefault="00F712CC" w:rsidP="00466C4C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04/</w:t>
            </w:r>
            <w:r w:rsidR="005A3FF8">
              <w:rPr>
                <w:rFonts w:ascii="Georgia" w:hAnsi="Georgia"/>
                <w:sz w:val="18"/>
              </w:rPr>
              <w:t>201</w:t>
            </w:r>
            <w:r>
              <w:rPr>
                <w:rFonts w:ascii="Georgia" w:hAnsi="Georgia"/>
                <w:sz w:val="18"/>
              </w:rPr>
              <w:t>7</w:t>
            </w:r>
            <w:r w:rsidR="005A3FF8">
              <w:rPr>
                <w:rFonts w:ascii="Georgia" w:hAnsi="Georgia"/>
                <w:sz w:val="18"/>
              </w:rPr>
              <w:t xml:space="preserve"> – 0</w:t>
            </w:r>
            <w:r>
              <w:rPr>
                <w:rFonts w:ascii="Georgia" w:hAnsi="Georgia"/>
                <w:sz w:val="18"/>
              </w:rPr>
              <w:t>7</w:t>
            </w:r>
            <w:r w:rsidR="005A3FF8">
              <w:rPr>
                <w:rFonts w:ascii="Georgia" w:hAnsi="Georgia"/>
                <w:sz w:val="18"/>
              </w:rPr>
              <w:t>/2</w:t>
            </w:r>
            <w:r>
              <w:rPr>
                <w:rFonts w:ascii="Georgia" w:hAnsi="Georgia"/>
                <w:sz w:val="18"/>
              </w:rPr>
              <w:t>017</w:t>
            </w:r>
          </w:p>
        </w:tc>
      </w:tr>
      <w:tr w:rsidR="005A3FF8" w:rsidRPr="006546FD" w14:paraId="2BC35A38" w14:textId="77777777" w:rsidTr="00466C4C">
        <w:tc>
          <w:tcPr>
            <w:tcW w:w="6521" w:type="dxa"/>
            <w:gridSpan w:val="5"/>
            <w:tcPrChange w:id="27" w:author="David Döbele" w:date="2022-05-31T19:23:00Z">
              <w:tcPr>
                <w:tcW w:w="6521" w:type="dxa"/>
                <w:gridSpan w:val="5"/>
              </w:tcPr>
            </w:tcPrChange>
          </w:tcPr>
          <w:p w14:paraId="298FEFDD" w14:textId="77777777" w:rsidR="005A3FF8" w:rsidRDefault="005A3FF8" w:rsidP="00F712CC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Schulisches Engagement: </w:t>
            </w:r>
            <w:r w:rsidR="00576C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1. Rugby Team U16</w:t>
            </w:r>
          </w:p>
          <w:p w14:paraId="2B55BC21" w14:textId="6305EA59" w:rsidR="00861C6F" w:rsidRPr="00F712CC" w:rsidRDefault="00861C6F" w:rsidP="00F712CC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Hauptfächer: English, Biology und Politics</w:t>
            </w:r>
          </w:p>
        </w:tc>
        <w:tc>
          <w:tcPr>
            <w:tcW w:w="2550" w:type="dxa"/>
            <w:gridSpan w:val="4"/>
            <w:tcPrChange w:id="28" w:author="David Döbele" w:date="2022-05-31T19:23:00Z">
              <w:tcPr>
                <w:tcW w:w="2546" w:type="dxa"/>
                <w:gridSpan w:val="3"/>
              </w:tcPr>
            </w:tcPrChange>
          </w:tcPr>
          <w:p w14:paraId="61A9021F" w14:textId="6DA8B5C7" w:rsidR="005A3FF8" w:rsidRPr="00466C4C" w:rsidRDefault="005A3FF8" w:rsidP="005A3FF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</w:p>
        </w:tc>
      </w:tr>
      <w:tr w:rsidR="005A3FF8" w:rsidRPr="006546FD" w14:paraId="1C51E2FF" w14:textId="77777777" w:rsidTr="00466C4C">
        <w:trPr>
          <w:trHeight w:val="340"/>
          <w:trPrChange w:id="29" w:author="David Döbele" w:date="2022-05-31T19:23:00Z">
            <w:trPr>
              <w:trHeight w:val="340"/>
            </w:trPr>
          </w:trPrChange>
        </w:trPr>
        <w:tc>
          <w:tcPr>
            <w:tcW w:w="6521" w:type="dxa"/>
            <w:gridSpan w:val="5"/>
            <w:vAlign w:val="bottom"/>
            <w:tcPrChange w:id="30" w:author="David Döbele" w:date="2022-05-31T19:23:00Z">
              <w:tcPr>
                <w:tcW w:w="6521" w:type="dxa"/>
                <w:gridSpan w:val="5"/>
                <w:vAlign w:val="bottom"/>
              </w:tcPr>
            </w:tcPrChange>
          </w:tcPr>
          <w:p w14:paraId="4BAC65D2" w14:textId="25C3B4F0" w:rsidR="005A3FF8" w:rsidRPr="00F712CC" w:rsidRDefault="00F712CC" w:rsidP="005A3FF8">
            <w:pP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</w:pPr>
            <w:r w:rsidRPr="00466C4C">
              <w:rPr>
                <w:rFonts w:ascii="Georgia" w:hAnsi="Georgia"/>
                <w:b/>
                <w:smallCaps/>
                <w:sz w:val="23"/>
                <w:szCs w:val="23"/>
                <w:rPrChange w:id="31" w:author="David Döbele" w:date="2022-05-31T19:20:00Z">
                  <w:rPr>
                    <w:rFonts w:ascii="Georgia" w:hAnsi="Georgia" w:cs="Georgia"/>
                    <w:b/>
                    <w:bCs/>
                    <w:color w:val="000000"/>
                    <w:sz w:val="23"/>
                    <w:szCs w:val="23"/>
                  </w:rPr>
                </w:rPrChange>
              </w:rPr>
              <w:t>Gelehrten Schule des Johanneums</w:t>
            </w:r>
            <w:r>
              <w:rPr>
                <w:rFonts w:ascii="Georgia" w:hAnsi="Georgia" w:cs="Georgia"/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2550" w:type="dxa"/>
            <w:gridSpan w:val="4"/>
            <w:vAlign w:val="bottom"/>
            <w:tcPrChange w:id="32" w:author="David Döbele" w:date="2022-05-31T19:23:00Z">
              <w:tcPr>
                <w:tcW w:w="2546" w:type="dxa"/>
                <w:gridSpan w:val="3"/>
                <w:vAlign w:val="bottom"/>
              </w:tcPr>
            </w:tcPrChange>
          </w:tcPr>
          <w:p w14:paraId="2FCB10D7" w14:textId="043598F7" w:rsidR="005A3FF8" w:rsidRDefault="00F712CC" w:rsidP="005A3FF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5A3FF8" w:rsidRPr="006546FD" w14:paraId="312B82BC" w14:textId="77777777" w:rsidTr="00466C4C">
        <w:tc>
          <w:tcPr>
            <w:tcW w:w="6521" w:type="dxa"/>
            <w:gridSpan w:val="5"/>
            <w:tcPrChange w:id="33" w:author="David Döbele" w:date="2022-05-31T19:23:00Z">
              <w:tcPr>
                <w:tcW w:w="6521" w:type="dxa"/>
                <w:gridSpan w:val="5"/>
              </w:tcPr>
            </w:tcPrChange>
          </w:tcPr>
          <w:p w14:paraId="1CEE182B" w14:textId="14CF7929" w:rsidR="005A3FF8" w:rsidRPr="00D5280E" w:rsidRDefault="005A3FF8" w:rsidP="005A3FF8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2550" w:type="dxa"/>
            <w:gridSpan w:val="4"/>
            <w:tcPrChange w:id="34" w:author="David Döbele" w:date="2022-05-31T19:23:00Z">
              <w:tcPr>
                <w:tcW w:w="2546" w:type="dxa"/>
                <w:gridSpan w:val="3"/>
              </w:tcPr>
            </w:tcPrChange>
          </w:tcPr>
          <w:p w14:paraId="7521EA6E" w14:textId="647E71B6" w:rsidR="005A3FF8" w:rsidRDefault="00F712CC" w:rsidP="005A3FF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2013</w:t>
            </w:r>
            <w:r w:rsidR="005A3FF8">
              <w:rPr>
                <w:rFonts w:ascii="Georgia" w:hAnsi="Georgia"/>
                <w:sz w:val="18"/>
              </w:rPr>
              <w:t xml:space="preserve"> – 06/20</w:t>
            </w:r>
            <w:r>
              <w:rPr>
                <w:rFonts w:ascii="Georgia" w:hAnsi="Georgia"/>
                <w:sz w:val="18"/>
              </w:rPr>
              <w:t>21</w:t>
            </w:r>
          </w:p>
        </w:tc>
      </w:tr>
      <w:tr w:rsidR="005A3FF8" w:rsidRPr="003101F0" w14:paraId="69F47C1D" w14:textId="77777777" w:rsidTr="00466C4C">
        <w:tc>
          <w:tcPr>
            <w:tcW w:w="9071" w:type="dxa"/>
            <w:gridSpan w:val="9"/>
            <w:tcPrChange w:id="35" w:author="David Döbele" w:date="2022-05-31T19:23:00Z">
              <w:tcPr>
                <w:tcW w:w="9067" w:type="dxa"/>
                <w:gridSpan w:val="8"/>
              </w:tcPr>
            </w:tcPrChange>
          </w:tcPr>
          <w:p w14:paraId="72B1BAFA" w14:textId="77777777" w:rsidR="005A3FF8" w:rsidRDefault="00F712CC" w:rsidP="005A3FF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Schulisches Engagement: Schulsprecher, Mitglied der Schülerkammer Hamburg und Schülervertreter in der Schulkonferenz des Johanneums</w:t>
            </w:r>
          </w:p>
          <w:p w14:paraId="23575F6C" w14:textId="6FBB42C6" w:rsidR="00B5750D" w:rsidRPr="00B5750D" w:rsidRDefault="0011372B" w:rsidP="00B5750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Organisat</w:t>
            </w:r>
            <w:r w:rsidR="00861C6F">
              <w:rPr>
                <w:rFonts w:ascii="Georgia" w:hAnsi="Georgia"/>
                <w:i/>
                <w:iCs/>
                <w:sz w:val="18"/>
              </w:rPr>
              <w:t>or und Redner bei Schulveranstaltungen</w:t>
            </w:r>
            <w:r w:rsidR="00B5750D">
              <w:rPr>
                <w:rFonts w:ascii="Georgia" w:hAnsi="Georgia"/>
                <w:i/>
                <w:iCs/>
                <w:sz w:val="18"/>
              </w:rPr>
              <w:t>, durch aktive Zusammenarbeit mit der Schulleitung</w:t>
            </w:r>
          </w:p>
        </w:tc>
      </w:tr>
      <w:tr w:rsidR="005A3FF8" w:rsidRPr="009D7C49" w14:paraId="3A2665B3" w14:textId="77777777" w:rsidTr="00466C4C">
        <w:trPr>
          <w:trHeight w:val="510"/>
          <w:trPrChange w:id="36" w:author="David Döbele" w:date="2022-05-31T19:23:00Z">
            <w:trPr>
              <w:trHeight w:val="510"/>
            </w:trPr>
          </w:trPrChange>
        </w:trPr>
        <w:tc>
          <w:tcPr>
            <w:tcW w:w="9071" w:type="dxa"/>
            <w:gridSpan w:val="9"/>
            <w:tcBorders>
              <w:bottom w:val="single" w:sz="4" w:space="0" w:color="auto"/>
            </w:tcBorders>
            <w:vAlign w:val="bottom"/>
            <w:tcPrChange w:id="37" w:author="David Döbele" w:date="2022-05-31T19:23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65DA26" w:rsidR="005A3FF8" w:rsidRPr="009D7C49" w:rsidRDefault="005A3FF8" w:rsidP="005A3FF8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5A3FF8" w:rsidRPr="009D7C49" w14:paraId="127C64E2" w14:textId="77777777" w:rsidTr="00466C4C">
        <w:trPr>
          <w:trHeight w:val="340"/>
          <w:trPrChange w:id="38" w:author="David Döbele" w:date="2022-05-31T19:23:00Z">
            <w:trPr>
              <w:trHeight w:val="340"/>
            </w:trPr>
          </w:trPrChange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  <w:tcPrChange w:id="39" w:author="David Döbele" w:date="2022-05-31T19:23:00Z">
              <w:tcPr>
                <w:tcW w:w="6521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6E0ADB6" w:rsidR="005A3FF8" w:rsidRPr="008050E4" w:rsidRDefault="00B76CD0" w:rsidP="005A3FF8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Büro des </w:t>
            </w:r>
            <w:r w:rsidR="00576CF9">
              <w:rPr>
                <w:rFonts w:ascii="Georgia" w:hAnsi="Georgia"/>
                <w:b/>
                <w:smallCaps/>
                <w:sz w:val="23"/>
                <w:szCs w:val="23"/>
              </w:rPr>
              <w:t>MdB Christoph Ploß (CDU)</w:t>
            </w:r>
          </w:p>
        </w:tc>
        <w:tc>
          <w:tcPr>
            <w:tcW w:w="2550" w:type="dxa"/>
            <w:gridSpan w:val="4"/>
            <w:tcBorders>
              <w:top w:val="single" w:sz="4" w:space="0" w:color="auto"/>
            </w:tcBorders>
            <w:vAlign w:val="bottom"/>
            <w:tcPrChange w:id="40" w:author="David Döbele" w:date="2022-05-31T19:23:00Z">
              <w:tcPr>
                <w:tcW w:w="254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180059B8" w:rsidR="005A3FF8" w:rsidRPr="008050E4" w:rsidRDefault="00576CF9" w:rsidP="005A3FF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A3FF8" w:rsidRPr="00CE1BBC" w14:paraId="335D84E9" w14:textId="77777777" w:rsidTr="00466C4C">
        <w:tc>
          <w:tcPr>
            <w:tcW w:w="6663" w:type="dxa"/>
            <w:gridSpan w:val="6"/>
            <w:tcPrChange w:id="41" w:author="David Döbele" w:date="2022-05-31T19:23:00Z">
              <w:tcPr>
                <w:tcW w:w="6663" w:type="dxa"/>
                <w:gridSpan w:val="6"/>
              </w:tcPr>
            </w:tcPrChange>
          </w:tcPr>
          <w:p w14:paraId="20B1570F" w14:textId="33E98870" w:rsidR="005A3FF8" w:rsidRPr="00A74225" w:rsidRDefault="00576CF9" w:rsidP="005A3FF8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Schülerpraktik</w:t>
            </w:r>
            <w:r w:rsidR="00B76CD0">
              <w:rPr>
                <w:rFonts w:ascii="Georgia" w:hAnsi="Georgia"/>
                <w:sz w:val="18"/>
                <w:lang w:val="en-US"/>
              </w:rPr>
              <w:t xml:space="preserve">um </w:t>
            </w:r>
          </w:p>
        </w:tc>
        <w:tc>
          <w:tcPr>
            <w:tcW w:w="2408" w:type="dxa"/>
            <w:gridSpan w:val="3"/>
            <w:tcPrChange w:id="42" w:author="David Döbele" w:date="2022-05-31T19:23:00Z">
              <w:tcPr>
                <w:tcW w:w="2404" w:type="dxa"/>
                <w:gridSpan w:val="2"/>
              </w:tcPr>
            </w:tcPrChange>
          </w:tcPr>
          <w:p w14:paraId="0475B997" w14:textId="4338753A" w:rsidR="005A3FF8" w:rsidRPr="00A74225" w:rsidRDefault="005A3FF8" w:rsidP="005A3FF8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</w:t>
            </w:r>
            <w:r w:rsidR="0036353D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5A3FF8" w:rsidRPr="00D5280E" w14:paraId="54C3D64C" w14:textId="77777777" w:rsidTr="00466C4C">
        <w:tc>
          <w:tcPr>
            <w:tcW w:w="9071" w:type="dxa"/>
            <w:gridSpan w:val="9"/>
            <w:tcPrChange w:id="43" w:author="David Döbele" w:date="2022-05-31T19:23:00Z">
              <w:tcPr>
                <w:tcW w:w="9067" w:type="dxa"/>
                <w:gridSpan w:val="8"/>
              </w:tcPr>
            </w:tcPrChange>
          </w:tcPr>
          <w:p w14:paraId="27184178" w14:textId="62050E2F" w:rsidR="005A3FF8" w:rsidRPr="003418E0" w:rsidRDefault="005A3FF8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</w:t>
            </w:r>
            <w:r w:rsidR="007E6DC1">
              <w:rPr>
                <w:sz w:val="18"/>
                <w:lang w:val="de-AT"/>
              </w:rPr>
              <w:t xml:space="preserve"> von</w:t>
            </w:r>
            <w:r w:rsidR="0036353D">
              <w:rPr>
                <w:sz w:val="18"/>
                <w:lang w:val="de-AT"/>
              </w:rPr>
              <w:t xml:space="preserve"> Tabelle</w:t>
            </w:r>
            <w:r w:rsidR="007E6DC1">
              <w:rPr>
                <w:sz w:val="18"/>
                <w:lang w:val="de-AT"/>
              </w:rPr>
              <w:t>n mit</w:t>
            </w:r>
            <w:r w:rsidR="0036353D">
              <w:rPr>
                <w:sz w:val="18"/>
                <w:lang w:val="de-AT"/>
              </w:rPr>
              <w:t xml:space="preserve"> ,,kleinen und großen“ Anfragen</w:t>
            </w:r>
            <w:del w:id="44" w:author="David Döbele" w:date="2022-05-31T19:22:00Z">
              <w:r w:rsidR="00B5750D" w:rsidDel="00466C4C">
                <w:rPr>
                  <w:sz w:val="18"/>
                  <w:lang w:val="de-AT"/>
                </w:rPr>
                <w:delText xml:space="preserve"> und </w:delText>
              </w:r>
            </w:del>
          </w:p>
          <w:p w14:paraId="23AB8399" w14:textId="4C262FB3" w:rsidR="005A3FF8" w:rsidRPr="00D5280E" w:rsidRDefault="0036353D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Besuch von </w:t>
            </w:r>
            <w:r w:rsidR="00C1032F">
              <w:rPr>
                <w:sz w:val="18"/>
                <w:lang w:val="de-AT"/>
              </w:rPr>
              <w:t>Plena Sitzungen</w:t>
            </w:r>
            <w:r>
              <w:rPr>
                <w:sz w:val="18"/>
                <w:lang w:val="de-AT"/>
              </w:rPr>
              <w:t xml:space="preserve"> und Ausschüssen</w:t>
            </w:r>
            <w:r w:rsidR="007E6DC1">
              <w:rPr>
                <w:sz w:val="18"/>
                <w:lang w:val="de-AT"/>
              </w:rPr>
              <w:t xml:space="preserve"> </w:t>
            </w:r>
          </w:p>
          <w:p w14:paraId="6DD9BA0F" w14:textId="3382C4FC" w:rsidR="00B5750D" w:rsidRPr="00B5750D" w:rsidRDefault="0036353D" w:rsidP="00B5750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Assistenz bei Terminen des MdBs</w:t>
            </w:r>
          </w:p>
        </w:tc>
      </w:tr>
      <w:tr w:rsidR="005A3FF8" w:rsidRPr="009D7C49" w14:paraId="50AFEA03" w14:textId="77777777" w:rsidTr="00466C4C">
        <w:trPr>
          <w:trHeight w:val="346"/>
          <w:trPrChange w:id="45" w:author="David Döbele" w:date="2022-05-31T19:23:00Z">
            <w:trPr>
              <w:trHeight w:val="346"/>
            </w:trPr>
          </w:trPrChange>
        </w:trPr>
        <w:tc>
          <w:tcPr>
            <w:tcW w:w="5523" w:type="dxa"/>
            <w:gridSpan w:val="2"/>
            <w:vAlign w:val="bottom"/>
            <w:tcPrChange w:id="46" w:author="David Döbele" w:date="2022-05-31T19:23:00Z">
              <w:tcPr>
                <w:tcW w:w="5523" w:type="dxa"/>
                <w:gridSpan w:val="2"/>
                <w:vAlign w:val="bottom"/>
              </w:tcPr>
            </w:tcPrChange>
          </w:tcPr>
          <w:p w14:paraId="42FB0D26" w14:textId="125ED8B1" w:rsidR="005A3FF8" w:rsidRPr="00F31B84" w:rsidRDefault="00576CF9" w:rsidP="005A3FF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Deutsche</w:t>
            </w:r>
            <w:r w:rsidR="005A3FF8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Bank AG</w:t>
            </w:r>
          </w:p>
        </w:tc>
        <w:tc>
          <w:tcPr>
            <w:tcW w:w="3548" w:type="dxa"/>
            <w:gridSpan w:val="7"/>
            <w:vAlign w:val="bottom"/>
            <w:tcPrChange w:id="47" w:author="David Döbele" w:date="2022-05-31T19:23:00Z">
              <w:tcPr>
                <w:tcW w:w="3544" w:type="dxa"/>
                <w:gridSpan w:val="6"/>
                <w:vAlign w:val="bottom"/>
              </w:tcPr>
            </w:tcPrChange>
          </w:tcPr>
          <w:p w14:paraId="11E31BD8" w14:textId="0F3253E6" w:rsidR="005A3FF8" w:rsidRPr="00F31B84" w:rsidRDefault="00576CF9" w:rsidP="00576CF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 xml:space="preserve">Hamburg </w:t>
            </w:r>
          </w:p>
        </w:tc>
      </w:tr>
      <w:tr w:rsidR="005A3FF8" w:rsidRPr="006546FD" w14:paraId="48328CB9" w14:textId="77777777" w:rsidTr="00466C4C">
        <w:tc>
          <w:tcPr>
            <w:tcW w:w="6379" w:type="dxa"/>
            <w:gridSpan w:val="4"/>
            <w:tcPrChange w:id="48" w:author="David Döbele" w:date="2022-05-31T19:23:00Z">
              <w:tcPr>
                <w:tcW w:w="6379" w:type="dxa"/>
                <w:gridSpan w:val="4"/>
              </w:tcPr>
            </w:tcPrChange>
          </w:tcPr>
          <w:p w14:paraId="74B74B41" w14:textId="2124000A" w:rsidR="005A3FF8" w:rsidRPr="00A74225" w:rsidRDefault="0036353D" w:rsidP="005A3FF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Schülerpraktikum </w:t>
            </w:r>
          </w:p>
        </w:tc>
        <w:tc>
          <w:tcPr>
            <w:tcW w:w="2692" w:type="dxa"/>
            <w:gridSpan w:val="5"/>
            <w:tcPrChange w:id="49" w:author="David Döbele" w:date="2022-05-31T19:23:00Z">
              <w:tcPr>
                <w:tcW w:w="2688" w:type="dxa"/>
                <w:gridSpan w:val="4"/>
              </w:tcPr>
            </w:tcPrChange>
          </w:tcPr>
          <w:p w14:paraId="2CB21DEB" w14:textId="573507F3" w:rsidR="005A3FF8" w:rsidRPr="00A74225" w:rsidRDefault="005D5655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5A3FF8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8</w:t>
            </w:r>
            <w:r w:rsidR="005A3FF8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</w:tr>
      <w:tr w:rsidR="005A3FF8" w:rsidRPr="00D5280E" w14:paraId="7C4155D6" w14:textId="77777777" w:rsidTr="00466C4C">
        <w:tc>
          <w:tcPr>
            <w:tcW w:w="9071" w:type="dxa"/>
            <w:gridSpan w:val="9"/>
            <w:tcPrChange w:id="50" w:author="David Döbele" w:date="2022-05-31T19:23:00Z">
              <w:tcPr>
                <w:tcW w:w="9067" w:type="dxa"/>
                <w:gridSpan w:val="8"/>
              </w:tcPr>
            </w:tcPrChange>
          </w:tcPr>
          <w:p w14:paraId="1A135F1D" w14:textId="176DB10F" w:rsidR="005A3FF8" w:rsidRDefault="00C1032F" w:rsidP="005A3FF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im Kundenbereich und am Empfang </w:t>
            </w:r>
          </w:p>
          <w:p w14:paraId="69771AFC" w14:textId="77777777" w:rsidR="005A3FF8" w:rsidRDefault="00C1032F" w:rsidP="00FE0A8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Begleitung </w:t>
            </w:r>
            <w:r w:rsidR="00015A27">
              <w:rPr>
                <w:sz w:val="18"/>
                <w:lang w:val="de-AT"/>
              </w:rPr>
              <w:t>von Kundenterminen</w:t>
            </w:r>
            <w:r w:rsidR="009100F0">
              <w:rPr>
                <w:sz w:val="18"/>
                <w:lang w:val="de-AT"/>
              </w:rPr>
              <w:t xml:space="preserve"> </w:t>
            </w:r>
          </w:p>
          <w:p w14:paraId="3658805E" w14:textId="21978717" w:rsidR="009100F0" w:rsidRPr="00FE0A8C" w:rsidRDefault="009100F0" w:rsidP="00B76CD0">
            <w:pPr>
              <w:pStyle w:val="Bullets"/>
              <w:rPr>
                <w:lang w:val="de-AT"/>
              </w:rPr>
            </w:pPr>
            <w:r w:rsidRPr="00B76CD0">
              <w:rPr>
                <w:sz w:val="18"/>
                <w:szCs w:val="18"/>
                <w:lang w:val="de-AT"/>
              </w:rPr>
              <w:t xml:space="preserve">Einblicke in das Geschehen </w:t>
            </w:r>
            <w:r w:rsidR="00B76CD0" w:rsidRPr="00B76CD0">
              <w:rPr>
                <w:sz w:val="18"/>
                <w:szCs w:val="18"/>
                <w:lang w:val="de-AT"/>
              </w:rPr>
              <w:t xml:space="preserve">einer Bank Filiale </w:t>
            </w:r>
          </w:p>
        </w:tc>
      </w:tr>
      <w:tr w:rsidR="005A3FF8" w:rsidRPr="009D7C49" w14:paraId="414B4085" w14:textId="77777777" w:rsidTr="00466C4C">
        <w:trPr>
          <w:trHeight w:val="510"/>
          <w:trPrChange w:id="51" w:author="David Döbele" w:date="2022-05-31T19:23:00Z">
            <w:trPr>
              <w:trHeight w:val="510"/>
            </w:trPr>
          </w:trPrChange>
        </w:trPr>
        <w:tc>
          <w:tcPr>
            <w:tcW w:w="9071" w:type="dxa"/>
            <w:gridSpan w:val="9"/>
            <w:tcBorders>
              <w:bottom w:val="single" w:sz="4" w:space="0" w:color="auto"/>
            </w:tcBorders>
            <w:vAlign w:val="bottom"/>
            <w:tcPrChange w:id="52" w:author="David Döbele" w:date="2022-05-31T19:23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266E609" w:rsidR="005A3FF8" w:rsidRPr="009D7C49" w:rsidRDefault="005A3FF8" w:rsidP="005A3FF8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 Engagement</w:t>
            </w:r>
          </w:p>
        </w:tc>
      </w:tr>
      <w:tr w:rsidR="005A3FF8" w:rsidRPr="009D7C49" w14:paraId="74251178" w14:textId="77777777" w:rsidTr="00466C4C">
        <w:trPr>
          <w:trHeight w:val="340"/>
          <w:trPrChange w:id="53" w:author="David Döbele" w:date="2022-05-31T19:23:00Z">
            <w:trPr>
              <w:trHeight w:val="340"/>
            </w:trPr>
          </w:trPrChange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  <w:tcPrChange w:id="54" w:author="David Döbele" w:date="2022-05-31T19:23:00Z">
              <w:tcPr>
                <w:tcW w:w="552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66C53ADF" w:rsidR="005A3FF8" w:rsidRPr="00466C4C" w:rsidRDefault="00EB05BC" w:rsidP="005A3FF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466C4C">
              <w:rPr>
                <w:b/>
                <w:bCs/>
                <w:i w:val="0"/>
                <w:iCs/>
                <w:sz w:val="23"/>
                <w:szCs w:val="23"/>
              </w:rPr>
              <w:t xml:space="preserve">Mitglied im Börsenverein Passau e.V </w:t>
            </w:r>
          </w:p>
        </w:tc>
        <w:tc>
          <w:tcPr>
            <w:tcW w:w="3548" w:type="dxa"/>
            <w:gridSpan w:val="7"/>
            <w:tcBorders>
              <w:top w:val="single" w:sz="4" w:space="0" w:color="auto"/>
            </w:tcBorders>
            <w:vAlign w:val="bottom"/>
            <w:tcPrChange w:id="55" w:author="David Döbele" w:date="2022-05-31T19:23:00Z">
              <w:tcPr>
                <w:tcW w:w="3544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491153A4" w:rsidR="005A3FF8" w:rsidRPr="007D5BE9" w:rsidRDefault="00EB05BC" w:rsidP="005A3FF8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del w:id="56" w:author="David Döbele" w:date="2022-05-31T19:22:00Z">
              <w:r w:rsidDel="00466C4C">
                <w:rPr>
                  <w:sz w:val="23"/>
                  <w:szCs w:val="23"/>
                </w:rPr>
                <w:delText>PASSAU</w:delText>
              </w:r>
            </w:del>
            <w:ins w:id="57" w:author="David Döbele" w:date="2022-05-31T19:22:00Z">
              <w:r w:rsidR="00466C4C">
                <w:rPr>
                  <w:sz w:val="23"/>
                  <w:szCs w:val="23"/>
                </w:rPr>
                <w:t>Passau</w:t>
              </w:r>
            </w:ins>
          </w:p>
        </w:tc>
      </w:tr>
      <w:tr w:rsidR="005A3FF8" w:rsidRPr="006546FD" w14:paraId="4F59C612" w14:textId="77777777" w:rsidTr="00466C4C">
        <w:trPr>
          <w:trHeight w:val="193"/>
          <w:trPrChange w:id="58" w:author="David Döbele" w:date="2022-05-31T19:23:00Z">
            <w:trPr>
              <w:trHeight w:val="193"/>
            </w:trPr>
          </w:trPrChange>
        </w:trPr>
        <w:tc>
          <w:tcPr>
            <w:tcW w:w="6804" w:type="dxa"/>
            <w:gridSpan w:val="7"/>
            <w:tcPrChange w:id="59" w:author="David Döbele" w:date="2022-05-31T19:23:00Z">
              <w:tcPr>
                <w:tcW w:w="6804" w:type="dxa"/>
                <w:gridSpan w:val="7"/>
              </w:tcPr>
            </w:tcPrChange>
          </w:tcPr>
          <w:p w14:paraId="32F07601" w14:textId="0B9FEC8C" w:rsidR="005A3FF8" w:rsidRPr="00D5280E" w:rsidRDefault="005A3FF8" w:rsidP="005A3FF8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Aktives Mitglied </w:t>
            </w:r>
          </w:p>
        </w:tc>
        <w:tc>
          <w:tcPr>
            <w:tcW w:w="2267" w:type="dxa"/>
            <w:gridSpan w:val="2"/>
            <w:tcPrChange w:id="60" w:author="David Döbele" w:date="2022-05-31T19:23:00Z">
              <w:tcPr>
                <w:tcW w:w="2263" w:type="dxa"/>
              </w:tcPr>
            </w:tcPrChange>
          </w:tcPr>
          <w:p w14:paraId="45DD2178" w14:textId="20247B9F" w:rsidR="005A3FF8" w:rsidRDefault="005A3FF8" w:rsidP="005A3FF8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EB05BC">
              <w:rPr>
                <w:sz w:val="18"/>
                <w:lang w:val="en-US"/>
              </w:rPr>
              <w:t>5</w:t>
            </w:r>
            <w:r>
              <w:rPr>
                <w:sz w:val="18"/>
                <w:lang w:val="en-US"/>
              </w:rPr>
              <w:t>/2</w:t>
            </w:r>
            <w:r w:rsidR="00EB05BC">
              <w:rPr>
                <w:sz w:val="18"/>
                <w:lang w:val="en-US"/>
              </w:rPr>
              <w:t>022</w:t>
            </w:r>
            <w:r>
              <w:rPr>
                <w:sz w:val="18"/>
                <w:lang w:val="en-US"/>
              </w:rPr>
              <w:t xml:space="preserve"> – heute</w:t>
            </w:r>
          </w:p>
        </w:tc>
      </w:tr>
      <w:tr w:rsidR="005A3FF8" w:rsidRPr="00D5280E" w14:paraId="02437711" w14:textId="77777777" w:rsidTr="00466C4C">
        <w:trPr>
          <w:trHeight w:val="193"/>
          <w:trPrChange w:id="61" w:author="David Döbele" w:date="2022-05-31T19:23:00Z">
            <w:trPr>
              <w:trHeight w:val="193"/>
            </w:trPr>
          </w:trPrChange>
        </w:trPr>
        <w:tc>
          <w:tcPr>
            <w:tcW w:w="9071" w:type="dxa"/>
            <w:gridSpan w:val="9"/>
            <w:tcPrChange w:id="62" w:author="David Döbele" w:date="2022-05-31T19:23:00Z">
              <w:tcPr>
                <w:tcW w:w="9067" w:type="dxa"/>
                <w:gridSpan w:val="8"/>
              </w:tcPr>
            </w:tcPrChange>
          </w:tcPr>
          <w:p w14:paraId="7CA4D9D0" w14:textId="323C5829" w:rsidR="005A3FF8" w:rsidRPr="00F64C22" w:rsidRDefault="0011372B" w:rsidP="005A3FF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Besuch von Workshops und Veranstaltungen zur Fortbildung im Kapitalmarkt</w:t>
            </w:r>
          </w:p>
          <w:p w14:paraId="68CFAD97" w14:textId="3FFA7944" w:rsidR="005A3FF8" w:rsidRPr="00E13110" w:rsidRDefault="00192B73" w:rsidP="005A3FF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Regelmäßiger Austausch mit Studenten über das aktuelle Börsengeschehen und </w:t>
            </w:r>
            <w:r w:rsidR="00531ECA">
              <w:rPr>
                <w:i/>
                <w:sz w:val="18"/>
                <w:lang w:val="de-AT"/>
              </w:rPr>
              <w:t xml:space="preserve">fundamentale </w:t>
            </w:r>
            <w:r>
              <w:rPr>
                <w:i/>
                <w:sz w:val="18"/>
                <w:lang w:val="de-AT"/>
              </w:rPr>
              <w:t>Analyse von Unternehmen</w:t>
            </w:r>
          </w:p>
        </w:tc>
      </w:tr>
      <w:tr w:rsidR="00466C4C" w:rsidRPr="009D7C49" w14:paraId="7AC4BF71" w14:textId="77777777" w:rsidTr="00466C4C">
        <w:trPr>
          <w:trHeight w:val="346"/>
          <w:ins w:id="63" w:author="David Döbele" w:date="2022-05-31T19:22:00Z"/>
          <w:trPrChange w:id="64" w:author="David Döbele" w:date="2022-05-31T19:23:00Z">
            <w:trPr>
              <w:trHeight w:val="346"/>
            </w:trPr>
          </w:trPrChange>
        </w:trPr>
        <w:tc>
          <w:tcPr>
            <w:tcW w:w="6663" w:type="dxa"/>
            <w:gridSpan w:val="6"/>
            <w:vAlign w:val="bottom"/>
            <w:tcPrChange w:id="65" w:author="David Döbele" w:date="2022-05-31T19:23:00Z">
              <w:tcPr>
                <w:tcW w:w="6663" w:type="dxa"/>
                <w:gridSpan w:val="6"/>
                <w:vAlign w:val="bottom"/>
              </w:tcPr>
            </w:tcPrChange>
          </w:tcPr>
          <w:p w14:paraId="47EC5001" w14:textId="3E1B78FB" w:rsidR="00466C4C" w:rsidRDefault="00466C4C" w:rsidP="00466C4C">
            <w:pPr>
              <w:pStyle w:val="Bullets"/>
              <w:numPr>
                <w:ilvl w:val="0"/>
                <w:numId w:val="0"/>
              </w:numPr>
              <w:rPr>
                <w:ins w:id="66" w:author="David Döbele" w:date="2022-05-31T19:22:00Z"/>
                <w:b/>
                <w:bCs/>
                <w:i w:val="0"/>
                <w:iCs w:val="0"/>
                <w:sz w:val="23"/>
                <w:szCs w:val="23"/>
                <w:lang w:val="en-US"/>
              </w:rPr>
            </w:pPr>
            <w:ins w:id="67" w:author="David Döbele" w:date="2022-05-31T19:23:00Z">
              <w:r w:rsidRPr="00466C4C">
                <w:rPr>
                  <w:rFonts w:cstheme="minorBidi"/>
                  <w:b/>
                  <w:bCs/>
                  <w:i w:val="0"/>
                  <w:smallCaps/>
                  <w:color w:val="auto"/>
                  <w:sz w:val="23"/>
                  <w:szCs w:val="23"/>
                  <w:rPrChange w:id="68" w:author="David Döbele" w:date="2022-05-31T19:23:00Z">
                    <w:rPr/>
                  </w:rPrChange>
                </w:rPr>
                <w:t>Pumpkincareers GmbH</w:t>
              </w:r>
              <w:r w:rsidRPr="00D23858">
                <w:t xml:space="preserve"> </w:t>
              </w:r>
            </w:ins>
          </w:p>
        </w:tc>
        <w:tc>
          <w:tcPr>
            <w:tcW w:w="2408" w:type="dxa"/>
            <w:gridSpan w:val="3"/>
            <w:tcPrChange w:id="69" w:author="David Döbele" w:date="2022-05-31T19:23:00Z">
              <w:tcPr>
                <w:tcW w:w="2404" w:type="dxa"/>
                <w:gridSpan w:val="2"/>
                <w:vAlign w:val="bottom"/>
              </w:tcPr>
            </w:tcPrChange>
          </w:tcPr>
          <w:p w14:paraId="4FC60543" w14:textId="77777777" w:rsidR="00466C4C" w:rsidDel="00466C4C" w:rsidRDefault="00466C4C" w:rsidP="00466C4C">
            <w:pPr>
              <w:pStyle w:val="Bullets"/>
              <w:numPr>
                <w:ilvl w:val="0"/>
                <w:numId w:val="0"/>
              </w:numPr>
              <w:jc w:val="right"/>
              <w:rPr>
                <w:ins w:id="70" w:author="David Döbele" w:date="2022-05-31T19:22:00Z"/>
                <w:smallCaps/>
                <w:sz w:val="23"/>
                <w:szCs w:val="23"/>
              </w:rPr>
            </w:pPr>
          </w:p>
        </w:tc>
      </w:tr>
      <w:tr w:rsidR="00466C4C" w:rsidRPr="009D7C49" w14:paraId="2A548126" w14:textId="77777777" w:rsidTr="00466C4C">
        <w:trPr>
          <w:trHeight w:val="113"/>
          <w:ins w:id="71" w:author="David Döbele" w:date="2022-05-31T19:22:00Z"/>
          <w:trPrChange w:id="72" w:author="David Döbele" w:date="2022-05-31T19:23:00Z">
            <w:trPr>
              <w:trHeight w:val="346"/>
            </w:trPr>
          </w:trPrChange>
        </w:trPr>
        <w:tc>
          <w:tcPr>
            <w:tcW w:w="6663" w:type="dxa"/>
            <w:gridSpan w:val="6"/>
            <w:tcPrChange w:id="73" w:author="David Döbele" w:date="2022-05-31T19:23:00Z">
              <w:tcPr>
                <w:tcW w:w="6663" w:type="dxa"/>
                <w:gridSpan w:val="6"/>
                <w:vAlign w:val="bottom"/>
              </w:tcPr>
            </w:tcPrChange>
          </w:tcPr>
          <w:p w14:paraId="68F145AA" w14:textId="3EFD043C" w:rsidR="00466C4C" w:rsidRPr="00466C4C" w:rsidRDefault="00466C4C" w:rsidP="00466C4C">
            <w:pPr>
              <w:pStyle w:val="Bullets"/>
              <w:numPr>
                <w:ilvl w:val="0"/>
                <w:numId w:val="0"/>
              </w:numPr>
              <w:rPr>
                <w:ins w:id="74" w:author="David Döbele" w:date="2022-05-31T19:22:00Z"/>
                <w:b/>
                <w:bCs/>
                <w:i w:val="0"/>
                <w:iCs w:val="0"/>
                <w:sz w:val="23"/>
                <w:szCs w:val="23"/>
                <w:rPrChange w:id="75" w:author="David Döbele" w:date="2022-05-31T19:23:00Z">
                  <w:rPr>
                    <w:ins w:id="76" w:author="David Döbele" w:date="2022-05-31T19:22:00Z"/>
                    <w:b/>
                    <w:bCs/>
                    <w:i w:val="0"/>
                    <w:iCs w:val="0"/>
                    <w:sz w:val="23"/>
                    <w:szCs w:val="23"/>
                    <w:lang w:val="en-US"/>
                  </w:rPr>
                </w:rPrChange>
              </w:rPr>
            </w:pPr>
            <w:ins w:id="77" w:author="David Döbele" w:date="2022-05-31T19:23:00Z">
              <w:r>
                <w:rPr>
                  <w:i w:val="0"/>
                  <w:iCs w:val="0"/>
                  <w:sz w:val="18"/>
                  <w:szCs w:val="18"/>
                </w:rPr>
                <w:t xml:space="preserve">Aktives Mitglied im Coaching Netzwerk einer Karriereberatung für Studierende </w:t>
              </w:r>
            </w:ins>
          </w:p>
        </w:tc>
        <w:tc>
          <w:tcPr>
            <w:tcW w:w="2408" w:type="dxa"/>
            <w:gridSpan w:val="3"/>
            <w:tcPrChange w:id="78" w:author="David Döbele" w:date="2022-05-31T19:23:00Z">
              <w:tcPr>
                <w:tcW w:w="2404" w:type="dxa"/>
                <w:gridSpan w:val="2"/>
                <w:vAlign w:val="bottom"/>
              </w:tcPr>
            </w:tcPrChange>
          </w:tcPr>
          <w:p w14:paraId="0B0A6F17" w14:textId="0B983D7A" w:rsidR="00466C4C" w:rsidRPr="00466C4C" w:rsidDel="00466C4C" w:rsidRDefault="00466C4C" w:rsidP="00466C4C">
            <w:pPr>
              <w:pStyle w:val="Bullets"/>
              <w:numPr>
                <w:ilvl w:val="0"/>
                <w:numId w:val="0"/>
              </w:numPr>
              <w:jc w:val="right"/>
              <w:rPr>
                <w:ins w:id="79" w:author="David Döbele" w:date="2022-05-31T19:22:00Z"/>
                <w:i w:val="0"/>
                <w:iCs w:val="0"/>
                <w:smallCaps/>
                <w:sz w:val="23"/>
                <w:szCs w:val="23"/>
                <w:rPrChange w:id="80" w:author="David Döbele" w:date="2022-05-31T19:23:00Z">
                  <w:rPr>
                    <w:ins w:id="81" w:author="David Döbele" w:date="2022-05-31T19:22:00Z"/>
                    <w:smallCaps/>
                    <w:sz w:val="23"/>
                    <w:szCs w:val="23"/>
                  </w:rPr>
                </w:rPrChange>
              </w:rPr>
            </w:pPr>
            <w:ins w:id="82" w:author="David Döbele" w:date="2022-05-31T19:23:00Z">
              <w:r w:rsidRPr="00466C4C">
                <w:rPr>
                  <w:i w:val="0"/>
                  <w:iCs w:val="0"/>
                  <w:sz w:val="18"/>
                  <w:szCs w:val="18"/>
                  <w:rPrChange w:id="83" w:author="David Döbele" w:date="2022-05-31T19:23:00Z">
                    <w:rPr>
                      <w:sz w:val="18"/>
                      <w:szCs w:val="18"/>
                    </w:rPr>
                  </w:rPrChange>
                </w:rPr>
                <w:t>05/2022 – heute</w:t>
              </w:r>
            </w:ins>
          </w:p>
        </w:tc>
      </w:tr>
      <w:tr w:rsidR="00466C4C" w:rsidRPr="009D7C49" w14:paraId="29DFC645" w14:textId="77777777" w:rsidTr="00466C4C">
        <w:trPr>
          <w:trHeight w:val="346"/>
          <w:ins w:id="84" w:author="David Döbele" w:date="2022-05-31T19:22:00Z"/>
          <w:trPrChange w:id="85" w:author="David Döbele" w:date="2022-05-31T19:23:00Z">
            <w:trPr>
              <w:trHeight w:val="346"/>
            </w:trPr>
          </w:trPrChange>
        </w:trPr>
        <w:tc>
          <w:tcPr>
            <w:tcW w:w="9051" w:type="dxa"/>
            <w:gridSpan w:val="8"/>
            <w:tcPrChange w:id="86" w:author="David Döbele" w:date="2022-05-31T19:23:00Z">
              <w:tcPr>
                <w:tcW w:w="6663" w:type="dxa"/>
                <w:gridSpan w:val="6"/>
                <w:vAlign w:val="bottom"/>
              </w:tcPr>
            </w:tcPrChange>
          </w:tcPr>
          <w:p w14:paraId="6A7B3654" w14:textId="77777777" w:rsidR="00466C4C" w:rsidRDefault="00466C4C" w:rsidP="00466C4C">
            <w:pPr>
              <w:pStyle w:val="Bullets"/>
              <w:numPr>
                <w:ilvl w:val="0"/>
                <w:numId w:val="29"/>
              </w:numPr>
              <w:rPr>
                <w:ins w:id="87" w:author="David Döbele" w:date="2022-05-31T19:23:00Z"/>
                <w:sz w:val="18"/>
                <w:szCs w:val="18"/>
              </w:rPr>
            </w:pPr>
            <w:ins w:id="88" w:author="David Döbele" w:date="2022-05-31T19:23:00Z">
              <w:r>
                <w:rPr>
                  <w:sz w:val="18"/>
                  <w:szCs w:val="18"/>
                </w:rPr>
                <w:t xml:space="preserve">Fachliche und persönliche Weiterentwicklung durch Vorbereitungskurse für den Arbeitsalltag in Unternehmensberatungen, im Investmentbanking und im Private Equity </w:t>
              </w:r>
            </w:ins>
          </w:p>
          <w:p w14:paraId="14D676EC" w14:textId="77777777" w:rsidR="00466C4C" w:rsidRDefault="00466C4C" w:rsidP="00466C4C">
            <w:pPr>
              <w:pStyle w:val="Bullets"/>
              <w:numPr>
                <w:ilvl w:val="0"/>
                <w:numId w:val="29"/>
              </w:numPr>
              <w:rPr>
                <w:ins w:id="89" w:author="David Döbele" w:date="2022-05-31T19:23:00Z"/>
                <w:sz w:val="18"/>
                <w:szCs w:val="18"/>
              </w:rPr>
            </w:pPr>
            <w:ins w:id="90" w:author="David Döbele" w:date="2022-05-31T19:23:00Z">
              <w:r>
                <w:rPr>
                  <w:sz w:val="18"/>
                  <w:szCs w:val="18"/>
                </w:rPr>
                <w:t>Personal Development Coaching und Weiterbildung mit MS Office</w:t>
              </w:r>
            </w:ins>
          </w:p>
          <w:p w14:paraId="06EB66B3" w14:textId="6F6F1DC8" w:rsidR="00466C4C" w:rsidRPr="00466C4C" w:rsidRDefault="00466C4C" w:rsidP="00466C4C">
            <w:pPr>
              <w:pStyle w:val="Bullets"/>
              <w:numPr>
                <w:ilvl w:val="0"/>
                <w:numId w:val="29"/>
              </w:numPr>
              <w:rPr>
                <w:ins w:id="91" w:author="David Döbele" w:date="2022-05-31T19:22:00Z"/>
                <w:sz w:val="18"/>
                <w:szCs w:val="18"/>
                <w:rPrChange w:id="92" w:author="David Döbele" w:date="2022-05-31T19:23:00Z">
                  <w:rPr>
                    <w:ins w:id="93" w:author="David Döbele" w:date="2022-05-31T19:22:00Z"/>
                    <w:b/>
                    <w:bCs/>
                    <w:i w:val="0"/>
                    <w:iCs w:val="0"/>
                    <w:sz w:val="23"/>
                    <w:szCs w:val="23"/>
                    <w:lang w:val="en-US"/>
                  </w:rPr>
                </w:rPrChange>
              </w:rPr>
              <w:pPrChange w:id="94" w:author="David Döbele" w:date="2022-05-31T19:23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ins w:id="95" w:author="David Döbele" w:date="2022-05-31T19:23:00Z">
              <w:r w:rsidRPr="00466C4C">
                <w:rPr>
                  <w:sz w:val="18"/>
                  <w:szCs w:val="18"/>
                </w:rPr>
                <w:t xml:space="preserve">Aufbau eines DACH-Netzwerkes aus über 800 Studierenden mit hohem Interesse an Finance und Consulting sowie von verschiedenen Experten und Mentoren mit jahrelanger Berufserfahrung in diesen Branchen </w:t>
              </w:r>
            </w:ins>
          </w:p>
        </w:tc>
        <w:tc>
          <w:tcPr>
            <w:tcW w:w="20" w:type="dxa"/>
            <w:tcPrChange w:id="96" w:author="David Döbele" w:date="2022-05-31T19:23:00Z">
              <w:tcPr>
                <w:tcW w:w="2404" w:type="dxa"/>
                <w:gridSpan w:val="2"/>
                <w:vAlign w:val="bottom"/>
              </w:tcPr>
            </w:tcPrChange>
          </w:tcPr>
          <w:p w14:paraId="0FCF96FB" w14:textId="77777777" w:rsidR="00466C4C" w:rsidDel="00466C4C" w:rsidRDefault="00466C4C" w:rsidP="00466C4C">
            <w:pPr>
              <w:pStyle w:val="Bullets"/>
              <w:numPr>
                <w:ilvl w:val="0"/>
                <w:numId w:val="0"/>
              </w:numPr>
              <w:jc w:val="right"/>
              <w:rPr>
                <w:ins w:id="97" w:author="David Döbele" w:date="2022-05-31T19:22:00Z"/>
                <w:smallCaps/>
                <w:sz w:val="23"/>
                <w:szCs w:val="23"/>
              </w:rPr>
            </w:pPr>
          </w:p>
        </w:tc>
      </w:tr>
      <w:tr w:rsidR="005A3FF8" w:rsidRPr="009D7C49" w14:paraId="4AF19DD1" w14:textId="77777777" w:rsidTr="00466C4C">
        <w:trPr>
          <w:trHeight w:val="346"/>
          <w:trPrChange w:id="98" w:author="David Döbele" w:date="2022-05-31T19:23:00Z">
            <w:trPr>
              <w:trHeight w:val="346"/>
            </w:trPr>
          </w:trPrChange>
        </w:trPr>
        <w:tc>
          <w:tcPr>
            <w:tcW w:w="6663" w:type="dxa"/>
            <w:gridSpan w:val="6"/>
            <w:vAlign w:val="bottom"/>
            <w:tcPrChange w:id="99" w:author="David Döbele" w:date="2022-05-31T19:23:00Z">
              <w:tcPr>
                <w:tcW w:w="6663" w:type="dxa"/>
                <w:gridSpan w:val="6"/>
                <w:vAlign w:val="bottom"/>
              </w:tcPr>
            </w:tcPrChange>
          </w:tcPr>
          <w:p w14:paraId="7756FD9A" w14:textId="5739FDAA" w:rsidR="005A3FF8" w:rsidRPr="007D5BE9" w:rsidRDefault="00EB05BC" w:rsidP="005A3FF8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466C4C">
              <w:rPr>
                <w:rFonts w:cstheme="minorBidi"/>
                <w:b/>
                <w:bCs/>
                <w:i w:val="0"/>
                <w:smallCaps/>
                <w:color w:val="auto"/>
                <w:sz w:val="23"/>
                <w:szCs w:val="23"/>
                <w:rPrChange w:id="100" w:author="David Döbele" w:date="2022-05-31T19:23:00Z">
                  <w:rPr>
                    <w:b/>
                    <w:bCs/>
                    <w:i w:val="0"/>
                    <w:iCs w:val="0"/>
                    <w:sz w:val="23"/>
                    <w:szCs w:val="23"/>
                    <w:lang w:val="en-US"/>
                  </w:rPr>
                </w:rPrChange>
              </w:rPr>
              <w:t>Ehrenamtlicher Feldhockeyschiedsrichter</w:t>
            </w:r>
          </w:p>
        </w:tc>
        <w:tc>
          <w:tcPr>
            <w:tcW w:w="2408" w:type="dxa"/>
            <w:gridSpan w:val="3"/>
            <w:vAlign w:val="bottom"/>
            <w:tcPrChange w:id="101" w:author="David Döbele" w:date="2022-05-31T19:23:00Z">
              <w:tcPr>
                <w:tcW w:w="2404" w:type="dxa"/>
                <w:gridSpan w:val="2"/>
                <w:vAlign w:val="bottom"/>
              </w:tcPr>
            </w:tcPrChange>
          </w:tcPr>
          <w:p w14:paraId="30626CB8" w14:textId="55D12D0F" w:rsidR="005A3FF8" w:rsidRPr="000B6548" w:rsidRDefault="00EB05BC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del w:id="102" w:author="David Döbele" w:date="2022-05-31T19:22:00Z">
              <w:r w:rsidDel="00466C4C">
                <w:rPr>
                  <w:smallCaps/>
                  <w:sz w:val="23"/>
                  <w:szCs w:val="23"/>
                </w:rPr>
                <w:delText>HAMBURG</w:delText>
              </w:r>
            </w:del>
            <w:ins w:id="103" w:author="David Döbele" w:date="2022-05-31T19:22:00Z">
              <w:r w:rsidR="00466C4C">
                <w:rPr>
                  <w:smallCaps/>
                  <w:sz w:val="23"/>
                  <w:szCs w:val="23"/>
                </w:rPr>
                <w:t>Hamburg</w:t>
              </w:r>
            </w:ins>
          </w:p>
        </w:tc>
      </w:tr>
      <w:tr w:rsidR="005A3FF8" w:rsidRPr="006546FD" w14:paraId="56372BDE" w14:textId="77777777" w:rsidTr="00466C4C">
        <w:trPr>
          <w:trHeight w:val="193"/>
          <w:trPrChange w:id="104" w:author="David Döbele" w:date="2022-05-31T19:23:00Z">
            <w:trPr>
              <w:trHeight w:val="193"/>
            </w:trPr>
          </w:trPrChange>
        </w:trPr>
        <w:tc>
          <w:tcPr>
            <w:tcW w:w="6663" w:type="dxa"/>
            <w:gridSpan w:val="6"/>
            <w:tcPrChange w:id="105" w:author="David Döbele" w:date="2022-05-31T19:23:00Z">
              <w:tcPr>
                <w:tcW w:w="6663" w:type="dxa"/>
                <w:gridSpan w:val="6"/>
              </w:tcPr>
            </w:tcPrChange>
          </w:tcPr>
          <w:p w14:paraId="3C87D247" w14:textId="21A21A89" w:rsidR="005A3FF8" w:rsidRPr="0011372B" w:rsidRDefault="0011372B" w:rsidP="005A3FF8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Erwerb der Q-Lizenz (</w:t>
            </w:r>
            <w:r>
              <w:rPr>
                <w:sz w:val="18"/>
                <w:lang w:val="de-AT"/>
              </w:rPr>
              <w:t>beim Club an der Alster, Hamburg)</w:t>
            </w:r>
          </w:p>
        </w:tc>
        <w:tc>
          <w:tcPr>
            <w:tcW w:w="2408" w:type="dxa"/>
            <w:gridSpan w:val="3"/>
            <w:tcPrChange w:id="106" w:author="David Döbele" w:date="2022-05-31T19:23:00Z">
              <w:tcPr>
                <w:tcW w:w="2404" w:type="dxa"/>
                <w:gridSpan w:val="2"/>
              </w:tcPr>
            </w:tcPrChange>
          </w:tcPr>
          <w:p w14:paraId="288A2195" w14:textId="76856748" w:rsidR="005A3FF8" w:rsidRPr="00F64FA7" w:rsidRDefault="005A3FF8" w:rsidP="005A3FF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201</w:t>
            </w:r>
            <w:r w:rsidR="00EB05BC">
              <w:rPr>
                <w:i w:val="0"/>
                <w:iCs w:val="0"/>
                <w:sz w:val="18"/>
                <w:lang w:val="en-US"/>
              </w:rPr>
              <w:t>7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11372B">
              <w:rPr>
                <w:i w:val="0"/>
                <w:iCs w:val="0"/>
                <w:sz w:val="18"/>
                <w:lang w:val="en-US"/>
              </w:rPr>
              <w:t>2021</w:t>
            </w:r>
          </w:p>
        </w:tc>
      </w:tr>
      <w:tr w:rsidR="005A3FF8" w:rsidRPr="006546FD" w14:paraId="7ECB507F" w14:textId="77777777" w:rsidTr="00466C4C">
        <w:trPr>
          <w:trHeight w:val="193"/>
          <w:trPrChange w:id="107" w:author="David Döbele" w:date="2022-05-31T19:23:00Z">
            <w:trPr>
              <w:trHeight w:val="193"/>
            </w:trPr>
          </w:trPrChange>
        </w:trPr>
        <w:tc>
          <w:tcPr>
            <w:tcW w:w="9071" w:type="dxa"/>
            <w:gridSpan w:val="9"/>
            <w:tcPrChange w:id="108" w:author="David Döbele" w:date="2022-05-31T19:23:00Z">
              <w:tcPr>
                <w:tcW w:w="9067" w:type="dxa"/>
                <w:gridSpan w:val="8"/>
              </w:tcPr>
            </w:tcPrChange>
          </w:tcPr>
          <w:p w14:paraId="1DA89EA0" w14:textId="77777777" w:rsidR="005A3FF8" w:rsidRPr="00FE0A8C" w:rsidRDefault="0011372B" w:rsidP="00D2385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Leitung von Feldhockey Spielen in allen Jugendbereichen und Leistungsklassen</w:t>
            </w:r>
          </w:p>
          <w:p w14:paraId="2CC438FF" w14:textId="32350DB4" w:rsidR="00FE0A8C" w:rsidRPr="00D23858" w:rsidRDefault="00C1032F" w:rsidP="00D2385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Ehrenamtliche Unterstützung bei der Organisation und Leitung bei Schulhockey Tu</w:t>
            </w:r>
            <w:ins w:id="109" w:author="David Döbele" w:date="2022-05-31T19:23:00Z">
              <w:r w:rsidR="00466C4C">
                <w:rPr>
                  <w:i/>
                  <w:iCs/>
                  <w:sz w:val="18"/>
                  <w:lang w:val="de-AT"/>
                </w:rPr>
                <w:t>r</w:t>
              </w:r>
            </w:ins>
            <w:r>
              <w:rPr>
                <w:i/>
                <w:iCs/>
                <w:sz w:val="18"/>
                <w:lang w:val="de-AT"/>
              </w:rPr>
              <w:t xml:space="preserve">nieren </w:t>
            </w:r>
          </w:p>
        </w:tc>
      </w:tr>
      <w:tr w:rsidR="00FE0A8C" w:rsidRPr="00FE0A8C" w:rsidDel="00466C4C" w14:paraId="25E7CF0E" w14:textId="4C20F3F0" w:rsidTr="00466C4C">
        <w:trPr>
          <w:trHeight w:val="193"/>
          <w:del w:id="110" w:author="David Döbele" w:date="2022-05-31T19:23:00Z"/>
          <w:trPrChange w:id="111" w:author="David Döbele" w:date="2022-05-31T19:23:00Z">
            <w:trPr>
              <w:trHeight w:val="193"/>
            </w:trPr>
          </w:trPrChange>
        </w:trPr>
        <w:tc>
          <w:tcPr>
            <w:tcW w:w="6663" w:type="dxa"/>
            <w:gridSpan w:val="6"/>
            <w:tcPrChange w:id="112" w:author="David Döbele" w:date="2022-05-31T19:23:00Z">
              <w:tcPr>
                <w:tcW w:w="6663" w:type="dxa"/>
                <w:gridSpan w:val="6"/>
              </w:tcPr>
            </w:tcPrChange>
          </w:tcPr>
          <w:p w14:paraId="2AA4D30A" w14:textId="3D5AE50F" w:rsidR="00FE0A8C" w:rsidRPr="00D23858" w:rsidDel="00466C4C" w:rsidRDefault="00FE0A8C" w:rsidP="00FE0A8C">
            <w:pPr>
              <w:pStyle w:val="Unternehmen"/>
              <w:rPr>
                <w:del w:id="113" w:author="David Döbele" w:date="2022-05-31T19:23:00Z"/>
              </w:rPr>
            </w:pPr>
            <w:del w:id="114" w:author="David Döbele" w:date="2022-05-31T19:23:00Z">
              <w:r w:rsidRPr="00D23858" w:rsidDel="00466C4C">
                <w:delText xml:space="preserve">Pumpkincareers GmbH </w:delText>
              </w:r>
            </w:del>
          </w:p>
        </w:tc>
        <w:tc>
          <w:tcPr>
            <w:tcW w:w="2408" w:type="dxa"/>
            <w:gridSpan w:val="3"/>
            <w:tcPrChange w:id="115" w:author="David Döbele" w:date="2022-05-31T19:23:00Z">
              <w:tcPr>
                <w:tcW w:w="2404" w:type="dxa"/>
                <w:gridSpan w:val="2"/>
              </w:tcPr>
            </w:tcPrChange>
          </w:tcPr>
          <w:p w14:paraId="44EF283F" w14:textId="6312324F" w:rsidR="00FE0A8C" w:rsidRPr="00FE0A8C" w:rsidDel="00466C4C" w:rsidRDefault="00FE0A8C" w:rsidP="00FE0A8C">
            <w:pPr>
              <w:pStyle w:val="Ort"/>
              <w:rPr>
                <w:del w:id="116" w:author="David Döbele" w:date="2022-05-31T19:23:00Z"/>
                <w:sz w:val="23"/>
                <w:szCs w:val="23"/>
              </w:rPr>
            </w:pPr>
          </w:p>
        </w:tc>
      </w:tr>
      <w:tr w:rsidR="00FE0A8C" w:rsidRPr="00FE0A8C" w:rsidDel="00466C4C" w14:paraId="092EC732" w14:textId="473741BE" w:rsidTr="00466C4C">
        <w:trPr>
          <w:trHeight w:val="193"/>
          <w:del w:id="117" w:author="David Döbele" w:date="2022-05-31T19:23:00Z"/>
          <w:trPrChange w:id="118" w:author="David Döbele" w:date="2022-05-31T19:23:00Z">
            <w:trPr>
              <w:trHeight w:val="193"/>
            </w:trPr>
          </w:trPrChange>
        </w:trPr>
        <w:tc>
          <w:tcPr>
            <w:tcW w:w="6663" w:type="dxa"/>
            <w:gridSpan w:val="6"/>
            <w:tcPrChange w:id="119" w:author="David Döbele" w:date="2022-05-31T19:23:00Z">
              <w:tcPr>
                <w:tcW w:w="6663" w:type="dxa"/>
                <w:gridSpan w:val="6"/>
              </w:tcPr>
            </w:tcPrChange>
          </w:tcPr>
          <w:p w14:paraId="3A0517D3" w14:textId="232C3E2A" w:rsidR="00FE0A8C" w:rsidRPr="00985F76" w:rsidDel="00466C4C" w:rsidRDefault="00B5750D" w:rsidP="00985F76">
            <w:pPr>
              <w:pStyle w:val="Bullets"/>
              <w:numPr>
                <w:ilvl w:val="0"/>
                <w:numId w:val="0"/>
              </w:numPr>
              <w:rPr>
                <w:del w:id="120" w:author="David Döbele" w:date="2022-05-31T19:23:00Z"/>
                <w:i w:val="0"/>
                <w:iCs w:val="0"/>
              </w:rPr>
            </w:pPr>
            <w:del w:id="121" w:author="David Döbele" w:date="2022-05-31T19:23:00Z">
              <w:r w:rsidDel="00466C4C">
                <w:rPr>
                  <w:i w:val="0"/>
                  <w:iCs w:val="0"/>
                  <w:sz w:val="18"/>
                  <w:szCs w:val="18"/>
                </w:rPr>
                <w:delText xml:space="preserve">Aktives Mitglied im Coaching Netzwerk einer Karriereberatung für Studierende </w:delText>
              </w:r>
            </w:del>
          </w:p>
        </w:tc>
        <w:tc>
          <w:tcPr>
            <w:tcW w:w="2408" w:type="dxa"/>
            <w:gridSpan w:val="3"/>
            <w:tcPrChange w:id="122" w:author="David Döbele" w:date="2022-05-31T19:23:00Z">
              <w:tcPr>
                <w:tcW w:w="2404" w:type="dxa"/>
                <w:gridSpan w:val="2"/>
              </w:tcPr>
            </w:tcPrChange>
          </w:tcPr>
          <w:p w14:paraId="706FB990" w14:textId="00B552D4" w:rsidR="00FE0A8C" w:rsidRPr="00985F76" w:rsidDel="00466C4C" w:rsidRDefault="00985F76" w:rsidP="00985F76">
            <w:pPr>
              <w:pStyle w:val="Beschreibung"/>
              <w:jc w:val="right"/>
              <w:rPr>
                <w:del w:id="123" w:author="David Döbele" w:date="2022-05-31T19:23:00Z"/>
              </w:rPr>
            </w:pPr>
            <w:del w:id="124" w:author="David Döbele" w:date="2022-05-31T19:23:00Z">
              <w:r w:rsidRPr="00985F76" w:rsidDel="00466C4C">
                <w:rPr>
                  <w:sz w:val="18"/>
                  <w:szCs w:val="18"/>
                </w:rPr>
                <w:delText>05/2022</w:delText>
              </w:r>
            </w:del>
            <w:del w:id="125" w:author="David Döbele" w:date="2022-05-31T19:22:00Z">
              <w:r w:rsidRPr="00985F76" w:rsidDel="00466C4C">
                <w:rPr>
                  <w:sz w:val="18"/>
                  <w:szCs w:val="18"/>
                </w:rPr>
                <w:delText>-</w:delText>
              </w:r>
            </w:del>
            <w:del w:id="126" w:author="David Döbele" w:date="2022-05-31T19:23:00Z">
              <w:r w:rsidRPr="00985F76" w:rsidDel="00466C4C">
                <w:rPr>
                  <w:sz w:val="18"/>
                  <w:szCs w:val="18"/>
                </w:rPr>
                <w:delText xml:space="preserve"> heute</w:delText>
              </w:r>
            </w:del>
          </w:p>
        </w:tc>
      </w:tr>
      <w:tr w:rsidR="00985F76" w:rsidRPr="00FE0A8C" w:rsidDel="00466C4C" w14:paraId="7A5D77E7" w14:textId="0E88A76C" w:rsidTr="00466C4C">
        <w:trPr>
          <w:trHeight w:val="193"/>
          <w:del w:id="127" w:author="David Döbele" w:date="2022-05-31T19:23:00Z"/>
          <w:trPrChange w:id="128" w:author="David Döbele" w:date="2022-05-31T19:23:00Z">
            <w:trPr>
              <w:trHeight w:val="193"/>
            </w:trPr>
          </w:trPrChange>
        </w:trPr>
        <w:tc>
          <w:tcPr>
            <w:tcW w:w="9071" w:type="dxa"/>
            <w:gridSpan w:val="9"/>
            <w:tcPrChange w:id="129" w:author="David Döbele" w:date="2022-05-31T19:23:00Z">
              <w:tcPr>
                <w:tcW w:w="9067" w:type="dxa"/>
                <w:gridSpan w:val="8"/>
              </w:tcPr>
            </w:tcPrChange>
          </w:tcPr>
          <w:p w14:paraId="41D31A39" w14:textId="4F90B05C" w:rsidR="00985F76" w:rsidDel="00466C4C" w:rsidRDefault="00985F76" w:rsidP="00985F76">
            <w:pPr>
              <w:pStyle w:val="Bullets"/>
              <w:numPr>
                <w:ilvl w:val="0"/>
                <w:numId w:val="29"/>
              </w:numPr>
              <w:rPr>
                <w:del w:id="130" w:author="David Döbele" w:date="2022-05-31T19:23:00Z"/>
                <w:sz w:val="18"/>
                <w:szCs w:val="18"/>
              </w:rPr>
            </w:pPr>
            <w:del w:id="131" w:author="David Döbele" w:date="2022-05-31T19:23:00Z">
              <w:r w:rsidDel="00466C4C">
                <w:rPr>
                  <w:sz w:val="18"/>
                  <w:szCs w:val="18"/>
                </w:rPr>
                <w:delText xml:space="preserve">Fachliche und persönliche Weiterentwicklung durch Vorbereitungskurse für den Arbeitsalltag in Unternehmensberatungen, im Investmentbanking und im Private Equity </w:delText>
              </w:r>
            </w:del>
          </w:p>
          <w:p w14:paraId="70B50DCA" w14:textId="04BF2927" w:rsidR="00DE4C27" w:rsidDel="00466C4C" w:rsidRDefault="00861C6F" w:rsidP="00985F76">
            <w:pPr>
              <w:pStyle w:val="Bullets"/>
              <w:numPr>
                <w:ilvl w:val="0"/>
                <w:numId w:val="29"/>
              </w:numPr>
              <w:rPr>
                <w:del w:id="132" w:author="David Döbele" w:date="2022-05-31T19:23:00Z"/>
                <w:sz w:val="18"/>
                <w:szCs w:val="18"/>
              </w:rPr>
            </w:pPr>
            <w:del w:id="133" w:author="David Döbele" w:date="2022-05-31T19:23:00Z">
              <w:r w:rsidDel="00466C4C">
                <w:rPr>
                  <w:sz w:val="18"/>
                  <w:szCs w:val="18"/>
                </w:rPr>
                <w:delText>Personal Development Coaching und Weiterbildung mit MS Office</w:delText>
              </w:r>
            </w:del>
          </w:p>
          <w:p w14:paraId="2CA96A3D" w14:textId="5A1263B9" w:rsidR="00861C6F" w:rsidRPr="00985F76" w:rsidDel="00466C4C" w:rsidRDefault="00DE4C27" w:rsidP="00985F76">
            <w:pPr>
              <w:pStyle w:val="Bullets"/>
              <w:numPr>
                <w:ilvl w:val="0"/>
                <w:numId w:val="29"/>
              </w:numPr>
              <w:rPr>
                <w:del w:id="134" w:author="David Döbele" w:date="2022-05-31T19:23:00Z"/>
                <w:sz w:val="18"/>
                <w:szCs w:val="18"/>
              </w:rPr>
            </w:pPr>
            <w:del w:id="135" w:author="David Döbele" w:date="2022-05-31T19:23:00Z">
              <w:r w:rsidDel="00466C4C">
                <w:rPr>
                  <w:sz w:val="18"/>
                  <w:szCs w:val="18"/>
                </w:rPr>
                <w:delText>Aufbau eines DACH-Netzwerkes aus über 800 Studierenden mit hohem Interesse an Finance und Consulting sowie von verschiedenen Experten und Mentoren mit jahrelanger Berufserfahrung in diesen Branchen</w:delText>
              </w:r>
              <w:r w:rsidR="00861C6F" w:rsidDel="00466C4C">
                <w:rPr>
                  <w:sz w:val="18"/>
                  <w:szCs w:val="18"/>
                </w:rPr>
                <w:delText xml:space="preserve"> </w:delText>
              </w:r>
            </w:del>
          </w:p>
        </w:tc>
      </w:tr>
      <w:tr w:rsidR="005A3FF8" w:rsidRPr="009D7C49" w14:paraId="482569A2" w14:textId="77777777" w:rsidTr="00466C4C">
        <w:trPr>
          <w:trHeight w:val="510"/>
          <w:trPrChange w:id="136" w:author="David Döbele" w:date="2022-05-31T19:23:00Z">
            <w:trPr>
              <w:trHeight w:val="510"/>
            </w:trPr>
          </w:trPrChange>
        </w:trPr>
        <w:tc>
          <w:tcPr>
            <w:tcW w:w="9071" w:type="dxa"/>
            <w:gridSpan w:val="9"/>
            <w:tcBorders>
              <w:bottom w:val="single" w:sz="4" w:space="0" w:color="auto"/>
            </w:tcBorders>
            <w:vAlign w:val="bottom"/>
            <w:tcPrChange w:id="137" w:author="David Döbele" w:date="2022-05-31T19:23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5A3FF8" w:rsidRPr="009D7C49" w:rsidRDefault="005A3FF8" w:rsidP="005A3FF8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A3FF8" w:rsidRPr="00D5280E" w14:paraId="2B257790" w14:textId="77777777" w:rsidTr="00466C4C">
        <w:trPr>
          <w:trHeight w:val="340"/>
          <w:trPrChange w:id="138" w:author="David Döbele" w:date="2022-05-31T19:23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139" w:author="David Döbele" w:date="2022-05-31T19:23:00Z">
              <w:tcPr>
                <w:tcW w:w="198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6" w:type="dxa"/>
            <w:gridSpan w:val="8"/>
            <w:tcBorders>
              <w:top w:val="single" w:sz="4" w:space="0" w:color="auto"/>
            </w:tcBorders>
            <w:vAlign w:val="bottom"/>
            <w:tcPrChange w:id="140" w:author="David Döbele" w:date="2022-05-31T19:23:00Z">
              <w:tcPr>
                <w:tcW w:w="7082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0742D2AB" w:rsidR="005A3FF8" w:rsidRPr="00D5280E" w:rsidRDefault="005A3FF8" w:rsidP="005A3FF8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76CF9">
              <w:rPr>
                <w:rFonts w:ascii="Georgia" w:hAnsi="Georgia" w:cs="Georgia"/>
                <w:color w:val="000000"/>
                <w:sz w:val="18"/>
                <w:lang w:val="de-AT"/>
              </w:rPr>
              <w:t>Latein (großes Latinum)</w:t>
            </w:r>
          </w:p>
        </w:tc>
      </w:tr>
      <w:tr w:rsidR="005A3FF8" w:rsidRPr="005E57F6" w14:paraId="45706C3F" w14:textId="77777777" w:rsidTr="00466C4C">
        <w:trPr>
          <w:trHeight w:val="283"/>
          <w:trPrChange w:id="141" w:author="David Döbele" w:date="2022-05-31T19:23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42" w:author="David Döbele" w:date="2022-05-31T19:23:00Z">
              <w:tcPr>
                <w:tcW w:w="1985" w:type="dxa"/>
                <w:vAlign w:val="bottom"/>
              </w:tcPr>
            </w:tcPrChange>
          </w:tcPr>
          <w:p w14:paraId="57688BDA" w14:textId="350496FE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6" w:type="dxa"/>
            <w:gridSpan w:val="8"/>
            <w:vAlign w:val="bottom"/>
            <w:tcPrChange w:id="143" w:author="David Döbele" w:date="2022-05-31T19:23:00Z">
              <w:tcPr>
                <w:tcW w:w="7082" w:type="dxa"/>
                <w:gridSpan w:val="7"/>
                <w:vAlign w:val="bottom"/>
              </w:tcPr>
            </w:tcPrChange>
          </w:tcPr>
          <w:p w14:paraId="60CA2168" w14:textId="4AC0F655" w:rsidR="005A3FF8" w:rsidRPr="00665BF3" w:rsidRDefault="005A3FF8" w:rsidP="005A3FF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576CF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015A2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576CF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5A3FF8" w:rsidRPr="00BA215A" w14:paraId="70CB01B0" w14:textId="77777777" w:rsidTr="00466C4C">
        <w:trPr>
          <w:trHeight w:val="510"/>
          <w:trPrChange w:id="144" w:author="David Döbele" w:date="2022-05-31T19:23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45" w:author="David Döbele" w:date="2022-05-31T19:23:00Z">
              <w:tcPr>
                <w:tcW w:w="1985" w:type="dxa"/>
                <w:vAlign w:val="bottom"/>
              </w:tcPr>
            </w:tcPrChange>
          </w:tcPr>
          <w:p w14:paraId="04F58216" w14:textId="4514A49F" w:rsidR="005A3FF8" w:rsidRPr="009D7C49" w:rsidRDefault="005A3FF8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ins w:id="146" w:author="David Döbele" w:date="2022-05-31T19:20:00Z">
              <w:r w:rsidR="00466C4C">
                <w:rPr>
                  <w:rFonts w:ascii="Georgia" w:hAnsi="Georgia"/>
                  <w:sz w:val="18"/>
                </w:rPr>
                <w:br/>
              </w:r>
            </w:ins>
          </w:p>
        </w:tc>
        <w:tc>
          <w:tcPr>
            <w:tcW w:w="7086" w:type="dxa"/>
            <w:gridSpan w:val="8"/>
            <w:vAlign w:val="bottom"/>
            <w:tcPrChange w:id="147" w:author="David Döbele" w:date="2022-05-31T19:23:00Z">
              <w:tcPr>
                <w:tcW w:w="7082" w:type="dxa"/>
                <w:gridSpan w:val="7"/>
                <w:vAlign w:val="bottom"/>
              </w:tcPr>
            </w:tcPrChange>
          </w:tcPr>
          <w:p w14:paraId="598C2742" w14:textId="2A6ADEDA" w:rsidR="005A3FF8" w:rsidRPr="0074111D" w:rsidRDefault="00576CF9" w:rsidP="005A3FF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Golf (</w:t>
            </w:r>
            <w:r w:rsidRPr="00466C4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148" w:author="David Döbele" w:date="2022-05-31T19:24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>Hamburger Team-Meisterschaften 2019, 3.Platz)</w:t>
            </w:r>
            <w:r w:rsidR="00FE0A8C" w:rsidRPr="00466C4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149" w:author="David Döbele" w:date="2022-05-31T19:24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>,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Börsengeschehen</w:t>
            </w:r>
            <w:r w:rsidR="00FE0A8C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867532">
              <w:rPr>
                <w:rFonts w:ascii="Georgia" w:hAnsi="Georgia" w:cs="Georgia"/>
                <w:color w:val="000000"/>
                <w:sz w:val="18"/>
                <w:lang w:val="de-AT"/>
              </w:rPr>
              <w:t>Literatur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</w:t>
            </w:r>
            <w:r w:rsidR="00867532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bis 2019</w:t>
            </w:r>
            <w:r w:rsidR="00C1032F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Feldhockey </w:t>
            </w:r>
            <w:r w:rsidR="00C1032F" w:rsidRPr="00466C4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150" w:author="David Döbele" w:date="2022-05-31T19:24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>(</w:t>
            </w:r>
            <w:r w:rsidR="00867532" w:rsidRPr="00466C4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151" w:author="David Döbele" w:date="2022-05-31T19:24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>zweimaliger</w:t>
            </w:r>
            <w:r w:rsidR="00C1032F" w:rsidRPr="00466C4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152" w:author="David Döbele" w:date="2022-05-31T19:24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 xml:space="preserve"> Hamburger Meister im Jugendbereich)</w:t>
            </w:r>
            <w:r w:rsidR="00FE0A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 </w:t>
            </w:r>
          </w:p>
        </w:tc>
      </w:tr>
      <w:tr w:rsidR="005A3FF8" w:rsidRPr="00BA215A" w14:paraId="071AB173" w14:textId="77777777" w:rsidTr="00466C4C">
        <w:trPr>
          <w:trHeight w:val="1020"/>
          <w:trPrChange w:id="153" w:author="David Döbele" w:date="2022-05-31T19:23:00Z">
            <w:trPr>
              <w:trHeight w:val="1020"/>
            </w:trPr>
          </w:trPrChange>
        </w:trPr>
        <w:tc>
          <w:tcPr>
            <w:tcW w:w="1985" w:type="dxa"/>
            <w:vAlign w:val="bottom"/>
            <w:tcPrChange w:id="154" w:author="David Döbele" w:date="2022-05-31T19:23:00Z">
              <w:tcPr>
                <w:tcW w:w="1985" w:type="dxa"/>
                <w:vAlign w:val="bottom"/>
              </w:tcPr>
            </w:tcPrChange>
          </w:tcPr>
          <w:p w14:paraId="607B1BBD" w14:textId="77777777" w:rsidR="00F41B41" w:rsidRDefault="00F41B41" w:rsidP="005A3FF8">
            <w:pPr>
              <w:rPr>
                <w:rFonts w:ascii="Georgia" w:hAnsi="Georgia"/>
                <w:sz w:val="18"/>
              </w:rPr>
            </w:pPr>
          </w:p>
          <w:p w14:paraId="625BBF52" w14:textId="5F159431" w:rsidR="00F41B41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9E30DEA" wp14:editId="1D874905">
                      <wp:simplePos x="0" y="0"/>
                      <wp:positionH relativeFrom="column">
                        <wp:posOffset>347270</wp:posOffset>
                      </wp:positionH>
                      <wp:positionV relativeFrom="paragraph">
                        <wp:posOffset>-35860</wp:posOffset>
                      </wp:positionV>
                      <wp:extent cx="220320" cy="203760"/>
                      <wp:effectExtent l="38100" t="38100" r="8890" b="44450"/>
                      <wp:wrapNone/>
                      <wp:docPr id="37" name="Freihand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320" cy="20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1F0339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7" o:spid="_x0000_s1026" type="#_x0000_t75" style="position:absolute;margin-left:27pt;margin-top:-3.15pt;width:18.1pt;height:1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05BB207" wp14:editId="77933409">
                      <wp:simplePos x="0" y="0"/>
                      <wp:positionH relativeFrom="column">
                        <wp:posOffset>105350</wp:posOffset>
                      </wp:positionH>
                      <wp:positionV relativeFrom="paragraph">
                        <wp:posOffset>-43780</wp:posOffset>
                      </wp:positionV>
                      <wp:extent cx="206280" cy="297720"/>
                      <wp:effectExtent l="38100" t="38100" r="41910" b="45720"/>
                      <wp:wrapNone/>
                      <wp:docPr id="35" name="Freihand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280" cy="29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B94EA4" id="Freihand 35" o:spid="_x0000_s1026" type="#_x0000_t75" style="position:absolute;margin-left:7.95pt;margin-top:-3.8pt;width:16.95pt;height:2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">
                      <v:imagedata r:id="rId11" o:title=""/>
                    </v:shape>
                  </w:pict>
                </mc:Fallback>
              </mc:AlternateContent>
            </w:r>
          </w:p>
          <w:p w14:paraId="26E91020" w14:textId="75C83FCD" w:rsidR="00F41B41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E449EC0" wp14:editId="04DC8025">
                      <wp:simplePos x="0" y="0"/>
                      <wp:positionH relativeFrom="column">
                        <wp:posOffset>457430</wp:posOffset>
                      </wp:positionH>
                      <wp:positionV relativeFrom="paragraph">
                        <wp:posOffset>-56680</wp:posOffset>
                      </wp:positionV>
                      <wp:extent cx="502560" cy="136080"/>
                      <wp:effectExtent l="38100" t="38100" r="31115" b="35560"/>
                      <wp:wrapNone/>
                      <wp:docPr id="38" name="Freihand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2560" cy="13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E9C2D6" id="Freihand 38" o:spid="_x0000_s1026" type="#_x0000_t75" style="position:absolute;margin-left:35.65pt;margin-top:-4.8pt;width:40.25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EC9B8F8" wp14:editId="29FAD184">
                      <wp:simplePos x="0" y="0"/>
                      <wp:positionH relativeFrom="column">
                        <wp:posOffset>135590</wp:posOffset>
                      </wp:positionH>
                      <wp:positionV relativeFrom="paragraph">
                        <wp:posOffset>-20680</wp:posOffset>
                      </wp:positionV>
                      <wp:extent cx="286560" cy="90720"/>
                      <wp:effectExtent l="38100" t="38100" r="37465" b="43180"/>
                      <wp:wrapNone/>
                      <wp:docPr id="36" name="Freihand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56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811364" id="Freihand 36" o:spid="_x0000_s1026" type="#_x0000_t75" style="position:absolute;margin-left:10.35pt;margin-top:-2pt;width:23.25pt;height: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">
                      <v:imagedata r:id="rId15" o:title=""/>
                    </v:shape>
                  </w:pict>
                </mc:Fallback>
              </mc:AlternateContent>
            </w:r>
          </w:p>
          <w:p w14:paraId="1AF03DA2" w14:textId="77777777" w:rsidR="00F41B41" w:rsidRDefault="00F41B41" w:rsidP="005A3FF8">
            <w:pPr>
              <w:rPr>
                <w:rFonts w:ascii="Georgia" w:hAnsi="Georgia"/>
                <w:sz w:val="18"/>
              </w:rPr>
            </w:pPr>
          </w:p>
          <w:p w14:paraId="406B03AC" w14:textId="6A522C68" w:rsidR="005A3FF8" w:rsidRDefault="00F41B41" w:rsidP="005A3FF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EB621E8" wp14:editId="66085DE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368635</wp:posOffset>
                      </wp:positionV>
                      <wp:extent cx="360" cy="360"/>
                      <wp:effectExtent l="38100" t="38100" r="38100" b="38100"/>
                      <wp:wrapNone/>
                      <wp:docPr id="19" name="Freihand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D90910" id="Freihand 19" o:spid="_x0000_s1026" type="#_x0000_t75" style="position:absolute;margin-left:50.55pt;margin-top:28.7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TgnDOccBAABqBAAAEAAAAAAAAAAAAAAAAADTAwAAZHJz&#10;L2luay9pbmsxLnhtbFBLAQItABQABgAIAAAAIQCd9F023QAAAAkBAAAPAAAAAAAAAAAAAAAAAMgF&#10;AABkcnMvZG93bnJldi54bWxQSwECLQAUAAYACAAAACEAeRi8nb8AAAAhAQAAGQAAAAAAAAAAAAAA&#10;AADSBgAAZHJzL19yZWxzL2Uyb0RvYy54bWwucmVsc1BLBQYAAAAABgAGAHgBAADIBw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4DCC300" wp14:editId="1ABF33EA">
                      <wp:simplePos x="0" y="0"/>
                      <wp:positionH relativeFrom="column">
                        <wp:posOffset>1164470</wp:posOffset>
                      </wp:positionH>
                      <wp:positionV relativeFrom="paragraph">
                        <wp:posOffset>109435</wp:posOffset>
                      </wp:positionV>
                      <wp:extent cx="360" cy="360"/>
                      <wp:effectExtent l="38100" t="38100" r="38100" b="38100"/>
                      <wp:wrapNone/>
                      <wp:docPr id="18" name="Freihand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CF92FC" id="Freihand 18" o:spid="_x0000_s1026" type="#_x0000_t75" style="position:absolute;margin-left:91.35pt;margin-top:8.2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eNlCdxwEAAGoEAAAQAAAAAAAAAAAAAAAAANMDAABkcnMv&#10;aW5rL2luazEueG1sUEsBAi0AFAAGAAgAAAAhAFDMY/XcAAAACQEAAA8AAAAAAAAAAAAAAAAAyAUA&#10;AGRycy9kb3ducmV2LnhtbFBLAQItABQABgAIAAAAIQB5GLydvwAAACEBAAAZAAAAAAAAAAAAAAAA&#10;ANEGAABkcnMvX3JlbHMvZTJvRG9jLnhtbC5yZWxzUEsFBgAAAAAGAAYAeAEAAMcHAAAAAA=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B9D0ADE" wp14:editId="1EC2FFFB">
                      <wp:simplePos x="0" y="0"/>
                      <wp:positionH relativeFrom="column">
                        <wp:posOffset>943430</wp:posOffset>
                      </wp:positionH>
                      <wp:positionV relativeFrom="paragraph">
                        <wp:posOffset>627835</wp:posOffset>
                      </wp:positionV>
                      <wp:extent cx="360" cy="360"/>
                      <wp:effectExtent l="38100" t="38100" r="38100" b="38100"/>
                      <wp:wrapNone/>
                      <wp:docPr id="16" name="Freihand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2A7DA5" id="Freihand 16" o:spid="_x0000_s1026" type="#_x0000_t75" style="position:absolute;margin-left:73.95pt;margin-top:49.1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8A3ZC8cBAABqBAAAEAAAAAAAAAAAAAAAAADTAwAAZHJz&#10;L2luay9pbmsxLnhtbFBLAQItABQABgAIAAAAIQDqCz9p3QAAAAkBAAAPAAAAAAAAAAAAAAAAAMgF&#10;AABkcnMvZG93bnJldi54bWxQSwECLQAUAAYACAAAACEAeRi8nb8AAAAhAQAAGQAAAAAAAAAAAAAA&#10;AADSBgAAZHJzL19yZWxzL2Uyb0RvYy54bWwucmVsc1BLBQYAAAAABgAGAHgBAADIBwAAAAA=&#10;">
                      <v:imagedata r:id="rId17" o:title=""/>
                    </v:shape>
                  </w:pict>
                </mc:Fallback>
              </mc:AlternateContent>
            </w:r>
            <w:r w:rsidR="00015A27">
              <w:rPr>
                <w:rFonts w:ascii="Georgia" w:hAnsi="Georgia"/>
                <w:sz w:val="18"/>
              </w:rPr>
              <w:t xml:space="preserve">30.05.2022 </w:t>
            </w:r>
            <w:ins w:id="155" w:author="David Döbele" w:date="2022-05-31T19:24:00Z">
              <w:r w:rsidR="00466C4C">
                <w:rPr>
                  <w:rFonts w:ascii="Georgia" w:hAnsi="Georgia"/>
                  <w:sz w:val="18"/>
                </w:rPr>
                <w:t xml:space="preserve">in </w:t>
              </w:r>
            </w:ins>
            <w:r w:rsidR="00015A27">
              <w:rPr>
                <w:rFonts w:ascii="Georgia" w:hAnsi="Georgia"/>
                <w:sz w:val="18"/>
              </w:rPr>
              <w:t>Passau</w:t>
            </w:r>
          </w:p>
        </w:tc>
        <w:tc>
          <w:tcPr>
            <w:tcW w:w="7086" w:type="dxa"/>
            <w:gridSpan w:val="8"/>
            <w:vAlign w:val="bottom"/>
            <w:tcPrChange w:id="156" w:author="David Döbele" w:date="2022-05-31T19:23:00Z">
              <w:tcPr>
                <w:tcW w:w="7082" w:type="dxa"/>
                <w:gridSpan w:val="7"/>
                <w:vAlign w:val="bottom"/>
              </w:tcPr>
            </w:tcPrChange>
          </w:tcPr>
          <w:p w14:paraId="6478BDEA" w14:textId="77777777" w:rsidR="005A3FF8" w:rsidRPr="00C768ED" w:rsidRDefault="005A3FF8" w:rsidP="005A3FF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5370C324" w:rsidR="00723643" w:rsidRPr="0074111D" w:rsidRDefault="00F41B41">
      <w:pPr>
        <w:rPr>
          <w:sz w:val="18"/>
        </w:rPr>
      </w:pPr>
      <w:r>
        <w:rPr>
          <w:noProof/>
          <w:sz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FB2C06" wp14:editId="285AEE69">
                <wp:simplePos x="0" y="0"/>
                <wp:positionH relativeFrom="column">
                  <wp:posOffset>729950</wp:posOffset>
                </wp:positionH>
                <wp:positionV relativeFrom="paragraph">
                  <wp:posOffset>429415</wp:posOffset>
                </wp:positionV>
                <wp:extent cx="360" cy="360"/>
                <wp:effectExtent l="38100" t="38100" r="38100" b="38100"/>
                <wp:wrapNone/>
                <wp:docPr id="17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CDE0F" id="Freihand 17" o:spid="_x0000_s1026" type="#_x0000_t75" style="position:absolute;margin-left:57.15pt;margin-top:33.4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">
                <v:imagedata r:id="rId17" o:title=""/>
              </v:shape>
            </w:pict>
          </mc:Fallback>
        </mc:AlternateContent>
      </w:r>
    </w:p>
    <w:sectPr w:rsidR="00723643" w:rsidRPr="0074111D" w:rsidSect="000B63E2">
      <w:footerReference w:type="even" r:id="rId21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0B3C3" w14:textId="77777777" w:rsidR="007746E1" w:rsidRDefault="007746E1" w:rsidP="00BE053D">
      <w:pPr>
        <w:spacing w:after="0" w:line="240" w:lineRule="auto"/>
      </w:pPr>
      <w:r>
        <w:separator/>
      </w:r>
    </w:p>
  </w:endnote>
  <w:endnote w:type="continuationSeparator" w:id="0">
    <w:p w14:paraId="503A0323" w14:textId="77777777" w:rsidR="007746E1" w:rsidRDefault="007746E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589CF" w14:textId="77777777" w:rsidR="007746E1" w:rsidRDefault="007746E1" w:rsidP="00BE053D">
      <w:pPr>
        <w:spacing w:after="0" w:line="240" w:lineRule="auto"/>
      </w:pPr>
      <w:r>
        <w:separator/>
      </w:r>
    </w:p>
  </w:footnote>
  <w:footnote w:type="continuationSeparator" w:id="0">
    <w:p w14:paraId="54FF058C" w14:textId="77777777" w:rsidR="007746E1" w:rsidRDefault="007746E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60393C"/>
    <w:multiLevelType w:val="hybridMultilevel"/>
    <w:tmpl w:val="FC70E5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F645E"/>
    <w:multiLevelType w:val="hybridMultilevel"/>
    <w:tmpl w:val="A17ED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C3103"/>
    <w:multiLevelType w:val="hybridMultilevel"/>
    <w:tmpl w:val="DA8E28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297AAD56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C83E1A"/>
    <w:multiLevelType w:val="hybridMultilevel"/>
    <w:tmpl w:val="37FE5C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572573">
    <w:abstractNumId w:val="14"/>
  </w:num>
  <w:num w:numId="2" w16cid:durableId="100995254">
    <w:abstractNumId w:val="18"/>
  </w:num>
  <w:num w:numId="3" w16cid:durableId="594441834">
    <w:abstractNumId w:val="21"/>
  </w:num>
  <w:num w:numId="4" w16cid:durableId="1159074983">
    <w:abstractNumId w:val="0"/>
  </w:num>
  <w:num w:numId="5" w16cid:durableId="1196312020">
    <w:abstractNumId w:val="1"/>
  </w:num>
  <w:num w:numId="6" w16cid:durableId="1461218961">
    <w:abstractNumId w:val="2"/>
  </w:num>
  <w:num w:numId="7" w16cid:durableId="855535694">
    <w:abstractNumId w:val="13"/>
  </w:num>
  <w:num w:numId="8" w16cid:durableId="1127773145">
    <w:abstractNumId w:val="24"/>
  </w:num>
  <w:num w:numId="9" w16cid:durableId="38096566">
    <w:abstractNumId w:val="12"/>
  </w:num>
  <w:num w:numId="10" w16cid:durableId="749041389">
    <w:abstractNumId w:val="26"/>
  </w:num>
  <w:num w:numId="11" w16cid:durableId="1690064505">
    <w:abstractNumId w:val="5"/>
  </w:num>
  <w:num w:numId="12" w16cid:durableId="1595243698">
    <w:abstractNumId w:val="6"/>
  </w:num>
  <w:num w:numId="13" w16cid:durableId="1573393745">
    <w:abstractNumId w:val="8"/>
  </w:num>
  <w:num w:numId="14" w16cid:durableId="174459389">
    <w:abstractNumId w:val="9"/>
  </w:num>
  <w:num w:numId="15" w16cid:durableId="1328822807">
    <w:abstractNumId w:val="23"/>
  </w:num>
  <w:num w:numId="16" w16cid:durableId="1611859440">
    <w:abstractNumId w:val="4"/>
  </w:num>
  <w:num w:numId="17" w16cid:durableId="2058429374">
    <w:abstractNumId w:val="16"/>
  </w:num>
  <w:num w:numId="18" w16cid:durableId="431970536">
    <w:abstractNumId w:val="3"/>
  </w:num>
  <w:num w:numId="19" w16cid:durableId="681670107">
    <w:abstractNumId w:val="20"/>
  </w:num>
  <w:num w:numId="20" w16cid:durableId="1077357857">
    <w:abstractNumId w:val="10"/>
  </w:num>
  <w:num w:numId="21" w16cid:durableId="601768581">
    <w:abstractNumId w:val="11"/>
  </w:num>
  <w:num w:numId="22" w16cid:durableId="1138911515">
    <w:abstractNumId w:val="15"/>
  </w:num>
  <w:num w:numId="23" w16cid:durableId="1457986999">
    <w:abstractNumId w:val="7"/>
  </w:num>
  <w:num w:numId="24" w16cid:durableId="1611933049">
    <w:abstractNumId w:val="22"/>
  </w:num>
  <w:num w:numId="25" w16cid:durableId="1345594582">
    <w:abstractNumId w:val="25"/>
  </w:num>
  <w:num w:numId="26" w16cid:durableId="1059786417">
    <w:abstractNumId w:val="17"/>
  </w:num>
  <w:num w:numId="27" w16cid:durableId="285284505">
    <w:abstractNumId w:val="21"/>
  </w:num>
  <w:num w:numId="28" w16cid:durableId="721752559">
    <w:abstractNumId w:val="21"/>
  </w:num>
  <w:num w:numId="29" w16cid:durableId="58800203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A27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372B"/>
    <w:rsid w:val="00116C6E"/>
    <w:rsid w:val="00125CA6"/>
    <w:rsid w:val="00156FC9"/>
    <w:rsid w:val="00162A5A"/>
    <w:rsid w:val="00172867"/>
    <w:rsid w:val="00175B6D"/>
    <w:rsid w:val="001901ED"/>
    <w:rsid w:val="00192B73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1FBE"/>
    <w:rsid w:val="00324BC5"/>
    <w:rsid w:val="00340BAB"/>
    <w:rsid w:val="003418E0"/>
    <w:rsid w:val="00347F8D"/>
    <w:rsid w:val="0036353D"/>
    <w:rsid w:val="00372F7B"/>
    <w:rsid w:val="003733E5"/>
    <w:rsid w:val="00390EA6"/>
    <w:rsid w:val="003D1F58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6C4C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1ECA"/>
    <w:rsid w:val="005716D4"/>
    <w:rsid w:val="00571B60"/>
    <w:rsid w:val="00576CF9"/>
    <w:rsid w:val="00585A4D"/>
    <w:rsid w:val="005A3FF8"/>
    <w:rsid w:val="005D5655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46E1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6DC1"/>
    <w:rsid w:val="008050E4"/>
    <w:rsid w:val="0082257D"/>
    <w:rsid w:val="00853438"/>
    <w:rsid w:val="00861C6F"/>
    <w:rsid w:val="00866846"/>
    <w:rsid w:val="00867532"/>
    <w:rsid w:val="00875DA9"/>
    <w:rsid w:val="00892869"/>
    <w:rsid w:val="00895E38"/>
    <w:rsid w:val="008A782B"/>
    <w:rsid w:val="008B0FC0"/>
    <w:rsid w:val="008C429A"/>
    <w:rsid w:val="008E1F3D"/>
    <w:rsid w:val="009053D7"/>
    <w:rsid w:val="009100F0"/>
    <w:rsid w:val="0091331D"/>
    <w:rsid w:val="0093223C"/>
    <w:rsid w:val="00941A87"/>
    <w:rsid w:val="009501C2"/>
    <w:rsid w:val="009561DE"/>
    <w:rsid w:val="009668B9"/>
    <w:rsid w:val="00976577"/>
    <w:rsid w:val="00985F76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46B3A"/>
    <w:rsid w:val="00A47A5D"/>
    <w:rsid w:val="00A74225"/>
    <w:rsid w:val="00A936D5"/>
    <w:rsid w:val="00AA1EB0"/>
    <w:rsid w:val="00AA2DA3"/>
    <w:rsid w:val="00AA5A9C"/>
    <w:rsid w:val="00AB016A"/>
    <w:rsid w:val="00AB2A5A"/>
    <w:rsid w:val="00AD28F8"/>
    <w:rsid w:val="00AE6506"/>
    <w:rsid w:val="00B0230B"/>
    <w:rsid w:val="00B17D95"/>
    <w:rsid w:val="00B23509"/>
    <w:rsid w:val="00B359DB"/>
    <w:rsid w:val="00B3632B"/>
    <w:rsid w:val="00B409D8"/>
    <w:rsid w:val="00B5178D"/>
    <w:rsid w:val="00B5750D"/>
    <w:rsid w:val="00B67F1F"/>
    <w:rsid w:val="00B701D7"/>
    <w:rsid w:val="00B76CD0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032F"/>
    <w:rsid w:val="00C25387"/>
    <w:rsid w:val="00C54BE3"/>
    <w:rsid w:val="00C57F80"/>
    <w:rsid w:val="00C768ED"/>
    <w:rsid w:val="00C82A8F"/>
    <w:rsid w:val="00C916C2"/>
    <w:rsid w:val="00CA4EA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858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4C27"/>
    <w:rsid w:val="00E13110"/>
    <w:rsid w:val="00E24DF1"/>
    <w:rsid w:val="00E431ED"/>
    <w:rsid w:val="00E64FF5"/>
    <w:rsid w:val="00E907EC"/>
    <w:rsid w:val="00EA5421"/>
    <w:rsid w:val="00EB05BC"/>
    <w:rsid w:val="00EB34FC"/>
    <w:rsid w:val="00EB5816"/>
    <w:rsid w:val="00ED0EA9"/>
    <w:rsid w:val="00EF77DF"/>
    <w:rsid w:val="00F11BEF"/>
    <w:rsid w:val="00F258E7"/>
    <w:rsid w:val="00F31B84"/>
    <w:rsid w:val="00F41B41"/>
    <w:rsid w:val="00F631EC"/>
    <w:rsid w:val="00F64C22"/>
    <w:rsid w:val="00F64FA7"/>
    <w:rsid w:val="00F712CC"/>
    <w:rsid w:val="00F74D19"/>
    <w:rsid w:val="00F80053"/>
    <w:rsid w:val="00FA02C7"/>
    <w:rsid w:val="00FA4186"/>
    <w:rsid w:val="00FC0531"/>
    <w:rsid w:val="00FC13F0"/>
    <w:rsid w:val="00FD0FB7"/>
    <w:rsid w:val="00FE0A8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66C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4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386 1 24575,'0'44'0,"-3"88"0,1-113 0,-1 0 0,0 0 0,-2 0 0,-13 34 0,10-36 0,-1 0 0,-19 27 0,18-29 0,-19 42 0,23-44 0,0 0 0,-1 0 0,-11 16 0,15-25 0,0-1 0,0 1 0,0-1 0,-1 0 0,1 0 0,-1 0 0,0 0 0,1-1 0,-1 0 0,-1 0 0,1 0 0,0 0 0,0 0 0,-9 1 0,11-3 0,1 1 0,-1-1 0,0 0 0,0 0 0,1 0 0,-1-1 0,0 1 0,0 0 0,0-1 0,1 1 0,-1-1 0,0 0 0,1 1 0,-1-1 0,1 0 0,-1 0 0,1 0 0,-1 0 0,1 0 0,0 0 0,-1-1 0,1 1 0,0 0 0,0-1 0,0 1 0,0-1 0,0 1 0,0-1 0,0 1 0,1-1 0,-1 0 0,0-2 0,-3-8 0,0 0 0,1-1 0,-3-19 0,3 13 0,-3-15 0,2-1 0,1 0 0,1 0 0,7-61 0,-5 89 0,1 0 0,1 0 0,0 0 0,0 0 0,0 0 0,1 0 0,0 1 0,0-1 0,0 1 0,1 0 0,0 0 0,0 0 0,1 0 0,0 1 0,0 0 0,0 0 0,0 0 0,1 0 0,0 1 0,0 0 0,0 0 0,0 1 0,1 0 0,-1 0 0,1 0 0,10-2 0,6-2 0,1 1 0,0 0 0,31-2 0,-49 8 0,-1-1 0,1 1 0,-1 0 0,1 0 0,-1 0 0,0 1 0,1 0 0,-1 0 0,1 0 0,-1 1 0,0 0 0,0 0 0,0 0 0,0 0 0,0 1 0,-1 0 0,1 0 0,-1 0 0,0 1 0,0-1 0,5 6 0,8 22 0,4 6 0,-13-27 0,53 67 0,-53-66 0,-1 0 0,0 0 0,-1 1 0,0 0 0,4 15 0,-9-25 0,0 0 0,-1 0 0,1 0 0,-1 0 0,1 1 0,-1-1 0,0 0 0,0 0 0,0 1 0,0-1 0,0 0 0,0 0 0,-1 0 0,1 1 0,-1-1 0,0 0 0,1 0 0,-1 0 0,0 0 0,0 0 0,0 0 0,-1 0 0,1 0 0,0 0 0,-1-1 0,1 1 0,-1 0 0,0-1 0,1 0 0,-1 1 0,0-1 0,0 0 0,0 0 0,0 0 0,-3 1 0,-7 3 0,0-2 0,-1 1 0,1-2 0,0 0 0,-16 1 0,2 0 0,-98 21 0,65-11 0,-114 9 0,152-21-455,1 1 0,-30 8 0,35-6-6371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2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0 827 24575,'1'-7'0,"-1"0"0,2 0 0,-1 0 0,1 0 0,0 1 0,0-1 0,0 0 0,1 1 0,7-11 0,40-55 0,-20 31 0,86-108 0,-96 122 0,35-36 0,3-4 0,39-59 0,-10 15 0,-83 106 0,0 1 0,-1-1 0,0 0 0,0 1 0,0-2 0,-1 1 0,0 0 0,0 0 0,0-1 0,0 1 0,-1-1 0,0 0 0,1-11 0,-2 17 0,0 0 0,-1-1 0,1 1 0,0-1 0,0 1 0,0 0 0,0-1 0,-1 1 0,1-1 0,0 1 0,0 0 0,0-1 0,-1 1 0,1 0 0,0 0 0,-1-1 0,1 1 0,0 0 0,-1-1 0,1 1 0,0 0 0,-1 0 0,1 0 0,-1 0 0,1-1 0,0 1 0,-1 0 0,1 0 0,-1 0 0,1 0 0,-1 0 0,1 0 0,0 0 0,-1 0 0,1 0 0,-1 0 0,1 0 0,-1 0 0,1 0 0,0 1 0,-1-1 0,1 0 0,0 0 0,-1 0 0,1 1 0,-1-1 0,1 0 0,0 0 0,-1 1 0,1-1 0,0 0 0,0 0 0,-1 1 0,-22 16 0,22-17 0,-28 27 0,0 2 0,2 0 0,1 2 0,-40 62 0,58-77 0,0 0 0,-8 23 0,-7 16 0,18-45 0,1 0 0,0 1 0,1-1 0,0 1 0,1-1 0,0 1 0,0 14 0,2 78 0,2-45 0,-2-55 0,0 1 0,0-1 0,0 0 0,1 0 0,-1 0 0,1 0 0,0 0 0,0 0 0,0 0 0,0 0 0,0 0 0,1-1 0,-1 1 0,1 0 0,0-1 0,2 4 0,-2-4 0,0-1 0,0 0 0,0 0 0,0 0 0,0 0 0,0 0 0,0-1 0,0 1 0,0 0 0,0-1 0,0 0 0,1 1 0,-1-1 0,0 0 0,0 0 0,0 0 0,0 0 0,1-1 0,-1 1 0,0-1 0,0 1 0,0-1 0,0 0 0,4-1 0,1-2 0,0 0 0,-1 0 0,1 0 0,-1-1 0,0 0 0,0 0 0,8-10 0,-8 8 0,1 0 0,0 1 0,1-1 0,15-9 0,19-5-1365,-30 15-5461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6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376 80 24575,'0'-1'0,"0"0"0,-1 0 0,1 0 0,-1 0 0,1 0 0,-1 0 0,1 0 0,-1 1 0,1-1 0,-1 0 0,0 0 0,0 1 0,1-1 0,-1 0 0,0 1 0,0-1 0,0 1 0,1-1 0,-1 1 0,0-1 0,0 1 0,0 0 0,0 0 0,0-1 0,0 1 0,0 0 0,0 0 0,0 0 0,-2 0 0,-30 0 0,21 4 0,1 0 0,-1 1 0,1 0 0,0 1 0,0 0 0,0 1 0,1 0 0,0 1 0,-11 11 0,-14 9 0,-2-1 0,17-14 0,1 2 0,0 0 0,1 0 0,-20 24 0,37-38 0,0 0 0,0 0 0,0 0 0,0 0 0,0 0 0,1 0 0,-1 0 0,0 0 0,1 0 0,-1 0 0,0 1 0,1-1 0,-1 0 0,1 0 0,0 1 0,-1-1 0,1 0 0,0 1 0,0-1 0,0 0 0,0 1 0,0-1 0,0 0 0,0 1 0,1-1 0,-1 0 0,0 1 0,1-1 0,-1 0 0,1 0 0,-1 1 0,1-1 0,0 0 0,-1 0 0,1 0 0,0 0 0,0 0 0,0 0 0,0 0 0,0 0 0,0 0 0,0 0 0,0-1 0,0 1 0,0 0 0,0-1 0,1 1 0,-1-1 0,2 1 0,9 4 0,0-2 0,0 1 0,1-2 0,16 2 0,-11-1 0,-8-1 0,19 3 0,56 4 0,-76-9 0,0 0 0,0 0 0,-1-1 0,1-1 0,0 0 0,0 0 0,-1 0 0,1-1 0,-1 0 0,14-8 0,-8 3 0,-3 2 0,0-1 0,0 0 0,-1 0 0,11-11 0,-18 15 0,0-1 0,0 0 0,0 0 0,0 0 0,-1 0 0,0 0 0,0 0 0,0-1 0,0 1 0,0-1 0,-1 0 0,0 1 0,0-1 0,0-8 0,0 9 0,-1 0 0,0-1 0,0 1 0,0 0 0,0-1 0,-1 1 0,0 0 0,0 0 0,0-1 0,0 1 0,-1 0 0,1 0 0,-1 0 0,-3-5 0,3 8 0,1-1 0,-1 0 0,0 0 0,0 1 0,0-1 0,0 1 0,0 0 0,-1 0 0,1 0 0,0 0 0,0 0 0,-1 0 0,1 0 0,-1 1 0,1-1 0,-1 1 0,1 0 0,-1-1 0,1 1 0,-1 0 0,1 1 0,-1-1 0,1 0 0,-1 1 0,1 0 0,-4 0 0,-2 2 0,-1-1 0,1 1 0,0 1 0,0-1 0,-13 9 0,20-11 0,-1 0 0,0 0 0,0 0 0,0 0 0,1 1 0,-1-1 0,1 1 0,-1-1 0,1 1 0,0 0 0,-1-1 0,1 1 0,0 0 0,0 0 0,0 0 0,0 0 0,1 0 0,-1 0 0,0 0 0,1 0 0,0 0 0,-1 0 0,1 1 0,0-1 0,0 0 0,0 0 0,0 0 0,1 3 0,0-3 0,0 0 0,0 0 0,0 0 0,1-1 0,-1 1 0,0 0 0,1-1 0,-1 1 0,1-1 0,0 0 0,-1 0 0,1 1 0,0-1 0,0 0 0,0 0 0,0-1 0,0 1 0,0 0 0,0-1 0,0 1 0,0-1 0,0 1 0,0-1 0,3 0 0,58 1 0,-49-2 0,-6 1 0,-1-1 0,1 0 0,0 0 0,-1-1 0,0 1 0,1-2 0,-1 1 0,0-1 0,0 0 0,0 0 0,9-7 0,-6 2 0,-1 1 0,0-1 0,0-1 0,-1 0 0,-1 0 0,11-16 0,33-37 0,-51 62 0,0 0 0,0 0 0,0 0 0,0 0 0,0 0 0,0 0 0,0 0 0,-1 0 0,1-1 0,0 1 0,0 0 0,0 0 0,0 0 0,0 0 0,0 0 0,0 0 0,0 0 0,0 0 0,0 0 0,0 0 0,0 0 0,0 0 0,0 0 0,0 0 0,0 0 0,0 0 0,0 0 0,0-1 0,0 1 0,0 0 0,0 0 0,0 0 0,0 0 0,0 0 0,0 0 0,0 0 0,0 0 0,0 0 0,0 0 0,0 0 0,0 0 0,0-1 0,0 1 0,0 0 0,0 0 0,0 0 0,0 0 0,0 0 0,0 0 0,0 0 0,-11 6 0,-16 12 0,-13 17 0,21-19 0,1 1 0,-23 27 0,37-39 0,-1 0 0,2 1 0,-1 0 0,1-1 0,0 1 0,0 1 0,0-1 0,1 0 0,0 1 0,1-1 0,-1 1 0,1 0 0,-1 11 0,2-17 0,0 1 0,0 0 0,1-1 0,-1 1 0,0 0 0,0-1 0,1 1 0,-1 0 0,1-1 0,0 1 0,-1-1 0,1 1 0,0-1 0,0 1 0,0-1 0,0 1 0,0-1 0,0 0 0,0 0 0,3 2 0,-2-1 0,1-1 0,0 0 0,-1 1 0,1-1 0,0 0 0,0 0 0,-1-1 0,1 1 0,0-1 0,0 1 0,3-1 0,9-1 0,0 0 0,-1-1 0,27-6 0,-30 6 0,2-2 0,-1 0 0,1 0 0,-1-2 0,0 1 0,0-1 0,0-1 0,-1 0 0,0-1 0,0 0 0,15-16 0,-14 12 0,0-1 0,0-1 0,-2 0 0,0-1 0,0 0 0,-1-1 0,10-24 0,-16 32 0,0-1 0,-1 0 0,0 1 0,0-1 0,1-13 0,-3 20 0,0 0 0,1-1 0,-1 1 0,0 0 0,-1-1 0,1 1 0,0 0 0,-1-1 0,1 1 0,-1 0 0,0 0 0,0 0 0,1 0 0,-2-1 0,1 1 0,0 0 0,0 1 0,-1-1 0,1 0 0,-1 0 0,1 1 0,-1-1 0,0 0 0,1 1 0,-1 0 0,-3-2 0,4 3 0,0-1 0,0 1 0,0 0 0,0 0 0,0 0 0,0 0 0,0 0 0,0 0 0,0 0 0,-1 0 0,1 0 0,0 1 0,0-1 0,0 0 0,0 1 0,0-1 0,0 1 0,0-1 0,0 1 0,0-1 0,1 1 0,-1 0 0,0-1 0,0 1 0,0 0 0,1 0 0,-1-1 0,-1 3 0,-21 31 0,15-20 0,-28 28 0,29-35 0,0 0 0,1 0 0,0 0 0,0 1 0,1-1 0,-1 2 0,2-1 0,-7 16 0,11-23 0,-1 0 0,1 1 0,0-1 0,0 1 0,0-1 0,0 0 0,0 1 0,0-1 0,0 1 0,0-1 0,0 0 0,1 1 0,-1-1 0,1 1 0,-1-1 0,1 0 0,0 0 0,-1 1 0,1-1 0,0 0 0,0 0 0,0 0 0,0 0 0,0 0 0,0 0 0,0 0 0,0 0 0,0 0 0,0 0 0,0-1 0,1 1 0,-1 0 0,0-1 0,1 1 0,-1-1 0,0 0 0,1 1 0,-1-1 0,1 0 0,-1 0 0,2 0 0,10 2 0,-1-1 0,1 0 0,21-2 0,-22 0 0,17-2 0,0-1 0,0-2 0,0-1 0,50-19 0,7-2 0,230-67 0,-296 86 0,-20 9 0,0 0 0,0 0 0,0 0 0,0 0 0,1-1 0,-1 1 0,0 0 0,0 0 0,0 0 0,0-1 0,0 1 0,0 0 0,0 0 0,0 0 0,0 0 0,0-1 0,0 1 0,0 0 0,0 0 0,1 0 0,-2-1 0,1 1 0,0 0 0,0 0 0,0 0 0,0-1 0,0 1 0,0 0 0,0 0 0,0 0 0,0-1 0,0 1 0,0 0 0,0 0 0,0 0 0,-1 0 0,1-1 0,0 1 0,0 0 0,0 0 0,0 0 0,-1 0 0,1 0 0,0-1 0,-2 0 0,-1 1 0,1-1 0,0 0 0,-1 1 0,1-1 0,-1 1 0,1-1 0,-1 1 0,1 0 0,-1 0 0,1 0 0,-5 2 0,0-1 0,0 0 0,1 1 0,-1 0 0,1 0 0,-1 0 0,1 1 0,0 0 0,0 0 0,0 1 0,1 0 0,-1 0 0,1 0 0,0 1 0,-8 7 0,5 0 0,0-1 0,1 1 0,0 0 0,1 0 0,0 1 0,-5 15 0,10-25 1,-1-1-1,1 1 1,-1 0 0,0-1-1,1 1 1,-1-1 0,-1 0-1,1 0 1,0 1-1,0-2 1,-1 1 0,0 0-1,1 0 1,-1-1-1,0 1 1,1-1 0,-1 0-1,-4 1 1,-8 3-7,-1-1 0,-23 3 0,-9 3-1353,34-6-5467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3:33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24575,'404'0'0,"-398"-1"0,0 1 0,0-1 0,0 0 0,-1-1 0,1 1 0,9-5 0,11-3 0,-25 9 0,-1 0 0,0 0 0,0 0 0,0 0 0,1 0 0,-1 0 0,0 0 0,0 0 0,1 0 0,-1 0 0,0 0 0,0 0 0,0 0 0,1 0 0,-1 0 0,0 0 0,0 0 0,0 0 0,1 0 0,-1 0 0,0 0 0,0 1 0,0-1 0,0 0 0,1 0 0,-1 0 0,0 0 0,0 0 0,0 1 0,0-1 0,1 0 0,-1 0 0,0 0 0,0 0 0,0 1 0,0-1 0,0 0 0,0 0 0,0 0 0,0 1 0,-1 12 0,-8 14 0,9-25 0,-30 57 0,23-49 0,2 0 0,-1 0 0,1 1 0,1 0 0,0 0 0,0 0 0,-3 22 0,6-32 0,1 0 0,0 1 0,0-1 0,0 1 0,0-1 0,0 1 0,0-1 0,0 1 0,0-1 0,0 1 0,1-1 0,-1 1 0,1-1 0,-1 0 0,1 1 0,0-1 0,-1 0 0,1 1 0,0-1 0,0 0 0,0 0 0,0 0 0,0 0 0,0 0 0,2 2 0,-1-3 0,0 1 0,0 0 0,0-1 0,1 1 0,-1-1 0,0 0 0,0 0 0,0 0 0,1 0 0,-1 0 0,0 0 0,0-1 0,0 1 0,5-2 0,4-2 0,0-1 0,0 0 0,0 0 0,-1-1 0,11-7 0,8-9 0,0-1 0,-1-2 0,42-47 0,-67 68 0,18-16 0,-14 22 0,-2 15 0,-6 31 0,0-36 0,1-1 0,0 1 0,1-1 0,0 1 0,6 21 0,-7-32 0,0 0 0,0 0 0,0-1 0,0 1 0,1 0 0,-1 0 0,0-1 0,1 1 0,-1 0 0,0-1 0,1 1 0,-1 0 0,1-1 0,-1 1 0,1 0 0,-1-1 0,1 1 0,0-1 0,-1 1 0,1-1 0,0 1 0,0-1 0,0 0 0,-1 0 0,1 0 0,-1 0 0,1-1 0,-1 1 0,1 0 0,-1 0 0,1-1 0,-1 1 0,1 0 0,-1-1 0,1 1 0,-1 0 0,1-1 0,-1 1 0,0-1 0,1 1 0,-1-1 0,0 1 0,1-1 0,-1 1 0,0-1 0,12-35 0,-9 3-85,-3 25-32,0 0 1,1 0 0,0 0-1,0 0 1,1 1 0,0-1-1,0 0 1,1 1 0,0-1-1,6-9 1,-2 6-6710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43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7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4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30T10:12:34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24575,'0'-1'-8191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2842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dcterms:created xsi:type="dcterms:W3CDTF">2022-05-30T10:15:00Z</dcterms:created>
  <dcterms:modified xsi:type="dcterms:W3CDTF">2022-05-31T17:24:00Z</dcterms:modified>
</cp:coreProperties>
</file>