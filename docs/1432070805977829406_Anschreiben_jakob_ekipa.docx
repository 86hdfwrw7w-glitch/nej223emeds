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E6154E" w:rsidRDefault="00CE1126" w:rsidP="00A156B9">
      <w:pPr>
        <w:jc w:val="right"/>
        <w:rPr>
          <w:rFonts w:ascii="Arial" w:hAnsi="Arial" w:cs="Arial"/>
          <w:sz w:val="21"/>
          <w:szCs w:val="21"/>
        </w:rPr>
      </w:pPr>
      <w:r w:rsidRPr="00E6154E">
        <w:rPr>
          <w:rFonts w:ascii="Arial" w:hAnsi="Arial" w:cs="Arial"/>
          <w:sz w:val="21"/>
          <w:szCs w:val="21"/>
        </w:rPr>
        <w:t>Jakob Gläser</w:t>
      </w:r>
    </w:p>
    <w:p w14:paraId="30DCE4AD" w14:textId="78BDA0BD" w:rsidR="004A6740" w:rsidRPr="00E6154E" w:rsidRDefault="00CE1126" w:rsidP="00A156B9">
      <w:pPr>
        <w:jc w:val="right"/>
        <w:rPr>
          <w:rFonts w:ascii="Arial" w:hAnsi="Arial" w:cs="Arial"/>
          <w:sz w:val="21"/>
          <w:szCs w:val="21"/>
        </w:rPr>
      </w:pPr>
      <w:r w:rsidRPr="00E6154E">
        <w:rPr>
          <w:rFonts w:ascii="Arial" w:hAnsi="Arial" w:cs="Arial"/>
          <w:sz w:val="21"/>
          <w:szCs w:val="21"/>
        </w:rPr>
        <w:t>Rödelheimer Landstraße 168</w:t>
      </w:r>
    </w:p>
    <w:p w14:paraId="253D9332" w14:textId="42E27F11" w:rsidR="001E6FC7" w:rsidRPr="00E6154E" w:rsidRDefault="00CE1126" w:rsidP="00A156B9">
      <w:pPr>
        <w:jc w:val="right"/>
        <w:rPr>
          <w:rFonts w:ascii="Arial" w:hAnsi="Arial" w:cs="Arial"/>
          <w:sz w:val="21"/>
          <w:szCs w:val="21"/>
        </w:rPr>
      </w:pPr>
      <w:r w:rsidRPr="00E6154E">
        <w:rPr>
          <w:rFonts w:ascii="Arial" w:hAnsi="Arial" w:cs="Arial"/>
          <w:sz w:val="21"/>
          <w:szCs w:val="21"/>
        </w:rPr>
        <w:t>60489 Frankfurt</w:t>
      </w:r>
      <w:r w:rsidR="00BF6804" w:rsidRPr="009F0614">
        <w:rPr>
          <w:rFonts w:ascii="Arial" w:hAnsi="Arial" w:cs="Arial"/>
          <w:sz w:val="21"/>
          <w:szCs w:val="21"/>
        </w:rPr>
        <w:t xml:space="preserve"> am Main</w:t>
      </w:r>
    </w:p>
    <w:p w14:paraId="26454FCC" w14:textId="1F5F58F7" w:rsidR="00C20EE7" w:rsidRPr="00E6154E" w:rsidRDefault="00CE1126" w:rsidP="00DF3E8D">
      <w:pPr>
        <w:jc w:val="right"/>
        <w:rPr>
          <w:rFonts w:ascii="Arial" w:hAnsi="Arial" w:cs="Arial"/>
          <w:sz w:val="21"/>
          <w:szCs w:val="21"/>
          <w:lang w:val="en-US"/>
        </w:rPr>
      </w:pPr>
      <w:r w:rsidRPr="00E6154E">
        <w:rPr>
          <w:rFonts w:ascii="Arial" w:hAnsi="Arial" w:cs="Arial"/>
          <w:sz w:val="21"/>
          <w:szCs w:val="21"/>
        </w:rPr>
        <w:t xml:space="preserve"> </w:t>
      </w:r>
      <w:r w:rsidR="00C20EE7" w:rsidRPr="00E6154E">
        <w:rPr>
          <w:rFonts w:ascii="Arial" w:hAnsi="Arial" w:cs="Arial"/>
          <w:sz w:val="21"/>
          <w:szCs w:val="21"/>
          <w:lang w:val="en-US"/>
        </w:rPr>
        <w:t>jakobglaeser2006@gmail.com</w:t>
      </w:r>
    </w:p>
    <w:p w14:paraId="267B6CC3" w14:textId="3F74EC19" w:rsidR="001E6FC7" w:rsidRPr="00E6154E" w:rsidRDefault="00CE1126" w:rsidP="00BB2078">
      <w:pPr>
        <w:jc w:val="right"/>
        <w:rPr>
          <w:rFonts w:ascii="Arial" w:hAnsi="Arial" w:cs="Arial"/>
          <w:sz w:val="21"/>
          <w:szCs w:val="21"/>
          <w:lang w:val="en-GB"/>
        </w:rPr>
      </w:pPr>
      <w:r w:rsidRPr="00E6154E">
        <w:rPr>
          <w:rFonts w:ascii="Arial" w:hAnsi="Arial" w:cs="Arial"/>
          <w:sz w:val="21"/>
          <w:szCs w:val="21"/>
          <w:lang w:val="en-US"/>
        </w:rPr>
        <w:t xml:space="preserve"> </w:t>
      </w:r>
      <w:r w:rsidRPr="00E6154E">
        <w:rPr>
          <w:rFonts w:ascii="Arial" w:hAnsi="Arial" w:cs="Arial"/>
          <w:sz w:val="21"/>
          <w:szCs w:val="21"/>
          <w:lang w:val="en-GB"/>
        </w:rPr>
        <w:t>+49 15566932749</w:t>
      </w:r>
    </w:p>
    <w:p w14:paraId="20A69D4D" w14:textId="22F436F5" w:rsidR="007F63A0" w:rsidRPr="001055AD" w:rsidRDefault="001055AD">
      <w:pPr>
        <w:rPr>
          <w:rFonts w:ascii="Arial" w:hAnsi="Arial" w:cs="Arial"/>
          <w:sz w:val="21"/>
          <w:szCs w:val="21"/>
          <w:highlight w:val="yellow"/>
          <w:lang w:val="en-GB"/>
        </w:rPr>
      </w:pPr>
      <w:r>
        <w:rPr>
          <w:rFonts w:ascii="Arial" w:hAnsi="Arial" w:cs="Arial"/>
          <w:sz w:val="21"/>
          <w:szCs w:val="21"/>
          <w:highlight w:val="yellow"/>
          <w:lang w:val="en-GB"/>
        </w:rPr>
        <w:t>ekipa GmbH</w:t>
      </w:r>
    </w:p>
    <w:p w14:paraId="1A7FE23E" w14:textId="38856CF5" w:rsidR="007F63A0" w:rsidRPr="001055AD" w:rsidRDefault="001055AD">
      <w:pPr>
        <w:rPr>
          <w:rFonts w:ascii="Arial" w:hAnsi="Arial" w:cs="Arial"/>
          <w:sz w:val="21"/>
          <w:szCs w:val="21"/>
          <w:highlight w:val="yellow"/>
        </w:rPr>
      </w:pPr>
      <w:r w:rsidRPr="001055AD">
        <w:rPr>
          <w:rFonts w:ascii="Arial" w:hAnsi="Arial" w:cs="Arial"/>
          <w:sz w:val="21"/>
          <w:szCs w:val="21"/>
          <w:highlight w:val="yellow"/>
        </w:rPr>
        <w:t>Münchener Straße 41</w:t>
      </w:r>
    </w:p>
    <w:p w14:paraId="008F69E9" w14:textId="5C885F75" w:rsidR="007F63A0" w:rsidRPr="00E6154E" w:rsidRDefault="007F63A0" w:rsidP="007F63A0">
      <w:pPr>
        <w:rPr>
          <w:rFonts w:ascii="Arial" w:hAnsi="Arial" w:cs="Arial"/>
          <w:sz w:val="21"/>
          <w:szCs w:val="21"/>
        </w:rPr>
      </w:pPr>
      <w:r w:rsidRPr="001055AD">
        <w:rPr>
          <w:rFonts w:ascii="Arial" w:hAnsi="Arial" w:cs="Arial"/>
          <w:sz w:val="21"/>
          <w:szCs w:val="21"/>
          <w:highlight w:val="yellow"/>
        </w:rPr>
        <w:t>60</w:t>
      </w:r>
      <w:r w:rsidR="001055AD">
        <w:rPr>
          <w:rFonts w:ascii="Arial" w:hAnsi="Arial" w:cs="Arial"/>
          <w:sz w:val="21"/>
          <w:szCs w:val="21"/>
          <w:highlight w:val="yellow"/>
        </w:rPr>
        <w:t>329</w:t>
      </w:r>
      <w:r w:rsidRPr="001055AD">
        <w:rPr>
          <w:rFonts w:ascii="Arial" w:hAnsi="Arial" w:cs="Arial"/>
          <w:sz w:val="21"/>
          <w:szCs w:val="21"/>
          <w:highlight w:val="yellow"/>
        </w:rPr>
        <w:t xml:space="preserve"> Frankfurt am Main</w:t>
      </w:r>
    </w:p>
    <w:p w14:paraId="209AA189" w14:textId="3EB31955" w:rsidR="001E6FC7" w:rsidRPr="00E6154E" w:rsidRDefault="00A77761" w:rsidP="008F7948">
      <w:pPr>
        <w:ind w:left="708" w:firstLine="708"/>
        <w:jc w:val="right"/>
        <w:rPr>
          <w:rFonts w:ascii="Arial" w:hAnsi="Arial" w:cs="Arial"/>
          <w:sz w:val="21"/>
          <w:szCs w:val="21"/>
        </w:rPr>
      </w:pPr>
      <w:r w:rsidRPr="00E6154E">
        <w:rPr>
          <w:rFonts w:ascii="Arial" w:hAnsi="Arial" w:cs="Arial"/>
          <w:sz w:val="21"/>
          <w:szCs w:val="21"/>
        </w:rPr>
        <w:t>Frankfurt am Main</w:t>
      </w:r>
      <w:r w:rsidR="00C4564A" w:rsidRPr="00E6154E">
        <w:rPr>
          <w:rFonts w:ascii="Arial" w:hAnsi="Arial" w:cs="Arial"/>
          <w:sz w:val="21"/>
          <w:szCs w:val="21"/>
        </w:rPr>
        <w:t>,</w:t>
      </w:r>
      <w:r w:rsidR="003F2482" w:rsidRPr="00E6154E">
        <w:rPr>
          <w:rFonts w:ascii="Arial" w:hAnsi="Arial" w:cs="Arial"/>
          <w:sz w:val="21"/>
          <w:szCs w:val="21"/>
        </w:rPr>
        <w:t xml:space="preserve"> </w:t>
      </w:r>
      <w:r w:rsidR="0062097A" w:rsidRPr="00E6154E">
        <w:rPr>
          <w:rFonts w:ascii="Arial" w:hAnsi="Arial" w:cs="Arial"/>
          <w:sz w:val="21"/>
          <w:szCs w:val="21"/>
        </w:rPr>
        <w:t>22</w:t>
      </w:r>
      <w:r w:rsidR="00EF1AC1" w:rsidRPr="00E6154E">
        <w:rPr>
          <w:rFonts w:ascii="Arial" w:hAnsi="Arial" w:cs="Arial"/>
          <w:sz w:val="21"/>
          <w:szCs w:val="21"/>
        </w:rPr>
        <w:t>.10.2025</w:t>
      </w:r>
    </w:p>
    <w:p w14:paraId="6733C954" w14:textId="77777777" w:rsidR="001E6FC7" w:rsidRPr="00E6154E" w:rsidRDefault="001E6FC7" w:rsidP="00BE31E4">
      <w:pPr>
        <w:rPr>
          <w:rFonts w:ascii="Arial" w:hAnsi="Arial" w:cs="Arial"/>
          <w:sz w:val="21"/>
          <w:szCs w:val="21"/>
        </w:rPr>
      </w:pPr>
    </w:p>
    <w:p w14:paraId="47B8567A" w14:textId="5CEFDF13" w:rsidR="007F63A0" w:rsidRPr="00E6154E" w:rsidRDefault="007F63A0" w:rsidP="00BE31E4">
      <w:pPr>
        <w:rPr>
          <w:rFonts w:ascii="Arial" w:hAnsi="Arial" w:cs="Arial"/>
          <w:b/>
          <w:bCs/>
          <w:sz w:val="21"/>
          <w:szCs w:val="21"/>
        </w:rPr>
      </w:pPr>
      <w:r w:rsidRPr="00E6154E">
        <w:rPr>
          <w:rFonts w:ascii="Arial" w:hAnsi="Arial" w:cs="Arial"/>
          <w:b/>
          <w:bCs/>
          <w:sz w:val="21"/>
          <w:szCs w:val="21"/>
        </w:rPr>
        <w:t>Bewerbung um ein</w:t>
      </w:r>
      <w:r w:rsidR="002A5DCC" w:rsidRPr="00E6154E">
        <w:rPr>
          <w:rFonts w:ascii="Arial" w:hAnsi="Arial" w:cs="Arial"/>
          <w:b/>
          <w:bCs/>
          <w:sz w:val="21"/>
          <w:szCs w:val="21"/>
        </w:rPr>
        <w:t xml:space="preserve"> Pr</w:t>
      </w:r>
      <w:r w:rsidR="004729B6" w:rsidRPr="00E6154E">
        <w:rPr>
          <w:rFonts w:ascii="Arial" w:hAnsi="Arial" w:cs="Arial"/>
          <w:b/>
          <w:bCs/>
          <w:sz w:val="21"/>
          <w:szCs w:val="21"/>
        </w:rPr>
        <w:t xml:space="preserve">aktikum bei ekipa </w:t>
      </w:r>
      <w:r w:rsidRPr="00E6154E">
        <w:rPr>
          <w:rFonts w:ascii="Arial" w:hAnsi="Arial" w:cs="Arial"/>
          <w:b/>
          <w:bCs/>
          <w:sz w:val="21"/>
          <w:szCs w:val="21"/>
        </w:rPr>
        <w:t>Frankfurt</w:t>
      </w:r>
      <w:r w:rsidR="00B9081C" w:rsidRPr="00E6154E">
        <w:rPr>
          <w:rFonts w:ascii="Arial" w:hAnsi="Arial" w:cs="Arial"/>
          <w:b/>
          <w:bCs/>
          <w:sz w:val="21"/>
          <w:szCs w:val="21"/>
        </w:rPr>
        <w:t xml:space="preserve"> </w:t>
      </w:r>
      <w:r w:rsidR="00E6154E" w:rsidRPr="00E6154E">
        <w:rPr>
          <w:rFonts w:ascii="Arial" w:hAnsi="Arial" w:cs="Arial"/>
          <w:b/>
          <w:bCs/>
          <w:sz w:val="21"/>
          <w:szCs w:val="21"/>
        </w:rPr>
        <w:t xml:space="preserve">am Main </w:t>
      </w:r>
    </w:p>
    <w:p w14:paraId="2465E50E" w14:textId="77777777" w:rsidR="007F63A0" w:rsidRPr="00E6154E" w:rsidRDefault="007F63A0" w:rsidP="00BE31E4">
      <w:pPr>
        <w:rPr>
          <w:rFonts w:ascii="Arial" w:hAnsi="Arial" w:cs="Arial"/>
          <w:b/>
          <w:bCs/>
          <w:sz w:val="21"/>
          <w:szCs w:val="21"/>
        </w:rPr>
      </w:pPr>
    </w:p>
    <w:p w14:paraId="340F8996" w14:textId="59CB8D44" w:rsidR="00BE31E4" w:rsidRPr="00E6154E" w:rsidRDefault="00BE31E4" w:rsidP="00BE31E4">
      <w:pPr>
        <w:rPr>
          <w:rFonts w:ascii="Arial" w:hAnsi="Arial" w:cs="Arial"/>
          <w:sz w:val="21"/>
          <w:szCs w:val="21"/>
        </w:rPr>
      </w:pPr>
      <w:r w:rsidRPr="00E6154E">
        <w:rPr>
          <w:rFonts w:ascii="Arial" w:hAnsi="Arial" w:cs="Arial"/>
          <w:sz w:val="21"/>
          <w:szCs w:val="21"/>
        </w:rPr>
        <w:t>Sehr geehrte</w:t>
      </w:r>
      <w:r w:rsidR="00B9081C" w:rsidRPr="00E6154E">
        <w:rPr>
          <w:rFonts w:ascii="Arial" w:hAnsi="Arial" w:cs="Arial"/>
          <w:sz w:val="21"/>
          <w:szCs w:val="21"/>
        </w:rPr>
        <w:t xml:space="preserve"> Damen und Herren</w:t>
      </w:r>
      <w:r w:rsidRPr="00E6154E">
        <w:rPr>
          <w:rFonts w:ascii="Arial" w:hAnsi="Arial" w:cs="Arial"/>
          <w:sz w:val="21"/>
          <w:szCs w:val="21"/>
        </w:rPr>
        <w:t>,</w:t>
      </w:r>
    </w:p>
    <w:p w14:paraId="347E39EA" w14:textId="77777777" w:rsidR="00B9081C" w:rsidRPr="00E6154E" w:rsidRDefault="00B9081C" w:rsidP="00BE31E4">
      <w:pPr>
        <w:rPr>
          <w:rFonts w:ascii="Arial" w:hAnsi="Arial" w:cs="Arial"/>
          <w:sz w:val="21"/>
          <w:szCs w:val="21"/>
        </w:rPr>
      </w:pPr>
    </w:p>
    <w:p w14:paraId="1123F709" w14:textId="0EC90EDA" w:rsidR="00BF6804" w:rsidRPr="00E6154E" w:rsidRDefault="00BF6804" w:rsidP="001055AD">
      <w:pPr>
        <w:jc w:val="both"/>
        <w:rPr>
          <w:rFonts w:ascii="Arial" w:hAnsi="Arial" w:cs="Arial"/>
          <w:sz w:val="21"/>
          <w:szCs w:val="21"/>
        </w:rPr>
      </w:pPr>
      <w:r w:rsidRPr="00E6154E">
        <w:rPr>
          <w:rFonts w:ascii="Arial" w:hAnsi="Arial" w:cs="Arial"/>
          <w:sz w:val="21"/>
          <w:szCs w:val="21"/>
        </w:rPr>
        <w:t>meine Hauptmotivation, mich bei ekipa zu bewerben, ist die Möglichkeit, in einem dynamischen Startup von Anfang an Verantwortung zu übernehmen und gleichzeitig tief in den Innovationsalltag einzutauchen. Bei ekipa kann ich praxisnah lernen, wie Projekte in einem agilen Umfeld gesteuert, koordiniert und umgesetzt werden. Zudem reizt mich ekipas Ansatz, Unternehmen, Startups und Studierende zu verbinden. Ich finde es faszinierend, wie durch diese Zusammenarbeit neue Perspektiven entstehen, und möchte Teil dieses Netzwerks werden, um aktiv Brücken zwischen innovativen Ideen und realen Marktbedürfnissen zu schlagen.</w:t>
      </w:r>
      <w:ins w:id="0" w:author="David Döbele" w:date="2025-10-26T19:16:00Z" w16du:dateUtc="2025-10-26T18:16:00Z">
        <w:r w:rsidR="00A46E28">
          <w:rPr>
            <w:rFonts w:ascii="Arial" w:hAnsi="Arial" w:cs="Arial"/>
            <w:sz w:val="21"/>
            <w:szCs w:val="21"/>
          </w:rPr>
          <w:t xml:space="preserve"> Daher bewerbe ich mich bei Ihnen um ein Praktikum ab dem Anfang Dezember 2025. </w:t>
        </w:r>
      </w:ins>
    </w:p>
    <w:p w14:paraId="2BC8CC51" w14:textId="77777777" w:rsidR="00BF6804" w:rsidRPr="00E6154E" w:rsidRDefault="00BF6804" w:rsidP="001055AD">
      <w:pPr>
        <w:jc w:val="both"/>
        <w:rPr>
          <w:rFonts w:ascii="Arial" w:hAnsi="Arial" w:cs="Arial"/>
          <w:sz w:val="21"/>
          <w:szCs w:val="21"/>
        </w:rPr>
      </w:pPr>
    </w:p>
    <w:p w14:paraId="5153142B" w14:textId="2EAB20B4" w:rsidR="00BF6804" w:rsidRPr="00E6154E" w:rsidRDefault="00BF6804" w:rsidP="001055AD">
      <w:pPr>
        <w:jc w:val="both"/>
        <w:rPr>
          <w:rFonts w:ascii="Arial" w:hAnsi="Arial" w:cs="Arial"/>
          <w:sz w:val="21"/>
          <w:szCs w:val="21"/>
        </w:rPr>
      </w:pPr>
      <w:r w:rsidRPr="00E6154E">
        <w:rPr>
          <w:rFonts w:ascii="Arial" w:hAnsi="Arial" w:cs="Arial"/>
          <w:sz w:val="21"/>
          <w:szCs w:val="21"/>
        </w:rPr>
        <w:t xml:space="preserve">Ich bringe ausgeprägte analytische und organisatorische Stärken sowie Führungserfahrung mit, welche sich in meinen Noten widerspiegeln und von denen ekipa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VWL/Mathematik komplexe Sachverhalte verständlich vermittelt. </w:t>
      </w:r>
      <w:ins w:id="1" w:author="David Döbele" w:date="2025-10-26T19:17:00Z" w16du:dateUtc="2025-10-26T18:17:00Z">
        <w:r w:rsidR="00926E96">
          <w:rPr>
            <w:rFonts w:ascii="Arial" w:hAnsi="Arial" w:cs="Arial"/>
            <w:sz w:val="21"/>
            <w:szCs w:val="21"/>
          </w:rPr>
          <w:t xml:space="preserve">Diese finanzwirtschaftliche Verständnis baue ich aktuell in meinem Studium an der Goethe Uni Frankfurt weiter aus. </w:t>
        </w:r>
      </w:ins>
      <w:r w:rsidRPr="00E6154E">
        <w:rPr>
          <w:rFonts w:ascii="Arial" w:hAnsi="Arial" w:cs="Arial"/>
          <w:sz w:val="21"/>
          <w:szCs w:val="21"/>
        </w:rPr>
        <w:t xml:space="preserve">Technisch arbeite ich sicher mit MS Office und verfüge über Kenntnisse in Python, HTML und SQL. Dies sind Fähigkeiten, die ich gern in Analysen und Modellierungen für </w:t>
      </w:r>
      <w:r w:rsidR="00E6154E" w:rsidRPr="00E6154E">
        <w:rPr>
          <w:rFonts w:ascii="Arial" w:hAnsi="Arial" w:cs="Arial"/>
          <w:sz w:val="21"/>
          <w:szCs w:val="21"/>
        </w:rPr>
        <w:t>Ihre</w:t>
      </w:r>
      <w:r w:rsidRPr="00E6154E">
        <w:rPr>
          <w:rFonts w:ascii="Arial" w:hAnsi="Arial" w:cs="Arial"/>
          <w:sz w:val="21"/>
          <w:szCs w:val="21"/>
        </w:rPr>
        <w:t xml:space="preserve"> Projekte einbringe.</w:t>
      </w:r>
    </w:p>
    <w:p w14:paraId="7B39A02A" w14:textId="77777777" w:rsidR="00BF6804" w:rsidRPr="00E6154E" w:rsidRDefault="00BF6804" w:rsidP="001055AD">
      <w:pPr>
        <w:jc w:val="both"/>
        <w:rPr>
          <w:rFonts w:ascii="Arial" w:hAnsi="Arial" w:cs="Arial"/>
          <w:sz w:val="21"/>
          <w:szCs w:val="21"/>
        </w:rPr>
      </w:pPr>
    </w:p>
    <w:p w14:paraId="6CC276B2" w14:textId="77777777" w:rsidR="00BF6804" w:rsidRPr="00E6154E" w:rsidRDefault="00BF6804" w:rsidP="001055AD">
      <w:pPr>
        <w:jc w:val="both"/>
        <w:rPr>
          <w:rFonts w:ascii="Arial" w:hAnsi="Arial" w:cs="Arial"/>
          <w:sz w:val="21"/>
          <w:szCs w:val="21"/>
        </w:rPr>
      </w:pPr>
      <w:r w:rsidRPr="00E6154E">
        <w:rPr>
          <w:rFonts w:ascii="Arial" w:hAnsi="Arial" w:cs="Arial"/>
          <w:sz w:val="21"/>
          <w:szCs w:val="21"/>
        </w:rPr>
        <w:t>Bei meiner Recherche hat mich besonders beeindruckt, wie ekipa Projekte skaliert: Sie kombinieren wissenschaftlich fundierte Methoden mit einem breiten Netzwerk aus Unternehmen, Startups und Forschungseinrichtungen und haben damit bereits zahlreiche Programme und Challenge-Formate (u. a. Nachhaltigkeits-/SDG-orientierte Initiativen wie INNOVATE2030) umgesetzt. Diese Ausrichtung passt zu meinem Wunsch, an Lösungen zu arbeiten, die ökonomischen Nutzen und gesellschaftlichen Impact verbinden. Ich habe zudem wahrgenommen, dass ekipa experimentierfreudige Arbeitsformen (z. B. Pilotprojekte zur Vier-Tage-Woche) pflegt, was mir eine Kultur signalisiert, die Platz für kreative, nachhaltige Arbeitsweisen lässt.</w:t>
      </w:r>
    </w:p>
    <w:p w14:paraId="7B508C36" w14:textId="77777777" w:rsidR="00BF6804" w:rsidRPr="00E6154E" w:rsidRDefault="00BF6804" w:rsidP="001055AD">
      <w:pPr>
        <w:jc w:val="both"/>
        <w:rPr>
          <w:rFonts w:ascii="Arial" w:hAnsi="Arial" w:cs="Arial"/>
          <w:sz w:val="21"/>
          <w:szCs w:val="21"/>
        </w:rPr>
      </w:pPr>
    </w:p>
    <w:p w14:paraId="44BD34A9" w14:textId="181F9E11" w:rsidR="00BF6804" w:rsidRPr="00E6154E" w:rsidRDefault="00BF6804" w:rsidP="00BF6804">
      <w:pPr>
        <w:jc w:val="both"/>
        <w:rPr>
          <w:rFonts w:ascii="Arial" w:hAnsi="Arial" w:cs="Arial"/>
          <w:sz w:val="21"/>
          <w:szCs w:val="21"/>
        </w:rPr>
      </w:pPr>
      <w:r w:rsidRPr="00E6154E">
        <w:rPr>
          <w:rFonts w:ascii="Arial" w:hAnsi="Arial" w:cs="Arial"/>
          <w:sz w:val="21"/>
          <w:szCs w:val="21"/>
        </w:rPr>
        <w:t>Abschließend bringe ich Führungserfahrung in kleinen Teams, analytische Sorgfalt, praktische Prozessoptimierungserfahrung und die Fähigkeit, komplexe Inhalte verständlich zu vermitteln, mit, um ekipa sofort zu unterstützen. Als Praktikant erhoffe ich mir bereits früh, in das Eventmanagement eingebunden zu sein und die Ideenentwicklung bis hin zu umsetzbaren Lösungen aktiv zu begleiten. Ich freue mich darauf, meine Kompetenzen einzubringen und gemeinsam mit ekipas Teams wirkungsvolle Projektlösungen zu entwickeln.</w:t>
      </w:r>
    </w:p>
    <w:p w14:paraId="18D67825" w14:textId="77777777" w:rsidR="00BE31E4" w:rsidRPr="00E6154E" w:rsidRDefault="00BE31E4" w:rsidP="00BE31E4">
      <w:pPr>
        <w:rPr>
          <w:rFonts w:ascii="Arial" w:hAnsi="Arial" w:cs="Arial"/>
          <w:sz w:val="21"/>
          <w:szCs w:val="21"/>
        </w:rPr>
      </w:pPr>
    </w:p>
    <w:p w14:paraId="70520E25" w14:textId="2E40F473" w:rsidR="00A77761" w:rsidRPr="001055AD" w:rsidRDefault="005C79D3" w:rsidP="00A77761">
      <w:pPr>
        <w:rPr>
          <w:rFonts w:ascii="Arial" w:hAnsi="Arial" w:cs="Arial"/>
          <w:sz w:val="21"/>
          <w:szCs w:val="21"/>
        </w:rPr>
      </w:pPr>
      <w:r w:rsidRPr="001055AD">
        <w:rPr>
          <w:rFonts w:ascii="Arial" w:hAnsi="Arial" w:cs="Arial"/>
          <w:noProof/>
          <w:sz w:val="21"/>
          <w:szCs w:val="21"/>
        </w:rPr>
        <w:drawing>
          <wp:anchor distT="0" distB="0" distL="114300" distR="114300" simplePos="0" relativeHeight="251658240" behindDoc="1" locked="0" layoutInCell="1" allowOverlap="1" wp14:anchorId="4AFF0390" wp14:editId="44B3A061">
            <wp:simplePos x="0" y="0"/>
            <wp:positionH relativeFrom="margin">
              <wp:posOffset>228600</wp:posOffset>
            </wp:positionH>
            <wp:positionV relativeFrom="paragraph">
              <wp:posOffset>155575</wp:posOffset>
            </wp:positionV>
            <wp:extent cx="679694" cy="1104900"/>
            <wp:effectExtent l="0" t="0" r="635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9694"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E6154E">
        <w:rPr>
          <w:rFonts w:ascii="Arial" w:hAnsi="Arial" w:cs="Arial"/>
          <w:sz w:val="21"/>
          <w:szCs w:val="21"/>
        </w:rPr>
        <w:t>Mit freundlichen Grüßen</w:t>
      </w:r>
      <w:r w:rsidR="00BE31E4" w:rsidRPr="00E6154E">
        <w:rPr>
          <w:rFonts w:ascii="Arial" w:hAnsi="Arial" w:cs="Arial"/>
          <w:sz w:val="21"/>
          <w:szCs w:val="21"/>
        </w:rPr>
        <w:br/>
      </w:r>
    </w:p>
    <w:p w14:paraId="71D53436" w14:textId="7D407E79" w:rsidR="003328F3" w:rsidRPr="00E6154E" w:rsidRDefault="003328F3" w:rsidP="00BB2078">
      <w:pPr>
        <w:rPr>
          <w:rFonts w:ascii="Arial" w:hAnsi="Arial" w:cs="Arial"/>
          <w:sz w:val="21"/>
          <w:szCs w:val="21"/>
        </w:rPr>
      </w:pPr>
    </w:p>
    <w:sectPr w:rsidR="003328F3" w:rsidRPr="00E6154E" w:rsidSect="00E6154E">
      <w:pgSz w:w="11900" w:h="16840"/>
      <w:pgMar w:top="1418"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A4A8" w14:textId="77777777" w:rsidR="00640F68" w:rsidRDefault="00640F68" w:rsidP="00A156B9">
      <w:r>
        <w:separator/>
      </w:r>
    </w:p>
  </w:endnote>
  <w:endnote w:type="continuationSeparator" w:id="0">
    <w:p w14:paraId="3FEC6DE8" w14:textId="77777777" w:rsidR="00640F68" w:rsidRDefault="00640F68"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3880" w14:textId="77777777" w:rsidR="00640F68" w:rsidRDefault="00640F68" w:rsidP="00A156B9">
      <w:r>
        <w:separator/>
      </w:r>
    </w:p>
  </w:footnote>
  <w:footnote w:type="continuationSeparator" w:id="0">
    <w:p w14:paraId="0270F01A" w14:textId="77777777" w:rsidR="00640F68" w:rsidRDefault="00640F68"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22F30"/>
    <w:rsid w:val="00027649"/>
    <w:rsid w:val="00057A21"/>
    <w:rsid w:val="000C3413"/>
    <w:rsid w:val="000C3DDE"/>
    <w:rsid w:val="000E5917"/>
    <w:rsid w:val="000F2F6E"/>
    <w:rsid w:val="001055AD"/>
    <w:rsid w:val="001057F0"/>
    <w:rsid w:val="0013061C"/>
    <w:rsid w:val="001476D4"/>
    <w:rsid w:val="00165783"/>
    <w:rsid w:val="0017795A"/>
    <w:rsid w:val="00185DAD"/>
    <w:rsid w:val="001A012E"/>
    <w:rsid w:val="001C3673"/>
    <w:rsid w:val="001D4E5E"/>
    <w:rsid w:val="001E6FC7"/>
    <w:rsid w:val="001E7F44"/>
    <w:rsid w:val="00235669"/>
    <w:rsid w:val="00241A1C"/>
    <w:rsid w:val="002713F2"/>
    <w:rsid w:val="002717C6"/>
    <w:rsid w:val="00284FE4"/>
    <w:rsid w:val="002950F2"/>
    <w:rsid w:val="002A59A4"/>
    <w:rsid w:val="002A5DCC"/>
    <w:rsid w:val="002B70E7"/>
    <w:rsid w:val="002C5F07"/>
    <w:rsid w:val="002E099B"/>
    <w:rsid w:val="002E3F2E"/>
    <w:rsid w:val="00304D5C"/>
    <w:rsid w:val="003112EA"/>
    <w:rsid w:val="0032583B"/>
    <w:rsid w:val="003328F3"/>
    <w:rsid w:val="00355ADE"/>
    <w:rsid w:val="003576D7"/>
    <w:rsid w:val="003606B8"/>
    <w:rsid w:val="003717F1"/>
    <w:rsid w:val="00375C8B"/>
    <w:rsid w:val="00376E4C"/>
    <w:rsid w:val="003A48A3"/>
    <w:rsid w:val="003B2432"/>
    <w:rsid w:val="003C0453"/>
    <w:rsid w:val="003C063B"/>
    <w:rsid w:val="003D5CFC"/>
    <w:rsid w:val="003F2482"/>
    <w:rsid w:val="003F7403"/>
    <w:rsid w:val="00407537"/>
    <w:rsid w:val="00442EF0"/>
    <w:rsid w:val="00444DE6"/>
    <w:rsid w:val="0046595A"/>
    <w:rsid w:val="004729B6"/>
    <w:rsid w:val="00487BD1"/>
    <w:rsid w:val="004A6740"/>
    <w:rsid w:val="004B55C3"/>
    <w:rsid w:val="004D54C6"/>
    <w:rsid w:val="0050362E"/>
    <w:rsid w:val="00513856"/>
    <w:rsid w:val="0051624B"/>
    <w:rsid w:val="00530799"/>
    <w:rsid w:val="00531526"/>
    <w:rsid w:val="005447E5"/>
    <w:rsid w:val="005824C7"/>
    <w:rsid w:val="005A33F4"/>
    <w:rsid w:val="005A7876"/>
    <w:rsid w:val="005C18A8"/>
    <w:rsid w:val="005C45BA"/>
    <w:rsid w:val="005C79D3"/>
    <w:rsid w:val="005E388D"/>
    <w:rsid w:val="005F7AA2"/>
    <w:rsid w:val="0062097A"/>
    <w:rsid w:val="00623FD8"/>
    <w:rsid w:val="00640F68"/>
    <w:rsid w:val="0064311F"/>
    <w:rsid w:val="006A3056"/>
    <w:rsid w:val="006C3E20"/>
    <w:rsid w:val="006C6004"/>
    <w:rsid w:val="006E32B2"/>
    <w:rsid w:val="006F55C1"/>
    <w:rsid w:val="0070635E"/>
    <w:rsid w:val="007271B0"/>
    <w:rsid w:val="007307F4"/>
    <w:rsid w:val="00742F06"/>
    <w:rsid w:val="0075090E"/>
    <w:rsid w:val="00755109"/>
    <w:rsid w:val="0078695D"/>
    <w:rsid w:val="007950E2"/>
    <w:rsid w:val="00797F89"/>
    <w:rsid w:val="007B6A57"/>
    <w:rsid w:val="007C24A1"/>
    <w:rsid w:val="007D39BC"/>
    <w:rsid w:val="007D4BBB"/>
    <w:rsid w:val="007E3211"/>
    <w:rsid w:val="007F63A0"/>
    <w:rsid w:val="0082681F"/>
    <w:rsid w:val="00836AC0"/>
    <w:rsid w:val="00863756"/>
    <w:rsid w:val="00883869"/>
    <w:rsid w:val="00894D21"/>
    <w:rsid w:val="008C77FC"/>
    <w:rsid w:val="008D5621"/>
    <w:rsid w:val="008F0795"/>
    <w:rsid w:val="008F7948"/>
    <w:rsid w:val="00926E96"/>
    <w:rsid w:val="00955BE9"/>
    <w:rsid w:val="009A2817"/>
    <w:rsid w:val="009C1696"/>
    <w:rsid w:val="009F2E7C"/>
    <w:rsid w:val="009F47B4"/>
    <w:rsid w:val="009F50E5"/>
    <w:rsid w:val="00A156B9"/>
    <w:rsid w:val="00A3280A"/>
    <w:rsid w:val="00A46E28"/>
    <w:rsid w:val="00A77761"/>
    <w:rsid w:val="00A87F55"/>
    <w:rsid w:val="00A90976"/>
    <w:rsid w:val="00AA7FE9"/>
    <w:rsid w:val="00AC4E2A"/>
    <w:rsid w:val="00B0617B"/>
    <w:rsid w:val="00B27710"/>
    <w:rsid w:val="00B471DB"/>
    <w:rsid w:val="00B51C4A"/>
    <w:rsid w:val="00B7517D"/>
    <w:rsid w:val="00B804AF"/>
    <w:rsid w:val="00B843C4"/>
    <w:rsid w:val="00B87BB7"/>
    <w:rsid w:val="00B9081C"/>
    <w:rsid w:val="00BB2078"/>
    <w:rsid w:val="00BC6398"/>
    <w:rsid w:val="00BE31E4"/>
    <w:rsid w:val="00BF6804"/>
    <w:rsid w:val="00BF708A"/>
    <w:rsid w:val="00C10FCC"/>
    <w:rsid w:val="00C16765"/>
    <w:rsid w:val="00C17540"/>
    <w:rsid w:val="00C20EE7"/>
    <w:rsid w:val="00C247DD"/>
    <w:rsid w:val="00C436FE"/>
    <w:rsid w:val="00C4564A"/>
    <w:rsid w:val="00C87AE5"/>
    <w:rsid w:val="00C973D7"/>
    <w:rsid w:val="00CA3501"/>
    <w:rsid w:val="00CA6FE3"/>
    <w:rsid w:val="00CB393C"/>
    <w:rsid w:val="00CD5FC7"/>
    <w:rsid w:val="00CE1126"/>
    <w:rsid w:val="00CF5E5E"/>
    <w:rsid w:val="00D00256"/>
    <w:rsid w:val="00D05D77"/>
    <w:rsid w:val="00D06951"/>
    <w:rsid w:val="00D15FA0"/>
    <w:rsid w:val="00D2033A"/>
    <w:rsid w:val="00D24DD9"/>
    <w:rsid w:val="00D31189"/>
    <w:rsid w:val="00D41CDC"/>
    <w:rsid w:val="00D422A8"/>
    <w:rsid w:val="00D54045"/>
    <w:rsid w:val="00D648FF"/>
    <w:rsid w:val="00D64CB6"/>
    <w:rsid w:val="00D81716"/>
    <w:rsid w:val="00D8789C"/>
    <w:rsid w:val="00DC4587"/>
    <w:rsid w:val="00DD3777"/>
    <w:rsid w:val="00DF3E8D"/>
    <w:rsid w:val="00E01186"/>
    <w:rsid w:val="00E30D21"/>
    <w:rsid w:val="00E3243A"/>
    <w:rsid w:val="00E351C8"/>
    <w:rsid w:val="00E555BE"/>
    <w:rsid w:val="00E55736"/>
    <w:rsid w:val="00E6154E"/>
    <w:rsid w:val="00E825FF"/>
    <w:rsid w:val="00E90A21"/>
    <w:rsid w:val="00EA6931"/>
    <w:rsid w:val="00EB6E52"/>
    <w:rsid w:val="00EC2D87"/>
    <w:rsid w:val="00ED0EFD"/>
    <w:rsid w:val="00ED3D04"/>
    <w:rsid w:val="00EE44B0"/>
    <w:rsid w:val="00EF1AC1"/>
    <w:rsid w:val="00EF7788"/>
    <w:rsid w:val="00F06D19"/>
    <w:rsid w:val="00F17E63"/>
    <w:rsid w:val="00F32BA5"/>
    <w:rsid w:val="00F40192"/>
    <w:rsid w:val="00F5419A"/>
    <w:rsid w:val="00F70849"/>
    <w:rsid w:val="00F7199D"/>
    <w:rsid w:val="00FA00EF"/>
    <w:rsid w:val="00FB2B88"/>
    <w:rsid w:val="00FC0140"/>
    <w:rsid w:val="00FE3DBB"/>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2861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5</cp:revision>
  <dcterms:created xsi:type="dcterms:W3CDTF">2025-10-26T09:59:00Z</dcterms:created>
  <dcterms:modified xsi:type="dcterms:W3CDTF">2025-10-26T18:17:00Z</dcterms:modified>
</cp:coreProperties>
</file>