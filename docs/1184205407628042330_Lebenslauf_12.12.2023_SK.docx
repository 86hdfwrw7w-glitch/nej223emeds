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vertAnchor="page" w:horzAnchor="margin" w:tblpXSpec="center" w:tblpY="829"/>
        <w:tblW w:w="102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991"/>
        <w:gridCol w:w="2545"/>
        <w:gridCol w:w="850"/>
        <w:gridCol w:w="1701"/>
        <w:gridCol w:w="162"/>
        <w:gridCol w:w="1538"/>
        <w:gridCol w:w="15"/>
        <w:gridCol w:w="9"/>
        <w:tblGridChange w:id="0">
          <w:tblGrid>
            <w:gridCol w:w="1418"/>
            <w:gridCol w:w="1991"/>
            <w:gridCol w:w="2545"/>
            <w:gridCol w:w="850"/>
            <w:gridCol w:w="1701"/>
            <w:gridCol w:w="162"/>
            <w:gridCol w:w="1553"/>
            <w:gridCol w:w="9"/>
          </w:tblGrid>
        </w:tblGridChange>
      </w:tblGrid>
      <w:tr w:rsidR="006677CC" w:rsidRPr="00143ABD" w14:paraId="4251BA25" w14:textId="77777777" w:rsidTr="0011160E">
        <w:trPr>
          <w:gridAfter w:val="1"/>
          <w:wAfter w:w="9" w:type="dxa"/>
          <w:trHeight w:val="259"/>
        </w:trPr>
        <w:tc>
          <w:tcPr>
            <w:tcW w:w="10220" w:type="dxa"/>
            <w:gridSpan w:val="8"/>
            <w:vAlign w:val="bottom"/>
          </w:tcPr>
          <w:p w14:paraId="30636B82" w14:textId="77777777" w:rsidR="003533F9" w:rsidRPr="0011160E" w:rsidRDefault="003533F9" w:rsidP="006677CC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11160E">
              <w:rPr>
                <w:rFonts w:ascii="Times New Roman" w:hAnsi="Times New Roman" w:cs="Times New Roman"/>
                <w:b/>
                <w:sz w:val="48"/>
                <w:szCs w:val="44"/>
              </w:rPr>
              <w:t>Markus Stark</w:t>
            </w:r>
          </w:p>
          <w:p w14:paraId="0A6BF32C" w14:textId="77777777" w:rsidR="003533F9" w:rsidRPr="0011160E" w:rsidRDefault="003533F9" w:rsidP="006677C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Cs/>
                <w:sz w:val="20"/>
                <w:szCs w:val="20"/>
              </w:rPr>
              <w:t>Knorrstr. 49, 80807 München | markus.stark02@gmail.com | +49 172 5783903</w:t>
            </w:r>
          </w:p>
          <w:p w14:paraId="777AEFE2" w14:textId="2A6C5C22" w:rsidR="0011160E" w:rsidRPr="0011160E" w:rsidRDefault="0011160E" w:rsidP="006677C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677CC" w:rsidRPr="00143ABD" w14:paraId="5B890815" w14:textId="77777777" w:rsidTr="0011160E">
        <w:trPr>
          <w:gridAfter w:val="1"/>
          <w:wAfter w:w="9" w:type="dxa"/>
          <w:trHeight w:val="454"/>
        </w:trPr>
        <w:tc>
          <w:tcPr>
            <w:tcW w:w="10220" w:type="dxa"/>
            <w:gridSpan w:val="8"/>
            <w:tcBorders>
              <w:bottom w:val="single" w:sz="4" w:space="0" w:color="auto"/>
            </w:tcBorders>
            <w:vAlign w:val="bottom"/>
          </w:tcPr>
          <w:p w14:paraId="545EFFD2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11160E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6677CC" w:rsidRPr="00143ABD" w14:paraId="77FA108B" w14:textId="77777777" w:rsidTr="0011160E">
        <w:trPr>
          <w:gridAfter w:val="1"/>
          <w:wAfter w:w="9" w:type="dxa"/>
          <w:trHeight w:val="340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330803F1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Universität St. Gallen</w:t>
            </w:r>
          </w:p>
        </w:tc>
        <w:tc>
          <w:tcPr>
            <w:tcW w:w="3416" w:type="dxa"/>
            <w:gridSpan w:val="4"/>
            <w:tcBorders>
              <w:top w:val="single" w:sz="4" w:space="0" w:color="auto"/>
            </w:tcBorders>
            <w:vAlign w:val="bottom"/>
          </w:tcPr>
          <w:p w14:paraId="558C071F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6677CC" w:rsidRPr="00143ABD" w14:paraId="2D04AF8C" w14:textId="77777777" w:rsidTr="0011160E">
        <w:trPr>
          <w:trHeight w:val="20"/>
        </w:trPr>
        <w:tc>
          <w:tcPr>
            <w:tcW w:w="8667" w:type="dxa"/>
            <w:gridSpan w:val="6"/>
          </w:tcPr>
          <w:p w14:paraId="4F598DFF" w14:textId="54951DCC" w:rsidR="003533F9" w:rsidRPr="0011160E" w:rsidRDefault="003533F9" w:rsidP="006677C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</w:t>
            </w:r>
            <w:r w:rsidR="00FA7983"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.A.</w:t>
            </w: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in Betriebswirtschaftslehre</w:t>
            </w:r>
          </w:p>
        </w:tc>
        <w:tc>
          <w:tcPr>
            <w:tcW w:w="1562" w:type="dxa"/>
            <w:gridSpan w:val="3"/>
          </w:tcPr>
          <w:p w14:paraId="39A93FE3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09/2021 – heute</w:t>
            </w:r>
          </w:p>
        </w:tc>
      </w:tr>
      <w:tr w:rsidR="006677CC" w:rsidRPr="00143ABD" w14:paraId="48D51EED" w14:textId="77777777" w:rsidTr="0011160E">
        <w:trPr>
          <w:trHeight w:val="20"/>
        </w:trPr>
        <w:tc>
          <w:tcPr>
            <w:tcW w:w="8667" w:type="dxa"/>
            <w:gridSpan w:val="6"/>
          </w:tcPr>
          <w:p w14:paraId="27CF5DA9" w14:textId="7D86D2A6" w:rsidR="003533F9" w:rsidRPr="0011160E" w:rsidRDefault="003533F9" w:rsidP="006677C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Aktueller Notenschnitt: 5,</w:t>
            </w:r>
            <w:r w:rsidR="007C49E8" w:rsidRPr="0011160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11160E" w:rsidRPr="0011160E">
              <w:rPr>
                <w:rFonts w:ascii="Times New Roman" w:hAnsi="Times New Roman" w:cs="Times New Roman"/>
                <w:sz w:val="20"/>
                <w:szCs w:val="20"/>
              </w:rPr>
              <w:t xml:space="preserve"> (6</w:t>
            </w:r>
            <w:r w:rsidR="004E6780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11160E" w:rsidRPr="0011160E">
              <w:rPr>
                <w:rFonts w:ascii="Times New Roman" w:hAnsi="Times New Roman" w:cs="Times New Roman"/>
                <w:sz w:val="20"/>
                <w:szCs w:val="20"/>
              </w:rPr>
              <w:t>0 als beste Note)</w:t>
            </w:r>
          </w:p>
          <w:p w14:paraId="5948E107" w14:textId="6563E94C" w:rsidR="003533F9" w:rsidRPr="0011160E" w:rsidRDefault="003533F9" w:rsidP="006677CC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Teilnahme am Coaching-Programm der Universität, das Softskills wie Führungsfähigkeiten fördert</w:t>
            </w:r>
          </w:p>
        </w:tc>
        <w:tc>
          <w:tcPr>
            <w:tcW w:w="1562" w:type="dxa"/>
            <w:gridSpan w:val="3"/>
          </w:tcPr>
          <w:p w14:paraId="5BEDB211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77CC" w:rsidRPr="00143ABD" w14:paraId="2A780408" w14:textId="77777777" w:rsidTr="0011160E">
        <w:trPr>
          <w:gridAfter w:val="1"/>
          <w:wAfter w:w="9" w:type="dxa"/>
          <w:trHeight w:val="340"/>
        </w:trPr>
        <w:tc>
          <w:tcPr>
            <w:tcW w:w="8505" w:type="dxa"/>
            <w:gridSpan w:val="5"/>
            <w:vAlign w:val="bottom"/>
          </w:tcPr>
          <w:p w14:paraId="33104164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Singapore Management University</w:t>
            </w:r>
          </w:p>
        </w:tc>
        <w:tc>
          <w:tcPr>
            <w:tcW w:w="1715" w:type="dxa"/>
            <w:gridSpan w:val="3"/>
            <w:vAlign w:val="bottom"/>
          </w:tcPr>
          <w:p w14:paraId="11A96442" w14:textId="77777777" w:rsidR="003533F9" w:rsidRPr="0011160E" w:rsidRDefault="003533F9" w:rsidP="006677CC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Singapur</w:t>
            </w:r>
          </w:p>
        </w:tc>
      </w:tr>
      <w:tr w:rsidR="006677CC" w:rsidRPr="00143ABD" w14:paraId="14DA3760" w14:textId="77777777" w:rsidTr="0011160E">
        <w:trPr>
          <w:gridAfter w:val="1"/>
          <w:wAfter w:w="9" w:type="dxa"/>
          <w:trHeight w:val="20"/>
        </w:trPr>
        <w:tc>
          <w:tcPr>
            <w:tcW w:w="8505" w:type="dxa"/>
            <w:gridSpan w:val="5"/>
            <w:vAlign w:val="bottom"/>
          </w:tcPr>
          <w:p w14:paraId="593F6864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Auslandssemester an der Fakultät für Betriebswirtschaftslehre</w:t>
            </w:r>
          </w:p>
        </w:tc>
        <w:tc>
          <w:tcPr>
            <w:tcW w:w="1715" w:type="dxa"/>
            <w:gridSpan w:val="3"/>
            <w:vAlign w:val="bottom"/>
          </w:tcPr>
          <w:p w14:paraId="7094BB16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08/2023 – 12/2023</w:t>
            </w:r>
          </w:p>
        </w:tc>
      </w:tr>
      <w:tr w:rsidR="006677CC" w:rsidRPr="00143ABD" w14:paraId="36B1793D" w14:textId="77777777" w:rsidTr="0011160E">
        <w:trPr>
          <w:gridAfter w:val="1"/>
          <w:wAfter w:w="9" w:type="dxa"/>
          <w:trHeight w:val="20"/>
        </w:trPr>
        <w:tc>
          <w:tcPr>
            <w:tcW w:w="10220" w:type="dxa"/>
            <w:gridSpan w:val="8"/>
          </w:tcPr>
          <w:p w14:paraId="3FB72F9C" w14:textId="77777777" w:rsidR="007C49E8" w:rsidRPr="0011160E" w:rsidRDefault="007C49E8" w:rsidP="006677C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Aufnahme in das SEMP Worldwide Stipendium aufgrund akademischer Leistungen</w:t>
            </w:r>
          </w:p>
          <w:p w14:paraId="7F27D8B4" w14:textId="4B4F49DF" w:rsidR="007C49E8" w:rsidRPr="0011160E" w:rsidRDefault="007C49E8" w:rsidP="006677C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 xml:space="preserve">Strategieentwicklung für ein lokales </w:t>
            </w: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Sustainability</w:t>
            </w:r>
            <w:proofErr w:type="spellEnd"/>
            <w:r w:rsidRPr="0011160E">
              <w:rPr>
                <w:rFonts w:ascii="Times New Roman" w:hAnsi="Times New Roman" w:cs="Times New Roman"/>
                <w:sz w:val="20"/>
                <w:szCs w:val="20"/>
              </w:rPr>
              <w:t xml:space="preserve">-Beratungsunternehmen als </w:t>
            </w: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Capstone</w:t>
            </w:r>
            <w:proofErr w:type="spellEnd"/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-Projekt</w:t>
            </w:r>
          </w:p>
        </w:tc>
      </w:tr>
      <w:tr w:rsidR="006677CC" w:rsidRPr="00143ABD" w14:paraId="07599225" w14:textId="77777777" w:rsidTr="0011160E">
        <w:trPr>
          <w:gridAfter w:val="1"/>
          <w:wAfter w:w="9" w:type="dxa"/>
          <w:trHeight w:val="340"/>
        </w:trPr>
        <w:tc>
          <w:tcPr>
            <w:tcW w:w="6804" w:type="dxa"/>
            <w:gridSpan w:val="4"/>
            <w:vAlign w:val="bottom"/>
          </w:tcPr>
          <w:p w14:paraId="5184D8C6" w14:textId="0EC9230A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Lion</w:t>
            </w:r>
            <w:r w:rsidR="00FA7983"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-</w:t>
            </w: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Feuchtwanger</w:t>
            </w:r>
            <w:r w:rsidR="00FA7983"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-</w:t>
            </w: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Gymnasium </w:t>
            </w:r>
          </w:p>
        </w:tc>
        <w:tc>
          <w:tcPr>
            <w:tcW w:w="3416" w:type="dxa"/>
            <w:gridSpan w:val="4"/>
            <w:vAlign w:val="bottom"/>
          </w:tcPr>
          <w:p w14:paraId="707D05EF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6677CC" w:rsidRPr="00143ABD" w14:paraId="145BDCA5" w14:textId="77777777" w:rsidTr="0011160E">
        <w:trPr>
          <w:gridAfter w:val="1"/>
          <w:wAfter w:w="9" w:type="dxa"/>
          <w:trHeight w:val="20"/>
        </w:trPr>
        <w:tc>
          <w:tcPr>
            <w:tcW w:w="6804" w:type="dxa"/>
            <w:gridSpan w:val="4"/>
          </w:tcPr>
          <w:p w14:paraId="124853B6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(Notenschnitt: 1,0)</w:t>
            </w:r>
          </w:p>
        </w:tc>
        <w:tc>
          <w:tcPr>
            <w:tcW w:w="3416" w:type="dxa"/>
            <w:gridSpan w:val="4"/>
          </w:tcPr>
          <w:p w14:paraId="7BC01E6B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09/2013 – 07/2021</w:t>
            </w:r>
          </w:p>
        </w:tc>
      </w:tr>
      <w:tr w:rsidR="006677CC" w:rsidRPr="00143ABD" w14:paraId="780A688E" w14:textId="77777777" w:rsidTr="0011160E">
        <w:trPr>
          <w:gridAfter w:val="1"/>
          <w:wAfter w:w="9" w:type="dxa"/>
          <w:trHeight w:val="52"/>
        </w:trPr>
        <w:tc>
          <w:tcPr>
            <w:tcW w:w="10220" w:type="dxa"/>
            <w:gridSpan w:val="8"/>
          </w:tcPr>
          <w:p w14:paraId="51490D9E" w14:textId="77777777" w:rsidR="003533F9" w:rsidRPr="0011160E" w:rsidRDefault="003533F9" w:rsidP="006677C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Einladung zum Max-Weber-Programm (Elitenetzwerk Bayern) aufgrund akademischer Leistungen</w:t>
            </w:r>
          </w:p>
          <w:p w14:paraId="232C5D77" w14:textId="5772564B" w:rsidR="007C49E8" w:rsidRPr="0011160E" w:rsidRDefault="007C49E8" w:rsidP="006677C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Frühstudium in BWL an der Ludwig</w:t>
            </w:r>
            <w:r w:rsidR="00FA7983" w:rsidRPr="0011160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Maximilians</w:t>
            </w:r>
            <w:r w:rsidR="00FA7983" w:rsidRPr="0011160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Universität (u. a. Strategisches Management)</w:t>
            </w:r>
          </w:p>
        </w:tc>
      </w:tr>
      <w:tr w:rsidR="006677CC" w:rsidRPr="00143ABD" w14:paraId="1013F478" w14:textId="77777777" w:rsidTr="0011160E">
        <w:trPr>
          <w:gridAfter w:val="1"/>
          <w:wAfter w:w="9" w:type="dxa"/>
          <w:trHeight w:val="454"/>
        </w:trPr>
        <w:tc>
          <w:tcPr>
            <w:tcW w:w="10220" w:type="dxa"/>
            <w:gridSpan w:val="8"/>
            <w:tcBorders>
              <w:bottom w:val="single" w:sz="4" w:space="0" w:color="auto"/>
            </w:tcBorders>
            <w:vAlign w:val="bottom"/>
          </w:tcPr>
          <w:p w14:paraId="005D22FD" w14:textId="77777777" w:rsidR="003533F9" w:rsidRPr="0011160E" w:rsidRDefault="003533F9" w:rsidP="006677CC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11160E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6677CC" w:rsidRPr="00143ABD" w14:paraId="4BF65FD9" w14:textId="77777777" w:rsidTr="0011160E">
        <w:trPr>
          <w:gridAfter w:val="1"/>
          <w:wAfter w:w="9" w:type="dxa"/>
          <w:trHeight w:val="340"/>
        </w:trPr>
        <w:tc>
          <w:tcPr>
            <w:tcW w:w="8505" w:type="dxa"/>
            <w:gridSpan w:val="5"/>
            <w:tcBorders>
              <w:top w:val="single" w:sz="4" w:space="0" w:color="auto"/>
            </w:tcBorders>
            <w:vAlign w:val="bottom"/>
          </w:tcPr>
          <w:p w14:paraId="689647AE" w14:textId="2FFF57EC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Deutsche Bank</w:t>
            </w:r>
            <w:r w:rsidR="007C49E8"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Management Consulting</w:t>
            </w:r>
          </w:p>
        </w:tc>
        <w:tc>
          <w:tcPr>
            <w:tcW w:w="1715" w:type="dxa"/>
            <w:gridSpan w:val="3"/>
            <w:tcBorders>
              <w:top w:val="single" w:sz="4" w:space="0" w:color="auto"/>
            </w:tcBorders>
            <w:vAlign w:val="bottom"/>
          </w:tcPr>
          <w:p w14:paraId="6848CD3C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6677CC" w:rsidRPr="00143ABD" w14:paraId="78D8BFF1" w14:textId="77777777" w:rsidTr="0011160E">
        <w:trPr>
          <w:gridAfter w:val="1"/>
          <w:wAfter w:w="9" w:type="dxa"/>
          <w:trHeight w:val="20"/>
        </w:trPr>
        <w:tc>
          <w:tcPr>
            <w:tcW w:w="8505" w:type="dxa"/>
            <w:gridSpan w:val="5"/>
          </w:tcPr>
          <w:p w14:paraId="45C7D4A2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im Management Consulting</w:t>
            </w:r>
          </w:p>
        </w:tc>
        <w:tc>
          <w:tcPr>
            <w:tcW w:w="1715" w:type="dxa"/>
            <w:gridSpan w:val="3"/>
          </w:tcPr>
          <w:p w14:paraId="1E352BA9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05/2023 – 07/2023</w:t>
            </w:r>
          </w:p>
        </w:tc>
      </w:tr>
      <w:tr w:rsidR="006677CC" w:rsidRPr="00143ABD" w14:paraId="09F5372C" w14:textId="77777777" w:rsidTr="00857627">
        <w:tblPrEx>
          <w:tblW w:w="1022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3-12-12T19:43:00Z">
            <w:tblPrEx>
              <w:tblW w:w="1022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60"/>
          <w:trPrChange w:id="2" w:author="David Döbele" w:date="2023-12-12T19:43:00Z">
            <w:trPr>
              <w:gridAfter w:val="0"/>
              <w:wAfter w:w="9" w:type="dxa"/>
              <w:trHeight w:val="160"/>
            </w:trPr>
          </w:trPrChange>
        </w:trPr>
        <w:tc>
          <w:tcPr>
            <w:tcW w:w="10205" w:type="dxa"/>
            <w:gridSpan w:val="7"/>
            <w:tcPrChange w:id="3" w:author="David Döbele" w:date="2023-12-12T19:43:00Z">
              <w:tcPr>
                <w:tcW w:w="8505" w:type="dxa"/>
                <w:gridSpan w:val="5"/>
              </w:tcPr>
            </w:tcPrChange>
          </w:tcPr>
          <w:p w14:paraId="2E4880AE" w14:textId="1B542AB7" w:rsidR="003533F9" w:rsidRPr="0011160E" w:rsidRDefault="003533F9" w:rsidP="006677C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Unterstützung beim Erarbeiten einer </w:t>
            </w:r>
            <w:proofErr w:type="spellStart"/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Reorganization</w:t>
            </w:r>
            <w:proofErr w:type="spellEnd"/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Strategie für die Privatbank</w:t>
            </w:r>
            <w:ins w:id="4" w:author="David Döbele" w:date="2023-12-12T19:43:00Z">
              <w:r w:rsidR="00857627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 xml:space="preserve">, </w:t>
              </w:r>
            </w:ins>
            <w:ins w:id="5" w:author="David Döbele" w:date="2023-12-12T19:44:00Z">
              <w:r w:rsidR="00857627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mit dem Ziel, ….</w:t>
              </w:r>
            </w:ins>
          </w:p>
          <w:p w14:paraId="2E7D5DEA" w14:textId="7E3B35CF" w:rsidR="003533F9" w:rsidRPr="0011160E" w:rsidRDefault="003533F9" w:rsidP="006677C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Mithilfe beim Design von neuen Abteilungen und Erarbeiten einer neuen Organisationsstruktur</w:t>
            </w:r>
          </w:p>
        </w:tc>
        <w:tc>
          <w:tcPr>
            <w:tcW w:w="20" w:type="dxa"/>
            <w:gridSpan w:val="2"/>
            <w:tcPrChange w:id="6" w:author="David Döbele" w:date="2023-12-12T19:43:00Z">
              <w:tcPr>
                <w:tcW w:w="1715" w:type="dxa"/>
                <w:gridSpan w:val="2"/>
              </w:tcPr>
            </w:tcPrChange>
          </w:tcPr>
          <w:p w14:paraId="1A88B785" w14:textId="63CDF0A8" w:rsidR="003533F9" w:rsidRPr="0011160E" w:rsidRDefault="00857627" w:rsidP="00857627">
            <w:pPr>
              <w:tabs>
                <w:tab w:val="left" w:pos="238"/>
              </w:tabs>
              <w:rPr>
                <w:rFonts w:ascii="Times New Roman" w:hAnsi="Times New Roman" w:cs="Times New Roman"/>
                <w:sz w:val="20"/>
                <w:szCs w:val="20"/>
              </w:rPr>
              <w:pPrChange w:id="7" w:author="David Döbele" w:date="2023-12-12T19:43:00Z">
                <w:pPr>
                  <w:framePr w:hSpace="141" w:wrap="around" w:vAnchor="page" w:hAnchor="margin" w:xAlign="center" w:y="829"/>
                  <w:jc w:val="right"/>
                </w:pPr>
              </w:pPrChange>
            </w:pPr>
            <w:ins w:id="8" w:author="David Döbele" w:date="2023-12-12T19:43:00Z">
              <w:r>
                <w:rPr>
                  <w:rFonts w:ascii="Times New Roman" w:hAnsi="Times New Roman" w:cs="Times New Roman"/>
                  <w:sz w:val="20"/>
                  <w:szCs w:val="20"/>
                </w:rPr>
                <w:tab/>
              </w:r>
            </w:ins>
          </w:p>
        </w:tc>
      </w:tr>
      <w:tr w:rsidR="006677CC" w:rsidRPr="00143ABD" w14:paraId="4EB4AAF0" w14:textId="77777777" w:rsidTr="0011160E">
        <w:trPr>
          <w:gridAfter w:val="1"/>
          <w:wAfter w:w="9" w:type="dxa"/>
          <w:trHeight w:val="340"/>
        </w:trPr>
        <w:tc>
          <w:tcPr>
            <w:tcW w:w="8505" w:type="dxa"/>
            <w:gridSpan w:val="5"/>
            <w:vAlign w:val="bottom"/>
          </w:tcPr>
          <w:p w14:paraId="1F523BE6" w14:textId="77777777" w:rsidR="003533F9" w:rsidRPr="0011160E" w:rsidRDefault="003533F9" w:rsidP="006677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Universität St. Gallen</w:t>
            </w:r>
          </w:p>
        </w:tc>
        <w:tc>
          <w:tcPr>
            <w:tcW w:w="1715" w:type="dxa"/>
            <w:gridSpan w:val="3"/>
            <w:vAlign w:val="bottom"/>
          </w:tcPr>
          <w:p w14:paraId="30D0A0C6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6677CC" w:rsidRPr="00143ABD" w14:paraId="4226FE70" w14:textId="77777777" w:rsidTr="0011160E">
        <w:trPr>
          <w:gridAfter w:val="1"/>
          <w:wAfter w:w="9" w:type="dxa"/>
          <w:trHeight w:val="20"/>
        </w:trPr>
        <w:tc>
          <w:tcPr>
            <w:tcW w:w="5954" w:type="dxa"/>
            <w:gridSpan w:val="3"/>
          </w:tcPr>
          <w:p w14:paraId="040E9F52" w14:textId="77777777" w:rsidR="003533F9" w:rsidRPr="0011160E" w:rsidRDefault="003533F9" w:rsidP="006677C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Studentische Assistenz am Lehrstuhl für Mathematik</w:t>
            </w:r>
          </w:p>
        </w:tc>
        <w:tc>
          <w:tcPr>
            <w:tcW w:w="4266" w:type="dxa"/>
            <w:gridSpan w:val="5"/>
          </w:tcPr>
          <w:p w14:paraId="4002B001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09/2022 – 03/2023</w:t>
            </w:r>
          </w:p>
        </w:tc>
      </w:tr>
      <w:tr w:rsidR="006677CC" w:rsidRPr="00143ABD" w14:paraId="6A181337" w14:textId="77777777" w:rsidTr="0011160E">
        <w:trPr>
          <w:gridAfter w:val="1"/>
          <w:wAfter w:w="9" w:type="dxa"/>
          <w:trHeight w:val="452"/>
        </w:trPr>
        <w:tc>
          <w:tcPr>
            <w:tcW w:w="10220" w:type="dxa"/>
            <w:gridSpan w:val="8"/>
          </w:tcPr>
          <w:p w14:paraId="6CFBF3FD" w14:textId="77777777" w:rsidR="003533F9" w:rsidRPr="0011160E" w:rsidRDefault="003533F9" w:rsidP="006677C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bei der Durchführung eines Forschungsprojekts zu </w:t>
            </w:r>
            <w:proofErr w:type="spellStart"/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Behavioural</w:t>
            </w:r>
            <w:proofErr w:type="spellEnd"/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Finance</w:t>
            </w:r>
          </w:p>
          <w:p w14:paraId="18CC20EE" w14:textId="77777777" w:rsidR="003533F9" w:rsidRPr="0011160E" w:rsidRDefault="003533F9" w:rsidP="006677C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Videos über das Lösen alter Mathematik-Klausuraufgaben für die Studierenden</w:t>
            </w:r>
          </w:p>
        </w:tc>
      </w:tr>
      <w:tr w:rsidR="006677CC" w:rsidRPr="00143ABD" w14:paraId="5C81AADF" w14:textId="77777777" w:rsidTr="0011160E">
        <w:trPr>
          <w:trHeight w:val="340"/>
        </w:trPr>
        <w:tc>
          <w:tcPr>
            <w:tcW w:w="8667" w:type="dxa"/>
            <w:gridSpan w:val="6"/>
            <w:vAlign w:val="bottom"/>
          </w:tcPr>
          <w:p w14:paraId="38A60D22" w14:textId="224139CC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Check24 </w:t>
            </w:r>
            <w:r w:rsidR="007C49E8" w:rsidRPr="001116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Management</w:t>
            </w:r>
            <w:r w:rsidRPr="001116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Consulting</w:t>
            </w:r>
          </w:p>
        </w:tc>
        <w:tc>
          <w:tcPr>
            <w:tcW w:w="1562" w:type="dxa"/>
            <w:gridSpan w:val="3"/>
            <w:vAlign w:val="bottom"/>
          </w:tcPr>
          <w:p w14:paraId="55529742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München</w:t>
            </w:r>
          </w:p>
        </w:tc>
      </w:tr>
      <w:tr w:rsidR="006677CC" w:rsidRPr="00143ABD" w14:paraId="3F33008D" w14:textId="77777777" w:rsidTr="0011160E">
        <w:trPr>
          <w:trHeight w:val="20"/>
        </w:trPr>
        <w:tc>
          <w:tcPr>
            <w:tcW w:w="8667" w:type="dxa"/>
            <w:gridSpan w:val="6"/>
          </w:tcPr>
          <w:p w14:paraId="75851C6D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Management Consulting</w:t>
            </w:r>
          </w:p>
        </w:tc>
        <w:tc>
          <w:tcPr>
            <w:tcW w:w="1562" w:type="dxa"/>
            <w:gridSpan w:val="3"/>
          </w:tcPr>
          <w:p w14:paraId="0EA085A0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07/2022 – 09/2022</w:t>
            </w:r>
          </w:p>
        </w:tc>
      </w:tr>
      <w:tr w:rsidR="006677CC" w:rsidRPr="00143ABD" w14:paraId="4FC2A9E1" w14:textId="77777777" w:rsidTr="0011160E">
        <w:trPr>
          <w:gridAfter w:val="1"/>
          <w:wAfter w:w="9" w:type="dxa"/>
          <w:trHeight w:val="52"/>
        </w:trPr>
        <w:tc>
          <w:tcPr>
            <w:tcW w:w="10220" w:type="dxa"/>
            <w:gridSpan w:val="8"/>
          </w:tcPr>
          <w:p w14:paraId="22A8E842" w14:textId="34039EF6" w:rsidR="003533F9" w:rsidRPr="0011160E" w:rsidRDefault="003533F9" w:rsidP="006677C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Leistungssteigerung des Suchalgorithmus um bis zu 400</w:t>
            </w:r>
            <w:r w:rsidR="00FA7983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% im Rahmen eines </w:t>
            </w:r>
            <w:proofErr w:type="spellStart"/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one</w:t>
            </w:r>
            <w:proofErr w:type="spellEnd"/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-person-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Projekts</w:t>
            </w:r>
          </w:p>
          <w:p w14:paraId="44E2E6F2" w14:textId="43BD4FE1" w:rsidR="003533F9" w:rsidRPr="0011160E" w:rsidRDefault="003533F9" w:rsidP="006677CC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Wettbewerbs- und Marktanalysen </w:t>
            </w:r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für die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Einführung eines neuen Produkts</w:t>
            </w:r>
            <w:ins w:id="9" w:author="David Döbele" w:date="2023-12-12T19:46:00Z">
              <w:r w:rsidR="00857627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</w:t>
              </w:r>
            </w:ins>
          </w:p>
        </w:tc>
      </w:tr>
      <w:tr w:rsidR="006677CC" w:rsidRPr="00143ABD" w14:paraId="44C8894D" w14:textId="77777777" w:rsidTr="0011160E">
        <w:trPr>
          <w:trHeight w:val="340"/>
        </w:trPr>
        <w:tc>
          <w:tcPr>
            <w:tcW w:w="8667" w:type="dxa"/>
            <w:gridSpan w:val="6"/>
            <w:vAlign w:val="bottom"/>
          </w:tcPr>
          <w:p w14:paraId="79FC0004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1116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Yoummday</w:t>
            </w:r>
            <w:proofErr w:type="spellEnd"/>
          </w:p>
        </w:tc>
        <w:tc>
          <w:tcPr>
            <w:tcW w:w="1562" w:type="dxa"/>
            <w:gridSpan w:val="3"/>
            <w:vAlign w:val="bottom"/>
          </w:tcPr>
          <w:p w14:paraId="53998D24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München</w:t>
            </w:r>
          </w:p>
        </w:tc>
      </w:tr>
      <w:tr w:rsidR="006677CC" w:rsidRPr="00143ABD" w14:paraId="23A0DA3C" w14:textId="77777777" w:rsidTr="0011160E">
        <w:trPr>
          <w:trHeight w:val="20"/>
        </w:trPr>
        <w:tc>
          <w:tcPr>
            <w:tcW w:w="8667" w:type="dxa"/>
            <w:gridSpan w:val="6"/>
          </w:tcPr>
          <w:p w14:paraId="5C48260A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Business Development &amp; Strategy</w:t>
            </w:r>
          </w:p>
        </w:tc>
        <w:tc>
          <w:tcPr>
            <w:tcW w:w="1562" w:type="dxa"/>
            <w:gridSpan w:val="3"/>
          </w:tcPr>
          <w:p w14:paraId="56E82A05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07/2021 – 09/2021</w:t>
            </w:r>
          </w:p>
        </w:tc>
      </w:tr>
      <w:tr w:rsidR="006677CC" w:rsidRPr="00143ABD" w14:paraId="7A183ED7" w14:textId="77777777" w:rsidTr="0011160E">
        <w:trPr>
          <w:trHeight w:val="103"/>
        </w:trPr>
        <w:tc>
          <w:tcPr>
            <w:tcW w:w="8667" w:type="dxa"/>
            <w:gridSpan w:val="6"/>
          </w:tcPr>
          <w:p w14:paraId="6CE0F028" w14:textId="77777777" w:rsidR="003533F9" w:rsidRPr="0011160E" w:rsidRDefault="003533F9" w:rsidP="006677CC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Start-up, das virtuelle Contact-Center erstellt (€250 Millionen Bewertung, heute ~340 Mitarbeiter)</w:t>
            </w:r>
          </w:p>
          <w:p w14:paraId="0C6A2FDC" w14:textId="5486ED20" w:rsidR="003533F9" w:rsidRPr="0011160E" w:rsidRDefault="003533F9" w:rsidP="006677CC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Mithilfe bei der Erstellung einer Pricing-Strategie, Pricing-Datenbank und eines Pricing-Tools </w:t>
            </w:r>
          </w:p>
        </w:tc>
        <w:tc>
          <w:tcPr>
            <w:tcW w:w="1562" w:type="dxa"/>
            <w:gridSpan w:val="3"/>
          </w:tcPr>
          <w:p w14:paraId="60BAD207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6677CC" w:rsidRPr="00143ABD" w14:paraId="34BEB8CB" w14:textId="77777777" w:rsidTr="0011160E">
        <w:trPr>
          <w:gridAfter w:val="1"/>
          <w:wAfter w:w="9" w:type="dxa"/>
          <w:trHeight w:val="454"/>
        </w:trPr>
        <w:tc>
          <w:tcPr>
            <w:tcW w:w="10220" w:type="dxa"/>
            <w:gridSpan w:val="8"/>
            <w:tcBorders>
              <w:bottom w:val="single" w:sz="4" w:space="0" w:color="auto"/>
            </w:tcBorders>
            <w:vAlign w:val="bottom"/>
          </w:tcPr>
          <w:p w14:paraId="0F2FB851" w14:textId="77777777" w:rsidR="003533F9" w:rsidRPr="0011160E" w:rsidRDefault="003533F9" w:rsidP="006677CC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11160E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6677CC" w:rsidRPr="00143ABD" w14:paraId="064978E2" w14:textId="77777777" w:rsidTr="0011160E">
        <w:trPr>
          <w:trHeight w:val="340"/>
        </w:trPr>
        <w:tc>
          <w:tcPr>
            <w:tcW w:w="3409" w:type="dxa"/>
            <w:gridSpan w:val="2"/>
            <w:tcBorders>
              <w:top w:val="single" w:sz="4" w:space="0" w:color="auto"/>
            </w:tcBorders>
            <w:vAlign w:val="bottom"/>
          </w:tcPr>
          <w:p w14:paraId="13C41486" w14:textId="77777777" w:rsidR="003533F9" w:rsidRPr="0011160E" w:rsidRDefault="003533F9" w:rsidP="006677CC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11160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NEO Network</w:t>
            </w:r>
          </w:p>
        </w:tc>
        <w:tc>
          <w:tcPr>
            <w:tcW w:w="6820" w:type="dxa"/>
            <w:gridSpan w:val="7"/>
            <w:tcBorders>
              <w:top w:val="single" w:sz="4" w:space="0" w:color="auto"/>
            </w:tcBorders>
            <w:vAlign w:val="bottom"/>
          </w:tcPr>
          <w:p w14:paraId="645404D0" w14:textId="77777777" w:rsidR="003533F9" w:rsidRPr="0011160E" w:rsidRDefault="003533F9" w:rsidP="006677CC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St. Gallen, Schweiz</w:t>
            </w:r>
          </w:p>
        </w:tc>
      </w:tr>
      <w:tr w:rsidR="006677CC" w:rsidRPr="00143ABD" w14:paraId="2943E132" w14:textId="77777777" w:rsidTr="0011160E">
        <w:trPr>
          <w:gridAfter w:val="1"/>
          <w:wAfter w:w="9" w:type="dxa"/>
          <w:trHeight w:val="20"/>
        </w:trPr>
        <w:tc>
          <w:tcPr>
            <w:tcW w:w="6804" w:type="dxa"/>
            <w:gridSpan w:val="4"/>
          </w:tcPr>
          <w:p w14:paraId="4BAF16FF" w14:textId="6CC7EFB0" w:rsidR="003533F9" w:rsidRPr="0011160E" w:rsidRDefault="007C49E8" w:rsidP="006677CC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Member &amp; </w:t>
            </w:r>
            <w:r w:rsidR="003533F9"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Vice President Global Board</w:t>
            </w:r>
            <w:ins w:id="10" w:author="David Döbele" w:date="2023-12-12T19:47:00Z">
              <w:r w:rsidR="00857627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 xml:space="preserve"> (</w:t>
              </w:r>
              <w:proofErr w:type="spellStart"/>
              <w:r w:rsidR="00857627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>seit</w:t>
              </w:r>
              <w:proofErr w:type="spellEnd"/>
              <w:r w:rsidR="00857627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 xml:space="preserve"> 0</w:t>
              </w:r>
            </w:ins>
            <w:ins w:id="11" w:author="David Döbele" w:date="2023-12-12T19:48:00Z">
              <w:r w:rsidR="00857627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en-US"/>
                </w:rPr>
                <w:t>9/2022)</w:t>
              </w:r>
            </w:ins>
          </w:p>
        </w:tc>
        <w:tc>
          <w:tcPr>
            <w:tcW w:w="3416" w:type="dxa"/>
            <w:gridSpan w:val="4"/>
          </w:tcPr>
          <w:p w14:paraId="17120483" w14:textId="77777777" w:rsidR="003533F9" w:rsidRPr="0011160E" w:rsidRDefault="003533F9" w:rsidP="006677CC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09/2021 – </w:t>
            </w: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6677CC" w:rsidRPr="00143ABD" w14:paraId="2F803165" w14:textId="77777777" w:rsidTr="0011160E">
        <w:trPr>
          <w:gridAfter w:val="1"/>
          <w:wAfter w:w="9" w:type="dxa"/>
          <w:trHeight w:val="176"/>
        </w:trPr>
        <w:tc>
          <w:tcPr>
            <w:tcW w:w="10220" w:type="dxa"/>
            <w:gridSpan w:val="8"/>
          </w:tcPr>
          <w:p w14:paraId="2C22F935" w14:textId="70A0B428" w:rsidR="003533F9" w:rsidRPr="0011160E" w:rsidRDefault="003533F9" w:rsidP="006677C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Studentischer Thinktank, der sich auf zukünftige </w:t>
            </w:r>
            <w:r w:rsidR="007C49E8"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technologische </w:t>
            </w: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Herausforderungen fokussiert</w:t>
            </w:r>
          </w:p>
          <w:p w14:paraId="54BF2904" w14:textId="0A41F590" w:rsidR="003533F9" w:rsidRPr="0011160E" w:rsidRDefault="003533F9" w:rsidP="006677C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Planung und Durchführung von </w:t>
            </w:r>
            <w:proofErr w:type="spellStart"/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Keynotes</w:t>
            </w:r>
            <w:proofErr w:type="spellEnd"/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7C49E8"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zu</w:t>
            </w: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7C49E8"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Zukunftst</w:t>
            </w: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hemen (z. B. Finan</w:t>
            </w:r>
            <w:r w:rsidR="007C49E8"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ce, AI, Automotive</w:t>
            </w: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  <w:p w14:paraId="44955239" w14:textId="05BEC61C" w:rsidR="003533F9" w:rsidRPr="0011160E" w:rsidRDefault="003533F9" w:rsidP="006677C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Wahl zum </w:t>
            </w:r>
            <w:proofErr w:type="spellStart"/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Vice</w:t>
            </w:r>
            <w:proofErr w:type="spellEnd"/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President</w:t>
            </w:r>
            <w:proofErr w:type="spellEnd"/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durch 30 Mitglieder und </w:t>
            </w:r>
            <w:r w:rsidR="007C49E8"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strategische</w:t>
            </w: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Unterstützung bei der Leitung des Thinktanks </w:t>
            </w:r>
          </w:p>
        </w:tc>
      </w:tr>
      <w:tr w:rsidR="006677CC" w:rsidRPr="00143ABD" w14:paraId="52C36C0A" w14:textId="77777777" w:rsidTr="0011160E">
        <w:trPr>
          <w:gridAfter w:val="1"/>
          <w:wAfter w:w="9" w:type="dxa"/>
          <w:trHeight w:val="340"/>
        </w:trPr>
        <w:tc>
          <w:tcPr>
            <w:tcW w:w="5954" w:type="dxa"/>
            <w:gridSpan w:val="3"/>
            <w:vAlign w:val="bottom"/>
          </w:tcPr>
          <w:p w14:paraId="63F3BD9D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Schweizer Monat</w:t>
            </w:r>
          </w:p>
        </w:tc>
        <w:tc>
          <w:tcPr>
            <w:tcW w:w="4266" w:type="dxa"/>
            <w:gridSpan w:val="5"/>
            <w:vAlign w:val="bottom"/>
          </w:tcPr>
          <w:p w14:paraId="18BE2CA5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Zürich, Schweiz</w:t>
            </w:r>
          </w:p>
        </w:tc>
      </w:tr>
      <w:tr w:rsidR="006677CC" w:rsidRPr="00143ABD" w14:paraId="78F9D9C9" w14:textId="77777777" w:rsidTr="0011160E">
        <w:trPr>
          <w:trHeight w:val="18"/>
        </w:trPr>
        <w:tc>
          <w:tcPr>
            <w:tcW w:w="8667" w:type="dxa"/>
            <w:gridSpan w:val="6"/>
          </w:tcPr>
          <w:p w14:paraId="2E149B05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Freiwilliger Co-Autor</w:t>
            </w:r>
          </w:p>
        </w:tc>
        <w:tc>
          <w:tcPr>
            <w:tcW w:w="1562" w:type="dxa"/>
            <w:gridSpan w:val="3"/>
          </w:tcPr>
          <w:p w14:paraId="678BCB0F" w14:textId="4F10EF9C" w:rsidR="003533F9" w:rsidRPr="0011160E" w:rsidRDefault="007C49E8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3533F9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3533F9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CC1835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="003533F9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/2022 </w:t>
            </w:r>
          </w:p>
        </w:tc>
      </w:tr>
      <w:tr w:rsidR="006677CC" w:rsidRPr="00143ABD" w14:paraId="0D247C7F" w14:textId="77777777" w:rsidTr="0011160E">
        <w:trPr>
          <w:gridAfter w:val="1"/>
          <w:wAfter w:w="9" w:type="dxa"/>
          <w:trHeight w:val="18"/>
        </w:trPr>
        <w:tc>
          <w:tcPr>
            <w:tcW w:w="10220" w:type="dxa"/>
            <w:gridSpan w:val="8"/>
          </w:tcPr>
          <w:p w14:paraId="2424DDF8" w14:textId="77777777" w:rsidR="003533F9" w:rsidRPr="0011160E" w:rsidRDefault="003533F9" w:rsidP="006677C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Schweizer Zeitung, die liberale Werte vertritt und über Politik und Wirtschaft schreibt</w:t>
            </w:r>
          </w:p>
          <w:p w14:paraId="356446CA" w14:textId="151D632A" w:rsidR="003533F9" w:rsidRPr="0011160E" w:rsidRDefault="003533F9" w:rsidP="006677C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Co-Autor eines Artikels </w:t>
            </w:r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zur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Gesichtserkennungstechnologie und </w:t>
            </w:r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dessen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Auswirkung</w:t>
            </w:r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auf die Gesellschaft</w:t>
            </w:r>
          </w:p>
          <w:p w14:paraId="62FC8919" w14:textId="77777777" w:rsidR="003533F9" w:rsidRPr="0011160E" w:rsidRDefault="003533F9" w:rsidP="006677C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Präsentation der Ergebnisse der Recherche an der ETH Zürich in Form eines Impulsvortrags</w:t>
            </w:r>
          </w:p>
        </w:tc>
      </w:tr>
      <w:tr w:rsidR="006677CC" w:rsidRPr="00143ABD" w14:paraId="70064A8F" w14:textId="77777777" w:rsidTr="0011160E">
        <w:trPr>
          <w:gridAfter w:val="1"/>
          <w:wAfter w:w="9" w:type="dxa"/>
          <w:trHeight w:val="454"/>
        </w:trPr>
        <w:tc>
          <w:tcPr>
            <w:tcW w:w="10220" w:type="dxa"/>
            <w:gridSpan w:val="8"/>
            <w:tcBorders>
              <w:bottom w:val="single" w:sz="4" w:space="0" w:color="auto"/>
            </w:tcBorders>
            <w:vAlign w:val="bottom"/>
          </w:tcPr>
          <w:p w14:paraId="4BC8C3A4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160E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6677CC" w:rsidRPr="00143ABD" w14:paraId="6262DA51" w14:textId="77777777" w:rsidTr="0011160E">
        <w:trPr>
          <w:gridAfter w:val="1"/>
          <w:wAfter w:w="9" w:type="dxa"/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3C6743F0" w14:textId="77777777" w:rsidR="003533F9" w:rsidRPr="0011160E" w:rsidRDefault="003533F9" w:rsidP="006677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802" w:type="dxa"/>
            <w:gridSpan w:val="7"/>
            <w:tcBorders>
              <w:top w:val="single" w:sz="4" w:space="0" w:color="auto"/>
            </w:tcBorders>
            <w:vAlign w:val="bottom"/>
          </w:tcPr>
          <w:p w14:paraId="60A62EEB" w14:textId="38A67805" w:rsidR="003533F9" w:rsidRPr="0011160E" w:rsidRDefault="003533F9" w:rsidP="006677CC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11160E"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Polnisch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11160E"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(C2)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(B2), 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Portugiesisch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(A2)</w:t>
            </w:r>
          </w:p>
        </w:tc>
      </w:tr>
      <w:tr w:rsidR="006677CC" w:rsidRPr="00143ABD" w14:paraId="7043335C" w14:textId="77777777" w:rsidTr="0011160E">
        <w:trPr>
          <w:gridAfter w:val="1"/>
          <w:wAfter w:w="9" w:type="dxa"/>
          <w:trHeight w:val="340"/>
        </w:trPr>
        <w:tc>
          <w:tcPr>
            <w:tcW w:w="1418" w:type="dxa"/>
            <w:vAlign w:val="bottom"/>
          </w:tcPr>
          <w:p w14:paraId="055E3351" w14:textId="77777777" w:rsidR="003533F9" w:rsidRPr="0011160E" w:rsidRDefault="003533F9" w:rsidP="006677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802" w:type="dxa"/>
            <w:gridSpan w:val="7"/>
            <w:vAlign w:val="bottom"/>
          </w:tcPr>
          <w:p w14:paraId="09E34E65" w14:textId="77777777" w:rsidR="003533F9" w:rsidRPr="0011160E" w:rsidRDefault="003533F9" w:rsidP="006677C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Python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Excel VBA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6677CC" w:rsidRPr="00143ABD" w14:paraId="2A0DC3E8" w14:textId="77777777" w:rsidTr="0011160E">
        <w:trPr>
          <w:gridAfter w:val="1"/>
          <w:wAfter w:w="9" w:type="dxa"/>
          <w:trHeight w:val="340"/>
        </w:trPr>
        <w:tc>
          <w:tcPr>
            <w:tcW w:w="1418" w:type="dxa"/>
            <w:vAlign w:val="bottom"/>
          </w:tcPr>
          <w:p w14:paraId="5D1632E0" w14:textId="77777777" w:rsidR="003533F9" w:rsidRPr="0011160E" w:rsidRDefault="003533F9" w:rsidP="006677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802" w:type="dxa"/>
            <w:gridSpan w:val="7"/>
            <w:vAlign w:val="bottom"/>
          </w:tcPr>
          <w:p w14:paraId="37AAAF24" w14:textId="23A5F91B" w:rsidR="003533F9" w:rsidRPr="0011160E" w:rsidRDefault="003533F9" w:rsidP="006677C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Schach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(2000 Elo-Punkte auf der Website lichess.com), 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Astrophysik, Journalismus, </w:t>
            </w:r>
            <w:r w:rsidR="00FA7983"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Geografie</w:t>
            </w:r>
          </w:p>
        </w:tc>
      </w:tr>
      <w:tr w:rsidR="006677CC" w:rsidRPr="00143ABD" w14:paraId="6CAA1B4F" w14:textId="77777777" w:rsidTr="0011160E">
        <w:trPr>
          <w:gridAfter w:val="1"/>
          <w:wAfter w:w="9" w:type="dxa"/>
          <w:trHeight w:val="850"/>
        </w:trPr>
        <w:tc>
          <w:tcPr>
            <w:tcW w:w="10220" w:type="dxa"/>
            <w:gridSpan w:val="8"/>
            <w:vAlign w:val="bottom"/>
          </w:tcPr>
          <w:p w14:paraId="6857000F" w14:textId="5D237A3A" w:rsidR="003533F9" w:rsidRPr="0011160E" w:rsidRDefault="00CC1835" w:rsidP="006677CC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München</w:t>
            </w:r>
            <w:r w:rsidR="003533F9" w:rsidRPr="0011160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3533F9" w:rsidRPr="0011160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3533F9" w:rsidRPr="0011160E">
              <w:rPr>
                <w:rFonts w:ascii="Times New Roman" w:hAnsi="Times New Roman" w:cs="Times New Roman"/>
                <w:sz w:val="20"/>
                <w:szCs w:val="20"/>
              </w:rPr>
              <w:t>.2023</w:t>
            </w:r>
          </w:p>
        </w:tc>
      </w:tr>
    </w:tbl>
    <w:p w14:paraId="0747D2BF" w14:textId="69F47280" w:rsidR="00723643" w:rsidRPr="00143ABD" w:rsidRDefault="00723643" w:rsidP="00A11C38">
      <w:pPr>
        <w:rPr>
          <w:rFonts w:ascii="Times New Roman" w:hAnsi="Times New Roman" w:cs="Times New Roman"/>
          <w:sz w:val="18"/>
        </w:rPr>
      </w:pPr>
    </w:p>
    <w:sectPr w:rsidR="00723643" w:rsidRPr="00143AB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5BAD2" w14:textId="77777777" w:rsidR="002444EF" w:rsidRDefault="002444EF" w:rsidP="00BE053D">
      <w:pPr>
        <w:spacing w:after="0" w:line="240" w:lineRule="auto"/>
      </w:pPr>
      <w:r>
        <w:separator/>
      </w:r>
    </w:p>
  </w:endnote>
  <w:endnote w:type="continuationSeparator" w:id="0">
    <w:p w14:paraId="3E82935B" w14:textId="77777777" w:rsidR="002444EF" w:rsidRDefault="002444E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F1BD7" w14:textId="77777777" w:rsidR="002444EF" w:rsidRDefault="002444EF" w:rsidP="00BE053D">
      <w:pPr>
        <w:spacing w:after="0" w:line="240" w:lineRule="auto"/>
      </w:pPr>
      <w:r>
        <w:separator/>
      </w:r>
    </w:p>
  </w:footnote>
  <w:footnote w:type="continuationSeparator" w:id="0">
    <w:p w14:paraId="6B0DAD82" w14:textId="77777777" w:rsidR="002444EF" w:rsidRDefault="002444E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0246B6"/>
    <w:multiLevelType w:val="hybridMultilevel"/>
    <w:tmpl w:val="CC14BE8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957066"/>
    <w:multiLevelType w:val="hybridMultilevel"/>
    <w:tmpl w:val="9CDE8E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A71051"/>
    <w:multiLevelType w:val="hybridMultilevel"/>
    <w:tmpl w:val="69B60C4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9659ED"/>
    <w:multiLevelType w:val="hybridMultilevel"/>
    <w:tmpl w:val="CB74AD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961332">
    <w:abstractNumId w:val="16"/>
  </w:num>
  <w:num w:numId="2" w16cid:durableId="648750178">
    <w:abstractNumId w:val="19"/>
  </w:num>
  <w:num w:numId="3" w16cid:durableId="295137546">
    <w:abstractNumId w:val="22"/>
  </w:num>
  <w:num w:numId="4" w16cid:durableId="558902278">
    <w:abstractNumId w:val="0"/>
  </w:num>
  <w:num w:numId="5" w16cid:durableId="728264056">
    <w:abstractNumId w:val="1"/>
  </w:num>
  <w:num w:numId="6" w16cid:durableId="733623138">
    <w:abstractNumId w:val="2"/>
  </w:num>
  <w:num w:numId="7" w16cid:durableId="1528904926">
    <w:abstractNumId w:val="15"/>
  </w:num>
  <w:num w:numId="8" w16cid:durableId="118228666">
    <w:abstractNumId w:val="27"/>
  </w:num>
  <w:num w:numId="9" w16cid:durableId="431584706">
    <w:abstractNumId w:val="14"/>
  </w:num>
  <w:num w:numId="10" w16cid:durableId="1685595222">
    <w:abstractNumId w:val="28"/>
  </w:num>
  <w:num w:numId="11" w16cid:durableId="209806999">
    <w:abstractNumId w:val="6"/>
  </w:num>
  <w:num w:numId="12" w16cid:durableId="783425301">
    <w:abstractNumId w:val="8"/>
  </w:num>
  <w:num w:numId="13" w16cid:durableId="1026709961">
    <w:abstractNumId w:val="10"/>
  </w:num>
  <w:num w:numId="14" w16cid:durableId="470289837">
    <w:abstractNumId w:val="11"/>
  </w:num>
  <w:num w:numId="15" w16cid:durableId="1547647055">
    <w:abstractNumId w:val="24"/>
  </w:num>
  <w:num w:numId="16" w16cid:durableId="876545116">
    <w:abstractNumId w:val="5"/>
  </w:num>
  <w:num w:numId="17" w16cid:durableId="338120350">
    <w:abstractNumId w:val="18"/>
  </w:num>
  <w:num w:numId="18" w16cid:durableId="242951488">
    <w:abstractNumId w:val="4"/>
  </w:num>
  <w:num w:numId="19" w16cid:durableId="922832737">
    <w:abstractNumId w:val="21"/>
  </w:num>
  <w:num w:numId="20" w16cid:durableId="904147862">
    <w:abstractNumId w:val="12"/>
  </w:num>
  <w:num w:numId="21" w16cid:durableId="796340308">
    <w:abstractNumId w:val="13"/>
  </w:num>
  <w:num w:numId="22" w16cid:durableId="416832978">
    <w:abstractNumId w:val="17"/>
  </w:num>
  <w:num w:numId="23" w16cid:durableId="192349683">
    <w:abstractNumId w:val="9"/>
  </w:num>
  <w:num w:numId="24" w16cid:durableId="714500681">
    <w:abstractNumId w:val="23"/>
  </w:num>
  <w:num w:numId="25" w16cid:durableId="1185443439">
    <w:abstractNumId w:val="29"/>
  </w:num>
  <w:num w:numId="26" w16cid:durableId="441339189">
    <w:abstractNumId w:val="20"/>
  </w:num>
  <w:num w:numId="27" w16cid:durableId="1943341621">
    <w:abstractNumId w:val="25"/>
  </w:num>
  <w:num w:numId="28" w16cid:durableId="1500383559">
    <w:abstractNumId w:val="3"/>
  </w:num>
  <w:num w:numId="29" w16cid:durableId="850099481">
    <w:abstractNumId w:val="7"/>
  </w:num>
  <w:num w:numId="30" w16cid:durableId="2060743133">
    <w:abstractNumId w:val="26"/>
  </w:num>
  <w:num w:numId="31" w16cid:durableId="703138006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D0C"/>
    <w:rsid w:val="000048A7"/>
    <w:rsid w:val="0004075F"/>
    <w:rsid w:val="00061D33"/>
    <w:rsid w:val="00064643"/>
    <w:rsid w:val="00087747"/>
    <w:rsid w:val="000A1FDA"/>
    <w:rsid w:val="000A456E"/>
    <w:rsid w:val="000B63E2"/>
    <w:rsid w:val="000B6548"/>
    <w:rsid w:val="000C5F2B"/>
    <w:rsid w:val="000D671A"/>
    <w:rsid w:val="00103EC5"/>
    <w:rsid w:val="0011160E"/>
    <w:rsid w:val="00116C6E"/>
    <w:rsid w:val="00125CA6"/>
    <w:rsid w:val="001329EA"/>
    <w:rsid w:val="00143ABD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0BED"/>
    <w:rsid w:val="001F2F58"/>
    <w:rsid w:val="001F4175"/>
    <w:rsid w:val="00205840"/>
    <w:rsid w:val="0020779E"/>
    <w:rsid w:val="00223A4D"/>
    <w:rsid w:val="00232CB5"/>
    <w:rsid w:val="00234A7E"/>
    <w:rsid w:val="00237BE3"/>
    <w:rsid w:val="0024373D"/>
    <w:rsid w:val="002444EF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056E"/>
    <w:rsid w:val="00314B7A"/>
    <w:rsid w:val="00324BC5"/>
    <w:rsid w:val="00340BAB"/>
    <w:rsid w:val="003418E0"/>
    <w:rsid w:val="00344281"/>
    <w:rsid w:val="00347F8D"/>
    <w:rsid w:val="003533F9"/>
    <w:rsid w:val="00362C1D"/>
    <w:rsid w:val="00372F7B"/>
    <w:rsid w:val="003733E5"/>
    <w:rsid w:val="00390EA6"/>
    <w:rsid w:val="00397EBC"/>
    <w:rsid w:val="003E1033"/>
    <w:rsid w:val="003E27C3"/>
    <w:rsid w:val="003F3E3F"/>
    <w:rsid w:val="004067B8"/>
    <w:rsid w:val="004154BE"/>
    <w:rsid w:val="00415F97"/>
    <w:rsid w:val="0042013D"/>
    <w:rsid w:val="00422F83"/>
    <w:rsid w:val="00426D7E"/>
    <w:rsid w:val="00432B11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C2375"/>
    <w:rsid w:val="004E63D3"/>
    <w:rsid w:val="004E6780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29FF"/>
    <w:rsid w:val="006546FD"/>
    <w:rsid w:val="0066375E"/>
    <w:rsid w:val="00665BF3"/>
    <w:rsid w:val="006677CB"/>
    <w:rsid w:val="006677CC"/>
    <w:rsid w:val="006732D6"/>
    <w:rsid w:val="00691C21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4F67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2775"/>
    <w:rsid w:val="007C49E8"/>
    <w:rsid w:val="007C6A3C"/>
    <w:rsid w:val="007D4BEE"/>
    <w:rsid w:val="007D5BE9"/>
    <w:rsid w:val="007E7815"/>
    <w:rsid w:val="008050E4"/>
    <w:rsid w:val="0082257D"/>
    <w:rsid w:val="00853438"/>
    <w:rsid w:val="008546BE"/>
    <w:rsid w:val="00857627"/>
    <w:rsid w:val="0086485F"/>
    <w:rsid w:val="00866846"/>
    <w:rsid w:val="00875DA9"/>
    <w:rsid w:val="00895E38"/>
    <w:rsid w:val="008A782B"/>
    <w:rsid w:val="008B0FC0"/>
    <w:rsid w:val="008C429A"/>
    <w:rsid w:val="008C523D"/>
    <w:rsid w:val="008C5371"/>
    <w:rsid w:val="008C7F85"/>
    <w:rsid w:val="008E1F3D"/>
    <w:rsid w:val="009053D7"/>
    <w:rsid w:val="009119FF"/>
    <w:rsid w:val="0091331D"/>
    <w:rsid w:val="0093223C"/>
    <w:rsid w:val="00941A87"/>
    <w:rsid w:val="009501C2"/>
    <w:rsid w:val="009668B9"/>
    <w:rsid w:val="00976577"/>
    <w:rsid w:val="0098067D"/>
    <w:rsid w:val="00996356"/>
    <w:rsid w:val="00996EC3"/>
    <w:rsid w:val="00997D9A"/>
    <w:rsid w:val="009D7C49"/>
    <w:rsid w:val="009E7297"/>
    <w:rsid w:val="00A0257D"/>
    <w:rsid w:val="00A11C38"/>
    <w:rsid w:val="00A12EDC"/>
    <w:rsid w:val="00A26D0D"/>
    <w:rsid w:val="00A33BDE"/>
    <w:rsid w:val="00A34885"/>
    <w:rsid w:val="00A43BC1"/>
    <w:rsid w:val="00A479FE"/>
    <w:rsid w:val="00A57F96"/>
    <w:rsid w:val="00A74225"/>
    <w:rsid w:val="00A936D5"/>
    <w:rsid w:val="00A95A0C"/>
    <w:rsid w:val="00AA1EB0"/>
    <w:rsid w:val="00AA2DA3"/>
    <w:rsid w:val="00AA5A9C"/>
    <w:rsid w:val="00AA7C8D"/>
    <w:rsid w:val="00AB016A"/>
    <w:rsid w:val="00AB03C7"/>
    <w:rsid w:val="00AB2A5A"/>
    <w:rsid w:val="00AD28F8"/>
    <w:rsid w:val="00AD365D"/>
    <w:rsid w:val="00AE4ED3"/>
    <w:rsid w:val="00B0230B"/>
    <w:rsid w:val="00B06115"/>
    <w:rsid w:val="00B17D95"/>
    <w:rsid w:val="00B23509"/>
    <w:rsid w:val="00B34330"/>
    <w:rsid w:val="00B359DB"/>
    <w:rsid w:val="00B3632B"/>
    <w:rsid w:val="00B409D8"/>
    <w:rsid w:val="00B5178D"/>
    <w:rsid w:val="00B67F1F"/>
    <w:rsid w:val="00B701D7"/>
    <w:rsid w:val="00B90595"/>
    <w:rsid w:val="00BA215A"/>
    <w:rsid w:val="00BA22A3"/>
    <w:rsid w:val="00BA22E9"/>
    <w:rsid w:val="00BB5F09"/>
    <w:rsid w:val="00BC0D9F"/>
    <w:rsid w:val="00BD691C"/>
    <w:rsid w:val="00BE053D"/>
    <w:rsid w:val="00BF1A7A"/>
    <w:rsid w:val="00BF1FA3"/>
    <w:rsid w:val="00C00974"/>
    <w:rsid w:val="00C018E4"/>
    <w:rsid w:val="00C066FA"/>
    <w:rsid w:val="00C25387"/>
    <w:rsid w:val="00C335C6"/>
    <w:rsid w:val="00C54BE3"/>
    <w:rsid w:val="00C57F80"/>
    <w:rsid w:val="00C768ED"/>
    <w:rsid w:val="00C82A8F"/>
    <w:rsid w:val="00C916C2"/>
    <w:rsid w:val="00CA25A1"/>
    <w:rsid w:val="00CB348B"/>
    <w:rsid w:val="00CC1835"/>
    <w:rsid w:val="00CC7F56"/>
    <w:rsid w:val="00CD1B12"/>
    <w:rsid w:val="00CD55DC"/>
    <w:rsid w:val="00CE1BBC"/>
    <w:rsid w:val="00CE2595"/>
    <w:rsid w:val="00CE28CC"/>
    <w:rsid w:val="00CE72FC"/>
    <w:rsid w:val="00CF15C0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26870"/>
    <w:rsid w:val="00E40B9A"/>
    <w:rsid w:val="00E431ED"/>
    <w:rsid w:val="00E5388C"/>
    <w:rsid w:val="00E5569A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2126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A7983"/>
    <w:rsid w:val="00FC0531"/>
    <w:rsid w:val="00FC13F0"/>
    <w:rsid w:val="00FD0FB7"/>
    <w:rsid w:val="00FE0496"/>
    <w:rsid w:val="00FE79A2"/>
    <w:rsid w:val="00FF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8067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8067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8067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8067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8067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806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C2AD2D-6BD4-D441-890D-CBD625845D49}">
  <we:reference id="f518cb36-c901-4d52-a9e7-4331342e485d" version="1.2.0.0" store="EXCatalog" storeType="EXCatalog"/>
  <we:alternateReferences>
    <we:reference id="WA200001011" version="1.2.0.0" store="de-CH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2778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2023-04-30T17:40:00Z</cp:lastPrinted>
  <dcterms:created xsi:type="dcterms:W3CDTF">2023-12-12T18:27:00Z</dcterms:created>
  <dcterms:modified xsi:type="dcterms:W3CDTF">2023-12-12T18:48:00Z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documentId_8865</vt:lpwstr>
  </property>
  <property fmtid="{D5CDD505-2E9C-101B-9397-08002B2CF9AE}" pid="3" name="grammarly_documentContext">
    <vt:lpwstr>{"goals":[],"domain":"general","emotions":[],"dialect":"british"}</vt:lpwstr>
  </property>
</Properties>
</file>