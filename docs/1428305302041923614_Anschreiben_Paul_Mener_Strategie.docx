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4D0BD82" w:rsidR="006D2592" w:rsidRPr="00AE280E" w:rsidRDefault="0043361E" w:rsidP="00F55C96">
      <w:pPr>
        <w:spacing w:after="0" w:line="240" w:lineRule="auto"/>
        <w:jc w:val="right"/>
        <w:rPr>
          <w:rFonts w:ascii="Times New Roman" w:hAnsi="Times New Roman" w:cs="Times New Roman"/>
          <w:sz w:val="21"/>
          <w:szCs w:val="21"/>
          <w:lang w:val="en-US"/>
        </w:rPr>
      </w:pPr>
      <w:r w:rsidRPr="00AE280E">
        <w:rPr>
          <w:rFonts w:ascii="Times New Roman" w:hAnsi="Times New Roman" w:cs="Times New Roman"/>
          <w:sz w:val="21"/>
          <w:szCs w:val="21"/>
          <w:lang w:val="en-US"/>
        </w:rPr>
        <w:t>Paul Meßner</w:t>
      </w:r>
    </w:p>
    <w:p w14:paraId="2458A2A0" w14:textId="08269BF6" w:rsidR="00857C6F" w:rsidRPr="00AE280E" w:rsidRDefault="0043361E" w:rsidP="00F55C96">
      <w:pPr>
        <w:spacing w:after="0" w:line="240" w:lineRule="auto"/>
        <w:jc w:val="right"/>
        <w:rPr>
          <w:rFonts w:ascii="Times New Roman" w:hAnsi="Times New Roman" w:cs="Times New Roman"/>
          <w:sz w:val="21"/>
          <w:szCs w:val="21"/>
          <w:lang w:val="en-US"/>
        </w:rPr>
      </w:pPr>
      <w:r w:rsidRPr="00AE280E">
        <w:rPr>
          <w:rFonts w:ascii="Times New Roman" w:hAnsi="Times New Roman" w:cs="Times New Roman"/>
          <w:sz w:val="21"/>
          <w:szCs w:val="21"/>
          <w:lang w:val="en-US"/>
        </w:rPr>
        <w:t xml:space="preserve">Tutzinger </w:t>
      </w:r>
      <w:proofErr w:type="spellStart"/>
      <w:r w:rsidRPr="00AE280E">
        <w:rPr>
          <w:rFonts w:ascii="Times New Roman" w:hAnsi="Times New Roman" w:cs="Times New Roman"/>
          <w:sz w:val="21"/>
          <w:szCs w:val="21"/>
          <w:lang w:val="en-US"/>
        </w:rPr>
        <w:t>Straße</w:t>
      </w:r>
      <w:proofErr w:type="spellEnd"/>
      <w:r w:rsidRPr="00AE280E">
        <w:rPr>
          <w:rFonts w:ascii="Times New Roman" w:hAnsi="Times New Roman" w:cs="Times New Roman"/>
          <w:sz w:val="21"/>
          <w:szCs w:val="21"/>
          <w:lang w:val="en-US"/>
        </w:rPr>
        <w:t xml:space="preserve"> 9a</w:t>
      </w:r>
    </w:p>
    <w:p w14:paraId="451AEE20" w14:textId="15669AD5" w:rsidR="00857C6F" w:rsidRPr="00AE280E" w:rsidRDefault="0043361E" w:rsidP="00F55C96">
      <w:pPr>
        <w:spacing w:after="0" w:line="240" w:lineRule="auto"/>
        <w:jc w:val="right"/>
        <w:rPr>
          <w:rFonts w:ascii="Times New Roman" w:hAnsi="Times New Roman" w:cs="Times New Roman"/>
          <w:sz w:val="21"/>
          <w:szCs w:val="21"/>
          <w:lang w:val="en-US"/>
        </w:rPr>
      </w:pPr>
      <w:r w:rsidRPr="00AE280E">
        <w:rPr>
          <w:rFonts w:ascii="Times New Roman" w:hAnsi="Times New Roman" w:cs="Times New Roman"/>
          <w:sz w:val="21"/>
          <w:szCs w:val="21"/>
          <w:lang w:val="en-US"/>
        </w:rPr>
        <w:t xml:space="preserve">82327 </w:t>
      </w:r>
      <w:proofErr w:type="spellStart"/>
      <w:r w:rsidRPr="00AE280E">
        <w:rPr>
          <w:rFonts w:ascii="Times New Roman" w:hAnsi="Times New Roman" w:cs="Times New Roman"/>
          <w:sz w:val="21"/>
          <w:szCs w:val="21"/>
          <w:lang w:val="en-US"/>
        </w:rPr>
        <w:t>Tutzing</w:t>
      </w:r>
      <w:proofErr w:type="spellEnd"/>
    </w:p>
    <w:p w14:paraId="12BA391A" w14:textId="592D3348" w:rsidR="006A7895" w:rsidRPr="00AE280E" w:rsidRDefault="0043361E" w:rsidP="00F55C96">
      <w:pPr>
        <w:spacing w:after="0" w:line="240" w:lineRule="auto"/>
        <w:jc w:val="right"/>
        <w:rPr>
          <w:rFonts w:ascii="Times New Roman" w:hAnsi="Times New Roman" w:cs="Times New Roman"/>
          <w:color w:val="000000" w:themeColor="text1"/>
          <w:sz w:val="21"/>
          <w:szCs w:val="21"/>
          <w:lang w:val="en-US"/>
        </w:rPr>
      </w:pPr>
      <w:r w:rsidRPr="00AE280E">
        <w:rPr>
          <w:rFonts w:ascii="Times New Roman" w:hAnsi="Times New Roman" w:cs="Times New Roman"/>
          <w:color w:val="000000" w:themeColor="text1"/>
          <w:sz w:val="21"/>
          <w:szCs w:val="21"/>
          <w:lang w:val="en-US"/>
        </w:rPr>
        <w:t>messner.paul@yahoo.com</w:t>
      </w:r>
    </w:p>
    <w:p w14:paraId="2E7278C7" w14:textId="36153AF5" w:rsidR="00F74175" w:rsidRPr="00AE280E" w:rsidRDefault="006D2592" w:rsidP="00AE280E">
      <w:pPr>
        <w:spacing w:after="0" w:line="240" w:lineRule="auto"/>
        <w:jc w:val="right"/>
        <w:rPr>
          <w:rFonts w:ascii="Times New Roman" w:hAnsi="Times New Roman" w:cs="Times New Roman"/>
          <w:color w:val="000000" w:themeColor="text1"/>
          <w:sz w:val="21"/>
          <w:szCs w:val="21"/>
          <w:lang w:val="en-US"/>
        </w:rPr>
      </w:pPr>
      <w:r w:rsidRPr="00AE280E">
        <w:rPr>
          <w:rFonts w:ascii="Times New Roman" w:hAnsi="Times New Roman" w:cs="Times New Roman"/>
          <w:color w:val="000000" w:themeColor="text1"/>
          <w:sz w:val="21"/>
          <w:szCs w:val="21"/>
          <w:lang w:val="en-US"/>
        </w:rPr>
        <w:t>+</w:t>
      </w:r>
      <w:r w:rsidR="00857C6F" w:rsidRPr="00AE280E">
        <w:rPr>
          <w:rFonts w:ascii="Times New Roman" w:hAnsi="Times New Roman" w:cs="Times New Roman"/>
          <w:color w:val="000000" w:themeColor="text1"/>
          <w:sz w:val="21"/>
          <w:szCs w:val="21"/>
          <w:lang w:val="en-US"/>
        </w:rPr>
        <w:t xml:space="preserve">49 </w:t>
      </w:r>
      <w:r w:rsidR="0043361E" w:rsidRPr="00AE280E">
        <w:rPr>
          <w:rFonts w:ascii="Times New Roman" w:hAnsi="Times New Roman" w:cs="Times New Roman"/>
          <w:color w:val="000000" w:themeColor="text1"/>
          <w:sz w:val="21"/>
          <w:szCs w:val="21"/>
          <w:lang w:val="en-US"/>
        </w:rPr>
        <w:t>176 41991336</w:t>
      </w:r>
    </w:p>
    <w:p w14:paraId="06BFF7C0" w14:textId="77777777" w:rsidR="00F630B9" w:rsidRDefault="00F630B9" w:rsidP="008803E7">
      <w:pPr>
        <w:spacing w:after="0" w:line="240" w:lineRule="auto"/>
        <w:rPr>
          <w:rFonts w:ascii="Times New Roman" w:hAnsi="Times New Roman" w:cs="Times New Roman"/>
          <w:b/>
          <w:bCs/>
          <w:color w:val="000000" w:themeColor="text1"/>
          <w:sz w:val="21"/>
          <w:szCs w:val="21"/>
        </w:rPr>
      </w:pPr>
    </w:p>
    <w:p w14:paraId="436B0B1D" w14:textId="77777777" w:rsidR="008B3C03" w:rsidRPr="008B3C03" w:rsidRDefault="008B3C03" w:rsidP="008803E7">
      <w:pPr>
        <w:spacing w:after="0" w:line="240" w:lineRule="auto"/>
        <w:rPr>
          <w:rFonts w:ascii="Times New Roman" w:hAnsi="Times New Roman" w:cs="Times New Roman"/>
          <w:color w:val="000000" w:themeColor="text1"/>
          <w:sz w:val="21"/>
          <w:szCs w:val="21"/>
        </w:rPr>
      </w:pPr>
      <w:proofErr w:type="spellStart"/>
      <w:proofErr w:type="gramStart"/>
      <w:r w:rsidRPr="008B3C03">
        <w:rPr>
          <w:rFonts w:ascii="Times New Roman" w:hAnsi="Times New Roman" w:cs="Times New Roman"/>
          <w:color w:val="000000" w:themeColor="text1"/>
          <w:sz w:val="21"/>
          <w:szCs w:val="21"/>
        </w:rPr>
        <w:t>zeb.rolfes</w:t>
      </w:r>
      <w:proofErr w:type="gramEnd"/>
      <w:r w:rsidRPr="008B3C03">
        <w:rPr>
          <w:rFonts w:ascii="Times New Roman" w:hAnsi="Times New Roman" w:cs="Times New Roman"/>
          <w:color w:val="000000" w:themeColor="text1"/>
          <w:sz w:val="21"/>
          <w:szCs w:val="21"/>
        </w:rPr>
        <w:t>.</w:t>
      </w:r>
      <w:proofErr w:type="gramStart"/>
      <w:r w:rsidRPr="008B3C03">
        <w:rPr>
          <w:rFonts w:ascii="Times New Roman" w:hAnsi="Times New Roman" w:cs="Times New Roman"/>
          <w:color w:val="000000" w:themeColor="text1"/>
          <w:sz w:val="21"/>
          <w:szCs w:val="21"/>
        </w:rPr>
        <w:t>schierenbeck.associates</w:t>
      </w:r>
      <w:proofErr w:type="spellEnd"/>
      <w:proofErr w:type="gramEnd"/>
      <w:r w:rsidRPr="008B3C03">
        <w:rPr>
          <w:rFonts w:ascii="Times New Roman" w:hAnsi="Times New Roman" w:cs="Times New Roman"/>
          <w:color w:val="000000" w:themeColor="text1"/>
          <w:sz w:val="21"/>
          <w:szCs w:val="21"/>
        </w:rPr>
        <w:t xml:space="preserve"> GmbH</w:t>
      </w:r>
    </w:p>
    <w:p w14:paraId="2CF7BECD" w14:textId="3F727A95" w:rsidR="00230E2D" w:rsidRPr="008F149A" w:rsidRDefault="008B3C03" w:rsidP="008803E7">
      <w:pPr>
        <w:spacing w:after="0" w:line="240" w:lineRule="auto"/>
        <w:rPr>
          <w:rFonts w:ascii="Times New Roman" w:hAnsi="Times New Roman" w:cs="Times New Roman"/>
          <w:color w:val="000000" w:themeColor="text1"/>
          <w:sz w:val="21"/>
          <w:szCs w:val="21"/>
        </w:rPr>
      </w:pPr>
      <w:r w:rsidRPr="008B3C03">
        <w:rPr>
          <w:rFonts w:ascii="Times New Roman" w:hAnsi="Times New Roman" w:cs="Times New Roman"/>
          <w:color w:val="000000" w:themeColor="text1"/>
          <w:sz w:val="21"/>
          <w:szCs w:val="21"/>
        </w:rPr>
        <w:t>Hammer Straße 165</w:t>
      </w:r>
      <w:r w:rsidR="008F149A" w:rsidRPr="008F149A">
        <w:rPr>
          <w:rFonts w:ascii="Times New Roman" w:hAnsi="Times New Roman" w:cs="Times New Roman"/>
          <w:color w:val="000000" w:themeColor="text1"/>
          <w:sz w:val="21"/>
          <w:szCs w:val="21"/>
        </w:rPr>
        <w:br/>
      </w:r>
      <w:r>
        <w:rPr>
          <w:rFonts w:ascii="Times New Roman" w:hAnsi="Times New Roman" w:cs="Times New Roman"/>
          <w:color w:val="000000" w:themeColor="text1"/>
          <w:sz w:val="21"/>
          <w:szCs w:val="21"/>
        </w:rPr>
        <w:t>4815</w:t>
      </w:r>
      <w:r w:rsidR="00C913B2">
        <w:rPr>
          <w:rFonts w:ascii="Times New Roman" w:hAnsi="Times New Roman" w:cs="Times New Roman"/>
          <w:color w:val="000000" w:themeColor="text1"/>
          <w:sz w:val="21"/>
          <w:szCs w:val="21"/>
        </w:rPr>
        <w:t>3 Münster</w:t>
      </w:r>
    </w:p>
    <w:p w14:paraId="391E5963" w14:textId="77777777" w:rsidR="008F149A" w:rsidRDefault="008F149A" w:rsidP="00AE280E">
      <w:pPr>
        <w:spacing w:after="0" w:line="240" w:lineRule="auto"/>
        <w:jc w:val="right"/>
        <w:rPr>
          <w:rFonts w:ascii="Times New Roman" w:hAnsi="Times New Roman" w:cs="Times New Roman"/>
          <w:color w:val="000000" w:themeColor="text1"/>
          <w:sz w:val="21"/>
          <w:szCs w:val="21"/>
        </w:rPr>
      </w:pPr>
    </w:p>
    <w:p w14:paraId="155B6E2E" w14:textId="5592C45D" w:rsidR="006A7895" w:rsidRPr="0022194D" w:rsidRDefault="0043361E" w:rsidP="00AE280E">
      <w:pPr>
        <w:spacing w:after="0" w:line="240" w:lineRule="auto"/>
        <w:jc w:val="right"/>
        <w:rPr>
          <w:rFonts w:ascii="Times New Roman" w:hAnsi="Times New Roman" w:cs="Times New Roman"/>
          <w:color w:val="000000" w:themeColor="text1"/>
          <w:sz w:val="21"/>
          <w:szCs w:val="21"/>
        </w:rPr>
      </w:pPr>
      <w:r w:rsidRPr="0022194D">
        <w:rPr>
          <w:rFonts w:ascii="Times New Roman" w:hAnsi="Times New Roman" w:cs="Times New Roman"/>
          <w:color w:val="000000" w:themeColor="text1"/>
          <w:sz w:val="21"/>
          <w:szCs w:val="21"/>
        </w:rPr>
        <w:t>Tutzing,</w:t>
      </w:r>
      <w:r w:rsidR="002D594E" w:rsidRPr="0022194D">
        <w:rPr>
          <w:rFonts w:ascii="Times New Roman" w:hAnsi="Times New Roman" w:cs="Times New Roman"/>
          <w:color w:val="000000" w:themeColor="text1"/>
          <w:sz w:val="21"/>
          <w:szCs w:val="21"/>
        </w:rPr>
        <w:t xml:space="preserve"> </w:t>
      </w:r>
      <w:r w:rsidR="0010616F">
        <w:rPr>
          <w:rFonts w:ascii="Times New Roman" w:hAnsi="Times New Roman" w:cs="Times New Roman"/>
          <w:color w:val="000000" w:themeColor="text1"/>
          <w:sz w:val="21"/>
          <w:szCs w:val="21"/>
        </w:rPr>
        <w:t>13</w:t>
      </w:r>
      <w:r w:rsidR="00FA2F9D">
        <w:rPr>
          <w:rFonts w:ascii="Times New Roman" w:hAnsi="Times New Roman" w:cs="Times New Roman"/>
          <w:color w:val="000000" w:themeColor="text1"/>
          <w:sz w:val="21"/>
          <w:szCs w:val="21"/>
        </w:rPr>
        <w:t>.10</w:t>
      </w:r>
      <w:r w:rsidR="00175F8A" w:rsidRPr="0022194D">
        <w:rPr>
          <w:rFonts w:ascii="Times New Roman" w:hAnsi="Times New Roman" w:cs="Times New Roman"/>
          <w:color w:val="000000" w:themeColor="text1"/>
          <w:sz w:val="21"/>
          <w:szCs w:val="21"/>
        </w:rPr>
        <w:t>.2025</w:t>
      </w:r>
    </w:p>
    <w:p w14:paraId="0731715D" w14:textId="77777777" w:rsidR="001E0088" w:rsidRPr="00F55C96" w:rsidRDefault="001E0088" w:rsidP="00AE280E">
      <w:pPr>
        <w:spacing w:after="0" w:line="240" w:lineRule="auto"/>
        <w:jc w:val="right"/>
        <w:rPr>
          <w:rFonts w:ascii="Times New Roman" w:hAnsi="Times New Roman" w:cs="Times New Roman"/>
          <w:sz w:val="21"/>
          <w:szCs w:val="21"/>
        </w:rPr>
      </w:pPr>
    </w:p>
    <w:p w14:paraId="73A730EA" w14:textId="6CE90AAD" w:rsidR="003969AA" w:rsidRDefault="00EB2068" w:rsidP="00AB24B6">
      <w:pPr>
        <w:spacing w:line="240" w:lineRule="auto"/>
        <w:jc w:val="both"/>
        <w:rPr>
          <w:rFonts w:ascii="Times New Roman" w:hAnsi="Times New Roman" w:cs="Times New Roman"/>
          <w:b/>
          <w:sz w:val="21"/>
          <w:szCs w:val="21"/>
        </w:rPr>
      </w:pPr>
      <w:r w:rsidRPr="00DA68A7">
        <w:rPr>
          <w:rFonts w:ascii="Times New Roman" w:hAnsi="Times New Roman" w:cs="Times New Roman"/>
          <w:b/>
          <w:sz w:val="21"/>
          <w:szCs w:val="21"/>
        </w:rPr>
        <w:t xml:space="preserve">Bewerbung </w:t>
      </w:r>
      <w:r w:rsidR="00AB2077">
        <w:rPr>
          <w:rFonts w:ascii="Times New Roman" w:hAnsi="Times New Roman" w:cs="Times New Roman"/>
          <w:b/>
          <w:sz w:val="21"/>
          <w:szCs w:val="21"/>
        </w:rPr>
        <w:t xml:space="preserve">um ein </w:t>
      </w:r>
      <w:r w:rsidRPr="00DA68A7">
        <w:rPr>
          <w:rFonts w:ascii="Times New Roman" w:hAnsi="Times New Roman" w:cs="Times New Roman"/>
          <w:b/>
          <w:sz w:val="21"/>
          <w:szCs w:val="21"/>
        </w:rPr>
        <w:t>Praktik</w:t>
      </w:r>
      <w:r w:rsidR="00AB2077">
        <w:rPr>
          <w:rFonts w:ascii="Times New Roman" w:hAnsi="Times New Roman" w:cs="Times New Roman"/>
          <w:b/>
          <w:sz w:val="21"/>
          <w:szCs w:val="21"/>
        </w:rPr>
        <w:t>um</w:t>
      </w:r>
      <w:r w:rsidRPr="00DA68A7">
        <w:rPr>
          <w:rFonts w:ascii="Times New Roman" w:hAnsi="Times New Roman" w:cs="Times New Roman"/>
          <w:b/>
          <w:sz w:val="21"/>
          <w:szCs w:val="21"/>
        </w:rPr>
        <w:t xml:space="preserve"> </w:t>
      </w:r>
      <w:r w:rsidR="001A08B6">
        <w:rPr>
          <w:rFonts w:ascii="Times New Roman" w:hAnsi="Times New Roman" w:cs="Times New Roman"/>
          <w:b/>
          <w:sz w:val="21"/>
          <w:szCs w:val="21"/>
        </w:rPr>
        <w:t>in der Strategieberatung</w:t>
      </w:r>
    </w:p>
    <w:p w14:paraId="53E2B4CE" w14:textId="0291A41D" w:rsidR="00E10CCC" w:rsidRPr="00F55C96" w:rsidRDefault="00E10CCC" w:rsidP="003969AA">
      <w:pPr>
        <w:spacing w:after="0" w:line="240" w:lineRule="auto"/>
        <w:jc w:val="both"/>
        <w:rPr>
          <w:rFonts w:ascii="Times New Roman" w:hAnsi="Times New Roman" w:cs="Times New Roman"/>
          <w:b/>
          <w:sz w:val="21"/>
          <w:szCs w:val="21"/>
        </w:rPr>
      </w:pPr>
    </w:p>
    <w:p w14:paraId="2FF34235" w14:textId="1D973E07" w:rsidR="000A5AB8" w:rsidRPr="00F55C96" w:rsidRDefault="00EB2068" w:rsidP="00AE280E">
      <w:pPr>
        <w:spacing w:after="0" w:line="240" w:lineRule="auto"/>
        <w:rPr>
          <w:rFonts w:ascii="Times New Roman" w:hAnsi="Times New Roman" w:cs="Times New Roman"/>
          <w:sz w:val="21"/>
          <w:szCs w:val="21"/>
        </w:rPr>
      </w:pPr>
      <w:r>
        <w:rPr>
          <w:rFonts w:ascii="Times New Roman" w:hAnsi="Times New Roman" w:cs="Times New Roman"/>
          <w:sz w:val="21"/>
          <w:szCs w:val="21"/>
        </w:rPr>
        <w:t>Sehr geehrte</w:t>
      </w:r>
      <w:r w:rsidR="005A0B55">
        <w:rPr>
          <w:rFonts w:ascii="Times New Roman" w:hAnsi="Times New Roman" w:cs="Times New Roman"/>
          <w:sz w:val="21"/>
          <w:szCs w:val="21"/>
        </w:rPr>
        <w:t xml:space="preserve"> </w:t>
      </w:r>
      <w:r w:rsidR="001A08B6">
        <w:rPr>
          <w:rFonts w:ascii="Times New Roman" w:hAnsi="Times New Roman" w:cs="Times New Roman"/>
          <w:sz w:val="21"/>
          <w:szCs w:val="21"/>
        </w:rPr>
        <w:t>Damen und Herren</w:t>
      </w:r>
      <w:r w:rsidR="00FB64F8">
        <w:rPr>
          <w:rFonts w:ascii="Times New Roman" w:hAnsi="Times New Roman" w:cs="Times New Roman"/>
          <w:sz w:val="21"/>
          <w:szCs w:val="21"/>
        </w:rPr>
        <w:t>,</w:t>
      </w:r>
    </w:p>
    <w:p w14:paraId="315A49F2" w14:textId="77777777" w:rsidR="00057127" w:rsidRDefault="00057127" w:rsidP="005D4FC9">
      <w:pPr>
        <w:spacing w:after="0" w:line="240" w:lineRule="auto"/>
        <w:jc w:val="both"/>
        <w:rPr>
          <w:rFonts w:ascii="Times New Roman" w:hAnsi="Times New Roman" w:cs="Times New Roman"/>
          <w:sz w:val="21"/>
          <w:szCs w:val="21"/>
        </w:rPr>
      </w:pPr>
    </w:p>
    <w:p w14:paraId="71E8319E" w14:textId="1B3EE26A" w:rsidR="000D5B36" w:rsidRPr="00AC10A6" w:rsidRDefault="000D5B36" w:rsidP="008655A3">
      <w:pPr>
        <w:spacing w:after="0" w:line="240" w:lineRule="auto"/>
        <w:jc w:val="both"/>
        <w:rPr>
          <w:rFonts w:ascii="Times New Roman" w:hAnsi="Times New Roman" w:cs="Times New Roman"/>
          <w:sz w:val="21"/>
          <w:szCs w:val="21"/>
        </w:rPr>
      </w:pPr>
      <w:del w:id="0" w:author="David Döbele" w:date="2025-10-16T10:54:00Z" w16du:dateUtc="2025-10-16T08:54:00Z">
        <w:r w:rsidRPr="00AC10A6" w:rsidDel="00631036">
          <w:rPr>
            <w:rFonts w:ascii="Times New Roman" w:hAnsi="Times New Roman" w:cs="Times New Roman"/>
            <w:sz w:val="21"/>
            <w:szCs w:val="21"/>
          </w:rPr>
          <w:delText xml:space="preserve">Bereits </w:delText>
        </w:r>
      </w:del>
      <w:ins w:id="1" w:author="David Döbele" w:date="2025-10-16T10:54:00Z" w16du:dateUtc="2025-10-16T08:54:00Z">
        <w:r w:rsidR="00631036">
          <w:rPr>
            <w:rFonts w:ascii="Times New Roman" w:hAnsi="Times New Roman" w:cs="Times New Roman"/>
            <w:sz w:val="21"/>
            <w:szCs w:val="21"/>
          </w:rPr>
          <w:t>b</w:t>
        </w:r>
        <w:r w:rsidR="00631036" w:rsidRPr="00AC10A6">
          <w:rPr>
            <w:rFonts w:ascii="Times New Roman" w:hAnsi="Times New Roman" w:cs="Times New Roman"/>
            <w:sz w:val="21"/>
            <w:szCs w:val="21"/>
          </w:rPr>
          <w:t xml:space="preserve">ereits </w:t>
        </w:r>
      </w:ins>
      <w:r w:rsidRPr="00AC10A6">
        <w:rPr>
          <w:rFonts w:ascii="Times New Roman" w:hAnsi="Times New Roman" w:cs="Times New Roman"/>
          <w:sz w:val="21"/>
          <w:szCs w:val="21"/>
        </w:rPr>
        <w:t xml:space="preserve">in der zehnten Klasse habe ich im Rahmen des Planspiels Börse begonnen, mich intensiv mit wirtschaftlichen Fragestellungen auseinanderzusetzen. Seither lässt mich das Interesse an komplexen Zusammenhängen nicht mehr los. Besonders während meiner Praxisphasen im Rahmen meines dualen Studiums bei der BayernLB habe ich gemerkt, wie sehr mich die Analyse von Geschäftsmodellen, Märkten und strategischen Fragestellungen begeistert. </w:t>
      </w:r>
      <w:r w:rsidR="00AC10A6" w:rsidRPr="00AC10A6">
        <w:rPr>
          <w:rFonts w:ascii="Times New Roman" w:hAnsi="Times New Roman" w:cs="Times New Roman"/>
          <w:sz w:val="21"/>
          <w:szCs w:val="21"/>
        </w:rPr>
        <w:t xml:space="preserve">Dabei habe ich ein starkes Interesse an der Schnittstelle von Unternehmensentwicklung und langfristiger Wertschöpfung entwickelt. Genau hier setzt für mich die </w:t>
      </w:r>
      <w:r w:rsidR="006D77CD">
        <w:rPr>
          <w:rFonts w:ascii="Times New Roman" w:hAnsi="Times New Roman" w:cs="Times New Roman"/>
          <w:sz w:val="21"/>
          <w:szCs w:val="21"/>
        </w:rPr>
        <w:t>Strategieb</w:t>
      </w:r>
      <w:r w:rsidR="00AC10A6" w:rsidRPr="00AC10A6">
        <w:rPr>
          <w:rFonts w:ascii="Times New Roman" w:hAnsi="Times New Roman" w:cs="Times New Roman"/>
          <w:sz w:val="21"/>
          <w:szCs w:val="21"/>
        </w:rPr>
        <w:t xml:space="preserve">eratung an: Das Zusammenspiel aus analytischer Tiefe, strukturierter Problemlösung und der direkten Arbeit an strategischen Projekten </w:t>
      </w:r>
      <w:r w:rsidR="00812E61">
        <w:rPr>
          <w:rFonts w:ascii="Times New Roman" w:hAnsi="Times New Roman" w:cs="Times New Roman"/>
          <w:sz w:val="21"/>
          <w:szCs w:val="21"/>
        </w:rPr>
        <w:t>in verschiedensten Unternehmen</w:t>
      </w:r>
      <w:r w:rsidR="00AC10A6" w:rsidRPr="00AC10A6">
        <w:rPr>
          <w:rFonts w:ascii="Times New Roman" w:hAnsi="Times New Roman" w:cs="Times New Roman"/>
          <w:sz w:val="21"/>
          <w:szCs w:val="21"/>
        </w:rPr>
        <w:t xml:space="preserve"> macht sie für mich zum idealen Umfeld, um mein Wissen praxisnah zu vertiefen und mich fachlich weiterzuentwickeln.</w:t>
      </w:r>
      <w:r w:rsidR="00AC10A6">
        <w:rPr>
          <w:rFonts w:ascii="Times New Roman" w:hAnsi="Times New Roman" w:cs="Times New Roman"/>
          <w:sz w:val="21"/>
          <w:szCs w:val="21"/>
        </w:rPr>
        <w:t xml:space="preserve"> </w:t>
      </w:r>
      <w:r w:rsidRPr="00AC10A6">
        <w:rPr>
          <w:rFonts w:ascii="Times New Roman" w:hAnsi="Times New Roman" w:cs="Times New Roman"/>
          <w:sz w:val="21"/>
          <w:szCs w:val="21"/>
        </w:rPr>
        <w:t xml:space="preserve">Zudem bin ich überzeugt, dass persönliche Entwicklung vor allem in einem Umfeld gelingt, das täglich </w:t>
      </w:r>
      <w:r w:rsidR="001B2A8B">
        <w:rPr>
          <w:rFonts w:ascii="Times New Roman" w:hAnsi="Times New Roman" w:cs="Times New Roman"/>
          <w:sz w:val="21"/>
          <w:szCs w:val="21"/>
        </w:rPr>
        <w:t>fordert</w:t>
      </w:r>
      <w:r w:rsidR="00F312AB">
        <w:rPr>
          <w:rFonts w:ascii="Times New Roman" w:hAnsi="Times New Roman" w:cs="Times New Roman"/>
          <w:sz w:val="21"/>
          <w:szCs w:val="21"/>
        </w:rPr>
        <w:t xml:space="preserve">. </w:t>
      </w:r>
      <w:r w:rsidR="00CD535A">
        <w:rPr>
          <w:rFonts w:ascii="Times New Roman" w:hAnsi="Times New Roman" w:cs="Times New Roman"/>
          <w:sz w:val="21"/>
          <w:szCs w:val="21"/>
        </w:rPr>
        <w:t xml:space="preserve">Aus diesem Grund werde ich </w:t>
      </w:r>
      <w:r w:rsidR="002B7CC5">
        <w:rPr>
          <w:rFonts w:ascii="Times New Roman" w:hAnsi="Times New Roman" w:cs="Times New Roman"/>
          <w:sz w:val="21"/>
          <w:szCs w:val="21"/>
        </w:rPr>
        <w:t>im Rahmen meines Gap</w:t>
      </w:r>
      <w:r w:rsidR="00BF0165">
        <w:rPr>
          <w:rFonts w:ascii="Times New Roman" w:hAnsi="Times New Roman" w:cs="Times New Roman"/>
          <w:sz w:val="21"/>
          <w:szCs w:val="21"/>
        </w:rPr>
        <w:t xml:space="preserve"> </w:t>
      </w:r>
      <w:proofErr w:type="spellStart"/>
      <w:r w:rsidR="00BF0165">
        <w:rPr>
          <w:rFonts w:ascii="Times New Roman" w:hAnsi="Times New Roman" w:cs="Times New Roman"/>
          <w:sz w:val="21"/>
          <w:szCs w:val="21"/>
        </w:rPr>
        <w:t>Y</w:t>
      </w:r>
      <w:r w:rsidR="002B7CC5">
        <w:rPr>
          <w:rFonts w:ascii="Times New Roman" w:hAnsi="Times New Roman" w:cs="Times New Roman"/>
          <w:sz w:val="21"/>
          <w:szCs w:val="21"/>
        </w:rPr>
        <w:t>ears</w:t>
      </w:r>
      <w:proofErr w:type="spellEnd"/>
      <w:r w:rsidR="002B7CC5">
        <w:rPr>
          <w:rFonts w:ascii="Times New Roman" w:hAnsi="Times New Roman" w:cs="Times New Roman"/>
          <w:sz w:val="21"/>
          <w:szCs w:val="21"/>
        </w:rPr>
        <w:t xml:space="preserve"> </w:t>
      </w:r>
      <w:r w:rsidR="00CD535A">
        <w:rPr>
          <w:rFonts w:ascii="Times New Roman" w:hAnsi="Times New Roman" w:cs="Times New Roman"/>
          <w:sz w:val="21"/>
          <w:szCs w:val="21"/>
        </w:rPr>
        <w:t>ab Januar 2026 ein dreimonatiges Praktikum im Management Consulting bei Check24 absolvieren und</w:t>
      </w:r>
      <w:r w:rsidR="0015113E">
        <w:rPr>
          <w:rFonts w:ascii="Times New Roman" w:hAnsi="Times New Roman" w:cs="Times New Roman"/>
          <w:sz w:val="21"/>
          <w:szCs w:val="21"/>
        </w:rPr>
        <w:t xml:space="preserve"> möchte</w:t>
      </w:r>
      <w:r w:rsidR="00CD535A">
        <w:rPr>
          <w:rFonts w:ascii="Times New Roman" w:hAnsi="Times New Roman" w:cs="Times New Roman"/>
          <w:sz w:val="21"/>
          <w:szCs w:val="21"/>
        </w:rPr>
        <w:t xml:space="preserve"> mein hier gewonnenes Wissen gerne ab </w:t>
      </w:r>
      <w:r w:rsidR="005E460D">
        <w:rPr>
          <w:rFonts w:ascii="Times New Roman" w:hAnsi="Times New Roman" w:cs="Times New Roman"/>
          <w:sz w:val="21"/>
          <w:szCs w:val="21"/>
        </w:rPr>
        <w:t xml:space="preserve">dem 1. </w:t>
      </w:r>
      <w:r w:rsidR="00CD535A">
        <w:rPr>
          <w:rFonts w:ascii="Times New Roman" w:hAnsi="Times New Roman" w:cs="Times New Roman"/>
          <w:sz w:val="21"/>
          <w:szCs w:val="21"/>
        </w:rPr>
        <w:t xml:space="preserve">April 2026 bei Ihnen als Praktikant für drei Monate </w:t>
      </w:r>
      <w:r w:rsidR="004E7963">
        <w:rPr>
          <w:rFonts w:ascii="Times New Roman" w:hAnsi="Times New Roman" w:cs="Times New Roman"/>
          <w:sz w:val="21"/>
          <w:szCs w:val="21"/>
        </w:rPr>
        <w:t xml:space="preserve">in Ihrem </w:t>
      </w:r>
      <w:r w:rsidR="001A08B6">
        <w:rPr>
          <w:rFonts w:ascii="Times New Roman" w:hAnsi="Times New Roman" w:cs="Times New Roman"/>
          <w:sz w:val="21"/>
          <w:szCs w:val="21"/>
        </w:rPr>
        <w:t xml:space="preserve">Münchener </w:t>
      </w:r>
      <w:r w:rsidR="001A08B6">
        <w:rPr>
          <w:rFonts w:ascii="Times New Roman" w:hAnsi="Times New Roman" w:cs="Times New Roman"/>
          <w:sz w:val="21"/>
          <w:szCs w:val="21"/>
        </w:rPr>
        <w:br/>
      </w:r>
      <w:r w:rsidR="002F457F">
        <w:rPr>
          <w:rFonts w:ascii="Times New Roman" w:hAnsi="Times New Roman" w:cs="Times New Roman"/>
          <w:sz w:val="21"/>
          <w:szCs w:val="21"/>
        </w:rPr>
        <w:t>Büro</w:t>
      </w:r>
      <w:r w:rsidR="001A08B6">
        <w:rPr>
          <w:rFonts w:ascii="Times New Roman" w:hAnsi="Times New Roman" w:cs="Times New Roman"/>
          <w:sz w:val="21"/>
          <w:szCs w:val="21"/>
        </w:rPr>
        <w:t xml:space="preserve"> – alternativ auch gerne </w:t>
      </w:r>
      <w:r w:rsidR="00C40C04">
        <w:rPr>
          <w:rFonts w:ascii="Times New Roman" w:hAnsi="Times New Roman" w:cs="Times New Roman"/>
          <w:sz w:val="21"/>
          <w:szCs w:val="21"/>
        </w:rPr>
        <w:t>in</w:t>
      </w:r>
      <w:r w:rsidR="001A08B6">
        <w:rPr>
          <w:rFonts w:ascii="Times New Roman" w:hAnsi="Times New Roman" w:cs="Times New Roman"/>
          <w:sz w:val="21"/>
          <w:szCs w:val="21"/>
        </w:rPr>
        <w:t xml:space="preserve"> einem Ihrer anderen Standorte –</w:t>
      </w:r>
      <w:r w:rsidR="002F457F">
        <w:rPr>
          <w:rFonts w:ascii="Times New Roman" w:hAnsi="Times New Roman" w:cs="Times New Roman"/>
          <w:sz w:val="21"/>
          <w:szCs w:val="21"/>
        </w:rPr>
        <w:t xml:space="preserve"> </w:t>
      </w:r>
      <w:r w:rsidR="00CD535A">
        <w:rPr>
          <w:rFonts w:ascii="Times New Roman" w:hAnsi="Times New Roman" w:cs="Times New Roman"/>
          <w:sz w:val="21"/>
          <w:szCs w:val="21"/>
        </w:rPr>
        <w:t>einbringen</w:t>
      </w:r>
      <w:r w:rsidR="00F312AB">
        <w:rPr>
          <w:rFonts w:ascii="Times New Roman" w:hAnsi="Times New Roman" w:cs="Times New Roman"/>
          <w:sz w:val="21"/>
          <w:szCs w:val="21"/>
        </w:rPr>
        <w:t>.</w:t>
      </w:r>
    </w:p>
    <w:p w14:paraId="37ED6392" w14:textId="77777777" w:rsidR="005A48C6" w:rsidRDefault="005A48C6" w:rsidP="008655A3">
      <w:pPr>
        <w:spacing w:after="0" w:line="240" w:lineRule="auto"/>
        <w:jc w:val="both"/>
        <w:rPr>
          <w:rFonts w:ascii="Times New Roman" w:hAnsi="Times New Roman" w:cs="Times New Roman"/>
          <w:sz w:val="21"/>
          <w:szCs w:val="21"/>
        </w:rPr>
      </w:pPr>
    </w:p>
    <w:p w14:paraId="46A11327" w14:textId="408BF784" w:rsidR="00EB2068" w:rsidRDefault="00EB2068" w:rsidP="008655A3">
      <w:pPr>
        <w:spacing w:after="0" w:line="240" w:lineRule="auto"/>
        <w:jc w:val="both"/>
        <w:rPr>
          <w:rFonts w:ascii="Times New Roman" w:hAnsi="Times New Roman" w:cs="Times New Roman"/>
          <w:sz w:val="21"/>
          <w:szCs w:val="21"/>
        </w:rPr>
      </w:pPr>
      <w:r w:rsidRPr="00DB2DAA">
        <w:rPr>
          <w:rFonts w:ascii="Times New Roman" w:hAnsi="Times New Roman" w:cs="Times New Roman"/>
          <w:sz w:val="21"/>
          <w:szCs w:val="21"/>
        </w:rPr>
        <w:t>Derzeit befinde ich mich im sechsten Semester meines dualen Studiums im Bereich BW</w:t>
      </w:r>
      <w:r w:rsidR="00A67942" w:rsidRPr="00DB2DAA">
        <w:rPr>
          <w:rFonts w:ascii="Times New Roman" w:hAnsi="Times New Roman" w:cs="Times New Roman"/>
          <w:sz w:val="21"/>
          <w:szCs w:val="21"/>
        </w:rPr>
        <w:t>L</w:t>
      </w:r>
      <w:r w:rsidR="0053400B" w:rsidRPr="00DB2DAA">
        <w:rPr>
          <w:rFonts w:ascii="Times New Roman" w:hAnsi="Times New Roman" w:cs="Times New Roman"/>
          <w:sz w:val="21"/>
          <w:szCs w:val="21"/>
        </w:rPr>
        <w:t>-</w:t>
      </w:r>
      <w:r w:rsidRPr="00DB2DAA">
        <w:rPr>
          <w:rFonts w:ascii="Times New Roman" w:hAnsi="Times New Roman" w:cs="Times New Roman"/>
          <w:sz w:val="21"/>
          <w:szCs w:val="21"/>
        </w:rPr>
        <w:t>Bank und konnte dabei sowohl in den Theorie- als auch in den Praxisphasen durch sehr gute Leistungen überzeugen.</w:t>
      </w:r>
      <w:r w:rsidR="007F040E">
        <w:rPr>
          <w:rFonts w:ascii="Times New Roman" w:hAnsi="Times New Roman" w:cs="Times New Roman"/>
          <w:sz w:val="21"/>
          <w:szCs w:val="21"/>
        </w:rPr>
        <w:t xml:space="preserve"> Während </w:t>
      </w:r>
      <w:r w:rsidR="00CD535A" w:rsidRPr="00DB2DAA">
        <w:rPr>
          <w:rFonts w:ascii="Times New Roman" w:hAnsi="Times New Roman" w:cs="Times New Roman"/>
          <w:sz w:val="21"/>
          <w:szCs w:val="21"/>
        </w:rPr>
        <w:t xml:space="preserve">meiner Praxiseinsätze bei der </w:t>
      </w:r>
      <w:r w:rsidR="0015121F">
        <w:rPr>
          <w:rFonts w:ascii="Times New Roman" w:hAnsi="Times New Roman" w:cs="Times New Roman"/>
          <w:sz w:val="21"/>
          <w:szCs w:val="21"/>
        </w:rPr>
        <w:t>Bayern</w:t>
      </w:r>
      <w:r w:rsidR="00E80CAE">
        <w:rPr>
          <w:rFonts w:ascii="Times New Roman" w:hAnsi="Times New Roman" w:cs="Times New Roman"/>
          <w:sz w:val="21"/>
          <w:szCs w:val="21"/>
        </w:rPr>
        <w:t>LB</w:t>
      </w:r>
      <w:r w:rsidR="00CD535A" w:rsidRPr="00DB2DAA">
        <w:rPr>
          <w:rFonts w:ascii="Times New Roman" w:hAnsi="Times New Roman" w:cs="Times New Roman"/>
          <w:sz w:val="21"/>
          <w:szCs w:val="21"/>
        </w:rPr>
        <w:t xml:space="preserve"> sammelte ich wertvolle Einblicke </w:t>
      </w:r>
      <w:r w:rsidR="00745C40">
        <w:rPr>
          <w:rFonts w:ascii="Times New Roman" w:hAnsi="Times New Roman" w:cs="Times New Roman"/>
          <w:sz w:val="21"/>
          <w:szCs w:val="21"/>
        </w:rPr>
        <w:t>in strategische Themenfelder – von der Konzernentwicklung über Corporate Finance bis hin zum Business Development.</w:t>
      </w:r>
      <w:r w:rsidR="00CD535A" w:rsidRPr="00DB2DAA">
        <w:rPr>
          <w:rFonts w:ascii="Times New Roman" w:hAnsi="Times New Roman" w:cs="Times New Roman"/>
          <w:sz w:val="21"/>
          <w:szCs w:val="21"/>
        </w:rPr>
        <w:t xml:space="preserve"> Dabei lernte ich</w:t>
      </w:r>
      <w:r w:rsidR="00F312AB" w:rsidRPr="00DB2DAA">
        <w:rPr>
          <w:rFonts w:ascii="Times New Roman" w:hAnsi="Times New Roman" w:cs="Times New Roman"/>
          <w:sz w:val="21"/>
          <w:szCs w:val="21"/>
        </w:rPr>
        <w:t xml:space="preserve"> strategische Initiativen zu</w:t>
      </w:r>
      <w:r w:rsidR="00F312AB" w:rsidRPr="00F312AB">
        <w:rPr>
          <w:rFonts w:ascii="Times New Roman" w:hAnsi="Times New Roman" w:cs="Times New Roman"/>
          <w:sz w:val="21"/>
          <w:szCs w:val="21"/>
        </w:rPr>
        <w:t xml:space="preserve"> analysieren, Markt- und Wettbewerbsentwicklungen zu bewerten sowie konzernweite Projekte von der Konzeption bis zur Umsetzung zu begleiten. Besonders die Arbeit in strategiebezogenen Abteilungen und im Umfeld des Vorstandsstabs hat mein Interesse an analytisch-strategischen Fragestellungen weiter gestärkt.</w:t>
      </w:r>
      <w:r w:rsidR="00F312AB">
        <w:rPr>
          <w:rFonts w:ascii="Times New Roman" w:hAnsi="Times New Roman" w:cs="Times New Roman"/>
          <w:sz w:val="21"/>
          <w:szCs w:val="21"/>
        </w:rPr>
        <w:t xml:space="preserve"> </w:t>
      </w:r>
      <w:r w:rsidR="00F312AB" w:rsidRPr="00F312AB">
        <w:rPr>
          <w:rFonts w:ascii="Times New Roman" w:hAnsi="Times New Roman" w:cs="Times New Roman"/>
          <w:sz w:val="21"/>
          <w:szCs w:val="21"/>
        </w:rPr>
        <w:t>Diese Erfahrungen möchte ich im Rahmen meines geplanten Praktikums im Management Consulting bei C</w:t>
      </w:r>
      <w:r w:rsidR="000928A5">
        <w:rPr>
          <w:rFonts w:ascii="Times New Roman" w:hAnsi="Times New Roman" w:cs="Times New Roman"/>
          <w:sz w:val="21"/>
          <w:szCs w:val="21"/>
        </w:rPr>
        <w:t>heck</w:t>
      </w:r>
      <w:r w:rsidR="00F312AB" w:rsidRPr="00F312AB">
        <w:rPr>
          <w:rFonts w:ascii="Times New Roman" w:hAnsi="Times New Roman" w:cs="Times New Roman"/>
          <w:sz w:val="21"/>
          <w:szCs w:val="21"/>
        </w:rPr>
        <w:t>24 im Jahr 2026 gezielt vertiefen.</w:t>
      </w:r>
      <w:r w:rsidR="00CD535A" w:rsidRPr="00F312AB">
        <w:rPr>
          <w:rFonts w:ascii="Times New Roman" w:hAnsi="Times New Roman" w:cs="Times New Roman"/>
          <w:sz w:val="21"/>
          <w:szCs w:val="21"/>
        </w:rPr>
        <w:t xml:space="preserve"> </w:t>
      </w:r>
      <w:r w:rsidR="003D3968" w:rsidRPr="003D3968">
        <w:rPr>
          <w:rFonts w:ascii="Times New Roman" w:hAnsi="Times New Roman" w:cs="Times New Roman"/>
          <w:sz w:val="21"/>
          <w:szCs w:val="21"/>
        </w:rPr>
        <w:t xml:space="preserve">Meine Auslandserfahrungen in Vietnam und Costa Rica haben zudem meine Kommunikationsfähigkeit, </w:t>
      </w:r>
      <w:r w:rsidR="003D3968" w:rsidRPr="00B42B19">
        <w:rPr>
          <w:rFonts w:ascii="Times New Roman" w:hAnsi="Times New Roman" w:cs="Times New Roman"/>
          <w:sz w:val="21"/>
          <w:szCs w:val="21"/>
        </w:rPr>
        <w:t>Eigenverantwortung und interkulturelle Offenheit geschärft</w:t>
      </w:r>
      <w:r w:rsidR="003362DE">
        <w:rPr>
          <w:rFonts w:ascii="Times New Roman" w:hAnsi="Times New Roman" w:cs="Times New Roman"/>
          <w:sz w:val="21"/>
          <w:szCs w:val="21"/>
        </w:rPr>
        <w:t xml:space="preserve">. </w:t>
      </w:r>
      <w:r w:rsidR="003362DE" w:rsidRPr="003362DE">
        <w:rPr>
          <w:rFonts w:ascii="Times New Roman" w:hAnsi="Times New Roman" w:cs="Times New Roman"/>
          <w:sz w:val="21"/>
          <w:szCs w:val="21"/>
        </w:rPr>
        <w:t>Neben meiner Begeisterung für Zahlen und Strategie habe ich durch langjähriges Schachspielen ein ausgeprägtes analytisches und vorausschauendes Denken entwickelt.</w:t>
      </w:r>
      <w:r w:rsidR="00FD2E68">
        <w:rPr>
          <w:rFonts w:ascii="Times New Roman" w:hAnsi="Times New Roman" w:cs="Times New Roman"/>
          <w:sz w:val="21"/>
          <w:szCs w:val="21"/>
        </w:rPr>
        <w:t xml:space="preserve"> Des </w:t>
      </w:r>
      <w:proofErr w:type="spellStart"/>
      <w:r w:rsidR="00FD2E68">
        <w:rPr>
          <w:rFonts w:ascii="Times New Roman" w:hAnsi="Times New Roman" w:cs="Times New Roman"/>
          <w:sz w:val="21"/>
          <w:szCs w:val="21"/>
        </w:rPr>
        <w:t>Weiteren</w:t>
      </w:r>
      <w:proofErr w:type="spellEnd"/>
      <w:r w:rsidRPr="00B42B19">
        <w:rPr>
          <w:rFonts w:ascii="Times New Roman" w:hAnsi="Times New Roman" w:cs="Times New Roman"/>
          <w:sz w:val="21"/>
          <w:szCs w:val="21"/>
        </w:rPr>
        <w:t xml:space="preserve"> spiele ich seit meinem dritten Lebensjahr Fußball, wobei ich gelernt habe, wie entscheidend Teamgeist, Verlässlichkeit und das gemeinsame Streben nach einem Ziel sind. Genau dieses Mindset würde ich nun gerne als Praktikant in Ihr Team einbringen</w:t>
      </w:r>
      <w:r w:rsidRPr="0047793E">
        <w:rPr>
          <w:rFonts w:ascii="Times New Roman" w:hAnsi="Times New Roman" w:cs="Times New Roman"/>
          <w:sz w:val="21"/>
          <w:szCs w:val="21"/>
        </w:rPr>
        <w:t>.</w:t>
      </w:r>
    </w:p>
    <w:p w14:paraId="43F52B69" w14:textId="77777777" w:rsidR="00DB2DAA" w:rsidRDefault="00DB2DAA" w:rsidP="008655A3">
      <w:pPr>
        <w:spacing w:after="0" w:line="240" w:lineRule="auto"/>
        <w:jc w:val="both"/>
        <w:rPr>
          <w:rFonts w:ascii="Times New Roman" w:hAnsi="Times New Roman" w:cs="Times New Roman"/>
          <w:sz w:val="21"/>
          <w:szCs w:val="21"/>
        </w:rPr>
      </w:pPr>
    </w:p>
    <w:p w14:paraId="51225CF9" w14:textId="77777777" w:rsidR="00854543" w:rsidRDefault="00854543" w:rsidP="00854543">
      <w:pPr>
        <w:spacing w:after="0" w:line="240" w:lineRule="auto"/>
        <w:jc w:val="both"/>
        <w:rPr>
          <w:rFonts w:ascii="Times New Roman" w:hAnsi="Times New Roman" w:cs="Times New Roman"/>
          <w:sz w:val="21"/>
          <w:szCs w:val="21"/>
        </w:rPr>
      </w:pPr>
      <w:proofErr w:type="spellStart"/>
      <w:r w:rsidRPr="00151F82">
        <w:rPr>
          <w:rFonts w:ascii="Times New Roman" w:hAnsi="Times New Roman" w:cs="Times New Roman"/>
          <w:sz w:val="21"/>
          <w:szCs w:val="21"/>
        </w:rPr>
        <w:t>zeb</w:t>
      </w:r>
      <w:proofErr w:type="spellEnd"/>
      <w:r w:rsidRPr="00151F82">
        <w:rPr>
          <w:rFonts w:ascii="Times New Roman" w:hAnsi="Times New Roman" w:cs="Times New Roman"/>
          <w:sz w:val="21"/>
          <w:szCs w:val="21"/>
        </w:rPr>
        <w:t xml:space="preserve"> erscheint mir als ideales Umfeld für mein Praktikum, da Sie als führende Unternehmensberatung</w:t>
      </w:r>
      <w:r>
        <w:rPr>
          <w:rFonts w:ascii="Times New Roman" w:hAnsi="Times New Roman" w:cs="Times New Roman"/>
          <w:sz w:val="21"/>
          <w:szCs w:val="21"/>
        </w:rPr>
        <w:t xml:space="preserve"> </w:t>
      </w:r>
      <w:r w:rsidRPr="00151F82">
        <w:rPr>
          <w:rFonts w:ascii="Times New Roman" w:hAnsi="Times New Roman" w:cs="Times New Roman"/>
          <w:sz w:val="21"/>
          <w:szCs w:val="21"/>
        </w:rPr>
        <w:t xml:space="preserve">Banken und Versicherungen bei ihrer strategischen, organisatorischen und digitalen Transformation begleiten. Besonders reizt mich Ihr Ansatz, Veränderungen mutig, kreativ und zugleich analytisch fundiert zu gestalten – sei es durch die Entwicklung innovativer Strategien, die Umsetzung komplexer Projekte oder die tiefe thematische Auseinandersetzung in unterschiedlichsten Bereichen der Finanzdienstleistung. Die Vielfalt Ihrer Projekte und Kunden, von Regionalbanken über Großbanken bis hin zu Versicherungen und Spezialkunden, bietet mir die Möglichkeit, unterschiedliche Geschäftsmodelle kennenzulernen und meine analytischen Fähigkeiten gezielt einzubringen. </w:t>
      </w:r>
      <w:r>
        <w:rPr>
          <w:rFonts w:ascii="Times New Roman" w:hAnsi="Times New Roman" w:cs="Times New Roman"/>
          <w:sz w:val="21"/>
          <w:szCs w:val="21"/>
        </w:rPr>
        <w:t>Zudem überzeugen mich die</w:t>
      </w:r>
      <w:r w:rsidRPr="00151F82">
        <w:rPr>
          <w:rFonts w:ascii="Times New Roman" w:hAnsi="Times New Roman" w:cs="Times New Roman"/>
          <w:sz w:val="21"/>
          <w:szCs w:val="21"/>
        </w:rPr>
        <w:t xml:space="preserve"> Werte von </w:t>
      </w:r>
      <w:proofErr w:type="spellStart"/>
      <w:r w:rsidRPr="00151F82">
        <w:rPr>
          <w:rFonts w:ascii="Times New Roman" w:hAnsi="Times New Roman" w:cs="Times New Roman"/>
          <w:sz w:val="21"/>
          <w:szCs w:val="21"/>
        </w:rPr>
        <w:t>zeb</w:t>
      </w:r>
      <w:proofErr w:type="spellEnd"/>
      <w:r w:rsidRPr="00151F82">
        <w:rPr>
          <w:rFonts w:ascii="Times New Roman" w:hAnsi="Times New Roman" w:cs="Times New Roman"/>
          <w:sz w:val="21"/>
          <w:szCs w:val="21"/>
        </w:rPr>
        <w:t xml:space="preserve">: Gestaltungskraft, Mut, Lernbereitschaft und die Leidenschaft, andere zu begeistern, prägen das Arbeitsumfeld und schaffen Raum für Verantwortung und persönliche Weiterentwicklung. Dieses inspirierende Umfeld macht </w:t>
      </w:r>
      <w:proofErr w:type="spellStart"/>
      <w:r w:rsidRPr="00151F82">
        <w:rPr>
          <w:rFonts w:ascii="Times New Roman" w:hAnsi="Times New Roman" w:cs="Times New Roman"/>
          <w:sz w:val="21"/>
          <w:szCs w:val="21"/>
        </w:rPr>
        <w:t>zeb</w:t>
      </w:r>
      <w:proofErr w:type="spellEnd"/>
      <w:r w:rsidRPr="00151F82">
        <w:rPr>
          <w:rFonts w:ascii="Times New Roman" w:hAnsi="Times New Roman" w:cs="Times New Roman"/>
          <w:sz w:val="21"/>
          <w:szCs w:val="21"/>
        </w:rPr>
        <w:t xml:space="preserve"> für mich zu einem Ort, an dem ich praxisnah lernen und aktiv zur erfolgreichen Transformation der Finanzbranche beitragen kann.</w:t>
      </w:r>
    </w:p>
    <w:p w14:paraId="0A28C2EF" w14:textId="77777777" w:rsidR="00AF1F19" w:rsidRDefault="00AF1F19" w:rsidP="008655A3">
      <w:pPr>
        <w:spacing w:after="0" w:line="240" w:lineRule="auto"/>
        <w:jc w:val="both"/>
        <w:rPr>
          <w:rFonts w:ascii="Times New Roman" w:hAnsi="Times New Roman" w:cs="Times New Roman"/>
          <w:sz w:val="21"/>
          <w:szCs w:val="21"/>
        </w:rPr>
      </w:pPr>
    </w:p>
    <w:p w14:paraId="7E48E381" w14:textId="3A0D0861" w:rsidR="00AF1F19" w:rsidRDefault="0072010E" w:rsidP="008655A3">
      <w:pPr>
        <w:spacing w:after="0" w:line="240" w:lineRule="auto"/>
        <w:jc w:val="both"/>
        <w:rPr>
          <w:rFonts w:ascii="Times New Roman" w:hAnsi="Times New Roman" w:cs="Times New Roman"/>
          <w:sz w:val="21"/>
          <w:szCs w:val="21"/>
        </w:rPr>
      </w:pPr>
      <w:r w:rsidRPr="0072010E">
        <w:rPr>
          <w:rFonts w:ascii="Times New Roman" w:hAnsi="Times New Roman" w:cs="Times New Roman"/>
          <w:sz w:val="21"/>
          <w:szCs w:val="21"/>
        </w:rPr>
        <w:t>Von einem Praktikum i</w:t>
      </w:r>
      <w:r w:rsidR="00AC10A6">
        <w:rPr>
          <w:rFonts w:ascii="Times New Roman" w:hAnsi="Times New Roman" w:cs="Times New Roman"/>
          <w:sz w:val="21"/>
          <w:szCs w:val="21"/>
        </w:rPr>
        <w:t xml:space="preserve">n der </w:t>
      </w:r>
      <w:r w:rsidR="00AC5DD1">
        <w:rPr>
          <w:rFonts w:ascii="Times New Roman" w:hAnsi="Times New Roman" w:cs="Times New Roman"/>
          <w:sz w:val="21"/>
          <w:szCs w:val="21"/>
        </w:rPr>
        <w:t>Strategiebe</w:t>
      </w:r>
      <w:r w:rsidR="00AC10A6">
        <w:rPr>
          <w:rFonts w:ascii="Times New Roman" w:hAnsi="Times New Roman" w:cs="Times New Roman"/>
          <w:sz w:val="21"/>
          <w:szCs w:val="21"/>
        </w:rPr>
        <w:t>ratung</w:t>
      </w:r>
      <w:r w:rsidR="00C82B48">
        <w:rPr>
          <w:rFonts w:ascii="Times New Roman" w:hAnsi="Times New Roman" w:cs="Times New Roman"/>
          <w:sz w:val="21"/>
          <w:szCs w:val="21"/>
        </w:rPr>
        <w:t xml:space="preserve"> </w:t>
      </w:r>
      <w:r w:rsidRPr="0072010E">
        <w:rPr>
          <w:rFonts w:ascii="Times New Roman" w:hAnsi="Times New Roman" w:cs="Times New Roman"/>
          <w:sz w:val="21"/>
          <w:szCs w:val="21"/>
        </w:rPr>
        <w:t xml:space="preserve">erhoffe ich mir neben einer steilen Lernkurve die Möglichkeit, eigene Ideen und Erfahrungen </w:t>
      </w:r>
      <w:r w:rsidR="00B26268">
        <w:rPr>
          <w:rFonts w:ascii="Times New Roman" w:hAnsi="Times New Roman" w:cs="Times New Roman"/>
          <w:sz w:val="21"/>
          <w:szCs w:val="21"/>
        </w:rPr>
        <w:t>mehrwertschaffend</w:t>
      </w:r>
      <w:r w:rsidR="008655A3" w:rsidRPr="008655A3">
        <w:rPr>
          <w:rFonts w:ascii="Times New Roman" w:hAnsi="Times New Roman" w:cs="Times New Roman"/>
          <w:sz w:val="21"/>
          <w:szCs w:val="21"/>
        </w:rPr>
        <w:t xml:space="preserve"> einzubringen.</w:t>
      </w:r>
      <w:r w:rsidR="008655A3">
        <w:rPr>
          <w:rFonts w:ascii="Times New Roman" w:hAnsi="Times New Roman" w:cs="Times New Roman"/>
          <w:sz w:val="21"/>
          <w:szCs w:val="21"/>
        </w:rPr>
        <w:t xml:space="preserve"> </w:t>
      </w:r>
      <w:r w:rsidRPr="0072010E">
        <w:rPr>
          <w:rFonts w:ascii="Times New Roman" w:hAnsi="Times New Roman" w:cs="Times New Roman"/>
          <w:sz w:val="21"/>
          <w:szCs w:val="21"/>
        </w:rPr>
        <w:t>Durch mein starkes Interesse an strategischen Fragestellungen, meine hohe Einsatzbereitschaft und meine bisherigen Praxiserfahrungen bin ich überzeugt, Ihr Team bereichern zu können und freue mich darauf, Sie auch in einem persönlichen Gespräch von mir zu überzeugen</w:t>
      </w:r>
      <w:r w:rsidR="00AF1F19">
        <w:rPr>
          <w:rFonts w:ascii="Times New Roman" w:hAnsi="Times New Roman" w:cs="Times New Roman"/>
          <w:sz w:val="21"/>
          <w:szCs w:val="21"/>
        </w:rPr>
        <w:t>.</w:t>
      </w:r>
    </w:p>
    <w:p w14:paraId="1E720FC4" w14:textId="77777777" w:rsidR="00AF1F19" w:rsidRDefault="00AF1F19" w:rsidP="008655A3">
      <w:pPr>
        <w:spacing w:after="0" w:line="240" w:lineRule="auto"/>
        <w:jc w:val="both"/>
        <w:rPr>
          <w:rFonts w:ascii="Times New Roman" w:hAnsi="Times New Roman" w:cs="Times New Roman"/>
          <w:sz w:val="21"/>
          <w:szCs w:val="21"/>
        </w:rPr>
      </w:pPr>
    </w:p>
    <w:p w14:paraId="6EAAD168" w14:textId="3611FE83" w:rsidR="00DB2DAA" w:rsidRDefault="003E3033" w:rsidP="008655A3">
      <w:pPr>
        <w:spacing w:after="0" w:line="240" w:lineRule="auto"/>
        <w:jc w:val="both"/>
        <w:rPr>
          <w:rFonts w:ascii="Times New Roman" w:hAnsi="Times New Roman" w:cs="Times New Roman"/>
          <w:sz w:val="21"/>
          <w:szCs w:val="21"/>
        </w:rPr>
      </w:pPr>
      <w:r w:rsidRPr="00266CFA">
        <w:rPr>
          <w:rFonts w:ascii="Times New Roman" w:hAnsi="Times New Roman" w:cs="Times New Roman"/>
          <w:noProof/>
          <w:sz w:val="21"/>
          <w:szCs w:val="21"/>
        </w:rPr>
        <w:drawing>
          <wp:anchor distT="0" distB="0" distL="114300" distR="114300" simplePos="0" relativeHeight="251658240" behindDoc="1" locked="0" layoutInCell="1" allowOverlap="1" wp14:anchorId="46EF522C" wp14:editId="33BA5F53">
            <wp:simplePos x="0" y="0"/>
            <wp:positionH relativeFrom="column">
              <wp:posOffset>-64135</wp:posOffset>
            </wp:positionH>
            <wp:positionV relativeFrom="paragraph">
              <wp:posOffset>147320</wp:posOffset>
            </wp:positionV>
            <wp:extent cx="645783" cy="311150"/>
            <wp:effectExtent l="0" t="0" r="2540" b="0"/>
            <wp:wrapNone/>
            <wp:docPr id="127222137" name="Grafik 1" descr="Ein Bild, das Handschrift, Schrift, Kalligrafie,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2137" name="Grafik 1" descr="Ein Bild, das Handschrift, Schrift, Kalligrafie, Entwurf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5783" cy="311150"/>
                    </a:xfrm>
                    <a:prstGeom prst="rect">
                      <a:avLst/>
                    </a:prstGeom>
                  </pic:spPr>
                </pic:pic>
              </a:graphicData>
            </a:graphic>
            <wp14:sizeRelH relativeFrom="margin">
              <wp14:pctWidth>0</wp14:pctWidth>
            </wp14:sizeRelH>
            <wp14:sizeRelV relativeFrom="margin">
              <wp14:pctHeight>0</wp14:pctHeight>
            </wp14:sizeRelV>
          </wp:anchor>
        </w:drawing>
      </w:r>
      <w:r w:rsidR="00EB2068">
        <w:rPr>
          <w:rFonts w:ascii="Times New Roman" w:hAnsi="Times New Roman" w:cs="Times New Roman"/>
          <w:sz w:val="21"/>
          <w:szCs w:val="21"/>
        </w:rPr>
        <w:t>Mit freundlichen Grüßen</w:t>
      </w:r>
      <w:r w:rsidR="00057127">
        <w:rPr>
          <w:rFonts w:ascii="Times New Roman" w:hAnsi="Times New Roman" w:cs="Times New Roman"/>
          <w:sz w:val="21"/>
          <w:szCs w:val="21"/>
        </w:rPr>
        <w:t>,</w:t>
      </w:r>
    </w:p>
    <w:p w14:paraId="04688A09" w14:textId="77777777" w:rsidR="007523DE" w:rsidRDefault="007523DE" w:rsidP="00EB1037">
      <w:pPr>
        <w:spacing w:after="0" w:line="240" w:lineRule="auto"/>
        <w:jc w:val="both"/>
        <w:rPr>
          <w:rFonts w:ascii="Times New Roman" w:hAnsi="Times New Roman" w:cs="Times New Roman"/>
          <w:sz w:val="21"/>
          <w:szCs w:val="21"/>
        </w:rPr>
      </w:pPr>
    </w:p>
    <w:p w14:paraId="104E62FA" w14:textId="77777777" w:rsidR="003D3968" w:rsidRDefault="003D3968" w:rsidP="00EB1037">
      <w:pPr>
        <w:spacing w:after="0" w:line="240" w:lineRule="auto"/>
        <w:jc w:val="both"/>
        <w:rPr>
          <w:rFonts w:ascii="Times New Roman" w:hAnsi="Times New Roman" w:cs="Times New Roman"/>
          <w:sz w:val="21"/>
          <w:szCs w:val="21"/>
        </w:rPr>
      </w:pPr>
    </w:p>
    <w:p w14:paraId="710511DA" w14:textId="074BDCF6" w:rsidR="00E31D97" w:rsidRPr="00F55C96" w:rsidRDefault="005B02D5" w:rsidP="00EB1037">
      <w:pPr>
        <w:spacing w:after="0" w:line="240" w:lineRule="auto"/>
        <w:jc w:val="both"/>
        <w:rPr>
          <w:rFonts w:ascii="Times New Roman" w:hAnsi="Times New Roman" w:cs="Times New Roman"/>
          <w:sz w:val="21"/>
          <w:szCs w:val="21"/>
        </w:rPr>
      </w:pPr>
      <w:r>
        <w:rPr>
          <w:rFonts w:ascii="Times New Roman" w:hAnsi="Times New Roman" w:cs="Times New Roman"/>
          <w:sz w:val="21"/>
          <w:szCs w:val="21"/>
        </w:rPr>
        <w:t>Paul Meßner</w:t>
      </w:r>
    </w:p>
    <w:sectPr w:rsidR="00E31D97" w:rsidRPr="00F55C96" w:rsidSect="004B642C">
      <w:pgSz w:w="11906" w:h="16838"/>
      <w:pgMar w:top="851"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trackRevisions/>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43EC"/>
    <w:rsid w:val="00004A18"/>
    <w:rsid w:val="00012D78"/>
    <w:rsid w:val="0002414A"/>
    <w:rsid w:val="00031C8B"/>
    <w:rsid w:val="000320C3"/>
    <w:rsid w:val="00034B68"/>
    <w:rsid w:val="0004181A"/>
    <w:rsid w:val="00044E28"/>
    <w:rsid w:val="0004591A"/>
    <w:rsid w:val="00046459"/>
    <w:rsid w:val="0005401E"/>
    <w:rsid w:val="000555E4"/>
    <w:rsid w:val="0005670D"/>
    <w:rsid w:val="00057127"/>
    <w:rsid w:val="000644F8"/>
    <w:rsid w:val="00067460"/>
    <w:rsid w:val="00067732"/>
    <w:rsid w:val="00067BBC"/>
    <w:rsid w:val="000710B0"/>
    <w:rsid w:val="00073C82"/>
    <w:rsid w:val="00073D5D"/>
    <w:rsid w:val="00077B34"/>
    <w:rsid w:val="000839F4"/>
    <w:rsid w:val="00086349"/>
    <w:rsid w:val="000928A5"/>
    <w:rsid w:val="00094E5A"/>
    <w:rsid w:val="000A154E"/>
    <w:rsid w:val="000A5AB8"/>
    <w:rsid w:val="000A6678"/>
    <w:rsid w:val="000A7DEB"/>
    <w:rsid w:val="000B2290"/>
    <w:rsid w:val="000B31E8"/>
    <w:rsid w:val="000B5BA9"/>
    <w:rsid w:val="000C2115"/>
    <w:rsid w:val="000C55DE"/>
    <w:rsid w:val="000D4982"/>
    <w:rsid w:val="000D5B36"/>
    <w:rsid w:val="000D5F41"/>
    <w:rsid w:val="000E06F8"/>
    <w:rsid w:val="000F371C"/>
    <w:rsid w:val="000F3901"/>
    <w:rsid w:val="0010616F"/>
    <w:rsid w:val="00107E93"/>
    <w:rsid w:val="0011181F"/>
    <w:rsid w:val="00117F83"/>
    <w:rsid w:val="001270CB"/>
    <w:rsid w:val="00137C26"/>
    <w:rsid w:val="00137D08"/>
    <w:rsid w:val="001409EC"/>
    <w:rsid w:val="00141102"/>
    <w:rsid w:val="00143200"/>
    <w:rsid w:val="00144315"/>
    <w:rsid w:val="00146566"/>
    <w:rsid w:val="00146C8E"/>
    <w:rsid w:val="001505E9"/>
    <w:rsid w:val="0015113E"/>
    <w:rsid w:val="0015121F"/>
    <w:rsid w:val="00152DF9"/>
    <w:rsid w:val="00156A98"/>
    <w:rsid w:val="00161558"/>
    <w:rsid w:val="001669DB"/>
    <w:rsid w:val="00171D11"/>
    <w:rsid w:val="001727D1"/>
    <w:rsid w:val="00175F8A"/>
    <w:rsid w:val="001819B1"/>
    <w:rsid w:val="00183AB1"/>
    <w:rsid w:val="001919D3"/>
    <w:rsid w:val="001A08B6"/>
    <w:rsid w:val="001A4522"/>
    <w:rsid w:val="001B2A8B"/>
    <w:rsid w:val="001B5475"/>
    <w:rsid w:val="001C1233"/>
    <w:rsid w:val="001C17FC"/>
    <w:rsid w:val="001D079A"/>
    <w:rsid w:val="001D24F6"/>
    <w:rsid w:val="001E0088"/>
    <w:rsid w:val="001E0903"/>
    <w:rsid w:val="001E1EE7"/>
    <w:rsid w:val="001F1800"/>
    <w:rsid w:val="00200B76"/>
    <w:rsid w:val="002042CB"/>
    <w:rsid w:val="002062F6"/>
    <w:rsid w:val="00212042"/>
    <w:rsid w:val="00215216"/>
    <w:rsid w:val="002213EE"/>
    <w:rsid w:val="0022194D"/>
    <w:rsid w:val="00230E2D"/>
    <w:rsid w:val="00231C0C"/>
    <w:rsid w:val="0023683A"/>
    <w:rsid w:val="00245AA3"/>
    <w:rsid w:val="002467A0"/>
    <w:rsid w:val="002536DC"/>
    <w:rsid w:val="00255EC1"/>
    <w:rsid w:val="00257D2A"/>
    <w:rsid w:val="00264191"/>
    <w:rsid w:val="00266CFA"/>
    <w:rsid w:val="0027047C"/>
    <w:rsid w:val="002708C2"/>
    <w:rsid w:val="00274324"/>
    <w:rsid w:val="00276F00"/>
    <w:rsid w:val="00280D77"/>
    <w:rsid w:val="00292714"/>
    <w:rsid w:val="00295B15"/>
    <w:rsid w:val="002A3597"/>
    <w:rsid w:val="002A5B9F"/>
    <w:rsid w:val="002B7CC5"/>
    <w:rsid w:val="002C747C"/>
    <w:rsid w:val="002C7E7B"/>
    <w:rsid w:val="002D309E"/>
    <w:rsid w:val="002D594E"/>
    <w:rsid w:val="002E39B8"/>
    <w:rsid w:val="002F457F"/>
    <w:rsid w:val="002F51FA"/>
    <w:rsid w:val="00311A15"/>
    <w:rsid w:val="00315DAF"/>
    <w:rsid w:val="00316D52"/>
    <w:rsid w:val="003250EA"/>
    <w:rsid w:val="003362DE"/>
    <w:rsid w:val="00336ACD"/>
    <w:rsid w:val="003421B1"/>
    <w:rsid w:val="0034444A"/>
    <w:rsid w:val="00352641"/>
    <w:rsid w:val="0036191A"/>
    <w:rsid w:val="00363B23"/>
    <w:rsid w:val="00370F14"/>
    <w:rsid w:val="00375D2D"/>
    <w:rsid w:val="00381158"/>
    <w:rsid w:val="003811BC"/>
    <w:rsid w:val="0038671F"/>
    <w:rsid w:val="003870C2"/>
    <w:rsid w:val="003947A8"/>
    <w:rsid w:val="00395486"/>
    <w:rsid w:val="003969AA"/>
    <w:rsid w:val="003A2EE7"/>
    <w:rsid w:val="003C0785"/>
    <w:rsid w:val="003C1688"/>
    <w:rsid w:val="003C7320"/>
    <w:rsid w:val="003D3968"/>
    <w:rsid w:val="003D464F"/>
    <w:rsid w:val="003D5D1E"/>
    <w:rsid w:val="003E3033"/>
    <w:rsid w:val="003E5186"/>
    <w:rsid w:val="003E5CDF"/>
    <w:rsid w:val="003E7292"/>
    <w:rsid w:val="003F06A8"/>
    <w:rsid w:val="003F3290"/>
    <w:rsid w:val="003F688C"/>
    <w:rsid w:val="00404EC1"/>
    <w:rsid w:val="00405059"/>
    <w:rsid w:val="00415608"/>
    <w:rsid w:val="00417A6E"/>
    <w:rsid w:val="0042212C"/>
    <w:rsid w:val="00424CAF"/>
    <w:rsid w:val="0043361E"/>
    <w:rsid w:val="00434D23"/>
    <w:rsid w:val="004403CB"/>
    <w:rsid w:val="00441BBF"/>
    <w:rsid w:val="00453C2F"/>
    <w:rsid w:val="00454C0B"/>
    <w:rsid w:val="00454F0D"/>
    <w:rsid w:val="0046226E"/>
    <w:rsid w:val="0047380D"/>
    <w:rsid w:val="00474FC2"/>
    <w:rsid w:val="0047548D"/>
    <w:rsid w:val="00492923"/>
    <w:rsid w:val="00493850"/>
    <w:rsid w:val="004A1501"/>
    <w:rsid w:val="004A615C"/>
    <w:rsid w:val="004B2797"/>
    <w:rsid w:val="004B4510"/>
    <w:rsid w:val="004B642C"/>
    <w:rsid w:val="004C156C"/>
    <w:rsid w:val="004C174A"/>
    <w:rsid w:val="004C3672"/>
    <w:rsid w:val="004C59AF"/>
    <w:rsid w:val="004D12B6"/>
    <w:rsid w:val="004D1BC7"/>
    <w:rsid w:val="004D4398"/>
    <w:rsid w:val="004E2953"/>
    <w:rsid w:val="004E7963"/>
    <w:rsid w:val="00500EFA"/>
    <w:rsid w:val="00506322"/>
    <w:rsid w:val="00507BBD"/>
    <w:rsid w:val="00513093"/>
    <w:rsid w:val="00517106"/>
    <w:rsid w:val="0051799E"/>
    <w:rsid w:val="005179B7"/>
    <w:rsid w:val="005245D1"/>
    <w:rsid w:val="0053400B"/>
    <w:rsid w:val="00534F3A"/>
    <w:rsid w:val="005407D6"/>
    <w:rsid w:val="00542F06"/>
    <w:rsid w:val="00546D61"/>
    <w:rsid w:val="00553EC8"/>
    <w:rsid w:val="00565E06"/>
    <w:rsid w:val="005705F7"/>
    <w:rsid w:val="00570B1D"/>
    <w:rsid w:val="00574140"/>
    <w:rsid w:val="005762CF"/>
    <w:rsid w:val="005821DF"/>
    <w:rsid w:val="005842A0"/>
    <w:rsid w:val="00590834"/>
    <w:rsid w:val="00590E7F"/>
    <w:rsid w:val="00593C9C"/>
    <w:rsid w:val="005A0B55"/>
    <w:rsid w:val="005A282A"/>
    <w:rsid w:val="005A48C6"/>
    <w:rsid w:val="005B02D5"/>
    <w:rsid w:val="005B231F"/>
    <w:rsid w:val="005B5B28"/>
    <w:rsid w:val="005C55F7"/>
    <w:rsid w:val="005D0BA1"/>
    <w:rsid w:val="005D4FC9"/>
    <w:rsid w:val="005D7D49"/>
    <w:rsid w:val="005E00BC"/>
    <w:rsid w:val="005E2385"/>
    <w:rsid w:val="005E3509"/>
    <w:rsid w:val="005E460D"/>
    <w:rsid w:val="005E4DB8"/>
    <w:rsid w:val="005E5C85"/>
    <w:rsid w:val="005E63B8"/>
    <w:rsid w:val="005F350B"/>
    <w:rsid w:val="005F5EB5"/>
    <w:rsid w:val="006011FE"/>
    <w:rsid w:val="00603752"/>
    <w:rsid w:val="00631036"/>
    <w:rsid w:val="00632F05"/>
    <w:rsid w:val="0063723B"/>
    <w:rsid w:val="006405DA"/>
    <w:rsid w:val="00645978"/>
    <w:rsid w:val="00647413"/>
    <w:rsid w:val="006502BE"/>
    <w:rsid w:val="00651A13"/>
    <w:rsid w:val="00654B3E"/>
    <w:rsid w:val="0067176A"/>
    <w:rsid w:val="00674E99"/>
    <w:rsid w:val="006A7895"/>
    <w:rsid w:val="006B302C"/>
    <w:rsid w:val="006C0C38"/>
    <w:rsid w:val="006C69E9"/>
    <w:rsid w:val="006D2592"/>
    <w:rsid w:val="006D77CD"/>
    <w:rsid w:val="006F58EC"/>
    <w:rsid w:val="00706233"/>
    <w:rsid w:val="0072010E"/>
    <w:rsid w:val="007251EA"/>
    <w:rsid w:val="007340D7"/>
    <w:rsid w:val="00744FDA"/>
    <w:rsid w:val="00745C40"/>
    <w:rsid w:val="007472BD"/>
    <w:rsid w:val="00747328"/>
    <w:rsid w:val="00747529"/>
    <w:rsid w:val="00747729"/>
    <w:rsid w:val="00751442"/>
    <w:rsid w:val="007523DE"/>
    <w:rsid w:val="00755A3D"/>
    <w:rsid w:val="007675B1"/>
    <w:rsid w:val="00774FF2"/>
    <w:rsid w:val="00780D5A"/>
    <w:rsid w:val="00781BC4"/>
    <w:rsid w:val="0078631A"/>
    <w:rsid w:val="0079430B"/>
    <w:rsid w:val="00797E40"/>
    <w:rsid w:val="00797EF1"/>
    <w:rsid w:val="007A3246"/>
    <w:rsid w:val="007A64C5"/>
    <w:rsid w:val="007A719D"/>
    <w:rsid w:val="007B1B2B"/>
    <w:rsid w:val="007C59D2"/>
    <w:rsid w:val="007C5C5A"/>
    <w:rsid w:val="007D3953"/>
    <w:rsid w:val="007D7CA7"/>
    <w:rsid w:val="007E021D"/>
    <w:rsid w:val="007E3EC5"/>
    <w:rsid w:val="007E4326"/>
    <w:rsid w:val="007E5FAB"/>
    <w:rsid w:val="007E7AC2"/>
    <w:rsid w:val="007F0344"/>
    <w:rsid w:val="007F040E"/>
    <w:rsid w:val="007F2BE1"/>
    <w:rsid w:val="007F7EA0"/>
    <w:rsid w:val="008049F7"/>
    <w:rsid w:val="00807293"/>
    <w:rsid w:val="00812E61"/>
    <w:rsid w:val="00817707"/>
    <w:rsid w:val="00821EDB"/>
    <w:rsid w:val="00825A3E"/>
    <w:rsid w:val="008332B0"/>
    <w:rsid w:val="0083750F"/>
    <w:rsid w:val="008428CF"/>
    <w:rsid w:val="00847CFE"/>
    <w:rsid w:val="0085095C"/>
    <w:rsid w:val="0085213A"/>
    <w:rsid w:val="008527A1"/>
    <w:rsid w:val="00854543"/>
    <w:rsid w:val="008565FD"/>
    <w:rsid w:val="00857C6F"/>
    <w:rsid w:val="008629A5"/>
    <w:rsid w:val="008655A3"/>
    <w:rsid w:val="008657E3"/>
    <w:rsid w:val="00867CED"/>
    <w:rsid w:val="00874503"/>
    <w:rsid w:val="008803E7"/>
    <w:rsid w:val="00880958"/>
    <w:rsid w:val="00883B55"/>
    <w:rsid w:val="00890B4F"/>
    <w:rsid w:val="0089337A"/>
    <w:rsid w:val="008A248F"/>
    <w:rsid w:val="008A3FE5"/>
    <w:rsid w:val="008B3C03"/>
    <w:rsid w:val="008B402E"/>
    <w:rsid w:val="008C27C1"/>
    <w:rsid w:val="008D6664"/>
    <w:rsid w:val="008D708A"/>
    <w:rsid w:val="008D7CDB"/>
    <w:rsid w:val="008E100E"/>
    <w:rsid w:val="008E4BA9"/>
    <w:rsid w:val="008E7A27"/>
    <w:rsid w:val="008E7D17"/>
    <w:rsid w:val="008F0060"/>
    <w:rsid w:val="008F149A"/>
    <w:rsid w:val="009022F2"/>
    <w:rsid w:val="00912206"/>
    <w:rsid w:val="00920D0C"/>
    <w:rsid w:val="0092187B"/>
    <w:rsid w:val="009276A2"/>
    <w:rsid w:val="00927F59"/>
    <w:rsid w:val="009321F3"/>
    <w:rsid w:val="00934395"/>
    <w:rsid w:val="00935E35"/>
    <w:rsid w:val="009405F2"/>
    <w:rsid w:val="00943D5A"/>
    <w:rsid w:val="00945379"/>
    <w:rsid w:val="00950C09"/>
    <w:rsid w:val="00955395"/>
    <w:rsid w:val="00961A70"/>
    <w:rsid w:val="00966545"/>
    <w:rsid w:val="009667FE"/>
    <w:rsid w:val="009733EF"/>
    <w:rsid w:val="009808F5"/>
    <w:rsid w:val="0098275F"/>
    <w:rsid w:val="00985416"/>
    <w:rsid w:val="00990681"/>
    <w:rsid w:val="00990AD4"/>
    <w:rsid w:val="00991E04"/>
    <w:rsid w:val="00995ECB"/>
    <w:rsid w:val="00996519"/>
    <w:rsid w:val="009A256E"/>
    <w:rsid w:val="009D07DC"/>
    <w:rsid w:val="009D1651"/>
    <w:rsid w:val="009D3BBF"/>
    <w:rsid w:val="009D5427"/>
    <w:rsid w:val="009D6FFD"/>
    <w:rsid w:val="009E7331"/>
    <w:rsid w:val="009F18AC"/>
    <w:rsid w:val="009F2287"/>
    <w:rsid w:val="009F46A7"/>
    <w:rsid w:val="00A11C7C"/>
    <w:rsid w:val="00A1282E"/>
    <w:rsid w:val="00A1289E"/>
    <w:rsid w:val="00A14247"/>
    <w:rsid w:val="00A1776F"/>
    <w:rsid w:val="00A349EF"/>
    <w:rsid w:val="00A40D57"/>
    <w:rsid w:val="00A44493"/>
    <w:rsid w:val="00A45DF6"/>
    <w:rsid w:val="00A45FEC"/>
    <w:rsid w:val="00A47828"/>
    <w:rsid w:val="00A53760"/>
    <w:rsid w:val="00A67942"/>
    <w:rsid w:val="00A67DC0"/>
    <w:rsid w:val="00A70443"/>
    <w:rsid w:val="00A71A39"/>
    <w:rsid w:val="00A76007"/>
    <w:rsid w:val="00A8350E"/>
    <w:rsid w:val="00A83E51"/>
    <w:rsid w:val="00AA2791"/>
    <w:rsid w:val="00AA4518"/>
    <w:rsid w:val="00AA4610"/>
    <w:rsid w:val="00AA4C7C"/>
    <w:rsid w:val="00AB2077"/>
    <w:rsid w:val="00AB24B6"/>
    <w:rsid w:val="00AB340C"/>
    <w:rsid w:val="00AB4CD0"/>
    <w:rsid w:val="00AC10A6"/>
    <w:rsid w:val="00AC5DD1"/>
    <w:rsid w:val="00AC61EE"/>
    <w:rsid w:val="00AC66C4"/>
    <w:rsid w:val="00AC7086"/>
    <w:rsid w:val="00AE0B75"/>
    <w:rsid w:val="00AE26F5"/>
    <w:rsid w:val="00AE280E"/>
    <w:rsid w:val="00AE3A33"/>
    <w:rsid w:val="00AE79B2"/>
    <w:rsid w:val="00AF1F19"/>
    <w:rsid w:val="00B071CE"/>
    <w:rsid w:val="00B12170"/>
    <w:rsid w:val="00B135CE"/>
    <w:rsid w:val="00B13805"/>
    <w:rsid w:val="00B14B73"/>
    <w:rsid w:val="00B22188"/>
    <w:rsid w:val="00B26268"/>
    <w:rsid w:val="00B31D01"/>
    <w:rsid w:val="00B32E07"/>
    <w:rsid w:val="00B339B8"/>
    <w:rsid w:val="00B346A7"/>
    <w:rsid w:val="00B42B19"/>
    <w:rsid w:val="00B43970"/>
    <w:rsid w:val="00B45243"/>
    <w:rsid w:val="00B50A34"/>
    <w:rsid w:val="00B54C38"/>
    <w:rsid w:val="00B55814"/>
    <w:rsid w:val="00B5613E"/>
    <w:rsid w:val="00B57CB1"/>
    <w:rsid w:val="00B66DC0"/>
    <w:rsid w:val="00B722A4"/>
    <w:rsid w:val="00B73218"/>
    <w:rsid w:val="00B7721E"/>
    <w:rsid w:val="00B77DCE"/>
    <w:rsid w:val="00B81B0E"/>
    <w:rsid w:val="00B8716A"/>
    <w:rsid w:val="00B87CA9"/>
    <w:rsid w:val="00B917F1"/>
    <w:rsid w:val="00B9666E"/>
    <w:rsid w:val="00BA4D82"/>
    <w:rsid w:val="00BB3512"/>
    <w:rsid w:val="00BB3C75"/>
    <w:rsid w:val="00BC4535"/>
    <w:rsid w:val="00BC5172"/>
    <w:rsid w:val="00BC7979"/>
    <w:rsid w:val="00BD16C4"/>
    <w:rsid w:val="00BF0165"/>
    <w:rsid w:val="00BF41BF"/>
    <w:rsid w:val="00BF522D"/>
    <w:rsid w:val="00C0214A"/>
    <w:rsid w:val="00C030C1"/>
    <w:rsid w:val="00C045BD"/>
    <w:rsid w:val="00C04D4E"/>
    <w:rsid w:val="00C1562F"/>
    <w:rsid w:val="00C2359F"/>
    <w:rsid w:val="00C245F8"/>
    <w:rsid w:val="00C32160"/>
    <w:rsid w:val="00C35A8E"/>
    <w:rsid w:val="00C40C04"/>
    <w:rsid w:val="00C40CA1"/>
    <w:rsid w:val="00C418C9"/>
    <w:rsid w:val="00C42455"/>
    <w:rsid w:val="00C64184"/>
    <w:rsid w:val="00C6717B"/>
    <w:rsid w:val="00C71380"/>
    <w:rsid w:val="00C72DE7"/>
    <w:rsid w:val="00C82B48"/>
    <w:rsid w:val="00C8774A"/>
    <w:rsid w:val="00C9003C"/>
    <w:rsid w:val="00C9006A"/>
    <w:rsid w:val="00C913B2"/>
    <w:rsid w:val="00C91EFA"/>
    <w:rsid w:val="00C93C17"/>
    <w:rsid w:val="00C97ECA"/>
    <w:rsid w:val="00CA1160"/>
    <w:rsid w:val="00CA702E"/>
    <w:rsid w:val="00CA7350"/>
    <w:rsid w:val="00CB4FC3"/>
    <w:rsid w:val="00CB6271"/>
    <w:rsid w:val="00CB639D"/>
    <w:rsid w:val="00CC2796"/>
    <w:rsid w:val="00CC414F"/>
    <w:rsid w:val="00CC677F"/>
    <w:rsid w:val="00CC76C8"/>
    <w:rsid w:val="00CD51E6"/>
    <w:rsid w:val="00CD535A"/>
    <w:rsid w:val="00CD7FEE"/>
    <w:rsid w:val="00CE433B"/>
    <w:rsid w:val="00CF0E99"/>
    <w:rsid w:val="00CF2215"/>
    <w:rsid w:val="00CF2C0D"/>
    <w:rsid w:val="00D228BD"/>
    <w:rsid w:val="00D24DF5"/>
    <w:rsid w:val="00D3550A"/>
    <w:rsid w:val="00D50257"/>
    <w:rsid w:val="00D51102"/>
    <w:rsid w:val="00D5741F"/>
    <w:rsid w:val="00D60EDE"/>
    <w:rsid w:val="00D70855"/>
    <w:rsid w:val="00D71D8E"/>
    <w:rsid w:val="00D91AD2"/>
    <w:rsid w:val="00D9281A"/>
    <w:rsid w:val="00DA0924"/>
    <w:rsid w:val="00DA3404"/>
    <w:rsid w:val="00DA524B"/>
    <w:rsid w:val="00DB02FB"/>
    <w:rsid w:val="00DB2DAA"/>
    <w:rsid w:val="00DB471D"/>
    <w:rsid w:val="00DC1E08"/>
    <w:rsid w:val="00DD07DF"/>
    <w:rsid w:val="00DD1863"/>
    <w:rsid w:val="00DD3349"/>
    <w:rsid w:val="00DD4FA3"/>
    <w:rsid w:val="00DD54E1"/>
    <w:rsid w:val="00DD6747"/>
    <w:rsid w:val="00DE1FBC"/>
    <w:rsid w:val="00DE462F"/>
    <w:rsid w:val="00DE5C3D"/>
    <w:rsid w:val="00DF1D71"/>
    <w:rsid w:val="00DF6ADB"/>
    <w:rsid w:val="00E02500"/>
    <w:rsid w:val="00E0351C"/>
    <w:rsid w:val="00E10CCC"/>
    <w:rsid w:val="00E12ED8"/>
    <w:rsid w:val="00E162C9"/>
    <w:rsid w:val="00E233DE"/>
    <w:rsid w:val="00E26930"/>
    <w:rsid w:val="00E3005D"/>
    <w:rsid w:val="00E30491"/>
    <w:rsid w:val="00E31D97"/>
    <w:rsid w:val="00E411AE"/>
    <w:rsid w:val="00E473ED"/>
    <w:rsid w:val="00E47DAF"/>
    <w:rsid w:val="00E503DB"/>
    <w:rsid w:val="00E5578B"/>
    <w:rsid w:val="00E62550"/>
    <w:rsid w:val="00E67EFC"/>
    <w:rsid w:val="00E80A1D"/>
    <w:rsid w:val="00E80CAE"/>
    <w:rsid w:val="00E83116"/>
    <w:rsid w:val="00E91224"/>
    <w:rsid w:val="00E914E5"/>
    <w:rsid w:val="00E91B86"/>
    <w:rsid w:val="00EA6CEC"/>
    <w:rsid w:val="00EA7AC2"/>
    <w:rsid w:val="00EB04F9"/>
    <w:rsid w:val="00EB1037"/>
    <w:rsid w:val="00EB10F3"/>
    <w:rsid w:val="00EB2068"/>
    <w:rsid w:val="00EB5158"/>
    <w:rsid w:val="00EC000C"/>
    <w:rsid w:val="00EC3787"/>
    <w:rsid w:val="00EE32C1"/>
    <w:rsid w:val="00EF2FD5"/>
    <w:rsid w:val="00EF3319"/>
    <w:rsid w:val="00F024E6"/>
    <w:rsid w:val="00F06DF5"/>
    <w:rsid w:val="00F11473"/>
    <w:rsid w:val="00F253C5"/>
    <w:rsid w:val="00F30624"/>
    <w:rsid w:val="00F312AB"/>
    <w:rsid w:val="00F3686E"/>
    <w:rsid w:val="00F4717F"/>
    <w:rsid w:val="00F5301B"/>
    <w:rsid w:val="00F53620"/>
    <w:rsid w:val="00F55C96"/>
    <w:rsid w:val="00F55CE3"/>
    <w:rsid w:val="00F56653"/>
    <w:rsid w:val="00F630B9"/>
    <w:rsid w:val="00F677A7"/>
    <w:rsid w:val="00F70849"/>
    <w:rsid w:val="00F74175"/>
    <w:rsid w:val="00F747B2"/>
    <w:rsid w:val="00F74E60"/>
    <w:rsid w:val="00F750F4"/>
    <w:rsid w:val="00F75B22"/>
    <w:rsid w:val="00F92A04"/>
    <w:rsid w:val="00F93730"/>
    <w:rsid w:val="00F9749F"/>
    <w:rsid w:val="00FA2C98"/>
    <w:rsid w:val="00FA2F9D"/>
    <w:rsid w:val="00FA4972"/>
    <w:rsid w:val="00FA5291"/>
    <w:rsid w:val="00FB64F8"/>
    <w:rsid w:val="00FD2E68"/>
    <w:rsid w:val="00FD46BE"/>
    <w:rsid w:val="00FD60C9"/>
    <w:rsid w:val="00FD7864"/>
    <w:rsid w:val="00FE72BD"/>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7D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E035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semiHidden/>
    <w:unhideWhenUsed/>
    <w:qFormat/>
    <w:rsid w:val="003969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5">
    <w:name w:val="heading 5"/>
    <w:basedOn w:val="Standard"/>
    <w:next w:val="Standard"/>
    <w:link w:val="berschrift5Zchn"/>
    <w:uiPriority w:val="9"/>
    <w:semiHidden/>
    <w:unhideWhenUsed/>
    <w:qFormat/>
    <w:rsid w:val="00B917F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5E3509"/>
    <w:pPr>
      <w:spacing w:after="0" w:line="240" w:lineRule="auto"/>
    </w:pPr>
  </w:style>
  <w:style w:type="character" w:styleId="Kommentarzeichen">
    <w:name w:val="annotation reference"/>
    <w:basedOn w:val="Absatz-Standardschriftart"/>
    <w:uiPriority w:val="99"/>
    <w:semiHidden/>
    <w:unhideWhenUsed/>
    <w:rsid w:val="00F55C96"/>
    <w:rPr>
      <w:sz w:val="16"/>
      <w:szCs w:val="16"/>
    </w:rPr>
  </w:style>
  <w:style w:type="paragraph" w:styleId="Kommentartext">
    <w:name w:val="annotation text"/>
    <w:basedOn w:val="Standard"/>
    <w:link w:val="KommentartextZchn"/>
    <w:uiPriority w:val="99"/>
    <w:semiHidden/>
    <w:unhideWhenUsed/>
    <w:rsid w:val="00F55C9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55C96"/>
    <w:rPr>
      <w:sz w:val="20"/>
      <w:szCs w:val="20"/>
    </w:rPr>
  </w:style>
  <w:style w:type="paragraph" w:styleId="Kommentarthema">
    <w:name w:val="annotation subject"/>
    <w:basedOn w:val="Kommentartext"/>
    <w:next w:val="Kommentartext"/>
    <w:link w:val="KommentarthemaZchn"/>
    <w:uiPriority w:val="99"/>
    <w:semiHidden/>
    <w:unhideWhenUsed/>
    <w:rsid w:val="00F55C96"/>
    <w:rPr>
      <w:b/>
      <w:bCs/>
    </w:rPr>
  </w:style>
  <w:style w:type="character" w:customStyle="1" w:styleId="KommentarthemaZchn">
    <w:name w:val="Kommentarthema Zchn"/>
    <w:basedOn w:val="KommentartextZchn"/>
    <w:link w:val="Kommentarthema"/>
    <w:uiPriority w:val="99"/>
    <w:semiHidden/>
    <w:rsid w:val="00F55C96"/>
    <w:rPr>
      <w:b/>
      <w:bCs/>
      <w:sz w:val="20"/>
      <w:szCs w:val="20"/>
    </w:rPr>
  </w:style>
  <w:style w:type="character" w:customStyle="1" w:styleId="berschrift1Zchn">
    <w:name w:val="Überschrift 1 Zchn"/>
    <w:basedOn w:val="Absatz-Standardschriftart"/>
    <w:link w:val="berschrift1"/>
    <w:uiPriority w:val="9"/>
    <w:rsid w:val="00137D08"/>
    <w:rPr>
      <w:rFonts w:asciiTheme="majorHAnsi" w:eastAsiaTheme="majorEastAsia" w:hAnsiTheme="majorHAnsi" w:cstheme="majorBidi"/>
      <w:color w:val="2E74B5" w:themeColor="accent1" w:themeShade="BF"/>
      <w:sz w:val="32"/>
      <w:szCs w:val="32"/>
    </w:rPr>
  </w:style>
  <w:style w:type="character" w:customStyle="1" w:styleId="berschrift5Zchn">
    <w:name w:val="Überschrift 5 Zchn"/>
    <w:basedOn w:val="Absatz-Standardschriftart"/>
    <w:link w:val="berschrift5"/>
    <w:uiPriority w:val="9"/>
    <w:semiHidden/>
    <w:rsid w:val="00B917F1"/>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D50257"/>
    <w:rPr>
      <w:color w:val="605E5C"/>
      <w:shd w:val="clear" w:color="auto" w:fill="E1DFDD"/>
    </w:rPr>
  </w:style>
  <w:style w:type="character" w:customStyle="1" w:styleId="berschrift3Zchn">
    <w:name w:val="Überschrift 3 Zchn"/>
    <w:basedOn w:val="Absatz-Standardschriftart"/>
    <w:link w:val="berschrift3"/>
    <w:uiPriority w:val="9"/>
    <w:semiHidden/>
    <w:rsid w:val="003969AA"/>
    <w:rPr>
      <w:rFonts w:asciiTheme="majorHAnsi" w:eastAsiaTheme="majorEastAsia" w:hAnsiTheme="majorHAnsi" w:cstheme="majorBidi"/>
      <w:color w:val="1F4D78" w:themeColor="accent1" w:themeShade="7F"/>
      <w:sz w:val="24"/>
      <w:szCs w:val="24"/>
    </w:rPr>
  </w:style>
  <w:style w:type="character" w:customStyle="1" w:styleId="berschrift2Zchn">
    <w:name w:val="Überschrift 2 Zchn"/>
    <w:basedOn w:val="Absatz-Standardschriftart"/>
    <w:link w:val="berschrift2"/>
    <w:uiPriority w:val="9"/>
    <w:semiHidden/>
    <w:rsid w:val="00E0351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3962134">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12468174">
      <w:bodyDiv w:val="1"/>
      <w:marLeft w:val="0"/>
      <w:marRight w:val="0"/>
      <w:marTop w:val="0"/>
      <w:marBottom w:val="0"/>
      <w:divBdr>
        <w:top w:val="none" w:sz="0" w:space="0" w:color="auto"/>
        <w:left w:val="none" w:sz="0" w:space="0" w:color="auto"/>
        <w:bottom w:val="none" w:sz="0" w:space="0" w:color="auto"/>
        <w:right w:val="none" w:sz="0" w:space="0" w:color="auto"/>
      </w:divBdr>
    </w:div>
    <w:div w:id="280846413">
      <w:bodyDiv w:val="1"/>
      <w:marLeft w:val="0"/>
      <w:marRight w:val="0"/>
      <w:marTop w:val="0"/>
      <w:marBottom w:val="0"/>
      <w:divBdr>
        <w:top w:val="none" w:sz="0" w:space="0" w:color="auto"/>
        <w:left w:val="none" w:sz="0" w:space="0" w:color="auto"/>
        <w:bottom w:val="none" w:sz="0" w:space="0" w:color="auto"/>
        <w:right w:val="none" w:sz="0" w:space="0" w:color="auto"/>
      </w:divBdr>
    </w:div>
    <w:div w:id="325012878">
      <w:bodyDiv w:val="1"/>
      <w:marLeft w:val="0"/>
      <w:marRight w:val="0"/>
      <w:marTop w:val="0"/>
      <w:marBottom w:val="0"/>
      <w:divBdr>
        <w:top w:val="none" w:sz="0" w:space="0" w:color="auto"/>
        <w:left w:val="none" w:sz="0" w:space="0" w:color="auto"/>
        <w:bottom w:val="none" w:sz="0" w:space="0" w:color="auto"/>
        <w:right w:val="none" w:sz="0" w:space="0" w:color="auto"/>
      </w:divBdr>
    </w:div>
    <w:div w:id="32829178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16364166">
      <w:bodyDiv w:val="1"/>
      <w:marLeft w:val="0"/>
      <w:marRight w:val="0"/>
      <w:marTop w:val="0"/>
      <w:marBottom w:val="0"/>
      <w:divBdr>
        <w:top w:val="none" w:sz="0" w:space="0" w:color="auto"/>
        <w:left w:val="none" w:sz="0" w:space="0" w:color="auto"/>
        <w:bottom w:val="none" w:sz="0" w:space="0" w:color="auto"/>
        <w:right w:val="none" w:sz="0" w:space="0" w:color="auto"/>
      </w:divBdr>
    </w:div>
    <w:div w:id="438380900">
      <w:bodyDiv w:val="1"/>
      <w:marLeft w:val="0"/>
      <w:marRight w:val="0"/>
      <w:marTop w:val="0"/>
      <w:marBottom w:val="0"/>
      <w:divBdr>
        <w:top w:val="none" w:sz="0" w:space="0" w:color="auto"/>
        <w:left w:val="none" w:sz="0" w:space="0" w:color="auto"/>
        <w:bottom w:val="none" w:sz="0" w:space="0" w:color="auto"/>
        <w:right w:val="none" w:sz="0" w:space="0" w:color="auto"/>
      </w:divBdr>
    </w:div>
    <w:div w:id="549389244">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2150436">
      <w:bodyDiv w:val="1"/>
      <w:marLeft w:val="0"/>
      <w:marRight w:val="0"/>
      <w:marTop w:val="0"/>
      <w:marBottom w:val="0"/>
      <w:divBdr>
        <w:top w:val="none" w:sz="0" w:space="0" w:color="auto"/>
        <w:left w:val="none" w:sz="0" w:space="0" w:color="auto"/>
        <w:bottom w:val="none" w:sz="0" w:space="0" w:color="auto"/>
        <w:right w:val="none" w:sz="0" w:space="0" w:color="auto"/>
      </w:divBdr>
    </w:div>
    <w:div w:id="735473905">
      <w:bodyDiv w:val="1"/>
      <w:marLeft w:val="0"/>
      <w:marRight w:val="0"/>
      <w:marTop w:val="0"/>
      <w:marBottom w:val="0"/>
      <w:divBdr>
        <w:top w:val="none" w:sz="0" w:space="0" w:color="auto"/>
        <w:left w:val="none" w:sz="0" w:space="0" w:color="auto"/>
        <w:bottom w:val="none" w:sz="0" w:space="0" w:color="auto"/>
        <w:right w:val="none" w:sz="0" w:space="0" w:color="auto"/>
      </w:divBdr>
    </w:div>
    <w:div w:id="76842871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7081525">
      <w:bodyDiv w:val="1"/>
      <w:marLeft w:val="0"/>
      <w:marRight w:val="0"/>
      <w:marTop w:val="0"/>
      <w:marBottom w:val="0"/>
      <w:divBdr>
        <w:top w:val="none" w:sz="0" w:space="0" w:color="auto"/>
        <w:left w:val="none" w:sz="0" w:space="0" w:color="auto"/>
        <w:bottom w:val="none" w:sz="0" w:space="0" w:color="auto"/>
        <w:right w:val="none" w:sz="0" w:space="0" w:color="auto"/>
      </w:divBdr>
    </w:div>
    <w:div w:id="1055619539">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20412850">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31724">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844423">
      <w:bodyDiv w:val="1"/>
      <w:marLeft w:val="0"/>
      <w:marRight w:val="0"/>
      <w:marTop w:val="0"/>
      <w:marBottom w:val="0"/>
      <w:divBdr>
        <w:top w:val="none" w:sz="0" w:space="0" w:color="auto"/>
        <w:left w:val="none" w:sz="0" w:space="0" w:color="auto"/>
        <w:bottom w:val="none" w:sz="0" w:space="0" w:color="auto"/>
        <w:right w:val="none" w:sz="0" w:space="0" w:color="auto"/>
      </w:divBdr>
    </w:div>
    <w:div w:id="1429541201">
      <w:bodyDiv w:val="1"/>
      <w:marLeft w:val="0"/>
      <w:marRight w:val="0"/>
      <w:marTop w:val="0"/>
      <w:marBottom w:val="0"/>
      <w:divBdr>
        <w:top w:val="none" w:sz="0" w:space="0" w:color="auto"/>
        <w:left w:val="none" w:sz="0" w:space="0" w:color="auto"/>
        <w:bottom w:val="none" w:sz="0" w:space="0" w:color="auto"/>
        <w:right w:val="none" w:sz="0" w:space="0" w:color="auto"/>
      </w:divBdr>
    </w:div>
    <w:div w:id="1492982917">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15943995">
      <w:bodyDiv w:val="1"/>
      <w:marLeft w:val="0"/>
      <w:marRight w:val="0"/>
      <w:marTop w:val="0"/>
      <w:marBottom w:val="0"/>
      <w:divBdr>
        <w:top w:val="none" w:sz="0" w:space="0" w:color="auto"/>
        <w:left w:val="none" w:sz="0" w:space="0" w:color="auto"/>
        <w:bottom w:val="none" w:sz="0" w:space="0" w:color="auto"/>
        <w:right w:val="none" w:sz="0" w:space="0" w:color="auto"/>
      </w:divBdr>
    </w:div>
    <w:div w:id="1627658739">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89210986">
      <w:bodyDiv w:val="1"/>
      <w:marLeft w:val="0"/>
      <w:marRight w:val="0"/>
      <w:marTop w:val="0"/>
      <w:marBottom w:val="0"/>
      <w:divBdr>
        <w:top w:val="none" w:sz="0" w:space="0" w:color="auto"/>
        <w:left w:val="none" w:sz="0" w:space="0" w:color="auto"/>
        <w:bottom w:val="none" w:sz="0" w:space="0" w:color="auto"/>
        <w:right w:val="none" w:sz="0" w:space="0" w:color="auto"/>
      </w:divBdr>
    </w:div>
    <w:div w:id="1725443399">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16797424">
      <w:bodyDiv w:val="1"/>
      <w:marLeft w:val="0"/>
      <w:marRight w:val="0"/>
      <w:marTop w:val="0"/>
      <w:marBottom w:val="0"/>
      <w:divBdr>
        <w:top w:val="none" w:sz="0" w:space="0" w:color="auto"/>
        <w:left w:val="none" w:sz="0" w:space="0" w:color="auto"/>
        <w:bottom w:val="none" w:sz="0" w:space="0" w:color="auto"/>
        <w:right w:val="none" w:sz="0" w:space="0" w:color="auto"/>
      </w:divBdr>
    </w:div>
    <w:div w:id="1849363397">
      <w:bodyDiv w:val="1"/>
      <w:marLeft w:val="0"/>
      <w:marRight w:val="0"/>
      <w:marTop w:val="0"/>
      <w:marBottom w:val="0"/>
      <w:divBdr>
        <w:top w:val="none" w:sz="0" w:space="0" w:color="auto"/>
        <w:left w:val="none" w:sz="0" w:space="0" w:color="auto"/>
        <w:bottom w:val="none" w:sz="0" w:space="0" w:color="auto"/>
        <w:right w:val="none" w:sz="0" w:space="0" w:color="auto"/>
      </w:divBdr>
    </w:div>
    <w:div w:id="189931844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1412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645</Words>
  <Characters>4066</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134</cp:revision>
  <cp:lastPrinted>2025-10-13T18:30:00Z</cp:lastPrinted>
  <dcterms:created xsi:type="dcterms:W3CDTF">2025-08-21T16:57:00Z</dcterms:created>
  <dcterms:modified xsi:type="dcterms:W3CDTF">2025-10-16T08:54:00Z</dcterms:modified>
</cp:coreProperties>
</file>