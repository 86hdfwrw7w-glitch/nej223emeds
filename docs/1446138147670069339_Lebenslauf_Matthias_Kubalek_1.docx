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2269"/>
        <w:gridCol w:w="284"/>
        <w:tblGridChange w:id="0">
          <w:tblGrid>
            <w:gridCol w:w="8505"/>
            <w:gridCol w:w="2553"/>
          </w:tblGrid>
        </w:tblGridChange>
      </w:tblGrid>
      <w:tr w:rsidR="00521930" w:rsidRPr="003413D2" w14:paraId="487AC9CE" w14:textId="77777777" w:rsidTr="00521930">
        <w:trPr>
          <w:trHeight w:val="283"/>
        </w:trPr>
        <w:tc>
          <w:tcPr>
            <w:tcW w:w="11058" w:type="dxa"/>
            <w:gridSpan w:val="3"/>
            <w:vAlign w:val="bottom"/>
          </w:tcPr>
          <w:p w14:paraId="0CBC6997" w14:textId="300A983C" w:rsidR="00E55D90" w:rsidRPr="003413D2" w:rsidRDefault="00C30E52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 xml:space="preserve"> </w:t>
            </w:r>
            <w:r w:rsidR="007D6C66">
              <w:rPr>
                <w:rFonts w:ascii="Optima" w:hAnsi="Optima" w:cs="Times New Roman"/>
                <w:b/>
                <w:sz w:val="48"/>
                <w:szCs w:val="44"/>
              </w:rPr>
              <w:t>Matthias Kubalek</w:t>
            </w:r>
          </w:p>
          <w:p w14:paraId="135895E2" w14:textId="45E92D83" w:rsidR="007522CF" w:rsidRPr="000A3F77" w:rsidRDefault="007D6C66" w:rsidP="000A3F77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Hirschengasse 16/2/11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Wien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1060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Austria</w:t>
            </w:r>
            <w:r w:rsidR="000A3F77">
              <w:rPr>
                <w:rFonts w:ascii="Optima" w:hAnsi="Optima" w:cs="Times New Roman"/>
                <w:bCs/>
                <w:sz w:val="20"/>
                <w:szCs w:val="20"/>
              </w:rPr>
              <w:t xml:space="preserve"> | 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m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kubalek@gmx.de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</w:t>
            </w:r>
            <w:r w:rsidR="00B87EC1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778747436</w:t>
            </w:r>
          </w:p>
        </w:tc>
      </w:tr>
      <w:tr w:rsidR="00521930" w:rsidRPr="003413D2" w14:paraId="0FCADE56" w14:textId="77777777" w:rsidTr="00521930">
        <w:trPr>
          <w:trHeight w:val="510"/>
        </w:trPr>
        <w:tc>
          <w:tcPr>
            <w:tcW w:w="11058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120DE" w:rsidRDefault="00F44F5F" w:rsidP="00F44F5F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521930" w:rsidRPr="003413D2" w14:paraId="7D1DEBF7" w14:textId="77777777" w:rsidTr="00521930">
        <w:trPr>
          <w:trHeight w:val="340"/>
        </w:trPr>
        <w:tc>
          <w:tcPr>
            <w:tcW w:w="8505" w:type="dxa"/>
            <w:tcBorders>
              <w:top w:val="single" w:sz="4" w:space="0" w:color="auto"/>
            </w:tcBorders>
            <w:vAlign w:val="bottom"/>
          </w:tcPr>
          <w:p w14:paraId="0C2B846F" w14:textId="73392ABF" w:rsidR="00D1492F" w:rsidRPr="003413D2" w:rsidRDefault="007D6C66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Universität Wien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FF293C0" w:rsidR="00D1492F" w:rsidRPr="003413D2" w:rsidRDefault="00930DFD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521930" w:rsidRPr="003413D2" w14:paraId="61E5D482" w14:textId="77777777" w:rsidTr="00521930">
        <w:tc>
          <w:tcPr>
            <w:tcW w:w="8505" w:type="dxa"/>
          </w:tcPr>
          <w:p w14:paraId="11CB9A0F" w14:textId="2CD96596" w:rsidR="00D1492F" w:rsidRPr="003413D2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B.Sc. in </w:t>
            </w:r>
            <w:r w:rsidR="007D6C66">
              <w:rPr>
                <w:rFonts w:ascii="Optima" w:hAnsi="Optima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2553" w:type="dxa"/>
            <w:gridSpan w:val="2"/>
          </w:tcPr>
          <w:p w14:paraId="419A9228" w14:textId="3E5CFC95" w:rsidR="00D1492F" w:rsidRPr="003413D2" w:rsidRDefault="00930DFD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24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521930" w:rsidRPr="003413D2" w14:paraId="7EABE9F1" w14:textId="77777777" w:rsidTr="00521930">
        <w:tc>
          <w:tcPr>
            <w:tcW w:w="11058" w:type="dxa"/>
            <w:gridSpan w:val="3"/>
          </w:tcPr>
          <w:p w14:paraId="7A71E6B0" w14:textId="3A440DE0" w:rsidR="00B319C8" w:rsidRPr="007C4C86" w:rsidRDefault="00F25EB2" w:rsidP="007C4C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7C4C8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2,</w:t>
            </w:r>
            <w:r w:rsidR="00A967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0</w:t>
            </w:r>
            <w:ins w:id="1" w:author="David Döbele" w:date="2025-12-04T14:54:00Z" w16du:dateUtc="2025-12-04T13:54:00Z">
              <w:r w:rsidR="00521930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t xml:space="preserve">; Mitglied der </w:t>
              </w:r>
              <w:r w:rsidR="00521930" w:rsidRPr="00521930">
                <w:rPr>
                  <w:rFonts w:ascii="Optima" w:hAnsi="Optima" w:cs="Times New Roman"/>
                  <w:color w:val="000000"/>
                  <w:sz w:val="20"/>
                  <w:szCs w:val="20"/>
                  <w:lang w:val="en-GB"/>
                  <w:rPrChange w:id="2" w:author="David Döbele" w:date="2025-12-04T14:54:00Z" w16du:dateUtc="2025-12-04T13:54:00Z">
                    <w:rPr>
                      <w:rFonts w:ascii="Optima" w:hAnsi="Optima" w:cs="Times New Roman"/>
                      <w:b/>
                      <w:bCs/>
                      <w:color w:val="000000"/>
                      <w:sz w:val="20"/>
                      <w:szCs w:val="20"/>
                      <w:lang w:val="en-GB"/>
                    </w:rPr>
                  </w:rPrChange>
                </w:rPr>
                <w:t>Class of Excellence</w:t>
              </w:r>
              <w:r w:rsidR="00521930" w:rsidRPr="008B4981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en-GB"/>
                </w:rPr>
                <w:t xml:space="preserve"> </w:t>
              </w:r>
              <w:r w:rsidR="00521930" w:rsidRPr="0058043C">
                <w:rPr>
                  <w:rFonts w:ascii="Optima" w:hAnsi="Optima" w:cs="Times New Roman"/>
                  <w:color w:val="000000"/>
                  <w:sz w:val="20"/>
                  <w:szCs w:val="20"/>
                  <w:lang w:val="en-GB"/>
                </w:rPr>
                <w:t>(Top 5% of students)</w:t>
              </w:r>
            </w:ins>
          </w:p>
        </w:tc>
      </w:tr>
      <w:tr w:rsidR="00521930" w:rsidRPr="0058043C" w:rsidDel="00521930" w14:paraId="719D59C8" w14:textId="15C23E8A" w:rsidTr="00521930">
        <w:trPr>
          <w:del w:id="3" w:author="David Döbele" w:date="2025-12-04T14:54:00Z" w16du:dateUtc="2025-12-04T13:54:00Z"/>
        </w:trPr>
        <w:tc>
          <w:tcPr>
            <w:tcW w:w="11058" w:type="dxa"/>
            <w:gridSpan w:val="3"/>
          </w:tcPr>
          <w:p w14:paraId="1864E477" w14:textId="2434B9A2" w:rsidR="00F0144F" w:rsidRPr="00521930" w:rsidDel="00521930" w:rsidRDefault="00F0144F" w:rsidP="00521930">
            <w:pPr>
              <w:rPr>
                <w:del w:id="4" w:author="David Döbele" w:date="2025-12-04T14:54:00Z" w16du:dateUtc="2025-12-04T13:54:00Z"/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  <w:rPrChange w:id="5" w:author="David Döbele" w:date="2025-12-04T14:54:00Z" w16du:dateUtc="2025-12-04T13:54:00Z">
                  <w:rPr>
                    <w:del w:id="6" w:author="David Döbele" w:date="2025-12-04T14:54:00Z" w16du:dateUtc="2025-12-04T13:54:00Z"/>
                    <w:i/>
                    <w:iCs/>
                    <w:lang w:val="en-GB"/>
                  </w:rPr>
                </w:rPrChange>
              </w:rPr>
              <w:pPrChange w:id="7" w:author="David Döbele" w:date="2025-12-04T14:54:00Z" w16du:dateUtc="2025-12-04T13:54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del w:id="8" w:author="David Döbele" w:date="2025-12-04T14:54:00Z" w16du:dateUtc="2025-12-04T13:54:00Z">
              <w:r w:rsidRPr="00521930" w:rsidDel="00521930">
                <w:rPr>
                  <w:rFonts w:ascii="Optima" w:hAnsi="Optima" w:cs="Times New Roman"/>
                  <w:b/>
                  <w:bCs/>
                  <w:color w:val="000000"/>
                  <w:sz w:val="20"/>
                  <w:szCs w:val="20"/>
                  <w:lang w:val="en-GB"/>
                  <w:rPrChange w:id="9" w:author="David Döbele" w:date="2025-12-04T14:54:00Z" w16du:dateUtc="2025-12-04T13:54:00Z">
                    <w:rPr>
                      <w:b/>
                      <w:bCs/>
                      <w:lang w:val="en-GB"/>
                    </w:rPr>
                  </w:rPrChange>
                </w:rPr>
                <w:delText>Class of Excellence:</w:delText>
              </w:r>
              <w:r w:rsidRPr="00521930" w:rsidDel="00521930">
                <w:rPr>
                  <w:rFonts w:ascii="Optima" w:hAnsi="Optima" w:cs="Times New Roman"/>
                  <w:i/>
                  <w:iCs/>
                  <w:color w:val="000000"/>
                  <w:sz w:val="20"/>
                  <w:szCs w:val="20"/>
                  <w:lang w:val="en-GB"/>
                  <w:rPrChange w:id="10" w:author="David Döbele" w:date="2025-12-04T14:54:00Z" w16du:dateUtc="2025-12-04T13:54:00Z">
                    <w:rPr>
                      <w:i/>
                      <w:iCs/>
                      <w:lang w:val="en-GB"/>
                    </w:rPr>
                  </w:rPrChange>
                </w:rPr>
                <w:delText xml:space="preserve"> </w:delText>
              </w:r>
              <w:r w:rsidRPr="00521930" w:rsidDel="00521930">
                <w:rPr>
                  <w:rFonts w:ascii="Optima" w:hAnsi="Optima" w:cs="Times New Roman"/>
                  <w:color w:val="000000"/>
                  <w:sz w:val="20"/>
                  <w:szCs w:val="20"/>
                  <w:lang w:val="en-GB"/>
                  <w:rPrChange w:id="11" w:author="David Döbele" w:date="2025-12-04T14:54:00Z" w16du:dateUtc="2025-12-04T13:54:00Z">
                    <w:rPr>
                      <w:lang w:val="en-GB"/>
                    </w:rPr>
                  </w:rPrChange>
                </w:rPr>
                <w:delText>(Top 5%</w:delText>
              </w:r>
              <w:r w:rsidR="00221645" w:rsidRPr="00521930" w:rsidDel="00521930">
                <w:rPr>
                  <w:rFonts w:ascii="Optima" w:hAnsi="Optima" w:cs="Times New Roman"/>
                  <w:color w:val="000000"/>
                  <w:sz w:val="20"/>
                  <w:szCs w:val="20"/>
                  <w:lang w:val="en-GB"/>
                  <w:rPrChange w:id="12" w:author="David Döbele" w:date="2025-12-04T14:54:00Z" w16du:dateUtc="2025-12-04T13:54:00Z">
                    <w:rPr>
                      <w:lang w:val="en-GB"/>
                    </w:rPr>
                  </w:rPrChange>
                </w:rPr>
                <w:delText xml:space="preserve"> of students</w:delText>
              </w:r>
              <w:r w:rsidRPr="00521930" w:rsidDel="00521930">
                <w:rPr>
                  <w:rFonts w:ascii="Optima" w:hAnsi="Optima" w:cs="Times New Roman"/>
                  <w:color w:val="000000"/>
                  <w:sz w:val="20"/>
                  <w:szCs w:val="20"/>
                  <w:lang w:val="en-GB"/>
                  <w:rPrChange w:id="13" w:author="David Döbele" w:date="2025-12-04T14:54:00Z" w16du:dateUtc="2025-12-04T13:54:00Z">
                    <w:rPr>
                      <w:lang w:val="en-GB"/>
                    </w:rPr>
                  </w:rPrChange>
                </w:rPr>
                <w:delText>)</w:delText>
              </w:r>
            </w:del>
          </w:p>
        </w:tc>
      </w:tr>
      <w:tr w:rsidR="00521930" w:rsidRPr="003413D2" w14:paraId="013361E1" w14:textId="77777777" w:rsidTr="00521930">
        <w:trPr>
          <w:trHeight w:val="340"/>
        </w:trPr>
        <w:tc>
          <w:tcPr>
            <w:tcW w:w="8505" w:type="dxa"/>
            <w:vAlign w:val="bottom"/>
          </w:tcPr>
          <w:p w14:paraId="197620E3" w14:textId="5F083EB6" w:rsidR="00D1492F" w:rsidRPr="003413D2" w:rsidRDefault="00CB4180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der Benediktiner Schäftlarn</w:t>
            </w:r>
          </w:p>
        </w:tc>
        <w:tc>
          <w:tcPr>
            <w:tcW w:w="2553" w:type="dxa"/>
            <w:gridSpan w:val="2"/>
            <w:vAlign w:val="bottom"/>
          </w:tcPr>
          <w:p w14:paraId="63D86F51" w14:textId="698DF31C" w:rsidR="00D1492F" w:rsidRPr="003413D2" w:rsidRDefault="00CB4180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521930" w:rsidRPr="003413D2" w14:paraId="62632213" w14:textId="77777777" w:rsidTr="00521930">
        <w:tc>
          <w:tcPr>
            <w:tcW w:w="8505" w:type="dxa"/>
          </w:tcPr>
          <w:p w14:paraId="5F71027E" w14:textId="18B93E45" w:rsidR="00D1492F" w:rsidRPr="003413D2" w:rsidRDefault="00CB418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2553" w:type="dxa"/>
            <w:gridSpan w:val="2"/>
          </w:tcPr>
          <w:p w14:paraId="51FC9814" w14:textId="6015BD93" w:rsidR="00D1492F" w:rsidRPr="003413D2" w:rsidRDefault="00426D7E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1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6/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20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521930" w:rsidRPr="003413D2" w14:paraId="38DE1968" w14:textId="77777777" w:rsidTr="00521930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4" w:author="David Döbele" w:date="2025-12-04T14:55:00Z" w16du:dateUtc="2025-12-04T13:55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ins w:id="15" w:author="David Döbele" w:date="2025-12-04T14:55:00Z" w16du:dateUtc="2025-12-04T13:55:00Z"/>
        </w:trPr>
        <w:tc>
          <w:tcPr>
            <w:tcW w:w="10774" w:type="dxa"/>
            <w:gridSpan w:val="2"/>
            <w:tcPrChange w:id="16" w:author="David Döbele" w:date="2025-12-04T14:55:00Z" w16du:dateUtc="2025-12-04T13:55:00Z">
              <w:tcPr>
                <w:tcW w:w="8505" w:type="dxa"/>
              </w:tcPr>
            </w:tcPrChange>
          </w:tcPr>
          <w:p w14:paraId="0836461D" w14:textId="5471C8D8" w:rsidR="00521930" w:rsidRPr="00521930" w:rsidRDefault="00521930" w:rsidP="00521930">
            <w:pPr>
              <w:pStyle w:val="Beschreibung"/>
              <w:numPr>
                <w:ilvl w:val="0"/>
                <w:numId w:val="24"/>
              </w:numPr>
              <w:rPr>
                <w:ins w:id="17" w:author="David Döbele" w:date="2025-12-04T14:55:00Z" w16du:dateUtc="2025-12-04T13:55:00Z"/>
                <w:rFonts w:ascii="Optima" w:hAnsi="Optima" w:cs="Times New Roman"/>
                <w:iCs/>
                <w:sz w:val="20"/>
                <w:szCs w:val="20"/>
                <w:lang w:val="de-AT"/>
                <w:rPrChange w:id="18" w:author="David Döbele" w:date="2025-12-04T14:55:00Z" w16du:dateUtc="2025-12-04T13:55:00Z">
                  <w:rPr>
                    <w:ins w:id="19" w:author="David Döbele" w:date="2025-12-04T14:55:00Z" w16du:dateUtc="2025-12-04T13:55:00Z"/>
                    <w:lang w:val="de-AT"/>
                  </w:rPr>
                </w:rPrChange>
              </w:rPr>
              <w:pPrChange w:id="20" w:author="David Döbele" w:date="2025-12-04T14:55:00Z" w16du:dateUtc="2025-12-04T13:55:00Z">
                <w:pPr/>
              </w:pPrChange>
            </w:pPr>
            <w:ins w:id="21" w:author="David Döbele" w:date="2025-12-04T14:55:00Z" w16du:dateUtc="2025-12-04T13:55:00Z">
              <w:r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t xml:space="preserve">Engagement als </w:t>
              </w:r>
              <w:r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t>Klassensprecher</w:t>
              </w:r>
              <w:r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t xml:space="preserve">, </w:t>
              </w:r>
              <w:r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t>Mitglied der Schülermitverwaltung</w:t>
              </w:r>
              <w:r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t xml:space="preserve"> und </w:t>
              </w:r>
              <w:r w:rsidRPr="00521930">
                <w:rPr>
                  <w:rFonts w:ascii="Optima" w:hAnsi="Optima" w:cs="Times New Roman"/>
                  <w:sz w:val="20"/>
                  <w:szCs w:val="20"/>
                  <w:lang w:val="de-AT"/>
                </w:rPr>
                <w:t>Teilnahme am Schulorchester (Big Band)</w:t>
              </w:r>
            </w:ins>
          </w:p>
        </w:tc>
        <w:tc>
          <w:tcPr>
            <w:tcW w:w="284" w:type="dxa"/>
            <w:tcPrChange w:id="22" w:author="David Döbele" w:date="2025-12-04T14:55:00Z" w16du:dateUtc="2025-12-04T13:55:00Z">
              <w:tcPr>
                <w:tcW w:w="2553" w:type="dxa"/>
              </w:tcPr>
            </w:tcPrChange>
          </w:tcPr>
          <w:p w14:paraId="252C8B06" w14:textId="77777777" w:rsidR="00521930" w:rsidRPr="003413D2" w:rsidRDefault="00521930" w:rsidP="00D1492F">
            <w:pPr>
              <w:jc w:val="right"/>
              <w:rPr>
                <w:ins w:id="23" w:author="David Döbele" w:date="2025-12-04T14:55:00Z" w16du:dateUtc="2025-12-04T13:55:00Z"/>
                <w:rFonts w:ascii="Optima" w:hAnsi="Optima" w:cs="Times New Roman"/>
                <w:sz w:val="20"/>
                <w:szCs w:val="20"/>
              </w:rPr>
            </w:pPr>
          </w:p>
        </w:tc>
      </w:tr>
      <w:tr w:rsidR="00521930" w:rsidRPr="003413D2" w14:paraId="6B19CF91" w14:textId="77777777" w:rsidTr="00521930">
        <w:trPr>
          <w:trHeight w:val="340"/>
        </w:trPr>
        <w:tc>
          <w:tcPr>
            <w:tcW w:w="8505" w:type="dxa"/>
            <w:vAlign w:val="bottom"/>
          </w:tcPr>
          <w:p w14:paraId="54F7169D" w14:textId="7D2BE10B" w:rsidR="00B00C12" w:rsidRPr="00D64D69" w:rsidRDefault="00D64D69" w:rsidP="00AE4ED3">
            <w:pP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</w:pPr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Sprachkurs der </w:t>
            </w:r>
            <w:r w:rsidR="00AF18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Isca </w:t>
            </w:r>
            <w:r w:rsidR="00E03F71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S</w:t>
            </w:r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chool of English</w:t>
            </w:r>
          </w:p>
        </w:tc>
        <w:tc>
          <w:tcPr>
            <w:tcW w:w="2553" w:type="dxa"/>
            <w:gridSpan w:val="2"/>
            <w:vAlign w:val="bottom"/>
          </w:tcPr>
          <w:p w14:paraId="262B6DA3" w14:textId="70BDE5CA" w:rsidR="00AE4ED3" w:rsidRPr="003413D2" w:rsidRDefault="00D64D69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Exeter</w:t>
            </w:r>
          </w:p>
        </w:tc>
      </w:tr>
      <w:tr w:rsidR="00521930" w:rsidRPr="003413D2" w14:paraId="263521E3" w14:textId="77777777" w:rsidTr="00521930">
        <w:trPr>
          <w:trHeight w:val="221"/>
        </w:trPr>
        <w:tc>
          <w:tcPr>
            <w:tcW w:w="8505" w:type="dxa"/>
          </w:tcPr>
          <w:p w14:paraId="36282A3A" w14:textId="17BD7B15" w:rsidR="00AE4ED3" w:rsidRPr="000D4BDF" w:rsidRDefault="00AF1869" w:rsidP="00AE4ED3">
            <w:pPr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</w:pPr>
            <w:r w:rsidRPr="000D4BDF"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  <w:t xml:space="preserve">Teilnahme an akkreditierten Englisch-Sprachkursen des British Council </w:t>
            </w:r>
          </w:p>
        </w:tc>
        <w:tc>
          <w:tcPr>
            <w:tcW w:w="2553" w:type="dxa"/>
            <w:gridSpan w:val="2"/>
          </w:tcPr>
          <w:p w14:paraId="3DE8C75D" w14:textId="54AAAFE4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E6B1A">
              <w:rPr>
                <w:rFonts w:ascii="Optima" w:hAnsi="Optima" w:cs="Times New Roman"/>
                <w:sz w:val="20"/>
                <w:szCs w:val="20"/>
              </w:rPr>
              <w:t>1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9</w:t>
            </w:r>
          </w:p>
        </w:tc>
      </w:tr>
      <w:tr w:rsidR="00521930" w:rsidRPr="003413D2" w14:paraId="3A2665B3" w14:textId="77777777" w:rsidTr="00521930">
        <w:trPr>
          <w:trHeight w:val="510"/>
        </w:trPr>
        <w:tc>
          <w:tcPr>
            <w:tcW w:w="11058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692D2AA" w:rsidR="00354AD7" w:rsidRPr="003120DE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PRAKTISCHE </w:t>
            </w:r>
            <w:r w:rsidR="00285D40"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UND INTERNATIONALE </w:t>
            </w: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>ERFAHRUNGEN</w:t>
            </w:r>
          </w:p>
        </w:tc>
      </w:tr>
      <w:tr w:rsidR="00521930" w:rsidRPr="003413D2" w14:paraId="0301A67C" w14:textId="77777777" w:rsidTr="00521930">
        <w:trPr>
          <w:trHeight w:val="340"/>
        </w:trPr>
        <w:tc>
          <w:tcPr>
            <w:tcW w:w="8505" w:type="dxa"/>
            <w:tcBorders>
              <w:top w:val="single" w:sz="4" w:space="0" w:color="auto"/>
            </w:tcBorders>
            <w:vAlign w:val="bottom"/>
          </w:tcPr>
          <w:p w14:paraId="2BD3B04A" w14:textId="0A898AE5" w:rsidR="00354AD7" w:rsidRPr="003413D2" w:rsidRDefault="00354AD7" w:rsidP="00E74D1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MTU Aero Engines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</w:tcBorders>
            <w:vAlign w:val="bottom"/>
          </w:tcPr>
          <w:p w14:paraId="731EE344" w14:textId="77777777" w:rsidR="00354AD7" w:rsidRPr="003413D2" w:rsidRDefault="00354AD7" w:rsidP="00E74D1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521930" w:rsidRPr="003413D2" w14:paraId="35F0E65C" w14:textId="77777777" w:rsidTr="00521930">
        <w:trPr>
          <w:trHeight w:val="57"/>
        </w:trPr>
        <w:tc>
          <w:tcPr>
            <w:tcW w:w="8505" w:type="dxa"/>
          </w:tcPr>
          <w:p w14:paraId="715CA368" w14:textId="392DA893" w:rsidR="00354AD7" w:rsidRPr="000B520D" w:rsidRDefault="00354AD7" w:rsidP="00E74D1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Praktik</w:t>
            </w:r>
            <w:r w:rsidR="0033382D">
              <w:rPr>
                <w:rFonts w:ascii="Optima" w:hAnsi="Optima" w:cs="Times New Roman"/>
                <w:sz w:val="20"/>
                <w:szCs w:val="20"/>
                <w:lang w:val="en-US"/>
              </w:rPr>
              <w:t>um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Projektmanagement</w:t>
            </w:r>
            <w:r w:rsidR="00BB6220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Operations</w:t>
            </w:r>
          </w:p>
        </w:tc>
        <w:tc>
          <w:tcPr>
            <w:tcW w:w="2553" w:type="dxa"/>
            <w:gridSpan w:val="2"/>
          </w:tcPr>
          <w:p w14:paraId="09F5CE1D" w14:textId="7AF655E9" w:rsidR="00354AD7" w:rsidRPr="003413D2" w:rsidRDefault="00354AD7" w:rsidP="00E74D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</w:p>
        </w:tc>
      </w:tr>
      <w:tr w:rsidR="00521930" w:rsidRPr="005311BD" w14:paraId="1DED188E" w14:textId="77777777" w:rsidTr="00521930">
        <w:trPr>
          <w:trHeight w:val="364"/>
        </w:trPr>
        <w:tc>
          <w:tcPr>
            <w:tcW w:w="11058" w:type="dxa"/>
            <w:gridSpan w:val="3"/>
          </w:tcPr>
          <w:p w14:paraId="19541B28" w14:textId="65E426BE" w:rsidR="005311BD" w:rsidRDefault="005311BD" w:rsidP="005311BD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Schwerpunkt auf Kostenanalyse, Budgetplanung und Finanzencontrolling </w:t>
            </w:r>
          </w:p>
          <w:p w14:paraId="5A80E564" w14:textId="092C366C" w:rsidR="005311BD" w:rsidRPr="005311BD" w:rsidRDefault="00AA7D9D" w:rsidP="005311BD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Mitarbeit an der 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Planung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und Umsetzung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eines neuen 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F&amp;E-Zetrums</w:t>
            </w:r>
            <w:r w:rsidR="005311BD" w:rsidRP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521930" w:rsidRPr="003413D2" w14:paraId="127C64E2" w14:textId="77777777" w:rsidTr="00521930">
        <w:trPr>
          <w:trHeight w:val="340"/>
        </w:trPr>
        <w:tc>
          <w:tcPr>
            <w:tcW w:w="8505" w:type="dxa"/>
            <w:vAlign w:val="bottom"/>
          </w:tcPr>
          <w:p w14:paraId="38F27285" w14:textId="4F48D788" w:rsidR="00E55D90" w:rsidRPr="003413D2" w:rsidRDefault="000C2197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Deutsche Post</w:t>
            </w:r>
            <w:r w:rsidR="00FB7B9E">
              <w:rPr>
                <w:rFonts w:ascii="Optima" w:hAnsi="Optima" w:cs="Times New Roman"/>
                <w:b/>
                <w:sz w:val="21"/>
                <w:szCs w:val="21"/>
              </w:rPr>
              <w:t xml:space="preserve"> AG</w:t>
            </w:r>
          </w:p>
        </w:tc>
        <w:tc>
          <w:tcPr>
            <w:tcW w:w="2553" w:type="dxa"/>
            <w:gridSpan w:val="2"/>
            <w:vAlign w:val="bottom"/>
          </w:tcPr>
          <w:p w14:paraId="4820196E" w14:textId="187E172C" w:rsidR="00E55D90" w:rsidRPr="003413D2" w:rsidRDefault="004E6B1A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521930" w:rsidRPr="003413D2" w14:paraId="16C6F7AD" w14:textId="77777777" w:rsidTr="00521930">
        <w:trPr>
          <w:trHeight w:val="57"/>
        </w:trPr>
        <w:tc>
          <w:tcPr>
            <w:tcW w:w="8505" w:type="dxa"/>
          </w:tcPr>
          <w:p w14:paraId="5D8760E9" w14:textId="0BA9EA89" w:rsidR="00AE4ED3" w:rsidRPr="000B520D" w:rsidRDefault="00C96A6E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bookmarkStart w:id="24" w:name="_Hlk188380861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Minijob</w:t>
            </w:r>
            <w:r w:rsidR="0004351F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in der Brieflogistik</w:t>
            </w:r>
          </w:p>
        </w:tc>
        <w:tc>
          <w:tcPr>
            <w:tcW w:w="2553" w:type="dxa"/>
            <w:gridSpan w:val="2"/>
          </w:tcPr>
          <w:p w14:paraId="2D9DB8CA" w14:textId="6E021C14" w:rsidR="00AE4ED3" w:rsidRPr="003413D2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bookmarkEnd w:id="24"/>
      <w:tr w:rsidR="00521930" w:rsidRPr="003413D2" w14:paraId="7660C4BA" w14:textId="77777777" w:rsidTr="00521930">
        <w:trPr>
          <w:trHeight w:val="57"/>
        </w:trPr>
        <w:tc>
          <w:tcPr>
            <w:tcW w:w="11058" w:type="dxa"/>
            <w:gridSpan w:val="3"/>
          </w:tcPr>
          <w:p w14:paraId="38A5E2C4" w14:textId="77777777" w:rsidR="00AB1888" w:rsidRPr="00AB1888" w:rsidDel="00521930" w:rsidRDefault="00EB01A3" w:rsidP="000A3F77">
            <w:pPr>
              <w:pStyle w:val="Bullets"/>
              <w:rPr>
                <w:del w:id="25" w:author="David Döbele" w:date="2025-12-04T14:54:00Z" w16du:dateUtc="2025-12-04T13:54:00Z"/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Verantwortlich für die effiziente Bearbeitung von Postsendungen</w:t>
            </w:r>
            <w:r w:rsidR="0004351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Organisation </w:t>
            </w:r>
            <w:r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von </w:t>
            </w:r>
          </w:p>
          <w:p w14:paraId="132465C4" w14:textId="50D28E32" w:rsidR="00AE4ED3" w:rsidRPr="00521930" w:rsidRDefault="00EB01A3" w:rsidP="00521930">
            <w:pPr>
              <w:pStyle w:val="Bullets"/>
              <w:rPr>
                <w:rFonts w:ascii="Optima" w:hAnsi="Optima"/>
                <w:lang w:val="de-AT"/>
              </w:rPr>
              <w:pPrChange w:id="26" w:author="David Döbele" w:date="2025-12-04T14:54:00Z" w16du:dateUtc="2025-12-04T13:54:00Z">
                <w:pPr>
                  <w:pStyle w:val="Bullets"/>
                  <w:numPr>
                    <w:numId w:val="0"/>
                  </w:numPr>
                  <w:ind w:firstLine="0"/>
                </w:pPr>
              </w:pPrChange>
            </w:pPr>
            <w:r w:rsidRPr="00521930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Versandprozessen </w:t>
            </w:r>
          </w:p>
        </w:tc>
      </w:tr>
      <w:tr w:rsidR="00521930" w:rsidRPr="003413D2" w14:paraId="4EC9DEB8" w14:textId="77777777" w:rsidTr="00521930">
        <w:trPr>
          <w:trHeight w:val="340"/>
        </w:trPr>
        <w:tc>
          <w:tcPr>
            <w:tcW w:w="8505" w:type="dxa"/>
            <w:vAlign w:val="bottom"/>
          </w:tcPr>
          <w:p w14:paraId="061D97E7" w14:textId="7987C82E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Orientierungsreise </w:t>
            </w:r>
          </w:p>
        </w:tc>
        <w:tc>
          <w:tcPr>
            <w:tcW w:w="2553" w:type="dxa"/>
            <w:gridSpan w:val="2"/>
            <w:vAlign w:val="bottom"/>
          </w:tcPr>
          <w:p w14:paraId="38592414" w14:textId="1C1BF137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Süd</w:t>
            </w:r>
            <w:r w:rsidR="00A354C7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amerika</w:t>
            </w:r>
          </w:p>
        </w:tc>
      </w:tr>
      <w:tr w:rsidR="00521930" w:rsidRPr="003413D2" w14:paraId="0A0FFCF6" w14:textId="77777777" w:rsidTr="00521930">
        <w:trPr>
          <w:trHeight w:val="57"/>
        </w:trPr>
        <w:tc>
          <w:tcPr>
            <w:tcW w:w="8505" w:type="dxa"/>
          </w:tcPr>
          <w:p w14:paraId="30382087" w14:textId="028471A3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Kolumbien</w:t>
            </w:r>
            <w:r w:rsidR="00183062">
              <w:rPr>
                <w:rFonts w:ascii="Optima" w:hAnsi="Optima" w:cs="Times New Roman"/>
                <w:sz w:val="20"/>
                <w:szCs w:val="20"/>
                <w:lang w:val="en-US"/>
              </w:rPr>
              <w:t>,</w:t>
            </w:r>
            <w:r w:rsidR="003F4EF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Ecuador</w:t>
            </w:r>
          </w:p>
        </w:tc>
        <w:tc>
          <w:tcPr>
            <w:tcW w:w="2553" w:type="dxa"/>
            <w:gridSpan w:val="2"/>
          </w:tcPr>
          <w:p w14:paraId="7444AF8F" w14:textId="631F80B1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521930" w:rsidRPr="005C53A5" w14:paraId="536627A7" w14:textId="77777777" w:rsidTr="00521930">
        <w:tc>
          <w:tcPr>
            <w:tcW w:w="11058" w:type="dxa"/>
            <w:gridSpan w:val="3"/>
          </w:tcPr>
          <w:p w14:paraId="162D371B" w14:textId="76780B5D" w:rsidR="009A52B8" w:rsidDel="00521930" w:rsidRDefault="009A52B8" w:rsidP="00D25F0A">
            <w:pPr>
              <w:pStyle w:val="Bullets"/>
              <w:rPr>
                <w:del w:id="27" w:author="David Döbele" w:date="2025-12-04T14:56:00Z" w16du:dateUtc="2025-12-04T13:56:00Z"/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del w:id="28" w:author="David Döbele" w:date="2025-12-04T14:56:00Z" w16du:dateUtc="2025-12-04T13:56:00Z">
              <w:r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de-AT"/>
                </w:rPr>
                <w:delText>Erweiterung interkultureller Kompetenzen und persönliche Weiterentwicklung</w:delText>
              </w:r>
            </w:del>
          </w:p>
          <w:p w14:paraId="06A265D3" w14:textId="2FA88826" w:rsidR="00C30E52" w:rsidRPr="000A3F77" w:rsidRDefault="00A354C7" w:rsidP="000A3F77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einer Freiwilligenarbeit zur Schaffung von </w:t>
            </w:r>
            <w:r w:rsidR="00F51D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Freizeitfläche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für Schulkinder</w:t>
            </w:r>
            <w:r w:rsid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30E52"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in Taganga</w:t>
            </w:r>
          </w:p>
          <w:p w14:paraId="49E78F02" w14:textId="15574215" w:rsidR="002A78EE" w:rsidRPr="00692C18" w:rsidRDefault="00D6235C" w:rsidP="00692C18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Besteigung des Pul</w:t>
            </w:r>
            <w:r w:rsidR="002A78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pito del Diablo (4950 m) in Kolumbien</w:t>
            </w:r>
          </w:p>
        </w:tc>
      </w:tr>
      <w:tr w:rsidR="00521930" w:rsidRPr="003413D2" w:rsidDel="00521930" w14:paraId="30EC0485" w14:textId="0E3D8754" w:rsidTr="00521930">
        <w:trPr>
          <w:trHeight w:val="340"/>
          <w:del w:id="29" w:author="David Döbele" w:date="2025-12-04T14:54:00Z" w16du:dateUtc="2025-12-04T13:54:00Z"/>
        </w:trPr>
        <w:tc>
          <w:tcPr>
            <w:tcW w:w="8505" w:type="dxa"/>
            <w:vAlign w:val="bottom"/>
          </w:tcPr>
          <w:p w14:paraId="0EB39A68" w14:textId="027DBC90" w:rsidR="007B6F8D" w:rsidRPr="003413D2" w:rsidDel="00521930" w:rsidRDefault="00FB7B9E" w:rsidP="00E67805">
            <w:pPr>
              <w:pStyle w:val="Bullets"/>
              <w:numPr>
                <w:ilvl w:val="0"/>
                <w:numId w:val="0"/>
              </w:numPr>
              <w:rPr>
                <w:del w:id="30" w:author="David Döbele" w:date="2025-12-04T14:54:00Z" w16du:dateUtc="2025-12-04T13:54:00Z"/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del w:id="31" w:author="David Döbele" w:date="2025-12-04T14:54:00Z" w16du:dateUtc="2025-12-04T13:54:00Z">
              <w:r w:rsidDel="00521930">
                <w:rPr>
                  <w:rFonts w:ascii="Optima" w:hAnsi="Optima" w:cs="Times New Roman"/>
                  <w:b/>
                  <w:i w:val="0"/>
                  <w:iCs w:val="0"/>
                  <w:sz w:val="21"/>
                  <w:szCs w:val="21"/>
                </w:rPr>
                <w:delText>Gelbes Blatt München</w:delText>
              </w:r>
            </w:del>
          </w:p>
        </w:tc>
        <w:tc>
          <w:tcPr>
            <w:tcW w:w="2553" w:type="dxa"/>
            <w:gridSpan w:val="2"/>
            <w:vAlign w:val="bottom"/>
          </w:tcPr>
          <w:p w14:paraId="1B373B56" w14:textId="1A1AB925" w:rsidR="007B6F8D" w:rsidRPr="003413D2" w:rsidDel="00521930" w:rsidRDefault="007B6F8D" w:rsidP="00E67805">
            <w:pPr>
              <w:pStyle w:val="Bullets"/>
              <w:numPr>
                <w:ilvl w:val="0"/>
                <w:numId w:val="0"/>
              </w:numPr>
              <w:jc w:val="right"/>
              <w:rPr>
                <w:del w:id="32" w:author="David Döbele" w:date="2025-12-04T14:54:00Z" w16du:dateUtc="2025-12-04T13:54:00Z"/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del w:id="33" w:author="David Döbele" w:date="2025-12-04T14:54:00Z" w16du:dateUtc="2025-12-04T13:54:00Z">
              <w:r w:rsidDel="00521930">
                <w:rPr>
                  <w:rFonts w:ascii="Optima" w:hAnsi="Optima" w:cs="Times New Roman"/>
                  <w:b/>
                  <w:bCs/>
                  <w:i w:val="0"/>
                  <w:sz w:val="20"/>
                  <w:szCs w:val="20"/>
                </w:rPr>
                <w:delText>München</w:delText>
              </w:r>
            </w:del>
          </w:p>
        </w:tc>
      </w:tr>
      <w:tr w:rsidR="00521930" w:rsidRPr="003413D2" w:rsidDel="00521930" w14:paraId="0EADB650" w14:textId="242E70DC" w:rsidTr="00521930">
        <w:trPr>
          <w:trHeight w:val="113"/>
          <w:del w:id="34" w:author="David Döbele" w:date="2025-12-04T14:54:00Z" w16du:dateUtc="2025-12-04T13:54:00Z"/>
        </w:trPr>
        <w:tc>
          <w:tcPr>
            <w:tcW w:w="8505" w:type="dxa"/>
          </w:tcPr>
          <w:p w14:paraId="2D6418EB" w14:textId="04D63BB6" w:rsidR="00AA68BD" w:rsidRPr="00AA68BD" w:rsidDel="00521930" w:rsidRDefault="00AA68BD" w:rsidP="00627254">
            <w:pPr>
              <w:pStyle w:val="Bullets"/>
              <w:numPr>
                <w:ilvl w:val="0"/>
                <w:numId w:val="0"/>
              </w:numPr>
              <w:rPr>
                <w:del w:id="35" w:author="David Döbele" w:date="2025-12-04T14:54:00Z" w16du:dateUtc="2025-12-04T13:54:00Z"/>
                <w:rFonts w:ascii="Optima" w:hAnsi="Optima" w:cs="Times New Roman"/>
                <w:b/>
                <w:sz w:val="21"/>
                <w:szCs w:val="21"/>
              </w:rPr>
            </w:pPr>
            <w:del w:id="36" w:author="David Döbele" w:date="2025-12-04T14:54:00Z" w16du:dateUtc="2025-12-04T13:54:00Z">
              <w:r w:rsidRPr="00AA68BD" w:rsidDel="00521930">
                <w:rPr>
                  <w:rFonts w:ascii="Optima" w:hAnsi="Optima" w:cs="Times New Roman"/>
                  <w:sz w:val="20"/>
                  <w:szCs w:val="20"/>
                </w:rPr>
                <w:delText>Minijob in der örtlichen</w:delText>
              </w:r>
              <w:r w:rsidR="00283379" w:rsidDel="00521930">
                <w:rPr>
                  <w:rFonts w:ascii="Optima" w:hAnsi="Optima" w:cs="Times New Roman"/>
                  <w:sz w:val="20"/>
                  <w:szCs w:val="20"/>
                </w:rPr>
                <w:delText xml:space="preserve"> Gemeinde für die Zustellung von Zeitungen</w:delText>
              </w:r>
            </w:del>
          </w:p>
        </w:tc>
        <w:tc>
          <w:tcPr>
            <w:tcW w:w="2553" w:type="dxa"/>
            <w:gridSpan w:val="2"/>
          </w:tcPr>
          <w:p w14:paraId="741CC490" w14:textId="051C27C5" w:rsidR="00AA68BD" w:rsidRPr="003413D2" w:rsidDel="00521930" w:rsidRDefault="00AA68BD" w:rsidP="00627254">
            <w:pPr>
              <w:pStyle w:val="Bullets"/>
              <w:numPr>
                <w:ilvl w:val="0"/>
                <w:numId w:val="0"/>
              </w:numPr>
              <w:jc w:val="right"/>
              <w:rPr>
                <w:del w:id="37" w:author="David Döbele" w:date="2025-12-04T14:54:00Z" w16du:dateUtc="2025-12-04T13:54:00Z"/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del w:id="38" w:author="David Döbele" w:date="2025-12-04T14:54:00Z" w16du:dateUtc="2025-12-04T13:54:00Z">
              <w:r w:rsidRPr="00530745" w:rsidDel="00521930">
                <w:rPr>
                  <w:rFonts w:ascii="Optima" w:hAnsi="Optima" w:cs="Times New Roman"/>
                  <w:i w:val="0"/>
                  <w:sz w:val="20"/>
                  <w:szCs w:val="20"/>
                </w:rPr>
                <w:delText>0</w:delText>
              </w:r>
              <w:r w:rsidR="008C690E" w:rsidDel="00521930">
                <w:rPr>
                  <w:rFonts w:ascii="Optima" w:hAnsi="Optima" w:cs="Times New Roman"/>
                  <w:i w:val="0"/>
                  <w:sz w:val="20"/>
                  <w:szCs w:val="20"/>
                </w:rPr>
                <w:delText>7</w:delText>
              </w:r>
              <w:r w:rsidRPr="00530745" w:rsidDel="00521930">
                <w:rPr>
                  <w:rFonts w:ascii="Optima" w:hAnsi="Optima" w:cs="Times New Roman"/>
                  <w:i w:val="0"/>
                  <w:sz w:val="20"/>
                  <w:szCs w:val="20"/>
                </w:rPr>
                <w:delText>/2021 – 07/2023</w:delText>
              </w:r>
            </w:del>
          </w:p>
        </w:tc>
      </w:tr>
      <w:tr w:rsidR="00521930" w:rsidRPr="003413D2" w14:paraId="414B4085" w14:textId="77777777" w:rsidTr="00521930">
        <w:trPr>
          <w:trHeight w:val="510"/>
        </w:trPr>
        <w:tc>
          <w:tcPr>
            <w:tcW w:w="11058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6D19AF" w:rsidRPr="003413D2" w:rsidRDefault="006D19AF" w:rsidP="006D19A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521930" w:rsidRPr="003413D2" w14:paraId="6AF94437" w14:textId="77777777" w:rsidTr="00521930">
        <w:trPr>
          <w:trHeight w:val="510"/>
        </w:trPr>
        <w:tc>
          <w:tcPr>
            <w:tcW w:w="11058" w:type="dxa"/>
            <w:gridSpan w:val="3"/>
            <w:tcBorders>
              <w:top w:val="single" w:sz="4" w:space="0" w:color="auto"/>
            </w:tcBorders>
          </w:tcPr>
          <w:tbl>
            <w:tblPr>
              <w:tblStyle w:val="Tabellenraster"/>
              <w:tblW w:w="110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39" w:author="David Döbele" w:date="2025-12-04T14:53:00Z" w16du:dateUtc="2025-12-04T13:53:00Z">
                <w:tblPr>
                  <w:tblStyle w:val="Tabellenraster"/>
                  <w:tblW w:w="1020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8650"/>
              <w:gridCol w:w="1842"/>
              <w:gridCol w:w="567"/>
              <w:tblGridChange w:id="40">
                <w:tblGrid>
                  <w:gridCol w:w="8650"/>
                  <w:gridCol w:w="1557"/>
                  <w:gridCol w:w="852"/>
                </w:tblGrid>
              </w:tblGridChange>
            </w:tblGrid>
            <w:tr w:rsidR="004F03C8" w:rsidRPr="00A9673E" w14:paraId="232CDA38" w14:textId="77777777" w:rsidTr="00521930">
              <w:trPr>
                <w:trHeight w:val="340"/>
                <w:trPrChange w:id="41" w:author="David Döbele" w:date="2025-12-04T14:53:00Z" w16du:dateUtc="2025-12-04T13:53:00Z">
                  <w:trPr>
                    <w:gridAfter w:val="0"/>
                    <w:trHeight w:val="340"/>
                  </w:trPr>
                </w:trPrChange>
              </w:trPr>
              <w:tc>
                <w:tcPr>
                  <w:tcW w:w="8650" w:type="dxa"/>
                  <w:vAlign w:val="bottom"/>
                  <w:tcPrChange w:id="42" w:author="David Döbele" w:date="2025-12-04T14:53:00Z" w16du:dateUtc="2025-12-04T13:53:00Z">
                    <w:tcPr>
                      <w:tcW w:w="8650" w:type="dxa"/>
                      <w:vAlign w:val="bottom"/>
                    </w:tcPr>
                  </w:tcPrChange>
                </w:tcPr>
                <w:p w14:paraId="5C24DFD8" w14:textId="39600EA0" w:rsidR="004F03C8" w:rsidRPr="00A25BE4" w:rsidRDefault="004F03C8" w:rsidP="004F03C8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Student</w:t>
                  </w:r>
                  <w:r w:rsidR="0058043C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‘</w:t>
                  </w:r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s Philantropic Foundation </w:t>
                  </w:r>
                </w:p>
              </w:tc>
              <w:tc>
                <w:tcPr>
                  <w:tcW w:w="2409" w:type="dxa"/>
                  <w:gridSpan w:val="2"/>
                  <w:vAlign w:val="bottom"/>
                  <w:tcPrChange w:id="43" w:author="David Döbele" w:date="2025-12-04T14:53:00Z" w16du:dateUtc="2025-12-04T13:53:00Z">
                    <w:tcPr>
                      <w:tcW w:w="1557" w:type="dxa"/>
                      <w:vAlign w:val="bottom"/>
                    </w:tcPr>
                  </w:tcPrChange>
                </w:tcPr>
                <w:p w14:paraId="0DAC39AA" w14:textId="77777777" w:rsidR="004F03C8" w:rsidRPr="00A9673E" w:rsidRDefault="004F03C8" w:rsidP="004F03C8">
                  <w:pPr>
                    <w:pStyle w:val="Or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 w:rsidRPr="00A9673E"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  <w:t>Wien</w:t>
                  </w:r>
                </w:p>
              </w:tc>
            </w:tr>
            <w:tr w:rsidR="004F03C8" w:rsidRPr="00A9673E" w14:paraId="7D5B0113" w14:textId="77777777" w:rsidTr="00521930">
              <w:trPr>
                <w:trHeight w:val="57"/>
                <w:trPrChange w:id="44" w:author="David Döbele" w:date="2025-12-04T14:53:00Z" w16du:dateUtc="2025-12-04T13:53:00Z">
                  <w:trPr>
                    <w:gridAfter w:val="0"/>
                    <w:trHeight w:val="57"/>
                  </w:trPr>
                </w:trPrChange>
              </w:trPr>
              <w:tc>
                <w:tcPr>
                  <w:tcW w:w="8650" w:type="dxa"/>
                  <w:vAlign w:val="bottom"/>
                  <w:tcPrChange w:id="45" w:author="David Döbele" w:date="2025-12-04T14:53:00Z" w16du:dateUtc="2025-12-04T13:53:00Z">
                    <w:tcPr>
                      <w:tcW w:w="8650" w:type="dxa"/>
                      <w:vAlign w:val="bottom"/>
                    </w:tcPr>
                  </w:tcPrChange>
                </w:tcPr>
                <w:p w14:paraId="0ABC574F" w14:textId="70CD409A" w:rsidR="004F03C8" w:rsidRPr="00A31C1F" w:rsidRDefault="004F03C8" w:rsidP="004F03C8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Fund raiser</w:t>
                  </w:r>
                </w:p>
              </w:tc>
              <w:tc>
                <w:tcPr>
                  <w:tcW w:w="2409" w:type="dxa"/>
                  <w:gridSpan w:val="2"/>
                  <w:vAlign w:val="bottom"/>
                  <w:tcPrChange w:id="46" w:author="David Döbele" w:date="2025-12-04T14:53:00Z" w16du:dateUtc="2025-12-04T13:53:00Z">
                    <w:tcPr>
                      <w:tcW w:w="1557" w:type="dxa"/>
                      <w:vAlign w:val="bottom"/>
                    </w:tcPr>
                  </w:tcPrChange>
                </w:tcPr>
                <w:p w14:paraId="766E37AE" w14:textId="29D803F8" w:rsidR="004F03C8" w:rsidRPr="00521930" w:rsidRDefault="004F03C8" w:rsidP="004F03C8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 w:cs="Times New Roman"/>
                      <w:i w:val="0"/>
                      <w:iCs w:val="0"/>
                      <w:sz w:val="20"/>
                      <w:szCs w:val="20"/>
                      <w:lang w:val="en-US"/>
                      <w:rPrChange w:id="47" w:author="David Döbele" w:date="2025-12-04T14:56:00Z" w16du:dateUtc="2025-12-04T13:56:00Z">
                        <w:rPr>
                          <w:rFonts w:ascii="Optima" w:hAnsi="Optima" w:cs="Times New Roman"/>
                          <w:sz w:val="20"/>
                          <w:szCs w:val="20"/>
                          <w:lang w:val="en-US"/>
                        </w:rPr>
                      </w:rPrChange>
                    </w:rPr>
                  </w:pPr>
                  <w:r w:rsidRPr="00521930">
                    <w:rPr>
                      <w:rFonts w:ascii="Optima" w:hAnsi="Optima" w:cs="Times New Roman"/>
                      <w:i w:val="0"/>
                      <w:iCs w:val="0"/>
                      <w:sz w:val="20"/>
                      <w:szCs w:val="20"/>
                      <w:lang w:val="en-US"/>
                      <w:rPrChange w:id="48" w:author="David Döbele" w:date="2025-12-04T14:56:00Z" w16du:dateUtc="2025-12-04T13:56:00Z">
                        <w:rPr>
                          <w:rFonts w:ascii="Optima" w:hAnsi="Optima" w:cs="Times New Roman"/>
                          <w:sz w:val="20"/>
                          <w:szCs w:val="20"/>
                          <w:lang w:val="en-US"/>
                        </w:rPr>
                      </w:rPrChange>
                    </w:rPr>
                    <w:t>11/2025 - heute</w:t>
                  </w:r>
                </w:p>
              </w:tc>
            </w:tr>
            <w:tr w:rsidR="004F03C8" w:rsidRPr="00A9673E" w14:paraId="6274B3A6" w14:textId="77777777" w:rsidTr="00521930">
              <w:trPr>
                <w:trHeight w:val="193"/>
                <w:trPrChange w:id="49" w:author="David Döbele" w:date="2025-12-04T14:54:00Z" w16du:dateUtc="2025-12-04T13:54:00Z">
                  <w:trPr>
                    <w:gridAfter w:val="0"/>
                    <w:trHeight w:val="193"/>
                  </w:trPr>
                </w:trPrChange>
              </w:trPr>
              <w:tc>
                <w:tcPr>
                  <w:tcW w:w="10492" w:type="dxa"/>
                  <w:gridSpan w:val="2"/>
                  <w:tcPrChange w:id="50" w:author="David Döbele" w:date="2025-12-04T14:54:00Z" w16du:dateUtc="2025-12-04T13:54:00Z">
                    <w:tcPr>
                      <w:tcW w:w="8650" w:type="dxa"/>
                    </w:tcPr>
                  </w:tcPrChange>
                </w:tcPr>
                <w:p w14:paraId="27452147" w14:textId="74EAC4D7" w:rsidR="004F03C8" w:rsidRPr="0058043C" w:rsidRDefault="004F03C8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</w:pP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Planung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, Organisation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 und Durchführen von Fundraising-Events zur 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Finanzierung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 von Bildung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s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- und Gesundheitsprojekten in 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sozial benachteiligten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 Regionen</w:t>
                  </w:r>
                </w:p>
                <w:p w14:paraId="221A5F83" w14:textId="793234F0" w:rsidR="004F03C8" w:rsidRPr="0058043C" w:rsidRDefault="00710244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</w:pP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Hauptverantwortlich für Budgetplanung, Finanz</w:t>
                  </w:r>
                  <w:r w:rsidR="00A60C91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enc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ontroll</w:t>
                  </w:r>
                  <w:r w:rsidR="00A60C91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ing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, Sponsoren- und Spenderkommunikation </w:t>
                  </w:r>
                </w:p>
              </w:tc>
              <w:tc>
                <w:tcPr>
                  <w:tcW w:w="567" w:type="dxa"/>
                  <w:tcPrChange w:id="51" w:author="David Döbele" w:date="2025-12-04T14:54:00Z" w16du:dateUtc="2025-12-04T13:54:00Z">
                    <w:tcPr>
                      <w:tcW w:w="1557" w:type="dxa"/>
                    </w:tcPr>
                  </w:tcPrChange>
                </w:tcPr>
                <w:p w14:paraId="68CED956" w14:textId="77777777" w:rsidR="004F03C8" w:rsidRPr="000125E1" w:rsidRDefault="004F03C8" w:rsidP="004F03C8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</w:rPr>
                  </w:pPr>
                </w:p>
              </w:tc>
            </w:tr>
          </w:tbl>
          <w:p w14:paraId="01EC8D66" w14:textId="77777777" w:rsidR="004F03C8" w:rsidRPr="003413D2" w:rsidRDefault="004F03C8" w:rsidP="004F03C8">
            <w:pPr>
              <w:pStyle w:val="BERSCHRIFT"/>
              <w:rPr>
                <w:rFonts w:ascii="Optima" w:hAnsi="Optima" w:cs="Times New Roman"/>
                <w:smallCaps w:val="0"/>
                <w:sz w:val="26"/>
                <w:szCs w:val="26"/>
              </w:rPr>
            </w:pPr>
          </w:p>
        </w:tc>
      </w:tr>
      <w:tr w:rsidR="00521930" w:rsidRPr="003413D2" w14:paraId="3D2D15B7" w14:textId="77777777" w:rsidTr="00521930">
        <w:trPr>
          <w:trHeight w:val="340"/>
        </w:trPr>
        <w:tc>
          <w:tcPr>
            <w:tcW w:w="11058" w:type="dxa"/>
            <w:gridSpan w:val="3"/>
          </w:tcPr>
          <w:tbl>
            <w:tblPr>
              <w:tblStyle w:val="Tabellenraster"/>
              <w:tblW w:w="110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52" w:author="David Döbele" w:date="2025-12-04T14:53:00Z" w16du:dateUtc="2025-12-04T13:53:00Z">
                <w:tblPr>
                  <w:tblStyle w:val="Tabellenraster"/>
                  <w:tblW w:w="1020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8650"/>
              <w:gridCol w:w="2409"/>
              <w:tblGridChange w:id="53">
                <w:tblGrid>
                  <w:gridCol w:w="8650"/>
                  <w:gridCol w:w="1557"/>
                  <w:gridCol w:w="852"/>
                </w:tblGrid>
              </w:tblGridChange>
            </w:tblGrid>
            <w:tr w:rsidR="004F03C8" w:rsidRPr="00A9673E" w14:paraId="199D8FCE" w14:textId="77777777" w:rsidTr="00521930">
              <w:trPr>
                <w:trHeight w:val="340"/>
                <w:trPrChange w:id="54" w:author="David Döbele" w:date="2025-12-04T14:53:00Z" w16du:dateUtc="2025-12-04T13:53:00Z">
                  <w:trPr>
                    <w:gridAfter w:val="0"/>
                    <w:trHeight w:val="340"/>
                  </w:trPr>
                </w:trPrChange>
              </w:trPr>
              <w:tc>
                <w:tcPr>
                  <w:tcW w:w="8650" w:type="dxa"/>
                  <w:vAlign w:val="bottom"/>
                  <w:tcPrChange w:id="55" w:author="David Döbele" w:date="2025-12-04T14:53:00Z" w16du:dateUtc="2025-12-04T13:53:00Z">
                    <w:tcPr>
                      <w:tcW w:w="8650" w:type="dxa"/>
                      <w:vAlign w:val="bottom"/>
                    </w:tcPr>
                  </w:tcPrChange>
                </w:tcPr>
                <w:p w14:paraId="17F10B3A" w14:textId="5520A8AB" w:rsidR="004F03C8" w:rsidRPr="00A25BE4" w:rsidRDefault="004F03C8" w:rsidP="004F03C8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Studienvertretung </w:t>
                  </w:r>
                  <w:r w:rsidR="00A60C91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Banking &amp; Finance Uni Wien</w:t>
                  </w:r>
                </w:p>
              </w:tc>
              <w:tc>
                <w:tcPr>
                  <w:tcW w:w="2409" w:type="dxa"/>
                  <w:vAlign w:val="bottom"/>
                  <w:tcPrChange w:id="56" w:author="David Döbele" w:date="2025-12-04T14:53:00Z" w16du:dateUtc="2025-12-04T13:53:00Z">
                    <w:tcPr>
                      <w:tcW w:w="1557" w:type="dxa"/>
                      <w:vAlign w:val="bottom"/>
                    </w:tcPr>
                  </w:tcPrChange>
                </w:tcPr>
                <w:p w14:paraId="15488185" w14:textId="77777777" w:rsidR="004F03C8" w:rsidRPr="00A9673E" w:rsidRDefault="004F03C8" w:rsidP="004F03C8">
                  <w:pPr>
                    <w:pStyle w:val="Or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 w:rsidRPr="00A9673E"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  <w:t>Wien</w:t>
                  </w:r>
                </w:p>
              </w:tc>
            </w:tr>
            <w:tr w:rsidR="004F03C8" w:rsidRPr="00A9673E" w14:paraId="534B6B98" w14:textId="77777777" w:rsidTr="00521930">
              <w:trPr>
                <w:trHeight w:val="57"/>
                <w:trPrChange w:id="57" w:author="David Döbele" w:date="2025-12-04T14:53:00Z" w16du:dateUtc="2025-12-04T13:53:00Z">
                  <w:trPr>
                    <w:gridAfter w:val="0"/>
                    <w:trHeight w:val="57"/>
                  </w:trPr>
                </w:trPrChange>
              </w:trPr>
              <w:tc>
                <w:tcPr>
                  <w:tcW w:w="8650" w:type="dxa"/>
                  <w:vAlign w:val="bottom"/>
                  <w:tcPrChange w:id="58" w:author="David Döbele" w:date="2025-12-04T14:53:00Z" w16du:dateUtc="2025-12-04T13:53:00Z">
                    <w:tcPr>
                      <w:tcW w:w="8650" w:type="dxa"/>
                      <w:vAlign w:val="bottom"/>
                    </w:tcPr>
                  </w:tcPrChange>
                </w:tcPr>
                <w:p w14:paraId="4CA2860F" w14:textId="5F28B34E" w:rsidR="004F03C8" w:rsidRPr="00A31C1F" w:rsidRDefault="004F03C8" w:rsidP="004F03C8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Mitglied</w:t>
                  </w:r>
                </w:p>
              </w:tc>
              <w:tc>
                <w:tcPr>
                  <w:tcW w:w="2409" w:type="dxa"/>
                  <w:vAlign w:val="bottom"/>
                  <w:tcPrChange w:id="59" w:author="David Döbele" w:date="2025-12-04T14:53:00Z" w16du:dateUtc="2025-12-04T13:53:00Z">
                    <w:tcPr>
                      <w:tcW w:w="1557" w:type="dxa"/>
                      <w:vAlign w:val="bottom"/>
                    </w:tcPr>
                  </w:tcPrChange>
                </w:tcPr>
                <w:p w14:paraId="11FDDE72" w14:textId="18EFD32B" w:rsidR="004F03C8" w:rsidRPr="00521930" w:rsidRDefault="00AB1888" w:rsidP="004F03C8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 w:cs="Times New Roman"/>
                      <w:i w:val="0"/>
                      <w:iCs w:val="0"/>
                      <w:sz w:val="20"/>
                      <w:szCs w:val="20"/>
                      <w:lang w:val="en-US"/>
                      <w:rPrChange w:id="60" w:author="David Döbele" w:date="2025-12-04T14:56:00Z" w16du:dateUtc="2025-12-04T13:56:00Z">
                        <w:rPr>
                          <w:rFonts w:ascii="Optima" w:hAnsi="Optima" w:cs="Times New Roman"/>
                          <w:sz w:val="20"/>
                          <w:szCs w:val="20"/>
                          <w:lang w:val="en-US"/>
                        </w:rPr>
                      </w:rPrChange>
                    </w:rPr>
                  </w:pPr>
                  <w:r w:rsidRPr="00521930">
                    <w:rPr>
                      <w:rFonts w:ascii="Optima" w:hAnsi="Optima" w:cs="Times New Roman"/>
                      <w:i w:val="0"/>
                      <w:iCs w:val="0"/>
                      <w:sz w:val="20"/>
                      <w:szCs w:val="20"/>
                      <w:lang w:val="en-US"/>
                      <w:rPrChange w:id="61" w:author="David Döbele" w:date="2025-12-04T14:56:00Z" w16du:dateUtc="2025-12-04T13:56:00Z">
                        <w:rPr>
                          <w:rFonts w:ascii="Optima" w:hAnsi="Optima" w:cs="Times New Roman"/>
                          <w:sz w:val="20"/>
                          <w:szCs w:val="20"/>
                          <w:lang w:val="en-US"/>
                        </w:rPr>
                      </w:rPrChange>
                    </w:rPr>
                    <w:t>11</w:t>
                  </w:r>
                  <w:r w:rsidR="004F03C8" w:rsidRPr="00521930">
                    <w:rPr>
                      <w:rFonts w:ascii="Optima" w:hAnsi="Optima" w:cs="Times New Roman"/>
                      <w:i w:val="0"/>
                      <w:iCs w:val="0"/>
                      <w:sz w:val="20"/>
                      <w:szCs w:val="20"/>
                      <w:lang w:val="en-US"/>
                      <w:rPrChange w:id="62" w:author="David Döbele" w:date="2025-12-04T14:56:00Z" w16du:dateUtc="2025-12-04T13:56:00Z">
                        <w:rPr>
                          <w:rFonts w:ascii="Optima" w:hAnsi="Optima" w:cs="Times New Roman"/>
                          <w:sz w:val="20"/>
                          <w:szCs w:val="20"/>
                          <w:lang w:val="en-US"/>
                        </w:rPr>
                      </w:rPrChange>
                    </w:rPr>
                    <w:t>/2025 - heute</w:t>
                  </w:r>
                </w:p>
              </w:tc>
            </w:tr>
            <w:tr w:rsidR="004F03C8" w:rsidRPr="00A9673E" w14:paraId="05628E9B" w14:textId="77777777" w:rsidTr="00521930">
              <w:trPr>
                <w:trHeight w:val="193"/>
                <w:trPrChange w:id="63" w:author="David Döbele" w:date="2025-12-04T14:53:00Z" w16du:dateUtc="2025-12-04T13:53:00Z">
                  <w:trPr>
                    <w:gridAfter w:val="0"/>
                    <w:trHeight w:val="193"/>
                  </w:trPr>
                </w:trPrChange>
              </w:trPr>
              <w:tc>
                <w:tcPr>
                  <w:tcW w:w="8650" w:type="dxa"/>
                  <w:tcPrChange w:id="64" w:author="David Döbele" w:date="2025-12-04T14:53:00Z" w16du:dateUtc="2025-12-04T13:53:00Z">
                    <w:tcPr>
                      <w:tcW w:w="8650" w:type="dxa"/>
                    </w:tcPr>
                  </w:tcPrChange>
                </w:tcPr>
                <w:p w14:paraId="0F6B7832" w14:textId="1D52C775" w:rsidR="004F03C8" w:rsidRPr="0058043C" w:rsidRDefault="009C42D7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Mitgestaltung und Verbesserung von Studienabläufen</w:t>
                  </w:r>
                  <w:r w:rsidR="0058043C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und </w:t>
                  </w: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Lehrveranstaltungen</w:t>
                  </w:r>
                  <w:r w:rsidR="0058043C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,</w:t>
                  </w: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sowie Einbindung</w:t>
                  </w:r>
                  <w:r w:rsidR="00BB1C0A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und Klärung</w:t>
                  </w:r>
                  <w:r w:rsidR="000F7EC8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der Anliegen</w:t>
                  </w: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von Studierenden und Professor*innen</w:t>
                  </w:r>
                </w:p>
                <w:p w14:paraId="28EEBEB4" w14:textId="1606BE59" w:rsidR="004F03C8" w:rsidRPr="00A9673E" w:rsidRDefault="009C42D7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Organisation und Umsetzung von Events für die Studiengemeinschafft</w:t>
                  </w:r>
                </w:p>
              </w:tc>
              <w:tc>
                <w:tcPr>
                  <w:tcW w:w="2409" w:type="dxa"/>
                  <w:tcPrChange w:id="65" w:author="David Döbele" w:date="2025-12-04T14:53:00Z" w16du:dateUtc="2025-12-04T13:53:00Z">
                    <w:tcPr>
                      <w:tcW w:w="1557" w:type="dxa"/>
                    </w:tcPr>
                  </w:tcPrChange>
                </w:tcPr>
                <w:p w14:paraId="6A16BD21" w14:textId="77777777" w:rsidR="004F03C8" w:rsidRPr="000125E1" w:rsidRDefault="004F03C8" w:rsidP="004F03C8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058E33" w14:textId="77777777" w:rsidR="004F03C8" w:rsidRPr="008A68C1" w:rsidRDefault="004F03C8" w:rsidP="004F03C8">
            <w:pPr>
              <w:pStyle w:val="BERSCHRIFT"/>
              <w:rPr>
                <w:rFonts w:ascii="Optima" w:hAnsi="Optima" w:cs="Times New Roman"/>
                <w:b w:val="0"/>
                <w:bCs/>
                <w:smallCaps w:val="0"/>
                <w:sz w:val="21"/>
                <w:szCs w:val="21"/>
              </w:rPr>
            </w:pPr>
          </w:p>
        </w:tc>
      </w:tr>
      <w:tr w:rsidR="00521930" w:rsidRPr="003413D2" w14:paraId="74251178" w14:textId="77777777" w:rsidTr="00521930">
        <w:trPr>
          <w:trHeight w:val="340"/>
        </w:trPr>
        <w:tc>
          <w:tcPr>
            <w:tcW w:w="8505" w:type="dxa"/>
            <w:vAlign w:val="bottom"/>
          </w:tcPr>
          <w:p w14:paraId="23826F21" w14:textId="55C1F8AC" w:rsidR="004F03C8" w:rsidRPr="004E6B1A" w:rsidRDefault="004F03C8" w:rsidP="004F03C8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E6B1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Tafel-Ö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sterreich</w:t>
            </w:r>
          </w:p>
        </w:tc>
        <w:tc>
          <w:tcPr>
            <w:tcW w:w="2553" w:type="dxa"/>
            <w:gridSpan w:val="2"/>
            <w:vAlign w:val="bottom"/>
          </w:tcPr>
          <w:p w14:paraId="58208F44" w14:textId="4852F6A6" w:rsidR="004F03C8" w:rsidRPr="003413D2" w:rsidRDefault="004F03C8" w:rsidP="004F03C8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521930" w:rsidRPr="003413D2" w14:paraId="24397F8D" w14:textId="77777777" w:rsidTr="00521930">
        <w:trPr>
          <w:trHeight w:val="57"/>
        </w:trPr>
        <w:tc>
          <w:tcPr>
            <w:tcW w:w="8505" w:type="dxa"/>
          </w:tcPr>
          <w:p w14:paraId="47486344" w14:textId="22D0E460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bookmarkStart w:id="66" w:name="_Hlk210286122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Mitglied</w:t>
            </w:r>
          </w:p>
        </w:tc>
        <w:tc>
          <w:tcPr>
            <w:tcW w:w="2553" w:type="dxa"/>
            <w:gridSpan w:val="2"/>
          </w:tcPr>
          <w:p w14:paraId="3F1503A4" w14:textId="275DA466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bookmarkEnd w:id="66"/>
      <w:tr w:rsidR="00521930" w:rsidRPr="003413D2" w14:paraId="4F59C612" w14:textId="77777777" w:rsidTr="00521930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7" w:author="David Döbele" w:date="2025-12-04T14:54:00Z" w16du:dateUtc="2025-12-04T13:54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93"/>
          <w:trPrChange w:id="68" w:author="David Döbele" w:date="2025-12-04T14:54:00Z" w16du:dateUtc="2025-12-04T13:54:00Z">
            <w:trPr>
              <w:trHeight w:val="193"/>
            </w:trPr>
          </w:trPrChange>
        </w:trPr>
        <w:tc>
          <w:tcPr>
            <w:tcW w:w="10774" w:type="dxa"/>
            <w:gridSpan w:val="2"/>
            <w:tcPrChange w:id="69" w:author="David Döbele" w:date="2025-12-04T14:54:00Z" w16du:dateUtc="2025-12-04T13:54:00Z">
              <w:tcPr>
                <w:tcW w:w="8505" w:type="dxa"/>
              </w:tcPr>
            </w:tcPrChange>
          </w:tcPr>
          <w:p w14:paraId="32F07601" w14:textId="04F9A44D" w:rsidR="004F03C8" w:rsidRPr="0058043C" w:rsidRDefault="004F03C8" w:rsidP="004F03C8">
            <w:pPr>
              <w:pStyle w:val="Beschreibung"/>
              <w:numPr>
                <w:ilvl w:val="0"/>
                <w:numId w:val="32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58043C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Engagement in der Unterstützung sozialer Projekte und der Versorgung bedürftiger Menschen</w:t>
            </w:r>
          </w:p>
        </w:tc>
        <w:tc>
          <w:tcPr>
            <w:tcW w:w="284" w:type="dxa"/>
            <w:tcPrChange w:id="70" w:author="David Döbele" w:date="2025-12-04T14:54:00Z" w16du:dateUtc="2025-12-04T13:54:00Z">
              <w:tcPr>
                <w:tcW w:w="2553" w:type="dxa"/>
              </w:tcPr>
            </w:tcPrChange>
          </w:tcPr>
          <w:p w14:paraId="45DD2178" w14:textId="35A57458" w:rsidR="004F03C8" w:rsidRPr="000125E1" w:rsidRDefault="004F03C8" w:rsidP="004F03C8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521930" w:rsidRPr="003413D2" w14:paraId="3B26943D" w14:textId="77777777" w:rsidTr="00521930">
        <w:trPr>
          <w:trHeight w:val="340"/>
        </w:trPr>
        <w:tc>
          <w:tcPr>
            <w:tcW w:w="8505" w:type="dxa"/>
            <w:vAlign w:val="bottom"/>
          </w:tcPr>
          <w:p w14:paraId="11E538C2" w14:textId="635F08E9" w:rsidR="004F03C8" w:rsidRPr="004E6B1A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4E6B1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>Business &amp; Finance Club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2553" w:type="dxa"/>
            <w:gridSpan w:val="2"/>
            <w:vAlign w:val="bottom"/>
          </w:tcPr>
          <w:p w14:paraId="21BF18C9" w14:textId="7AEE6A31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521930" w:rsidRPr="003413D2" w14:paraId="4C910C82" w14:textId="77777777" w:rsidTr="00521930">
        <w:trPr>
          <w:trHeight w:val="57"/>
        </w:trPr>
        <w:tc>
          <w:tcPr>
            <w:tcW w:w="8505" w:type="dxa"/>
          </w:tcPr>
          <w:p w14:paraId="4CDEF6F3" w14:textId="0DB2A03C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Mitglied</w:t>
            </w:r>
          </w:p>
        </w:tc>
        <w:tc>
          <w:tcPr>
            <w:tcW w:w="2553" w:type="dxa"/>
            <w:gridSpan w:val="2"/>
          </w:tcPr>
          <w:p w14:paraId="20B4A0FF" w14:textId="40174F36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521930" w:rsidRPr="0058043C" w14:paraId="04BFDD79" w14:textId="77777777" w:rsidTr="00521930">
        <w:tblPrEx>
          <w:tblW w:w="11058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71" w:author="David Döbele" w:date="2025-12-04T14:54:00Z" w16du:dateUtc="2025-12-04T13:54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93"/>
          <w:trPrChange w:id="72" w:author="David Döbele" w:date="2025-12-04T14:54:00Z" w16du:dateUtc="2025-12-04T13:54:00Z">
            <w:trPr>
              <w:trHeight w:val="193"/>
            </w:trPr>
          </w:trPrChange>
        </w:trPr>
        <w:tc>
          <w:tcPr>
            <w:tcW w:w="10774" w:type="dxa"/>
            <w:gridSpan w:val="2"/>
            <w:tcPrChange w:id="73" w:author="David Döbele" w:date="2025-12-04T14:54:00Z" w16du:dateUtc="2025-12-04T13:54:00Z">
              <w:tcPr>
                <w:tcW w:w="8505" w:type="dxa"/>
              </w:tcPr>
            </w:tcPrChange>
          </w:tcPr>
          <w:p w14:paraId="5D908AF7" w14:textId="62942421" w:rsidR="004F03C8" w:rsidRPr="0058043C" w:rsidRDefault="004F03C8" w:rsidP="004F03C8">
            <w:pPr>
              <w:pStyle w:val="Bullets"/>
              <w:numPr>
                <w:ilvl w:val="0"/>
                <w:numId w:val="33"/>
              </w:numPr>
              <w:rPr>
                <w:rFonts w:ascii="Optima" w:hAnsi="Optima" w:cs="Times New Roman"/>
                <w:bCs/>
                <w:i w:val="0"/>
                <w:iCs w:val="0"/>
                <w:sz w:val="21"/>
                <w:szCs w:val="21"/>
                <w:lang w:val="en-GB"/>
              </w:rPr>
            </w:pPr>
            <w:r w:rsidRPr="0058043C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  <w:lang w:val="en-GB"/>
              </w:rPr>
              <w:t>Teilnahme an Workshops in den Bereichen Investment Banking, Consulting, Private Equity</w:t>
            </w:r>
          </w:p>
        </w:tc>
        <w:tc>
          <w:tcPr>
            <w:tcW w:w="284" w:type="dxa"/>
            <w:tcPrChange w:id="74" w:author="David Döbele" w:date="2025-12-04T14:54:00Z" w16du:dateUtc="2025-12-04T13:54:00Z">
              <w:tcPr>
                <w:tcW w:w="2553" w:type="dxa"/>
              </w:tcPr>
            </w:tcPrChange>
          </w:tcPr>
          <w:p w14:paraId="0D2FFB14" w14:textId="1D20ABAF" w:rsidR="004F03C8" w:rsidRPr="000125E1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521930" w:rsidRPr="008A68C1" w14:paraId="49D29E1D" w14:textId="77777777" w:rsidTr="00521930">
        <w:trPr>
          <w:trHeight w:val="340"/>
        </w:trPr>
        <w:tc>
          <w:tcPr>
            <w:tcW w:w="11058" w:type="dxa"/>
            <w:gridSpan w:val="3"/>
          </w:tcPr>
          <w:tbl>
            <w:tblPr>
              <w:tblStyle w:val="Tabellenraster"/>
              <w:tblW w:w="110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  <w:gridCol w:w="2555"/>
              <w:tblGridChange w:id="75">
                <w:tblGrid>
                  <w:gridCol w:w="8504"/>
                  <w:gridCol w:w="2555"/>
                </w:tblGrid>
              </w:tblGridChange>
            </w:tblGrid>
            <w:tr w:rsidR="00521930" w:rsidRPr="00A9673E" w14:paraId="60450437" w14:textId="77777777" w:rsidTr="00521930">
              <w:trPr>
                <w:trHeight w:val="340"/>
              </w:trPr>
              <w:tc>
                <w:tcPr>
                  <w:tcW w:w="8504" w:type="dxa"/>
                  <w:vAlign w:val="bottom"/>
                </w:tcPr>
                <w:p w14:paraId="52105DA2" w14:textId="77777777" w:rsidR="00A60C91" w:rsidRPr="00A25BE4" w:rsidRDefault="00A60C91" w:rsidP="008138D5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bookmarkStart w:id="76" w:name="_Hlk186395857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AIESEC, OGX-Team </w:t>
                  </w:r>
                </w:p>
              </w:tc>
              <w:tc>
                <w:tcPr>
                  <w:tcW w:w="2555" w:type="dxa"/>
                  <w:vAlign w:val="bottom"/>
                </w:tcPr>
                <w:p w14:paraId="58E4E57E" w14:textId="77777777" w:rsidR="00A60C91" w:rsidRPr="007819BD" w:rsidRDefault="00A60C91" w:rsidP="008138D5">
                  <w:pPr>
                    <w:pStyle w:val="Or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r w:rsidRPr="007819BD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Wien</w:t>
                  </w:r>
                </w:p>
              </w:tc>
            </w:tr>
            <w:tr w:rsidR="00521930" w:rsidRPr="00A9673E" w14:paraId="00AE328B" w14:textId="77777777" w:rsidTr="00521930">
              <w:trPr>
                <w:trHeight w:val="57"/>
              </w:trPr>
              <w:tc>
                <w:tcPr>
                  <w:tcW w:w="8504" w:type="dxa"/>
                  <w:vAlign w:val="bottom"/>
                </w:tcPr>
                <w:p w14:paraId="52BF8BF8" w14:textId="77777777" w:rsidR="00A60C91" w:rsidRPr="00A31C1F" w:rsidRDefault="00A60C91" w:rsidP="008138D5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 w:rsidRPr="00A31C1F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Sales Manager</w:t>
                  </w:r>
                </w:p>
              </w:tc>
              <w:tc>
                <w:tcPr>
                  <w:tcW w:w="2555" w:type="dxa"/>
                  <w:vAlign w:val="bottom"/>
                </w:tcPr>
                <w:p w14:paraId="196988B4" w14:textId="77777777" w:rsidR="00A60C91" w:rsidRPr="00521930" w:rsidRDefault="00A60C91" w:rsidP="008138D5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 w:cs="Times New Roman"/>
                      <w:i w:val="0"/>
                      <w:iCs w:val="0"/>
                      <w:sz w:val="20"/>
                      <w:szCs w:val="20"/>
                      <w:lang w:val="en-US"/>
                      <w:rPrChange w:id="77" w:author="David Döbele" w:date="2025-12-04T14:55:00Z" w16du:dateUtc="2025-12-04T13:55:00Z">
                        <w:rPr>
                          <w:rFonts w:ascii="Optima" w:hAnsi="Optima" w:cs="Times New Roman"/>
                          <w:sz w:val="20"/>
                          <w:szCs w:val="20"/>
                          <w:lang w:val="en-US"/>
                        </w:rPr>
                      </w:rPrChange>
                    </w:rPr>
                  </w:pPr>
                  <w:r w:rsidRPr="00521930">
                    <w:rPr>
                      <w:rFonts w:ascii="Optima" w:hAnsi="Optima" w:cs="Times New Roman"/>
                      <w:i w:val="0"/>
                      <w:iCs w:val="0"/>
                      <w:sz w:val="20"/>
                      <w:szCs w:val="20"/>
                      <w:lang w:val="en-US"/>
                      <w:rPrChange w:id="78" w:author="David Döbele" w:date="2025-12-04T14:55:00Z" w16du:dateUtc="2025-12-04T13:55:00Z">
                        <w:rPr>
                          <w:rFonts w:ascii="Optima" w:hAnsi="Optima" w:cs="Times New Roman"/>
                          <w:sz w:val="20"/>
                          <w:szCs w:val="20"/>
                          <w:lang w:val="en-US"/>
                        </w:rPr>
                      </w:rPrChange>
                    </w:rPr>
                    <w:t>02/2025 – 10/2025</w:t>
                  </w:r>
                </w:p>
              </w:tc>
            </w:tr>
            <w:tr w:rsidR="00521930" w:rsidRPr="00A9673E" w14:paraId="561D9C46" w14:textId="77777777" w:rsidTr="00521930">
              <w:trPr>
                <w:trHeight w:val="193"/>
              </w:trPr>
              <w:tc>
                <w:tcPr>
                  <w:tcW w:w="8504" w:type="dxa"/>
                </w:tcPr>
                <w:p w14:paraId="35D5A71C" w14:textId="77777777" w:rsidR="00A60C91" w:rsidRPr="0058043C" w:rsidRDefault="00A60C91" w:rsidP="008138D5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Vermittlung internationaler Austauschprogramme, Freiwilligenprojekte und Praktika</w:t>
                  </w:r>
                </w:p>
                <w:p w14:paraId="6078A1E1" w14:textId="77777777" w:rsidR="00A60C91" w:rsidRPr="00A9673E" w:rsidRDefault="00A60C91" w:rsidP="008138D5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Beratung und Betreuung von Interessenten im gesamten Sales-Prozess</w:t>
                  </w: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 xml:space="preserve"> </w:t>
                  </w:r>
                </w:p>
              </w:tc>
              <w:tc>
                <w:tcPr>
                  <w:tcW w:w="2555" w:type="dxa"/>
                </w:tcPr>
                <w:p w14:paraId="0EE72FB3" w14:textId="77777777" w:rsidR="00A60C91" w:rsidRPr="000125E1" w:rsidRDefault="00A60C91" w:rsidP="008138D5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</w:rPr>
                  </w:pPr>
                </w:p>
              </w:tc>
            </w:tr>
          </w:tbl>
          <w:p w14:paraId="490116C0" w14:textId="77777777" w:rsidR="00A60C91" w:rsidRPr="008A68C1" w:rsidRDefault="00A60C91" w:rsidP="008138D5">
            <w:pPr>
              <w:pStyle w:val="BERSCHRIFT"/>
              <w:rPr>
                <w:rFonts w:ascii="Optima" w:hAnsi="Optima" w:cs="Times New Roman"/>
                <w:b w:val="0"/>
                <w:bCs/>
                <w:smallCaps w:val="0"/>
                <w:sz w:val="21"/>
                <w:szCs w:val="21"/>
              </w:rPr>
            </w:pPr>
          </w:p>
        </w:tc>
      </w:tr>
      <w:tr w:rsidR="00521930" w:rsidRPr="003413D2" w14:paraId="4AF19DD1" w14:textId="77777777" w:rsidTr="00521930">
        <w:trPr>
          <w:trHeight w:val="340"/>
        </w:trPr>
        <w:tc>
          <w:tcPr>
            <w:tcW w:w="8505" w:type="dxa"/>
            <w:vAlign w:val="bottom"/>
          </w:tcPr>
          <w:p w14:paraId="7756FD9A" w14:textId="55DF551D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Aushilfstrainer für Jugendliche</w:t>
            </w:r>
          </w:p>
        </w:tc>
        <w:tc>
          <w:tcPr>
            <w:tcW w:w="2553" w:type="dxa"/>
            <w:gridSpan w:val="2"/>
            <w:vAlign w:val="bottom"/>
          </w:tcPr>
          <w:p w14:paraId="30626CB8" w14:textId="49627B19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bookmarkEnd w:id="76"/>
      <w:tr w:rsidR="00521930" w:rsidRPr="003413D2" w14:paraId="56372BDE" w14:textId="77777777" w:rsidTr="00521930">
        <w:trPr>
          <w:trHeight w:val="193"/>
        </w:trPr>
        <w:tc>
          <w:tcPr>
            <w:tcW w:w="8505" w:type="dxa"/>
          </w:tcPr>
          <w:p w14:paraId="3C87D247" w14:textId="1DC7438A" w:rsidR="004F03C8" w:rsidRPr="0058043C" w:rsidRDefault="004F03C8" w:rsidP="004F03C8">
            <w:pPr>
              <w:pStyle w:val="Bullets"/>
              <w:numPr>
                <w:ilvl w:val="0"/>
                <w:numId w:val="3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8043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Verantwortung für die Planung und Durchführung von Tennis-Trainingseinheiten</w:t>
            </w:r>
          </w:p>
        </w:tc>
        <w:tc>
          <w:tcPr>
            <w:tcW w:w="2553" w:type="dxa"/>
            <w:gridSpan w:val="2"/>
          </w:tcPr>
          <w:p w14:paraId="288A2195" w14:textId="541C222F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521930" w:rsidRPr="003413D2" w:rsidDel="00521930" w14:paraId="255A1E19" w14:textId="2150087B" w:rsidTr="00521930">
        <w:trPr>
          <w:trHeight w:val="340"/>
          <w:del w:id="79" w:author="David Döbele" w:date="2025-12-04T14:55:00Z" w16du:dateUtc="2025-12-04T13:55:00Z"/>
        </w:trPr>
        <w:tc>
          <w:tcPr>
            <w:tcW w:w="8505" w:type="dxa"/>
            <w:vAlign w:val="bottom"/>
          </w:tcPr>
          <w:p w14:paraId="0FA1A2EE" w14:textId="339545A1" w:rsidR="004F03C8" w:rsidRPr="00CB4180" w:rsidDel="00521930" w:rsidRDefault="004F03C8" w:rsidP="004F03C8">
            <w:pPr>
              <w:pStyle w:val="Bullets"/>
              <w:numPr>
                <w:ilvl w:val="0"/>
                <w:numId w:val="0"/>
              </w:numPr>
              <w:rPr>
                <w:del w:id="80" w:author="David Döbele" w:date="2025-12-04T14:55:00Z" w16du:dateUtc="2025-12-04T13:55:00Z"/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del w:id="81" w:author="David Döbele" w:date="2025-12-04T14:55:00Z" w16du:dateUtc="2025-12-04T13:55:00Z">
              <w:r w:rsidDel="00521930">
                <w:rPr>
                  <w:rFonts w:ascii="Optima" w:hAnsi="Optima" w:cs="Times New Roman"/>
                  <w:b/>
                  <w:i w:val="0"/>
                  <w:iCs w:val="0"/>
                  <w:sz w:val="21"/>
                  <w:szCs w:val="21"/>
                </w:rPr>
                <w:delText>Schulengagement</w:delText>
              </w:r>
            </w:del>
          </w:p>
        </w:tc>
        <w:tc>
          <w:tcPr>
            <w:tcW w:w="2553" w:type="dxa"/>
            <w:gridSpan w:val="2"/>
            <w:vAlign w:val="bottom"/>
          </w:tcPr>
          <w:p w14:paraId="46F44DD1" w14:textId="22473885" w:rsidR="004F03C8" w:rsidRPr="003413D2" w:rsidDel="00521930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del w:id="82" w:author="David Döbele" w:date="2025-12-04T14:55:00Z" w16du:dateUtc="2025-12-04T13:55:00Z"/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83" w:author="David Döbele" w:date="2025-12-04T14:55:00Z" w16du:dateUtc="2025-12-04T13:55:00Z">
              <w:r w:rsidDel="00521930">
                <w:rPr>
                  <w:rFonts w:ascii="Optima" w:hAnsi="Optima" w:cs="Times New Roman"/>
                  <w:b/>
                  <w:bCs/>
                  <w:i w:val="0"/>
                  <w:iCs w:val="0"/>
                  <w:sz w:val="20"/>
                  <w:szCs w:val="20"/>
                </w:rPr>
                <w:delText>München</w:delText>
              </w:r>
            </w:del>
          </w:p>
        </w:tc>
      </w:tr>
      <w:tr w:rsidR="00521930" w:rsidRPr="003413D2" w:rsidDel="00521930" w14:paraId="04F72408" w14:textId="376BEA48" w:rsidTr="00521930">
        <w:trPr>
          <w:trHeight w:val="193"/>
          <w:del w:id="84" w:author="David Döbele" w:date="2025-12-04T14:55:00Z" w16du:dateUtc="2025-12-04T13:55:00Z"/>
        </w:trPr>
        <w:tc>
          <w:tcPr>
            <w:tcW w:w="8505" w:type="dxa"/>
          </w:tcPr>
          <w:p w14:paraId="5FD138F9" w14:textId="4E21DAFA" w:rsidR="004F03C8" w:rsidDel="00521930" w:rsidRDefault="004F03C8" w:rsidP="004F03C8">
            <w:pPr>
              <w:pStyle w:val="Beschreibung"/>
              <w:numPr>
                <w:ilvl w:val="0"/>
                <w:numId w:val="24"/>
              </w:numPr>
              <w:rPr>
                <w:del w:id="85" w:author="David Döbele" w:date="2025-12-04T14:55:00Z" w16du:dateUtc="2025-12-04T13:55:00Z"/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del w:id="86" w:author="David Döbele" w:date="2025-12-04T14:55:00Z" w16du:dateUtc="2025-12-04T13:55:00Z">
              <w:r w:rsidDel="00521930"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delText>Klassensprecher</w:delText>
              </w:r>
            </w:del>
          </w:p>
          <w:p w14:paraId="2239F64E" w14:textId="7466E5E9" w:rsidR="004F03C8" w:rsidDel="00521930" w:rsidRDefault="004F03C8" w:rsidP="004F03C8">
            <w:pPr>
              <w:pStyle w:val="Beschreibung"/>
              <w:numPr>
                <w:ilvl w:val="0"/>
                <w:numId w:val="24"/>
              </w:numPr>
              <w:rPr>
                <w:del w:id="87" w:author="David Döbele" w:date="2025-12-04T14:55:00Z" w16du:dateUtc="2025-12-04T13:55:00Z"/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del w:id="88" w:author="David Döbele" w:date="2025-12-04T14:55:00Z" w16du:dateUtc="2025-12-04T13:55:00Z">
              <w:r w:rsidDel="00521930">
                <w:rPr>
                  <w:rFonts w:ascii="Optima" w:hAnsi="Optima" w:cs="Times New Roman"/>
                  <w:iCs/>
                  <w:sz w:val="20"/>
                  <w:szCs w:val="20"/>
                  <w:lang w:val="de-AT"/>
                </w:rPr>
                <w:delText>Mitglied der Schülermitverwaltung</w:delText>
              </w:r>
            </w:del>
          </w:p>
          <w:p w14:paraId="7D278D2C" w14:textId="4E65CE6D" w:rsidR="004F03C8" w:rsidRPr="00852B1A" w:rsidDel="00521930" w:rsidRDefault="004F03C8" w:rsidP="004F03C8">
            <w:pPr>
              <w:pStyle w:val="Beschreibung"/>
              <w:numPr>
                <w:ilvl w:val="0"/>
                <w:numId w:val="24"/>
              </w:numPr>
              <w:rPr>
                <w:del w:id="89" w:author="David Döbele" w:date="2025-12-04T14:55:00Z" w16du:dateUtc="2025-12-04T13:55:00Z"/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del w:id="90" w:author="David Döbele" w:date="2025-12-04T14:55:00Z" w16du:dateUtc="2025-12-04T13:55:00Z">
              <w:r w:rsidRPr="00852B1A" w:rsidDel="00521930">
                <w:rPr>
                  <w:rFonts w:ascii="Optima" w:hAnsi="Optima" w:cs="Times New Roman"/>
                  <w:sz w:val="20"/>
                  <w:szCs w:val="20"/>
                  <w:lang w:val="de-AT"/>
                </w:rPr>
                <w:delText>Teilnahme am Schulorchester (Big Band)</w:delText>
              </w:r>
            </w:del>
          </w:p>
        </w:tc>
        <w:tc>
          <w:tcPr>
            <w:tcW w:w="2553" w:type="dxa"/>
            <w:gridSpan w:val="2"/>
          </w:tcPr>
          <w:p w14:paraId="14002A35" w14:textId="2A5CA8D5" w:rsidR="004F03C8" w:rsidDel="00521930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del w:id="91" w:author="David Döbele" w:date="2025-12-04T14:55:00Z" w16du:dateUtc="2025-12-04T13:55:00Z"/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del w:id="92" w:author="David Döbele" w:date="2025-12-04T14:55:00Z" w16du:dateUtc="2025-12-04T13:55:00Z">
              <w:r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09</w:delText>
              </w:r>
              <w:r w:rsidRPr="003413D2"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/20</w:delText>
              </w:r>
              <w:r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19</w:delText>
              </w:r>
              <w:r w:rsidRPr="003413D2"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 – </w:delText>
              </w:r>
              <w:r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09</w:delText>
              </w:r>
              <w:r w:rsidRPr="003413D2"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/20</w:delText>
              </w:r>
              <w:r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20</w:delText>
              </w:r>
            </w:del>
          </w:p>
          <w:p w14:paraId="40A63F51" w14:textId="1EA739D3" w:rsidR="004F03C8" w:rsidDel="00521930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del w:id="93" w:author="David Döbele" w:date="2025-12-04T14:55:00Z" w16du:dateUtc="2025-12-04T13:55:00Z"/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del w:id="94" w:author="David Döbele" w:date="2025-12-04T14:55:00Z" w16du:dateUtc="2025-12-04T13:55:00Z">
              <w:r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01/2016 – 07/2018</w:delText>
              </w:r>
            </w:del>
          </w:p>
          <w:p w14:paraId="715FD83A" w14:textId="1EDA4A95" w:rsidR="004F03C8" w:rsidRPr="003413D2" w:rsidDel="00521930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del w:id="95" w:author="David Döbele" w:date="2025-12-04T14:55:00Z" w16du:dateUtc="2025-12-04T13:55:00Z"/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del w:id="96" w:author="David Döbele" w:date="2025-12-04T14:55:00Z" w16du:dateUtc="2025-12-04T13:55:00Z">
              <w:r w:rsidDel="00521930">
                <w:rPr>
                  <w:rFonts w:ascii="Optima" w:hAnsi="Optima" w:cs="Times New Roman"/>
                  <w:i w:val="0"/>
                  <w:iCs w:val="0"/>
                  <w:sz w:val="20"/>
                  <w:szCs w:val="20"/>
                  <w:lang w:val="en-US"/>
                </w:rPr>
                <w:delText>09/2015 – 09/2019</w:delText>
              </w:r>
            </w:del>
          </w:p>
        </w:tc>
      </w:tr>
      <w:tr w:rsidR="00521930" w:rsidRPr="003413D2" w14:paraId="482569A2" w14:textId="77777777" w:rsidTr="00521930">
        <w:trPr>
          <w:trHeight w:val="510"/>
        </w:trPr>
        <w:tc>
          <w:tcPr>
            <w:tcW w:w="11058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5212AE1" w:rsidR="004F03C8" w:rsidRPr="003413D2" w:rsidRDefault="004F03C8" w:rsidP="004F03C8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 xml:space="preserve">FÄHIGKEITEN &amp; </w:t>
            </w:r>
            <w:r>
              <w:rPr>
                <w:rFonts w:ascii="Optima" w:hAnsi="Optima" w:cs="Times New Roman"/>
                <w:b/>
                <w:sz w:val="26"/>
                <w:szCs w:val="26"/>
              </w:rPr>
              <w:t xml:space="preserve">WEITERE </w:t>
            </w: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>INTERESSEN</w:t>
            </w:r>
          </w:p>
        </w:tc>
      </w:tr>
      <w:tr w:rsidR="00521930" w:rsidRPr="003413D2" w14:paraId="2B257790" w14:textId="77777777" w:rsidTr="00521930">
        <w:trPr>
          <w:trHeight w:val="283"/>
        </w:trPr>
        <w:tc>
          <w:tcPr>
            <w:tcW w:w="11058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3132745" w:rsidR="004F03C8" w:rsidRPr="003413D2" w:rsidRDefault="004F03C8" w:rsidP="004F03C8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60C91">
              <w:rPr>
                <w:rFonts w:ascii="Optima" w:hAnsi="Optima" w:cs="Times New Roman"/>
                <w:b/>
                <w:bCs/>
                <w:sz w:val="21"/>
                <w:szCs w:val="21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Latein (</w:t>
            </w:r>
            <w:r w:rsidRPr="004052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Großes Latinum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521930" w:rsidRPr="0058043C" w14:paraId="45706C3F" w14:textId="77777777" w:rsidTr="00521930">
        <w:trPr>
          <w:trHeight w:val="283"/>
        </w:trPr>
        <w:tc>
          <w:tcPr>
            <w:tcW w:w="11058" w:type="dxa"/>
            <w:gridSpan w:val="3"/>
            <w:vAlign w:val="bottom"/>
          </w:tcPr>
          <w:p w14:paraId="60CA2168" w14:textId="76BA9B67" w:rsidR="004F03C8" w:rsidRPr="0039799D" w:rsidRDefault="004F03C8" w:rsidP="004F03C8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A60C91">
              <w:rPr>
                <w:rFonts w:ascii="Optima" w:hAnsi="Optima" w:cs="Times New Roman"/>
                <w:b/>
                <w:bCs/>
                <w:sz w:val="21"/>
                <w:szCs w:val="21"/>
                <w:lang w:val="en-GB"/>
              </w:rPr>
              <w:t>Technisch:</w:t>
            </w:r>
            <w:r w:rsidRPr="0039799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r w:rsidRPr="0039799D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0A3F7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(Word, Excel, PowerPoint)</w:t>
            </w:r>
          </w:p>
        </w:tc>
      </w:tr>
      <w:tr w:rsidR="00521930" w:rsidRPr="003413D2" w14:paraId="70CB01B0" w14:textId="77777777" w:rsidTr="00521930">
        <w:trPr>
          <w:trHeight w:val="283"/>
        </w:trPr>
        <w:tc>
          <w:tcPr>
            <w:tcW w:w="11058" w:type="dxa"/>
            <w:gridSpan w:val="3"/>
            <w:vAlign w:val="bottom"/>
          </w:tcPr>
          <w:p w14:paraId="598C2742" w14:textId="2234AB80" w:rsidR="004F03C8" w:rsidRPr="003413D2" w:rsidRDefault="004F03C8" w:rsidP="004F03C8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60C91">
              <w:rPr>
                <w:rFonts w:ascii="Optima" w:hAnsi="Optima" w:cs="Times New Roman"/>
                <w:b/>
                <w:bCs/>
                <w:sz w:val="21"/>
                <w:szCs w:val="21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>(Welt-)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>Reisen, Skifahren, Tennis, Fußball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 Tauchen</w:t>
            </w:r>
          </w:p>
        </w:tc>
      </w:tr>
      <w:tr w:rsidR="00521930" w:rsidRPr="003413D2" w14:paraId="600D77B8" w14:textId="77777777" w:rsidTr="00521930">
        <w:trPr>
          <w:trHeight w:val="283"/>
        </w:trPr>
        <w:tc>
          <w:tcPr>
            <w:tcW w:w="11058" w:type="dxa"/>
            <w:gridSpan w:val="3"/>
            <w:vAlign w:val="bottom"/>
          </w:tcPr>
          <w:p w14:paraId="6503DBA0" w14:textId="4C3976F0" w:rsidR="004F03C8" w:rsidRPr="003413D2" w:rsidRDefault="004F03C8" w:rsidP="004F03C8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4C3F7D22" wp14:editId="3F3CE1EF">
                  <wp:simplePos x="1301750" y="9264015"/>
                  <wp:positionH relativeFrom="margin">
                    <wp:posOffset>724535</wp:posOffset>
                  </wp:positionH>
                  <wp:positionV relativeFrom="margin">
                    <wp:posOffset>-639445</wp:posOffset>
                  </wp:positionV>
                  <wp:extent cx="273050" cy="1687830"/>
                  <wp:effectExtent l="54610" t="2540" r="48260" b="105410"/>
                  <wp:wrapSquare wrapText="bothSides"/>
                  <wp:docPr id="297525810" name="Grafik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25810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3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05" t="18794" r="43058" b="18248"/>
                          <a:stretch/>
                        </pic:blipFill>
                        <pic:spPr bwMode="auto">
                          <a:xfrm rot="5400000">
                            <a:off x="0" y="0"/>
                            <a:ext cx="27305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50800" dir="5400000" algn="ctr" rotWithShape="0">
                              <a:sysClr val="window" lastClr="FFFFFF"/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21930" w:rsidRPr="003413D2" w14:paraId="1A53CABC" w14:textId="77777777" w:rsidTr="00521930">
        <w:trPr>
          <w:trHeight w:val="283"/>
        </w:trPr>
        <w:tc>
          <w:tcPr>
            <w:tcW w:w="11058" w:type="dxa"/>
            <w:gridSpan w:val="3"/>
            <w:vAlign w:val="bottom"/>
          </w:tcPr>
          <w:p w14:paraId="14ABB537" w14:textId="080C8E88" w:rsidR="004F03C8" w:rsidRPr="0039799D" w:rsidRDefault="004F03C8" w:rsidP="004F03C8">
            <w:pPr>
              <w:rPr>
                <w:rFonts w:ascii="Optima" w:hAnsi="Optima" w:cs="Times New Roman"/>
                <w:sz w:val="20"/>
                <w:szCs w:val="20"/>
              </w:rPr>
            </w:pPr>
            <w:r w:rsidRPr="0039799D">
              <w:rPr>
                <w:rFonts w:ascii="Optima" w:hAnsi="Optima" w:cs="Times New Roman"/>
                <w:sz w:val="20"/>
                <w:szCs w:val="20"/>
              </w:rPr>
              <w:t xml:space="preserve">Wien, den </w:t>
            </w:r>
            <w:r>
              <w:rPr>
                <w:rFonts w:ascii="Optima" w:hAnsi="Optima" w:cs="Times New Roman"/>
                <w:sz w:val="20"/>
                <w:szCs w:val="20"/>
              </w:rPr>
              <w:t>0</w:t>
            </w:r>
            <w:r w:rsidR="0058043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</w:t>
            </w:r>
            <w:r w:rsidR="0058043C"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.20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5</w:t>
            </w:r>
          </w:p>
        </w:tc>
      </w:tr>
    </w:tbl>
    <w:p w14:paraId="0747D2BF" w14:textId="7618254F" w:rsidR="00723643" w:rsidRPr="003413D2" w:rsidRDefault="00723643" w:rsidP="00BD1AD8">
      <w:pPr>
        <w:rPr>
          <w:rFonts w:ascii="Optima" w:hAnsi="Optima"/>
          <w:sz w:val="18"/>
        </w:rPr>
      </w:pPr>
    </w:p>
    <w:sectPr w:rsidR="00723643" w:rsidRPr="003413D2" w:rsidSect="00521930">
      <w:footerReference w:type="even" r:id="rId10"/>
      <w:pgSz w:w="11906" w:h="16838"/>
      <w:pgMar w:top="454" w:right="1418" w:bottom="57" w:left="1418" w:header="709" w:footer="709" w:gutter="0"/>
      <w:cols w:space="708"/>
      <w:docGrid w:linePitch="360"/>
      <w:sectPrChange w:id="97" w:author="David Döbele" w:date="2025-12-04T14:56:00Z" w16du:dateUtc="2025-12-04T13:56:00Z">
        <w:sectPr w:rsidR="00723643" w:rsidRPr="003413D2" w:rsidSect="00521930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4F99A" w14:textId="77777777" w:rsidR="007760EC" w:rsidRDefault="007760EC" w:rsidP="00BE053D">
      <w:pPr>
        <w:spacing w:after="0" w:line="240" w:lineRule="auto"/>
      </w:pPr>
      <w:r>
        <w:separator/>
      </w:r>
    </w:p>
  </w:endnote>
  <w:endnote w:type="continuationSeparator" w:id="0">
    <w:p w14:paraId="20AB6A9F" w14:textId="77777777" w:rsidR="007760EC" w:rsidRDefault="007760E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8DEB" w14:textId="77777777" w:rsidR="007760EC" w:rsidRDefault="007760EC" w:rsidP="00BE053D">
      <w:pPr>
        <w:spacing w:after="0" w:line="240" w:lineRule="auto"/>
      </w:pPr>
      <w:r>
        <w:separator/>
      </w:r>
    </w:p>
  </w:footnote>
  <w:footnote w:type="continuationSeparator" w:id="0">
    <w:p w14:paraId="397A8D0B" w14:textId="77777777" w:rsidR="007760EC" w:rsidRDefault="007760E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34EF0"/>
    <w:multiLevelType w:val="hybridMultilevel"/>
    <w:tmpl w:val="1B2CF0B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54684D"/>
    <w:multiLevelType w:val="hybridMultilevel"/>
    <w:tmpl w:val="5638243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C33C07"/>
    <w:multiLevelType w:val="hybridMultilevel"/>
    <w:tmpl w:val="0DF0F7C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2604A6"/>
    <w:multiLevelType w:val="hybridMultilevel"/>
    <w:tmpl w:val="FC5AA0D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824014">
    <w:abstractNumId w:val="15"/>
  </w:num>
  <w:num w:numId="2" w16cid:durableId="141166774">
    <w:abstractNumId w:val="18"/>
  </w:num>
  <w:num w:numId="3" w16cid:durableId="2095932560">
    <w:abstractNumId w:val="21"/>
  </w:num>
  <w:num w:numId="4" w16cid:durableId="1536114122">
    <w:abstractNumId w:val="0"/>
  </w:num>
  <w:num w:numId="5" w16cid:durableId="360983513">
    <w:abstractNumId w:val="1"/>
  </w:num>
  <w:num w:numId="6" w16cid:durableId="1793863250">
    <w:abstractNumId w:val="2"/>
  </w:num>
  <w:num w:numId="7" w16cid:durableId="1620529696">
    <w:abstractNumId w:val="14"/>
  </w:num>
  <w:num w:numId="8" w16cid:durableId="1967852855">
    <w:abstractNumId w:val="25"/>
  </w:num>
  <w:num w:numId="9" w16cid:durableId="10112897">
    <w:abstractNumId w:val="13"/>
  </w:num>
  <w:num w:numId="10" w16cid:durableId="1589000768">
    <w:abstractNumId w:val="27"/>
  </w:num>
  <w:num w:numId="11" w16cid:durableId="1971394097">
    <w:abstractNumId w:val="5"/>
  </w:num>
  <w:num w:numId="12" w16cid:durableId="1095370775">
    <w:abstractNumId w:val="6"/>
  </w:num>
  <w:num w:numId="13" w16cid:durableId="191767508">
    <w:abstractNumId w:val="8"/>
  </w:num>
  <w:num w:numId="14" w16cid:durableId="1520971778">
    <w:abstractNumId w:val="9"/>
  </w:num>
  <w:num w:numId="15" w16cid:durableId="1889563793">
    <w:abstractNumId w:val="23"/>
  </w:num>
  <w:num w:numId="16" w16cid:durableId="28797626">
    <w:abstractNumId w:val="4"/>
  </w:num>
  <w:num w:numId="17" w16cid:durableId="271058863">
    <w:abstractNumId w:val="17"/>
  </w:num>
  <w:num w:numId="18" w16cid:durableId="1985503576">
    <w:abstractNumId w:val="3"/>
  </w:num>
  <w:num w:numId="19" w16cid:durableId="1154030005">
    <w:abstractNumId w:val="20"/>
  </w:num>
  <w:num w:numId="20" w16cid:durableId="1517160320">
    <w:abstractNumId w:val="10"/>
  </w:num>
  <w:num w:numId="21" w16cid:durableId="160897846">
    <w:abstractNumId w:val="11"/>
  </w:num>
  <w:num w:numId="22" w16cid:durableId="696925915">
    <w:abstractNumId w:val="16"/>
  </w:num>
  <w:num w:numId="23" w16cid:durableId="863250959">
    <w:abstractNumId w:val="7"/>
  </w:num>
  <w:num w:numId="24" w16cid:durableId="87237368">
    <w:abstractNumId w:val="22"/>
  </w:num>
  <w:num w:numId="25" w16cid:durableId="1197309302">
    <w:abstractNumId w:val="29"/>
  </w:num>
  <w:num w:numId="26" w16cid:durableId="550774915">
    <w:abstractNumId w:val="19"/>
  </w:num>
  <w:num w:numId="27" w16cid:durableId="1407990919">
    <w:abstractNumId w:val="21"/>
  </w:num>
  <w:num w:numId="28" w16cid:durableId="131562279">
    <w:abstractNumId w:val="21"/>
  </w:num>
  <w:num w:numId="29" w16cid:durableId="1608659440">
    <w:abstractNumId w:val="21"/>
  </w:num>
  <w:num w:numId="30" w16cid:durableId="1916164508">
    <w:abstractNumId w:val="28"/>
  </w:num>
  <w:num w:numId="31" w16cid:durableId="890000394">
    <w:abstractNumId w:val="21"/>
  </w:num>
  <w:num w:numId="32" w16cid:durableId="490948115">
    <w:abstractNumId w:val="12"/>
  </w:num>
  <w:num w:numId="33" w16cid:durableId="1654598218">
    <w:abstractNumId w:val="26"/>
  </w:num>
  <w:num w:numId="34" w16cid:durableId="793214224">
    <w:abstractNumId w:val="21"/>
  </w:num>
  <w:num w:numId="35" w16cid:durableId="1037970596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5E1"/>
    <w:rsid w:val="00022204"/>
    <w:rsid w:val="0004351F"/>
    <w:rsid w:val="00056E25"/>
    <w:rsid w:val="00061D33"/>
    <w:rsid w:val="00064643"/>
    <w:rsid w:val="00084A88"/>
    <w:rsid w:val="0008699A"/>
    <w:rsid w:val="00087747"/>
    <w:rsid w:val="000A1FDA"/>
    <w:rsid w:val="000A3F77"/>
    <w:rsid w:val="000B401D"/>
    <w:rsid w:val="000B520D"/>
    <w:rsid w:val="000B63E2"/>
    <w:rsid w:val="000B6548"/>
    <w:rsid w:val="000C2197"/>
    <w:rsid w:val="000C3C98"/>
    <w:rsid w:val="000C49A0"/>
    <w:rsid w:val="000D4BDF"/>
    <w:rsid w:val="000D671A"/>
    <w:rsid w:val="000E2954"/>
    <w:rsid w:val="000F5CFB"/>
    <w:rsid w:val="000F7EC8"/>
    <w:rsid w:val="00103EC5"/>
    <w:rsid w:val="00116C6E"/>
    <w:rsid w:val="00123537"/>
    <w:rsid w:val="00125CA6"/>
    <w:rsid w:val="00145745"/>
    <w:rsid w:val="00156D88"/>
    <w:rsid w:val="00156FC9"/>
    <w:rsid w:val="00162A5A"/>
    <w:rsid w:val="001647AB"/>
    <w:rsid w:val="00172867"/>
    <w:rsid w:val="00175B6D"/>
    <w:rsid w:val="00183062"/>
    <w:rsid w:val="00187F4C"/>
    <w:rsid w:val="001901ED"/>
    <w:rsid w:val="0019483A"/>
    <w:rsid w:val="001A46BF"/>
    <w:rsid w:val="001A481B"/>
    <w:rsid w:val="001B0186"/>
    <w:rsid w:val="001B62CA"/>
    <w:rsid w:val="001C3011"/>
    <w:rsid w:val="001C7171"/>
    <w:rsid w:val="001D4DCD"/>
    <w:rsid w:val="001E7751"/>
    <w:rsid w:val="001F4175"/>
    <w:rsid w:val="0021257C"/>
    <w:rsid w:val="00221645"/>
    <w:rsid w:val="00223A4D"/>
    <w:rsid w:val="00226B24"/>
    <w:rsid w:val="0023054D"/>
    <w:rsid w:val="00232CB5"/>
    <w:rsid w:val="00234A7E"/>
    <w:rsid w:val="00243635"/>
    <w:rsid w:val="0024373D"/>
    <w:rsid w:val="002508C2"/>
    <w:rsid w:val="0025410F"/>
    <w:rsid w:val="00267252"/>
    <w:rsid w:val="00267694"/>
    <w:rsid w:val="00267A5F"/>
    <w:rsid w:val="00282DB0"/>
    <w:rsid w:val="00283379"/>
    <w:rsid w:val="00285D40"/>
    <w:rsid w:val="0029070D"/>
    <w:rsid w:val="002964CF"/>
    <w:rsid w:val="002A37BD"/>
    <w:rsid w:val="002A78EE"/>
    <w:rsid w:val="002B2091"/>
    <w:rsid w:val="002C6972"/>
    <w:rsid w:val="002D2B32"/>
    <w:rsid w:val="002D4516"/>
    <w:rsid w:val="002D6268"/>
    <w:rsid w:val="002D65F7"/>
    <w:rsid w:val="002E1AB8"/>
    <w:rsid w:val="002F46AD"/>
    <w:rsid w:val="003101F0"/>
    <w:rsid w:val="003120DE"/>
    <w:rsid w:val="00314037"/>
    <w:rsid w:val="00314B7A"/>
    <w:rsid w:val="00324BC5"/>
    <w:rsid w:val="0033382D"/>
    <w:rsid w:val="003354F6"/>
    <w:rsid w:val="00340A15"/>
    <w:rsid w:val="00340BAB"/>
    <w:rsid w:val="003413D2"/>
    <w:rsid w:val="003418E0"/>
    <w:rsid w:val="00347F8D"/>
    <w:rsid w:val="0035494D"/>
    <w:rsid w:val="00354AD7"/>
    <w:rsid w:val="00361E16"/>
    <w:rsid w:val="00372F7B"/>
    <w:rsid w:val="003733E5"/>
    <w:rsid w:val="00390EA6"/>
    <w:rsid w:val="0039799D"/>
    <w:rsid w:val="003A308A"/>
    <w:rsid w:val="003A4C7D"/>
    <w:rsid w:val="003C4D25"/>
    <w:rsid w:val="003E27C3"/>
    <w:rsid w:val="003E4408"/>
    <w:rsid w:val="003F3E3F"/>
    <w:rsid w:val="003F4EF5"/>
    <w:rsid w:val="00405237"/>
    <w:rsid w:val="004067B8"/>
    <w:rsid w:val="004154BE"/>
    <w:rsid w:val="0042013D"/>
    <w:rsid w:val="00420D26"/>
    <w:rsid w:val="00422F83"/>
    <w:rsid w:val="00426D7E"/>
    <w:rsid w:val="00433168"/>
    <w:rsid w:val="0043430C"/>
    <w:rsid w:val="00435E6D"/>
    <w:rsid w:val="00442AA8"/>
    <w:rsid w:val="00443668"/>
    <w:rsid w:val="00456B0D"/>
    <w:rsid w:val="00464980"/>
    <w:rsid w:val="00465C69"/>
    <w:rsid w:val="00476AF8"/>
    <w:rsid w:val="00484FD7"/>
    <w:rsid w:val="004929FB"/>
    <w:rsid w:val="004A49E0"/>
    <w:rsid w:val="004A54BA"/>
    <w:rsid w:val="004A6A92"/>
    <w:rsid w:val="004A7DCB"/>
    <w:rsid w:val="004B0406"/>
    <w:rsid w:val="004B49ED"/>
    <w:rsid w:val="004B6A5E"/>
    <w:rsid w:val="004E6B1A"/>
    <w:rsid w:val="004E6F6E"/>
    <w:rsid w:val="004F03C8"/>
    <w:rsid w:val="00503C6B"/>
    <w:rsid w:val="00507EA7"/>
    <w:rsid w:val="005210E4"/>
    <w:rsid w:val="00521930"/>
    <w:rsid w:val="00526089"/>
    <w:rsid w:val="00527A28"/>
    <w:rsid w:val="00527DCA"/>
    <w:rsid w:val="00530745"/>
    <w:rsid w:val="005311BD"/>
    <w:rsid w:val="005716D4"/>
    <w:rsid w:val="00571B60"/>
    <w:rsid w:val="00572876"/>
    <w:rsid w:val="0058043C"/>
    <w:rsid w:val="00582087"/>
    <w:rsid w:val="00584C07"/>
    <w:rsid w:val="00585A4D"/>
    <w:rsid w:val="005B2C44"/>
    <w:rsid w:val="005C53A5"/>
    <w:rsid w:val="005D6329"/>
    <w:rsid w:val="005E57F6"/>
    <w:rsid w:val="006058D8"/>
    <w:rsid w:val="00610200"/>
    <w:rsid w:val="00610214"/>
    <w:rsid w:val="00614D99"/>
    <w:rsid w:val="00622035"/>
    <w:rsid w:val="00623699"/>
    <w:rsid w:val="00632D5A"/>
    <w:rsid w:val="00635515"/>
    <w:rsid w:val="006360C9"/>
    <w:rsid w:val="006546FD"/>
    <w:rsid w:val="00665BF3"/>
    <w:rsid w:val="00666EFE"/>
    <w:rsid w:val="006732D6"/>
    <w:rsid w:val="00692C18"/>
    <w:rsid w:val="00693E09"/>
    <w:rsid w:val="006A2DE9"/>
    <w:rsid w:val="006A7230"/>
    <w:rsid w:val="006B324A"/>
    <w:rsid w:val="006B4E32"/>
    <w:rsid w:val="006B619A"/>
    <w:rsid w:val="006B72C7"/>
    <w:rsid w:val="006B7F78"/>
    <w:rsid w:val="006C2252"/>
    <w:rsid w:val="006D19AF"/>
    <w:rsid w:val="006D7F7F"/>
    <w:rsid w:val="006E2C9C"/>
    <w:rsid w:val="006E40EF"/>
    <w:rsid w:val="006E7DCC"/>
    <w:rsid w:val="006F0039"/>
    <w:rsid w:val="00710244"/>
    <w:rsid w:val="00711CEF"/>
    <w:rsid w:val="00720320"/>
    <w:rsid w:val="00721642"/>
    <w:rsid w:val="00723643"/>
    <w:rsid w:val="00725D3C"/>
    <w:rsid w:val="00733DA1"/>
    <w:rsid w:val="00737822"/>
    <w:rsid w:val="00740A4D"/>
    <w:rsid w:val="0074111D"/>
    <w:rsid w:val="007522CF"/>
    <w:rsid w:val="00753D4A"/>
    <w:rsid w:val="00756912"/>
    <w:rsid w:val="00761609"/>
    <w:rsid w:val="00763DCE"/>
    <w:rsid w:val="00774720"/>
    <w:rsid w:val="007760EC"/>
    <w:rsid w:val="00776C46"/>
    <w:rsid w:val="00777E5B"/>
    <w:rsid w:val="007819BD"/>
    <w:rsid w:val="0078260B"/>
    <w:rsid w:val="007838D1"/>
    <w:rsid w:val="00785254"/>
    <w:rsid w:val="00785853"/>
    <w:rsid w:val="007966F0"/>
    <w:rsid w:val="00797BFC"/>
    <w:rsid w:val="007A720F"/>
    <w:rsid w:val="007B01AF"/>
    <w:rsid w:val="007B6F8D"/>
    <w:rsid w:val="007C4C86"/>
    <w:rsid w:val="007C6A3C"/>
    <w:rsid w:val="007D0637"/>
    <w:rsid w:val="007D4970"/>
    <w:rsid w:val="007D4BEE"/>
    <w:rsid w:val="007D5BE9"/>
    <w:rsid w:val="007D6C66"/>
    <w:rsid w:val="00801CAF"/>
    <w:rsid w:val="00803FFE"/>
    <w:rsid w:val="008050E4"/>
    <w:rsid w:val="0082257D"/>
    <w:rsid w:val="00830109"/>
    <w:rsid w:val="00852B1A"/>
    <w:rsid w:val="00853438"/>
    <w:rsid w:val="0086682B"/>
    <w:rsid w:val="00866846"/>
    <w:rsid w:val="00875DA9"/>
    <w:rsid w:val="008765CA"/>
    <w:rsid w:val="00892119"/>
    <w:rsid w:val="00895E38"/>
    <w:rsid w:val="008A2C9A"/>
    <w:rsid w:val="008A68C1"/>
    <w:rsid w:val="008A782B"/>
    <w:rsid w:val="008B0FC0"/>
    <w:rsid w:val="008B4981"/>
    <w:rsid w:val="008C429A"/>
    <w:rsid w:val="008C690E"/>
    <w:rsid w:val="008D0CA6"/>
    <w:rsid w:val="008D708F"/>
    <w:rsid w:val="008E03B4"/>
    <w:rsid w:val="008E1F3D"/>
    <w:rsid w:val="009053D7"/>
    <w:rsid w:val="0091331D"/>
    <w:rsid w:val="00916317"/>
    <w:rsid w:val="009259D2"/>
    <w:rsid w:val="00930DFD"/>
    <w:rsid w:val="0093223C"/>
    <w:rsid w:val="00941A87"/>
    <w:rsid w:val="00947134"/>
    <w:rsid w:val="009501C2"/>
    <w:rsid w:val="009668B9"/>
    <w:rsid w:val="00976577"/>
    <w:rsid w:val="009939B1"/>
    <w:rsid w:val="00996356"/>
    <w:rsid w:val="00997D9A"/>
    <w:rsid w:val="009A52B8"/>
    <w:rsid w:val="009B301A"/>
    <w:rsid w:val="009C42D7"/>
    <w:rsid w:val="009C49F7"/>
    <w:rsid w:val="009C6A31"/>
    <w:rsid w:val="009D7C49"/>
    <w:rsid w:val="009E1C9B"/>
    <w:rsid w:val="009E48AA"/>
    <w:rsid w:val="009E7297"/>
    <w:rsid w:val="009F04AB"/>
    <w:rsid w:val="009F6457"/>
    <w:rsid w:val="00A0257D"/>
    <w:rsid w:val="00A03F5A"/>
    <w:rsid w:val="00A12EDC"/>
    <w:rsid w:val="00A25BE4"/>
    <w:rsid w:val="00A26D0D"/>
    <w:rsid w:val="00A31C1F"/>
    <w:rsid w:val="00A33BDE"/>
    <w:rsid w:val="00A34885"/>
    <w:rsid w:val="00A354C7"/>
    <w:rsid w:val="00A43BC1"/>
    <w:rsid w:val="00A466A0"/>
    <w:rsid w:val="00A47920"/>
    <w:rsid w:val="00A60C91"/>
    <w:rsid w:val="00A74225"/>
    <w:rsid w:val="00A936D5"/>
    <w:rsid w:val="00A9472F"/>
    <w:rsid w:val="00A9676A"/>
    <w:rsid w:val="00AA1EB0"/>
    <w:rsid w:val="00AA2DA3"/>
    <w:rsid w:val="00AA5A9C"/>
    <w:rsid w:val="00AA68BD"/>
    <w:rsid w:val="00AA7D9D"/>
    <w:rsid w:val="00AB016A"/>
    <w:rsid w:val="00AB1888"/>
    <w:rsid w:val="00AB2A5A"/>
    <w:rsid w:val="00AB3383"/>
    <w:rsid w:val="00AC437A"/>
    <w:rsid w:val="00AD28F8"/>
    <w:rsid w:val="00AE2F3D"/>
    <w:rsid w:val="00AE4ED3"/>
    <w:rsid w:val="00AF1869"/>
    <w:rsid w:val="00AF3755"/>
    <w:rsid w:val="00B00C12"/>
    <w:rsid w:val="00B0230B"/>
    <w:rsid w:val="00B17D95"/>
    <w:rsid w:val="00B23509"/>
    <w:rsid w:val="00B319C8"/>
    <w:rsid w:val="00B359DB"/>
    <w:rsid w:val="00B3632B"/>
    <w:rsid w:val="00B37961"/>
    <w:rsid w:val="00B409D8"/>
    <w:rsid w:val="00B5178D"/>
    <w:rsid w:val="00B52856"/>
    <w:rsid w:val="00B54E7E"/>
    <w:rsid w:val="00B613D9"/>
    <w:rsid w:val="00B67F1F"/>
    <w:rsid w:val="00B701D7"/>
    <w:rsid w:val="00B72D7D"/>
    <w:rsid w:val="00B87EC1"/>
    <w:rsid w:val="00B90595"/>
    <w:rsid w:val="00B91885"/>
    <w:rsid w:val="00BA215A"/>
    <w:rsid w:val="00BA3699"/>
    <w:rsid w:val="00BB1C0A"/>
    <w:rsid w:val="00BB5F09"/>
    <w:rsid w:val="00BB6220"/>
    <w:rsid w:val="00BB69EB"/>
    <w:rsid w:val="00BC0D9F"/>
    <w:rsid w:val="00BD1AD8"/>
    <w:rsid w:val="00BE053D"/>
    <w:rsid w:val="00BF1A7A"/>
    <w:rsid w:val="00BF1FA3"/>
    <w:rsid w:val="00C00974"/>
    <w:rsid w:val="00C018E4"/>
    <w:rsid w:val="00C066C7"/>
    <w:rsid w:val="00C066FA"/>
    <w:rsid w:val="00C25387"/>
    <w:rsid w:val="00C30E52"/>
    <w:rsid w:val="00C33C20"/>
    <w:rsid w:val="00C54BE3"/>
    <w:rsid w:val="00C57F80"/>
    <w:rsid w:val="00C768ED"/>
    <w:rsid w:val="00C82A8F"/>
    <w:rsid w:val="00C916C2"/>
    <w:rsid w:val="00C931D1"/>
    <w:rsid w:val="00C96A6E"/>
    <w:rsid w:val="00CB4180"/>
    <w:rsid w:val="00CC1DE1"/>
    <w:rsid w:val="00CC7F56"/>
    <w:rsid w:val="00CD1B12"/>
    <w:rsid w:val="00CD2527"/>
    <w:rsid w:val="00CD55DC"/>
    <w:rsid w:val="00CE1BBC"/>
    <w:rsid w:val="00CE2312"/>
    <w:rsid w:val="00CE2595"/>
    <w:rsid w:val="00CE28CC"/>
    <w:rsid w:val="00CE72FC"/>
    <w:rsid w:val="00CF31EE"/>
    <w:rsid w:val="00D02DAC"/>
    <w:rsid w:val="00D1492F"/>
    <w:rsid w:val="00D17B69"/>
    <w:rsid w:val="00D3003C"/>
    <w:rsid w:val="00D331F4"/>
    <w:rsid w:val="00D470E4"/>
    <w:rsid w:val="00D52142"/>
    <w:rsid w:val="00D5280E"/>
    <w:rsid w:val="00D61F14"/>
    <w:rsid w:val="00D6235C"/>
    <w:rsid w:val="00D64D69"/>
    <w:rsid w:val="00D80D6B"/>
    <w:rsid w:val="00D85D41"/>
    <w:rsid w:val="00D90950"/>
    <w:rsid w:val="00DA69DF"/>
    <w:rsid w:val="00DB33F8"/>
    <w:rsid w:val="00DB3F94"/>
    <w:rsid w:val="00DD1E22"/>
    <w:rsid w:val="00DD38E2"/>
    <w:rsid w:val="00DE5FE3"/>
    <w:rsid w:val="00E00140"/>
    <w:rsid w:val="00E0097B"/>
    <w:rsid w:val="00E03F71"/>
    <w:rsid w:val="00E13110"/>
    <w:rsid w:val="00E24B6B"/>
    <w:rsid w:val="00E24CC3"/>
    <w:rsid w:val="00E24DF1"/>
    <w:rsid w:val="00E35B4F"/>
    <w:rsid w:val="00E40B9A"/>
    <w:rsid w:val="00E415D1"/>
    <w:rsid w:val="00E431ED"/>
    <w:rsid w:val="00E46CFE"/>
    <w:rsid w:val="00E55D90"/>
    <w:rsid w:val="00E64FF5"/>
    <w:rsid w:val="00E74320"/>
    <w:rsid w:val="00E907EC"/>
    <w:rsid w:val="00E922AA"/>
    <w:rsid w:val="00EA4365"/>
    <w:rsid w:val="00EA5421"/>
    <w:rsid w:val="00EB01A3"/>
    <w:rsid w:val="00EB34FC"/>
    <w:rsid w:val="00EB5816"/>
    <w:rsid w:val="00ED0EA9"/>
    <w:rsid w:val="00EF09D0"/>
    <w:rsid w:val="00EF77DF"/>
    <w:rsid w:val="00F0144F"/>
    <w:rsid w:val="00F06C1C"/>
    <w:rsid w:val="00F11BEF"/>
    <w:rsid w:val="00F165E1"/>
    <w:rsid w:val="00F258E7"/>
    <w:rsid w:val="00F25EB2"/>
    <w:rsid w:val="00F31B84"/>
    <w:rsid w:val="00F44ABC"/>
    <w:rsid w:val="00F44F5F"/>
    <w:rsid w:val="00F51D7F"/>
    <w:rsid w:val="00F57BA5"/>
    <w:rsid w:val="00F631EC"/>
    <w:rsid w:val="00F64C22"/>
    <w:rsid w:val="00F64FA7"/>
    <w:rsid w:val="00F74D19"/>
    <w:rsid w:val="00F80053"/>
    <w:rsid w:val="00F85D2F"/>
    <w:rsid w:val="00F925BD"/>
    <w:rsid w:val="00FA02C7"/>
    <w:rsid w:val="00FA4186"/>
    <w:rsid w:val="00FB7B9E"/>
    <w:rsid w:val="00FC0531"/>
    <w:rsid w:val="00FC13F0"/>
    <w:rsid w:val="00FD0FB7"/>
    <w:rsid w:val="00FD1532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5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25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arbeitung">
    <w:name w:val="Revision"/>
    <w:hidden/>
    <w:uiPriority w:val="99"/>
    <w:semiHidden/>
    <w:rsid w:val="005219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2783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56</cp:revision>
  <dcterms:created xsi:type="dcterms:W3CDTF">2025-01-28T22:02:00Z</dcterms:created>
  <dcterms:modified xsi:type="dcterms:W3CDTF">2025-12-04T13:56:00Z</dcterms:modified>
</cp:coreProperties>
</file>