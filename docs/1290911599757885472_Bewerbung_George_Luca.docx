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6DC70" w14:textId="72FF4DB1" w:rsidR="0023035A" w:rsidRPr="00217A1D" w:rsidRDefault="0023035A" w:rsidP="00217A1D">
      <w:pPr>
        <w:spacing w:after="0" w:line="240" w:lineRule="auto"/>
        <w:jc w:val="right"/>
        <w:rPr>
          <w:sz w:val="20"/>
          <w:szCs w:val="20"/>
        </w:rPr>
      </w:pPr>
      <w:r w:rsidRPr="00217A1D">
        <w:rPr>
          <w:sz w:val="20"/>
          <w:szCs w:val="20"/>
        </w:rPr>
        <w:t>Luca George</w:t>
      </w:r>
    </w:p>
    <w:p w14:paraId="0C3F9122" w14:textId="1FAC0865" w:rsidR="0023035A" w:rsidRPr="00217A1D" w:rsidRDefault="0023035A" w:rsidP="00217A1D">
      <w:pPr>
        <w:spacing w:after="0" w:line="240" w:lineRule="auto"/>
        <w:jc w:val="right"/>
        <w:rPr>
          <w:sz w:val="20"/>
          <w:szCs w:val="20"/>
        </w:rPr>
      </w:pPr>
      <w:proofErr w:type="spellStart"/>
      <w:r w:rsidRPr="00217A1D">
        <w:rPr>
          <w:sz w:val="20"/>
          <w:szCs w:val="20"/>
        </w:rPr>
        <w:t>Harderstraße</w:t>
      </w:r>
      <w:proofErr w:type="spellEnd"/>
      <w:r w:rsidRPr="00217A1D">
        <w:rPr>
          <w:sz w:val="20"/>
          <w:szCs w:val="20"/>
        </w:rPr>
        <w:t xml:space="preserve"> 85B/ Top 31</w:t>
      </w:r>
    </w:p>
    <w:p w14:paraId="6F80B72F" w14:textId="143B79B0" w:rsidR="0023035A" w:rsidRPr="00217A1D" w:rsidRDefault="00217A1D" w:rsidP="00217A1D">
      <w:pPr>
        <w:spacing w:after="0" w:line="240" w:lineRule="auto"/>
        <w:jc w:val="right"/>
        <w:rPr>
          <w:sz w:val="20"/>
          <w:szCs w:val="20"/>
        </w:rPr>
      </w:pPr>
      <w:r w:rsidRPr="00217A1D">
        <w:rPr>
          <w:sz w:val="20"/>
          <w:szCs w:val="20"/>
        </w:rPr>
        <w:t>Lauterach, 6923</w:t>
      </w:r>
    </w:p>
    <w:p w14:paraId="1314DEAD" w14:textId="18EC9C79" w:rsidR="00217A1D" w:rsidRDefault="00217A1D" w:rsidP="00217A1D">
      <w:pPr>
        <w:spacing w:after="0" w:line="240" w:lineRule="auto"/>
        <w:jc w:val="right"/>
        <w:rPr>
          <w:sz w:val="20"/>
          <w:szCs w:val="20"/>
        </w:rPr>
      </w:pPr>
      <w:r w:rsidRPr="00217A1D">
        <w:rPr>
          <w:sz w:val="20"/>
          <w:szCs w:val="20"/>
        </w:rPr>
        <w:t>+43 664 2170131</w:t>
      </w:r>
    </w:p>
    <w:p w14:paraId="24F78E1F" w14:textId="77777777" w:rsidR="00217A1D" w:rsidRDefault="00217A1D" w:rsidP="00217A1D">
      <w:pPr>
        <w:spacing w:after="0" w:line="240" w:lineRule="auto"/>
        <w:jc w:val="right"/>
        <w:rPr>
          <w:sz w:val="20"/>
          <w:szCs w:val="20"/>
        </w:rPr>
      </w:pPr>
    </w:p>
    <w:p w14:paraId="2CD8DCE5" w14:textId="70919876" w:rsidR="00217A1D" w:rsidRDefault="00217A1D" w:rsidP="00217A1D">
      <w:pPr>
        <w:spacing w:after="0" w:line="240" w:lineRule="auto"/>
        <w:rPr>
          <w:sz w:val="20"/>
          <w:szCs w:val="20"/>
        </w:rPr>
      </w:pPr>
      <w:r w:rsidRPr="00217A1D">
        <w:rPr>
          <w:b/>
          <w:bCs/>
          <w:sz w:val="20"/>
          <w:szCs w:val="20"/>
        </w:rPr>
        <w:t>Baker Tilly</w:t>
      </w:r>
      <w:r w:rsidRPr="00217A1D">
        <w:rPr>
          <w:sz w:val="20"/>
          <w:szCs w:val="20"/>
        </w:rPr>
        <w:br/>
        <w:t xml:space="preserve">Alexandra von </w:t>
      </w:r>
      <w:proofErr w:type="spellStart"/>
      <w:r w:rsidRPr="00217A1D">
        <w:rPr>
          <w:sz w:val="20"/>
          <w:szCs w:val="20"/>
        </w:rPr>
        <w:t>Bönninghausen</w:t>
      </w:r>
      <w:proofErr w:type="spellEnd"/>
      <w:r w:rsidRPr="00217A1D">
        <w:rPr>
          <w:sz w:val="20"/>
          <w:szCs w:val="20"/>
        </w:rPr>
        <w:br/>
        <w:t>Cecilienallee 6-7</w:t>
      </w:r>
      <w:r w:rsidRPr="00217A1D">
        <w:rPr>
          <w:sz w:val="20"/>
          <w:szCs w:val="20"/>
        </w:rPr>
        <w:br/>
        <w:t>40474 Düsseldorf</w:t>
      </w:r>
    </w:p>
    <w:p w14:paraId="71DD29E1" w14:textId="67C07FFE" w:rsidR="00217A1D" w:rsidRDefault="007F5884" w:rsidP="007F5884">
      <w:pPr>
        <w:spacing w:line="240" w:lineRule="auto"/>
        <w:jc w:val="right"/>
        <w:rPr>
          <w:sz w:val="20"/>
          <w:szCs w:val="20"/>
        </w:rPr>
      </w:pPr>
      <w:r>
        <w:rPr>
          <w:sz w:val="20"/>
          <w:szCs w:val="20"/>
        </w:rPr>
        <w:t>Lauterach, 1.10.2024</w:t>
      </w:r>
    </w:p>
    <w:p w14:paraId="4EFE68E6" w14:textId="370FA8E6" w:rsidR="00217A1D" w:rsidRPr="00217A1D" w:rsidRDefault="00217A1D" w:rsidP="00217A1D">
      <w:pPr>
        <w:spacing w:line="240" w:lineRule="auto"/>
        <w:rPr>
          <w:b/>
          <w:bCs/>
          <w:sz w:val="20"/>
          <w:szCs w:val="20"/>
        </w:rPr>
      </w:pPr>
      <w:r w:rsidRPr="00217A1D">
        <w:rPr>
          <w:b/>
          <w:bCs/>
          <w:sz w:val="20"/>
          <w:szCs w:val="20"/>
        </w:rPr>
        <w:t xml:space="preserve">Bewerbung </w:t>
      </w:r>
      <w:del w:id="0" w:author="David Döbele" w:date="2024-10-01T20:19:00Z" w16du:dateUtc="2024-10-01T18:19:00Z">
        <w:r w:rsidRPr="00217A1D" w:rsidDel="001A393A">
          <w:rPr>
            <w:b/>
            <w:bCs/>
            <w:sz w:val="20"/>
            <w:szCs w:val="20"/>
          </w:rPr>
          <w:delText xml:space="preserve">um ein Praktikum </w:delText>
        </w:r>
      </w:del>
      <w:r w:rsidRPr="00217A1D">
        <w:rPr>
          <w:b/>
          <w:bCs/>
          <w:sz w:val="20"/>
          <w:szCs w:val="20"/>
        </w:rPr>
        <w:t>als Werkstudent im Audit &amp; Advisory – Financial Services</w:t>
      </w:r>
    </w:p>
    <w:p w14:paraId="2D383294" w14:textId="4B27620C" w:rsidR="00217A1D" w:rsidRDefault="00217A1D" w:rsidP="00217A1D">
      <w:pPr>
        <w:spacing w:line="240" w:lineRule="auto"/>
        <w:rPr>
          <w:sz w:val="20"/>
          <w:szCs w:val="20"/>
        </w:rPr>
      </w:pPr>
      <w:r>
        <w:rPr>
          <w:sz w:val="20"/>
          <w:szCs w:val="20"/>
        </w:rPr>
        <w:t xml:space="preserve">Sehr geehrte Frau </w:t>
      </w:r>
      <w:ins w:id="1" w:author="David Döbele" w:date="2024-10-01T20:17:00Z" w16du:dateUtc="2024-10-01T18:17:00Z">
        <w:r w:rsidR="001861A6">
          <w:rPr>
            <w:sz w:val="20"/>
            <w:szCs w:val="20"/>
          </w:rPr>
          <w:t xml:space="preserve">von </w:t>
        </w:r>
      </w:ins>
      <w:proofErr w:type="spellStart"/>
      <w:r w:rsidRPr="00217A1D">
        <w:rPr>
          <w:sz w:val="20"/>
          <w:szCs w:val="20"/>
        </w:rPr>
        <w:t>Bönninghausen</w:t>
      </w:r>
      <w:proofErr w:type="spellEnd"/>
      <w:r>
        <w:rPr>
          <w:sz w:val="20"/>
          <w:szCs w:val="20"/>
        </w:rPr>
        <w:t>,</w:t>
      </w:r>
    </w:p>
    <w:p w14:paraId="2BBBC447" w14:textId="5318EC43" w:rsidR="00EE3D26" w:rsidRDefault="00217A1D" w:rsidP="00217A1D">
      <w:pPr>
        <w:spacing w:line="240" w:lineRule="auto"/>
        <w:rPr>
          <w:sz w:val="20"/>
          <w:szCs w:val="20"/>
        </w:rPr>
      </w:pPr>
      <w:r w:rsidRPr="00217A1D">
        <w:rPr>
          <w:sz w:val="20"/>
          <w:szCs w:val="20"/>
        </w:rPr>
        <w:t xml:space="preserve">ich </w:t>
      </w:r>
      <w:r w:rsidR="006C146B">
        <w:rPr>
          <w:sz w:val="20"/>
          <w:szCs w:val="20"/>
        </w:rPr>
        <w:t xml:space="preserve">habe schon </w:t>
      </w:r>
      <w:r w:rsidRPr="00217A1D">
        <w:rPr>
          <w:sz w:val="20"/>
          <w:szCs w:val="20"/>
        </w:rPr>
        <w:t xml:space="preserve">früh eine Leidenschaft für den Kapitalmarkt entwickelt, insbesondere für die Analyse und Verwaltung von langfristigen Anlagestrategien. In meiner Diplomarbeit habe ich mich intensiv mit langfristigen Geldanlagen </w:t>
      </w:r>
      <w:r w:rsidR="00B052E5">
        <w:rPr>
          <w:sz w:val="20"/>
          <w:szCs w:val="20"/>
        </w:rPr>
        <w:t xml:space="preserve">wie Aktien </w:t>
      </w:r>
      <w:r w:rsidRPr="00217A1D">
        <w:rPr>
          <w:sz w:val="20"/>
          <w:szCs w:val="20"/>
        </w:rPr>
        <w:t xml:space="preserve">auseinandergesetzt und die Herausforderungen sowie Chancen in diesem Bereich untersucht. </w:t>
      </w:r>
      <w:r w:rsidRPr="00B052E5">
        <w:rPr>
          <w:sz w:val="20"/>
          <w:szCs w:val="20"/>
          <w:highlight w:val="yellow"/>
        </w:rPr>
        <w:t>Mein Ziel ist es, durch ein</w:t>
      </w:r>
      <w:ins w:id="2" w:author="David Döbele" w:date="2024-10-01T20:19:00Z" w16du:dateUtc="2024-10-01T18:19:00Z">
        <w:r w:rsidR="001A393A">
          <w:rPr>
            <w:sz w:val="20"/>
            <w:szCs w:val="20"/>
            <w:highlight w:val="yellow"/>
          </w:rPr>
          <w:t xml:space="preserve">en Werkstudenten-Job </w:t>
        </w:r>
      </w:ins>
      <w:del w:id="3" w:author="David Döbele" w:date="2024-10-01T20:19:00Z" w16du:dateUtc="2024-10-01T18:19:00Z">
        <w:r w:rsidRPr="00B052E5" w:rsidDel="001A393A">
          <w:rPr>
            <w:sz w:val="20"/>
            <w:szCs w:val="20"/>
            <w:highlight w:val="yellow"/>
          </w:rPr>
          <w:delText xml:space="preserve"> Praktikum </w:delText>
        </w:r>
      </w:del>
      <w:r w:rsidRPr="00B052E5">
        <w:rPr>
          <w:sz w:val="20"/>
          <w:szCs w:val="20"/>
          <w:highlight w:val="yellow"/>
        </w:rPr>
        <w:t xml:space="preserve">im </w:t>
      </w:r>
      <w:del w:id="4" w:author="David Döbele" w:date="2024-10-01T20:18:00Z" w16du:dateUtc="2024-10-01T18:18:00Z">
        <w:r w:rsidRPr="00B052E5" w:rsidDel="001861A6">
          <w:rPr>
            <w:sz w:val="20"/>
            <w:szCs w:val="20"/>
            <w:highlight w:val="yellow"/>
          </w:rPr>
          <w:delText xml:space="preserve">Portfoliomanagement </w:delText>
        </w:r>
      </w:del>
      <w:ins w:id="5" w:author="David Döbele" w:date="2024-10-01T20:18:00Z" w16du:dateUtc="2024-10-01T18:18:00Z">
        <w:r w:rsidR="001861A6">
          <w:rPr>
            <w:sz w:val="20"/>
            <w:szCs w:val="20"/>
            <w:highlight w:val="yellow"/>
          </w:rPr>
          <w:t>Audit &amp; Advisory</w:t>
        </w:r>
        <w:r w:rsidR="001861A6" w:rsidRPr="00B052E5">
          <w:rPr>
            <w:sz w:val="20"/>
            <w:szCs w:val="20"/>
            <w:highlight w:val="yellow"/>
          </w:rPr>
          <w:t xml:space="preserve"> </w:t>
        </w:r>
      </w:ins>
      <w:r w:rsidRPr="00B052E5">
        <w:rPr>
          <w:sz w:val="20"/>
          <w:szCs w:val="20"/>
          <w:highlight w:val="yellow"/>
        </w:rPr>
        <w:t xml:space="preserve">praktische Erfahrungen zu sammeln und mein Wissen im Bereich </w:t>
      </w:r>
      <w:del w:id="6" w:author="David Döbele" w:date="2024-10-01T20:18:00Z" w16du:dateUtc="2024-10-01T18:18:00Z">
        <w:r w:rsidRPr="00B052E5" w:rsidDel="001861A6">
          <w:rPr>
            <w:sz w:val="20"/>
            <w:szCs w:val="20"/>
            <w:highlight w:val="yellow"/>
          </w:rPr>
          <w:delText>Asset Management</w:delText>
        </w:r>
      </w:del>
      <w:ins w:id="7" w:author="David Döbele" w:date="2024-10-01T20:18:00Z" w16du:dateUtc="2024-10-01T18:18:00Z">
        <w:r w:rsidR="001861A6">
          <w:rPr>
            <w:sz w:val="20"/>
            <w:szCs w:val="20"/>
            <w:highlight w:val="yellow"/>
          </w:rPr>
          <w:t>Financial Services</w:t>
        </w:r>
      </w:ins>
      <w:r w:rsidRPr="00B052E5">
        <w:rPr>
          <w:sz w:val="20"/>
          <w:szCs w:val="20"/>
          <w:highlight w:val="yellow"/>
        </w:rPr>
        <w:t xml:space="preserve"> zu vertiefen. Besonders fasziniert mich die Rolle </w:t>
      </w:r>
      <w:del w:id="8" w:author="David Döbele" w:date="2024-10-01T20:18:00Z" w16du:dateUtc="2024-10-01T18:18:00Z">
        <w:r w:rsidRPr="00B052E5" w:rsidDel="001861A6">
          <w:rPr>
            <w:sz w:val="20"/>
            <w:szCs w:val="20"/>
            <w:highlight w:val="yellow"/>
          </w:rPr>
          <w:delText>des Portfoliomanagers</w:delText>
        </w:r>
      </w:del>
      <w:ins w:id="9" w:author="David Döbele" w:date="2024-10-01T20:18:00Z" w16du:dateUtc="2024-10-01T18:18:00Z">
        <w:r w:rsidR="001861A6">
          <w:rPr>
            <w:sz w:val="20"/>
            <w:szCs w:val="20"/>
            <w:highlight w:val="yellow"/>
          </w:rPr>
          <w:t>von Wirtschaftsprüfern</w:t>
        </w:r>
      </w:ins>
      <w:r w:rsidRPr="00B052E5">
        <w:rPr>
          <w:sz w:val="20"/>
          <w:szCs w:val="20"/>
          <w:highlight w:val="yellow"/>
        </w:rPr>
        <w:t xml:space="preserve">, </w:t>
      </w:r>
      <w:del w:id="10" w:author="David Döbele" w:date="2024-10-01T20:18:00Z" w16du:dateUtc="2024-10-01T18:18:00Z">
        <w:r w:rsidRPr="00B052E5" w:rsidDel="001861A6">
          <w:rPr>
            <w:sz w:val="20"/>
            <w:szCs w:val="20"/>
            <w:highlight w:val="yellow"/>
          </w:rPr>
          <w:delText>da er durch fundierte Entscheidungen den langfristigen Erfolg von Anlagestrategien maßgeblich beeinflusst</w:delText>
        </w:r>
        <w:r w:rsidRPr="00217A1D" w:rsidDel="001861A6">
          <w:rPr>
            <w:sz w:val="20"/>
            <w:szCs w:val="20"/>
          </w:rPr>
          <w:delText>.</w:delText>
        </w:r>
      </w:del>
      <w:ins w:id="11" w:author="David Döbele" w:date="2024-10-01T20:18:00Z" w16du:dateUtc="2024-10-01T18:18:00Z">
        <w:r w:rsidR="001861A6">
          <w:rPr>
            <w:sz w:val="20"/>
            <w:szCs w:val="20"/>
          </w:rPr>
          <w:t>da sie zu einem großen Teil die Stabi</w:t>
        </w:r>
      </w:ins>
      <w:ins w:id="12" w:author="David Döbele" w:date="2024-10-01T20:19:00Z" w16du:dateUtc="2024-10-01T18:19:00Z">
        <w:r w:rsidR="001861A6">
          <w:rPr>
            <w:sz w:val="20"/>
            <w:szCs w:val="20"/>
          </w:rPr>
          <w:t>lität unseres Finanzsystems sicherstellen.</w:t>
        </w:r>
      </w:ins>
    </w:p>
    <w:p w14:paraId="64694266" w14:textId="77DD64BE" w:rsidR="00EE3D26" w:rsidRDefault="006C146B" w:rsidP="00217A1D">
      <w:pPr>
        <w:spacing w:line="240" w:lineRule="auto"/>
        <w:rPr>
          <w:sz w:val="20"/>
          <w:szCs w:val="20"/>
        </w:rPr>
      </w:pPr>
      <w:r>
        <w:rPr>
          <w:sz w:val="20"/>
          <w:szCs w:val="20"/>
        </w:rPr>
        <w:t xml:space="preserve">Um mein Wissen zu erweitern, habe ich mich dazu entschieden, dieses Jahr mit dem </w:t>
      </w:r>
      <w:proofErr w:type="gramStart"/>
      <w:r>
        <w:rPr>
          <w:sz w:val="20"/>
          <w:szCs w:val="20"/>
        </w:rPr>
        <w:t>Bachelor Studium</w:t>
      </w:r>
      <w:proofErr w:type="gramEnd"/>
      <w:r>
        <w:rPr>
          <w:sz w:val="20"/>
          <w:szCs w:val="20"/>
        </w:rPr>
        <w:t xml:space="preserve"> in BWL in Liechtenstein zu beginnen. </w:t>
      </w:r>
      <w:r w:rsidR="00EE3D26" w:rsidRPr="00EE3D26">
        <w:rPr>
          <w:sz w:val="20"/>
          <w:szCs w:val="20"/>
        </w:rPr>
        <w:t>Meine schnelle Auffassungsgabe und ausgeprägten Kommunikationsfähigkeiten ermöglichen es mir, komplexe finanzielle Zusammenhänge verständlich zu analysieren und zu erklären. Zudem arbeite ich gern im Team und bringe meine hilfsbereite Art ein, um gemeinsam effiziente Lösungen zu entwickeln. Dank meines Studiums habe ich fundierte Kenntnisse in den Bereichen Finanzmärkte und Investitionen erworben, die ich nun gerne in die Praxis umsetzen möchte. Ich bin überzeugt, dass meine analytischen Fähigkeiten und mein Interesse am Kapitalmarkt eine wertvolle Bereicherung für Ihr Team darstellen.</w:t>
      </w:r>
    </w:p>
    <w:p w14:paraId="5BEBE720" w14:textId="036EB4A7" w:rsidR="007F5884" w:rsidRDefault="007F5884" w:rsidP="00217A1D">
      <w:pPr>
        <w:spacing w:line="240" w:lineRule="auto"/>
        <w:rPr>
          <w:sz w:val="20"/>
          <w:szCs w:val="20"/>
        </w:rPr>
      </w:pPr>
      <w:r w:rsidRPr="00B052E5">
        <w:rPr>
          <w:sz w:val="20"/>
          <w:szCs w:val="20"/>
          <w:highlight w:val="darkGray"/>
        </w:rPr>
        <w:t>Baker Tilly überzeugt mich besonders durch das breite Spektrum an Beratungsdienstleistungen und die internationale Ausrichtung. Die Möglichkeit, in einem der größten partnerschaftlich geführten Beratungsunternehmen Deutschlands zu arbeiten, ist äußerst reizvoll. Besonders beeindruckt mich Ihr Fokus auf praxisnahe Beratung in den Bereichen Risikomanagement und Compliance, da ich großes Interesse an diesen Themen habe. Die offene Teamkultur und die flachen Hierarchien bei Baker Tilly bieten den idealen Rahmen, um mich fachlich weiterzuentwickeln und von Ihrem erfahrenen Team zu lernen.</w:t>
      </w:r>
    </w:p>
    <w:p w14:paraId="3F0AE86B" w14:textId="04C4FBBF" w:rsidR="007F5884" w:rsidRDefault="007F5884" w:rsidP="00217A1D">
      <w:pPr>
        <w:spacing w:line="240" w:lineRule="auto"/>
        <w:rPr>
          <w:sz w:val="20"/>
          <w:szCs w:val="20"/>
        </w:rPr>
      </w:pPr>
      <w:r w:rsidRPr="00B052E5">
        <w:rPr>
          <w:sz w:val="20"/>
          <w:szCs w:val="20"/>
          <w:highlight w:val="yellow"/>
        </w:rPr>
        <w:t>Ich bin fest entschlossen, durch diese</w:t>
      </w:r>
      <w:ins w:id="13" w:author="David Döbele" w:date="2024-10-01T20:20:00Z" w16du:dateUtc="2024-10-01T18:20:00Z">
        <w:r w:rsidR="00E94421">
          <w:rPr>
            <w:sz w:val="20"/>
            <w:szCs w:val="20"/>
            <w:highlight w:val="yellow"/>
          </w:rPr>
          <w:t xml:space="preserve">n Werkstudenten-Job </w:t>
        </w:r>
      </w:ins>
      <w:del w:id="14" w:author="David Döbele" w:date="2024-10-01T20:20:00Z" w16du:dateUtc="2024-10-01T18:20:00Z">
        <w:r w:rsidRPr="00B052E5" w:rsidDel="00E94421">
          <w:rPr>
            <w:sz w:val="20"/>
            <w:szCs w:val="20"/>
            <w:highlight w:val="yellow"/>
          </w:rPr>
          <w:delText xml:space="preserve">s Praktikum </w:delText>
        </w:r>
      </w:del>
      <w:r w:rsidRPr="00B052E5">
        <w:rPr>
          <w:sz w:val="20"/>
          <w:szCs w:val="20"/>
          <w:highlight w:val="yellow"/>
        </w:rPr>
        <w:t xml:space="preserve">unverzichtbare Erfahrungen im Bereich </w:t>
      </w:r>
      <w:del w:id="15" w:author="David Döbele" w:date="2024-10-01T20:20:00Z" w16du:dateUtc="2024-10-01T18:20:00Z">
        <w:r w:rsidRPr="00B052E5" w:rsidDel="00E94421">
          <w:rPr>
            <w:sz w:val="20"/>
            <w:szCs w:val="20"/>
            <w:highlight w:val="yellow"/>
          </w:rPr>
          <w:delText xml:space="preserve">Asset Management </w:delText>
        </w:r>
      </w:del>
      <w:ins w:id="16" w:author="David Döbele" w:date="2024-10-01T20:20:00Z" w16du:dateUtc="2024-10-01T18:20:00Z">
        <w:r w:rsidR="00E94421">
          <w:rPr>
            <w:sz w:val="20"/>
            <w:szCs w:val="20"/>
            <w:highlight w:val="yellow"/>
          </w:rPr>
          <w:t>Audit &amp; Advis</w:t>
        </w:r>
      </w:ins>
      <w:ins w:id="17" w:author="David Döbele" w:date="2024-10-01T20:21:00Z" w16du:dateUtc="2024-10-01T18:21:00Z">
        <w:r w:rsidR="00E94421">
          <w:rPr>
            <w:sz w:val="20"/>
            <w:szCs w:val="20"/>
            <w:highlight w:val="yellow"/>
          </w:rPr>
          <w:t xml:space="preserve">ory </w:t>
        </w:r>
      </w:ins>
      <w:r w:rsidRPr="00B052E5">
        <w:rPr>
          <w:sz w:val="20"/>
          <w:szCs w:val="20"/>
          <w:highlight w:val="yellow"/>
        </w:rPr>
        <w:t>zu sammeln und meine analytischen Fähigkeiten in einem professionellen Umfeld weiterzuentwickeln. Ich freue mich darauf, meine Stärken bei Ihnen einzubringen und gleichzeitig von Ihrem Expertenwissen zu profitieren. Sehr gerne stehe ich für ein persönliches Gespräch zur Verfügung und freue mich auf Ihre Rückmeldung.</w:t>
      </w:r>
    </w:p>
    <w:p w14:paraId="101B90A0" w14:textId="77777777" w:rsidR="007F5884" w:rsidRDefault="007F5884" w:rsidP="00217A1D">
      <w:pPr>
        <w:spacing w:line="240" w:lineRule="auto"/>
        <w:rPr>
          <w:sz w:val="20"/>
          <w:szCs w:val="20"/>
        </w:rPr>
      </w:pPr>
    </w:p>
    <w:p w14:paraId="57DC7155" w14:textId="528C1E32" w:rsidR="007F5884" w:rsidRDefault="007F5884" w:rsidP="00217A1D">
      <w:pPr>
        <w:spacing w:line="240" w:lineRule="auto"/>
        <w:rPr>
          <w:sz w:val="20"/>
          <w:szCs w:val="20"/>
        </w:rPr>
      </w:pPr>
      <w:r>
        <w:rPr>
          <w:sz w:val="20"/>
          <w:szCs w:val="20"/>
        </w:rPr>
        <w:t>Mit freundlichen Grüßen</w:t>
      </w:r>
    </w:p>
    <w:p w14:paraId="1D0902C0" w14:textId="77777777" w:rsidR="007F5884" w:rsidRDefault="007F5884" w:rsidP="00217A1D">
      <w:pPr>
        <w:spacing w:line="240" w:lineRule="auto"/>
        <w:rPr>
          <w:sz w:val="20"/>
          <w:szCs w:val="20"/>
        </w:rPr>
      </w:pPr>
    </w:p>
    <w:p w14:paraId="13835468" w14:textId="567AB6F2" w:rsidR="007F5884" w:rsidRPr="00217A1D" w:rsidRDefault="007F5884" w:rsidP="00217A1D">
      <w:pPr>
        <w:spacing w:line="240" w:lineRule="auto"/>
        <w:rPr>
          <w:sz w:val="20"/>
          <w:szCs w:val="20"/>
        </w:rPr>
      </w:pPr>
      <w:r>
        <w:rPr>
          <w:sz w:val="20"/>
          <w:szCs w:val="20"/>
        </w:rPr>
        <w:t>Luca George</w:t>
      </w:r>
    </w:p>
    <w:sectPr w:rsidR="007F5884" w:rsidRPr="00217A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35A"/>
    <w:rsid w:val="001861A6"/>
    <w:rsid w:val="001A393A"/>
    <w:rsid w:val="00217A1D"/>
    <w:rsid w:val="0023035A"/>
    <w:rsid w:val="005B047A"/>
    <w:rsid w:val="006C146B"/>
    <w:rsid w:val="007F5884"/>
    <w:rsid w:val="00891783"/>
    <w:rsid w:val="00B052E5"/>
    <w:rsid w:val="00CF729E"/>
    <w:rsid w:val="00E94421"/>
    <w:rsid w:val="00EE3D2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A705"/>
  <w15:chartTrackingRefBased/>
  <w15:docId w15:val="{154C7D92-E7F5-4D5F-850D-4BA5E39E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3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3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3035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3035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035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035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035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035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035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035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3035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3035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3035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035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03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03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03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035A"/>
    <w:rPr>
      <w:rFonts w:eastAsiaTheme="majorEastAsia" w:cstheme="majorBidi"/>
      <w:color w:val="272727" w:themeColor="text1" w:themeTint="D8"/>
    </w:rPr>
  </w:style>
  <w:style w:type="paragraph" w:styleId="Titel">
    <w:name w:val="Title"/>
    <w:basedOn w:val="Standard"/>
    <w:next w:val="Standard"/>
    <w:link w:val="TitelZchn"/>
    <w:uiPriority w:val="10"/>
    <w:qFormat/>
    <w:rsid w:val="00230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03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035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03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035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035A"/>
    <w:rPr>
      <w:i/>
      <w:iCs/>
      <w:color w:val="404040" w:themeColor="text1" w:themeTint="BF"/>
    </w:rPr>
  </w:style>
  <w:style w:type="paragraph" w:styleId="Listenabsatz">
    <w:name w:val="List Paragraph"/>
    <w:basedOn w:val="Standard"/>
    <w:uiPriority w:val="34"/>
    <w:qFormat/>
    <w:rsid w:val="0023035A"/>
    <w:pPr>
      <w:ind w:left="720"/>
      <w:contextualSpacing/>
    </w:pPr>
  </w:style>
  <w:style w:type="character" w:styleId="IntensiveHervorhebung">
    <w:name w:val="Intense Emphasis"/>
    <w:basedOn w:val="Absatz-Standardschriftart"/>
    <w:uiPriority w:val="21"/>
    <w:qFormat/>
    <w:rsid w:val="0023035A"/>
    <w:rPr>
      <w:i/>
      <w:iCs/>
      <w:color w:val="0F4761" w:themeColor="accent1" w:themeShade="BF"/>
    </w:rPr>
  </w:style>
  <w:style w:type="paragraph" w:styleId="IntensivesZitat">
    <w:name w:val="Intense Quote"/>
    <w:basedOn w:val="Standard"/>
    <w:next w:val="Standard"/>
    <w:link w:val="IntensivesZitatZchn"/>
    <w:uiPriority w:val="30"/>
    <w:qFormat/>
    <w:rsid w:val="0023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035A"/>
    <w:rPr>
      <w:i/>
      <w:iCs/>
      <w:color w:val="0F4761" w:themeColor="accent1" w:themeShade="BF"/>
    </w:rPr>
  </w:style>
  <w:style w:type="character" w:styleId="IntensiverVerweis">
    <w:name w:val="Intense Reference"/>
    <w:basedOn w:val="Absatz-Standardschriftart"/>
    <w:uiPriority w:val="32"/>
    <w:qFormat/>
    <w:rsid w:val="0023035A"/>
    <w:rPr>
      <w:b/>
      <w:bCs/>
      <w:smallCaps/>
      <w:color w:val="0F4761" w:themeColor="accent1" w:themeShade="BF"/>
      <w:spacing w:val="5"/>
    </w:rPr>
  </w:style>
  <w:style w:type="paragraph" w:styleId="berarbeitung">
    <w:name w:val="Revision"/>
    <w:hidden/>
    <w:uiPriority w:val="99"/>
    <w:semiHidden/>
    <w:rsid w:val="001861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971827">
      <w:bodyDiv w:val="1"/>
      <w:marLeft w:val="0"/>
      <w:marRight w:val="0"/>
      <w:marTop w:val="0"/>
      <w:marBottom w:val="0"/>
      <w:divBdr>
        <w:top w:val="none" w:sz="0" w:space="0" w:color="auto"/>
        <w:left w:val="none" w:sz="0" w:space="0" w:color="auto"/>
        <w:bottom w:val="none" w:sz="0" w:space="0" w:color="auto"/>
        <w:right w:val="none" w:sz="0" w:space="0" w:color="auto"/>
      </w:divBdr>
    </w:div>
    <w:div w:id="153179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2509</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Luca</dc:creator>
  <cp:keywords/>
  <dc:description/>
  <cp:lastModifiedBy>David Döbele</cp:lastModifiedBy>
  <cp:revision>7</cp:revision>
  <dcterms:created xsi:type="dcterms:W3CDTF">2024-10-01T13:46:00Z</dcterms:created>
  <dcterms:modified xsi:type="dcterms:W3CDTF">2024-10-01T18:21:00Z</dcterms:modified>
</cp:coreProperties>
</file>