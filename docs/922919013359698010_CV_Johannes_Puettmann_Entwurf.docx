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pPr w:leftFromText="180" w:rightFromText="180" w:horzAnchor="margin" w:tblpX="-566" w:tblpY="-350"/>
        <w:tblW w:w="102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1-12-21T19:25:00Z">
          <w:tblPr>
            <w:tblStyle w:val="Tabellenraster"/>
            <w:tblpPr w:leftFromText="180" w:rightFromText="180" w:horzAnchor="margin" w:tblpX="-566" w:tblpY="-350"/>
            <w:tblW w:w="1021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411"/>
        <w:gridCol w:w="3638"/>
        <w:gridCol w:w="1228"/>
        <w:gridCol w:w="418"/>
        <w:gridCol w:w="2524"/>
        <w:tblGridChange w:id="1">
          <w:tblGrid>
            <w:gridCol w:w="2411"/>
            <w:gridCol w:w="3638"/>
            <w:gridCol w:w="1228"/>
            <w:gridCol w:w="418"/>
            <w:gridCol w:w="2524"/>
          </w:tblGrid>
        </w:tblGridChange>
      </w:tblGrid>
      <w:tr w:rsidR="004D1366" w:rsidRPr="00032561" w14:paraId="5DF08F91" w14:textId="77777777" w:rsidTr="004D1366">
        <w:trPr>
          <w:trHeight w:val="510"/>
          <w:trPrChange w:id="2" w:author="David Döbele" w:date="2021-12-21T19:25:00Z">
            <w:trPr>
              <w:trHeight w:val="510"/>
            </w:trPr>
          </w:trPrChange>
        </w:trPr>
        <w:tc>
          <w:tcPr>
            <w:tcW w:w="10219" w:type="dxa"/>
            <w:gridSpan w:val="5"/>
            <w:tcPrChange w:id="3" w:author="David Döbele" w:date="2021-12-21T19:25:00Z">
              <w:tcPr>
                <w:tcW w:w="10219" w:type="dxa"/>
                <w:gridSpan w:val="5"/>
              </w:tcPr>
            </w:tcPrChange>
          </w:tcPr>
          <w:p w14:paraId="722A5AF6" w14:textId="40C63C0C" w:rsidR="002508C2" w:rsidRPr="004D1366" w:rsidRDefault="00341ED5" w:rsidP="004D1366">
            <w:pPr>
              <w:rPr>
                <w:rFonts w:ascii="Georgia" w:hAnsi="Georgia"/>
                <w:sz w:val="52"/>
                <w:szCs w:val="96"/>
                <w:rPrChange w:id="4" w:author="David Döbele" w:date="2021-12-21T19:25:00Z">
                  <w:rPr>
                    <w:rFonts w:ascii="Georgia" w:hAnsi="Georgia"/>
                    <w:sz w:val="64"/>
                    <w:szCs w:val="64"/>
                  </w:rPr>
                </w:rPrChange>
              </w:rPr>
            </w:pPr>
            <w:r w:rsidRPr="004D1366">
              <w:rPr>
                <w:rFonts w:ascii="Georgia" w:hAnsi="Georgia"/>
                <w:sz w:val="52"/>
                <w:szCs w:val="96"/>
                <w:rPrChange w:id="5" w:author="David Döbele" w:date="2021-12-21T19:25:00Z">
                  <w:rPr>
                    <w:rFonts w:ascii="Georgia" w:hAnsi="Georgia"/>
                    <w:sz w:val="44"/>
                    <w:szCs w:val="64"/>
                  </w:rPr>
                </w:rPrChange>
              </w:rPr>
              <w:t xml:space="preserve">Johannes </w:t>
            </w:r>
            <w:proofErr w:type="spellStart"/>
            <w:r w:rsidRPr="004D1366">
              <w:rPr>
                <w:rFonts w:ascii="Georgia" w:hAnsi="Georgia"/>
                <w:sz w:val="52"/>
                <w:szCs w:val="96"/>
                <w:rPrChange w:id="6" w:author="David Döbele" w:date="2021-12-21T19:25:00Z">
                  <w:rPr>
                    <w:rFonts w:ascii="Georgia" w:hAnsi="Georgia"/>
                    <w:sz w:val="44"/>
                    <w:szCs w:val="64"/>
                  </w:rPr>
                </w:rPrChange>
              </w:rPr>
              <w:t>Püttmann</w:t>
            </w:r>
            <w:proofErr w:type="spellEnd"/>
          </w:p>
        </w:tc>
      </w:tr>
      <w:tr w:rsidR="004D1366" w:rsidRPr="00032561" w14:paraId="29A4F061" w14:textId="77777777" w:rsidTr="004D1366">
        <w:trPr>
          <w:trHeight w:val="510"/>
          <w:trPrChange w:id="7" w:author="David Döbele" w:date="2021-12-21T19:25:00Z">
            <w:trPr>
              <w:trHeight w:val="510"/>
            </w:trPr>
          </w:trPrChange>
        </w:trPr>
        <w:tc>
          <w:tcPr>
            <w:tcW w:w="6049" w:type="dxa"/>
            <w:gridSpan w:val="2"/>
            <w:tcBorders>
              <w:bottom w:val="single" w:sz="4" w:space="0" w:color="auto"/>
            </w:tcBorders>
            <w:vAlign w:val="bottom"/>
            <w:tcPrChange w:id="8" w:author="David Döbele" w:date="2021-12-21T19:25:00Z">
              <w:tcPr>
                <w:tcW w:w="6049" w:type="dxa"/>
                <w:gridSpan w:val="2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576CCFF" w14:textId="77777777" w:rsidR="00814F18" w:rsidRPr="00032561" w:rsidRDefault="00814F18" w:rsidP="004D1366">
            <w:pPr>
              <w:rPr>
                <w:rFonts w:ascii="Georgia" w:hAnsi="Georgia"/>
                <w:b/>
              </w:rPr>
            </w:pPr>
            <w:r w:rsidRPr="00032561">
              <w:rPr>
                <w:rFonts w:ascii="Georgia" w:hAnsi="Georgia"/>
                <w:b/>
                <w:sz w:val="32"/>
                <w:szCs w:val="32"/>
              </w:rPr>
              <w:t>Persönliche Informationen</w:t>
            </w:r>
          </w:p>
        </w:tc>
        <w:tc>
          <w:tcPr>
            <w:tcW w:w="4170" w:type="dxa"/>
            <w:gridSpan w:val="3"/>
            <w:vAlign w:val="bottom"/>
            <w:tcPrChange w:id="9" w:author="David Döbele" w:date="2021-12-21T19:25:00Z">
              <w:tcPr>
                <w:tcW w:w="4170" w:type="dxa"/>
                <w:gridSpan w:val="3"/>
                <w:vAlign w:val="bottom"/>
              </w:tcPr>
            </w:tcPrChange>
          </w:tcPr>
          <w:p w14:paraId="70C0A5C8" w14:textId="55255D3D" w:rsidR="00814F18" w:rsidRPr="00032561" w:rsidRDefault="00814F18" w:rsidP="004D1366">
            <w:pPr>
              <w:rPr>
                <w:rFonts w:ascii="Georgia" w:hAnsi="Georgia"/>
                <w:b/>
              </w:rPr>
            </w:pPr>
          </w:p>
        </w:tc>
      </w:tr>
      <w:tr w:rsidR="004D1366" w:rsidRPr="00032561" w14:paraId="7E507145" w14:textId="77777777" w:rsidTr="004D1366">
        <w:trPr>
          <w:trHeight w:val="624"/>
          <w:trPrChange w:id="10" w:author="David Döbele" w:date="2021-12-21T19:25:00Z">
            <w:trPr>
              <w:trHeight w:val="624"/>
            </w:trPr>
          </w:trPrChange>
        </w:trPr>
        <w:tc>
          <w:tcPr>
            <w:tcW w:w="2411" w:type="dxa"/>
            <w:vAlign w:val="bottom"/>
            <w:tcPrChange w:id="11" w:author="David Döbele" w:date="2021-12-21T19:25:00Z">
              <w:tcPr>
                <w:tcW w:w="2411" w:type="dxa"/>
                <w:vAlign w:val="bottom"/>
              </w:tcPr>
            </w:tcPrChange>
          </w:tcPr>
          <w:p w14:paraId="37A6837E" w14:textId="77777777" w:rsidR="007966F0" w:rsidRPr="00032561" w:rsidRDefault="007966F0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Adresse:</w:t>
            </w:r>
            <w:r w:rsidR="00723643" w:rsidRPr="00032561">
              <w:rPr>
                <w:rFonts w:ascii="Georgia" w:hAnsi="Georgia"/>
              </w:rPr>
              <w:br/>
            </w:r>
          </w:p>
        </w:tc>
        <w:tc>
          <w:tcPr>
            <w:tcW w:w="4866" w:type="dxa"/>
            <w:gridSpan w:val="2"/>
            <w:vAlign w:val="bottom"/>
            <w:tcPrChange w:id="12" w:author="David Döbele" w:date="2021-12-21T19:25:00Z">
              <w:tcPr>
                <w:tcW w:w="4866" w:type="dxa"/>
                <w:gridSpan w:val="2"/>
                <w:vAlign w:val="bottom"/>
              </w:tcPr>
            </w:tcPrChange>
          </w:tcPr>
          <w:p w14:paraId="24F11791" w14:textId="0C983274" w:rsidR="00EB5816" w:rsidRPr="00032561" w:rsidRDefault="00341ED5" w:rsidP="004D1366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proofErr w:type="spellStart"/>
            <w:r w:rsidRPr="00032561">
              <w:rPr>
                <w:rFonts w:ascii="Georgia" w:hAnsi="Georgia" w:cs="Georgia"/>
                <w:color w:val="000000"/>
              </w:rPr>
              <w:t>Neubukower</w:t>
            </w:r>
            <w:proofErr w:type="spellEnd"/>
            <w:r w:rsidRPr="00032561">
              <w:rPr>
                <w:rFonts w:ascii="Georgia" w:hAnsi="Georgia" w:cs="Georgia"/>
                <w:color w:val="000000"/>
              </w:rPr>
              <w:t xml:space="preserve"> Str. 25</w:t>
            </w:r>
          </w:p>
          <w:p w14:paraId="08E9C253" w14:textId="55A7495B" w:rsidR="007966F0" w:rsidRPr="00032561" w:rsidRDefault="00341ED5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 w:cs="Georgia"/>
                <w:color w:val="000000"/>
              </w:rPr>
              <w:t xml:space="preserve">48565 Steinfurt </w:t>
            </w:r>
          </w:p>
        </w:tc>
        <w:tc>
          <w:tcPr>
            <w:tcW w:w="2942" w:type="dxa"/>
            <w:gridSpan w:val="2"/>
            <w:tcPrChange w:id="13" w:author="David Döbele" w:date="2021-12-21T19:25:00Z">
              <w:tcPr>
                <w:tcW w:w="2942" w:type="dxa"/>
                <w:gridSpan w:val="2"/>
              </w:tcPr>
            </w:tcPrChange>
          </w:tcPr>
          <w:p w14:paraId="0AD090D2" w14:textId="65DE1125" w:rsidR="007966F0" w:rsidRPr="00032561" w:rsidRDefault="007966F0" w:rsidP="004D1366">
            <w:pPr>
              <w:rPr>
                <w:rFonts w:ascii="Georgia" w:hAnsi="Georgia"/>
              </w:rPr>
            </w:pPr>
          </w:p>
        </w:tc>
      </w:tr>
      <w:tr w:rsidR="004D1366" w:rsidRPr="00032561" w14:paraId="18EF21B5" w14:textId="77777777" w:rsidTr="004D1366">
        <w:trPr>
          <w:trHeight w:val="340"/>
          <w:trPrChange w:id="14" w:author="David Döbele" w:date="2021-12-21T19:25:00Z">
            <w:trPr>
              <w:trHeight w:val="340"/>
            </w:trPr>
          </w:trPrChange>
        </w:trPr>
        <w:tc>
          <w:tcPr>
            <w:tcW w:w="2411" w:type="dxa"/>
            <w:vAlign w:val="bottom"/>
            <w:tcPrChange w:id="15" w:author="David Döbele" w:date="2021-12-21T19:25:00Z">
              <w:tcPr>
                <w:tcW w:w="2411" w:type="dxa"/>
                <w:vAlign w:val="bottom"/>
              </w:tcPr>
            </w:tcPrChange>
          </w:tcPr>
          <w:p w14:paraId="6F1671FA" w14:textId="77777777" w:rsidR="007966F0" w:rsidRPr="00032561" w:rsidRDefault="007966F0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E-Mail:</w:t>
            </w:r>
          </w:p>
        </w:tc>
        <w:tc>
          <w:tcPr>
            <w:tcW w:w="4866" w:type="dxa"/>
            <w:gridSpan w:val="2"/>
            <w:vAlign w:val="bottom"/>
            <w:tcPrChange w:id="16" w:author="David Döbele" w:date="2021-12-21T19:25:00Z">
              <w:tcPr>
                <w:tcW w:w="4866" w:type="dxa"/>
                <w:gridSpan w:val="2"/>
                <w:vAlign w:val="bottom"/>
              </w:tcPr>
            </w:tcPrChange>
          </w:tcPr>
          <w:p w14:paraId="4B1F8539" w14:textId="3D09DB5B" w:rsidR="007966F0" w:rsidRPr="00032561" w:rsidRDefault="005A6013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 w:cs="Georgia"/>
                <w:color w:val="000000"/>
              </w:rPr>
              <w:t>j</w:t>
            </w:r>
            <w:r w:rsidR="00341ED5" w:rsidRPr="00032561">
              <w:rPr>
                <w:rFonts w:ascii="Georgia" w:hAnsi="Georgia" w:cs="Georgia"/>
                <w:color w:val="000000"/>
              </w:rPr>
              <w:t>oh.puettmann</w:t>
            </w:r>
            <w:r w:rsidR="006D6496" w:rsidRPr="00032561">
              <w:rPr>
                <w:rFonts w:ascii="Georgia" w:hAnsi="Georgia" w:cs="Georgia"/>
                <w:color w:val="000000"/>
              </w:rPr>
              <w:t>@gmx.de</w:t>
            </w:r>
          </w:p>
        </w:tc>
        <w:tc>
          <w:tcPr>
            <w:tcW w:w="2942" w:type="dxa"/>
            <w:gridSpan w:val="2"/>
            <w:tcPrChange w:id="17" w:author="David Döbele" w:date="2021-12-21T19:25:00Z">
              <w:tcPr>
                <w:tcW w:w="2942" w:type="dxa"/>
                <w:gridSpan w:val="2"/>
              </w:tcPr>
            </w:tcPrChange>
          </w:tcPr>
          <w:p w14:paraId="1346A9DC" w14:textId="1344A4DE" w:rsidR="007966F0" w:rsidRPr="00032561" w:rsidRDefault="004D1366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  <w:noProof/>
                <w:sz w:val="16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696C9AC3" wp14:editId="062EFAF2">
                  <wp:simplePos x="0" y="0"/>
                  <wp:positionH relativeFrom="column">
                    <wp:posOffset>96228</wp:posOffset>
                  </wp:positionH>
                  <wp:positionV relativeFrom="paragraph">
                    <wp:posOffset>-1081551</wp:posOffset>
                  </wp:positionV>
                  <wp:extent cx="1775361" cy="1886030"/>
                  <wp:effectExtent l="0" t="0" r="0" b="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uer Kopf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361" cy="188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D1366" w:rsidRPr="00032561" w14:paraId="75FC1235" w14:textId="77777777" w:rsidTr="004D1366">
        <w:trPr>
          <w:trHeight w:val="340"/>
          <w:trPrChange w:id="18" w:author="David Döbele" w:date="2021-12-21T19:25:00Z">
            <w:trPr>
              <w:trHeight w:val="340"/>
            </w:trPr>
          </w:trPrChange>
        </w:trPr>
        <w:tc>
          <w:tcPr>
            <w:tcW w:w="2411" w:type="dxa"/>
            <w:vAlign w:val="bottom"/>
            <w:tcPrChange w:id="19" w:author="David Döbele" w:date="2021-12-21T19:25:00Z">
              <w:tcPr>
                <w:tcW w:w="2411" w:type="dxa"/>
                <w:vAlign w:val="bottom"/>
              </w:tcPr>
            </w:tcPrChange>
          </w:tcPr>
          <w:p w14:paraId="28ECECDB" w14:textId="77777777" w:rsidR="007966F0" w:rsidRPr="00032561" w:rsidRDefault="007966F0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Mobil:</w:t>
            </w:r>
          </w:p>
        </w:tc>
        <w:tc>
          <w:tcPr>
            <w:tcW w:w="4866" w:type="dxa"/>
            <w:gridSpan w:val="2"/>
            <w:vAlign w:val="bottom"/>
            <w:tcPrChange w:id="20" w:author="David Döbele" w:date="2021-12-21T19:25:00Z">
              <w:tcPr>
                <w:tcW w:w="4866" w:type="dxa"/>
                <w:gridSpan w:val="2"/>
                <w:vAlign w:val="bottom"/>
              </w:tcPr>
            </w:tcPrChange>
          </w:tcPr>
          <w:p w14:paraId="244747B4" w14:textId="4148E81E" w:rsidR="007966F0" w:rsidRPr="00032561" w:rsidRDefault="00FA02C7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 w:cs="Georgia"/>
                <w:color w:val="000000"/>
              </w:rPr>
              <w:t xml:space="preserve">+49 151 </w:t>
            </w:r>
            <w:r w:rsidR="006D6496" w:rsidRPr="00032561">
              <w:rPr>
                <w:rFonts w:ascii="Georgia" w:hAnsi="Georgia" w:cs="Georgia"/>
                <w:color w:val="000000"/>
              </w:rPr>
              <w:t>46160393</w:t>
            </w:r>
          </w:p>
        </w:tc>
        <w:tc>
          <w:tcPr>
            <w:tcW w:w="2942" w:type="dxa"/>
            <w:gridSpan w:val="2"/>
            <w:tcPrChange w:id="21" w:author="David Döbele" w:date="2021-12-21T19:25:00Z">
              <w:tcPr>
                <w:tcW w:w="2942" w:type="dxa"/>
                <w:gridSpan w:val="2"/>
              </w:tcPr>
            </w:tcPrChange>
          </w:tcPr>
          <w:p w14:paraId="5D969C6E" w14:textId="77777777" w:rsidR="007966F0" w:rsidRPr="00032561" w:rsidRDefault="007966F0" w:rsidP="004D1366">
            <w:pPr>
              <w:rPr>
                <w:rFonts w:ascii="Georgia" w:hAnsi="Georgia"/>
              </w:rPr>
            </w:pPr>
          </w:p>
        </w:tc>
      </w:tr>
      <w:tr w:rsidR="004D1366" w:rsidRPr="00032561" w14:paraId="49C9E9C3" w14:textId="77777777" w:rsidTr="004D1366">
        <w:trPr>
          <w:trHeight w:val="340"/>
          <w:trPrChange w:id="22" w:author="David Döbele" w:date="2021-12-21T19:25:00Z">
            <w:trPr>
              <w:trHeight w:val="340"/>
            </w:trPr>
          </w:trPrChange>
        </w:trPr>
        <w:tc>
          <w:tcPr>
            <w:tcW w:w="2411" w:type="dxa"/>
            <w:vAlign w:val="bottom"/>
            <w:tcPrChange w:id="23" w:author="David Döbele" w:date="2021-12-21T19:25:00Z">
              <w:tcPr>
                <w:tcW w:w="2411" w:type="dxa"/>
                <w:vAlign w:val="bottom"/>
              </w:tcPr>
            </w:tcPrChange>
          </w:tcPr>
          <w:p w14:paraId="62536AD2" w14:textId="77777777" w:rsidR="007966F0" w:rsidRPr="00032561" w:rsidRDefault="007966F0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866" w:type="dxa"/>
            <w:gridSpan w:val="2"/>
            <w:vAlign w:val="bottom"/>
            <w:tcPrChange w:id="24" w:author="David Döbele" w:date="2021-12-21T19:25:00Z">
              <w:tcPr>
                <w:tcW w:w="4866" w:type="dxa"/>
                <w:gridSpan w:val="2"/>
                <w:vAlign w:val="bottom"/>
              </w:tcPr>
            </w:tcPrChange>
          </w:tcPr>
          <w:p w14:paraId="3535E5F6" w14:textId="1A01B0A9" w:rsidR="007966F0" w:rsidRPr="00032561" w:rsidRDefault="006D6496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 w:cs="Georgia"/>
                <w:color w:val="000000"/>
              </w:rPr>
              <w:t>02.02.2000</w:t>
            </w:r>
            <w:r w:rsidR="00FA02C7" w:rsidRPr="00032561">
              <w:rPr>
                <w:rFonts w:ascii="Georgia" w:hAnsi="Georgia" w:cs="Georgia"/>
                <w:color w:val="000000"/>
              </w:rPr>
              <w:t xml:space="preserve"> in </w:t>
            </w:r>
            <w:r w:rsidRPr="00032561">
              <w:rPr>
                <w:rFonts w:ascii="Georgia" w:hAnsi="Georgia" w:cs="Georgia"/>
                <w:color w:val="000000"/>
              </w:rPr>
              <w:t>Steinfurt</w:t>
            </w:r>
          </w:p>
        </w:tc>
        <w:tc>
          <w:tcPr>
            <w:tcW w:w="2942" w:type="dxa"/>
            <w:gridSpan w:val="2"/>
            <w:tcPrChange w:id="25" w:author="David Döbele" w:date="2021-12-21T19:25:00Z">
              <w:tcPr>
                <w:tcW w:w="2942" w:type="dxa"/>
                <w:gridSpan w:val="2"/>
              </w:tcPr>
            </w:tcPrChange>
          </w:tcPr>
          <w:p w14:paraId="6FC3E8E1" w14:textId="77777777" w:rsidR="007966F0" w:rsidRPr="00032561" w:rsidRDefault="007966F0" w:rsidP="004D1366">
            <w:pPr>
              <w:rPr>
                <w:rFonts w:ascii="Georgia" w:hAnsi="Georgia"/>
              </w:rPr>
            </w:pPr>
          </w:p>
        </w:tc>
      </w:tr>
      <w:tr w:rsidR="004D1366" w:rsidRPr="00032561" w14:paraId="0FCADE56" w14:textId="77777777" w:rsidTr="004D1366">
        <w:trPr>
          <w:trHeight w:val="510"/>
          <w:trPrChange w:id="26" w:author="David Döbele" w:date="2021-12-21T19:25:00Z">
            <w:trPr>
              <w:trHeight w:val="510"/>
            </w:trPr>
          </w:trPrChange>
        </w:trPr>
        <w:tc>
          <w:tcPr>
            <w:tcW w:w="10219" w:type="dxa"/>
            <w:gridSpan w:val="5"/>
            <w:tcBorders>
              <w:bottom w:val="single" w:sz="4" w:space="0" w:color="auto"/>
            </w:tcBorders>
            <w:vAlign w:val="bottom"/>
            <w:tcPrChange w:id="27" w:author="David Döbele" w:date="2021-12-21T19:25:00Z">
              <w:tcPr>
                <w:tcW w:w="10219" w:type="dxa"/>
                <w:gridSpan w:val="5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77777777" w:rsidR="002508C2" w:rsidRPr="00032561" w:rsidRDefault="002508C2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  <w:b/>
                <w:sz w:val="32"/>
                <w:szCs w:val="32"/>
              </w:rPr>
              <w:t>Schulbildung</w:t>
            </w:r>
          </w:p>
        </w:tc>
      </w:tr>
      <w:tr w:rsidR="004D1366" w:rsidRPr="00032561" w14:paraId="7D1DEBF7" w14:textId="77777777" w:rsidTr="004D1366">
        <w:trPr>
          <w:trHeight w:val="397"/>
          <w:trPrChange w:id="28" w:author="David Döbele" w:date="2021-12-21T19:25:00Z">
            <w:trPr>
              <w:trHeight w:val="397"/>
            </w:trPr>
          </w:trPrChange>
        </w:trPr>
        <w:tc>
          <w:tcPr>
            <w:tcW w:w="2411" w:type="dxa"/>
            <w:tcBorders>
              <w:top w:val="single" w:sz="4" w:space="0" w:color="auto"/>
            </w:tcBorders>
            <w:vAlign w:val="bottom"/>
            <w:tcPrChange w:id="29" w:author="David Döbele" w:date="2021-12-21T19:25:00Z">
              <w:tcPr>
                <w:tcW w:w="2411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4C0312D" w14:textId="2797ADF7" w:rsidR="007C6A3C" w:rsidRPr="00032561" w:rsidRDefault="006D6496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08/2019 – 11/2021</w:t>
            </w:r>
          </w:p>
        </w:tc>
        <w:tc>
          <w:tcPr>
            <w:tcW w:w="5284" w:type="dxa"/>
            <w:gridSpan w:val="3"/>
            <w:tcBorders>
              <w:top w:val="single" w:sz="4" w:space="0" w:color="auto"/>
            </w:tcBorders>
            <w:vAlign w:val="bottom"/>
            <w:tcPrChange w:id="30" w:author="David Döbele" w:date="2021-12-21T19:25:00Z">
              <w:tcPr>
                <w:tcW w:w="5284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329CA2D3" w:rsidR="007C6A3C" w:rsidRPr="00032561" w:rsidRDefault="006D6496" w:rsidP="004D1366">
            <w:pPr>
              <w:rPr>
                <w:rFonts w:ascii="Georgia" w:hAnsi="Georgia"/>
                <w:b/>
                <w:sz w:val="24"/>
              </w:rPr>
            </w:pPr>
            <w:r w:rsidRPr="00032561">
              <w:rPr>
                <w:rFonts w:ascii="Georgia" w:hAnsi="Georgia"/>
                <w:b/>
                <w:sz w:val="24"/>
              </w:rPr>
              <w:t>Genossenschaftliches Berufskolleg</w:t>
            </w:r>
            <w:r w:rsidR="00162A5A" w:rsidRPr="00032561">
              <w:rPr>
                <w:rFonts w:ascii="Georgia" w:hAnsi="Georgia"/>
                <w:b/>
                <w:sz w:val="24"/>
              </w:rPr>
              <w:t xml:space="preserve"> </w:t>
            </w:r>
          </w:p>
        </w:tc>
        <w:tc>
          <w:tcPr>
            <w:tcW w:w="2524" w:type="dxa"/>
            <w:tcBorders>
              <w:top w:val="single" w:sz="4" w:space="0" w:color="auto"/>
            </w:tcBorders>
            <w:vAlign w:val="bottom"/>
            <w:tcPrChange w:id="31" w:author="David Döbele" w:date="2021-12-21T19:25:00Z">
              <w:tcPr>
                <w:tcW w:w="2524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4CFA3ACA" w:rsidR="007C6A3C" w:rsidRPr="00032561" w:rsidRDefault="006D6496" w:rsidP="004D1366">
            <w:pPr>
              <w:jc w:val="right"/>
              <w:rPr>
                <w:rFonts w:ascii="Georgia" w:hAnsi="Georgia"/>
                <w:i/>
                <w:sz w:val="24"/>
              </w:rPr>
            </w:pPr>
            <w:r w:rsidRPr="00032561">
              <w:rPr>
                <w:rFonts w:ascii="Georgia" w:hAnsi="Georgia"/>
                <w:i/>
                <w:sz w:val="24"/>
              </w:rPr>
              <w:t>Münster</w:t>
            </w:r>
          </w:p>
        </w:tc>
      </w:tr>
      <w:tr w:rsidR="004D1366" w:rsidRPr="00032561" w14:paraId="61E5D482" w14:textId="77777777" w:rsidTr="004D1366">
        <w:trPr>
          <w:trHeight w:val="232"/>
          <w:trPrChange w:id="32" w:author="David Döbele" w:date="2021-12-21T19:25:00Z">
            <w:trPr>
              <w:trHeight w:val="232"/>
            </w:trPr>
          </w:trPrChange>
        </w:trPr>
        <w:tc>
          <w:tcPr>
            <w:tcW w:w="2411" w:type="dxa"/>
            <w:tcPrChange w:id="33" w:author="David Döbele" w:date="2021-12-21T19:25:00Z">
              <w:tcPr>
                <w:tcW w:w="2411" w:type="dxa"/>
              </w:tcPr>
            </w:tcPrChange>
          </w:tcPr>
          <w:p w14:paraId="7FF25A3D" w14:textId="77777777" w:rsidR="00372F7B" w:rsidRPr="00032561" w:rsidRDefault="00372F7B" w:rsidP="004D1366">
            <w:pPr>
              <w:rPr>
                <w:rFonts w:ascii="Georgia" w:hAnsi="Georgia"/>
              </w:rPr>
            </w:pPr>
          </w:p>
        </w:tc>
        <w:tc>
          <w:tcPr>
            <w:tcW w:w="7808" w:type="dxa"/>
            <w:gridSpan w:val="4"/>
            <w:vAlign w:val="bottom"/>
            <w:tcPrChange w:id="34" w:author="David Döbele" w:date="2021-12-21T19:25:00Z">
              <w:tcPr>
                <w:tcW w:w="7808" w:type="dxa"/>
                <w:gridSpan w:val="4"/>
                <w:vAlign w:val="bottom"/>
              </w:tcPr>
            </w:tcPrChange>
          </w:tcPr>
          <w:p w14:paraId="419A9228" w14:textId="3E31C354" w:rsidR="00372F7B" w:rsidRPr="00032561" w:rsidRDefault="006D6496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Ausbildung zum Bankkaufmann (Note: 1,4)</w:t>
            </w:r>
          </w:p>
        </w:tc>
      </w:tr>
      <w:tr w:rsidR="004D1366" w:rsidRPr="00032561" w14:paraId="7EABE9F1" w14:textId="77777777" w:rsidTr="004D1366">
        <w:tc>
          <w:tcPr>
            <w:tcW w:w="2411" w:type="dxa"/>
            <w:tcPrChange w:id="35" w:author="David Döbele" w:date="2021-12-21T19:25:00Z">
              <w:tcPr>
                <w:tcW w:w="2411" w:type="dxa"/>
              </w:tcPr>
            </w:tcPrChange>
          </w:tcPr>
          <w:p w14:paraId="4916601C" w14:textId="77777777" w:rsidR="00723643" w:rsidRPr="00032561" w:rsidRDefault="00723643" w:rsidP="004D1366">
            <w:pPr>
              <w:rPr>
                <w:rFonts w:ascii="Georgia" w:hAnsi="Georgia"/>
              </w:rPr>
            </w:pPr>
          </w:p>
        </w:tc>
        <w:tc>
          <w:tcPr>
            <w:tcW w:w="7808" w:type="dxa"/>
            <w:gridSpan w:val="4"/>
            <w:tcPrChange w:id="36" w:author="David Döbele" w:date="2021-12-21T19:25:00Z">
              <w:tcPr>
                <w:tcW w:w="7808" w:type="dxa"/>
                <w:gridSpan w:val="4"/>
              </w:tcPr>
            </w:tcPrChange>
          </w:tcPr>
          <w:p w14:paraId="4E077714" w14:textId="084E13D7" w:rsidR="00593C8B" w:rsidRPr="004D1366" w:rsidRDefault="00593C8B" w:rsidP="004D1366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1"/>
                <w:szCs w:val="24"/>
                <w:rPrChange w:id="37" w:author="David Döbele" w:date="2021-12-21T19:23:00Z">
                  <w:rPr>
                    <w:rFonts w:ascii="Georgia" w:hAnsi="Georgia"/>
                    <w:sz w:val="20"/>
                  </w:rPr>
                </w:rPrChange>
              </w:rPr>
            </w:pPr>
            <w:r w:rsidRPr="004D1366">
              <w:rPr>
                <w:rFonts w:ascii="Georgia" w:hAnsi="Georgia"/>
                <w:i/>
                <w:iCs/>
                <w:sz w:val="21"/>
                <w:szCs w:val="24"/>
                <w:rPrChange w:id="38" w:author="David Döbele" w:date="2021-12-21T19:23:00Z">
                  <w:rPr>
                    <w:rFonts w:ascii="Georgia" w:hAnsi="Georgia"/>
                    <w:sz w:val="20"/>
                  </w:rPr>
                </w:rPrChange>
              </w:rPr>
              <w:t>Differenzierungskurs</w:t>
            </w:r>
            <w:ins w:id="39" w:author="David Döbele" w:date="2021-12-21T19:20:00Z">
              <w:r w:rsidR="004D1366" w:rsidRPr="004D1366">
                <w:rPr>
                  <w:rFonts w:ascii="Georgia" w:hAnsi="Georgia"/>
                  <w:i/>
                  <w:iCs/>
                  <w:sz w:val="21"/>
                  <w:szCs w:val="24"/>
                  <w:rPrChange w:id="40" w:author="David Döbele" w:date="2021-12-21T19:23:00Z">
                    <w:rPr>
                      <w:rFonts w:ascii="Georgia" w:hAnsi="Georgia"/>
                      <w:sz w:val="20"/>
                    </w:rPr>
                  </w:rPrChange>
                </w:rPr>
                <w:t>:</w:t>
              </w:r>
            </w:ins>
            <w:del w:id="41" w:author="David Döbele" w:date="2021-12-21T19:20:00Z">
              <w:r w:rsidRPr="004D1366" w:rsidDel="004D1366">
                <w:rPr>
                  <w:rFonts w:ascii="Georgia" w:hAnsi="Georgia"/>
                  <w:i/>
                  <w:iCs/>
                  <w:sz w:val="21"/>
                  <w:szCs w:val="24"/>
                  <w:rPrChange w:id="42" w:author="David Döbele" w:date="2021-12-21T19:23:00Z">
                    <w:rPr>
                      <w:rFonts w:ascii="Georgia" w:hAnsi="Georgia"/>
                      <w:sz w:val="20"/>
                    </w:rPr>
                  </w:rPrChange>
                </w:rPr>
                <w:delText>.</w:delText>
              </w:r>
            </w:del>
            <w:r w:rsidRPr="004D1366">
              <w:rPr>
                <w:rFonts w:ascii="Georgia" w:hAnsi="Georgia"/>
                <w:i/>
                <w:iCs/>
                <w:sz w:val="21"/>
                <w:szCs w:val="24"/>
                <w:rPrChange w:id="43" w:author="David Döbele" w:date="2021-12-21T19:23:00Z">
                  <w:rPr>
                    <w:rFonts w:ascii="Georgia" w:hAnsi="Georgia"/>
                    <w:sz w:val="20"/>
                  </w:rPr>
                </w:rPrChange>
              </w:rPr>
              <w:t xml:space="preserve"> Aktien &amp; Kapitalmärkte</w:t>
            </w:r>
          </w:p>
          <w:p w14:paraId="7A71E6B0" w14:textId="5894787D" w:rsidR="00396F0F" w:rsidRPr="004D1366" w:rsidRDefault="00AE2CA6" w:rsidP="004D1366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rPrChange w:id="44" w:author="David Döbele" w:date="2021-12-21T19:21:00Z">
                  <w:rPr>
                    <w:rFonts w:ascii="Georgia" w:hAnsi="Georgia"/>
                  </w:rPr>
                </w:rPrChange>
              </w:rPr>
            </w:pPr>
            <w:r w:rsidRPr="004D1366">
              <w:rPr>
                <w:rFonts w:ascii="Georgia" w:hAnsi="Georgia"/>
                <w:i/>
                <w:iCs/>
                <w:sz w:val="21"/>
                <w:szCs w:val="24"/>
                <w:rPrChange w:id="45" w:author="David Döbele" w:date="2021-12-21T19:23:00Z">
                  <w:rPr>
                    <w:rFonts w:ascii="Georgia" w:hAnsi="Georgia"/>
                    <w:sz w:val="20"/>
                  </w:rPr>
                </w:rPrChange>
              </w:rPr>
              <w:t xml:space="preserve">Planung und </w:t>
            </w:r>
            <w:r w:rsidR="006D6496" w:rsidRPr="004D1366">
              <w:rPr>
                <w:rFonts w:ascii="Georgia" w:hAnsi="Georgia"/>
                <w:i/>
                <w:iCs/>
                <w:sz w:val="21"/>
                <w:szCs w:val="24"/>
                <w:rPrChange w:id="46" w:author="David Döbele" w:date="2021-12-21T19:23:00Z">
                  <w:rPr>
                    <w:rFonts w:ascii="Georgia" w:hAnsi="Georgia"/>
                    <w:sz w:val="20"/>
                  </w:rPr>
                </w:rPrChange>
              </w:rPr>
              <w:t>Durchführung eines sozialen Projektes</w:t>
            </w:r>
            <w:r w:rsidRPr="004D1366">
              <w:rPr>
                <w:rFonts w:ascii="Georgia" w:hAnsi="Georgia"/>
                <w:i/>
                <w:iCs/>
                <w:sz w:val="21"/>
                <w:szCs w:val="24"/>
                <w:rPrChange w:id="47" w:author="David Döbele" w:date="2021-12-21T19:23:00Z">
                  <w:rPr>
                    <w:rFonts w:ascii="Georgia" w:hAnsi="Georgia"/>
                    <w:sz w:val="20"/>
                  </w:rPr>
                </w:rPrChange>
              </w:rPr>
              <w:t xml:space="preserve"> (</w:t>
            </w:r>
            <w:r w:rsidR="008275E4" w:rsidRPr="004D1366">
              <w:rPr>
                <w:rFonts w:ascii="Georgia" w:hAnsi="Georgia"/>
                <w:i/>
                <w:iCs/>
                <w:sz w:val="21"/>
                <w:szCs w:val="24"/>
                <w:rPrChange w:id="48" w:author="David Döbele" w:date="2021-12-21T19:23:00Z">
                  <w:rPr>
                    <w:rFonts w:ascii="Georgia" w:hAnsi="Georgia"/>
                    <w:sz w:val="20"/>
                  </w:rPr>
                </w:rPrChange>
              </w:rPr>
              <w:t>Weihnachtsgeschenke</w:t>
            </w:r>
            <w:r w:rsidR="00703815" w:rsidRPr="004D1366">
              <w:rPr>
                <w:rFonts w:ascii="Georgia" w:hAnsi="Georgia"/>
                <w:i/>
                <w:iCs/>
                <w:sz w:val="21"/>
                <w:szCs w:val="24"/>
                <w:rPrChange w:id="49" w:author="David Döbele" w:date="2021-12-21T19:23:00Z">
                  <w:rPr>
                    <w:rFonts w:ascii="Georgia" w:hAnsi="Georgia"/>
                    <w:sz w:val="20"/>
                  </w:rPr>
                </w:rPrChange>
              </w:rPr>
              <w:t xml:space="preserve"> für</w:t>
            </w:r>
            <w:r w:rsidRPr="004D1366">
              <w:rPr>
                <w:rFonts w:ascii="Georgia" w:hAnsi="Georgia"/>
                <w:i/>
                <w:iCs/>
                <w:sz w:val="21"/>
                <w:szCs w:val="24"/>
                <w:rPrChange w:id="50" w:author="David Döbele" w:date="2021-12-21T19:23:00Z">
                  <w:rPr>
                    <w:rFonts w:ascii="Georgia" w:hAnsi="Georgia"/>
                    <w:sz w:val="20"/>
                  </w:rPr>
                </w:rPrChange>
              </w:rPr>
              <w:t xml:space="preserve"> Kinder eines Hospizes)</w:t>
            </w:r>
          </w:p>
        </w:tc>
      </w:tr>
      <w:tr w:rsidR="004D1366" w:rsidRPr="00032561" w14:paraId="013361E1" w14:textId="77777777" w:rsidTr="004D1366">
        <w:trPr>
          <w:trHeight w:val="397"/>
          <w:trPrChange w:id="51" w:author="David Döbele" w:date="2021-12-21T19:25:00Z">
            <w:trPr>
              <w:trHeight w:val="397"/>
            </w:trPr>
          </w:trPrChange>
        </w:trPr>
        <w:tc>
          <w:tcPr>
            <w:tcW w:w="2411" w:type="dxa"/>
            <w:vAlign w:val="bottom"/>
            <w:tcPrChange w:id="52" w:author="David Döbele" w:date="2021-12-21T19:25:00Z">
              <w:tcPr>
                <w:tcW w:w="2411" w:type="dxa"/>
                <w:vAlign w:val="bottom"/>
              </w:tcPr>
            </w:tcPrChange>
          </w:tcPr>
          <w:p w14:paraId="6C65D3AA" w14:textId="742B1B42" w:rsidR="007C6A3C" w:rsidRPr="00032561" w:rsidRDefault="006D6496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08</w:t>
            </w:r>
            <w:r w:rsidR="007C6A3C" w:rsidRPr="00032561">
              <w:rPr>
                <w:rFonts w:ascii="Georgia" w:hAnsi="Georgia"/>
              </w:rPr>
              <w:t xml:space="preserve">/2010 – </w:t>
            </w:r>
            <w:r w:rsidRPr="00032561">
              <w:rPr>
                <w:rFonts w:ascii="Georgia" w:hAnsi="Georgia"/>
              </w:rPr>
              <w:t>07/2018</w:t>
            </w:r>
          </w:p>
        </w:tc>
        <w:tc>
          <w:tcPr>
            <w:tcW w:w="4866" w:type="dxa"/>
            <w:gridSpan w:val="2"/>
            <w:vAlign w:val="bottom"/>
            <w:tcPrChange w:id="53" w:author="David Döbele" w:date="2021-12-21T19:25:00Z">
              <w:tcPr>
                <w:tcW w:w="4866" w:type="dxa"/>
                <w:gridSpan w:val="2"/>
                <w:vAlign w:val="bottom"/>
              </w:tcPr>
            </w:tcPrChange>
          </w:tcPr>
          <w:p w14:paraId="197620E3" w14:textId="14E8C53C" w:rsidR="007C6A3C" w:rsidRPr="00032561" w:rsidRDefault="006D6496" w:rsidP="004D1366">
            <w:pPr>
              <w:rPr>
                <w:rFonts w:ascii="Georgia" w:hAnsi="Georgia"/>
                <w:sz w:val="28"/>
              </w:rPr>
            </w:pPr>
            <w:r w:rsidRPr="00032561">
              <w:rPr>
                <w:rFonts w:ascii="Georgia" w:hAnsi="Georgia"/>
                <w:b/>
                <w:sz w:val="24"/>
              </w:rPr>
              <w:t xml:space="preserve">Gymnasium </w:t>
            </w:r>
            <w:del w:id="54" w:author="David Döbele" w:date="2021-12-21T19:20:00Z">
              <w:r w:rsidRPr="00032561" w:rsidDel="004D1366">
                <w:rPr>
                  <w:rFonts w:ascii="Georgia" w:hAnsi="Georgia"/>
                  <w:b/>
                  <w:sz w:val="24"/>
                </w:rPr>
                <w:delText xml:space="preserve"> </w:delText>
              </w:r>
            </w:del>
            <w:proofErr w:type="spellStart"/>
            <w:r w:rsidRPr="00032561">
              <w:rPr>
                <w:rFonts w:ascii="Georgia" w:hAnsi="Georgia"/>
                <w:b/>
                <w:sz w:val="24"/>
              </w:rPr>
              <w:t>Borghorst</w:t>
            </w:r>
            <w:proofErr w:type="spellEnd"/>
          </w:p>
        </w:tc>
        <w:tc>
          <w:tcPr>
            <w:tcW w:w="2942" w:type="dxa"/>
            <w:gridSpan w:val="2"/>
            <w:vAlign w:val="bottom"/>
            <w:tcPrChange w:id="55" w:author="David Döbele" w:date="2021-12-21T19:25:00Z">
              <w:tcPr>
                <w:tcW w:w="2942" w:type="dxa"/>
                <w:gridSpan w:val="2"/>
                <w:vAlign w:val="bottom"/>
              </w:tcPr>
            </w:tcPrChange>
          </w:tcPr>
          <w:p w14:paraId="63D86F51" w14:textId="51B90576" w:rsidR="007C6A3C" w:rsidRPr="00032561" w:rsidRDefault="004B4939" w:rsidP="004D1366">
            <w:pPr>
              <w:jc w:val="right"/>
              <w:rPr>
                <w:rFonts w:ascii="Georgia" w:hAnsi="Georgia"/>
              </w:rPr>
            </w:pPr>
            <w:r>
              <w:rPr>
                <w:rFonts w:ascii="Georgia" w:hAnsi="Georgia"/>
                <w:i/>
                <w:sz w:val="24"/>
              </w:rPr>
              <w:t>Steinfur</w:t>
            </w:r>
            <w:r w:rsidR="006D6496" w:rsidRPr="004B4939">
              <w:rPr>
                <w:rFonts w:ascii="Georgia" w:hAnsi="Georgia"/>
                <w:i/>
                <w:sz w:val="24"/>
              </w:rPr>
              <w:t>t</w:t>
            </w:r>
          </w:p>
        </w:tc>
      </w:tr>
      <w:tr w:rsidR="004D1366" w:rsidRPr="00032561" w14:paraId="62632213" w14:textId="77777777" w:rsidTr="004D1366">
        <w:tc>
          <w:tcPr>
            <w:tcW w:w="2411" w:type="dxa"/>
            <w:tcPrChange w:id="56" w:author="David Döbele" w:date="2021-12-21T19:25:00Z">
              <w:tcPr>
                <w:tcW w:w="2411" w:type="dxa"/>
              </w:tcPr>
            </w:tcPrChange>
          </w:tcPr>
          <w:p w14:paraId="2B3E93FC" w14:textId="77777777" w:rsidR="007C6A3C" w:rsidRPr="00032561" w:rsidRDefault="007C6A3C" w:rsidP="004D1366">
            <w:pPr>
              <w:rPr>
                <w:rFonts w:ascii="Georgia" w:hAnsi="Georgia"/>
              </w:rPr>
            </w:pPr>
          </w:p>
        </w:tc>
        <w:tc>
          <w:tcPr>
            <w:tcW w:w="4866" w:type="dxa"/>
            <w:gridSpan w:val="2"/>
            <w:tcPrChange w:id="57" w:author="David Döbele" w:date="2021-12-21T19:25:00Z">
              <w:tcPr>
                <w:tcW w:w="4866" w:type="dxa"/>
                <w:gridSpan w:val="2"/>
              </w:tcPr>
            </w:tcPrChange>
          </w:tcPr>
          <w:p w14:paraId="1ABFFA93" w14:textId="13DC98A5" w:rsidR="007C6A3C" w:rsidRPr="00032561" w:rsidRDefault="006D6496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 xml:space="preserve">Abitur </w:t>
            </w:r>
          </w:p>
        </w:tc>
        <w:tc>
          <w:tcPr>
            <w:tcW w:w="2942" w:type="dxa"/>
            <w:gridSpan w:val="2"/>
            <w:tcPrChange w:id="58" w:author="David Döbele" w:date="2021-12-21T19:25:00Z">
              <w:tcPr>
                <w:tcW w:w="2942" w:type="dxa"/>
                <w:gridSpan w:val="2"/>
              </w:tcPr>
            </w:tcPrChange>
          </w:tcPr>
          <w:p w14:paraId="51FC9814" w14:textId="77777777" w:rsidR="007C6A3C" w:rsidRPr="00032561" w:rsidRDefault="007C6A3C" w:rsidP="004D1366">
            <w:pPr>
              <w:rPr>
                <w:rFonts w:ascii="Georgia" w:hAnsi="Georgia"/>
              </w:rPr>
            </w:pPr>
          </w:p>
        </w:tc>
      </w:tr>
      <w:tr w:rsidR="004D1366" w:rsidRPr="00032561" w14:paraId="3A2665B3" w14:textId="77777777" w:rsidTr="004D1366">
        <w:trPr>
          <w:trHeight w:val="510"/>
          <w:trPrChange w:id="59" w:author="David Döbele" w:date="2021-12-21T19:25:00Z">
            <w:trPr>
              <w:trHeight w:val="510"/>
            </w:trPr>
          </w:trPrChange>
        </w:trPr>
        <w:tc>
          <w:tcPr>
            <w:tcW w:w="10219" w:type="dxa"/>
            <w:gridSpan w:val="5"/>
            <w:tcBorders>
              <w:bottom w:val="single" w:sz="4" w:space="0" w:color="auto"/>
            </w:tcBorders>
            <w:vAlign w:val="bottom"/>
            <w:tcPrChange w:id="60" w:author="David Döbele" w:date="2021-12-21T19:25:00Z">
              <w:tcPr>
                <w:tcW w:w="10219" w:type="dxa"/>
                <w:gridSpan w:val="5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77777777" w:rsidR="002508C2" w:rsidRPr="00032561" w:rsidRDefault="002508C2" w:rsidP="004D1366">
            <w:pPr>
              <w:rPr>
                <w:rFonts w:ascii="Georgia" w:hAnsi="Georgia"/>
                <w:b/>
                <w:sz w:val="32"/>
                <w:szCs w:val="32"/>
              </w:rPr>
            </w:pPr>
            <w:r w:rsidRPr="00032561">
              <w:rPr>
                <w:rFonts w:ascii="Georgia" w:hAnsi="Georgia"/>
                <w:b/>
                <w:sz w:val="32"/>
                <w:szCs w:val="32"/>
              </w:rPr>
              <w:t>Praktische Erfahrungen</w:t>
            </w:r>
          </w:p>
        </w:tc>
      </w:tr>
      <w:tr w:rsidR="004D1366" w:rsidRPr="00B30768" w14:paraId="0B7F208E" w14:textId="77777777" w:rsidTr="004D1366">
        <w:trPr>
          <w:trHeight w:val="397"/>
          <w:trPrChange w:id="61" w:author="David Döbele" w:date="2021-12-21T19:25:00Z">
            <w:trPr>
              <w:trHeight w:val="397"/>
            </w:trPr>
          </w:trPrChange>
        </w:trPr>
        <w:tc>
          <w:tcPr>
            <w:tcW w:w="2411" w:type="dxa"/>
            <w:tcBorders>
              <w:top w:val="single" w:sz="4" w:space="0" w:color="auto"/>
            </w:tcBorders>
            <w:vAlign w:val="bottom"/>
            <w:tcPrChange w:id="62" w:author="David Döbele" w:date="2021-12-21T19:25:00Z">
              <w:tcPr>
                <w:tcW w:w="2411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2EDAEB8" w14:textId="5C398ACD" w:rsidR="002825FF" w:rsidRPr="00032561" w:rsidRDefault="00396F0F" w:rsidP="004D1366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02/2022 – 03/2022</w:t>
            </w:r>
          </w:p>
        </w:tc>
        <w:tc>
          <w:tcPr>
            <w:tcW w:w="5284" w:type="dxa"/>
            <w:gridSpan w:val="3"/>
            <w:tcBorders>
              <w:top w:val="single" w:sz="4" w:space="0" w:color="auto"/>
            </w:tcBorders>
            <w:vAlign w:val="bottom"/>
            <w:tcPrChange w:id="63" w:author="David Döbele" w:date="2021-12-21T19:25:00Z">
              <w:tcPr>
                <w:tcW w:w="5284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35496D8" w14:textId="33530341" w:rsidR="002825FF" w:rsidRPr="00032561" w:rsidRDefault="00B30768" w:rsidP="004D1366">
            <w:pPr>
              <w:rPr>
                <w:rFonts w:ascii="Georgia" w:hAnsi="Georgia"/>
                <w:b/>
                <w:sz w:val="24"/>
              </w:rPr>
            </w:pPr>
            <w:proofErr w:type="spellStart"/>
            <w:r>
              <w:rPr>
                <w:rFonts w:ascii="Georgia" w:hAnsi="Georgia"/>
                <w:b/>
                <w:sz w:val="24"/>
              </w:rPr>
              <w:t>Deloitte</w:t>
            </w:r>
            <w:proofErr w:type="spellEnd"/>
            <w:r>
              <w:rPr>
                <w:rFonts w:ascii="Georgia" w:hAnsi="Georgia"/>
                <w:b/>
                <w:sz w:val="24"/>
              </w:rPr>
              <w:t xml:space="preserve"> GmbH W</w:t>
            </w:r>
            <w:r w:rsidR="00AD268E">
              <w:rPr>
                <w:rFonts w:ascii="Georgia" w:hAnsi="Georgia"/>
                <w:b/>
                <w:sz w:val="24"/>
              </w:rPr>
              <w:t>irtschaftsprüfung</w:t>
            </w:r>
          </w:p>
        </w:tc>
        <w:tc>
          <w:tcPr>
            <w:tcW w:w="2524" w:type="dxa"/>
            <w:tcBorders>
              <w:top w:val="single" w:sz="4" w:space="0" w:color="auto"/>
            </w:tcBorders>
            <w:vAlign w:val="bottom"/>
            <w:tcPrChange w:id="64" w:author="David Döbele" w:date="2021-12-21T19:25:00Z">
              <w:tcPr>
                <w:tcW w:w="2524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F2BB9AE" w14:textId="15E46585" w:rsidR="002825FF" w:rsidRPr="006B771C" w:rsidRDefault="00B30768" w:rsidP="004D1366">
            <w:pPr>
              <w:jc w:val="right"/>
              <w:rPr>
                <w:rFonts w:ascii="Georgia" w:hAnsi="Georgia"/>
                <w:b/>
                <w:i/>
                <w:sz w:val="24"/>
              </w:rPr>
            </w:pPr>
            <w:r w:rsidRPr="006B771C">
              <w:rPr>
                <w:rFonts w:ascii="Georgia" w:hAnsi="Georgia"/>
                <w:i/>
                <w:sz w:val="24"/>
              </w:rPr>
              <w:t>Düsseldorf</w:t>
            </w:r>
          </w:p>
        </w:tc>
      </w:tr>
      <w:tr w:rsidR="004D1366" w:rsidRPr="00032561" w14:paraId="2D59A2BD" w14:textId="77777777" w:rsidTr="004D1366">
        <w:trPr>
          <w:trHeight w:val="232"/>
          <w:trPrChange w:id="65" w:author="David Döbele" w:date="2021-12-21T19:25:00Z">
            <w:trPr>
              <w:trHeight w:val="232"/>
            </w:trPr>
          </w:trPrChange>
        </w:trPr>
        <w:tc>
          <w:tcPr>
            <w:tcW w:w="2411" w:type="dxa"/>
            <w:vAlign w:val="bottom"/>
            <w:tcPrChange w:id="66" w:author="David Döbele" w:date="2021-12-21T19:25:00Z">
              <w:tcPr>
                <w:tcW w:w="2411" w:type="dxa"/>
                <w:vAlign w:val="bottom"/>
              </w:tcPr>
            </w:tcPrChange>
          </w:tcPr>
          <w:p w14:paraId="71BA1DFC" w14:textId="77777777" w:rsidR="002825FF" w:rsidRPr="00EF6CCE" w:rsidRDefault="002825FF" w:rsidP="004D1366">
            <w:pPr>
              <w:rPr>
                <w:rFonts w:ascii="Georgia" w:hAnsi="Georgia"/>
              </w:rPr>
            </w:pPr>
          </w:p>
        </w:tc>
        <w:tc>
          <w:tcPr>
            <w:tcW w:w="5284" w:type="dxa"/>
            <w:gridSpan w:val="3"/>
            <w:vAlign w:val="bottom"/>
            <w:tcPrChange w:id="67" w:author="David Döbele" w:date="2021-12-21T19:25:00Z">
              <w:tcPr>
                <w:tcW w:w="5284" w:type="dxa"/>
                <w:gridSpan w:val="3"/>
                <w:vAlign w:val="bottom"/>
              </w:tcPr>
            </w:tcPrChange>
          </w:tcPr>
          <w:p w14:paraId="0C1D3F91" w14:textId="524C22C0" w:rsidR="002825FF" w:rsidRPr="00EF6CCE" w:rsidRDefault="00396F0F" w:rsidP="004D1366">
            <w:pPr>
              <w:rPr>
                <w:rFonts w:ascii="Georgia" w:hAnsi="Georgia"/>
              </w:rPr>
            </w:pPr>
            <w:r w:rsidRPr="00EF6CCE">
              <w:rPr>
                <w:rFonts w:ascii="Georgia" w:hAnsi="Georgia"/>
              </w:rPr>
              <w:t>Praktikum in der Wirtschaftsprüfung (geplant)</w:t>
            </w:r>
          </w:p>
        </w:tc>
        <w:tc>
          <w:tcPr>
            <w:tcW w:w="2524" w:type="dxa"/>
            <w:vAlign w:val="bottom"/>
            <w:tcPrChange w:id="68" w:author="David Döbele" w:date="2021-12-21T19:25:00Z">
              <w:tcPr>
                <w:tcW w:w="2524" w:type="dxa"/>
                <w:vAlign w:val="bottom"/>
              </w:tcPr>
            </w:tcPrChange>
          </w:tcPr>
          <w:p w14:paraId="591C4A42" w14:textId="77777777" w:rsidR="002825FF" w:rsidRPr="00EF6CCE" w:rsidRDefault="002825FF" w:rsidP="004D1366">
            <w:pPr>
              <w:jc w:val="right"/>
              <w:rPr>
                <w:rFonts w:ascii="Georgia" w:hAnsi="Georgia"/>
              </w:rPr>
            </w:pPr>
          </w:p>
        </w:tc>
      </w:tr>
      <w:tr w:rsidR="004D1366" w:rsidRPr="00032561" w14:paraId="127C64E2" w14:textId="77777777" w:rsidTr="004D1366">
        <w:trPr>
          <w:trHeight w:val="397"/>
          <w:trPrChange w:id="69" w:author="David Döbele" w:date="2021-12-21T19:25:00Z">
            <w:trPr>
              <w:trHeight w:val="397"/>
            </w:trPr>
          </w:trPrChange>
        </w:trPr>
        <w:tc>
          <w:tcPr>
            <w:tcW w:w="2411" w:type="dxa"/>
            <w:vAlign w:val="bottom"/>
            <w:tcPrChange w:id="70" w:author="David Döbele" w:date="2021-12-21T19:25:00Z">
              <w:tcPr>
                <w:tcW w:w="2411" w:type="dxa"/>
                <w:vAlign w:val="bottom"/>
              </w:tcPr>
            </w:tcPrChange>
          </w:tcPr>
          <w:p w14:paraId="6E186548" w14:textId="4E1D5ADE" w:rsidR="007C6A3C" w:rsidRPr="00032561" w:rsidRDefault="006D6496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 w:cs="Georgia"/>
                <w:color w:val="000000"/>
              </w:rPr>
              <w:t>08</w:t>
            </w:r>
            <w:r w:rsidR="00372F7B" w:rsidRPr="00032561">
              <w:rPr>
                <w:rFonts w:ascii="Georgia" w:hAnsi="Georgia" w:cs="Georgia"/>
                <w:color w:val="000000"/>
              </w:rPr>
              <w:t>/201</w:t>
            </w:r>
            <w:r w:rsidR="00394BF5" w:rsidRPr="00032561">
              <w:rPr>
                <w:rFonts w:ascii="Georgia" w:hAnsi="Georgia" w:cs="Georgia"/>
                <w:color w:val="000000"/>
              </w:rPr>
              <w:t xml:space="preserve">9 </w:t>
            </w:r>
            <w:r w:rsidR="00814F18" w:rsidRPr="00032561">
              <w:rPr>
                <w:rFonts w:ascii="Georgia" w:hAnsi="Georgia" w:cs="Georgia"/>
                <w:color w:val="000000"/>
              </w:rPr>
              <w:t>–</w:t>
            </w:r>
            <w:r w:rsidR="00394BF5" w:rsidRPr="00032561">
              <w:rPr>
                <w:rFonts w:ascii="Georgia" w:hAnsi="Georgia" w:cs="Georgia"/>
                <w:i/>
                <w:color w:val="000000"/>
              </w:rPr>
              <w:t xml:space="preserve"> </w:t>
            </w:r>
            <w:r w:rsidR="00394BF5" w:rsidRPr="004D1366">
              <w:rPr>
                <w:rFonts w:ascii="Georgia" w:hAnsi="Georgia" w:cs="Georgia"/>
                <w:iCs/>
                <w:color w:val="000000"/>
                <w:rPrChange w:id="71" w:author="David Döbele" w:date="2021-12-21T19:22:00Z">
                  <w:rPr>
                    <w:rFonts w:ascii="Georgia" w:hAnsi="Georgia" w:cs="Georgia"/>
                    <w:i/>
                    <w:color w:val="000000"/>
                  </w:rPr>
                </w:rPrChange>
              </w:rPr>
              <w:t>heute</w:t>
            </w:r>
          </w:p>
        </w:tc>
        <w:tc>
          <w:tcPr>
            <w:tcW w:w="5284" w:type="dxa"/>
            <w:gridSpan w:val="3"/>
            <w:vAlign w:val="bottom"/>
            <w:tcPrChange w:id="72" w:author="David Döbele" w:date="2021-12-21T19:25:00Z">
              <w:tcPr>
                <w:tcW w:w="5284" w:type="dxa"/>
                <w:gridSpan w:val="3"/>
                <w:vAlign w:val="bottom"/>
              </w:tcPr>
            </w:tcPrChange>
          </w:tcPr>
          <w:p w14:paraId="38F27285" w14:textId="0CEDC965" w:rsidR="007C6A3C" w:rsidRPr="00032561" w:rsidRDefault="007847C8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  <w:b/>
                <w:sz w:val="24"/>
              </w:rPr>
              <w:t xml:space="preserve">Volksbank </w:t>
            </w:r>
            <w:del w:id="73" w:author="David Döbele" w:date="2021-12-21T19:20:00Z">
              <w:r w:rsidRPr="00032561" w:rsidDel="004D1366">
                <w:rPr>
                  <w:rFonts w:ascii="Georgia" w:hAnsi="Georgia"/>
                  <w:b/>
                  <w:sz w:val="24"/>
                </w:rPr>
                <w:delText xml:space="preserve"> </w:delText>
              </w:r>
            </w:del>
            <w:r w:rsidRPr="00032561">
              <w:rPr>
                <w:rFonts w:ascii="Georgia" w:hAnsi="Georgia"/>
                <w:b/>
                <w:sz w:val="24"/>
              </w:rPr>
              <w:t xml:space="preserve">Münsterland Nord </w:t>
            </w:r>
            <w:proofErr w:type="spellStart"/>
            <w:proofErr w:type="gramStart"/>
            <w:r w:rsidRPr="00032561">
              <w:rPr>
                <w:rFonts w:ascii="Georgia" w:hAnsi="Georgia"/>
                <w:b/>
                <w:sz w:val="24"/>
              </w:rPr>
              <w:t>e.G</w:t>
            </w:r>
            <w:proofErr w:type="spellEnd"/>
            <w:proofErr w:type="gramEnd"/>
          </w:p>
        </w:tc>
        <w:tc>
          <w:tcPr>
            <w:tcW w:w="2524" w:type="dxa"/>
            <w:vAlign w:val="bottom"/>
            <w:tcPrChange w:id="74" w:author="David Döbele" w:date="2021-12-21T19:25:00Z">
              <w:tcPr>
                <w:tcW w:w="2524" w:type="dxa"/>
                <w:vAlign w:val="bottom"/>
              </w:tcPr>
            </w:tcPrChange>
          </w:tcPr>
          <w:p w14:paraId="4820196E" w14:textId="2086186E" w:rsidR="007C6A3C" w:rsidRPr="00032561" w:rsidRDefault="007847C8" w:rsidP="004D1366">
            <w:pPr>
              <w:jc w:val="right"/>
              <w:rPr>
                <w:rFonts w:ascii="Georgia" w:hAnsi="Georgia"/>
                <w:i/>
                <w:sz w:val="24"/>
              </w:rPr>
            </w:pPr>
            <w:r w:rsidRPr="00B30768">
              <w:rPr>
                <w:rFonts w:ascii="Georgia" w:hAnsi="Georgia"/>
                <w:i/>
                <w:sz w:val="24"/>
              </w:rPr>
              <w:t>Münster</w:t>
            </w:r>
          </w:p>
        </w:tc>
      </w:tr>
      <w:tr w:rsidR="004D1366" w:rsidRPr="00032561" w14:paraId="335D84E9" w14:textId="77777777" w:rsidTr="004D1366">
        <w:trPr>
          <w:trHeight w:val="232"/>
          <w:trPrChange w:id="75" w:author="David Döbele" w:date="2021-12-21T19:25:00Z">
            <w:trPr>
              <w:trHeight w:val="232"/>
            </w:trPr>
          </w:trPrChange>
        </w:trPr>
        <w:tc>
          <w:tcPr>
            <w:tcW w:w="2411" w:type="dxa"/>
            <w:tcPrChange w:id="76" w:author="David Döbele" w:date="2021-12-21T19:25:00Z">
              <w:tcPr>
                <w:tcW w:w="2411" w:type="dxa"/>
              </w:tcPr>
            </w:tcPrChange>
          </w:tcPr>
          <w:p w14:paraId="4936F65C" w14:textId="77777777" w:rsidR="00372F7B" w:rsidRPr="00032561" w:rsidRDefault="00372F7B" w:rsidP="004D1366">
            <w:pPr>
              <w:rPr>
                <w:rFonts w:ascii="Georgia" w:hAnsi="Georgia"/>
              </w:rPr>
            </w:pPr>
          </w:p>
        </w:tc>
        <w:tc>
          <w:tcPr>
            <w:tcW w:w="7808" w:type="dxa"/>
            <w:gridSpan w:val="4"/>
            <w:vAlign w:val="bottom"/>
            <w:tcPrChange w:id="77" w:author="David Döbele" w:date="2021-12-21T19:25:00Z">
              <w:tcPr>
                <w:tcW w:w="7808" w:type="dxa"/>
                <w:gridSpan w:val="4"/>
                <w:vAlign w:val="bottom"/>
              </w:tcPr>
            </w:tcPrChange>
          </w:tcPr>
          <w:p w14:paraId="0475B997" w14:textId="6CBFB317" w:rsidR="00372F7B" w:rsidRPr="00032561" w:rsidRDefault="007847C8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 xml:space="preserve">Ausbildung zum Bankkaufmann </w:t>
            </w:r>
          </w:p>
        </w:tc>
      </w:tr>
      <w:tr w:rsidR="004D1366" w:rsidRPr="00032561" w14:paraId="54C3D64C" w14:textId="77777777" w:rsidTr="004D1366">
        <w:tc>
          <w:tcPr>
            <w:tcW w:w="2411" w:type="dxa"/>
            <w:tcPrChange w:id="78" w:author="David Döbele" w:date="2021-12-21T19:25:00Z">
              <w:tcPr>
                <w:tcW w:w="2411" w:type="dxa"/>
              </w:tcPr>
            </w:tcPrChange>
          </w:tcPr>
          <w:p w14:paraId="25C0BB2F" w14:textId="77777777" w:rsidR="00372F7B" w:rsidRPr="00032561" w:rsidRDefault="00372F7B" w:rsidP="004D1366">
            <w:pPr>
              <w:rPr>
                <w:rFonts w:ascii="Georgia" w:hAnsi="Georgia"/>
              </w:rPr>
            </w:pPr>
          </w:p>
        </w:tc>
        <w:tc>
          <w:tcPr>
            <w:tcW w:w="7808" w:type="dxa"/>
            <w:gridSpan w:val="4"/>
            <w:tcPrChange w:id="79" w:author="David Döbele" w:date="2021-12-21T19:25:00Z">
              <w:tcPr>
                <w:tcW w:w="7808" w:type="dxa"/>
                <w:gridSpan w:val="4"/>
              </w:tcPr>
            </w:tcPrChange>
          </w:tcPr>
          <w:p w14:paraId="77FF6E37" w14:textId="2C266285" w:rsidR="00372F7B" w:rsidRPr="004D1366" w:rsidRDefault="007847C8" w:rsidP="004D136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sz w:val="21"/>
                <w:szCs w:val="24"/>
                <w:rPrChange w:id="80" w:author="David Döbele" w:date="2021-12-21T19:23:00Z">
                  <w:rPr>
                    <w:rFonts w:ascii="Georgia" w:hAnsi="Georgia"/>
                    <w:sz w:val="20"/>
                  </w:rPr>
                </w:rPrChange>
              </w:rPr>
            </w:pPr>
            <w:r w:rsidRPr="004D1366">
              <w:rPr>
                <w:rFonts w:ascii="Georgia" w:hAnsi="Georgia" w:cs="Georgia"/>
                <w:i/>
                <w:iCs/>
                <w:color w:val="000000"/>
                <w:sz w:val="21"/>
                <w:szCs w:val="24"/>
                <w:rPrChange w:id="81" w:author="David Döbele" w:date="2021-12-21T19:23:00Z">
                  <w:rPr>
                    <w:rFonts w:ascii="Georgia" w:hAnsi="Georgia" w:cs="Georgia"/>
                    <w:i/>
                    <w:iCs/>
                    <w:color w:val="000000"/>
                    <w:sz w:val="20"/>
                  </w:rPr>
                </w:rPrChange>
              </w:rPr>
              <w:t>Beratung von Privatkunden</w:t>
            </w:r>
            <w:r w:rsidR="00AD268E" w:rsidRPr="004D1366">
              <w:rPr>
                <w:rFonts w:ascii="Georgia" w:hAnsi="Georgia" w:cs="Georgia"/>
                <w:i/>
                <w:iCs/>
                <w:color w:val="000000"/>
                <w:sz w:val="21"/>
                <w:szCs w:val="24"/>
                <w:rPrChange w:id="82" w:author="David Döbele" w:date="2021-12-21T19:23:00Z">
                  <w:rPr>
                    <w:rFonts w:ascii="Georgia" w:hAnsi="Georgia" w:cs="Georgia"/>
                    <w:i/>
                    <w:iCs/>
                    <w:color w:val="000000"/>
                    <w:sz w:val="20"/>
                  </w:rPr>
                </w:rPrChange>
              </w:rPr>
              <w:t xml:space="preserve"> </w:t>
            </w:r>
            <w:r w:rsidR="00AA610F" w:rsidRPr="004D1366">
              <w:rPr>
                <w:rFonts w:ascii="Georgia" w:hAnsi="Georgia" w:cs="Georgia"/>
                <w:i/>
                <w:iCs/>
                <w:color w:val="000000"/>
                <w:sz w:val="21"/>
                <w:szCs w:val="24"/>
                <w:rPrChange w:id="83" w:author="David Döbele" w:date="2021-12-21T19:23:00Z">
                  <w:rPr>
                    <w:rFonts w:ascii="Georgia" w:hAnsi="Georgia" w:cs="Georgia"/>
                    <w:i/>
                    <w:iCs/>
                    <w:color w:val="000000"/>
                    <w:sz w:val="20"/>
                  </w:rPr>
                </w:rPrChange>
              </w:rPr>
              <w:t>mit Schwerpunkt im Anlage- und Kreditgeschäft</w:t>
            </w:r>
          </w:p>
          <w:p w14:paraId="3518CF70" w14:textId="41CFA7E5" w:rsidR="00D8000F" w:rsidRPr="004D1366" w:rsidRDefault="00D8000F" w:rsidP="004D136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sz w:val="21"/>
                <w:szCs w:val="24"/>
                <w:rPrChange w:id="84" w:author="David Döbele" w:date="2021-12-21T19:23:00Z">
                  <w:rPr>
                    <w:rFonts w:ascii="Georgia" w:hAnsi="Georgia"/>
                    <w:sz w:val="20"/>
                  </w:rPr>
                </w:rPrChange>
              </w:rPr>
            </w:pPr>
            <w:r w:rsidRPr="004D1366">
              <w:rPr>
                <w:rFonts w:ascii="Georgia" w:hAnsi="Georgia" w:cs="Georgia"/>
                <w:i/>
                <w:iCs/>
                <w:color w:val="000000"/>
                <w:sz w:val="21"/>
                <w:szCs w:val="24"/>
                <w:rPrChange w:id="85" w:author="David Döbele" w:date="2021-12-21T19:23:00Z">
                  <w:rPr>
                    <w:rFonts w:ascii="Georgia" w:hAnsi="Georgia" w:cs="Georgia"/>
                    <w:i/>
                    <w:iCs/>
                    <w:color w:val="000000"/>
                    <w:sz w:val="20"/>
                  </w:rPr>
                </w:rPrChange>
              </w:rPr>
              <w:t>Auswertung von Kundendaten</w:t>
            </w:r>
            <w:r w:rsidR="003305BA" w:rsidRPr="004D1366">
              <w:rPr>
                <w:rFonts w:ascii="Georgia" w:hAnsi="Georgia" w:cs="Georgia"/>
                <w:i/>
                <w:iCs/>
                <w:color w:val="000000"/>
                <w:sz w:val="21"/>
                <w:szCs w:val="24"/>
                <w:rPrChange w:id="86" w:author="David Döbele" w:date="2021-12-21T19:23:00Z">
                  <w:rPr>
                    <w:rFonts w:ascii="Georgia" w:hAnsi="Georgia" w:cs="Georgia"/>
                    <w:i/>
                    <w:iCs/>
                    <w:color w:val="000000"/>
                    <w:sz w:val="20"/>
                  </w:rPr>
                </w:rPrChange>
              </w:rPr>
              <w:t xml:space="preserve"> mittels verschiedener Indikatoren</w:t>
            </w:r>
            <w:r w:rsidRPr="004D1366">
              <w:rPr>
                <w:rFonts w:ascii="Georgia" w:hAnsi="Georgia" w:cs="Georgia"/>
                <w:i/>
                <w:iCs/>
                <w:color w:val="000000"/>
                <w:sz w:val="21"/>
                <w:szCs w:val="24"/>
                <w:rPrChange w:id="87" w:author="David Döbele" w:date="2021-12-21T19:23:00Z">
                  <w:rPr>
                    <w:rFonts w:ascii="Georgia" w:hAnsi="Georgia" w:cs="Georgia"/>
                    <w:i/>
                    <w:iCs/>
                    <w:color w:val="000000"/>
                    <w:sz w:val="20"/>
                  </w:rPr>
                </w:rPrChange>
              </w:rPr>
              <w:t xml:space="preserve"> für </w:t>
            </w:r>
            <w:proofErr w:type="spellStart"/>
            <w:r w:rsidRPr="004D1366">
              <w:rPr>
                <w:rFonts w:ascii="Georgia" w:hAnsi="Georgia" w:cs="Georgia"/>
                <w:i/>
                <w:iCs/>
                <w:color w:val="000000"/>
                <w:sz w:val="21"/>
                <w:szCs w:val="24"/>
                <w:rPrChange w:id="88" w:author="David Döbele" w:date="2021-12-21T19:23:00Z">
                  <w:rPr>
                    <w:rFonts w:ascii="Georgia" w:hAnsi="Georgia" w:cs="Georgia"/>
                    <w:i/>
                    <w:iCs/>
                    <w:color w:val="000000"/>
                    <w:sz w:val="20"/>
                  </w:rPr>
                </w:rPrChange>
              </w:rPr>
              <w:t>Akquisezwecke</w:t>
            </w:r>
            <w:proofErr w:type="spellEnd"/>
          </w:p>
          <w:p w14:paraId="0C1C0649" w14:textId="50B5A4F0" w:rsidR="007847C8" w:rsidRPr="004D1366" w:rsidRDefault="00AA610F" w:rsidP="004D136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sz w:val="21"/>
                <w:szCs w:val="24"/>
                <w:rPrChange w:id="89" w:author="David Döbele" w:date="2021-12-21T19:23:00Z">
                  <w:rPr>
                    <w:rFonts w:ascii="Georgia" w:hAnsi="Georgia"/>
                    <w:i/>
                    <w:sz w:val="20"/>
                  </w:rPr>
                </w:rPrChange>
              </w:rPr>
            </w:pPr>
            <w:r w:rsidRPr="004D1366">
              <w:rPr>
                <w:rFonts w:ascii="Georgia" w:hAnsi="Georgia"/>
                <w:i/>
                <w:sz w:val="21"/>
                <w:szCs w:val="24"/>
                <w:rPrChange w:id="90" w:author="David Döbele" w:date="2021-12-21T19:23:00Z">
                  <w:rPr>
                    <w:rFonts w:ascii="Georgia" w:hAnsi="Georgia"/>
                    <w:i/>
                    <w:sz w:val="20"/>
                  </w:rPr>
                </w:rPrChange>
              </w:rPr>
              <w:t xml:space="preserve">Unterstützung in den Bereichen Portfoliomanagement, </w:t>
            </w:r>
            <w:proofErr w:type="spellStart"/>
            <w:r w:rsidRPr="004D1366">
              <w:rPr>
                <w:rFonts w:ascii="Georgia" w:hAnsi="Georgia"/>
                <w:i/>
                <w:sz w:val="21"/>
                <w:szCs w:val="24"/>
                <w:rPrChange w:id="91" w:author="David Döbele" w:date="2021-12-21T19:23:00Z">
                  <w:rPr>
                    <w:rFonts w:ascii="Georgia" w:hAnsi="Georgia"/>
                    <w:i/>
                    <w:sz w:val="20"/>
                  </w:rPr>
                </w:rPrChange>
              </w:rPr>
              <w:t>Wealthmanagement</w:t>
            </w:r>
            <w:proofErr w:type="spellEnd"/>
            <w:r w:rsidRPr="004D1366">
              <w:rPr>
                <w:rFonts w:ascii="Georgia" w:hAnsi="Georgia"/>
                <w:i/>
                <w:sz w:val="21"/>
                <w:szCs w:val="24"/>
                <w:rPrChange w:id="92" w:author="David Döbele" w:date="2021-12-21T19:23:00Z">
                  <w:rPr>
                    <w:rFonts w:ascii="Georgia" w:hAnsi="Georgia"/>
                    <w:i/>
                    <w:sz w:val="20"/>
                  </w:rPr>
                </w:rPrChange>
              </w:rPr>
              <w:t xml:space="preserve">, </w:t>
            </w:r>
            <w:proofErr w:type="spellStart"/>
            <w:r w:rsidRPr="004D1366">
              <w:rPr>
                <w:rFonts w:ascii="Georgia" w:hAnsi="Georgia"/>
                <w:i/>
                <w:sz w:val="21"/>
                <w:szCs w:val="24"/>
                <w:rPrChange w:id="93" w:author="David Döbele" w:date="2021-12-21T19:23:00Z">
                  <w:rPr>
                    <w:rFonts w:ascii="Georgia" w:hAnsi="Georgia"/>
                    <w:i/>
                    <w:sz w:val="20"/>
                  </w:rPr>
                </w:rPrChange>
              </w:rPr>
              <w:t>Privatebanking</w:t>
            </w:r>
            <w:proofErr w:type="spellEnd"/>
            <w:r w:rsidRPr="004D1366">
              <w:rPr>
                <w:rFonts w:ascii="Georgia" w:hAnsi="Georgia"/>
                <w:i/>
                <w:sz w:val="21"/>
                <w:szCs w:val="24"/>
                <w:rPrChange w:id="94" w:author="David Döbele" w:date="2021-12-21T19:23:00Z">
                  <w:rPr>
                    <w:rFonts w:ascii="Georgia" w:hAnsi="Georgia"/>
                    <w:i/>
                    <w:sz w:val="20"/>
                  </w:rPr>
                </w:rPrChange>
              </w:rPr>
              <w:t>, Firmenkunden, Immobilien- und Grundstücksbewertung, Marktfolge, Organisation</w:t>
            </w:r>
          </w:p>
          <w:p w14:paraId="50FD0D80" w14:textId="77777777" w:rsidR="003305BA" w:rsidRPr="004D1366" w:rsidRDefault="003305BA" w:rsidP="004D136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  <w:rPrChange w:id="95" w:author="David Döbele" w:date="2021-12-21T19:23:00Z">
                  <w:rPr>
                    <w:rFonts w:ascii="Georgia" w:hAnsi="Georgia"/>
                  </w:rPr>
                </w:rPrChange>
              </w:rPr>
            </w:pPr>
            <w:r w:rsidRPr="004D1366">
              <w:rPr>
                <w:rFonts w:ascii="Georgia" w:hAnsi="Georgia"/>
                <w:i/>
                <w:sz w:val="21"/>
                <w:szCs w:val="24"/>
                <w:rPrChange w:id="96" w:author="David Döbele" w:date="2021-12-21T19:23:00Z">
                  <w:rPr>
                    <w:rFonts w:ascii="Georgia" w:hAnsi="Georgia"/>
                    <w:i/>
                    <w:sz w:val="20"/>
                  </w:rPr>
                </w:rPrChange>
              </w:rPr>
              <w:t>Seminartage zur professionellen Präsentation und Kundengesprächen</w:t>
            </w:r>
          </w:p>
          <w:p w14:paraId="16FBBB46" w14:textId="693E5AA7" w:rsidR="00D25246" w:rsidRPr="004D1366" w:rsidDel="004D1366" w:rsidRDefault="00D25246" w:rsidP="004D1366">
            <w:pPr>
              <w:pStyle w:val="Listenabsatz"/>
              <w:numPr>
                <w:ilvl w:val="0"/>
                <w:numId w:val="3"/>
              </w:numPr>
              <w:rPr>
                <w:del w:id="97" w:author="David Döbele" w:date="2021-12-21T19:21:00Z"/>
                <w:rFonts w:ascii="Georgia" w:hAnsi="Georgia"/>
                <w:sz w:val="24"/>
                <w:szCs w:val="24"/>
                <w:rPrChange w:id="98" w:author="David Döbele" w:date="2021-12-21T19:23:00Z">
                  <w:rPr>
                    <w:del w:id="99" w:author="David Döbele" w:date="2021-12-21T19:21:00Z"/>
                    <w:rFonts w:ascii="Georgia" w:hAnsi="Georgia"/>
                  </w:rPr>
                </w:rPrChange>
              </w:rPr>
            </w:pPr>
            <w:r w:rsidRPr="004D1366">
              <w:rPr>
                <w:rFonts w:ascii="Georgia" w:hAnsi="Georgia"/>
                <w:i/>
                <w:sz w:val="21"/>
                <w:szCs w:val="24"/>
                <w:rPrChange w:id="100" w:author="David Döbele" w:date="2021-12-21T19:23:00Z">
                  <w:rPr>
                    <w:rFonts w:ascii="Georgia" w:hAnsi="Georgia"/>
                    <w:i/>
                    <w:sz w:val="20"/>
                  </w:rPr>
                </w:rPrChange>
              </w:rPr>
              <w:t>Entwicklung und Durchführung von Projektarbeiten (Sportevent für behinderte Jugendliche und Förderung des praxisnahe</w:t>
            </w:r>
            <w:ins w:id="101" w:author="David Döbele" w:date="2021-12-21T19:22:00Z">
              <w:r w:rsidR="004D1366" w:rsidRPr="004D1366">
                <w:rPr>
                  <w:rFonts w:ascii="Georgia" w:hAnsi="Georgia"/>
                  <w:i/>
                  <w:sz w:val="21"/>
                  <w:szCs w:val="24"/>
                  <w:rPrChange w:id="102" w:author="David Döbele" w:date="2021-12-21T19:23:00Z">
                    <w:rPr>
                      <w:rFonts w:ascii="Georgia" w:hAnsi="Georgia"/>
                      <w:i/>
                      <w:sz w:val="20"/>
                    </w:rPr>
                  </w:rPrChange>
                </w:rPr>
                <w:t>n</w:t>
              </w:r>
            </w:ins>
            <w:del w:id="103" w:author="David Döbele" w:date="2021-12-21T19:22:00Z">
              <w:r w:rsidRPr="004D1366" w:rsidDel="004D1366">
                <w:rPr>
                  <w:rFonts w:ascii="Georgia" w:hAnsi="Georgia"/>
                  <w:i/>
                  <w:sz w:val="21"/>
                  <w:szCs w:val="24"/>
                  <w:rPrChange w:id="104" w:author="David Döbele" w:date="2021-12-21T19:23:00Z">
                    <w:rPr>
                      <w:rFonts w:ascii="Georgia" w:hAnsi="Georgia"/>
                      <w:i/>
                      <w:sz w:val="20"/>
                    </w:rPr>
                  </w:rPrChange>
                </w:rPr>
                <w:delText>m</w:delText>
              </w:r>
            </w:del>
            <w:r w:rsidRPr="004D1366">
              <w:rPr>
                <w:rFonts w:ascii="Georgia" w:hAnsi="Georgia"/>
                <w:i/>
                <w:sz w:val="21"/>
                <w:szCs w:val="24"/>
                <w:rPrChange w:id="105" w:author="David Döbele" w:date="2021-12-21T19:23:00Z">
                  <w:rPr>
                    <w:rFonts w:ascii="Georgia" w:hAnsi="Georgia"/>
                    <w:i/>
                    <w:sz w:val="20"/>
                  </w:rPr>
                </w:rPrChange>
              </w:rPr>
              <w:t xml:space="preserve"> Fachwissen für Auszubildende</w:t>
            </w:r>
            <w:ins w:id="106" w:author="David Döbele" w:date="2021-12-21T19:21:00Z">
              <w:r w:rsidR="004D1366" w:rsidRPr="004D1366">
                <w:rPr>
                  <w:rFonts w:ascii="Georgia" w:hAnsi="Georgia"/>
                  <w:i/>
                  <w:sz w:val="21"/>
                  <w:szCs w:val="24"/>
                  <w:rPrChange w:id="107" w:author="David Döbele" w:date="2021-12-21T19:23:00Z">
                    <w:rPr>
                      <w:rFonts w:ascii="Georgia" w:hAnsi="Georgia"/>
                      <w:i/>
                      <w:sz w:val="20"/>
                    </w:rPr>
                  </w:rPrChange>
                </w:rPr>
                <w:t>)</w:t>
              </w:r>
            </w:ins>
            <w:del w:id="108" w:author="David Döbele" w:date="2021-12-21T19:21:00Z">
              <w:r w:rsidRPr="004D1366" w:rsidDel="004D1366">
                <w:rPr>
                  <w:rFonts w:ascii="Georgia" w:hAnsi="Georgia"/>
                  <w:i/>
                  <w:sz w:val="21"/>
                  <w:szCs w:val="24"/>
                  <w:rPrChange w:id="109" w:author="David Döbele" w:date="2021-12-21T19:23:00Z">
                    <w:rPr>
                      <w:rFonts w:ascii="Georgia" w:hAnsi="Georgia"/>
                      <w:i/>
                      <w:sz w:val="20"/>
                    </w:rPr>
                  </w:rPrChange>
                </w:rPr>
                <w:delText>)</w:delText>
              </w:r>
            </w:del>
          </w:p>
          <w:p w14:paraId="6DD9BA0F" w14:textId="1E90F09F" w:rsidR="00D25246" w:rsidRPr="004D1366" w:rsidRDefault="00D25246" w:rsidP="004D1366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rPrChange w:id="110" w:author="David Döbele" w:date="2021-12-21T19:21:00Z">
                  <w:rPr/>
                </w:rPrChange>
              </w:rPr>
              <w:pPrChange w:id="111" w:author="David Döbele" w:date="2021-12-21T19:21:00Z">
                <w:pPr>
                  <w:pStyle w:val="Listenabsatz"/>
                  <w:framePr w:hSpace="180" w:wrap="around" w:hAnchor="margin" w:y="-350"/>
                </w:pPr>
              </w:pPrChange>
            </w:pPr>
          </w:p>
        </w:tc>
      </w:tr>
      <w:tr w:rsidR="004D1366" w:rsidRPr="00032561" w14:paraId="5178A3D0" w14:textId="77777777" w:rsidTr="004D1366">
        <w:trPr>
          <w:trHeight w:val="397"/>
          <w:trPrChange w:id="112" w:author="David Döbele" w:date="2021-12-21T19:25:00Z">
            <w:trPr>
              <w:trHeight w:val="397"/>
            </w:trPr>
          </w:trPrChange>
        </w:trPr>
        <w:tc>
          <w:tcPr>
            <w:tcW w:w="2411" w:type="dxa"/>
            <w:vAlign w:val="bottom"/>
            <w:tcPrChange w:id="113" w:author="David Döbele" w:date="2021-12-21T19:25:00Z">
              <w:tcPr>
                <w:tcW w:w="2411" w:type="dxa"/>
                <w:vAlign w:val="bottom"/>
              </w:tcPr>
            </w:tcPrChange>
          </w:tcPr>
          <w:p w14:paraId="02858F79" w14:textId="7AA5A925" w:rsidR="003E2EB5" w:rsidRPr="00032561" w:rsidRDefault="003E2EB5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10/2017 – 10/2017</w:t>
            </w:r>
          </w:p>
        </w:tc>
        <w:tc>
          <w:tcPr>
            <w:tcW w:w="4866" w:type="dxa"/>
            <w:gridSpan w:val="2"/>
            <w:vAlign w:val="bottom"/>
            <w:tcPrChange w:id="114" w:author="David Döbele" w:date="2021-12-21T19:25:00Z">
              <w:tcPr>
                <w:tcW w:w="4866" w:type="dxa"/>
                <w:gridSpan w:val="2"/>
                <w:vAlign w:val="bottom"/>
              </w:tcPr>
            </w:tcPrChange>
          </w:tcPr>
          <w:p w14:paraId="2C57D58C" w14:textId="447F6B55" w:rsidR="003E2EB5" w:rsidRPr="00032561" w:rsidRDefault="003E2EB5" w:rsidP="004D1366">
            <w:pPr>
              <w:rPr>
                <w:rFonts w:ascii="Georgia" w:hAnsi="Georgia"/>
              </w:rPr>
            </w:pPr>
            <w:proofErr w:type="spellStart"/>
            <w:r w:rsidRPr="00032561">
              <w:rPr>
                <w:rFonts w:ascii="Georgia" w:hAnsi="Georgia"/>
                <w:b/>
                <w:sz w:val="24"/>
              </w:rPr>
              <w:t>Hewing</w:t>
            </w:r>
            <w:proofErr w:type="spellEnd"/>
            <w:r w:rsidRPr="00032561">
              <w:rPr>
                <w:rFonts w:ascii="Georgia" w:hAnsi="Georgia"/>
                <w:b/>
                <w:sz w:val="24"/>
              </w:rPr>
              <w:t xml:space="preserve"> GmbH</w:t>
            </w:r>
          </w:p>
        </w:tc>
        <w:tc>
          <w:tcPr>
            <w:tcW w:w="2942" w:type="dxa"/>
            <w:gridSpan w:val="2"/>
            <w:vAlign w:val="bottom"/>
            <w:tcPrChange w:id="115" w:author="David Döbele" w:date="2021-12-21T19:25:00Z">
              <w:tcPr>
                <w:tcW w:w="2942" w:type="dxa"/>
                <w:gridSpan w:val="2"/>
                <w:vAlign w:val="bottom"/>
              </w:tcPr>
            </w:tcPrChange>
          </w:tcPr>
          <w:p w14:paraId="58DDD671" w14:textId="0F8B6C6D" w:rsidR="003E2EB5" w:rsidRPr="00032561" w:rsidRDefault="003E2EB5" w:rsidP="004D1366">
            <w:pPr>
              <w:jc w:val="right"/>
              <w:rPr>
                <w:rFonts w:ascii="Georgia" w:hAnsi="Georgia"/>
                <w:sz w:val="28"/>
              </w:rPr>
            </w:pPr>
            <w:proofErr w:type="spellStart"/>
            <w:r w:rsidRPr="00B30768">
              <w:rPr>
                <w:rFonts w:ascii="Georgia" w:hAnsi="Georgia"/>
                <w:i/>
                <w:sz w:val="24"/>
              </w:rPr>
              <w:t>Ochtrup</w:t>
            </w:r>
            <w:proofErr w:type="spellEnd"/>
          </w:p>
        </w:tc>
      </w:tr>
      <w:tr w:rsidR="004D1366" w:rsidRPr="00032561" w14:paraId="18D4508F" w14:textId="77777777" w:rsidTr="004D1366">
        <w:trPr>
          <w:trHeight w:val="232"/>
          <w:trPrChange w:id="116" w:author="David Döbele" w:date="2021-12-21T19:25:00Z">
            <w:trPr>
              <w:trHeight w:val="232"/>
            </w:trPr>
          </w:trPrChange>
        </w:trPr>
        <w:tc>
          <w:tcPr>
            <w:tcW w:w="2411" w:type="dxa"/>
            <w:tcPrChange w:id="117" w:author="David Döbele" w:date="2021-12-21T19:25:00Z">
              <w:tcPr>
                <w:tcW w:w="2411" w:type="dxa"/>
              </w:tcPr>
            </w:tcPrChange>
          </w:tcPr>
          <w:p w14:paraId="42566EA9" w14:textId="77777777" w:rsidR="00372F7B" w:rsidRPr="00032561" w:rsidRDefault="00372F7B" w:rsidP="004D1366">
            <w:pPr>
              <w:rPr>
                <w:rFonts w:ascii="Georgia" w:hAnsi="Georgia"/>
              </w:rPr>
            </w:pPr>
          </w:p>
        </w:tc>
        <w:tc>
          <w:tcPr>
            <w:tcW w:w="7808" w:type="dxa"/>
            <w:gridSpan w:val="4"/>
            <w:vAlign w:val="bottom"/>
            <w:tcPrChange w:id="118" w:author="David Döbele" w:date="2021-12-21T19:25:00Z">
              <w:tcPr>
                <w:tcW w:w="7808" w:type="dxa"/>
                <w:gridSpan w:val="4"/>
                <w:vAlign w:val="bottom"/>
              </w:tcPr>
            </w:tcPrChange>
          </w:tcPr>
          <w:p w14:paraId="08E01D65" w14:textId="6BE395CE" w:rsidR="00372F7B" w:rsidRPr="00032561" w:rsidRDefault="00394BF5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 xml:space="preserve">Praktikum </w:t>
            </w:r>
            <w:r w:rsidR="00032561">
              <w:rPr>
                <w:rFonts w:ascii="Georgia" w:hAnsi="Georgia"/>
              </w:rPr>
              <w:t xml:space="preserve">als </w:t>
            </w:r>
            <w:r w:rsidRPr="00032561">
              <w:rPr>
                <w:rFonts w:ascii="Georgia" w:hAnsi="Georgia"/>
              </w:rPr>
              <w:t>Industriekaufmann</w:t>
            </w:r>
          </w:p>
        </w:tc>
      </w:tr>
      <w:tr w:rsidR="004D1366" w:rsidRPr="00032561" w:rsidDel="004D1366" w14:paraId="53DAE874" w14:textId="4EEBB1F5" w:rsidTr="004D1366">
        <w:trPr>
          <w:trHeight w:val="397"/>
          <w:del w:id="119" w:author="David Döbele" w:date="2021-12-21T19:21:00Z"/>
          <w:trPrChange w:id="120" w:author="David Döbele" w:date="2021-12-21T19:25:00Z">
            <w:trPr>
              <w:trHeight w:val="397"/>
            </w:trPr>
          </w:trPrChange>
        </w:trPr>
        <w:tc>
          <w:tcPr>
            <w:tcW w:w="2411" w:type="dxa"/>
            <w:vAlign w:val="bottom"/>
            <w:tcPrChange w:id="121" w:author="David Döbele" w:date="2021-12-21T19:25:00Z">
              <w:tcPr>
                <w:tcW w:w="2411" w:type="dxa"/>
                <w:vAlign w:val="bottom"/>
              </w:tcPr>
            </w:tcPrChange>
          </w:tcPr>
          <w:p w14:paraId="04D8BD8E" w14:textId="06EE2385" w:rsidR="00B30768" w:rsidRPr="00032561" w:rsidDel="004D1366" w:rsidRDefault="00C23CD5" w:rsidP="004D1366">
            <w:pPr>
              <w:rPr>
                <w:del w:id="122" w:author="David Döbele" w:date="2021-12-21T19:21:00Z"/>
                <w:rFonts w:ascii="Georgia" w:hAnsi="Georgia"/>
              </w:rPr>
            </w:pPr>
            <w:del w:id="123" w:author="David Döbele" w:date="2021-12-21T19:21:00Z">
              <w:r w:rsidDel="004D1366">
                <w:rPr>
                  <w:rFonts w:ascii="Georgia" w:hAnsi="Georgia"/>
                </w:rPr>
                <w:delText>01/2015 – 02/2015</w:delText>
              </w:r>
            </w:del>
          </w:p>
        </w:tc>
        <w:tc>
          <w:tcPr>
            <w:tcW w:w="5284" w:type="dxa"/>
            <w:gridSpan w:val="3"/>
            <w:vAlign w:val="bottom"/>
            <w:tcPrChange w:id="124" w:author="David Döbele" w:date="2021-12-21T19:25:00Z">
              <w:tcPr>
                <w:tcW w:w="5284" w:type="dxa"/>
                <w:gridSpan w:val="3"/>
                <w:vAlign w:val="bottom"/>
              </w:tcPr>
            </w:tcPrChange>
          </w:tcPr>
          <w:p w14:paraId="363116DA" w14:textId="1510187C" w:rsidR="00B30768" w:rsidRPr="00032561" w:rsidDel="004D1366" w:rsidRDefault="00B30768" w:rsidP="004D1366">
            <w:pPr>
              <w:rPr>
                <w:del w:id="125" w:author="David Döbele" w:date="2021-12-21T19:21:00Z"/>
                <w:rFonts w:ascii="Georgia" w:hAnsi="Georgia"/>
              </w:rPr>
            </w:pPr>
            <w:del w:id="126" w:author="David Döbele" w:date="2021-12-21T19:21:00Z">
              <w:r w:rsidRPr="00396F0F" w:rsidDel="004D1366">
                <w:rPr>
                  <w:rFonts w:ascii="Georgia" w:hAnsi="Georgia"/>
                  <w:b/>
                  <w:sz w:val="24"/>
                </w:rPr>
                <w:delText>P</w:delText>
              </w:r>
              <w:r w:rsidRPr="00032561" w:rsidDel="004D1366">
                <w:rPr>
                  <w:rFonts w:ascii="Georgia" w:hAnsi="Georgia"/>
                  <w:b/>
                  <w:sz w:val="24"/>
                </w:rPr>
                <w:delText>arkettwelt Drewes</w:delText>
              </w:r>
            </w:del>
          </w:p>
        </w:tc>
        <w:tc>
          <w:tcPr>
            <w:tcW w:w="2524" w:type="dxa"/>
            <w:vAlign w:val="bottom"/>
            <w:tcPrChange w:id="127" w:author="David Döbele" w:date="2021-12-21T19:25:00Z">
              <w:tcPr>
                <w:tcW w:w="2524" w:type="dxa"/>
                <w:vAlign w:val="bottom"/>
              </w:tcPr>
            </w:tcPrChange>
          </w:tcPr>
          <w:p w14:paraId="09EC9348" w14:textId="71A7D6E3" w:rsidR="00B30768" w:rsidRPr="00032561" w:rsidDel="004D1366" w:rsidRDefault="00B30768" w:rsidP="004D1366">
            <w:pPr>
              <w:jc w:val="right"/>
              <w:rPr>
                <w:del w:id="128" w:author="David Döbele" w:date="2021-12-21T19:21:00Z"/>
                <w:rFonts w:ascii="Georgia" w:hAnsi="Georgia"/>
              </w:rPr>
            </w:pPr>
            <w:del w:id="129" w:author="David Döbele" w:date="2021-12-21T19:21:00Z">
              <w:r w:rsidRPr="004B4939" w:rsidDel="004D1366">
                <w:rPr>
                  <w:rFonts w:ascii="Georgia" w:hAnsi="Georgia"/>
                  <w:i/>
                  <w:sz w:val="24"/>
                </w:rPr>
                <w:delText>Steinfurt</w:delText>
              </w:r>
            </w:del>
          </w:p>
        </w:tc>
      </w:tr>
      <w:tr w:rsidR="004D1366" w:rsidRPr="00032561" w:rsidDel="004D1366" w14:paraId="487A2EBA" w14:textId="3ABA792D" w:rsidTr="004D1366">
        <w:trPr>
          <w:trHeight w:val="232"/>
          <w:del w:id="130" w:author="David Döbele" w:date="2021-12-21T19:21:00Z"/>
          <w:trPrChange w:id="131" w:author="David Döbele" w:date="2021-12-21T19:25:00Z">
            <w:trPr>
              <w:trHeight w:val="232"/>
            </w:trPr>
          </w:trPrChange>
        </w:trPr>
        <w:tc>
          <w:tcPr>
            <w:tcW w:w="2411" w:type="dxa"/>
            <w:tcPrChange w:id="132" w:author="David Döbele" w:date="2021-12-21T19:25:00Z">
              <w:tcPr>
                <w:tcW w:w="2411" w:type="dxa"/>
              </w:tcPr>
            </w:tcPrChange>
          </w:tcPr>
          <w:p w14:paraId="44BDB6A1" w14:textId="4316E8A2" w:rsidR="00352A06" w:rsidRPr="00032561" w:rsidDel="004D1366" w:rsidRDefault="00352A06" w:rsidP="004D1366">
            <w:pPr>
              <w:rPr>
                <w:del w:id="133" w:author="David Döbele" w:date="2021-12-21T19:21:00Z"/>
                <w:rFonts w:ascii="Georgia" w:hAnsi="Georgia"/>
              </w:rPr>
            </w:pPr>
          </w:p>
        </w:tc>
        <w:tc>
          <w:tcPr>
            <w:tcW w:w="7808" w:type="dxa"/>
            <w:gridSpan w:val="4"/>
            <w:vAlign w:val="bottom"/>
            <w:tcPrChange w:id="134" w:author="David Döbele" w:date="2021-12-21T19:25:00Z">
              <w:tcPr>
                <w:tcW w:w="7808" w:type="dxa"/>
                <w:gridSpan w:val="4"/>
                <w:vAlign w:val="bottom"/>
              </w:tcPr>
            </w:tcPrChange>
          </w:tcPr>
          <w:p w14:paraId="3D142271" w14:textId="56E56E04" w:rsidR="00352A06" w:rsidRPr="00032561" w:rsidDel="004D1366" w:rsidRDefault="00032561" w:rsidP="004D1366">
            <w:pPr>
              <w:rPr>
                <w:del w:id="135" w:author="David Döbele" w:date="2021-12-21T19:21:00Z"/>
                <w:rFonts w:ascii="Georgia" w:hAnsi="Georgia"/>
              </w:rPr>
            </w:pPr>
            <w:del w:id="136" w:author="David Döbele" w:date="2021-12-21T19:21:00Z">
              <w:r w:rsidRPr="00032561" w:rsidDel="004D1366">
                <w:rPr>
                  <w:rFonts w:ascii="Georgia" w:hAnsi="Georgia"/>
                </w:rPr>
                <w:delText>Schülerpraktikum</w:delText>
              </w:r>
              <w:r w:rsidR="00396F0F" w:rsidDel="004D1366">
                <w:rPr>
                  <w:rFonts w:ascii="Georgia" w:hAnsi="Georgia"/>
                </w:rPr>
                <w:delText xml:space="preserve"> als Parkettverleger</w:delText>
              </w:r>
            </w:del>
          </w:p>
        </w:tc>
      </w:tr>
      <w:tr w:rsidR="004D1366" w:rsidRPr="00032561" w14:paraId="3366CB15" w14:textId="77777777" w:rsidTr="004D1366">
        <w:trPr>
          <w:trHeight w:val="510"/>
          <w:trPrChange w:id="137" w:author="David Döbele" w:date="2021-12-21T19:25:00Z">
            <w:trPr>
              <w:trHeight w:val="510"/>
            </w:trPr>
          </w:trPrChange>
        </w:trPr>
        <w:tc>
          <w:tcPr>
            <w:tcW w:w="2411" w:type="dxa"/>
            <w:tcBorders>
              <w:bottom w:val="single" w:sz="4" w:space="0" w:color="auto"/>
            </w:tcBorders>
            <w:vAlign w:val="bottom"/>
            <w:tcPrChange w:id="138" w:author="David Döbele" w:date="2021-12-21T19:25:00Z">
              <w:tcPr>
                <w:tcW w:w="2411" w:type="dxa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DCC3D1B" w14:textId="1477E37D" w:rsidR="00394BF5" w:rsidRPr="00032561" w:rsidRDefault="00EF386B" w:rsidP="004D1366">
            <w:pPr>
              <w:rPr>
                <w:rFonts w:ascii="Georgia" w:hAnsi="Georgia"/>
                <w:b/>
                <w:sz w:val="32"/>
                <w:szCs w:val="32"/>
              </w:rPr>
            </w:pPr>
            <w:r w:rsidRPr="00032561">
              <w:rPr>
                <w:rFonts w:ascii="Georgia" w:hAnsi="Georgia"/>
                <w:b/>
                <w:sz w:val="32"/>
                <w:szCs w:val="32"/>
              </w:rPr>
              <w:t>Engagements</w:t>
            </w:r>
          </w:p>
        </w:tc>
        <w:tc>
          <w:tcPr>
            <w:tcW w:w="7808" w:type="dxa"/>
            <w:gridSpan w:val="4"/>
            <w:tcBorders>
              <w:bottom w:val="single" w:sz="4" w:space="0" w:color="auto"/>
            </w:tcBorders>
            <w:tcPrChange w:id="139" w:author="David Döbele" w:date="2021-12-21T19:25:00Z">
              <w:tcPr>
                <w:tcW w:w="7808" w:type="dxa"/>
                <w:gridSpan w:val="4"/>
                <w:tcBorders>
                  <w:bottom w:val="single" w:sz="4" w:space="0" w:color="auto"/>
                </w:tcBorders>
              </w:tcPr>
            </w:tcPrChange>
          </w:tcPr>
          <w:p w14:paraId="0F510CDA" w14:textId="77777777" w:rsidR="00394BF5" w:rsidRPr="00032561" w:rsidRDefault="00394BF5" w:rsidP="004D1366">
            <w:pPr>
              <w:pStyle w:val="Listenabsatz"/>
              <w:rPr>
                <w:rFonts w:ascii="Georgia" w:hAnsi="Georgia"/>
              </w:rPr>
            </w:pPr>
          </w:p>
        </w:tc>
      </w:tr>
      <w:tr w:rsidR="004D1366" w:rsidRPr="00032561" w14:paraId="60F069C0" w14:textId="77777777" w:rsidTr="004D1366">
        <w:trPr>
          <w:trHeight w:val="397"/>
          <w:trPrChange w:id="140" w:author="David Döbele" w:date="2021-12-21T19:25:00Z">
            <w:trPr>
              <w:trHeight w:val="397"/>
            </w:trPr>
          </w:trPrChange>
        </w:trPr>
        <w:tc>
          <w:tcPr>
            <w:tcW w:w="2411" w:type="dxa"/>
            <w:tcBorders>
              <w:top w:val="single" w:sz="4" w:space="0" w:color="auto"/>
            </w:tcBorders>
            <w:vAlign w:val="bottom"/>
            <w:tcPrChange w:id="141" w:author="David Döbele" w:date="2021-12-21T19:25:00Z">
              <w:tcPr>
                <w:tcW w:w="2411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711DD5D" w14:textId="7038EAE6" w:rsidR="00C23CD5" w:rsidRPr="00032561" w:rsidRDefault="00C23CD5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08/2018 – 01/2019</w:t>
            </w:r>
          </w:p>
        </w:tc>
        <w:tc>
          <w:tcPr>
            <w:tcW w:w="5284" w:type="dxa"/>
            <w:gridSpan w:val="3"/>
            <w:tcBorders>
              <w:top w:val="single" w:sz="4" w:space="0" w:color="auto"/>
            </w:tcBorders>
            <w:vAlign w:val="bottom"/>
            <w:tcPrChange w:id="142" w:author="David Döbele" w:date="2021-12-21T19:25:00Z">
              <w:tcPr>
                <w:tcW w:w="5284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56A109B" w14:textId="77777777" w:rsidR="00C23CD5" w:rsidRPr="00032561" w:rsidRDefault="00C23CD5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  <w:b/>
                <w:sz w:val="24"/>
              </w:rPr>
              <w:t>KOT Jugendheim</w:t>
            </w:r>
          </w:p>
        </w:tc>
        <w:tc>
          <w:tcPr>
            <w:tcW w:w="2524" w:type="dxa"/>
            <w:tcBorders>
              <w:top w:val="single" w:sz="4" w:space="0" w:color="auto"/>
            </w:tcBorders>
            <w:vAlign w:val="bottom"/>
            <w:tcPrChange w:id="143" w:author="David Döbele" w:date="2021-12-21T19:25:00Z">
              <w:tcPr>
                <w:tcW w:w="2524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36626EE" w14:textId="3235256E" w:rsidR="00C23CD5" w:rsidRPr="00032561" w:rsidRDefault="00C23CD5" w:rsidP="004D1366">
            <w:pPr>
              <w:jc w:val="right"/>
              <w:rPr>
                <w:rFonts w:ascii="Georgia" w:hAnsi="Georgia"/>
              </w:rPr>
            </w:pPr>
            <w:r w:rsidRPr="00C23CD5">
              <w:rPr>
                <w:rFonts w:ascii="Georgia" w:hAnsi="Georgia"/>
                <w:i/>
                <w:sz w:val="24"/>
              </w:rPr>
              <w:t>Altenberge</w:t>
            </w:r>
          </w:p>
        </w:tc>
      </w:tr>
      <w:tr w:rsidR="004D1366" w:rsidRPr="00032561" w14:paraId="07A715F1" w14:textId="77777777" w:rsidTr="004D1366">
        <w:trPr>
          <w:trHeight w:val="232"/>
          <w:trPrChange w:id="144" w:author="David Döbele" w:date="2021-12-21T19:25:00Z">
            <w:trPr>
              <w:trHeight w:val="232"/>
            </w:trPr>
          </w:trPrChange>
        </w:trPr>
        <w:tc>
          <w:tcPr>
            <w:tcW w:w="2411" w:type="dxa"/>
            <w:tcPrChange w:id="145" w:author="David Döbele" w:date="2021-12-21T19:25:00Z">
              <w:tcPr>
                <w:tcW w:w="2411" w:type="dxa"/>
              </w:tcPr>
            </w:tcPrChange>
          </w:tcPr>
          <w:p w14:paraId="4A7C76D5" w14:textId="77777777" w:rsidR="00EF386B" w:rsidRPr="00032561" w:rsidRDefault="00EF386B" w:rsidP="004D1366">
            <w:pPr>
              <w:rPr>
                <w:rFonts w:ascii="Georgia" w:hAnsi="Georgia"/>
              </w:rPr>
            </w:pPr>
          </w:p>
        </w:tc>
        <w:tc>
          <w:tcPr>
            <w:tcW w:w="7808" w:type="dxa"/>
            <w:gridSpan w:val="4"/>
            <w:tcPrChange w:id="146" w:author="David Döbele" w:date="2021-12-21T19:25:00Z">
              <w:tcPr>
                <w:tcW w:w="7808" w:type="dxa"/>
                <w:gridSpan w:val="4"/>
              </w:tcPr>
            </w:tcPrChange>
          </w:tcPr>
          <w:p w14:paraId="23E79E0D" w14:textId="2A5C641A" w:rsidR="00EF386B" w:rsidRPr="00032561" w:rsidRDefault="00EF386B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Bundesfreiwilligendienst</w:t>
            </w:r>
          </w:p>
        </w:tc>
      </w:tr>
      <w:tr w:rsidR="004D1366" w:rsidRPr="00032561" w14:paraId="218FAE0F" w14:textId="77777777" w:rsidTr="004D1366">
        <w:trPr>
          <w:trHeight w:val="232"/>
          <w:trPrChange w:id="147" w:author="David Döbele" w:date="2021-12-21T19:25:00Z">
            <w:trPr>
              <w:trHeight w:val="232"/>
            </w:trPr>
          </w:trPrChange>
        </w:trPr>
        <w:tc>
          <w:tcPr>
            <w:tcW w:w="2411" w:type="dxa"/>
            <w:tcPrChange w:id="148" w:author="David Döbele" w:date="2021-12-21T19:25:00Z">
              <w:tcPr>
                <w:tcW w:w="2411" w:type="dxa"/>
              </w:tcPr>
            </w:tcPrChange>
          </w:tcPr>
          <w:p w14:paraId="1CC20AF5" w14:textId="77777777" w:rsidR="00EF386B" w:rsidRPr="00032561" w:rsidRDefault="00EF386B" w:rsidP="004D1366">
            <w:pPr>
              <w:rPr>
                <w:rFonts w:ascii="Georgia" w:hAnsi="Georgia"/>
              </w:rPr>
            </w:pPr>
          </w:p>
        </w:tc>
        <w:tc>
          <w:tcPr>
            <w:tcW w:w="7808" w:type="dxa"/>
            <w:gridSpan w:val="4"/>
            <w:tcPrChange w:id="149" w:author="David Döbele" w:date="2021-12-21T19:25:00Z">
              <w:tcPr>
                <w:tcW w:w="7808" w:type="dxa"/>
                <w:gridSpan w:val="4"/>
              </w:tcPr>
            </w:tcPrChange>
          </w:tcPr>
          <w:p w14:paraId="0048620F" w14:textId="52139B69" w:rsidR="00EF386B" w:rsidRPr="004D1366" w:rsidRDefault="00396F0F" w:rsidP="004D1366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i/>
                <w:iCs/>
                <w:sz w:val="21"/>
                <w:szCs w:val="24"/>
                <w:rPrChange w:id="150" w:author="David Döbele" w:date="2021-12-21T19:23:00Z">
                  <w:rPr>
                    <w:rFonts w:ascii="Georgia" w:hAnsi="Georgia"/>
                    <w:sz w:val="20"/>
                  </w:rPr>
                </w:rPrChange>
              </w:rPr>
            </w:pPr>
            <w:r w:rsidRPr="004D1366">
              <w:rPr>
                <w:rFonts w:ascii="Georgia" w:hAnsi="Georgia"/>
                <w:i/>
                <w:iCs/>
                <w:sz w:val="21"/>
                <w:szCs w:val="24"/>
                <w:rPrChange w:id="151" w:author="David Döbele" w:date="2021-12-21T19:23:00Z">
                  <w:rPr>
                    <w:rFonts w:ascii="Georgia" w:hAnsi="Georgia"/>
                    <w:sz w:val="20"/>
                  </w:rPr>
                </w:rPrChange>
              </w:rPr>
              <w:t>Nachhilfeunterricht für Real- und Oberstufenschüler</w:t>
            </w:r>
          </w:p>
          <w:p w14:paraId="54FAEF6E" w14:textId="77777777" w:rsidR="00EF386B" w:rsidRPr="004D1366" w:rsidDel="004D1366" w:rsidRDefault="00593C8B" w:rsidP="004D1366">
            <w:pPr>
              <w:pStyle w:val="Listenabsatz"/>
              <w:numPr>
                <w:ilvl w:val="0"/>
                <w:numId w:val="8"/>
              </w:numPr>
              <w:rPr>
                <w:del w:id="152" w:author="David Döbele" w:date="2021-12-21T19:23:00Z"/>
                <w:rFonts w:ascii="Georgia" w:hAnsi="Georgia"/>
                <w:i/>
                <w:iCs/>
                <w:sz w:val="24"/>
                <w:szCs w:val="24"/>
                <w:rPrChange w:id="153" w:author="David Döbele" w:date="2021-12-21T19:23:00Z">
                  <w:rPr>
                    <w:del w:id="154" w:author="David Döbele" w:date="2021-12-21T19:23:00Z"/>
                    <w:rFonts w:ascii="Georgia" w:hAnsi="Georgia"/>
                  </w:rPr>
                </w:rPrChange>
              </w:rPr>
            </w:pPr>
            <w:r w:rsidRPr="004D1366">
              <w:rPr>
                <w:rFonts w:ascii="Georgia" w:hAnsi="Georgia"/>
                <w:i/>
                <w:iCs/>
                <w:sz w:val="21"/>
                <w:szCs w:val="24"/>
                <w:rPrChange w:id="155" w:author="David Döbele" w:date="2021-12-21T19:23:00Z">
                  <w:rPr>
                    <w:rFonts w:ascii="Georgia" w:hAnsi="Georgia"/>
                    <w:sz w:val="20"/>
                  </w:rPr>
                </w:rPrChange>
              </w:rPr>
              <w:t xml:space="preserve">Planung und Durchführung von </w:t>
            </w:r>
            <w:r w:rsidR="00D8000F" w:rsidRPr="004D1366">
              <w:rPr>
                <w:rFonts w:ascii="Georgia" w:hAnsi="Georgia"/>
                <w:i/>
                <w:iCs/>
                <w:sz w:val="21"/>
                <w:szCs w:val="24"/>
                <w:rPrChange w:id="156" w:author="David Döbele" w:date="2021-12-21T19:23:00Z">
                  <w:rPr>
                    <w:rFonts w:ascii="Georgia" w:hAnsi="Georgia"/>
                    <w:sz w:val="20"/>
                  </w:rPr>
                </w:rPrChange>
              </w:rPr>
              <w:t>Veranstaltungen für Jugendliche</w:t>
            </w:r>
            <w:r w:rsidRPr="004D1366">
              <w:rPr>
                <w:rFonts w:ascii="Georgia" w:hAnsi="Georgia"/>
                <w:i/>
                <w:iCs/>
                <w:sz w:val="21"/>
                <w:szCs w:val="24"/>
                <w:rPrChange w:id="157" w:author="David Döbele" w:date="2021-12-21T19:23:00Z">
                  <w:rPr>
                    <w:rFonts w:ascii="Georgia" w:hAnsi="Georgia"/>
                    <w:sz w:val="20"/>
                  </w:rPr>
                </w:rPrChange>
              </w:rPr>
              <w:t xml:space="preserve"> (Filmeabend, Fifa-Turnier etc.)</w:t>
            </w:r>
          </w:p>
          <w:p w14:paraId="5B2B274D" w14:textId="7CB5BC58" w:rsidR="00D8000F" w:rsidRPr="004D1366" w:rsidRDefault="00D8000F" w:rsidP="004D1366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rPrChange w:id="158" w:author="David Döbele" w:date="2021-12-21T19:23:00Z">
                  <w:rPr/>
                </w:rPrChange>
              </w:rPr>
            </w:pPr>
            <w:del w:id="159" w:author="David Döbele" w:date="2021-12-21T19:23:00Z">
              <w:r w:rsidRPr="004D1366" w:rsidDel="004D1366">
                <w:rPr>
                  <w:rFonts w:ascii="Georgia" w:hAnsi="Georgia"/>
                  <w:i/>
                  <w:iCs/>
                  <w:sz w:val="21"/>
                  <w:szCs w:val="24"/>
                  <w:rPrChange w:id="160" w:author="David Döbele" w:date="2021-12-21T19:23:00Z">
                    <w:rPr>
                      <w:rFonts w:ascii="Georgia" w:hAnsi="Georgia"/>
                      <w:sz w:val="20"/>
                    </w:rPr>
                  </w:rPrChange>
                </w:rPr>
                <w:delText>Hausmeistertätigkeiten</w:delText>
              </w:r>
            </w:del>
          </w:p>
        </w:tc>
      </w:tr>
      <w:tr w:rsidR="004D1366" w:rsidRPr="00032561" w14:paraId="482569A2" w14:textId="77777777" w:rsidTr="004D1366">
        <w:trPr>
          <w:trHeight w:val="510"/>
          <w:trPrChange w:id="161" w:author="David Döbele" w:date="2021-12-21T19:25:00Z">
            <w:trPr>
              <w:trHeight w:val="510"/>
            </w:trPr>
          </w:trPrChange>
        </w:trPr>
        <w:tc>
          <w:tcPr>
            <w:tcW w:w="10219" w:type="dxa"/>
            <w:gridSpan w:val="5"/>
            <w:tcBorders>
              <w:bottom w:val="single" w:sz="4" w:space="0" w:color="auto"/>
            </w:tcBorders>
            <w:vAlign w:val="bottom"/>
            <w:tcPrChange w:id="162" w:author="David Döbele" w:date="2021-12-21T19:25:00Z">
              <w:tcPr>
                <w:tcW w:w="10219" w:type="dxa"/>
                <w:gridSpan w:val="5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77777777" w:rsidR="002508C2" w:rsidRPr="00032561" w:rsidRDefault="002508C2" w:rsidP="004D1366">
            <w:pPr>
              <w:rPr>
                <w:rFonts w:ascii="Georgia" w:hAnsi="Georgia"/>
                <w:b/>
                <w:sz w:val="32"/>
                <w:szCs w:val="32"/>
              </w:rPr>
            </w:pPr>
            <w:r w:rsidRPr="00032561">
              <w:rPr>
                <w:rFonts w:ascii="Georgia" w:hAnsi="Georgia"/>
                <w:b/>
                <w:sz w:val="32"/>
                <w:szCs w:val="32"/>
              </w:rPr>
              <w:t>Sonstiges</w:t>
            </w:r>
          </w:p>
        </w:tc>
      </w:tr>
      <w:tr w:rsidR="004D1366" w:rsidRPr="00032561" w14:paraId="2B257790" w14:textId="77777777" w:rsidTr="004D1366">
        <w:trPr>
          <w:trHeight w:val="397"/>
          <w:trPrChange w:id="163" w:author="David Döbele" w:date="2021-12-21T19:25:00Z">
            <w:trPr>
              <w:trHeight w:val="397"/>
            </w:trPr>
          </w:trPrChange>
        </w:trPr>
        <w:tc>
          <w:tcPr>
            <w:tcW w:w="2411" w:type="dxa"/>
            <w:tcBorders>
              <w:top w:val="single" w:sz="4" w:space="0" w:color="auto"/>
            </w:tcBorders>
            <w:vAlign w:val="bottom"/>
            <w:tcPrChange w:id="164" w:author="David Döbele" w:date="2021-12-21T19:25:00Z">
              <w:tcPr>
                <w:tcW w:w="2411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220C69DC" w:rsidR="00723643" w:rsidRPr="00032561" w:rsidRDefault="00723643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Sprachkenntnisse:</w:t>
            </w:r>
          </w:p>
        </w:tc>
        <w:tc>
          <w:tcPr>
            <w:tcW w:w="7808" w:type="dxa"/>
            <w:gridSpan w:val="4"/>
            <w:tcBorders>
              <w:top w:val="single" w:sz="4" w:space="0" w:color="auto"/>
            </w:tcBorders>
            <w:vAlign w:val="bottom"/>
            <w:tcPrChange w:id="165" w:author="David Döbele" w:date="2021-12-21T19:25:00Z">
              <w:tcPr>
                <w:tcW w:w="7808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1B81B5CC" w:rsidR="00723643" w:rsidRPr="00032561" w:rsidRDefault="00F258E7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 w:cs="Georgia"/>
                <w:color w:val="000000"/>
              </w:rPr>
              <w:t>Deutsch (Muttersprache), Englisch (fließend)</w:t>
            </w:r>
            <w:r w:rsidR="00EF386B" w:rsidRPr="00032561">
              <w:rPr>
                <w:rFonts w:ascii="Georgia" w:hAnsi="Georgia" w:cs="Georgia"/>
                <w:color w:val="000000"/>
              </w:rPr>
              <w:t>,</w:t>
            </w:r>
          </w:p>
        </w:tc>
      </w:tr>
      <w:tr w:rsidR="004D1366" w:rsidRPr="004D1366" w14:paraId="45706C3F" w14:textId="77777777" w:rsidTr="004D1366">
        <w:trPr>
          <w:trHeight w:val="397"/>
          <w:trPrChange w:id="166" w:author="David Döbele" w:date="2021-12-21T19:25:00Z">
            <w:trPr>
              <w:trHeight w:val="397"/>
            </w:trPr>
          </w:trPrChange>
        </w:trPr>
        <w:tc>
          <w:tcPr>
            <w:tcW w:w="2411" w:type="dxa"/>
            <w:vAlign w:val="bottom"/>
            <w:tcPrChange w:id="167" w:author="David Döbele" w:date="2021-12-21T19:25:00Z">
              <w:tcPr>
                <w:tcW w:w="2411" w:type="dxa"/>
                <w:vAlign w:val="bottom"/>
              </w:tcPr>
            </w:tcPrChange>
          </w:tcPr>
          <w:p w14:paraId="57688BDA" w14:textId="77777777" w:rsidR="00723643" w:rsidRPr="00032561" w:rsidRDefault="00723643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IT-Kenntnisse:</w:t>
            </w:r>
          </w:p>
        </w:tc>
        <w:tc>
          <w:tcPr>
            <w:tcW w:w="7808" w:type="dxa"/>
            <w:gridSpan w:val="4"/>
            <w:vAlign w:val="bottom"/>
            <w:tcPrChange w:id="168" w:author="David Döbele" w:date="2021-12-21T19:25:00Z">
              <w:tcPr>
                <w:tcW w:w="7808" w:type="dxa"/>
                <w:gridSpan w:val="4"/>
                <w:vAlign w:val="bottom"/>
              </w:tcPr>
            </w:tcPrChange>
          </w:tcPr>
          <w:p w14:paraId="60CA2168" w14:textId="58B17D5C" w:rsidR="00723643" w:rsidRPr="00032561" w:rsidRDefault="00F258E7" w:rsidP="004D1366">
            <w:pPr>
              <w:rPr>
                <w:rFonts w:ascii="Georgia" w:hAnsi="Georgia"/>
                <w:lang w:val="en-US"/>
              </w:rPr>
            </w:pPr>
            <w:r w:rsidRPr="00032561">
              <w:rPr>
                <w:rFonts w:ascii="Georgia" w:hAnsi="Georgia" w:cs="Georgia"/>
                <w:color w:val="000000"/>
                <w:lang w:val="en-US"/>
              </w:rPr>
              <w:t>Microsoft Office (</w:t>
            </w:r>
            <w:proofErr w:type="spellStart"/>
            <w:r w:rsidR="00800AC5">
              <w:rPr>
                <w:rFonts w:ascii="Georgia" w:hAnsi="Georgia" w:cs="Georgia"/>
                <w:color w:val="000000"/>
                <w:lang w:val="en-US"/>
              </w:rPr>
              <w:t>Powerpoint</w:t>
            </w:r>
            <w:proofErr w:type="spellEnd"/>
            <w:r w:rsidR="00800AC5">
              <w:rPr>
                <w:rFonts w:ascii="Georgia" w:hAnsi="Georgia" w:cs="Georgia"/>
                <w:color w:val="000000"/>
                <w:lang w:val="en-US"/>
              </w:rPr>
              <w:t>, Excel, Word</w:t>
            </w:r>
            <w:r w:rsidRPr="00032561">
              <w:rPr>
                <w:rFonts w:ascii="Georgia" w:hAnsi="Georgia" w:cs="Georgia"/>
                <w:color w:val="000000"/>
                <w:lang w:val="en-US"/>
              </w:rPr>
              <w:t>)</w:t>
            </w:r>
            <w:r w:rsidR="00800AC5">
              <w:rPr>
                <w:rFonts w:ascii="Georgia" w:hAnsi="Georgia" w:cs="Georgia"/>
                <w:color w:val="000000"/>
                <w:lang w:val="en-US"/>
              </w:rPr>
              <w:t>, Adobe Premiere</w:t>
            </w:r>
          </w:p>
        </w:tc>
      </w:tr>
      <w:tr w:rsidR="004D1366" w:rsidRPr="00032561" w14:paraId="70CB01B0" w14:textId="77777777" w:rsidTr="004D1366">
        <w:trPr>
          <w:trHeight w:val="567"/>
          <w:trPrChange w:id="169" w:author="David Döbele" w:date="2021-12-21T19:25:00Z">
            <w:trPr>
              <w:trHeight w:val="680"/>
            </w:trPr>
          </w:trPrChange>
        </w:trPr>
        <w:tc>
          <w:tcPr>
            <w:tcW w:w="2411" w:type="dxa"/>
            <w:vAlign w:val="bottom"/>
            <w:tcPrChange w:id="170" w:author="David Döbele" w:date="2021-12-21T19:25:00Z">
              <w:tcPr>
                <w:tcW w:w="2411" w:type="dxa"/>
                <w:vAlign w:val="bottom"/>
              </w:tcPr>
            </w:tcPrChange>
          </w:tcPr>
          <w:p w14:paraId="04F58216" w14:textId="67B4F78F" w:rsidR="00723643" w:rsidRPr="00032561" w:rsidRDefault="00723643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 xml:space="preserve">Interessen: </w:t>
            </w:r>
            <w:ins w:id="171" w:author="David Döbele" w:date="2021-12-21T19:25:00Z">
              <w:r w:rsidR="004D1366">
                <w:rPr>
                  <w:rFonts w:ascii="Georgia" w:hAnsi="Georgia"/>
                </w:rPr>
                <w:br/>
              </w:r>
            </w:ins>
            <w:del w:id="172" w:author="David Döbele" w:date="2021-12-21T19:25:00Z">
              <w:r w:rsidR="00F258E7" w:rsidRPr="00032561" w:rsidDel="004D1366">
                <w:rPr>
                  <w:rFonts w:ascii="Georgia" w:hAnsi="Georgia"/>
                </w:rPr>
                <w:br/>
              </w:r>
              <w:r w:rsidR="00F258E7" w:rsidRPr="00032561" w:rsidDel="004D1366">
                <w:rPr>
                  <w:rFonts w:ascii="Georgia" w:hAnsi="Georgia"/>
                </w:rPr>
                <w:br/>
              </w:r>
            </w:del>
          </w:p>
        </w:tc>
        <w:tc>
          <w:tcPr>
            <w:tcW w:w="7808" w:type="dxa"/>
            <w:gridSpan w:val="4"/>
            <w:vAlign w:val="bottom"/>
            <w:tcPrChange w:id="173" w:author="David Döbele" w:date="2021-12-21T19:25:00Z">
              <w:tcPr>
                <w:tcW w:w="7808" w:type="dxa"/>
                <w:gridSpan w:val="4"/>
              </w:tcPr>
            </w:tcPrChange>
          </w:tcPr>
          <w:p w14:paraId="5A9E68D4" w14:textId="77777777" w:rsidR="00723643" w:rsidRDefault="00800AC5" w:rsidP="004D1366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Kapitalmarkt</w:t>
            </w:r>
            <w:r w:rsidR="00CD66E8">
              <w:rPr>
                <w:rFonts w:ascii="Georgia" w:hAnsi="Georgia"/>
              </w:rPr>
              <w:t xml:space="preserve"> (Portfoliostrategien, Unternehmensbewertung)</w:t>
            </w:r>
          </w:p>
          <w:p w14:paraId="598C2742" w14:textId="5007674D" w:rsidR="00CD66E8" w:rsidRPr="00032561" w:rsidRDefault="00E2766F" w:rsidP="004D1366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Boxsport, Wintersport und Fitness</w:t>
            </w:r>
          </w:p>
        </w:tc>
      </w:tr>
      <w:tr w:rsidR="004D1366" w:rsidRPr="00032561" w14:paraId="7F47F9D1" w14:textId="77777777" w:rsidTr="004D1366">
        <w:trPr>
          <w:trHeight w:val="567"/>
          <w:trPrChange w:id="174" w:author="David Döbele" w:date="2021-12-21T19:25:00Z">
            <w:trPr>
              <w:trHeight w:val="567"/>
            </w:trPr>
          </w:trPrChange>
        </w:trPr>
        <w:tc>
          <w:tcPr>
            <w:tcW w:w="10219" w:type="dxa"/>
            <w:gridSpan w:val="5"/>
            <w:vAlign w:val="bottom"/>
            <w:tcPrChange w:id="175" w:author="David Döbele" w:date="2021-12-21T19:25:00Z">
              <w:tcPr>
                <w:tcW w:w="10219" w:type="dxa"/>
                <w:gridSpan w:val="5"/>
                <w:vAlign w:val="bottom"/>
              </w:tcPr>
            </w:tcPrChange>
          </w:tcPr>
          <w:p w14:paraId="370CC0AA" w14:textId="51803C29" w:rsidR="00723643" w:rsidRPr="00032561" w:rsidRDefault="00EF386B" w:rsidP="004D1366">
            <w:pPr>
              <w:rPr>
                <w:rFonts w:ascii="Georgia" w:hAnsi="Georgia"/>
              </w:rPr>
            </w:pPr>
            <w:r w:rsidRPr="00032561">
              <w:rPr>
                <w:rFonts w:ascii="Georgia" w:hAnsi="Georgia"/>
              </w:rPr>
              <w:t>Steinfurt</w:t>
            </w:r>
            <w:r w:rsidR="00E2766F">
              <w:rPr>
                <w:rFonts w:ascii="Georgia" w:hAnsi="Georgia"/>
              </w:rPr>
              <w:t>, 21.12.2021</w:t>
            </w:r>
          </w:p>
        </w:tc>
      </w:tr>
    </w:tbl>
    <w:p w14:paraId="0747D2BF" w14:textId="29CF5220" w:rsidR="00723643" w:rsidRPr="00032561" w:rsidRDefault="00723643"/>
    <w:sectPr w:rsidR="00723643" w:rsidRPr="00032561" w:rsidSect="004D1366">
      <w:pgSz w:w="11906" w:h="16838" w:code="9"/>
      <w:pgMar w:top="1247" w:right="1418" w:bottom="0" w:left="1418" w:header="709" w:footer="709" w:gutter="0"/>
      <w:cols w:space="708"/>
      <w:docGrid w:linePitch="360"/>
      <w:sectPrChange w:id="176" w:author="David Döbele" w:date="2021-12-21T19:25:00Z">
        <w:sectPr w:rsidR="00723643" w:rsidRPr="00032561" w:rsidSect="004D1366">
          <w:pgMar w:top="1418" w:right="1418" w:bottom="680" w:left="1418" w:header="709" w:footer="709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460242B"/>
    <w:multiLevelType w:val="hybridMultilevel"/>
    <w:tmpl w:val="BC28B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CA7E71"/>
    <w:multiLevelType w:val="hybridMultilevel"/>
    <w:tmpl w:val="2CEEF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7"/>
  </w:num>
  <w:num w:numId="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5254"/>
    <w:rsid w:val="00032561"/>
    <w:rsid w:val="00064643"/>
    <w:rsid w:val="000A1FDA"/>
    <w:rsid w:val="00162A5A"/>
    <w:rsid w:val="001D4DCD"/>
    <w:rsid w:val="002508C2"/>
    <w:rsid w:val="002825FF"/>
    <w:rsid w:val="00282DB0"/>
    <w:rsid w:val="002A692F"/>
    <w:rsid w:val="002B4E25"/>
    <w:rsid w:val="002D2252"/>
    <w:rsid w:val="002D4516"/>
    <w:rsid w:val="002E6BEA"/>
    <w:rsid w:val="00314B7A"/>
    <w:rsid w:val="003305BA"/>
    <w:rsid w:val="00341ED5"/>
    <w:rsid w:val="00352A06"/>
    <w:rsid w:val="00372F7B"/>
    <w:rsid w:val="00394BF5"/>
    <w:rsid w:val="00396F0F"/>
    <w:rsid w:val="003E2EB5"/>
    <w:rsid w:val="00443668"/>
    <w:rsid w:val="004A54BA"/>
    <w:rsid w:val="004B4939"/>
    <w:rsid w:val="004D1366"/>
    <w:rsid w:val="00507EA7"/>
    <w:rsid w:val="0053794F"/>
    <w:rsid w:val="00593C8B"/>
    <w:rsid w:val="005A6013"/>
    <w:rsid w:val="00632D5A"/>
    <w:rsid w:val="00693E09"/>
    <w:rsid w:val="006B771C"/>
    <w:rsid w:val="006B7F78"/>
    <w:rsid w:val="006D4BDF"/>
    <w:rsid w:val="006D6496"/>
    <w:rsid w:val="006F1773"/>
    <w:rsid w:val="00703815"/>
    <w:rsid w:val="00712FDA"/>
    <w:rsid w:val="00723643"/>
    <w:rsid w:val="00733DA1"/>
    <w:rsid w:val="00754E1E"/>
    <w:rsid w:val="00763DCE"/>
    <w:rsid w:val="007847C8"/>
    <w:rsid w:val="00785254"/>
    <w:rsid w:val="007966F0"/>
    <w:rsid w:val="007C6A3C"/>
    <w:rsid w:val="00800AC5"/>
    <w:rsid w:val="00814F18"/>
    <w:rsid w:val="00824B7E"/>
    <w:rsid w:val="008275E4"/>
    <w:rsid w:val="008B0FC0"/>
    <w:rsid w:val="009319C1"/>
    <w:rsid w:val="00A62A2F"/>
    <w:rsid w:val="00AA610F"/>
    <w:rsid w:val="00AB2A5A"/>
    <w:rsid w:val="00AD268E"/>
    <w:rsid w:val="00AE2CA6"/>
    <w:rsid w:val="00B30768"/>
    <w:rsid w:val="00B359DB"/>
    <w:rsid w:val="00B37716"/>
    <w:rsid w:val="00B5178D"/>
    <w:rsid w:val="00B90595"/>
    <w:rsid w:val="00BD640A"/>
    <w:rsid w:val="00BF015C"/>
    <w:rsid w:val="00C018E4"/>
    <w:rsid w:val="00C066FA"/>
    <w:rsid w:val="00C23CD5"/>
    <w:rsid w:val="00CC008C"/>
    <w:rsid w:val="00CC41BF"/>
    <w:rsid w:val="00CD66E8"/>
    <w:rsid w:val="00CF31EE"/>
    <w:rsid w:val="00D10083"/>
    <w:rsid w:val="00D25246"/>
    <w:rsid w:val="00D745F0"/>
    <w:rsid w:val="00D8000F"/>
    <w:rsid w:val="00E2766F"/>
    <w:rsid w:val="00E431ED"/>
    <w:rsid w:val="00E64FF5"/>
    <w:rsid w:val="00EB5816"/>
    <w:rsid w:val="00EF386B"/>
    <w:rsid w:val="00EF6CCE"/>
    <w:rsid w:val="00F11BEF"/>
    <w:rsid w:val="00F258E7"/>
    <w:rsid w:val="00F80053"/>
    <w:rsid w:val="00F976CA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docId w15:val="{FDE62E39-C3B9-6E4D-A8F8-7717F1862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berarbeitung">
    <w:name w:val="Revision"/>
    <w:hidden/>
    <w:uiPriority w:val="99"/>
    <w:semiHidden/>
    <w:rsid w:val="004D13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557BA53-06F0-48CD-B5C6-C39360ABC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1706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8</cp:revision>
  <cp:lastPrinted>2021-12-21T12:50:00Z</cp:lastPrinted>
  <dcterms:created xsi:type="dcterms:W3CDTF">2021-12-21T11:21:00Z</dcterms:created>
  <dcterms:modified xsi:type="dcterms:W3CDTF">2021-12-21T18:28:00Z</dcterms:modified>
</cp:coreProperties>
</file>