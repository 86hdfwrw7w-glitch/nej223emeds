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7C9D" w14:textId="4D85DDE5" w:rsidR="006D2592" w:rsidRPr="000A69DA" w:rsidRDefault="003B3CF1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  <w:rPrChange w:id="0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</w:pPr>
      <w:r w:rsidRPr="000A69DA">
        <w:rPr>
          <w:rFonts w:ascii="Georgia" w:hAnsi="Georgia" w:cs="Times New Roman"/>
          <w:sz w:val="20"/>
          <w:szCs w:val="20"/>
          <w:rPrChange w:id="1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Simon Wahl</w:t>
      </w:r>
    </w:p>
    <w:p w14:paraId="2458A2A0" w14:textId="07969531" w:rsidR="00857C6F" w:rsidRPr="000A69DA" w:rsidRDefault="003B3CF1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  <w:rPrChange w:id="2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</w:pPr>
      <w:r w:rsidRPr="000A69DA">
        <w:rPr>
          <w:rFonts w:ascii="Georgia" w:hAnsi="Georgia" w:cs="Times New Roman"/>
          <w:sz w:val="20"/>
          <w:szCs w:val="20"/>
          <w:rPrChange w:id="3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Bauerstraße 21</w:t>
      </w:r>
    </w:p>
    <w:p w14:paraId="451AEE20" w14:textId="2267ADE6" w:rsidR="00857C6F" w:rsidRPr="000A69DA" w:rsidRDefault="00B21603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  <w:rPrChange w:id="4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</w:pPr>
      <w:r w:rsidRPr="000A69DA">
        <w:rPr>
          <w:rFonts w:ascii="Georgia" w:hAnsi="Georgia" w:cs="Times New Roman"/>
          <w:sz w:val="20"/>
          <w:szCs w:val="20"/>
          <w:rPrChange w:id="5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80796 München</w:t>
      </w:r>
    </w:p>
    <w:p w14:paraId="12BA391A" w14:textId="2AD0A041" w:rsidR="006A7895" w:rsidRPr="000A69DA" w:rsidRDefault="00B21603" w:rsidP="006A7895">
      <w:pPr>
        <w:spacing w:after="0" w:line="240" w:lineRule="auto"/>
        <w:jc w:val="right"/>
        <w:rPr>
          <w:rFonts w:ascii="Georgia" w:hAnsi="Georgia" w:cs="Times New Roman"/>
          <w:sz w:val="20"/>
          <w:szCs w:val="20"/>
          <w:rPrChange w:id="6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</w:pPr>
      <w:r w:rsidRPr="000A69DA">
        <w:rPr>
          <w:rFonts w:ascii="Georgia" w:hAnsi="Georgia" w:cs="Georgia"/>
          <w:color w:val="000000"/>
          <w:sz w:val="20"/>
          <w:szCs w:val="20"/>
          <w:rPrChange w:id="7" w:author="David Döbele" w:date="2023-10-03T21:18:00Z">
            <w:rPr>
              <w:rFonts w:ascii="Georgia" w:hAnsi="Georgia" w:cs="Georgia"/>
              <w:color w:val="000000"/>
              <w:sz w:val="21"/>
              <w:szCs w:val="21"/>
            </w:rPr>
          </w:rPrChange>
        </w:rPr>
        <w:t>wahl.simon03@gmail.com</w:t>
      </w:r>
    </w:p>
    <w:p w14:paraId="170FE07D" w14:textId="05379B40" w:rsidR="00F270C0" w:rsidRPr="000A69DA" w:rsidRDefault="006D2592" w:rsidP="00DC2D49">
      <w:pPr>
        <w:spacing w:after="0"/>
        <w:jc w:val="right"/>
        <w:rPr>
          <w:rFonts w:ascii="Georgia" w:hAnsi="Georgia" w:cs="Georgia"/>
          <w:color w:val="000000"/>
          <w:sz w:val="20"/>
          <w:szCs w:val="20"/>
          <w:rPrChange w:id="8" w:author="David Döbele" w:date="2023-10-03T21:18:00Z">
            <w:rPr>
              <w:rFonts w:ascii="Georgia" w:hAnsi="Georgia" w:cs="Georgia"/>
              <w:color w:val="000000"/>
              <w:sz w:val="21"/>
              <w:szCs w:val="21"/>
            </w:rPr>
          </w:rPrChange>
        </w:rPr>
      </w:pPr>
      <w:r w:rsidRPr="000A69DA">
        <w:rPr>
          <w:rFonts w:ascii="Georgia" w:hAnsi="Georgia" w:cs="Georgia"/>
          <w:color w:val="000000"/>
          <w:sz w:val="20"/>
          <w:szCs w:val="20"/>
          <w:rPrChange w:id="9" w:author="David Döbele" w:date="2023-10-03T21:18:00Z">
            <w:rPr>
              <w:rFonts w:ascii="Georgia" w:hAnsi="Georgia" w:cs="Georgia"/>
              <w:color w:val="000000"/>
              <w:sz w:val="21"/>
              <w:szCs w:val="21"/>
            </w:rPr>
          </w:rPrChange>
        </w:rPr>
        <w:t>+</w:t>
      </w:r>
      <w:r w:rsidR="00857C6F" w:rsidRPr="000A69DA">
        <w:rPr>
          <w:rFonts w:ascii="Georgia" w:hAnsi="Georgia" w:cs="Georgia"/>
          <w:color w:val="000000"/>
          <w:sz w:val="20"/>
          <w:szCs w:val="20"/>
          <w:rPrChange w:id="10" w:author="David Döbele" w:date="2023-10-03T21:18:00Z">
            <w:rPr>
              <w:rFonts w:ascii="Georgia" w:hAnsi="Georgia" w:cs="Georgia"/>
              <w:color w:val="000000"/>
              <w:sz w:val="21"/>
              <w:szCs w:val="21"/>
            </w:rPr>
          </w:rPrChange>
        </w:rPr>
        <w:t xml:space="preserve">49 175 </w:t>
      </w:r>
      <w:r w:rsidR="00B21603" w:rsidRPr="000A69DA">
        <w:rPr>
          <w:rFonts w:ascii="Georgia" w:hAnsi="Georgia" w:cs="Georgia"/>
          <w:color w:val="000000"/>
          <w:sz w:val="20"/>
          <w:szCs w:val="20"/>
          <w:rPrChange w:id="11" w:author="David Döbele" w:date="2023-10-03T21:18:00Z">
            <w:rPr>
              <w:rFonts w:ascii="Georgia" w:hAnsi="Georgia" w:cs="Georgia"/>
              <w:color w:val="000000"/>
              <w:sz w:val="21"/>
              <w:szCs w:val="21"/>
            </w:rPr>
          </w:rPrChange>
        </w:rPr>
        <w:t>379603</w:t>
      </w:r>
      <w:r w:rsidR="00C11F1E" w:rsidRPr="000A69DA">
        <w:rPr>
          <w:rFonts w:ascii="Georgia" w:hAnsi="Georgia" w:cs="Georgia"/>
          <w:color w:val="000000"/>
          <w:sz w:val="20"/>
          <w:szCs w:val="20"/>
          <w:rPrChange w:id="12" w:author="David Döbele" w:date="2023-10-03T21:18:00Z">
            <w:rPr>
              <w:rFonts w:ascii="Georgia" w:hAnsi="Georgia" w:cs="Georgia"/>
              <w:color w:val="000000"/>
              <w:sz w:val="21"/>
              <w:szCs w:val="21"/>
            </w:rPr>
          </w:rPrChange>
        </w:rPr>
        <w:t>88</w:t>
      </w:r>
    </w:p>
    <w:p w14:paraId="4FFA7063" w14:textId="67B49DA0" w:rsidR="00F74175" w:rsidRPr="000A69DA" w:rsidRDefault="003D5D1E" w:rsidP="00F74175">
      <w:pPr>
        <w:spacing w:after="0"/>
        <w:rPr>
          <w:rFonts w:ascii="Georgia" w:hAnsi="Georgia" w:cs="Georgia"/>
          <w:color w:val="000000"/>
          <w:sz w:val="20"/>
          <w:szCs w:val="20"/>
          <w:rPrChange w:id="13" w:author="David Döbele" w:date="2023-10-03T21:18:00Z">
            <w:rPr>
              <w:rFonts w:ascii="Georgia" w:hAnsi="Georgia" w:cs="Georgia"/>
              <w:color w:val="000000"/>
              <w:sz w:val="21"/>
              <w:szCs w:val="21"/>
            </w:rPr>
          </w:rPrChange>
        </w:rPr>
      </w:pPr>
      <w:r w:rsidRPr="000A69DA">
        <w:rPr>
          <w:rFonts w:ascii="Georgia" w:hAnsi="Georgia" w:cs="Georgia"/>
          <w:color w:val="000000"/>
          <w:sz w:val="20"/>
          <w:szCs w:val="20"/>
          <w:rPrChange w:id="14" w:author="David Döbele" w:date="2023-10-03T21:18:00Z">
            <w:rPr>
              <w:rFonts w:ascii="Georgia" w:hAnsi="Georgia" w:cs="Georgia"/>
              <w:color w:val="000000"/>
              <w:sz w:val="21"/>
              <w:szCs w:val="21"/>
            </w:rPr>
          </w:rPrChange>
        </w:rPr>
        <w:t>Corporate Finance Beratung</w:t>
      </w:r>
      <w:r w:rsidR="00F74175" w:rsidRPr="000A69DA">
        <w:rPr>
          <w:rFonts w:ascii="Georgia" w:hAnsi="Georgia" w:cs="Georgia"/>
          <w:color w:val="000000"/>
          <w:sz w:val="20"/>
          <w:szCs w:val="20"/>
          <w:rPrChange w:id="15" w:author="David Döbele" w:date="2023-10-03T21:18:00Z">
            <w:rPr>
              <w:rFonts w:ascii="Georgia" w:hAnsi="Georgia" w:cs="Georgia"/>
              <w:color w:val="000000"/>
              <w:sz w:val="21"/>
              <w:szCs w:val="21"/>
            </w:rPr>
          </w:rPrChange>
        </w:rPr>
        <w:t xml:space="preserve"> GmbH</w:t>
      </w:r>
    </w:p>
    <w:p w14:paraId="096C8AF5" w14:textId="1F4BA240" w:rsidR="00647413" w:rsidRPr="000A69DA" w:rsidRDefault="003D5D1E" w:rsidP="00F74175">
      <w:pPr>
        <w:spacing w:after="0"/>
        <w:rPr>
          <w:rFonts w:ascii="Georgia" w:hAnsi="Georgia"/>
          <w:sz w:val="20"/>
          <w:szCs w:val="20"/>
          <w:rPrChange w:id="16" w:author="David Döbele" w:date="2023-10-03T21:18:00Z">
            <w:rPr>
              <w:rFonts w:ascii="Georgia" w:hAnsi="Georgia"/>
              <w:sz w:val="21"/>
              <w:szCs w:val="21"/>
            </w:rPr>
          </w:rPrChange>
        </w:rPr>
      </w:pPr>
      <w:r w:rsidRPr="000A69DA">
        <w:rPr>
          <w:rFonts w:ascii="Georgia" w:hAnsi="Georgia"/>
          <w:sz w:val="20"/>
          <w:szCs w:val="20"/>
          <w:rPrChange w:id="17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>Musterstraße 99</w:t>
      </w:r>
      <w:r w:rsidR="00F74175" w:rsidRPr="000A69DA">
        <w:rPr>
          <w:rFonts w:ascii="Georgia" w:hAnsi="Georgia"/>
          <w:sz w:val="20"/>
          <w:szCs w:val="20"/>
          <w:rPrChange w:id="18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br/>
      </w:r>
      <w:r w:rsidRPr="000A69DA">
        <w:rPr>
          <w:rFonts w:ascii="Georgia" w:hAnsi="Georgia"/>
          <w:sz w:val="20"/>
          <w:szCs w:val="20"/>
          <w:rPrChange w:id="19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>55005</w:t>
      </w:r>
      <w:r w:rsidR="00F74175" w:rsidRPr="000A69DA">
        <w:rPr>
          <w:rFonts w:ascii="Georgia" w:hAnsi="Georgia"/>
          <w:sz w:val="20"/>
          <w:szCs w:val="20"/>
          <w:rPrChange w:id="20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 xml:space="preserve"> </w:t>
      </w:r>
      <w:r w:rsidRPr="000A69DA">
        <w:rPr>
          <w:rFonts w:ascii="Georgia" w:hAnsi="Georgia"/>
          <w:sz w:val="20"/>
          <w:szCs w:val="20"/>
          <w:rPrChange w:id="21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>Frankfurt am Main</w:t>
      </w:r>
      <w:r w:rsidR="00F74175" w:rsidRPr="000A69DA">
        <w:rPr>
          <w:rFonts w:ascii="Georgia" w:hAnsi="Georgia"/>
          <w:sz w:val="20"/>
          <w:szCs w:val="20"/>
          <w:rPrChange w:id="22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 xml:space="preserve"> </w:t>
      </w:r>
    </w:p>
    <w:p w14:paraId="155B6E2E" w14:textId="77FE50F2" w:rsidR="006A7895" w:rsidRPr="000A69DA" w:rsidRDefault="00C11F1E" w:rsidP="0085213A">
      <w:pPr>
        <w:spacing w:after="0"/>
        <w:jc w:val="right"/>
        <w:rPr>
          <w:rFonts w:ascii="Georgia" w:hAnsi="Georgia" w:cs="Times New Roman"/>
          <w:sz w:val="20"/>
          <w:szCs w:val="20"/>
          <w:rPrChange w:id="23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</w:pPr>
      <w:r w:rsidRPr="000A69DA">
        <w:rPr>
          <w:rFonts w:ascii="Georgia" w:hAnsi="Georgia" w:cs="Times New Roman"/>
          <w:sz w:val="20"/>
          <w:szCs w:val="20"/>
          <w:rPrChange w:id="24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München</w:t>
      </w:r>
      <w:r w:rsidR="002D594E" w:rsidRPr="000A69DA">
        <w:rPr>
          <w:rFonts w:ascii="Georgia" w:hAnsi="Georgia" w:cs="Times New Roman"/>
          <w:sz w:val="20"/>
          <w:szCs w:val="20"/>
          <w:rPrChange w:id="25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, </w:t>
      </w:r>
      <w:r w:rsidRPr="000A69DA">
        <w:rPr>
          <w:rFonts w:ascii="Georgia" w:hAnsi="Georgia" w:cs="Times New Roman"/>
          <w:sz w:val="20"/>
          <w:szCs w:val="20"/>
          <w:rPrChange w:id="26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03</w:t>
      </w:r>
      <w:r w:rsidR="002D594E" w:rsidRPr="000A69DA">
        <w:rPr>
          <w:rFonts w:ascii="Georgia" w:hAnsi="Georgia" w:cs="Times New Roman"/>
          <w:sz w:val="20"/>
          <w:szCs w:val="20"/>
          <w:rPrChange w:id="27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.</w:t>
      </w:r>
      <w:r w:rsidR="003D5D1E" w:rsidRPr="000A69DA">
        <w:rPr>
          <w:rFonts w:ascii="Georgia" w:hAnsi="Georgia" w:cs="Times New Roman"/>
          <w:sz w:val="20"/>
          <w:szCs w:val="20"/>
          <w:rPrChange w:id="28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1</w:t>
      </w:r>
      <w:r w:rsidRPr="000A69DA">
        <w:rPr>
          <w:rFonts w:ascii="Georgia" w:hAnsi="Georgia" w:cs="Times New Roman"/>
          <w:sz w:val="20"/>
          <w:szCs w:val="20"/>
          <w:rPrChange w:id="29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0</w:t>
      </w:r>
      <w:r w:rsidR="006A7895" w:rsidRPr="000A69DA">
        <w:rPr>
          <w:rFonts w:ascii="Georgia" w:hAnsi="Georgia" w:cs="Times New Roman"/>
          <w:sz w:val="20"/>
          <w:szCs w:val="20"/>
          <w:rPrChange w:id="30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.</w:t>
      </w:r>
      <w:r w:rsidR="003D5D1E" w:rsidRPr="000A69DA">
        <w:rPr>
          <w:rFonts w:ascii="Georgia" w:hAnsi="Georgia" w:cs="Times New Roman"/>
          <w:sz w:val="20"/>
          <w:szCs w:val="20"/>
          <w:rPrChange w:id="31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20</w:t>
      </w:r>
      <w:r w:rsidRPr="000A69DA">
        <w:rPr>
          <w:rFonts w:ascii="Georgia" w:hAnsi="Georgia" w:cs="Times New Roman"/>
          <w:sz w:val="20"/>
          <w:szCs w:val="20"/>
          <w:rPrChange w:id="32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23</w:t>
      </w:r>
    </w:p>
    <w:p w14:paraId="0731715D" w14:textId="77777777" w:rsidR="001E0088" w:rsidRPr="000A69DA" w:rsidRDefault="001E0088" w:rsidP="001E0088">
      <w:pPr>
        <w:spacing w:after="0"/>
        <w:jc w:val="right"/>
        <w:rPr>
          <w:rFonts w:ascii="Georgia" w:hAnsi="Georgia" w:cs="Times New Roman"/>
          <w:sz w:val="20"/>
          <w:szCs w:val="20"/>
          <w:rPrChange w:id="33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</w:pPr>
    </w:p>
    <w:p w14:paraId="70A974D0" w14:textId="32E66B5D" w:rsidR="000A5AB8" w:rsidRPr="000A69DA" w:rsidRDefault="0099776A" w:rsidP="000A5AB8">
      <w:pPr>
        <w:spacing w:after="0"/>
        <w:rPr>
          <w:rFonts w:ascii="Georgia" w:hAnsi="Georgia" w:cs="Times New Roman"/>
          <w:b/>
          <w:sz w:val="20"/>
          <w:szCs w:val="20"/>
          <w:rPrChange w:id="34" w:author="David Döbele" w:date="2023-10-03T21:18:00Z">
            <w:rPr>
              <w:rFonts w:ascii="Georgia" w:hAnsi="Georgia" w:cs="Times New Roman"/>
              <w:b/>
              <w:sz w:val="21"/>
              <w:szCs w:val="21"/>
            </w:rPr>
          </w:rPrChange>
        </w:rPr>
      </w:pPr>
      <w:r w:rsidRPr="000A69DA">
        <w:rPr>
          <w:rFonts w:ascii="Georgia" w:hAnsi="Georgia" w:cs="Times New Roman"/>
          <w:b/>
          <w:sz w:val="20"/>
          <w:szCs w:val="20"/>
          <w:rPrChange w:id="35" w:author="David Döbele" w:date="2023-10-03T21:18:00Z">
            <w:rPr>
              <w:rFonts w:ascii="Georgia" w:hAnsi="Georgia" w:cs="Times New Roman"/>
              <w:b/>
              <w:sz w:val="21"/>
              <w:szCs w:val="21"/>
            </w:rPr>
          </w:rPrChange>
        </w:rPr>
        <w:t>Bewerbung um ein Praktikum im Bereich</w:t>
      </w:r>
      <w:r w:rsidR="001B7F3B" w:rsidRPr="000A69DA">
        <w:rPr>
          <w:rFonts w:ascii="Georgia" w:hAnsi="Georgia" w:cs="Times New Roman"/>
          <w:b/>
          <w:sz w:val="20"/>
          <w:szCs w:val="20"/>
          <w:rPrChange w:id="36" w:author="David Döbele" w:date="2023-10-03T21:18:00Z">
            <w:rPr>
              <w:rFonts w:ascii="Georgia" w:hAnsi="Georgia" w:cs="Times New Roman"/>
              <w:b/>
              <w:sz w:val="21"/>
              <w:szCs w:val="21"/>
            </w:rPr>
          </w:rPrChange>
        </w:rPr>
        <w:t xml:space="preserve"> der</w:t>
      </w:r>
      <w:r w:rsidRPr="000A69DA">
        <w:rPr>
          <w:rFonts w:ascii="Georgia" w:hAnsi="Georgia" w:cs="Times New Roman"/>
          <w:b/>
          <w:sz w:val="20"/>
          <w:szCs w:val="20"/>
          <w:rPrChange w:id="37" w:author="David Döbele" w:date="2023-10-03T21:18:00Z">
            <w:rPr>
              <w:rFonts w:ascii="Georgia" w:hAnsi="Georgia" w:cs="Times New Roman"/>
              <w:b/>
              <w:sz w:val="21"/>
              <w:szCs w:val="21"/>
            </w:rPr>
          </w:rPrChange>
        </w:rPr>
        <w:t xml:space="preserve"> </w:t>
      </w:r>
      <w:r w:rsidR="001B7F3B" w:rsidRPr="000A69DA">
        <w:rPr>
          <w:rFonts w:ascii="Georgia" w:hAnsi="Georgia" w:cs="Times New Roman"/>
          <w:b/>
          <w:sz w:val="20"/>
          <w:szCs w:val="20"/>
          <w:rPrChange w:id="38" w:author="David Döbele" w:date="2023-10-03T21:18:00Z">
            <w:rPr>
              <w:rFonts w:ascii="Georgia" w:hAnsi="Georgia" w:cs="Times New Roman"/>
              <w:b/>
              <w:sz w:val="21"/>
              <w:szCs w:val="21"/>
            </w:rPr>
          </w:rPrChange>
        </w:rPr>
        <w:t>Unternehmensentwicklung</w:t>
      </w:r>
    </w:p>
    <w:p w14:paraId="3A5BDDA8" w14:textId="77777777" w:rsidR="004A615C" w:rsidRPr="000A69DA" w:rsidRDefault="004A615C" w:rsidP="000A5AB8">
      <w:pPr>
        <w:spacing w:after="0"/>
        <w:rPr>
          <w:rFonts w:ascii="Georgia" w:hAnsi="Georgia" w:cs="Times New Roman"/>
          <w:b/>
          <w:sz w:val="20"/>
          <w:szCs w:val="20"/>
          <w:rPrChange w:id="39" w:author="David Döbele" w:date="2023-10-03T21:18:00Z">
            <w:rPr>
              <w:rFonts w:ascii="Georgia" w:hAnsi="Georgia" w:cs="Times New Roman"/>
              <w:b/>
              <w:sz w:val="21"/>
              <w:szCs w:val="21"/>
            </w:rPr>
          </w:rPrChange>
        </w:rPr>
      </w:pPr>
    </w:p>
    <w:p w14:paraId="61CDE0AD" w14:textId="5D9C3695" w:rsidR="00034B68" w:rsidRPr="000A69DA" w:rsidRDefault="0099776A" w:rsidP="00375D2D">
      <w:pPr>
        <w:spacing w:after="0"/>
        <w:jc w:val="both"/>
        <w:rPr>
          <w:rFonts w:ascii="Georgia" w:hAnsi="Georgia" w:cs="Times New Roman"/>
          <w:sz w:val="20"/>
          <w:szCs w:val="20"/>
          <w:rPrChange w:id="40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</w:pPr>
      <w:r w:rsidRPr="000A69DA">
        <w:rPr>
          <w:rFonts w:ascii="Georgia" w:hAnsi="Georgia" w:cs="Times New Roman"/>
          <w:sz w:val="20"/>
          <w:szCs w:val="20"/>
          <w:rPrChange w:id="41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Sehr geehrte Damen und Herren</w:t>
      </w:r>
      <w:r w:rsidR="00E65B09" w:rsidRPr="000A69DA">
        <w:rPr>
          <w:rFonts w:ascii="Georgia" w:hAnsi="Georgia" w:cs="Times New Roman"/>
          <w:sz w:val="20"/>
          <w:szCs w:val="20"/>
          <w:rPrChange w:id="42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, </w:t>
      </w:r>
    </w:p>
    <w:p w14:paraId="433CF1AE" w14:textId="14106765" w:rsidR="00E65B09" w:rsidRPr="000A69DA" w:rsidRDefault="00E65B09" w:rsidP="00375D2D">
      <w:pPr>
        <w:spacing w:after="0"/>
        <w:jc w:val="both"/>
        <w:rPr>
          <w:rFonts w:ascii="Georgia" w:hAnsi="Georgia" w:cs="Times New Roman"/>
          <w:sz w:val="20"/>
          <w:szCs w:val="20"/>
          <w:rPrChange w:id="43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</w:pPr>
    </w:p>
    <w:p w14:paraId="7D48FF15" w14:textId="67D5F527" w:rsidR="00E65B09" w:rsidRPr="000A69DA" w:rsidRDefault="000466B0" w:rsidP="00E65B09">
      <w:pPr>
        <w:spacing w:after="0"/>
        <w:jc w:val="both"/>
        <w:rPr>
          <w:rFonts w:ascii="Georgia" w:hAnsi="Georgia" w:cs="Times New Roman"/>
          <w:sz w:val="20"/>
          <w:szCs w:val="20"/>
          <w:rPrChange w:id="44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</w:pPr>
      <w:r w:rsidRPr="000A69DA">
        <w:rPr>
          <w:rFonts w:ascii="Georgia" w:hAnsi="Georgia" w:cs="Times New Roman"/>
          <w:sz w:val="20"/>
          <w:szCs w:val="20"/>
          <w:rPrChange w:id="45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schon zu Schulzeiten stellte ich schnell </w:t>
      </w:r>
      <w:r w:rsidR="006A053F" w:rsidRPr="000A69DA">
        <w:rPr>
          <w:rFonts w:ascii="Georgia" w:hAnsi="Georgia" w:cs="Times New Roman"/>
          <w:sz w:val="20"/>
          <w:szCs w:val="20"/>
          <w:rPrChange w:id="46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ein großes Interesse </w:t>
      </w:r>
      <w:r w:rsidR="002522BC" w:rsidRPr="000A69DA">
        <w:rPr>
          <w:rFonts w:ascii="Georgia" w:hAnsi="Georgia" w:cs="Times New Roman"/>
          <w:sz w:val="20"/>
          <w:szCs w:val="20"/>
          <w:rPrChange w:id="47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an wirtschaftlichen Themen</w:t>
      </w:r>
      <w:r w:rsidR="005E22FE" w:rsidRPr="000A69DA">
        <w:rPr>
          <w:rFonts w:ascii="Georgia" w:hAnsi="Georgia" w:cs="Times New Roman"/>
          <w:sz w:val="20"/>
          <w:szCs w:val="20"/>
          <w:rPrChange w:id="48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und Fragestellungen</w:t>
      </w:r>
      <w:r w:rsidR="0074418E" w:rsidRPr="000A69DA">
        <w:rPr>
          <w:rFonts w:ascii="Georgia" w:hAnsi="Georgia" w:cs="Times New Roman"/>
          <w:sz w:val="20"/>
          <w:szCs w:val="20"/>
          <w:rPrChange w:id="49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fest</w:t>
      </w:r>
      <w:r w:rsidR="009A6FD5" w:rsidRPr="000A69DA">
        <w:rPr>
          <w:rFonts w:ascii="Georgia" w:hAnsi="Georgia" w:cs="Times New Roman"/>
          <w:sz w:val="20"/>
          <w:szCs w:val="20"/>
          <w:rPrChange w:id="50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, wobei </w:t>
      </w:r>
      <w:r w:rsidR="006C65DA" w:rsidRPr="000A69DA">
        <w:rPr>
          <w:rFonts w:ascii="Georgia" w:hAnsi="Georgia" w:cs="Times New Roman"/>
          <w:sz w:val="20"/>
          <w:szCs w:val="20"/>
          <w:rPrChange w:id="51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ich </w:t>
      </w:r>
      <w:r w:rsidR="009A6FD5" w:rsidRPr="000A69DA">
        <w:rPr>
          <w:rFonts w:ascii="Georgia" w:hAnsi="Georgia" w:cs="Times New Roman"/>
          <w:sz w:val="20"/>
          <w:szCs w:val="20"/>
          <w:rPrChange w:id="52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mi</w:t>
      </w:r>
      <w:r w:rsidR="00AC5228" w:rsidRPr="000A69DA">
        <w:rPr>
          <w:rFonts w:ascii="Georgia" w:hAnsi="Georgia" w:cs="Times New Roman"/>
          <w:sz w:val="20"/>
          <w:szCs w:val="20"/>
          <w:rPrChange w:id="53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ch besonders für die strukturierte Analyse von Unternehmen </w:t>
      </w:r>
      <w:r w:rsidR="009D2EAF" w:rsidRPr="000A69DA">
        <w:rPr>
          <w:rFonts w:ascii="Georgia" w:hAnsi="Georgia" w:cs="Times New Roman"/>
          <w:sz w:val="20"/>
          <w:szCs w:val="20"/>
          <w:rPrChange w:id="54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sowie</w:t>
      </w:r>
      <w:r w:rsidR="006C65DA" w:rsidRPr="000A69DA">
        <w:rPr>
          <w:rFonts w:ascii="Georgia" w:hAnsi="Georgia" w:cs="Times New Roman"/>
          <w:sz w:val="20"/>
          <w:szCs w:val="20"/>
          <w:rPrChange w:id="55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das Verständnis</w:t>
      </w:r>
      <w:r w:rsidR="009D2EAF" w:rsidRPr="000A69DA">
        <w:rPr>
          <w:rFonts w:ascii="Georgia" w:hAnsi="Georgia" w:cs="Times New Roman"/>
          <w:sz w:val="20"/>
          <w:szCs w:val="20"/>
          <w:rPrChange w:id="56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makroökonomische</w:t>
      </w:r>
      <w:ins w:id="57" w:author="David Döbele" w:date="2023-10-03T21:13:00Z">
        <w:r w:rsidR="000167C1" w:rsidRPr="000A69DA">
          <w:rPr>
            <w:rFonts w:ascii="Georgia" w:hAnsi="Georgia" w:cs="Times New Roman"/>
            <w:sz w:val="20"/>
            <w:szCs w:val="20"/>
            <w:rPrChange w:id="58" w:author="David Döbele" w:date="2023-10-03T21:18:00Z">
              <w:rPr>
                <w:rFonts w:ascii="Georgia" w:hAnsi="Georgia" w:cs="Times New Roman"/>
                <w:sz w:val="21"/>
                <w:szCs w:val="21"/>
              </w:rPr>
            </w:rPrChange>
          </w:rPr>
          <w:t>r</w:t>
        </w:r>
      </w:ins>
      <w:r w:rsidR="00904F41" w:rsidRPr="000A69DA">
        <w:rPr>
          <w:rFonts w:ascii="Georgia" w:hAnsi="Georgia" w:cs="Times New Roman"/>
          <w:sz w:val="20"/>
          <w:szCs w:val="20"/>
          <w:rPrChange w:id="59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</w:t>
      </w:r>
      <w:r w:rsidR="00FB578E" w:rsidRPr="000A69DA">
        <w:rPr>
          <w:rFonts w:ascii="Georgia" w:hAnsi="Georgia" w:cs="Times New Roman"/>
          <w:sz w:val="20"/>
          <w:szCs w:val="20"/>
          <w:rPrChange w:id="60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Prinzipien begeistern konnte. </w:t>
      </w:r>
      <w:r w:rsidR="002522BC" w:rsidRPr="000A69DA">
        <w:rPr>
          <w:rFonts w:ascii="Georgia" w:hAnsi="Georgia" w:cs="Times New Roman"/>
          <w:sz w:val="20"/>
          <w:szCs w:val="20"/>
          <w:rPrChange w:id="61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Diese frühe Leidenschaft für wirtschaftliche Sachverhalte führt</w:t>
      </w:r>
      <w:r w:rsidR="00B43478" w:rsidRPr="000A69DA">
        <w:rPr>
          <w:rFonts w:ascii="Georgia" w:hAnsi="Georgia" w:cs="Times New Roman"/>
          <w:sz w:val="20"/>
          <w:szCs w:val="20"/>
          <w:rPrChange w:id="62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e</w:t>
      </w:r>
      <w:r w:rsidR="002207A7" w:rsidRPr="000A69DA">
        <w:rPr>
          <w:rFonts w:ascii="Georgia" w:hAnsi="Georgia" w:cs="Times New Roman"/>
          <w:sz w:val="20"/>
          <w:szCs w:val="20"/>
          <w:rPrChange w:id="63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</w:t>
      </w:r>
      <w:r w:rsidR="00736657" w:rsidRPr="000A69DA">
        <w:rPr>
          <w:rFonts w:ascii="Georgia" w:hAnsi="Georgia" w:cs="Times New Roman"/>
          <w:sz w:val="20"/>
          <w:szCs w:val="20"/>
          <w:rPrChange w:id="64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dazu,</w:t>
      </w:r>
      <w:r w:rsidR="00B43478" w:rsidRPr="000A69DA">
        <w:rPr>
          <w:rFonts w:ascii="Georgia" w:hAnsi="Georgia" w:cs="Times New Roman"/>
          <w:sz w:val="20"/>
          <w:szCs w:val="20"/>
          <w:rPrChange w:id="65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dass ich </w:t>
      </w:r>
      <w:r w:rsidR="002B2A3A" w:rsidRPr="000A69DA">
        <w:rPr>
          <w:rFonts w:ascii="Georgia" w:hAnsi="Georgia" w:cs="Times New Roman"/>
          <w:sz w:val="20"/>
          <w:szCs w:val="20"/>
          <w:rPrChange w:id="66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mich</w:t>
      </w:r>
      <w:r w:rsidR="00B43478" w:rsidRPr="000A69DA">
        <w:rPr>
          <w:rFonts w:ascii="Georgia" w:hAnsi="Georgia" w:cs="Times New Roman"/>
          <w:sz w:val="20"/>
          <w:szCs w:val="20"/>
          <w:rPrChange w:id="67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immer mehr </w:t>
      </w:r>
      <w:r w:rsidR="00345B19" w:rsidRPr="000A69DA">
        <w:rPr>
          <w:rFonts w:ascii="Georgia" w:hAnsi="Georgia" w:cs="Times New Roman"/>
          <w:sz w:val="20"/>
          <w:szCs w:val="20"/>
          <w:rPrChange w:id="68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über</w:t>
      </w:r>
      <w:r w:rsidR="00B43478" w:rsidRPr="000A69DA">
        <w:rPr>
          <w:rFonts w:ascii="Georgia" w:hAnsi="Georgia" w:cs="Times New Roman"/>
          <w:sz w:val="20"/>
          <w:szCs w:val="20"/>
          <w:rPrChange w:id="69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d</w:t>
      </w:r>
      <w:r w:rsidR="00345B19" w:rsidRPr="000A69DA">
        <w:rPr>
          <w:rFonts w:ascii="Georgia" w:hAnsi="Georgia" w:cs="Times New Roman"/>
          <w:sz w:val="20"/>
          <w:szCs w:val="20"/>
          <w:rPrChange w:id="70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ie</w:t>
      </w:r>
      <w:r w:rsidR="00B43478" w:rsidRPr="000A69DA">
        <w:rPr>
          <w:rFonts w:ascii="Georgia" w:hAnsi="Georgia" w:cs="Times New Roman"/>
          <w:sz w:val="20"/>
          <w:szCs w:val="20"/>
          <w:rPrChange w:id="71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</w:t>
      </w:r>
      <w:r w:rsidR="00736657" w:rsidRPr="000A69DA">
        <w:rPr>
          <w:rFonts w:ascii="Georgia" w:hAnsi="Georgia" w:cs="Times New Roman"/>
          <w:sz w:val="20"/>
          <w:szCs w:val="20"/>
          <w:rPrChange w:id="72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Börse oder</w:t>
      </w:r>
      <w:r w:rsidR="00D760F4" w:rsidRPr="000A69DA">
        <w:rPr>
          <w:rFonts w:ascii="Georgia" w:hAnsi="Georgia" w:cs="Times New Roman"/>
          <w:sz w:val="20"/>
          <w:szCs w:val="20"/>
          <w:rPrChange w:id="73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auch das </w:t>
      </w:r>
      <w:r w:rsidR="00B43478" w:rsidRPr="000A69DA">
        <w:rPr>
          <w:rFonts w:ascii="Georgia" w:hAnsi="Georgia" w:cs="Times New Roman"/>
          <w:sz w:val="20"/>
          <w:szCs w:val="20"/>
          <w:rPrChange w:id="74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allgemeine Marktgeschehen</w:t>
      </w:r>
      <w:r w:rsidR="00D760F4" w:rsidRPr="000A69DA">
        <w:rPr>
          <w:rFonts w:ascii="Georgia" w:hAnsi="Georgia" w:cs="Times New Roman"/>
          <w:sz w:val="20"/>
          <w:szCs w:val="20"/>
          <w:rPrChange w:id="75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zu informieren </w:t>
      </w:r>
      <w:r w:rsidR="00736657" w:rsidRPr="000A69DA">
        <w:rPr>
          <w:rFonts w:ascii="Georgia" w:hAnsi="Georgia" w:cs="Times New Roman"/>
          <w:sz w:val="20"/>
          <w:szCs w:val="20"/>
          <w:rPrChange w:id="76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begann</w:t>
      </w:r>
      <w:r w:rsidR="00ED6FA0" w:rsidRPr="000A69DA">
        <w:rPr>
          <w:rFonts w:ascii="Georgia" w:hAnsi="Georgia" w:cs="Times New Roman"/>
          <w:sz w:val="20"/>
          <w:szCs w:val="20"/>
          <w:rPrChange w:id="77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.</w:t>
      </w:r>
      <w:r w:rsidR="006718A9" w:rsidRPr="000A69DA">
        <w:rPr>
          <w:rFonts w:ascii="Georgia" w:hAnsi="Georgia" w:cs="Times New Roman"/>
          <w:sz w:val="20"/>
          <w:szCs w:val="20"/>
          <w:rPrChange w:id="78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</w:t>
      </w:r>
      <w:r w:rsidR="00736657" w:rsidRPr="000A69DA">
        <w:rPr>
          <w:rFonts w:ascii="Georgia" w:hAnsi="Georgia" w:cs="Times New Roman"/>
          <w:sz w:val="20"/>
          <w:szCs w:val="20"/>
          <w:rPrChange w:id="79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Diese Vorgehensweise ermöglichte es mir</w:t>
      </w:r>
      <w:ins w:id="80" w:author="David Döbele" w:date="2023-10-03T21:13:00Z">
        <w:r w:rsidR="000167C1" w:rsidRPr="000A69DA">
          <w:rPr>
            <w:rFonts w:ascii="Georgia" w:hAnsi="Georgia" w:cs="Times New Roman"/>
            <w:sz w:val="20"/>
            <w:szCs w:val="20"/>
            <w:rPrChange w:id="81" w:author="David Döbele" w:date="2023-10-03T21:18:00Z">
              <w:rPr>
                <w:rFonts w:ascii="Georgia" w:hAnsi="Georgia" w:cs="Times New Roman"/>
                <w:sz w:val="21"/>
                <w:szCs w:val="21"/>
              </w:rPr>
            </w:rPrChange>
          </w:rPr>
          <w:t>,</w:t>
        </w:r>
      </w:ins>
      <w:r w:rsidR="00736657" w:rsidRPr="000A69DA">
        <w:rPr>
          <w:rFonts w:ascii="Georgia" w:hAnsi="Georgia" w:cs="Times New Roman"/>
          <w:sz w:val="20"/>
          <w:szCs w:val="20"/>
          <w:rPrChange w:id="82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zu verstehen</w:t>
      </w:r>
      <w:ins w:id="83" w:author="David Döbele" w:date="2023-10-03T21:13:00Z">
        <w:r w:rsidR="000167C1" w:rsidRPr="000A69DA">
          <w:rPr>
            <w:rFonts w:ascii="Georgia" w:hAnsi="Georgia" w:cs="Times New Roman"/>
            <w:sz w:val="20"/>
            <w:szCs w:val="20"/>
            <w:rPrChange w:id="84" w:author="David Döbele" w:date="2023-10-03T21:18:00Z">
              <w:rPr>
                <w:rFonts w:ascii="Georgia" w:hAnsi="Georgia" w:cs="Times New Roman"/>
                <w:sz w:val="21"/>
                <w:szCs w:val="21"/>
              </w:rPr>
            </w:rPrChange>
          </w:rPr>
          <w:t>,</w:t>
        </w:r>
      </w:ins>
      <w:r w:rsidR="00736657" w:rsidRPr="000A69DA">
        <w:rPr>
          <w:rFonts w:ascii="Georgia" w:hAnsi="Georgia" w:cs="Times New Roman"/>
          <w:sz w:val="20"/>
          <w:szCs w:val="20"/>
          <w:rPrChange w:id="85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</w:t>
      </w:r>
      <w:r w:rsidR="000E53D0" w:rsidRPr="000A69DA">
        <w:rPr>
          <w:rFonts w:ascii="Georgia" w:hAnsi="Georgia" w:cs="Times New Roman"/>
          <w:sz w:val="20"/>
          <w:szCs w:val="20"/>
          <w:rPrChange w:id="86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was für eine kritische Rolle </w:t>
      </w:r>
      <w:r w:rsidR="00A53F21" w:rsidRPr="000A69DA">
        <w:rPr>
          <w:rFonts w:ascii="Georgia" w:hAnsi="Georgia" w:cs="Times New Roman"/>
          <w:sz w:val="20"/>
          <w:szCs w:val="20"/>
          <w:rPrChange w:id="87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Unternehmen und somit </w:t>
      </w:r>
      <w:r w:rsidR="009C1B3E" w:rsidRPr="000A69DA">
        <w:rPr>
          <w:rFonts w:ascii="Georgia" w:hAnsi="Georgia" w:cs="Times New Roman"/>
          <w:sz w:val="20"/>
          <w:szCs w:val="20"/>
          <w:rPrChange w:id="88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auch </w:t>
      </w:r>
      <w:r w:rsidR="00430504" w:rsidRPr="000A69DA">
        <w:rPr>
          <w:rFonts w:ascii="Georgia" w:hAnsi="Georgia" w:cs="Times New Roman"/>
          <w:sz w:val="20"/>
          <w:szCs w:val="20"/>
          <w:rPrChange w:id="89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die, welche </w:t>
      </w:r>
      <w:ins w:id="90" w:author="David Döbele" w:date="2023-10-03T21:14:00Z">
        <w:r w:rsidR="000167C1" w:rsidRPr="000A69DA">
          <w:rPr>
            <w:rFonts w:ascii="Georgia" w:hAnsi="Georgia" w:cs="Times New Roman"/>
            <w:sz w:val="20"/>
            <w:szCs w:val="20"/>
            <w:rPrChange w:id="91" w:author="David Döbele" w:date="2023-10-03T21:18:00Z">
              <w:rPr>
                <w:rFonts w:ascii="Georgia" w:hAnsi="Georgia" w:cs="Times New Roman"/>
                <w:sz w:val="21"/>
                <w:szCs w:val="21"/>
              </w:rPr>
            </w:rPrChange>
          </w:rPr>
          <w:t>S</w:t>
        </w:r>
      </w:ins>
      <w:del w:id="92" w:author="David Döbele" w:date="2023-10-03T21:13:00Z">
        <w:r w:rsidR="00430504" w:rsidRPr="000A69DA" w:rsidDel="000167C1">
          <w:rPr>
            <w:rFonts w:ascii="Georgia" w:hAnsi="Georgia" w:cs="Times New Roman"/>
            <w:sz w:val="20"/>
            <w:szCs w:val="20"/>
            <w:rPrChange w:id="93" w:author="David Döbele" w:date="2023-10-03T21:18:00Z">
              <w:rPr>
                <w:rFonts w:ascii="Georgia" w:hAnsi="Georgia" w:cs="Times New Roman"/>
                <w:sz w:val="21"/>
                <w:szCs w:val="21"/>
              </w:rPr>
            </w:rPrChange>
          </w:rPr>
          <w:delText>s</w:delText>
        </w:r>
      </w:del>
      <w:r w:rsidR="00430504" w:rsidRPr="000A69DA">
        <w:rPr>
          <w:rFonts w:ascii="Georgia" w:hAnsi="Georgia" w:cs="Times New Roman"/>
          <w:sz w:val="20"/>
          <w:szCs w:val="20"/>
          <w:rPrChange w:id="94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ie in </w:t>
      </w:r>
      <w:ins w:id="95" w:author="David Döbele" w:date="2023-10-03T21:14:00Z">
        <w:r w:rsidR="000167C1" w:rsidRPr="000A69DA">
          <w:rPr>
            <w:rFonts w:ascii="Georgia" w:hAnsi="Georgia" w:cs="Times New Roman"/>
            <w:sz w:val="20"/>
            <w:szCs w:val="20"/>
            <w:rPrChange w:id="96" w:author="David Döbele" w:date="2023-10-03T21:18:00Z">
              <w:rPr>
                <w:rFonts w:ascii="Georgia" w:hAnsi="Georgia" w:cs="Times New Roman"/>
                <w:sz w:val="21"/>
                <w:szCs w:val="21"/>
              </w:rPr>
            </w:rPrChange>
          </w:rPr>
          <w:t>I</w:t>
        </w:r>
      </w:ins>
      <w:del w:id="97" w:author="David Döbele" w:date="2023-10-03T21:14:00Z">
        <w:r w:rsidR="00430504" w:rsidRPr="000A69DA" w:rsidDel="000167C1">
          <w:rPr>
            <w:rFonts w:ascii="Georgia" w:hAnsi="Georgia" w:cs="Times New Roman"/>
            <w:sz w:val="20"/>
            <w:szCs w:val="20"/>
            <w:rPrChange w:id="98" w:author="David Döbele" w:date="2023-10-03T21:18:00Z">
              <w:rPr>
                <w:rFonts w:ascii="Georgia" w:hAnsi="Georgia" w:cs="Times New Roman"/>
                <w:sz w:val="21"/>
                <w:szCs w:val="21"/>
              </w:rPr>
            </w:rPrChange>
          </w:rPr>
          <w:delText>i</w:delText>
        </w:r>
      </w:del>
      <w:r w:rsidR="00430504" w:rsidRPr="000A69DA">
        <w:rPr>
          <w:rFonts w:ascii="Georgia" w:hAnsi="Georgia" w:cs="Times New Roman"/>
          <w:sz w:val="20"/>
          <w:szCs w:val="20"/>
          <w:rPrChange w:id="99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hrer Entscheidungsfindung beraten</w:t>
      </w:r>
      <w:r w:rsidR="00FD2496" w:rsidRPr="000A69DA">
        <w:rPr>
          <w:rFonts w:ascii="Georgia" w:hAnsi="Georgia" w:cs="Times New Roman"/>
          <w:sz w:val="20"/>
          <w:szCs w:val="20"/>
          <w:rPrChange w:id="100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,</w:t>
      </w:r>
      <w:r w:rsidR="00430504" w:rsidRPr="000A69DA">
        <w:rPr>
          <w:rFonts w:ascii="Georgia" w:hAnsi="Georgia" w:cs="Times New Roman"/>
          <w:sz w:val="20"/>
          <w:szCs w:val="20"/>
          <w:rPrChange w:id="101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</w:t>
      </w:r>
      <w:r w:rsidR="00FD2496" w:rsidRPr="000A69DA">
        <w:rPr>
          <w:rFonts w:ascii="Georgia" w:hAnsi="Georgia" w:cs="Times New Roman"/>
          <w:sz w:val="20"/>
          <w:szCs w:val="20"/>
          <w:rPrChange w:id="102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in einem wirtschaftlichen System </w:t>
      </w:r>
      <w:r w:rsidR="00430504" w:rsidRPr="000A69DA">
        <w:rPr>
          <w:rFonts w:ascii="Georgia" w:hAnsi="Georgia" w:cs="Times New Roman"/>
          <w:sz w:val="20"/>
          <w:szCs w:val="20"/>
          <w:rPrChange w:id="103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einnehmen</w:t>
      </w:r>
      <w:r w:rsidR="008E21BD" w:rsidRPr="000A69DA">
        <w:rPr>
          <w:rFonts w:ascii="Georgia" w:hAnsi="Georgia" w:cs="Times New Roman"/>
          <w:sz w:val="20"/>
          <w:szCs w:val="20"/>
          <w:rPrChange w:id="104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und dieses positiv prägen können.</w:t>
      </w:r>
      <w:r w:rsidR="009C1B3E" w:rsidRPr="000A69DA">
        <w:rPr>
          <w:rFonts w:ascii="Georgia" w:hAnsi="Georgia" w:cs="Times New Roman"/>
          <w:sz w:val="20"/>
          <w:szCs w:val="20"/>
          <w:rPrChange w:id="105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</w:t>
      </w:r>
      <w:r w:rsidR="00222728" w:rsidRPr="000A69DA">
        <w:rPr>
          <w:rFonts w:ascii="Georgia" w:hAnsi="Georgia" w:cs="Times New Roman"/>
          <w:sz w:val="20"/>
          <w:szCs w:val="20"/>
          <w:rPrChange w:id="106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Gerade diese direkte </w:t>
      </w:r>
      <w:r w:rsidR="00D21702" w:rsidRPr="000A69DA">
        <w:rPr>
          <w:rFonts w:ascii="Georgia" w:hAnsi="Georgia" w:cs="Times New Roman"/>
          <w:sz w:val="20"/>
          <w:szCs w:val="20"/>
          <w:rPrChange w:id="107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Möglichkeit</w:t>
      </w:r>
      <w:ins w:id="108" w:author="David Döbele" w:date="2023-10-03T21:14:00Z">
        <w:r w:rsidR="000167C1" w:rsidRPr="000A69DA">
          <w:rPr>
            <w:rFonts w:ascii="Georgia" w:hAnsi="Georgia" w:cs="Times New Roman"/>
            <w:sz w:val="20"/>
            <w:szCs w:val="20"/>
            <w:rPrChange w:id="109" w:author="David Döbele" w:date="2023-10-03T21:18:00Z">
              <w:rPr>
                <w:rFonts w:ascii="Georgia" w:hAnsi="Georgia" w:cs="Times New Roman"/>
                <w:sz w:val="21"/>
                <w:szCs w:val="21"/>
              </w:rPr>
            </w:rPrChange>
          </w:rPr>
          <w:t>,</w:t>
        </w:r>
      </w:ins>
      <w:r w:rsidR="00D21702" w:rsidRPr="000A69DA">
        <w:rPr>
          <w:rFonts w:ascii="Georgia" w:hAnsi="Georgia" w:cs="Times New Roman"/>
          <w:sz w:val="20"/>
          <w:szCs w:val="20"/>
          <w:rPrChange w:id="110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</w:t>
      </w:r>
      <w:r w:rsidR="001B3B1C" w:rsidRPr="000A69DA">
        <w:rPr>
          <w:rFonts w:ascii="Georgia" w:hAnsi="Georgia" w:cs="Times New Roman"/>
          <w:sz w:val="20"/>
          <w:szCs w:val="20"/>
          <w:rPrChange w:id="111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an Unter</w:t>
      </w:r>
      <w:r w:rsidR="009B466F" w:rsidRPr="000A69DA">
        <w:rPr>
          <w:rFonts w:ascii="Georgia" w:hAnsi="Georgia" w:cs="Times New Roman"/>
          <w:sz w:val="20"/>
          <w:szCs w:val="20"/>
          <w:rPrChange w:id="112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nehmen und somit auch ihrem langfristigen Erfolg </w:t>
      </w:r>
      <w:r w:rsidR="00126027" w:rsidRPr="000A69DA">
        <w:rPr>
          <w:rFonts w:ascii="Georgia" w:hAnsi="Georgia" w:cs="Times New Roman"/>
          <w:sz w:val="20"/>
          <w:szCs w:val="20"/>
          <w:rPrChange w:id="113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und Auswirkungen auf die Volkswirtschaft</w:t>
      </w:r>
      <w:del w:id="114" w:author="David Döbele" w:date="2023-10-03T21:15:00Z">
        <w:r w:rsidR="00875C6F" w:rsidRPr="000A69DA" w:rsidDel="000167C1">
          <w:rPr>
            <w:rFonts w:ascii="Georgia" w:hAnsi="Georgia" w:cs="Times New Roman"/>
            <w:sz w:val="20"/>
            <w:szCs w:val="20"/>
            <w:rPrChange w:id="115" w:author="David Döbele" w:date="2023-10-03T21:18:00Z">
              <w:rPr>
                <w:rFonts w:ascii="Georgia" w:hAnsi="Georgia" w:cs="Times New Roman"/>
                <w:sz w:val="21"/>
                <w:szCs w:val="21"/>
              </w:rPr>
            </w:rPrChange>
          </w:rPr>
          <w:delText>,</w:delText>
        </w:r>
      </w:del>
      <w:r w:rsidR="00875C6F" w:rsidRPr="000A69DA">
        <w:rPr>
          <w:rFonts w:ascii="Georgia" w:hAnsi="Georgia" w:cs="Times New Roman"/>
          <w:sz w:val="20"/>
          <w:szCs w:val="20"/>
          <w:rPrChange w:id="116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</w:t>
      </w:r>
      <w:r w:rsidR="00AD0716" w:rsidRPr="000A69DA">
        <w:rPr>
          <w:rFonts w:ascii="Georgia" w:hAnsi="Georgia" w:cs="Times New Roman"/>
          <w:sz w:val="20"/>
          <w:szCs w:val="20"/>
          <w:rPrChange w:id="117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mitwirken zu können</w:t>
      </w:r>
      <w:ins w:id="118" w:author="David Döbele" w:date="2023-10-03T21:15:00Z">
        <w:r w:rsidR="000167C1" w:rsidRPr="000A69DA">
          <w:rPr>
            <w:rFonts w:ascii="Georgia" w:hAnsi="Georgia" w:cs="Times New Roman"/>
            <w:sz w:val="20"/>
            <w:szCs w:val="20"/>
            <w:rPrChange w:id="119" w:author="David Döbele" w:date="2023-10-03T21:18:00Z">
              <w:rPr>
                <w:rFonts w:ascii="Georgia" w:hAnsi="Georgia" w:cs="Times New Roman"/>
                <w:sz w:val="21"/>
                <w:szCs w:val="21"/>
              </w:rPr>
            </w:rPrChange>
          </w:rPr>
          <w:t>,</w:t>
        </w:r>
      </w:ins>
      <w:r w:rsidR="00AD0716" w:rsidRPr="000A69DA">
        <w:rPr>
          <w:rFonts w:ascii="Georgia" w:hAnsi="Georgia" w:cs="Times New Roman"/>
          <w:sz w:val="20"/>
          <w:szCs w:val="20"/>
          <w:rPrChange w:id="120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fasziniert mich besonders </w:t>
      </w:r>
      <w:r w:rsidR="0022102B" w:rsidRPr="000A69DA">
        <w:rPr>
          <w:rFonts w:ascii="Georgia" w:hAnsi="Georgia" w:cs="Times New Roman"/>
          <w:sz w:val="20"/>
          <w:szCs w:val="20"/>
          <w:rPrChange w:id="121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bei der Tätigkeit </w:t>
      </w:r>
      <w:ins w:id="122" w:author="David Döbele" w:date="2023-10-03T21:15:00Z">
        <w:r w:rsidR="000167C1" w:rsidRPr="000A69DA">
          <w:rPr>
            <w:rFonts w:ascii="Georgia" w:hAnsi="Georgia" w:cs="Times New Roman"/>
            <w:sz w:val="20"/>
            <w:szCs w:val="20"/>
            <w:rPrChange w:id="123" w:author="David Döbele" w:date="2023-10-03T21:18:00Z">
              <w:rPr>
                <w:rFonts w:ascii="Georgia" w:hAnsi="Georgia" w:cs="Times New Roman"/>
                <w:sz w:val="21"/>
                <w:szCs w:val="21"/>
              </w:rPr>
            </w:rPrChange>
          </w:rPr>
          <w:t xml:space="preserve">in </w:t>
        </w:r>
      </w:ins>
      <w:r w:rsidR="0022102B" w:rsidRPr="000A69DA">
        <w:rPr>
          <w:rFonts w:ascii="Georgia" w:hAnsi="Georgia" w:cs="Times New Roman"/>
          <w:sz w:val="20"/>
          <w:szCs w:val="20"/>
          <w:rPrChange w:id="124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einer Unternehmensberatung. Um in dieser Branche</w:t>
      </w:r>
      <w:r w:rsidR="00BD53CF" w:rsidRPr="000A69DA">
        <w:rPr>
          <w:rFonts w:ascii="Georgia" w:hAnsi="Georgia" w:cs="Times New Roman"/>
          <w:sz w:val="20"/>
          <w:szCs w:val="20"/>
          <w:rPrChange w:id="125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später ebenfalls so positive Auswirkungen wie </w:t>
      </w:r>
      <w:ins w:id="126" w:author="David Döbele" w:date="2023-10-03T21:15:00Z">
        <w:r w:rsidR="000167C1" w:rsidRPr="000A69DA">
          <w:rPr>
            <w:rFonts w:ascii="Georgia" w:hAnsi="Georgia" w:cs="Times New Roman"/>
            <w:sz w:val="20"/>
            <w:szCs w:val="20"/>
            <w:rPrChange w:id="127" w:author="David Döbele" w:date="2023-10-03T21:18:00Z">
              <w:rPr>
                <w:rFonts w:ascii="Georgia" w:hAnsi="Georgia" w:cs="Times New Roman"/>
                <w:sz w:val="21"/>
                <w:szCs w:val="21"/>
              </w:rPr>
            </w:rPrChange>
          </w:rPr>
          <w:t>I</w:t>
        </w:r>
      </w:ins>
      <w:del w:id="128" w:author="David Döbele" w:date="2023-10-03T21:15:00Z">
        <w:r w:rsidR="00BD53CF" w:rsidRPr="000A69DA" w:rsidDel="000167C1">
          <w:rPr>
            <w:rFonts w:ascii="Georgia" w:hAnsi="Georgia" w:cs="Times New Roman"/>
            <w:sz w:val="20"/>
            <w:szCs w:val="20"/>
            <w:rPrChange w:id="129" w:author="David Döbele" w:date="2023-10-03T21:18:00Z">
              <w:rPr>
                <w:rFonts w:ascii="Georgia" w:hAnsi="Georgia" w:cs="Times New Roman"/>
                <w:sz w:val="21"/>
                <w:szCs w:val="21"/>
              </w:rPr>
            </w:rPrChange>
          </w:rPr>
          <w:delText>i</w:delText>
        </w:r>
      </w:del>
      <w:r w:rsidR="00BD53CF" w:rsidRPr="000A69DA">
        <w:rPr>
          <w:rFonts w:ascii="Georgia" w:hAnsi="Georgia" w:cs="Times New Roman"/>
          <w:sz w:val="20"/>
          <w:szCs w:val="20"/>
          <w:rPrChange w:id="130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hr Unternehmen</w:t>
      </w:r>
      <w:r w:rsidR="0028074E" w:rsidRPr="000A69DA">
        <w:rPr>
          <w:rFonts w:ascii="Georgia" w:hAnsi="Georgia" w:cs="Times New Roman"/>
          <w:sz w:val="20"/>
          <w:szCs w:val="20"/>
          <w:rPrChange w:id="131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</w:t>
      </w:r>
      <w:r w:rsidR="00AE2F8B" w:rsidRPr="000A69DA">
        <w:rPr>
          <w:rFonts w:ascii="Georgia" w:hAnsi="Georgia" w:cs="Times New Roman"/>
          <w:sz w:val="20"/>
          <w:szCs w:val="20"/>
          <w:rPrChange w:id="132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hinterlassen</w:t>
      </w:r>
      <w:r w:rsidR="0028074E" w:rsidRPr="000A69DA">
        <w:rPr>
          <w:rFonts w:ascii="Georgia" w:hAnsi="Georgia" w:cs="Times New Roman"/>
          <w:sz w:val="20"/>
          <w:szCs w:val="20"/>
          <w:rPrChange w:id="133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zu können</w:t>
      </w:r>
      <w:ins w:id="134" w:author="David Döbele" w:date="2023-10-03T21:15:00Z">
        <w:r w:rsidR="000167C1" w:rsidRPr="000A69DA">
          <w:rPr>
            <w:rFonts w:ascii="Georgia" w:hAnsi="Georgia" w:cs="Times New Roman"/>
            <w:sz w:val="20"/>
            <w:szCs w:val="20"/>
            <w:rPrChange w:id="135" w:author="David Döbele" w:date="2023-10-03T21:18:00Z">
              <w:rPr>
                <w:rFonts w:ascii="Georgia" w:hAnsi="Georgia" w:cs="Times New Roman"/>
                <w:sz w:val="21"/>
                <w:szCs w:val="21"/>
              </w:rPr>
            </w:rPrChange>
          </w:rPr>
          <w:t>,</w:t>
        </w:r>
      </w:ins>
      <w:r w:rsidR="00AE2F8B" w:rsidRPr="000A69DA">
        <w:rPr>
          <w:rFonts w:ascii="Georgia" w:hAnsi="Georgia" w:cs="Times New Roman"/>
          <w:sz w:val="20"/>
          <w:szCs w:val="20"/>
          <w:rPrChange w:id="136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würde ich </w:t>
      </w:r>
      <w:ins w:id="137" w:author="David Döbele" w:date="2023-10-03T21:15:00Z">
        <w:r w:rsidR="000167C1" w:rsidRPr="000A69DA">
          <w:rPr>
            <w:rFonts w:ascii="Georgia" w:hAnsi="Georgia" w:cs="Times New Roman"/>
            <w:sz w:val="20"/>
            <w:szCs w:val="20"/>
            <w:rPrChange w:id="138" w:author="David Döbele" w:date="2023-10-03T21:18:00Z">
              <w:rPr>
                <w:rFonts w:ascii="Georgia" w:hAnsi="Georgia" w:cs="Times New Roman"/>
                <w:sz w:val="21"/>
                <w:szCs w:val="21"/>
              </w:rPr>
            </w:rPrChange>
          </w:rPr>
          <w:t>S</w:t>
        </w:r>
      </w:ins>
      <w:del w:id="139" w:author="David Döbele" w:date="2023-10-03T21:15:00Z">
        <w:r w:rsidR="00AE2F8B" w:rsidRPr="000A69DA" w:rsidDel="000167C1">
          <w:rPr>
            <w:rFonts w:ascii="Georgia" w:hAnsi="Georgia" w:cs="Times New Roman"/>
            <w:sz w:val="20"/>
            <w:szCs w:val="20"/>
            <w:rPrChange w:id="140" w:author="David Döbele" w:date="2023-10-03T21:18:00Z">
              <w:rPr>
                <w:rFonts w:ascii="Georgia" w:hAnsi="Georgia" w:cs="Times New Roman"/>
                <w:sz w:val="21"/>
                <w:szCs w:val="21"/>
              </w:rPr>
            </w:rPrChange>
          </w:rPr>
          <w:delText>s</w:delText>
        </w:r>
      </w:del>
      <w:r w:rsidR="00AE2F8B" w:rsidRPr="000A69DA">
        <w:rPr>
          <w:rFonts w:ascii="Georgia" w:hAnsi="Georgia" w:cs="Times New Roman"/>
          <w:sz w:val="20"/>
          <w:szCs w:val="20"/>
          <w:rPrChange w:id="141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ie gerne in Form </w:t>
      </w:r>
      <w:r w:rsidR="007325B8" w:rsidRPr="000A69DA">
        <w:rPr>
          <w:rFonts w:ascii="Georgia" w:hAnsi="Georgia" w:cs="Times New Roman"/>
          <w:sz w:val="20"/>
          <w:szCs w:val="20"/>
          <w:rPrChange w:id="142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eines Praktikums</w:t>
      </w:r>
      <w:r w:rsidR="00AE2F8B" w:rsidRPr="000A69DA">
        <w:rPr>
          <w:rFonts w:ascii="Georgia" w:hAnsi="Georgia" w:cs="Times New Roman"/>
          <w:sz w:val="20"/>
          <w:szCs w:val="20"/>
          <w:rPrChange w:id="143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</w:t>
      </w:r>
      <w:r w:rsidR="00C460E1" w:rsidRPr="000A69DA">
        <w:rPr>
          <w:rFonts w:ascii="Georgia" w:hAnsi="Georgia" w:cs="Times New Roman"/>
          <w:sz w:val="20"/>
          <w:szCs w:val="20"/>
          <w:rPrChange w:id="144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ab dem </w:t>
      </w:r>
      <w:proofErr w:type="spellStart"/>
      <w:r w:rsidR="00C460E1" w:rsidRPr="000A69DA">
        <w:rPr>
          <w:rFonts w:ascii="Georgia" w:hAnsi="Georgia" w:cs="Times New Roman"/>
          <w:sz w:val="20"/>
          <w:szCs w:val="20"/>
          <w:rPrChange w:id="145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tt.mm.yyyy</w:t>
      </w:r>
      <w:proofErr w:type="spellEnd"/>
      <w:r w:rsidR="00C460E1" w:rsidRPr="000A69DA">
        <w:rPr>
          <w:rFonts w:ascii="Georgia" w:hAnsi="Georgia" w:cs="Times New Roman"/>
          <w:sz w:val="20"/>
          <w:szCs w:val="20"/>
          <w:rPrChange w:id="146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im Bereich Consulting unterstützen</w:t>
      </w:r>
      <w:r w:rsidR="00985786" w:rsidRPr="000A69DA">
        <w:rPr>
          <w:rFonts w:ascii="Georgia" w:hAnsi="Georgia" w:cs="Times New Roman"/>
          <w:sz w:val="20"/>
          <w:szCs w:val="20"/>
          <w:rPrChange w:id="147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.</w:t>
      </w:r>
    </w:p>
    <w:p w14:paraId="2C090CDF" w14:textId="723F9A8E" w:rsidR="00E65B09" w:rsidRPr="000A69DA" w:rsidRDefault="00E65B09" w:rsidP="00E65B09">
      <w:pPr>
        <w:spacing w:after="0"/>
        <w:jc w:val="both"/>
        <w:rPr>
          <w:rFonts w:ascii="Georgia" w:hAnsi="Georgia" w:cs="Times New Roman"/>
          <w:sz w:val="20"/>
          <w:szCs w:val="20"/>
          <w:rPrChange w:id="148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</w:pPr>
    </w:p>
    <w:p w14:paraId="27FC894C" w14:textId="0EE9AEA0" w:rsidR="001472C6" w:rsidRPr="000A69DA" w:rsidRDefault="001472C6" w:rsidP="00E65B09">
      <w:pPr>
        <w:spacing w:after="0"/>
        <w:jc w:val="both"/>
        <w:rPr>
          <w:rFonts w:ascii="Georgia" w:hAnsi="Georgia" w:cs="Times New Roman"/>
          <w:sz w:val="20"/>
          <w:szCs w:val="20"/>
          <w:rPrChange w:id="149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</w:pPr>
      <w:r w:rsidRPr="000A69DA">
        <w:rPr>
          <w:rFonts w:ascii="Georgia" w:hAnsi="Georgia" w:cs="Times New Roman"/>
          <w:sz w:val="20"/>
          <w:szCs w:val="20"/>
          <w:rPrChange w:id="150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Nach meinem Ab</w:t>
      </w:r>
      <w:r w:rsidR="0011366B" w:rsidRPr="000A69DA">
        <w:rPr>
          <w:rFonts w:ascii="Georgia" w:hAnsi="Georgia" w:cs="Times New Roman"/>
          <w:sz w:val="20"/>
          <w:szCs w:val="20"/>
          <w:rPrChange w:id="151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itur </w:t>
      </w:r>
      <w:del w:id="152" w:author="David Döbele" w:date="2023-10-03T21:15:00Z">
        <w:r w:rsidR="001A2DEF" w:rsidRPr="000A69DA" w:rsidDel="000167C1">
          <w:rPr>
            <w:rFonts w:ascii="Georgia" w:hAnsi="Georgia" w:cs="Times New Roman"/>
            <w:sz w:val="20"/>
            <w:szCs w:val="20"/>
            <w:rPrChange w:id="153" w:author="David Döbele" w:date="2023-10-03T21:18:00Z">
              <w:rPr>
                <w:rFonts w:ascii="Georgia" w:hAnsi="Georgia" w:cs="Times New Roman"/>
                <w:sz w:val="21"/>
                <w:szCs w:val="21"/>
              </w:rPr>
            </w:rPrChange>
          </w:rPr>
          <w:delText xml:space="preserve">diesen </w:delText>
        </w:r>
      </w:del>
      <w:ins w:id="154" w:author="David Döbele" w:date="2023-10-03T21:15:00Z">
        <w:r w:rsidR="000167C1" w:rsidRPr="000A69DA">
          <w:rPr>
            <w:rFonts w:ascii="Georgia" w:hAnsi="Georgia" w:cs="Times New Roman"/>
            <w:sz w:val="20"/>
            <w:szCs w:val="20"/>
            <w:rPrChange w:id="155" w:author="David Döbele" w:date="2023-10-03T21:18:00Z">
              <w:rPr>
                <w:rFonts w:ascii="Georgia" w:hAnsi="Georgia" w:cs="Times New Roman"/>
                <w:sz w:val="21"/>
                <w:szCs w:val="21"/>
              </w:rPr>
            </w:rPrChange>
          </w:rPr>
          <w:t>in diesem</w:t>
        </w:r>
        <w:r w:rsidR="000167C1" w:rsidRPr="000A69DA">
          <w:rPr>
            <w:rFonts w:ascii="Georgia" w:hAnsi="Georgia" w:cs="Times New Roman"/>
            <w:sz w:val="20"/>
            <w:szCs w:val="20"/>
            <w:rPrChange w:id="156" w:author="David Döbele" w:date="2023-10-03T21:18:00Z">
              <w:rPr>
                <w:rFonts w:ascii="Georgia" w:hAnsi="Georgia" w:cs="Times New Roman"/>
                <w:sz w:val="21"/>
                <w:szCs w:val="21"/>
              </w:rPr>
            </w:rPrChange>
          </w:rPr>
          <w:t xml:space="preserve"> </w:t>
        </w:r>
      </w:ins>
      <w:r w:rsidR="001A2DEF" w:rsidRPr="000A69DA">
        <w:rPr>
          <w:rFonts w:ascii="Georgia" w:hAnsi="Georgia" w:cs="Times New Roman"/>
          <w:sz w:val="20"/>
          <w:szCs w:val="20"/>
          <w:rPrChange w:id="157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Jahr</w:t>
      </w:r>
      <w:del w:id="158" w:author="David Döbele" w:date="2023-10-03T21:15:00Z">
        <w:r w:rsidR="001A2DEF" w:rsidRPr="000A69DA" w:rsidDel="000167C1">
          <w:rPr>
            <w:rFonts w:ascii="Georgia" w:hAnsi="Georgia" w:cs="Times New Roman"/>
            <w:sz w:val="20"/>
            <w:szCs w:val="20"/>
            <w:rPrChange w:id="159" w:author="David Döbele" w:date="2023-10-03T21:18:00Z">
              <w:rPr>
                <w:rFonts w:ascii="Georgia" w:hAnsi="Georgia" w:cs="Times New Roman"/>
                <w:sz w:val="21"/>
                <w:szCs w:val="21"/>
              </w:rPr>
            </w:rPrChange>
          </w:rPr>
          <w:delText>es</w:delText>
        </w:r>
      </w:del>
      <w:r w:rsidR="0011366B" w:rsidRPr="000A69DA">
        <w:rPr>
          <w:rFonts w:ascii="Georgia" w:hAnsi="Georgia" w:cs="Times New Roman"/>
          <w:sz w:val="20"/>
          <w:szCs w:val="20"/>
          <w:rPrChange w:id="160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</w:t>
      </w:r>
      <w:r w:rsidR="003932DE" w:rsidRPr="000A69DA">
        <w:rPr>
          <w:rFonts w:ascii="Georgia" w:hAnsi="Georgia" w:cs="Times New Roman"/>
          <w:sz w:val="20"/>
          <w:szCs w:val="20"/>
          <w:rPrChange w:id="161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habe ich nun </w:t>
      </w:r>
      <w:del w:id="162" w:author="David Döbele" w:date="2023-10-03T21:15:00Z">
        <w:r w:rsidR="003932DE" w:rsidRPr="000A69DA" w:rsidDel="000167C1">
          <w:rPr>
            <w:rFonts w:ascii="Georgia" w:hAnsi="Georgia" w:cs="Times New Roman"/>
            <w:sz w:val="20"/>
            <w:szCs w:val="20"/>
            <w:rPrChange w:id="163" w:author="David Döbele" w:date="2023-10-03T21:18:00Z">
              <w:rPr>
                <w:rFonts w:ascii="Georgia" w:hAnsi="Georgia" w:cs="Times New Roman"/>
                <w:sz w:val="21"/>
                <w:szCs w:val="21"/>
              </w:rPr>
            </w:rPrChange>
          </w:rPr>
          <w:delText xml:space="preserve">vor </w:delText>
        </w:r>
      </w:del>
      <w:r w:rsidR="003932DE" w:rsidRPr="000A69DA">
        <w:rPr>
          <w:rFonts w:ascii="Georgia" w:hAnsi="Georgia" w:cs="Times New Roman"/>
          <w:sz w:val="20"/>
          <w:szCs w:val="20"/>
          <w:rPrChange w:id="164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mein Studium an der Technischen Universität München </w:t>
      </w:r>
      <w:del w:id="165" w:author="David Döbele" w:date="2023-10-03T21:15:00Z">
        <w:r w:rsidR="003932DE" w:rsidRPr="000A69DA" w:rsidDel="000167C1">
          <w:rPr>
            <w:rFonts w:ascii="Georgia" w:hAnsi="Georgia" w:cs="Times New Roman"/>
            <w:sz w:val="20"/>
            <w:szCs w:val="20"/>
            <w:rPrChange w:id="166" w:author="David Döbele" w:date="2023-10-03T21:18:00Z">
              <w:rPr>
                <w:rFonts w:ascii="Georgia" w:hAnsi="Georgia" w:cs="Times New Roman"/>
                <w:sz w:val="21"/>
                <w:szCs w:val="21"/>
              </w:rPr>
            </w:rPrChange>
          </w:rPr>
          <w:delText xml:space="preserve">zu </w:delText>
        </w:r>
        <w:r w:rsidR="00657A4E" w:rsidRPr="000A69DA" w:rsidDel="000167C1">
          <w:rPr>
            <w:rFonts w:ascii="Georgia" w:hAnsi="Georgia" w:cs="Times New Roman"/>
            <w:sz w:val="20"/>
            <w:szCs w:val="20"/>
            <w:rPrChange w:id="167" w:author="David Döbele" w:date="2023-10-03T21:18:00Z">
              <w:rPr>
                <w:rFonts w:ascii="Georgia" w:hAnsi="Georgia" w:cs="Times New Roman"/>
                <w:sz w:val="21"/>
                <w:szCs w:val="21"/>
              </w:rPr>
            </w:rPrChange>
          </w:rPr>
          <w:delText>beginnen</w:delText>
        </w:r>
      </w:del>
      <w:ins w:id="168" w:author="David Döbele" w:date="2023-10-03T21:15:00Z">
        <w:r w:rsidR="000167C1" w:rsidRPr="000A69DA">
          <w:rPr>
            <w:rFonts w:ascii="Georgia" w:hAnsi="Georgia" w:cs="Times New Roman"/>
            <w:sz w:val="20"/>
            <w:szCs w:val="20"/>
            <w:rPrChange w:id="169" w:author="David Döbele" w:date="2023-10-03T21:18:00Z">
              <w:rPr>
                <w:rFonts w:ascii="Georgia" w:hAnsi="Georgia" w:cs="Times New Roman"/>
                <w:sz w:val="21"/>
                <w:szCs w:val="21"/>
              </w:rPr>
            </w:rPrChange>
          </w:rPr>
          <w:t>begonnen</w:t>
        </w:r>
      </w:ins>
      <w:r w:rsidR="00657A4E" w:rsidRPr="000A69DA">
        <w:rPr>
          <w:rFonts w:ascii="Georgia" w:hAnsi="Georgia" w:cs="Times New Roman"/>
          <w:sz w:val="20"/>
          <w:szCs w:val="20"/>
          <w:rPrChange w:id="170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,</w:t>
      </w:r>
      <w:r w:rsidR="003932DE" w:rsidRPr="000A69DA">
        <w:rPr>
          <w:rFonts w:ascii="Georgia" w:hAnsi="Georgia" w:cs="Times New Roman"/>
          <w:sz w:val="20"/>
          <w:szCs w:val="20"/>
          <w:rPrChange w:id="171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</w:t>
      </w:r>
      <w:r w:rsidR="00032098" w:rsidRPr="000A69DA">
        <w:rPr>
          <w:rFonts w:ascii="Georgia" w:hAnsi="Georgia" w:cs="Times New Roman"/>
          <w:sz w:val="20"/>
          <w:szCs w:val="20"/>
          <w:rPrChange w:id="172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um </w:t>
      </w:r>
      <w:ins w:id="173" w:author="David Döbele" w:date="2023-10-03T21:15:00Z">
        <w:r w:rsidR="000167C1" w:rsidRPr="000A69DA">
          <w:rPr>
            <w:rFonts w:ascii="Georgia" w:hAnsi="Georgia" w:cs="Times New Roman"/>
            <w:sz w:val="20"/>
            <w:szCs w:val="20"/>
            <w:rPrChange w:id="174" w:author="David Döbele" w:date="2023-10-03T21:18:00Z">
              <w:rPr>
                <w:rFonts w:ascii="Georgia" w:hAnsi="Georgia" w:cs="Times New Roman"/>
                <w:sz w:val="21"/>
                <w:szCs w:val="21"/>
              </w:rPr>
            </w:rPrChange>
          </w:rPr>
          <w:t xml:space="preserve">mich </w:t>
        </w:r>
      </w:ins>
      <w:r w:rsidR="00032098" w:rsidRPr="000A69DA">
        <w:rPr>
          <w:rFonts w:ascii="Georgia" w:hAnsi="Georgia" w:cs="Times New Roman"/>
          <w:sz w:val="20"/>
          <w:szCs w:val="20"/>
          <w:rPrChange w:id="175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so einerseits </w:t>
      </w:r>
      <w:del w:id="176" w:author="David Döbele" w:date="2023-10-03T21:15:00Z">
        <w:r w:rsidR="006865FA" w:rsidRPr="000A69DA" w:rsidDel="000167C1">
          <w:rPr>
            <w:rFonts w:ascii="Georgia" w:hAnsi="Georgia" w:cs="Times New Roman"/>
            <w:sz w:val="20"/>
            <w:szCs w:val="20"/>
            <w:rPrChange w:id="177" w:author="David Döbele" w:date="2023-10-03T21:18:00Z">
              <w:rPr>
                <w:rFonts w:ascii="Georgia" w:hAnsi="Georgia" w:cs="Times New Roman"/>
                <w:sz w:val="21"/>
                <w:szCs w:val="21"/>
              </w:rPr>
            </w:rPrChange>
          </w:rPr>
          <w:delText xml:space="preserve">mich </w:delText>
        </w:r>
      </w:del>
      <w:r w:rsidR="006865FA" w:rsidRPr="000A69DA">
        <w:rPr>
          <w:rFonts w:ascii="Georgia" w:hAnsi="Georgia" w:cs="Times New Roman"/>
          <w:sz w:val="20"/>
          <w:szCs w:val="20"/>
          <w:rPrChange w:id="178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akademisch </w:t>
      </w:r>
      <w:r w:rsidR="001A2DEF" w:rsidRPr="000A69DA">
        <w:rPr>
          <w:rFonts w:ascii="Georgia" w:hAnsi="Georgia" w:cs="Times New Roman"/>
          <w:sz w:val="20"/>
          <w:szCs w:val="20"/>
          <w:rPrChange w:id="179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weiter</w:t>
      </w:r>
      <w:r w:rsidR="008E4605" w:rsidRPr="000A69DA">
        <w:rPr>
          <w:rFonts w:ascii="Georgia" w:hAnsi="Georgia" w:cs="Times New Roman"/>
          <w:sz w:val="20"/>
          <w:szCs w:val="20"/>
          <w:rPrChange w:id="180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zubilden</w:t>
      </w:r>
      <w:r w:rsidR="00F471CD" w:rsidRPr="000A69DA">
        <w:rPr>
          <w:rFonts w:ascii="Georgia" w:hAnsi="Georgia" w:cs="Times New Roman"/>
          <w:sz w:val="20"/>
          <w:szCs w:val="20"/>
          <w:rPrChange w:id="181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, als auch </w:t>
      </w:r>
      <w:r w:rsidR="00E43A6B" w:rsidRPr="000A69DA">
        <w:rPr>
          <w:rFonts w:ascii="Georgia" w:hAnsi="Georgia" w:cs="Times New Roman"/>
          <w:sz w:val="20"/>
          <w:szCs w:val="20"/>
          <w:rPrChange w:id="182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vorhandene Fähigkeiten</w:t>
      </w:r>
      <w:r w:rsidR="00F471CD" w:rsidRPr="000A69DA">
        <w:rPr>
          <w:rFonts w:ascii="Georgia" w:hAnsi="Georgia" w:cs="Times New Roman"/>
          <w:sz w:val="20"/>
          <w:szCs w:val="20"/>
          <w:rPrChange w:id="183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</w:t>
      </w:r>
      <w:r w:rsidR="00BB5CA0" w:rsidRPr="000A69DA">
        <w:rPr>
          <w:rFonts w:ascii="Georgia" w:hAnsi="Georgia" w:cs="Times New Roman"/>
          <w:sz w:val="20"/>
          <w:szCs w:val="20"/>
          <w:rPrChange w:id="184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wie analytisches </w:t>
      </w:r>
      <w:r w:rsidR="00CA2DE7" w:rsidRPr="000A69DA">
        <w:rPr>
          <w:rFonts w:ascii="Georgia" w:hAnsi="Georgia" w:cs="Times New Roman"/>
          <w:sz w:val="20"/>
          <w:szCs w:val="20"/>
          <w:rPrChange w:id="185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Denken</w:t>
      </w:r>
      <w:r w:rsidR="00342DD7" w:rsidRPr="000A69DA">
        <w:rPr>
          <w:rFonts w:ascii="Georgia" w:hAnsi="Georgia" w:cs="Times New Roman"/>
          <w:sz w:val="20"/>
          <w:szCs w:val="20"/>
          <w:rPrChange w:id="186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</w:t>
      </w:r>
      <w:r w:rsidR="00DC090F" w:rsidRPr="000A69DA">
        <w:rPr>
          <w:rFonts w:ascii="Georgia" w:hAnsi="Georgia" w:cs="Times New Roman"/>
          <w:sz w:val="20"/>
          <w:szCs w:val="20"/>
          <w:rPrChange w:id="187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anzuwenden und zu verbessern</w:t>
      </w:r>
      <w:r w:rsidR="00657A4E" w:rsidRPr="000A69DA">
        <w:rPr>
          <w:rFonts w:ascii="Georgia" w:hAnsi="Georgia" w:cs="Times New Roman"/>
          <w:sz w:val="20"/>
          <w:szCs w:val="20"/>
          <w:rPrChange w:id="188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.</w:t>
      </w:r>
      <w:del w:id="189" w:author="David Döbele" w:date="2023-10-03T21:15:00Z">
        <w:r w:rsidR="00657A4E" w:rsidRPr="000A69DA" w:rsidDel="000167C1">
          <w:rPr>
            <w:rFonts w:ascii="Georgia" w:hAnsi="Georgia" w:cs="Times New Roman"/>
            <w:sz w:val="20"/>
            <w:szCs w:val="20"/>
            <w:rPrChange w:id="190" w:author="David Döbele" w:date="2023-10-03T21:18:00Z">
              <w:rPr>
                <w:rFonts w:ascii="Georgia" w:hAnsi="Georgia" w:cs="Times New Roman"/>
                <w:sz w:val="21"/>
                <w:szCs w:val="21"/>
              </w:rPr>
            </w:rPrChange>
          </w:rPr>
          <w:delText xml:space="preserve"> </w:delText>
        </w:r>
      </w:del>
      <w:r w:rsidR="00CA2DE7" w:rsidRPr="000A69DA">
        <w:rPr>
          <w:rFonts w:ascii="Georgia" w:hAnsi="Georgia" w:cs="Times New Roman"/>
          <w:sz w:val="20"/>
          <w:szCs w:val="20"/>
          <w:rPrChange w:id="191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</w:t>
      </w:r>
      <w:r w:rsidR="004438D9" w:rsidRPr="000A69DA">
        <w:rPr>
          <w:rFonts w:ascii="Georgia" w:hAnsi="Georgia" w:cs="Times New Roman"/>
          <w:sz w:val="20"/>
          <w:szCs w:val="20"/>
          <w:rPrChange w:id="192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Von meinen Freunden werde ich häufig mit </w:t>
      </w:r>
      <w:r w:rsidR="001D7F29" w:rsidRPr="000A69DA">
        <w:rPr>
          <w:rFonts w:ascii="Georgia" w:hAnsi="Georgia" w:cs="Times New Roman"/>
          <w:sz w:val="20"/>
          <w:szCs w:val="20"/>
          <w:rPrChange w:id="193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den Eigenschaften</w:t>
      </w:r>
      <w:r w:rsidR="00E200F4" w:rsidRPr="000A69DA">
        <w:rPr>
          <w:rFonts w:ascii="Georgia" w:hAnsi="Georgia" w:cs="Times New Roman"/>
          <w:sz w:val="20"/>
          <w:szCs w:val="20"/>
          <w:rPrChange w:id="194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</w:t>
      </w:r>
      <w:r w:rsidR="009014CF" w:rsidRPr="000A69DA">
        <w:rPr>
          <w:rFonts w:ascii="Georgia" w:hAnsi="Georgia" w:cs="Times New Roman"/>
          <w:sz w:val="20"/>
          <w:szCs w:val="20"/>
          <w:rPrChange w:id="195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der Teamfähigkeit und</w:t>
      </w:r>
      <w:r w:rsidR="001D7F29" w:rsidRPr="000A69DA">
        <w:rPr>
          <w:rFonts w:ascii="Georgia" w:hAnsi="Georgia" w:cs="Times New Roman"/>
          <w:sz w:val="20"/>
          <w:szCs w:val="20"/>
          <w:rPrChange w:id="196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des Durchhaltevermögens assoziiert, </w:t>
      </w:r>
      <w:r w:rsidR="00D71713" w:rsidRPr="000A69DA">
        <w:rPr>
          <w:rFonts w:ascii="Georgia" w:hAnsi="Georgia" w:cs="Times New Roman"/>
          <w:sz w:val="20"/>
          <w:szCs w:val="20"/>
          <w:rPrChange w:id="197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was ich </w:t>
      </w:r>
      <w:r w:rsidR="008844AE" w:rsidRPr="000A69DA">
        <w:rPr>
          <w:rFonts w:ascii="Georgia" w:hAnsi="Georgia" w:cs="Times New Roman"/>
          <w:sz w:val="20"/>
          <w:szCs w:val="20"/>
          <w:rPrChange w:id="198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beispielsweise </w:t>
      </w:r>
      <w:r w:rsidR="00AD5D14" w:rsidRPr="000A69DA">
        <w:rPr>
          <w:rFonts w:ascii="Georgia" w:hAnsi="Georgia" w:cs="Times New Roman"/>
          <w:sz w:val="20"/>
          <w:szCs w:val="20"/>
          <w:rPrChange w:id="199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bei der Organisation von schulischen Events wie einem Abiball </w:t>
      </w:r>
      <w:r w:rsidR="00072D4C" w:rsidRPr="000A69DA">
        <w:rPr>
          <w:rFonts w:ascii="Georgia" w:hAnsi="Georgia" w:cs="Times New Roman"/>
          <w:sz w:val="20"/>
          <w:szCs w:val="20"/>
          <w:rPrChange w:id="200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unter</w:t>
      </w:r>
      <w:ins w:id="201" w:author="David Döbele" w:date="2023-10-03T21:16:00Z">
        <w:r w:rsidR="000167C1" w:rsidRPr="000A69DA">
          <w:rPr>
            <w:rFonts w:ascii="Georgia" w:hAnsi="Georgia" w:cs="Times New Roman"/>
            <w:sz w:val="20"/>
            <w:szCs w:val="20"/>
            <w:rPrChange w:id="202" w:author="David Döbele" w:date="2023-10-03T21:18:00Z">
              <w:rPr>
                <w:rFonts w:ascii="Georgia" w:hAnsi="Georgia" w:cs="Times New Roman"/>
                <w:sz w:val="21"/>
                <w:szCs w:val="21"/>
              </w:rPr>
            </w:rPrChange>
          </w:rPr>
          <w:t xml:space="preserve"> </w:t>
        </w:r>
      </w:ins>
      <w:del w:id="203" w:author="David Döbele" w:date="2023-10-03T21:16:00Z">
        <w:r w:rsidR="00072D4C" w:rsidRPr="000A69DA" w:rsidDel="000167C1">
          <w:rPr>
            <w:rFonts w:ascii="Georgia" w:hAnsi="Georgia" w:cs="Times New Roman"/>
            <w:sz w:val="20"/>
            <w:szCs w:val="20"/>
            <w:rPrChange w:id="204" w:author="David Döbele" w:date="2023-10-03T21:18:00Z">
              <w:rPr>
                <w:rFonts w:ascii="Georgia" w:hAnsi="Georgia" w:cs="Times New Roman"/>
                <w:sz w:val="21"/>
                <w:szCs w:val="21"/>
              </w:rPr>
            </w:rPrChange>
          </w:rPr>
          <w:delText xml:space="preserve">beweis </w:delText>
        </w:r>
      </w:del>
      <w:ins w:id="205" w:author="David Döbele" w:date="2023-10-03T21:16:00Z">
        <w:r w:rsidR="000167C1" w:rsidRPr="000A69DA">
          <w:rPr>
            <w:rFonts w:ascii="Georgia" w:hAnsi="Georgia" w:cs="Times New Roman"/>
            <w:sz w:val="20"/>
            <w:szCs w:val="20"/>
            <w:rPrChange w:id="206" w:author="David Döbele" w:date="2023-10-03T21:18:00Z">
              <w:rPr>
                <w:rFonts w:ascii="Georgia" w:hAnsi="Georgia" w:cs="Times New Roman"/>
                <w:sz w:val="21"/>
                <w:szCs w:val="21"/>
              </w:rPr>
            </w:rPrChange>
          </w:rPr>
          <w:t>B</w:t>
        </w:r>
        <w:r w:rsidR="000167C1" w:rsidRPr="000A69DA">
          <w:rPr>
            <w:rFonts w:ascii="Georgia" w:hAnsi="Georgia" w:cs="Times New Roman"/>
            <w:sz w:val="20"/>
            <w:szCs w:val="20"/>
            <w:rPrChange w:id="207" w:author="David Döbele" w:date="2023-10-03T21:18:00Z">
              <w:rPr>
                <w:rFonts w:ascii="Georgia" w:hAnsi="Georgia" w:cs="Times New Roman"/>
                <w:sz w:val="21"/>
                <w:szCs w:val="21"/>
              </w:rPr>
            </w:rPrChange>
          </w:rPr>
          <w:t xml:space="preserve">eweis </w:t>
        </w:r>
      </w:ins>
      <w:r w:rsidR="00072D4C" w:rsidRPr="000A69DA">
        <w:rPr>
          <w:rFonts w:ascii="Georgia" w:hAnsi="Georgia" w:cs="Times New Roman"/>
          <w:sz w:val="20"/>
          <w:szCs w:val="20"/>
          <w:rPrChange w:id="208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stellen konnte, wo es von außerordentlicher Wichtigkeit war</w:t>
      </w:r>
      <w:ins w:id="209" w:author="David Döbele" w:date="2023-10-03T21:16:00Z">
        <w:r w:rsidR="000167C1" w:rsidRPr="000A69DA">
          <w:rPr>
            <w:rFonts w:ascii="Georgia" w:hAnsi="Georgia" w:cs="Times New Roman"/>
            <w:sz w:val="20"/>
            <w:szCs w:val="20"/>
            <w:rPrChange w:id="210" w:author="David Döbele" w:date="2023-10-03T21:18:00Z">
              <w:rPr>
                <w:rFonts w:ascii="Georgia" w:hAnsi="Georgia" w:cs="Times New Roman"/>
                <w:sz w:val="21"/>
                <w:szCs w:val="21"/>
              </w:rPr>
            </w:rPrChange>
          </w:rPr>
          <w:t>,</w:t>
        </w:r>
      </w:ins>
      <w:r w:rsidR="003575B4" w:rsidRPr="000A69DA">
        <w:rPr>
          <w:rFonts w:ascii="Georgia" w:hAnsi="Georgia" w:cs="Times New Roman"/>
          <w:sz w:val="20"/>
          <w:szCs w:val="20"/>
          <w:rPrChange w:id="211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neben einer ausgeprägten Kommunikationsfähigkeit </w:t>
      </w:r>
      <w:r w:rsidR="00B2414B" w:rsidRPr="000A69DA">
        <w:rPr>
          <w:rFonts w:ascii="Georgia" w:hAnsi="Georgia" w:cs="Times New Roman"/>
          <w:sz w:val="20"/>
          <w:szCs w:val="20"/>
          <w:rPrChange w:id="212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zur Koordinierung </w:t>
      </w:r>
      <w:r w:rsidR="00187ADE" w:rsidRPr="000A69DA">
        <w:rPr>
          <w:rFonts w:ascii="Georgia" w:hAnsi="Georgia" w:cs="Times New Roman"/>
          <w:sz w:val="20"/>
          <w:szCs w:val="20"/>
          <w:rPrChange w:id="213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der Helfer </w:t>
      </w:r>
      <w:r w:rsidR="00536875" w:rsidRPr="000A69DA">
        <w:rPr>
          <w:rFonts w:ascii="Georgia" w:hAnsi="Georgia" w:cs="Times New Roman"/>
          <w:sz w:val="20"/>
          <w:szCs w:val="20"/>
          <w:rPrChange w:id="214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auch ein hohes Maß an Stressresistenz an den Tag zu </w:t>
      </w:r>
      <w:r w:rsidR="00784011" w:rsidRPr="000A69DA">
        <w:rPr>
          <w:rFonts w:ascii="Georgia" w:hAnsi="Georgia" w:cs="Times New Roman"/>
          <w:sz w:val="20"/>
          <w:szCs w:val="20"/>
          <w:rPrChange w:id="215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legen,</w:t>
      </w:r>
      <w:r w:rsidR="00536875" w:rsidRPr="000A69DA">
        <w:rPr>
          <w:rFonts w:ascii="Georgia" w:hAnsi="Georgia" w:cs="Times New Roman"/>
          <w:sz w:val="20"/>
          <w:szCs w:val="20"/>
          <w:rPrChange w:id="216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um</w:t>
      </w:r>
      <w:r w:rsidR="004A4E69" w:rsidRPr="000A69DA">
        <w:rPr>
          <w:rFonts w:ascii="Georgia" w:hAnsi="Georgia" w:cs="Times New Roman"/>
          <w:sz w:val="20"/>
          <w:szCs w:val="20"/>
          <w:rPrChange w:id="217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trotz hitziger Situationen am Ende ein erfolgreiches </w:t>
      </w:r>
      <w:r w:rsidR="00774F9B" w:rsidRPr="000A69DA">
        <w:rPr>
          <w:rFonts w:ascii="Georgia" w:hAnsi="Georgia" w:cs="Times New Roman"/>
          <w:sz w:val="20"/>
          <w:szCs w:val="20"/>
          <w:rPrChange w:id="218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Event garantieren zu können. </w:t>
      </w:r>
      <w:r w:rsidR="00784011" w:rsidRPr="000A69DA">
        <w:rPr>
          <w:rFonts w:ascii="Georgia" w:hAnsi="Georgia" w:cs="Times New Roman"/>
          <w:sz w:val="20"/>
          <w:szCs w:val="20"/>
          <w:rPrChange w:id="219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In meiner Freizeit </w:t>
      </w:r>
      <w:r w:rsidR="002663DB" w:rsidRPr="000A69DA">
        <w:rPr>
          <w:rFonts w:ascii="Georgia" w:hAnsi="Georgia" w:cs="Times New Roman"/>
          <w:sz w:val="20"/>
          <w:szCs w:val="20"/>
          <w:rPrChange w:id="220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gehe ich gerne Tanzen</w:t>
      </w:r>
      <w:r w:rsidR="00423ADB" w:rsidRPr="000A69DA">
        <w:rPr>
          <w:rFonts w:ascii="Georgia" w:hAnsi="Georgia" w:cs="Times New Roman"/>
          <w:sz w:val="20"/>
          <w:szCs w:val="20"/>
          <w:rPrChange w:id="221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, da es mir eine kreative Auslebung ermöglicht</w:t>
      </w:r>
      <w:r w:rsidR="007C2481" w:rsidRPr="000A69DA">
        <w:rPr>
          <w:rFonts w:ascii="Georgia" w:hAnsi="Georgia" w:cs="Times New Roman"/>
          <w:sz w:val="20"/>
          <w:szCs w:val="20"/>
          <w:rPrChange w:id="222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und ich außerdem </w:t>
      </w:r>
      <w:r w:rsidR="002253B8" w:rsidRPr="000A69DA">
        <w:rPr>
          <w:rFonts w:ascii="Georgia" w:hAnsi="Georgia" w:cs="Times New Roman"/>
          <w:sz w:val="20"/>
          <w:szCs w:val="20"/>
          <w:rPrChange w:id="223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viel Spaß an dem Erlernen neuer Tanzschritte </w:t>
      </w:r>
      <w:r w:rsidR="0035516E" w:rsidRPr="000A69DA">
        <w:rPr>
          <w:rFonts w:ascii="Georgia" w:hAnsi="Georgia" w:cs="Times New Roman"/>
          <w:sz w:val="20"/>
          <w:szCs w:val="20"/>
          <w:rPrChange w:id="224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habe</w:t>
      </w:r>
      <w:r w:rsidR="00AF0634" w:rsidRPr="000A69DA">
        <w:rPr>
          <w:rFonts w:ascii="Georgia" w:hAnsi="Georgia" w:cs="Times New Roman"/>
          <w:sz w:val="20"/>
          <w:szCs w:val="20"/>
          <w:rPrChange w:id="225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, wofür</w:t>
      </w:r>
      <w:r w:rsidR="0035516E" w:rsidRPr="000A69DA">
        <w:rPr>
          <w:rFonts w:ascii="Georgia" w:hAnsi="Georgia" w:cs="Times New Roman"/>
          <w:sz w:val="20"/>
          <w:szCs w:val="20"/>
          <w:rPrChange w:id="226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definitiv ein gewisses Ma</w:t>
      </w:r>
      <w:r w:rsidR="00400470" w:rsidRPr="000A69DA">
        <w:rPr>
          <w:rFonts w:ascii="Georgia" w:hAnsi="Georgia" w:cs="Times New Roman"/>
          <w:sz w:val="20"/>
          <w:szCs w:val="20"/>
          <w:rPrChange w:id="227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ß</w:t>
      </w:r>
      <w:r w:rsidR="0035516E" w:rsidRPr="000A69DA">
        <w:rPr>
          <w:rFonts w:ascii="Georgia" w:hAnsi="Georgia" w:cs="Times New Roman"/>
          <w:sz w:val="20"/>
          <w:szCs w:val="20"/>
          <w:rPrChange w:id="228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an Selbstdisziplin als auch </w:t>
      </w:r>
      <w:r w:rsidR="008872A2" w:rsidRPr="000A69DA">
        <w:rPr>
          <w:rFonts w:ascii="Georgia" w:hAnsi="Georgia" w:cs="Times New Roman"/>
          <w:sz w:val="20"/>
          <w:szCs w:val="20"/>
          <w:rPrChange w:id="229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Detailfreude gefragt ist</w:t>
      </w:r>
      <w:r w:rsidR="00CD25F9" w:rsidRPr="000A69DA">
        <w:rPr>
          <w:rFonts w:ascii="Georgia" w:hAnsi="Georgia" w:cs="Times New Roman"/>
          <w:sz w:val="20"/>
          <w:szCs w:val="20"/>
          <w:rPrChange w:id="230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.</w:t>
      </w:r>
      <w:r w:rsidR="006E7840" w:rsidRPr="000A69DA">
        <w:rPr>
          <w:rFonts w:ascii="Georgia" w:hAnsi="Georgia" w:cs="Times New Roman"/>
          <w:sz w:val="20"/>
          <w:szCs w:val="20"/>
          <w:rPrChange w:id="231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Das Mindset</w:t>
      </w:r>
      <w:ins w:id="232" w:author="David Döbele" w:date="2023-10-03T21:16:00Z">
        <w:r w:rsidR="000167C1" w:rsidRPr="000A69DA">
          <w:rPr>
            <w:rFonts w:ascii="Georgia" w:hAnsi="Georgia" w:cs="Times New Roman"/>
            <w:sz w:val="20"/>
            <w:szCs w:val="20"/>
            <w:rPrChange w:id="233" w:author="David Döbele" w:date="2023-10-03T21:18:00Z">
              <w:rPr>
                <w:rFonts w:ascii="Georgia" w:hAnsi="Georgia" w:cs="Times New Roman"/>
                <w:sz w:val="21"/>
                <w:szCs w:val="21"/>
              </w:rPr>
            </w:rPrChange>
          </w:rPr>
          <w:t>,</w:t>
        </w:r>
      </w:ins>
      <w:r w:rsidR="006E7840" w:rsidRPr="000A69DA">
        <w:rPr>
          <w:rFonts w:ascii="Georgia" w:hAnsi="Georgia" w:cs="Times New Roman"/>
          <w:sz w:val="20"/>
          <w:szCs w:val="20"/>
          <w:rPrChange w:id="234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</w:t>
      </w:r>
      <w:r w:rsidR="00C6052C" w:rsidRPr="000A69DA">
        <w:rPr>
          <w:rFonts w:ascii="Georgia" w:hAnsi="Georgia" w:cs="Times New Roman"/>
          <w:sz w:val="20"/>
          <w:szCs w:val="20"/>
          <w:rPrChange w:id="235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da</w:t>
      </w:r>
      <w:ins w:id="236" w:author="David Döbele" w:date="2023-10-03T21:16:00Z">
        <w:r w:rsidR="000167C1" w:rsidRPr="000A69DA">
          <w:rPr>
            <w:rFonts w:ascii="Georgia" w:hAnsi="Georgia" w:cs="Times New Roman"/>
            <w:sz w:val="20"/>
            <w:szCs w:val="20"/>
            <w:rPrChange w:id="237" w:author="David Döbele" w:date="2023-10-03T21:18:00Z">
              <w:rPr>
                <w:rFonts w:ascii="Georgia" w:hAnsi="Georgia" w:cs="Times New Roman"/>
                <w:sz w:val="21"/>
                <w:szCs w:val="21"/>
              </w:rPr>
            </w:rPrChange>
          </w:rPr>
          <w:t>s</w:t>
        </w:r>
      </w:ins>
      <w:r w:rsidR="00C6052C" w:rsidRPr="000A69DA">
        <w:rPr>
          <w:rFonts w:ascii="Georgia" w:hAnsi="Georgia" w:cs="Times New Roman"/>
          <w:sz w:val="20"/>
          <w:szCs w:val="20"/>
          <w:rPrChange w:id="238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s es Teamfähigkeit</w:t>
      </w:r>
      <w:r w:rsidR="00D8311F" w:rsidRPr="000A69DA">
        <w:rPr>
          <w:rFonts w:ascii="Georgia" w:hAnsi="Georgia" w:cs="Times New Roman"/>
          <w:sz w:val="20"/>
          <w:szCs w:val="20"/>
          <w:rPrChange w:id="239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, sowie Gründlichkeit und Durchhaltevermögen </w:t>
      </w:r>
      <w:r w:rsidR="00BC1B24" w:rsidRPr="000A69DA">
        <w:rPr>
          <w:rFonts w:ascii="Georgia" w:hAnsi="Georgia" w:cs="Times New Roman"/>
          <w:sz w:val="20"/>
          <w:szCs w:val="20"/>
          <w:rPrChange w:id="240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benötigt</w:t>
      </w:r>
      <w:r w:rsidR="00855353" w:rsidRPr="000A69DA">
        <w:rPr>
          <w:rFonts w:ascii="Georgia" w:hAnsi="Georgia" w:cs="Times New Roman"/>
          <w:sz w:val="20"/>
          <w:szCs w:val="20"/>
          <w:rPrChange w:id="241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,</w:t>
      </w:r>
      <w:r w:rsidR="00D8311F" w:rsidRPr="000A69DA">
        <w:rPr>
          <w:rFonts w:ascii="Georgia" w:hAnsi="Georgia" w:cs="Times New Roman"/>
          <w:sz w:val="20"/>
          <w:szCs w:val="20"/>
          <w:rPrChange w:id="242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um etwas erreichen zu </w:t>
      </w:r>
      <w:del w:id="243" w:author="David Döbele" w:date="2023-10-03T21:16:00Z">
        <w:r w:rsidR="00D8311F" w:rsidRPr="000A69DA" w:rsidDel="000167C1">
          <w:rPr>
            <w:rFonts w:ascii="Georgia" w:hAnsi="Georgia" w:cs="Times New Roman"/>
            <w:sz w:val="20"/>
            <w:szCs w:val="20"/>
            <w:rPrChange w:id="244" w:author="David Döbele" w:date="2023-10-03T21:18:00Z">
              <w:rPr>
                <w:rFonts w:ascii="Georgia" w:hAnsi="Georgia" w:cs="Times New Roman"/>
                <w:sz w:val="21"/>
                <w:szCs w:val="21"/>
              </w:rPr>
            </w:rPrChange>
          </w:rPr>
          <w:delText>können würde</w:delText>
        </w:r>
      </w:del>
      <w:ins w:id="245" w:author="David Döbele" w:date="2023-10-03T21:16:00Z">
        <w:r w:rsidR="000167C1" w:rsidRPr="000A69DA">
          <w:rPr>
            <w:rFonts w:ascii="Georgia" w:hAnsi="Georgia" w:cs="Times New Roman"/>
            <w:sz w:val="20"/>
            <w:szCs w:val="20"/>
            <w:rPrChange w:id="246" w:author="David Döbele" w:date="2023-10-03T21:18:00Z">
              <w:rPr>
                <w:rFonts w:ascii="Georgia" w:hAnsi="Georgia" w:cs="Times New Roman"/>
                <w:sz w:val="21"/>
                <w:szCs w:val="21"/>
              </w:rPr>
            </w:rPrChange>
          </w:rPr>
          <w:t>können, würde</w:t>
        </w:r>
      </w:ins>
      <w:r w:rsidR="00D8311F" w:rsidRPr="000A69DA">
        <w:rPr>
          <w:rFonts w:ascii="Georgia" w:hAnsi="Georgia" w:cs="Times New Roman"/>
          <w:sz w:val="20"/>
          <w:szCs w:val="20"/>
          <w:rPrChange w:id="247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ich nun ausgesprochen gerne </w:t>
      </w:r>
      <w:r w:rsidR="005D5DC5" w:rsidRPr="000A69DA">
        <w:rPr>
          <w:rFonts w:ascii="Georgia" w:hAnsi="Georgia" w:cs="Times New Roman"/>
          <w:sz w:val="20"/>
          <w:szCs w:val="20"/>
          <w:rPrChange w:id="248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in ihr Team mit einbringen.</w:t>
      </w:r>
    </w:p>
    <w:p w14:paraId="6FCA4B30" w14:textId="77777777" w:rsidR="0011366B" w:rsidRPr="000A69DA" w:rsidRDefault="0011366B" w:rsidP="00E65B09">
      <w:pPr>
        <w:spacing w:after="0"/>
        <w:jc w:val="both"/>
        <w:rPr>
          <w:rFonts w:ascii="Georgia" w:hAnsi="Georgia" w:cs="Times New Roman"/>
          <w:sz w:val="20"/>
          <w:szCs w:val="20"/>
          <w:rPrChange w:id="249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</w:pPr>
    </w:p>
    <w:p w14:paraId="4659D744" w14:textId="159C9AB4" w:rsidR="004E38C0" w:rsidRPr="000A69DA" w:rsidRDefault="00294C59" w:rsidP="00E65B09">
      <w:pPr>
        <w:spacing w:after="0"/>
        <w:jc w:val="both"/>
        <w:rPr>
          <w:rFonts w:ascii="Georgia" w:hAnsi="Georgia" w:cs="Times New Roman"/>
          <w:sz w:val="20"/>
          <w:szCs w:val="20"/>
          <w:rPrChange w:id="250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</w:pPr>
      <w:r w:rsidRPr="000A69DA">
        <w:rPr>
          <w:rFonts w:ascii="Georgia" w:hAnsi="Georgia"/>
          <w:sz w:val="20"/>
          <w:szCs w:val="20"/>
          <w:rPrChange w:id="251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 xml:space="preserve">ECOVIS scheint mir </w:t>
      </w:r>
      <w:r w:rsidR="003744AF" w:rsidRPr="000A69DA">
        <w:rPr>
          <w:rFonts w:ascii="Georgia" w:hAnsi="Georgia"/>
          <w:sz w:val="20"/>
          <w:szCs w:val="20"/>
          <w:rPrChange w:id="252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>für dieses Praktikum ideal zu sein. Ihre gro</w:t>
      </w:r>
      <w:r w:rsidR="008E60C9" w:rsidRPr="000A69DA">
        <w:rPr>
          <w:rFonts w:ascii="Georgia" w:hAnsi="Georgia"/>
          <w:sz w:val="20"/>
          <w:szCs w:val="20"/>
          <w:rPrChange w:id="253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 xml:space="preserve">ße </w:t>
      </w:r>
      <w:r w:rsidR="00296A3C" w:rsidRPr="000A69DA">
        <w:rPr>
          <w:rFonts w:ascii="Georgia" w:hAnsi="Georgia"/>
          <w:sz w:val="20"/>
          <w:szCs w:val="20"/>
          <w:rPrChange w:id="254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>Anzahl an internationalen Standorten</w:t>
      </w:r>
      <w:r w:rsidR="002239AA" w:rsidRPr="000A69DA">
        <w:rPr>
          <w:rFonts w:ascii="Georgia" w:hAnsi="Georgia"/>
          <w:sz w:val="20"/>
          <w:szCs w:val="20"/>
          <w:rPrChange w:id="255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 xml:space="preserve"> und</w:t>
      </w:r>
      <w:r w:rsidR="00FE1550" w:rsidRPr="000A69DA">
        <w:rPr>
          <w:rFonts w:ascii="Georgia" w:hAnsi="Georgia"/>
          <w:sz w:val="20"/>
          <w:szCs w:val="20"/>
          <w:rPrChange w:id="256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 xml:space="preserve"> Vielfältigkeit machen </w:t>
      </w:r>
      <w:ins w:id="257" w:author="David Döbele" w:date="2023-10-03T21:16:00Z">
        <w:r w:rsidR="000167C1" w:rsidRPr="000A69DA">
          <w:rPr>
            <w:rFonts w:ascii="Georgia" w:hAnsi="Georgia"/>
            <w:sz w:val="20"/>
            <w:szCs w:val="20"/>
            <w:rPrChange w:id="258" w:author="David Döbele" w:date="2023-10-03T21:18:00Z">
              <w:rPr>
                <w:rFonts w:ascii="Georgia" w:hAnsi="Georgia"/>
                <w:sz w:val="21"/>
                <w:szCs w:val="21"/>
              </w:rPr>
            </w:rPrChange>
          </w:rPr>
          <w:t>S</w:t>
        </w:r>
      </w:ins>
      <w:del w:id="259" w:author="David Döbele" w:date="2023-10-03T21:16:00Z">
        <w:r w:rsidR="00FE1550" w:rsidRPr="000A69DA" w:rsidDel="000167C1">
          <w:rPr>
            <w:rFonts w:ascii="Georgia" w:hAnsi="Georgia"/>
            <w:sz w:val="20"/>
            <w:szCs w:val="20"/>
            <w:rPrChange w:id="260" w:author="David Döbele" w:date="2023-10-03T21:18:00Z">
              <w:rPr>
                <w:rFonts w:ascii="Georgia" w:hAnsi="Georgia"/>
                <w:sz w:val="21"/>
                <w:szCs w:val="21"/>
              </w:rPr>
            </w:rPrChange>
          </w:rPr>
          <w:delText>s</w:delText>
        </w:r>
      </w:del>
      <w:r w:rsidR="00FE1550" w:rsidRPr="000A69DA">
        <w:rPr>
          <w:rFonts w:ascii="Georgia" w:hAnsi="Georgia"/>
          <w:sz w:val="20"/>
          <w:szCs w:val="20"/>
          <w:rPrChange w:id="261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>ie zu ein</w:t>
      </w:r>
      <w:r w:rsidR="00695191" w:rsidRPr="000A69DA">
        <w:rPr>
          <w:rFonts w:ascii="Georgia" w:hAnsi="Georgia"/>
          <w:sz w:val="20"/>
          <w:szCs w:val="20"/>
          <w:rPrChange w:id="262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 xml:space="preserve">em sehr renommierten </w:t>
      </w:r>
      <w:r w:rsidR="00B90FD7" w:rsidRPr="000A69DA">
        <w:rPr>
          <w:rFonts w:ascii="Georgia" w:hAnsi="Georgia"/>
          <w:sz w:val="20"/>
          <w:szCs w:val="20"/>
          <w:rPrChange w:id="263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>Ansprechpartner</w:t>
      </w:r>
      <w:r w:rsidR="004160A3" w:rsidRPr="000A69DA">
        <w:rPr>
          <w:rFonts w:ascii="Georgia" w:hAnsi="Georgia"/>
          <w:sz w:val="20"/>
          <w:szCs w:val="20"/>
          <w:rPrChange w:id="264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 xml:space="preserve"> für jede Art von </w:t>
      </w:r>
      <w:r w:rsidR="00F97BF5" w:rsidRPr="000A69DA">
        <w:rPr>
          <w:rFonts w:ascii="Georgia" w:hAnsi="Georgia"/>
          <w:sz w:val="20"/>
          <w:szCs w:val="20"/>
          <w:rPrChange w:id="265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>Mittelständischem Unternehmen</w:t>
      </w:r>
      <w:r w:rsidR="0004411B" w:rsidRPr="000A69DA">
        <w:rPr>
          <w:rFonts w:ascii="Georgia" w:hAnsi="Georgia"/>
          <w:sz w:val="20"/>
          <w:szCs w:val="20"/>
          <w:rPrChange w:id="266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 xml:space="preserve">. Ich verbinde </w:t>
      </w:r>
      <w:r w:rsidR="00D81305" w:rsidRPr="000A69DA">
        <w:rPr>
          <w:rFonts w:ascii="Georgia" w:hAnsi="Georgia"/>
          <w:sz w:val="20"/>
          <w:szCs w:val="20"/>
          <w:rPrChange w:id="267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 xml:space="preserve">mit </w:t>
      </w:r>
      <w:r w:rsidR="00B04CCC" w:rsidRPr="000A69DA">
        <w:rPr>
          <w:rFonts w:ascii="Georgia" w:hAnsi="Georgia"/>
          <w:sz w:val="20"/>
          <w:szCs w:val="20"/>
          <w:rPrChange w:id="268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 xml:space="preserve">ECOVIS </w:t>
      </w:r>
      <w:r w:rsidR="00D81305" w:rsidRPr="000A69DA">
        <w:rPr>
          <w:rFonts w:ascii="Georgia" w:hAnsi="Georgia"/>
          <w:sz w:val="20"/>
          <w:szCs w:val="20"/>
          <w:rPrChange w:id="269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>Teamgeist, Professionalität</w:t>
      </w:r>
      <w:r w:rsidR="007B6421" w:rsidRPr="000A69DA">
        <w:rPr>
          <w:rFonts w:ascii="Georgia" w:hAnsi="Georgia"/>
          <w:sz w:val="20"/>
          <w:szCs w:val="20"/>
          <w:rPrChange w:id="270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 xml:space="preserve"> und</w:t>
      </w:r>
      <w:r w:rsidR="00D81305" w:rsidRPr="000A69DA">
        <w:rPr>
          <w:rFonts w:ascii="Georgia" w:hAnsi="Georgia"/>
          <w:sz w:val="20"/>
          <w:szCs w:val="20"/>
          <w:rPrChange w:id="271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 xml:space="preserve"> Leistungen auf höchstem Niveau</w:t>
      </w:r>
      <w:r w:rsidR="00F03733" w:rsidRPr="000A69DA">
        <w:rPr>
          <w:rFonts w:ascii="Georgia" w:hAnsi="Georgia"/>
          <w:sz w:val="20"/>
          <w:szCs w:val="20"/>
          <w:rPrChange w:id="272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 xml:space="preserve"> </w:t>
      </w:r>
      <w:r w:rsidR="00965519" w:rsidRPr="000A69DA">
        <w:rPr>
          <w:rFonts w:ascii="Georgia" w:hAnsi="Georgia"/>
          <w:sz w:val="20"/>
          <w:szCs w:val="20"/>
          <w:rPrChange w:id="273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 xml:space="preserve">– </w:t>
      </w:r>
      <w:r w:rsidR="00B21738" w:rsidRPr="000A69DA">
        <w:rPr>
          <w:rFonts w:ascii="Georgia" w:hAnsi="Georgia"/>
          <w:sz w:val="20"/>
          <w:szCs w:val="20"/>
          <w:rPrChange w:id="274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>Werte,</w:t>
      </w:r>
      <w:r w:rsidR="00965519" w:rsidRPr="000A69DA">
        <w:rPr>
          <w:rFonts w:ascii="Georgia" w:hAnsi="Georgia"/>
          <w:sz w:val="20"/>
          <w:szCs w:val="20"/>
          <w:rPrChange w:id="275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 xml:space="preserve"> mit denen ich mich definitiv identifizieren kann und</w:t>
      </w:r>
      <w:r w:rsidR="002F3D2E" w:rsidRPr="000A69DA">
        <w:rPr>
          <w:rFonts w:ascii="Georgia" w:hAnsi="Georgia"/>
          <w:sz w:val="20"/>
          <w:szCs w:val="20"/>
          <w:rPrChange w:id="276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 xml:space="preserve"> </w:t>
      </w:r>
      <w:r w:rsidR="00B94B72" w:rsidRPr="000A69DA">
        <w:rPr>
          <w:rFonts w:ascii="Georgia" w:hAnsi="Georgia"/>
          <w:sz w:val="20"/>
          <w:szCs w:val="20"/>
          <w:rPrChange w:id="277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 xml:space="preserve">auf </w:t>
      </w:r>
      <w:r w:rsidR="002F3D2E" w:rsidRPr="000A69DA">
        <w:rPr>
          <w:rFonts w:ascii="Georgia" w:hAnsi="Georgia"/>
          <w:sz w:val="20"/>
          <w:szCs w:val="20"/>
          <w:rPrChange w:id="278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 xml:space="preserve">denen ich das Fundament für meine Kariere </w:t>
      </w:r>
      <w:r w:rsidR="003F6117" w:rsidRPr="000A69DA">
        <w:rPr>
          <w:rFonts w:ascii="Georgia" w:hAnsi="Georgia"/>
          <w:sz w:val="20"/>
          <w:szCs w:val="20"/>
          <w:rPrChange w:id="279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>errichten</w:t>
      </w:r>
      <w:r w:rsidR="002F3D2E" w:rsidRPr="000A69DA">
        <w:rPr>
          <w:rFonts w:ascii="Georgia" w:hAnsi="Georgia"/>
          <w:sz w:val="20"/>
          <w:szCs w:val="20"/>
          <w:rPrChange w:id="280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 xml:space="preserve"> möchte</w:t>
      </w:r>
      <w:r w:rsidR="003F6117" w:rsidRPr="000A69DA">
        <w:rPr>
          <w:rFonts w:ascii="Georgia" w:hAnsi="Georgia"/>
          <w:sz w:val="20"/>
          <w:szCs w:val="20"/>
          <w:rPrChange w:id="281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>.</w:t>
      </w:r>
      <w:r w:rsidR="00C0238F" w:rsidRPr="000A69DA">
        <w:rPr>
          <w:rFonts w:ascii="Georgia" w:hAnsi="Georgia"/>
          <w:sz w:val="20"/>
          <w:szCs w:val="20"/>
          <w:rPrChange w:id="282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 xml:space="preserve"> Besonders spannend </w:t>
      </w:r>
      <w:r w:rsidR="003E07ED" w:rsidRPr="000A69DA">
        <w:rPr>
          <w:rFonts w:ascii="Georgia" w:hAnsi="Georgia"/>
          <w:sz w:val="20"/>
          <w:szCs w:val="20"/>
          <w:rPrChange w:id="283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>f</w:t>
      </w:r>
      <w:r w:rsidR="005E0C67" w:rsidRPr="000A69DA">
        <w:rPr>
          <w:rFonts w:ascii="Georgia" w:hAnsi="Georgia"/>
          <w:sz w:val="20"/>
          <w:szCs w:val="20"/>
          <w:rPrChange w:id="284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>inde</w:t>
      </w:r>
      <w:r w:rsidR="003E07ED" w:rsidRPr="000A69DA">
        <w:rPr>
          <w:rFonts w:ascii="Georgia" w:hAnsi="Georgia"/>
          <w:sz w:val="20"/>
          <w:szCs w:val="20"/>
          <w:rPrChange w:id="285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 xml:space="preserve"> ich </w:t>
      </w:r>
      <w:ins w:id="286" w:author="David Döbele" w:date="2023-10-03T21:16:00Z">
        <w:r w:rsidR="000167C1" w:rsidRPr="000A69DA">
          <w:rPr>
            <w:rFonts w:ascii="Georgia" w:hAnsi="Georgia"/>
            <w:sz w:val="20"/>
            <w:szCs w:val="20"/>
            <w:rPrChange w:id="287" w:author="David Döbele" w:date="2023-10-03T21:18:00Z">
              <w:rPr>
                <w:rFonts w:ascii="Georgia" w:hAnsi="Georgia"/>
                <w:sz w:val="21"/>
                <w:szCs w:val="21"/>
              </w:rPr>
            </w:rPrChange>
          </w:rPr>
          <w:t>I</w:t>
        </w:r>
      </w:ins>
      <w:del w:id="288" w:author="David Döbele" w:date="2023-10-03T21:16:00Z">
        <w:r w:rsidR="00751ED9" w:rsidRPr="000A69DA" w:rsidDel="000167C1">
          <w:rPr>
            <w:rFonts w:ascii="Georgia" w:hAnsi="Georgia"/>
            <w:sz w:val="20"/>
            <w:szCs w:val="20"/>
            <w:rPrChange w:id="289" w:author="David Döbele" w:date="2023-10-03T21:18:00Z">
              <w:rPr>
                <w:rFonts w:ascii="Georgia" w:hAnsi="Georgia"/>
                <w:sz w:val="21"/>
                <w:szCs w:val="21"/>
              </w:rPr>
            </w:rPrChange>
          </w:rPr>
          <w:delText>i</w:delText>
        </w:r>
      </w:del>
      <w:r w:rsidR="00751ED9" w:rsidRPr="000A69DA">
        <w:rPr>
          <w:rFonts w:ascii="Georgia" w:hAnsi="Georgia"/>
          <w:sz w:val="20"/>
          <w:szCs w:val="20"/>
          <w:rPrChange w:id="290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>hre starke</w:t>
      </w:r>
      <w:r w:rsidR="005C71FB" w:rsidRPr="000A69DA">
        <w:rPr>
          <w:rFonts w:ascii="Georgia" w:hAnsi="Georgia"/>
          <w:sz w:val="20"/>
          <w:szCs w:val="20"/>
          <w:rPrChange w:id="291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 xml:space="preserve"> Nähe zur Digitalisierung</w:t>
      </w:r>
      <w:ins w:id="292" w:author="David Döbele" w:date="2023-10-03T21:16:00Z">
        <w:r w:rsidR="000167C1" w:rsidRPr="000A69DA">
          <w:rPr>
            <w:rFonts w:ascii="Georgia" w:hAnsi="Georgia"/>
            <w:sz w:val="20"/>
            <w:szCs w:val="20"/>
            <w:rPrChange w:id="293" w:author="David Döbele" w:date="2023-10-03T21:18:00Z">
              <w:rPr>
                <w:rFonts w:ascii="Georgia" w:hAnsi="Georgia"/>
                <w:sz w:val="21"/>
                <w:szCs w:val="21"/>
              </w:rPr>
            </w:rPrChange>
          </w:rPr>
          <w:t xml:space="preserve"> –</w:t>
        </w:r>
      </w:ins>
      <w:del w:id="294" w:author="David Döbele" w:date="2023-10-03T21:16:00Z">
        <w:r w:rsidR="005C71FB" w:rsidRPr="000A69DA" w:rsidDel="000167C1">
          <w:rPr>
            <w:rFonts w:ascii="Georgia" w:hAnsi="Georgia"/>
            <w:sz w:val="20"/>
            <w:szCs w:val="20"/>
            <w:rPrChange w:id="295" w:author="David Döbele" w:date="2023-10-03T21:18:00Z">
              <w:rPr>
                <w:rFonts w:ascii="Georgia" w:hAnsi="Georgia"/>
                <w:sz w:val="21"/>
                <w:szCs w:val="21"/>
              </w:rPr>
            </w:rPrChange>
          </w:rPr>
          <w:delText>,</w:delText>
        </w:r>
      </w:del>
      <w:r w:rsidR="005C71FB" w:rsidRPr="000A69DA">
        <w:rPr>
          <w:rFonts w:ascii="Georgia" w:hAnsi="Georgia"/>
          <w:sz w:val="20"/>
          <w:szCs w:val="20"/>
          <w:rPrChange w:id="296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 xml:space="preserve"> ich bin der festen Überzeugung</w:t>
      </w:r>
      <w:ins w:id="297" w:author="David Döbele" w:date="2023-10-03T21:17:00Z">
        <w:r w:rsidR="000167C1" w:rsidRPr="000A69DA">
          <w:rPr>
            <w:rFonts w:ascii="Georgia" w:hAnsi="Georgia"/>
            <w:sz w:val="20"/>
            <w:szCs w:val="20"/>
            <w:rPrChange w:id="298" w:author="David Döbele" w:date="2023-10-03T21:18:00Z">
              <w:rPr>
                <w:rFonts w:ascii="Georgia" w:hAnsi="Georgia"/>
                <w:sz w:val="21"/>
                <w:szCs w:val="21"/>
              </w:rPr>
            </w:rPrChange>
          </w:rPr>
          <w:t>,</w:t>
        </w:r>
      </w:ins>
      <w:r w:rsidR="005C71FB" w:rsidRPr="000A69DA">
        <w:rPr>
          <w:rFonts w:ascii="Georgia" w:hAnsi="Georgia"/>
          <w:sz w:val="20"/>
          <w:szCs w:val="20"/>
          <w:rPrChange w:id="299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 xml:space="preserve"> da</w:t>
      </w:r>
      <w:ins w:id="300" w:author="David Döbele" w:date="2023-10-03T21:17:00Z">
        <w:r w:rsidR="000167C1" w:rsidRPr="000A69DA">
          <w:rPr>
            <w:rFonts w:ascii="Georgia" w:hAnsi="Georgia"/>
            <w:sz w:val="20"/>
            <w:szCs w:val="20"/>
            <w:rPrChange w:id="301" w:author="David Döbele" w:date="2023-10-03T21:18:00Z">
              <w:rPr>
                <w:rFonts w:ascii="Georgia" w:hAnsi="Georgia"/>
                <w:sz w:val="21"/>
                <w:szCs w:val="21"/>
              </w:rPr>
            </w:rPrChange>
          </w:rPr>
          <w:t>s</w:t>
        </w:r>
      </w:ins>
      <w:r w:rsidR="005C71FB" w:rsidRPr="000A69DA">
        <w:rPr>
          <w:rFonts w:ascii="Georgia" w:hAnsi="Georgia"/>
          <w:sz w:val="20"/>
          <w:szCs w:val="20"/>
          <w:rPrChange w:id="302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 xml:space="preserve">s </w:t>
      </w:r>
      <w:r w:rsidR="004D2485" w:rsidRPr="000A69DA">
        <w:rPr>
          <w:rFonts w:ascii="Georgia" w:hAnsi="Georgia"/>
          <w:sz w:val="20"/>
          <w:szCs w:val="20"/>
          <w:rPrChange w:id="303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 xml:space="preserve">Unternehmen sich diesem Zeitalter anpassen </w:t>
      </w:r>
      <w:r w:rsidR="00B21738" w:rsidRPr="000A69DA">
        <w:rPr>
          <w:rFonts w:ascii="Georgia" w:hAnsi="Georgia"/>
          <w:sz w:val="20"/>
          <w:szCs w:val="20"/>
          <w:rPrChange w:id="304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>müssen,</w:t>
      </w:r>
      <w:r w:rsidR="004D2485" w:rsidRPr="000A69DA">
        <w:rPr>
          <w:rFonts w:ascii="Georgia" w:hAnsi="Georgia"/>
          <w:sz w:val="20"/>
          <w:szCs w:val="20"/>
          <w:rPrChange w:id="305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 xml:space="preserve"> um </w:t>
      </w:r>
      <w:r w:rsidR="005E0C67" w:rsidRPr="000A69DA">
        <w:rPr>
          <w:rFonts w:ascii="Georgia" w:hAnsi="Georgia"/>
          <w:sz w:val="20"/>
          <w:szCs w:val="20"/>
          <w:rPrChange w:id="306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>ihr volles Potenzial ausschöpfen zu können</w:t>
      </w:r>
      <w:r w:rsidR="00FC0FEB" w:rsidRPr="000A69DA">
        <w:rPr>
          <w:rFonts w:ascii="Georgia" w:hAnsi="Georgia"/>
          <w:sz w:val="20"/>
          <w:szCs w:val="20"/>
          <w:rPrChange w:id="307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 xml:space="preserve"> </w:t>
      </w:r>
      <w:r w:rsidR="00C0516B" w:rsidRPr="000A69DA">
        <w:rPr>
          <w:rFonts w:ascii="Georgia" w:hAnsi="Georgia"/>
          <w:sz w:val="20"/>
          <w:szCs w:val="20"/>
          <w:rPrChange w:id="308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 xml:space="preserve">und in dieser Sparte </w:t>
      </w:r>
      <w:r w:rsidR="002B69EA" w:rsidRPr="000A69DA">
        <w:rPr>
          <w:rFonts w:ascii="Georgia" w:hAnsi="Georgia"/>
          <w:sz w:val="20"/>
          <w:szCs w:val="20"/>
          <w:rPrChange w:id="309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>stechen</w:t>
      </w:r>
      <w:r w:rsidR="00C0516B" w:rsidRPr="000A69DA">
        <w:rPr>
          <w:rFonts w:ascii="Georgia" w:hAnsi="Georgia"/>
          <w:sz w:val="20"/>
          <w:szCs w:val="20"/>
          <w:rPrChange w:id="310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 xml:space="preserve"> </w:t>
      </w:r>
      <w:ins w:id="311" w:author="David Döbele" w:date="2023-10-03T21:17:00Z">
        <w:r w:rsidR="000167C1" w:rsidRPr="000A69DA">
          <w:rPr>
            <w:rFonts w:ascii="Georgia" w:hAnsi="Georgia"/>
            <w:sz w:val="20"/>
            <w:szCs w:val="20"/>
            <w:rPrChange w:id="312" w:author="David Döbele" w:date="2023-10-03T21:18:00Z">
              <w:rPr>
                <w:rFonts w:ascii="Georgia" w:hAnsi="Georgia"/>
                <w:sz w:val="21"/>
                <w:szCs w:val="21"/>
              </w:rPr>
            </w:rPrChange>
          </w:rPr>
          <w:t>Si</w:t>
        </w:r>
      </w:ins>
      <w:del w:id="313" w:author="David Döbele" w:date="2023-10-03T21:17:00Z">
        <w:r w:rsidR="00C0516B" w:rsidRPr="000A69DA" w:rsidDel="000167C1">
          <w:rPr>
            <w:rFonts w:ascii="Georgia" w:hAnsi="Georgia"/>
            <w:sz w:val="20"/>
            <w:szCs w:val="20"/>
            <w:rPrChange w:id="314" w:author="David Döbele" w:date="2023-10-03T21:18:00Z">
              <w:rPr>
                <w:rFonts w:ascii="Georgia" w:hAnsi="Georgia"/>
                <w:sz w:val="21"/>
                <w:szCs w:val="21"/>
              </w:rPr>
            </w:rPrChange>
          </w:rPr>
          <w:delText>si</w:delText>
        </w:r>
      </w:del>
      <w:r w:rsidR="00C0516B" w:rsidRPr="000A69DA">
        <w:rPr>
          <w:rFonts w:ascii="Georgia" w:hAnsi="Georgia"/>
          <w:sz w:val="20"/>
          <w:szCs w:val="20"/>
          <w:rPrChange w:id="315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 xml:space="preserve">e durch Tätigkeiten wie </w:t>
      </w:r>
      <w:r w:rsidR="002B69EA" w:rsidRPr="000A69DA">
        <w:rPr>
          <w:rFonts w:ascii="Georgia" w:hAnsi="Georgia"/>
          <w:sz w:val="20"/>
          <w:szCs w:val="20"/>
          <w:rPrChange w:id="316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 xml:space="preserve">beispielsweise die Online-Buchhaltung definitiv hervor. So können </w:t>
      </w:r>
      <w:ins w:id="317" w:author="David Döbele" w:date="2023-10-03T21:17:00Z">
        <w:r w:rsidR="000167C1" w:rsidRPr="000A69DA">
          <w:rPr>
            <w:rFonts w:ascii="Georgia" w:hAnsi="Georgia"/>
            <w:sz w:val="20"/>
            <w:szCs w:val="20"/>
            <w:rPrChange w:id="318" w:author="David Döbele" w:date="2023-10-03T21:18:00Z">
              <w:rPr>
                <w:rFonts w:ascii="Georgia" w:hAnsi="Georgia"/>
                <w:sz w:val="21"/>
                <w:szCs w:val="21"/>
              </w:rPr>
            </w:rPrChange>
          </w:rPr>
          <w:t>S</w:t>
        </w:r>
      </w:ins>
      <w:del w:id="319" w:author="David Döbele" w:date="2023-10-03T21:17:00Z">
        <w:r w:rsidR="002B69EA" w:rsidRPr="000A69DA" w:rsidDel="000167C1">
          <w:rPr>
            <w:rFonts w:ascii="Georgia" w:hAnsi="Georgia"/>
            <w:sz w:val="20"/>
            <w:szCs w:val="20"/>
            <w:rPrChange w:id="320" w:author="David Döbele" w:date="2023-10-03T21:18:00Z">
              <w:rPr>
                <w:rFonts w:ascii="Georgia" w:hAnsi="Georgia"/>
                <w:sz w:val="21"/>
                <w:szCs w:val="21"/>
              </w:rPr>
            </w:rPrChange>
          </w:rPr>
          <w:delText>s</w:delText>
        </w:r>
      </w:del>
      <w:r w:rsidR="002B69EA" w:rsidRPr="000A69DA">
        <w:rPr>
          <w:rFonts w:ascii="Georgia" w:hAnsi="Georgia"/>
          <w:sz w:val="20"/>
          <w:szCs w:val="20"/>
          <w:rPrChange w:id="321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 xml:space="preserve">ie </w:t>
      </w:r>
      <w:ins w:id="322" w:author="David Döbele" w:date="2023-10-03T21:17:00Z">
        <w:r w:rsidR="000167C1" w:rsidRPr="000A69DA">
          <w:rPr>
            <w:rFonts w:ascii="Georgia" w:hAnsi="Georgia"/>
            <w:sz w:val="20"/>
            <w:szCs w:val="20"/>
            <w:rPrChange w:id="323" w:author="David Döbele" w:date="2023-10-03T21:18:00Z">
              <w:rPr>
                <w:rFonts w:ascii="Georgia" w:hAnsi="Georgia"/>
                <w:sz w:val="21"/>
                <w:szCs w:val="21"/>
              </w:rPr>
            </w:rPrChange>
          </w:rPr>
          <w:t>I</w:t>
        </w:r>
      </w:ins>
      <w:del w:id="324" w:author="David Döbele" w:date="2023-10-03T21:17:00Z">
        <w:r w:rsidR="002B69EA" w:rsidRPr="000A69DA" w:rsidDel="000167C1">
          <w:rPr>
            <w:rFonts w:ascii="Georgia" w:hAnsi="Georgia"/>
            <w:sz w:val="20"/>
            <w:szCs w:val="20"/>
            <w:rPrChange w:id="325" w:author="David Döbele" w:date="2023-10-03T21:18:00Z">
              <w:rPr>
                <w:rFonts w:ascii="Georgia" w:hAnsi="Georgia"/>
                <w:sz w:val="21"/>
                <w:szCs w:val="21"/>
              </w:rPr>
            </w:rPrChange>
          </w:rPr>
          <w:delText>i</w:delText>
        </w:r>
      </w:del>
      <w:r w:rsidR="002B69EA" w:rsidRPr="000A69DA">
        <w:rPr>
          <w:rFonts w:ascii="Georgia" w:hAnsi="Georgia"/>
          <w:sz w:val="20"/>
          <w:szCs w:val="20"/>
          <w:rPrChange w:id="326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 xml:space="preserve">hren Kunden </w:t>
      </w:r>
      <w:r w:rsidR="00677394" w:rsidRPr="000A69DA">
        <w:rPr>
          <w:rFonts w:ascii="Georgia" w:hAnsi="Georgia"/>
          <w:sz w:val="20"/>
          <w:szCs w:val="20"/>
          <w:rPrChange w:id="327" w:author="David Döbele" w:date="2023-10-03T21:18:00Z">
            <w:rPr>
              <w:rFonts w:ascii="Georgia" w:hAnsi="Georgia"/>
              <w:sz w:val="21"/>
              <w:szCs w:val="21"/>
            </w:rPr>
          </w:rPrChange>
        </w:rPr>
        <w:t>gerade in diesen Zeiten den besten Weg zu nachhaltigem Erfolg ermöglichen.</w:t>
      </w:r>
    </w:p>
    <w:p w14:paraId="0B26F0C8" w14:textId="77777777" w:rsidR="00B25B15" w:rsidRPr="000A69DA" w:rsidRDefault="00B25B15" w:rsidP="00E65B09">
      <w:pPr>
        <w:spacing w:after="0"/>
        <w:jc w:val="both"/>
        <w:rPr>
          <w:rFonts w:ascii="Georgia" w:hAnsi="Georgia" w:cs="Times New Roman"/>
          <w:sz w:val="20"/>
          <w:szCs w:val="20"/>
          <w:rPrChange w:id="328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</w:pPr>
    </w:p>
    <w:p w14:paraId="663463F5" w14:textId="23F10499" w:rsidR="00B0159F" w:rsidRPr="000A69DA" w:rsidRDefault="00364A93" w:rsidP="00E65B09">
      <w:pPr>
        <w:spacing w:after="0"/>
        <w:jc w:val="both"/>
        <w:rPr>
          <w:rFonts w:ascii="Georgia" w:hAnsi="Georgia" w:cs="Times New Roman"/>
          <w:sz w:val="20"/>
          <w:szCs w:val="20"/>
          <w:rPrChange w:id="329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</w:pPr>
      <w:r w:rsidRPr="000A69DA">
        <w:rPr>
          <w:rFonts w:ascii="Georgia" w:hAnsi="Georgia" w:cs="Times New Roman"/>
          <w:sz w:val="20"/>
          <w:szCs w:val="20"/>
          <w:rPrChange w:id="330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Von dem Praktikum erhoffe </w:t>
      </w:r>
      <w:r w:rsidR="00181364" w:rsidRPr="000A69DA">
        <w:rPr>
          <w:rFonts w:ascii="Georgia" w:hAnsi="Georgia" w:cs="Times New Roman"/>
          <w:sz w:val="20"/>
          <w:szCs w:val="20"/>
          <w:rPrChange w:id="331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ich mir</w:t>
      </w:r>
      <w:ins w:id="332" w:author="David Döbele" w:date="2023-10-03T21:17:00Z">
        <w:r w:rsidR="000167C1" w:rsidRPr="000A69DA">
          <w:rPr>
            <w:rFonts w:ascii="Georgia" w:hAnsi="Georgia" w:cs="Times New Roman"/>
            <w:sz w:val="20"/>
            <w:szCs w:val="20"/>
            <w:rPrChange w:id="333" w:author="David Döbele" w:date="2023-10-03T21:18:00Z">
              <w:rPr>
                <w:rFonts w:ascii="Georgia" w:hAnsi="Georgia" w:cs="Times New Roman"/>
                <w:sz w:val="21"/>
                <w:szCs w:val="21"/>
              </w:rPr>
            </w:rPrChange>
          </w:rPr>
          <w:t>,</w:t>
        </w:r>
      </w:ins>
      <w:r w:rsidR="00181364" w:rsidRPr="000A69DA">
        <w:rPr>
          <w:rFonts w:ascii="Georgia" w:hAnsi="Georgia" w:cs="Times New Roman"/>
          <w:sz w:val="20"/>
          <w:szCs w:val="20"/>
          <w:rPrChange w:id="334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</w:t>
      </w:r>
      <w:r w:rsidR="001B1212" w:rsidRPr="000A69DA">
        <w:rPr>
          <w:rFonts w:ascii="Georgia" w:hAnsi="Georgia" w:cs="Times New Roman"/>
          <w:sz w:val="20"/>
          <w:szCs w:val="20"/>
          <w:rPrChange w:id="335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d</w:t>
      </w:r>
      <w:r w:rsidR="00AC2565" w:rsidRPr="000A69DA">
        <w:rPr>
          <w:rFonts w:ascii="Georgia" w:hAnsi="Georgia" w:cs="Times New Roman"/>
          <w:sz w:val="20"/>
          <w:szCs w:val="20"/>
          <w:rPrChange w:id="336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en Beruf des Unternehmensberaters praktisch kennen</w:t>
      </w:r>
      <w:r w:rsidR="00AA0BC2" w:rsidRPr="000A69DA">
        <w:rPr>
          <w:rFonts w:ascii="Georgia" w:hAnsi="Georgia" w:cs="Times New Roman"/>
          <w:sz w:val="20"/>
          <w:szCs w:val="20"/>
          <w:rPrChange w:id="337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zu lernen, sowie </w:t>
      </w:r>
      <w:r w:rsidR="00FD075D" w:rsidRPr="000A69DA">
        <w:rPr>
          <w:rFonts w:ascii="Georgia" w:hAnsi="Georgia" w:cs="Times New Roman"/>
          <w:sz w:val="20"/>
          <w:szCs w:val="20"/>
          <w:rPrChange w:id="338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meine eigenen Ideen in Projekte einbringen zu dürfen und Verantwortung </w:t>
      </w:r>
      <w:r w:rsidR="000F1AEF" w:rsidRPr="000A69DA">
        <w:rPr>
          <w:rFonts w:ascii="Georgia" w:hAnsi="Georgia" w:cs="Times New Roman"/>
          <w:sz w:val="20"/>
          <w:szCs w:val="20"/>
          <w:rPrChange w:id="339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übernehmen zu können.</w:t>
      </w:r>
      <w:r w:rsidR="00D92BE6" w:rsidRPr="000A69DA">
        <w:rPr>
          <w:rFonts w:ascii="Georgia" w:hAnsi="Georgia" w:cs="Times New Roman"/>
          <w:sz w:val="20"/>
          <w:szCs w:val="20"/>
          <w:rPrChange w:id="340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</w:t>
      </w:r>
      <w:r w:rsidR="0033347F" w:rsidRPr="000A69DA">
        <w:rPr>
          <w:rFonts w:ascii="Georgia" w:hAnsi="Georgia" w:cs="Times New Roman"/>
          <w:sz w:val="20"/>
          <w:szCs w:val="20"/>
          <w:rPrChange w:id="341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Ich bin fest davon </w:t>
      </w:r>
      <w:r w:rsidR="000E5883" w:rsidRPr="000A69DA">
        <w:rPr>
          <w:rFonts w:ascii="Georgia" w:hAnsi="Georgia" w:cs="Times New Roman"/>
          <w:sz w:val="20"/>
          <w:szCs w:val="20"/>
          <w:rPrChange w:id="342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überzeugt,</w:t>
      </w:r>
      <w:r w:rsidR="0033347F" w:rsidRPr="000A69DA">
        <w:rPr>
          <w:rFonts w:ascii="Georgia" w:hAnsi="Georgia" w:cs="Times New Roman"/>
          <w:sz w:val="20"/>
          <w:szCs w:val="20"/>
          <w:rPrChange w:id="343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dass ich durch mein starkes Interesse,</w:t>
      </w:r>
      <w:r w:rsidR="00D83EFE" w:rsidRPr="000A69DA">
        <w:rPr>
          <w:rFonts w:ascii="Georgia" w:hAnsi="Georgia" w:cs="Times New Roman"/>
          <w:sz w:val="20"/>
          <w:szCs w:val="20"/>
          <w:rPrChange w:id="344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mein analytisches Denken und meine </w:t>
      </w:r>
      <w:r w:rsidR="000E5883" w:rsidRPr="000A69DA">
        <w:rPr>
          <w:rFonts w:ascii="Georgia" w:hAnsi="Georgia" w:cs="Times New Roman"/>
          <w:sz w:val="20"/>
          <w:szCs w:val="20"/>
          <w:rPrChange w:id="345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hohe Teamfähigkeit eine hervorragende Bereicherung für </w:t>
      </w:r>
      <w:del w:id="346" w:author="David Döbele" w:date="2023-10-03T21:17:00Z">
        <w:r w:rsidR="000E5883" w:rsidRPr="000A69DA" w:rsidDel="000167C1">
          <w:rPr>
            <w:rFonts w:ascii="Georgia" w:hAnsi="Georgia" w:cs="Times New Roman"/>
            <w:sz w:val="20"/>
            <w:szCs w:val="20"/>
            <w:rPrChange w:id="347" w:author="David Döbele" w:date="2023-10-03T21:18:00Z">
              <w:rPr>
                <w:rFonts w:ascii="Georgia" w:hAnsi="Georgia" w:cs="Times New Roman"/>
                <w:sz w:val="21"/>
                <w:szCs w:val="21"/>
              </w:rPr>
            </w:rPrChange>
          </w:rPr>
          <w:delText xml:space="preserve">ihr </w:delText>
        </w:r>
      </w:del>
      <w:ins w:id="348" w:author="David Döbele" w:date="2023-10-03T21:17:00Z">
        <w:r w:rsidR="000167C1" w:rsidRPr="000A69DA">
          <w:rPr>
            <w:rFonts w:ascii="Georgia" w:hAnsi="Georgia" w:cs="Times New Roman"/>
            <w:sz w:val="20"/>
            <w:szCs w:val="20"/>
            <w:rPrChange w:id="349" w:author="David Döbele" w:date="2023-10-03T21:18:00Z">
              <w:rPr>
                <w:rFonts w:ascii="Georgia" w:hAnsi="Georgia" w:cs="Times New Roman"/>
                <w:sz w:val="21"/>
                <w:szCs w:val="21"/>
              </w:rPr>
            </w:rPrChange>
          </w:rPr>
          <w:t>i</w:t>
        </w:r>
        <w:r w:rsidR="000167C1" w:rsidRPr="000A69DA">
          <w:rPr>
            <w:rFonts w:ascii="Georgia" w:hAnsi="Georgia" w:cs="Times New Roman"/>
            <w:sz w:val="20"/>
            <w:szCs w:val="20"/>
            <w:rPrChange w:id="350" w:author="David Döbele" w:date="2023-10-03T21:18:00Z">
              <w:rPr>
                <w:rFonts w:ascii="Georgia" w:hAnsi="Georgia" w:cs="Times New Roman"/>
                <w:sz w:val="21"/>
                <w:szCs w:val="21"/>
              </w:rPr>
            </w:rPrChange>
          </w:rPr>
          <w:t xml:space="preserve">hr </w:t>
        </w:r>
      </w:ins>
      <w:r w:rsidR="00DC092B" w:rsidRPr="000A69DA">
        <w:rPr>
          <w:rFonts w:ascii="Georgia" w:hAnsi="Georgia" w:cs="Times New Roman"/>
          <w:sz w:val="20"/>
          <w:szCs w:val="20"/>
          <w:rPrChange w:id="351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U</w:t>
      </w:r>
      <w:r w:rsidR="000E5883" w:rsidRPr="000A69DA">
        <w:rPr>
          <w:rFonts w:ascii="Georgia" w:hAnsi="Georgia" w:cs="Times New Roman"/>
          <w:sz w:val="20"/>
          <w:szCs w:val="20"/>
          <w:rPrChange w:id="352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nternehmen</w:t>
      </w:r>
      <w:r w:rsidR="00DC092B" w:rsidRPr="000A69DA">
        <w:rPr>
          <w:rFonts w:ascii="Georgia" w:hAnsi="Georgia" w:cs="Times New Roman"/>
          <w:sz w:val="20"/>
          <w:szCs w:val="20"/>
          <w:rPrChange w:id="353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sein werde und damit den Grundstein </w:t>
      </w:r>
      <w:r w:rsidR="00B0159F" w:rsidRPr="000A69DA">
        <w:rPr>
          <w:rFonts w:ascii="Georgia" w:hAnsi="Georgia" w:cs="Times New Roman"/>
          <w:sz w:val="20"/>
          <w:szCs w:val="20"/>
          <w:rPrChange w:id="354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für meine Kariere richtig setzen könnte. Ich würde mich sehr darüber </w:t>
      </w:r>
      <w:r w:rsidR="00EA7CFA" w:rsidRPr="000A69DA">
        <w:rPr>
          <w:rFonts w:ascii="Georgia" w:hAnsi="Georgia" w:cs="Times New Roman"/>
          <w:sz w:val="20"/>
          <w:szCs w:val="20"/>
          <w:rPrChange w:id="355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freuen</w:t>
      </w:r>
      <w:ins w:id="356" w:author="David Döbele" w:date="2023-10-03T21:17:00Z">
        <w:r w:rsidR="000A69DA" w:rsidRPr="000A69DA">
          <w:rPr>
            <w:rFonts w:ascii="Georgia" w:hAnsi="Georgia" w:cs="Times New Roman"/>
            <w:sz w:val="20"/>
            <w:szCs w:val="20"/>
            <w:rPrChange w:id="357" w:author="David Döbele" w:date="2023-10-03T21:18:00Z">
              <w:rPr>
                <w:rFonts w:ascii="Georgia" w:hAnsi="Georgia" w:cs="Times New Roman"/>
                <w:sz w:val="21"/>
                <w:szCs w:val="21"/>
              </w:rPr>
            </w:rPrChange>
          </w:rPr>
          <w:t>,</w:t>
        </w:r>
      </w:ins>
      <w:r w:rsidR="00EA7CFA" w:rsidRPr="000A69DA">
        <w:rPr>
          <w:rFonts w:ascii="Georgia" w:hAnsi="Georgia" w:cs="Times New Roman"/>
          <w:sz w:val="20"/>
          <w:szCs w:val="20"/>
          <w:rPrChange w:id="358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die Chance zu haben</w:t>
      </w:r>
      <w:ins w:id="359" w:author="David Döbele" w:date="2023-10-03T21:17:00Z">
        <w:r w:rsidR="000A69DA" w:rsidRPr="000A69DA">
          <w:rPr>
            <w:rFonts w:ascii="Georgia" w:hAnsi="Georgia" w:cs="Times New Roman"/>
            <w:sz w:val="20"/>
            <w:szCs w:val="20"/>
            <w:rPrChange w:id="360" w:author="David Döbele" w:date="2023-10-03T21:18:00Z">
              <w:rPr>
                <w:rFonts w:ascii="Georgia" w:hAnsi="Georgia" w:cs="Times New Roman"/>
                <w:sz w:val="21"/>
                <w:szCs w:val="21"/>
              </w:rPr>
            </w:rPrChange>
          </w:rPr>
          <w:t>,</w:t>
        </w:r>
      </w:ins>
      <w:r w:rsidR="00EA7CFA" w:rsidRPr="000A69DA">
        <w:rPr>
          <w:rFonts w:ascii="Georgia" w:hAnsi="Georgia" w:cs="Times New Roman"/>
          <w:sz w:val="20"/>
          <w:szCs w:val="20"/>
          <w:rPrChange w:id="361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 xml:space="preserve"> </w:t>
      </w:r>
      <w:del w:id="362" w:author="David Döbele" w:date="2023-10-03T21:17:00Z">
        <w:r w:rsidR="00EA7CFA" w:rsidRPr="000A69DA" w:rsidDel="000A69DA">
          <w:rPr>
            <w:rFonts w:ascii="Georgia" w:hAnsi="Georgia" w:cs="Times New Roman"/>
            <w:sz w:val="20"/>
            <w:szCs w:val="20"/>
            <w:rPrChange w:id="363" w:author="David Döbele" w:date="2023-10-03T21:18:00Z">
              <w:rPr>
                <w:rFonts w:ascii="Georgia" w:hAnsi="Georgia" w:cs="Times New Roman"/>
                <w:sz w:val="21"/>
                <w:szCs w:val="21"/>
              </w:rPr>
            </w:rPrChange>
          </w:rPr>
          <w:delText xml:space="preserve">sie </w:delText>
        </w:r>
      </w:del>
      <w:ins w:id="364" w:author="David Döbele" w:date="2023-10-03T21:17:00Z">
        <w:r w:rsidR="000A69DA" w:rsidRPr="000A69DA">
          <w:rPr>
            <w:rFonts w:ascii="Georgia" w:hAnsi="Georgia" w:cs="Times New Roman"/>
            <w:sz w:val="20"/>
            <w:szCs w:val="20"/>
            <w:rPrChange w:id="365" w:author="David Döbele" w:date="2023-10-03T21:18:00Z">
              <w:rPr>
                <w:rFonts w:ascii="Georgia" w:hAnsi="Georgia" w:cs="Times New Roman"/>
                <w:sz w:val="21"/>
                <w:szCs w:val="21"/>
              </w:rPr>
            </w:rPrChange>
          </w:rPr>
          <w:t>S</w:t>
        </w:r>
        <w:r w:rsidR="000A69DA" w:rsidRPr="000A69DA">
          <w:rPr>
            <w:rFonts w:ascii="Georgia" w:hAnsi="Georgia" w:cs="Times New Roman"/>
            <w:sz w:val="20"/>
            <w:szCs w:val="20"/>
            <w:rPrChange w:id="366" w:author="David Döbele" w:date="2023-10-03T21:18:00Z">
              <w:rPr>
                <w:rFonts w:ascii="Georgia" w:hAnsi="Georgia" w:cs="Times New Roman"/>
                <w:sz w:val="21"/>
                <w:szCs w:val="21"/>
              </w:rPr>
            </w:rPrChange>
          </w:rPr>
          <w:t xml:space="preserve">ie </w:t>
        </w:r>
      </w:ins>
      <w:r w:rsidR="00EA7CFA" w:rsidRPr="000A69DA">
        <w:rPr>
          <w:rFonts w:ascii="Georgia" w:hAnsi="Georgia" w:cs="Times New Roman"/>
          <w:sz w:val="20"/>
          <w:szCs w:val="20"/>
          <w:rPrChange w:id="367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in einem persönlichen Gespräch von mir zu überzeigen.</w:t>
      </w:r>
    </w:p>
    <w:p w14:paraId="2023423A" w14:textId="77777777" w:rsidR="00990140" w:rsidRPr="000A69DA" w:rsidRDefault="00990140" w:rsidP="00E65B09">
      <w:pPr>
        <w:spacing w:after="0"/>
        <w:jc w:val="both"/>
        <w:rPr>
          <w:rFonts w:ascii="Georgia" w:hAnsi="Georgia" w:cs="Times New Roman"/>
          <w:sz w:val="20"/>
          <w:szCs w:val="20"/>
          <w:rPrChange w:id="368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</w:pPr>
    </w:p>
    <w:p w14:paraId="4459D038" w14:textId="1CF28D4B" w:rsidR="00E65B09" w:rsidRPr="000A69DA" w:rsidRDefault="0099776A" w:rsidP="00E65B09">
      <w:pPr>
        <w:spacing w:after="0"/>
        <w:jc w:val="both"/>
        <w:rPr>
          <w:rFonts w:ascii="Georgia" w:hAnsi="Georgia" w:cs="Times New Roman"/>
          <w:sz w:val="20"/>
          <w:szCs w:val="20"/>
          <w:rPrChange w:id="369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</w:pPr>
      <w:r w:rsidRPr="000A69DA">
        <w:rPr>
          <w:rFonts w:ascii="Georgia" w:hAnsi="Georgia" w:cs="Times New Roman"/>
          <w:sz w:val="20"/>
          <w:szCs w:val="20"/>
          <w:rPrChange w:id="370" w:author="David Döbele" w:date="2023-10-03T21:18:00Z">
            <w:rPr>
              <w:rFonts w:ascii="Georgia" w:hAnsi="Georgia" w:cs="Times New Roman"/>
              <w:sz w:val="21"/>
              <w:szCs w:val="21"/>
            </w:rPr>
          </w:rPrChange>
        </w:rPr>
        <w:t>Mit freundlichen Grüßen</w:t>
      </w:r>
    </w:p>
    <w:p w14:paraId="3BDB02BA" w14:textId="50E66723" w:rsidR="00BB3512" w:rsidRPr="000A69DA" w:rsidRDefault="00551189" w:rsidP="00E65B09">
      <w:pPr>
        <w:spacing w:after="0"/>
        <w:jc w:val="both"/>
        <w:rPr>
          <w:rFonts w:ascii="Georgia" w:hAnsi="Georgia" w:cs="Times New Roman"/>
          <w:b/>
          <w:bCs/>
          <w:sz w:val="20"/>
          <w:szCs w:val="20"/>
          <w:rPrChange w:id="371" w:author="David Döbele" w:date="2023-10-03T21:18:00Z">
            <w:rPr>
              <w:rFonts w:ascii="Georgia" w:hAnsi="Georgia" w:cs="Times New Roman"/>
              <w:b/>
              <w:bCs/>
              <w:sz w:val="21"/>
              <w:szCs w:val="21"/>
            </w:rPr>
          </w:rPrChange>
        </w:rPr>
      </w:pPr>
      <w:r w:rsidRPr="000A69DA">
        <w:rPr>
          <w:rFonts w:ascii="Georgia" w:hAnsi="Georgia" w:cs="Times New Roman"/>
          <w:b/>
          <w:bCs/>
          <w:noProof/>
          <w:sz w:val="20"/>
          <w:szCs w:val="20"/>
          <w:rPrChange w:id="372" w:author="David Döbele" w:date="2023-10-03T21:18:00Z">
            <w:rPr>
              <w:rFonts w:ascii="Georgia" w:hAnsi="Georgia" w:cs="Times New Roman"/>
              <w:b/>
              <w:bCs/>
              <w:noProof/>
              <w:sz w:val="21"/>
              <w:szCs w:val="21"/>
            </w:rPr>
          </w:rPrChange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20F9C6E" wp14:editId="5E442622">
                <wp:simplePos x="0" y="0"/>
                <wp:positionH relativeFrom="column">
                  <wp:posOffset>-27308</wp:posOffset>
                </wp:positionH>
                <wp:positionV relativeFrom="paragraph">
                  <wp:posOffset>108463</wp:posOffset>
                </wp:positionV>
                <wp:extent cx="1199160" cy="315360"/>
                <wp:effectExtent l="38100" t="57150" r="20320" b="46990"/>
                <wp:wrapNone/>
                <wp:docPr id="26" name="Freihand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199160" cy="31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02A816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26" o:spid="_x0000_s1026" type="#_x0000_t75" style="position:absolute;margin-left:-2.85pt;margin-top:7.85pt;width:95.8pt;height:2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">
                <v:imagedata r:id="rId6" o:title=""/>
              </v:shape>
            </w:pict>
          </mc:Fallback>
        </mc:AlternateContent>
      </w:r>
    </w:p>
    <w:sectPr w:rsidR="00BB3512" w:rsidRPr="000A69DA" w:rsidSect="00AE112D">
      <w:pgSz w:w="11906" w:h="16838"/>
      <w:pgMar w:top="851" w:right="1077" w:bottom="397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12D78"/>
    <w:rsid w:val="000167C1"/>
    <w:rsid w:val="00032098"/>
    <w:rsid w:val="00034B68"/>
    <w:rsid w:val="0004411B"/>
    <w:rsid w:val="0004591A"/>
    <w:rsid w:val="00046459"/>
    <w:rsid w:val="000466B0"/>
    <w:rsid w:val="0005548A"/>
    <w:rsid w:val="000555E4"/>
    <w:rsid w:val="0005670D"/>
    <w:rsid w:val="000710B0"/>
    <w:rsid w:val="00072D4C"/>
    <w:rsid w:val="00073C82"/>
    <w:rsid w:val="00081359"/>
    <w:rsid w:val="000A154E"/>
    <w:rsid w:val="000A5AB8"/>
    <w:rsid w:val="000A6678"/>
    <w:rsid w:val="000A69DA"/>
    <w:rsid w:val="000A7DEB"/>
    <w:rsid w:val="000C55DE"/>
    <w:rsid w:val="000E2711"/>
    <w:rsid w:val="000E53D0"/>
    <w:rsid w:val="000E5883"/>
    <w:rsid w:val="000E75CD"/>
    <w:rsid w:val="000F1AEF"/>
    <w:rsid w:val="000F371C"/>
    <w:rsid w:val="000F53F1"/>
    <w:rsid w:val="0011366B"/>
    <w:rsid w:val="00117F83"/>
    <w:rsid w:val="00126027"/>
    <w:rsid w:val="00135D7D"/>
    <w:rsid w:val="00146C8E"/>
    <w:rsid w:val="001472C6"/>
    <w:rsid w:val="00152DF9"/>
    <w:rsid w:val="00156A98"/>
    <w:rsid w:val="001669DB"/>
    <w:rsid w:val="00171D11"/>
    <w:rsid w:val="00181364"/>
    <w:rsid w:val="001819B1"/>
    <w:rsid w:val="00187ADE"/>
    <w:rsid w:val="001A16DE"/>
    <w:rsid w:val="001A2DEF"/>
    <w:rsid w:val="001A4522"/>
    <w:rsid w:val="001A4C98"/>
    <w:rsid w:val="001B1212"/>
    <w:rsid w:val="001B3B1C"/>
    <w:rsid w:val="001B60CD"/>
    <w:rsid w:val="001B7F3B"/>
    <w:rsid w:val="001C17FC"/>
    <w:rsid w:val="001D079A"/>
    <w:rsid w:val="001D7F29"/>
    <w:rsid w:val="001E0088"/>
    <w:rsid w:val="001E0903"/>
    <w:rsid w:val="001E1EE7"/>
    <w:rsid w:val="002038C4"/>
    <w:rsid w:val="002039D7"/>
    <w:rsid w:val="002042CB"/>
    <w:rsid w:val="002062F6"/>
    <w:rsid w:val="00212042"/>
    <w:rsid w:val="00212E96"/>
    <w:rsid w:val="002207A7"/>
    <w:rsid w:val="0022102B"/>
    <w:rsid w:val="002213EE"/>
    <w:rsid w:val="00221DC6"/>
    <w:rsid w:val="00222728"/>
    <w:rsid w:val="002239AA"/>
    <w:rsid w:val="002253B8"/>
    <w:rsid w:val="00234AD0"/>
    <w:rsid w:val="0023683A"/>
    <w:rsid w:val="002467A0"/>
    <w:rsid w:val="002522BC"/>
    <w:rsid w:val="002536DC"/>
    <w:rsid w:val="00255EC1"/>
    <w:rsid w:val="00257D2A"/>
    <w:rsid w:val="002627D2"/>
    <w:rsid w:val="00264191"/>
    <w:rsid w:val="002663DB"/>
    <w:rsid w:val="0027047C"/>
    <w:rsid w:val="002708C2"/>
    <w:rsid w:val="00274324"/>
    <w:rsid w:val="0028074E"/>
    <w:rsid w:val="00294C59"/>
    <w:rsid w:val="00296A3C"/>
    <w:rsid w:val="002A5B9F"/>
    <w:rsid w:val="002B2A3A"/>
    <w:rsid w:val="002B69EA"/>
    <w:rsid w:val="002D2DB8"/>
    <w:rsid w:val="002D309E"/>
    <w:rsid w:val="002D594E"/>
    <w:rsid w:val="002E39B8"/>
    <w:rsid w:val="002F3D2E"/>
    <w:rsid w:val="002F51FA"/>
    <w:rsid w:val="00311A15"/>
    <w:rsid w:val="003250EA"/>
    <w:rsid w:val="0033347F"/>
    <w:rsid w:val="003421B1"/>
    <w:rsid w:val="00342DD7"/>
    <w:rsid w:val="00345B19"/>
    <w:rsid w:val="0035516E"/>
    <w:rsid w:val="003575B4"/>
    <w:rsid w:val="00364A93"/>
    <w:rsid w:val="003744AF"/>
    <w:rsid w:val="00375D2D"/>
    <w:rsid w:val="003811BC"/>
    <w:rsid w:val="003845C3"/>
    <w:rsid w:val="0038671F"/>
    <w:rsid w:val="003932DE"/>
    <w:rsid w:val="003947A8"/>
    <w:rsid w:val="003B3CF1"/>
    <w:rsid w:val="003D464F"/>
    <w:rsid w:val="003D5D1E"/>
    <w:rsid w:val="003E07ED"/>
    <w:rsid w:val="003F3290"/>
    <w:rsid w:val="003F6117"/>
    <w:rsid w:val="003F688C"/>
    <w:rsid w:val="003F703C"/>
    <w:rsid w:val="00400470"/>
    <w:rsid w:val="00415608"/>
    <w:rsid w:val="004160A3"/>
    <w:rsid w:val="00423ADB"/>
    <w:rsid w:val="00424CAF"/>
    <w:rsid w:val="00426076"/>
    <w:rsid w:val="00430504"/>
    <w:rsid w:val="00434D23"/>
    <w:rsid w:val="004403CB"/>
    <w:rsid w:val="004438D9"/>
    <w:rsid w:val="00453C2F"/>
    <w:rsid w:val="00454C0B"/>
    <w:rsid w:val="00462073"/>
    <w:rsid w:val="0046226E"/>
    <w:rsid w:val="00462AEB"/>
    <w:rsid w:val="00474FC2"/>
    <w:rsid w:val="004907F5"/>
    <w:rsid w:val="00492923"/>
    <w:rsid w:val="004A1501"/>
    <w:rsid w:val="004A45E4"/>
    <w:rsid w:val="004A4E69"/>
    <w:rsid w:val="004A615C"/>
    <w:rsid w:val="004A7E91"/>
    <w:rsid w:val="004B4510"/>
    <w:rsid w:val="004C156C"/>
    <w:rsid w:val="004C174A"/>
    <w:rsid w:val="004D2485"/>
    <w:rsid w:val="004E38C0"/>
    <w:rsid w:val="00500EFA"/>
    <w:rsid w:val="00504671"/>
    <w:rsid w:val="00506322"/>
    <w:rsid w:val="00507BBD"/>
    <w:rsid w:val="00521F31"/>
    <w:rsid w:val="00536875"/>
    <w:rsid w:val="005407D6"/>
    <w:rsid w:val="00542F06"/>
    <w:rsid w:val="00551189"/>
    <w:rsid w:val="00553EC8"/>
    <w:rsid w:val="005656D8"/>
    <w:rsid w:val="005705F7"/>
    <w:rsid w:val="00570B1D"/>
    <w:rsid w:val="00574140"/>
    <w:rsid w:val="005762CF"/>
    <w:rsid w:val="005842A0"/>
    <w:rsid w:val="00590834"/>
    <w:rsid w:val="00590E7F"/>
    <w:rsid w:val="00593C9C"/>
    <w:rsid w:val="005A5C8D"/>
    <w:rsid w:val="005B231F"/>
    <w:rsid w:val="005B698E"/>
    <w:rsid w:val="005C55F7"/>
    <w:rsid w:val="005C71FB"/>
    <w:rsid w:val="005D5DC5"/>
    <w:rsid w:val="005D7D49"/>
    <w:rsid w:val="005E00BC"/>
    <w:rsid w:val="005E0C67"/>
    <w:rsid w:val="005E22FE"/>
    <w:rsid w:val="005E63B8"/>
    <w:rsid w:val="005F350B"/>
    <w:rsid w:val="00603752"/>
    <w:rsid w:val="00632F05"/>
    <w:rsid w:val="0063723B"/>
    <w:rsid w:val="006429CB"/>
    <w:rsid w:val="00647413"/>
    <w:rsid w:val="006502BE"/>
    <w:rsid w:val="006533B3"/>
    <w:rsid w:val="00657A4E"/>
    <w:rsid w:val="006718A9"/>
    <w:rsid w:val="00674FFF"/>
    <w:rsid w:val="00677394"/>
    <w:rsid w:val="006865FA"/>
    <w:rsid w:val="00695191"/>
    <w:rsid w:val="006A053F"/>
    <w:rsid w:val="006A7895"/>
    <w:rsid w:val="006B302C"/>
    <w:rsid w:val="006B53D0"/>
    <w:rsid w:val="006C65DA"/>
    <w:rsid w:val="006D2592"/>
    <w:rsid w:val="006D5109"/>
    <w:rsid w:val="006E7840"/>
    <w:rsid w:val="006F58EC"/>
    <w:rsid w:val="00701D1D"/>
    <w:rsid w:val="00706233"/>
    <w:rsid w:val="00722025"/>
    <w:rsid w:val="007251EA"/>
    <w:rsid w:val="007325B8"/>
    <w:rsid w:val="007340D7"/>
    <w:rsid w:val="00736657"/>
    <w:rsid w:val="00741E94"/>
    <w:rsid w:val="0074418E"/>
    <w:rsid w:val="007472BD"/>
    <w:rsid w:val="00751ED9"/>
    <w:rsid w:val="00755A3D"/>
    <w:rsid w:val="007675B1"/>
    <w:rsid w:val="00774F9B"/>
    <w:rsid w:val="00784011"/>
    <w:rsid w:val="00792460"/>
    <w:rsid w:val="00797EF1"/>
    <w:rsid w:val="007A3246"/>
    <w:rsid w:val="007A64C5"/>
    <w:rsid w:val="007A719D"/>
    <w:rsid w:val="007B1B2B"/>
    <w:rsid w:val="007B6421"/>
    <w:rsid w:val="007C2481"/>
    <w:rsid w:val="007C59D2"/>
    <w:rsid w:val="007D7910"/>
    <w:rsid w:val="007E4326"/>
    <w:rsid w:val="007F0344"/>
    <w:rsid w:val="007F7EA0"/>
    <w:rsid w:val="008049F7"/>
    <w:rsid w:val="0080610D"/>
    <w:rsid w:val="00807293"/>
    <w:rsid w:val="008334E6"/>
    <w:rsid w:val="0083750F"/>
    <w:rsid w:val="008428CF"/>
    <w:rsid w:val="0085213A"/>
    <w:rsid w:val="00855353"/>
    <w:rsid w:val="008565FD"/>
    <w:rsid w:val="00856CD7"/>
    <w:rsid w:val="00857C6F"/>
    <w:rsid w:val="008657E3"/>
    <w:rsid w:val="00867CED"/>
    <w:rsid w:val="00873E0C"/>
    <w:rsid w:val="00874503"/>
    <w:rsid w:val="00875C6F"/>
    <w:rsid w:val="008816A4"/>
    <w:rsid w:val="00883B55"/>
    <w:rsid w:val="008844AE"/>
    <w:rsid w:val="008872A2"/>
    <w:rsid w:val="0089337A"/>
    <w:rsid w:val="008A248F"/>
    <w:rsid w:val="008A59D1"/>
    <w:rsid w:val="008A6358"/>
    <w:rsid w:val="008B402E"/>
    <w:rsid w:val="008C27C1"/>
    <w:rsid w:val="008D6664"/>
    <w:rsid w:val="008D7CDB"/>
    <w:rsid w:val="008E100E"/>
    <w:rsid w:val="008E21BD"/>
    <w:rsid w:val="008E4605"/>
    <w:rsid w:val="008E4BA9"/>
    <w:rsid w:val="008E60C9"/>
    <w:rsid w:val="008E7A27"/>
    <w:rsid w:val="008E7D17"/>
    <w:rsid w:val="009014CF"/>
    <w:rsid w:val="009049A4"/>
    <w:rsid w:val="00904F41"/>
    <w:rsid w:val="00965519"/>
    <w:rsid w:val="00985786"/>
    <w:rsid w:val="00990140"/>
    <w:rsid w:val="00991C36"/>
    <w:rsid w:val="00991E04"/>
    <w:rsid w:val="0099776A"/>
    <w:rsid w:val="009A256E"/>
    <w:rsid w:val="009A6FD5"/>
    <w:rsid w:val="009B466F"/>
    <w:rsid w:val="009C1B3E"/>
    <w:rsid w:val="009D07DC"/>
    <w:rsid w:val="009D2EAF"/>
    <w:rsid w:val="009D3BBF"/>
    <w:rsid w:val="009F46A7"/>
    <w:rsid w:val="00A028BC"/>
    <w:rsid w:val="00A118C7"/>
    <w:rsid w:val="00A1282E"/>
    <w:rsid w:val="00A14247"/>
    <w:rsid w:val="00A17672"/>
    <w:rsid w:val="00A22027"/>
    <w:rsid w:val="00A40D57"/>
    <w:rsid w:val="00A44493"/>
    <w:rsid w:val="00A53760"/>
    <w:rsid w:val="00A53F21"/>
    <w:rsid w:val="00A6655F"/>
    <w:rsid w:val="00AA0BC2"/>
    <w:rsid w:val="00AA2791"/>
    <w:rsid w:val="00AA4C7C"/>
    <w:rsid w:val="00AB1406"/>
    <w:rsid w:val="00AB4CD0"/>
    <w:rsid w:val="00AC2565"/>
    <w:rsid w:val="00AC5228"/>
    <w:rsid w:val="00AC61EE"/>
    <w:rsid w:val="00AC66C4"/>
    <w:rsid w:val="00AC7086"/>
    <w:rsid w:val="00AD0716"/>
    <w:rsid w:val="00AD0DE8"/>
    <w:rsid w:val="00AD5D14"/>
    <w:rsid w:val="00AE112D"/>
    <w:rsid w:val="00AE26F5"/>
    <w:rsid w:val="00AE2F8B"/>
    <w:rsid w:val="00AE3A33"/>
    <w:rsid w:val="00AF0634"/>
    <w:rsid w:val="00AF6B30"/>
    <w:rsid w:val="00B0159F"/>
    <w:rsid w:val="00B04CCC"/>
    <w:rsid w:val="00B135CE"/>
    <w:rsid w:val="00B21603"/>
    <w:rsid w:val="00B21738"/>
    <w:rsid w:val="00B2414B"/>
    <w:rsid w:val="00B25B15"/>
    <w:rsid w:val="00B339B8"/>
    <w:rsid w:val="00B346A7"/>
    <w:rsid w:val="00B43478"/>
    <w:rsid w:val="00B43970"/>
    <w:rsid w:val="00B46CCA"/>
    <w:rsid w:val="00B50A34"/>
    <w:rsid w:val="00B54C38"/>
    <w:rsid w:val="00B5613E"/>
    <w:rsid w:val="00B57CB1"/>
    <w:rsid w:val="00B77DCE"/>
    <w:rsid w:val="00B81B0E"/>
    <w:rsid w:val="00B87CA9"/>
    <w:rsid w:val="00B90FD7"/>
    <w:rsid w:val="00B94B72"/>
    <w:rsid w:val="00B9666E"/>
    <w:rsid w:val="00BB3512"/>
    <w:rsid w:val="00BB3C75"/>
    <w:rsid w:val="00BB5CA0"/>
    <w:rsid w:val="00BC1B24"/>
    <w:rsid w:val="00BD53CF"/>
    <w:rsid w:val="00BE6C03"/>
    <w:rsid w:val="00BF522D"/>
    <w:rsid w:val="00C0214A"/>
    <w:rsid w:val="00C0238F"/>
    <w:rsid w:val="00C030C1"/>
    <w:rsid w:val="00C0516B"/>
    <w:rsid w:val="00C11F1E"/>
    <w:rsid w:val="00C1562F"/>
    <w:rsid w:val="00C460E1"/>
    <w:rsid w:val="00C6052C"/>
    <w:rsid w:val="00C6717B"/>
    <w:rsid w:val="00C71380"/>
    <w:rsid w:val="00C9003C"/>
    <w:rsid w:val="00C97ECA"/>
    <w:rsid w:val="00CA1160"/>
    <w:rsid w:val="00CA2DE7"/>
    <w:rsid w:val="00CA702E"/>
    <w:rsid w:val="00CA7350"/>
    <w:rsid w:val="00CB639D"/>
    <w:rsid w:val="00CD25F9"/>
    <w:rsid w:val="00CD51E6"/>
    <w:rsid w:val="00CE08F2"/>
    <w:rsid w:val="00CE433B"/>
    <w:rsid w:val="00CE54BC"/>
    <w:rsid w:val="00CF3478"/>
    <w:rsid w:val="00D21702"/>
    <w:rsid w:val="00D30CEA"/>
    <w:rsid w:val="00D71713"/>
    <w:rsid w:val="00D71D8E"/>
    <w:rsid w:val="00D760F4"/>
    <w:rsid w:val="00D81305"/>
    <w:rsid w:val="00D8311F"/>
    <w:rsid w:val="00D83EFE"/>
    <w:rsid w:val="00D9281A"/>
    <w:rsid w:val="00D92BE6"/>
    <w:rsid w:val="00DA3404"/>
    <w:rsid w:val="00DA356F"/>
    <w:rsid w:val="00DA524B"/>
    <w:rsid w:val="00DB471D"/>
    <w:rsid w:val="00DC090F"/>
    <w:rsid w:val="00DC092B"/>
    <w:rsid w:val="00DC2D49"/>
    <w:rsid w:val="00DD1863"/>
    <w:rsid w:val="00DD3349"/>
    <w:rsid w:val="00DD54E1"/>
    <w:rsid w:val="00DD6747"/>
    <w:rsid w:val="00DE1FBC"/>
    <w:rsid w:val="00DE5C3D"/>
    <w:rsid w:val="00DE5CB5"/>
    <w:rsid w:val="00E02500"/>
    <w:rsid w:val="00E12ED8"/>
    <w:rsid w:val="00E162C9"/>
    <w:rsid w:val="00E200F4"/>
    <w:rsid w:val="00E3005D"/>
    <w:rsid w:val="00E30491"/>
    <w:rsid w:val="00E3599B"/>
    <w:rsid w:val="00E414C2"/>
    <w:rsid w:val="00E43A6B"/>
    <w:rsid w:val="00E46901"/>
    <w:rsid w:val="00E473ED"/>
    <w:rsid w:val="00E47DAF"/>
    <w:rsid w:val="00E62550"/>
    <w:rsid w:val="00E65B09"/>
    <w:rsid w:val="00E83116"/>
    <w:rsid w:val="00E914E5"/>
    <w:rsid w:val="00E91B86"/>
    <w:rsid w:val="00EA6CEC"/>
    <w:rsid w:val="00EA7AC2"/>
    <w:rsid w:val="00EA7CFA"/>
    <w:rsid w:val="00EC000C"/>
    <w:rsid w:val="00EC589B"/>
    <w:rsid w:val="00EC6F00"/>
    <w:rsid w:val="00ED6FA0"/>
    <w:rsid w:val="00EF2FD5"/>
    <w:rsid w:val="00EF6B8A"/>
    <w:rsid w:val="00F03733"/>
    <w:rsid w:val="00F11473"/>
    <w:rsid w:val="00F253C5"/>
    <w:rsid w:val="00F270C0"/>
    <w:rsid w:val="00F30624"/>
    <w:rsid w:val="00F4717F"/>
    <w:rsid w:val="00F471CD"/>
    <w:rsid w:val="00F5301B"/>
    <w:rsid w:val="00F55CE3"/>
    <w:rsid w:val="00F74175"/>
    <w:rsid w:val="00F92A04"/>
    <w:rsid w:val="00F97BF5"/>
    <w:rsid w:val="00FA4972"/>
    <w:rsid w:val="00FA5291"/>
    <w:rsid w:val="00FB1B1A"/>
    <w:rsid w:val="00FB578E"/>
    <w:rsid w:val="00FB740E"/>
    <w:rsid w:val="00FC0FEB"/>
    <w:rsid w:val="00FC1810"/>
    <w:rsid w:val="00FD075D"/>
    <w:rsid w:val="00FD2496"/>
    <w:rsid w:val="00FD7864"/>
    <w:rsid w:val="00FE1550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erarbeitung">
    <w:name w:val="Revision"/>
    <w:hidden/>
    <w:uiPriority w:val="99"/>
    <w:semiHidden/>
    <w:rsid w:val="000167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26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10-03T17:16:14.5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828 43 96 0 0,'18'-5'3'0'0,"-10"0"11"0"0,0 1 5885 0 0,-26-2-5081 0 0,-1 1 1 0 0,0 0-1 0 0,-33-3 1 0 0,41 8-726 0 0,0-1 1 0 0,1 2 0 0 0,-1-1 0 0 0,1 2-1 0 0,-1-1 1 0 0,1 1 0 0 0,-1 1-1 0 0,-15 6 1 0 0,2 0 79 0 0,1 1 0 0 0,1 1 0 0 0,-1 0 0 0 0,2 2-1 0 0,-31 24 1 0 0,31-20 94 0 0,1 2 0 0 0,1 0 0 0 0,-21 28 0 0 0,36-42-201 0 0,0 1 0 0 0,1 0 0 0 0,-1 1-1 0 0,1-1 1 0 0,0 0 0 0 0,1 1 0 0 0,0 0-1 0 0,0 0 1 0 0,0 0 0 0 0,1 0 0 0 0,-1 11 0 0 0,3-1 148 0 0,-2-13-171 0 0,2 1 0 0 0,-1-1 1 0 0,0 0-1 0 0,1 1 0 0 0,0-1 0 0 0,0 1 0 0 0,0-1 0 0 0,0 0 1 0 0,1 0-1 0 0,2 5 0 0 0,-3-7-42 0 0,3 6 118 0 0,0-1-1 0 0,1 1 1 0 0,-1-1-1 0 0,2 0 0 0 0,-1 0 1 0 0,1-1-1 0 0,0 0 1 0 0,0 0-1 0 0,1 0 0 0 0,8 5 1 0 0,21 10 131 0 0,-19-12 82 0 0,17 12 0 0 0,-29-17-271 0 0,0-1 1 0 0,0 1-1 0 0,-1 0 1 0 0,0 0-1 0 0,0 1 0 0 0,0-1 1 0 0,6 11-1 0 0,-2-2 28 0 0,12 24 310 0 0,-19-35-365 0 0,0 1-1 0 0,0-1 1 0 0,-1 0 0 0 0,1 1-1 0 0,0-1 1 0 0,-1 0-1 0 0,0 1 1 0 0,0-1 0 0 0,1 1-1 0 0,-1-1 1 0 0,-1 1-1 0 0,1-1 1 0 0,0 1 0 0 0,-1 2-1 0 0,-3 11 108 0 0,4-14-110 0 0,0 0 1 0 0,-1 1 0 0 0,1-1-1 0 0,-1 1 1 0 0,0-1 0 0 0,0 0-1 0 0,0 1 1 0 0,-1 1-1 0 0,-5 7 71 0 0,-1-1 0 0 0,0-1-1 0 0,-1 1 1 0 0,0-2 0 0 0,0 1-1 0 0,-1-1 1 0 0,-13 8 0 0 0,8-6-24 0 0,0-1 0 0 0,-1 0 0 0 0,0-1 0 0 0,-1-1 1 0 0,0-1-1 0 0,0 0 0 0 0,0-1 0 0 0,-1-1 0 0 0,1-1 1 0 0,-31 2-1 0 0,-65 1 312 0 0,93-7-296 0 0,1 0-1 0 0,0-1 1 0 0,-33-8 0 0 0,46 8-56 0 0,1 0 1 0 0,-1 0-1 0 0,1-1 1 0 0,0 0-1 0 0,0 0 0 0 0,0 0 1 0 0,0 0-1 0 0,-5-6 0 0 0,9 8-25 0 0,1 1 1 0 0,-1-1-1 0 0,1 1 0 0 0,0-1 0 0 0,-1 1 0 0 0,1-1 0 0 0,0 1 0 0 0,0-1 0 0 0,-1 0 0 0 0,1 1 0 0 0,0-1 0 0 0,0 1 0 0 0,0-1 0 0 0,0 0 0 0 0,0 1 1 0 0,0-1-1 0 0,0 1 0 0 0,0-1 0 0 0,0 0 0 0 0,0 1 0 0 0,0-1 0 0 0,0 1 0 0 0,0-1 0 0 0,1 0 0 0 0,-1 1 0 0 0,0-1 0 0 0,0 1 0 0 0,1-1 1 0 0,-1 1-1 0 0,0-1 0 0 0,1 0 0 0 0,-1 1 0 0 0,0 0 0 0 0,1-1 0 0 0,0 0 0 0 0,0 0 38 0 0,0 1-42 0 0,1 0 0 0 0,-1 0 1 0 0,1 0-1 0 0,-1-1 0 0 0,0 1 1 0 0,1 0-1 0 0,-1 1 0 0 0,1-1 1 0 0,-1 0-1 0 0,2 1 0 0 0,3 0 17 0 0,155 3 244 0 0,-16-8-40 0 0,-114 3-172 0 0,-1-1 1 0 0,59-13-1 0 0,-65 11-33 0 0,17-8 12 0 0,-6 1-2 0 0,-12 4-11 0 0,0 0 1 0 0,0-1 0 0 0,38-20 0 0 0,-58 27-24 0 0,8-6 8 0 0,-1-1-1 0 0,0 1 1 0 0,0-2 0 0 0,0 1 0 0 0,-1-1 0 0 0,13-17 0 0 0,9-8 7 0 0,-3 4 16 0 0,28-41 0 0 0,-53 67-30 0 0,31-50 22 0 0,-13 18-2 0 0,-13 23-12 0 0,-2-1-1 0 0,0 0 1 0 0,0 0-1 0 0,3-16 1 0 0,-8 29-10 0 0,1-8 13 0 0,0-1-1 0 0,1-16 1 0 0,-2 14 5 0 0,-1 8-10 0 0,0-2 0 0 0,0 5-2 0 0,0 0-1 0 0,0 0 1 0 0,0 0-1 0 0,0 0 1 0 0,0 0-1 0 0,0 0 1 0 0,-1 0-1 0 0,1 0 1 0 0,0 0-1 0 0,-1 0 1 0 0,1 0-1 0 0,0 0 1 0 0,-1 0-1 0 0,0 0 1 0 0,1 0-1 0 0,-1 1 1 0 0,-1-3-1 0 0,2 3-4 0 0,0 0-1 0 0,-1 0 1 0 0,1 0-1 0 0,0-1 1 0 0,-1 1-1 0 0,1 0 1 0 0,-1 0-1 0 0,1 0 1 0 0,0 0-1 0 0,-1 0 1 0 0,1 0-1 0 0,-1 0 1 0 0,1 0-1 0 0,0 0 1 0 0,-1 0-1 0 0,1 0 1 0 0,-1 0-1 0 0,1 0 1 0 0,-1 0-1 0 0,1 0 1 0 0,0 1-1 0 0,-1-1 1 0 0,1 0-1 0 0,0 0 1 0 0,-1 0-1 0 0,1 0 1 0 0,-1 1-1 0 0,1-1 1 0 0,0 0-1 0 0,0 1 1 0 0,-1-1-1 0 0,1 0 1 0 0,0 0-1 0 0,-1 1 1 0 0,1-1-1 0 0,0 0 1 0 0,0 1-1 0 0,-1 0 1 0 0,-26 41 8 0 0,-41 82 1 0 0,13 0 2 0 0,40-90-8 0 0,13-28-4 0 0,-37 95 22 0 0,37-93-21 0 0,1 1 0 0 0,-1-1 0 0 0,2 0 0 0 0,-1 1 0 0 0,1-1 0 0 0,0 1 0 0 0,2 9 0 0 0,-1-15 0 0 0,0 0-1 0 0,0 1 1 0 0,0-1 0 0 0,0 0-1 0 0,0 0 1 0 0,1 0-1 0 0,-1 0 1 0 0,1-1-1 0 0,0 1 1 0 0,0 0 0 0 0,0-1-1 0 0,0 1 1 0 0,4 2-1 0 0,-4-3 1 0 0,0 0-1 0 0,0-1 1 0 0,0 1-1 0 0,0-1 1 0 0,0 0-1 0 0,1 1 0 0 0,-1-1 1 0 0,0 0-1 0 0,1 0 1 0 0,-1-1-1 0 0,1 1 1 0 0,-1 0-1 0 0,0-1 1 0 0,1 1-1 0 0,0-1 0 0 0,-1 0 1 0 0,6 0-1 0 0,3-3 1 0 0,1 1-1 0 0,-1-2 0 0 0,1 1 1 0 0,-1-2-1 0 0,0 0 1 0 0,-1 0-1 0 0,15-9 0 0 0,5-7 3 0 0,29-27-1 0 0,-27 23-2 0 0,-8 3 0 0 0,-2-1 0 0 0,0-1 0 0 0,-1-1 0 0 0,32-51 0 0 0,-19 22 0 0 0,-2-2 0 0 0,26-64 0 0 0,-56 116 0 0 0,-1 1 3 0 0,1-1-1 0 0,-1 0 0 0 0,0 1 0 0 0,2-8 0 0 0,3-18 2 0 0,-4 11 21 0 0,-4 15-10 0 0,-4 9-12 0 0,-11 21 2 0 0,-25 57 1 0 0,16-30-3 0 0,-50 108 5 0 0,65-134-4 0 0,-10 41 0 0 0,19-63-4 0 0,1 0 0 0 0,0 0 0 0 0,0 0 0 0 0,1 0 0 0 0,0 0 0 0 0,0 0 0 0 0,0 0 0 0 0,1 0 0 0 0,0-1 0 0 0,2 11 0 0 0,-2-13 0 0 0,0-1 0 0 0,0 1 0 0 0,0-1 0 0 0,0 0 0 0 0,1 1 0 0 0,-1-1 0 0 0,1 0 0 0 0,-1 1 0 0 0,1-1 0 0 0,0 0 0 0 0,0 0 0 0 0,0-1 0 0 0,0 1 0 0 0,0 0 0 0 0,0-1 0 0 0,0 1 0 0 0,1-1 0 0 0,-1 1 0 0 0,1-1 0 0 0,-1 0 0 0 0,1 0 0 0 0,-1 0 0 0 0,1-1 0 0 0,-1 1 0 0 0,5 0 0 0 0,-3-1 0 0 0,1 0 0 0 0,0 0 0 0 0,0-1 0 0 0,0 1 0 0 0,0-1 0 0 0,0 0 0 0 0,-1 0 0 0 0,1-1 0 0 0,0 0 0 0 0,-1 1 0 0 0,7-5 0 0 0,7-4 0 0 0,23-17 0 0 0,-29 18 0 0 0,20-15 0 0 0,-1-2 0 0 0,-2-2 0 0 0,0 0 0 0 0,-2-2 0 0 0,-1-1 0 0 0,-1-1 0 0 0,22-40 0 0 0,41-46 0 0 0,-55 77 2 0 0,-8 4 4 0 0,16-20 12 0 0,-33 45-13 0 0,-4 2-2 0 0,-4 10-3 0 0,0 0 0 0 0,0 0 0 0 0,-1 0 1 0 0,1 0-1 0 0,0 0 0 0 0,-1 0 1 0 0,1 0-1 0 0,0 0 0 0 0,0 0 0 0 0,-1 0 1 0 0,1 0-1 0 0,0 0 0 0 0,0 0 0 0 0,-1 0 1 0 0,1 0-1 0 0,0 1 0 0 0,-1-1 0 0 0,1 0 1 0 0,0 0-1 0 0,0 0 0 0 0,-1 0 1 0 0,1 0-1 0 0,0 1 0 0 0,0-1 0 0 0,-19 24 0 0 0,9-9 0 0 0,-24 34 0 0 0,2 2 0 0 0,-43 92 0 0 0,50-93 0 0 0,7-10-4 0 0,-25 77 0 0 0,39-103 3 0 0,1 0 0 0 0,-3 26-1 0 0,5-33 2 0 0,1 0-1 0 0,0 0 1 0 0,1 0-1 0 0,-1 0 1 0 0,1 0-1 0 0,1 1 1 0 0,2 9-1 0 0,0-9 1 0 0,3 1 0 0 0,1-3 0 0 0,0-8 0 0 0,-2-1 1 0 0,0-1-1 0 0,0 1 1 0 0,0-1 0 0 0,-1-1-1 0 0,1 1 1 0 0,-1-1-1 0 0,0 0 1 0 0,0 0-1 0 0,6-9 1 0 0,-1 1 3 0 0,13-12 3 0 0,1 1 1 0 0,34-25-1 0 0,-32 24 7 0 0,-21 20-11 0 0,1-1 0 0 0,-1 1 1 0 0,1 0-1 0 0,0 0 0 0 0,8-4 1 0 0,7-2 15 0 0,41-16 0 0 0,-51 23-13 0 0,0 1-1 0 0,0 1 1 0 0,1-1-1 0 0,-1 2 1 0 0,21-1 0 0 0,-12 1 10 0 0,17 2-2 0 0,-25 0-6 0 0,-5 0-2 0 0,1 0-1 0 0,-1 1 0 0 0,1 0 0 0 0,6 2 0 0 0,-12-3 3 0 0,3-1 5 0 0,-5-1-11 0 0,-7-2 21 0 0,0 1-21 0 0,-1 0 0 0 0,0 0 0 0 0,1 1 0 0 0,-1 0 0 0 0,0 1 0 0 0,0 0 0 0 0,-11 1 0 0 0,2 1 1 0 0,0 0 1 0 0,-23 7-1 0 0,27-4-1 0 0,-1 0 0 0 0,1 1 1 0 0,0 0-1 0 0,1 1 0 0 0,-1 0 1 0 0,-20 18-1 0 0,7-4 5 0 0,-40 45 0 0 0,59-59-6 0 0,1 0 0 0 0,0 1 0 0 0,0 0 0 0 0,0 1 0 0 0,1-1 0 0 0,0 1 0 0 0,-6 17 0 0 0,10-25-1 0 0,1 1 1 0 0,0-1-1 0 0,-1 0 0 0 0,1 1 0 0 0,0-1 0 0 0,0 1 0 0 0,-1-1 1 0 0,1 0-1 0 0,0 1 0 0 0,1-1 0 0 0,-1 1 0 0 0,0-1 0 0 0,0 1 1 0 0,0-1-1 0 0,1 0 0 0 0,-1 1 0 0 0,1-1 0 0 0,-1 0 0 0 0,1 0 1 0 0,0 1-1 0 0,-1-1 0 0 0,1 0 0 0 0,0 0 0 0 0,0 0 0 0 0,0 0 1 0 0,0 0-1 0 0,0 0 0 0 0,0 0 0 0 0,0 0 0 0 0,0 0 0 0 0,0 0 0 0 0,0 0 1 0 0,1-1-1 0 0,-1 1 0 0 0,0 0 0 0 0,0-1 0 0 0,1 1 0 0 0,0-1 1 0 0,3 2-1 0 0,-1-1 1 0 0,1-1 0 0 0,-1 1 0 0 0,1-1-1 0 0,0 1 1 0 0,-1-1 0 0 0,1-1 0 0 0,-1 1-1 0 0,1-1 1 0 0,6-1 0 0 0,11-5 0 0 0,0-1 1 0 0,0-1-1 0 0,26-15 1 0 0,57-42 3 0 0,-88 55-1 0 0,-1 0 1 0 0,-1-1-1 0 0,0-1 1 0 0,0-1-1 0 0,-2 0 1 0 0,21-27 0 0 0,-26 31-2 0 0,-7 9-2 0 0,1-1 0 0 0,-1 0 0 0 0,0 0 0 0 0,1 0 0 0 0,-1 0 0 0 0,0 0 0 0 0,0 0 0 0 0,0-1 0 0 0,0 1 0 0 0,-1 0 0 0 0,1 0 0 0 0,0-5 0 0 0,-1 7-1 0 0,0 0 0 0 0,0 0 1 0 0,0 0-1 0 0,-1-1 1 0 0,1 1-1 0 0,0 0 0 0 0,0 0 1 0 0,0 0-1 0 0,0 0 1 0 0,-1 0-1 0 0,1-1 0 0 0,0 1 1 0 0,0 0-1 0 0,0 0 1 0 0,-1 0-1 0 0,1 0 0 0 0,0 0 1 0 0,0 0-1 0 0,-1 0 1 0 0,1 0-1 0 0,0 0 0 0 0,0 0 1 0 0,-1 0-1 0 0,1 0 1 0 0,0 0-1 0 0,0 0 0 0 0,0 0 1 0 0,-1 0-1 0 0,1 0 1 0 0,0 0-1 0 0,0 0 0 0 0,-1 0 1 0 0,1 0-1 0 0,0 0 1 0 0,0 0-1 0 0,-1 0 0 0 0,1 1 1 0 0,-10 2 5 0 0,-4 7 0 0 0,0 0 0 0 0,0 0 1 0 0,1 1-1 0 0,0 1 0 0 0,1 0 0 0 0,1 1 1 0 0,0 0-1 0 0,0 1 0 0 0,1 0 1 0 0,1 1-1 0 0,1 0 0 0 0,-13 31 0 0 0,20-44-4 0 0,0-1 0 0 0,1 0-1 0 0,-1 1 1 0 0,1 0 0 0 0,0-1 0 0 0,-1 1-1 0 0,1-1 1 0 0,0 1 0 0 0,0-1-1 0 0,0 1 1 0 0,0 0 0 0 0,0-1 0 0 0,0 1-1 0 0,1-1 1 0 0,-1 1 0 0 0,0-1-1 0 0,1 1 1 0 0,-1-1 0 0 0,1 1 0 0 0,0-1-1 0 0,-1 1 1 0 0,1-1 0 0 0,0 0-1 0 0,0 1 1 0 0,0-1 0 0 0,0 0 0 0 0,0 0-1 0 0,0 0 1 0 0,0 0 0 0 0,1 1-1 0 0,-1-2 1 0 0,0 1 0 0 0,1 0 0 0 0,-1 0-1 0 0,0 0 1 0 0,1-1 0 0 0,-1 1-1 0 0,1 0 1 0 0,1 0 0 0 0,8 2 7 0 0,-1-1 1 0 0,1 0 0 0 0,0 0-1 0 0,17 0 1 0 0,-21-1-7 0 0,10-1 10 0 0,0-1 0 0 0,33-5 1 0 0,-12 1 10 0 0,-16 2-14 0 0,0-2-1 0 0,1 0 1 0 0,-2-1-1 0 0,27-11 1 0 0,-15 3 10 0 0,59-36 0 0 0,-59 28-13 0 0,0-2 1 0 0,-2-1-1 0 0,-1-2 0 0 0,-1-1 0 0 0,-1-1 0 0 0,-1-2 1 0 0,-2 0-1 0 0,-1-2 0 0 0,33-61 0 0 0,-49 78-7 0 0,-2 1 0 0 0,0-1 0 0 0,-1-1 0 0 0,0 1 0 0 0,-1-1 0 0 0,-1 1 0 0 0,-1-1 0 0 0,1-27 0 0 0,-3 39 0 0 0,0 0-1 0 0,0 0 1 0 0,-1 0-1 0 0,1 0 1 0 0,-1 0-1 0 0,0 1 1 0 0,-1-1-1 0 0,1 0 1 0 0,-1 1-1 0 0,0-1 0 0 0,-4-7 1 0 0,2 7-1 0 0,0-1 0 0 0,0 1 0 0 0,0 0 1 0 0,-1 0-1 0 0,0 0 0 0 0,0 1 0 0 0,0 0 0 0 0,-1 0 0 0 0,-8-5 1 0 0,4 6-2 0 0,9 3 1 0 0,-3-1 0 0 0,1 1 0 0 0,0 0 0 0 0,-1 0 0 0 0,1 0-1 0 0,0 0 1 0 0,-1 0 0 0 0,1 0 0 0 0,0 1 0 0 0,-1 0-1 0 0,1 0 1 0 0,0 0 0 0 0,0 0 0 0 0,0 0-1 0 0,-1 0 1 0 0,1 1 0 0 0,1 0 0 0 0,-4 2 0 0 0,-7 5-1 0 0,2 1 1 0 0,-1 0-1 0 0,1 1 1 0 0,-12 17-1 0 0,-36 52-9 0 0,51-67 11 0 0,-15 25-7 0 0,-25 52 1 0 0,28-48 3 0 0,-31 80-8 0 0,28-64 6 0 0,13-32-3 0 0,-12 53 0 0 0,19-65 3 0 0,0 1 0 0 0,1 0 0 0 0,1 0 0 0 0,1 1 1 0 0,1 17-1 0 0,-1-30 3 0 0,1 1 1 0 0,-1 0 0 0 0,1-1 0 0 0,0 1 0 0 0,0-1-1 0 0,1 1 1 0 0,2 4 0 0 0,-4-7 1 0 0,0 0-1 0 0,1-1 1 0 0,0 1 0 0 0,-1 0 0 0 0,1 0 0 0 0,-1-1-1 0 0,1 1 1 0 0,0 0 0 0 0,-1-1 0 0 0,1 1-1 0 0,0-1 1 0 0,0 1 0 0 0,0-1 0 0 0,-1 1 0 0 0,1-1-1 0 0,0 0 1 0 0,0 1 0 0 0,0-1 0 0 0,0 0-1 0 0,0 0 1 0 0,0 1 0 0 0,0-1 0 0 0,0 0 0 0 0,0 0-1 0 0,0 0 1 0 0,0 0 0 0 0,-1 0 0 0 0,1 0-1 0 0,0-1 1 0 0,0 1 0 0 0,0 0 0 0 0,0 0 0 0 0,2-1-1 0 0,4-3 1 0 0,1 0 0 0 0,0 0 0 0 0,-1 0 0 0 0,0-1 0 0 0,0 0 0 0 0,0 0 0 0 0,10-11 0 0 0,1-4 0 0 0,17-24 0 0 0,-1 1 0 0 0,-25 35 0 0 0,-1 3 2 0 0,-12 19 4 0 0,2-7-4 0 0,0 0 0 0 0,1 0-1 0 0,0 0 1 0 0,0 0 0 0 0,1 0-1 0 0,0 1 1 0 0,0-1 0 0 0,2 13 0 0 0,-1-18-2 0 0,-1 1 1 0 0,1 0 0 0 0,0-1-1 0 0,0 1 1 0 0,0-1 0 0 0,0 0 0 0 0,0 1-1 0 0,1-1 1 0 0,-1 0 0 0 0,0 1-1 0 0,1-1 1 0 0,0 0 0 0 0,0 0 0 0 0,-1 0-1 0 0,1-1 1 0 0,0 1 0 0 0,1 0-1 0 0,-1-1 1 0 0,0 1 0 0 0,0-1 0 0 0,1 0-1 0 0,-1 0 1 0 0,0 0 0 0 0,1 0 0 0 0,0 0-1 0 0,2 0 1 0 0,7 1 2 0 0,0 0 1 0 0,0-1-1 0 0,0-1 0 0 0,0 0 1 0 0,0-1-1 0 0,0 0 1 0 0,17-5-1 0 0,-5 0 1 0 0,0-1 0 0 0,37-17 0 0 0,-1-3 6 0 0,0-2 0 0 0,92-64 0 0 0,-126 75-5 0 0,-1-2 0 0 0,-1-1 1 0 0,-1-1-1 0 0,-1-1 0 0 0,-1 0 0 0 0,-1-2 0 0 0,30-47 1 0 0,-48 68-6 0 0,13-21 8 0 0,-2 1 0 0 0,10-29 0 0 0,-20 46-5 0 0,0 0-1 0 0,-1 0 1 0 0,0 0 0 0 0,-1-1 0 0 0,0 1 0 0 0,0-1 0 0 0,0 1 0 0 0,-1-1 0 0 0,0 1-1 0 0,-1-1 1 0 0,0 1 0 0 0,-2-14 0 0 0,2 18-2 0 0,-1 0 0 0 0,1 0-1 0 0,-1 0 1 0 0,1-1 0 0 0,-1 2 0 0 0,0-1 0 0 0,0 0-1 0 0,0 0 1 0 0,-1 0 0 0 0,1 1 0 0 0,-1 0 0 0 0,1-1-1 0 0,-1 1 1 0 0,0 0 0 0 0,0 0 0 0 0,0 0 0 0 0,0 1-1 0 0,0-1 1 0 0,0 1 0 0 0,0-1 0 0 0,0 1 0 0 0,-1 0-1 0 0,1 1 1 0 0,-1-1 0 0 0,1 0 0 0 0,-7 1 0 0 0,-3-1 3 0 0,0 1 0 0 0,1 1 0 0 0,-1 0 0 0 0,1 1 0 0 0,-1 0 0 0 0,-14 5 1 0 0,4 1 1 0 0,1 0 1 0 0,-1 2 0 0 0,1 1-1 0 0,1 0 1 0 0,0 2 0 0 0,1 0 0 0 0,0 1-1 0 0,1 1 1 0 0,-17 19 0 0 0,3-1 8 0 0,1 2 0 0 0,2 1-1 0 0,-43 69 1 0 0,62-87-7 0 0,0 1-1 0 0,1-1 1 0 0,1 2-1 0 0,1-1 0 0 0,1 1 1 0 0,-8 35-1 0 0,13-46-5 0 0,1 1 1 0 0,0-1-1 0 0,0 1 0 0 0,1-1 0 0 0,1 1 0 0 0,-1-1 0 0 0,2 1 0 0 0,-1-1 1 0 0,1 1-1 0 0,1-1 0 0 0,-1 0 0 0 0,2 0 0 0 0,-1 0 0 0 0,1 0 0 0 0,0-1 1 0 0,1 0-1 0 0,6 9 0 0 0,-4-9 0 0 0,0 1 0 0 0,0-2 0 0 0,1 1 0 0 0,0-1-1 0 0,1 0 1 0 0,0-1 0 0 0,0 0 0 0 0,0 0 0 0 0,1-1 0 0 0,-1 0 0 0 0,1-1 0 0 0,0 0 0 0 0,1 0 0 0 0,-1-1-1 0 0,1-1 1 0 0,16 3 0 0 0,10-2 3 0 0,0-1 1 0 0,0-1-1 0 0,56-7 0 0 0,-22-1 3 0 0,4-1 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556</Words>
  <Characters>3505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Wahl</dc:creator>
  <cp:keywords/>
  <dc:description/>
  <cp:lastModifiedBy>David Döbele</cp:lastModifiedBy>
  <cp:revision>212</cp:revision>
  <dcterms:created xsi:type="dcterms:W3CDTF">2020-09-27T10:32:00Z</dcterms:created>
  <dcterms:modified xsi:type="dcterms:W3CDTF">2023-10-03T19:18:00Z</dcterms:modified>
</cp:coreProperties>
</file>