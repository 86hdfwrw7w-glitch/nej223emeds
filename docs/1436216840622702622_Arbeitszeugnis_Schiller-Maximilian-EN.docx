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B991" w14:textId="7E19F603" w:rsidR="000A3FC8" w:rsidRPr="006A15D8" w:rsidRDefault="00812EF3" w:rsidP="006A15D8">
      <w:pPr>
        <w:spacing w:before="240" w:line="288" w:lineRule="auto"/>
        <w:rPr>
          <w:rFonts w:ascii="Proxima Nova Light" w:hAnsi="Proxima Nova Light"/>
          <w:sz w:val="22"/>
          <w:szCs w:val="22"/>
        </w:rPr>
      </w:pPr>
      <w:r>
        <w:rPr>
          <w:rFonts w:ascii="Proxima Nova Light" w:hAnsi="Proxima Nova Light"/>
          <w:sz w:val="22"/>
          <w:szCs w:val="22"/>
        </w:rPr>
        <w:t xml:space="preserve">Mr. </w:t>
      </w:r>
      <w:r w:rsidR="006A15D8">
        <w:rPr>
          <w:rFonts w:ascii="Proxima Nova Light" w:hAnsi="Proxima Nova Light"/>
          <w:sz w:val="22"/>
          <w:szCs w:val="22"/>
        </w:rPr>
        <w:t>Maximilian Schiller</w:t>
      </w:r>
      <w:r w:rsidR="000A3FC8" w:rsidRPr="006A15D8">
        <w:rPr>
          <w:rFonts w:ascii="Proxima Nova Light" w:hAnsi="Proxima Nova Light"/>
          <w:sz w:val="22"/>
          <w:szCs w:val="22"/>
        </w:rPr>
        <w:br/>
      </w:r>
      <w:r w:rsidR="006A15D8">
        <w:rPr>
          <w:rFonts w:ascii="Proxima Nova Light" w:hAnsi="Proxima Nova Light"/>
          <w:sz w:val="22"/>
          <w:szCs w:val="22"/>
        </w:rPr>
        <w:t>Am Wetterhahn 14</w:t>
      </w:r>
      <w:r w:rsidR="000A3FC8" w:rsidRPr="006A15D8">
        <w:rPr>
          <w:rFonts w:ascii="Proxima Nova Light" w:hAnsi="Proxima Nova Light"/>
          <w:sz w:val="22"/>
          <w:szCs w:val="22"/>
        </w:rPr>
        <w:br/>
      </w:r>
      <w:r w:rsidR="006A15D8">
        <w:rPr>
          <w:rFonts w:ascii="Proxima Nova Light" w:hAnsi="Proxima Nova Light"/>
          <w:sz w:val="22"/>
          <w:szCs w:val="22"/>
        </w:rPr>
        <w:t>D-60437 Frankfurt am Main</w:t>
      </w:r>
      <w:r w:rsidR="000A3FC8" w:rsidRPr="006A15D8">
        <w:rPr>
          <w:rFonts w:ascii="Proxima Nova Light" w:hAnsi="Proxima Nova Light"/>
          <w:sz w:val="22"/>
          <w:szCs w:val="22"/>
        </w:rPr>
        <w:br/>
      </w:r>
      <w:r>
        <w:rPr>
          <w:rFonts w:ascii="Proxima Nova Light" w:hAnsi="Proxima Nova Light"/>
          <w:sz w:val="22"/>
          <w:szCs w:val="22"/>
        </w:rPr>
        <w:t>Germany</w:t>
      </w:r>
    </w:p>
    <w:p w14:paraId="381FFFE1" w14:textId="77777777" w:rsidR="000A3FC8" w:rsidRDefault="000A3FC8">
      <w:pPr>
        <w:rPr>
          <w:rFonts w:ascii="Proxima Nova" w:hAnsi="Proxima Nova"/>
          <w:b/>
          <w:bCs/>
          <w:sz w:val="36"/>
          <w:szCs w:val="36"/>
        </w:rPr>
      </w:pPr>
    </w:p>
    <w:p w14:paraId="2820A610" w14:textId="7112C841" w:rsidR="00654D4D" w:rsidRPr="00654D4D" w:rsidRDefault="0024022D" w:rsidP="00812EF3">
      <w:pPr>
        <w:rPr>
          <w:rFonts w:ascii="Proxima Nova" w:hAnsi="Proxima Nova"/>
          <w:b/>
          <w:bCs/>
          <w:sz w:val="22"/>
          <w:szCs w:val="22"/>
          <w:lang w:val="en-US"/>
        </w:rPr>
      </w:pPr>
      <w:r w:rsidRPr="00FC4AF0">
        <w:rPr>
          <w:rFonts w:ascii="Proxima Nova" w:hAnsi="Proxima Nova"/>
          <w:b/>
          <w:bCs/>
          <w:sz w:val="36"/>
          <w:szCs w:val="36"/>
          <w:lang w:val="en-US"/>
        </w:rPr>
        <w:t xml:space="preserve">Letter of Reference </w:t>
      </w:r>
      <w:r w:rsidR="00654D4D" w:rsidRPr="00654D4D">
        <w:rPr>
          <w:rFonts w:ascii="Proxima Nova" w:hAnsi="Proxima Nova"/>
          <w:b/>
          <w:bCs/>
          <w:sz w:val="36"/>
          <w:szCs w:val="36"/>
          <w:lang w:val="en-US"/>
        </w:rPr>
        <w:t>— Head of Marketing</w:t>
      </w:r>
    </w:p>
    <w:p w14:paraId="078F8B8F" w14:textId="09EF0398"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 xml:space="preserve">Mr. Maximilian Schiller, born on February 27, 2004, worked as Head of Marketing in our </w:t>
      </w:r>
      <w:r w:rsidR="00812EF3">
        <w:rPr>
          <w:rFonts w:ascii="Proxima Nova Light" w:hAnsi="Proxima Nova Light"/>
          <w:sz w:val="22"/>
          <w:szCs w:val="22"/>
          <w:lang w:val="en-US"/>
        </w:rPr>
        <w:t>Corporate Group</w:t>
      </w:r>
      <w:r w:rsidRPr="00654D4D">
        <w:rPr>
          <w:rFonts w:ascii="Proxima Nova Light" w:hAnsi="Proxima Nova Light"/>
          <w:sz w:val="22"/>
          <w:szCs w:val="22"/>
          <w:lang w:val="en-US"/>
        </w:rPr>
        <w:t xml:space="preserve">, specifically at SIGES </w:t>
      </w:r>
      <w:proofErr w:type="spellStart"/>
      <w:r w:rsidRPr="00654D4D">
        <w:rPr>
          <w:rFonts w:ascii="Proxima Nova Light" w:hAnsi="Proxima Nova Light"/>
          <w:sz w:val="22"/>
          <w:szCs w:val="22"/>
          <w:lang w:val="en-US"/>
        </w:rPr>
        <w:t>Salzburger</w:t>
      </w:r>
      <w:proofErr w:type="spellEnd"/>
      <w:r w:rsidRPr="00654D4D">
        <w:rPr>
          <w:rFonts w:ascii="Proxima Nova Light" w:hAnsi="Proxima Nova Light"/>
          <w:sz w:val="22"/>
          <w:szCs w:val="22"/>
          <w:lang w:val="en-US"/>
        </w:rPr>
        <w:t xml:space="preserve"> </w:t>
      </w:r>
      <w:proofErr w:type="spellStart"/>
      <w:r w:rsidRPr="00654D4D">
        <w:rPr>
          <w:rFonts w:ascii="Proxima Nova Light" w:hAnsi="Proxima Nova Light"/>
          <w:sz w:val="22"/>
          <w:szCs w:val="22"/>
          <w:lang w:val="en-US"/>
        </w:rPr>
        <w:t>Immobilien</w:t>
      </w:r>
      <w:proofErr w:type="spellEnd"/>
      <w:r w:rsidRPr="00654D4D">
        <w:rPr>
          <w:rFonts w:ascii="Proxima Nova Light" w:hAnsi="Proxima Nova Light"/>
          <w:sz w:val="22"/>
          <w:szCs w:val="22"/>
          <w:lang w:val="en-US"/>
        </w:rPr>
        <w:t xml:space="preserve"> </w:t>
      </w:r>
      <w:proofErr w:type="spellStart"/>
      <w:r w:rsidRPr="00654D4D">
        <w:rPr>
          <w:rFonts w:ascii="Proxima Nova Light" w:hAnsi="Proxima Nova Light"/>
          <w:sz w:val="22"/>
          <w:szCs w:val="22"/>
          <w:lang w:val="en-US"/>
        </w:rPr>
        <w:t>GesmbH</w:t>
      </w:r>
      <w:proofErr w:type="spellEnd"/>
      <w:r w:rsidRPr="00654D4D">
        <w:rPr>
          <w:rFonts w:ascii="Proxima Nova Light" w:hAnsi="Proxima Nova Light"/>
          <w:sz w:val="22"/>
          <w:szCs w:val="22"/>
          <w:lang w:val="en-US"/>
        </w:rPr>
        <w:t>, from November 4, 2024, to December 31, 2025.</w:t>
      </w:r>
    </w:p>
    <w:p w14:paraId="33778A61" w14:textId="0FFC2718" w:rsid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 xml:space="preserve">The SIGES &amp; </w:t>
      </w:r>
      <w:proofErr w:type="spellStart"/>
      <w:r w:rsidRPr="00654D4D">
        <w:rPr>
          <w:rFonts w:ascii="Proxima Nova Light" w:hAnsi="Proxima Nova Light"/>
          <w:sz w:val="22"/>
          <w:szCs w:val="22"/>
          <w:lang w:val="en-US"/>
        </w:rPr>
        <w:t>Meissnitzer</w:t>
      </w:r>
      <w:proofErr w:type="spellEnd"/>
      <w:r w:rsidRPr="00654D4D">
        <w:rPr>
          <w:rFonts w:ascii="Proxima Nova Light" w:hAnsi="Proxima Nova Light"/>
          <w:sz w:val="22"/>
          <w:szCs w:val="22"/>
          <w:lang w:val="en-US"/>
        </w:rPr>
        <w:t xml:space="preserve"> Group, based in </w:t>
      </w:r>
      <w:proofErr w:type="spellStart"/>
      <w:r w:rsidRPr="00654D4D">
        <w:rPr>
          <w:rFonts w:ascii="Proxima Nova Light" w:hAnsi="Proxima Nova Light"/>
          <w:sz w:val="22"/>
          <w:szCs w:val="22"/>
          <w:lang w:val="en-US"/>
        </w:rPr>
        <w:t>Niedernsill</w:t>
      </w:r>
      <w:proofErr w:type="spellEnd"/>
      <w:r w:rsidRPr="00654D4D">
        <w:rPr>
          <w:rFonts w:ascii="Proxima Nova Light" w:hAnsi="Proxima Nova Light"/>
          <w:sz w:val="22"/>
          <w:szCs w:val="22"/>
          <w:lang w:val="en-US"/>
        </w:rPr>
        <w:t xml:space="preserve"> (Austria), is a long-established, owner-managed </w:t>
      </w:r>
      <w:r>
        <w:rPr>
          <w:rFonts w:ascii="Proxima Nova Light" w:hAnsi="Proxima Nova Light"/>
          <w:sz w:val="22"/>
          <w:szCs w:val="22"/>
          <w:lang w:val="en-US"/>
        </w:rPr>
        <w:t>real estate construction group</w:t>
      </w:r>
      <w:r w:rsidRPr="00654D4D">
        <w:rPr>
          <w:rFonts w:ascii="Proxima Nova Light" w:hAnsi="Proxima Nova Light"/>
          <w:sz w:val="22"/>
          <w:szCs w:val="22"/>
          <w:lang w:val="en-US"/>
        </w:rPr>
        <w:t xml:space="preserve"> with over 40 years of experience in wood processing and sustainable construction. With approximately 50 construction projects completed annually and a production area of 15,000 m², the group is one of the leading full-service providers in premium timber construction in Austria. As a property developer, general contractor, and developer, the group combines sustainable architecture, engineering, environmental medicine, and craftsmanship in a unique organizational structure. The SIGES &amp; </w:t>
      </w:r>
      <w:proofErr w:type="spellStart"/>
      <w:r w:rsidRPr="00654D4D">
        <w:rPr>
          <w:rFonts w:ascii="Proxima Nova Light" w:hAnsi="Proxima Nova Light"/>
          <w:sz w:val="22"/>
          <w:szCs w:val="22"/>
          <w:lang w:val="en-US"/>
        </w:rPr>
        <w:t>Meissnitzer</w:t>
      </w:r>
      <w:proofErr w:type="spellEnd"/>
      <w:r w:rsidRPr="00654D4D">
        <w:rPr>
          <w:rFonts w:ascii="Proxima Nova Light" w:hAnsi="Proxima Nova Light"/>
          <w:sz w:val="22"/>
          <w:szCs w:val="22"/>
          <w:lang w:val="en-US"/>
        </w:rPr>
        <w:t xml:space="preserve"> Group's projects are based on the company's own production of </w:t>
      </w:r>
      <w:proofErr w:type="spellStart"/>
      <w:r w:rsidRPr="00654D4D">
        <w:rPr>
          <w:rFonts w:ascii="Proxima Nova Light" w:hAnsi="Proxima Nova Light"/>
          <w:sz w:val="22"/>
          <w:szCs w:val="22"/>
          <w:lang w:val="en-US"/>
        </w:rPr>
        <w:t>Massiv</w:t>
      </w:r>
      <w:proofErr w:type="spellEnd"/>
      <w:r w:rsidRPr="00654D4D">
        <w:rPr>
          <w:rFonts w:ascii="Proxima Nova Light" w:hAnsi="Proxima Nova Light"/>
          <w:sz w:val="22"/>
          <w:szCs w:val="22"/>
          <w:lang w:val="en-US"/>
        </w:rPr>
        <w:t>-Holz-Mauer® (MHM). This ecological, CO₂-neutral construction method uses regional wood and is manufactured entirely in its own factories.</w:t>
      </w:r>
    </w:p>
    <w:p w14:paraId="24047B0F" w14:textId="1135F05A" w:rsidR="00654D4D" w:rsidRPr="00654D4D" w:rsidRDefault="00654D4D" w:rsidP="00812EF3">
      <w:pPr>
        <w:spacing w:before="240" w:after="240" w:line="288" w:lineRule="auto"/>
        <w:rPr>
          <w:rFonts w:ascii="Proxima Nova Light" w:hAnsi="Proxima Nova Light"/>
          <w:sz w:val="22"/>
          <w:szCs w:val="22"/>
          <w:lang w:val="en-US"/>
        </w:rPr>
      </w:pPr>
      <w:r w:rsidRPr="00654D4D">
        <w:rPr>
          <w:rFonts w:ascii="Proxima Nova Light" w:hAnsi="Proxima Nova Light"/>
          <w:sz w:val="22"/>
          <w:szCs w:val="22"/>
          <w:lang w:val="en-US"/>
        </w:rPr>
        <w:t xml:space="preserve">Mr. Schiller's </w:t>
      </w:r>
      <w:r>
        <w:rPr>
          <w:rFonts w:ascii="Proxima Nova Light" w:hAnsi="Proxima Nova Light"/>
          <w:sz w:val="22"/>
          <w:szCs w:val="22"/>
          <w:lang w:val="en-US"/>
        </w:rPr>
        <w:t>primary</w:t>
      </w:r>
      <w:r w:rsidRPr="00654D4D">
        <w:rPr>
          <w:rFonts w:ascii="Proxima Nova Light" w:hAnsi="Proxima Nova Light"/>
          <w:sz w:val="22"/>
          <w:szCs w:val="22"/>
          <w:lang w:val="en-US"/>
        </w:rPr>
        <w:t xml:space="preserve"> responsibilities included:</w:t>
      </w:r>
    </w:p>
    <w:p w14:paraId="57217AC8" w14:textId="02435556"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 xml:space="preserve">Strategic and operational management and conception of the entire marketing of the </w:t>
      </w:r>
      <w:r w:rsidR="00812EF3">
        <w:rPr>
          <w:rFonts w:ascii="Proxima Nova" w:hAnsi="Proxima Nova"/>
          <w:sz w:val="22"/>
          <w:szCs w:val="22"/>
          <w:lang w:val="en-US"/>
        </w:rPr>
        <w:t>Corporate Group</w:t>
      </w:r>
    </w:p>
    <w:p w14:paraId="19FB6DA7" w14:textId="3DC5A61A"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Annual planning and budgeting of all marketing measures</w:t>
      </w:r>
      <w:ins w:id="0" w:author="David Döbele" w:date="2025-11-07T05:48:00Z" w16du:dateUtc="2025-11-07T04:48:00Z">
        <w:r w:rsidR="005F63ED">
          <w:rPr>
            <w:rFonts w:ascii="Proxima Nova" w:hAnsi="Proxima Nova"/>
            <w:sz w:val="22"/>
            <w:szCs w:val="22"/>
            <w:lang w:val="en-US"/>
          </w:rPr>
          <w:t xml:space="preserve"> </w:t>
        </w:r>
        <w:r w:rsidR="005F63ED" w:rsidRPr="005F63ED">
          <w:rPr>
            <w:rFonts w:ascii="Proxima Nova" w:hAnsi="Proxima Nova"/>
            <w:sz w:val="22"/>
            <w:szCs w:val="22"/>
            <w:highlight w:val="yellow"/>
            <w:lang w:val="en-US"/>
            <w:rPrChange w:id="1" w:author="David Döbele" w:date="2025-11-07T05:48:00Z" w16du:dateUtc="2025-11-07T04:48:00Z">
              <w:rPr>
                <w:rFonts w:ascii="Proxima Nova" w:hAnsi="Proxima Nova"/>
                <w:sz w:val="22"/>
                <w:szCs w:val="22"/>
                <w:lang w:val="en-US"/>
              </w:rPr>
            </w:rPrChange>
          </w:rPr>
          <w:t>(</w:t>
        </w:r>
        <w:proofErr w:type="spellStart"/>
        <w:r w:rsidR="005F63ED" w:rsidRPr="005F63ED">
          <w:rPr>
            <w:rFonts w:ascii="Proxima Nova" w:hAnsi="Proxima Nova"/>
            <w:sz w:val="22"/>
            <w:szCs w:val="22"/>
            <w:highlight w:val="yellow"/>
            <w:lang w:val="en-US"/>
            <w:rPrChange w:id="2" w:author="David Döbele" w:date="2025-11-07T05:48:00Z" w16du:dateUtc="2025-11-07T04:48:00Z">
              <w:rPr>
                <w:rFonts w:ascii="Proxima Nova" w:hAnsi="Proxima Nova"/>
                <w:sz w:val="22"/>
                <w:szCs w:val="22"/>
                <w:lang w:val="en-US"/>
              </w:rPr>
            </w:rPrChange>
          </w:rPr>
          <w:t>ggf</w:t>
        </w:r>
        <w:proofErr w:type="spellEnd"/>
        <w:r w:rsidR="005F63ED" w:rsidRPr="005F63ED">
          <w:rPr>
            <w:rFonts w:ascii="Proxima Nova" w:hAnsi="Proxima Nova"/>
            <w:sz w:val="22"/>
            <w:szCs w:val="22"/>
            <w:highlight w:val="yellow"/>
            <w:lang w:val="en-US"/>
            <w:rPrChange w:id="3" w:author="David Döbele" w:date="2025-11-07T05:48:00Z" w16du:dateUtc="2025-11-07T04:48:00Z">
              <w:rPr>
                <w:rFonts w:ascii="Proxima Nova" w:hAnsi="Proxima Nova"/>
                <w:sz w:val="22"/>
                <w:szCs w:val="22"/>
                <w:lang w:val="en-US"/>
              </w:rPr>
            </w:rPrChange>
          </w:rPr>
          <w:t>. Noch die Budget-</w:t>
        </w:r>
        <w:proofErr w:type="spellStart"/>
        <w:r w:rsidR="005F63ED" w:rsidRPr="005F63ED">
          <w:rPr>
            <w:rFonts w:ascii="Proxima Nova" w:hAnsi="Proxima Nova"/>
            <w:sz w:val="22"/>
            <w:szCs w:val="22"/>
            <w:highlight w:val="yellow"/>
            <w:lang w:val="en-US"/>
            <w:rPrChange w:id="4" w:author="David Döbele" w:date="2025-11-07T05:48:00Z" w16du:dateUtc="2025-11-07T04:48:00Z">
              <w:rPr>
                <w:rFonts w:ascii="Proxima Nova" w:hAnsi="Proxima Nova"/>
                <w:sz w:val="22"/>
                <w:szCs w:val="22"/>
                <w:lang w:val="en-US"/>
              </w:rPr>
            </w:rPrChange>
          </w:rPr>
          <w:t>Höhe</w:t>
        </w:r>
        <w:proofErr w:type="spellEnd"/>
        <w:r w:rsidR="005F63ED" w:rsidRPr="005F63ED">
          <w:rPr>
            <w:rFonts w:ascii="Proxima Nova" w:hAnsi="Proxima Nova"/>
            <w:sz w:val="22"/>
            <w:szCs w:val="22"/>
            <w:highlight w:val="yellow"/>
            <w:lang w:val="en-US"/>
            <w:rPrChange w:id="5" w:author="David Döbele" w:date="2025-11-07T05:48:00Z" w16du:dateUtc="2025-11-07T04:48:00Z">
              <w:rPr>
                <w:rFonts w:ascii="Proxima Nova" w:hAnsi="Proxima Nova"/>
                <w:sz w:val="22"/>
                <w:szCs w:val="22"/>
                <w:lang w:val="en-US"/>
              </w:rPr>
            </w:rPrChange>
          </w:rPr>
          <w:t xml:space="preserve"> </w:t>
        </w:r>
        <w:proofErr w:type="spellStart"/>
        <w:r w:rsidR="005F63ED" w:rsidRPr="005F63ED">
          <w:rPr>
            <w:rFonts w:ascii="Proxima Nova" w:hAnsi="Proxima Nova"/>
            <w:sz w:val="22"/>
            <w:szCs w:val="22"/>
            <w:highlight w:val="yellow"/>
            <w:lang w:val="en-US"/>
            <w:rPrChange w:id="6" w:author="David Döbele" w:date="2025-11-07T05:48:00Z" w16du:dateUtc="2025-11-07T04:48:00Z">
              <w:rPr>
                <w:rFonts w:ascii="Proxima Nova" w:hAnsi="Proxima Nova"/>
                <w:sz w:val="22"/>
                <w:szCs w:val="22"/>
                <w:lang w:val="en-US"/>
              </w:rPr>
            </w:rPrChange>
          </w:rPr>
          <w:t>angeben</w:t>
        </w:r>
        <w:proofErr w:type="spellEnd"/>
        <w:r w:rsidR="005F63ED" w:rsidRPr="005F63ED">
          <w:rPr>
            <w:rFonts w:ascii="Proxima Nova" w:hAnsi="Proxima Nova"/>
            <w:sz w:val="22"/>
            <w:szCs w:val="22"/>
            <w:highlight w:val="yellow"/>
            <w:lang w:val="en-US"/>
            <w:rPrChange w:id="7" w:author="David Döbele" w:date="2025-11-07T05:48:00Z" w16du:dateUtc="2025-11-07T04:48:00Z">
              <w:rPr>
                <w:rFonts w:ascii="Proxima Nova" w:hAnsi="Proxima Nova"/>
                <w:sz w:val="22"/>
                <w:szCs w:val="22"/>
                <w:lang w:val="en-US"/>
              </w:rPr>
            </w:rPrChange>
          </w:rPr>
          <w:t>)</w:t>
        </w:r>
      </w:ins>
    </w:p>
    <w:p w14:paraId="0CDC4C57" w14:textId="55AD6C5F"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Management and coordination of the marketing team and close cooperation with the</w:t>
      </w:r>
      <w:r>
        <w:rPr>
          <w:rFonts w:ascii="Proxima Nova" w:hAnsi="Proxima Nova"/>
          <w:sz w:val="22"/>
          <w:szCs w:val="22"/>
          <w:lang w:val="en-US"/>
        </w:rPr>
        <w:t xml:space="preserve"> </w:t>
      </w:r>
      <w:r w:rsidRPr="00654D4D">
        <w:rPr>
          <w:rFonts w:ascii="Proxima Nova" w:hAnsi="Proxima Nova"/>
          <w:sz w:val="22"/>
          <w:szCs w:val="22"/>
          <w:lang w:val="en-US"/>
        </w:rPr>
        <w:t>sales team for the joint implementation of sales and marketing strategies</w:t>
      </w:r>
    </w:p>
    <w:p w14:paraId="32A30A01"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Introduction and establishment of a CRM system (HubSpot), including the development and</w:t>
      </w:r>
      <w:r>
        <w:rPr>
          <w:rFonts w:ascii="Proxima Nova" w:hAnsi="Proxima Nova"/>
          <w:sz w:val="22"/>
          <w:szCs w:val="22"/>
          <w:lang w:val="en-US"/>
        </w:rPr>
        <w:t xml:space="preserve"> </w:t>
      </w:r>
      <w:r w:rsidRPr="00654D4D">
        <w:rPr>
          <w:rFonts w:ascii="Proxima Nova" w:hAnsi="Proxima Nova"/>
          <w:sz w:val="22"/>
          <w:szCs w:val="22"/>
          <w:lang w:val="en-US"/>
        </w:rPr>
        <w:t>automation of the entire marketing and sales funnel structure</w:t>
      </w:r>
    </w:p>
    <w:p w14:paraId="7C44A028"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Process analysis, optimization, and implementation of new automation and AI-supported systems to increase efficiency within marketing and sales processes</w:t>
      </w:r>
    </w:p>
    <w:p w14:paraId="5D8ABCC0"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Development, implementation, and continuous optimization of high-performance SEA and social media advertising structures as well as data-driven landing page concepts</w:t>
      </w:r>
    </w:p>
    <w:p w14:paraId="7F1B27B8" w14:textId="77777777" w:rsid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Analysis, redesign, and automation of central marketing and sales processes using AI-based tools and systems to achieve sustainable efficiency gains</w:t>
      </w:r>
    </w:p>
    <w:p w14:paraId="2CFC25B5" w14:textId="45EE0347" w:rsidR="00654D4D" w:rsidRPr="00654D4D" w:rsidRDefault="00654D4D" w:rsidP="00812EF3">
      <w:pPr>
        <w:pStyle w:val="Spiegelstrichanteiro"/>
        <w:spacing w:after="120"/>
        <w:rPr>
          <w:rFonts w:ascii="Proxima Nova" w:hAnsi="Proxima Nova"/>
          <w:sz w:val="22"/>
          <w:szCs w:val="22"/>
          <w:lang w:val="en-US"/>
        </w:rPr>
      </w:pPr>
      <w:r w:rsidRPr="00654D4D">
        <w:rPr>
          <w:rFonts w:ascii="Proxima Nova" w:hAnsi="Proxima Nova"/>
          <w:sz w:val="22"/>
          <w:szCs w:val="22"/>
          <w:lang w:val="en-US"/>
        </w:rPr>
        <w:t>Overall responsibility for the conception, design, and implementation of all print and online marketing measures for the group</w:t>
      </w:r>
    </w:p>
    <w:p w14:paraId="24874E05" w14:textId="2BA31936"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lastRenderedPageBreak/>
        <w:t>Mr. Schiller has outstanding and extremely versatile expertise, which he has always applied in practice with confidence, sound judgment, and great foresight.</w:t>
      </w:r>
      <w:r>
        <w:rPr>
          <w:rFonts w:ascii="Proxima Nova Light" w:hAnsi="Proxima Nova Light"/>
          <w:sz w:val="22"/>
          <w:szCs w:val="22"/>
          <w:lang w:val="en-US"/>
        </w:rPr>
        <w:t xml:space="preserve"> </w:t>
      </w:r>
      <w:r w:rsidRPr="00654D4D">
        <w:rPr>
          <w:rFonts w:ascii="Proxima Nova Light" w:hAnsi="Proxima Nova Light"/>
          <w:sz w:val="22"/>
          <w:szCs w:val="22"/>
          <w:lang w:val="en-US"/>
        </w:rPr>
        <w:t>He possesses an exceptionally quick grasp of new concepts, a wealth of experience, and excellent expertise in strategic marketing management, digital transformation, process automation, and performance marketing.</w:t>
      </w:r>
    </w:p>
    <w:p w14:paraId="75C8D713" w14:textId="77777777"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Particularly noteworthy is his highly developed analytical and entrepreneurial thinking, which enabled Mr. Schiller to act independently, solution-oriented, and with extraordinary professionalism even in the most complex situations.</w:t>
      </w:r>
    </w:p>
    <w:p w14:paraId="75A813A4" w14:textId="5E012AD5"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Mr. Schiller impressed with his consistently high level of motivation, his great sense of responsibility, and his strong willingness to take on assigned tasks independently and successfully.</w:t>
      </w:r>
      <w:r>
        <w:rPr>
          <w:rFonts w:ascii="Proxima Nova Light" w:hAnsi="Proxima Nova Light"/>
          <w:sz w:val="22"/>
          <w:szCs w:val="22"/>
          <w:lang w:val="en-US"/>
        </w:rPr>
        <w:t xml:space="preserve"> </w:t>
      </w:r>
      <w:r w:rsidRPr="00654D4D">
        <w:rPr>
          <w:rFonts w:ascii="Proxima Nova Light" w:hAnsi="Proxima Nova Light"/>
          <w:sz w:val="22"/>
          <w:szCs w:val="22"/>
          <w:lang w:val="en-US"/>
        </w:rPr>
        <w:t>Even during periods of very high workload, he always maintained an overview, worked with the utmost care, diligence, and precision, and consistently achieved excellent results.</w:t>
      </w:r>
    </w:p>
    <w:p w14:paraId="418B7A39" w14:textId="6A05F73E"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He impressed us with his absolute reliability, structured thinking, and exceptional ability to accomplish tasks. He consistently found innovative, creative, and practical solutions to challenges that arose, which he implemented with great success.</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 xml:space="preserve">His performance </w:t>
      </w:r>
      <w:proofErr w:type="gramStart"/>
      <w:r w:rsidRPr="00654D4D">
        <w:rPr>
          <w:rFonts w:ascii="Proxima Nova Light" w:hAnsi="Proxima Nova Light"/>
          <w:sz w:val="22"/>
          <w:szCs w:val="22"/>
          <w:lang w:val="en-US"/>
        </w:rPr>
        <w:t>met with our complete satisfaction at all times</w:t>
      </w:r>
      <w:proofErr w:type="gramEnd"/>
      <w:r w:rsidRPr="00654D4D">
        <w:rPr>
          <w:rFonts w:ascii="Proxima Nova Light" w:hAnsi="Proxima Nova Light"/>
          <w:sz w:val="22"/>
          <w:szCs w:val="22"/>
          <w:lang w:val="en-US"/>
        </w:rPr>
        <w:t xml:space="preserve"> and in every respect.</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 xml:space="preserve">Mr. Schiller's personal conduct </w:t>
      </w:r>
      <w:r w:rsidR="00812EF3" w:rsidRPr="00654D4D">
        <w:rPr>
          <w:rFonts w:ascii="Proxima Nova Light" w:hAnsi="Proxima Nova Light"/>
          <w:sz w:val="22"/>
          <w:szCs w:val="22"/>
          <w:lang w:val="en-US"/>
        </w:rPr>
        <w:t>was always exemplary</w:t>
      </w:r>
      <w:r w:rsidRPr="00654D4D">
        <w:rPr>
          <w:rFonts w:ascii="Proxima Nova Light" w:hAnsi="Proxima Nova Light"/>
          <w:sz w:val="22"/>
          <w:szCs w:val="22"/>
          <w:lang w:val="en-US"/>
        </w:rPr>
        <w:t>.</w:t>
      </w:r>
    </w:p>
    <w:p w14:paraId="154B1F6A" w14:textId="31E810DE" w:rsidR="00654D4D" w:rsidRP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 xml:space="preserve">Thanks to his </w:t>
      </w:r>
      <w:ins w:id="8" w:author="David Döbele" w:date="2025-11-07T05:48:00Z" w16du:dateUtc="2025-11-07T04:48:00Z">
        <w:r w:rsidR="005F63ED">
          <w:rPr>
            <w:rFonts w:ascii="Proxima Nova Light" w:hAnsi="Proxima Nova Light"/>
            <w:sz w:val="22"/>
            <w:szCs w:val="22"/>
            <w:lang w:val="en-US"/>
          </w:rPr>
          <w:t xml:space="preserve">very </w:t>
        </w:r>
      </w:ins>
      <w:r w:rsidRPr="00654D4D">
        <w:rPr>
          <w:rFonts w:ascii="Proxima Nova Light" w:hAnsi="Proxima Nova Light"/>
          <w:sz w:val="22"/>
          <w:szCs w:val="22"/>
          <w:lang w:val="en-US"/>
        </w:rPr>
        <w:t>high level of social competence, his strong team spirit, and his helpfulness, he was highly regarded and greatly appreciated by superiors, colleagues, and external partners alike.</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Mr. Schiller consistently represented our company with utmost commitment, professionalism, and exemplary behavior, both internally and externally.</w:t>
      </w:r>
    </w:p>
    <w:p w14:paraId="60EDDEB7" w14:textId="4C7EFA57" w:rsidR="00654D4D" w:rsidRDefault="00654D4D" w:rsidP="00812EF3">
      <w:pPr>
        <w:spacing w:before="240" w:line="288" w:lineRule="auto"/>
        <w:jc w:val="both"/>
        <w:rPr>
          <w:rFonts w:ascii="Proxima Nova Light" w:hAnsi="Proxima Nova Light"/>
          <w:sz w:val="22"/>
          <w:szCs w:val="22"/>
          <w:lang w:val="en-US"/>
        </w:rPr>
      </w:pPr>
      <w:r w:rsidRPr="00654D4D">
        <w:rPr>
          <w:rFonts w:ascii="Proxima Nova Light" w:hAnsi="Proxima Nova Light"/>
          <w:sz w:val="22"/>
          <w:szCs w:val="22"/>
          <w:lang w:val="en-US"/>
        </w:rPr>
        <w:t>We would like to thank Mr. Schiller for his outstanding and always extremely pleasant cooperation.</w:t>
      </w:r>
      <w:r w:rsidR="00812EF3">
        <w:rPr>
          <w:rFonts w:ascii="Proxima Nova Light" w:hAnsi="Proxima Nova Light"/>
          <w:sz w:val="22"/>
          <w:szCs w:val="22"/>
          <w:lang w:val="en-US"/>
        </w:rPr>
        <w:t xml:space="preserve"> </w:t>
      </w:r>
      <w:r w:rsidRPr="00654D4D">
        <w:rPr>
          <w:rFonts w:ascii="Proxima Nova Light" w:hAnsi="Proxima Nova Light"/>
          <w:sz w:val="22"/>
          <w:szCs w:val="22"/>
          <w:lang w:val="en-US"/>
        </w:rPr>
        <w:t>We wish him continued success, happiness, and all the best for his future, both professionally and personally.</w:t>
      </w:r>
    </w:p>
    <w:p w14:paraId="1DD660D7" w14:textId="77777777" w:rsidR="00812EF3" w:rsidRDefault="00812EF3" w:rsidP="00812EF3">
      <w:pPr>
        <w:spacing w:before="240" w:line="288" w:lineRule="auto"/>
        <w:jc w:val="both"/>
        <w:rPr>
          <w:rFonts w:ascii="Proxima Nova Light" w:hAnsi="Proxima Nova Light"/>
          <w:sz w:val="22"/>
          <w:szCs w:val="22"/>
          <w:lang w:val="en-US"/>
        </w:rPr>
      </w:pPr>
    </w:p>
    <w:p w14:paraId="555BACF0" w14:textId="77777777" w:rsidR="00812EF3" w:rsidRDefault="00812EF3" w:rsidP="00812EF3">
      <w:pPr>
        <w:spacing w:before="240" w:line="288" w:lineRule="auto"/>
        <w:jc w:val="both"/>
        <w:rPr>
          <w:rFonts w:ascii="Proxima Nova Light" w:hAnsi="Proxima Nova Light"/>
          <w:sz w:val="22"/>
          <w:szCs w:val="22"/>
          <w:lang w:val="de-DE"/>
        </w:rPr>
      </w:pPr>
    </w:p>
    <w:p w14:paraId="4574ACCC" w14:textId="77777777" w:rsidR="00812EF3" w:rsidRDefault="00812EF3" w:rsidP="006A15D8">
      <w:pPr>
        <w:spacing w:before="240" w:line="288" w:lineRule="auto"/>
        <w:rPr>
          <w:rFonts w:ascii="Proxima Nova Light" w:hAnsi="Proxima Nova Light"/>
          <w:sz w:val="22"/>
          <w:szCs w:val="22"/>
          <w:lang w:val="de-DE"/>
        </w:rPr>
      </w:pPr>
    </w:p>
    <w:p w14:paraId="63AACCF5" w14:textId="1038FEDB" w:rsidR="00F54419" w:rsidRPr="00812EF3" w:rsidRDefault="00812EF3" w:rsidP="006A15D8">
      <w:pPr>
        <w:spacing w:before="240" w:line="288" w:lineRule="auto"/>
        <w:rPr>
          <w:rFonts w:ascii="Proxima Nova Light" w:hAnsi="Proxima Nova Light"/>
          <w:sz w:val="22"/>
          <w:szCs w:val="22"/>
          <w:lang w:val="de-DE"/>
        </w:rPr>
      </w:pPr>
      <w:r w:rsidRPr="00812EF3">
        <w:rPr>
          <w:rFonts w:ascii="Proxima Nova Light" w:hAnsi="Proxima Nova Light"/>
          <w:sz w:val="22"/>
          <w:szCs w:val="22"/>
          <w:lang w:val="de-DE"/>
        </w:rPr>
        <w:t xml:space="preserve">Dr. Christine Meissnitzer, </w:t>
      </w:r>
      <w:r w:rsidR="000C4A03" w:rsidRPr="000C4A03">
        <w:rPr>
          <w:rFonts w:ascii="Proxima Nova Light" w:hAnsi="Proxima Nova Light"/>
          <w:sz w:val="22"/>
          <w:szCs w:val="22"/>
        </w:rPr>
        <w:t>Managing Partner</w:t>
      </w:r>
      <w:r w:rsidRPr="00812EF3">
        <w:rPr>
          <w:rFonts w:ascii="Proxima Nova Light" w:hAnsi="Proxima Nova Light"/>
          <w:sz w:val="22"/>
          <w:szCs w:val="22"/>
          <w:lang w:val="de-DE"/>
        </w:rPr>
        <w:br/>
        <w:t>SIGES Sal</w:t>
      </w:r>
      <w:r>
        <w:rPr>
          <w:rFonts w:ascii="Proxima Nova Light" w:hAnsi="Proxima Nova Light"/>
          <w:sz w:val="22"/>
          <w:szCs w:val="22"/>
          <w:lang w:val="de-DE"/>
        </w:rPr>
        <w:t>zburger Immobilien GesmbH</w:t>
      </w:r>
    </w:p>
    <w:sectPr w:rsidR="00F54419" w:rsidRPr="00812EF3" w:rsidSect="006A15D8">
      <w:headerReference w:type="default" r:id="rId7"/>
      <w:footerReference w:type="default" r:id="rId8"/>
      <w:pgSz w:w="11906" w:h="16838"/>
      <w:pgMar w:top="1418" w:right="851" w:bottom="1134" w:left="1134" w:header="198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6B5B" w14:textId="77777777" w:rsidR="00E22AF0" w:rsidRDefault="00E22AF0" w:rsidP="005343D5">
      <w:r>
        <w:separator/>
      </w:r>
    </w:p>
  </w:endnote>
  <w:endnote w:type="continuationSeparator" w:id="0">
    <w:p w14:paraId="09702C9B" w14:textId="77777777" w:rsidR="00E22AF0" w:rsidRDefault="00E22AF0" w:rsidP="00534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ilroy Light">
    <w:panose1 w:val="020B0604020202020204"/>
    <w:charset w:val="00"/>
    <w:family w:val="auto"/>
    <w:notTrueType/>
    <w:pitch w:val="variable"/>
    <w:sig w:usb0="00000207" w:usb1="00000000" w:usb2="00000000" w:usb3="00000000" w:csb0="00000097" w:csb1="00000000"/>
  </w:font>
  <w:font w:name="Arial">
    <w:panose1 w:val="020B0604020202020204"/>
    <w:charset w:val="00"/>
    <w:family w:val="swiss"/>
    <w:pitch w:val="variable"/>
    <w:sig w:usb0="E0002AFF" w:usb1="C0007843" w:usb2="00000009" w:usb3="00000000" w:csb0="000001FF" w:csb1="00000000"/>
  </w:font>
  <w:font w:name="Proxima Nova Lt">
    <w:panose1 w:val="020B0604020202020204"/>
    <w:charset w:val="4D"/>
    <w:family w:val="auto"/>
    <w:pitch w:val="variable"/>
    <w:sig w:usb0="800000AF" w:usb1="5000E0FB" w:usb2="00000000" w:usb3="00000000" w:csb0="0000019B" w:csb1="00000000"/>
  </w:font>
  <w:font w:name="Proxima Nova Light">
    <w:altName w:val="Tahoma"/>
    <w:panose1 w:val="020B0604020202020204"/>
    <w:charset w:val="00"/>
    <w:family w:val="auto"/>
    <w:pitch w:val="variable"/>
    <w:sig w:usb0="20000287" w:usb1="00000001" w:usb2="00000000" w:usb3="00000000" w:csb0="0000019F" w:csb1="00000000"/>
  </w:font>
  <w:font w:name="Proxima Nova">
    <w:altName w:val="Tahoma"/>
    <w:panose1 w:val="020B0604020202020204"/>
    <w:charset w:val="00"/>
    <w:family w:val="auto"/>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F6C6" w14:textId="5874F00E" w:rsidR="0050534F" w:rsidRDefault="006D2078" w:rsidP="006A15D8">
    <w:pPr>
      <w:pStyle w:val="Fuzeile"/>
      <w:spacing w:before="240"/>
      <w:jc w:val="center"/>
      <w:rPr>
        <w:color w:val="808080" w:themeColor="background1" w:themeShade="80"/>
        <w:sz w:val="20"/>
        <w:szCs w:val="20"/>
        <w:lang w:val="en-US"/>
      </w:rPr>
    </w:pPr>
    <w:r w:rsidRPr="005F277B">
      <w:rPr>
        <w:color w:val="808080" w:themeColor="background1" w:themeShade="80"/>
        <w:sz w:val="20"/>
        <w:szCs w:val="20"/>
        <w:lang w:val="de-DE"/>
      </w:rPr>
      <w:t>SIGES</w:t>
    </w:r>
    <w:r w:rsidR="00A078F3" w:rsidRPr="005F277B">
      <w:rPr>
        <w:color w:val="808080" w:themeColor="background1" w:themeShade="80"/>
        <w:sz w:val="20"/>
        <w:szCs w:val="20"/>
        <w:lang w:val="de-DE"/>
      </w:rPr>
      <w:t xml:space="preserve"> Salzburger Immobilien GesmbH, Gewerbestraße-Ost 4, 5722 Niedernsill, Tel. </w:t>
    </w:r>
    <w:r w:rsidR="00A078F3" w:rsidRPr="002D3178">
      <w:rPr>
        <w:color w:val="808080" w:themeColor="background1" w:themeShade="80"/>
        <w:sz w:val="20"/>
        <w:szCs w:val="20"/>
        <w:lang w:val="en-US"/>
      </w:rPr>
      <w:t>+43</w:t>
    </w:r>
    <w:r w:rsidR="002D3178" w:rsidRPr="002D3178">
      <w:rPr>
        <w:color w:val="808080" w:themeColor="background1" w:themeShade="80"/>
        <w:sz w:val="20"/>
        <w:szCs w:val="20"/>
        <w:lang w:val="en-US"/>
      </w:rPr>
      <w:t>(0)6548/20403,</w:t>
    </w:r>
  </w:p>
  <w:p w14:paraId="76A7B483" w14:textId="793C6BA5" w:rsidR="00C10E17" w:rsidRPr="005F277B" w:rsidRDefault="002D3178" w:rsidP="0050534F">
    <w:pPr>
      <w:pStyle w:val="Fuzeile"/>
      <w:jc w:val="center"/>
      <w:rPr>
        <w:color w:val="808080" w:themeColor="background1" w:themeShade="80"/>
        <w:sz w:val="20"/>
        <w:szCs w:val="20"/>
        <w:lang w:val="de-DE"/>
      </w:rPr>
    </w:pPr>
    <w:r w:rsidRPr="005F277B">
      <w:rPr>
        <w:color w:val="808080" w:themeColor="background1" w:themeShade="80"/>
        <w:sz w:val="20"/>
        <w:szCs w:val="20"/>
        <w:lang w:val="de-DE"/>
      </w:rPr>
      <w:t xml:space="preserve">E-Mail: </w:t>
    </w:r>
    <w:proofErr w:type="gramStart"/>
    <w:r w:rsidR="008A3DBD" w:rsidRPr="005F277B">
      <w:rPr>
        <w:color w:val="808080" w:themeColor="background1" w:themeShade="80"/>
        <w:sz w:val="20"/>
        <w:szCs w:val="20"/>
        <w:lang w:val="de-DE"/>
      </w:rPr>
      <w:t>office@siges.at ,</w:t>
    </w:r>
    <w:proofErr w:type="gramEnd"/>
    <w:r w:rsidR="008A3DBD" w:rsidRPr="005F277B">
      <w:rPr>
        <w:color w:val="808080" w:themeColor="background1" w:themeShade="80"/>
        <w:sz w:val="20"/>
        <w:szCs w:val="20"/>
        <w:lang w:val="de-DE"/>
      </w:rPr>
      <w:t xml:space="preserve"> </w:t>
    </w:r>
    <w:r w:rsidRPr="005F277B">
      <w:rPr>
        <w:color w:val="808080" w:themeColor="background1" w:themeShade="80"/>
        <w:sz w:val="20"/>
        <w:szCs w:val="20"/>
        <w:lang w:val="de-DE"/>
      </w:rPr>
      <w:t>www.siges.at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14B8" w14:textId="77777777" w:rsidR="00E22AF0" w:rsidRDefault="00E22AF0" w:rsidP="005343D5">
      <w:r>
        <w:separator/>
      </w:r>
    </w:p>
  </w:footnote>
  <w:footnote w:type="continuationSeparator" w:id="0">
    <w:p w14:paraId="009EDB03" w14:textId="77777777" w:rsidR="00E22AF0" w:rsidRDefault="00E22AF0" w:rsidP="00534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62F8" w14:textId="08E96AAC" w:rsidR="008C6047" w:rsidRDefault="005B10F0" w:rsidP="0079028A">
    <w:pPr>
      <w:pStyle w:val="Kopfzeile"/>
      <w:tabs>
        <w:tab w:val="clear" w:pos="9072"/>
      </w:tabs>
      <w:ind w:right="-569"/>
    </w:pPr>
    <w:r>
      <w:rPr>
        <w:noProof/>
      </w:rPr>
      <w:drawing>
        <wp:anchor distT="0" distB="0" distL="114300" distR="114300" simplePos="0" relativeHeight="251658240" behindDoc="0" locked="0" layoutInCell="1" allowOverlap="1" wp14:anchorId="7DAE089F" wp14:editId="5C44AB41">
          <wp:simplePos x="0" y="0"/>
          <wp:positionH relativeFrom="column">
            <wp:posOffset>4390203</wp:posOffset>
          </wp:positionH>
          <wp:positionV relativeFrom="paragraph">
            <wp:posOffset>-847464</wp:posOffset>
          </wp:positionV>
          <wp:extent cx="2085538" cy="635635"/>
          <wp:effectExtent l="0" t="0" r="0" b="0"/>
          <wp:wrapNone/>
          <wp:docPr id="2054033977" name="Grafik 4" descr="Ein Bild, das Schrift, Text, Grafiken,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3977" name="Grafik 4" descr="Ein Bild, das Schrift, Text, Grafiken, Screensho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103372" cy="641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3FF6"/>
    <w:multiLevelType w:val="multilevel"/>
    <w:tmpl w:val="1F10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54AC2"/>
    <w:multiLevelType w:val="multilevel"/>
    <w:tmpl w:val="77C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024CE"/>
    <w:multiLevelType w:val="multilevel"/>
    <w:tmpl w:val="72F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46512"/>
    <w:multiLevelType w:val="hybridMultilevel"/>
    <w:tmpl w:val="25547E86"/>
    <w:lvl w:ilvl="0" w:tplc="2CC4D32C">
      <w:start w:val="2"/>
      <w:numFmt w:val="bullet"/>
      <w:lvlText w:val=""/>
      <w:lvlJc w:val="left"/>
      <w:pPr>
        <w:ind w:left="170" w:hanging="170"/>
      </w:pPr>
      <w:rPr>
        <w:rFonts w:ascii="Symbol" w:eastAsia="Calibri"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CA13B6C"/>
    <w:multiLevelType w:val="hybridMultilevel"/>
    <w:tmpl w:val="DB2A5A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625A577A"/>
    <w:multiLevelType w:val="multilevel"/>
    <w:tmpl w:val="734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92755"/>
    <w:multiLevelType w:val="hybridMultilevel"/>
    <w:tmpl w:val="C8A639AC"/>
    <w:lvl w:ilvl="0" w:tplc="AF969D34">
      <w:start w:val="2"/>
      <w:numFmt w:val="bullet"/>
      <w:lvlText w:val="—"/>
      <w:lvlJc w:val="left"/>
      <w:pPr>
        <w:ind w:left="0" w:firstLine="0"/>
      </w:pPr>
      <w:rPr>
        <w:rFonts w:ascii="Gilroy Light" w:eastAsia="Calibri" w:hAnsi="Gilroy Light"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B1B12E8"/>
    <w:multiLevelType w:val="multilevel"/>
    <w:tmpl w:val="23E0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BB0FEE"/>
    <w:multiLevelType w:val="hybridMultilevel"/>
    <w:tmpl w:val="E24E5570"/>
    <w:lvl w:ilvl="0" w:tplc="06A2CB6E">
      <w:start w:val="2"/>
      <w:numFmt w:val="bullet"/>
      <w:pStyle w:val="Spiegelstrichanteiro"/>
      <w:lvlText w:val=""/>
      <w:lvlJc w:val="left"/>
      <w:pPr>
        <w:ind w:left="567" w:hanging="567"/>
      </w:pPr>
      <w:rPr>
        <w:rFonts w:ascii="Symbol" w:eastAsia="Calibri"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E055FCE"/>
    <w:multiLevelType w:val="multilevel"/>
    <w:tmpl w:val="721C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2311640">
    <w:abstractNumId w:val="9"/>
  </w:num>
  <w:num w:numId="2" w16cid:durableId="32119885">
    <w:abstractNumId w:val="5"/>
  </w:num>
  <w:num w:numId="3" w16cid:durableId="420569182">
    <w:abstractNumId w:val="7"/>
  </w:num>
  <w:num w:numId="4" w16cid:durableId="1573276814">
    <w:abstractNumId w:val="0"/>
  </w:num>
  <w:num w:numId="5" w16cid:durableId="1556041289">
    <w:abstractNumId w:val="1"/>
  </w:num>
  <w:num w:numId="6" w16cid:durableId="893010359">
    <w:abstractNumId w:val="4"/>
  </w:num>
  <w:num w:numId="7" w16cid:durableId="490147007">
    <w:abstractNumId w:val="2"/>
  </w:num>
  <w:num w:numId="8" w16cid:durableId="1156412509">
    <w:abstractNumId w:val="6"/>
  </w:num>
  <w:num w:numId="9" w16cid:durableId="803045066">
    <w:abstractNumId w:val="3"/>
  </w:num>
  <w:num w:numId="10" w16cid:durableId="1153566875">
    <w:abstractNumId w:val="8"/>
  </w:num>
  <w:num w:numId="11" w16cid:durableId="121982355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3D5"/>
    <w:rsid w:val="00061D48"/>
    <w:rsid w:val="00081384"/>
    <w:rsid w:val="00095E2F"/>
    <w:rsid w:val="000A3FC8"/>
    <w:rsid w:val="000C4A03"/>
    <w:rsid w:val="000D6484"/>
    <w:rsid w:val="001630A1"/>
    <w:rsid w:val="001851B8"/>
    <w:rsid w:val="00211484"/>
    <w:rsid w:val="0024022D"/>
    <w:rsid w:val="002C6D48"/>
    <w:rsid w:val="002D3178"/>
    <w:rsid w:val="002F6F63"/>
    <w:rsid w:val="003034BA"/>
    <w:rsid w:val="003504F4"/>
    <w:rsid w:val="00357F87"/>
    <w:rsid w:val="003643AE"/>
    <w:rsid w:val="0036554B"/>
    <w:rsid w:val="00392136"/>
    <w:rsid w:val="003A5008"/>
    <w:rsid w:val="003B229F"/>
    <w:rsid w:val="003B7934"/>
    <w:rsid w:val="003C117F"/>
    <w:rsid w:val="004C0F34"/>
    <w:rsid w:val="004C36BF"/>
    <w:rsid w:val="0050534F"/>
    <w:rsid w:val="005343D5"/>
    <w:rsid w:val="005B10F0"/>
    <w:rsid w:val="005F277B"/>
    <w:rsid w:val="005F63ED"/>
    <w:rsid w:val="00654D4D"/>
    <w:rsid w:val="00691A22"/>
    <w:rsid w:val="006A15D8"/>
    <w:rsid w:val="006D2078"/>
    <w:rsid w:val="007075D7"/>
    <w:rsid w:val="007157F8"/>
    <w:rsid w:val="0079028A"/>
    <w:rsid w:val="007D5B8A"/>
    <w:rsid w:val="00812EF3"/>
    <w:rsid w:val="00884C76"/>
    <w:rsid w:val="008A3DBD"/>
    <w:rsid w:val="008C4D96"/>
    <w:rsid w:val="008C6047"/>
    <w:rsid w:val="008F77CB"/>
    <w:rsid w:val="00911432"/>
    <w:rsid w:val="00914BE8"/>
    <w:rsid w:val="009A7A5C"/>
    <w:rsid w:val="009E0D56"/>
    <w:rsid w:val="00A01F2B"/>
    <w:rsid w:val="00A078F3"/>
    <w:rsid w:val="00A569EF"/>
    <w:rsid w:val="00A77994"/>
    <w:rsid w:val="00AB4CBD"/>
    <w:rsid w:val="00AC4C87"/>
    <w:rsid w:val="00AE5246"/>
    <w:rsid w:val="00B07304"/>
    <w:rsid w:val="00B1002F"/>
    <w:rsid w:val="00B71AF3"/>
    <w:rsid w:val="00B97DD5"/>
    <w:rsid w:val="00BE7C1F"/>
    <w:rsid w:val="00C10E17"/>
    <w:rsid w:val="00C27B8C"/>
    <w:rsid w:val="00CA3087"/>
    <w:rsid w:val="00CC3295"/>
    <w:rsid w:val="00CF672D"/>
    <w:rsid w:val="00D91F42"/>
    <w:rsid w:val="00E22AF0"/>
    <w:rsid w:val="00E55929"/>
    <w:rsid w:val="00E97AA6"/>
    <w:rsid w:val="00ED610F"/>
    <w:rsid w:val="00F059D5"/>
    <w:rsid w:val="00F54419"/>
    <w:rsid w:val="00F62175"/>
    <w:rsid w:val="00FB117E"/>
    <w:rsid w:val="00FC2A29"/>
    <w:rsid w:val="00FC4AF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5BB85"/>
  <w15:chartTrackingRefBased/>
  <w15:docId w15:val="{12944DB2-841F-DF48-A670-AAF35C8D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357F87"/>
    <w:pPr>
      <w:keepNext/>
      <w:keepLines/>
      <w:spacing w:before="160" w:after="80" w:line="278" w:lineRule="auto"/>
      <w:jc w:val="both"/>
      <w:outlineLvl w:val="1"/>
    </w:pPr>
    <w:rPr>
      <w:rFonts w:ascii="Arial" w:eastAsiaTheme="majorEastAsia" w:hAnsi="Arial" w:cstheme="majorBidi"/>
      <w:b/>
      <w:kern w:val="2"/>
      <w:szCs w:val="32"/>
      <w:lang w:val="de-DE"/>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5343D5"/>
    <w:pPr>
      <w:tabs>
        <w:tab w:val="center" w:pos="4536"/>
        <w:tab w:val="right" w:pos="9072"/>
      </w:tabs>
    </w:pPr>
  </w:style>
  <w:style w:type="character" w:customStyle="1" w:styleId="KopfzeileZchn">
    <w:name w:val="Kopfzeile Zchn"/>
    <w:basedOn w:val="Absatz-Standardschriftart"/>
    <w:link w:val="Kopfzeile"/>
    <w:uiPriority w:val="99"/>
    <w:rsid w:val="005343D5"/>
  </w:style>
  <w:style w:type="paragraph" w:styleId="Fuzeile">
    <w:name w:val="footer"/>
    <w:basedOn w:val="Standard"/>
    <w:link w:val="FuzeileZchn"/>
    <w:uiPriority w:val="99"/>
    <w:unhideWhenUsed/>
    <w:rsid w:val="005343D5"/>
    <w:pPr>
      <w:tabs>
        <w:tab w:val="center" w:pos="4536"/>
        <w:tab w:val="right" w:pos="9072"/>
      </w:tabs>
    </w:pPr>
  </w:style>
  <w:style w:type="character" w:customStyle="1" w:styleId="FuzeileZchn">
    <w:name w:val="Fußzeile Zchn"/>
    <w:basedOn w:val="Absatz-Standardschriftart"/>
    <w:link w:val="Fuzeile"/>
    <w:uiPriority w:val="99"/>
    <w:rsid w:val="005343D5"/>
  </w:style>
  <w:style w:type="table" w:styleId="Tabellenraster">
    <w:name w:val="Table Grid"/>
    <w:basedOn w:val="NormaleTabelle"/>
    <w:uiPriority w:val="39"/>
    <w:rsid w:val="005343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pytext">
    <w:name w:val="Copytext"/>
    <w:basedOn w:val="Standard"/>
    <w:uiPriority w:val="99"/>
    <w:rsid w:val="005343D5"/>
    <w:pPr>
      <w:autoSpaceDE w:val="0"/>
      <w:autoSpaceDN w:val="0"/>
      <w:adjustRightInd w:val="0"/>
      <w:spacing w:line="300" w:lineRule="atLeast"/>
      <w:textAlignment w:val="center"/>
    </w:pPr>
    <w:rPr>
      <w:rFonts w:ascii="Proxima Nova Lt" w:hAnsi="Proxima Nova Lt" w:cs="Proxima Nova Lt"/>
      <w:color w:val="000000"/>
      <w:spacing w:val="2"/>
      <w:lang w:val="de-DE"/>
    </w:rPr>
  </w:style>
  <w:style w:type="character" w:styleId="Hyperlink">
    <w:name w:val="Hyperlink"/>
    <w:basedOn w:val="Absatz-Standardschriftart"/>
    <w:uiPriority w:val="99"/>
    <w:unhideWhenUsed/>
    <w:rsid w:val="002D3178"/>
    <w:rPr>
      <w:color w:val="0563C1" w:themeColor="hyperlink"/>
      <w:u w:val="single"/>
    </w:rPr>
  </w:style>
  <w:style w:type="character" w:styleId="NichtaufgelsteErwhnung">
    <w:name w:val="Unresolved Mention"/>
    <w:basedOn w:val="Absatz-Standardschriftart"/>
    <w:uiPriority w:val="99"/>
    <w:semiHidden/>
    <w:unhideWhenUsed/>
    <w:rsid w:val="002D3178"/>
    <w:rPr>
      <w:color w:val="605E5C"/>
      <w:shd w:val="clear" w:color="auto" w:fill="E1DFDD"/>
    </w:rPr>
  </w:style>
  <w:style w:type="character" w:customStyle="1" w:styleId="berschrift2Zchn">
    <w:name w:val="Überschrift 2 Zchn"/>
    <w:basedOn w:val="Absatz-Standardschriftart"/>
    <w:link w:val="berschrift2"/>
    <w:uiPriority w:val="9"/>
    <w:rsid w:val="00357F87"/>
    <w:rPr>
      <w:rFonts w:ascii="Arial" w:eastAsiaTheme="majorEastAsia" w:hAnsi="Arial" w:cstheme="majorBidi"/>
      <w:b/>
      <w:kern w:val="2"/>
      <w:szCs w:val="32"/>
      <w:lang w:val="de-DE"/>
      <w14:ligatures w14:val="standardContextual"/>
    </w:rPr>
  </w:style>
  <w:style w:type="paragraph" w:styleId="Listenabsatz">
    <w:name w:val="List Paragraph"/>
    <w:basedOn w:val="Standard"/>
    <w:uiPriority w:val="34"/>
    <w:qFormat/>
    <w:rsid w:val="00357F87"/>
    <w:pPr>
      <w:spacing w:after="160" w:line="278" w:lineRule="auto"/>
      <w:ind w:left="720"/>
      <w:contextualSpacing/>
      <w:jc w:val="both"/>
    </w:pPr>
    <w:rPr>
      <w:rFonts w:ascii="Arial" w:hAnsi="Arial"/>
      <w:kern w:val="2"/>
      <w:sz w:val="20"/>
      <w:lang w:val="de-DE"/>
      <w14:ligatures w14:val="standardContextual"/>
    </w:rPr>
  </w:style>
  <w:style w:type="paragraph" w:customStyle="1" w:styleId="Spiegelstrichanteiro">
    <w:name w:val="Spiegelstrich (anteiro)"/>
    <w:basedOn w:val="Standard"/>
    <w:rsid w:val="000A3FC8"/>
    <w:pPr>
      <w:numPr>
        <w:numId w:val="10"/>
      </w:numPr>
    </w:pPr>
  </w:style>
  <w:style w:type="paragraph" w:styleId="berarbeitung">
    <w:name w:val="Revision"/>
    <w:hidden/>
    <w:uiPriority w:val="99"/>
    <w:semiHidden/>
    <w:rsid w:val="005F6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5512">
      <w:bodyDiv w:val="1"/>
      <w:marLeft w:val="0"/>
      <w:marRight w:val="0"/>
      <w:marTop w:val="0"/>
      <w:marBottom w:val="0"/>
      <w:divBdr>
        <w:top w:val="none" w:sz="0" w:space="0" w:color="auto"/>
        <w:left w:val="none" w:sz="0" w:space="0" w:color="auto"/>
        <w:bottom w:val="none" w:sz="0" w:space="0" w:color="auto"/>
        <w:right w:val="none" w:sz="0" w:space="0" w:color="auto"/>
      </w:divBdr>
    </w:div>
    <w:div w:id="363217753">
      <w:bodyDiv w:val="1"/>
      <w:marLeft w:val="0"/>
      <w:marRight w:val="0"/>
      <w:marTop w:val="0"/>
      <w:marBottom w:val="0"/>
      <w:divBdr>
        <w:top w:val="none" w:sz="0" w:space="0" w:color="auto"/>
        <w:left w:val="none" w:sz="0" w:space="0" w:color="auto"/>
        <w:bottom w:val="none" w:sz="0" w:space="0" w:color="auto"/>
        <w:right w:val="none" w:sz="0" w:space="0" w:color="auto"/>
      </w:divBdr>
    </w:div>
    <w:div w:id="363598601">
      <w:bodyDiv w:val="1"/>
      <w:marLeft w:val="0"/>
      <w:marRight w:val="0"/>
      <w:marTop w:val="0"/>
      <w:marBottom w:val="0"/>
      <w:divBdr>
        <w:top w:val="none" w:sz="0" w:space="0" w:color="auto"/>
        <w:left w:val="none" w:sz="0" w:space="0" w:color="auto"/>
        <w:bottom w:val="none" w:sz="0" w:space="0" w:color="auto"/>
        <w:right w:val="none" w:sz="0" w:space="0" w:color="auto"/>
      </w:divBdr>
    </w:div>
    <w:div w:id="439184183">
      <w:bodyDiv w:val="1"/>
      <w:marLeft w:val="0"/>
      <w:marRight w:val="0"/>
      <w:marTop w:val="0"/>
      <w:marBottom w:val="0"/>
      <w:divBdr>
        <w:top w:val="none" w:sz="0" w:space="0" w:color="auto"/>
        <w:left w:val="none" w:sz="0" w:space="0" w:color="auto"/>
        <w:bottom w:val="none" w:sz="0" w:space="0" w:color="auto"/>
        <w:right w:val="none" w:sz="0" w:space="0" w:color="auto"/>
      </w:divBdr>
    </w:div>
    <w:div w:id="722604058">
      <w:bodyDiv w:val="1"/>
      <w:marLeft w:val="0"/>
      <w:marRight w:val="0"/>
      <w:marTop w:val="0"/>
      <w:marBottom w:val="0"/>
      <w:divBdr>
        <w:top w:val="none" w:sz="0" w:space="0" w:color="auto"/>
        <w:left w:val="none" w:sz="0" w:space="0" w:color="auto"/>
        <w:bottom w:val="none" w:sz="0" w:space="0" w:color="auto"/>
        <w:right w:val="none" w:sz="0" w:space="0" w:color="auto"/>
      </w:divBdr>
    </w:div>
    <w:div w:id="743648921">
      <w:bodyDiv w:val="1"/>
      <w:marLeft w:val="0"/>
      <w:marRight w:val="0"/>
      <w:marTop w:val="0"/>
      <w:marBottom w:val="0"/>
      <w:divBdr>
        <w:top w:val="none" w:sz="0" w:space="0" w:color="auto"/>
        <w:left w:val="none" w:sz="0" w:space="0" w:color="auto"/>
        <w:bottom w:val="none" w:sz="0" w:space="0" w:color="auto"/>
        <w:right w:val="none" w:sz="0" w:space="0" w:color="auto"/>
      </w:divBdr>
    </w:div>
    <w:div w:id="836574649">
      <w:bodyDiv w:val="1"/>
      <w:marLeft w:val="0"/>
      <w:marRight w:val="0"/>
      <w:marTop w:val="0"/>
      <w:marBottom w:val="0"/>
      <w:divBdr>
        <w:top w:val="none" w:sz="0" w:space="0" w:color="auto"/>
        <w:left w:val="none" w:sz="0" w:space="0" w:color="auto"/>
        <w:bottom w:val="none" w:sz="0" w:space="0" w:color="auto"/>
        <w:right w:val="none" w:sz="0" w:space="0" w:color="auto"/>
      </w:divBdr>
    </w:div>
    <w:div w:id="863833406">
      <w:bodyDiv w:val="1"/>
      <w:marLeft w:val="0"/>
      <w:marRight w:val="0"/>
      <w:marTop w:val="0"/>
      <w:marBottom w:val="0"/>
      <w:divBdr>
        <w:top w:val="none" w:sz="0" w:space="0" w:color="auto"/>
        <w:left w:val="none" w:sz="0" w:space="0" w:color="auto"/>
        <w:bottom w:val="none" w:sz="0" w:space="0" w:color="auto"/>
        <w:right w:val="none" w:sz="0" w:space="0" w:color="auto"/>
      </w:divBdr>
    </w:div>
    <w:div w:id="1113327076">
      <w:bodyDiv w:val="1"/>
      <w:marLeft w:val="0"/>
      <w:marRight w:val="0"/>
      <w:marTop w:val="0"/>
      <w:marBottom w:val="0"/>
      <w:divBdr>
        <w:top w:val="none" w:sz="0" w:space="0" w:color="auto"/>
        <w:left w:val="none" w:sz="0" w:space="0" w:color="auto"/>
        <w:bottom w:val="none" w:sz="0" w:space="0" w:color="auto"/>
        <w:right w:val="none" w:sz="0" w:space="0" w:color="auto"/>
      </w:divBdr>
    </w:div>
    <w:div w:id="1451123864">
      <w:bodyDiv w:val="1"/>
      <w:marLeft w:val="0"/>
      <w:marRight w:val="0"/>
      <w:marTop w:val="0"/>
      <w:marBottom w:val="0"/>
      <w:divBdr>
        <w:top w:val="none" w:sz="0" w:space="0" w:color="auto"/>
        <w:left w:val="none" w:sz="0" w:space="0" w:color="auto"/>
        <w:bottom w:val="none" w:sz="0" w:space="0" w:color="auto"/>
        <w:right w:val="none" w:sz="0" w:space="0" w:color="auto"/>
      </w:divBdr>
    </w:div>
    <w:div w:id="1509828447">
      <w:bodyDiv w:val="1"/>
      <w:marLeft w:val="0"/>
      <w:marRight w:val="0"/>
      <w:marTop w:val="0"/>
      <w:marBottom w:val="0"/>
      <w:divBdr>
        <w:top w:val="none" w:sz="0" w:space="0" w:color="auto"/>
        <w:left w:val="none" w:sz="0" w:space="0" w:color="auto"/>
        <w:bottom w:val="none" w:sz="0" w:space="0" w:color="auto"/>
        <w:right w:val="none" w:sz="0" w:space="0" w:color="auto"/>
      </w:divBdr>
    </w:div>
    <w:div w:id="1583947957">
      <w:bodyDiv w:val="1"/>
      <w:marLeft w:val="0"/>
      <w:marRight w:val="0"/>
      <w:marTop w:val="0"/>
      <w:marBottom w:val="0"/>
      <w:divBdr>
        <w:top w:val="none" w:sz="0" w:space="0" w:color="auto"/>
        <w:left w:val="none" w:sz="0" w:space="0" w:color="auto"/>
        <w:bottom w:val="none" w:sz="0" w:space="0" w:color="auto"/>
        <w:right w:val="none" w:sz="0" w:space="0" w:color="auto"/>
      </w:divBdr>
    </w:div>
    <w:div w:id="193180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3708</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Doris Moser</dc:creator>
  <cp:keywords/>
  <dc:description/>
  <cp:lastModifiedBy>David Döbele</cp:lastModifiedBy>
  <cp:revision>4</cp:revision>
  <cp:lastPrinted>2025-11-06T19:06:00Z</cp:lastPrinted>
  <dcterms:created xsi:type="dcterms:W3CDTF">2025-11-06T19:06:00Z</dcterms:created>
  <dcterms:modified xsi:type="dcterms:W3CDTF">2025-11-07T04:51:00Z</dcterms:modified>
</cp:coreProperties>
</file>