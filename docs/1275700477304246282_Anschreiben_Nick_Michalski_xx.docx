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AA445" w14:textId="54BDFD48" w:rsidR="00EE44B0" w:rsidRPr="000625C0" w:rsidRDefault="0020409C" w:rsidP="00A156B9">
      <w:pPr>
        <w:jc w:val="right"/>
        <w:rPr>
          <w:rFonts w:ascii="Georgia" w:hAnsi="Georgia"/>
          <w:sz w:val="20"/>
          <w:szCs w:val="20"/>
        </w:rPr>
      </w:pPr>
      <w:r w:rsidRPr="000625C0">
        <w:rPr>
          <w:rFonts w:ascii="Georgia" w:hAnsi="Georgia"/>
          <w:sz w:val="20"/>
          <w:szCs w:val="20"/>
        </w:rPr>
        <w:t>Nick-Justin Michalski</w:t>
      </w:r>
    </w:p>
    <w:p w14:paraId="30DCE4AD" w14:textId="73D2E15E" w:rsidR="004A6740" w:rsidRPr="000625C0" w:rsidRDefault="00B27C5F" w:rsidP="00A156B9">
      <w:pPr>
        <w:jc w:val="right"/>
        <w:rPr>
          <w:rFonts w:ascii="Georgia" w:hAnsi="Georgia"/>
          <w:sz w:val="20"/>
          <w:szCs w:val="20"/>
        </w:rPr>
      </w:pPr>
      <w:r w:rsidRPr="000625C0">
        <w:rPr>
          <w:rFonts w:ascii="Georgia" w:hAnsi="Georgia"/>
          <w:sz w:val="20"/>
          <w:szCs w:val="20"/>
        </w:rPr>
        <w:t>Hattsteiner Straße 23</w:t>
      </w:r>
    </w:p>
    <w:p w14:paraId="253D9332" w14:textId="0B62A30F" w:rsidR="001E6FC7" w:rsidRPr="000625C0" w:rsidRDefault="00B27C5F" w:rsidP="00A156B9">
      <w:pPr>
        <w:jc w:val="right"/>
        <w:rPr>
          <w:rFonts w:ascii="Georgia" w:hAnsi="Georgia"/>
          <w:sz w:val="20"/>
          <w:szCs w:val="20"/>
          <w:lang w:val="en-US"/>
        </w:rPr>
      </w:pPr>
      <w:r w:rsidRPr="000625C0">
        <w:rPr>
          <w:rFonts w:ascii="Georgia" w:hAnsi="Georgia"/>
          <w:sz w:val="20"/>
          <w:szCs w:val="20"/>
          <w:lang w:val="en-US"/>
        </w:rPr>
        <w:t>60489 Rö</w:t>
      </w:r>
      <w:r w:rsidR="00422822" w:rsidRPr="000625C0">
        <w:rPr>
          <w:rFonts w:ascii="Georgia" w:hAnsi="Georgia"/>
          <w:sz w:val="20"/>
          <w:szCs w:val="20"/>
          <w:lang w:val="en-US"/>
        </w:rPr>
        <w:t>d</w:t>
      </w:r>
      <w:r w:rsidRPr="000625C0">
        <w:rPr>
          <w:rFonts w:ascii="Georgia" w:hAnsi="Georgia"/>
          <w:sz w:val="20"/>
          <w:szCs w:val="20"/>
          <w:lang w:val="en-US"/>
        </w:rPr>
        <w:t>elheim</w:t>
      </w:r>
    </w:p>
    <w:p w14:paraId="4644B08B" w14:textId="15A5F005" w:rsidR="001E6FC7" w:rsidRPr="000625C0" w:rsidRDefault="00000000" w:rsidP="00A156B9">
      <w:pPr>
        <w:jc w:val="right"/>
        <w:rPr>
          <w:rFonts w:ascii="Georgia" w:hAnsi="Georgia"/>
          <w:sz w:val="20"/>
          <w:szCs w:val="20"/>
          <w:lang w:val="en-US"/>
        </w:rPr>
      </w:pPr>
      <w:r>
        <w:fldChar w:fldCharType="begin"/>
      </w:r>
      <w:r w:rsidRPr="0021480B">
        <w:rPr>
          <w:lang w:val="en-US"/>
          <w:rPrChange w:id="0" w:author="David Döbele" w:date="2024-08-21T08:17:00Z" w16du:dateUtc="2024-08-21T06:17:00Z">
            <w:rPr/>
          </w:rPrChange>
        </w:rPr>
        <w:instrText>HYPERLINK "mailto:nickmichi15@gmx.de"</w:instrText>
      </w:r>
      <w:r>
        <w:fldChar w:fldCharType="separate"/>
      </w:r>
      <w:r w:rsidR="0035677C" w:rsidRPr="00A03442">
        <w:rPr>
          <w:rStyle w:val="Hyperlink"/>
          <w:rFonts w:ascii="Georgia" w:hAnsi="Georgia"/>
          <w:sz w:val="20"/>
          <w:szCs w:val="20"/>
          <w:lang w:val="en-US"/>
        </w:rPr>
        <w:t>nickmichi15@gmx.de</w:t>
      </w:r>
      <w:r>
        <w:rPr>
          <w:rStyle w:val="Hyperlink"/>
          <w:rFonts w:ascii="Georgia" w:hAnsi="Georgia"/>
          <w:sz w:val="20"/>
          <w:szCs w:val="20"/>
          <w:lang w:val="en-US"/>
        </w:rPr>
        <w:fldChar w:fldCharType="end"/>
      </w:r>
      <w:r w:rsidR="0035677C">
        <w:rPr>
          <w:rFonts w:ascii="Georgia" w:hAnsi="Georgia"/>
          <w:sz w:val="20"/>
          <w:szCs w:val="20"/>
          <w:lang w:val="en-US"/>
        </w:rPr>
        <w:t xml:space="preserve"> </w:t>
      </w:r>
    </w:p>
    <w:p w14:paraId="267B6CC3" w14:textId="3D28DC62" w:rsidR="001E6FC7" w:rsidRPr="000625C0" w:rsidRDefault="0020409C" w:rsidP="005C27CD">
      <w:pPr>
        <w:jc w:val="right"/>
        <w:rPr>
          <w:rFonts w:ascii="Georgia" w:hAnsi="Georgia"/>
          <w:sz w:val="20"/>
          <w:szCs w:val="20"/>
          <w:lang w:val="en-US"/>
        </w:rPr>
      </w:pPr>
      <w:r w:rsidRPr="000625C0">
        <w:rPr>
          <w:rFonts w:ascii="Georgia" w:hAnsi="Georgia"/>
          <w:sz w:val="20"/>
          <w:szCs w:val="20"/>
          <w:lang w:val="en-US"/>
        </w:rPr>
        <w:t>+49 1607078723</w:t>
      </w:r>
    </w:p>
    <w:p w14:paraId="6808477C" w14:textId="04F5DDFD" w:rsidR="001E6FC7" w:rsidRPr="001135FD" w:rsidRDefault="00B27C5F">
      <w:pPr>
        <w:rPr>
          <w:rFonts w:ascii="Georgia" w:hAnsi="Georgia"/>
          <w:sz w:val="20"/>
          <w:szCs w:val="20"/>
          <w:lang w:val="en-US"/>
        </w:rPr>
      </w:pPr>
      <w:r w:rsidRPr="001135FD">
        <w:rPr>
          <w:rFonts w:ascii="Georgia" w:hAnsi="Georgia"/>
          <w:sz w:val="20"/>
          <w:szCs w:val="20"/>
          <w:lang w:val="en-US"/>
        </w:rPr>
        <w:t xml:space="preserve">Ernst &amp; Young GmbH </w:t>
      </w:r>
    </w:p>
    <w:p w14:paraId="20AB474D" w14:textId="00B1F946" w:rsidR="001E6FC7" w:rsidRPr="001135FD" w:rsidRDefault="00B27C5F">
      <w:pPr>
        <w:rPr>
          <w:rFonts w:ascii="Georgia" w:hAnsi="Georgia"/>
          <w:sz w:val="20"/>
          <w:szCs w:val="20"/>
        </w:rPr>
      </w:pPr>
      <w:r w:rsidRPr="001135FD">
        <w:rPr>
          <w:rFonts w:ascii="Georgia" w:hAnsi="Georgia"/>
          <w:sz w:val="20"/>
          <w:szCs w:val="20"/>
        </w:rPr>
        <w:t xml:space="preserve">Mergenthalerallee 3-5 </w:t>
      </w:r>
    </w:p>
    <w:p w14:paraId="65DB13FC" w14:textId="4A28ABA1" w:rsidR="001E6FC7" w:rsidRPr="000625C0" w:rsidRDefault="00B27C5F">
      <w:pPr>
        <w:rPr>
          <w:rFonts w:ascii="Georgia" w:hAnsi="Georgia"/>
          <w:sz w:val="20"/>
          <w:szCs w:val="20"/>
        </w:rPr>
      </w:pPr>
      <w:r w:rsidRPr="001135FD">
        <w:rPr>
          <w:rFonts w:ascii="Georgia" w:hAnsi="Georgia"/>
          <w:sz w:val="20"/>
          <w:szCs w:val="20"/>
        </w:rPr>
        <w:t>65760 Eschborn</w:t>
      </w:r>
    </w:p>
    <w:p w14:paraId="209AA189" w14:textId="011A5692" w:rsidR="001E6FC7" w:rsidRPr="000625C0" w:rsidRDefault="00422822" w:rsidP="008F7948">
      <w:pPr>
        <w:ind w:left="708" w:firstLine="708"/>
        <w:jc w:val="right"/>
        <w:rPr>
          <w:rFonts w:ascii="Georgia" w:hAnsi="Georgia"/>
          <w:sz w:val="20"/>
          <w:szCs w:val="20"/>
        </w:rPr>
      </w:pPr>
      <w:r w:rsidRPr="000625C0">
        <w:rPr>
          <w:rFonts w:ascii="Georgia" w:hAnsi="Georgia"/>
          <w:sz w:val="20"/>
          <w:szCs w:val="20"/>
        </w:rPr>
        <w:t>Rödelheim</w:t>
      </w:r>
      <w:r w:rsidR="00617F70" w:rsidRPr="000625C0">
        <w:rPr>
          <w:rFonts w:ascii="Georgia" w:hAnsi="Georgia"/>
          <w:sz w:val="20"/>
          <w:szCs w:val="20"/>
        </w:rPr>
        <w:t xml:space="preserve">, </w:t>
      </w:r>
      <w:r w:rsidRPr="001135FD">
        <w:rPr>
          <w:rFonts w:ascii="Georgia" w:hAnsi="Georgia"/>
          <w:sz w:val="20"/>
          <w:szCs w:val="20"/>
        </w:rPr>
        <w:t>26</w:t>
      </w:r>
      <w:r w:rsidR="00B27C5F" w:rsidRPr="001135FD">
        <w:rPr>
          <w:rFonts w:ascii="Georgia" w:hAnsi="Georgia"/>
          <w:sz w:val="20"/>
          <w:szCs w:val="20"/>
        </w:rPr>
        <w:t>.10</w:t>
      </w:r>
      <w:r w:rsidR="0020409C" w:rsidRPr="001135FD">
        <w:rPr>
          <w:rFonts w:ascii="Georgia" w:hAnsi="Georgia"/>
          <w:sz w:val="20"/>
          <w:szCs w:val="20"/>
        </w:rPr>
        <w:t>.2023</w:t>
      </w:r>
    </w:p>
    <w:p w14:paraId="6733C954" w14:textId="77777777" w:rsidR="001E6FC7" w:rsidRPr="000625C0" w:rsidRDefault="001E6FC7">
      <w:pPr>
        <w:rPr>
          <w:rFonts w:ascii="Georgia" w:hAnsi="Georgia"/>
          <w:sz w:val="20"/>
          <w:szCs w:val="20"/>
        </w:rPr>
      </w:pPr>
    </w:p>
    <w:p w14:paraId="48BF7D12" w14:textId="4A1E9D51" w:rsidR="002950F2" w:rsidRPr="000625C0" w:rsidRDefault="00156061" w:rsidP="002950F2">
      <w:pPr>
        <w:rPr>
          <w:rFonts w:ascii="Georgia" w:hAnsi="Georgia" w:cs="Times New Roman"/>
          <w:b/>
          <w:bCs/>
          <w:sz w:val="20"/>
          <w:szCs w:val="20"/>
        </w:rPr>
      </w:pPr>
      <w:r w:rsidRPr="000625C0">
        <w:rPr>
          <w:rFonts w:ascii="Georgia" w:hAnsi="Georgia" w:cs="Times New Roman"/>
          <w:b/>
          <w:bCs/>
          <w:sz w:val="20"/>
          <w:szCs w:val="20"/>
        </w:rPr>
        <w:t>Bewer</w:t>
      </w:r>
      <w:r w:rsidR="00617F70" w:rsidRPr="000625C0">
        <w:rPr>
          <w:rFonts w:ascii="Georgia" w:hAnsi="Georgia" w:cs="Times New Roman"/>
          <w:b/>
          <w:bCs/>
          <w:sz w:val="20"/>
          <w:szCs w:val="20"/>
        </w:rPr>
        <w:t xml:space="preserve">bung um ein Praktikum im </w:t>
      </w:r>
      <w:r w:rsidR="00B27C5F" w:rsidRPr="000625C0">
        <w:rPr>
          <w:rFonts w:ascii="Georgia" w:hAnsi="Georgia" w:cs="Times New Roman"/>
          <w:b/>
          <w:bCs/>
          <w:sz w:val="20"/>
          <w:szCs w:val="20"/>
        </w:rPr>
        <w:t>M&amp;A</w:t>
      </w:r>
      <w:r w:rsidR="00617F70" w:rsidRPr="000625C0">
        <w:rPr>
          <w:rFonts w:ascii="Georgia" w:hAnsi="Georgia" w:cs="Times New Roman"/>
          <w:b/>
          <w:bCs/>
          <w:sz w:val="20"/>
          <w:szCs w:val="20"/>
        </w:rPr>
        <w:t xml:space="preserve"> </w:t>
      </w:r>
    </w:p>
    <w:p w14:paraId="752E0868" w14:textId="77777777" w:rsidR="002950F2" w:rsidRPr="000625C0" w:rsidRDefault="002950F2" w:rsidP="000625C0">
      <w:pPr>
        <w:jc w:val="both"/>
        <w:rPr>
          <w:rFonts w:ascii="Georgia" w:hAnsi="Georgia" w:cs="Times New Roman"/>
          <w:sz w:val="20"/>
          <w:szCs w:val="20"/>
        </w:rPr>
      </w:pPr>
    </w:p>
    <w:p w14:paraId="02057B11"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Sehr geehrte Damen und Herren,</w:t>
      </w:r>
    </w:p>
    <w:p w14:paraId="322FCC72" w14:textId="6CD99C0E" w:rsidR="000F2F19" w:rsidRPr="000625C0" w:rsidRDefault="000F2F19" w:rsidP="00512BD3">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schon in der Mittelstufe hatte ich ein großes Interesse an wirtschaftlichen Fragestellungen und beschäftigte mich viel mit der Börse und makroökonomischen Themen. Dieses Interesse hat sich durch meine Wahl des Wirtschaftsleistungskurses im Abitur zunehmend verstärkt. Durch mein Interesse für Aktien begann ich, eigene Depots zu eröffnen und mich weiterhin intensiv mit der Börse zu befassen. Als ich auf einer bekannten Karrieremesse mit vielen Vertretern unterschiedlicher Häuser sprechen konnte, die mir den alltäglichen Ablauf eines M&amp;A Deals näher brachten, wurde mir klar, dass ich gerne einen Blick hinter die Kulissen einer M&amp;A-Beratung werfen will. Dieses Berufsfeld definiert sich über den Einfluss, den man durch die eigene Arbeit an Transaktionen bedeutender Unternehmen ausüben kann. </w:t>
      </w:r>
      <w:r w:rsidR="00512BD3">
        <w:rPr>
          <w:rFonts w:ascii="Georgia" w:eastAsia="Times New Roman" w:hAnsi="Georgia" w:cs="Times New Roman"/>
          <w:color w:val="000000"/>
          <w:sz w:val="20"/>
          <w:szCs w:val="20"/>
          <w:lang w:eastAsia="de-DE"/>
        </w:rPr>
        <w:t xml:space="preserve">Doch auch die unternehmerische Komponente an der Arbeit in der M&amp;A-Beratung gefällt mir sehr. </w:t>
      </w:r>
      <w:r w:rsidR="00512BD3" w:rsidRPr="0021480B">
        <w:rPr>
          <w:rFonts w:ascii="Georgia" w:eastAsia="Times New Roman" w:hAnsi="Georgia" w:cs="Times New Roman"/>
          <w:i/>
          <w:iCs/>
          <w:color w:val="000000"/>
          <w:sz w:val="20"/>
          <w:szCs w:val="20"/>
          <w:highlight w:val="yellow"/>
          <w:lang w:eastAsia="de-DE"/>
          <w:rPrChange w:id="1" w:author="David Döbele" w:date="2024-08-21T08:17:00Z" w16du:dateUtc="2024-08-21T06:17:00Z">
            <w:rPr>
              <w:rFonts w:ascii="Georgia" w:eastAsia="Times New Roman" w:hAnsi="Georgia" w:cs="Times New Roman"/>
              <w:color w:val="000000"/>
              <w:sz w:val="20"/>
              <w:szCs w:val="20"/>
              <w:lang w:eastAsia="de-DE"/>
            </w:rPr>
          </w:rPrChange>
        </w:rPr>
        <w:t>So gründete ich Anfang diesen Jahres gemeinsam mit einem Kommilitonen die XYZ GmbH, wo wir XYZ machen. Hier konnte ich bereits XYZ erreichen / lernen.</w:t>
      </w:r>
      <w:r w:rsidR="00512BD3" w:rsidRPr="0021480B">
        <w:rPr>
          <w:rFonts w:ascii="Georgia" w:eastAsia="Times New Roman" w:hAnsi="Georgia" w:cs="Times New Roman"/>
          <w:color w:val="000000"/>
          <w:sz w:val="20"/>
          <w:szCs w:val="20"/>
          <w:lang w:eastAsia="de-DE"/>
        </w:rPr>
        <w:t xml:space="preserve"> </w:t>
      </w:r>
      <w:r w:rsidR="00512BD3">
        <w:rPr>
          <w:rFonts w:ascii="Georgia" w:eastAsia="Times New Roman" w:hAnsi="Georgia" w:cs="Times New Roman"/>
          <w:color w:val="000000"/>
          <w:sz w:val="20"/>
          <w:szCs w:val="20"/>
          <w:lang w:eastAsia="de-DE"/>
        </w:rPr>
        <w:t>Dennoch sehe ich meine Karriere zumindest zum Berufseinstieg weiterhin im M&amp;A</w:t>
      </w:r>
      <w:ins w:id="2" w:author="David Döbele" w:date="2024-08-21T08:17:00Z" w16du:dateUtc="2024-08-21T06:17:00Z">
        <w:r w:rsidR="00A561BB">
          <w:rPr>
            <w:rFonts w:ascii="Georgia" w:eastAsia="Times New Roman" w:hAnsi="Georgia" w:cs="Times New Roman"/>
            <w:color w:val="000000"/>
            <w:sz w:val="20"/>
            <w:szCs w:val="20"/>
            <w:lang w:eastAsia="de-DE"/>
          </w:rPr>
          <w:t xml:space="preserve"> / Consulting</w:t>
        </w:r>
      </w:ins>
      <w:r w:rsidR="00512BD3">
        <w:rPr>
          <w:rFonts w:ascii="Georgia" w:eastAsia="Times New Roman" w:hAnsi="Georgia" w:cs="Times New Roman"/>
          <w:color w:val="000000"/>
          <w:sz w:val="20"/>
          <w:szCs w:val="20"/>
          <w:lang w:eastAsia="de-DE"/>
        </w:rPr>
        <w:t xml:space="preserve">, weshalb ich Sie gerne aufbauend auf meinen Erfahrungen bei PwC ab XYZ </w:t>
      </w:r>
      <w:r w:rsidRPr="000625C0">
        <w:rPr>
          <w:rFonts w:ascii="Georgia" w:eastAsia="Times New Roman" w:hAnsi="Georgia" w:cs="Times New Roman"/>
          <w:color w:val="000000"/>
          <w:sz w:val="20"/>
          <w:szCs w:val="20"/>
          <w:lang w:eastAsia="de-DE"/>
        </w:rPr>
        <w:t xml:space="preserve">als Praktikant im M&amp;A </w:t>
      </w:r>
      <w:ins w:id="3" w:author="David Döbele" w:date="2024-08-21T08:17:00Z" w16du:dateUtc="2024-08-21T06:17:00Z">
        <w:r w:rsidR="00A561BB">
          <w:rPr>
            <w:rFonts w:ascii="Georgia" w:eastAsia="Times New Roman" w:hAnsi="Georgia" w:cs="Times New Roman"/>
            <w:color w:val="000000"/>
            <w:sz w:val="20"/>
            <w:szCs w:val="20"/>
            <w:lang w:eastAsia="de-DE"/>
          </w:rPr>
          <w:t xml:space="preserve">/Consulting </w:t>
        </w:r>
      </w:ins>
      <w:r w:rsidRPr="000625C0">
        <w:rPr>
          <w:rFonts w:ascii="Georgia" w:eastAsia="Times New Roman" w:hAnsi="Georgia" w:cs="Times New Roman"/>
          <w:color w:val="000000"/>
          <w:sz w:val="20"/>
          <w:szCs w:val="20"/>
          <w:lang w:eastAsia="de-DE"/>
        </w:rPr>
        <w:t xml:space="preserve">an Ihrem Standort in </w:t>
      </w:r>
      <w:r w:rsidRPr="001135FD">
        <w:rPr>
          <w:rFonts w:ascii="Georgia" w:eastAsia="Times New Roman" w:hAnsi="Georgia" w:cs="Times New Roman"/>
          <w:color w:val="000000"/>
          <w:sz w:val="20"/>
          <w:szCs w:val="20"/>
          <w:lang w:eastAsia="de-DE"/>
        </w:rPr>
        <w:t>Frankfurt am Main</w:t>
      </w:r>
      <w:r w:rsidRPr="000625C0">
        <w:rPr>
          <w:rFonts w:ascii="Georgia" w:eastAsia="Times New Roman" w:hAnsi="Georgia" w:cs="Times New Roman"/>
          <w:color w:val="000000"/>
          <w:sz w:val="20"/>
          <w:szCs w:val="20"/>
          <w:lang w:eastAsia="de-DE"/>
        </w:rPr>
        <w:t xml:space="preserve"> unterstützen.</w:t>
      </w:r>
    </w:p>
    <w:p w14:paraId="6EC30D93" w14:textId="48139CDE"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Nach meiner erfolgreich bestandenen allgemeinen Hochschulreife am Ludwig-Wilhelm-Gymnasium in Rastatt konnte ich mir durch meine Kurswahl bereits solide Kenntnisse in Betriebswirtschaftslehre, Rechnungswesen und Finanzwirtschaft aneignen. Da mir dies sehr viel Spaß macht und ich mich gerne in komplexe betriebswirtschaftliche Themen einarbeite und diese hinterfrage, wurde mir schnell klar, dass meine berufliche Zukunft in der Wirtschaft liegt. Bereits in meiner Schulzeit habe ich gezeigt, dass ich an einem hohen Ziel konstant und selbstständig arbeiten kann und folglich sehr gute Ergebnisse erziele. Aufgrund meines freiwilligen Engagements als Schülerpate und Ansprechperson für Fünftklässler, welches ich zwei Jahre lang ausübte, konnte ich mich umfassend in die sozialen Aspekte des Schulalltags einarbeiten. Zudem arbeitete ich von Mai 2022 bis März 2023 durchschnittlich acht Stunden pro Woche in der Getränkeabteilung des EDEKA Huck. Auch während meines ersten Semesters war es für mich wichtig, praxisorientiert zu lernen, weshalb ich seit </w:t>
      </w:r>
      <w:r w:rsidR="000625C0">
        <w:rPr>
          <w:rFonts w:ascii="Georgia" w:eastAsia="Times New Roman" w:hAnsi="Georgia" w:cs="Times New Roman"/>
          <w:color w:val="000000"/>
          <w:sz w:val="20"/>
          <w:szCs w:val="20"/>
          <w:lang w:eastAsia="de-DE"/>
        </w:rPr>
        <w:t>November</w:t>
      </w:r>
      <w:r w:rsidRPr="000625C0">
        <w:rPr>
          <w:rFonts w:ascii="Georgia" w:eastAsia="Times New Roman" w:hAnsi="Georgia" w:cs="Times New Roman"/>
          <w:color w:val="000000"/>
          <w:sz w:val="20"/>
          <w:szCs w:val="20"/>
          <w:lang w:eastAsia="de-DE"/>
        </w:rPr>
        <w:t xml:space="preserve"> 2023 bei der PwC GmbH WPG als Werkstudent im Assurance Asset and Wealth Management arbeite. Hierbei lernte ich, wie wichtig Gründlichkeit und diszipliniertes Arbeiten sind. In meiner Freizeit finde ich Ausgleich beim Kraftsport, den ich seit knapp zwei Jahren mit hoher Disziplin verfolge und arbeite täglich daran, mich stets weiter zu steigern. Diesen Ehrgeiz und diese Freude an herausfordernden Projekten</w:t>
      </w:r>
      <w:ins w:id="4" w:author="David Döbele" w:date="2024-08-21T08:17:00Z" w16du:dateUtc="2024-08-21T06:17:00Z">
        <w:r w:rsidR="0021480B">
          <w:rPr>
            <w:rFonts w:ascii="Georgia" w:eastAsia="Times New Roman" w:hAnsi="Georgia" w:cs="Times New Roman"/>
            <w:color w:val="000000"/>
            <w:sz w:val="20"/>
            <w:szCs w:val="20"/>
            <w:lang w:eastAsia="de-DE"/>
          </w:rPr>
          <w:t xml:space="preserve"> sowie mein unternehmerisches Mindset </w:t>
        </w:r>
      </w:ins>
      <w:r w:rsidRPr="000625C0">
        <w:rPr>
          <w:rFonts w:ascii="Georgia" w:eastAsia="Times New Roman" w:hAnsi="Georgia" w:cs="Times New Roman"/>
          <w:color w:val="000000"/>
          <w:sz w:val="20"/>
          <w:szCs w:val="20"/>
          <w:lang w:eastAsia="de-DE"/>
        </w:rPr>
        <w:t xml:space="preserve"> möchte ich nun gerne bei Ihnen als Praktikant einbringen.</w:t>
      </w:r>
    </w:p>
    <w:p w14:paraId="4BECAA47"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Dritter Absatz XXXXXXX Von dem Praktikum erhoffe ich mir eine steile Lernkurve sowie die Möglichkeit, meine eigenen Ideen und bisherigen Erfahrungen bei Ihnen wertschöpfend einbringen zu können. </w:t>
      </w:r>
    </w:p>
    <w:p w14:paraId="514D3298" w14:textId="77777777" w:rsidR="000F2F19" w:rsidRPr="000625C0" w:rsidRDefault="000F2F19" w:rsidP="000625C0">
      <w:pPr>
        <w:spacing w:before="100" w:beforeAutospacing="1" w:after="100" w:afterAutospacing="1"/>
        <w:jc w:val="both"/>
        <w:rPr>
          <w:rFonts w:ascii="Georgia" w:eastAsia="Times New Roman" w:hAnsi="Georgia" w:cs="Times New Roman"/>
          <w:color w:val="000000"/>
          <w:sz w:val="20"/>
          <w:szCs w:val="20"/>
          <w:lang w:eastAsia="de-DE"/>
        </w:rPr>
      </w:pPr>
      <w:r w:rsidRPr="000625C0">
        <w:rPr>
          <w:rFonts w:ascii="Georgia" w:eastAsia="Times New Roman" w:hAnsi="Georgia" w:cs="Times New Roman"/>
          <w:color w:val="000000"/>
          <w:sz w:val="20"/>
          <w:szCs w:val="20"/>
          <w:lang w:eastAsia="de-DE"/>
        </w:rPr>
        <w:t xml:space="preserve">Ich bin mir sicher, dass ich durch mein starkes Interesse an der Tätigkeit im M&amp;A, meine hohe Einsatzbereitschaft sowie meine hervorragenden analytischen Fähigkeiten – trotz oder gerade wegen meines jungen Alters – eine Bereicherung </w:t>
      </w:r>
      <w:r w:rsidRPr="001135FD">
        <w:rPr>
          <w:rFonts w:ascii="Georgia" w:eastAsia="Times New Roman" w:hAnsi="Georgia" w:cs="Times New Roman"/>
          <w:color w:val="000000"/>
          <w:sz w:val="20"/>
          <w:szCs w:val="20"/>
          <w:lang w:eastAsia="de-DE"/>
        </w:rPr>
        <w:t>XXXXXX</w:t>
      </w:r>
      <w:r w:rsidRPr="000625C0">
        <w:rPr>
          <w:rFonts w:ascii="Georgia" w:eastAsia="Times New Roman" w:hAnsi="Georgia" w:cs="Times New Roman"/>
          <w:color w:val="000000"/>
          <w:sz w:val="20"/>
          <w:szCs w:val="20"/>
          <w:lang w:eastAsia="de-DE"/>
        </w:rPr>
        <w:t xml:space="preserve"> sein werde und würde mich sehr freuen, Sie auch in einem persönlichen Gespräch von mir überzeugen zu dürfen.</w:t>
      </w:r>
    </w:p>
    <w:p w14:paraId="13D4C19A" w14:textId="77777777" w:rsidR="002950F2" w:rsidRPr="000625C0" w:rsidRDefault="002950F2" w:rsidP="000F2F19">
      <w:pPr>
        <w:jc w:val="both"/>
        <w:rPr>
          <w:rFonts w:ascii="Georgia" w:hAnsi="Georgia" w:cs="Times New Roman"/>
          <w:sz w:val="20"/>
          <w:szCs w:val="20"/>
        </w:rPr>
      </w:pPr>
    </w:p>
    <w:p w14:paraId="6413FB59" w14:textId="77777777" w:rsidR="002950F2" w:rsidRPr="000625C0" w:rsidRDefault="002950F2" w:rsidP="000F2F19">
      <w:pPr>
        <w:jc w:val="both"/>
        <w:rPr>
          <w:rFonts w:ascii="Georgia" w:hAnsi="Georgia" w:cs="Times New Roman"/>
          <w:sz w:val="20"/>
          <w:szCs w:val="20"/>
        </w:rPr>
      </w:pPr>
      <w:r w:rsidRPr="000625C0">
        <w:rPr>
          <w:rFonts w:ascii="Georgia" w:hAnsi="Georgia" w:cs="Times New Roman"/>
          <w:sz w:val="20"/>
          <w:szCs w:val="20"/>
        </w:rPr>
        <w:t>Mit freundlichen Grüßen</w:t>
      </w:r>
    </w:p>
    <w:p w14:paraId="62840185" w14:textId="77777777" w:rsidR="00422822" w:rsidRDefault="00422822" w:rsidP="005145B1">
      <w:pPr>
        <w:jc w:val="both"/>
        <w:rPr>
          <w:rFonts w:ascii="Georgia" w:hAnsi="Georgia" w:cs="Times New Roman"/>
          <w:sz w:val="19"/>
          <w:szCs w:val="19"/>
        </w:rPr>
      </w:pPr>
    </w:p>
    <w:p w14:paraId="7F9EA23C" w14:textId="77777777" w:rsidR="00422822" w:rsidRPr="00422822" w:rsidRDefault="00422822" w:rsidP="005145B1">
      <w:pPr>
        <w:jc w:val="both"/>
        <w:rPr>
          <w:rFonts w:ascii="Georgia" w:hAnsi="Georgia" w:cs="Times New Roman"/>
          <w:sz w:val="19"/>
          <w:szCs w:val="19"/>
        </w:rPr>
      </w:pPr>
    </w:p>
    <w:p w14:paraId="71D53436" w14:textId="639B7656" w:rsidR="003328F3" w:rsidRPr="005C27CD" w:rsidRDefault="0088367D" w:rsidP="005145B1">
      <w:pPr>
        <w:spacing w:after="240"/>
        <w:jc w:val="both"/>
        <w:rPr>
          <w:rFonts w:ascii="Times New Roman" w:eastAsia="Times New Roman" w:hAnsi="Times New Roman" w:cs="Times New Roman"/>
          <w:sz w:val="20"/>
          <w:szCs w:val="20"/>
          <w:lang w:eastAsia="de-DE"/>
        </w:rPr>
      </w:pPr>
      <w:r w:rsidRPr="005C27CD">
        <w:rPr>
          <w:noProof/>
          <w:sz w:val="20"/>
          <w:szCs w:val="20"/>
          <w:lang w:eastAsia="de-DE"/>
        </w:rPr>
        <w:drawing>
          <wp:inline distT="0" distB="0" distL="0" distR="0" wp14:anchorId="7C772E72" wp14:editId="14654313">
            <wp:extent cx="1133944" cy="485974"/>
            <wp:effectExtent l="0" t="0" r="0" b="0"/>
            <wp:docPr id="1" name="Bild 2" descr="C:\Users\motzk\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zk\AppData\Local\Temp\msohtmlclip1\02\clip_image0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8292" cy="509266"/>
                    </a:xfrm>
                    <a:prstGeom prst="rect">
                      <a:avLst/>
                    </a:prstGeom>
                    <a:noFill/>
                    <a:ln>
                      <a:noFill/>
                    </a:ln>
                  </pic:spPr>
                </pic:pic>
              </a:graphicData>
            </a:graphic>
          </wp:inline>
        </w:drawing>
      </w:r>
    </w:p>
    <w:sectPr w:rsidR="003328F3" w:rsidRPr="005C27CD" w:rsidSect="00573F58">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9863E" w14:textId="77777777" w:rsidR="00AA48B0" w:rsidRDefault="00AA48B0" w:rsidP="00A156B9">
      <w:r>
        <w:separator/>
      </w:r>
    </w:p>
  </w:endnote>
  <w:endnote w:type="continuationSeparator" w:id="0">
    <w:p w14:paraId="4F8D7E97" w14:textId="77777777" w:rsidR="00AA48B0" w:rsidRDefault="00AA48B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7AB52" w14:textId="77777777" w:rsidR="00AA48B0" w:rsidRDefault="00AA48B0" w:rsidP="00A156B9">
      <w:r>
        <w:separator/>
      </w:r>
    </w:p>
  </w:footnote>
  <w:footnote w:type="continuationSeparator" w:id="0">
    <w:p w14:paraId="6CA14751" w14:textId="77777777" w:rsidR="00AA48B0" w:rsidRDefault="00AA48B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80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hideSpellingErrors/>
  <w:hideGrammaticalErrors/>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52BEE"/>
    <w:rsid w:val="000625C0"/>
    <w:rsid w:val="000A42F9"/>
    <w:rsid w:val="000A69FB"/>
    <w:rsid w:val="000C3413"/>
    <w:rsid w:val="000D36DA"/>
    <w:rsid w:val="000E5917"/>
    <w:rsid w:val="000F2F19"/>
    <w:rsid w:val="000F2F6E"/>
    <w:rsid w:val="001057F0"/>
    <w:rsid w:val="001135FD"/>
    <w:rsid w:val="001476D4"/>
    <w:rsid w:val="00156061"/>
    <w:rsid w:val="0017795A"/>
    <w:rsid w:val="00185DAD"/>
    <w:rsid w:val="00193E94"/>
    <w:rsid w:val="001A2419"/>
    <w:rsid w:val="001C3673"/>
    <w:rsid w:val="001D0E9D"/>
    <w:rsid w:val="001E6FC7"/>
    <w:rsid w:val="0020409C"/>
    <w:rsid w:val="00207DAF"/>
    <w:rsid w:val="0021480B"/>
    <w:rsid w:val="002345A4"/>
    <w:rsid w:val="00235669"/>
    <w:rsid w:val="00236ACE"/>
    <w:rsid w:val="002523F2"/>
    <w:rsid w:val="00284FE4"/>
    <w:rsid w:val="002950F2"/>
    <w:rsid w:val="002F1100"/>
    <w:rsid w:val="003112EA"/>
    <w:rsid w:val="0032583B"/>
    <w:rsid w:val="003328F3"/>
    <w:rsid w:val="0035677C"/>
    <w:rsid w:val="003606B8"/>
    <w:rsid w:val="00375C8B"/>
    <w:rsid w:val="00376E4C"/>
    <w:rsid w:val="003B2432"/>
    <w:rsid w:val="003C0453"/>
    <w:rsid w:val="003F7403"/>
    <w:rsid w:val="00401B7F"/>
    <w:rsid w:val="00407537"/>
    <w:rsid w:val="00422822"/>
    <w:rsid w:val="00444DE6"/>
    <w:rsid w:val="004A6740"/>
    <w:rsid w:val="0050362E"/>
    <w:rsid w:val="00512BD3"/>
    <w:rsid w:val="005145B1"/>
    <w:rsid w:val="0051624B"/>
    <w:rsid w:val="00573F58"/>
    <w:rsid w:val="005A7876"/>
    <w:rsid w:val="005C18A8"/>
    <w:rsid w:val="005C27CD"/>
    <w:rsid w:val="005C45BA"/>
    <w:rsid w:val="005E2DBA"/>
    <w:rsid w:val="00617F70"/>
    <w:rsid w:val="00623FD8"/>
    <w:rsid w:val="00633F3F"/>
    <w:rsid w:val="0064311F"/>
    <w:rsid w:val="006A3056"/>
    <w:rsid w:val="006C3E20"/>
    <w:rsid w:val="006F460D"/>
    <w:rsid w:val="006F55C1"/>
    <w:rsid w:val="0070635E"/>
    <w:rsid w:val="007271B0"/>
    <w:rsid w:val="007307F4"/>
    <w:rsid w:val="00755109"/>
    <w:rsid w:val="0078695D"/>
    <w:rsid w:val="007950E2"/>
    <w:rsid w:val="00797F89"/>
    <w:rsid w:val="007A2F60"/>
    <w:rsid w:val="007C24A1"/>
    <w:rsid w:val="007C3F89"/>
    <w:rsid w:val="007E3211"/>
    <w:rsid w:val="00836AC0"/>
    <w:rsid w:val="00845E48"/>
    <w:rsid w:val="0088367D"/>
    <w:rsid w:val="00883869"/>
    <w:rsid w:val="00894D21"/>
    <w:rsid w:val="008C77FC"/>
    <w:rsid w:val="008D5621"/>
    <w:rsid w:val="008E5E2A"/>
    <w:rsid w:val="008F7948"/>
    <w:rsid w:val="00955BE9"/>
    <w:rsid w:val="00993D40"/>
    <w:rsid w:val="009C1688"/>
    <w:rsid w:val="009E4EBB"/>
    <w:rsid w:val="009F2E7C"/>
    <w:rsid w:val="009F47B4"/>
    <w:rsid w:val="009F50E5"/>
    <w:rsid w:val="009F5AD4"/>
    <w:rsid w:val="00A12EE1"/>
    <w:rsid w:val="00A156B9"/>
    <w:rsid w:val="00A3280A"/>
    <w:rsid w:val="00A561BB"/>
    <w:rsid w:val="00A77E49"/>
    <w:rsid w:val="00AA48B0"/>
    <w:rsid w:val="00AA7FE9"/>
    <w:rsid w:val="00AC4E2A"/>
    <w:rsid w:val="00B27710"/>
    <w:rsid w:val="00B27C5F"/>
    <w:rsid w:val="00B51C4A"/>
    <w:rsid w:val="00B7517D"/>
    <w:rsid w:val="00B804AF"/>
    <w:rsid w:val="00B843C4"/>
    <w:rsid w:val="00B87BB7"/>
    <w:rsid w:val="00BC6398"/>
    <w:rsid w:val="00BF708A"/>
    <w:rsid w:val="00C10FCC"/>
    <w:rsid w:val="00C16765"/>
    <w:rsid w:val="00C2018F"/>
    <w:rsid w:val="00C247DD"/>
    <w:rsid w:val="00C4564A"/>
    <w:rsid w:val="00C66EC9"/>
    <w:rsid w:val="00CA6FE3"/>
    <w:rsid w:val="00CE1B40"/>
    <w:rsid w:val="00CE57E4"/>
    <w:rsid w:val="00D06951"/>
    <w:rsid w:val="00D15FA0"/>
    <w:rsid w:val="00D54045"/>
    <w:rsid w:val="00D61FB0"/>
    <w:rsid w:val="00D648FF"/>
    <w:rsid w:val="00D64CB6"/>
    <w:rsid w:val="00E01186"/>
    <w:rsid w:val="00E3243A"/>
    <w:rsid w:val="00E825FF"/>
    <w:rsid w:val="00E8516B"/>
    <w:rsid w:val="00EA352E"/>
    <w:rsid w:val="00EA6931"/>
    <w:rsid w:val="00EB6E52"/>
    <w:rsid w:val="00EE44B0"/>
    <w:rsid w:val="00EF66EC"/>
    <w:rsid w:val="00F06D19"/>
    <w:rsid w:val="00F17E63"/>
    <w:rsid w:val="00F32BA5"/>
    <w:rsid w:val="00F40192"/>
    <w:rsid w:val="00F52B10"/>
    <w:rsid w:val="00F7199D"/>
    <w:rsid w:val="00FB2B88"/>
    <w:rsid w:val="00FC0EE1"/>
    <w:rsid w:val="00FC7944"/>
    <w:rsid w:val="00FD6501"/>
    <w:rsid w:val="00FE3DBB"/>
    <w:rsid w:val="00FF12A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docId w15:val="{EE28381E-8C9A-2749-8B7A-CE4075BE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customStyle="1" w:styleId="NichtaufgelsteErwhnung1">
    <w:name w:val="Nicht aufgelöste Erwähnung1"/>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2F1100"/>
  </w:style>
  <w:style w:type="character" w:styleId="NichtaufgelsteErwhnung">
    <w:name w:val="Unresolved Mention"/>
    <w:basedOn w:val="Absatz-Standardschriftart"/>
    <w:uiPriority w:val="99"/>
    <w:semiHidden/>
    <w:unhideWhenUsed/>
    <w:rsid w:val="00356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31016">
      <w:bodyDiv w:val="1"/>
      <w:marLeft w:val="0"/>
      <w:marRight w:val="0"/>
      <w:marTop w:val="0"/>
      <w:marBottom w:val="0"/>
      <w:divBdr>
        <w:top w:val="none" w:sz="0" w:space="0" w:color="auto"/>
        <w:left w:val="none" w:sz="0" w:space="0" w:color="auto"/>
        <w:bottom w:val="none" w:sz="0" w:space="0" w:color="auto"/>
        <w:right w:val="none" w:sz="0" w:space="0" w:color="auto"/>
      </w:divBdr>
      <w:divsChild>
        <w:div w:id="1623029191">
          <w:marLeft w:val="0"/>
          <w:marRight w:val="0"/>
          <w:marTop w:val="0"/>
          <w:marBottom w:val="0"/>
          <w:divBdr>
            <w:top w:val="none" w:sz="0" w:space="0" w:color="auto"/>
            <w:left w:val="none" w:sz="0" w:space="0" w:color="auto"/>
            <w:bottom w:val="none" w:sz="0" w:space="0" w:color="auto"/>
            <w:right w:val="none" w:sz="0" w:space="0" w:color="auto"/>
          </w:divBdr>
          <w:divsChild>
            <w:div w:id="1580939854">
              <w:marLeft w:val="0"/>
              <w:marRight w:val="0"/>
              <w:marTop w:val="0"/>
              <w:marBottom w:val="0"/>
              <w:divBdr>
                <w:top w:val="none" w:sz="0" w:space="0" w:color="auto"/>
                <w:left w:val="none" w:sz="0" w:space="0" w:color="auto"/>
                <w:bottom w:val="none" w:sz="0" w:space="0" w:color="auto"/>
                <w:right w:val="none" w:sz="0" w:space="0" w:color="auto"/>
              </w:divBdr>
              <w:divsChild>
                <w:div w:id="19153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8071">
      <w:bodyDiv w:val="1"/>
      <w:marLeft w:val="0"/>
      <w:marRight w:val="0"/>
      <w:marTop w:val="0"/>
      <w:marBottom w:val="0"/>
      <w:divBdr>
        <w:top w:val="none" w:sz="0" w:space="0" w:color="auto"/>
        <w:left w:val="none" w:sz="0" w:space="0" w:color="auto"/>
        <w:bottom w:val="none" w:sz="0" w:space="0" w:color="auto"/>
        <w:right w:val="none" w:sz="0" w:space="0" w:color="auto"/>
      </w:divBdr>
      <w:divsChild>
        <w:div w:id="1743024187">
          <w:marLeft w:val="0"/>
          <w:marRight w:val="0"/>
          <w:marTop w:val="0"/>
          <w:marBottom w:val="0"/>
          <w:divBdr>
            <w:top w:val="none" w:sz="0" w:space="0" w:color="auto"/>
            <w:left w:val="none" w:sz="0" w:space="0" w:color="auto"/>
            <w:bottom w:val="none" w:sz="0" w:space="0" w:color="auto"/>
            <w:right w:val="none" w:sz="0" w:space="0" w:color="auto"/>
          </w:divBdr>
          <w:divsChild>
            <w:div w:id="1010139067">
              <w:marLeft w:val="0"/>
              <w:marRight w:val="0"/>
              <w:marTop w:val="0"/>
              <w:marBottom w:val="0"/>
              <w:divBdr>
                <w:top w:val="none" w:sz="0" w:space="0" w:color="auto"/>
                <w:left w:val="none" w:sz="0" w:space="0" w:color="auto"/>
                <w:bottom w:val="none" w:sz="0" w:space="0" w:color="auto"/>
                <w:right w:val="none" w:sz="0" w:space="0" w:color="auto"/>
              </w:divBdr>
              <w:divsChild>
                <w:div w:id="11939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1988701330">
      <w:bodyDiv w:val="1"/>
      <w:marLeft w:val="0"/>
      <w:marRight w:val="0"/>
      <w:marTop w:val="0"/>
      <w:marBottom w:val="0"/>
      <w:divBdr>
        <w:top w:val="none" w:sz="0" w:space="0" w:color="auto"/>
        <w:left w:val="none" w:sz="0" w:space="0" w:color="auto"/>
        <w:bottom w:val="none" w:sz="0" w:space="0" w:color="auto"/>
        <w:right w:val="none" w:sz="0" w:space="0" w:color="auto"/>
      </w:divBdr>
    </w:div>
    <w:div w:id="2019848918">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BE3D3-EECB-C546-B726-9E4F6BDB1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509</Words>
  <Characters>3207</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David Döbele</cp:lastModifiedBy>
  <cp:revision>5</cp:revision>
  <dcterms:created xsi:type="dcterms:W3CDTF">2024-08-19T18:18:00Z</dcterms:created>
  <dcterms:modified xsi:type="dcterms:W3CDTF">2024-08-21T06:17:00Z</dcterms:modified>
</cp:coreProperties>
</file>