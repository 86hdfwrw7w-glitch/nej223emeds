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04"/>
        <w:gridCol w:w="2698"/>
        <w:gridCol w:w="136"/>
        <w:gridCol w:w="147"/>
        <w:gridCol w:w="142"/>
        <w:gridCol w:w="142"/>
        <w:gridCol w:w="425"/>
        <w:gridCol w:w="142"/>
        <w:gridCol w:w="283"/>
        <w:gridCol w:w="142"/>
        <w:gridCol w:w="2978"/>
      </w:tblGrid>
      <w:tr w:rsidR="00E55D90" w:rsidRPr="00E55D90" w14:paraId="487AC9CE" w14:textId="77777777" w:rsidTr="001D689A">
        <w:trPr>
          <w:trHeight w:val="283"/>
        </w:trPr>
        <w:tc>
          <w:tcPr>
            <w:tcW w:w="9924" w:type="dxa"/>
            <w:gridSpan w:val="12"/>
            <w:tcBorders>
              <w:bottom w:val="single" w:sz="4" w:space="0" w:color="auto"/>
            </w:tcBorders>
          </w:tcPr>
          <w:p w14:paraId="135895E2" w14:textId="630C7DE5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Finn Conner Freywald</w:t>
            </w:r>
          </w:p>
        </w:tc>
      </w:tr>
      <w:tr w:rsidR="00E55D90" w:rsidRPr="00E55D90" w14:paraId="034602FF" w14:textId="77777777" w:rsidTr="001D689A">
        <w:trPr>
          <w:trHeight w:val="283"/>
        </w:trPr>
        <w:tc>
          <w:tcPr>
            <w:tcW w:w="9924" w:type="dxa"/>
            <w:gridSpan w:val="12"/>
            <w:tcBorders>
              <w:top w:val="single" w:sz="4" w:space="0" w:color="auto"/>
            </w:tcBorders>
          </w:tcPr>
          <w:p w14:paraId="45E1D21A" w14:textId="7AE773FB" w:rsidR="00E55D90" w:rsidRPr="00E55D90" w:rsidRDefault="00F10A4A" w:rsidP="006801FB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Berger Straße 118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Frankfurt am Main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60316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 w:rsidR="00940329">
              <w:rPr>
                <w:rFonts w:ascii="Optima" w:hAnsi="Optima" w:cs="Times New Roman (Body CS)"/>
                <w:bCs/>
                <w:sz w:val="18"/>
                <w:szCs w:val="18"/>
              </w:rPr>
              <w:t>Germany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freywald.finn@gmail</w:t>
            </w:r>
            <w:r w:rsidR="00E55D90" w:rsidRPr="00E55D90">
              <w:rPr>
                <w:rFonts w:ascii="Optima" w:hAnsi="Optima" w:cs="Times New Roman (Body CS)"/>
                <w:bCs/>
                <w:sz w:val="18"/>
                <w:szCs w:val="18"/>
              </w:rPr>
              <w:t>.com • +49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176 56829129</w:t>
            </w:r>
          </w:p>
        </w:tc>
      </w:tr>
      <w:tr w:rsidR="002508C2" w:rsidRPr="00E55D90" w14:paraId="0FCADE56" w14:textId="77777777" w:rsidTr="001D689A">
        <w:trPr>
          <w:trHeight w:val="68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57620F85" w:rsidR="002508C2" w:rsidRPr="00E55D90" w:rsidRDefault="00940329" w:rsidP="006801F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E55D90" w14:paraId="7D1DEBF7" w14:textId="77777777" w:rsidTr="001D689A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09CBE51E" w:rsidR="00D1492F" w:rsidRPr="00940329" w:rsidRDefault="00B17D95" w:rsidP="006801FB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940329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Goethe</w:t>
            </w:r>
            <w:r w:rsidR="00940329" w:rsidRPr="00940329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University</w:t>
            </w:r>
            <w:r w:rsidR="00F10A4A" w:rsidRPr="00940329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Frankfurt am Main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6BC6636" w:rsidR="00D1492F" w:rsidRPr="00E55D90" w:rsidRDefault="00B17D95" w:rsidP="006801F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75E0A">
              <w:rPr>
                <w:rFonts w:ascii="Optima" w:hAnsi="Optim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D1492F" w:rsidRPr="00E55D90" w14:paraId="61E5D482" w14:textId="77777777" w:rsidTr="001D689A">
        <w:tc>
          <w:tcPr>
            <w:tcW w:w="5523" w:type="dxa"/>
            <w:gridSpan w:val="4"/>
            <w:vAlign w:val="bottom"/>
          </w:tcPr>
          <w:p w14:paraId="11CB9A0F" w14:textId="1773D469" w:rsidR="00D1492F" w:rsidRPr="00E55D90" w:rsidRDefault="00D1492F" w:rsidP="006801FB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940329">
              <w:rPr>
                <w:rFonts w:ascii="Optima" w:hAnsi="Optima"/>
                <w:sz w:val="18"/>
              </w:rPr>
              <w:t>Economics</w:t>
            </w:r>
          </w:p>
        </w:tc>
        <w:tc>
          <w:tcPr>
            <w:tcW w:w="4401" w:type="dxa"/>
            <w:gridSpan w:val="8"/>
            <w:vAlign w:val="bottom"/>
          </w:tcPr>
          <w:p w14:paraId="419A9228" w14:textId="1CFD851E" w:rsidR="00D1492F" w:rsidRPr="00E55D90" w:rsidRDefault="00F10A4A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="00D1492F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  <w:r w:rsidR="00D1492F"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proofErr w:type="spellStart"/>
            <w:r w:rsidR="00C41A84">
              <w:rPr>
                <w:rFonts w:ascii="Optima" w:hAnsi="Optima"/>
                <w:sz w:val="18"/>
              </w:rPr>
              <w:t>P</w:t>
            </w:r>
            <w:r w:rsidR="00940329">
              <w:rPr>
                <w:rFonts w:ascii="Optima" w:hAnsi="Optima"/>
                <w:sz w:val="18"/>
              </w:rPr>
              <w:t>resent</w:t>
            </w:r>
            <w:proofErr w:type="spellEnd"/>
          </w:p>
        </w:tc>
      </w:tr>
      <w:tr w:rsidR="00D5280E" w:rsidRPr="002B1309" w14:paraId="7EABE9F1" w14:textId="77777777" w:rsidTr="001D689A">
        <w:tc>
          <w:tcPr>
            <w:tcW w:w="9924" w:type="dxa"/>
            <w:gridSpan w:val="12"/>
            <w:vAlign w:val="bottom"/>
          </w:tcPr>
          <w:p w14:paraId="75836EF1" w14:textId="29D36370" w:rsidR="00426D7E" w:rsidRPr="00940329" w:rsidRDefault="00940329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940329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Planned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specialization: Finance &amp; Accounting</w:t>
            </w:r>
          </w:p>
          <w:p w14:paraId="7A71E6B0" w14:textId="1BC32E49" w:rsidR="00B97115" w:rsidRPr="00940329" w:rsidRDefault="00940329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940329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Completed modules include Accounting, Mathematics for E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conomics, Introduction to Economics</w:t>
            </w:r>
          </w:p>
        </w:tc>
      </w:tr>
      <w:tr w:rsidR="00D5280E" w:rsidRPr="00E55D90" w14:paraId="013361E1" w14:textId="77777777" w:rsidTr="001D689A">
        <w:trPr>
          <w:trHeight w:val="340"/>
        </w:trPr>
        <w:tc>
          <w:tcPr>
            <w:tcW w:w="6946" w:type="dxa"/>
            <w:gridSpan w:val="11"/>
            <w:vAlign w:val="bottom"/>
          </w:tcPr>
          <w:p w14:paraId="197620E3" w14:textId="224BF831" w:rsidR="00D1492F" w:rsidRPr="00E55D90" w:rsidRDefault="00F10A4A" w:rsidP="006801F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Bethmannschule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Frankfurt am Main</w:t>
            </w:r>
          </w:p>
        </w:tc>
        <w:tc>
          <w:tcPr>
            <w:tcW w:w="2978" w:type="dxa"/>
            <w:vAlign w:val="bottom"/>
          </w:tcPr>
          <w:p w14:paraId="63D86F51" w14:textId="32B50CE4" w:rsidR="00D1492F" w:rsidRPr="00E55D90" w:rsidRDefault="00775E0A" w:rsidP="006801F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Frankfurt am Main </w:t>
            </w:r>
          </w:p>
        </w:tc>
      </w:tr>
      <w:tr w:rsidR="00D5280E" w:rsidRPr="00E55D90" w14:paraId="62632213" w14:textId="77777777" w:rsidTr="001D689A">
        <w:tc>
          <w:tcPr>
            <w:tcW w:w="5387" w:type="dxa"/>
            <w:gridSpan w:val="3"/>
          </w:tcPr>
          <w:p w14:paraId="5F71027E" w14:textId="38B582A7" w:rsidR="00D1492F" w:rsidRPr="002825A0" w:rsidRDefault="0091331D">
            <w:pPr>
              <w:rPr>
                <w:rFonts w:ascii="Optima" w:hAnsi="Optima"/>
                <w:sz w:val="18"/>
                <w:lang w:val="en-US"/>
              </w:rPr>
            </w:pPr>
            <w:r w:rsidRPr="002825A0">
              <w:rPr>
                <w:rFonts w:ascii="Optima" w:hAnsi="Optima"/>
                <w:sz w:val="18"/>
                <w:lang w:val="en-US"/>
              </w:rPr>
              <w:t>A</w:t>
            </w:r>
            <w:r w:rsidR="00940329" w:rsidRPr="002825A0">
              <w:rPr>
                <w:rFonts w:ascii="Optima" w:hAnsi="Optima"/>
                <w:sz w:val="18"/>
                <w:lang w:val="en-US"/>
              </w:rPr>
              <w:t>pprenticeship as Bank Clerk</w:t>
            </w:r>
            <w:r w:rsidR="00F10A4A" w:rsidRPr="002825A0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E34C2" w:rsidRPr="002825A0">
              <w:rPr>
                <w:rFonts w:ascii="Optima" w:hAnsi="Optima"/>
                <w:sz w:val="18"/>
                <w:lang w:val="en-US"/>
              </w:rPr>
              <w:t>(IHK)</w:t>
            </w:r>
          </w:p>
        </w:tc>
        <w:tc>
          <w:tcPr>
            <w:tcW w:w="4537" w:type="dxa"/>
            <w:gridSpan w:val="9"/>
            <w:vAlign w:val="bottom"/>
          </w:tcPr>
          <w:p w14:paraId="51FC9814" w14:textId="523EF602" w:rsidR="00D1492F" w:rsidRPr="00E55D90" w:rsidRDefault="008A67E4" w:rsidP="006801FB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</w:rPr>
              <w:t>08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21</w:t>
            </w:r>
            <w:r w:rsidR="00426D7E" w:rsidRPr="00E55D90">
              <w:rPr>
                <w:rFonts w:ascii="Optima" w:hAnsi="Optima"/>
                <w:sz w:val="18"/>
              </w:rPr>
              <w:t xml:space="preserve"> – </w:t>
            </w:r>
            <w:r w:rsidR="0091331D" w:rsidRPr="00E55D90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7</w:t>
            </w:r>
            <w:r w:rsidR="00426D7E"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D5280E" w:rsidRPr="002B1309" w14:paraId="4D68BFE7" w14:textId="77777777" w:rsidTr="001D689A">
        <w:tc>
          <w:tcPr>
            <w:tcW w:w="9924" w:type="dxa"/>
            <w:gridSpan w:val="12"/>
            <w:vAlign w:val="bottom"/>
          </w:tcPr>
          <w:p w14:paraId="54BF63E9" w14:textId="66304F17" w:rsidR="003147AA" w:rsidRPr="002825A0" w:rsidRDefault="002825A0" w:rsidP="003147A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2825A0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  <w:lang w:val="en-US"/>
              </w:rPr>
              <w:t>Participation in courses covering topics such as account management, accounting, credit business, real estate financing, corporate finance, stocks and bonds, derivatives, fundamentals of economics and business administration</w:t>
            </w:r>
          </w:p>
        </w:tc>
      </w:tr>
      <w:tr w:rsidR="008A67E4" w:rsidRPr="00E55D90" w14:paraId="12FD139A" w14:textId="77777777" w:rsidTr="001D689A">
        <w:trPr>
          <w:trHeight w:val="340"/>
        </w:trPr>
        <w:tc>
          <w:tcPr>
            <w:tcW w:w="5812" w:type="dxa"/>
            <w:gridSpan w:val="6"/>
            <w:vAlign w:val="bottom"/>
          </w:tcPr>
          <w:p w14:paraId="72847BB3" w14:textId="0C077CB2" w:rsidR="008A67E4" w:rsidRPr="008A67E4" w:rsidRDefault="008A67E4" w:rsidP="006801F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  <w:lang w:val="en-US"/>
              </w:rPr>
            </w:pPr>
            <w:r w:rsidRPr="008A67E4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European College of Business a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nd Management</w:t>
            </w:r>
          </w:p>
        </w:tc>
        <w:tc>
          <w:tcPr>
            <w:tcW w:w="4112" w:type="dxa"/>
            <w:gridSpan w:val="6"/>
            <w:vAlign w:val="bottom"/>
          </w:tcPr>
          <w:p w14:paraId="67B48271" w14:textId="4B94DAB2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Dublin, </w:t>
            </w:r>
            <w:proofErr w:type="spellStart"/>
            <w:r>
              <w:rPr>
                <w:rFonts w:ascii="Optima" w:hAnsi="Optima"/>
                <w:i/>
                <w:smallCaps/>
                <w:sz w:val="23"/>
                <w:szCs w:val="23"/>
              </w:rPr>
              <w:t>Ir</w:t>
            </w:r>
            <w:r w:rsidR="00847211">
              <w:rPr>
                <w:rFonts w:ascii="Optima" w:hAnsi="Optima"/>
                <w:i/>
                <w:smallCaps/>
                <w:sz w:val="23"/>
                <w:szCs w:val="23"/>
              </w:rPr>
              <w:t>e</w:t>
            </w:r>
            <w:r>
              <w:rPr>
                <w:rFonts w:ascii="Optima" w:hAnsi="Optima"/>
                <w:i/>
                <w:smallCaps/>
                <w:sz w:val="23"/>
                <w:szCs w:val="23"/>
              </w:rPr>
              <w:t>land</w:t>
            </w:r>
            <w:proofErr w:type="spellEnd"/>
          </w:p>
        </w:tc>
      </w:tr>
      <w:tr w:rsidR="008A67E4" w:rsidRPr="00E55D90" w14:paraId="2BC35A38" w14:textId="77777777" w:rsidTr="001D689A">
        <w:tc>
          <w:tcPr>
            <w:tcW w:w="5670" w:type="dxa"/>
            <w:gridSpan w:val="5"/>
          </w:tcPr>
          <w:p w14:paraId="2B55BC21" w14:textId="189913DE" w:rsidR="008A67E4" w:rsidRPr="00E55D90" w:rsidRDefault="008A67E4" w:rsidP="008A67E4">
            <w:pP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International</w:t>
            </w:r>
            <w:r w:rsidR="002825A0">
              <w:rPr>
                <w:rFonts w:ascii="Optima" w:hAnsi="Optima"/>
                <w:sz w:val="18"/>
                <w:lang w:val="de-AT"/>
              </w:rPr>
              <w:t xml:space="preserve"> Business</w:t>
            </w:r>
            <w:r>
              <w:rPr>
                <w:rFonts w:ascii="Optima" w:hAnsi="Optima"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Certificate</w:t>
            </w:r>
            <w:proofErr w:type="spellEnd"/>
            <w:r>
              <w:rPr>
                <w:rFonts w:ascii="Optima" w:hAnsi="Optima"/>
                <w:sz w:val="18"/>
                <w:lang w:val="de-AT"/>
              </w:rPr>
              <w:t xml:space="preserve"> (AHK)</w:t>
            </w:r>
          </w:p>
        </w:tc>
        <w:tc>
          <w:tcPr>
            <w:tcW w:w="4254" w:type="dxa"/>
            <w:gridSpan w:val="7"/>
            <w:vAlign w:val="bottom"/>
          </w:tcPr>
          <w:p w14:paraId="61A9021F" w14:textId="10DA0A9A" w:rsidR="008A67E4" w:rsidRPr="00E55D90" w:rsidRDefault="008A67E4" w:rsidP="006801F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de-AT"/>
              </w:rPr>
              <w:t>01/</w:t>
            </w:r>
            <w:r w:rsidRPr="00E55D90">
              <w:rPr>
                <w:rFonts w:ascii="Optima" w:hAnsi="Optima"/>
                <w:sz w:val="18"/>
              </w:rPr>
              <w:t>20</w:t>
            </w:r>
            <w:r>
              <w:rPr>
                <w:rFonts w:ascii="Optima" w:hAnsi="Optima"/>
                <w:sz w:val="18"/>
              </w:rPr>
              <w:t>23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>
              <w:rPr>
                <w:rFonts w:ascii="Optima" w:hAnsi="Optima"/>
                <w:sz w:val="18"/>
              </w:rPr>
              <w:t>2</w:t>
            </w:r>
            <w:r w:rsidRPr="00E55D90">
              <w:rPr>
                <w:rFonts w:ascii="Optima" w:hAnsi="Optima"/>
                <w:sz w:val="18"/>
              </w:rPr>
              <w:t>/20</w:t>
            </w:r>
            <w:r>
              <w:rPr>
                <w:rFonts w:ascii="Optima" w:hAnsi="Optima"/>
                <w:sz w:val="18"/>
              </w:rPr>
              <w:t>23</w:t>
            </w:r>
          </w:p>
        </w:tc>
      </w:tr>
      <w:tr w:rsidR="008A67E4" w:rsidRPr="002B1309" w14:paraId="4240AC8E" w14:textId="77777777" w:rsidTr="001D689A">
        <w:tc>
          <w:tcPr>
            <w:tcW w:w="9924" w:type="dxa"/>
            <w:gridSpan w:val="12"/>
            <w:vAlign w:val="bottom"/>
          </w:tcPr>
          <w:p w14:paraId="0D621049" w14:textId="6C03920B" w:rsidR="008A67E4" w:rsidRPr="002825A0" w:rsidRDefault="002825A0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szCs w:val="18"/>
                <w:lang w:val="en-US"/>
              </w:rPr>
            </w:pPr>
            <w:r w:rsidRPr="002825A0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  <w:lang w:val="en-US"/>
              </w:rPr>
              <w:t>Participation in the IHK/AHK Erasmus+ exchange program during apprenticeship as bank clerk</w:t>
            </w:r>
          </w:p>
          <w:p w14:paraId="6950CDE6" w14:textId="45CB8950" w:rsidR="008A67E4" w:rsidRPr="002825A0" w:rsidRDefault="002825A0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szCs w:val="18"/>
                <w:lang w:val="en-US"/>
              </w:rPr>
            </w:pPr>
            <w:r w:rsidRPr="002825A0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  <w:lang w:val="en-US"/>
              </w:rPr>
              <w:t>Courses include International Banking, Ireland as a Business Location, Business English</w:t>
            </w:r>
          </w:p>
          <w:p w14:paraId="0303C246" w14:textId="62C3C02F" w:rsidR="00A81DD2" w:rsidRPr="002825A0" w:rsidRDefault="002825A0" w:rsidP="006801F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2825A0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  <w:lang w:val="en-US"/>
              </w:rPr>
              <w:t>Completion of a project on "Development of the Real Estate Markets in Ireland"</w:t>
            </w:r>
          </w:p>
        </w:tc>
      </w:tr>
      <w:tr w:rsidR="008A67E4" w:rsidRPr="00E55D90" w14:paraId="1C51E2FF" w14:textId="77777777" w:rsidTr="001D689A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085420C5" w:rsidR="008A67E4" w:rsidRPr="00E55D90" w:rsidRDefault="00FF2E40" w:rsidP="006801FB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Otto-Hahn-Schule Hanau</w:t>
            </w:r>
          </w:p>
        </w:tc>
        <w:tc>
          <w:tcPr>
            <w:tcW w:w="4254" w:type="dxa"/>
            <w:gridSpan w:val="7"/>
            <w:vAlign w:val="bottom"/>
          </w:tcPr>
          <w:p w14:paraId="2FCB10D7" w14:textId="736356C7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Hanau</w:t>
            </w:r>
          </w:p>
        </w:tc>
      </w:tr>
      <w:tr w:rsidR="008A67E4" w:rsidRPr="00E55D90" w14:paraId="312B82BC" w14:textId="77777777" w:rsidTr="001D689A">
        <w:tc>
          <w:tcPr>
            <w:tcW w:w="5670" w:type="dxa"/>
            <w:gridSpan w:val="5"/>
            <w:vAlign w:val="bottom"/>
          </w:tcPr>
          <w:p w14:paraId="1CEE182B" w14:textId="27504317" w:rsidR="008A67E4" w:rsidRPr="00E55D90" w:rsidRDefault="008A67E4" w:rsidP="006801FB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</w:t>
            </w:r>
            <w:r w:rsidR="002825A0">
              <w:rPr>
                <w:rFonts w:ascii="Optima" w:hAnsi="Optima"/>
                <w:sz w:val="18"/>
                <w:lang w:val="de-AT"/>
              </w:rPr>
              <w:t>-Levels (</w:t>
            </w:r>
            <w:r w:rsidR="00B50E98">
              <w:rPr>
                <w:rFonts w:ascii="Optima" w:hAnsi="Optima"/>
                <w:sz w:val="18"/>
                <w:lang w:val="de-AT"/>
              </w:rPr>
              <w:t>A</w:t>
            </w:r>
            <w:r w:rsidR="002825A0">
              <w:rPr>
                <w:rFonts w:ascii="Optima" w:hAnsi="Optima"/>
                <w:sz w:val="18"/>
                <w:lang w:val="de-AT"/>
              </w:rPr>
              <w:t>bitur)</w:t>
            </w:r>
          </w:p>
        </w:tc>
        <w:tc>
          <w:tcPr>
            <w:tcW w:w="4254" w:type="dxa"/>
            <w:gridSpan w:val="7"/>
            <w:vAlign w:val="bottom"/>
          </w:tcPr>
          <w:p w14:paraId="7521EA6E" w14:textId="1369EA7D" w:rsidR="008A67E4" w:rsidRPr="00E55D90" w:rsidRDefault="008A67E4" w:rsidP="006801FB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</w:t>
            </w:r>
            <w:r w:rsidR="00FF2E40">
              <w:rPr>
                <w:rFonts w:ascii="Optima" w:hAnsi="Optima"/>
                <w:sz w:val="18"/>
              </w:rPr>
              <w:t>8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12</w:t>
            </w:r>
            <w:r w:rsidRPr="00E55D90">
              <w:rPr>
                <w:rFonts w:ascii="Optima" w:hAnsi="Optima"/>
                <w:sz w:val="18"/>
              </w:rPr>
              <w:t xml:space="preserve"> – 0</w:t>
            </w:r>
            <w:r w:rsidR="00FF2E40">
              <w:rPr>
                <w:rFonts w:ascii="Optima" w:hAnsi="Optima"/>
                <w:sz w:val="18"/>
              </w:rPr>
              <w:t>7</w:t>
            </w:r>
            <w:r w:rsidRPr="00E55D90">
              <w:rPr>
                <w:rFonts w:ascii="Optima" w:hAnsi="Optima"/>
                <w:sz w:val="18"/>
              </w:rPr>
              <w:t>/20</w:t>
            </w:r>
            <w:r w:rsidR="00FF2E40">
              <w:rPr>
                <w:rFonts w:ascii="Optima" w:hAnsi="Optima"/>
                <w:sz w:val="18"/>
              </w:rPr>
              <w:t>21</w:t>
            </w:r>
          </w:p>
        </w:tc>
      </w:tr>
      <w:tr w:rsidR="008A67E4" w:rsidRPr="00E55D90" w14:paraId="69F47C1D" w14:textId="77777777" w:rsidTr="001D689A">
        <w:tc>
          <w:tcPr>
            <w:tcW w:w="9924" w:type="dxa"/>
            <w:gridSpan w:val="12"/>
            <w:vAlign w:val="bottom"/>
          </w:tcPr>
          <w:p w14:paraId="23575F6C" w14:textId="7995C513" w:rsidR="00B94C36" w:rsidRPr="00B94C36" w:rsidRDefault="00B50E98" w:rsidP="00B94C3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bookmarkStart w:id="0" w:name="_Hlk159932637"/>
            <w:proofErr w:type="spellStart"/>
            <w:r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>Advanced</w:t>
            </w:r>
            <w:proofErr w:type="spellEnd"/>
            <w:r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>course</w:t>
            </w:r>
            <w:r w:rsidRPr="00B50E98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>s</w:t>
            </w:r>
            <w:proofErr w:type="spellEnd"/>
            <w:r w:rsidRPr="00B50E98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 xml:space="preserve">: </w:t>
            </w:r>
            <w:proofErr w:type="spellStart"/>
            <w:r w:rsidRPr="00B50E98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>History</w:t>
            </w:r>
            <w:proofErr w:type="spellEnd"/>
            <w:r w:rsidRPr="00B50E98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B50E98">
              <w:rPr>
                <w:rFonts w:ascii="Optima" w:hAnsi="Optima" w:cs="Segoe UI"/>
                <w:i/>
                <w:iCs/>
                <w:color w:val="0D0D0D"/>
                <w:sz w:val="18"/>
                <w:szCs w:val="18"/>
                <w:shd w:val="clear" w:color="auto" w:fill="FFFFFF"/>
              </w:rPr>
              <w:t>Biology</w:t>
            </w:r>
            <w:proofErr w:type="spellEnd"/>
          </w:p>
        </w:tc>
      </w:tr>
      <w:tr w:rsidR="008A67E4" w:rsidRPr="00E55D90" w14:paraId="3A2665B3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24502841" w:rsidR="008A67E4" w:rsidRPr="00E55D90" w:rsidRDefault="008A67E4" w:rsidP="006801FB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bookmarkStart w:id="1" w:name="_Hlk160454271"/>
            <w:bookmarkEnd w:id="0"/>
            <w:r>
              <w:rPr>
                <w:rFonts w:ascii="Optima" w:hAnsi="Optima" w:cs="Times New Roman (Body CS)"/>
                <w:sz w:val="28"/>
              </w:rPr>
              <w:t>P</w:t>
            </w:r>
            <w:r w:rsidR="00B50E98">
              <w:rPr>
                <w:rFonts w:ascii="Optima" w:hAnsi="Optima" w:cs="Times New Roman (Body CS)"/>
                <w:sz w:val="28"/>
              </w:rPr>
              <w:t>rofessional Experience</w:t>
            </w:r>
          </w:p>
        </w:tc>
      </w:tr>
      <w:tr w:rsidR="008A67E4" w:rsidRPr="00E55D90" w14:paraId="127C64E2" w14:textId="77777777" w:rsidTr="001D689A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60754BA" w:rsidR="008A67E4" w:rsidRPr="00E55D90" w:rsidRDefault="00FF2E40" w:rsidP="006801FB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Sigma Corporate Finance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24ABF2D4" w:rsidR="008A67E4" w:rsidRPr="00E55D90" w:rsidRDefault="008A67E4" w:rsidP="006801F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8A67E4" w:rsidRPr="00E55D90" w14:paraId="335D84E9" w14:textId="77777777" w:rsidTr="001D689A">
        <w:tc>
          <w:tcPr>
            <w:tcW w:w="5954" w:type="dxa"/>
            <w:gridSpan w:val="7"/>
            <w:vAlign w:val="bottom"/>
          </w:tcPr>
          <w:p w14:paraId="20B1570F" w14:textId="01210AFF" w:rsidR="008A67E4" w:rsidRPr="00B50E98" w:rsidRDefault="00B50E98" w:rsidP="006801FB">
            <w:pPr>
              <w:rPr>
                <w:rFonts w:ascii="Optima" w:hAnsi="Optima"/>
                <w:sz w:val="18"/>
                <w:lang w:val="en-US"/>
              </w:rPr>
            </w:pPr>
            <w:r w:rsidRPr="00B50E98">
              <w:rPr>
                <w:rFonts w:ascii="Optima" w:hAnsi="Optima"/>
                <w:sz w:val="18"/>
                <w:lang w:val="en-US"/>
              </w:rPr>
              <w:t>Internship</w:t>
            </w:r>
            <w:r w:rsidR="008A67E4" w:rsidRPr="00B50E98">
              <w:rPr>
                <w:rFonts w:ascii="Optima" w:hAnsi="Optima"/>
                <w:sz w:val="18"/>
                <w:lang w:val="en-US"/>
              </w:rPr>
              <w:t xml:space="preserve"> i</w:t>
            </w:r>
            <w:r w:rsidRPr="00B50E98">
              <w:rPr>
                <w:rFonts w:ascii="Optima" w:hAnsi="Optima"/>
                <w:sz w:val="18"/>
                <w:lang w:val="en-US"/>
              </w:rPr>
              <w:t>n</w:t>
            </w:r>
            <w:r w:rsidR="008A67E4" w:rsidRPr="00B50E98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FF2E40" w:rsidRPr="00B50E98">
              <w:rPr>
                <w:rFonts w:ascii="Optima" w:hAnsi="Optima"/>
                <w:sz w:val="18"/>
                <w:lang w:val="en-US"/>
              </w:rPr>
              <w:t>M&amp;A/Corporate Finance</w:t>
            </w:r>
            <w:ins w:id="2" w:author="David Döbele" w:date="2024-04-09T19:30:00Z">
              <w:r w:rsidR="002B1309">
                <w:rPr>
                  <w:rFonts w:ascii="Optima" w:hAnsi="Optima"/>
                  <w:sz w:val="18"/>
                  <w:lang w:val="en-US"/>
                </w:rPr>
                <w:t xml:space="preserve"> (incoming)</w:t>
              </w:r>
            </w:ins>
          </w:p>
        </w:tc>
        <w:tc>
          <w:tcPr>
            <w:tcW w:w="3970" w:type="dxa"/>
            <w:gridSpan w:val="5"/>
            <w:vAlign w:val="bottom"/>
          </w:tcPr>
          <w:p w14:paraId="0475B997" w14:textId="423E773A" w:rsidR="008A67E4" w:rsidRPr="00E55D90" w:rsidRDefault="00FF2E40" w:rsidP="006801FB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08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 xml:space="preserve"> – 1</w:t>
            </w:r>
            <w:r>
              <w:rPr>
                <w:rFonts w:ascii="Optima" w:hAnsi="Optima"/>
                <w:sz w:val="18"/>
                <w:lang w:val="en-US"/>
              </w:rPr>
              <w:t>0</w:t>
            </w:r>
            <w:r w:rsidR="008A67E4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</w:p>
        </w:tc>
      </w:tr>
      <w:tr w:rsidR="008A67E4" w:rsidRPr="002B1309" w14:paraId="54C3D64C" w14:textId="77777777" w:rsidTr="001D689A">
        <w:tc>
          <w:tcPr>
            <w:tcW w:w="9924" w:type="dxa"/>
            <w:gridSpan w:val="12"/>
            <w:vAlign w:val="bottom"/>
          </w:tcPr>
          <w:p w14:paraId="6DD9BA0F" w14:textId="40310064" w:rsidR="008A67E4" w:rsidRPr="00B50E98" w:rsidRDefault="00B50E98" w:rsidP="006801FB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B50E98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Planned internship following completion of second semester</w:t>
            </w:r>
          </w:p>
        </w:tc>
      </w:tr>
      <w:tr w:rsidR="008A67E4" w:rsidRPr="00E55D90" w14:paraId="50AFEA03" w14:textId="77777777" w:rsidTr="001D689A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73929C5E" w:rsidR="008A67E4" w:rsidRPr="00E55D90" w:rsidRDefault="00FF2E40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bookmarkStart w:id="3" w:name="_Hlk159933903"/>
            <w:bookmarkEnd w:id="1"/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RSM Ebner Stolz</w:t>
            </w:r>
          </w:p>
        </w:tc>
        <w:tc>
          <w:tcPr>
            <w:tcW w:w="4401" w:type="dxa"/>
            <w:gridSpan w:val="8"/>
            <w:vAlign w:val="bottom"/>
          </w:tcPr>
          <w:p w14:paraId="11E31BD8" w14:textId="33FC7EA9" w:rsidR="008A67E4" w:rsidRPr="00E55D90" w:rsidRDefault="008A67E4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8A67E4" w:rsidRPr="00E55D90" w14:paraId="48328CB9" w14:textId="77777777" w:rsidTr="001D689A">
        <w:tc>
          <w:tcPr>
            <w:tcW w:w="6379" w:type="dxa"/>
            <w:gridSpan w:val="8"/>
            <w:vAlign w:val="bottom"/>
          </w:tcPr>
          <w:p w14:paraId="74B74B41" w14:textId="05E6A41C" w:rsidR="008A67E4" w:rsidRPr="001D292C" w:rsidRDefault="001D292C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1D292C">
              <w:rPr>
                <w:rFonts w:ascii="Optima" w:hAnsi="Optima"/>
                <w:i w:val="0"/>
                <w:iCs w:val="0"/>
                <w:sz w:val="18"/>
              </w:rPr>
              <w:t>W</w:t>
            </w:r>
            <w:r>
              <w:rPr>
                <w:rFonts w:ascii="Optima" w:hAnsi="Optima"/>
                <w:i w:val="0"/>
                <w:iCs w:val="0"/>
                <w:sz w:val="18"/>
              </w:rPr>
              <w:t>orking Student in Auditing</w:t>
            </w:r>
          </w:p>
        </w:tc>
        <w:tc>
          <w:tcPr>
            <w:tcW w:w="3545" w:type="dxa"/>
            <w:gridSpan w:val="4"/>
          </w:tcPr>
          <w:p w14:paraId="2CB21DEB" w14:textId="41C6025D" w:rsidR="008A67E4" w:rsidRPr="00E55D90" w:rsidRDefault="004B4C55" w:rsidP="008A67E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10</w:t>
            </w:r>
            <w:r w:rsidR="008A67E4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  <w:r w:rsidR="008A67E4"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7/2024</w:t>
            </w:r>
          </w:p>
        </w:tc>
      </w:tr>
      <w:tr w:rsidR="008A67E4" w:rsidRPr="002B1309" w14:paraId="7C4155D6" w14:textId="77777777" w:rsidTr="001D689A">
        <w:tc>
          <w:tcPr>
            <w:tcW w:w="9924" w:type="dxa"/>
            <w:gridSpan w:val="12"/>
            <w:vAlign w:val="bottom"/>
          </w:tcPr>
          <w:p w14:paraId="1A135F1D" w14:textId="4F65DEEA" w:rsidR="008A67E4" w:rsidRPr="00916101" w:rsidRDefault="00916101" w:rsidP="006801FB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Assisting with annual audits of small and medium-sized enterprises according to HGB and IFRS</w:t>
            </w:r>
          </w:p>
          <w:p w14:paraId="3658805E" w14:textId="12259379" w:rsidR="008A67E4" w:rsidRPr="00916101" w:rsidRDefault="00916101" w:rsidP="006801FB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Independent handling of external audit projects</w:t>
            </w:r>
          </w:p>
        </w:tc>
      </w:tr>
      <w:bookmarkEnd w:id="3"/>
      <w:tr w:rsidR="003B78B6" w:rsidRPr="00E55D90" w14:paraId="0D4DF1FA" w14:textId="77777777" w:rsidTr="001D689A">
        <w:trPr>
          <w:trHeight w:val="283"/>
        </w:trPr>
        <w:tc>
          <w:tcPr>
            <w:tcW w:w="6379" w:type="dxa"/>
            <w:gridSpan w:val="8"/>
            <w:vAlign w:val="bottom"/>
          </w:tcPr>
          <w:p w14:paraId="52DCB940" w14:textId="793C308F" w:rsidR="003B78B6" w:rsidRPr="00E55D90" w:rsidRDefault="00916101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proofErr w:type="spellStart"/>
            <w:r w:rsidRPr="00916101">
              <w:rPr>
                <w:rFonts w:ascii="Optima" w:hAnsi="Optima" w:cs="Segoe UI"/>
                <w:i w:val="0"/>
                <w:iCs w:val="0"/>
                <w:color w:val="0D0D0D"/>
                <w:sz w:val="18"/>
                <w:szCs w:val="18"/>
                <w:shd w:val="clear" w:color="auto" w:fill="FFFFFF"/>
              </w:rPr>
              <w:t>Internship</w:t>
            </w:r>
            <w:proofErr w:type="spellEnd"/>
            <w:r w:rsidRPr="00916101">
              <w:rPr>
                <w:rFonts w:ascii="Optima" w:hAnsi="Optima" w:cs="Segoe UI"/>
                <w:i w:val="0"/>
                <w:iCs w:val="0"/>
                <w:color w:val="0D0D0D"/>
                <w:sz w:val="18"/>
                <w:szCs w:val="18"/>
                <w:shd w:val="clear" w:color="auto" w:fill="FFFFFF"/>
              </w:rPr>
              <w:t xml:space="preserve"> in Auditing</w:t>
            </w:r>
          </w:p>
        </w:tc>
        <w:tc>
          <w:tcPr>
            <w:tcW w:w="3545" w:type="dxa"/>
            <w:gridSpan w:val="4"/>
            <w:vAlign w:val="bottom"/>
          </w:tcPr>
          <w:p w14:paraId="00F3353C" w14:textId="13447ADB" w:rsidR="003B78B6" w:rsidRPr="00E55D90" w:rsidRDefault="003B78B6" w:rsidP="001D689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09/20</w:t>
            </w:r>
            <w:r w:rsidR="009F157E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="004B4C55">
              <w:rPr>
                <w:rFonts w:ascii="Optima" w:hAnsi="Optima"/>
                <w:i w:val="0"/>
                <w:iCs w:val="0"/>
                <w:sz w:val="18"/>
                <w:lang w:val="en-US"/>
              </w:rPr>
              <w:t>3</w:t>
            </w:r>
          </w:p>
        </w:tc>
      </w:tr>
      <w:tr w:rsidR="003B78B6" w:rsidRPr="002B1309" w14:paraId="7A1EBBAB" w14:textId="77777777" w:rsidTr="001D689A">
        <w:tc>
          <w:tcPr>
            <w:tcW w:w="9924" w:type="dxa"/>
            <w:gridSpan w:val="12"/>
            <w:vAlign w:val="bottom"/>
          </w:tcPr>
          <w:p w14:paraId="13BF9959" w14:textId="40B69B1A" w:rsidR="003B78B6" w:rsidRPr="00916101" w:rsidRDefault="00916101" w:rsidP="006801FB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Assist</w:t>
            </w:r>
            <w:ins w:id="4" w:author="David Döbele" w:date="2024-04-09T19:30:00Z">
              <w:r w:rsidR="002B1309">
                <w:rPr>
                  <w:rFonts w:ascii="Optima" w:hAnsi="Optima" w:cs="Segoe UI"/>
                  <w:color w:val="0D0D0D"/>
                  <w:sz w:val="18"/>
                  <w:szCs w:val="18"/>
                  <w:shd w:val="clear" w:color="auto" w:fill="FFFFFF"/>
                  <w:lang w:val="en-US"/>
                </w:rPr>
                <w:t xml:space="preserve">ed </w:t>
              </w:r>
            </w:ins>
            <w:del w:id="5" w:author="David Döbele" w:date="2024-04-09T19:30:00Z">
              <w:r w:rsidRPr="00916101" w:rsidDel="002B1309">
                <w:rPr>
                  <w:rFonts w:ascii="Optima" w:hAnsi="Optima" w:cs="Segoe UI"/>
                  <w:color w:val="0D0D0D"/>
                  <w:sz w:val="18"/>
                  <w:szCs w:val="18"/>
                  <w:shd w:val="clear" w:color="auto" w:fill="FFFFFF"/>
                  <w:lang w:val="en-US"/>
                </w:rPr>
                <w:delText xml:space="preserve">ing </w:delText>
              </w:r>
            </w:del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with annual audits of small and medium-sized enterprises according to HGB and IFRS</w:t>
            </w:r>
          </w:p>
          <w:p w14:paraId="3BAD0702" w14:textId="69BB820C" w:rsidR="003B78B6" w:rsidRPr="00916101" w:rsidRDefault="00916101" w:rsidP="006801FB">
            <w:pPr>
              <w:pStyle w:val="Bullets"/>
              <w:rPr>
                <w:rFonts w:ascii="Optima" w:hAnsi="Optima"/>
                <w:sz w:val="18"/>
                <w:szCs w:val="18"/>
                <w:lang w:val="de-AT"/>
              </w:rPr>
            </w:pPr>
            <w:proofErr w:type="spellStart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</w:rPr>
              <w:t>Conduct</w:t>
            </w:r>
            <w:del w:id="6" w:author="David Döbele" w:date="2024-04-09T19:30:00Z">
              <w:r w:rsidRPr="00916101" w:rsidDel="002B1309">
                <w:rPr>
                  <w:rFonts w:ascii="Optima" w:hAnsi="Optima" w:cs="Segoe UI"/>
                  <w:color w:val="0D0D0D"/>
                  <w:sz w:val="18"/>
                  <w:szCs w:val="18"/>
                  <w:shd w:val="clear" w:color="auto" w:fill="FFFFFF"/>
                </w:rPr>
                <w:delText>ing</w:delText>
              </w:r>
            </w:del>
            <w:ins w:id="7" w:author="David Döbele" w:date="2024-04-09T19:30:00Z">
              <w:r w:rsidR="002B1309">
                <w:rPr>
                  <w:rFonts w:ascii="Optima" w:hAnsi="Optima" w:cs="Segoe UI"/>
                  <w:color w:val="0D0D0D"/>
                  <w:sz w:val="18"/>
                  <w:szCs w:val="18"/>
                  <w:shd w:val="clear" w:color="auto" w:fill="FFFFFF"/>
                </w:rPr>
                <w:t>ed</w:t>
              </w:r>
            </w:ins>
            <w:proofErr w:type="spellEnd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</w:rPr>
              <w:t xml:space="preserve"> external </w:t>
            </w:r>
            <w:proofErr w:type="spellStart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</w:rPr>
              <w:t>audit</w:t>
            </w:r>
            <w:proofErr w:type="spellEnd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</w:rPr>
              <w:t>projects</w:t>
            </w:r>
            <w:proofErr w:type="spellEnd"/>
          </w:p>
          <w:p w14:paraId="06A0ABEE" w14:textId="48543620" w:rsidR="003B78B6" w:rsidRPr="00916101" w:rsidRDefault="00916101" w:rsidP="006801FB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Creation and analysis of data tables in Excel</w:t>
            </w:r>
          </w:p>
        </w:tc>
      </w:tr>
      <w:tr w:rsidR="003B78B6" w:rsidRPr="00E55D90" w14:paraId="5DC5735C" w14:textId="77777777" w:rsidTr="001D689A">
        <w:trPr>
          <w:trHeight w:val="346"/>
        </w:trPr>
        <w:tc>
          <w:tcPr>
            <w:tcW w:w="5523" w:type="dxa"/>
            <w:gridSpan w:val="4"/>
            <w:vAlign w:val="bottom"/>
          </w:tcPr>
          <w:p w14:paraId="310A9A93" w14:textId="18DD6AB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KfW Bankengruppe</w:t>
            </w:r>
          </w:p>
        </w:tc>
        <w:tc>
          <w:tcPr>
            <w:tcW w:w="4401" w:type="dxa"/>
            <w:gridSpan w:val="8"/>
            <w:vAlign w:val="bottom"/>
          </w:tcPr>
          <w:p w14:paraId="7ED8C9DF" w14:textId="77777777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3B78B6" w:rsidRPr="00E55D90" w14:paraId="74D3F714" w14:textId="77777777" w:rsidTr="001D689A">
        <w:tc>
          <w:tcPr>
            <w:tcW w:w="6379" w:type="dxa"/>
            <w:gridSpan w:val="8"/>
            <w:vAlign w:val="bottom"/>
          </w:tcPr>
          <w:p w14:paraId="7AE77A4B" w14:textId="2FFB67BC" w:rsidR="003B78B6" w:rsidRPr="00916101" w:rsidRDefault="00916101" w:rsidP="006801F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916101">
              <w:rPr>
                <w:rFonts w:ascii="Optima" w:hAnsi="Optima" w:cs="Segoe UI"/>
                <w:i w:val="0"/>
                <w:iCs w:val="0"/>
                <w:color w:val="0D0D0D"/>
                <w:sz w:val="18"/>
                <w:szCs w:val="18"/>
                <w:shd w:val="clear" w:color="auto" w:fill="FFFFFF"/>
                <w:lang w:val="en-US"/>
              </w:rPr>
              <w:t>Apprenticeship as Bank Clerk</w:t>
            </w:r>
            <w:r w:rsidRPr="00916101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r w:rsidR="005F0EBD" w:rsidRPr="00916101">
              <w:rPr>
                <w:rFonts w:ascii="Optima" w:hAnsi="Optima"/>
                <w:i w:val="0"/>
                <w:iCs w:val="0"/>
                <w:sz w:val="18"/>
                <w:lang w:val="en-US"/>
              </w:rPr>
              <w:t>(IHK)</w:t>
            </w:r>
          </w:p>
        </w:tc>
        <w:tc>
          <w:tcPr>
            <w:tcW w:w="3545" w:type="dxa"/>
            <w:gridSpan w:val="4"/>
            <w:vAlign w:val="bottom"/>
          </w:tcPr>
          <w:p w14:paraId="1D4B8257" w14:textId="03571FE0" w:rsidR="003B78B6" w:rsidRPr="00E55D90" w:rsidRDefault="003B78B6" w:rsidP="006801F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8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7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23</w:t>
            </w:r>
          </w:p>
        </w:tc>
      </w:tr>
      <w:tr w:rsidR="003B78B6" w:rsidRPr="002B1309" w14:paraId="59AE36C1" w14:textId="77777777" w:rsidTr="001D689A">
        <w:tc>
          <w:tcPr>
            <w:tcW w:w="9924" w:type="dxa"/>
            <w:gridSpan w:val="12"/>
          </w:tcPr>
          <w:p w14:paraId="02BAB24E" w14:textId="4916AD3F" w:rsidR="003B78B6" w:rsidRPr="00916101" w:rsidRDefault="00916101" w:rsidP="008816CD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 xml:space="preserve">Completed apprenticeship as bank clerk with assignments in new customer business (retail customers), compliance, human resources, and at </w:t>
            </w:r>
            <w:proofErr w:type="spellStart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KfW</w:t>
            </w:r>
            <w:proofErr w:type="spellEnd"/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 xml:space="preserve"> IPEX in export financing (Maritime Industries sector)</w:t>
            </w:r>
          </w:p>
          <w:p w14:paraId="313FEDBC" w14:textId="40343C44" w:rsidR="003B78B6" w:rsidRPr="00916101" w:rsidRDefault="00916101" w:rsidP="003B78B6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Creation and analysis of data tables in Excel</w:t>
            </w:r>
          </w:p>
          <w:p w14:paraId="4F570D83" w14:textId="42F8D03C" w:rsidR="003B78B6" w:rsidRPr="00916101" w:rsidRDefault="00916101" w:rsidP="003B78B6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Developing credit pricings for corporate customers</w:t>
            </w:r>
          </w:p>
        </w:tc>
      </w:tr>
      <w:tr w:rsidR="00E00098" w:rsidRPr="00E55D90" w14:paraId="289C92D7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542394A" w14:textId="4B4655FE" w:rsidR="00E00098" w:rsidRPr="00E55D90" w:rsidRDefault="00C41A84" w:rsidP="00C24A13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Volunteer Experience</w:t>
            </w:r>
          </w:p>
        </w:tc>
      </w:tr>
      <w:tr w:rsidR="00E00098" w:rsidRPr="00E55D90" w14:paraId="07110D1F" w14:textId="77777777" w:rsidTr="001D689A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19BA1C79" w14:textId="7D319D9F" w:rsidR="00E00098" w:rsidRPr="00E55D90" w:rsidRDefault="00877418" w:rsidP="00C24A13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RockYourLife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>!</w:t>
            </w:r>
          </w:p>
        </w:tc>
        <w:tc>
          <w:tcPr>
            <w:tcW w:w="3403" w:type="dxa"/>
            <w:gridSpan w:val="3"/>
            <w:tcBorders>
              <w:top w:val="single" w:sz="4" w:space="0" w:color="auto"/>
            </w:tcBorders>
            <w:vAlign w:val="bottom"/>
          </w:tcPr>
          <w:p w14:paraId="13E303AF" w14:textId="77777777" w:rsidR="00E00098" w:rsidRPr="00E55D90" w:rsidRDefault="00E00098" w:rsidP="00C24A13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00098" w:rsidRPr="00E55D90" w14:paraId="46756064" w14:textId="77777777" w:rsidTr="001D689A">
        <w:tc>
          <w:tcPr>
            <w:tcW w:w="5954" w:type="dxa"/>
            <w:gridSpan w:val="7"/>
            <w:vAlign w:val="bottom"/>
          </w:tcPr>
          <w:p w14:paraId="343108BF" w14:textId="186E7832" w:rsidR="00E00098" w:rsidRPr="00916101" w:rsidRDefault="00916101" w:rsidP="00C24A13">
            <w:pPr>
              <w:rPr>
                <w:rFonts w:ascii="Optima" w:hAnsi="Optima"/>
                <w:sz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Mentoring of Adolescents and Young Adults</w:t>
            </w:r>
          </w:p>
        </w:tc>
        <w:tc>
          <w:tcPr>
            <w:tcW w:w="3970" w:type="dxa"/>
            <w:gridSpan w:val="5"/>
            <w:vAlign w:val="bottom"/>
          </w:tcPr>
          <w:p w14:paraId="582960DA" w14:textId="0657D4EC" w:rsidR="00E00098" w:rsidRPr="00E55D90" w:rsidRDefault="00F2222A" w:rsidP="00C24A13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10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E00098">
              <w:rPr>
                <w:rFonts w:ascii="Optima" w:hAnsi="Optima"/>
                <w:sz w:val="18"/>
                <w:lang w:val="en-US"/>
              </w:rPr>
              <w:t>24</w:t>
            </w:r>
            <w:r w:rsidR="00E00098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="00C41A84">
              <w:rPr>
                <w:rFonts w:ascii="Optima" w:hAnsi="Optima"/>
                <w:sz w:val="18"/>
                <w:lang w:val="en-US"/>
              </w:rPr>
              <w:t>Present</w:t>
            </w:r>
          </w:p>
        </w:tc>
      </w:tr>
      <w:tr w:rsidR="00E00098" w:rsidRPr="002B1309" w14:paraId="2D41E0B8" w14:textId="77777777" w:rsidTr="001D689A">
        <w:tc>
          <w:tcPr>
            <w:tcW w:w="9924" w:type="dxa"/>
            <w:gridSpan w:val="12"/>
            <w:vAlign w:val="bottom"/>
          </w:tcPr>
          <w:p w14:paraId="1FFFA3F6" w14:textId="3E14C84C" w:rsidR="00916101" w:rsidRPr="00916101" w:rsidRDefault="00916101" w:rsidP="00C24A13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00916101">
              <w:rPr>
                <w:rFonts w:ascii="Optima" w:hAnsi="Optima" w:cs="Segoe UI"/>
                <w:color w:val="0D0D0D"/>
                <w:sz w:val="18"/>
                <w:szCs w:val="18"/>
                <w:shd w:val="clear" w:color="auto" w:fill="FFFFFF"/>
                <w:lang w:val="en-US"/>
              </w:rPr>
              <w:t>Supporting adolescents and young adults from precarious backgrounds in completing their education and making initial career choices</w:t>
            </w:r>
          </w:p>
        </w:tc>
      </w:tr>
      <w:tr w:rsidR="003B78B6" w:rsidRPr="00E55D90" w14:paraId="482569A2" w14:textId="77777777" w:rsidTr="001D689A">
        <w:trPr>
          <w:trHeight w:val="510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8955B36" w:rsidR="003B78B6" w:rsidRPr="00E55D90" w:rsidRDefault="00C41A84" w:rsidP="005F0EBD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>
              <w:rPr>
                <w:rFonts w:ascii="Optima" w:hAnsi="Optima"/>
                <w:b/>
                <w:smallCaps/>
                <w:sz w:val="28"/>
                <w:szCs w:val="32"/>
              </w:rPr>
              <w:t>Skills</w:t>
            </w:r>
            <w:r w:rsidR="003B78B6" w:rsidRPr="00E55D90">
              <w:rPr>
                <w:rFonts w:ascii="Optima" w:hAnsi="Optima"/>
                <w:b/>
                <w:smallCaps/>
                <w:sz w:val="28"/>
                <w:szCs w:val="32"/>
              </w:rPr>
              <w:t xml:space="preserve"> &amp; </w:t>
            </w:r>
            <w:proofErr w:type="spellStart"/>
            <w:r>
              <w:rPr>
                <w:rFonts w:ascii="Optima" w:hAnsi="Optim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3B78B6" w:rsidRPr="002B1309" w14:paraId="2B257790" w14:textId="77777777" w:rsidTr="001D689A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440179FF" w:rsidR="003B78B6" w:rsidRPr="00E55D90" w:rsidRDefault="00C41A84" w:rsidP="005F0EBD">
            <w:pPr>
              <w:rPr>
                <w:rFonts w:ascii="Optima" w:hAnsi="Optima"/>
                <w:sz w:val="18"/>
              </w:rPr>
            </w:pPr>
            <w:proofErr w:type="spellStart"/>
            <w:r>
              <w:rPr>
                <w:rFonts w:ascii="Optima" w:hAnsi="Optima"/>
                <w:sz w:val="18"/>
              </w:rPr>
              <w:t>Languages</w:t>
            </w:r>
            <w:proofErr w:type="spellEnd"/>
            <w:r w:rsidR="003B78B6" w:rsidRPr="00E55D90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93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3B501BCB" w:rsidR="003B78B6" w:rsidRPr="00C41A84" w:rsidRDefault="00C41A84" w:rsidP="005F0EBD">
            <w:pPr>
              <w:rPr>
                <w:rFonts w:ascii="Optima" w:hAnsi="Optima"/>
                <w:sz w:val="18"/>
                <w:lang w:val="en-US"/>
              </w:rPr>
            </w:pP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German</w:t>
            </w:r>
            <w:r w:rsidR="003B78B6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Native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3B78B6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English 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3B78B6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, Ita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lian 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="003B78B6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3B78B6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3B78B6" w:rsidRPr="002B1309" w14:paraId="45706C3F" w14:textId="77777777" w:rsidTr="001D689A">
        <w:trPr>
          <w:trHeight w:val="283"/>
        </w:trPr>
        <w:tc>
          <w:tcPr>
            <w:tcW w:w="1985" w:type="dxa"/>
            <w:vAlign w:val="bottom"/>
          </w:tcPr>
          <w:p w14:paraId="57688BDA" w14:textId="4159277D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</w:t>
            </w:r>
            <w:r w:rsidR="00C41A84">
              <w:rPr>
                <w:rFonts w:ascii="Optima" w:hAnsi="Optima"/>
                <w:sz w:val="18"/>
              </w:rPr>
              <w:t>nical</w:t>
            </w:r>
            <w:r w:rsidRPr="00E55D90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939" w:type="dxa"/>
            <w:gridSpan w:val="11"/>
            <w:vAlign w:val="bottom"/>
          </w:tcPr>
          <w:p w14:paraId="60CA2168" w14:textId="7EEC7F4F" w:rsidR="003B78B6" w:rsidRPr="00C41A84" w:rsidRDefault="003B78B6" w:rsidP="005F0EBD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1A84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750AED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SAP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1A84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="00750AED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DATEV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3B78B6" w:rsidRPr="002B1309" w14:paraId="70CB01B0" w14:textId="77777777" w:rsidTr="001D689A">
        <w:trPr>
          <w:trHeight w:val="283"/>
        </w:trPr>
        <w:tc>
          <w:tcPr>
            <w:tcW w:w="1985" w:type="dxa"/>
            <w:vAlign w:val="bottom"/>
          </w:tcPr>
          <w:p w14:paraId="04F58216" w14:textId="7C016D51" w:rsidR="003B78B6" w:rsidRPr="00E55D90" w:rsidRDefault="003B78B6" w:rsidP="005F0EBD">
            <w:pPr>
              <w:rPr>
                <w:rFonts w:ascii="Optima" w:hAnsi="Optima"/>
                <w:sz w:val="18"/>
              </w:rPr>
            </w:pPr>
            <w:proofErr w:type="spellStart"/>
            <w:r w:rsidRPr="00E55D90">
              <w:rPr>
                <w:rFonts w:ascii="Optima" w:hAnsi="Optima"/>
                <w:sz w:val="18"/>
              </w:rPr>
              <w:t>Intere</w:t>
            </w:r>
            <w:r w:rsidR="00C41A84">
              <w:rPr>
                <w:rFonts w:ascii="Optima" w:hAnsi="Optima"/>
                <w:sz w:val="18"/>
              </w:rPr>
              <w:t>sts</w:t>
            </w:r>
            <w:proofErr w:type="spellEnd"/>
            <w:r w:rsidRPr="00E55D90">
              <w:rPr>
                <w:rFonts w:ascii="Optima" w:hAnsi="Optima"/>
                <w:sz w:val="18"/>
              </w:rPr>
              <w:t xml:space="preserve">: </w:t>
            </w:r>
          </w:p>
        </w:tc>
        <w:tc>
          <w:tcPr>
            <w:tcW w:w="7939" w:type="dxa"/>
            <w:gridSpan w:val="11"/>
            <w:vAlign w:val="bottom"/>
          </w:tcPr>
          <w:p w14:paraId="598C2742" w14:textId="62755413" w:rsidR="003B78B6" w:rsidRPr="00C41A84" w:rsidRDefault="00750AED" w:rsidP="005F0EBD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F</w:t>
            </w:r>
            <w:r w:rsidR="00C41A84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ootball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41A84"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Member of</w:t>
            </w:r>
            <w:r w:rsidRPr="00C41A84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Eintracht Frankfurt),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  <w:r w:rsidR="00C41A84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Chess</w:t>
            </w:r>
            <w:r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Fitness, </w:t>
            </w:r>
            <w:r w:rsidR="00C41A84" w:rsidRPr="00C41A84">
              <w:rPr>
                <w:rFonts w:ascii="Optima" w:hAnsi="Optima" w:cs="Georgia"/>
                <w:color w:val="000000"/>
                <w:sz w:val="18"/>
                <w:lang w:val="en-US"/>
              </w:rPr>
              <w:t>C</w:t>
            </w:r>
            <w:r w:rsidR="00C41A84">
              <w:rPr>
                <w:rFonts w:ascii="Optima" w:hAnsi="Optima" w:cs="Georgia"/>
                <w:color w:val="000000"/>
                <w:sz w:val="18"/>
                <w:lang w:val="en-US"/>
              </w:rPr>
              <w:t>ooking</w:t>
            </w:r>
          </w:p>
        </w:tc>
      </w:tr>
      <w:tr w:rsidR="003B78B6" w:rsidRPr="00E55D90" w:rsidDel="00D06FBF" w14:paraId="071AB173" w14:textId="7B6764F8" w:rsidTr="001D689A">
        <w:trPr>
          <w:trHeight w:val="1020"/>
          <w:del w:id="8" w:author="David Döbele" w:date="2024-04-09T19:30:00Z"/>
        </w:trPr>
        <w:tc>
          <w:tcPr>
            <w:tcW w:w="2689" w:type="dxa"/>
            <w:gridSpan w:val="2"/>
          </w:tcPr>
          <w:p w14:paraId="5D1A0A2B" w14:textId="4DD2EDBB" w:rsidR="00750AED" w:rsidRPr="00C41A84" w:rsidDel="00D06FBF" w:rsidRDefault="00750AED" w:rsidP="003B78B6">
            <w:pPr>
              <w:rPr>
                <w:del w:id="9" w:author="David Döbele" w:date="2024-04-09T19:30:00Z"/>
                <w:rFonts w:ascii="Optima" w:hAnsi="Optima"/>
                <w:sz w:val="18"/>
                <w:lang w:val="en-US"/>
              </w:rPr>
            </w:pPr>
          </w:p>
          <w:p w14:paraId="1BB12485" w14:textId="2FF707C2" w:rsidR="00750AED" w:rsidRPr="00C41A84" w:rsidDel="00D06FBF" w:rsidRDefault="00750AED" w:rsidP="003B78B6">
            <w:pPr>
              <w:rPr>
                <w:del w:id="10" w:author="David Döbele" w:date="2024-04-09T19:30:00Z"/>
                <w:rFonts w:ascii="Optima" w:hAnsi="Optima"/>
                <w:sz w:val="18"/>
                <w:lang w:val="en-US"/>
              </w:rPr>
            </w:pPr>
          </w:p>
          <w:p w14:paraId="2F44820A" w14:textId="7524C877" w:rsidR="00750AED" w:rsidRPr="00C41A84" w:rsidDel="00D06FBF" w:rsidRDefault="001D689A" w:rsidP="003B78B6">
            <w:pPr>
              <w:rPr>
                <w:del w:id="11" w:author="David Döbele" w:date="2024-04-09T19:30:00Z"/>
                <w:rFonts w:ascii="Optima" w:hAnsi="Optima"/>
                <w:sz w:val="18"/>
                <w:lang w:val="en-US"/>
              </w:rPr>
            </w:pPr>
            <w:del w:id="12" w:author="David Döbele" w:date="2024-04-09T19:30:00Z">
              <w:r w:rsidRPr="00C41A84" w:rsidDel="00D06FBF">
                <w:rPr>
                  <w:rFonts w:ascii="Optima" w:hAnsi="Optima"/>
                  <w:sz w:val="18"/>
                  <w:lang w:val="en-US"/>
                </w:rPr>
                <w:br/>
              </w:r>
            </w:del>
          </w:p>
          <w:p w14:paraId="3F4F5AA1" w14:textId="1F2B7006" w:rsidR="00750AED" w:rsidRPr="00C41A84" w:rsidDel="00D06FBF" w:rsidRDefault="00750AED" w:rsidP="003B78B6">
            <w:pPr>
              <w:rPr>
                <w:del w:id="13" w:author="David Döbele" w:date="2024-04-09T19:30:00Z"/>
                <w:rFonts w:ascii="Optima" w:hAnsi="Optima"/>
                <w:sz w:val="18"/>
                <w:lang w:val="en-US"/>
              </w:rPr>
            </w:pPr>
          </w:p>
          <w:p w14:paraId="406B03AC" w14:textId="057DA59B" w:rsidR="003B78B6" w:rsidRPr="00E55D90" w:rsidDel="00D06FBF" w:rsidRDefault="003B78B6" w:rsidP="003B78B6">
            <w:pPr>
              <w:rPr>
                <w:del w:id="14" w:author="David Döbele" w:date="2024-04-09T19:30:00Z"/>
                <w:rFonts w:ascii="Optima" w:hAnsi="Optima"/>
                <w:sz w:val="18"/>
              </w:rPr>
            </w:pPr>
            <w:del w:id="15" w:author="David Döbele" w:date="2024-04-09T19:30:00Z">
              <w:r w:rsidRPr="00E55D90" w:rsidDel="00D06FBF">
                <w:rPr>
                  <w:rFonts w:ascii="Optima" w:hAnsi="Optima"/>
                  <w:sz w:val="18"/>
                </w:rPr>
                <w:delText>Frankfurt</w:delText>
              </w:r>
              <w:r w:rsidR="00750AED" w:rsidDel="00D06FBF">
                <w:rPr>
                  <w:rFonts w:ascii="Optima" w:hAnsi="Optima"/>
                  <w:sz w:val="18"/>
                </w:rPr>
                <w:delText xml:space="preserve"> am Main</w:delText>
              </w:r>
              <w:r w:rsidRPr="00E55D90" w:rsidDel="00D06FBF">
                <w:rPr>
                  <w:rFonts w:ascii="Optima" w:hAnsi="Optima"/>
                  <w:sz w:val="18"/>
                </w:rPr>
                <w:delText xml:space="preserve">, </w:delText>
              </w:r>
              <w:r w:rsidR="00A81DD2" w:rsidDel="00D06FBF">
                <w:rPr>
                  <w:rFonts w:ascii="Optima" w:hAnsi="Optima"/>
                  <w:sz w:val="18"/>
                </w:rPr>
                <w:delText>0</w:delText>
              </w:r>
              <w:r w:rsidR="00096845" w:rsidDel="00D06FBF">
                <w:rPr>
                  <w:rFonts w:ascii="Optima" w:hAnsi="Optima"/>
                  <w:sz w:val="18"/>
                </w:rPr>
                <w:delText>3</w:delText>
              </w:r>
              <w:r w:rsidRPr="00E55D90" w:rsidDel="00D06FBF">
                <w:rPr>
                  <w:rFonts w:ascii="Optima" w:hAnsi="Optima"/>
                  <w:sz w:val="18"/>
                </w:rPr>
                <w:delText>.</w:delText>
              </w:r>
              <w:r w:rsidR="00A81DD2" w:rsidDel="00D06FBF">
                <w:rPr>
                  <w:rFonts w:ascii="Optima" w:hAnsi="Optima"/>
                  <w:sz w:val="18"/>
                </w:rPr>
                <w:delText>0</w:delText>
              </w:r>
              <w:r w:rsidR="00096845" w:rsidDel="00D06FBF">
                <w:rPr>
                  <w:rFonts w:ascii="Optima" w:hAnsi="Optima"/>
                  <w:sz w:val="18"/>
                </w:rPr>
                <w:delText>4</w:delText>
              </w:r>
              <w:r w:rsidRPr="00E55D90" w:rsidDel="00D06FBF">
                <w:rPr>
                  <w:rFonts w:ascii="Optima" w:hAnsi="Optima"/>
                  <w:sz w:val="18"/>
                </w:rPr>
                <w:delText>.20</w:delText>
              </w:r>
              <w:r w:rsidR="00A81DD2" w:rsidDel="00D06FBF">
                <w:rPr>
                  <w:rFonts w:ascii="Optima" w:hAnsi="Optima"/>
                  <w:sz w:val="18"/>
                </w:rPr>
                <w:delText>24</w:delText>
              </w:r>
            </w:del>
          </w:p>
        </w:tc>
        <w:tc>
          <w:tcPr>
            <w:tcW w:w="7235" w:type="dxa"/>
            <w:gridSpan w:val="10"/>
          </w:tcPr>
          <w:p w14:paraId="6478BDEA" w14:textId="4046E90D" w:rsidR="003B78B6" w:rsidRPr="00E55D90" w:rsidDel="00D06FBF" w:rsidRDefault="003B78B6" w:rsidP="003B78B6">
            <w:pPr>
              <w:rPr>
                <w:del w:id="16" w:author="David Döbele" w:date="2024-04-09T19:30:00Z"/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9D71A2">
      <w:footerReference w:type="even" r:id="rId8"/>
      <w:pgSz w:w="11906" w:h="16838"/>
      <w:pgMar w:top="851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69B7E" w14:textId="77777777" w:rsidR="009D71A2" w:rsidRDefault="009D71A2" w:rsidP="00BE053D">
      <w:pPr>
        <w:spacing w:after="0" w:line="240" w:lineRule="auto"/>
      </w:pPr>
      <w:r>
        <w:separator/>
      </w:r>
    </w:p>
  </w:endnote>
  <w:endnote w:type="continuationSeparator" w:id="0">
    <w:p w14:paraId="291DB20F" w14:textId="77777777" w:rsidR="009D71A2" w:rsidRDefault="009D71A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2DAD3" w14:textId="77777777" w:rsidR="009D71A2" w:rsidRDefault="009D71A2" w:rsidP="00BE053D">
      <w:pPr>
        <w:spacing w:after="0" w:line="240" w:lineRule="auto"/>
      </w:pPr>
      <w:r>
        <w:separator/>
      </w:r>
    </w:p>
  </w:footnote>
  <w:footnote w:type="continuationSeparator" w:id="0">
    <w:p w14:paraId="34E4B598" w14:textId="77777777" w:rsidR="009D71A2" w:rsidRDefault="009D71A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8756340">
    <w:abstractNumId w:val="14"/>
  </w:num>
  <w:num w:numId="2" w16cid:durableId="384960910">
    <w:abstractNumId w:val="17"/>
  </w:num>
  <w:num w:numId="3" w16cid:durableId="1621688441">
    <w:abstractNumId w:val="19"/>
  </w:num>
  <w:num w:numId="4" w16cid:durableId="652488822">
    <w:abstractNumId w:val="0"/>
  </w:num>
  <w:num w:numId="5" w16cid:durableId="1802919532">
    <w:abstractNumId w:val="1"/>
  </w:num>
  <w:num w:numId="6" w16cid:durableId="697858560">
    <w:abstractNumId w:val="2"/>
  </w:num>
  <w:num w:numId="7" w16cid:durableId="1303315451">
    <w:abstractNumId w:val="13"/>
  </w:num>
  <w:num w:numId="8" w16cid:durableId="708531420">
    <w:abstractNumId w:val="22"/>
  </w:num>
  <w:num w:numId="9" w16cid:durableId="784079451">
    <w:abstractNumId w:val="12"/>
  </w:num>
  <w:num w:numId="10" w16cid:durableId="1356074308">
    <w:abstractNumId w:val="23"/>
  </w:num>
  <w:num w:numId="11" w16cid:durableId="670529517">
    <w:abstractNumId w:val="5"/>
  </w:num>
  <w:num w:numId="12" w16cid:durableId="1567104467">
    <w:abstractNumId w:val="6"/>
  </w:num>
  <w:num w:numId="13" w16cid:durableId="300504867">
    <w:abstractNumId w:val="8"/>
  </w:num>
  <w:num w:numId="14" w16cid:durableId="1750813163">
    <w:abstractNumId w:val="9"/>
  </w:num>
  <w:num w:numId="15" w16cid:durableId="1434208277">
    <w:abstractNumId w:val="21"/>
  </w:num>
  <w:num w:numId="16" w16cid:durableId="1045636391">
    <w:abstractNumId w:val="4"/>
  </w:num>
  <w:num w:numId="17" w16cid:durableId="452595587">
    <w:abstractNumId w:val="16"/>
  </w:num>
  <w:num w:numId="18" w16cid:durableId="568806028">
    <w:abstractNumId w:val="3"/>
  </w:num>
  <w:num w:numId="19" w16cid:durableId="1393164465">
    <w:abstractNumId w:val="18"/>
  </w:num>
  <w:num w:numId="20" w16cid:durableId="1250509170">
    <w:abstractNumId w:val="10"/>
  </w:num>
  <w:num w:numId="21" w16cid:durableId="380710673">
    <w:abstractNumId w:val="11"/>
  </w:num>
  <w:num w:numId="22" w16cid:durableId="398132663">
    <w:abstractNumId w:val="15"/>
  </w:num>
  <w:num w:numId="23" w16cid:durableId="1358390296">
    <w:abstractNumId w:val="7"/>
  </w:num>
  <w:num w:numId="24" w16cid:durableId="114400347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6845"/>
    <w:rsid w:val="000A1FDA"/>
    <w:rsid w:val="000B608E"/>
    <w:rsid w:val="000B63E2"/>
    <w:rsid w:val="000B6548"/>
    <w:rsid w:val="000D671A"/>
    <w:rsid w:val="000F111C"/>
    <w:rsid w:val="00103EC5"/>
    <w:rsid w:val="001130F9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B7F9F"/>
    <w:rsid w:val="001D292C"/>
    <w:rsid w:val="001D4DCD"/>
    <w:rsid w:val="001D689A"/>
    <w:rsid w:val="001E126D"/>
    <w:rsid w:val="001F4175"/>
    <w:rsid w:val="00223A4D"/>
    <w:rsid w:val="00232CB5"/>
    <w:rsid w:val="00234A7E"/>
    <w:rsid w:val="0024373D"/>
    <w:rsid w:val="002508C2"/>
    <w:rsid w:val="002520EC"/>
    <w:rsid w:val="00267252"/>
    <w:rsid w:val="002825A0"/>
    <w:rsid w:val="00282DB0"/>
    <w:rsid w:val="002B1309"/>
    <w:rsid w:val="002B2091"/>
    <w:rsid w:val="002C6972"/>
    <w:rsid w:val="002D2B32"/>
    <w:rsid w:val="002D4516"/>
    <w:rsid w:val="002F46AD"/>
    <w:rsid w:val="003101F0"/>
    <w:rsid w:val="003147AA"/>
    <w:rsid w:val="00314B7A"/>
    <w:rsid w:val="00324BC5"/>
    <w:rsid w:val="00340BAB"/>
    <w:rsid w:val="003418E0"/>
    <w:rsid w:val="00346CB8"/>
    <w:rsid w:val="00347F8D"/>
    <w:rsid w:val="00372F7B"/>
    <w:rsid w:val="003733E5"/>
    <w:rsid w:val="00390EA6"/>
    <w:rsid w:val="003954FB"/>
    <w:rsid w:val="003B78B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4C55"/>
    <w:rsid w:val="004B6A5E"/>
    <w:rsid w:val="00507EA7"/>
    <w:rsid w:val="00526089"/>
    <w:rsid w:val="00527A28"/>
    <w:rsid w:val="00527DCA"/>
    <w:rsid w:val="0053623C"/>
    <w:rsid w:val="005716D4"/>
    <w:rsid w:val="00571B60"/>
    <w:rsid w:val="005769BA"/>
    <w:rsid w:val="00585A4D"/>
    <w:rsid w:val="005D6329"/>
    <w:rsid w:val="005E57F6"/>
    <w:rsid w:val="005F0EBD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801FB"/>
    <w:rsid w:val="00693E09"/>
    <w:rsid w:val="006A2DE9"/>
    <w:rsid w:val="006A7230"/>
    <w:rsid w:val="006B4E32"/>
    <w:rsid w:val="006B72C7"/>
    <w:rsid w:val="006B7F78"/>
    <w:rsid w:val="006C2252"/>
    <w:rsid w:val="006D1B72"/>
    <w:rsid w:val="006D7F7F"/>
    <w:rsid w:val="006E2C9C"/>
    <w:rsid w:val="006E40EF"/>
    <w:rsid w:val="006F0039"/>
    <w:rsid w:val="00711CEF"/>
    <w:rsid w:val="00720320"/>
    <w:rsid w:val="00723643"/>
    <w:rsid w:val="00725D3C"/>
    <w:rsid w:val="00727F13"/>
    <w:rsid w:val="00733DA1"/>
    <w:rsid w:val="00737822"/>
    <w:rsid w:val="0074111D"/>
    <w:rsid w:val="00750AED"/>
    <w:rsid w:val="00753D4A"/>
    <w:rsid w:val="00756912"/>
    <w:rsid w:val="00761609"/>
    <w:rsid w:val="00763DCE"/>
    <w:rsid w:val="00775E0A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7211"/>
    <w:rsid w:val="00853438"/>
    <w:rsid w:val="00866846"/>
    <w:rsid w:val="00875DA9"/>
    <w:rsid w:val="00877418"/>
    <w:rsid w:val="00895E38"/>
    <w:rsid w:val="008A67E4"/>
    <w:rsid w:val="008A782B"/>
    <w:rsid w:val="008B0FC0"/>
    <w:rsid w:val="008C429A"/>
    <w:rsid w:val="008E1F3D"/>
    <w:rsid w:val="009053D7"/>
    <w:rsid w:val="0091331D"/>
    <w:rsid w:val="00916101"/>
    <w:rsid w:val="0093223C"/>
    <w:rsid w:val="00940329"/>
    <w:rsid w:val="00941A87"/>
    <w:rsid w:val="009501C2"/>
    <w:rsid w:val="009668B9"/>
    <w:rsid w:val="00976577"/>
    <w:rsid w:val="00996356"/>
    <w:rsid w:val="00997D9A"/>
    <w:rsid w:val="009D71A2"/>
    <w:rsid w:val="009D7C49"/>
    <w:rsid w:val="009E7297"/>
    <w:rsid w:val="009F157E"/>
    <w:rsid w:val="00A0257D"/>
    <w:rsid w:val="00A12EDC"/>
    <w:rsid w:val="00A26D0D"/>
    <w:rsid w:val="00A30E73"/>
    <w:rsid w:val="00A33BDE"/>
    <w:rsid w:val="00A34885"/>
    <w:rsid w:val="00A43BC1"/>
    <w:rsid w:val="00A74225"/>
    <w:rsid w:val="00A81DD2"/>
    <w:rsid w:val="00A936D5"/>
    <w:rsid w:val="00AA1EB0"/>
    <w:rsid w:val="00AA2DA3"/>
    <w:rsid w:val="00AA5A9C"/>
    <w:rsid w:val="00AB016A"/>
    <w:rsid w:val="00AB2A5A"/>
    <w:rsid w:val="00AC7F70"/>
    <w:rsid w:val="00AD28F8"/>
    <w:rsid w:val="00B0230B"/>
    <w:rsid w:val="00B17D95"/>
    <w:rsid w:val="00B23509"/>
    <w:rsid w:val="00B359DB"/>
    <w:rsid w:val="00B3632B"/>
    <w:rsid w:val="00B409D8"/>
    <w:rsid w:val="00B50E98"/>
    <w:rsid w:val="00B5178D"/>
    <w:rsid w:val="00B67F1F"/>
    <w:rsid w:val="00B701D7"/>
    <w:rsid w:val="00B90595"/>
    <w:rsid w:val="00B94C36"/>
    <w:rsid w:val="00B97115"/>
    <w:rsid w:val="00BA215A"/>
    <w:rsid w:val="00BB5F09"/>
    <w:rsid w:val="00BC0D9F"/>
    <w:rsid w:val="00BE053D"/>
    <w:rsid w:val="00BE34C2"/>
    <w:rsid w:val="00BF1A7A"/>
    <w:rsid w:val="00BF1FA3"/>
    <w:rsid w:val="00C00974"/>
    <w:rsid w:val="00C018E4"/>
    <w:rsid w:val="00C066FA"/>
    <w:rsid w:val="00C25387"/>
    <w:rsid w:val="00C41A84"/>
    <w:rsid w:val="00C506B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06FBF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70F5"/>
    <w:rsid w:val="00E00098"/>
    <w:rsid w:val="00E13110"/>
    <w:rsid w:val="00E17B88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0A4A"/>
    <w:rsid w:val="00F11BEF"/>
    <w:rsid w:val="00F2222A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E0009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B13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2024-04-03T15:16:00Z</cp:lastPrinted>
  <dcterms:created xsi:type="dcterms:W3CDTF">2024-04-05T11:36:00Z</dcterms:created>
  <dcterms:modified xsi:type="dcterms:W3CDTF">2024-04-09T17:30:00Z</dcterms:modified>
</cp:coreProperties>
</file>