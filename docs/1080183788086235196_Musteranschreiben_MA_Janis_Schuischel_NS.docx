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CC84093" w:rsidR="006D2592" w:rsidRPr="00D30CEA" w:rsidRDefault="00A11B0A" w:rsidP="006A7895">
      <w:pPr>
        <w:spacing w:after="0" w:line="240" w:lineRule="auto"/>
        <w:jc w:val="right"/>
        <w:rPr>
          <w:rFonts w:ascii="Georgia" w:hAnsi="Georgia" w:cs="Times New Roman"/>
          <w:sz w:val="21"/>
          <w:szCs w:val="21"/>
        </w:rPr>
      </w:pPr>
      <w:r>
        <w:rPr>
          <w:rFonts w:ascii="Georgia" w:hAnsi="Georgia" w:cs="Times New Roman"/>
          <w:sz w:val="21"/>
          <w:szCs w:val="21"/>
        </w:rPr>
        <w:t>Janis</w:t>
      </w:r>
      <w:r w:rsidR="003D5D1E" w:rsidRPr="00D30CEA">
        <w:rPr>
          <w:rFonts w:ascii="Georgia" w:hAnsi="Georgia" w:cs="Times New Roman"/>
          <w:sz w:val="21"/>
          <w:szCs w:val="21"/>
        </w:rPr>
        <w:t xml:space="preserve"> </w:t>
      </w:r>
      <w:proofErr w:type="spellStart"/>
      <w:r>
        <w:rPr>
          <w:rFonts w:ascii="Georgia" w:hAnsi="Georgia" w:cs="Times New Roman"/>
          <w:sz w:val="21"/>
          <w:szCs w:val="21"/>
        </w:rPr>
        <w:t>Schuischel</w:t>
      </w:r>
      <w:proofErr w:type="spellEnd"/>
    </w:p>
    <w:p w14:paraId="2458A2A0" w14:textId="08688D7E" w:rsidR="00857C6F" w:rsidRPr="00A11B0A" w:rsidRDefault="00A11B0A" w:rsidP="006A7895">
      <w:pPr>
        <w:spacing w:after="0" w:line="240" w:lineRule="auto"/>
        <w:jc w:val="right"/>
        <w:rPr>
          <w:rFonts w:ascii="Georgia" w:hAnsi="Georgia" w:cs="Times New Roman"/>
          <w:sz w:val="21"/>
          <w:szCs w:val="21"/>
        </w:rPr>
      </w:pPr>
      <w:r w:rsidRPr="00A11B0A">
        <w:rPr>
          <w:rFonts w:ascii="Georgia" w:hAnsi="Georgia" w:cs="Times New Roman"/>
          <w:sz w:val="21"/>
          <w:szCs w:val="21"/>
        </w:rPr>
        <w:t>Mittelstraße 4</w:t>
      </w:r>
    </w:p>
    <w:p w14:paraId="451AEE20" w14:textId="7626FB33" w:rsidR="00857C6F" w:rsidRPr="00A11B0A" w:rsidRDefault="00A11B0A" w:rsidP="006A7895">
      <w:pPr>
        <w:spacing w:after="0" w:line="240" w:lineRule="auto"/>
        <w:jc w:val="right"/>
        <w:rPr>
          <w:rFonts w:ascii="Georgia" w:hAnsi="Georgia" w:cs="Times New Roman"/>
          <w:sz w:val="21"/>
          <w:szCs w:val="21"/>
        </w:rPr>
      </w:pPr>
      <w:r w:rsidRPr="00A11B0A">
        <w:rPr>
          <w:rFonts w:ascii="Georgia" w:hAnsi="Georgia" w:cs="Times New Roman"/>
          <w:sz w:val="21"/>
          <w:szCs w:val="21"/>
        </w:rPr>
        <w:t>5</w:t>
      </w:r>
      <w:r>
        <w:rPr>
          <w:rFonts w:ascii="Georgia" w:hAnsi="Georgia" w:cs="Times New Roman"/>
          <w:sz w:val="21"/>
          <w:szCs w:val="21"/>
        </w:rPr>
        <w:t>7339 Erndtebrück</w:t>
      </w:r>
    </w:p>
    <w:p w14:paraId="12BA391A" w14:textId="3748CA98" w:rsidR="006A7895" w:rsidRPr="00A11B0A" w:rsidRDefault="00A11B0A" w:rsidP="006A7895">
      <w:pPr>
        <w:spacing w:after="0" w:line="240" w:lineRule="auto"/>
        <w:jc w:val="right"/>
        <w:rPr>
          <w:rFonts w:ascii="Georgia" w:hAnsi="Georgia" w:cs="Times New Roman"/>
          <w:sz w:val="21"/>
          <w:szCs w:val="21"/>
        </w:rPr>
      </w:pPr>
      <w:r>
        <w:rPr>
          <w:rFonts w:ascii="Georgia" w:hAnsi="Georgia" w:cs="Georgia"/>
          <w:color w:val="000000"/>
          <w:sz w:val="21"/>
          <w:szCs w:val="21"/>
        </w:rPr>
        <w:t>janis.schuischel@gmail.com</w:t>
      </w:r>
    </w:p>
    <w:p w14:paraId="170FE07D" w14:textId="0C194B62" w:rsidR="00F270C0" w:rsidRPr="00A11B0A" w:rsidRDefault="006D2592" w:rsidP="00D75367">
      <w:pPr>
        <w:spacing w:after="0"/>
        <w:jc w:val="right"/>
        <w:rPr>
          <w:rFonts w:ascii="Georgia" w:hAnsi="Georgia" w:cs="Georgia"/>
          <w:color w:val="000000"/>
          <w:sz w:val="21"/>
          <w:szCs w:val="21"/>
        </w:rPr>
      </w:pPr>
      <w:r w:rsidRPr="00A11B0A">
        <w:rPr>
          <w:rFonts w:ascii="Georgia" w:hAnsi="Georgia" w:cs="Georgia"/>
          <w:color w:val="000000"/>
          <w:sz w:val="21"/>
          <w:szCs w:val="21"/>
        </w:rPr>
        <w:t>+</w:t>
      </w:r>
      <w:r w:rsidR="00857C6F" w:rsidRPr="00A11B0A">
        <w:rPr>
          <w:rFonts w:ascii="Georgia" w:hAnsi="Georgia" w:cs="Georgia"/>
          <w:color w:val="000000"/>
          <w:sz w:val="21"/>
          <w:szCs w:val="21"/>
        </w:rPr>
        <w:t>49 1</w:t>
      </w:r>
      <w:r w:rsidR="00A11B0A">
        <w:rPr>
          <w:rFonts w:ascii="Georgia" w:hAnsi="Georgia" w:cs="Georgia"/>
          <w:color w:val="000000"/>
          <w:sz w:val="21"/>
          <w:szCs w:val="21"/>
        </w:rPr>
        <w:t>51 50789150</w:t>
      </w: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096C8AF5" w14:textId="548DF08C" w:rsidR="00647413" w:rsidRPr="00D75367"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731715D" w14:textId="40E25C73" w:rsidR="001E0088" w:rsidRPr="00A11B0A" w:rsidRDefault="00A11B0A" w:rsidP="00D75367">
      <w:pPr>
        <w:spacing w:after="0"/>
        <w:jc w:val="right"/>
        <w:rPr>
          <w:rFonts w:ascii="Georgia" w:hAnsi="Georgia" w:cs="Times New Roman"/>
          <w:sz w:val="21"/>
          <w:szCs w:val="21"/>
        </w:rPr>
      </w:pPr>
      <w:r>
        <w:rPr>
          <w:rFonts w:ascii="Georgia" w:hAnsi="Georgia" w:cs="Times New Roman"/>
          <w:sz w:val="21"/>
          <w:szCs w:val="21"/>
        </w:rPr>
        <w:t>Erndtebrück, 22.02.2023</w:t>
      </w:r>
    </w:p>
    <w:p w14:paraId="670DB82B" w14:textId="77777777" w:rsidR="00D75367" w:rsidRPr="00A11B0A" w:rsidRDefault="00D75367" w:rsidP="00D75367">
      <w:pPr>
        <w:spacing w:after="0"/>
        <w:jc w:val="right"/>
        <w:rPr>
          <w:rFonts w:ascii="Georgia" w:hAnsi="Georgia" w:cs="Times New Roman"/>
          <w:sz w:val="21"/>
          <w:szCs w:val="21"/>
        </w:rPr>
      </w:pPr>
    </w:p>
    <w:p w14:paraId="0098600D" w14:textId="417E9ED5"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w:t>
      </w:r>
      <w:r w:rsidR="00297719">
        <w:rPr>
          <w:rFonts w:ascii="Georgia" w:hAnsi="Georgia" w:cs="Times New Roman"/>
          <w:b/>
          <w:sz w:val="21"/>
          <w:szCs w:val="21"/>
        </w:rPr>
        <w:t>M&amp;A</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88F9516" w14:textId="6930CECE" w:rsidR="00D75367" w:rsidRPr="00D75367" w:rsidRDefault="00A11B0A" w:rsidP="00421F10">
      <w:pPr>
        <w:spacing w:after="0"/>
        <w:jc w:val="both"/>
        <w:rPr>
          <w:rFonts w:ascii="Georgia" w:hAnsi="Georgia" w:cs="Times New Roman"/>
          <w:sz w:val="21"/>
          <w:szCs w:val="21"/>
        </w:rPr>
      </w:pPr>
      <w:r>
        <w:rPr>
          <w:rFonts w:ascii="Georgia" w:hAnsi="Georgia" w:cs="Times New Roman"/>
          <w:sz w:val="21"/>
          <w:szCs w:val="21"/>
        </w:rPr>
        <w:t xml:space="preserve">bereits in meiner Schulzeit habe ich festgestellt, wie wichtig mir ein ambitioniertes Arbeitsumfeld und </w:t>
      </w:r>
      <w:r w:rsidR="0022714C">
        <w:rPr>
          <w:rFonts w:ascii="Georgia" w:hAnsi="Georgia" w:cs="Times New Roman"/>
          <w:sz w:val="21"/>
          <w:szCs w:val="21"/>
        </w:rPr>
        <w:t>herausfordernde Aufgabenstellungen sind. Genau diese Aspekte assoziiere ich mit einer Tätigkeit im Investment Banking. Mich fasziniert das Leben und Arbeiten am Puls der Wirtschaft</w:t>
      </w:r>
      <w:r w:rsidR="00421F10">
        <w:rPr>
          <w:rFonts w:ascii="Georgia" w:hAnsi="Georgia" w:cs="Times New Roman"/>
          <w:sz w:val="21"/>
          <w:szCs w:val="21"/>
        </w:rPr>
        <w:t xml:space="preserve"> </w:t>
      </w:r>
      <w:r w:rsidR="005D015D">
        <w:rPr>
          <w:rFonts w:ascii="Georgia" w:hAnsi="Georgia" w:cs="Times New Roman"/>
          <w:sz w:val="21"/>
          <w:szCs w:val="21"/>
        </w:rPr>
        <w:t xml:space="preserve">sowie </w:t>
      </w:r>
      <w:r w:rsidR="0022714C">
        <w:rPr>
          <w:rFonts w:ascii="Georgia" w:hAnsi="Georgia" w:cs="Times New Roman"/>
          <w:sz w:val="21"/>
          <w:szCs w:val="21"/>
        </w:rPr>
        <w:t xml:space="preserve">die Teamarbeit </w:t>
      </w:r>
      <w:proofErr w:type="gramStart"/>
      <w:r w:rsidR="0022714C">
        <w:rPr>
          <w:rFonts w:ascii="Georgia" w:hAnsi="Georgia" w:cs="Times New Roman"/>
          <w:sz w:val="21"/>
          <w:szCs w:val="21"/>
        </w:rPr>
        <w:t>an spannenden</w:t>
      </w:r>
      <w:proofErr w:type="gramEnd"/>
      <w:r w:rsidR="0022714C">
        <w:rPr>
          <w:rFonts w:ascii="Georgia" w:hAnsi="Georgia" w:cs="Times New Roman"/>
          <w:sz w:val="21"/>
          <w:szCs w:val="21"/>
        </w:rPr>
        <w:t xml:space="preserve"> Projekten mit großem wirtschaftlichen und gesellschaftlichen Impact</w:t>
      </w:r>
      <w:r w:rsidR="005D015D">
        <w:rPr>
          <w:rFonts w:ascii="Georgia" w:hAnsi="Georgia" w:cs="Times New Roman"/>
          <w:sz w:val="21"/>
          <w:szCs w:val="21"/>
        </w:rPr>
        <w:t xml:space="preserve">. Besonders spannend finde ich die hohe Lernkurve in Bezug auf </w:t>
      </w:r>
      <w:r w:rsidR="00421F10">
        <w:rPr>
          <w:rFonts w:ascii="Georgia" w:hAnsi="Georgia" w:cs="Times New Roman"/>
          <w:sz w:val="21"/>
          <w:szCs w:val="21"/>
        </w:rPr>
        <w:t xml:space="preserve">bedeutende </w:t>
      </w:r>
      <w:r w:rsidR="005D015D">
        <w:rPr>
          <w:rFonts w:ascii="Georgia" w:hAnsi="Georgia" w:cs="Times New Roman"/>
          <w:sz w:val="21"/>
          <w:szCs w:val="21"/>
        </w:rPr>
        <w:t xml:space="preserve">Transaktionen, die mit </w:t>
      </w:r>
      <w:r w:rsidR="00E2699D">
        <w:rPr>
          <w:rFonts w:ascii="Georgia" w:hAnsi="Georgia" w:cs="Times New Roman"/>
          <w:sz w:val="21"/>
          <w:szCs w:val="21"/>
        </w:rPr>
        <w:t xml:space="preserve">einem </w:t>
      </w:r>
      <w:r w:rsidR="005D015D">
        <w:rPr>
          <w:rFonts w:ascii="Georgia" w:hAnsi="Georgia" w:cs="Times New Roman"/>
          <w:sz w:val="21"/>
          <w:szCs w:val="21"/>
        </w:rPr>
        <w:t xml:space="preserve">tiefen Einblick in die einzelnen Unternehmen einhergeht und </w:t>
      </w:r>
      <w:r w:rsidR="00C0093E">
        <w:rPr>
          <w:rFonts w:ascii="Georgia" w:hAnsi="Georgia" w:cs="Times New Roman"/>
          <w:sz w:val="21"/>
          <w:szCs w:val="21"/>
        </w:rPr>
        <w:t xml:space="preserve">die </w:t>
      </w:r>
      <w:r w:rsidR="005D015D">
        <w:rPr>
          <w:rFonts w:ascii="Georgia" w:hAnsi="Georgia" w:cs="Times New Roman"/>
          <w:sz w:val="21"/>
          <w:szCs w:val="21"/>
        </w:rPr>
        <w:t>man in diesem Umfang nur im Investment Banking bekommen kann. Um mein bisher angesammeltes Wissen über M&amp;A zu vertiefen und einen bereichernden Einblick in die Branche zu bekommen, würde ich Sie gerne</w:t>
      </w:r>
      <w:r w:rsidR="00421F10">
        <w:rPr>
          <w:rFonts w:ascii="Georgia" w:hAnsi="Georgia" w:cs="Times New Roman"/>
          <w:sz w:val="21"/>
          <w:szCs w:val="21"/>
        </w:rPr>
        <w:t xml:space="preserve"> nach meinem ersten Semester</w:t>
      </w:r>
      <w:r w:rsidR="005D015D">
        <w:rPr>
          <w:rFonts w:ascii="Georgia" w:hAnsi="Georgia" w:cs="Times New Roman"/>
          <w:sz w:val="21"/>
          <w:szCs w:val="21"/>
        </w:rPr>
        <w:t xml:space="preserve"> ab August 2023 als Praktikant in Ihrem Frankfurter Office für eine Dauer von zwölf </w:t>
      </w:r>
      <w:r w:rsidR="00421F10">
        <w:rPr>
          <w:rFonts w:ascii="Georgia" w:hAnsi="Georgia" w:cs="Times New Roman"/>
          <w:sz w:val="21"/>
          <w:szCs w:val="21"/>
        </w:rPr>
        <w:t>Wochen</w:t>
      </w:r>
      <w:r w:rsidR="005D015D">
        <w:rPr>
          <w:rFonts w:ascii="Georgia" w:hAnsi="Georgia" w:cs="Times New Roman"/>
          <w:sz w:val="21"/>
          <w:szCs w:val="21"/>
        </w:rPr>
        <w:t xml:space="preserve"> unterstützen.</w:t>
      </w:r>
    </w:p>
    <w:p w14:paraId="7C92E2F7" w14:textId="77777777" w:rsidR="00D75367" w:rsidRDefault="00D75367" w:rsidP="00E65B09">
      <w:pPr>
        <w:spacing w:after="0"/>
        <w:jc w:val="both"/>
        <w:rPr>
          <w:rFonts w:ascii="Georgia" w:hAnsi="Georgia" w:cs="Times New Roman"/>
          <w:sz w:val="21"/>
          <w:szCs w:val="21"/>
        </w:rPr>
      </w:pPr>
    </w:p>
    <w:p w14:paraId="0F3E6918" w14:textId="589EBA91" w:rsidR="00D75367" w:rsidRPr="00E65B09" w:rsidRDefault="00421F10" w:rsidP="00851399">
      <w:pPr>
        <w:spacing w:after="0"/>
        <w:jc w:val="both"/>
        <w:rPr>
          <w:rFonts w:ascii="Georgia" w:hAnsi="Georgia" w:cs="Times New Roman"/>
          <w:sz w:val="21"/>
          <w:szCs w:val="21"/>
        </w:rPr>
      </w:pPr>
      <w:r>
        <w:rPr>
          <w:rFonts w:ascii="Georgia" w:hAnsi="Georgia" w:cs="Times New Roman"/>
          <w:sz w:val="21"/>
          <w:szCs w:val="21"/>
        </w:rPr>
        <w:t>Nach meinem Abitur 2022 beginne ich im April mein Wirtschaftswissenschaften-Studium an der Goethe Universität in Frankfurt</w:t>
      </w:r>
      <w:r w:rsidR="00E2699D">
        <w:rPr>
          <w:rFonts w:ascii="Georgia" w:hAnsi="Georgia" w:cs="Times New Roman"/>
          <w:sz w:val="21"/>
          <w:szCs w:val="21"/>
        </w:rPr>
        <w:t xml:space="preserve"> am Main</w:t>
      </w:r>
      <w:r>
        <w:rPr>
          <w:rFonts w:ascii="Georgia" w:hAnsi="Georgia" w:cs="Times New Roman"/>
          <w:sz w:val="21"/>
          <w:szCs w:val="21"/>
        </w:rPr>
        <w:t>.</w:t>
      </w:r>
      <w:r w:rsidR="00297719">
        <w:rPr>
          <w:rFonts w:ascii="Georgia" w:hAnsi="Georgia" w:cs="Times New Roman"/>
          <w:sz w:val="21"/>
          <w:szCs w:val="21"/>
        </w:rPr>
        <w:t xml:space="preserve"> In der Lernphase für meinen </w:t>
      </w:r>
      <w:r w:rsidR="000F1503">
        <w:rPr>
          <w:rFonts w:ascii="Georgia" w:hAnsi="Georgia" w:cs="Times New Roman"/>
          <w:sz w:val="21"/>
          <w:szCs w:val="21"/>
        </w:rPr>
        <w:t>Schula</w:t>
      </w:r>
      <w:r w:rsidR="00297719">
        <w:rPr>
          <w:rFonts w:ascii="Georgia" w:hAnsi="Georgia" w:cs="Times New Roman"/>
          <w:sz w:val="21"/>
          <w:szCs w:val="21"/>
        </w:rPr>
        <w:t xml:space="preserve">bschluss fiel ich bei meinen Freunden vor </w:t>
      </w:r>
      <w:r w:rsidR="00E2699D">
        <w:rPr>
          <w:rFonts w:ascii="Georgia" w:hAnsi="Georgia" w:cs="Times New Roman"/>
          <w:sz w:val="21"/>
          <w:szCs w:val="21"/>
        </w:rPr>
        <w:t>a</w:t>
      </w:r>
      <w:r w:rsidR="00297719">
        <w:rPr>
          <w:rFonts w:ascii="Georgia" w:hAnsi="Georgia" w:cs="Times New Roman"/>
          <w:sz w:val="21"/>
          <w:szCs w:val="21"/>
        </w:rPr>
        <w:t xml:space="preserve">llem durch meinen Ehrgeiz und </w:t>
      </w:r>
      <w:r w:rsidR="00E2699D">
        <w:rPr>
          <w:rFonts w:ascii="Georgia" w:hAnsi="Georgia" w:cs="Times New Roman"/>
          <w:sz w:val="21"/>
          <w:szCs w:val="21"/>
        </w:rPr>
        <w:t xml:space="preserve">mein </w:t>
      </w:r>
      <w:r w:rsidR="00297719">
        <w:rPr>
          <w:rFonts w:ascii="Georgia" w:hAnsi="Georgia" w:cs="Times New Roman"/>
          <w:sz w:val="21"/>
          <w:szCs w:val="21"/>
        </w:rPr>
        <w:t>Durchhaltevermögen auf</w:t>
      </w:r>
      <w:r w:rsidR="00E2699D">
        <w:rPr>
          <w:rFonts w:ascii="Georgia" w:hAnsi="Georgia" w:cs="Times New Roman"/>
          <w:sz w:val="21"/>
          <w:szCs w:val="21"/>
        </w:rPr>
        <w:t xml:space="preserve"> – </w:t>
      </w:r>
      <w:r w:rsidR="00297719">
        <w:rPr>
          <w:rFonts w:ascii="Georgia" w:hAnsi="Georgia" w:cs="Times New Roman"/>
          <w:sz w:val="21"/>
          <w:szCs w:val="21"/>
        </w:rPr>
        <w:t>beides Eigenschaften, von denen ich glaube, dass sie mir vermutlich auch im späteren Berufsleben helfen werden. In dieser Zeit hat sich für mich bestätig, dass sich harte Arbeit auszahlt, da ich meinen Notenschnitt zum Schluss nochmal deutlich verbessern konnte</w:t>
      </w:r>
      <w:r w:rsidR="00851399">
        <w:rPr>
          <w:rFonts w:ascii="Georgia" w:hAnsi="Georgia" w:cs="Times New Roman"/>
          <w:sz w:val="21"/>
          <w:szCs w:val="21"/>
        </w:rPr>
        <w:t xml:space="preserve">. </w:t>
      </w:r>
      <w:r>
        <w:rPr>
          <w:rFonts w:ascii="Georgia" w:hAnsi="Georgia" w:cs="Times New Roman"/>
          <w:sz w:val="21"/>
          <w:szCs w:val="21"/>
        </w:rPr>
        <w:t xml:space="preserve">Da es mir Spaß macht, anderen Menschen zu helfen und im Team zusammen etwas zu bewirken, habe ich mich seit Juli 2022 bei der Bad </w:t>
      </w:r>
      <w:proofErr w:type="spellStart"/>
      <w:r>
        <w:rPr>
          <w:rFonts w:ascii="Georgia" w:hAnsi="Georgia" w:cs="Times New Roman"/>
          <w:sz w:val="21"/>
          <w:szCs w:val="21"/>
        </w:rPr>
        <w:t>Berleburger-Erndtebrücker</w:t>
      </w:r>
      <w:proofErr w:type="spellEnd"/>
      <w:r>
        <w:rPr>
          <w:rFonts w:ascii="Georgia" w:hAnsi="Georgia" w:cs="Times New Roman"/>
          <w:sz w:val="21"/>
          <w:szCs w:val="21"/>
        </w:rPr>
        <w:t xml:space="preserve"> Tafel engagiert. Dabei fand ich es besonders erfüllend, </w:t>
      </w:r>
      <w:r w:rsidR="00F44E0F">
        <w:rPr>
          <w:rFonts w:ascii="Georgia" w:hAnsi="Georgia" w:cs="Times New Roman"/>
          <w:sz w:val="21"/>
          <w:szCs w:val="21"/>
        </w:rPr>
        <w:t xml:space="preserve">meine hohe Einsatzbereitschaft auszuleben und </w:t>
      </w:r>
      <w:r w:rsidR="00297719">
        <w:rPr>
          <w:rFonts w:ascii="Georgia" w:hAnsi="Georgia" w:cs="Times New Roman"/>
          <w:sz w:val="21"/>
          <w:szCs w:val="21"/>
        </w:rPr>
        <w:t>das Resultat der eigenen Anstrengungen zu sehen, in diesem Fall die Dankbarkeit der Bedürftigen.</w:t>
      </w:r>
      <w:r>
        <w:rPr>
          <w:rFonts w:ascii="Georgia" w:hAnsi="Georgia" w:cs="Times New Roman"/>
          <w:sz w:val="21"/>
          <w:szCs w:val="21"/>
        </w:rPr>
        <w:t xml:space="preserve"> </w:t>
      </w:r>
      <w:r w:rsidR="00297719">
        <w:rPr>
          <w:rFonts w:ascii="Georgia" w:hAnsi="Georgia" w:cs="Times New Roman"/>
          <w:sz w:val="21"/>
          <w:szCs w:val="21"/>
        </w:rPr>
        <w:t>In meiner Freizeit betreibe ich darüber hinaus gerne Kraftsport, da ich auch dort an meiner Disziplin arbeiten und mich mit ebenfalls zielstrebigen Menschen austauschen kann.</w:t>
      </w:r>
      <w:r w:rsidR="006C04D1">
        <w:rPr>
          <w:rFonts w:ascii="Georgia" w:hAnsi="Georgia" w:cs="Times New Roman"/>
          <w:sz w:val="21"/>
          <w:szCs w:val="21"/>
        </w:rPr>
        <w:t xml:space="preserve"> Außerdem </w:t>
      </w:r>
      <w:r w:rsidR="00D22F96">
        <w:rPr>
          <w:rFonts w:ascii="Georgia" w:hAnsi="Georgia" w:cs="Times New Roman"/>
          <w:sz w:val="21"/>
          <w:szCs w:val="21"/>
        </w:rPr>
        <w:t>spiele ich</w:t>
      </w:r>
      <w:r w:rsidR="00234133">
        <w:rPr>
          <w:rFonts w:ascii="Georgia" w:hAnsi="Georgia" w:cs="Times New Roman"/>
          <w:sz w:val="21"/>
          <w:szCs w:val="21"/>
        </w:rPr>
        <w:t xml:space="preserve"> als ehemaliges Gründungsmitglied einer Schulband </w:t>
      </w:r>
      <w:r w:rsidR="00D22F96">
        <w:rPr>
          <w:rFonts w:ascii="Georgia" w:hAnsi="Georgia" w:cs="Times New Roman"/>
          <w:sz w:val="21"/>
          <w:szCs w:val="21"/>
        </w:rPr>
        <w:t>gern Schlagzeug</w:t>
      </w:r>
      <w:r w:rsidR="00C50926">
        <w:rPr>
          <w:rFonts w:ascii="Georgia" w:hAnsi="Georgia" w:cs="Times New Roman"/>
          <w:sz w:val="21"/>
          <w:szCs w:val="21"/>
        </w:rPr>
        <w:t xml:space="preserve">, </w:t>
      </w:r>
      <w:r w:rsidR="007C1ABF">
        <w:rPr>
          <w:rFonts w:ascii="Georgia" w:hAnsi="Georgia" w:cs="Times New Roman"/>
          <w:sz w:val="21"/>
          <w:szCs w:val="21"/>
        </w:rPr>
        <w:t>wobei</w:t>
      </w:r>
      <w:r w:rsidR="00C50926">
        <w:rPr>
          <w:rFonts w:ascii="Georgia" w:hAnsi="Georgia" w:cs="Times New Roman"/>
          <w:sz w:val="21"/>
          <w:szCs w:val="21"/>
        </w:rPr>
        <w:t xml:space="preserve"> ich</w:t>
      </w:r>
      <w:r w:rsidR="00CB7F4D">
        <w:rPr>
          <w:rFonts w:ascii="Georgia" w:hAnsi="Georgia" w:cs="Times New Roman"/>
          <w:sz w:val="21"/>
          <w:szCs w:val="21"/>
        </w:rPr>
        <w:t xml:space="preserve"> </w:t>
      </w:r>
      <w:r w:rsidR="00C50926">
        <w:rPr>
          <w:rFonts w:ascii="Georgia" w:hAnsi="Georgia" w:cs="Times New Roman"/>
          <w:sz w:val="21"/>
          <w:szCs w:val="21"/>
        </w:rPr>
        <w:t>aufgrund meines Instruments</w:t>
      </w:r>
      <w:r w:rsidR="00DB05D5">
        <w:rPr>
          <w:rFonts w:ascii="Georgia" w:hAnsi="Georgia" w:cs="Times New Roman"/>
          <w:sz w:val="21"/>
          <w:szCs w:val="21"/>
        </w:rPr>
        <w:t xml:space="preserve"> stets die Verantwortung</w:t>
      </w:r>
      <w:r w:rsidR="00380AF9">
        <w:rPr>
          <w:rFonts w:ascii="Georgia" w:hAnsi="Georgia" w:cs="Times New Roman"/>
          <w:sz w:val="21"/>
          <w:szCs w:val="21"/>
        </w:rPr>
        <w:t xml:space="preserve"> </w:t>
      </w:r>
      <w:r w:rsidR="00411679">
        <w:rPr>
          <w:rFonts w:ascii="Georgia" w:hAnsi="Georgia" w:cs="Times New Roman"/>
          <w:sz w:val="21"/>
          <w:szCs w:val="21"/>
        </w:rPr>
        <w:t>dafür getra</w:t>
      </w:r>
      <w:r w:rsidR="00380AF9">
        <w:rPr>
          <w:rFonts w:ascii="Georgia" w:hAnsi="Georgia" w:cs="Times New Roman"/>
          <w:sz w:val="21"/>
          <w:szCs w:val="21"/>
        </w:rPr>
        <w:t>gen habe</w:t>
      </w:r>
      <w:r w:rsidR="007509F5">
        <w:rPr>
          <w:rFonts w:ascii="Georgia" w:hAnsi="Georgia" w:cs="Times New Roman"/>
          <w:sz w:val="21"/>
          <w:szCs w:val="21"/>
        </w:rPr>
        <w:t xml:space="preserve">, den Rest der Band </w:t>
      </w:r>
      <w:r w:rsidR="005E075E">
        <w:rPr>
          <w:rFonts w:ascii="Georgia" w:hAnsi="Georgia" w:cs="Times New Roman"/>
          <w:sz w:val="21"/>
          <w:szCs w:val="21"/>
        </w:rPr>
        <w:t>taktsicher durch den Auftritt zu führen.</w:t>
      </w:r>
      <w:r w:rsidR="00C20190">
        <w:rPr>
          <w:rFonts w:ascii="Georgia" w:hAnsi="Georgia" w:cs="Times New Roman"/>
          <w:sz w:val="21"/>
          <w:szCs w:val="21"/>
        </w:rPr>
        <w:t xml:space="preserve"> Mein</w:t>
      </w:r>
      <w:r w:rsidR="009C701E">
        <w:rPr>
          <w:rFonts w:ascii="Georgia" w:hAnsi="Georgia" w:cs="Times New Roman"/>
          <w:sz w:val="21"/>
          <w:szCs w:val="21"/>
        </w:rPr>
        <w:t xml:space="preserve">en Ehrgeiz und mein Verantwortungsbewusstsein würde ich nun gerne </w:t>
      </w:r>
      <w:r w:rsidR="000C1B92">
        <w:rPr>
          <w:rFonts w:ascii="Georgia" w:hAnsi="Georgia" w:cs="Times New Roman"/>
          <w:sz w:val="21"/>
          <w:szCs w:val="21"/>
        </w:rPr>
        <w:t>in Form eines Praktikums bei Ihnen einbringen.</w:t>
      </w:r>
    </w:p>
    <w:p w14:paraId="2C090CDF" w14:textId="723F9A8E" w:rsidR="00E65B09" w:rsidRPr="00E65B09" w:rsidRDefault="00E65B09" w:rsidP="00E65B09">
      <w:pPr>
        <w:spacing w:after="0"/>
        <w:jc w:val="both"/>
        <w:rPr>
          <w:rFonts w:ascii="Georgia" w:hAnsi="Georgia" w:cs="Times New Roman"/>
          <w:sz w:val="21"/>
          <w:szCs w:val="21"/>
        </w:rPr>
      </w:pPr>
    </w:p>
    <w:p w14:paraId="1E0FD424" w14:textId="77777777" w:rsidR="007134AE" w:rsidRDefault="007134AE" w:rsidP="007134AE">
      <w:pPr>
        <w:spacing w:after="0"/>
        <w:jc w:val="both"/>
        <w:rPr>
          <w:rFonts w:ascii="Georgia" w:hAnsi="Georgia" w:cs="Times New Roman"/>
          <w:sz w:val="21"/>
          <w:szCs w:val="21"/>
        </w:rPr>
      </w:pPr>
      <w:proofErr w:type="spellStart"/>
      <w:r>
        <w:rPr>
          <w:rFonts w:ascii="Georgia" w:hAnsi="Georgia" w:cs="Times New Roman"/>
          <w:sz w:val="21"/>
          <w:szCs w:val="21"/>
        </w:rPr>
        <w:t>Capcora</w:t>
      </w:r>
      <w:proofErr w:type="spellEnd"/>
      <w:r>
        <w:rPr>
          <w:rFonts w:ascii="Georgia" w:hAnsi="Georgia" w:cs="Times New Roman"/>
          <w:sz w:val="21"/>
          <w:szCs w:val="21"/>
        </w:rPr>
        <w:t xml:space="preserve"> scheint mir für dieses Praktikum ideal, da Sie mir mit Ihrem umfangreichen Erfahrungsschatz eine enorme Lernkurve bieten können. Ich selbst bin in einer vom Mittelstand geprägten Gegend aufgewachsen und kann dadurch deren Bedarf nach individuellen Beratungskonzepten in verschiedenen Unternehmensbereichen nachvollziehen. Daher finde ich Ihren Ansatz, mittelständische Unternehmen mit institutionellen Investoren und anderen Kapitalgebern zusammenzubringen äußerst interessant. Außerdem erachte ich Ihren Fokus auf das Closing ebenfalls als überaus spannend, da selbst ein gutes Projekt trotzdem höchstmögliche Effizienz - die Sie mit Ihrem Team bieten können - benötigt, um maximalen Erfolg zu erzielen.</w:t>
      </w:r>
    </w:p>
    <w:p w14:paraId="604A3474" w14:textId="77777777" w:rsidR="007134AE" w:rsidRDefault="007134AE" w:rsidP="007134AE">
      <w:pPr>
        <w:spacing w:after="0"/>
        <w:jc w:val="both"/>
        <w:rPr>
          <w:rFonts w:ascii="Georgia" w:hAnsi="Georgia" w:cs="Times New Roman"/>
          <w:sz w:val="21"/>
          <w:szCs w:val="21"/>
        </w:rPr>
      </w:pPr>
    </w:p>
    <w:p w14:paraId="19CB3C01" w14:textId="77777777" w:rsidR="007134AE" w:rsidRDefault="007134AE" w:rsidP="007134AE">
      <w:pPr>
        <w:spacing w:after="0"/>
        <w:jc w:val="both"/>
        <w:rPr>
          <w:rFonts w:ascii="Georgia" w:hAnsi="Georgia" w:cs="Times New Roman"/>
          <w:sz w:val="21"/>
          <w:szCs w:val="21"/>
        </w:rPr>
      </w:pPr>
      <w:r>
        <w:rPr>
          <w:rFonts w:ascii="Georgia" w:hAnsi="Georgia" w:cs="Times New Roman"/>
          <w:sz w:val="21"/>
          <w:szCs w:val="21"/>
        </w:rPr>
        <w:t xml:space="preserve">Delphi </w:t>
      </w:r>
      <w:proofErr w:type="spellStart"/>
      <w:r>
        <w:rPr>
          <w:rFonts w:ascii="Georgia" w:hAnsi="Georgia" w:cs="Times New Roman"/>
          <w:sz w:val="21"/>
          <w:szCs w:val="21"/>
        </w:rPr>
        <w:t>Advisors</w:t>
      </w:r>
      <w:proofErr w:type="spellEnd"/>
      <w:r>
        <w:rPr>
          <w:rFonts w:ascii="Georgia" w:hAnsi="Georgia" w:cs="Times New Roman"/>
          <w:sz w:val="21"/>
          <w:szCs w:val="21"/>
        </w:rPr>
        <w:t xml:space="preserve"> scheint mir für dieses Praktikum ideal, da Sie mir aufgrund Ihrer Erfahrung und Expertise auf Käufer- wie auch Verkäuferseite eine steile Lernkurve und einen bereichernden Einblick in die Branche bieten können. Ich selbst bin durch die Arbeit meines Vaters als Maschinenbautechniker früh in den Kontakt mit der industriellen Fertigung gekommen. Dadurch habe ich gelernt, wie wichtig diese Branche für die Wirtschaft ist und als wichtiges Zahnrad in der Wertschöpfungskette nicht wegzudenken ist. Daher finde ich es äußerst faszinierend, dass Sie sich in diesem Bereich, aber auch dem der industriellen Dienstleistungen spezialisiert haben. Außerdem erachte ich Internationalität als überaus spannend, da Sie so Ihre Kunden grenzübergreifend beraten und bei eventuellen Expansionen unterstützen können.</w:t>
      </w:r>
    </w:p>
    <w:p w14:paraId="24C9C17D" w14:textId="77777777" w:rsidR="007134AE" w:rsidRDefault="007134AE" w:rsidP="007134AE">
      <w:pPr>
        <w:spacing w:after="0"/>
        <w:jc w:val="both"/>
        <w:rPr>
          <w:rFonts w:ascii="Georgia" w:hAnsi="Georgia" w:cs="Times New Roman"/>
          <w:sz w:val="21"/>
          <w:szCs w:val="21"/>
        </w:rPr>
      </w:pPr>
    </w:p>
    <w:p w14:paraId="6B10AB0E" w14:textId="77777777" w:rsidR="007134AE" w:rsidRDefault="007134AE" w:rsidP="007134AE">
      <w:pPr>
        <w:spacing w:after="0"/>
        <w:jc w:val="both"/>
        <w:rPr>
          <w:rFonts w:ascii="Georgia" w:hAnsi="Georgia" w:cs="Times New Roman"/>
          <w:sz w:val="21"/>
          <w:szCs w:val="21"/>
        </w:rPr>
      </w:pPr>
      <w:proofErr w:type="spellStart"/>
      <w:r>
        <w:rPr>
          <w:rFonts w:ascii="Georgia" w:hAnsi="Georgia" w:cs="Times New Roman"/>
          <w:sz w:val="21"/>
          <w:szCs w:val="21"/>
        </w:rPr>
        <w:t>Edelweiss</w:t>
      </w:r>
      <w:proofErr w:type="spellEnd"/>
      <w:r>
        <w:rPr>
          <w:rFonts w:ascii="Georgia" w:hAnsi="Georgia" w:cs="Times New Roman"/>
          <w:sz w:val="21"/>
          <w:szCs w:val="21"/>
        </w:rPr>
        <w:t xml:space="preserve"> Corporate Finance scheint mir für dieses Praktikum ideal, da Sie mir aufgrund Ihres breitem Beratungsportfolios eine steile Lernkurve und bereichernden Einblick in die Branche bieten können. Ich </w:t>
      </w:r>
      <w:r>
        <w:rPr>
          <w:rFonts w:ascii="Georgia" w:hAnsi="Georgia" w:cs="Times New Roman"/>
          <w:sz w:val="21"/>
          <w:szCs w:val="21"/>
        </w:rPr>
        <w:lastRenderedPageBreak/>
        <w:t>selbst bin in einer vom familiengeführten Mittelstand geprägten Gegend aufgewachsen und kann dadurch den Bedarf an individuellen Beratungskonzepten zum Thema Corporate Finance gut nachvollziehen. Daher finde ich es bemerkenswert, dass Sie mittelständischen Unternehmen nah sind und diesen helfen, beispielsweise eine wertmaximierende Nachfolge zu sichern und somit auch, wie bei den Projekten AQUA oder HANSE, das Lebenswerk des Unternehmers aufrechtzuerhalten. Außerdem erachte ich Ihre Internationalität als überaus spannend, da dies – gepaart mit Ihrer langjährigen Erfahrung – die Möglichkeiten Ihrer Kunden beim Unternehmensverkauf enorm erweitert.</w:t>
      </w:r>
    </w:p>
    <w:p w14:paraId="732B9CF9" w14:textId="77777777" w:rsidR="00611031" w:rsidRDefault="00611031" w:rsidP="007134AE">
      <w:pPr>
        <w:spacing w:after="0"/>
        <w:jc w:val="both"/>
        <w:rPr>
          <w:rFonts w:ascii="Georgia" w:hAnsi="Georgia" w:cs="Times New Roman"/>
          <w:sz w:val="21"/>
          <w:szCs w:val="21"/>
        </w:rPr>
      </w:pPr>
    </w:p>
    <w:p w14:paraId="314FB6BF" w14:textId="43E596EA" w:rsidR="00611031" w:rsidRDefault="001869E7" w:rsidP="007134AE">
      <w:pPr>
        <w:spacing w:after="0"/>
        <w:jc w:val="both"/>
        <w:rPr>
          <w:rFonts w:ascii="Georgia" w:hAnsi="Georgia" w:cs="Times New Roman"/>
          <w:sz w:val="21"/>
          <w:szCs w:val="21"/>
        </w:rPr>
      </w:pPr>
      <w:proofErr w:type="spellStart"/>
      <w:r>
        <w:rPr>
          <w:rFonts w:ascii="Georgia" w:hAnsi="Georgia" w:cs="Times New Roman"/>
          <w:sz w:val="21"/>
          <w:szCs w:val="21"/>
        </w:rPr>
        <w:t>Lighthouse</w:t>
      </w:r>
      <w:proofErr w:type="spellEnd"/>
      <w:r>
        <w:rPr>
          <w:rFonts w:ascii="Georgia" w:hAnsi="Georgia" w:cs="Times New Roman"/>
          <w:sz w:val="21"/>
          <w:szCs w:val="21"/>
        </w:rPr>
        <w:t xml:space="preserve"> Corporate Finance </w:t>
      </w:r>
      <w:r w:rsidR="009D3CB6">
        <w:rPr>
          <w:rFonts w:ascii="Georgia" w:hAnsi="Georgia" w:cs="Times New Roman"/>
          <w:sz w:val="21"/>
          <w:szCs w:val="21"/>
        </w:rPr>
        <w:t>scheint mir für dieses Praktikum ideal</w:t>
      </w:r>
      <w:r w:rsidR="00AE24C6">
        <w:rPr>
          <w:rFonts w:ascii="Georgia" w:hAnsi="Georgia" w:cs="Times New Roman"/>
          <w:sz w:val="21"/>
          <w:szCs w:val="21"/>
        </w:rPr>
        <w:t xml:space="preserve">. Aufgrund Ihrer interdisziplinären Erfahrung aus </w:t>
      </w:r>
      <w:r w:rsidR="000866F3">
        <w:rPr>
          <w:rFonts w:ascii="Georgia" w:hAnsi="Georgia" w:cs="Times New Roman"/>
          <w:sz w:val="21"/>
          <w:szCs w:val="21"/>
        </w:rPr>
        <w:t>einem Netzwerk aus Investmentbankern, Private Equity-S</w:t>
      </w:r>
      <w:r w:rsidR="00E652F3">
        <w:rPr>
          <w:rFonts w:ascii="Georgia" w:hAnsi="Georgia" w:cs="Times New Roman"/>
          <w:sz w:val="21"/>
          <w:szCs w:val="21"/>
        </w:rPr>
        <w:t>pezialisten, Wirtschaftsprüfern, Steuerberatern sowie Rechtsanwälten können Sie mir eine steile Lernkurve und bereichernden Einblick in die Branche bieten.</w:t>
      </w:r>
      <w:r w:rsidR="00426302">
        <w:rPr>
          <w:rFonts w:ascii="Georgia" w:hAnsi="Georgia" w:cs="Times New Roman"/>
          <w:sz w:val="21"/>
          <w:szCs w:val="21"/>
        </w:rPr>
        <w:t xml:space="preserve"> Ich selbst</w:t>
      </w:r>
      <w:r w:rsidR="00E652F3">
        <w:rPr>
          <w:rFonts w:ascii="Georgia" w:hAnsi="Georgia" w:cs="Times New Roman"/>
          <w:sz w:val="21"/>
          <w:szCs w:val="21"/>
        </w:rPr>
        <w:t xml:space="preserve"> </w:t>
      </w:r>
      <w:r w:rsidR="00C610EA">
        <w:rPr>
          <w:rFonts w:ascii="Georgia" w:hAnsi="Georgia" w:cs="Times New Roman"/>
          <w:sz w:val="21"/>
          <w:szCs w:val="21"/>
        </w:rPr>
        <w:t>komme aus einer von mittelständischen Unternehmen geprägten Gegend und kann somit den Impact Ihrer Arbeit auf die Gesamtwirtschaft sehr gut nachvollziehen</w:t>
      </w:r>
      <w:r w:rsidR="00AE2597">
        <w:rPr>
          <w:rFonts w:ascii="Georgia" w:hAnsi="Georgia" w:cs="Times New Roman"/>
          <w:sz w:val="21"/>
          <w:szCs w:val="21"/>
        </w:rPr>
        <w:t>.</w:t>
      </w:r>
      <w:r w:rsidR="00DF356E">
        <w:rPr>
          <w:rFonts w:ascii="Georgia" w:hAnsi="Georgia" w:cs="Times New Roman"/>
          <w:sz w:val="21"/>
          <w:szCs w:val="21"/>
        </w:rPr>
        <w:t xml:space="preserve"> Daher finde ich es bemerkenswert, dass</w:t>
      </w:r>
      <w:r w:rsidR="00AE2597">
        <w:rPr>
          <w:rFonts w:ascii="Georgia" w:hAnsi="Georgia" w:cs="Times New Roman"/>
          <w:sz w:val="21"/>
          <w:szCs w:val="21"/>
        </w:rPr>
        <w:t xml:space="preserve"> Sie Ihre breitgefächerte Expertise </w:t>
      </w:r>
      <w:r w:rsidR="002A7ECB">
        <w:rPr>
          <w:rFonts w:ascii="Georgia" w:hAnsi="Georgia" w:cs="Times New Roman"/>
          <w:sz w:val="21"/>
          <w:szCs w:val="21"/>
        </w:rPr>
        <w:t xml:space="preserve">nutzen, um Unternehmern </w:t>
      </w:r>
      <w:r w:rsidR="005F4B88">
        <w:rPr>
          <w:rFonts w:ascii="Georgia" w:hAnsi="Georgia" w:cs="Times New Roman"/>
          <w:sz w:val="21"/>
          <w:szCs w:val="21"/>
        </w:rPr>
        <w:t>individuelle Lösungen anbieten zu können.</w:t>
      </w:r>
      <w:r w:rsidR="00DF356E">
        <w:rPr>
          <w:rFonts w:ascii="Georgia" w:hAnsi="Georgia" w:cs="Times New Roman"/>
          <w:sz w:val="21"/>
          <w:szCs w:val="21"/>
        </w:rPr>
        <w:t xml:space="preserve"> Außerdem erachte ich </w:t>
      </w:r>
      <w:r w:rsidR="00CA34F5">
        <w:rPr>
          <w:rFonts w:ascii="Georgia" w:hAnsi="Georgia" w:cs="Times New Roman"/>
          <w:sz w:val="21"/>
          <w:szCs w:val="21"/>
        </w:rPr>
        <w:t>Ihre fachlichen Publikationen auf Ihrer Website</w:t>
      </w:r>
      <w:r w:rsidR="00DF356E">
        <w:rPr>
          <w:rFonts w:ascii="Georgia" w:hAnsi="Georgia" w:cs="Times New Roman"/>
          <w:sz w:val="21"/>
          <w:szCs w:val="21"/>
        </w:rPr>
        <w:t xml:space="preserve"> als überaus spannend, da</w:t>
      </w:r>
      <w:r w:rsidR="00CA34F5">
        <w:rPr>
          <w:rFonts w:ascii="Georgia" w:hAnsi="Georgia" w:cs="Times New Roman"/>
          <w:sz w:val="21"/>
          <w:szCs w:val="21"/>
        </w:rPr>
        <w:t xml:space="preserve"> Sie </w:t>
      </w:r>
      <w:r w:rsidR="00AA4992">
        <w:rPr>
          <w:rFonts w:ascii="Georgia" w:hAnsi="Georgia" w:cs="Times New Roman"/>
          <w:sz w:val="21"/>
          <w:szCs w:val="21"/>
        </w:rPr>
        <w:t xml:space="preserve">damit </w:t>
      </w:r>
      <w:r w:rsidR="005C169E">
        <w:rPr>
          <w:rFonts w:ascii="Georgia" w:hAnsi="Georgia" w:cs="Times New Roman"/>
          <w:sz w:val="21"/>
          <w:szCs w:val="21"/>
        </w:rPr>
        <w:t>möglichen</w:t>
      </w:r>
      <w:r w:rsidR="00AA4992">
        <w:rPr>
          <w:rFonts w:ascii="Georgia" w:hAnsi="Georgia" w:cs="Times New Roman"/>
          <w:sz w:val="21"/>
          <w:szCs w:val="21"/>
        </w:rPr>
        <w:t xml:space="preserve"> Kunden Ihre Expertise beweisen</w:t>
      </w:r>
      <w:r w:rsidR="00D122A9">
        <w:rPr>
          <w:rFonts w:ascii="Georgia" w:hAnsi="Georgia" w:cs="Times New Roman"/>
          <w:sz w:val="21"/>
          <w:szCs w:val="21"/>
        </w:rPr>
        <w:t xml:space="preserve">. Es verdeutlicht zudem, dass Sie Ihre Arbeit wirklich lieben und </w:t>
      </w:r>
      <w:r w:rsidR="005F6A42">
        <w:rPr>
          <w:rFonts w:ascii="Georgia" w:hAnsi="Georgia" w:cs="Times New Roman"/>
          <w:sz w:val="21"/>
          <w:szCs w:val="21"/>
        </w:rPr>
        <w:t>sich auch außerhalb der eigentlichen Aufträge</w:t>
      </w:r>
      <w:del w:id="0" w:author="David Döbele" w:date="2023-02-28T18:42:00Z">
        <w:r w:rsidR="005F6A42" w:rsidDel="005A3D74">
          <w:rPr>
            <w:rFonts w:ascii="Georgia" w:hAnsi="Georgia" w:cs="Times New Roman"/>
            <w:sz w:val="21"/>
            <w:szCs w:val="21"/>
          </w:rPr>
          <w:delText>n</w:delText>
        </w:r>
      </w:del>
      <w:r w:rsidR="005F6A42">
        <w:rPr>
          <w:rFonts w:ascii="Georgia" w:hAnsi="Georgia" w:cs="Times New Roman"/>
          <w:sz w:val="21"/>
          <w:szCs w:val="21"/>
        </w:rPr>
        <w:t xml:space="preserve"> mit Ihre</w:t>
      </w:r>
      <w:r w:rsidR="009168B4">
        <w:rPr>
          <w:rFonts w:ascii="Georgia" w:hAnsi="Georgia" w:cs="Times New Roman"/>
          <w:sz w:val="21"/>
          <w:szCs w:val="21"/>
        </w:rPr>
        <w:t>m</w:t>
      </w:r>
      <w:r w:rsidR="005F6A42">
        <w:rPr>
          <w:rFonts w:ascii="Georgia" w:hAnsi="Georgia" w:cs="Times New Roman"/>
          <w:sz w:val="21"/>
          <w:szCs w:val="21"/>
        </w:rPr>
        <w:t xml:space="preserve"> </w:t>
      </w:r>
      <w:r w:rsidR="009168B4">
        <w:rPr>
          <w:rFonts w:ascii="Georgia" w:hAnsi="Georgia" w:cs="Times New Roman"/>
          <w:sz w:val="21"/>
          <w:szCs w:val="21"/>
        </w:rPr>
        <w:t>Fachbereich</w:t>
      </w:r>
      <w:r w:rsidR="005F6A42">
        <w:rPr>
          <w:rFonts w:ascii="Georgia" w:hAnsi="Georgia" w:cs="Times New Roman"/>
          <w:sz w:val="21"/>
          <w:szCs w:val="21"/>
        </w:rPr>
        <w:t xml:space="preserve"> befassen.</w:t>
      </w:r>
      <w:r w:rsidR="00AA4992">
        <w:rPr>
          <w:rFonts w:ascii="Georgia" w:hAnsi="Georgia" w:cs="Times New Roman"/>
          <w:sz w:val="21"/>
          <w:szCs w:val="21"/>
        </w:rPr>
        <w:t xml:space="preserve">  </w:t>
      </w:r>
    </w:p>
    <w:p w14:paraId="79C2525E" w14:textId="77777777" w:rsidR="003A3ED8" w:rsidRDefault="003A3ED8" w:rsidP="007134AE">
      <w:pPr>
        <w:spacing w:after="0"/>
        <w:jc w:val="both"/>
        <w:rPr>
          <w:rFonts w:ascii="Georgia" w:hAnsi="Georgia" w:cs="Times New Roman"/>
          <w:sz w:val="21"/>
          <w:szCs w:val="21"/>
        </w:rPr>
      </w:pPr>
    </w:p>
    <w:p w14:paraId="36157CAB" w14:textId="13B3FD90" w:rsidR="003A3ED8" w:rsidRDefault="00FC3052" w:rsidP="007134AE">
      <w:pPr>
        <w:spacing w:after="0"/>
        <w:jc w:val="both"/>
        <w:rPr>
          <w:rFonts w:ascii="Georgia" w:hAnsi="Georgia" w:cs="Times New Roman"/>
          <w:sz w:val="21"/>
          <w:szCs w:val="21"/>
        </w:rPr>
      </w:pPr>
      <w:proofErr w:type="spellStart"/>
      <w:r>
        <w:rPr>
          <w:rFonts w:ascii="Georgia" w:hAnsi="Georgia" w:cs="Times New Roman"/>
          <w:sz w:val="21"/>
          <w:szCs w:val="21"/>
        </w:rPr>
        <w:t>Athelios</w:t>
      </w:r>
      <w:proofErr w:type="spellEnd"/>
      <w:r>
        <w:rPr>
          <w:rFonts w:ascii="Georgia" w:hAnsi="Georgia" w:cs="Times New Roman"/>
          <w:sz w:val="21"/>
          <w:szCs w:val="21"/>
        </w:rPr>
        <w:t xml:space="preserve"> scheint mir für dieses Praktikum ideal</w:t>
      </w:r>
      <w:r w:rsidR="00880CEE">
        <w:rPr>
          <w:rFonts w:ascii="Georgia" w:hAnsi="Georgia" w:cs="Times New Roman"/>
          <w:sz w:val="21"/>
          <w:szCs w:val="21"/>
        </w:rPr>
        <w:t>, da</w:t>
      </w:r>
      <w:r w:rsidR="000525FB">
        <w:rPr>
          <w:rFonts w:ascii="Georgia" w:hAnsi="Georgia" w:cs="Times New Roman"/>
          <w:sz w:val="21"/>
          <w:szCs w:val="21"/>
        </w:rPr>
        <w:t xml:space="preserve"> Sie mir mit Ihrer langjährigen Erfahrung </w:t>
      </w:r>
      <w:r w:rsidR="008F49B4">
        <w:rPr>
          <w:rFonts w:ascii="Georgia" w:hAnsi="Georgia" w:cs="Times New Roman"/>
          <w:sz w:val="21"/>
          <w:szCs w:val="21"/>
        </w:rPr>
        <w:t xml:space="preserve">in der Vermögensverwaltung aber auch </w:t>
      </w:r>
      <w:r w:rsidR="00DB795F">
        <w:rPr>
          <w:rFonts w:ascii="Georgia" w:hAnsi="Georgia" w:cs="Times New Roman"/>
          <w:sz w:val="21"/>
          <w:szCs w:val="21"/>
        </w:rPr>
        <w:t>der Beratung bei Nachfolgesituationen</w:t>
      </w:r>
      <w:r w:rsidR="004D3477">
        <w:rPr>
          <w:rFonts w:ascii="Georgia" w:hAnsi="Georgia" w:cs="Times New Roman"/>
          <w:sz w:val="21"/>
          <w:szCs w:val="21"/>
        </w:rPr>
        <w:t xml:space="preserve"> eine enorme Lernkurve und einen bereichernden Einblick in die Branche bieten können. </w:t>
      </w:r>
      <w:r w:rsidR="00880CEE">
        <w:rPr>
          <w:rFonts w:ascii="Georgia" w:hAnsi="Georgia" w:cs="Times New Roman"/>
          <w:sz w:val="21"/>
          <w:szCs w:val="21"/>
        </w:rPr>
        <w:t xml:space="preserve">Ich selbst </w:t>
      </w:r>
      <w:r w:rsidR="000103EC">
        <w:rPr>
          <w:rFonts w:ascii="Georgia" w:hAnsi="Georgia" w:cs="Times New Roman"/>
          <w:sz w:val="21"/>
          <w:szCs w:val="21"/>
        </w:rPr>
        <w:t>er</w:t>
      </w:r>
      <w:r w:rsidR="00B457CA">
        <w:rPr>
          <w:rFonts w:ascii="Georgia" w:hAnsi="Georgia" w:cs="Times New Roman"/>
          <w:sz w:val="21"/>
          <w:szCs w:val="21"/>
        </w:rPr>
        <w:t xml:space="preserve">achte es als besonders wichtig, dass bei Unternehmensverkäufen das Lebenswerk des </w:t>
      </w:r>
      <w:r w:rsidR="00074467">
        <w:rPr>
          <w:rFonts w:ascii="Georgia" w:hAnsi="Georgia" w:cs="Times New Roman"/>
          <w:sz w:val="21"/>
          <w:szCs w:val="21"/>
        </w:rPr>
        <w:t>Alteigentümers bewahrt bleibt.</w:t>
      </w:r>
      <w:r w:rsidR="00880CEE">
        <w:rPr>
          <w:rFonts w:ascii="Georgia" w:hAnsi="Georgia" w:cs="Times New Roman"/>
          <w:sz w:val="21"/>
          <w:szCs w:val="21"/>
        </w:rPr>
        <w:t xml:space="preserve"> Daher finde ich es bemerkenswert, dass</w:t>
      </w:r>
      <w:r w:rsidR="00074467">
        <w:rPr>
          <w:rFonts w:ascii="Georgia" w:hAnsi="Georgia" w:cs="Times New Roman"/>
          <w:sz w:val="21"/>
          <w:szCs w:val="21"/>
        </w:rPr>
        <w:t xml:space="preserve"> Sie auf eine enge Zusammenarbeit mit diesen Unternehmern setzen. </w:t>
      </w:r>
      <w:r w:rsidR="000E2B1F">
        <w:rPr>
          <w:rFonts w:ascii="Georgia" w:hAnsi="Georgia" w:cs="Times New Roman"/>
          <w:sz w:val="21"/>
          <w:szCs w:val="21"/>
        </w:rPr>
        <w:t xml:space="preserve">Dies schafft nicht nur Vertrauen bei den Kunden, sondern stellt </w:t>
      </w:r>
      <w:r w:rsidR="00FF3F4F">
        <w:rPr>
          <w:rFonts w:ascii="Georgia" w:hAnsi="Georgia" w:cs="Times New Roman"/>
          <w:sz w:val="21"/>
          <w:szCs w:val="21"/>
        </w:rPr>
        <w:t xml:space="preserve">darüber hinaus </w:t>
      </w:r>
      <w:r w:rsidR="00A360DC">
        <w:rPr>
          <w:rFonts w:ascii="Georgia" w:hAnsi="Georgia" w:cs="Times New Roman"/>
          <w:sz w:val="21"/>
          <w:szCs w:val="21"/>
        </w:rPr>
        <w:t xml:space="preserve">sicher, dass </w:t>
      </w:r>
      <w:r w:rsidR="00021DA8">
        <w:rPr>
          <w:rFonts w:ascii="Georgia" w:hAnsi="Georgia" w:cs="Times New Roman"/>
          <w:sz w:val="21"/>
          <w:szCs w:val="21"/>
        </w:rPr>
        <w:t xml:space="preserve">der Prozess für alle Beteiligten gewinnbringend verläuft, auch für die </w:t>
      </w:r>
      <w:r w:rsidR="00E05BB0">
        <w:rPr>
          <w:rFonts w:ascii="Georgia" w:hAnsi="Georgia" w:cs="Times New Roman"/>
          <w:sz w:val="21"/>
          <w:szCs w:val="21"/>
        </w:rPr>
        <w:t>Mitarbeiter</w:t>
      </w:r>
      <w:r w:rsidR="00344026">
        <w:rPr>
          <w:rFonts w:ascii="Georgia" w:hAnsi="Georgia" w:cs="Times New Roman"/>
          <w:sz w:val="21"/>
          <w:szCs w:val="21"/>
        </w:rPr>
        <w:t>.</w:t>
      </w:r>
      <w:r w:rsidR="000E2B1F">
        <w:rPr>
          <w:rFonts w:ascii="Georgia" w:hAnsi="Georgia" w:cs="Times New Roman"/>
          <w:sz w:val="21"/>
          <w:szCs w:val="21"/>
        </w:rPr>
        <w:t xml:space="preserve"> </w:t>
      </w:r>
      <w:r w:rsidR="00880CEE">
        <w:rPr>
          <w:rFonts w:ascii="Georgia" w:hAnsi="Georgia" w:cs="Times New Roman"/>
          <w:sz w:val="21"/>
          <w:szCs w:val="21"/>
        </w:rPr>
        <w:t xml:space="preserve"> Außerdem erachte ich </w:t>
      </w:r>
      <w:r w:rsidR="00FD26D9">
        <w:rPr>
          <w:rFonts w:ascii="Georgia" w:hAnsi="Georgia" w:cs="Times New Roman"/>
          <w:sz w:val="21"/>
          <w:szCs w:val="21"/>
        </w:rPr>
        <w:t xml:space="preserve">Ihre Buy &amp; </w:t>
      </w:r>
      <w:proofErr w:type="spellStart"/>
      <w:r w:rsidR="00FD26D9">
        <w:rPr>
          <w:rFonts w:ascii="Georgia" w:hAnsi="Georgia" w:cs="Times New Roman"/>
          <w:sz w:val="21"/>
          <w:szCs w:val="21"/>
        </w:rPr>
        <w:t>Build</w:t>
      </w:r>
      <w:proofErr w:type="spellEnd"/>
      <w:r w:rsidR="00FD26D9">
        <w:rPr>
          <w:rFonts w:ascii="Georgia" w:hAnsi="Georgia" w:cs="Times New Roman"/>
          <w:sz w:val="21"/>
          <w:szCs w:val="21"/>
        </w:rPr>
        <w:t xml:space="preserve"> Strategie</w:t>
      </w:r>
      <w:r w:rsidR="00880CEE">
        <w:rPr>
          <w:rFonts w:ascii="Georgia" w:hAnsi="Georgia" w:cs="Times New Roman"/>
          <w:sz w:val="21"/>
          <w:szCs w:val="21"/>
        </w:rPr>
        <w:t xml:space="preserve"> als</w:t>
      </w:r>
      <w:r w:rsidR="00873874">
        <w:rPr>
          <w:rFonts w:ascii="Georgia" w:hAnsi="Georgia" w:cs="Times New Roman"/>
          <w:sz w:val="21"/>
          <w:szCs w:val="21"/>
        </w:rPr>
        <w:t xml:space="preserve"> überaus spannend, da </w:t>
      </w:r>
      <w:r w:rsidR="00FD26D9">
        <w:rPr>
          <w:rFonts w:ascii="Georgia" w:hAnsi="Georgia" w:cs="Times New Roman"/>
          <w:sz w:val="21"/>
          <w:szCs w:val="21"/>
        </w:rPr>
        <w:t xml:space="preserve">Sie </w:t>
      </w:r>
      <w:r w:rsidR="00ED0B19">
        <w:rPr>
          <w:rFonts w:ascii="Georgia" w:hAnsi="Georgia" w:cs="Times New Roman"/>
          <w:sz w:val="21"/>
          <w:szCs w:val="21"/>
        </w:rPr>
        <w:t xml:space="preserve">Ihre Werte der Wertschätzung und des Vertrauens widerspiegelt und zeigt, dass Sie </w:t>
      </w:r>
      <w:r w:rsidR="00AF274C">
        <w:rPr>
          <w:rFonts w:ascii="Georgia" w:hAnsi="Georgia" w:cs="Times New Roman"/>
          <w:sz w:val="21"/>
          <w:szCs w:val="21"/>
        </w:rPr>
        <w:t xml:space="preserve">nachhaltige Werte </w:t>
      </w:r>
      <w:del w:id="1" w:author="David Döbele" w:date="2023-02-28T18:42:00Z">
        <w:r w:rsidR="00AF274C" w:rsidDel="005A3D74">
          <w:rPr>
            <w:rFonts w:ascii="Georgia" w:hAnsi="Georgia" w:cs="Times New Roman"/>
            <w:sz w:val="21"/>
            <w:szCs w:val="21"/>
          </w:rPr>
          <w:delText xml:space="preserve">statt </w:delText>
        </w:r>
        <w:r w:rsidR="008F6311" w:rsidDel="005A3D74">
          <w:rPr>
            <w:rFonts w:ascii="Georgia" w:hAnsi="Georgia" w:cs="Times New Roman"/>
            <w:sz w:val="21"/>
            <w:szCs w:val="21"/>
          </w:rPr>
          <w:delText xml:space="preserve">eine </w:delText>
        </w:r>
        <w:r w:rsidR="00AF274C" w:rsidDel="005A3D74">
          <w:rPr>
            <w:rFonts w:ascii="Georgia" w:hAnsi="Georgia" w:cs="Times New Roman"/>
            <w:sz w:val="21"/>
            <w:szCs w:val="21"/>
          </w:rPr>
          <w:delText>opportunistische Gewinnmaximierung</w:delText>
        </w:r>
      </w:del>
      <w:ins w:id="2" w:author="David Döbele" w:date="2023-02-28T18:42:00Z">
        <w:r w:rsidR="005A3D74">
          <w:rPr>
            <w:rFonts w:ascii="Georgia" w:hAnsi="Georgia" w:cs="Times New Roman"/>
            <w:sz w:val="21"/>
            <w:szCs w:val="21"/>
          </w:rPr>
          <w:t>statt einer opportunistischen Gewinnmaximierung</w:t>
        </w:r>
      </w:ins>
      <w:r w:rsidR="00763E79">
        <w:rPr>
          <w:rFonts w:ascii="Georgia" w:hAnsi="Georgia" w:cs="Times New Roman"/>
          <w:sz w:val="21"/>
          <w:szCs w:val="21"/>
        </w:rPr>
        <w:t xml:space="preserve"> </w:t>
      </w:r>
      <w:r w:rsidR="008F6311">
        <w:rPr>
          <w:rFonts w:ascii="Georgia" w:hAnsi="Georgia" w:cs="Times New Roman"/>
          <w:sz w:val="21"/>
          <w:szCs w:val="21"/>
        </w:rPr>
        <w:t>anstreben.</w:t>
      </w:r>
    </w:p>
    <w:p w14:paraId="3F492E29" w14:textId="77777777" w:rsidR="008F6311" w:rsidRDefault="008F6311" w:rsidP="007134AE">
      <w:pPr>
        <w:spacing w:after="0"/>
        <w:jc w:val="both"/>
        <w:rPr>
          <w:rFonts w:ascii="Georgia" w:hAnsi="Georgia" w:cs="Times New Roman"/>
          <w:sz w:val="21"/>
          <w:szCs w:val="21"/>
        </w:rPr>
      </w:pPr>
    </w:p>
    <w:p w14:paraId="64F39DDA" w14:textId="01D1AA30" w:rsidR="005B743E" w:rsidRDefault="005B743E" w:rsidP="005B743E">
      <w:pPr>
        <w:spacing w:after="0"/>
        <w:jc w:val="both"/>
        <w:rPr>
          <w:rFonts w:ascii="Georgia" w:hAnsi="Georgia" w:cs="Times New Roman"/>
          <w:sz w:val="21"/>
          <w:szCs w:val="21"/>
        </w:rPr>
      </w:pPr>
      <w:r w:rsidRPr="008276CA">
        <w:rPr>
          <w:rFonts w:ascii="Georgia" w:hAnsi="Georgia" w:cs="Times New Roman"/>
          <w:sz w:val="21"/>
          <w:szCs w:val="21"/>
        </w:rPr>
        <w:t>CREACAT Advisory scheint mir für</w:t>
      </w:r>
      <w:r>
        <w:rPr>
          <w:rFonts w:ascii="Georgia" w:hAnsi="Georgia" w:cs="Times New Roman"/>
          <w:sz w:val="21"/>
          <w:szCs w:val="21"/>
        </w:rPr>
        <w:t xml:space="preserve"> dieses Praktikum ideal, da Sie Ihren Kunden mit Ihrem Netzwerk aus nationalen und internationalen Private Equity Fonds sowie Family Offices eine bestmögliche Unterstützung bieten können. Ich selbst finde es wichtig, Unternehmern ein nachhaltiges Fortbestehen ihres Lebenswerkes sichern zu können. Daher finde ich es bemerkenswert, dass Ihr Leitbild </w:t>
      </w:r>
      <w:del w:id="3" w:author="David Döbele" w:date="2023-02-28T18:43:00Z">
        <w:r w:rsidDel="005A3D74">
          <w:rPr>
            <w:rFonts w:ascii="Georgia" w:hAnsi="Georgia" w:cs="Times New Roman"/>
            <w:sz w:val="21"/>
            <w:szCs w:val="21"/>
          </w:rPr>
          <w:delText>in einem hohe persönlichen Engagement</w:delText>
        </w:r>
      </w:del>
      <w:ins w:id="4" w:author="David Döbele" w:date="2023-02-28T18:43:00Z">
        <w:r w:rsidR="005A3D74">
          <w:rPr>
            <w:rFonts w:ascii="Georgia" w:hAnsi="Georgia" w:cs="Times New Roman"/>
            <w:sz w:val="21"/>
            <w:szCs w:val="21"/>
          </w:rPr>
          <w:t>in einem hohen persönlichen Engagement</w:t>
        </w:r>
      </w:ins>
      <w:r>
        <w:rPr>
          <w:rFonts w:ascii="Georgia" w:hAnsi="Georgia" w:cs="Times New Roman"/>
          <w:sz w:val="21"/>
          <w:szCs w:val="21"/>
        </w:rPr>
        <w:t xml:space="preserve"> und viel Leidenschaft für die Kunden liegt und nicht in kurzfristiger Gewinnoptimierung.  Außerdem erachte ich es als überaus spannend, dass Sie eigentümergeführt sind und somit optimal die Wünsche und Sorgen der Unternehmer bei beispielsweise einer Nachfolgeregelung nachvollziehen können. Dies legt das Fundament für das Vertrauen der Kunden in Ihre Expertise und eine langfristig gewinnmaximierende Lösung für alle Beteiligten.</w:t>
      </w:r>
    </w:p>
    <w:p w14:paraId="59132061" w14:textId="77777777" w:rsidR="00E420C9" w:rsidRDefault="00E420C9" w:rsidP="005B743E">
      <w:pPr>
        <w:spacing w:after="0"/>
        <w:jc w:val="both"/>
        <w:rPr>
          <w:rFonts w:ascii="Georgia" w:hAnsi="Georgia" w:cs="Times New Roman"/>
          <w:sz w:val="21"/>
          <w:szCs w:val="21"/>
        </w:rPr>
      </w:pPr>
    </w:p>
    <w:p w14:paraId="4716EB11" w14:textId="00A690D3" w:rsidR="00E420C9" w:rsidRDefault="00E420C9" w:rsidP="005B743E">
      <w:pPr>
        <w:spacing w:after="0"/>
        <w:jc w:val="both"/>
        <w:rPr>
          <w:rFonts w:ascii="Georgia" w:hAnsi="Georgia" w:cs="Times New Roman"/>
          <w:sz w:val="21"/>
          <w:szCs w:val="21"/>
        </w:rPr>
      </w:pPr>
      <w:r>
        <w:rPr>
          <w:rFonts w:ascii="Georgia" w:hAnsi="Georgia" w:cs="Times New Roman"/>
          <w:sz w:val="21"/>
          <w:szCs w:val="21"/>
        </w:rPr>
        <w:t>Majer &amp; Co. scheint mir für dieses Praktikum ideal</w:t>
      </w:r>
      <w:r w:rsidR="00B93E89">
        <w:rPr>
          <w:rFonts w:ascii="Georgia" w:hAnsi="Georgia" w:cs="Times New Roman"/>
          <w:sz w:val="21"/>
          <w:szCs w:val="21"/>
        </w:rPr>
        <w:t>. Aufgrund Ihre</w:t>
      </w:r>
      <w:r w:rsidR="00FE28C4">
        <w:rPr>
          <w:rFonts w:ascii="Georgia" w:hAnsi="Georgia" w:cs="Times New Roman"/>
          <w:sz w:val="21"/>
          <w:szCs w:val="21"/>
        </w:rPr>
        <w:t xml:space="preserve">s </w:t>
      </w:r>
      <w:del w:id="5" w:author="David Döbele" w:date="2023-02-28T18:43:00Z">
        <w:r w:rsidR="00FE28C4" w:rsidDel="005A3D74">
          <w:rPr>
            <w:rFonts w:ascii="Georgia" w:hAnsi="Georgia" w:cs="Times New Roman"/>
            <w:sz w:val="21"/>
            <w:szCs w:val="21"/>
          </w:rPr>
          <w:delText>Beratungsangebotes</w:delText>
        </w:r>
      </w:del>
      <w:ins w:id="6" w:author="David Döbele" w:date="2023-02-28T18:43:00Z">
        <w:r w:rsidR="005A3D74">
          <w:rPr>
            <w:rFonts w:ascii="Georgia" w:hAnsi="Georgia" w:cs="Times New Roman"/>
            <w:sz w:val="21"/>
            <w:szCs w:val="21"/>
          </w:rPr>
          <w:t>Beratungsangebotes,</w:t>
        </w:r>
      </w:ins>
      <w:r w:rsidR="00FE28C4">
        <w:rPr>
          <w:rFonts w:ascii="Georgia" w:hAnsi="Georgia" w:cs="Times New Roman"/>
          <w:sz w:val="21"/>
          <w:szCs w:val="21"/>
        </w:rPr>
        <w:t xml:space="preserve"> </w:t>
      </w:r>
      <w:r w:rsidR="00B4546F">
        <w:rPr>
          <w:rFonts w:ascii="Georgia" w:hAnsi="Georgia" w:cs="Times New Roman"/>
          <w:sz w:val="21"/>
          <w:szCs w:val="21"/>
        </w:rPr>
        <w:t xml:space="preserve">das den kompletten </w:t>
      </w:r>
      <w:r w:rsidR="00E95E62">
        <w:rPr>
          <w:rFonts w:ascii="Georgia" w:hAnsi="Georgia" w:cs="Times New Roman"/>
          <w:sz w:val="21"/>
          <w:szCs w:val="21"/>
        </w:rPr>
        <w:t xml:space="preserve">Transaktionsprozess begleitet, haben Sie die Möglichkeit, mir eine enorme Lernkurve </w:t>
      </w:r>
      <w:r w:rsidR="00BF2854">
        <w:rPr>
          <w:rFonts w:ascii="Georgia" w:hAnsi="Georgia" w:cs="Times New Roman"/>
          <w:sz w:val="21"/>
          <w:szCs w:val="21"/>
        </w:rPr>
        <w:t>zu bieten.</w:t>
      </w:r>
      <w:r>
        <w:rPr>
          <w:rFonts w:ascii="Georgia" w:hAnsi="Georgia" w:cs="Times New Roman"/>
          <w:sz w:val="21"/>
          <w:szCs w:val="21"/>
        </w:rPr>
        <w:t xml:space="preserve"> Ich selbst</w:t>
      </w:r>
      <w:r w:rsidR="00CF3DAA">
        <w:rPr>
          <w:rFonts w:ascii="Georgia" w:hAnsi="Georgia" w:cs="Times New Roman"/>
          <w:sz w:val="21"/>
          <w:szCs w:val="21"/>
        </w:rPr>
        <w:t xml:space="preserve"> bin der Meinung, dass </w:t>
      </w:r>
      <w:r w:rsidR="006D07F9">
        <w:rPr>
          <w:rFonts w:ascii="Georgia" w:hAnsi="Georgia" w:cs="Times New Roman"/>
          <w:sz w:val="21"/>
          <w:szCs w:val="21"/>
        </w:rPr>
        <w:t xml:space="preserve">starke Partnerschaften und der Zugriff auf weitere Experten einen </w:t>
      </w:r>
      <w:r w:rsidR="004303F9">
        <w:rPr>
          <w:rFonts w:ascii="Georgia" w:hAnsi="Georgia" w:cs="Times New Roman"/>
          <w:sz w:val="21"/>
          <w:szCs w:val="21"/>
        </w:rPr>
        <w:t>deutlichen Mehrwert für die Transaktion biete</w:t>
      </w:r>
      <w:r w:rsidR="00E40724">
        <w:rPr>
          <w:rFonts w:ascii="Georgia" w:hAnsi="Georgia" w:cs="Times New Roman"/>
          <w:sz w:val="21"/>
          <w:szCs w:val="21"/>
        </w:rPr>
        <w:t>n.</w:t>
      </w:r>
      <w:r w:rsidR="006D07F9">
        <w:rPr>
          <w:rFonts w:ascii="Georgia" w:hAnsi="Georgia" w:cs="Times New Roman"/>
          <w:sz w:val="21"/>
          <w:szCs w:val="21"/>
        </w:rPr>
        <w:t xml:space="preserve"> </w:t>
      </w:r>
      <w:r>
        <w:rPr>
          <w:rFonts w:ascii="Georgia" w:hAnsi="Georgia" w:cs="Times New Roman"/>
          <w:sz w:val="21"/>
          <w:szCs w:val="21"/>
        </w:rPr>
        <w:t xml:space="preserve"> Daher finde ich </w:t>
      </w:r>
      <w:r w:rsidR="007B2335">
        <w:rPr>
          <w:rFonts w:ascii="Georgia" w:hAnsi="Georgia" w:cs="Times New Roman"/>
          <w:sz w:val="21"/>
          <w:szCs w:val="21"/>
        </w:rPr>
        <w:t>Ihren Ansatz der Cross</w:t>
      </w:r>
      <w:r w:rsidR="001D0073">
        <w:rPr>
          <w:rFonts w:ascii="Georgia" w:hAnsi="Georgia" w:cs="Times New Roman"/>
          <w:sz w:val="21"/>
          <w:szCs w:val="21"/>
        </w:rPr>
        <w:t>-Border Teams</w:t>
      </w:r>
      <w:r>
        <w:rPr>
          <w:rFonts w:ascii="Georgia" w:hAnsi="Georgia" w:cs="Times New Roman"/>
          <w:sz w:val="21"/>
          <w:szCs w:val="21"/>
        </w:rPr>
        <w:t xml:space="preserve"> überaus spannend, da</w:t>
      </w:r>
      <w:r w:rsidR="001D0073">
        <w:rPr>
          <w:rFonts w:ascii="Georgia" w:hAnsi="Georgia" w:cs="Times New Roman"/>
          <w:sz w:val="21"/>
          <w:szCs w:val="21"/>
        </w:rPr>
        <w:t xml:space="preserve"> Sie somit Ihren Kunden länderspezifische Expertise bieten können. </w:t>
      </w:r>
      <w:r w:rsidR="00855758">
        <w:rPr>
          <w:rFonts w:ascii="Georgia" w:hAnsi="Georgia" w:cs="Times New Roman"/>
          <w:sz w:val="21"/>
          <w:szCs w:val="21"/>
        </w:rPr>
        <w:t xml:space="preserve">Die Bildung individueller Teams mit Unterstützung anderer Partner </w:t>
      </w:r>
      <w:r w:rsidR="00106163">
        <w:rPr>
          <w:rFonts w:ascii="Georgia" w:hAnsi="Georgia" w:cs="Times New Roman"/>
          <w:sz w:val="21"/>
          <w:szCs w:val="21"/>
        </w:rPr>
        <w:t xml:space="preserve">ist ein besonderes Merkmal, dass Ihnen, aber auch allen anderen Beteiligten, einen </w:t>
      </w:r>
      <w:r w:rsidR="0097131D">
        <w:rPr>
          <w:rFonts w:ascii="Georgia" w:hAnsi="Georgia" w:cs="Times New Roman"/>
          <w:sz w:val="21"/>
          <w:szCs w:val="21"/>
        </w:rPr>
        <w:t>eine nachhaltige Wertmaximierung</w:t>
      </w:r>
      <w:r w:rsidR="00106163">
        <w:rPr>
          <w:rFonts w:ascii="Georgia" w:hAnsi="Georgia" w:cs="Times New Roman"/>
          <w:sz w:val="21"/>
          <w:szCs w:val="21"/>
        </w:rPr>
        <w:t xml:space="preserve"> </w:t>
      </w:r>
      <w:r w:rsidR="0097131D">
        <w:rPr>
          <w:rFonts w:ascii="Georgia" w:hAnsi="Georgia" w:cs="Times New Roman"/>
          <w:sz w:val="21"/>
          <w:szCs w:val="21"/>
        </w:rPr>
        <w:t>ermöglicht</w:t>
      </w:r>
      <w:r w:rsidR="00106163">
        <w:rPr>
          <w:rFonts w:ascii="Georgia" w:hAnsi="Georgia" w:cs="Times New Roman"/>
          <w:sz w:val="21"/>
          <w:szCs w:val="21"/>
        </w:rPr>
        <w:t>.</w:t>
      </w:r>
      <w:r w:rsidR="0097131D">
        <w:rPr>
          <w:rFonts w:ascii="Georgia" w:hAnsi="Georgia" w:cs="Times New Roman"/>
          <w:sz w:val="21"/>
          <w:szCs w:val="21"/>
        </w:rPr>
        <w:t xml:space="preserve"> </w:t>
      </w:r>
      <w:r w:rsidR="00E834F8">
        <w:rPr>
          <w:rFonts w:ascii="Georgia" w:hAnsi="Georgia" w:cs="Times New Roman"/>
          <w:sz w:val="21"/>
          <w:szCs w:val="21"/>
        </w:rPr>
        <w:t>Außerdem erachte ich Ihre Interdisziplinarität als überaus faszinierend, da Sie die Kapazitäten und Flexibilität besitzen, sich nicht auf eine Transaktionsgröße festlegen zu müssen und so einen breiten Kundenkreis ansprechen.</w:t>
      </w:r>
    </w:p>
    <w:p w14:paraId="639FD37C" w14:textId="77777777" w:rsidR="00E834F8" w:rsidRDefault="00E834F8" w:rsidP="005B743E">
      <w:pPr>
        <w:spacing w:after="0"/>
        <w:jc w:val="both"/>
        <w:rPr>
          <w:rFonts w:ascii="Georgia" w:hAnsi="Georgia" w:cs="Times New Roman"/>
          <w:sz w:val="21"/>
          <w:szCs w:val="21"/>
        </w:rPr>
      </w:pPr>
    </w:p>
    <w:p w14:paraId="0600AD7F" w14:textId="77777777" w:rsidR="00B93514" w:rsidRDefault="00B77ABA" w:rsidP="005B743E">
      <w:pPr>
        <w:spacing w:after="0"/>
        <w:jc w:val="both"/>
        <w:rPr>
          <w:rFonts w:ascii="Georgia" w:hAnsi="Georgia" w:cs="Times New Roman"/>
          <w:sz w:val="21"/>
          <w:szCs w:val="21"/>
        </w:rPr>
      </w:pPr>
      <w:r>
        <w:rPr>
          <w:rFonts w:ascii="Georgia" w:hAnsi="Georgia" w:cs="Times New Roman"/>
          <w:sz w:val="21"/>
          <w:szCs w:val="21"/>
        </w:rPr>
        <w:t>Markus Partners scheint mir für dieses Praktikum ideal</w:t>
      </w:r>
      <w:r w:rsidR="00CE52B5">
        <w:rPr>
          <w:rFonts w:ascii="Georgia" w:hAnsi="Georgia" w:cs="Times New Roman"/>
          <w:sz w:val="21"/>
          <w:szCs w:val="21"/>
        </w:rPr>
        <w:t xml:space="preserve">. Ich selbst </w:t>
      </w:r>
      <w:r w:rsidR="005466E6">
        <w:rPr>
          <w:rFonts w:ascii="Georgia" w:hAnsi="Georgia" w:cs="Times New Roman"/>
          <w:sz w:val="21"/>
          <w:szCs w:val="21"/>
        </w:rPr>
        <w:t xml:space="preserve">bin der Meinung, dass Tatkraft und Standhaftigkeit Schlüsselfaktoren für </w:t>
      </w:r>
      <w:r w:rsidR="00E92407">
        <w:rPr>
          <w:rFonts w:ascii="Georgia" w:hAnsi="Georgia" w:cs="Times New Roman"/>
          <w:sz w:val="21"/>
          <w:szCs w:val="21"/>
        </w:rPr>
        <w:t xml:space="preserve">der Erfolg sind und </w:t>
      </w:r>
      <w:r w:rsidR="00E45A51">
        <w:rPr>
          <w:rFonts w:ascii="Georgia" w:hAnsi="Georgia" w:cs="Times New Roman"/>
          <w:sz w:val="21"/>
          <w:szCs w:val="21"/>
        </w:rPr>
        <w:t xml:space="preserve">habe schon selbst in der Schule oder im Sport die Erfahrung gemacht, wie wichtig </w:t>
      </w:r>
      <w:r w:rsidR="00167D2F">
        <w:rPr>
          <w:rFonts w:ascii="Georgia" w:hAnsi="Georgia" w:cs="Times New Roman"/>
          <w:sz w:val="21"/>
          <w:szCs w:val="21"/>
        </w:rPr>
        <w:t xml:space="preserve">Einsatzbereitschaft und harte Arbeit sind. Daher finde ich es bemerkenswert, dass Sie </w:t>
      </w:r>
      <w:r w:rsidR="00FE1970">
        <w:rPr>
          <w:rFonts w:ascii="Georgia" w:hAnsi="Georgia" w:cs="Times New Roman"/>
          <w:sz w:val="21"/>
          <w:szCs w:val="21"/>
        </w:rPr>
        <w:t>sich mit Ihrem Symbol des Löwen unter Anderem genau diesen Werten verschrieben haben. Außerdem erachte ich es als überaus spannend</w:t>
      </w:r>
      <w:r w:rsidR="00DB0676">
        <w:rPr>
          <w:rFonts w:ascii="Georgia" w:hAnsi="Georgia" w:cs="Times New Roman"/>
          <w:sz w:val="21"/>
          <w:szCs w:val="21"/>
        </w:rPr>
        <w:t xml:space="preserve">, dass Sie bei Ihrer Arbeit einen Fokus auf Unabhängigkeit und Vertraulichkeit setzen. </w:t>
      </w:r>
      <w:r w:rsidR="00286927">
        <w:rPr>
          <w:rFonts w:ascii="Georgia" w:hAnsi="Georgia" w:cs="Times New Roman"/>
          <w:sz w:val="21"/>
          <w:szCs w:val="21"/>
        </w:rPr>
        <w:t>Gerade bei</w:t>
      </w:r>
      <w:r w:rsidR="00BB4E34">
        <w:rPr>
          <w:rFonts w:ascii="Georgia" w:hAnsi="Georgia" w:cs="Times New Roman"/>
          <w:sz w:val="21"/>
          <w:szCs w:val="21"/>
        </w:rPr>
        <w:t xml:space="preserve"> existenziellen </w:t>
      </w:r>
      <w:r w:rsidR="00DA4C83">
        <w:rPr>
          <w:rFonts w:ascii="Georgia" w:hAnsi="Georgia" w:cs="Times New Roman"/>
          <w:sz w:val="21"/>
          <w:szCs w:val="21"/>
        </w:rPr>
        <w:t>Unternehmensentscheidungen, wie einem Kauf oder Verkauf</w:t>
      </w:r>
      <w:r w:rsidR="000B2114">
        <w:rPr>
          <w:rFonts w:ascii="Georgia" w:hAnsi="Georgia" w:cs="Times New Roman"/>
          <w:sz w:val="21"/>
          <w:szCs w:val="21"/>
        </w:rPr>
        <w:t>, suchen Geschäftsführe</w:t>
      </w:r>
      <w:r w:rsidR="006D153C">
        <w:rPr>
          <w:rFonts w:ascii="Georgia" w:hAnsi="Georgia" w:cs="Times New Roman"/>
          <w:sz w:val="21"/>
          <w:szCs w:val="21"/>
        </w:rPr>
        <w:t>r einem Partner, dem Sie vertrauen können</w:t>
      </w:r>
      <w:r w:rsidR="00BA39E5">
        <w:rPr>
          <w:rFonts w:ascii="Georgia" w:hAnsi="Georgia" w:cs="Times New Roman"/>
          <w:sz w:val="21"/>
          <w:szCs w:val="21"/>
        </w:rPr>
        <w:t xml:space="preserve">. Dabei ist Ihr Vorteil, dass Sie </w:t>
      </w:r>
      <w:r w:rsidR="00F35DE5">
        <w:rPr>
          <w:rFonts w:ascii="Georgia" w:hAnsi="Georgia" w:cs="Times New Roman"/>
          <w:sz w:val="21"/>
          <w:szCs w:val="21"/>
        </w:rPr>
        <w:t>von Dritten unabhängig beraten können und dem Wohl des Kunden uneingeschränkt dienen können.</w:t>
      </w:r>
    </w:p>
    <w:p w14:paraId="754395FB" w14:textId="77777777" w:rsidR="00B93514" w:rsidRDefault="00B93514" w:rsidP="005B743E">
      <w:pPr>
        <w:spacing w:after="0"/>
        <w:jc w:val="both"/>
        <w:rPr>
          <w:rFonts w:ascii="Georgia" w:hAnsi="Georgia" w:cs="Times New Roman"/>
          <w:sz w:val="21"/>
          <w:szCs w:val="21"/>
        </w:rPr>
      </w:pPr>
    </w:p>
    <w:p w14:paraId="65B94EDE" w14:textId="77777777" w:rsidR="003B4673" w:rsidRDefault="00334FE6" w:rsidP="005B743E">
      <w:pPr>
        <w:spacing w:after="0"/>
        <w:jc w:val="both"/>
        <w:rPr>
          <w:rFonts w:ascii="Georgia" w:hAnsi="Georgia" w:cs="Times New Roman"/>
          <w:sz w:val="21"/>
          <w:szCs w:val="21"/>
        </w:rPr>
      </w:pPr>
      <w:proofErr w:type="spellStart"/>
      <w:r>
        <w:rPr>
          <w:rFonts w:ascii="Georgia" w:hAnsi="Georgia" w:cs="Times New Roman"/>
          <w:sz w:val="21"/>
          <w:szCs w:val="21"/>
        </w:rPr>
        <w:lastRenderedPageBreak/>
        <w:t>TransLink</w:t>
      </w:r>
      <w:proofErr w:type="spellEnd"/>
      <w:r>
        <w:rPr>
          <w:rFonts w:ascii="Georgia" w:hAnsi="Georgia" w:cs="Times New Roman"/>
          <w:sz w:val="21"/>
          <w:szCs w:val="21"/>
        </w:rPr>
        <w:t xml:space="preserve"> Corporate Finance scheint mir für dieses Praktikum ideal</w:t>
      </w:r>
      <w:r w:rsidR="00156ABE">
        <w:rPr>
          <w:rFonts w:ascii="Georgia" w:hAnsi="Georgia" w:cs="Times New Roman"/>
          <w:sz w:val="21"/>
          <w:szCs w:val="21"/>
        </w:rPr>
        <w:t>, da Sie</w:t>
      </w:r>
      <w:r w:rsidR="00B1075A">
        <w:rPr>
          <w:rFonts w:ascii="Georgia" w:hAnsi="Georgia" w:cs="Times New Roman"/>
          <w:sz w:val="21"/>
          <w:szCs w:val="21"/>
        </w:rPr>
        <w:t xml:space="preserve"> mir</w:t>
      </w:r>
      <w:r w:rsidR="00156ABE">
        <w:rPr>
          <w:rFonts w:ascii="Georgia" w:hAnsi="Georgia" w:cs="Times New Roman"/>
          <w:sz w:val="21"/>
          <w:szCs w:val="21"/>
        </w:rPr>
        <w:t xml:space="preserve"> aufgrund Ihrer </w:t>
      </w:r>
      <w:r w:rsidR="00816765">
        <w:rPr>
          <w:rFonts w:ascii="Georgia" w:hAnsi="Georgia" w:cs="Times New Roman"/>
          <w:sz w:val="21"/>
          <w:szCs w:val="21"/>
        </w:rPr>
        <w:t>jahrelangen Erfahrung aus über 8.000</w:t>
      </w:r>
      <w:r>
        <w:rPr>
          <w:rFonts w:ascii="Georgia" w:hAnsi="Georgia" w:cs="Times New Roman"/>
          <w:sz w:val="21"/>
          <w:szCs w:val="21"/>
        </w:rPr>
        <w:t xml:space="preserve"> </w:t>
      </w:r>
      <w:r w:rsidR="00816765">
        <w:rPr>
          <w:rFonts w:ascii="Georgia" w:hAnsi="Georgia" w:cs="Times New Roman"/>
          <w:sz w:val="21"/>
          <w:szCs w:val="21"/>
        </w:rPr>
        <w:t>erfolgreichen Transa</w:t>
      </w:r>
      <w:r w:rsidR="00B1075A">
        <w:rPr>
          <w:rFonts w:ascii="Georgia" w:hAnsi="Georgia" w:cs="Times New Roman"/>
          <w:sz w:val="21"/>
          <w:szCs w:val="21"/>
        </w:rPr>
        <w:t xml:space="preserve">ktionen eine einzigartige Lernkurve bieten können.  </w:t>
      </w:r>
      <w:r>
        <w:rPr>
          <w:rFonts w:ascii="Georgia" w:hAnsi="Georgia" w:cs="Times New Roman"/>
          <w:sz w:val="21"/>
          <w:szCs w:val="21"/>
        </w:rPr>
        <w:t>Ich selbst</w:t>
      </w:r>
      <w:r w:rsidR="00543778">
        <w:rPr>
          <w:rFonts w:ascii="Georgia" w:hAnsi="Georgia" w:cs="Times New Roman"/>
          <w:sz w:val="21"/>
          <w:szCs w:val="21"/>
        </w:rPr>
        <w:t xml:space="preserve"> bin davon überzeugt, dass gerade in der von Zahlen geprägten Finanzwelt</w:t>
      </w:r>
      <w:r w:rsidR="00D67EE3">
        <w:rPr>
          <w:rFonts w:ascii="Georgia" w:hAnsi="Georgia" w:cs="Times New Roman"/>
          <w:sz w:val="21"/>
          <w:szCs w:val="21"/>
        </w:rPr>
        <w:t xml:space="preserve"> die menschliche Komponente der Transaktionen den entscheidenden Unterschied macht.</w:t>
      </w:r>
      <w:r>
        <w:rPr>
          <w:rFonts w:ascii="Georgia" w:hAnsi="Georgia" w:cs="Times New Roman"/>
          <w:sz w:val="21"/>
          <w:szCs w:val="21"/>
        </w:rPr>
        <w:t xml:space="preserve"> Daher </w:t>
      </w:r>
      <w:r w:rsidR="002526F1">
        <w:rPr>
          <w:rFonts w:ascii="Georgia" w:hAnsi="Georgia" w:cs="Times New Roman"/>
          <w:sz w:val="21"/>
          <w:szCs w:val="21"/>
        </w:rPr>
        <w:t>finde ich</w:t>
      </w:r>
      <w:r w:rsidR="00D67EE3">
        <w:rPr>
          <w:rFonts w:ascii="Georgia" w:hAnsi="Georgia" w:cs="Times New Roman"/>
          <w:sz w:val="21"/>
          <w:szCs w:val="21"/>
        </w:rPr>
        <w:t xml:space="preserve"> es </w:t>
      </w:r>
      <w:r w:rsidR="00EA22DD">
        <w:rPr>
          <w:rFonts w:ascii="Georgia" w:hAnsi="Georgia" w:cs="Times New Roman"/>
          <w:sz w:val="21"/>
          <w:szCs w:val="21"/>
        </w:rPr>
        <w:t xml:space="preserve">ausgezeichnet, dass Sie </w:t>
      </w:r>
      <w:r w:rsidR="00BE4CE0">
        <w:rPr>
          <w:rFonts w:ascii="Georgia" w:hAnsi="Georgia" w:cs="Times New Roman"/>
          <w:sz w:val="21"/>
          <w:szCs w:val="21"/>
        </w:rPr>
        <w:t xml:space="preserve">auf starke Bindungen innerhalb der Teams und persönliche Beziehungen </w:t>
      </w:r>
      <w:r w:rsidR="00A74225">
        <w:rPr>
          <w:rFonts w:ascii="Georgia" w:hAnsi="Georgia" w:cs="Times New Roman"/>
          <w:sz w:val="21"/>
          <w:szCs w:val="21"/>
        </w:rPr>
        <w:t xml:space="preserve">mit internationalen Partnern setzen. </w:t>
      </w:r>
      <w:r w:rsidR="002526F1">
        <w:rPr>
          <w:rFonts w:ascii="Georgia" w:hAnsi="Georgia" w:cs="Times New Roman"/>
          <w:sz w:val="21"/>
          <w:szCs w:val="21"/>
        </w:rPr>
        <w:t>Außerdem erachte ich</w:t>
      </w:r>
      <w:r w:rsidR="00F74145">
        <w:rPr>
          <w:rFonts w:ascii="Georgia" w:hAnsi="Georgia" w:cs="Times New Roman"/>
          <w:sz w:val="21"/>
          <w:szCs w:val="21"/>
        </w:rPr>
        <w:t xml:space="preserve"> </w:t>
      </w:r>
      <w:r w:rsidR="00B22F43">
        <w:rPr>
          <w:rFonts w:ascii="Georgia" w:hAnsi="Georgia" w:cs="Times New Roman"/>
          <w:sz w:val="21"/>
          <w:szCs w:val="21"/>
        </w:rPr>
        <w:t xml:space="preserve">Ihren unternehmerischen Spirit </w:t>
      </w:r>
      <w:r w:rsidR="002526F1">
        <w:rPr>
          <w:rFonts w:ascii="Georgia" w:hAnsi="Georgia" w:cs="Times New Roman"/>
          <w:sz w:val="21"/>
          <w:szCs w:val="21"/>
        </w:rPr>
        <w:t>als überaus spannend, da</w:t>
      </w:r>
      <w:r w:rsidR="005D7FD9">
        <w:rPr>
          <w:rFonts w:ascii="Georgia" w:hAnsi="Georgia" w:cs="Times New Roman"/>
          <w:sz w:val="21"/>
          <w:szCs w:val="21"/>
        </w:rPr>
        <w:t xml:space="preserve"> dies die Voraussetzung ist, die Gedanken und vielleicht auch Sorgen der Kunden nachzuvollziehen</w:t>
      </w:r>
      <w:r w:rsidR="003B4673">
        <w:rPr>
          <w:rFonts w:ascii="Georgia" w:hAnsi="Georgia" w:cs="Times New Roman"/>
          <w:sz w:val="21"/>
          <w:szCs w:val="21"/>
        </w:rPr>
        <w:t xml:space="preserve"> und somit maximales Vertrauen zu gewinnen.</w:t>
      </w:r>
    </w:p>
    <w:p w14:paraId="35C14A8B" w14:textId="77777777" w:rsidR="003B4673" w:rsidRDefault="003B4673" w:rsidP="005B743E">
      <w:pPr>
        <w:spacing w:after="0"/>
        <w:jc w:val="both"/>
        <w:rPr>
          <w:rFonts w:ascii="Georgia" w:hAnsi="Georgia" w:cs="Times New Roman"/>
          <w:sz w:val="21"/>
          <w:szCs w:val="21"/>
        </w:rPr>
      </w:pPr>
    </w:p>
    <w:p w14:paraId="4625A0A2" w14:textId="606996EF" w:rsidR="00E834F8" w:rsidRDefault="006F26EA" w:rsidP="005B743E">
      <w:pPr>
        <w:spacing w:after="0"/>
        <w:jc w:val="both"/>
        <w:rPr>
          <w:rFonts w:ascii="Georgia" w:hAnsi="Georgia" w:cs="Times New Roman"/>
          <w:sz w:val="21"/>
          <w:szCs w:val="21"/>
        </w:rPr>
      </w:pPr>
      <w:r>
        <w:rPr>
          <w:rFonts w:ascii="Georgia" w:hAnsi="Georgia" w:cs="Times New Roman"/>
          <w:sz w:val="21"/>
          <w:szCs w:val="21"/>
        </w:rPr>
        <w:t>Taurus Advisory scheint mir für dieses Praktikum ideal.</w:t>
      </w:r>
      <w:r w:rsidR="008B0A62">
        <w:rPr>
          <w:rFonts w:ascii="Georgia" w:hAnsi="Georgia" w:cs="Times New Roman"/>
          <w:sz w:val="21"/>
          <w:szCs w:val="21"/>
        </w:rPr>
        <w:t xml:space="preserve"> </w:t>
      </w:r>
      <w:r w:rsidR="00E22D4D">
        <w:rPr>
          <w:rFonts w:ascii="Georgia" w:hAnsi="Georgia" w:cs="Times New Roman"/>
          <w:sz w:val="21"/>
          <w:szCs w:val="21"/>
        </w:rPr>
        <w:t>Aufgrund Ihre</w:t>
      </w:r>
      <w:r w:rsidR="00C16AD8">
        <w:rPr>
          <w:rFonts w:ascii="Georgia" w:hAnsi="Georgia" w:cs="Times New Roman"/>
          <w:sz w:val="21"/>
          <w:szCs w:val="21"/>
        </w:rPr>
        <w:t xml:space="preserve">s breiten Mandantenspektrums von Familienunternehmen bis hin zu börsennotierten Global-Playern </w:t>
      </w:r>
      <w:r w:rsidR="00555973">
        <w:rPr>
          <w:rFonts w:ascii="Georgia" w:hAnsi="Georgia" w:cs="Times New Roman"/>
          <w:sz w:val="21"/>
          <w:szCs w:val="21"/>
        </w:rPr>
        <w:t xml:space="preserve">besitzen Sie eine weitreichende Expertise und können </w:t>
      </w:r>
      <w:r w:rsidR="007B4F94">
        <w:rPr>
          <w:rFonts w:ascii="Georgia" w:hAnsi="Georgia" w:cs="Times New Roman"/>
          <w:sz w:val="21"/>
          <w:szCs w:val="21"/>
        </w:rPr>
        <w:t>bereichernde Einblicke weitergeben.</w:t>
      </w:r>
      <w:r w:rsidR="00191C4F">
        <w:rPr>
          <w:rFonts w:ascii="Georgia" w:hAnsi="Georgia" w:cs="Times New Roman"/>
          <w:sz w:val="21"/>
          <w:szCs w:val="21"/>
        </w:rPr>
        <w:t xml:space="preserve"> Ich selbst</w:t>
      </w:r>
      <w:r w:rsidR="007B4F94">
        <w:rPr>
          <w:rFonts w:ascii="Georgia" w:hAnsi="Georgia" w:cs="Times New Roman"/>
          <w:sz w:val="21"/>
          <w:szCs w:val="21"/>
        </w:rPr>
        <w:t xml:space="preserve"> </w:t>
      </w:r>
      <w:r w:rsidR="004E7F8D">
        <w:rPr>
          <w:rFonts w:ascii="Georgia" w:hAnsi="Georgia" w:cs="Times New Roman"/>
          <w:sz w:val="21"/>
          <w:szCs w:val="21"/>
        </w:rPr>
        <w:t>bin der Meinung</w:t>
      </w:r>
      <w:r w:rsidR="00B75B5D">
        <w:rPr>
          <w:rFonts w:ascii="Georgia" w:hAnsi="Georgia" w:cs="Times New Roman"/>
          <w:sz w:val="21"/>
          <w:szCs w:val="21"/>
        </w:rPr>
        <w:t>, dass</w:t>
      </w:r>
      <w:r w:rsidR="007B4F94">
        <w:rPr>
          <w:rFonts w:ascii="Georgia" w:hAnsi="Georgia" w:cs="Times New Roman"/>
          <w:sz w:val="21"/>
          <w:szCs w:val="21"/>
        </w:rPr>
        <w:t xml:space="preserve"> eine offene Kommunikation </w:t>
      </w:r>
      <w:r w:rsidR="004E7F8D">
        <w:rPr>
          <w:rFonts w:ascii="Georgia" w:hAnsi="Georgia" w:cs="Times New Roman"/>
          <w:sz w:val="21"/>
          <w:szCs w:val="21"/>
        </w:rPr>
        <w:t>für den Erfolg eines jeden Projekts essenziell ist.</w:t>
      </w:r>
      <w:r w:rsidR="007B4F94">
        <w:rPr>
          <w:rFonts w:ascii="Georgia" w:hAnsi="Georgia" w:cs="Times New Roman"/>
          <w:sz w:val="21"/>
          <w:szCs w:val="21"/>
        </w:rPr>
        <w:t xml:space="preserve"> </w:t>
      </w:r>
      <w:r w:rsidR="00191C4F">
        <w:rPr>
          <w:rFonts w:ascii="Georgia" w:hAnsi="Georgia" w:cs="Times New Roman"/>
          <w:sz w:val="21"/>
          <w:szCs w:val="21"/>
        </w:rPr>
        <w:t xml:space="preserve"> Daher finde ich</w:t>
      </w:r>
      <w:r w:rsidR="004E7F8D">
        <w:rPr>
          <w:rFonts w:ascii="Georgia" w:hAnsi="Georgia" w:cs="Times New Roman"/>
          <w:sz w:val="21"/>
          <w:szCs w:val="21"/>
        </w:rPr>
        <w:t xml:space="preserve"> </w:t>
      </w:r>
      <w:r w:rsidR="00042BB2">
        <w:rPr>
          <w:rFonts w:ascii="Georgia" w:hAnsi="Georgia" w:cs="Times New Roman"/>
          <w:sz w:val="21"/>
          <w:szCs w:val="21"/>
        </w:rPr>
        <w:t xml:space="preserve">Ihren Beratungsansatz mit ehrlichem und offenem </w:t>
      </w:r>
      <w:r w:rsidR="00657250">
        <w:rPr>
          <w:rFonts w:ascii="Georgia" w:hAnsi="Georgia" w:cs="Times New Roman"/>
          <w:sz w:val="21"/>
          <w:szCs w:val="21"/>
        </w:rPr>
        <w:t xml:space="preserve">Dialog besonders wertvoll, um </w:t>
      </w:r>
      <w:r w:rsidR="00F02B03">
        <w:rPr>
          <w:rFonts w:ascii="Georgia" w:hAnsi="Georgia" w:cs="Times New Roman"/>
          <w:sz w:val="21"/>
          <w:szCs w:val="21"/>
        </w:rPr>
        <w:t>mögliche Missverständnisse oder Hindernisse von Beginn an einzudämmen.</w:t>
      </w:r>
      <w:r w:rsidR="00191C4F">
        <w:rPr>
          <w:rFonts w:ascii="Georgia" w:hAnsi="Georgia" w:cs="Times New Roman"/>
          <w:sz w:val="21"/>
          <w:szCs w:val="21"/>
        </w:rPr>
        <w:t xml:space="preserve"> Außerdem erachte ich es als überaus </w:t>
      </w:r>
      <w:r w:rsidR="0048085B">
        <w:rPr>
          <w:rFonts w:ascii="Georgia" w:hAnsi="Georgia" w:cs="Times New Roman"/>
          <w:sz w:val="21"/>
          <w:szCs w:val="21"/>
        </w:rPr>
        <w:t>spannend, dass Sie eine inhabergeführte M&amp;A Boutique sind und somit die Gedanken und vielleicht auch Sorgen der Kunden bestmöglich und mit persönlichen Erfahrungen nachvollziehen können</w:t>
      </w:r>
      <w:r w:rsidR="00AA4961">
        <w:rPr>
          <w:rFonts w:ascii="Georgia" w:hAnsi="Georgia" w:cs="Times New Roman"/>
          <w:sz w:val="21"/>
          <w:szCs w:val="21"/>
        </w:rPr>
        <w:t>. Dies schafft nicht nur Vertrauen</w:t>
      </w:r>
      <w:r w:rsidR="00E22D4D">
        <w:rPr>
          <w:rFonts w:ascii="Georgia" w:hAnsi="Georgia" w:cs="Times New Roman"/>
          <w:sz w:val="21"/>
          <w:szCs w:val="21"/>
        </w:rPr>
        <w:t xml:space="preserve"> und Wertschätzung</w:t>
      </w:r>
      <w:r w:rsidR="00AA4961">
        <w:rPr>
          <w:rFonts w:ascii="Georgia" w:hAnsi="Georgia" w:cs="Times New Roman"/>
          <w:sz w:val="21"/>
          <w:szCs w:val="21"/>
        </w:rPr>
        <w:t>, sondern ermöglicht eine deutlich nähere Beratung.</w:t>
      </w:r>
      <w:r w:rsidR="005466E6">
        <w:rPr>
          <w:rFonts w:ascii="Georgia" w:hAnsi="Georgia" w:cs="Times New Roman"/>
          <w:sz w:val="21"/>
          <w:szCs w:val="21"/>
        </w:rPr>
        <w:t xml:space="preserve">  </w:t>
      </w:r>
    </w:p>
    <w:p w14:paraId="4BCF863C" w14:textId="77777777" w:rsidR="008F6311" w:rsidRDefault="008F6311" w:rsidP="007134AE">
      <w:pPr>
        <w:spacing w:after="0"/>
        <w:jc w:val="both"/>
        <w:rPr>
          <w:rFonts w:ascii="Georgia" w:hAnsi="Georgia" w:cs="Times New Roman"/>
          <w:sz w:val="21"/>
          <w:szCs w:val="21"/>
        </w:rPr>
      </w:pPr>
    </w:p>
    <w:p w14:paraId="085CBD5A" w14:textId="6E7F7C24" w:rsidR="00C27E2D" w:rsidRDefault="00440627" w:rsidP="007134AE">
      <w:pPr>
        <w:spacing w:after="0"/>
        <w:jc w:val="both"/>
        <w:rPr>
          <w:rFonts w:ascii="Georgia" w:hAnsi="Georgia" w:cs="Times New Roman"/>
          <w:sz w:val="21"/>
          <w:szCs w:val="21"/>
        </w:rPr>
      </w:pPr>
      <w:r>
        <w:rPr>
          <w:rFonts w:ascii="Georgia" w:hAnsi="Georgia" w:cs="Times New Roman"/>
          <w:sz w:val="21"/>
          <w:szCs w:val="21"/>
        </w:rPr>
        <w:t>o</w:t>
      </w:r>
      <w:r w:rsidR="00C27E2D">
        <w:rPr>
          <w:rFonts w:ascii="Georgia" w:hAnsi="Georgia" w:cs="Times New Roman"/>
          <w:sz w:val="21"/>
          <w:szCs w:val="21"/>
        </w:rPr>
        <w:t xml:space="preserve">x8 </w:t>
      </w:r>
      <w:del w:id="7" w:author="David Döbele" w:date="2023-02-28T18:43:00Z">
        <w:r w:rsidR="00C27E2D" w:rsidDel="005A3D74">
          <w:rPr>
            <w:rFonts w:ascii="Georgia" w:hAnsi="Georgia" w:cs="Times New Roman"/>
            <w:sz w:val="21"/>
            <w:szCs w:val="21"/>
          </w:rPr>
          <w:delText xml:space="preserve">Scheint </w:delText>
        </w:r>
      </w:del>
      <w:ins w:id="8" w:author="David Döbele" w:date="2023-02-28T18:43:00Z">
        <w:r w:rsidR="005A3D74">
          <w:rPr>
            <w:rFonts w:ascii="Georgia" w:hAnsi="Georgia" w:cs="Times New Roman"/>
            <w:sz w:val="21"/>
            <w:szCs w:val="21"/>
          </w:rPr>
          <w:t>s</w:t>
        </w:r>
        <w:r w:rsidR="005A3D74">
          <w:rPr>
            <w:rFonts w:ascii="Georgia" w:hAnsi="Georgia" w:cs="Times New Roman"/>
            <w:sz w:val="21"/>
            <w:szCs w:val="21"/>
          </w:rPr>
          <w:t xml:space="preserve">cheint </w:t>
        </w:r>
      </w:ins>
      <w:r w:rsidR="00C27E2D">
        <w:rPr>
          <w:rFonts w:ascii="Georgia" w:hAnsi="Georgia" w:cs="Times New Roman"/>
          <w:sz w:val="21"/>
          <w:szCs w:val="21"/>
        </w:rPr>
        <w:t>mir für dieses Prak</w:t>
      </w:r>
      <w:r w:rsidR="00F412E4">
        <w:rPr>
          <w:rFonts w:ascii="Georgia" w:hAnsi="Georgia" w:cs="Times New Roman"/>
          <w:sz w:val="21"/>
          <w:szCs w:val="21"/>
        </w:rPr>
        <w:t>tikum ideal</w:t>
      </w:r>
      <w:r w:rsidR="009A0AF5">
        <w:rPr>
          <w:rFonts w:ascii="Georgia" w:hAnsi="Georgia" w:cs="Times New Roman"/>
          <w:sz w:val="21"/>
          <w:szCs w:val="21"/>
        </w:rPr>
        <w:t xml:space="preserve">, da Sie für höchste Qualität und Kundenorientierung stehen. </w:t>
      </w:r>
      <w:r w:rsidR="00DF538A">
        <w:rPr>
          <w:rFonts w:ascii="Georgia" w:hAnsi="Georgia" w:cs="Times New Roman"/>
          <w:sz w:val="21"/>
          <w:szCs w:val="21"/>
        </w:rPr>
        <w:t xml:space="preserve">Ich selbst bin der Meinung, dass </w:t>
      </w:r>
      <w:r w:rsidR="00EF58D7">
        <w:rPr>
          <w:rFonts w:ascii="Georgia" w:hAnsi="Georgia" w:cs="Times New Roman"/>
          <w:sz w:val="21"/>
          <w:szCs w:val="21"/>
        </w:rPr>
        <w:t>eine individuelle Betreuung gerade in so existentiellen Unternehmensprozessen, wie einem Kauf oder Verkauf,</w:t>
      </w:r>
      <w:r w:rsidR="006A44FC">
        <w:rPr>
          <w:rFonts w:ascii="Georgia" w:hAnsi="Georgia" w:cs="Times New Roman"/>
          <w:sz w:val="21"/>
          <w:szCs w:val="21"/>
        </w:rPr>
        <w:t xml:space="preserve"> ausschlaggebend für den Erfolg der Transaktion und der Kundenzufriedenheit ist. Daher finde ich es </w:t>
      </w:r>
      <w:r w:rsidR="000239DC">
        <w:rPr>
          <w:rFonts w:ascii="Georgia" w:hAnsi="Georgia" w:cs="Times New Roman"/>
          <w:sz w:val="21"/>
          <w:szCs w:val="21"/>
        </w:rPr>
        <w:t xml:space="preserve">faszinierend, dass Sie sich nur auf wenige Projekte gleichzeitig konzentrieren, um Ihren Kunden </w:t>
      </w:r>
      <w:r w:rsidR="00796833">
        <w:rPr>
          <w:rFonts w:ascii="Georgia" w:hAnsi="Georgia" w:cs="Times New Roman"/>
          <w:sz w:val="21"/>
          <w:szCs w:val="21"/>
        </w:rPr>
        <w:t xml:space="preserve">eine maximale Verfügbarkeit Ihrer Teams zu ermöglichen. Aufgrund dessen ist es nicht verwunderlich, dass Sie eine hohe Erfolgsquote Ihrer Deals mit über 90% </w:t>
      </w:r>
      <w:del w:id="9" w:author="David Döbele" w:date="2023-02-28T18:43:00Z">
        <w:r w:rsidR="00796833" w:rsidDel="005A3D74">
          <w:rPr>
            <w:rFonts w:ascii="Georgia" w:hAnsi="Georgia" w:cs="Times New Roman"/>
            <w:sz w:val="21"/>
            <w:szCs w:val="21"/>
          </w:rPr>
          <w:delText>aufweise</w:delText>
        </w:r>
      </w:del>
      <w:ins w:id="10" w:author="David Döbele" w:date="2023-02-28T18:43:00Z">
        <w:r w:rsidR="005A3D74">
          <w:rPr>
            <w:rFonts w:ascii="Georgia" w:hAnsi="Georgia" w:cs="Times New Roman"/>
            <w:sz w:val="21"/>
            <w:szCs w:val="21"/>
          </w:rPr>
          <w:t>aufweisen</w:t>
        </w:r>
      </w:ins>
      <w:r w:rsidR="00796833">
        <w:rPr>
          <w:rFonts w:ascii="Georgia" w:hAnsi="Georgia" w:cs="Times New Roman"/>
          <w:sz w:val="21"/>
          <w:szCs w:val="21"/>
        </w:rPr>
        <w:t xml:space="preserve"> können </w:t>
      </w:r>
      <w:r w:rsidR="00F71112">
        <w:rPr>
          <w:rFonts w:ascii="Georgia" w:hAnsi="Georgia" w:cs="Times New Roman"/>
          <w:sz w:val="21"/>
          <w:szCs w:val="21"/>
        </w:rPr>
        <w:t xml:space="preserve">und Ihre Kunden auf Ihrer Website gerne von ihrer Zufriedenheit </w:t>
      </w:r>
      <w:r w:rsidR="009B7C29">
        <w:rPr>
          <w:rFonts w:ascii="Georgia" w:hAnsi="Georgia" w:cs="Times New Roman"/>
          <w:sz w:val="21"/>
          <w:szCs w:val="21"/>
        </w:rPr>
        <w:t>in Bezug auf</w:t>
      </w:r>
      <w:r w:rsidR="00F71112">
        <w:rPr>
          <w:rFonts w:ascii="Georgia" w:hAnsi="Georgia" w:cs="Times New Roman"/>
          <w:sz w:val="21"/>
          <w:szCs w:val="21"/>
        </w:rPr>
        <w:t xml:space="preserve"> Ihre Arbeit berichten.</w:t>
      </w:r>
      <w:r w:rsidR="00BC6B56">
        <w:rPr>
          <w:rFonts w:ascii="Georgia" w:hAnsi="Georgia" w:cs="Times New Roman"/>
          <w:sz w:val="21"/>
          <w:szCs w:val="21"/>
        </w:rPr>
        <w:t xml:space="preserve"> </w:t>
      </w:r>
      <w:r w:rsidR="00CE7351">
        <w:rPr>
          <w:rFonts w:ascii="Georgia" w:hAnsi="Georgia" w:cs="Times New Roman"/>
          <w:sz w:val="21"/>
          <w:szCs w:val="21"/>
        </w:rPr>
        <w:t xml:space="preserve">Sie verkörpern Ihr Leitbild des Sauerstoffs bei der Erklimmung eines Gipfels und verhelfen Ihren Mandanten zu </w:t>
      </w:r>
      <w:r w:rsidR="00475388">
        <w:rPr>
          <w:rFonts w:ascii="Georgia" w:hAnsi="Georgia" w:cs="Times New Roman"/>
          <w:sz w:val="21"/>
          <w:szCs w:val="21"/>
        </w:rPr>
        <w:t>außergewöhnlichen Erfolgen.</w:t>
      </w:r>
    </w:p>
    <w:p w14:paraId="4EC420F9" w14:textId="77777777" w:rsidR="00E21F69" w:rsidRDefault="00E21F69" w:rsidP="007134AE">
      <w:pPr>
        <w:spacing w:after="0"/>
        <w:jc w:val="both"/>
        <w:rPr>
          <w:rFonts w:ascii="Georgia" w:hAnsi="Georgia" w:cs="Times New Roman"/>
          <w:sz w:val="21"/>
          <w:szCs w:val="21"/>
        </w:rPr>
      </w:pPr>
    </w:p>
    <w:p w14:paraId="72BD30AF" w14:textId="5FEA63E7" w:rsidR="00E21F69" w:rsidRDefault="00E21F69" w:rsidP="007134AE">
      <w:pPr>
        <w:spacing w:after="0"/>
        <w:jc w:val="both"/>
        <w:rPr>
          <w:rFonts w:ascii="Georgia" w:hAnsi="Georgia" w:cs="Times New Roman"/>
          <w:sz w:val="21"/>
          <w:szCs w:val="21"/>
        </w:rPr>
      </w:pPr>
      <w:r>
        <w:rPr>
          <w:rFonts w:ascii="Georgia" w:hAnsi="Georgia" w:cs="Times New Roman"/>
          <w:sz w:val="21"/>
          <w:szCs w:val="21"/>
        </w:rPr>
        <w:t>IPONTIX scheint mir für dieses Praktikum ideal</w:t>
      </w:r>
      <w:r w:rsidR="0002711C">
        <w:rPr>
          <w:rFonts w:ascii="Georgia" w:hAnsi="Georgia" w:cs="Times New Roman"/>
          <w:sz w:val="21"/>
          <w:szCs w:val="21"/>
        </w:rPr>
        <w:t>,</w:t>
      </w:r>
      <w:r w:rsidR="00CE0816">
        <w:rPr>
          <w:rFonts w:ascii="Georgia" w:hAnsi="Georgia" w:cs="Times New Roman"/>
          <w:sz w:val="21"/>
          <w:szCs w:val="21"/>
        </w:rPr>
        <w:t xml:space="preserve"> da Sie zu den führenden </w:t>
      </w:r>
      <w:r w:rsidR="00F80ED5">
        <w:rPr>
          <w:rFonts w:ascii="Georgia" w:hAnsi="Georgia" w:cs="Times New Roman"/>
          <w:sz w:val="21"/>
          <w:szCs w:val="21"/>
        </w:rPr>
        <w:t>M&amp;A-Beratern</w:t>
      </w:r>
      <w:r w:rsidR="004127F6">
        <w:rPr>
          <w:rFonts w:ascii="Georgia" w:hAnsi="Georgia" w:cs="Times New Roman"/>
          <w:sz w:val="21"/>
          <w:szCs w:val="21"/>
        </w:rPr>
        <w:t xml:space="preserve"> für den deutschsprachigen </w:t>
      </w:r>
      <w:r w:rsidR="001E46C6">
        <w:rPr>
          <w:rFonts w:ascii="Georgia" w:hAnsi="Georgia" w:cs="Times New Roman"/>
          <w:sz w:val="21"/>
          <w:szCs w:val="21"/>
        </w:rPr>
        <w:t xml:space="preserve">Mittelstand und Familienunternehmen sind und bereits bedeutende Firmen wie Hilti </w:t>
      </w:r>
      <w:r w:rsidR="00AA4891">
        <w:rPr>
          <w:rFonts w:ascii="Georgia" w:hAnsi="Georgia" w:cs="Times New Roman"/>
          <w:sz w:val="21"/>
          <w:szCs w:val="21"/>
        </w:rPr>
        <w:t>unterstützt haben.</w:t>
      </w:r>
      <w:r w:rsidR="00B649CC">
        <w:rPr>
          <w:rFonts w:ascii="Georgia" w:hAnsi="Georgia" w:cs="Times New Roman"/>
          <w:sz w:val="21"/>
          <w:szCs w:val="21"/>
        </w:rPr>
        <w:t xml:space="preserve"> Ich selbst empfinde </w:t>
      </w:r>
      <w:r w:rsidR="000F14BF">
        <w:rPr>
          <w:rFonts w:ascii="Georgia" w:hAnsi="Georgia" w:cs="Times New Roman"/>
          <w:sz w:val="21"/>
          <w:szCs w:val="21"/>
        </w:rPr>
        <w:t xml:space="preserve">das Miteinander innerhalb der Teams als besonders ausschlaggebend für den Erfolg eines Projekts. Daher finde ich es bemerkenswert, dass Sie auf flache Hierarchien </w:t>
      </w:r>
      <w:r w:rsidR="00B523F0">
        <w:rPr>
          <w:rFonts w:ascii="Georgia" w:hAnsi="Georgia" w:cs="Times New Roman"/>
          <w:sz w:val="21"/>
          <w:szCs w:val="21"/>
        </w:rPr>
        <w:t xml:space="preserve">und einen Umgang auf Augenhöhe setzen – nicht nur unter den Mitarbeitern, sondern auch den Kunden. Außerdem erachte ich </w:t>
      </w:r>
      <w:r w:rsidR="00BA0DB5">
        <w:rPr>
          <w:rFonts w:ascii="Georgia" w:hAnsi="Georgia" w:cs="Times New Roman"/>
          <w:sz w:val="21"/>
          <w:szCs w:val="21"/>
        </w:rPr>
        <w:t>Ihren Fokus auf Langfristigkeit als überaus spannend</w:t>
      </w:r>
      <w:r w:rsidR="005C7ED8">
        <w:rPr>
          <w:rFonts w:ascii="Georgia" w:hAnsi="Georgia" w:cs="Times New Roman"/>
          <w:sz w:val="21"/>
          <w:szCs w:val="21"/>
        </w:rPr>
        <w:t xml:space="preserve">, da </w:t>
      </w:r>
      <w:r w:rsidR="00305256">
        <w:rPr>
          <w:rFonts w:ascii="Georgia" w:hAnsi="Georgia" w:cs="Times New Roman"/>
          <w:sz w:val="21"/>
          <w:szCs w:val="21"/>
        </w:rPr>
        <w:t xml:space="preserve">ich der Meinung bin, dass nachhaltiger und dafür andauernder Erfolg wertvoller </w:t>
      </w:r>
      <w:proofErr w:type="gramStart"/>
      <w:r w:rsidR="00305256">
        <w:rPr>
          <w:rFonts w:ascii="Georgia" w:hAnsi="Georgia" w:cs="Times New Roman"/>
          <w:sz w:val="21"/>
          <w:szCs w:val="21"/>
        </w:rPr>
        <w:t>ist,</w:t>
      </w:r>
      <w:proofErr w:type="gramEnd"/>
      <w:r w:rsidR="00305256">
        <w:rPr>
          <w:rFonts w:ascii="Georgia" w:hAnsi="Georgia" w:cs="Times New Roman"/>
          <w:sz w:val="21"/>
          <w:szCs w:val="21"/>
        </w:rPr>
        <w:t xml:space="preserve"> als </w:t>
      </w:r>
      <w:r w:rsidR="001A1DBA">
        <w:rPr>
          <w:rFonts w:ascii="Georgia" w:hAnsi="Georgia" w:cs="Times New Roman"/>
          <w:sz w:val="21"/>
          <w:szCs w:val="21"/>
        </w:rPr>
        <w:t>lediglich eine kurzfristige Gewinnoptimierung.</w:t>
      </w:r>
    </w:p>
    <w:p w14:paraId="554B8A50" w14:textId="77777777" w:rsidR="009179BF" w:rsidRDefault="009179BF" w:rsidP="007134AE">
      <w:pPr>
        <w:spacing w:after="0"/>
        <w:jc w:val="both"/>
        <w:rPr>
          <w:rFonts w:ascii="Georgia" w:hAnsi="Georgia" w:cs="Times New Roman"/>
          <w:sz w:val="21"/>
          <w:szCs w:val="21"/>
        </w:rPr>
      </w:pPr>
    </w:p>
    <w:p w14:paraId="25256919" w14:textId="5222EE19" w:rsidR="007D46DB" w:rsidRPr="00E65B09" w:rsidRDefault="007D46DB" w:rsidP="007134AE">
      <w:pPr>
        <w:spacing w:after="0"/>
        <w:jc w:val="both"/>
        <w:rPr>
          <w:rFonts w:ascii="Georgia" w:hAnsi="Georgia" w:cs="Times New Roman"/>
          <w:sz w:val="21"/>
          <w:szCs w:val="21"/>
        </w:rPr>
      </w:pPr>
      <w:r>
        <w:rPr>
          <w:rFonts w:ascii="Georgia" w:hAnsi="Georgia" w:cs="Times New Roman"/>
          <w:sz w:val="21"/>
          <w:szCs w:val="21"/>
        </w:rPr>
        <w:t xml:space="preserve">Deutsche </w:t>
      </w:r>
      <w:proofErr w:type="spellStart"/>
      <w:r>
        <w:rPr>
          <w:rFonts w:ascii="Georgia" w:hAnsi="Georgia" w:cs="Times New Roman"/>
          <w:sz w:val="21"/>
          <w:szCs w:val="21"/>
        </w:rPr>
        <w:t>CleanTech</w:t>
      </w:r>
      <w:proofErr w:type="spellEnd"/>
      <w:r>
        <w:rPr>
          <w:rFonts w:ascii="Georgia" w:hAnsi="Georgia" w:cs="Times New Roman"/>
          <w:sz w:val="21"/>
          <w:szCs w:val="21"/>
        </w:rPr>
        <w:t xml:space="preserve"> scheint mir für dieses Praktikum ideal</w:t>
      </w:r>
      <w:r w:rsidR="00AD4502">
        <w:rPr>
          <w:rFonts w:ascii="Georgia" w:hAnsi="Georgia" w:cs="Times New Roman"/>
          <w:sz w:val="21"/>
          <w:szCs w:val="21"/>
        </w:rPr>
        <w:t xml:space="preserve">, da Sie mir mit Ihrer Erfahrung </w:t>
      </w:r>
      <w:r w:rsidR="00A44D4B">
        <w:rPr>
          <w:rFonts w:ascii="Georgia" w:hAnsi="Georgia" w:cs="Times New Roman"/>
          <w:sz w:val="21"/>
          <w:szCs w:val="21"/>
        </w:rPr>
        <w:t>im Corporate Finance eine enorme Lernkurve bieten können</w:t>
      </w:r>
      <w:r>
        <w:rPr>
          <w:rFonts w:ascii="Georgia" w:hAnsi="Georgia" w:cs="Times New Roman"/>
          <w:sz w:val="21"/>
          <w:szCs w:val="21"/>
        </w:rPr>
        <w:t>. Ich selbst</w:t>
      </w:r>
      <w:r w:rsidR="00C8162C">
        <w:rPr>
          <w:rFonts w:ascii="Georgia" w:hAnsi="Georgia" w:cs="Times New Roman"/>
          <w:sz w:val="21"/>
          <w:szCs w:val="21"/>
        </w:rPr>
        <w:t xml:space="preserve"> engagiere mich bei </w:t>
      </w:r>
      <w:r w:rsidR="003518D7">
        <w:rPr>
          <w:rFonts w:ascii="Georgia" w:hAnsi="Georgia" w:cs="Times New Roman"/>
          <w:sz w:val="21"/>
          <w:szCs w:val="21"/>
        </w:rPr>
        <w:t>der Tafel und h</w:t>
      </w:r>
      <w:r w:rsidR="008E6410">
        <w:rPr>
          <w:rFonts w:ascii="Georgia" w:hAnsi="Georgia" w:cs="Times New Roman"/>
          <w:sz w:val="21"/>
          <w:szCs w:val="21"/>
        </w:rPr>
        <w:t xml:space="preserve">abe dort festgestellt, wie wichtig Spenden für solche gemeinnützigen </w:t>
      </w:r>
      <w:r w:rsidR="00CB13CA">
        <w:rPr>
          <w:rFonts w:ascii="Georgia" w:hAnsi="Georgia" w:cs="Times New Roman"/>
          <w:sz w:val="21"/>
          <w:szCs w:val="21"/>
        </w:rPr>
        <w:t>Projekte sind</w:t>
      </w:r>
      <w:r w:rsidR="003518D7">
        <w:rPr>
          <w:rFonts w:ascii="Georgia" w:hAnsi="Georgia" w:cs="Times New Roman"/>
          <w:sz w:val="21"/>
          <w:szCs w:val="21"/>
        </w:rPr>
        <w:t>.</w:t>
      </w:r>
      <w:r w:rsidR="00C8162C">
        <w:rPr>
          <w:rFonts w:ascii="Georgia" w:hAnsi="Georgia" w:cs="Times New Roman"/>
          <w:sz w:val="21"/>
          <w:szCs w:val="21"/>
        </w:rPr>
        <w:t xml:space="preserve"> </w:t>
      </w:r>
      <w:r>
        <w:rPr>
          <w:rFonts w:ascii="Georgia" w:hAnsi="Georgia" w:cs="Times New Roman"/>
          <w:sz w:val="21"/>
          <w:szCs w:val="21"/>
        </w:rPr>
        <w:t>Daher finde ich es bemerkenswert, dass</w:t>
      </w:r>
      <w:r w:rsidR="003518D7">
        <w:rPr>
          <w:rFonts w:ascii="Georgia" w:hAnsi="Georgia" w:cs="Times New Roman"/>
          <w:sz w:val="21"/>
          <w:szCs w:val="21"/>
        </w:rPr>
        <w:t xml:space="preserve"> Sie sich eben</w:t>
      </w:r>
      <w:r w:rsidR="002E0F4E">
        <w:rPr>
          <w:rFonts w:ascii="Georgia" w:hAnsi="Georgia" w:cs="Times New Roman"/>
          <w:sz w:val="21"/>
          <w:szCs w:val="21"/>
        </w:rPr>
        <w:t xml:space="preserve">falls für umwelterhaltende und soziale Initiativen einsetzen und einen Teil Ihres Gewinns </w:t>
      </w:r>
      <w:r w:rsidR="008E6410">
        <w:rPr>
          <w:rFonts w:ascii="Georgia" w:hAnsi="Georgia" w:cs="Times New Roman"/>
          <w:sz w:val="21"/>
          <w:szCs w:val="21"/>
        </w:rPr>
        <w:t xml:space="preserve">dafür </w:t>
      </w:r>
      <w:r w:rsidR="00D52266">
        <w:rPr>
          <w:rFonts w:ascii="Georgia" w:hAnsi="Georgia" w:cs="Times New Roman"/>
          <w:sz w:val="21"/>
          <w:szCs w:val="21"/>
        </w:rPr>
        <w:t xml:space="preserve">aufwenden. Dies bestätigt, wie wichtig Ihnen das Thema ist und Sie nicht nur </w:t>
      </w:r>
      <w:r w:rsidR="00534447">
        <w:rPr>
          <w:rFonts w:ascii="Georgia" w:hAnsi="Georgia" w:cs="Times New Roman"/>
          <w:sz w:val="21"/>
          <w:szCs w:val="21"/>
        </w:rPr>
        <w:t>aus Gewinngründen daran interessiert sind.</w:t>
      </w:r>
      <w:r>
        <w:rPr>
          <w:rFonts w:ascii="Georgia" w:hAnsi="Georgia" w:cs="Times New Roman"/>
          <w:sz w:val="21"/>
          <w:szCs w:val="21"/>
        </w:rPr>
        <w:t xml:space="preserve"> Außerdem erachte </w:t>
      </w:r>
      <w:r w:rsidR="00534447">
        <w:rPr>
          <w:rFonts w:ascii="Georgia" w:hAnsi="Georgia" w:cs="Times New Roman"/>
          <w:sz w:val="21"/>
          <w:szCs w:val="21"/>
        </w:rPr>
        <w:t>Ihren Teamgeist</w:t>
      </w:r>
      <w:r>
        <w:rPr>
          <w:rFonts w:ascii="Georgia" w:hAnsi="Georgia" w:cs="Times New Roman"/>
          <w:sz w:val="21"/>
          <w:szCs w:val="21"/>
        </w:rPr>
        <w:t xml:space="preserve"> als überaus spannend, da</w:t>
      </w:r>
      <w:r w:rsidR="00534447">
        <w:rPr>
          <w:rFonts w:ascii="Georgia" w:hAnsi="Georgia" w:cs="Times New Roman"/>
          <w:sz w:val="21"/>
          <w:szCs w:val="21"/>
        </w:rPr>
        <w:t xml:space="preserve"> Sie so Talente bes</w:t>
      </w:r>
      <w:r w:rsidR="0067558C">
        <w:rPr>
          <w:rFonts w:ascii="Georgia" w:hAnsi="Georgia" w:cs="Times New Roman"/>
          <w:sz w:val="21"/>
          <w:szCs w:val="21"/>
        </w:rPr>
        <w:t xml:space="preserve">onders fördern können. Wer mit Spaß an den Projekten arbeitet, wird sich auch </w:t>
      </w:r>
      <w:r w:rsidR="00DC4226">
        <w:rPr>
          <w:rFonts w:ascii="Georgia" w:hAnsi="Georgia" w:cs="Times New Roman"/>
          <w:sz w:val="21"/>
          <w:szCs w:val="21"/>
        </w:rPr>
        <w:t>mit mehr Einsatz einbringen.</w:t>
      </w:r>
      <w:r w:rsidR="004E68D2">
        <w:rPr>
          <w:rFonts w:ascii="Georgia" w:hAnsi="Georgia" w:cs="Times New Roman"/>
          <w:sz w:val="21"/>
          <w:szCs w:val="21"/>
        </w:rPr>
        <w:t xml:space="preserve"> Dies zeigt sich bereits in hohen Bewertung Ihrer Kunden</w:t>
      </w:r>
      <w:r w:rsidR="00ED798E">
        <w:rPr>
          <w:rFonts w:ascii="Georgia" w:hAnsi="Georgia" w:cs="Times New Roman"/>
          <w:sz w:val="21"/>
          <w:szCs w:val="21"/>
        </w:rPr>
        <w:t>-Beurteilung, die von der Wirtschaftszeitung „</w:t>
      </w:r>
      <w:proofErr w:type="spellStart"/>
      <w:r w:rsidR="00ED798E">
        <w:rPr>
          <w:rFonts w:ascii="Georgia" w:hAnsi="Georgia" w:cs="Times New Roman"/>
          <w:sz w:val="21"/>
          <w:szCs w:val="21"/>
        </w:rPr>
        <w:t>brand</w:t>
      </w:r>
      <w:proofErr w:type="spellEnd"/>
      <w:r w:rsidR="00ED798E">
        <w:rPr>
          <w:rFonts w:ascii="Georgia" w:hAnsi="Georgia" w:cs="Times New Roman"/>
          <w:sz w:val="21"/>
          <w:szCs w:val="21"/>
        </w:rPr>
        <w:t xml:space="preserve"> eins“ ausgezeichnet w</w:t>
      </w:r>
      <w:r w:rsidR="00A4774C">
        <w:rPr>
          <w:rFonts w:ascii="Georgia" w:hAnsi="Georgia" w:cs="Times New Roman"/>
          <w:sz w:val="21"/>
          <w:szCs w:val="21"/>
        </w:rPr>
        <w:t>urde.</w:t>
      </w:r>
    </w:p>
    <w:p w14:paraId="0D1927BC" w14:textId="366D7854" w:rsidR="00E65B09" w:rsidRPr="00E65B09" w:rsidRDefault="00E65B09" w:rsidP="00E65B09">
      <w:pPr>
        <w:spacing w:after="0"/>
        <w:jc w:val="both"/>
        <w:rPr>
          <w:rFonts w:ascii="Georgia" w:hAnsi="Georgia" w:cs="Times New Roman"/>
          <w:sz w:val="21"/>
          <w:szCs w:val="21"/>
        </w:rPr>
      </w:pPr>
    </w:p>
    <w:p w14:paraId="2052A7F0" w14:textId="32EC4A3C" w:rsidR="00E65B09" w:rsidRPr="00E65B09" w:rsidRDefault="00E65B09" w:rsidP="00F269C0">
      <w:pPr>
        <w:spacing w:after="0"/>
        <w:jc w:val="both"/>
        <w:rPr>
          <w:rFonts w:ascii="Georgia" w:hAnsi="Georgia" w:cs="Times New Roman"/>
          <w:sz w:val="21"/>
          <w:szCs w:val="21"/>
        </w:rPr>
      </w:pPr>
      <w:r w:rsidRPr="00E65B09">
        <w:rPr>
          <w:rFonts w:ascii="Georgia" w:hAnsi="Georgia" w:cs="Times New Roman"/>
          <w:sz w:val="21"/>
          <w:szCs w:val="21"/>
        </w:rPr>
        <w:t>V</w:t>
      </w:r>
      <w:r w:rsidR="00661881">
        <w:rPr>
          <w:rFonts w:ascii="Georgia" w:hAnsi="Georgia" w:cs="Times New Roman"/>
          <w:sz w:val="21"/>
          <w:szCs w:val="21"/>
        </w:rPr>
        <w:t>on dem Praktikum im M&amp;A erhoffe ich mir</w:t>
      </w:r>
      <w:r w:rsidR="00615C19">
        <w:rPr>
          <w:rFonts w:ascii="Georgia" w:hAnsi="Georgia" w:cs="Times New Roman"/>
          <w:sz w:val="21"/>
          <w:szCs w:val="21"/>
        </w:rPr>
        <w:t>, durch spannende und herausfordernde Projekte</w:t>
      </w:r>
      <w:r w:rsidR="00773314">
        <w:rPr>
          <w:rFonts w:ascii="Georgia" w:hAnsi="Georgia" w:cs="Times New Roman"/>
          <w:sz w:val="21"/>
          <w:szCs w:val="21"/>
        </w:rPr>
        <w:t xml:space="preserve"> eine steile Lernkurve</w:t>
      </w:r>
      <w:r w:rsidR="00A83104">
        <w:rPr>
          <w:rFonts w:ascii="Georgia" w:hAnsi="Georgia" w:cs="Times New Roman"/>
          <w:sz w:val="21"/>
          <w:szCs w:val="21"/>
        </w:rPr>
        <w:t xml:space="preserve"> und tiefe Einblicke in die Branche zu erlangen</w:t>
      </w:r>
      <w:r w:rsidR="00721D91">
        <w:rPr>
          <w:rFonts w:ascii="Georgia" w:hAnsi="Georgia" w:cs="Times New Roman"/>
          <w:sz w:val="21"/>
          <w:szCs w:val="21"/>
        </w:rPr>
        <w:t xml:space="preserve">. Ich bin mir sicher, dass ich mit meiner </w:t>
      </w:r>
      <w:r w:rsidR="008A5A29">
        <w:rPr>
          <w:rFonts w:ascii="Georgia" w:hAnsi="Georgia" w:cs="Times New Roman"/>
          <w:sz w:val="21"/>
          <w:szCs w:val="21"/>
        </w:rPr>
        <w:t xml:space="preserve">hohen Einsatzbereitschaft, meinem ausgeprägten Verantwortungsbewusstsein </w:t>
      </w:r>
      <w:r w:rsidR="000D7E36">
        <w:rPr>
          <w:rFonts w:ascii="Georgia" w:hAnsi="Georgia" w:cs="Times New Roman"/>
          <w:sz w:val="21"/>
          <w:szCs w:val="21"/>
        </w:rPr>
        <w:t>sowie meinem Interesse an</w:t>
      </w:r>
      <w:r w:rsidR="007058D0">
        <w:rPr>
          <w:rFonts w:ascii="Georgia" w:hAnsi="Georgia" w:cs="Times New Roman"/>
          <w:sz w:val="21"/>
          <w:szCs w:val="21"/>
        </w:rPr>
        <w:t xml:space="preserve"> der intensiven Teamarbeit eine Bereicherung für XY sein werde</w:t>
      </w:r>
      <w:r w:rsidR="00585119">
        <w:rPr>
          <w:rFonts w:ascii="Georgia" w:hAnsi="Georgia" w:cs="Times New Roman"/>
          <w:sz w:val="21"/>
          <w:szCs w:val="21"/>
        </w:rPr>
        <w:t>. Ich würde mich sehr freuen, Sie in einem persönlichen Gespräch von mir überzeugen zu dürfen.</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2F5D17D5" w:rsidR="00BB3512" w:rsidRPr="00D30CEA" w:rsidRDefault="00BB3512" w:rsidP="00E65B09">
      <w:pPr>
        <w:spacing w:after="0"/>
        <w:jc w:val="both"/>
        <w:rPr>
          <w:rFonts w:ascii="Georgia" w:hAnsi="Georgia" w:cs="Times New Roman"/>
          <w:sz w:val="21"/>
          <w:szCs w:val="21"/>
        </w:rPr>
      </w:pPr>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3EC"/>
    <w:rsid w:val="00012D78"/>
    <w:rsid w:val="00021DA8"/>
    <w:rsid w:val="000239DC"/>
    <w:rsid w:val="0002711C"/>
    <w:rsid w:val="00034B68"/>
    <w:rsid w:val="00042BB2"/>
    <w:rsid w:val="0004591A"/>
    <w:rsid w:val="00046459"/>
    <w:rsid w:val="000525FB"/>
    <w:rsid w:val="000555E4"/>
    <w:rsid w:val="0005670D"/>
    <w:rsid w:val="00060253"/>
    <w:rsid w:val="000710B0"/>
    <w:rsid w:val="00073C82"/>
    <w:rsid w:val="00074467"/>
    <w:rsid w:val="00081359"/>
    <w:rsid w:val="000866F3"/>
    <w:rsid w:val="000A154E"/>
    <w:rsid w:val="000A5AB8"/>
    <w:rsid w:val="000A6678"/>
    <w:rsid w:val="000A7DEB"/>
    <w:rsid w:val="000B2114"/>
    <w:rsid w:val="000C1B92"/>
    <w:rsid w:val="000C55DE"/>
    <w:rsid w:val="000D7E36"/>
    <w:rsid w:val="000E2B1F"/>
    <w:rsid w:val="000F14BF"/>
    <w:rsid w:val="000F1503"/>
    <w:rsid w:val="000F371C"/>
    <w:rsid w:val="0010146F"/>
    <w:rsid w:val="00105B7A"/>
    <w:rsid w:val="00106163"/>
    <w:rsid w:val="00117F83"/>
    <w:rsid w:val="00146C8E"/>
    <w:rsid w:val="00152DF9"/>
    <w:rsid w:val="00156A98"/>
    <w:rsid w:val="00156ABE"/>
    <w:rsid w:val="001669DB"/>
    <w:rsid w:val="00167D2F"/>
    <w:rsid w:val="00171D11"/>
    <w:rsid w:val="001819B1"/>
    <w:rsid w:val="001869E7"/>
    <w:rsid w:val="00191C4F"/>
    <w:rsid w:val="001A1DBA"/>
    <w:rsid w:val="001A4522"/>
    <w:rsid w:val="001B7962"/>
    <w:rsid w:val="001C17FC"/>
    <w:rsid w:val="001D0073"/>
    <w:rsid w:val="001D079A"/>
    <w:rsid w:val="001E0088"/>
    <w:rsid w:val="001E0903"/>
    <w:rsid w:val="001E1EE7"/>
    <w:rsid w:val="001E46C6"/>
    <w:rsid w:val="001F20ED"/>
    <w:rsid w:val="002042CB"/>
    <w:rsid w:val="002062F6"/>
    <w:rsid w:val="00212042"/>
    <w:rsid w:val="002213EE"/>
    <w:rsid w:val="0022714C"/>
    <w:rsid w:val="00227A63"/>
    <w:rsid w:val="00234133"/>
    <w:rsid w:val="0023683A"/>
    <w:rsid w:val="002467A0"/>
    <w:rsid w:val="002526F1"/>
    <w:rsid w:val="002536DC"/>
    <w:rsid w:val="00255EC1"/>
    <w:rsid w:val="00257D2A"/>
    <w:rsid w:val="002627D2"/>
    <w:rsid w:val="00264191"/>
    <w:rsid w:val="0027047C"/>
    <w:rsid w:val="002708C2"/>
    <w:rsid w:val="00274324"/>
    <w:rsid w:val="00286927"/>
    <w:rsid w:val="00297719"/>
    <w:rsid w:val="002A5B9F"/>
    <w:rsid w:val="002A7ECB"/>
    <w:rsid w:val="002D309E"/>
    <w:rsid w:val="002D594E"/>
    <w:rsid w:val="002E0F4E"/>
    <w:rsid w:val="002E39B8"/>
    <w:rsid w:val="002F51FA"/>
    <w:rsid w:val="0030208C"/>
    <w:rsid w:val="00305256"/>
    <w:rsid w:val="00311A15"/>
    <w:rsid w:val="003250EA"/>
    <w:rsid w:val="00334FE6"/>
    <w:rsid w:val="003421B1"/>
    <w:rsid w:val="00344026"/>
    <w:rsid w:val="00344306"/>
    <w:rsid w:val="003518D7"/>
    <w:rsid w:val="003672F9"/>
    <w:rsid w:val="00375D2D"/>
    <w:rsid w:val="00380AF9"/>
    <w:rsid w:val="003811BC"/>
    <w:rsid w:val="0038671F"/>
    <w:rsid w:val="003947A8"/>
    <w:rsid w:val="003A3ED8"/>
    <w:rsid w:val="003B4673"/>
    <w:rsid w:val="003D464F"/>
    <w:rsid w:val="003D5D1E"/>
    <w:rsid w:val="003F3290"/>
    <w:rsid w:val="003F688C"/>
    <w:rsid w:val="00411679"/>
    <w:rsid w:val="004127F6"/>
    <w:rsid w:val="00415608"/>
    <w:rsid w:val="00421F10"/>
    <w:rsid w:val="00424CAF"/>
    <w:rsid w:val="00426302"/>
    <w:rsid w:val="004303F9"/>
    <w:rsid w:val="00434D23"/>
    <w:rsid w:val="004403CB"/>
    <w:rsid w:val="00440627"/>
    <w:rsid w:val="00453C2F"/>
    <w:rsid w:val="00454C0B"/>
    <w:rsid w:val="0046226E"/>
    <w:rsid w:val="00474FC2"/>
    <w:rsid w:val="00475388"/>
    <w:rsid w:val="0048085B"/>
    <w:rsid w:val="00492923"/>
    <w:rsid w:val="004A1501"/>
    <w:rsid w:val="004A615C"/>
    <w:rsid w:val="004B3926"/>
    <w:rsid w:val="004B3D6C"/>
    <w:rsid w:val="004B4510"/>
    <w:rsid w:val="004C156C"/>
    <w:rsid w:val="004C174A"/>
    <w:rsid w:val="004D3477"/>
    <w:rsid w:val="004E68D2"/>
    <w:rsid w:val="004E7F8D"/>
    <w:rsid w:val="00500EFA"/>
    <w:rsid w:val="00506322"/>
    <w:rsid w:val="00507BBD"/>
    <w:rsid w:val="00526361"/>
    <w:rsid w:val="00534447"/>
    <w:rsid w:val="005407D6"/>
    <w:rsid w:val="00542F06"/>
    <w:rsid w:val="00543778"/>
    <w:rsid w:val="005466E6"/>
    <w:rsid w:val="00553EC8"/>
    <w:rsid w:val="00555973"/>
    <w:rsid w:val="005705F7"/>
    <w:rsid w:val="00570B1D"/>
    <w:rsid w:val="00574140"/>
    <w:rsid w:val="005762CF"/>
    <w:rsid w:val="005842A0"/>
    <w:rsid w:val="00585119"/>
    <w:rsid w:val="00590834"/>
    <w:rsid w:val="00590E7F"/>
    <w:rsid w:val="00593C9C"/>
    <w:rsid w:val="005A3D74"/>
    <w:rsid w:val="005B231F"/>
    <w:rsid w:val="005B743E"/>
    <w:rsid w:val="005C169E"/>
    <w:rsid w:val="005C55F7"/>
    <w:rsid w:val="005C7ED8"/>
    <w:rsid w:val="005D015D"/>
    <w:rsid w:val="005D7D49"/>
    <w:rsid w:val="005D7FD9"/>
    <w:rsid w:val="005E00BC"/>
    <w:rsid w:val="005E075E"/>
    <w:rsid w:val="005E63B8"/>
    <w:rsid w:val="005F350B"/>
    <w:rsid w:val="005F4B88"/>
    <w:rsid w:val="005F6A42"/>
    <w:rsid w:val="00603752"/>
    <w:rsid w:val="00611031"/>
    <w:rsid w:val="00615C19"/>
    <w:rsid w:val="00632F05"/>
    <w:rsid w:val="0063723B"/>
    <w:rsid w:val="00647413"/>
    <w:rsid w:val="006502BE"/>
    <w:rsid w:val="00657250"/>
    <w:rsid w:val="00661881"/>
    <w:rsid w:val="0067558C"/>
    <w:rsid w:val="006A44FC"/>
    <w:rsid w:val="006A7895"/>
    <w:rsid w:val="006B302C"/>
    <w:rsid w:val="006C04D1"/>
    <w:rsid w:val="006D07F9"/>
    <w:rsid w:val="006D153C"/>
    <w:rsid w:val="006D2592"/>
    <w:rsid w:val="006E2854"/>
    <w:rsid w:val="006F26EA"/>
    <w:rsid w:val="006F58EC"/>
    <w:rsid w:val="007058D0"/>
    <w:rsid w:val="00706233"/>
    <w:rsid w:val="007134AE"/>
    <w:rsid w:val="00721D91"/>
    <w:rsid w:val="007251EA"/>
    <w:rsid w:val="007340D7"/>
    <w:rsid w:val="007472BD"/>
    <w:rsid w:val="007509F5"/>
    <w:rsid w:val="00755A3D"/>
    <w:rsid w:val="00763E79"/>
    <w:rsid w:val="007675B1"/>
    <w:rsid w:val="00773314"/>
    <w:rsid w:val="00793EAA"/>
    <w:rsid w:val="00796833"/>
    <w:rsid w:val="00797EF1"/>
    <w:rsid w:val="007A3246"/>
    <w:rsid w:val="007A64C5"/>
    <w:rsid w:val="007A719D"/>
    <w:rsid w:val="007B1B2B"/>
    <w:rsid w:val="007B2335"/>
    <w:rsid w:val="007B4F94"/>
    <w:rsid w:val="007C1ABF"/>
    <w:rsid w:val="007C59D2"/>
    <w:rsid w:val="007D46DB"/>
    <w:rsid w:val="007E4326"/>
    <w:rsid w:val="007F0344"/>
    <w:rsid w:val="007F7EA0"/>
    <w:rsid w:val="008049F7"/>
    <w:rsid w:val="00807293"/>
    <w:rsid w:val="00816765"/>
    <w:rsid w:val="00832105"/>
    <w:rsid w:val="0083750F"/>
    <w:rsid w:val="008428CF"/>
    <w:rsid w:val="00851399"/>
    <w:rsid w:val="0085213A"/>
    <w:rsid w:val="00855758"/>
    <w:rsid w:val="00856515"/>
    <w:rsid w:val="008565FD"/>
    <w:rsid w:val="00857C6F"/>
    <w:rsid w:val="008657E3"/>
    <w:rsid w:val="00867CED"/>
    <w:rsid w:val="00873874"/>
    <w:rsid w:val="00874503"/>
    <w:rsid w:val="00880CEE"/>
    <w:rsid w:val="00883B55"/>
    <w:rsid w:val="0089337A"/>
    <w:rsid w:val="008A248F"/>
    <w:rsid w:val="008A5A29"/>
    <w:rsid w:val="008B0A62"/>
    <w:rsid w:val="008B402E"/>
    <w:rsid w:val="008C27C1"/>
    <w:rsid w:val="008D6664"/>
    <w:rsid w:val="008D7CDB"/>
    <w:rsid w:val="008E100E"/>
    <w:rsid w:val="008E4BA9"/>
    <w:rsid w:val="008E6410"/>
    <w:rsid w:val="008E7A27"/>
    <w:rsid w:val="008E7D17"/>
    <w:rsid w:val="008F49B4"/>
    <w:rsid w:val="008F6311"/>
    <w:rsid w:val="009168B4"/>
    <w:rsid w:val="009179BF"/>
    <w:rsid w:val="0097131D"/>
    <w:rsid w:val="00991E04"/>
    <w:rsid w:val="0099776A"/>
    <w:rsid w:val="009A0AF5"/>
    <w:rsid w:val="009A256E"/>
    <w:rsid w:val="009B7C29"/>
    <w:rsid w:val="009C701E"/>
    <w:rsid w:val="009D07DC"/>
    <w:rsid w:val="009D3BBF"/>
    <w:rsid w:val="009D3CB6"/>
    <w:rsid w:val="009F46A7"/>
    <w:rsid w:val="00A11B0A"/>
    <w:rsid w:val="00A1282E"/>
    <w:rsid w:val="00A14247"/>
    <w:rsid w:val="00A360DC"/>
    <w:rsid w:val="00A40D57"/>
    <w:rsid w:val="00A44493"/>
    <w:rsid w:val="00A44D4B"/>
    <w:rsid w:val="00A4774C"/>
    <w:rsid w:val="00A53760"/>
    <w:rsid w:val="00A74225"/>
    <w:rsid w:val="00A83104"/>
    <w:rsid w:val="00AA2791"/>
    <w:rsid w:val="00AA4891"/>
    <w:rsid w:val="00AA4961"/>
    <w:rsid w:val="00AA4992"/>
    <w:rsid w:val="00AA4C7C"/>
    <w:rsid w:val="00AB4CD0"/>
    <w:rsid w:val="00AC61EE"/>
    <w:rsid w:val="00AC66C4"/>
    <w:rsid w:val="00AC7086"/>
    <w:rsid w:val="00AD4502"/>
    <w:rsid w:val="00AE24C6"/>
    <w:rsid w:val="00AE2597"/>
    <w:rsid w:val="00AE26F5"/>
    <w:rsid w:val="00AE3A33"/>
    <w:rsid w:val="00AF14F3"/>
    <w:rsid w:val="00AF274C"/>
    <w:rsid w:val="00B1075A"/>
    <w:rsid w:val="00B135CE"/>
    <w:rsid w:val="00B22F43"/>
    <w:rsid w:val="00B339B8"/>
    <w:rsid w:val="00B346A7"/>
    <w:rsid w:val="00B43970"/>
    <w:rsid w:val="00B45015"/>
    <w:rsid w:val="00B4546F"/>
    <w:rsid w:val="00B457CA"/>
    <w:rsid w:val="00B50A34"/>
    <w:rsid w:val="00B523F0"/>
    <w:rsid w:val="00B54C38"/>
    <w:rsid w:val="00B5613E"/>
    <w:rsid w:val="00B57CB1"/>
    <w:rsid w:val="00B649CC"/>
    <w:rsid w:val="00B75B5D"/>
    <w:rsid w:val="00B77ABA"/>
    <w:rsid w:val="00B77DCE"/>
    <w:rsid w:val="00B81B0E"/>
    <w:rsid w:val="00B87CA9"/>
    <w:rsid w:val="00B93514"/>
    <w:rsid w:val="00B93E89"/>
    <w:rsid w:val="00B9666E"/>
    <w:rsid w:val="00BA0DB5"/>
    <w:rsid w:val="00BA39E5"/>
    <w:rsid w:val="00BA78F1"/>
    <w:rsid w:val="00BB3512"/>
    <w:rsid w:val="00BB3C75"/>
    <w:rsid w:val="00BB4E34"/>
    <w:rsid w:val="00BC6B56"/>
    <w:rsid w:val="00BE4CE0"/>
    <w:rsid w:val="00BE5B40"/>
    <w:rsid w:val="00BF2854"/>
    <w:rsid w:val="00BF522D"/>
    <w:rsid w:val="00C0093E"/>
    <w:rsid w:val="00C0214A"/>
    <w:rsid w:val="00C030C1"/>
    <w:rsid w:val="00C1562F"/>
    <w:rsid w:val="00C16AD8"/>
    <w:rsid w:val="00C20190"/>
    <w:rsid w:val="00C27E2D"/>
    <w:rsid w:val="00C50926"/>
    <w:rsid w:val="00C610EA"/>
    <w:rsid w:val="00C6717B"/>
    <w:rsid w:val="00C71380"/>
    <w:rsid w:val="00C8162C"/>
    <w:rsid w:val="00C9003C"/>
    <w:rsid w:val="00C97ECA"/>
    <w:rsid w:val="00CA1160"/>
    <w:rsid w:val="00CA34F5"/>
    <w:rsid w:val="00CA702E"/>
    <w:rsid w:val="00CA7350"/>
    <w:rsid w:val="00CB13CA"/>
    <w:rsid w:val="00CB639D"/>
    <w:rsid w:val="00CB7F4D"/>
    <w:rsid w:val="00CD51E6"/>
    <w:rsid w:val="00CE0816"/>
    <w:rsid w:val="00CE433B"/>
    <w:rsid w:val="00CE52B5"/>
    <w:rsid w:val="00CE7351"/>
    <w:rsid w:val="00CF3DAA"/>
    <w:rsid w:val="00D0595F"/>
    <w:rsid w:val="00D10457"/>
    <w:rsid w:val="00D122A9"/>
    <w:rsid w:val="00D22F96"/>
    <w:rsid w:val="00D30CEA"/>
    <w:rsid w:val="00D52266"/>
    <w:rsid w:val="00D67EE3"/>
    <w:rsid w:val="00D707D0"/>
    <w:rsid w:val="00D7145D"/>
    <w:rsid w:val="00D71D8E"/>
    <w:rsid w:val="00D75367"/>
    <w:rsid w:val="00D9281A"/>
    <w:rsid w:val="00DA3404"/>
    <w:rsid w:val="00DA4C83"/>
    <w:rsid w:val="00DA524B"/>
    <w:rsid w:val="00DB05D5"/>
    <w:rsid w:val="00DB0676"/>
    <w:rsid w:val="00DB471D"/>
    <w:rsid w:val="00DB795F"/>
    <w:rsid w:val="00DC4226"/>
    <w:rsid w:val="00DD1863"/>
    <w:rsid w:val="00DD3349"/>
    <w:rsid w:val="00DD54E1"/>
    <w:rsid w:val="00DD6747"/>
    <w:rsid w:val="00DE1FBC"/>
    <w:rsid w:val="00DE5C3D"/>
    <w:rsid w:val="00DF0153"/>
    <w:rsid w:val="00DF356E"/>
    <w:rsid w:val="00DF538A"/>
    <w:rsid w:val="00E02500"/>
    <w:rsid w:val="00E05BB0"/>
    <w:rsid w:val="00E079F6"/>
    <w:rsid w:val="00E12ED8"/>
    <w:rsid w:val="00E162C9"/>
    <w:rsid w:val="00E21F69"/>
    <w:rsid w:val="00E22D4D"/>
    <w:rsid w:val="00E2699D"/>
    <w:rsid w:val="00E3005D"/>
    <w:rsid w:val="00E30491"/>
    <w:rsid w:val="00E40724"/>
    <w:rsid w:val="00E420C9"/>
    <w:rsid w:val="00E45A51"/>
    <w:rsid w:val="00E460C5"/>
    <w:rsid w:val="00E473ED"/>
    <w:rsid w:val="00E47DAF"/>
    <w:rsid w:val="00E51C08"/>
    <w:rsid w:val="00E62550"/>
    <w:rsid w:val="00E652F3"/>
    <w:rsid w:val="00E65B09"/>
    <w:rsid w:val="00E83116"/>
    <w:rsid w:val="00E834F8"/>
    <w:rsid w:val="00E914E5"/>
    <w:rsid w:val="00E91B86"/>
    <w:rsid w:val="00E92407"/>
    <w:rsid w:val="00E95E62"/>
    <w:rsid w:val="00EA22DD"/>
    <w:rsid w:val="00EA6CEC"/>
    <w:rsid w:val="00EA7AC2"/>
    <w:rsid w:val="00EC000C"/>
    <w:rsid w:val="00ED0B19"/>
    <w:rsid w:val="00ED5D56"/>
    <w:rsid w:val="00ED798E"/>
    <w:rsid w:val="00EF2FD5"/>
    <w:rsid w:val="00EF58D7"/>
    <w:rsid w:val="00F02B03"/>
    <w:rsid w:val="00F11473"/>
    <w:rsid w:val="00F253C5"/>
    <w:rsid w:val="00F269C0"/>
    <w:rsid w:val="00F270C0"/>
    <w:rsid w:val="00F30624"/>
    <w:rsid w:val="00F35DE5"/>
    <w:rsid w:val="00F412E4"/>
    <w:rsid w:val="00F44E0F"/>
    <w:rsid w:val="00F4717F"/>
    <w:rsid w:val="00F5301B"/>
    <w:rsid w:val="00F536F0"/>
    <w:rsid w:val="00F55CE3"/>
    <w:rsid w:val="00F662F5"/>
    <w:rsid w:val="00F71112"/>
    <w:rsid w:val="00F74145"/>
    <w:rsid w:val="00F74175"/>
    <w:rsid w:val="00F80ED5"/>
    <w:rsid w:val="00F92A04"/>
    <w:rsid w:val="00FA4972"/>
    <w:rsid w:val="00FA5291"/>
    <w:rsid w:val="00FC3052"/>
    <w:rsid w:val="00FD26D9"/>
    <w:rsid w:val="00FD7864"/>
    <w:rsid w:val="00FE1970"/>
    <w:rsid w:val="00FE28C4"/>
    <w:rsid w:val="00FF3F4F"/>
    <w:rsid w:val="00FF503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E2699D"/>
    <w:pPr>
      <w:spacing w:after="0" w:line="240" w:lineRule="auto"/>
    </w:pPr>
  </w:style>
  <w:style w:type="character" w:styleId="Kommentarzeichen">
    <w:name w:val="annotation reference"/>
    <w:basedOn w:val="Absatz-Standardschriftart"/>
    <w:uiPriority w:val="99"/>
    <w:semiHidden/>
    <w:unhideWhenUsed/>
    <w:rsid w:val="00E2699D"/>
    <w:rPr>
      <w:sz w:val="16"/>
      <w:szCs w:val="16"/>
    </w:rPr>
  </w:style>
  <w:style w:type="paragraph" w:styleId="Kommentartext">
    <w:name w:val="annotation text"/>
    <w:basedOn w:val="Standard"/>
    <w:link w:val="KommentartextZchn"/>
    <w:uiPriority w:val="99"/>
    <w:unhideWhenUsed/>
    <w:rsid w:val="00E2699D"/>
    <w:pPr>
      <w:spacing w:line="240" w:lineRule="auto"/>
    </w:pPr>
    <w:rPr>
      <w:sz w:val="20"/>
      <w:szCs w:val="20"/>
    </w:rPr>
  </w:style>
  <w:style w:type="character" w:customStyle="1" w:styleId="KommentartextZchn">
    <w:name w:val="Kommentartext Zchn"/>
    <w:basedOn w:val="Absatz-Standardschriftart"/>
    <w:link w:val="Kommentartext"/>
    <w:uiPriority w:val="99"/>
    <w:rsid w:val="00E2699D"/>
    <w:rPr>
      <w:sz w:val="20"/>
      <w:szCs w:val="20"/>
    </w:rPr>
  </w:style>
  <w:style w:type="paragraph" w:styleId="Kommentarthema">
    <w:name w:val="annotation subject"/>
    <w:basedOn w:val="Kommentartext"/>
    <w:next w:val="Kommentartext"/>
    <w:link w:val="KommentarthemaZchn"/>
    <w:uiPriority w:val="99"/>
    <w:semiHidden/>
    <w:unhideWhenUsed/>
    <w:rsid w:val="00E2699D"/>
    <w:rPr>
      <w:b/>
      <w:bCs/>
    </w:rPr>
  </w:style>
  <w:style w:type="character" w:customStyle="1" w:styleId="KommentarthemaZchn">
    <w:name w:val="Kommentarthema Zchn"/>
    <w:basedOn w:val="KommentartextZchn"/>
    <w:link w:val="Kommentarthema"/>
    <w:uiPriority w:val="99"/>
    <w:semiHidden/>
    <w:rsid w:val="00E269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1912</Words>
  <Characters>12048</Characters>
  <Application>Microsoft Office Word</Application>
  <DocSecurity>0</DocSecurity>
  <Lines>100</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164</cp:revision>
  <dcterms:created xsi:type="dcterms:W3CDTF">2023-02-26T14:31:00Z</dcterms:created>
  <dcterms:modified xsi:type="dcterms:W3CDTF">2023-02-28T17:44:00Z</dcterms:modified>
</cp:coreProperties>
</file>