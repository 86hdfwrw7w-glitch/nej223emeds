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A84F138" w:rsidR="006D2592" w:rsidRPr="00BC5172" w:rsidRDefault="0027564F" w:rsidP="006A7895">
      <w:pPr>
        <w:spacing w:after="0" w:line="240" w:lineRule="auto"/>
        <w:jc w:val="right"/>
        <w:rPr>
          <w:rFonts w:ascii="Georgia" w:hAnsi="Georgia" w:cs="Times New Roman"/>
          <w:sz w:val="21"/>
          <w:szCs w:val="21"/>
        </w:rPr>
      </w:pPr>
      <w:r>
        <w:rPr>
          <w:rFonts w:ascii="Georgia" w:hAnsi="Georgia" w:cs="Times New Roman"/>
          <w:sz w:val="21"/>
          <w:szCs w:val="21"/>
        </w:rPr>
        <w:t>Leonard</w:t>
      </w:r>
      <w:r w:rsidR="003D5D1E" w:rsidRPr="00BC5172">
        <w:rPr>
          <w:rFonts w:ascii="Georgia" w:hAnsi="Georgia" w:cs="Times New Roman"/>
          <w:sz w:val="21"/>
          <w:szCs w:val="21"/>
        </w:rPr>
        <w:t xml:space="preserve"> </w:t>
      </w:r>
      <w:r>
        <w:rPr>
          <w:rFonts w:ascii="Georgia" w:hAnsi="Georgia" w:cs="Times New Roman"/>
          <w:sz w:val="21"/>
          <w:szCs w:val="21"/>
        </w:rPr>
        <w:t>Boecker</w:t>
      </w:r>
    </w:p>
    <w:p w14:paraId="2458A2A0" w14:textId="2E04CECC" w:rsidR="00857C6F" w:rsidRPr="00BC5172" w:rsidRDefault="0027564F" w:rsidP="006A7895">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451AEE20" w14:textId="6881022D" w:rsidR="00857C6F" w:rsidRPr="00BC5172" w:rsidRDefault="0027564F" w:rsidP="006A7895">
      <w:pPr>
        <w:spacing w:after="0" w:line="240" w:lineRule="auto"/>
        <w:jc w:val="right"/>
        <w:rPr>
          <w:rFonts w:ascii="Georgia" w:hAnsi="Georgia" w:cs="Times New Roman"/>
          <w:sz w:val="21"/>
          <w:szCs w:val="21"/>
        </w:rPr>
      </w:pPr>
      <w:r>
        <w:rPr>
          <w:rFonts w:ascii="Georgia" w:hAnsi="Georgia" w:cs="Times New Roman"/>
          <w:sz w:val="21"/>
          <w:szCs w:val="21"/>
        </w:rPr>
        <w:t>93059 Regensburg</w:t>
      </w:r>
      <w:r w:rsidR="00857C6F" w:rsidRPr="00BC5172">
        <w:rPr>
          <w:rFonts w:ascii="Georgia" w:hAnsi="Georgia" w:cs="Times New Roman"/>
          <w:sz w:val="21"/>
          <w:szCs w:val="21"/>
        </w:rPr>
        <w:t xml:space="preserve"> </w:t>
      </w:r>
    </w:p>
    <w:p w14:paraId="12BA391A" w14:textId="76A80845" w:rsidR="006A7895" w:rsidRPr="00BC5172" w:rsidRDefault="0027564F" w:rsidP="006A7895">
      <w:pPr>
        <w:spacing w:after="0" w:line="240" w:lineRule="auto"/>
        <w:jc w:val="right"/>
        <w:rPr>
          <w:rFonts w:ascii="Georgia" w:hAnsi="Georgia" w:cs="Times New Roman"/>
          <w:sz w:val="21"/>
          <w:szCs w:val="21"/>
        </w:rPr>
      </w:pPr>
      <w:r>
        <w:rPr>
          <w:rFonts w:ascii="Georgia" w:hAnsi="Georgia" w:cs="Georgia"/>
          <w:color w:val="000000"/>
          <w:sz w:val="21"/>
          <w:szCs w:val="21"/>
        </w:rPr>
        <w:t>leonardboecker</w:t>
      </w:r>
      <w:r w:rsidR="00857C6F" w:rsidRPr="00BC5172">
        <w:rPr>
          <w:rFonts w:ascii="Georgia" w:hAnsi="Georgia" w:cs="Georgia"/>
          <w:color w:val="000000"/>
          <w:sz w:val="21"/>
          <w:szCs w:val="21"/>
        </w:rPr>
        <w:t>@</w:t>
      </w:r>
      <w:r>
        <w:rPr>
          <w:rFonts w:ascii="Georgia" w:hAnsi="Georgia" w:cs="Georgia"/>
          <w:color w:val="000000"/>
          <w:sz w:val="21"/>
          <w:szCs w:val="21"/>
        </w:rPr>
        <w:t>t-online</w:t>
      </w:r>
      <w:r w:rsidR="00857C6F" w:rsidRPr="00BC5172">
        <w:rPr>
          <w:rFonts w:ascii="Georgia" w:hAnsi="Georgia" w:cs="Georgia"/>
          <w:color w:val="000000"/>
          <w:sz w:val="21"/>
          <w:szCs w:val="21"/>
        </w:rPr>
        <w:t>.</w:t>
      </w:r>
      <w:r>
        <w:rPr>
          <w:rFonts w:ascii="Georgia" w:hAnsi="Georgia" w:cs="Georgia"/>
          <w:color w:val="000000"/>
          <w:sz w:val="21"/>
          <w:szCs w:val="21"/>
        </w:rPr>
        <w:t>de</w:t>
      </w:r>
    </w:p>
    <w:p w14:paraId="2E7278C7" w14:textId="22AA9A28" w:rsidR="00F74175" w:rsidRPr="00021D29" w:rsidRDefault="006D2592" w:rsidP="00BC5172">
      <w:pPr>
        <w:spacing w:after="0"/>
        <w:jc w:val="right"/>
        <w:rPr>
          <w:rFonts w:ascii="Georgia" w:hAnsi="Georgia" w:cs="Georgia"/>
          <w:color w:val="000000"/>
          <w:sz w:val="21"/>
          <w:szCs w:val="21"/>
        </w:rPr>
      </w:pPr>
      <w:r w:rsidRPr="00021D29">
        <w:rPr>
          <w:rFonts w:ascii="Georgia" w:hAnsi="Georgia" w:cs="Georgia"/>
          <w:color w:val="000000"/>
          <w:sz w:val="21"/>
          <w:szCs w:val="21"/>
        </w:rPr>
        <w:t>+</w:t>
      </w:r>
      <w:r w:rsidR="00857C6F" w:rsidRPr="00021D29">
        <w:rPr>
          <w:rFonts w:ascii="Georgia" w:hAnsi="Georgia" w:cs="Georgia"/>
          <w:color w:val="000000"/>
          <w:sz w:val="21"/>
          <w:szCs w:val="21"/>
        </w:rPr>
        <w:t xml:space="preserve">49 </w:t>
      </w:r>
      <w:r w:rsidR="0027564F" w:rsidRPr="00021D29">
        <w:rPr>
          <w:rFonts w:ascii="Georgia" w:hAnsi="Georgia" w:cs="Georgia"/>
          <w:color w:val="000000"/>
          <w:sz w:val="21"/>
          <w:szCs w:val="21"/>
        </w:rPr>
        <w:t>178 1233071</w:t>
      </w:r>
    </w:p>
    <w:p w14:paraId="28601D5B" w14:textId="4C008A18" w:rsidR="00021D29" w:rsidRPr="008F0A5C" w:rsidRDefault="00C9264D" w:rsidP="00F74175">
      <w:pPr>
        <w:spacing w:after="0"/>
        <w:rPr>
          <w:rFonts w:ascii="Georgia" w:hAnsi="Georgia" w:cs="Georgia"/>
          <w:color w:val="000000"/>
          <w:sz w:val="21"/>
          <w:szCs w:val="21"/>
        </w:rPr>
      </w:pPr>
      <w:r>
        <w:rPr>
          <w:rFonts w:ascii="Georgia" w:hAnsi="Georgia" w:cs="Georgia"/>
          <w:color w:val="000000"/>
          <w:sz w:val="21"/>
          <w:szCs w:val="21"/>
        </w:rPr>
        <w:t>Möhrle Happ Luther GmbH</w:t>
      </w:r>
    </w:p>
    <w:p w14:paraId="78C5E9E6" w14:textId="5580C651" w:rsidR="008F0A5C" w:rsidRDefault="00C9264D" w:rsidP="00F74175">
      <w:pPr>
        <w:spacing w:after="0"/>
        <w:rPr>
          <w:rFonts w:ascii="Georgia" w:hAnsi="Georgia"/>
          <w:sz w:val="21"/>
          <w:szCs w:val="21"/>
        </w:rPr>
      </w:pPr>
      <w:r>
        <w:rPr>
          <w:rFonts w:ascii="Georgia" w:hAnsi="Georgia"/>
          <w:sz w:val="21"/>
          <w:szCs w:val="21"/>
        </w:rPr>
        <w:t>Charlottenstraße 16</w:t>
      </w:r>
    </w:p>
    <w:p w14:paraId="096C8AF5" w14:textId="3B38E324" w:rsidR="00647413" w:rsidRPr="008F0A5C" w:rsidRDefault="00C9264D" w:rsidP="00F74175">
      <w:pPr>
        <w:spacing w:after="0"/>
        <w:rPr>
          <w:rFonts w:ascii="Georgia" w:hAnsi="Georgia"/>
          <w:sz w:val="21"/>
          <w:szCs w:val="21"/>
        </w:rPr>
      </w:pPr>
      <w:r>
        <w:rPr>
          <w:rFonts w:ascii="Georgia" w:hAnsi="Georgia"/>
          <w:sz w:val="21"/>
          <w:szCs w:val="21"/>
        </w:rPr>
        <w:t>10117 Berlin</w:t>
      </w:r>
    </w:p>
    <w:p w14:paraId="155B6E2E" w14:textId="1C1B46BB" w:rsidR="006A7895" w:rsidRPr="00BC5172" w:rsidRDefault="0093595F" w:rsidP="0085213A">
      <w:pPr>
        <w:spacing w:after="0"/>
        <w:jc w:val="right"/>
        <w:rPr>
          <w:rFonts w:ascii="Georgia" w:hAnsi="Georgia" w:cs="Times New Roman"/>
          <w:sz w:val="21"/>
          <w:szCs w:val="21"/>
        </w:rPr>
      </w:pPr>
      <w:r>
        <w:rPr>
          <w:rFonts w:ascii="Georgia" w:hAnsi="Georgia" w:cs="Times New Roman"/>
          <w:sz w:val="21"/>
          <w:szCs w:val="21"/>
        </w:rPr>
        <w:t>Regensburg</w:t>
      </w:r>
      <w:r w:rsidR="002D594E" w:rsidRPr="00BC5172">
        <w:rPr>
          <w:rFonts w:ascii="Georgia" w:hAnsi="Georgia" w:cs="Times New Roman"/>
          <w:sz w:val="21"/>
          <w:szCs w:val="21"/>
        </w:rPr>
        <w:t xml:space="preserve">, </w:t>
      </w:r>
      <w:r w:rsidR="00686706">
        <w:rPr>
          <w:rFonts w:ascii="Georgia" w:hAnsi="Georgia" w:cs="Times New Roman"/>
          <w:sz w:val="21"/>
          <w:szCs w:val="21"/>
        </w:rPr>
        <w:t>06</w:t>
      </w:r>
      <w:r w:rsidR="002D594E" w:rsidRPr="00BC5172">
        <w:rPr>
          <w:rFonts w:ascii="Georgia" w:hAnsi="Georgia" w:cs="Times New Roman"/>
          <w:sz w:val="21"/>
          <w:szCs w:val="21"/>
        </w:rPr>
        <w:t>.</w:t>
      </w:r>
      <w:r w:rsidR="00686706">
        <w:rPr>
          <w:rFonts w:ascii="Georgia" w:hAnsi="Georgia" w:cs="Times New Roman"/>
          <w:sz w:val="21"/>
          <w:szCs w:val="21"/>
        </w:rPr>
        <w:t>10</w:t>
      </w:r>
      <w:r w:rsidR="006A7895" w:rsidRPr="00BC5172">
        <w:rPr>
          <w:rFonts w:ascii="Georgia" w:hAnsi="Georgia" w:cs="Times New Roman"/>
          <w:sz w:val="21"/>
          <w:szCs w:val="21"/>
        </w:rPr>
        <w:t>.</w:t>
      </w:r>
      <w:r w:rsidR="003D5D1E" w:rsidRPr="00BC5172">
        <w:rPr>
          <w:rFonts w:ascii="Georgia" w:hAnsi="Georgia" w:cs="Times New Roman"/>
          <w:sz w:val="21"/>
          <w:szCs w:val="21"/>
        </w:rPr>
        <w:t>2</w:t>
      </w:r>
      <w:r>
        <w:rPr>
          <w:rFonts w:ascii="Georgia" w:hAnsi="Georgia" w:cs="Times New Roman"/>
          <w:sz w:val="21"/>
          <w:szCs w:val="21"/>
        </w:rPr>
        <w:t>025</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276E92DE"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um ein Praktikum i</w:t>
      </w:r>
      <w:r w:rsidR="00BF3FF3">
        <w:rPr>
          <w:rFonts w:ascii="Georgia" w:hAnsi="Georgia" w:cs="Times New Roman"/>
          <w:b/>
          <w:sz w:val="21"/>
          <w:szCs w:val="21"/>
        </w:rPr>
        <w:t>n der</w:t>
      </w:r>
      <w:r w:rsidR="003D5D1E" w:rsidRPr="00BC5172">
        <w:rPr>
          <w:rFonts w:ascii="Georgia" w:hAnsi="Georgia" w:cs="Times New Roman"/>
          <w:b/>
          <w:sz w:val="21"/>
          <w:szCs w:val="21"/>
        </w:rPr>
        <w:t xml:space="preserve"> </w:t>
      </w:r>
      <w:r w:rsidR="0027564F">
        <w:rPr>
          <w:rFonts w:ascii="Georgia" w:hAnsi="Georgia" w:cs="Times New Roman"/>
          <w:b/>
          <w:sz w:val="21"/>
          <w:szCs w:val="21"/>
        </w:rPr>
        <w:t>Wirtschaftsprüfung</w:t>
      </w:r>
      <w:r w:rsidR="00F74175" w:rsidRPr="00BC5172">
        <w:rPr>
          <w:rFonts w:ascii="Georgia" w:hAnsi="Georgia" w:cs="Times New Roman"/>
          <w:b/>
          <w:sz w:val="21"/>
          <w:szCs w:val="21"/>
        </w:rPr>
        <w:t xml:space="preserve"> </w:t>
      </w:r>
      <w:r w:rsidR="00BF3FF3">
        <w:rPr>
          <w:rFonts w:ascii="Georgia" w:hAnsi="Georgia" w:cs="Times New Roman"/>
          <w:b/>
          <w:sz w:val="21"/>
          <w:szCs w:val="21"/>
        </w:rPr>
        <w:t>am</w:t>
      </w:r>
      <w:r w:rsidR="00852A89">
        <w:rPr>
          <w:rFonts w:ascii="Georgia" w:hAnsi="Georgia" w:cs="Times New Roman"/>
          <w:b/>
          <w:sz w:val="21"/>
          <w:szCs w:val="21"/>
        </w:rPr>
        <w:t xml:space="preserve"> Standort </w:t>
      </w:r>
      <w:r w:rsidR="00C567C7">
        <w:rPr>
          <w:rFonts w:ascii="Georgia" w:hAnsi="Georgia" w:cs="Times New Roman"/>
          <w:b/>
          <w:sz w:val="21"/>
          <w:szCs w:val="21"/>
        </w:rPr>
        <w:t>Berlin</w:t>
      </w:r>
    </w:p>
    <w:p w14:paraId="70A974D0" w14:textId="3277D60F" w:rsidR="000A5AB8" w:rsidRPr="00BC5172" w:rsidRDefault="000A5AB8" w:rsidP="000A5AB8">
      <w:pPr>
        <w:spacing w:after="0"/>
        <w:rPr>
          <w:rFonts w:ascii="Georgia" w:hAnsi="Georgia" w:cs="Times New Roman"/>
          <w:b/>
          <w:sz w:val="21"/>
          <w:szCs w:val="21"/>
        </w:rPr>
      </w:pPr>
    </w:p>
    <w:p w14:paraId="3A5BDDA8" w14:textId="77777777" w:rsidR="004A615C" w:rsidRPr="00BC5172" w:rsidRDefault="004A615C" w:rsidP="000A5AB8">
      <w:pPr>
        <w:spacing w:after="0"/>
        <w:rPr>
          <w:rFonts w:ascii="Georgia" w:hAnsi="Georgia" w:cs="Times New Roman"/>
          <w:b/>
          <w:sz w:val="21"/>
          <w:szCs w:val="21"/>
        </w:rPr>
      </w:pPr>
    </w:p>
    <w:p w14:paraId="2FF34235" w14:textId="2F64EB07" w:rsidR="000A5AB8" w:rsidRPr="00BC517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w:t>
      </w:r>
      <w:r w:rsidR="002F05B9">
        <w:rPr>
          <w:rFonts w:ascii="Georgia" w:hAnsi="Georgia" w:cs="Times New Roman"/>
          <w:sz w:val="21"/>
          <w:szCs w:val="21"/>
        </w:rPr>
        <w:t>Damen und Herren</w:t>
      </w:r>
      <w:r w:rsidRPr="00BC5172">
        <w:rPr>
          <w:rFonts w:ascii="Georgia" w:hAnsi="Georgia" w:cs="Times New Roman"/>
          <w:sz w:val="21"/>
          <w:szCs w:val="21"/>
        </w:rPr>
        <w:t>,</w:t>
      </w:r>
    </w:p>
    <w:p w14:paraId="147A0164" w14:textId="279414D3" w:rsidR="00F74175" w:rsidRPr="00BC5172" w:rsidRDefault="00F74175" w:rsidP="000A5AB8">
      <w:pPr>
        <w:spacing w:after="0"/>
        <w:rPr>
          <w:rFonts w:ascii="Georgia" w:hAnsi="Georgia" w:cs="Times New Roman"/>
          <w:sz w:val="21"/>
          <w:szCs w:val="21"/>
        </w:rPr>
      </w:pPr>
    </w:p>
    <w:p w14:paraId="620793A1" w14:textId="62734EDF" w:rsidR="00FC7150" w:rsidRPr="00FC7150" w:rsidRDefault="00FC7150" w:rsidP="00FC7150">
      <w:pPr>
        <w:spacing w:after="0"/>
        <w:jc w:val="both"/>
        <w:rPr>
          <w:rFonts w:ascii="Georgia" w:hAnsi="Georgia" w:cs="Times New Roman"/>
          <w:sz w:val="21"/>
          <w:szCs w:val="21"/>
        </w:rPr>
      </w:pPr>
      <w:del w:id="0" w:author="David Döbele" w:date="2025-10-08T22:23:00Z" w16du:dateUtc="2025-10-08T20:23:00Z">
        <w:r w:rsidRPr="00FC7150" w:rsidDel="00B4488F">
          <w:rPr>
            <w:rFonts w:ascii="Georgia" w:hAnsi="Georgia" w:cs="Times New Roman"/>
            <w:sz w:val="21"/>
            <w:szCs w:val="21"/>
          </w:rPr>
          <w:delText xml:space="preserve">Die </w:delText>
        </w:r>
      </w:del>
      <w:ins w:id="1" w:author="David Döbele" w:date="2025-10-08T22:23:00Z" w16du:dateUtc="2025-10-08T20:23:00Z">
        <w:r w:rsidR="00B4488F">
          <w:rPr>
            <w:rFonts w:ascii="Georgia" w:hAnsi="Georgia" w:cs="Times New Roman"/>
            <w:sz w:val="21"/>
            <w:szCs w:val="21"/>
          </w:rPr>
          <w:t>d</w:t>
        </w:r>
        <w:r w:rsidR="00B4488F" w:rsidRPr="00FC7150">
          <w:rPr>
            <w:rFonts w:ascii="Georgia" w:hAnsi="Georgia" w:cs="Times New Roman"/>
            <w:sz w:val="21"/>
            <w:szCs w:val="21"/>
          </w:rPr>
          <w:t xml:space="preserve">ie </w:t>
        </w:r>
      </w:ins>
      <w:r w:rsidRPr="00FC7150">
        <w:rPr>
          <w:rFonts w:ascii="Georgia" w:hAnsi="Georgia" w:cs="Times New Roman"/>
          <w:sz w:val="21"/>
          <w:szCs w:val="21"/>
        </w:rPr>
        <w:t xml:space="preserve">Wirtschaftsprüfung fasziniert mich, weil sie das Fundament verlässlicher wirtschaftlicher Entscheidungen bildet. Ohne geprüfte und belastbare Zahlen können weder Investoren noch Aufsichtsgremien oder die Öffentlichkeit Vertrauen in unternehmerisches Handeln setzen. Wirtschaftsprüfung ist für mich daher kein ergänzender Bestandteil des Wirtschaftssystems, sondern eine unverzichtbare Grundlage funktionierender Märkte und effizienter Kapitalallokation. Besonders reizvoll finde ich, dass Prüfer nicht nur Zahlen analysieren, sondern Vertrauen schaffen, eine Verantwortung, die ich persönlich sehr schätze. Da ich selbst begonnen habe, Unternehmen zu analysieren und Bilanzen kritisch zu hinterfragen, möchte ich diesen Prozess aus professioneller Perspektive erleben und aktiv mitgestalten. Deshalb bewerbe ich mich um ein </w:t>
      </w:r>
      <w:r>
        <w:rPr>
          <w:rFonts w:ascii="Georgia" w:hAnsi="Georgia" w:cs="Times New Roman"/>
          <w:sz w:val="21"/>
          <w:szCs w:val="21"/>
        </w:rPr>
        <w:t>zwei</w:t>
      </w:r>
      <w:r w:rsidRPr="00FC7150">
        <w:rPr>
          <w:rFonts w:ascii="Georgia" w:hAnsi="Georgia" w:cs="Times New Roman"/>
          <w:sz w:val="21"/>
          <w:szCs w:val="21"/>
        </w:rPr>
        <w:t xml:space="preserve">monatiges Praktikum in der Wirtschaftsprüfung </w:t>
      </w:r>
      <w:r>
        <w:rPr>
          <w:rFonts w:ascii="Georgia" w:hAnsi="Georgia" w:cs="Times New Roman"/>
          <w:sz w:val="21"/>
          <w:szCs w:val="21"/>
        </w:rPr>
        <w:t>am</w:t>
      </w:r>
      <w:r w:rsidRPr="00FC7150">
        <w:rPr>
          <w:rFonts w:ascii="Georgia" w:hAnsi="Georgia" w:cs="Times New Roman"/>
          <w:sz w:val="21"/>
          <w:szCs w:val="21"/>
        </w:rPr>
        <w:t xml:space="preserve"> </w:t>
      </w:r>
      <w:r>
        <w:rPr>
          <w:rFonts w:ascii="Georgia" w:hAnsi="Georgia" w:cs="Times New Roman"/>
          <w:sz w:val="21"/>
          <w:szCs w:val="21"/>
        </w:rPr>
        <w:t>Standort Berlin</w:t>
      </w:r>
      <w:r w:rsidRPr="00FC7150">
        <w:rPr>
          <w:rFonts w:ascii="Georgia" w:hAnsi="Georgia" w:cs="Times New Roman"/>
          <w:sz w:val="21"/>
          <w:szCs w:val="21"/>
        </w:rPr>
        <w:t xml:space="preserve"> ab März 2026.</w:t>
      </w:r>
    </w:p>
    <w:p w14:paraId="5FFBC0CF" w14:textId="77777777" w:rsidR="00C20CC1" w:rsidRDefault="00C20CC1" w:rsidP="00597990">
      <w:pPr>
        <w:spacing w:after="0"/>
        <w:jc w:val="both"/>
        <w:rPr>
          <w:rFonts w:ascii="Georgia" w:hAnsi="Georgia" w:cs="Times New Roman"/>
          <w:sz w:val="21"/>
          <w:szCs w:val="21"/>
        </w:rPr>
      </w:pPr>
    </w:p>
    <w:p w14:paraId="7BF33E0A" w14:textId="7B29F239" w:rsidR="00375D2D" w:rsidRPr="00BF3FF3" w:rsidRDefault="00597990" w:rsidP="00375D2D">
      <w:pPr>
        <w:spacing w:after="0"/>
        <w:jc w:val="both"/>
        <w:rPr>
          <w:rFonts w:ascii="Georgia" w:hAnsi="Georgia" w:cs="Times New Roman"/>
          <w:sz w:val="21"/>
          <w:szCs w:val="21"/>
        </w:rPr>
      </w:pPr>
      <w:r w:rsidRPr="00597990">
        <w:rPr>
          <w:rFonts w:ascii="Georgia" w:hAnsi="Georgia" w:cs="Times New Roman"/>
          <w:sz w:val="21"/>
          <w:szCs w:val="21"/>
        </w:rPr>
        <w:t>Bereits während der Schulzeit entwickelte ich ein hohes Interesse an finanzwirtschaftlichen Themen und Immobilien</w:t>
      </w:r>
      <w:r w:rsidR="00C1223E">
        <w:rPr>
          <w:rFonts w:ascii="Georgia" w:hAnsi="Georgia" w:cs="Times New Roman"/>
          <w:sz w:val="21"/>
          <w:szCs w:val="21"/>
        </w:rPr>
        <w:t xml:space="preserve"> und begann neben dem Abitur damit, durch tiefgehende Analysen von Ineffizienzen im Devisenmarkt mehrere profitable Modelle für den Handel von Derivaten zu entwickeln.</w:t>
      </w:r>
      <w:r w:rsidRPr="00597990">
        <w:rPr>
          <w:rFonts w:ascii="Georgia" w:hAnsi="Georgia" w:cs="Times New Roman"/>
          <w:sz w:val="21"/>
          <w:szCs w:val="21"/>
        </w:rPr>
        <w:t xml:space="preserve"> </w:t>
      </w:r>
      <w:r w:rsidR="00C1223E">
        <w:rPr>
          <w:rFonts w:ascii="Georgia" w:hAnsi="Georgia" w:cs="Times New Roman"/>
          <w:sz w:val="21"/>
          <w:szCs w:val="21"/>
        </w:rPr>
        <w:t>Um meine Interessen zu kombinieren,</w:t>
      </w:r>
      <w:r w:rsidRPr="00597990">
        <w:rPr>
          <w:rFonts w:ascii="Georgia" w:hAnsi="Georgia" w:cs="Times New Roman"/>
          <w:sz w:val="21"/>
          <w:szCs w:val="21"/>
        </w:rPr>
        <w:t xml:space="preserve"> war der Bachelor in Immobilienwirtschaft an der IREBS in Regensburg für mich der nächste logische Schritt</w:t>
      </w:r>
      <w:r w:rsidR="00C1223E">
        <w:rPr>
          <w:rFonts w:ascii="Georgia" w:hAnsi="Georgia" w:cs="Times New Roman"/>
          <w:sz w:val="21"/>
          <w:szCs w:val="21"/>
        </w:rPr>
        <w:t xml:space="preserve">. Hier wurde ich schnell Mitglied der IREBS Community </w:t>
      </w:r>
      <w:proofErr w:type="spellStart"/>
      <w:r w:rsidR="00C1223E">
        <w:rPr>
          <w:rFonts w:ascii="Georgia" w:hAnsi="Georgia" w:cs="Times New Roman"/>
          <w:sz w:val="21"/>
          <w:szCs w:val="21"/>
        </w:rPr>
        <w:t>of</w:t>
      </w:r>
      <w:proofErr w:type="spellEnd"/>
      <w:r w:rsidR="00C1223E">
        <w:rPr>
          <w:rFonts w:ascii="Georgia" w:hAnsi="Georgia" w:cs="Times New Roman"/>
          <w:sz w:val="21"/>
          <w:szCs w:val="21"/>
        </w:rPr>
        <w:t xml:space="preserve"> Real Esta</w:t>
      </w:r>
      <w:r w:rsidR="00840D84">
        <w:rPr>
          <w:rFonts w:ascii="Georgia" w:hAnsi="Georgia" w:cs="Times New Roman"/>
          <w:sz w:val="21"/>
          <w:szCs w:val="21"/>
        </w:rPr>
        <w:t>t</w:t>
      </w:r>
      <w:r w:rsidR="00C1223E">
        <w:rPr>
          <w:rFonts w:ascii="Georgia" w:hAnsi="Georgia" w:cs="Times New Roman"/>
          <w:sz w:val="21"/>
          <w:szCs w:val="21"/>
        </w:rPr>
        <w:t xml:space="preserve">e und des Investmentclubs Regensburg wodurch sich mein Interesse an Finanzwirtschaftlichen Themen weiter verstärkt hat. Außerhalb der Universität engagiere ich mich bei </w:t>
      </w:r>
      <w:proofErr w:type="spellStart"/>
      <w:r w:rsidR="00C1223E">
        <w:rPr>
          <w:rFonts w:ascii="Georgia" w:hAnsi="Georgia" w:cs="Times New Roman"/>
          <w:sz w:val="21"/>
          <w:szCs w:val="21"/>
        </w:rPr>
        <w:t>Financehub</w:t>
      </w:r>
      <w:proofErr w:type="spellEnd"/>
      <w:r w:rsidR="00C1223E">
        <w:rPr>
          <w:rFonts w:ascii="Georgia" w:hAnsi="Georgia" w:cs="Times New Roman"/>
          <w:sz w:val="21"/>
          <w:szCs w:val="21"/>
        </w:rPr>
        <w:t xml:space="preserve"> e.V. im Bereich Finance &amp; Legal und wirke dort an der </w:t>
      </w:r>
      <w:r w:rsidR="00840D84">
        <w:rPr>
          <w:rFonts w:ascii="Georgia" w:hAnsi="Georgia" w:cs="Times New Roman"/>
          <w:sz w:val="21"/>
          <w:szCs w:val="21"/>
        </w:rPr>
        <w:t>Verwaltung</w:t>
      </w:r>
      <w:r w:rsidR="00C1223E">
        <w:rPr>
          <w:rFonts w:ascii="Georgia" w:hAnsi="Georgia" w:cs="Times New Roman"/>
          <w:sz w:val="21"/>
          <w:szCs w:val="21"/>
        </w:rPr>
        <w:t xml:space="preserve"> der Einnahme</w:t>
      </w:r>
      <w:r w:rsidR="00840D84">
        <w:rPr>
          <w:rFonts w:ascii="Georgia" w:hAnsi="Georgia" w:cs="Times New Roman"/>
          <w:sz w:val="21"/>
          <w:szCs w:val="21"/>
        </w:rPr>
        <w:t>n</w:t>
      </w:r>
      <w:r w:rsidR="00C1223E">
        <w:rPr>
          <w:rFonts w:ascii="Georgia" w:hAnsi="Georgia" w:cs="Times New Roman"/>
          <w:sz w:val="21"/>
          <w:szCs w:val="21"/>
        </w:rPr>
        <w:t xml:space="preserve"> und der Ausgaben </w:t>
      </w:r>
      <w:r w:rsidR="00840D84">
        <w:rPr>
          <w:rFonts w:ascii="Georgia" w:hAnsi="Georgia" w:cs="Times New Roman"/>
          <w:sz w:val="21"/>
          <w:szCs w:val="21"/>
        </w:rPr>
        <w:t xml:space="preserve">mit </w:t>
      </w:r>
      <w:r w:rsidR="00C1223E">
        <w:rPr>
          <w:rFonts w:ascii="Georgia" w:hAnsi="Georgia" w:cs="Times New Roman"/>
          <w:sz w:val="21"/>
          <w:szCs w:val="21"/>
        </w:rPr>
        <w:t xml:space="preserve">und </w:t>
      </w:r>
      <w:r w:rsidR="00840D84">
        <w:rPr>
          <w:rFonts w:ascii="Georgia" w:hAnsi="Georgia" w:cs="Times New Roman"/>
          <w:sz w:val="21"/>
          <w:szCs w:val="21"/>
        </w:rPr>
        <w:t>unterstütze bei der</w:t>
      </w:r>
      <w:r w:rsidR="00C1223E">
        <w:rPr>
          <w:rFonts w:ascii="Georgia" w:hAnsi="Georgia" w:cs="Times New Roman"/>
          <w:sz w:val="21"/>
          <w:szCs w:val="21"/>
        </w:rPr>
        <w:t xml:space="preserve"> Organisation von Workshops </w:t>
      </w:r>
      <w:r w:rsidR="00840D84">
        <w:rPr>
          <w:rFonts w:ascii="Georgia" w:hAnsi="Georgia" w:cs="Times New Roman"/>
          <w:sz w:val="21"/>
          <w:szCs w:val="21"/>
        </w:rPr>
        <w:t xml:space="preserve">mit </w:t>
      </w:r>
      <w:r w:rsidR="00C1223E">
        <w:rPr>
          <w:rFonts w:ascii="Georgia" w:hAnsi="Georgia" w:cs="Times New Roman"/>
          <w:sz w:val="21"/>
          <w:szCs w:val="21"/>
        </w:rPr>
        <w:t>führende</w:t>
      </w:r>
      <w:r w:rsidR="00840D84">
        <w:rPr>
          <w:rFonts w:ascii="Georgia" w:hAnsi="Georgia" w:cs="Times New Roman"/>
          <w:sz w:val="21"/>
          <w:szCs w:val="21"/>
        </w:rPr>
        <w:t>n</w:t>
      </w:r>
      <w:r w:rsidR="00C1223E">
        <w:rPr>
          <w:rFonts w:ascii="Georgia" w:hAnsi="Georgia" w:cs="Times New Roman"/>
          <w:sz w:val="21"/>
          <w:szCs w:val="21"/>
        </w:rPr>
        <w:t xml:space="preserve"> Unternehmen</w:t>
      </w:r>
      <w:r w:rsidR="00840D84">
        <w:rPr>
          <w:rFonts w:ascii="Georgia" w:hAnsi="Georgia" w:cs="Times New Roman"/>
          <w:sz w:val="21"/>
          <w:szCs w:val="21"/>
        </w:rPr>
        <w:t xml:space="preserve"> der Finanzbranche für ambitionierte Studierende.</w:t>
      </w:r>
      <w:r w:rsidR="00C1223E">
        <w:rPr>
          <w:rFonts w:ascii="Georgia" w:hAnsi="Georgia" w:cs="Times New Roman"/>
          <w:sz w:val="21"/>
          <w:szCs w:val="21"/>
        </w:rPr>
        <w:t xml:space="preserve"> </w:t>
      </w:r>
      <w:r w:rsidR="00621AF3">
        <w:rPr>
          <w:rFonts w:ascii="Georgia" w:hAnsi="Georgia" w:cs="Times New Roman"/>
          <w:sz w:val="21"/>
          <w:szCs w:val="21"/>
        </w:rPr>
        <w:t>Hinzu kommt meine</w:t>
      </w:r>
      <w:r w:rsidR="00621AF3" w:rsidRPr="00621AF3">
        <w:rPr>
          <w:rFonts w:ascii="Georgia" w:hAnsi="Georgia" w:cs="Times New Roman"/>
          <w:sz w:val="21"/>
          <w:szCs w:val="21"/>
        </w:rPr>
        <w:t xml:space="preserve"> langjährige Mitgliedschaft in Sportvereinen, insbesondere im Fußball</w:t>
      </w:r>
      <w:r w:rsidR="00621AF3">
        <w:rPr>
          <w:rFonts w:ascii="Georgia" w:hAnsi="Georgia" w:cs="Times New Roman"/>
          <w:sz w:val="21"/>
          <w:szCs w:val="21"/>
        </w:rPr>
        <w:t>verein</w:t>
      </w:r>
      <w:r w:rsidR="00621AF3" w:rsidRPr="00621AF3">
        <w:rPr>
          <w:rFonts w:ascii="Georgia" w:hAnsi="Georgia" w:cs="Times New Roman"/>
          <w:sz w:val="21"/>
          <w:szCs w:val="21"/>
        </w:rPr>
        <w:t xml:space="preserve"> und im Wettkampfteam des Boxclubs, </w:t>
      </w:r>
      <w:r w:rsidR="00621AF3">
        <w:rPr>
          <w:rFonts w:ascii="Georgia" w:hAnsi="Georgia" w:cs="Times New Roman"/>
          <w:sz w:val="21"/>
          <w:szCs w:val="21"/>
        </w:rPr>
        <w:t xml:space="preserve">die mich </w:t>
      </w:r>
      <w:r w:rsidR="00621AF3" w:rsidRPr="00621AF3">
        <w:rPr>
          <w:rFonts w:ascii="Georgia" w:hAnsi="Georgia" w:cs="Times New Roman"/>
          <w:sz w:val="21"/>
          <w:szCs w:val="21"/>
        </w:rPr>
        <w:t>gelehrt</w:t>
      </w:r>
      <w:r w:rsidR="00621AF3">
        <w:rPr>
          <w:rFonts w:ascii="Georgia" w:hAnsi="Georgia" w:cs="Times New Roman"/>
          <w:sz w:val="21"/>
          <w:szCs w:val="21"/>
        </w:rPr>
        <w:t xml:space="preserve"> hat</w:t>
      </w:r>
      <w:r w:rsidR="00621AF3" w:rsidRPr="00621AF3">
        <w:rPr>
          <w:rFonts w:ascii="Georgia" w:hAnsi="Georgia" w:cs="Times New Roman"/>
          <w:sz w:val="21"/>
          <w:szCs w:val="21"/>
        </w:rPr>
        <w:t>, sowohl im Team effektiv zu agieren als auch in individuellen Wettbewerbssituationen Disziplin, Durchhaltevermögen und Leistungsbereitschaft unter Beweis zu stellen</w:t>
      </w:r>
      <w:r w:rsidR="00837BFA" w:rsidRPr="00837BFA">
        <w:rPr>
          <w:rFonts w:ascii="Georgia" w:hAnsi="Georgia" w:cs="Times New Roman"/>
          <w:sz w:val="21"/>
          <w:szCs w:val="21"/>
        </w:rPr>
        <w:t xml:space="preserve">. </w:t>
      </w:r>
      <w:r w:rsidR="00375D2D" w:rsidRPr="00BC5172">
        <w:rPr>
          <w:rFonts w:ascii="Georgia" w:hAnsi="Georgia" w:cs="Times New Roman"/>
          <w:sz w:val="21"/>
          <w:szCs w:val="21"/>
        </w:rPr>
        <w:t>Diesen Ehrgeiz</w:t>
      </w:r>
      <w:r w:rsidR="001D079A" w:rsidRPr="00BC5172">
        <w:rPr>
          <w:rFonts w:ascii="Georgia" w:hAnsi="Georgia" w:cs="Times New Roman"/>
          <w:sz w:val="21"/>
          <w:szCs w:val="21"/>
        </w:rPr>
        <w:t xml:space="preserve"> und diese Freude an herausfordernden </w:t>
      </w:r>
      <w:r w:rsidR="00837BFA">
        <w:rPr>
          <w:rFonts w:ascii="Georgia" w:hAnsi="Georgia" w:cs="Times New Roman"/>
          <w:sz w:val="21"/>
          <w:szCs w:val="21"/>
        </w:rPr>
        <w:t>Aufgaben</w:t>
      </w:r>
      <w:r w:rsidR="001D079A" w:rsidRPr="00BC5172">
        <w:rPr>
          <w:rFonts w:ascii="Georgia" w:hAnsi="Georgia" w:cs="Times New Roman"/>
          <w:sz w:val="21"/>
          <w:szCs w:val="21"/>
        </w:rPr>
        <w:t xml:space="preserve"> möchte ich nun gerne bei Ihnen in Form des Praktikums mit einbringen.</w:t>
      </w:r>
    </w:p>
    <w:p w14:paraId="3A286006" w14:textId="57ED0371" w:rsidR="005762CF" w:rsidRPr="00BC5172" w:rsidRDefault="005762CF" w:rsidP="000A5AB8">
      <w:pPr>
        <w:spacing w:after="0"/>
        <w:rPr>
          <w:rFonts w:ascii="Georgia" w:hAnsi="Georgia" w:cs="Times New Roman"/>
          <w:sz w:val="21"/>
          <w:szCs w:val="21"/>
        </w:rPr>
      </w:pPr>
    </w:p>
    <w:p w14:paraId="0F8BAC75" w14:textId="790CD90B" w:rsidR="00EF6108" w:rsidRPr="00EF6108" w:rsidRDefault="00EF6108" w:rsidP="00EF6108">
      <w:pPr>
        <w:spacing w:after="0"/>
        <w:jc w:val="both"/>
        <w:rPr>
          <w:rFonts w:ascii="Georgia" w:hAnsi="Georgia" w:cs="Times New Roman"/>
          <w:sz w:val="21"/>
          <w:szCs w:val="21"/>
        </w:rPr>
      </w:pPr>
      <w:r w:rsidRPr="00EF6108">
        <w:rPr>
          <w:rFonts w:ascii="Georgia" w:hAnsi="Georgia" w:cs="Times New Roman"/>
          <w:sz w:val="21"/>
          <w:szCs w:val="21"/>
        </w:rPr>
        <w:t>Ein Praktikum bei M</w:t>
      </w:r>
      <w:r>
        <w:rPr>
          <w:rFonts w:ascii="Georgia" w:hAnsi="Georgia" w:cs="Times New Roman"/>
          <w:sz w:val="21"/>
          <w:szCs w:val="21"/>
        </w:rPr>
        <w:t>HL</w:t>
      </w:r>
      <w:r w:rsidRPr="00EF6108">
        <w:rPr>
          <w:rFonts w:ascii="Georgia" w:hAnsi="Georgia" w:cs="Times New Roman"/>
          <w:sz w:val="21"/>
          <w:szCs w:val="21"/>
        </w:rPr>
        <w:t xml:space="preserve"> sehe ich als ideale Gelegenheit, praxisnah in die Wirtschaftsprüfung einzutauchen, da die Kanzlei Wirtschaftsprüfung, Steuerberatung, Rechtsberatung und Consulting miteinander verbindet und so einen ganzheitlichen Blick auf wirtschaftliche Zusammenhänge ermöglicht. Besonders spannend finde ich den Fokus auf mittelständische Unternehmen, die individuelle Betreuung und praxisnahe Prüfungsansätze, die eine enge Zusammenarbeit im Team fördern. Gleichzeitig eröffnet die Mitgliedschaft im internationalen Netzwerk von Crowe Global interessante Perspektiven auf grenzüberschreitende Fragestellungen. Ein Praktikum bei </w:t>
      </w:r>
      <w:r>
        <w:rPr>
          <w:rFonts w:ascii="Georgia" w:hAnsi="Georgia" w:cs="Times New Roman"/>
          <w:sz w:val="21"/>
          <w:szCs w:val="21"/>
        </w:rPr>
        <w:t>MHL</w:t>
      </w:r>
      <w:r w:rsidRPr="00EF6108">
        <w:rPr>
          <w:rFonts w:ascii="Georgia" w:hAnsi="Georgia" w:cs="Times New Roman"/>
          <w:sz w:val="21"/>
          <w:szCs w:val="21"/>
        </w:rPr>
        <w:t xml:space="preserve"> bietet mir so die Chance, mein analytisches Denken weiterzuentwickeln und wertvolle </w:t>
      </w:r>
      <w:r>
        <w:rPr>
          <w:rFonts w:ascii="Georgia" w:hAnsi="Georgia" w:cs="Times New Roman"/>
          <w:sz w:val="21"/>
          <w:szCs w:val="21"/>
        </w:rPr>
        <w:t xml:space="preserve">erste </w:t>
      </w:r>
      <w:r w:rsidRPr="00EF6108">
        <w:rPr>
          <w:rFonts w:ascii="Georgia" w:hAnsi="Georgia" w:cs="Times New Roman"/>
          <w:sz w:val="21"/>
          <w:szCs w:val="21"/>
        </w:rPr>
        <w:t>Einblicke in die Wirtschaftsprüfung zu gewinnen.</w:t>
      </w:r>
    </w:p>
    <w:p w14:paraId="3457B5A6" w14:textId="77777777" w:rsidR="00B205C7" w:rsidRDefault="00B205C7" w:rsidP="001D079A">
      <w:pPr>
        <w:spacing w:after="0"/>
        <w:jc w:val="both"/>
        <w:rPr>
          <w:rFonts w:ascii="Georgia" w:hAnsi="Georgia" w:cs="Times New Roman"/>
          <w:sz w:val="21"/>
          <w:szCs w:val="21"/>
        </w:rPr>
      </w:pPr>
    </w:p>
    <w:p w14:paraId="12AC62B9" w14:textId="08474309" w:rsidR="00AE26F5" w:rsidRPr="00BC5172" w:rsidRDefault="00A53760" w:rsidP="001D079A">
      <w:pPr>
        <w:spacing w:after="0"/>
        <w:jc w:val="both"/>
        <w:rPr>
          <w:rFonts w:ascii="Georgia" w:hAnsi="Georgia" w:cs="Times New Roman"/>
          <w:sz w:val="21"/>
          <w:szCs w:val="21"/>
        </w:rPr>
      </w:pPr>
      <w:r w:rsidRPr="00BC5172">
        <w:rPr>
          <w:rFonts w:ascii="Georgia" w:hAnsi="Georgia" w:cs="Times New Roman"/>
          <w:sz w:val="21"/>
          <w:szCs w:val="21"/>
        </w:rPr>
        <w:t xml:space="preserve">Von </w:t>
      </w:r>
      <w:r w:rsidR="001D079A" w:rsidRPr="00BC5172">
        <w:rPr>
          <w:rFonts w:ascii="Georgia" w:hAnsi="Georgia" w:cs="Times New Roman"/>
          <w:sz w:val="21"/>
          <w:szCs w:val="21"/>
        </w:rPr>
        <w:t>dem Praktikum i</w:t>
      </w:r>
      <w:r w:rsidR="0027564F">
        <w:rPr>
          <w:rFonts w:ascii="Georgia" w:hAnsi="Georgia" w:cs="Times New Roman"/>
          <w:sz w:val="21"/>
          <w:szCs w:val="21"/>
        </w:rPr>
        <w:t>n der Wirtschaftsprüfung</w:t>
      </w:r>
      <w:r w:rsidRPr="00BC5172">
        <w:rPr>
          <w:rFonts w:ascii="Georgia" w:hAnsi="Georgia" w:cs="Times New Roman"/>
          <w:sz w:val="21"/>
          <w:szCs w:val="21"/>
        </w:rPr>
        <w:t xml:space="preserve"> </w:t>
      </w:r>
      <w:r w:rsidR="00DA524B" w:rsidRPr="00BC5172">
        <w:rPr>
          <w:rFonts w:ascii="Georgia" w:hAnsi="Georgia" w:cs="Times New Roman"/>
          <w:sz w:val="21"/>
          <w:szCs w:val="21"/>
        </w:rPr>
        <w:t>erhoffe ich mir eine steile Lernkurve sowie die Möglichkeit, meine</w:t>
      </w:r>
      <w:r w:rsidRPr="00BC5172">
        <w:rPr>
          <w:rFonts w:ascii="Georgia" w:hAnsi="Georgia" w:cs="Times New Roman"/>
          <w:sz w:val="21"/>
          <w:szCs w:val="21"/>
        </w:rPr>
        <w:t xml:space="preserve"> </w:t>
      </w:r>
      <w:r w:rsidR="00F4717F" w:rsidRPr="00BC5172">
        <w:rPr>
          <w:rFonts w:ascii="Georgia" w:hAnsi="Georgia" w:cs="Times New Roman"/>
          <w:sz w:val="21"/>
          <w:szCs w:val="21"/>
        </w:rPr>
        <w:t xml:space="preserve">eigenen </w:t>
      </w:r>
      <w:r w:rsidRPr="00BC5172">
        <w:rPr>
          <w:rFonts w:ascii="Georgia" w:hAnsi="Georgia" w:cs="Times New Roman"/>
          <w:sz w:val="21"/>
          <w:szCs w:val="21"/>
        </w:rPr>
        <w:t xml:space="preserve">Ideen </w:t>
      </w:r>
      <w:r w:rsidR="00DA524B" w:rsidRPr="00BC5172">
        <w:rPr>
          <w:rFonts w:ascii="Georgia" w:hAnsi="Georgia" w:cs="Times New Roman"/>
          <w:sz w:val="21"/>
          <w:szCs w:val="21"/>
        </w:rPr>
        <w:t xml:space="preserve">bei Ihnen </w:t>
      </w:r>
      <w:r w:rsidR="00BF3FF3">
        <w:rPr>
          <w:rFonts w:ascii="Georgia" w:hAnsi="Georgia" w:cs="Times New Roman"/>
          <w:sz w:val="21"/>
          <w:szCs w:val="21"/>
        </w:rPr>
        <w:t>mehrwertschaffend</w:t>
      </w:r>
      <w:r w:rsidR="00DA524B" w:rsidRPr="00BC5172">
        <w:rPr>
          <w:rFonts w:ascii="Georgia" w:hAnsi="Georgia" w:cs="Times New Roman"/>
          <w:sz w:val="21"/>
          <w:szCs w:val="21"/>
        </w:rPr>
        <w:t xml:space="preserve"> </w:t>
      </w:r>
      <w:r w:rsidRPr="00BC5172">
        <w:rPr>
          <w:rFonts w:ascii="Georgia" w:hAnsi="Georgia" w:cs="Times New Roman"/>
          <w:sz w:val="21"/>
          <w:szCs w:val="21"/>
        </w:rPr>
        <w:t>einbringen</w:t>
      </w:r>
      <w:r w:rsidR="00DA524B" w:rsidRPr="00BC5172">
        <w:rPr>
          <w:rFonts w:ascii="Georgia" w:hAnsi="Georgia" w:cs="Times New Roman"/>
          <w:sz w:val="21"/>
          <w:szCs w:val="21"/>
        </w:rPr>
        <w:t xml:space="preserve"> zu können. Ich bin mir sicher, dass ich durch mein</w:t>
      </w:r>
      <w:r w:rsidR="00B77DCE" w:rsidRPr="00BC5172">
        <w:rPr>
          <w:rFonts w:ascii="Georgia" w:hAnsi="Georgia" w:cs="Times New Roman"/>
          <w:sz w:val="21"/>
          <w:szCs w:val="21"/>
        </w:rPr>
        <w:t xml:space="preserve"> starkes Interesse an der Tätigkeit als </w:t>
      </w:r>
      <w:r w:rsidR="0027564F">
        <w:rPr>
          <w:rFonts w:ascii="Georgia" w:hAnsi="Georgia" w:cs="Times New Roman"/>
          <w:sz w:val="21"/>
          <w:szCs w:val="21"/>
        </w:rPr>
        <w:t>Wirtschaftsprüfer</w:t>
      </w:r>
      <w:r w:rsidR="00BD29CC">
        <w:rPr>
          <w:rFonts w:ascii="Georgia" w:hAnsi="Georgia" w:cs="Times New Roman"/>
          <w:sz w:val="21"/>
          <w:szCs w:val="21"/>
        </w:rPr>
        <w:t xml:space="preserve"> sowie</w:t>
      </w:r>
      <w:r w:rsidR="004B4510" w:rsidRPr="00BC5172">
        <w:rPr>
          <w:rFonts w:ascii="Georgia" w:hAnsi="Georgia" w:cs="Times New Roman"/>
          <w:sz w:val="21"/>
          <w:szCs w:val="21"/>
        </w:rPr>
        <w:t xml:space="preserve"> meine hohe Einsatz</w:t>
      </w:r>
      <w:r w:rsidR="00BD29CC">
        <w:rPr>
          <w:rFonts w:ascii="Georgia" w:hAnsi="Georgia" w:cs="Times New Roman"/>
          <w:sz w:val="21"/>
          <w:szCs w:val="21"/>
        </w:rPr>
        <w:t>- un</w:t>
      </w:r>
      <w:r w:rsidR="00552499">
        <w:rPr>
          <w:rFonts w:ascii="Georgia" w:hAnsi="Georgia" w:cs="Times New Roman"/>
          <w:sz w:val="21"/>
          <w:szCs w:val="21"/>
        </w:rPr>
        <w:t xml:space="preserve">d </w:t>
      </w:r>
      <w:r w:rsidR="0027564F">
        <w:rPr>
          <w:rFonts w:ascii="Georgia" w:hAnsi="Georgia" w:cs="Times New Roman"/>
          <w:sz w:val="21"/>
          <w:szCs w:val="21"/>
        </w:rPr>
        <w:t>Lernbereitschaft</w:t>
      </w:r>
      <w:r w:rsidR="004B4510" w:rsidRPr="00BC5172">
        <w:rPr>
          <w:rFonts w:ascii="Georgia" w:hAnsi="Georgia" w:cs="Times New Roman"/>
          <w:sz w:val="21"/>
          <w:szCs w:val="21"/>
        </w:rPr>
        <w:t xml:space="preserve"> eine Bereicherung für </w:t>
      </w:r>
      <w:r w:rsidR="00F853EA">
        <w:rPr>
          <w:rFonts w:ascii="Georgia" w:hAnsi="Georgia" w:cs="Times New Roman"/>
          <w:sz w:val="21"/>
          <w:szCs w:val="21"/>
        </w:rPr>
        <w:t>MHL</w:t>
      </w:r>
      <w:r w:rsidR="004B4510" w:rsidRPr="00BC5172">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0A5AB8">
      <w:pPr>
        <w:spacing w:after="0"/>
        <w:rPr>
          <w:rFonts w:ascii="Georgia" w:hAnsi="Georgia" w:cs="Times New Roman"/>
          <w:sz w:val="21"/>
          <w:szCs w:val="21"/>
        </w:rPr>
      </w:pPr>
    </w:p>
    <w:p w14:paraId="2E66A7FD" w14:textId="295100BB" w:rsidR="00597990" w:rsidRPr="00BC5172" w:rsidRDefault="004B4510">
      <w:pPr>
        <w:spacing w:after="0"/>
        <w:rPr>
          <w:rFonts w:ascii="Georgia" w:hAnsi="Georgia" w:cs="Times New Roman"/>
          <w:sz w:val="21"/>
          <w:szCs w:val="21"/>
        </w:rPr>
      </w:pPr>
      <w:r w:rsidRPr="00BC5172">
        <w:rPr>
          <w:rFonts w:ascii="Georgia" w:hAnsi="Georgia" w:cs="Times New Roman"/>
          <w:sz w:val="21"/>
          <w:szCs w:val="21"/>
        </w:rPr>
        <w:t>Mit freundlichen Grüßen</w:t>
      </w:r>
    </w:p>
    <w:sectPr w:rsidR="00597990"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trackRevision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D29"/>
    <w:rsid w:val="00034B68"/>
    <w:rsid w:val="00042D5D"/>
    <w:rsid w:val="0004591A"/>
    <w:rsid w:val="00046459"/>
    <w:rsid w:val="0005424F"/>
    <w:rsid w:val="000555E4"/>
    <w:rsid w:val="0005670D"/>
    <w:rsid w:val="00057A93"/>
    <w:rsid w:val="000710B0"/>
    <w:rsid w:val="00073C82"/>
    <w:rsid w:val="00080472"/>
    <w:rsid w:val="000A154E"/>
    <w:rsid w:val="000A5AB8"/>
    <w:rsid w:val="000A6678"/>
    <w:rsid w:val="000A7DEB"/>
    <w:rsid w:val="000C55DE"/>
    <w:rsid w:val="000F371C"/>
    <w:rsid w:val="00101FA5"/>
    <w:rsid w:val="00110791"/>
    <w:rsid w:val="00117F83"/>
    <w:rsid w:val="00146C8E"/>
    <w:rsid w:val="00152DF9"/>
    <w:rsid w:val="00156A98"/>
    <w:rsid w:val="00165503"/>
    <w:rsid w:val="001669DB"/>
    <w:rsid w:val="00171D11"/>
    <w:rsid w:val="001819B1"/>
    <w:rsid w:val="00197B8C"/>
    <w:rsid w:val="001A4522"/>
    <w:rsid w:val="001C17FC"/>
    <w:rsid w:val="001C1899"/>
    <w:rsid w:val="001D079A"/>
    <w:rsid w:val="001E0088"/>
    <w:rsid w:val="001E0903"/>
    <w:rsid w:val="001E1EE7"/>
    <w:rsid w:val="0020111E"/>
    <w:rsid w:val="002042CB"/>
    <w:rsid w:val="002062F6"/>
    <w:rsid w:val="00212042"/>
    <w:rsid w:val="002213EE"/>
    <w:rsid w:val="0023683A"/>
    <w:rsid w:val="002467A0"/>
    <w:rsid w:val="002536DC"/>
    <w:rsid w:val="00255EC1"/>
    <w:rsid w:val="00257D2A"/>
    <w:rsid w:val="00264191"/>
    <w:rsid w:val="0027047C"/>
    <w:rsid w:val="002708C2"/>
    <w:rsid w:val="00274324"/>
    <w:rsid w:val="0027564F"/>
    <w:rsid w:val="002A5B9F"/>
    <w:rsid w:val="002C0A04"/>
    <w:rsid w:val="002D309E"/>
    <w:rsid w:val="002D594E"/>
    <w:rsid w:val="002E39B8"/>
    <w:rsid w:val="002F05B9"/>
    <w:rsid w:val="002F51FA"/>
    <w:rsid w:val="00311A15"/>
    <w:rsid w:val="003250EA"/>
    <w:rsid w:val="003421B1"/>
    <w:rsid w:val="0034469D"/>
    <w:rsid w:val="00375D2D"/>
    <w:rsid w:val="003811BC"/>
    <w:rsid w:val="0038671F"/>
    <w:rsid w:val="003947A8"/>
    <w:rsid w:val="003D464F"/>
    <w:rsid w:val="003D5D1E"/>
    <w:rsid w:val="003F3290"/>
    <w:rsid w:val="003F688C"/>
    <w:rsid w:val="00414630"/>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37F4"/>
    <w:rsid w:val="00500EFA"/>
    <w:rsid w:val="00506322"/>
    <w:rsid w:val="00507BBD"/>
    <w:rsid w:val="005407D6"/>
    <w:rsid w:val="00542F06"/>
    <w:rsid w:val="00552499"/>
    <w:rsid w:val="00553EC8"/>
    <w:rsid w:val="005705F7"/>
    <w:rsid w:val="00570B1D"/>
    <w:rsid w:val="00574140"/>
    <w:rsid w:val="005762CF"/>
    <w:rsid w:val="005842A0"/>
    <w:rsid w:val="00587EA4"/>
    <w:rsid w:val="00590834"/>
    <w:rsid w:val="00590E7F"/>
    <w:rsid w:val="00593C9C"/>
    <w:rsid w:val="00597990"/>
    <w:rsid w:val="005A4A24"/>
    <w:rsid w:val="005B231F"/>
    <w:rsid w:val="005C55F7"/>
    <w:rsid w:val="005D7D49"/>
    <w:rsid w:val="005E00BC"/>
    <w:rsid w:val="005E63B8"/>
    <w:rsid w:val="005F350B"/>
    <w:rsid w:val="00600D03"/>
    <w:rsid w:val="00603752"/>
    <w:rsid w:val="00621AF3"/>
    <w:rsid w:val="00632F05"/>
    <w:rsid w:val="0063723B"/>
    <w:rsid w:val="00647413"/>
    <w:rsid w:val="006502BE"/>
    <w:rsid w:val="006719BA"/>
    <w:rsid w:val="00686706"/>
    <w:rsid w:val="006A7895"/>
    <w:rsid w:val="006B302C"/>
    <w:rsid w:val="006D2592"/>
    <w:rsid w:val="006F58EC"/>
    <w:rsid w:val="00706233"/>
    <w:rsid w:val="00707363"/>
    <w:rsid w:val="007251EA"/>
    <w:rsid w:val="007340D7"/>
    <w:rsid w:val="007472BD"/>
    <w:rsid w:val="00755A3D"/>
    <w:rsid w:val="007675B1"/>
    <w:rsid w:val="007760C1"/>
    <w:rsid w:val="00797EF1"/>
    <w:rsid w:val="007A1251"/>
    <w:rsid w:val="007A18A6"/>
    <w:rsid w:val="007A3246"/>
    <w:rsid w:val="007A64C5"/>
    <w:rsid w:val="007A719D"/>
    <w:rsid w:val="007B1B2B"/>
    <w:rsid w:val="007B54B7"/>
    <w:rsid w:val="007C59D2"/>
    <w:rsid w:val="007E4326"/>
    <w:rsid w:val="007F0344"/>
    <w:rsid w:val="007F7EA0"/>
    <w:rsid w:val="008049F7"/>
    <w:rsid w:val="00807293"/>
    <w:rsid w:val="0083750F"/>
    <w:rsid w:val="00837BFA"/>
    <w:rsid w:val="00840D84"/>
    <w:rsid w:val="008428CF"/>
    <w:rsid w:val="0085213A"/>
    <w:rsid w:val="00852A89"/>
    <w:rsid w:val="008565FD"/>
    <w:rsid w:val="00857C6F"/>
    <w:rsid w:val="008657E3"/>
    <w:rsid w:val="00867CED"/>
    <w:rsid w:val="00874503"/>
    <w:rsid w:val="00883B55"/>
    <w:rsid w:val="00883E8B"/>
    <w:rsid w:val="0089337A"/>
    <w:rsid w:val="008A248F"/>
    <w:rsid w:val="008B402E"/>
    <w:rsid w:val="008C27C1"/>
    <w:rsid w:val="008D3A3F"/>
    <w:rsid w:val="008D6664"/>
    <w:rsid w:val="008D7CDB"/>
    <w:rsid w:val="008E100E"/>
    <w:rsid w:val="008E4BA9"/>
    <w:rsid w:val="008E7A27"/>
    <w:rsid w:val="008E7D17"/>
    <w:rsid w:val="008F0A5C"/>
    <w:rsid w:val="008F3FB5"/>
    <w:rsid w:val="0093595F"/>
    <w:rsid w:val="00991E04"/>
    <w:rsid w:val="009A256E"/>
    <w:rsid w:val="009D07DC"/>
    <w:rsid w:val="009D3BBF"/>
    <w:rsid w:val="009F46A7"/>
    <w:rsid w:val="00A1282E"/>
    <w:rsid w:val="00A14247"/>
    <w:rsid w:val="00A40D57"/>
    <w:rsid w:val="00A44493"/>
    <w:rsid w:val="00A53760"/>
    <w:rsid w:val="00A72B8A"/>
    <w:rsid w:val="00AA2791"/>
    <w:rsid w:val="00AA4C7C"/>
    <w:rsid w:val="00AB4CD0"/>
    <w:rsid w:val="00AC61EE"/>
    <w:rsid w:val="00AC66C4"/>
    <w:rsid w:val="00AC7086"/>
    <w:rsid w:val="00AE26F5"/>
    <w:rsid w:val="00AE3A33"/>
    <w:rsid w:val="00B135CE"/>
    <w:rsid w:val="00B205C7"/>
    <w:rsid w:val="00B223C5"/>
    <w:rsid w:val="00B339B8"/>
    <w:rsid w:val="00B346A7"/>
    <w:rsid w:val="00B43970"/>
    <w:rsid w:val="00B4488F"/>
    <w:rsid w:val="00B50A34"/>
    <w:rsid w:val="00B54C38"/>
    <w:rsid w:val="00B5613E"/>
    <w:rsid w:val="00B57CB1"/>
    <w:rsid w:val="00B77DCE"/>
    <w:rsid w:val="00B81B0E"/>
    <w:rsid w:val="00B87CA9"/>
    <w:rsid w:val="00B9666E"/>
    <w:rsid w:val="00BA6781"/>
    <w:rsid w:val="00BB3512"/>
    <w:rsid w:val="00BB3C75"/>
    <w:rsid w:val="00BC5172"/>
    <w:rsid w:val="00BD29CC"/>
    <w:rsid w:val="00BF3FF3"/>
    <w:rsid w:val="00BF522D"/>
    <w:rsid w:val="00C0214A"/>
    <w:rsid w:val="00C030C1"/>
    <w:rsid w:val="00C1223E"/>
    <w:rsid w:val="00C1562F"/>
    <w:rsid w:val="00C20CC1"/>
    <w:rsid w:val="00C22FC1"/>
    <w:rsid w:val="00C567C7"/>
    <w:rsid w:val="00C6717B"/>
    <w:rsid w:val="00C71380"/>
    <w:rsid w:val="00C9003C"/>
    <w:rsid w:val="00C9264D"/>
    <w:rsid w:val="00C93A15"/>
    <w:rsid w:val="00C97ECA"/>
    <w:rsid w:val="00CA1160"/>
    <w:rsid w:val="00CA702E"/>
    <w:rsid w:val="00CA7350"/>
    <w:rsid w:val="00CB639D"/>
    <w:rsid w:val="00CD51E6"/>
    <w:rsid w:val="00CE433B"/>
    <w:rsid w:val="00D46508"/>
    <w:rsid w:val="00D71D8E"/>
    <w:rsid w:val="00D9281A"/>
    <w:rsid w:val="00DA3404"/>
    <w:rsid w:val="00DA524B"/>
    <w:rsid w:val="00DB471D"/>
    <w:rsid w:val="00DD1863"/>
    <w:rsid w:val="00DD3349"/>
    <w:rsid w:val="00DD54E1"/>
    <w:rsid w:val="00DD6747"/>
    <w:rsid w:val="00DE1FBC"/>
    <w:rsid w:val="00DE3565"/>
    <w:rsid w:val="00DE5C3D"/>
    <w:rsid w:val="00E02500"/>
    <w:rsid w:val="00E12ED8"/>
    <w:rsid w:val="00E162C9"/>
    <w:rsid w:val="00E3005D"/>
    <w:rsid w:val="00E30491"/>
    <w:rsid w:val="00E473ED"/>
    <w:rsid w:val="00E47DAF"/>
    <w:rsid w:val="00E51FA7"/>
    <w:rsid w:val="00E62550"/>
    <w:rsid w:val="00E83116"/>
    <w:rsid w:val="00E8437A"/>
    <w:rsid w:val="00E914E5"/>
    <w:rsid w:val="00E91B86"/>
    <w:rsid w:val="00E95710"/>
    <w:rsid w:val="00EA6CEC"/>
    <w:rsid w:val="00EA7AC2"/>
    <w:rsid w:val="00EC000C"/>
    <w:rsid w:val="00EF2FD5"/>
    <w:rsid w:val="00EF6108"/>
    <w:rsid w:val="00F11473"/>
    <w:rsid w:val="00F253C5"/>
    <w:rsid w:val="00F30624"/>
    <w:rsid w:val="00F4717F"/>
    <w:rsid w:val="00F5301B"/>
    <w:rsid w:val="00F55CE3"/>
    <w:rsid w:val="00F71C6F"/>
    <w:rsid w:val="00F74175"/>
    <w:rsid w:val="00F827BE"/>
    <w:rsid w:val="00F853EA"/>
    <w:rsid w:val="00F92A04"/>
    <w:rsid w:val="00FA4972"/>
    <w:rsid w:val="00FA5291"/>
    <w:rsid w:val="00FC7150"/>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B448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521</Words>
  <Characters>3284</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cp:lastPrinted>2025-10-06T12:46:00Z</cp:lastPrinted>
  <dcterms:created xsi:type="dcterms:W3CDTF">2025-10-08T16:48:00Z</dcterms:created>
  <dcterms:modified xsi:type="dcterms:W3CDTF">2025-10-08T20:23:00Z</dcterms:modified>
</cp:coreProperties>
</file>