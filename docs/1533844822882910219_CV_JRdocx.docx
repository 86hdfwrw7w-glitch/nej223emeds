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14DFE" w14:textId="77777777" w:rsidR="00F54596" w:rsidRDefault="00F54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74" w:type="dxa"/>
        <w:tblInd w:w="-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4536"/>
        <w:gridCol w:w="567"/>
        <w:gridCol w:w="284"/>
        <w:gridCol w:w="709"/>
        <w:gridCol w:w="425"/>
        <w:gridCol w:w="283"/>
        <w:gridCol w:w="142"/>
        <w:gridCol w:w="2411"/>
      </w:tblGrid>
      <w:tr w:rsidR="00BC0D4F" w14:paraId="249EBED6" w14:textId="77777777" w:rsidTr="00BC0D4F">
        <w:trPr>
          <w:trHeight w:val="283"/>
        </w:trPr>
        <w:tc>
          <w:tcPr>
            <w:tcW w:w="10774" w:type="dxa"/>
            <w:gridSpan w:val="9"/>
            <w:vAlign w:val="bottom"/>
          </w:tcPr>
          <w:p w14:paraId="5FE9C9DC" w14:textId="6EEED9F6" w:rsidR="00F54596" w:rsidRDefault="0063186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Jonah Remus</w:t>
            </w:r>
          </w:p>
          <w:p w14:paraId="2A15E27E" w14:textId="67F1E546" w:rsidR="00F54596" w:rsidRPr="003848FA" w:rsidRDefault="00631865" w:rsidP="00C9661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Hinter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Moselersgärten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19, Ottweiler, D-66564</w:t>
            </w:r>
            <w:r w:rsidR="00E0027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966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|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remusjonah@web.de | +49</w:t>
            </w:r>
            <w:r w:rsidR="009563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177</w:t>
            </w:r>
            <w:r w:rsidR="0095631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4017332</w:t>
            </w:r>
          </w:p>
        </w:tc>
      </w:tr>
      <w:tr w:rsidR="00BC0D4F" w14:paraId="57C46F61" w14:textId="77777777" w:rsidTr="00BC0D4F">
        <w:trPr>
          <w:trHeight w:val="624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790BE105" w14:textId="202368A0" w:rsidR="00F54596" w:rsidRDefault="006020A8" w:rsidP="00EC6EA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EDUCATION</w:t>
            </w:r>
          </w:p>
        </w:tc>
      </w:tr>
      <w:tr w:rsidR="00BC0D4F" w14:paraId="6BD3F9AF" w14:textId="77777777" w:rsidTr="00BC0D4F">
        <w:trPr>
          <w:trHeight w:val="283"/>
        </w:trPr>
        <w:tc>
          <w:tcPr>
            <w:tcW w:w="6804" w:type="dxa"/>
            <w:gridSpan w:val="4"/>
            <w:tcBorders>
              <w:top w:val="single" w:sz="4" w:space="0" w:color="000000"/>
            </w:tcBorders>
            <w:vAlign w:val="bottom"/>
          </w:tcPr>
          <w:p w14:paraId="25F1D21A" w14:textId="23897F18" w:rsidR="00F54596" w:rsidRDefault="00000000" w:rsidP="00EC6EA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Universität</w:t>
            </w:r>
            <w:r w:rsidR="0063186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des Saarlandes</w:t>
            </w:r>
          </w:p>
        </w:tc>
        <w:tc>
          <w:tcPr>
            <w:tcW w:w="3970" w:type="dxa"/>
            <w:gridSpan w:val="5"/>
            <w:tcBorders>
              <w:top w:val="single" w:sz="4" w:space="0" w:color="000000"/>
            </w:tcBorders>
            <w:vAlign w:val="bottom"/>
          </w:tcPr>
          <w:p w14:paraId="4915FE92" w14:textId="651DC5C4" w:rsidR="00F54596" w:rsidRDefault="004E157F" w:rsidP="00EC6EA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Saarbrücken </w:t>
            </w:r>
          </w:p>
        </w:tc>
      </w:tr>
      <w:tr w:rsidR="00BC0D4F" w14:paraId="1ADBB446" w14:textId="77777777" w:rsidTr="00A92EF2">
        <w:tc>
          <w:tcPr>
            <w:tcW w:w="7514" w:type="dxa"/>
            <w:gridSpan w:val="5"/>
          </w:tcPr>
          <w:p w14:paraId="3E1E95D3" w14:textId="0296DC83" w:rsidR="00F54596" w:rsidRDefault="00000000" w:rsidP="00EC6EA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B.Sc. in </w:t>
            </w:r>
            <w:r w:rsidR="004924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Business Administration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expected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Bachelor’s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GPA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: 1</w:t>
            </w:r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</w:t>
            </w:r>
            <w:r w:rsidR="00A92EF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5</w:t>
            </w:r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with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1.0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being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the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best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4"/>
          </w:tcPr>
          <w:p w14:paraId="3666A52E" w14:textId="493AA2C0" w:rsidR="00F54596" w:rsidRDefault="00631865" w:rsidP="00EC6EA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10/2023 – </w:t>
            </w:r>
            <w:r w:rsidR="00A92EF2">
              <w:rPr>
                <w:rFonts w:ascii="Times New Roman" w:eastAsia="Times New Roman" w:hAnsi="Times New Roman" w:cs="Times New Roman"/>
                <w:sz w:val="20"/>
                <w:szCs w:val="20"/>
              </w:rPr>
              <w:t>07/2026</w:t>
            </w:r>
          </w:p>
        </w:tc>
      </w:tr>
      <w:tr w:rsidR="00BC0D4F" w14:paraId="42A174AF" w14:textId="77777777" w:rsidTr="00BC0D4F">
        <w:trPr>
          <w:trHeight w:val="20"/>
        </w:trPr>
        <w:tc>
          <w:tcPr>
            <w:tcW w:w="10774" w:type="dxa"/>
            <w:gridSpan w:val="9"/>
          </w:tcPr>
          <w:p w14:paraId="4EE50299" w14:textId="27E31AE6" w:rsidR="00BC0D4F" w:rsidRPr="002F4072" w:rsidRDefault="00BC0D4F" w:rsidP="002F40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Tutor </w:t>
            </w:r>
            <w:r w:rsidR="00DB51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for </w:t>
            </w:r>
            <w:proofErr w:type="spellStart"/>
            <w:r w:rsidR="00DB51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Mathematics</w:t>
            </w:r>
            <w:proofErr w:type="spellEnd"/>
            <w:r w:rsidR="00DB516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First-Year Student Mentor</w:t>
            </w:r>
          </w:p>
        </w:tc>
      </w:tr>
      <w:tr w:rsidR="00BC0D4F" w14:paraId="48A722B3" w14:textId="77777777" w:rsidTr="004924F0">
        <w:trPr>
          <w:trHeight w:val="283"/>
        </w:trPr>
        <w:tc>
          <w:tcPr>
            <w:tcW w:w="6805" w:type="dxa"/>
            <w:gridSpan w:val="4"/>
            <w:vAlign w:val="bottom"/>
          </w:tcPr>
          <w:p w14:paraId="18F87B8C" w14:textId="0B504998" w:rsidR="00F54596" w:rsidRDefault="00000000" w:rsidP="00EC6EA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63186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Ottweiler</w:t>
            </w:r>
          </w:p>
        </w:tc>
        <w:tc>
          <w:tcPr>
            <w:tcW w:w="3969" w:type="dxa"/>
            <w:gridSpan w:val="5"/>
            <w:vAlign w:val="bottom"/>
          </w:tcPr>
          <w:p w14:paraId="0FA85A91" w14:textId="39E92BAB" w:rsidR="00F54596" w:rsidRDefault="004E157F" w:rsidP="00EC6EA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Ottweiler</w:t>
            </w:r>
          </w:p>
        </w:tc>
      </w:tr>
      <w:tr w:rsidR="004924F0" w14:paraId="16D6FB42" w14:textId="77777777" w:rsidTr="004924F0">
        <w:trPr>
          <w:trHeight w:val="20"/>
        </w:trPr>
        <w:tc>
          <w:tcPr>
            <w:tcW w:w="6805" w:type="dxa"/>
            <w:gridSpan w:val="4"/>
          </w:tcPr>
          <w:p w14:paraId="4EEB0571" w14:textId="6DA7F9FD" w:rsidR="004924F0" w:rsidRDefault="004924F0" w:rsidP="004924F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E23CC4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General higher education entrance qualificatio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n</w:t>
            </w:r>
            <w:r w:rsidRPr="00DD25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(GPA: 2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.</w:t>
            </w:r>
            <w:r w:rsidRPr="00DD25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with 1.0 being the best</w:t>
            </w:r>
            <w:r w:rsidRPr="00DD25C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)</w:t>
            </w:r>
          </w:p>
        </w:tc>
        <w:tc>
          <w:tcPr>
            <w:tcW w:w="3969" w:type="dxa"/>
            <w:gridSpan w:val="5"/>
          </w:tcPr>
          <w:p w14:paraId="293CA6C7" w14:textId="797939B7" w:rsidR="004924F0" w:rsidRDefault="004924F0" w:rsidP="004924F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08/2015 – 07/2023</w:t>
            </w:r>
          </w:p>
        </w:tc>
      </w:tr>
      <w:tr w:rsidR="004924F0" w14:paraId="2D26D0FE" w14:textId="77777777" w:rsidTr="004650AD">
        <w:trPr>
          <w:trHeight w:val="624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2F49614F" w14:textId="107E04AC" w:rsidR="004924F0" w:rsidRDefault="008C090F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PROFESSIONAL</w:t>
            </w:r>
            <w:r w:rsidR="00DB516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EXPERIENCE</w:t>
            </w:r>
          </w:p>
        </w:tc>
      </w:tr>
      <w:tr w:rsidR="004924F0" w14:paraId="420F7B42" w14:textId="77777777" w:rsidTr="004650AD">
        <w:trPr>
          <w:trHeight w:val="283"/>
        </w:trPr>
        <w:tc>
          <w:tcPr>
            <w:tcW w:w="652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B9F9322" w14:textId="445A578F" w:rsidR="004924F0" w:rsidRPr="008C090F" w:rsidRDefault="004924F0" w:rsidP="004924F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8B36B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ValueTrust</w:t>
            </w:r>
            <w:proofErr w:type="spellEnd"/>
            <w:r w:rsidRPr="008B36B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Financial </w:t>
            </w:r>
            <w:proofErr w:type="spellStart"/>
            <w:r w:rsidRPr="008B36B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Advisors</w:t>
            </w:r>
            <w:proofErr w:type="spellEnd"/>
          </w:p>
        </w:tc>
        <w:tc>
          <w:tcPr>
            <w:tcW w:w="4253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3DC35F9" w14:textId="410336EA" w:rsidR="004924F0" w:rsidRPr="00C9661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Frankfurt am Main</w:t>
            </w:r>
          </w:p>
        </w:tc>
      </w:tr>
      <w:tr w:rsidR="004924F0" w14:paraId="08CBFE84" w14:textId="77777777" w:rsidTr="00A92EF2">
        <w:trPr>
          <w:trHeight w:val="20"/>
        </w:trPr>
        <w:tc>
          <w:tcPr>
            <w:tcW w:w="793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BD089" w14:textId="6BB7003F" w:rsidR="004924F0" w:rsidRPr="008B36B7" w:rsidRDefault="00361B11" w:rsidP="004924F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Intern, </w:t>
            </w:r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Corporate Finance &amp; </w:t>
            </w:r>
            <w:proofErr w:type="spellStart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Valuation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upcoming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contract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signed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BDF8D" w14:textId="4058DCA9" w:rsidR="004924F0" w:rsidRPr="00E12166" w:rsidRDefault="004924F0" w:rsidP="004924F0">
            <w:pPr>
              <w:jc w:val="right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E1216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01/2027 </w:t>
            </w:r>
            <w:r w:rsidRPr="00C9661F"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E12166">
              <w:rPr>
                <w:rFonts w:ascii="Times New Roman" w:eastAsia="Times New Roman" w:hAnsi="Times New Roman" w:cs="Times New Roman"/>
                <w:sz w:val="20"/>
                <w:szCs w:val="20"/>
              </w:rPr>
              <w:t>03/2027</w:t>
            </w:r>
          </w:p>
        </w:tc>
      </w:tr>
      <w:tr w:rsidR="004924F0" w14:paraId="1EA67084" w14:textId="77777777" w:rsidTr="004650AD">
        <w:trPr>
          <w:trHeight w:val="283"/>
        </w:trPr>
        <w:tc>
          <w:tcPr>
            <w:tcW w:w="65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9C293" w14:textId="39EB8867" w:rsidR="004924F0" w:rsidRPr="008B36B7" w:rsidRDefault="004924F0" w:rsidP="004924F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proofErr w:type="gramStart"/>
            <w:r w:rsidRPr="008B36B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BLOK Management</w:t>
            </w:r>
            <w:proofErr w:type="gramEnd"/>
          </w:p>
        </w:tc>
        <w:tc>
          <w:tcPr>
            <w:tcW w:w="425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A3315" w14:textId="16251C33" w:rsidR="004924F0" w:rsidRPr="00C9661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Frankfurt am Main</w:t>
            </w:r>
          </w:p>
        </w:tc>
      </w:tr>
      <w:tr w:rsidR="004924F0" w14:paraId="5B9305A1" w14:textId="77777777" w:rsidTr="004650AD">
        <w:trPr>
          <w:trHeight w:val="20"/>
        </w:trPr>
        <w:tc>
          <w:tcPr>
            <w:tcW w:w="65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E4B80" w14:textId="41F567B6" w:rsidR="004924F0" w:rsidRPr="008B36B7" w:rsidRDefault="00361B11" w:rsidP="004924F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Intern, </w:t>
            </w:r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M&amp;A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upcoming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contract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signed</w:t>
            </w:r>
            <w:proofErr w:type="spellEnd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25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347B7" w14:textId="1D5A6A81" w:rsidR="004924F0" w:rsidRPr="00E12166" w:rsidRDefault="004924F0" w:rsidP="004924F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12166">
              <w:rPr>
                <w:rFonts w:ascii="Times New Roman" w:eastAsia="Times New Roman" w:hAnsi="Times New Roman" w:cs="Times New Roman"/>
                <w:sz w:val="20"/>
                <w:szCs w:val="20"/>
              </w:rPr>
              <w:t>10/2026 – 12/2026</w:t>
            </w:r>
          </w:p>
        </w:tc>
      </w:tr>
      <w:tr w:rsidR="004924F0" w14:paraId="77D5C08C" w14:textId="77777777" w:rsidTr="004650AD">
        <w:trPr>
          <w:trHeight w:val="283"/>
        </w:trPr>
        <w:tc>
          <w:tcPr>
            <w:tcW w:w="65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8E2D4" w14:textId="44ADBF6C" w:rsidR="004924F0" w:rsidRPr="00C9661F" w:rsidRDefault="004924F0" w:rsidP="004924F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C9661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ORNBACH</w:t>
            </w:r>
          </w:p>
        </w:tc>
        <w:tc>
          <w:tcPr>
            <w:tcW w:w="425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290B1" w14:textId="2FF28375" w:rsidR="004924F0" w:rsidRPr="00C9661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C9661F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Saarbrücken</w:t>
            </w:r>
          </w:p>
        </w:tc>
      </w:tr>
      <w:tr w:rsidR="004924F0" w14:paraId="3E8B4F85" w14:textId="77777777" w:rsidTr="00BC0D4F">
        <w:trPr>
          <w:trHeight w:val="20"/>
        </w:trPr>
        <w:tc>
          <w:tcPr>
            <w:tcW w:w="6521" w:type="dxa"/>
            <w:gridSpan w:val="3"/>
            <w:tcBorders>
              <w:top w:val="nil"/>
              <w:bottom w:val="nil"/>
            </w:tcBorders>
          </w:tcPr>
          <w:p w14:paraId="27939320" w14:textId="4E05A739" w:rsidR="004924F0" w:rsidRPr="00C9661F" w:rsidRDefault="00DB516F" w:rsidP="004924F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Intern</w:t>
            </w:r>
            <w:r w:rsidR="00361B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Transaction Advisory Service</w:t>
            </w:r>
            <w:r w:rsidR="00361B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</w:t>
            </w:r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</w:t>
            </w:r>
            <w:proofErr w:type="spellStart"/>
            <w:r w:rsidR="004924F0" w:rsidRPr="008B36B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Valuation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253" w:type="dxa"/>
            <w:gridSpan w:val="6"/>
            <w:tcBorders>
              <w:top w:val="nil"/>
              <w:bottom w:val="nil"/>
            </w:tcBorders>
          </w:tcPr>
          <w:p w14:paraId="637FF29D" w14:textId="76B7B60C" w:rsidR="004924F0" w:rsidRPr="00C9661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9661F">
              <w:rPr>
                <w:rFonts w:ascii="Times New Roman" w:eastAsia="Times New Roman" w:hAnsi="Times New Roman" w:cs="Times New Roman"/>
                <w:sz w:val="20"/>
                <w:szCs w:val="20"/>
              </w:rPr>
              <w:t>09/2025 – 11/2025</w:t>
            </w:r>
          </w:p>
        </w:tc>
      </w:tr>
      <w:tr w:rsidR="004924F0" w14:paraId="0D5E4A37" w14:textId="77777777" w:rsidTr="00BC0D4F">
        <w:trPr>
          <w:trHeight w:val="20"/>
        </w:trPr>
        <w:tc>
          <w:tcPr>
            <w:tcW w:w="10774" w:type="dxa"/>
            <w:gridSpan w:val="9"/>
            <w:tcBorders>
              <w:top w:val="nil"/>
              <w:bottom w:val="nil"/>
            </w:tcBorders>
          </w:tcPr>
          <w:p w14:paraId="087B37F4" w14:textId="6B4FE132" w:rsidR="004924F0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Supported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company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valuations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context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transactions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fairness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opinions</w:t>
            </w:r>
            <w:proofErr w:type="spellEnd"/>
          </w:p>
          <w:p w14:paraId="2D22F435" w14:textId="29A0DE03" w:rsidR="004924F0" w:rsidRPr="000849DB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Researched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compiled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suitable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groups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derive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capital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parameters</w:t>
            </w:r>
            <w:proofErr w:type="spellEnd"/>
          </w:p>
          <w:p w14:paraId="7CB2B987" w14:textId="7DC72B23" w:rsidR="004924F0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Conducted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competitor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industry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across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several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projects</w:t>
            </w:r>
            <w:proofErr w:type="spellEnd"/>
          </w:p>
          <w:p w14:paraId="6511E9C0" w14:textId="1F9D299F" w:rsidR="004924F0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Prepared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financial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calculated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financial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metrics</w:t>
            </w:r>
            <w:proofErr w:type="spellEnd"/>
          </w:p>
          <w:p w14:paraId="0B0D03FA" w14:textId="39E3E4B8" w:rsidR="004924F0" w:rsidRPr="00C9661F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Supported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preparation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of 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presentation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earn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-outs for the EACVA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Valuation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Conference</w:t>
            </w:r>
          </w:p>
        </w:tc>
      </w:tr>
      <w:tr w:rsidR="004924F0" w14:paraId="79AE520A" w14:textId="77777777" w:rsidTr="00BC0D4F">
        <w:trPr>
          <w:trHeight w:val="283"/>
        </w:trPr>
        <w:tc>
          <w:tcPr>
            <w:tcW w:w="6521" w:type="dxa"/>
            <w:gridSpan w:val="3"/>
            <w:tcBorders>
              <w:top w:val="nil"/>
            </w:tcBorders>
            <w:vAlign w:val="bottom"/>
          </w:tcPr>
          <w:p w14:paraId="452C6A14" w14:textId="7C0E7DAF" w:rsidR="004924F0" w:rsidRDefault="004924F0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KPMG</w:t>
            </w:r>
          </w:p>
        </w:tc>
        <w:tc>
          <w:tcPr>
            <w:tcW w:w="4253" w:type="dxa"/>
            <w:gridSpan w:val="6"/>
            <w:tcBorders>
              <w:top w:val="nil"/>
            </w:tcBorders>
            <w:vAlign w:val="bottom"/>
          </w:tcPr>
          <w:p w14:paraId="53EE57E2" w14:textId="0E52DEF5" w:rsidR="004924F0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Saarbrücken</w:t>
            </w:r>
          </w:p>
        </w:tc>
      </w:tr>
      <w:tr w:rsidR="004924F0" w14:paraId="7B0D4DC8" w14:textId="77777777" w:rsidTr="00BC0D4F">
        <w:trPr>
          <w:trHeight w:val="20"/>
        </w:trPr>
        <w:tc>
          <w:tcPr>
            <w:tcW w:w="5954" w:type="dxa"/>
            <w:gridSpan w:val="2"/>
          </w:tcPr>
          <w:p w14:paraId="631B306C" w14:textId="6B87C238" w:rsidR="004924F0" w:rsidRDefault="00DB516F" w:rsidP="004924F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Working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student</w:t>
            </w:r>
            <w:proofErr w:type="spellEnd"/>
            <w:r w:rsidR="00E03CC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,</w:t>
            </w:r>
            <w:r w:rsidR="00361B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4924F0" w:rsidRPr="005C24E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Audit</w:t>
            </w:r>
          </w:p>
        </w:tc>
        <w:tc>
          <w:tcPr>
            <w:tcW w:w="4820" w:type="dxa"/>
            <w:gridSpan w:val="7"/>
          </w:tcPr>
          <w:p w14:paraId="251D95EC" w14:textId="3062A7EC" w:rsidR="004924F0" w:rsidRPr="008B36B7" w:rsidRDefault="004924F0" w:rsidP="004924F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36B7">
              <w:rPr>
                <w:rFonts w:ascii="Times New Roman" w:eastAsia="Times New Roman" w:hAnsi="Times New Roman" w:cs="Times New Roman"/>
                <w:sz w:val="20"/>
                <w:szCs w:val="20"/>
              </w:rPr>
              <w:t>11/2024 – 07/2025</w:t>
            </w:r>
          </w:p>
        </w:tc>
      </w:tr>
      <w:tr w:rsidR="004924F0" w14:paraId="094F6EEA" w14:textId="77777777" w:rsidTr="00BC0D4F">
        <w:trPr>
          <w:trHeight w:val="20"/>
        </w:trPr>
        <w:tc>
          <w:tcPr>
            <w:tcW w:w="10774" w:type="dxa"/>
            <w:gridSpan w:val="9"/>
          </w:tcPr>
          <w:p w14:paraId="6A9F60A0" w14:textId="28A9BAD2" w:rsidR="004924F0" w:rsidRDefault="005C6816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Independently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reconciled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sheet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income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statement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according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HGB</w:t>
            </w:r>
          </w:p>
          <w:p w14:paraId="53B2A1F3" w14:textId="3DEC072D" w:rsidR="004924F0" w:rsidRPr="00A30775" w:rsidRDefault="005C6816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Assisted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-end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busy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season</w:t>
            </w:r>
            <w:proofErr w:type="spellEnd"/>
          </w:p>
          <w:p w14:paraId="29C86ECD" w14:textId="0B1D9FF2" w:rsidR="004924F0" w:rsidRPr="00631865" w:rsidRDefault="005C6816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Documented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process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interviews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8C09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spellStart"/>
            <w:r w:rsidR="008C09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</w:t>
            </w:r>
            <w:proofErr w:type="spellEnd"/>
            <w:r w:rsidR="008C09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for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leading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energy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provider</w:t>
            </w:r>
            <w:proofErr w:type="spellEnd"/>
          </w:p>
        </w:tc>
      </w:tr>
      <w:tr w:rsidR="004924F0" w14:paraId="68761F9D" w14:textId="77777777" w:rsidTr="00BC0D4F">
        <w:trPr>
          <w:trHeight w:val="283"/>
        </w:trPr>
        <w:tc>
          <w:tcPr>
            <w:tcW w:w="5954" w:type="dxa"/>
            <w:gridSpan w:val="2"/>
            <w:vAlign w:val="bottom"/>
          </w:tcPr>
          <w:p w14:paraId="2F8E3AC7" w14:textId="4172090A" w:rsidR="004924F0" w:rsidRDefault="00DB516F" w:rsidP="004924F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Intern</w:t>
            </w:r>
            <w:r w:rsidR="00361B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4924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Audit</w:t>
            </w:r>
          </w:p>
        </w:tc>
        <w:tc>
          <w:tcPr>
            <w:tcW w:w="4820" w:type="dxa"/>
            <w:gridSpan w:val="7"/>
            <w:vAlign w:val="bottom"/>
          </w:tcPr>
          <w:p w14:paraId="7E71A28E" w14:textId="57BF94CE" w:rsidR="004924F0" w:rsidRPr="004E157F" w:rsidRDefault="004924F0" w:rsidP="004924F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09/2024 – 10/2024</w:t>
            </w:r>
          </w:p>
        </w:tc>
      </w:tr>
      <w:tr w:rsidR="004924F0" w14:paraId="79477272" w14:textId="77777777" w:rsidTr="00BC0D4F">
        <w:trPr>
          <w:trHeight w:val="20"/>
        </w:trPr>
        <w:tc>
          <w:tcPr>
            <w:tcW w:w="10774" w:type="dxa"/>
            <w:gridSpan w:val="9"/>
          </w:tcPr>
          <w:p w14:paraId="4A2A40A9" w14:textId="55CC30C6" w:rsidR="004924F0" w:rsidRDefault="005B7183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Assisted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annual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consolidated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financial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statements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accordance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HGB</w:t>
            </w:r>
          </w:p>
          <w:p w14:paraId="51FF6DE8" w14:textId="13085B76" w:rsidR="004924F0" w:rsidRPr="00BC0D4F" w:rsidRDefault="005B7183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Performed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analytical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procedures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reconciled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sheet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income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statement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items</w:t>
            </w:r>
            <w:proofErr w:type="spellEnd"/>
          </w:p>
          <w:p w14:paraId="4F28474E" w14:textId="1973D835" w:rsidR="004924F0" w:rsidRDefault="005B7183" w:rsidP="004924F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audit-</w:t>
            </w:r>
            <w:proofErr w:type="spellStart"/>
            <w:r w:rsidR="00177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client-</w:t>
            </w:r>
            <w:proofErr w:type="spellStart"/>
            <w:r w:rsidR="00177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specific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documentation</w:t>
            </w:r>
            <w:proofErr w:type="spellEnd"/>
          </w:p>
          <w:p w14:paraId="3B48F763" w14:textId="16825505" w:rsidR="004924F0" w:rsidRPr="00BC0D4F" w:rsidRDefault="005B7183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Selected for the KPMG Talent Community </w:t>
            </w:r>
            <w:r w:rsidR="00282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 </w:t>
            </w:r>
            <w:proofErr w:type="spellStart"/>
            <w:r w:rsidR="00282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recognition</w:t>
            </w:r>
            <w:proofErr w:type="spellEnd"/>
            <w:r w:rsidR="00282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of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outstanding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performance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internship</w:t>
            </w:r>
            <w:proofErr w:type="spellEnd"/>
          </w:p>
        </w:tc>
      </w:tr>
      <w:tr w:rsidR="004924F0" w14:paraId="293B0EA6" w14:textId="77777777" w:rsidTr="00BC0D4F">
        <w:trPr>
          <w:trHeight w:val="283"/>
        </w:trPr>
        <w:tc>
          <w:tcPr>
            <w:tcW w:w="5954" w:type="dxa"/>
            <w:gridSpan w:val="2"/>
            <w:vAlign w:val="bottom"/>
          </w:tcPr>
          <w:p w14:paraId="766AFA68" w14:textId="644484EE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Jonah Remus Trading</w:t>
            </w:r>
          </w:p>
        </w:tc>
        <w:tc>
          <w:tcPr>
            <w:tcW w:w="4820" w:type="dxa"/>
            <w:gridSpan w:val="7"/>
            <w:vAlign w:val="bottom"/>
          </w:tcPr>
          <w:p w14:paraId="01154D17" w14:textId="6A2A3309" w:rsidR="004924F0" w:rsidRPr="00406CF1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406CF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Ottweiler</w:t>
            </w:r>
          </w:p>
        </w:tc>
      </w:tr>
      <w:tr w:rsidR="004924F0" w14:paraId="50075088" w14:textId="77777777" w:rsidTr="00BC0D4F">
        <w:trPr>
          <w:trHeight w:val="20"/>
        </w:trPr>
        <w:tc>
          <w:tcPr>
            <w:tcW w:w="5954" w:type="dxa"/>
            <w:gridSpan w:val="2"/>
          </w:tcPr>
          <w:p w14:paraId="51171347" w14:textId="6363D3F8" w:rsidR="004924F0" w:rsidRPr="00F71773" w:rsidRDefault="005B7183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Self-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Employed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 xml:space="preserve"> Sole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Proprietor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4924F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Reselling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4820" w:type="dxa"/>
            <w:gridSpan w:val="7"/>
          </w:tcPr>
          <w:p w14:paraId="7D4B624E" w14:textId="2A76E5EA" w:rsidR="004924F0" w:rsidRPr="00F71773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</w:pPr>
            <w:r w:rsidRPr="008B36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07/2022 – 12/2024</w:t>
            </w:r>
          </w:p>
        </w:tc>
      </w:tr>
      <w:tr w:rsidR="004924F0" w14:paraId="3AE6B65F" w14:textId="77777777" w:rsidTr="00BC0D4F">
        <w:trPr>
          <w:trHeight w:val="20"/>
        </w:trPr>
        <w:tc>
          <w:tcPr>
            <w:tcW w:w="10774" w:type="dxa"/>
            <w:gridSpan w:val="9"/>
          </w:tcPr>
          <w:p w14:paraId="758E2B0F" w14:textId="1E63E62F" w:rsidR="004924F0" w:rsidRDefault="005B7183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Built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 profitable online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retail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business</w:t>
            </w:r>
            <w:proofErr w:type="spellEnd"/>
          </w:p>
          <w:p w14:paraId="67F847C8" w14:textId="41C0BA2B" w:rsidR="004924F0" w:rsidRPr="00E00273" w:rsidRDefault="005B7183" w:rsidP="004924F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sourcing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pricing</w:t>
            </w:r>
            <w:r w:rsidR="004924F0" w:rsidRPr="00F7177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4924F0" w14:paraId="6D959B24" w14:textId="77777777" w:rsidTr="00BC0D4F">
        <w:trPr>
          <w:trHeight w:val="624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5D06EBEC" w14:textId="277D02AD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EC6EA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</w:t>
            </w:r>
            <w:r w:rsidR="008C090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ACTIVITIES</w:t>
            </w:r>
          </w:p>
        </w:tc>
      </w:tr>
      <w:tr w:rsidR="004924F0" w14:paraId="201700B7" w14:textId="77777777" w:rsidTr="00BC0D4F">
        <w:trPr>
          <w:trHeight w:val="283"/>
        </w:trPr>
        <w:tc>
          <w:tcPr>
            <w:tcW w:w="5954" w:type="dxa"/>
            <w:gridSpan w:val="2"/>
            <w:tcBorders>
              <w:top w:val="single" w:sz="4" w:space="0" w:color="000000"/>
            </w:tcBorders>
            <w:vAlign w:val="bottom"/>
          </w:tcPr>
          <w:p w14:paraId="1F6DAF30" w14:textId="24F00ADF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Rotaract </w:t>
            </w:r>
          </w:p>
        </w:tc>
        <w:tc>
          <w:tcPr>
            <w:tcW w:w="4820" w:type="dxa"/>
            <w:gridSpan w:val="7"/>
            <w:tcBorders>
              <w:top w:val="single" w:sz="4" w:space="0" w:color="000000"/>
            </w:tcBorders>
            <w:vAlign w:val="bottom"/>
          </w:tcPr>
          <w:p w14:paraId="4DE688B2" w14:textId="0278DE37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St. Wendel</w:t>
            </w:r>
          </w:p>
        </w:tc>
      </w:tr>
      <w:tr w:rsidR="004924F0" w14:paraId="22B7CD65" w14:textId="77777777" w:rsidTr="00685731">
        <w:trPr>
          <w:trHeight w:val="20"/>
        </w:trPr>
        <w:tc>
          <w:tcPr>
            <w:tcW w:w="6804" w:type="dxa"/>
            <w:gridSpan w:val="4"/>
          </w:tcPr>
          <w:p w14:paraId="2D831D1C" w14:textId="7E14BE50" w:rsidR="004924F0" w:rsidRDefault="00DB516F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970" w:type="dxa"/>
            <w:gridSpan w:val="5"/>
          </w:tcPr>
          <w:p w14:paraId="1A009098" w14:textId="632012A4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11/2024 – </w:t>
            </w:r>
            <w:proofErr w:type="spellStart"/>
            <w:r w:rsidR="005B71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  <w:proofErr w:type="spellEnd"/>
          </w:p>
        </w:tc>
      </w:tr>
      <w:tr w:rsidR="004924F0" w14:paraId="7F7D00B1" w14:textId="77777777" w:rsidTr="0095631F">
        <w:trPr>
          <w:trHeight w:val="20"/>
        </w:trPr>
        <w:tc>
          <w:tcPr>
            <w:tcW w:w="10774" w:type="dxa"/>
            <w:gridSpan w:val="9"/>
          </w:tcPr>
          <w:p w14:paraId="4900931E" w14:textId="112EF286" w:rsidR="004924F0" w:rsidRDefault="005B7183" w:rsidP="00492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</w:t>
            </w:r>
            <w:r w:rsidR="006020A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</w:t>
            </w:r>
            <w:ins w:id="0" w:author="David Döbele" w:date="2026-08-03T16:30:00Z" w16du:dateUtc="2026-08-03T14:30:00Z">
              <w:r w:rsidR="006979B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>ing</w:t>
              </w:r>
            </w:ins>
            <w:proofErr w:type="spellEnd"/>
            <w:del w:id="1" w:author="David Döbele" w:date="2026-08-03T16:30:00Z" w16du:dateUtc="2026-08-03T14:30:00Z">
              <w:r w:rsidR="006020A8" w:rsidDel="006979B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delText>e</w:delText>
              </w:r>
            </w:del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support</w:t>
            </w:r>
            <w:ins w:id="2" w:author="David Döbele" w:date="2026-08-03T16:30:00Z" w16du:dateUtc="2026-08-03T14:30:00Z">
              <w:r w:rsidR="006979B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>ing</w:t>
              </w:r>
            </w:ins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social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projects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events</w:t>
            </w:r>
            <w:proofErr w:type="spellEnd"/>
          </w:p>
          <w:p w14:paraId="004F5BAF" w14:textId="41E05AD0" w:rsidR="004924F0" w:rsidRDefault="005B7183" w:rsidP="00492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Strengthen</w:t>
            </w:r>
            <w:ins w:id="3" w:author="David Döbele" w:date="2026-08-03T16:30:00Z" w16du:dateUtc="2026-08-03T14:30:00Z">
              <w:r w:rsidR="006979B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>ing</w:t>
              </w:r>
            </w:ins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teamwork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communication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r w:rsidR="002826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 sense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responsibility</w:t>
            </w:r>
            <w:proofErr w:type="spellEnd"/>
          </w:p>
        </w:tc>
      </w:tr>
      <w:tr w:rsidR="004924F0" w14:paraId="21E2A3AC" w14:textId="77777777" w:rsidTr="00BC0D4F">
        <w:trPr>
          <w:trHeight w:val="283"/>
        </w:trPr>
        <w:tc>
          <w:tcPr>
            <w:tcW w:w="5954" w:type="dxa"/>
            <w:gridSpan w:val="2"/>
            <w:vAlign w:val="bottom"/>
          </w:tcPr>
          <w:p w14:paraId="79908860" w14:textId="362DA0BC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Börseninitiative Saar e.V.</w:t>
            </w:r>
          </w:p>
        </w:tc>
        <w:tc>
          <w:tcPr>
            <w:tcW w:w="4820" w:type="dxa"/>
            <w:gridSpan w:val="7"/>
            <w:vAlign w:val="bottom"/>
          </w:tcPr>
          <w:p w14:paraId="38CCBFB0" w14:textId="2A4E2D30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65BF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Saarbrücken</w:t>
            </w:r>
          </w:p>
        </w:tc>
      </w:tr>
      <w:tr w:rsidR="004924F0" w14:paraId="45879624" w14:textId="77777777" w:rsidTr="00BC0D4F">
        <w:trPr>
          <w:trHeight w:val="20"/>
        </w:trPr>
        <w:tc>
          <w:tcPr>
            <w:tcW w:w="8364" w:type="dxa"/>
            <w:gridSpan w:val="8"/>
          </w:tcPr>
          <w:p w14:paraId="0EADC412" w14:textId="43FE7C47" w:rsidR="004924F0" w:rsidRDefault="00DB516F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2410" w:type="dxa"/>
          </w:tcPr>
          <w:p w14:paraId="3B479E10" w14:textId="587BE32F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08/2024 – </w:t>
            </w:r>
            <w:proofErr w:type="spellStart"/>
            <w:r w:rsidR="005B718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  <w:proofErr w:type="spellEnd"/>
          </w:p>
        </w:tc>
      </w:tr>
      <w:tr w:rsidR="004924F0" w14:paraId="424B48A1" w14:textId="77777777" w:rsidTr="00BC0D4F">
        <w:trPr>
          <w:trHeight w:val="20"/>
        </w:trPr>
        <w:tc>
          <w:tcPr>
            <w:tcW w:w="10774" w:type="dxa"/>
            <w:gridSpan w:val="9"/>
          </w:tcPr>
          <w:p w14:paraId="7D97C41B" w14:textId="70953675" w:rsidR="004924F0" w:rsidRPr="00DE1404" w:rsidRDefault="005B7183" w:rsidP="00492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Participat</w:t>
            </w:r>
            <w:ins w:id="4" w:author="David Döbele" w:date="2026-08-03T16:30:00Z" w16du:dateUtc="2026-08-03T14:30:00Z">
              <w:r w:rsidR="006979B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>ing</w:t>
              </w:r>
            </w:ins>
            <w:proofErr w:type="spellEnd"/>
            <w:del w:id="5" w:author="David Döbele" w:date="2026-08-03T16:30:00Z" w16du:dateUtc="2026-08-03T14:30:00Z">
              <w:r w:rsidR="006020A8" w:rsidDel="006979B4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delText>e</w:delText>
              </w:r>
            </w:del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workshops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company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valuation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capital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markets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investment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strategies</w:t>
            </w:r>
            <w:proofErr w:type="spellEnd"/>
          </w:p>
        </w:tc>
      </w:tr>
      <w:tr w:rsidR="004924F0" w14:paraId="547A739A" w14:textId="77777777" w:rsidTr="00BC0D4F">
        <w:trPr>
          <w:trHeight w:val="283"/>
        </w:trPr>
        <w:tc>
          <w:tcPr>
            <w:tcW w:w="8222" w:type="dxa"/>
            <w:gridSpan w:val="7"/>
            <w:vAlign w:val="bottom"/>
          </w:tcPr>
          <w:p w14:paraId="189CA24B" w14:textId="4DDF17A5" w:rsidR="004924F0" w:rsidRPr="007F32EB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Yale University</w:t>
            </w:r>
          </w:p>
        </w:tc>
        <w:tc>
          <w:tcPr>
            <w:tcW w:w="2552" w:type="dxa"/>
            <w:gridSpan w:val="2"/>
            <w:vAlign w:val="bottom"/>
          </w:tcPr>
          <w:p w14:paraId="4C0AC6D3" w14:textId="6CBC0F49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New Haven</w:t>
            </w:r>
          </w:p>
        </w:tc>
      </w:tr>
      <w:tr w:rsidR="004924F0" w14:paraId="37057336" w14:textId="77777777" w:rsidTr="00BC0D4F">
        <w:trPr>
          <w:trHeight w:val="20"/>
        </w:trPr>
        <w:tc>
          <w:tcPr>
            <w:tcW w:w="8222" w:type="dxa"/>
            <w:gridSpan w:val="7"/>
          </w:tcPr>
          <w:p w14:paraId="78F7E32D" w14:textId="5FCC3DF5" w:rsidR="004924F0" w:rsidRPr="007F32EB" w:rsidRDefault="005B7183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E23CC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Participation in an online course on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Financial Markets</w:t>
            </w:r>
          </w:p>
        </w:tc>
        <w:tc>
          <w:tcPr>
            <w:tcW w:w="2552" w:type="dxa"/>
            <w:gridSpan w:val="2"/>
          </w:tcPr>
          <w:p w14:paraId="58D3237E" w14:textId="2EC3EE16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03/2025 – 03/2025</w:t>
            </w:r>
          </w:p>
        </w:tc>
      </w:tr>
      <w:tr w:rsidR="004924F0" w14:paraId="21887E05" w14:textId="77777777" w:rsidTr="00BC0D4F">
        <w:trPr>
          <w:trHeight w:val="20"/>
        </w:trPr>
        <w:tc>
          <w:tcPr>
            <w:tcW w:w="10774" w:type="dxa"/>
            <w:gridSpan w:val="9"/>
          </w:tcPr>
          <w:p w14:paraId="71A9FE2A" w14:textId="5363A1F3" w:rsidR="004924F0" w:rsidRPr="00907382" w:rsidRDefault="005B7183" w:rsidP="00492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</w:pP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Fundamentals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financial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markets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with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a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focus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on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risk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management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and behavioral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finance</w:t>
            </w:r>
            <w:proofErr w:type="spellEnd"/>
          </w:p>
        </w:tc>
      </w:tr>
      <w:tr w:rsidR="004924F0" w14:paraId="042F92A6" w14:textId="77777777" w:rsidTr="00BC0D4F">
        <w:trPr>
          <w:trHeight w:val="283"/>
        </w:trPr>
        <w:tc>
          <w:tcPr>
            <w:tcW w:w="8222" w:type="dxa"/>
            <w:gridSpan w:val="7"/>
            <w:vAlign w:val="bottom"/>
          </w:tcPr>
          <w:p w14:paraId="7C92EE63" w14:textId="38C49E14" w:rsidR="004924F0" w:rsidRPr="007F32EB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proofErr w:type="spellStart"/>
            <w:r w:rsidRPr="007F32E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Universit</w:t>
            </w:r>
            <w:proofErr w:type="spellEnd"/>
            <w:r w:rsidRPr="007F32E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 xml:space="preserve">à </w:t>
            </w:r>
            <w:proofErr w:type="spellStart"/>
            <w:r w:rsidRPr="007F32E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  <w:t>Bocconi</w:t>
            </w:r>
            <w:proofErr w:type="spellEnd"/>
          </w:p>
        </w:tc>
        <w:tc>
          <w:tcPr>
            <w:tcW w:w="2552" w:type="dxa"/>
            <w:gridSpan w:val="2"/>
            <w:vAlign w:val="bottom"/>
          </w:tcPr>
          <w:p w14:paraId="5B7A76E2" w14:textId="27797637" w:rsidR="004924F0" w:rsidRPr="007F32EB" w:rsidRDefault="00D80A2E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Milan</w:t>
            </w:r>
          </w:p>
        </w:tc>
      </w:tr>
      <w:tr w:rsidR="004924F0" w14:paraId="68C4A862" w14:textId="77777777" w:rsidTr="00BC0D4F">
        <w:trPr>
          <w:trHeight w:val="20"/>
        </w:trPr>
        <w:tc>
          <w:tcPr>
            <w:tcW w:w="8222" w:type="dxa"/>
            <w:gridSpan w:val="7"/>
          </w:tcPr>
          <w:p w14:paraId="3F053854" w14:textId="60C7C81E" w:rsidR="004924F0" w:rsidRDefault="005B7183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23CC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Participation in an online course on private equity and venture capital</w:t>
            </w:r>
          </w:p>
        </w:tc>
        <w:tc>
          <w:tcPr>
            <w:tcW w:w="2552" w:type="dxa"/>
            <w:gridSpan w:val="2"/>
          </w:tcPr>
          <w:p w14:paraId="609900E8" w14:textId="37036DD9" w:rsidR="004924F0" w:rsidRDefault="004924F0" w:rsidP="00492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01/2025 – 01/2025</w:t>
            </w:r>
          </w:p>
        </w:tc>
      </w:tr>
      <w:tr w:rsidR="004924F0" w14:paraId="08F075FD" w14:textId="77777777" w:rsidTr="00BC0D4F">
        <w:trPr>
          <w:trHeight w:val="20"/>
        </w:trPr>
        <w:tc>
          <w:tcPr>
            <w:tcW w:w="10774" w:type="dxa"/>
            <w:gridSpan w:val="9"/>
          </w:tcPr>
          <w:p w14:paraId="58C1413C" w14:textId="201D82F7" w:rsidR="004924F0" w:rsidRPr="0057741E" w:rsidRDefault="005B7183" w:rsidP="004924F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Analysis and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structuring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 of private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equity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 and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venture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capital</w:t>
            </w:r>
            <w:proofErr w:type="spellEnd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8133E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financing</w:t>
            </w:r>
            <w:proofErr w:type="spellEnd"/>
          </w:p>
        </w:tc>
      </w:tr>
      <w:tr w:rsidR="004924F0" w14:paraId="5B178563" w14:textId="77777777" w:rsidTr="00BC0D4F">
        <w:trPr>
          <w:trHeight w:val="624"/>
        </w:trPr>
        <w:tc>
          <w:tcPr>
            <w:tcW w:w="10774" w:type="dxa"/>
            <w:gridSpan w:val="9"/>
            <w:tcBorders>
              <w:bottom w:val="single" w:sz="4" w:space="0" w:color="000000"/>
            </w:tcBorders>
            <w:vAlign w:val="bottom"/>
          </w:tcPr>
          <w:p w14:paraId="734C8F04" w14:textId="7DE9A4CC" w:rsidR="004924F0" w:rsidRDefault="005B7183" w:rsidP="004924F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SKILLS</w:t>
            </w:r>
            <w:r w:rsidR="004924F0" w:rsidRPr="00EC6EA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&amp;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INTERESTS</w:t>
            </w:r>
          </w:p>
        </w:tc>
      </w:tr>
      <w:tr w:rsidR="004924F0" w14:paraId="6EA0AAFE" w14:textId="77777777" w:rsidTr="00BC0D4F">
        <w:trPr>
          <w:trHeight w:val="283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30650766" w14:textId="16780DBD" w:rsidR="004924F0" w:rsidRDefault="005B7183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356" w:type="dxa"/>
            <w:gridSpan w:val="8"/>
            <w:tcBorders>
              <w:top w:val="single" w:sz="4" w:space="0" w:color="000000"/>
            </w:tcBorders>
            <w:vAlign w:val="bottom"/>
          </w:tcPr>
          <w:p w14:paraId="2ED9A521" w14:textId="0927CCEB" w:rsidR="004924F0" w:rsidRDefault="005B7183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German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924F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ative</w:t>
            </w:r>
            <w:r w:rsidR="004924F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English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924F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</w:t>
            </w:r>
            <w:r w:rsidR="00DC50C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luent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4924F0" w:rsidRPr="00D44C8F" w14:paraId="149FFB7C" w14:textId="77777777" w:rsidTr="00BC0D4F">
        <w:trPr>
          <w:trHeight w:val="283"/>
        </w:trPr>
        <w:tc>
          <w:tcPr>
            <w:tcW w:w="1418" w:type="dxa"/>
            <w:vAlign w:val="bottom"/>
          </w:tcPr>
          <w:p w14:paraId="24CCC178" w14:textId="7D1B7B4E" w:rsidR="004924F0" w:rsidRDefault="005B7183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Technical</w:t>
            </w:r>
            <w:r w:rsidR="004924F0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356" w:type="dxa"/>
            <w:gridSpan w:val="8"/>
            <w:vAlign w:val="bottom"/>
          </w:tcPr>
          <w:p w14:paraId="5E26E159" w14:textId="1ED0911E" w:rsidR="004924F0" w:rsidRPr="00631865" w:rsidRDefault="004924F0" w:rsidP="004924F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63186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63186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A</w:t>
            </w:r>
            <w:r w:rsidR="00DC50C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dvanced</w:t>
            </w:r>
            <w:r w:rsidRPr="0063186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  <w:r w:rsidRPr="0063186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8B36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 </w:t>
            </w:r>
            <w:r w:rsidRPr="008B36B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</w:t>
            </w:r>
            <w:r w:rsidRPr="008B36B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asic), </w:t>
            </w:r>
            <w:r w:rsidRPr="008B36B7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LaTeX</w:t>
            </w:r>
            <w:r w:rsidRPr="008B36B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(</w:t>
            </w:r>
            <w:r w:rsidR="0028260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</w:t>
            </w:r>
            <w:r w:rsidRPr="008B36B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asic)</w:t>
            </w:r>
          </w:p>
        </w:tc>
      </w:tr>
      <w:tr w:rsidR="004924F0" w14:paraId="2FCB1430" w14:textId="77777777" w:rsidTr="00BC0D4F">
        <w:trPr>
          <w:trHeight w:val="283"/>
        </w:trPr>
        <w:tc>
          <w:tcPr>
            <w:tcW w:w="1418" w:type="dxa"/>
            <w:vAlign w:val="bottom"/>
          </w:tcPr>
          <w:p w14:paraId="587F89F4" w14:textId="08E6E99D" w:rsidR="004924F0" w:rsidRDefault="005B7183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9356" w:type="dxa"/>
            <w:gridSpan w:val="8"/>
            <w:vAlign w:val="bottom"/>
          </w:tcPr>
          <w:p w14:paraId="2FDC418A" w14:textId="581D0D1D" w:rsidR="004924F0" w:rsidRDefault="00DC50C0" w:rsidP="004924F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Books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podcasts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personal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development</w:t>
            </w:r>
            <w:proofErr w:type="spellEnd"/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finance</w:t>
            </w:r>
            <w:proofErr w:type="spellEnd"/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and</w:t>
            </w:r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economics</w:t>
            </w:r>
            <w:proofErr w:type="spellEnd"/>
            <w:r w:rsidR="004924F0" w:rsidRPr="00A8493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),</w:t>
            </w:r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football</w:t>
            </w:r>
            <w:proofErr w:type="spellEnd"/>
            <w:r w:rsidR="004924F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tennis</w:t>
            </w:r>
            <w:proofErr w:type="spellEnd"/>
          </w:p>
        </w:tc>
      </w:tr>
      <w:tr w:rsidR="004924F0" w14:paraId="4BCAC1DE" w14:textId="77777777" w:rsidTr="0057741E">
        <w:trPr>
          <w:trHeight w:val="907"/>
        </w:trPr>
        <w:tc>
          <w:tcPr>
            <w:tcW w:w="10774" w:type="dxa"/>
            <w:gridSpan w:val="9"/>
            <w:vAlign w:val="bottom"/>
          </w:tcPr>
          <w:p w14:paraId="63D28B70" w14:textId="77777777" w:rsidR="004924F0" w:rsidRDefault="004924F0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62BCCAC" w14:textId="77777777" w:rsidR="004924F0" w:rsidRDefault="004924F0" w:rsidP="004924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D2531A" w14:textId="6D8CF1E4" w:rsidR="004924F0" w:rsidRDefault="004924F0" w:rsidP="004924F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C7C4F0B" w14:textId="77777777" w:rsidR="00F54596" w:rsidRDefault="00F54596">
      <w:pPr>
        <w:rPr>
          <w:sz w:val="18"/>
          <w:szCs w:val="18"/>
        </w:rPr>
      </w:pPr>
    </w:p>
    <w:sectPr w:rsidR="00F54596" w:rsidSect="00A92EF2">
      <w:footerReference w:type="even" r:id="rId8"/>
      <w:pgSz w:w="11906" w:h="16838"/>
      <w:pgMar w:top="113" w:right="1418" w:bottom="28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77D78C" w14:textId="77777777" w:rsidR="002940B0" w:rsidRDefault="002940B0">
      <w:pPr>
        <w:spacing w:after="0" w:line="240" w:lineRule="auto"/>
      </w:pPr>
      <w:r>
        <w:separator/>
      </w:r>
    </w:p>
  </w:endnote>
  <w:endnote w:type="continuationSeparator" w:id="0">
    <w:p w14:paraId="0EA4F635" w14:textId="77777777" w:rsidR="002940B0" w:rsidRDefault="00294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116C9" w14:textId="77777777" w:rsidR="00F545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AF3EB19" w14:textId="77777777" w:rsidR="00F54596" w:rsidRDefault="00F5459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85BAF1" w14:textId="77777777" w:rsidR="002940B0" w:rsidRDefault="002940B0">
      <w:pPr>
        <w:spacing w:after="0" w:line="240" w:lineRule="auto"/>
      </w:pPr>
      <w:r>
        <w:separator/>
      </w:r>
    </w:p>
  </w:footnote>
  <w:footnote w:type="continuationSeparator" w:id="0">
    <w:p w14:paraId="097BA083" w14:textId="77777777" w:rsidR="002940B0" w:rsidRDefault="00294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877DB"/>
    <w:multiLevelType w:val="multilevel"/>
    <w:tmpl w:val="DDB064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471BD2"/>
    <w:multiLevelType w:val="multilevel"/>
    <w:tmpl w:val="17B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18A3"/>
    <w:multiLevelType w:val="hybridMultilevel"/>
    <w:tmpl w:val="9E28E77C"/>
    <w:lvl w:ilvl="0" w:tplc="3C9800C0">
      <w:start w:val="1"/>
      <w:numFmt w:val="bullet"/>
      <w:lvlText w:val=""/>
      <w:lvlJc w:val="left"/>
      <w:pPr>
        <w:ind w:left="720" w:hanging="360"/>
      </w:pPr>
      <w:rPr>
        <w:rFonts w:ascii="Georgia" w:hAnsi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F41CF"/>
    <w:multiLevelType w:val="multilevel"/>
    <w:tmpl w:val="C54A3A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5D26D4"/>
    <w:multiLevelType w:val="multilevel"/>
    <w:tmpl w:val="AE847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36C5664"/>
    <w:multiLevelType w:val="multilevel"/>
    <w:tmpl w:val="22068B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CD05F6B"/>
    <w:multiLevelType w:val="multilevel"/>
    <w:tmpl w:val="D214C9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6797841"/>
    <w:multiLevelType w:val="multilevel"/>
    <w:tmpl w:val="65A85BA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4C1C07"/>
    <w:multiLevelType w:val="hybridMultilevel"/>
    <w:tmpl w:val="F2BE099A"/>
    <w:lvl w:ilvl="0" w:tplc="2F4E19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354563">
    <w:abstractNumId w:val="0"/>
  </w:num>
  <w:num w:numId="2" w16cid:durableId="2097436857">
    <w:abstractNumId w:val="5"/>
  </w:num>
  <w:num w:numId="3" w16cid:durableId="1594976436">
    <w:abstractNumId w:val="7"/>
  </w:num>
  <w:num w:numId="4" w16cid:durableId="2142770340">
    <w:abstractNumId w:val="6"/>
  </w:num>
  <w:num w:numId="5" w16cid:durableId="1187987506">
    <w:abstractNumId w:val="3"/>
  </w:num>
  <w:num w:numId="6" w16cid:durableId="1860661581">
    <w:abstractNumId w:val="4"/>
  </w:num>
  <w:num w:numId="7" w16cid:durableId="1471249436">
    <w:abstractNumId w:val="2"/>
  </w:num>
  <w:num w:numId="8" w16cid:durableId="1456867375">
    <w:abstractNumId w:val="8"/>
  </w:num>
  <w:num w:numId="9" w16cid:durableId="192298129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596"/>
    <w:rsid w:val="00002991"/>
    <w:rsid w:val="00033344"/>
    <w:rsid w:val="00054F02"/>
    <w:rsid w:val="00057A21"/>
    <w:rsid w:val="00070582"/>
    <w:rsid w:val="000849DB"/>
    <w:rsid w:val="000D0FC1"/>
    <w:rsid w:val="000E035B"/>
    <w:rsid w:val="000E1259"/>
    <w:rsid w:val="00110F1C"/>
    <w:rsid w:val="00137336"/>
    <w:rsid w:val="00166CE3"/>
    <w:rsid w:val="00177D44"/>
    <w:rsid w:val="0018105E"/>
    <w:rsid w:val="00191C2B"/>
    <w:rsid w:val="001B03D9"/>
    <w:rsid w:val="001C5D45"/>
    <w:rsid w:val="001D0689"/>
    <w:rsid w:val="001E07CE"/>
    <w:rsid w:val="00227DDF"/>
    <w:rsid w:val="00261BCB"/>
    <w:rsid w:val="00280BD6"/>
    <w:rsid w:val="0028260A"/>
    <w:rsid w:val="002940B0"/>
    <w:rsid w:val="002D0D4D"/>
    <w:rsid w:val="002E5349"/>
    <w:rsid w:val="002F1DD7"/>
    <w:rsid w:val="002F4072"/>
    <w:rsid w:val="002F5FE4"/>
    <w:rsid w:val="00343E93"/>
    <w:rsid w:val="00344444"/>
    <w:rsid w:val="0034756E"/>
    <w:rsid w:val="00361B11"/>
    <w:rsid w:val="00365D25"/>
    <w:rsid w:val="003848FA"/>
    <w:rsid w:val="003A3879"/>
    <w:rsid w:val="003D44BF"/>
    <w:rsid w:val="003E4D8F"/>
    <w:rsid w:val="003F5FBF"/>
    <w:rsid w:val="00406CF1"/>
    <w:rsid w:val="00422049"/>
    <w:rsid w:val="004650AD"/>
    <w:rsid w:val="0048337E"/>
    <w:rsid w:val="004924F0"/>
    <w:rsid w:val="004A3A47"/>
    <w:rsid w:val="004B2902"/>
    <w:rsid w:val="004C27D3"/>
    <w:rsid w:val="004C3BBC"/>
    <w:rsid w:val="004E157F"/>
    <w:rsid w:val="00502F8D"/>
    <w:rsid w:val="005207BB"/>
    <w:rsid w:val="00540FCF"/>
    <w:rsid w:val="00544F12"/>
    <w:rsid w:val="005513B0"/>
    <w:rsid w:val="0057741E"/>
    <w:rsid w:val="005B7183"/>
    <w:rsid w:val="005C151F"/>
    <w:rsid w:val="005C24EE"/>
    <w:rsid w:val="005C6816"/>
    <w:rsid w:val="005F470B"/>
    <w:rsid w:val="006020A8"/>
    <w:rsid w:val="00631865"/>
    <w:rsid w:val="00653921"/>
    <w:rsid w:val="00655692"/>
    <w:rsid w:val="0066287F"/>
    <w:rsid w:val="006713DE"/>
    <w:rsid w:val="00672D3B"/>
    <w:rsid w:val="00685731"/>
    <w:rsid w:val="006979B4"/>
    <w:rsid w:val="006A5538"/>
    <w:rsid w:val="00705887"/>
    <w:rsid w:val="007B2AAB"/>
    <w:rsid w:val="007C267B"/>
    <w:rsid w:val="007C31A2"/>
    <w:rsid w:val="007F2A67"/>
    <w:rsid w:val="007F32EB"/>
    <w:rsid w:val="007F61C8"/>
    <w:rsid w:val="00804394"/>
    <w:rsid w:val="00814F78"/>
    <w:rsid w:val="00843C97"/>
    <w:rsid w:val="00856833"/>
    <w:rsid w:val="008B36B7"/>
    <w:rsid w:val="008B669E"/>
    <w:rsid w:val="008C090F"/>
    <w:rsid w:val="008D11EB"/>
    <w:rsid w:val="00907382"/>
    <w:rsid w:val="009342B3"/>
    <w:rsid w:val="009352B5"/>
    <w:rsid w:val="00947F37"/>
    <w:rsid w:val="0095631F"/>
    <w:rsid w:val="00957494"/>
    <w:rsid w:val="009719EB"/>
    <w:rsid w:val="00982839"/>
    <w:rsid w:val="00997BD9"/>
    <w:rsid w:val="009A1822"/>
    <w:rsid w:val="009A3B76"/>
    <w:rsid w:val="009A5A11"/>
    <w:rsid w:val="009E11E5"/>
    <w:rsid w:val="009F3A26"/>
    <w:rsid w:val="009F4F00"/>
    <w:rsid w:val="00A038A2"/>
    <w:rsid w:val="00A053B8"/>
    <w:rsid w:val="00A30775"/>
    <w:rsid w:val="00A46333"/>
    <w:rsid w:val="00A84932"/>
    <w:rsid w:val="00A92EF2"/>
    <w:rsid w:val="00AC08DB"/>
    <w:rsid w:val="00AF0AB1"/>
    <w:rsid w:val="00AF205E"/>
    <w:rsid w:val="00AF56E3"/>
    <w:rsid w:val="00B025DB"/>
    <w:rsid w:val="00B2425C"/>
    <w:rsid w:val="00B57E2C"/>
    <w:rsid w:val="00B65BF1"/>
    <w:rsid w:val="00B8397B"/>
    <w:rsid w:val="00BB568D"/>
    <w:rsid w:val="00BC0D4F"/>
    <w:rsid w:val="00BD4BCF"/>
    <w:rsid w:val="00C034F0"/>
    <w:rsid w:val="00C42E0B"/>
    <w:rsid w:val="00C74FFD"/>
    <w:rsid w:val="00C953A5"/>
    <w:rsid w:val="00C95552"/>
    <w:rsid w:val="00C9661F"/>
    <w:rsid w:val="00CA5BF1"/>
    <w:rsid w:val="00D0776E"/>
    <w:rsid w:val="00D20A97"/>
    <w:rsid w:val="00D20C0F"/>
    <w:rsid w:val="00D316DF"/>
    <w:rsid w:val="00D34DAF"/>
    <w:rsid w:val="00D407AB"/>
    <w:rsid w:val="00D44C8F"/>
    <w:rsid w:val="00D80A2E"/>
    <w:rsid w:val="00D94C46"/>
    <w:rsid w:val="00DA0085"/>
    <w:rsid w:val="00DB4609"/>
    <w:rsid w:val="00DB516F"/>
    <w:rsid w:val="00DC50C0"/>
    <w:rsid w:val="00DE1404"/>
    <w:rsid w:val="00DF7005"/>
    <w:rsid w:val="00E00273"/>
    <w:rsid w:val="00E03CCE"/>
    <w:rsid w:val="00E12166"/>
    <w:rsid w:val="00E633D2"/>
    <w:rsid w:val="00E82187"/>
    <w:rsid w:val="00E94BBD"/>
    <w:rsid w:val="00EB3358"/>
    <w:rsid w:val="00EC6EAE"/>
    <w:rsid w:val="00ED4503"/>
    <w:rsid w:val="00F1735F"/>
    <w:rsid w:val="00F22911"/>
    <w:rsid w:val="00F54596"/>
    <w:rsid w:val="00F63643"/>
    <w:rsid w:val="00F67235"/>
    <w:rsid w:val="00F71773"/>
    <w:rsid w:val="00F75F43"/>
    <w:rsid w:val="00F842F6"/>
    <w:rsid w:val="00FB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F4761"/>
  <w15:docId w15:val="{ACD40ED6-BED0-F840-8693-A22CEF919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BC0D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30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1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130</cp:revision>
  <cp:lastPrinted>2025-11-29T11:10:00Z</cp:lastPrinted>
  <dcterms:created xsi:type="dcterms:W3CDTF">2022-11-08T17:21:00Z</dcterms:created>
  <dcterms:modified xsi:type="dcterms:W3CDTF">2026-08-03T14:30:00Z</dcterms:modified>
</cp:coreProperties>
</file>