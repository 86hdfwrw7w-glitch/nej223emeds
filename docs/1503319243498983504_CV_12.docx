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2121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1"/>
          </w:tcPr>
          <w:p w14:paraId="11DD220E" w14:textId="3EE42136" w:rsidR="002508C2" w:rsidRDefault="009B4AEC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Cezar Garabajiu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B1 7A, 68159 Mannheim</w:t>
            </w:r>
          </w:p>
          <w:p w14:paraId="722A5AF6" w14:textId="43C92137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B4AEC">
              <w:rPr>
                <w:rFonts w:ascii="Georgia" w:hAnsi="Georgia" w:cs="Georgia"/>
                <w:color w:val="000000"/>
                <w:sz w:val="20"/>
                <w:lang w:val="de-AT"/>
              </w:rPr>
              <w:t>157 37878 122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B4AEC">
              <w:rPr>
                <w:rFonts w:ascii="Georgia" w:hAnsi="Georgia" w:cs="Georgia"/>
                <w:color w:val="000000"/>
                <w:sz w:val="20"/>
                <w:lang w:val="de-AT"/>
              </w:rPr>
              <w:t>cezar.garabajiu@gmx.de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B4AEC">
              <w:rPr>
                <w:rFonts w:ascii="Georgia" w:hAnsi="Georgia" w:cs="Georgia"/>
                <w:color w:val="000000"/>
                <w:sz w:val="20"/>
                <w:lang w:val="de-AT"/>
              </w:rPr>
              <w:t>geb. am 05.04.2005 in Chişinău, Moldau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40947DB3" w:rsidR="00D1492F" w:rsidRPr="008050E4" w:rsidRDefault="009B4AEC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Mannheim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CEE04AF" w:rsidR="00D1492F" w:rsidRPr="008050E4" w:rsidRDefault="009B4AEC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2B23C539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9B4AEC">
              <w:rPr>
                <w:rFonts w:ascii="Georgia" w:hAnsi="Georgia"/>
                <w:sz w:val="18"/>
              </w:rPr>
              <w:t>Betriebswirtschaftslehre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1,7)</w:t>
            </w:r>
          </w:p>
        </w:tc>
        <w:tc>
          <w:tcPr>
            <w:tcW w:w="3544" w:type="dxa"/>
            <w:gridSpan w:val="8"/>
          </w:tcPr>
          <w:p w14:paraId="419A9228" w14:textId="531AF58E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9B4AEC">
              <w:rPr>
                <w:rFonts w:ascii="Georgia" w:hAnsi="Georgia"/>
                <w:sz w:val="18"/>
              </w:rPr>
              <w:t>24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11"/>
          </w:tcPr>
          <w:p w14:paraId="015CC027" w14:textId="7F24D596" w:rsidR="00B17D95" w:rsidRPr="00B17D95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9B4AE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Information Systems (Note: 1,0)</w:t>
            </w:r>
          </w:p>
          <w:p w14:paraId="08DB11CB" w14:textId="3E8846CE" w:rsidR="00426D7E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Rechnungswesen, Finanzen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B4A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Finanzmathematik, Statistik, Management</w:t>
            </w:r>
          </w:p>
          <w:p w14:paraId="7A71E6B0" w14:textId="20B4C6DB" w:rsidR="00426D7E" w:rsidRPr="00D90950" w:rsidRDefault="00D90950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Regelmäßiger Besuch von</w:t>
            </w:r>
            <w:r w:rsidR="00426D7E"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9B4AEC">
              <w:rPr>
                <w:rFonts w:ascii="Georgia" w:hAnsi="Georgia" w:cs="Georgia"/>
                <w:i/>
                <w:iCs/>
                <w:color w:val="000000"/>
                <w:sz w:val="18"/>
              </w:rPr>
              <w:t>Workshops und Events zu Kapitalmarkt-, Investment- und Finanzthemen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1792F393" w:rsidR="00D1492F" w:rsidRPr="009B4AEC" w:rsidRDefault="009B4AEC" w:rsidP="0072364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9B4A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NHH Norwegian School of Econ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omics</w:t>
            </w:r>
          </w:p>
        </w:tc>
        <w:tc>
          <w:tcPr>
            <w:tcW w:w="2121" w:type="dxa"/>
            <w:vAlign w:val="bottom"/>
          </w:tcPr>
          <w:p w14:paraId="63D86F51" w14:textId="3FDFF872" w:rsidR="00D1492F" w:rsidRPr="008050E4" w:rsidRDefault="009B4AEC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Bergen, Norwegen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0A2965E1" w:rsidR="00D1492F" w:rsidRPr="00D5280E" w:rsidRDefault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Auslandssemester an der Fakultät für Betriebswirtschaftslehre</w:t>
            </w:r>
          </w:p>
        </w:tc>
        <w:tc>
          <w:tcPr>
            <w:tcW w:w="3680" w:type="dxa"/>
            <w:gridSpan w:val="9"/>
          </w:tcPr>
          <w:p w14:paraId="51FC9814" w14:textId="466F2135" w:rsidR="00D1492F" w:rsidRPr="00610200" w:rsidRDefault="009B4AEC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08/2026 – 12/2026</w:t>
            </w:r>
          </w:p>
        </w:tc>
      </w:tr>
      <w:tr w:rsidR="00D5280E" w:rsidRPr="009B4AEC" w14:paraId="4D68BFE7" w14:textId="77777777" w:rsidTr="00D5280E">
        <w:tc>
          <w:tcPr>
            <w:tcW w:w="9067" w:type="dxa"/>
            <w:gridSpan w:val="11"/>
          </w:tcPr>
          <w:p w14:paraId="5A1AD320" w14:textId="6FAEAE96" w:rsidR="00426D7E" w:rsidRPr="0091331D" w:rsidRDefault="009B4AEC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Vertiefung: Finanzen</w:t>
            </w:r>
          </w:p>
          <w:p w14:paraId="54BF63E9" w14:textId="4636B100" w:rsidR="0091331D" w:rsidRPr="009B4AEC" w:rsidRDefault="009B4AEC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proofErr w:type="spellStart"/>
            <w:r w:rsidRPr="009B4AEC">
              <w:rPr>
                <w:rFonts w:ascii="Georgia" w:hAnsi="Georgia"/>
                <w:i/>
                <w:iCs/>
                <w:sz w:val="18"/>
                <w:lang w:val="en-US"/>
              </w:rPr>
              <w:t>Relevante</w:t>
            </w:r>
            <w:proofErr w:type="spellEnd"/>
            <w:r w:rsidRPr="009B4AEC">
              <w:rPr>
                <w:rFonts w:ascii="Georgia" w:hAnsi="Georgia"/>
                <w:i/>
                <w:iCs/>
                <w:sz w:val="18"/>
                <w:lang w:val="en-US"/>
              </w:rPr>
              <w:t xml:space="preserve"> Module: Corporate Finance,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Corporate Governance and Management Control, Firm Strategy and </w:t>
            </w:r>
            <w:del w:id="0" w:author="David Döbele" w:date="2026-05-11T10:52:00Z" w16du:dateUtc="2026-05-11T08:52:00Z">
              <w:r w:rsidDel="00BA6675">
                <w:rPr>
                  <w:rFonts w:ascii="Georgia" w:hAnsi="Georgia"/>
                  <w:i/>
                  <w:iCs/>
                  <w:sz w:val="18"/>
                  <w:lang w:val="en-US"/>
                </w:rPr>
                <w:delText xml:space="preserve">and </w:delText>
              </w:r>
            </w:del>
            <w:r>
              <w:rPr>
                <w:rFonts w:ascii="Georgia" w:hAnsi="Georgia"/>
                <w:i/>
                <w:iCs/>
                <w:sz w:val="18"/>
                <w:lang w:val="en-US"/>
              </w:rPr>
              <w:t>Competition, Economics and Psychology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3B010B1" w:rsidR="00665BF3" w:rsidRDefault="0091331D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</w:t>
            </w:r>
            <w:r w:rsidR="009B4AEC">
              <w:rPr>
                <w:rFonts w:ascii="Georgia" w:hAnsi="Georgia"/>
                <w:b/>
                <w:smallCaps/>
                <w:sz w:val="23"/>
                <w:szCs w:val="23"/>
              </w:rPr>
              <w:t>eorg-Büchner-Gymnasium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07173026" w:rsidR="00665BF3" w:rsidRDefault="009B4AEC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4"/>
          </w:tcPr>
          <w:p w14:paraId="1CEE182B" w14:textId="1C42E138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9B4AEC">
              <w:rPr>
                <w:rFonts w:ascii="Georgia" w:hAnsi="Georgia"/>
                <w:sz w:val="18"/>
                <w:lang w:val="de-AT"/>
              </w:rPr>
              <w:t>3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45249E91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9B4AEC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9B4AEC">
              <w:rPr>
                <w:rFonts w:ascii="Georgia" w:hAnsi="Georgia"/>
                <w:sz w:val="18"/>
              </w:rPr>
              <w:t>16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9B4AEC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>/20</w:t>
            </w:r>
            <w:r w:rsidR="009B4AEC">
              <w:rPr>
                <w:rFonts w:ascii="Georgia" w:hAnsi="Georgia"/>
                <w:sz w:val="18"/>
              </w:rPr>
              <w:t>24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1"/>
          </w:tcPr>
          <w:p w14:paraId="23575F6C" w14:textId="794DC605" w:rsidR="00D5280E" w:rsidRPr="009B4AEC" w:rsidRDefault="0091331D" w:rsidP="009B4AE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 Mathematik (13 Punkte), Englisch (12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r w:rsidR="009B4AEC">
              <w:rPr>
                <w:rFonts w:ascii="Georgia" w:hAnsi="Georgia"/>
                <w:i/>
                <w:iCs/>
                <w:sz w:val="18"/>
              </w:rPr>
              <w:t>Deutsch</w:t>
            </w:r>
            <w:r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9B4AEC">
              <w:rPr>
                <w:rFonts w:ascii="Georgia" w:hAnsi="Georgia"/>
                <w:i/>
                <w:iCs/>
                <w:sz w:val="18"/>
              </w:rPr>
              <w:t>5</w:t>
            </w:r>
            <w:r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006DFAD" w:rsidR="00665BF3" w:rsidRPr="008050E4" w:rsidRDefault="009B4AEC" w:rsidP="00665BF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ProCredit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Bank Deutschland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8050E4" w:rsidRDefault="003733E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</w:t>
            </w:r>
            <w:r w:rsidR="00A26D0D">
              <w:rPr>
                <w:rFonts w:ascii="Georgia" w:hAnsi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5"/>
          </w:tcPr>
          <w:p w14:paraId="20B1570F" w14:textId="61C4B018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9B4AEC">
              <w:rPr>
                <w:rFonts w:ascii="Georgia" w:hAnsi="Georgia"/>
                <w:sz w:val="18"/>
                <w:lang w:val="en-US"/>
              </w:rPr>
              <w:t>Corporate Strategy and Development</w:t>
            </w:r>
          </w:p>
        </w:tc>
        <w:tc>
          <w:tcPr>
            <w:tcW w:w="3113" w:type="dxa"/>
            <w:gridSpan w:val="6"/>
          </w:tcPr>
          <w:p w14:paraId="0475B997" w14:textId="3B304C36" w:rsidR="00665BF3" w:rsidRPr="00A74225" w:rsidRDefault="009B4AEC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09/</w:t>
            </w:r>
            <w:del w:id="1" w:author="David Döbele" w:date="2026-05-11T10:53:00Z" w16du:dateUtc="2026-05-11T08:53:00Z">
              <w:r w:rsidDel="00BA6675">
                <w:rPr>
                  <w:rFonts w:ascii="Georgia" w:hAnsi="Georgia"/>
                  <w:sz w:val="18"/>
                  <w:lang w:val="en-US"/>
                </w:rPr>
                <w:delText xml:space="preserve"> </w:delText>
              </w:r>
            </w:del>
            <w:r>
              <w:rPr>
                <w:rFonts w:ascii="Georgia" w:hAnsi="Georgia"/>
                <w:sz w:val="18"/>
                <w:lang w:val="en-US"/>
              </w:rPr>
              <w:t>2025 – 10/2025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11"/>
          </w:tcPr>
          <w:p w14:paraId="27184178" w14:textId="3A159DE2" w:rsidR="003418E0" w:rsidRDefault="009B4AEC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Weiterentwicklung der Strategie der Bank und Umsetzung von Strategien</w:t>
            </w:r>
          </w:p>
          <w:p w14:paraId="1DCF42C5" w14:textId="33413EA8" w:rsidR="002211AE" w:rsidRPr="003418E0" w:rsidRDefault="002211AE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Vorbereitung und Unterstützung des Neuproduktprozess im Projekt zu digitalen Signaturprozessen</w:t>
            </w:r>
          </w:p>
          <w:p w14:paraId="23AB8399" w14:textId="539FF788" w:rsidR="00665BF3" w:rsidRPr="00D5280E" w:rsidRDefault="009B4AEC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Mitarbeit bei der Erstellung von Präsentationen für Workshops u.a. mit Management Beteiligung</w:t>
            </w:r>
          </w:p>
          <w:p w14:paraId="3A3C7AF5" w14:textId="3D5CEE9D" w:rsidR="00CE28CC" w:rsidRDefault="009B4AEC" w:rsidP="00CE28C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Erstellung der Geschäftsmodell Analyse im Rahmen des s</w:t>
            </w:r>
            <w:r w:rsidR="002211AE">
              <w:rPr>
                <w:sz w:val="18"/>
                <w:lang w:val="de-AT"/>
              </w:rPr>
              <w:t>trategischen Rahmens der Bank</w:t>
            </w:r>
            <w:r w:rsidR="00D5280E">
              <w:rPr>
                <w:sz w:val="18"/>
                <w:lang w:val="de-AT"/>
              </w:rPr>
              <w:t xml:space="preserve"> </w:t>
            </w:r>
          </w:p>
          <w:p w14:paraId="7B39DEA6" w14:textId="77777777" w:rsidR="00CE28CC" w:rsidRDefault="002211AE" w:rsidP="00CE28C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Aktualisierung der SWOT-Analyse der Bank auf Basis von Markttrendanalysen zur Ableitung strategischer Szenarien</w:t>
            </w:r>
          </w:p>
          <w:p w14:paraId="6DD9BA0F" w14:textId="16ACC298" w:rsidR="002211AE" w:rsidRPr="002211AE" w:rsidRDefault="002211AE" w:rsidP="002211AE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Durchführung von Markt- und Wettbewerbsanalysen mit Fokus auf die Region Südost- und Osteuropa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1651DBC2" w:rsidR="0091331D" w:rsidRPr="002211AE" w:rsidRDefault="002211AE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2211AE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Cezarion</w:t>
            </w:r>
            <w:proofErr w:type="spellEnd"/>
            <w:r w:rsidRPr="002211AE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-Trans S.R.L</w:t>
            </w:r>
            <w:r w:rsidR="007752CA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05AA841E" w:rsidR="0091331D" w:rsidRPr="00F31B84" w:rsidRDefault="002211AE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Chişinău, Moldau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6"/>
          </w:tcPr>
          <w:p w14:paraId="06A0ABEE" w14:textId="1CD2DE81" w:rsidR="00665BF3" w:rsidRPr="008C429A" w:rsidRDefault="00D5280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2211AE">
              <w:rPr>
                <w:i w:val="0"/>
                <w:iCs w:val="0"/>
                <w:sz w:val="18"/>
                <w:lang w:val="en-US"/>
              </w:rPr>
              <w:t>Business Development</w:t>
            </w:r>
          </w:p>
        </w:tc>
        <w:tc>
          <w:tcPr>
            <w:tcW w:w="2971" w:type="dxa"/>
            <w:gridSpan w:val="5"/>
          </w:tcPr>
          <w:p w14:paraId="59E67B8D" w14:textId="6B97F5C7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2211AE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2211AE">
              <w:rPr>
                <w:i w:val="0"/>
                <w:iCs w:val="0"/>
                <w:sz w:val="18"/>
                <w:lang w:val="en-US"/>
              </w:rPr>
              <w:t>24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2211AE">
              <w:rPr>
                <w:i w:val="0"/>
                <w:iCs w:val="0"/>
                <w:sz w:val="18"/>
                <w:lang w:val="en-US"/>
              </w:rPr>
              <w:t>8/ 2024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11"/>
          </w:tcPr>
          <w:p w14:paraId="697D7EE4" w14:textId="4DFDF87B" w:rsidR="002211AE" w:rsidRDefault="002211A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Markt- und Wettbewerbsanalys</w:t>
            </w:r>
            <w:r w:rsidR="001432FE">
              <w:rPr>
                <w:sz w:val="18"/>
                <w:lang w:val="de-AT"/>
              </w:rPr>
              <w:t>en zur Identifikation von Wachstumspotenzialen und Unterstützung bei Expansionsentscheidungen</w:t>
            </w:r>
          </w:p>
          <w:p w14:paraId="4318668E" w14:textId="7F8E621A" w:rsidR="001432FE" w:rsidRDefault="001432F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von SWOT-Analysen zur Unterstützung strategischer Entscheidungen</w:t>
            </w:r>
          </w:p>
          <w:p w14:paraId="2CBDD47D" w14:textId="5922DAC0" w:rsidR="0091331D" w:rsidRPr="001432FE" w:rsidRDefault="001432FE" w:rsidP="001432FE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Mitarbeit a</w:t>
            </w:r>
            <w:r w:rsidRPr="001432FE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</w:t>
            </w:r>
            <w:r w:rsidRPr="001432FE">
              <w:rPr>
                <w:sz w:val="18"/>
                <w:lang w:val="de-AT"/>
              </w:rPr>
              <w:t>der Konzeption von Optimierungsstrategien im operativen Bereich</w:t>
            </w:r>
            <w:r w:rsidR="002211AE" w:rsidRPr="001432FE">
              <w:rPr>
                <w:sz w:val="18"/>
                <w:lang w:val="de-AT"/>
              </w:rPr>
              <w:t xml:space="preserve"> </w:t>
            </w:r>
          </w:p>
          <w:p w14:paraId="2CF56CDB" w14:textId="77777777" w:rsidR="0091331D" w:rsidRDefault="001432F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Aufbereitung von Analysen in Excel und PowerPoint zur Entscheidungsunterstützung</w:t>
            </w:r>
          </w:p>
          <w:p w14:paraId="5E301C2A" w14:textId="19711C12" w:rsidR="001432FE" w:rsidRPr="00D5280E" w:rsidRDefault="001432F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strukturierter Analysen von Geschäftsprozessen zur Identifikation von Effizienz- und Einsparpotenzialen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8362999" w:rsidR="00CE28CC" w:rsidRPr="00AA5A9C" w:rsidRDefault="001432F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Leselernhelfer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ins w:id="2" w:author="David Döbele" w:date="2026-05-11T10:53:00Z" w16du:dateUtc="2026-05-11T08:53:00Z">
              <w:r w:rsidR="00BA6675">
                <w:rPr>
                  <w:b/>
                  <w:i w:val="0"/>
                  <w:iCs/>
                  <w:sz w:val="23"/>
                  <w:szCs w:val="23"/>
                  <w:lang w:val="en-US"/>
                </w:rPr>
                <w:t>M</w:t>
              </w:r>
            </w:ins>
            <w:del w:id="3" w:author="David Döbele" w:date="2026-05-11T10:52:00Z" w16du:dateUtc="2026-05-11T08:52:00Z">
              <w:r w:rsidDel="00BA6675">
                <w:rPr>
                  <w:b/>
                  <w:i w:val="0"/>
                  <w:iCs/>
                  <w:sz w:val="23"/>
                  <w:szCs w:val="23"/>
                  <w:lang w:val="en-US"/>
                </w:rPr>
                <w:delText>m</w:delText>
              </w:r>
            </w:del>
            <w:r>
              <w:rPr>
                <w:b/>
                <w:i w:val="0"/>
                <w:iCs/>
                <w:sz w:val="23"/>
                <w:szCs w:val="23"/>
                <w:lang w:val="en-US"/>
              </w:rPr>
              <w:t>annheim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66CACE8" w:rsidR="00CE28CC" w:rsidRPr="007D5BE9" w:rsidRDefault="001432F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Mannheim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706B4E34" w:rsidR="00665BF3" w:rsidRPr="00D5280E" w:rsidRDefault="001432FE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Ehrenamtlicher Mentor für Grundschulkinder</w:t>
            </w:r>
          </w:p>
        </w:tc>
        <w:tc>
          <w:tcPr>
            <w:tcW w:w="2263" w:type="dxa"/>
            <w:gridSpan w:val="2"/>
          </w:tcPr>
          <w:p w14:paraId="45DD2178" w14:textId="646F7506" w:rsidR="00665BF3" w:rsidRDefault="00CE28C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1432FE">
              <w:rPr>
                <w:sz w:val="18"/>
                <w:lang w:val="en-US"/>
              </w:rPr>
              <w:t>1/ 2025 – 06/2025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7CA4D9D0" w14:textId="18AB1EA5" w:rsidR="00AA5A9C" w:rsidRPr="00F64C22" w:rsidRDefault="001B2F7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Wöchentliche Leseförderung für Kinder mit sprachlichen oder schulischen Schwierigkeiten zur Stärkung von Lesekompetenz und Chancengleichheit im frühen Schulalter</w:t>
            </w:r>
          </w:p>
          <w:p w14:paraId="68CFAD97" w14:textId="11DBA97E" w:rsidR="00F64C22" w:rsidRPr="00E13110" w:rsidRDefault="001432F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Förderung von Konzentration, Selbstvertrauen und Sprachverständnis durch Individuelle und kontinuierliche Begleitung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3CA0667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1B2F7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Rumänisch</w:t>
            </w:r>
            <w:r w:rsidR="001B2F71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1B2F71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="001B2F71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="001B2F71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9B4AEC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4443192D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B2F71">
              <w:rPr>
                <w:rFonts w:ascii="Georgia" w:hAnsi="Georgia" w:cs="Georgia"/>
                <w:color w:val="000000"/>
                <w:sz w:val="18"/>
                <w:lang w:val="en-US"/>
              </w:rPr>
              <w:t>SQL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CE28CC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1233AE50" w:rsidR="00CE28CC" w:rsidRPr="0074111D" w:rsidRDefault="001B2F71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Fußball, Kraft- und Ausdauersport</w:t>
            </w:r>
            <w:r w:rsidR="00CE28CC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6F0039">
              <w:rPr>
                <w:rFonts w:ascii="Georgia" w:hAnsi="Georgia" w:cs="Georgia"/>
                <w:color w:val="000000"/>
                <w:sz w:val="18"/>
              </w:rPr>
              <w:t>Schach</w:t>
            </w:r>
            <w:r>
              <w:rPr>
                <w:rFonts w:ascii="Georgia" w:hAnsi="Georgia" w:cs="Georgia"/>
                <w:color w:val="000000"/>
                <w:sz w:val="18"/>
              </w:rPr>
              <w:t>, Ironman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58CD7647" w:rsidR="00CE28CC" w:rsidRDefault="001B2F71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Mannheim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10.05.2026</w:t>
            </w:r>
          </w:p>
        </w:tc>
        <w:tc>
          <w:tcPr>
            <w:tcW w:w="7082" w:type="dxa"/>
            <w:gridSpan w:val="10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03FB" w14:textId="77777777" w:rsidR="00D3045A" w:rsidRDefault="00D3045A" w:rsidP="00BE053D">
      <w:pPr>
        <w:spacing w:after="0" w:line="240" w:lineRule="auto"/>
      </w:pPr>
      <w:r>
        <w:separator/>
      </w:r>
    </w:p>
  </w:endnote>
  <w:endnote w:type="continuationSeparator" w:id="0">
    <w:p w14:paraId="62688E0D" w14:textId="77777777" w:rsidR="00D3045A" w:rsidRDefault="00D3045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10A2" w14:textId="77777777" w:rsidR="00D3045A" w:rsidRDefault="00D3045A" w:rsidP="00BE053D">
      <w:pPr>
        <w:spacing w:after="0" w:line="240" w:lineRule="auto"/>
      </w:pPr>
      <w:r>
        <w:separator/>
      </w:r>
    </w:p>
  </w:footnote>
  <w:footnote w:type="continuationSeparator" w:id="0">
    <w:p w14:paraId="58163E58" w14:textId="77777777" w:rsidR="00D3045A" w:rsidRDefault="00D3045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3390243">
    <w:abstractNumId w:val="14"/>
  </w:num>
  <w:num w:numId="2" w16cid:durableId="1049841061">
    <w:abstractNumId w:val="17"/>
  </w:num>
  <w:num w:numId="3" w16cid:durableId="765347577">
    <w:abstractNumId w:val="19"/>
  </w:num>
  <w:num w:numId="4" w16cid:durableId="415515621">
    <w:abstractNumId w:val="0"/>
  </w:num>
  <w:num w:numId="5" w16cid:durableId="963996977">
    <w:abstractNumId w:val="1"/>
  </w:num>
  <w:num w:numId="6" w16cid:durableId="1567453711">
    <w:abstractNumId w:val="2"/>
  </w:num>
  <w:num w:numId="7" w16cid:durableId="586771493">
    <w:abstractNumId w:val="13"/>
  </w:num>
  <w:num w:numId="8" w16cid:durableId="1578511716">
    <w:abstractNumId w:val="22"/>
  </w:num>
  <w:num w:numId="9" w16cid:durableId="608051004">
    <w:abstractNumId w:val="12"/>
  </w:num>
  <w:num w:numId="10" w16cid:durableId="576668213">
    <w:abstractNumId w:val="23"/>
  </w:num>
  <w:num w:numId="11" w16cid:durableId="2016032351">
    <w:abstractNumId w:val="5"/>
  </w:num>
  <w:num w:numId="12" w16cid:durableId="645401231">
    <w:abstractNumId w:val="6"/>
  </w:num>
  <w:num w:numId="13" w16cid:durableId="394428115">
    <w:abstractNumId w:val="8"/>
  </w:num>
  <w:num w:numId="14" w16cid:durableId="383677730">
    <w:abstractNumId w:val="9"/>
  </w:num>
  <w:num w:numId="15" w16cid:durableId="1417824653">
    <w:abstractNumId w:val="21"/>
  </w:num>
  <w:num w:numId="16" w16cid:durableId="52897631">
    <w:abstractNumId w:val="4"/>
  </w:num>
  <w:num w:numId="17" w16cid:durableId="2040275690">
    <w:abstractNumId w:val="16"/>
  </w:num>
  <w:num w:numId="18" w16cid:durableId="1593852975">
    <w:abstractNumId w:val="3"/>
  </w:num>
  <w:num w:numId="19" w16cid:durableId="889654436">
    <w:abstractNumId w:val="18"/>
  </w:num>
  <w:num w:numId="20" w16cid:durableId="71049849">
    <w:abstractNumId w:val="10"/>
  </w:num>
  <w:num w:numId="21" w16cid:durableId="1440444521">
    <w:abstractNumId w:val="11"/>
  </w:num>
  <w:num w:numId="22" w16cid:durableId="1886794993">
    <w:abstractNumId w:val="15"/>
  </w:num>
  <w:num w:numId="23" w16cid:durableId="469709381">
    <w:abstractNumId w:val="7"/>
  </w:num>
  <w:num w:numId="24" w16cid:durableId="11472021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32FE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2F71"/>
    <w:rsid w:val="001B62CA"/>
    <w:rsid w:val="001D4DCD"/>
    <w:rsid w:val="001F4175"/>
    <w:rsid w:val="002211AE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2CA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27E4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B4AEC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A6675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045A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093B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A66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2550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2026-05-11T06:04:00Z</dcterms:created>
  <dcterms:modified xsi:type="dcterms:W3CDTF">2026-05-11T08:53:00Z</dcterms:modified>
</cp:coreProperties>
</file>