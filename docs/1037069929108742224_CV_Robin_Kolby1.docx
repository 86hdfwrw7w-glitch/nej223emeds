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11-01T19:21:00Z">
          <w:tblPr>
            <w:tblStyle w:val="Tabellenraster"/>
            <w:tblW w:w="9640" w:type="dxa"/>
            <w:tblInd w:w="-28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402"/>
        <w:gridCol w:w="283"/>
        <w:gridCol w:w="142"/>
        <w:gridCol w:w="142"/>
        <w:gridCol w:w="142"/>
        <w:gridCol w:w="141"/>
        <w:gridCol w:w="142"/>
        <w:gridCol w:w="425"/>
        <w:gridCol w:w="142"/>
        <w:gridCol w:w="425"/>
        <w:gridCol w:w="143"/>
        <w:gridCol w:w="141"/>
        <w:gridCol w:w="425"/>
        <w:gridCol w:w="2410"/>
        <w:tblGridChange w:id="1">
          <w:tblGrid>
            <w:gridCol w:w="1985"/>
            <w:gridCol w:w="3402"/>
            <w:gridCol w:w="283"/>
            <w:gridCol w:w="142"/>
            <w:gridCol w:w="142"/>
            <w:gridCol w:w="142"/>
            <w:gridCol w:w="141"/>
            <w:gridCol w:w="142"/>
            <w:gridCol w:w="425"/>
            <w:gridCol w:w="142"/>
            <w:gridCol w:w="425"/>
            <w:gridCol w:w="143"/>
            <w:gridCol w:w="141"/>
            <w:gridCol w:w="425"/>
            <w:gridCol w:w="1560"/>
          </w:tblGrid>
        </w:tblGridChange>
      </w:tblGrid>
      <w:tr w:rsidR="002508C2" w:rsidRPr="0089077A" w14:paraId="5DF08F91" w14:textId="77777777" w:rsidTr="00B82E9F">
        <w:trPr>
          <w:trHeight w:val="227"/>
          <w:trPrChange w:id="2" w:author="David Döbele" w:date="2022-11-01T19:21:00Z">
            <w:trPr>
              <w:trHeight w:val="227"/>
            </w:trPr>
          </w:trPrChange>
        </w:trPr>
        <w:tc>
          <w:tcPr>
            <w:tcW w:w="10490" w:type="dxa"/>
            <w:gridSpan w:val="15"/>
            <w:tcPrChange w:id="3" w:author="David Döbele" w:date="2022-11-01T19:21:00Z">
              <w:tcPr>
                <w:tcW w:w="9640" w:type="dxa"/>
                <w:gridSpan w:val="15"/>
              </w:tcPr>
            </w:tcPrChange>
          </w:tcPr>
          <w:p w14:paraId="11DD220E" w14:textId="70EF3B80" w:rsidR="002508C2" w:rsidRPr="0089077A" w:rsidRDefault="0075128B" w:rsidP="0089077A">
            <w:pPr>
              <w:jc w:val="center"/>
              <w:rPr>
                <w:rFonts w:ascii="Georgia" w:hAnsi="Georgia"/>
              </w:rPr>
            </w:pPr>
            <w:r w:rsidRPr="0089077A">
              <w:rPr>
                <w:rFonts w:ascii="Georgia" w:hAnsi="Georgia"/>
                <w:b/>
                <w:smallCaps/>
                <w:sz w:val="48"/>
                <w:szCs w:val="32"/>
              </w:rPr>
              <w:t xml:space="preserve">Robin J.C. </w:t>
            </w:r>
            <w:proofErr w:type="spellStart"/>
            <w:r w:rsidRPr="0089077A">
              <w:rPr>
                <w:rFonts w:ascii="Georgia" w:hAnsi="Georgia"/>
                <w:b/>
                <w:smallCaps/>
                <w:sz w:val="48"/>
                <w:szCs w:val="32"/>
              </w:rPr>
              <w:t>Kolby</w:t>
            </w:r>
            <w:proofErr w:type="spellEnd"/>
            <w:r w:rsidR="008050E4" w:rsidRPr="0089077A">
              <w:rPr>
                <w:rFonts w:ascii="Georgia" w:hAnsi="Georgia"/>
                <w:sz w:val="44"/>
                <w:szCs w:val="64"/>
              </w:rPr>
              <w:br/>
            </w:r>
            <w:r w:rsidRPr="0089077A">
              <w:rPr>
                <w:rFonts w:ascii="Georgia" w:hAnsi="Georgia"/>
                <w:sz w:val="20"/>
              </w:rPr>
              <w:t>Franz-Lisztgasse 25A</w:t>
            </w:r>
            <w:r w:rsidR="00853438" w:rsidRPr="0089077A">
              <w:rPr>
                <w:rFonts w:ascii="Georgia" w:hAnsi="Georgia"/>
                <w:sz w:val="20"/>
              </w:rPr>
              <w:t xml:space="preserve">, </w:t>
            </w:r>
            <w:r w:rsidRPr="0089077A">
              <w:rPr>
                <w:rFonts w:ascii="Georgia" w:hAnsi="Georgia"/>
                <w:sz w:val="20"/>
              </w:rPr>
              <w:t>7123</w:t>
            </w:r>
            <w:r w:rsidR="0091331D" w:rsidRPr="0089077A">
              <w:rPr>
                <w:rFonts w:ascii="Georgia" w:hAnsi="Georgia"/>
                <w:sz w:val="20"/>
              </w:rPr>
              <w:t xml:space="preserve"> </w:t>
            </w:r>
            <w:r w:rsidRPr="0089077A">
              <w:rPr>
                <w:rFonts w:ascii="Georgia" w:hAnsi="Georgia"/>
                <w:sz w:val="20"/>
              </w:rPr>
              <w:t>Mönchhof, Österreich</w:t>
            </w:r>
          </w:p>
          <w:p w14:paraId="722A5AF6" w14:textId="0E870BD7" w:rsidR="008050E4" w:rsidRPr="0089077A" w:rsidRDefault="002B2091" w:rsidP="0089077A">
            <w:pPr>
              <w:jc w:val="center"/>
              <w:rPr>
                <w:rFonts w:ascii="Georgia" w:hAnsi="Georgia"/>
                <w:lang w:val="de-AT"/>
              </w:rPr>
            </w:pPr>
            <w:r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75128B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3 650 303 11 98</w:t>
            </w:r>
            <w:r w:rsidR="002009D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75128B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robin.kolby@gmx.at</w:t>
            </w:r>
            <w:r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75128B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75128B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1331D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1998</w:t>
            </w:r>
            <w:r w:rsidR="00853438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75128B" w:rsidRPr="0089077A">
              <w:rPr>
                <w:rFonts w:ascii="Georgia" w:hAnsi="Georgia" w:cs="Georgia"/>
                <w:color w:val="000000"/>
                <w:sz w:val="20"/>
                <w:lang w:val="de-AT"/>
              </w:rPr>
              <w:t>Wien</w:t>
            </w:r>
          </w:p>
        </w:tc>
      </w:tr>
      <w:tr w:rsidR="002508C2" w:rsidRPr="0089077A" w14:paraId="0FCADE56" w14:textId="77777777" w:rsidTr="00B82E9F">
        <w:trPr>
          <w:trHeight w:val="397"/>
          <w:trPrChange w:id="4" w:author="David Döbele" w:date="2022-11-01T19:21:00Z">
            <w:trPr>
              <w:trHeight w:val="397"/>
            </w:trPr>
          </w:trPrChange>
        </w:trPr>
        <w:tc>
          <w:tcPr>
            <w:tcW w:w="10490" w:type="dxa"/>
            <w:gridSpan w:val="15"/>
            <w:tcBorders>
              <w:bottom w:val="single" w:sz="4" w:space="0" w:color="auto"/>
            </w:tcBorders>
            <w:vAlign w:val="bottom"/>
            <w:tcPrChange w:id="5" w:author="David Döbele" w:date="2022-11-01T19:21:00Z">
              <w:tcPr>
                <w:tcW w:w="9640" w:type="dxa"/>
                <w:gridSpan w:val="1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89077A" w:rsidRDefault="006E2C9C" w:rsidP="0089077A">
            <w:pPr>
              <w:jc w:val="center"/>
              <w:rPr>
                <w:rFonts w:ascii="Georgia" w:hAnsi="Georgia"/>
                <w:sz w:val="28"/>
              </w:rPr>
            </w:pPr>
            <w:r w:rsidRPr="0089077A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89077A" w14:paraId="7D1DEBF7" w14:textId="77777777" w:rsidTr="00B82E9F">
        <w:trPr>
          <w:trHeight w:val="340"/>
          <w:trPrChange w:id="6" w:author="David Döbele" w:date="2022-11-01T19:21:00Z">
            <w:trPr>
              <w:trHeight w:val="340"/>
            </w:trPr>
          </w:trPrChange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  <w:tcPrChange w:id="7" w:author="David Döbele" w:date="2022-11-01T19:21:00Z">
              <w:tcPr>
                <w:tcW w:w="6804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07D0251F" w:rsidR="00D1492F" w:rsidRPr="0089077A" w:rsidRDefault="0075128B" w:rsidP="0089077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89077A">
              <w:rPr>
                <w:rFonts w:ascii="Georgia" w:hAnsi="Georgia"/>
                <w:b/>
                <w:smallCaps/>
                <w:sz w:val="23"/>
                <w:szCs w:val="23"/>
              </w:rPr>
              <w:t>Wirtschaftsuniversität Wien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  <w:tcPrChange w:id="8" w:author="David Döbele" w:date="2022-11-01T19:21:00Z">
              <w:tcPr>
                <w:tcW w:w="2836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4FA8D471" w:rsidR="00D1492F" w:rsidRPr="0089077A" w:rsidRDefault="0075128B" w:rsidP="0089077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89077A">
              <w:rPr>
                <w:rFonts w:ascii="Georgia" w:hAnsi="Georgia"/>
                <w:i/>
                <w:smallCaps/>
                <w:sz w:val="23"/>
                <w:szCs w:val="23"/>
              </w:rPr>
              <w:t>Wien</w:t>
            </w:r>
          </w:p>
        </w:tc>
      </w:tr>
      <w:tr w:rsidR="00D1492F" w:rsidRPr="0089077A" w14:paraId="61E5D482" w14:textId="77777777" w:rsidTr="00B82E9F">
        <w:tc>
          <w:tcPr>
            <w:tcW w:w="7655" w:type="dxa"/>
            <w:gridSpan w:val="13"/>
            <w:tcPrChange w:id="9" w:author="David Döbele" w:date="2022-11-01T19:21:00Z">
              <w:tcPr>
                <w:tcW w:w="7655" w:type="dxa"/>
                <w:gridSpan w:val="13"/>
              </w:tcPr>
            </w:tcPrChange>
          </w:tcPr>
          <w:p w14:paraId="11CB9A0F" w14:textId="173E210B" w:rsidR="00D1492F" w:rsidRPr="0089077A" w:rsidRDefault="00D1492F" w:rsidP="0089077A">
            <w:pPr>
              <w:rPr>
                <w:rFonts w:ascii="Georgia" w:hAnsi="Georgia"/>
                <w:sz w:val="18"/>
              </w:rPr>
            </w:pPr>
            <w:r w:rsidRPr="0089077A">
              <w:rPr>
                <w:rFonts w:ascii="Georgia" w:hAnsi="Georgia"/>
                <w:sz w:val="18"/>
              </w:rPr>
              <w:t>B</w:t>
            </w:r>
            <w:r w:rsidR="008E64D1" w:rsidRPr="0089077A">
              <w:rPr>
                <w:rFonts w:ascii="Georgia" w:hAnsi="Georgia"/>
                <w:sz w:val="18"/>
              </w:rPr>
              <w:t>.</w:t>
            </w:r>
            <w:r w:rsidRPr="0089077A">
              <w:rPr>
                <w:rFonts w:ascii="Georgia" w:hAnsi="Georgia"/>
                <w:sz w:val="18"/>
              </w:rPr>
              <w:t>Sc</w:t>
            </w:r>
            <w:r w:rsidR="008E64D1" w:rsidRPr="0089077A">
              <w:rPr>
                <w:rFonts w:ascii="Georgia" w:hAnsi="Georgia"/>
                <w:sz w:val="18"/>
              </w:rPr>
              <w:t>.</w:t>
            </w:r>
            <w:r w:rsidRPr="0089077A">
              <w:rPr>
                <w:rFonts w:ascii="Georgia" w:hAnsi="Georgia"/>
                <w:sz w:val="18"/>
              </w:rPr>
              <w:t xml:space="preserve"> in </w:t>
            </w:r>
            <w:r w:rsidR="00B17D95" w:rsidRPr="0089077A">
              <w:rPr>
                <w:rFonts w:ascii="Georgia" w:hAnsi="Georgia"/>
                <w:sz w:val="18"/>
              </w:rPr>
              <w:t>Wirtschafts</w:t>
            </w:r>
            <w:r w:rsidR="0075128B" w:rsidRPr="0089077A">
              <w:rPr>
                <w:rFonts w:ascii="Georgia" w:hAnsi="Georgia"/>
                <w:sz w:val="18"/>
              </w:rPr>
              <w:t>- und Sozial</w:t>
            </w:r>
            <w:r w:rsidR="00B17D95" w:rsidRPr="0089077A">
              <w:rPr>
                <w:rFonts w:ascii="Georgia" w:hAnsi="Georgia"/>
                <w:sz w:val="18"/>
              </w:rPr>
              <w:t>wissenschaften (</w:t>
            </w:r>
            <w:r w:rsidR="00067371">
              <w:rPr>
                <w:rFonts w:ascii="Georgia" w:hAnsi="Georgia"/>
                <w:sz w:val="18"/>
              </w:rPr>
              <w:t>Notens</w:t>
            </w:r>
            <w:r w:rsidR="00B17D95" w:rsidRPr="0089077A">
              <w:rPr>
                <w:rFonts w:ascii="Georgia" w:hAnsi="Georgia"/>
                <w:sz w:val="18"/>
              </w:rPr>
              <w:t>chnitt: 1,</w:t>
            </w:r>
            <w:r w:rsidR="0075128B" w:rsidRPr="0089077A">
              <w:rPr>
                <w:rFonts w:ascii="Georgia" w:hAnsi="Georgia"/>
                <w:sz w:val="18"/>
              </w:rPr>
              <w:t>3</w:t>
            </w:r>
            <w:r w:rsidR="002009D8">
              <w:rPr>
                <w:rFonts w:ascii="Georgia" w:hAnsi="Georgia"/>
                <w:sz w:val="18"/>
              </w:rPr>
              <w:t>, Top 5% der Studierenden</w:t>
            </w:r>
            <w:r w:rsidR="00B17D95" w:rsidRPr="0089077A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835" w:type="dxa"/>
            <w:gridSpan w:val="2"/>
            <w:tcPrChange w:id="10" w:author="David Döbele" w:date="2022-11-01T19:21:00Z">
              <w:tcPr>
                <w:tcW w:w="1985" w:type="dxa"/>
                <w:gridSpan w:val="2"/>
              </w:tcPr>
            </w:tcPrChange>
          </w:tcPr>
          <w:p w14:paraId="419A9228" w14:textId="4F836AD8" w:rsidR="00D1492F" w:rsidRPr="0089077A" w:rsidRDefault="00D1492F" w:rsidP="0089077A">
            <w:pPr>
              <w:jc w:val="right"/>
              <w:rPr>
                <w:rFonts w:ascii="Georgia" w:hAnsi="Georgia"/>
                <w:sz w:val="18"/>
              </w:rPr>
            </w:pPr>
            <w:r w:rsidRPr="0089077A">
              <w:rPr>
                <w:rFonts w:ascii="Georgia" w:hAnsi="Georgia"/>
                <w:sz w:val="18"/>
              </w:rPr>
              <w:t>09/201</w:t>
            </w:r>
            <w:r w:rsidR="0075128B" w:rsidRPr="0089077A">
              <w:rPr>
                <w:rFonts w:ascii="Georgia" w:hAnsi="Georgia"/>
                <w:sz w:val="18"/>
              </w:rPr>
              <w:t>8</w:t>
            </w:r>
            <w:r w:rsidRPr="0089077A">
              <w:rPr>
                <w:rFonts w:ascii="Georgia" w:hAnsi="Georgia"/>
                <w:sz w:val="18"/>
              </w:rPr>
              <w:t xml:space="preserve"> –</w:t>
            </w:r>
            <w:r w:rsidR="00B17D95" w:rsidRPr="0089077A">
              <w:rPr>
                <w:rFonts w:ascii="Georgia" w:hAnsi="Georgia"/>
                <w:sz w:val="18"/>
              </w:rPr>
              <w:t xml:space="preserve"> </w:t>
            </w:r>
            <w:r w:rsidR="006A0278">
              <w:rPr>
                <w:rFonts w:ascii="Georgia" w:hAnsi="Georgia"/>
                <w:sz w:val="18"/>
              </w:rPr>
              <w:t>08/2022</w:t>
            </w:r>
          </w:p>
        </w:tc>
      </w:tr>
      <w:tr w:rsidR="00D5280E" w:rsidRPr="0089077A" w14:paraId="7EABE9F1" w14:textId="77777777" w:rsidTr="00B82E9F">
        <w:tc>
          <w:tcPr>
            <w:tcW w:w="10490" w:type="dxa"/>
            <w:gridSpan w:val="15"/>
            <w:tcPrChange w:id="11" w:author="David Döbele" w:date="2022-11-01T19:21:00Z">
              <w:tcPr>
                <w:tcW w:w="9640" w:type="dxa"/>
                <w:gridSpan w:val="15"/>
              </w:tcPr>
            </w:tcPrChange>
          </w:tcPr>
          <w:p w14:paraId="42D423D6" w14:textId="50AD9FB2" w:rsidR="00A7129C" w:rsidRPr="0089077A" w:rsidDel="00B82E9F" w:rsidRDefault="00682232" w:rsidP="0089077A">
            <w:pPr>
              <w:pStyle w:val="Listenabsatz"/>
              <w:numPr>
                <w:ilvl w:val="0"/>
                <w:numId w:val="2"/>
              </w:numPr>
              <w:rPr>
                <w:del w:id="12" w:author="David Döbele" w:date="2022-11-01T19:17:00Z"/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del w:id="13" w:author="David Döbele" w:date="2022-11-01T19:17:00Z">
              <w:r w:rsidRPr="0089077A" w:rsidDel="00B82E9F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 xml:space="preserve">Fach: </w:delText>
              </w:r>
              <w:r w:rsidR="00A7129C" w:rsidRPr="0089077A" w:rsidDel="00B82E9F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>Internationale Betriebswirtschaft (Fremdsprachen Englisch &amp; Russisch)</w:delText>
              </w:r>
            </w:del>
          </w:p>
          <w:p w14:paraId="015CC027" w14:textId="5E5767E0" w:rsidR="00B17D95" w:rsidRPr="0089077A" w:rsidDel="00B82E9F" w:rsidRDefault="0075128B" w:rsidP="0089077A">
            <w:pPr>
              <w:pStyle w:val="Listenabsatz"/>
              <w:numPr>
                <w:ilvl w:val="0"/>
                <w:numId w:val="2"/>
              </w:numPr>
              <w:rPr>
                <w:del w:id="14" w:author="David Döbele" w:date="2022-11-01T19:17:00Z"/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del w:id="15" w:author="David Döbele" w:date="2022-11-01T19:17:00Z">
              <w:r w:rsidRPr="0089077A" w:rsidDel="00B82E9F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>Spezi</w:delText>
              </w:r>
              <w:r w:rsidR="00682232" w:rsidRPr="0089077A" w:rsidDel="00B82E9F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 xml:space="preserve">elle Betriebswirtschaftslehren: </w:delText>
              </w:r>
              <w:r w:rsidRPr="0089077A" w:rsidDel="00B82E9F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>International Business &amp; Wirtschaftstraining</w:delText>
              </w:r>
              <w:r w:rsidR="00067371" w:rsidDel="00B82E9F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 xml:space="preserve"> - </w:delText>
              </w:r>
              <w:r w:rsidR="008E64D1" w:rsidRPr="0089077A" w:rsidDel="00B82E9F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>Bildungsmanagement</w:delText>
              </w:r>
            </w:del>
          </w:p>
          <w:p w14:paraId="08DB11CB" w14:textId="47EC1466" w:rsidR="00426D7E" w:rsidRPr="0089077A" w:rsidRDefault="009A5B58" w:rsidP="0089077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89077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Aufnahme in die </w:t>
            </w:r>
            <w:proofErr w:type="spellStart"/>
            <w:r w:rsidRPr="0089077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Rector´s</w:t>
            </w:r>
            <w:proofErr w:type="spellEnd"/>
            <w:r w:rsidRPr="0089077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List SS20</w:t>
            </w:r>
          </w:p>
          <w:p w14:paraId="23BA9770" w14:textId="721BF72E" w:rsidR="00CA6EF9" w:rsidRPr="00CA6EF9" w:rsidRDefault="004249A3" w:rsidP="0089077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proofErr w:type="spellStart"/>
            <w:r w:rsidRPr="00CA6EF9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Absolvierung</w:t>
            </w:r>
            <w:proofErr w:type="spellEnd"/>
            <w:r w:rsidRPr="00CA6EF9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des Central Europe Connect Joint Certificate Programs </w:t>
            </w:r>
            <w:r w:rsidR="00EF4E10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an</w:t>
            </w:r>
            <w:r w:rsidRPr="00CA6EF9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der SGH Warsaw</w:t>
            </w:r>
            <w:r w:rsidR="00123E81" w:rsidRPr="00CA6EF9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School of Economics &amp; der </w:t>
            </w:r>
            <w:proofErr w:type="spellStart"/>
            <w:r w:rsidR="00C76454" w:rsidRPr="00CA6EF9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Wirtschaftsuniversität</w:t>
            </w:r>
            <w:proofErr w:type="spellEnd"/>
            <w:r w:rsidR="00C76454" w:rsidRPr="00CA6EF9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Bratislava</w:t>
            </w:r>
          </w:p>
          <w:p w14:paraId="7A71E6B0" w14:textId="20D27E9D" w:rsidR="00426D7E" w:rsidRPr="0089077A" w:rsidRDefault="00EF4E10" w:rsidP="0089077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Absolvierung des Kurses International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Organisations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an der Universität Tilburg</w:t>
            </w:r>
            <w:r w:rsidR="0002567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im Rahmen der ENGAGE.EU. Online Course Initiative</w:t>
            </w:r>
          </w:p>
        </w:tc>
      </w:tr>
      <w:tr w:rsidR="00D5280E" w:rsidRPr="0089077A" w14:paraId="013361E1" w14:textId="77777777" w:rsidTr="00B82E9F">
        <w:trPr>
          <w:trHeight w:val="340"/>
          <w:trPrChange w:id="16" w:author="David Döbele" w:date="2022-11-01T19:21:00Z">
            <w:trPr>
              <w:trHeight w:val="340"/>
            </w:trPr>
          </w:trPrChange>
        </w:trPr>
        <w:tc>
          <w:tcPr>
            <w:tcW w:w="6946" w:type="dxa"/>
            <w:gridSpan w:val="10"/>
            <w:vAlign w:val="bottom"/>
            <w:tcPrChange w:id="17" w:author="David Döbele" w:date="2022-11-01T19:21:00Z">
              <w:tcPr>
                <w:tcW w:w="6946" w:type="dxa"/>
                <w:gridSpan w:val="10"/>
                <w:vAlign w:val="bottom"/>
              </w:tcPr>
            </w:tcPrChange>
          </w:tcPr>
          <w:p w14:paraId="197620E3" w14:textId="1080DD22" w:rsidR="00D1492F" w:rsidRPr="0089077A" w:rsidRDefault="0075128B" w:rsidP="0089077A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89077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Plekhanov</w:t>
            </w:r>
            <w:r w:rsidR="00C82475" w:rsidRPr="0089077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 Russian University of Economics</w:t>
            </w:r>
          </w:p>
        </w:tc>
        <w:tc>
          <w:tcPr>
            <w:tcW w:w="3544" w:type="dxa"/>
            <w:gridSpan w:val="5"/>
            <w:vAlign w:val="bottom"/>
            <w:tcPrChange w:id="18" w:author="David Döbele" w:date="2022-11-01T19:21:00Z">
              <w:tcPr>
                <w:tcW w:w="2694" w:type="dxa"/>
                <w:gridSpan w:val="5"/>
                <w:vAlign w:val="bottom"/>
              </w:tcPr>
            </w:tcPrChange>
          </w:tcPr>
          <w:p w14:paraId="63D86F51" w14:textId="3197A94B" w:rsidR="00D1492F" w:rsidRPr="0089077A" w:rsidRDefault="0075128B" w:rsidP="0089077A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89077A">
              <w:rPr>
                <w:rFonts w:ascii="Georgia" w:hAnsi="Georgia"/>
                <w:i/>
                <w:smallCaps/>
                <w:sz w:val="23"/>
                <w:szCs w:val="23"/>
              </w:rPr>
              <w:t>Moskau, Russland</w:t>
            </w:r>
          </w:p>
        </w:tc>
      </w:tr>
      <w:tr w:rsidR="00D5280E" w:rsidRPr="0089077A" w14:paraId="62632213" w14:textId="77777777" w:rsidTr="00B82E9F">
        <w:tc>
          <w:tcPr>
            <w:tcW w:w="5387" w:type="dxa"/>
            <w:gridSpan w:val="2"/>
            <w:tcPrChange w:id="19" w:author="David Döbele" w:date="2022-11-01T19:21:00Z">
              <w:tcPr>
                <w:tcW w:w="5387" w:type="dxa"/>
                <w:gridSpan w:val="2"/>
              </w:tcPr>
            </w:tcPrChange>
          </w:tcPr>
          <w:p w14:paraId="5F71027E" w14:textId="3BAE8862" w:rsidR="00D1492F" w:rsidRPr="0089077A" w:rsidRDefault="0091331D" w:rsidP="0089077A">
            <w:pPr>
              <w:rPr>
                <w:rFonts w:ascii="Georgia" w:hAnsi="Georgia"/>
                <w:sz w:val="18"/>
                <w:lang w:val="de-AT"/>
              </w:rPr>
            </w:pPr>
            <w:r w:rsidRPr="0089077A">
              <w:rPr>
                <w:rFonts w:ascii="Georgia" w:hAnsi="Georgia"/>
                <w:sz w:val="18"/>
                <w:lang w:val="de-AT"/>
              </w:rPr>
              <w:t xml:space="preserve">Auslandssemester an der Fakultät </w:t>
            </w:r>
            <w:r w:rsidR="0075128B" w:rsidRPr="0089077A">
              <w:rPr>
                <w:rFonts w:ascii="Georgia" w:hAnsi="Georgia"/>
                <w:sz w:val="18"/>
                <w:lang w:val="de-AT"/>
              </w:rPr>
              <w:t>„International Business School“</w:t>
            </w:r>
          </w:p>
        </w:tc>
        <w:tc>
          <w:tcPr>
            <w:tcW w:w="5103" w:type="dxa"/>
            <w:gridSpan w:val="13"/>
            <w:tcPrChange w:id="20" w:author="David Döbele" w:date="2022-11-01T19:21:00Z">
              <w:tcPr>
                <w:tcW w:w="4253" w:type="dxa"/>
                <w:gridSpan w:val="13"/>
              </w:tcPr>
            </w:tcPrChange>
          </w:tcPr>
          <w:p w14:paraId="51FC9814" w14:textId="7669AC5C" w:rsidR="00D1492F" w:rsidRPr="0089077A" w:rsidRDefault="00426D7E" w:rsidP="0089077A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89077A">
              <w:rPr>
                <w:rFonts w:ascii="Georgia" w:hAnsi="Georgia"/>
                <w:sz w:val="18"/>
              </w:rPr>
              <w:t>09/20</w:t>
            </w:r>
            <w:r w:rsidR="00DE6350" w:rsidRPr="0089077A">
              <w:rPr>
                <w:rFonts w:ascii="Georgia" w:hAnsi="Georgia"/>
                <w:sz w:val="18"/>
              </w:rPr>
              <w:t>21</w:t>
            </w:r>
            <w:r w:rsidRPr="0089077A">
              <w:rPr>
                <w:rFonts w:ascii="Georgia" w:hAnsi="Georgia"/>
                <w:sz w:val="18"/>
              </w:rPr>
              <w:t xml:space="preserve"> – </w:t>
            </w:r>
            <w:r w:rsidR="0091331D" w:rsidRPr="0089077A">
              <w:rPr>
                <w:rFonts w:ascii="Georgia" w:hAnsi="Georgia"/>
                <w:sz w:val="18"/>
              </w:rPr>
              <w:t>0</w:t>
            </w:r>
            <w:r w:rsidR="00DE6350" w:rsidRPr="0089077A">
              <w:rPr>
                <w:rFonts w:ascii="Georgia" w:hAnsi="Georgia"/>
                <w:sz w:val="18"/>
              </w:rPr>
              <w:t>2</w:t>
            </w:r>
            <w:r w:rsidRPr="0089077A">
              <w:rPr>
                <w:rFonts w:ascii="Georgia" w:hAnsi="Georgia"/>
                <w:sz w:val="18"/>
              </w:rPr>
              <w:t>/20</w:t>
            </w:r>
            <w:r w:rsidR="00DE6350" w:rsidRPr="0089077A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89077A" w14:paraId="4D68BFE7" w14:textId="77777777" w:rsidTr="00B82E9F">
        <w:tc>
          <w:tcPr>
            <w:tcW w:w="10490" w:type="dxa"/>
            <w:gridSpan w:val="15"/>
            <w:tcPrChange w:id="21" w:author="David Döbele" w:date="2022-11-01T19:21:00Z">
              <w:tcPr>
                <w:tcW w:w="9640" w:type="dxa"/>
                <w:gridSpan w:val="15"/>
              </w:tcPr>
            </w:tcPrChange>
          </w:tcPr>
          <w:p w14:paraId="54BF63E9" w14:textId="4D60E689" w:rsidR="0091331D" w:rsidRPr="0089077A" w:rsidRDefault="0075128B" w:rsidP="0089077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89077A">
              <w:rPr>
                <w:rFonts w:ascii="Georgia" w:hAnsi="Georgia"/>
                <w:i/>
                <w:iCs/>
                <w:sz w:val="18"/>
              </w:rPr>
              <w:t>Absolvierung Wirtschaftskurse &amp; Russischkurs</w:t>
            </w:r>
            <w:r w:rsidR="00C82475" w:rsidRPr="0089077A">
              <w:rPr>
                <w:rFonts w:ascii="Georgia" w:hAnsi="Georgia"/>
                <w:i/>
                <w:iCs/>
                <w:sz w:val="18"/>
              </w:rPr>
              <w:t xml:space="preserve"> (</w:t>
            </w:r>
            <w:r w:rsidRPr="0089077A">
              <w:rPr>
                <w:rFonts w:ascii="Georgia" w:hAnsi="Georgia"/>
                <w:i/>
                <w:iCs/>
                <w:sz w:val="18"/>
              </w:rPr>
              <w:t>Notenschnitt</w:t>
            </w:r>
            <w:r w:rsidR="00A7129C" w:rsidRPr="0089077A">
              <w:rPr>
                <w:rFonts w:ascii="Georgia" w:hAnsi="Georgia"/>
                <w:i/>
                <w:iCs/>
                <w:sz w:val="18"/>
              </w:rPr>
              <w:t xml:space="preserve"> 1,0</w:t>
            </w:r>
            <w:r w:rsidR="00C82475" w:rsidRPr="0089077A">
              <w:rPr>
                <w:rFonts w:ascii="Georgia" w:hAnsi="Georgia"/>
                <w:i/>
                <w:iCs/>
                <w:sz w:val="18"/>
              </w:rPr>
              <w:t>)</w:t>
            </w:r>
          </w:p>
        </w:tc>
      </w:tr>
      <w:tr w:rsidR="00D5280E" w:rsidRPr="0089077A" w14:paraId="12FD139A" w14:textId="77777777" w:rsidTr="00B82E9F">
        <w:trPr>
          <w:trHeight w:val="340"/>
          <w:trPrChange w:id="22" w:author="David Döbele" w:date="2022-11-01T19:21:00Z">
            <w:trPr>
              <w:trHeight w:val="340"/>
            </w:trPr>
          </w:trPrChange>
        </w:trPr>
        <w:tc>
          <w:tcPr>
            <w:tcW w:w="5812" w:type="dxa"/>
            <w:gridSpan w:val="4"/>
            <w:vAlign w:val="bottom"/>
            <w:tcPrChange w:id="23" w:author="David Döbele" w:date="2022-11-01T19:21:00Z">
              <w:tcPr>
                <w:tcW w:w="5812" w:type="dxa"/>
                <w:gridSpan w:val="4"/>
                <w:vAlign w:val="bottom"/>
              </w:tcPr>
            </w:tcPrChange>
          </w:tcPr>
          <w:p w14:paraId="72847BB3" w14:textId="064E323B" w:rsidR="006546FD" w:rsidRPr="0089077A" w:rsidRDefault="00DE6350" w:rsidP="0089077A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  <w:lang w:val="en-GB"/>
              </w:rPr>
            </w:pPr>
            <w:r w:rsidRPr="0089077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St. Petersburg State Transport University</w:t>
            </w:r>
            <w:r w:rsidR="00D5280E" w:rsidRPr="0089077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4678" w:type="dxa"/>
            <w:gridSpan w:val="11"/>
            <w:vAlign w:val="bottom"/>
            <w:tcPrChange w:id="24" w:author="David Döbele" w:date="2022-11-01T19:21:00Z">
              <w:tcPr>
                <w:tcW w:w="3828" w:type="dxa"/>
                <w:gridSpan w:val="11"/>
                <w:vAlign w:val="bottom"/>
              </w:tcPr>
            </w:tcPrChange>
          </w:tcPr>
          <w:p w14:paraId="67B48271" w14:textId="32F01117" w:rsidR="006546FD" w:rsidRPr="0089077A" w:rsidRDefault="008E64D1" w:rsidP="0089077A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89077A">
              <w:rPr>
                <w:rFonts w:ascii="Georgia" w:hAnsi="Georgia"/>
                <w:i/>
                <w:smallCaps/>
                <w:sz w:val="23"/>
                <w:szCs w:val="23"/>
              </w:rPr>
              <w:t>St. Petersburg</w:t>
            </w:r>
            <w:r w:rsidR="005E57F6" w:rsidRPr="0089077A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89077A">
              <w:rPr>
                <w:rFonts w:ascii="Georgia" w:hAnsi="Georgia"/>
                <w:i/>
                <w:smallCaps/>
                <w:sz w:val="23"/>
                <w:szCs w:val="23"/>
              </w:rPr>
              <w:t>Russland</w:t>
            </w:r>
          </w:p>
        </w:tc>
      </w:tr>
      <w:tr w:rsidR="00D5280E" w:rsidRPr="0089077A" w14:paraId="2BC35A38" w14:textId="77777777" w:rsidTr="00B82E9F">
        <w:tc>
          <w:tcPr>
            <w:tcW w:w="5670" w:type="dxa"/>
            <w:gridSpan w:val="3"/>
            <w:tcPrChange w:id="25" w:author="David Döbele" w:date="2022-11-01T19:21:00Z">
              <w:tcPr>
                <w:tcW w:w="5670" w:type="dxa"/>
                <w:gridSpan w:val="3"/>
              </w:tcPr>
            </w:tcPrChange>
          </w:tcPr>
          <w:p w14:paraId="2B55BC21" w14:textId="50D64703" w:rsidR="006546FD" w:rsidRPr="0089077A" w:rsidRDefault="00DE6350" w:rsidP="0089077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89077A">
              <w:rPr>
                <w:rFonts w:ascii="Georgia" w:hAnsi="Georgia"/>
                <w:sz w:val="18"/>
                <w:lang w:val="de-AT"/>
              </w:rPr>
              <w:t xml:space="preserve">Absolvierung </w:t>
            </w:r>
            <w:r w:rsidR="004249A3" w:rsidRPr="0089077A">
              <w:rPr>
                <w:rFonts w:ascii="Georgia" w:hAnsi="Georgia"/>
                <w:sz w:val="18"/>
                <w:lang w:val="de-AT"/>
              </w:rPr>
              <w:t>des Österreichisch-Russischen Sommerkollegs</w:t>
            </w:r>
          </w:p>
        </w:tc>
        <w:tc>
          <w:tcPr>
            <w:tcW w:w="4820" w:type="dxa"/>
            <w:gridSpan w:val="12"/>
            <w:tcPrChange w:id="26" w:author="David Döbele" w:date="2022-11-01T19:21:00Z">
              <w:tcPr>
                <w:tcW w:w="3970" w:type="dxa"/>
                <w:gridSpan w:val="12"/>
              </w:tcPr>
            </w:tcPrChange>
          </w:tcPr>
          <w:p w14:paraId="61A9021F" w14:textId="02D0FE43" w:rsidR="006546FD" w:rsidRPr="0089077A" w:rsidRDefault="006546FD" w:rsidP="0089077A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89077A">
              <w:rPr>
                <w:rFonts w:ascii="Georgia" w:hAnsi="Georgia"/>
                <w:sz w:val="18"/>
              </w:rPr>
              <w:t>0</w:t>
            </w:r>
            <w:r w:rsidR="004A746F">
              <w:rPr>
                <w:rFonts w:ascii="Georgia" w:hAnsi="Georgia"/>
                <w:sz w:val="18"/>
              </w:rPr>
              <w:t>8</w:t>
            </w:r>
            <w:r w:rsidRPr="0089077A">
              <w:rPr>
                <w:rFonts w:ascii="Georgia" w:hAnsi="Georgia"/>
                <w:sz w:val="18"/>
              </w:rPr>
              <w:t>/20</w:t>
            </w:r>
            <w:r w:rsidR="004A746F">
              <w:rPr>
                <w:rFonts w:ascii="Georgia" w:hAnsi="Georgia"/>
                <w:sz w:val="18"/>
              </w:rPr>
              <w:t>19</w:t>
            </w:r>
          </w:p>
        </w:tc>
      </w:tr>
      <w:tr w:rsidR="004249A3" w:rsidRPr="0089077A" w14:paraId="47F68EC6" w14:textId="77777777" w:rsidTr="00B82E9F">
        <w:tc>
          <w:tcPr>
            <w:tcW w:w="8080" w:type="dxa"/>
            <w:gridSpan w:val="14"/>
            <w:tcPrChange w:id="27" w:author="David Döbele" w:date="2022-11-01T19:21:00Z">
              <w:tcPr>
                <w:tcW w:w="8080" w:type="dxa"/>
                <w:gridSpan w:val="14"/>
              </w:tcPr>
            </w:tcPrChange>
          </w:tcPr>
          <w:p w14:paraId="68F4CDD8" w14:textId="424EDF37" w:rsidR="004249A3" w:rsidRPr="0089077A" w:rsidRDefault="004249A3" w:rsidP="0089077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89077A">
              <w:rPr>
                <w:rFonts w:ascii="Georgia" w:hAnsi="Georgia"/>
                <w:i/>
                <w:iCs/>
                <w:sz w:val="18"/>
              </w:rPr>
              <w:t>Studienprogramm „Russisch als Fremdsprache“ &amp; Organisation interkultureller Projekte</w:t>
            </w:r>
          </w:p>
        </w:tc>
        <w:tc>
          <w:tcPr>
            <w:tcW w:w="2410" w:type="dxa"/>
            <w:tcPrChange w:id="28" w:author="David Döbele" w:date="2022-11-01T19:21:00Z">
              <w:tcPr>
                <w:tcW w:w="1560" w:type="dxa"/>
              </w:tcPr>
            </w:tcPrChange>
          </w:tcPr>
          <w:p w14:paraId="1289B522" w14:textId="77777777" w:rsidR="004249A3" w:rsidRPr="0089077A" w:rsidRDefault="004249A3" w:rsidP="0089077A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4249A3" w:rsidRPr="0089077A" w14:paraId="1C51E2FF" w14:textId="77777777" w:rsidTr="00B82E9F">
        <w:trPr>
          <w:trHeight w:val="340"/>
          <w:trPrChange w:id="29" w:author="David Döbele" w:date="2022-11-01T19:21:00Z">
            <w:trPr>
              <w:trHeight w:val="340"/>
            </w:trPr>
          </w:trPrChange>
        </w:trPr>
        <w:tc>
          <w:tcPr>
            <w:tcW w:w="5670" w:type="dxa"/>
            <w:gridSpan w:val="3"/>
            <w:vAlign w:val="bottom"/>
            <w:tcPrChange w:id="30" w:author="David Döbele" w:date="2022-11-01T19:21:00Z">
              <w:tcPr>
                <w:tcW w:w="5670" w:type="dxa"/>
                <w:gridSpan w:val="3"/>
                <w:vAlign w:val="bottom"/>
              </w:tcPr>
            </w:tcPrChange>
          </w:tcPr>
          <w:p w14:paraId="4BAC65D2" w14:textId="795823A2" w:rsidR="004249A3" w:rsidRPr="0089077A" w:rsidRDefault="004249A3" w:rsidP="0089077A">
            <w:pPr>
              <w:rPr>
                <w:rFonts w:ascii="Georgia" w:hAnsi="Georgia"/>
                <w:sz w:val="18"/>
                <w:lang w:val="en-US"/>
              </w:rPr>
            </w:pPr>
            <w:r w:rsidRPr="0089077A">
              <w:rPr>
                <w:rFonts w:ascii="Georgia" w:hAnsi="Georgia"/>
                <w:b/>
                <w:smallCaps/>
                <w:sz w:val="23"/>
                <w:szCs w:val="23"/>
              </w:rPr>
              <w:t>Gymnasium Neusiedl/See</w:t>
            </w:r>
          </w:p>
        </w:tc>
        <w:tc>
          <w:tcPr>
            <w:tcW w:w="4820" w:type="dxa"/>
            <w:gridSpan w:val="12"/>
            <w:vAlign w:val="bottom"/>
            <w:tcPrChange w:id="31" w:author="David Döbele" w:date="2022-11-01T19:21:00Z">
              <w:tcPr>
                <w:tcW w:w="3970" w:type="dxa"/>
                <w:gridSpan w:val="12"/>
                <w:vAlign w:val="bottom"/>
              </w:tcPr>
            </w:tcPrChange>
          </w:tcPr>
          <w:p w14:paraId="2FCB10D7" w14:textId="20A67A22" w:rsidR="004249A3" w:rsidRPr="0089077A" w:rsidRDefault="004249A3" w:rsidP="0089077A">
            <w:pPr>
              <w:jc w:val="right"/>
              <w:rPr>
                <w:rFonts w:ascii="Georgia" w:hAnsi="Georgia"/>
                <w:sz w:val="18"/>
              </w:rPr>
            </w:pPr>
            <w:r w:rsidRPr="0089077A">
              <w:rPr>
                <w:rFonts w:ascii="Georgia" w:hAnsi="Georgia"/>
                <w:i/>
                <w:smallCaps/>
                <w:sz w:val="23"/>
                <w:szCs w:val="23"/>
              </w:rPr>
              <w:t>Neusiedl am See</w:t>
            </w:r>
          </w:p>
        </w:tc>
      </w:tr>
      <w:tr w:rsidR="004249A3" w:rsidRPr="0089077A" w14:paraId="312B82BC" w14:textId="77777777" w:rsidTr="00B82E9F">
        <w:tc>
          <w:tcPr>
            <w:tcW w:w="5670" w:type="dxa"/>
            <w:gridSpan w:val="3"/>
            <w:tcPrChange w:id="32" w:author="David Döbele" w:date="2022-11-01T19:21:00Z">
              <w:tcPr>
                <w:tcW w:w="5670" w:type="dxa"/>
                <w:gridSpan w:val="3"/>
              </w:tcPr>
            </w:tcPrChange>
          </w:tcPr>
          <w:p w14:paraId="1CEE182B" w14:textId="2C32B0CD" w:rsidR="004249A3" w:rsidRPr="0089077A" w:rsidRDefault="004249A3" w:rsidP="0089077A">
            <w:pPr>
              <w:rPr>
                <w:rFonts w:ascii="Georgia" w:hAnsi="Georgia"/>
                <w:sz w:val="18"/>
                <w:lang w:val="de-AT"/>
              </w:rPr>
            </w:pPr>
            <w:r w:rsidRPr="0089077A">
              <w:rPr>
                <w:rFonts w:ascii="Georgia" w:hAnsi="Georgia"/>
                <w:sz w:val="18"/>
                <w:lang w:val="de-AT"/>
              </w:rPr>
              <w:t>Matura-Reifeprüfung mit gutem Erfolg (Notenschnitt: 1,7)</w:t>
            </w:r>
          </w:p>
        </w:tc>
        <w:tc>
          <w:tcPr>
            <w:tcW w:w="4820" w:type="dxa"/>
            <w:gridSpan w:val="12"/>
            <w:tcPrChange w:id="33" w:author="David Döbele" w:date="2022-11-01T19:21:00Z">
              <w:tcPr>
                <w:tcW w:w="3970" w:type="dxa"/>
                <w:gridSpan w:val="12"/>
              </w:tcPr>
            </w:tcPrChange>
          </w:tcPr>
          <w:p w14:paraId="7521EA6E" w14:textId="38496ED9" w:rsidR="004249A3" w:rsidRPr="0089077A" w:rsidRDefault="004249A3" w:rsidP="0089077A">
            <w:pPr>
              <w:jc w:val="right"/>
              <w:rPr>
                <w:rFonts w:ascii="Georgia" w:hAnsi="Georgia"/>
                <w:sz w:val="18"/>
              </w:rPr>
            </w:pPr>
            <w:r w:rsidRPr="0089077A">
              <w:rPr>
                <w:rFonts w:ascii="Georgia" w:hAnsi="Georgia"/>
                <w:sz w:val="18"/>
              </w:rPr>
              <w:t>09/2008 – 06/2016</w:t>
            </w:r>
          </w:p>
        </w:tc>
      </w:tr>
      <w:tr w:rsidR="004249A3" w:rsidRPr="0089077A" w14:paraId="69F47C1D" w14:textId="77777777" w:rsidTr="00B82E9F">
        <w:tc>
          <w:tcPr>
            <w:tcW w:w="10490" w:type="dxa"/>
            <w:gridSpan w:val="15"/>
            <w:tcPrChange w:id="34" w:author="David Döbele" w:date="2022-11-01T19:21:00Z">
              <w:tcPr>
                <w:tcW w:w="9640" w:type="dxa"/>
                <w:gridSpan w:val="15"/>
              </w:tcPr>
            </w:tcPrChange>
          </w:tcPr>
          <w:p w14:paraId="23575F6C" w14:textId="2ACE49D3" w:rsidR="008E64D1" w:rsidRPr="0089077A" w:rsidRDefault="00EF4E10" w:rsidP="00B5011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2C2836">
              <w:rPr>
                <w:rFonts w:ascii="Georgia" w:hAnsi="Georgia"/>
                <w:i/>
                <w:iCs/>
                <w:sz w:val="18"/>
              </w:rPr>
              <w:t xml:space="preserve">Position als </w:t>
            </w:r>
            <w:r w:rsidR="004D539D" w:rsidRPr="002C2836">
              <w:rPr>
                <w:rFonts w:ascii="Georgia" w:hAnsi="Georgia"/>
                <w:i/>
                <w:iCs/>
                <w:sz w:val="18"/>
              </w:rPr>
              <w:t>stellvertretender</w:t>
            </w:r>
            <w:r w:rsidRPr="002C2836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4249A3" w:rsidRPr="002C2836">
              <w:rPr>
                <w:rFonts w:ascii="Georgia" w:hAnsi="Georgia"/>
                <w:i/>
                <w:iCs/>
                <w:sz w:val="18"/>
              </w:rPr>
              <w:t>Schulsprecher</w:t>
            </w:r>
            <w:r w:rsidR="00025679">
              <w:rPr>
                <w:rFonts w:ascii="Georgia" w:hAnsi="Georgia"/>
                <w:i/>
                <w:iCs/>
                <w:sz w:val="18"/>
              </w:rPr>
              <w:t xml:space="preserve"> i</w:t>
            </w:r>
            <w:r w:rsidR="00B5011F">
              <w:rPr>
                <w:rFonts w:ascii="Georgia" w:hAnsi="Georgia"/>
                <w:i/>
                <w:iCs/>
                <w:sz w:val="18"/>
              </w:rPr>
              <w:t>m letzten Schuljahr</w:t>
            </w:r>
          </w:p>
        </w:tc>
      </w:tr>
      <w:tr w:rsidR="004249A3" w:rsidRPr="0089077A" w14:paraId="3A2665B3" w14:textId="77777777" w:rsidTr="00B82E9F">
        <w:trPr>
          <w:trHeight w:val="397"/>
          <w:trPrChange w:id="35" w:author="David Döbele" w:date="2022-11-01T19:21:00Z">
            <w:trPr>
              <w:trHeight w:val="397"/>
            </w:trPr>
          </w:trPrChange>
        </w:trPr>
        <w:tc>
          <w:tcPr>
            <w:tcW w:w="10490" w:type="dxa"/>
            <w:gridSpan w:val="15"/>
            <w:tcBorders>
              <w:bottom w:val="single" w:sz="4" w:space="0" w:color="auto"/>
            </w:tcBorders>
            <w:vAlign w:val="bottom"/>
            <w:tcPrChange w:id="36" w:author="David Döbele" w:date="2022-11-01T19:21:00Z">
              <w:tcPr>
                <w:tcW w:w="9640" w:type="dxa"/>
                <w:gridSpan w:val="1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65DA26" w:rsidR="004249A3" w:rsidRPr="0089077A" w:rsidRDefault="004249A3" w:rsidP="0089077A">
            <w:pPr>
              <w:pStyle w:val="BERSCHRIFT"/>
              <w:jc w:val="center"/>
              <w:rPr>
                <w:sz w:val="28"/>
              </w:rPr>
            </w:pPr>
            <w:r w:rsidRPr="0089077A">
              <w:rPr>
                <w:sz w:val="28"/>
              </w:rPr>
              <w:t>Praxiserfahrungen</w:t>
            </w:r>
          </w:p>
        </w:tc>
      </w:tr>
      <w:tr w:rsidR="00D0565A" w:rsidRPr="0089077A" w14:paraId="4EA501EB" w14:textId="77777777" w:rsidTr="00B82E9F">
        <w:trPr>
          <w:trHeight w:val="340"/>
          <w:trPrChange w:id="37" w:author="David Döbele" w:date="2022-11-01T19:21:00Z">
            <w:trPr>
              <w:trHeight w:val="340"/>
            </w:trPr>
          </w:trPrChange>
        </w:trPr>
        <w:tc>
          <w:tcPr>
            <w:tcW w:w="7514" w:type="dxa"/>
            <w:gridSpan w:val="12"/>
            <w:tcBorders>
              <w:top w:val="single" w:sz="4" w:space="0" w:color="auto"/>
            </w:tcBorders>
            <w:vAlign w:val="bottom"/>
            <w:tcPrChange w:id="38" w:author="David Döbele" w:date="2022-11-01T19:21:00Z">
              <w:tcPr>
                <w:tcW w:w="7514" w:type="dxa"/>
                <w:gridSpan w:val="1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EC38DFA" w14:textId="016630C4" w:rsidR="00D0565A" w:rsidRPr="0089077A" w:rsidRDefault="00D0565A" w:rsidP="00D0565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Ernst &amp; Young</w:t>
            </w:r>
            <w:r w:rsidR="00F32673">
              <w:rPr>
                <w:rFonts w:ascii="Georgia" w:hAnsi="Georgia"/>
                <w:b/>
                <w:smallCaps/>
                <w:sz w:val="23"/>
                <w:szCs w:val="23"/>
              </w:rPr>
              <w:t xml:space="preserve"> Wirtschaftsprüfungsgesellschaft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m</w:t>
            </w:r>
            <w:r w:rsidR="00F32673">
              <w:rPr>
                <w:rFonts w:ascii="Georgia" w:hAnsi="Georgia"/>
                <w:b/>
                <w:smallCaps/>
                <w:sz w:val="23"/>
                <w:szCs w:val="23"/>
              </w:rPr>
              <w:t>.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b</w:t>
            </w:r>
            <w:r w:rsidR="00F32673">
              <w:rPr>
                <w:rFonts w:ascii="Georgia" w:hAnsi="Georgia"/>
                <w:b/>
                <w:smallCaps/>
                <w:sz w:val="23"/>
                <w:szCs w:val="23"/>
              </w:rPr>
              <w:t>.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H</w:t>
            </w:r>
            <w:proofErr w:type="spellEnd"/>
            <w:r w:rsidR="00F32673">
              <w:rPr>
                <w:rFonts w:ascii="Georgia" w:hAnsi="Georgia"/>
                <w:b/>
                <w:smallCaps/>
                <w:sz w:val="23"/>
                <w:szCs w:val="23"/>
              </w:rPr>
              <w:t>.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</w:tcBorders>
            <w:vAlign w:val="bottom"/>
            <w:tcPrChange w:id="39" w:author="David Döbele" w:date="2022-11-01T19:21:00Z">
              <w:tcPr>
                <w:tcW w:w="2126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F2A8E61" w14:textId="009F9F17" w:rsidR="00D0565A" w:rsidRPr="0089077A" w:rsidRDefault="00D0565A" w:rsidP="00D056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Wien </w:t>
            </w:r>
          </w:p>
        </w:tc>
      </w:tr>
      <w:tr w:rsidR="00D0565A" w:rsidRPr="0089077A" w14:paraId="185FCACC" w14:textId="77777777" w:rsidTr="00B82E9F">
        <w:trPr>
          <w:trHeight w:val="57"/>
          <w:trPrChange w:id="40" w:author="David Döbele" w:date="2022-11-01T19:21:00Z">
            <w:trPr>
              <w:trHeight w:val="57"/>
            </w:trPr>
          </w:trPrChange>
        </w:trPr>
        <w:tc>
          <w:tcPr>
            <w:tcW w:w="7514" w:type="dxa"/>
            <w:gridSpan w:val="12"/>
            <w:tcPrChange w:id="41" w:author="David Döbele" w:date="2022-11-01T19:21:00Z">
              <w:tcPr>
                <w:tcW w:w="7514" w:type="dxa"/>
                <w:gridSpan w:val="12"/>
              </w:tcPr>
            </w:tcPrChange>
          </w:tcPr>
          <w:p w14:paraId="70ED1ACE" w14:textId="0A312F91" w:rsidR="00D0565A" w:rsidRPr="00D0565A" w:rsidRDefault="00D0565A" w:rsidP="00D0565A">
            <w:pPr>
              <w:rPr>
                <w:rFonts w:ascii="Georgia" w:hAnsi="Georgia"/>
                <w:b/>
                <w:smallCaps/>
                <w:sz w:val="23"/>
                <w:szCs w:val="23"/>
                <w:lang w:val="de-AT"/>
              </w:rPr>
            </w:pPr>
            <w:r w:rsidRPr="00D0565A">
              <w:rPr>
                <w:rFonts w:ascii="Georgia" w:hAnsi="Georgia"/>
                <w:sz w:val="18"/>
                <w:lang w:val="de-AT"/>
              </w:rPr>
              <w:t xml:space="preserve">Praktikant </w:t>
            </w:r>
            <w:proofErr w:type="spellStart"/>
            <w:r w:rsidRPr="00D0565A">
              <w:rPr>
                <w:rFonts w:ascii="Georgia" w:hAnsi="Georgia"/>
                <w:sz w:val="18"/>
                <w:lang w:val="de-AT"/>
              </w:rPr>
              <w:t>Strategy</w:t>
            </w:r>
            <w:proofErr w:type="spellEnd"/>
            <w:r w:rsidRPr="00D0565A">
              <w:rPr>
                <w:rFonts w:ascii="Georgia" w:hAnsi="Georgia"/>
                <w:sz w:val="18"/>
                <w:lang w:val="de-AT"/>
              </w:rPr>
              <w:t xml:space="preserve"> &amp; Transactions (geplant, V</w:t>
            </w:r>
            <w:r>
              <w:rPr>
                <w:rFonts w:ascii="Georgia" w:hAnsi="Georgia"/>
                <w:sz w:val="18"/>
                <w:lang w:val="de-AT"/>
              </w:rPr>
              <w:t>ertrag unterzeichnet</w:t>
            </w:r>
            <w:r w:rsidR="00754C07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2976" w:type="dxa"/>
            <w:gridSpan w:val="3"/>
            <w:tcPrChange w:id="42" w:author="David Döbele" w:date="2022-11-01T19:21:00Z">
              <w:tcPr>
                <w:tcW w:w="2126" w:type="dxa"/>
                <w:gridSpan w:val="3"/>
              </w:tcPr>
            </w:tcPrChange>
          </w:tcPr>
          <w:p w14:paraId="532A49D8" w14:textId="2A95DDF2" w:rsidR="00D0565A" w:rsidRPr="0089077A" w:rsidRDefault="00D0565A" w:rsidP="00D056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en-US"/>
              </w:rPr>
              <w:t>12</w:t>
            </w:r>
            <w:r w:rsidRPr="0089077A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Pr="0089077A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02/2023</w:t>
            </w:r>
          </w:p>
        </w:tc>
      </w:tr>
      <w:tr w:rsidR="00D0565A" w:rsidRPr="0089077A" w:rsidDel="00B82E9F" w14:paraId="7B3EDB53" w14:textId="3D5B6C9A" w:rsidTr="00B82E9F">
        <w:trPr>
          <w:trHeight w:val="57"/>
          <w:del w:id="43" w:author="David Döbele" w:date="2022-11-01T19:18:00Z"/>
          <w:trPrChange w:id="44" w:author="David Döbele" w:date="2022-11-01T19:21:00Z">
            <w:trPr>
              <w:trHeight w:val="57"/>
            </w:trPr>
          </w:trPrChange>
        </w:trPr>
        <w:tc>
          <w:tcPr>
            <w:tcW w:w="10490" w:type="dxa"/>
            <w:gridSpan w:val="15"/>
            <w:tcPrChange w:id="45" w:author="David Döbele" w:date="2022-11-01T19:21:00Z">
              <w:tcPr>
                <w:tcW w:w="9640" w:type="dxa"/>
                <w:gridSpan w:val="15"/>
              </w:tcPr>
            </w:tcPrChange>
          </w:tcPr>
          <w:p w14:paraId="62734585" w14:textId="2C366207" w:rsidR="00D0565A" w:rsidRPr="00D0565A" w:rsidDel="00B82E9F" w:rsidRDefault="00292855" w:rsidP="00D0565A">
            <w:pPr>
              <w:pStyle w:val="Listenabsatz"/>
              <w:numPr>
                <w:ilvl w:val="0"/>
                <w:numId w:val="27"/>
              </w:numPr>
              <w:rPr>
                <w:del w:id="46" w:author="David Döbele" w:date="2022-11-01T19:18:00Z"/>
                <w:rFonts w:ascii="Georgia" w:hAnsi="Georgia"/>
                <w:sz w:val="18"/>
                <w:lang w:val="de-AT"/>
              </w:rPr>
            </w:pPr>
            <w:del w:id="47" w:author="David Döbele" w:date="2022-11-01T19:18:00Z">
              <w:r w:rsidDel="00B82E9F">
                <w:rPr>
                  <w:rFonts w:ascii="Georgia" w:hAnsi="Georgia"/>
                  <w:i/>
                  <w:iCs/>
                  <w:sz w:val="18"/>
                  <w:lang w:val="de-AT"/>
                </w:rPr>
                <w:delText>EY ist eines der marktführenden Unternehmen in Strategy &amp; Transactions und unterstützt Kunden dabei, ihre Unternehmensstrategie und Finanzstrukturen zu optimieren und zu transformieren</w:delText>
              </w:r>
            </w:del>
          </w:p>
        </w:tc>
      </w:tr>
      <w:tr w:rsidR="00D0565A" w:rsidRPr="0089077A" w14:paraId="61C8FC6F" w14:textId="77777777" w:rsidTr="00B82E9F">
        <w:trPr>
          <w:trHeight w:val="340"/>
          <w:trPrChange w:id="48" w:author="David Döbele" w:date="2022-11-01T19:21:00Z">
            <w:trPr>
              <w:trHeight w:val="340"/>
            </w:trPr>
          </w:trPrChange>
        </w:trPr>
        <w:tc>
          <w:tcPr>
            <w:tcW w:w="7514" w:type="dxa"/>
            <w:gridSpan w:val="12"/>
            <w:vAlign w:val="bottom"/>
            <w:tcPrChange w:id="49" w:author="David Döbele" w:date="2022-11-01T19:21:00Z">
              <w:tcPr>
                <w:tcW w:w="7514" w:type="dxa"/>
                <w:gridSpan w:val="12"/>
                <w:vAlign w:val="bottom"/>
              </w:tcPr>
            </w:tcPrChange>
          </w:tcPr>
          <w:p w14:paraId="511A104B" w14:textId="73498071" w:rsidR="00D0565A" w:rsidRPr="001866D4" w:rsidRDefault="00D0565A" w:rsidP="00D0565A">
            <w:pPr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ox8 Corporate Finance GmbH</w:t>
            </w:r>
          </w:p>
        </w:tc>
        <w:tc>
          <w:tcPr>
            <w:tcW w:w="2976" w:type="dxa"/>
            <w:gridSpan w:val="3"/>
            <w:vAlign w:val="bottom"/>
            <w:tcPrChange w:id="50" w:author="David Döbele" w:date="2022-11-01T19:21:00Z">
              <w:tcPr>
                <w:tcW w:w="2126" w:type="dxa"/>
                <w:gridSpan w:val="3"/>
                <w:vAlign w:val="bottom"/>
              </w:tcPr>
            </w:tcPrChange>
          </w:tcPr>
          <w:p w14:paraId="6FEFE8F5" w14:textId="65D167AF" w:rsidR="00D0565A" w:rsidRDefault="00D0565A" w:rsidP="00D0565A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Aschaffenburg </w:t>
            </w:r>
          </w:p>
        </w:tc>
      </w:tr>
      <w:tr w:rsidR="00D0565A" w:rsidRPr="0089077A" w14:paraId="2690321D" w14:textId="77777777" w:rsidTr="00B82E9F">
        <w:trPr>
          <w:trHeight w:val="57"/>
          <w:trPrChange w:id="51" w:author="David Döbele" w:date="2022-11-01T19:21:00Z">
            <w:trPr>
              <w:trHeight w:val="57"/>
            </w:trPr>
          </w:trPrChange>
        </w:trPr>
        <w:tc>
          <w:tcPr>
            <w:tcW w:w="7514" w:type="dxa"/>
            <w:gridSpan w:val="12"/>
            <w:tcPrChange w:id="52" w:author="David Döbele" w:date="2022-11-01T19:21:00Z">
              <w:tcPr>
                <w:tcW w:w="7514" w:type="dxa"/>
                <w:gridSpan w:val="12"/>
              </w:tcPr>
            </w:tcPrChange>
          </w:tcPr>
          <w:p w14:paraId="129BD9A7" w14:textId="2271B3A9" w:rsidR="00D0565A" w:rsidRPr="001866D4" w:rsidRDefault="00D0565A" w:rsidP="00D0565A">
            <w:pPr>
              <w:rPr>
                <w:rFonts w:ascii="Georgia" w:hAnsi="Georgia"/>
                <w:sz w:val="18"/>
                <w:lang w:val="en-GB"/>
              </w:rPr>
            </w:pPr>
            <w:proofErr w:type="spellStart"/>
            <w:r w:rsidRPr="001866D4">
              <w:rPr>
                <w:rFonts w:ascii="Georgia" w:hAnsi="Georgia"/>
                <w:sz w:val="18"/>
                <w:lang w:val="en-GB"/>
              </w:rPr>
              <w:t>Praktikant</w:t>
            </w:r>
            <w:proofErr w:type="spellEnd"/>
            <w:r w:rsidRPr="001866D4">
              <w:rPr>
                <w:rFonts w:ascii="Georgia" w:hAnsi="Georgia"/>
                <w:sz w:val="18"/>
                <w:lang w:val="en-GB"/>
              </w:rPr>
              <w:t xml:space="preserve"> </w:t>
            </w:r>
            <w:proofErr w:type="spellStart"/>
            <w:r w:rsidRPr="001866D4">
              <w:rPr>
                <w:rFonts w:ascii="Georgia" w:hAnsi="Georgia"/>
                <w:sz w:val="18"/>
                <w:lang w:val="en-GB"/>
              </w:rPr>
              <w:t>im</w:t>
            </w:r>
            <w:proofErr w:type="spellEnd"/>
            <w:r w:rsidRPr="001866D4">
              <w:rPr>
                <w:rFonts w:ascii="Georgia" w:hAnsi="Georgia"/>
                <w:sz w:val="18"/>
                <w:lang w:val="en-GB"/>
              </w:rPr>
              <w:t xml:space="preserve"> Corporate Finance / Mergers &amp; Acquisitions</w:t>
            </w:r>
          </w:p>
        </w:tc>
        <w:tc>
          <w:tcPr>
            <w:tcW w:w="2976" w:type="dxa"/>
            <w:gridSpan w:val="3"/>
            <w:tcPrChange w:id="53" w:author="David Döbele" w:date="2022-11-01T19:21:00Z">
              <w:tcPr>
                <w:tcW w:w="2126" w:type="dxa"/>
                <w:gridSpan w:val="3"/>
              </w:tcPr>
            </w:tcPrChange>
          </w:tcPr>
          <w:p w14:paraId="7FF9A086" w14:textId="7F0622FF" w:rsidR="00D0565A" w:rsidRDefault="00D0565A" w:rsidP="00D0565A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09</w:t>
            </w:r>
            <w:r w:rsidRPr="0089077A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Pr="0089077A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11/2022</w:t>
            </w:r>
          </w:p>
        </w:tc>
      </w:tr>
      <w:tr w:rsidR="00D0565A" w:rsidRPr="0089077A" w14:paraId="25110D7F" w14:textId="77777777" w:rsidTr="00B82E9F">
        <w:trPr>
          <w:trHeight w:val="57"/>
          <w:trPrChange w:id="54" w:author="David Döbele" w:date="2022-11-01T19:21:00Z">
            <w:trPr>
              <w:trHeight w:val="57"/>
            </w:trPr>
          </w:trPrChange>
        </w:trPr>
        <w:tc>
          <w:tcPr>
            <w:tcW w:w="10490" w:type="dxa"/>
            <w:gridSpan w:val="15"/>
            <w:tcPrChange w:id="55" w:author="David Döbele" w:date="2022-11-01T19:21:00Z">
              <w:tcPr>
                <w:tcW w:w="9640" w:type="dxa"/>
                <w:gridSpan w:val="15"/>
              </w:tcPr>
            </w:tcPrChange>
          </w:tcPr>
          <w:p w14:paraId="61947A56" w14:textId="416F8A56" w:rsidR="00B82E9F" w:rsidRDefault="00B82E9F" w:rsidP="00D0565A">
            <w:pPr>
              <w:pStyle w:val="Listenabsatz"/>
              <w:numPr>
                <w:ilvl w:val="0"/>
                <w:numId w:val="25"/>
              </w:numPr>
              <w:rPr>
                <w:ins w:id="56" w:author="David Döbele" w:date="2022-11-01T19:18:00Z"/>
                <w:rFonts w:ascii="Georgia" w:hAnsi="Georgia"/>
                <w:i/>
                <w:iCs/>
                <w:sz w:val="18"/>
                <w:lang w:val="de-AT"/>
              </w:rPr>
            </w:pPr>
            <w:ins w:id="57" w:author="David Döbele" w:date="2022-11-01T19:18:00Z">
              <w:r>
                <w:rPr>
                  <w:rFonts w:ascii="Georgia" w:hAnsi="Georgia"/>
                  <w:i/>
                  <w:iCs/>
                  <w:sz w:val="18"/>
                  <w:lang w:val="de-AT"/>
                </w:rPr>
                <w:t>ox8 Corporate Finance ist ein …</w:t>
              </w:r>
            </w:ins>
          </w:p>
          <w:p w14:paraId="43E3349A" w14:textId="2086771E" w:rsidR="00D0565A" w:rsidRDefault="00D0565A" w:rsidP="00D0565A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  <w:lang w:val="de-AT"/>
              </w:rPr>
              <w:t>Unterstützung der M&amp;A Projektteams bei aktuellen Transaktionen</w:t>
            </w:r>
          </w:p>
          <w:p w14:paraId="6BBD69F5" w14:textId="77777777" w:rsidR="00D0565A" w:rsidRDefault="00D0565A" w:rsidP="00D0565A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  <w:lang w:val="de-AT"/>
              </w:rPr>
              <w:t>Vorbereitung von Unternehmensanalysen, Bewertungsverfahren und Transaktionsdokumentationen</w:t>
            </w:r>
          </w:p>
          <w:p w14:paraId="3B9A2F30" w14:textId="7159AB93" w:rsidR="00D0565A" w:rsidRPr="00DC3D53" w:rsidRDefault="00292855" w:rsidP="00D0565A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Bewertung von wirtschaftlichen Möglichkeiten und strategischen Alternativen für Mandanten </w:t>
            </w:r>
          </w:p>
        </w:tc>
      </w:tr>
      <w:tr w:rsidR="00D0565A" w:rsidRPr="0089077A" w14:paraId="127C64E2" w14:textId="77777777" w:rsidTr="00B82E9F">
        <w:trPr>
          <w:trHeight w:val="340"/>
          <w:trPrChange w:id="58" w:author="David Döbele" w:date="2022-11-01T19:21:00Z">
            <w:trPr>
              <w:trHeight w:val="340"/>
            </w:trPr>
          </w:trPrChange>
        </w:trPr>
        <w:tc>
          <w:tcPr>
            <w:tcW w:w="7514" w:type="dxa"/>
            <w:gridSpan w:val="12"/>
            <w:vAlign w:val="bottom"/>
            <w:tcPrChange w:id="59" w:author="David Döbele" w:date="2022-11-01T19:21:00Z">
              <w:tcPr>
                <w:tcW w:w="7514" w:type="dxa"/>
                <w:gridSpan w:val="12"/>
                <w:vAlign w:val="bottom"/>
              </w:tcPr>
            </w:tcPrChange>
          </w:tcPr>
          <w:p w14:paraId="38F27285" w14:textId="525AB393" w:rsidR="00D0565A" w:rsidRPr="0089077A" w:rsidRDefault="00D0565A" w:rsidP="00D0565A">
            <w:pPr>
              <w:rPr>
                <w:rFonts w:ascii="Georgia" w:hAnsi="Georgia"/>
                <w:sz w:val="23"/>
                <w:szCs w:val="23"/>
              </w:rPr>
            </w:pPr>
            <w:r w:rsidRPr="0089077A">
              <w:rPr>
                <w:rFonts w:ascii="Georgia" w:hAnsi="Georgia"/>
                <w:b/>
                <w:smallCaps/>
                <w:sz w:val="23"/>
                <w:szCs w:val="23"/>
              </w:rPr>
              <w:t>Selbstständig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er Flugkurier</w:t>
            </w:r>
          </w:p>
        </w:tc>
        <w:tc>
          <w:tcPr>
            <w:tcW w:w="2976" w:type="dxa"/>
            <w:gridSpan w:val="3"/>
            <w:vAlign w:val="bottom"/>
            <w:tcPrChange w:id="60" w:author="David Döbele" w:date="2022-11-01T19:21:00Z">
              <w:tcPr>
                <w:tcW w:w="2126" w:type="dxa"/>
                <w:gridSpan w:val="3"/>
                <w:vAlign w:val="bottom"/>
              </w:tcPr>
            </w:tcPrChange>
          </w:tcPr>
          <w:p w14:paraId="4820196E" w14:textId="746CBD37" w:rsidR="00D0565A" w:rsidRPr="0089077A" w:rsidRDefault="00D0565A" w:rsidP="00D056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89077A">
              <w:rPr>
                <w:rFonts w:ascii="Georgia" w:hAnsi="Georgia"/>
                <w:i/>
                <w:smallCaps/>
                <w:sz w:val="23"/>
                <w:szCs w:val="23"/>
              </w:rPr>
              <w:t>International</w:t>
            </w:r>
          </w:p>
        </w:tc>
      </w:tr>
      <w:tr w:rsidR="00D0565A" w:rsidRPr="0089077A" w14:paraId="335D84E9" w14:textId="77777777" w:rsidTr="00B82E9F">
        <w:trPr>
          <w:trHeight w:val="170"/>
          <w:trPrChange w:id="61" w:author="David Döbele" w:date="2022-11-01T19:21:00Z">
            <w:trPr>
              <w:trHeight w:val="170"/>
            </w:trPr>
          </w:trPrChange>
        </w:trPr>
        <w:tc>
          <w:tcPr>
            <w:tcW w:w="5954" w:type="dxa"/>
            <w:gridSpan w:val="5"/>
            <w:tcPrChange w:id="62" w:author="David Döbele" w:date="2022-11-01T19:21:00Z">
              <w:tcPr>
                <w:tcW w:w="5954" w:type="dxa"/>
                <w:gridSpan w:val="5"/>
              </w:tcPr>
            </w:tcPrChange>
          </w:tcPr>
          <w:p w14:paraId="20B1570F" w14:textId="492E8CC7" w:rsidR="00D0565A" w:rsidRPr="0089077A" w:rsidRDefault="00D0565A" w:rsidP="00D0565A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Weltweite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Services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als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Flugkurier</w:t>
            </w:r>
            <w:proofErr w:type="spellEnd"/>
          </w:p>
        </w:tc>
        <w:tc>
          <w:tcPr>
            <w:tcW w:w="4536" w:type="dxa"/>
            <w:gridSpan w:val="10"/>
            <w:tcPrChange w:id="63" w:author="David Döbele" w:date="2022-11-01T19:21:00Z">
              <w:tcPr>
                <w:tcW w:w="3686" w:type="dxa"/>
                <w:gridSpan w:val="10"/>
              </w:tcPr>
            </w:tcPrChange>
          </w:tcPr>
          <w:p w14:paraId="0475B997" w14:textId="29B3BD06" w:rsidR="00D0565A" w:rsidRPr="0089077A" w:rsidRDefault="00D0565A" w:rsidP="00D0565A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09</w:t>
            </w:r>
            <w:r w:rsidRPr="0089077A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20</w:t>
            </w:r>
            <w:r w:rsidRPr="0089077A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 w:rsidRPr="0089077A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0565A" w:rsidRPr="0089077A" w14:paraId="54C3D64C" w14:textId="77777777" w:rsidTr="00B82E9F">
        <w:tc>
          <w:tcPr>
            <w:tcW w:w="10490" w:type="dxa"/>
            <w:gridSpan w:val="15"/>
            <w:tcPrChange w:id="64" w:author="David Döbele" w:date="2022-11-01T19:21:00Z">
              <w:tcPr>
                <w:tcW w:w="9640" w:type="dxa"/>
                <w:gridSpan w:val="15"/>
              </w:tcPr>
            </w:tcPrChange>
          </w:tcPr>
          <w:p w14:paraId="27184178" w14:textId="17C41CFA" w:rsidR="00D0565A" w:rsidRPr="0089077A" w:rsidRDefault="00D0565A" w:rsidP="00D0565A">
            <w:pPr>
              <w:pStyle w:val="Bullets"/>
              <w:rPr>
                <w:sz w:val="18"/>
                <w:lang w:val="de-AT"/>
              </w:rPr>
            </w:pPr>
            <w:r w:rsidRPr="0089077A">
              <w:rPr>
                <w:sz w:val="18"/>
                <w:lang w:val="de-AT"/>
              </w:rPr>
              <w:t>Verantwortlich für weltweite Air-Cargo Sendungen bei logistischen Notfällen per Flugzeug</w:t>
            </w:r>
          </w:p>
          <w:p w14:paraId="23AB8399" w14:textId="244EE473" w:rsidR="00D0565A" w:rsidRPr="0089077A" w:rsidDel="00B82E9F" w:rsidRDefault="00D0565A" w:rsidP="00B82E9F">
            <w:pPr>
              <w:pStyle w:val="Bullets"/>
              <w:rPr>
                <w:del w:id="65" w:author="David Döbele" w:date="2022-11-01T19:19:00Z"/>
                <w:sz w:val="18"/>
                <w:lang w:val="de-AT"/>
              </w:rPr>
              <w:pPrChange w:id="66" w:author="David Döbele" w:date="2022-11-01T19:19:00Z">
                <w:pPr>
                  <w:pStyle w:val="Bullets"/>
                </w:pPr>
              </w:pPrChange>
            </w:pPr>
            <w:r w:rsidRPr="0089077A">
              <w:rPr>
                <w:sz w:val="18"/>
                <w:lang w:val="de-AT"/>
              </w:rPr>
              <w:t>Durchführung von internationalen Zollabfertigungen und Logistik-Prozessen a</w:t>
            </w:r>
            <w:r>
              <w:rPr>
                <w:sz w:val="18"/>
                <w:lang w:val="de-AT"/>
              </w:rPr>
              <w:t>n</w:t>
            </w:r>
            <w:r w:rsidRPr="0089077A">
              <w:rPr>
                <w:sz w:val="18"/>
                <w:lang w:val="de-AT"/>
              </w:rPr>
              <w:t xml:space="preserve"> Flugh</w:t>
            </w:r>
            <w:r>
              <w:rPr>
                <w:sz w:val="18"/>
                <w:lang w:val="de-AT"/>
              </w:rPr>
              <w:t>äfen weltweit</w:t>
            </w:r>
          </w:p>
          <w:p w14:paraId="6DD9BA0F" w14:textId="019EC91A" w:rsidR="00D0565A" w:rsidRPr="0089077A" w:rsidRDefault="00D0565A" w:rsidP="00B82E9F">
            <w:pPr>
              <w:pStyle w:val="Bullets"/>
              <w:rPr>
                <w:sz w:val="18"/>
                <w:lang w:val="de-AT"/>
              </w:rPr>
            </w:pPr>
            <w:del w:id="67" w:author="David Döbele" w:date="2022-11-01T19:19:00Z">
              <w:r w:rsidRPr="0089077A" w:rsidDel="00B82E9F">
                <w:rPr>
                  <w:sz w:val="18"/>
                  <w:lang w:val="de-AT"/>
                </w:rPr>
                <w:delText>Erfolgreiche Aufträge mit globalen Logistikunternehmen (u.a. DHL, Chapman Freeborn, etc.)</w:delText>
              </w:r>
            </w:del>
            <w:r w:rsidRPr="0089077A">
              <w:rPr>
                <w:sz w:val="18"/>
                <w:lang w:val="de-AT"/>
              </w:rPr>
              <w:t xml:space="preserve"> </w:t>
            </w:r>
          </w:p>
        </w:tc>
      </w:tr>
      <w:tr w:rsidR="00D0565A" w:rsidRPr="0089077A" w14:paraId="50AFEA03" w14:textId="77777777" w:rsidTr="00B82E9F">
        <w:trPr>
          <w:trHeight w:val="340"/>
          <w:trPrChange w:id="68" w:author="David Döbele" w:date="2022-11-01T19:21:00Z">
            <w:trPr>
              <w:trHeight w:val="340"/>
            </w:trPr>
          </w:trPrChange>
        </w:trPr>
        <w:tc>
          <w:tcPr>
            <w:tcW w:w="6237" w:type="dxa"/>
            <w:gridSpan w:val="7"/>
            <w:vAlign w:val="bottom"/>
            <w:tcPrChange w:id="69" w:author="David Döbele" w:date="2022-11-01T19:21:00Z">
              <w:tcPr>
                <w:tcW w:w="6237" w:type="dxa"/>
                <w:gridSpan w:val="7"/>
                <w:vAlign w:val="bottom"/>
              </w:tcPr>
            </w:tcPrChange>
          </w:tcPr>
          <w:p w14:paraId="42FB0D26" w14:textId="3B3D588E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 w:rsidRPr="0089077A">
              <w:rPr>
                <w:b/>
                <w:i w:val="0"/>
                <w:iCs w:val="0"/>
                <w:smallCaps/>
                <w:sz w:val="23"/>
                <w:szCs w:val="23"/>
              </w:rPr>
              <w:t>LernQuadrat</w:t>
            </w:r>
            <w:proofErr w:type="spellEnd"/>
            <w:r w:rsidR="00F32673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 OG</w:t>
            </w:r>
          </w:p>
        </w:tc>
        <w:tc>
          <w:tcPr>
            <w:tcW w:w="4253" w:type="dxa"/>
            <w:gridSpan w:val="8"/>
            <w:vAlign w:val="bottom"/>
            <w:tcPrChange w:id="70" w:author="David Döbele" w:date="2022-11-01T19:21:00Z">
              <w:tcPr>
                <w:tcW w:w="3403" w:type="dxa"/>
                <w:gridSpan w:val="8"/>
                <w:vAlign w:val="bottom"/>
              </w:tcPr>
            </w:tcPrChange>
          </w:tcPr>
          <w:p w14:paraId="11E31BD8" w14:textId="49AA337E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89077A">
              <w:rPr>
                <w:iCs w:val="0"/>
                <w:smallCaps/>
                <w:sz w:val="23"/>
                <w:szCs w:val="23"/>
              </w:rPr>
              <w:t>Neusiedl am See</w:t>
            </w:r>
          </w:p>
        </w:tc>
      </w:tr>
      <w:tr w:rsidR="00D0565A" w:rsidRPr="0089077A" w14:paraId="48328CB9" w14:textId="77777777" w:rsidTr="00B82E9F">
        <w:tc>
          <w:tcPr>
            <w:tcW w:w="6379" w:type="dxa"/>
            <w:gridSpan w:val="8"/>
            <w:tcPrChange w:id="71" w:author="David Döbele" w:date="2022-11-01T19:21:00Z">
              <w:tcPr>
                <w:tcW w:w="6379" w:type="dxa"/>
                <w:gridSpan w:val="8"/>
              </w:tcPr>
            </w:tcPrChange>
          </w:tcPr>
          <w:p w14:paraId="74B74B41" w14:textId="46D904CF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89077A">
              <w:rPr>
                <w:i w:val="0"/>
                <w:iCs w:val="0"/>
                <w:sz w:val="18"/>
                <w:lang w:val="en-US"/>
              </w:rPr>
              <w:t xml:space="preserve">Junior Teacher </w:t>
            </w:r>
            <w:proofErr w:type="spellStart"/>
            <w:r w:rsidRPr="0089077A">
              <w:rPr>
                <w:i w:val="0"/>
                <w:iCs w:val="0"/>
                <w:sz w:val="18"/>
                <w:lang w:val="en-US"/>
              </w:rPr>
              <w:t>Mathematik</w:t>
            </w:r>
            <w:proofErr w:type="spellEnd"/>
          </w:p>
        </w:tc>
        <w:tc>
          <w:tcPr>
            <w:tcW w:w="4111" w:type="dxa"/>
            <w:gridSpan w:val="7"/>
            <w:tcPrChange w:id="72" w:author="David Döbele" w:date="2022-11-01T19:21:00Z">
              <w:tcPr>
                <w:tcW w:w="3261" w:type="dxa"/>
                <w:gridSpan w:val="7"/>
              </w:tcPr>
            </w:tcPrChange>
          </w:tcPr>
          <w:p w14:paraId="2CB21DEB" w14:textId="1570EB97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89077A">
              <w:rPr>
                <w:i w:val="0"/>
                <w:iCs w:val="0"/>
                <w:sz w:val="18"/>
                <w:lang w:val="en-US"/>
              </w:rPr>
              <w:t>10/2019 – 04/2021</w:t>
            </w:r>
          </w:p>
        </w:tc>
      </w:tr>
      <w:tr w:rsidR="00D0565A" w:rsidRPr="0089077A" w14:paraId="7C4155D6" w14:textId="77777777" w:rsidTr="00B82E9F">
        <w:tc>
          <w:tcPr>
            <w:tcW w:w="10490" w:type="dxa"/>
            <w:gridSpan w:val="15"/>
            <w:tcPrChange w:id="73" w:author="David Döbele" w:date="2022-11-01T19:21:00Z">
              <w:tcPr>
                <w:tcW w:w="9640" w:type="dxa"/>
                <w:gridSpan w:val="15"/>
              </w:tcPr>
            </w:tcPrChange>
          </w:tcPr>
          <w:p w14:paraId="1A135F1D" w14:textId="5023B8D7" w:rsidR="00D0565A" w:rsidRPr="0089077A" w:rsidDel="00B82E9F" w:rsidRDefault="00D0565A" w:rsidP="00B82E9F">
            <w:pPr>
              <w:pStyle w:val="Bullets"/>
              <w:rPr>
                <w:del w:id="74" w:author="David Döbele" w:date="2022-11-01T19:19:00Z"/>
                <w:sz w:val="18"/>
                <w:lang w:val="de-AT"/>
              </w:rPr>
              <w:pPrChange w:id="75" w:author="David Döbele" w:date="2022-11-01T19:19:00Z">
                <w:pPr>
                  <w:pStyle w:val="Bullets"/>
                </w:pPr>
              </w:pPrChange>
            </w:pPr>
            <w:r w:rsidRPr="0089077A">
              <w:rPr>
                <w:sz w:val="18"/>
                <w:lang w:val="de-AT"/>
              </w:rPr>
              <w:t>Mathematik-Unterricht für Schülergruppen aller Altersklassen</w:t>
            </w:r>
            <w:ins w:id="76" w:author="David Döbele" w:date="2022-11-01T19:19:00Z">
              <w:r w:rsidR="00B82E9F">
                <w:rPr>
                  <w:sz w:val="18"/>
                  <w:lang w:val="de-AT"/>
                </w:rPr>
                <w:t xml:space="preserve"> für erfolgreiche </w:t>
              </w:r>
              <w:r w:rsidR="00B82E9F" w:rsidRPr="0089077A">
                <w:rPr>
                  <w:sz w:val="18"/>
                  <w:lang w:val="de-AT"/>
                </w:rPr>
                <w:t>Maturavorbereitungen</w:t>
              </w:r>
            </w:ins>
          </w:p>
          <w:p w14:paraId="3658805E" w14:textId="3F69AA08" w:rsidR="00D0565A" w:rsidRPr="0089077A" w:rsidRDefault="00D0565A" w:rsidP="00B82E9F">
            <w:pPr>
              <w:pStyle w:val="Bullets"/>
              <w:rPr>
                <w:sz w:val="18"/>
                <w:lang w:val="de-AT"/>
              </w:rPr>
            </w:pPr>
            <w:del w:id="77" w:author="David Döbele" w:date="2022-11-01T19:19:00Z">
              <w:r w:rsidRPr="0089077A" w:rsidDel="00B82E9F">
                <w:rPr>
                  <w:sz w:val="18"/>
                  <w:lang w:val="de-AT"/>
                </w:rPr>
                <w:delText>Mehrere erfolgreiche Maturavorbereitungen</w:delText>
              </w:r>
            </w:del>
          </w:p>
        </w:tc>
      </w:tr>
      <w:tr w:rsidR="00D0565A" w:rsidRPr="0089077A" w14:paraId="2F89B803" w14:textId="77777777" w:rsidTr="00B82E9F">
        <w:trPr>
          <w:trHeight w:val="340"/>
          <w:trPrChange w:id="78" w:author="David Döbele" w:date="2022-11-01T19:21:00Z">
            <w:trPr>
              <w:trHeight w:val="340"/>
            </w:trPr>
          </w:trPrChange>
        </w:trPr>
        <w:tc>
          <w:tcPr>
            <w:tcW w:w="6379" w:type="dxa"/>
            <w:gridSpan w:val="8"/>
            <w:vAlign w:val="bottom"/>
            <w:tcPrChange w:id="79" w:author="David Döbele" w:date="2022-11-01T19:21:00Z">
              <w:tcPr>
                <w:tcW w:w="6379" w:type="dxa"/>
                <w:gridSpan w:val="8"/>
                <w:vAlign w:val="bottom"/>
              </w:tcPr>
            </w:tcPrChange>
          </w:tcPr>
          <w:p w14:paraId="338F6828" w14:textId="422278EF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</w:pPr>
            <w:proofErr w:type="spellStart"/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Vamed</w:t>
            </w:r>
            <w:proofErr w:type="spellEnd"/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St. Martins </w:t>
            </w:r>
            <w:proofErr w:type="spellStart"/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Therme</w:t>
            </w:r>
            <w:proofErr w:type="spellEnd"/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&amp; Lodge</w:t>
            </w:r>
          </w:p>
        </w:tc>
        <w:tc>
          <w:tcPr>
            <w:tcW w:w="4111" w:type="dxa"/>
            <w:gridSpan w:val="7"/>
            <w:vAlign w:val="bottom"/>
            <w:tcPrChange w:id="80" w:author="David Döbele" w:date="2022-11-01T19:21:00Z">
              <w:tcPr>
                <w:tcW w:w="3261" w:type="dxa"/>
                <w:gridSpan w:val="7"/>
                <w:vAlign w:val="bottom"/>
              </w:tcPr>
            </w:tcPrChange>
          </w:tcPr>
          <w:p w14:paraId="1F9B9AAE" w14:textId="08F57F4C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89077A">
              <w:rPr>
                <w:iCs w:val="0"/>
                <w:smallCaps/>
                <w:sz w:val="23"/>
                <w:szCs w:val="23"/>
              </w:rPr>
              <w:t>Frauenkirchen</w:t>
            </w:r>
          </w:p>
        </w:tc>
      </w:tr>
      <w:tr w:rsidR="00D0565A" w:rsidRPr="0089077A" w14:paraId="61F6C8C2" w14:textId="77777777" w:rsidTr="00B82E9F">
        <w:trPr>
          <w:trHeight w:val="170"/>
          <w:trPrChange w:id="81" w:author="David Döbele" w:date="2022-11-01T19:21:00Z">
            <w:trPr>
              <w:trHeight w:val="170"/>
            </w:trPr>
          </w:trPrChange>
        </w:trPr>
        <w:tc>
          <w:tcPr>
            <w:tcW w:w="6379" w:type="dxa"/>
            <w:gridSpan w:val="8"/>
            <w:tcPrChange w:id="82" w:author="David Döbele" w:date="2022-11-01T19:21:00Z">
              <w:tcPr>
                <w:tcW w:w="6379" w:type="dxa"/>
                <w:gridSpan w:val="8"/>
              </w:tcPr>
            </w:tcPrChange>
          </w:tcPr>
          <w:p w14:paraId="750ED7A7" w14:textId="51AFFE51" w:rsidR="00D0565A" w:rsidRPr="00D549C6" w:rsidRDefault="00D0565A" w:rsidP="00D0565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D549C6">
              <w:rPr>
                <w:i w:val="0"/>
                <w:iCs w:val="0"/>
                <w:sz w:val="18"/>
              </w:rPr>
              <w:t xml:space="preserve">Betreuer im Exklusivbereich in einem </w:t>
            </w:r>
            <w:r>
              <w:rPr>
                <w:i w:val="0"/>
                <w:iCs w:val="0"/>
                <w:sz w:val="18"/>
              </w:rPr>
              <w:t>High Class Resort</w:t>
            </w:r>
          </w:p>
        </w:tc>
        <w:tc>
          <w:tcPr>
            <w:tcW w:w="4111" w:type="dxa"/>
            <w:gridSpan w:val="7"/>
            <w:tcPrChange w:id="83" w:author="David Döbele" w:date="2022-11-01T19:21:00Z">
              <w:tcPr>
                <w:tcW w:w="3261" w:type="dxa"/>
                <w:gridSpan w:val="7"/>
              </w:tcPr>
            </w:tcPrChange>
          </w:tcPr>
          <w:p w14:paraId="5574192D" w14:textId="1E7E281E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89077A">
              <w:rPr>
                <w:i w:val="0"/>
                <w:iCs w:val="0"/>
                <w:sz w:val="18"/>
                <w:lang w:val="en-US"/>
              </w:rPr>
              <w:t>03/2018 – 09/2018</w:t>
            </w:r>
          </w:p>
        </w:tc>
      </w:tr>
      <w:tr w:rsidR="00D0565A" w:rsidRPr="0089077A" w14:paraId="0CCFAD1F" w14:textId="77777777" w:rsidTr="00B82E9F">
        <w:trPr>
          <w:trHeight w:val="346"/>
          <w:trPrChange w:id="84" w:author="David Döbele" w:date="2022-11-01T19:21:00Z">
            <w:trPr>
              <w:trHeight w:val="346"/>
            </w:trPr>
          </w:trPrChange>
        </w:trPr>
        <w:tc>
          <w:tcPr>
            <w:tcW w:w="10490" w:type="dxa"/>
            <w:gridSpan w:val="15"/>
            <w:tcPrChange w:id="85" w:author="David Döbele" w:date="2022-11-01T19:21:00Z">
              <w:tcPr>
                <w:tcW w:w="9640" w:type="dxa"/>
                <w:gridSpan w:val="15"/>
              </w:tcPr>
            </w:tcPrChange>
          </w:tcPr>
          <w:p w14:paraId="0A675A62" w14:textId="772E6F4E" w:rsidR="00D0565A" w:rsidDel="00B82E9F" w:rsidRDefault="00D0565A" w:rsidP="00B82E9F">
            <w:pPr>
              <w:pStyle w:val="Bullets"/>
              <w:rPr>
                <w:del w:id="86" w:author="David Döbele" w:date="2022-11-01T19:20:00Z"/>
                <w:sz w:val="18"/>
                <w:lang w:val="de-AT"/>
              </w:rPr>
            </w:pPr>
            <w:r w:rsidRPr="0089077A">
              <w:rPr>
                <w:sz w:val="18"/>
                <w:lang w:val="de-AT"/>
              </w:rPr>
              <w:t>Check-In &amp; Gästebetreuung</w:t>
            </w:r>
            <w:r>
              <w:rPr>
                <w:sz w:val="18"/>
                <w:lang w:val="de-AT"/>
              </w:rPr>
              <w:t xml:space="preserve">, </w:t>
            </w:r>
            <w:r w:rsidRPr="00B5011F">
              <w:rPr>
                <w:sz w:val="18"/>
                <w:lang w:val="de-AT"/>
              </w:rPr>
              <w:t>Lagerprüfung,</w:t>
            </w:r>
            <w:del w:id="87" w:author="David Döbele" w:date="2022-11-01T19:20:00Z">
              <w:r w:rsidRPr="00B5011F" w:rsidDel="00B82E9F">
                <w:rPr>
                  <w:sz w:val="18"/>
                  <w:lang w:val="de-AT"/>
                </w:rPr>
                <w:delText xml:space="preserve"> Beschwerdemanagement, Verwaltung von Einkauf,</w:delText>
              </w:r>
            </w:del>
            <w:ins w:id="88" w:author="David Döbele" w:date="2022-11-01T19:20:00Z">
              <w:r w:rsidR="00B82E9F">
                <w:rPr>
                  <w:sz w:val="18"/>
                  <w:lang w:val="de-AT"/>
                </w:rPr>
                <w:t xml:space="preserve"> </w:t>
              </w:r>
            </w:ins>
            <w:del w:id="89" w:author="David Döbele" w:date="2022-11-01T19:20:00Z">
              <w:r w:rsidRPr="00B5011F" w:rsidDel="00B82E9F">
                <w:rPr>
                  <w:sz w:val="18"/>
                  <w:lang w:val="de-AT"/>
                </w:rPr>
                <w:delText xml:space="preserve"> </w:delText>
              </w:r>
              <w:r w:rsidDel="00B82E9F">
                <w:rPr>
                  <w:sz w:val="18"/>
                  <w:lang w:val="de-AT"/>
                </w:rPr>
                <w:br/>
              </w:r>
            </w:del>
            <w:r w:rsidRPr="00B5011F">
              <w:rPr>
                <w:sz w:val="18"/>
                <w:lang w:val="de-AT"/>
              </w:rPr>
              <w:t>Up- &amp; Cross-Selling</w:t>
            </w:r>
            <w:ins w:id="90" w:author="David Döbele" w:date="2022-11-01T19:20:00Z">
              <w:r w:rsidR="00B82E9F">
                <w:rPr>
                  <w:sz w:val="18"/>
                  <w:lang w:val="de-AT"/>
                </w:rPr>
                <w:t xml:space="preserve"> </w:t>
              </w:r>
            </w:ins>
          </w:p>
          <w:p w14:paraId="4B710ABB" w14:textId="77777777" w:rsidR="00B82E9F" w:rsidRPr="00B5011F" w:rsidRDefault="00B82E9F" w:rsidP="00D0565A">
            <w:pPr>
              <w:pStyle w:val="Bullets"/>
              <w:rPr>
                <w:ins w:id="91" w:author="David Döbele" w:date="2022-11-01T19:20:00Z"/>
                <w:sz w:val="18"/>
                <w:lang w:val="de-AT"/>
              </w:rPr>
            </w:pPr>
          </w:p>
          <w:p w14:paraId="328AAB05" w14:textId="3D352B39" w:rsidR="00D0565A" w:rsidRPr="00B82E9F" w:rsidRDefault="00D0565A" w:rsidP="00B82E9F">
            <w:pPr>
              <w:pStyle w:val="Bullets"/>
              <w:rPr>
                <w:sz w:val="18"/>
                <w:lang w:val="de-AT"/>
              </w:rPr>
            </w:pPr>
            <w:r w:rsidRPr="00B82E9F">
              <w:rPr>
                <w:sz w:val="18"/>
                <w:lang w:val="de-AT"/>
              </w:rPr>
              <w:t>Onboarding &amp; Training für neue Praktikanten &amp; Lehrlinge sowie Erstellung eines Onboarding-Leitfadens</w:t>
            </w:r>
          </w:p>
        </w:tc>
      </w:tr>
      <w:tr w:rsidR="00D0565A" w:rsidRPr="0089077A" w14:paraId="0D4DF1FA" w14:textId="77777777" w:rsidTr="00B82E9F">
        <w:trPr>
          <w:trHeight w:val="340"/>
          <w:trPrChange w:id="92" w:author="David Döbele" w:date="2022-11-01T19:21:00Z">
            <w:trPr>
              <w:trHeight w:val="340"/>
            </w:trPr>
          </w:trPrChange>
        </w:trPr>
        <w:tc>
          <w:tcPr>
            <w:tcW w:w="6379" w:type="dxa"/>
            <w:gridSpan w:val="8"/>
            <w:vAlign w:val="bottom"/>
            <w:tcPrChange w:id="93" w:author="David Döbele" w:date="2022-11-01T19:21:00Z">
              <w:tcPr>
                <w:tcW w:w="6379" w:type="dxa"/>
                <w:gridSpan w:val="8"/>
                <w:vAlign w:val="bottom"/>
              </w:tcPr>
            </w:tcPrChange>
          </w:tcPr>
          <w:p w14:paraId="52DCB940" w14:textId="06899077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GB"/>
              </w:rPr>
            </w:pPr>
            <w:proofErr w:type="spellStart"/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Österreichisches</w:t>
            </w:r>
            <w:proofErr w:type="spellEnd"/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Bundesheer</w:t>
            </w:r>
            <w:proofErr w:type="spellEnd"/>
          </w:p>
        </w:tc>
        <w:tc>
          <w:tcPr>
            <w:tcW w:w="4111" w:type="dxa"/>
            <w:gridSpan w:val="7"/>
            <w:vAlign w:val="bottom"/>
            <w:tcPrChange w:id="94" w:author="David Döbele" w:date="2022-11-01T19:21:00Z">
              <w:tcPr>
                <w:tcW w:w="3261" w:type="dxa"/>
                <w:gridSpan w:val="7"/>
                <w:vAlign w:val="bottom"/>
              </w:tcPr>
            </w:tcPrChange>
          </w:tcPr>
          <w:p w14:paraId="00F3353C" w14:textId="77588F05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89077A">
              <w:rPr>
                <w:iCs w:val="0"/>
                <w:smallCaps/>
                <w:sz w:val="23"/>
                <w:szCs w:val="23"/>
              </w:rPr>
              <w:t>Eisenstadt</w:t>
            </w:r>
          </w:p>
        </w:tc>
      </w:tr>
      <w:tr w:rsidR="00D0565A" w:rsidRPr="0089077A" w14:paraId="7A1EBBAB" w14:textId="77777777" w:rsidTr="00B82E9F">
        <w:tc>
          <w:tcPr>
            <w:tcW w:w="6096" w:type="dxa"/>
            <w:gridSpan w:val="6"/>
            <w:tcPrChange w:id="95" w:author="David Döbele" w:date="2022-11-01T19:21:00Z">
              <w:tcPr>
                <w:tcW w:w="6096" w:type="dxa"/>
                <w:gridSpan w:val="6"/>
              </w:tcPr>
            </w:tcPrChange>
          </w:tcPr>
          <w:p w14:paraId="06A0ABEE" w14:textId="6CD9B017" w:rsidR="00D0565A" w:rsidRPr="00025679" w:rsidRDefault="00D0565A" w:rsidP="00D0565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025679">
              <w:rPr>
                <w:i w:val="0"/>
                <w:iCs w:val="0"/>
                <w:sz w:val="18"/>
                <w:lang w:val="de-AT"/>
              </w:rPr>
              <w:t>Grundwehrdienst: Gehilfe des Wirtschafts-Unteroffiziers</w:t>
            </w:r>
          </w:p>
        </w:tc>
        <w:tc>
          <w:tcPr>
            <w:tcW w:w="4394" w:type="dxa"/>
            <w:gridSpan w:val="9"/>
            <w:tcPrChange w:id="96" w:author="David Döbele" w:date="2022-11-01T19:21:00Z">
              <w:tcPr>
                <w:tcW w:w="3544" w:type="dxa"/>
                <w:gridSpan w:val="9"/>
              </w:tcPr>
            </w:tcPrChange>
          </w:tcPr>
          <w:p w14:paraId="59E67B8D" w14:textId="6ADC8EA0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89077A">
              <w:rPr>
                <w:i w:val="0"/>
                <w:iCs w:val="0"/>
                <w:sz w:val="18"/>
                <w:lang w:val="en-US"/>
              </w:rPr>
              <w:t>09/2017 – 03/2018</w:t>
            </w:r>
          </w:p>
        </w:tc>
      </w:tr>
      <w:tr w:rsidR="00D0565A" w:rsidRPr="0089077A" w14:paraId="76B55717" w14:textId="77777777" w:rsidTr="00B82E9F">
        <w:tc>
          <w:tcPr>
            <w:tcW w:w="10490" w:type="dxa"/>
            <w:gridSpan w:val="15"/>
            <w:tcPrChange w:id="97" w:author="David Döbele" w:date="2022-11-01T19:21:00Z">
              <w:tcPr>
                <w:tcW w:w="9640" w:type="dxa"/>
                <w:gridSpan w:val="15"/>
              </w:tcPr>
            </w:tcPrChange>
          </w:tcPr>
          <w:p w14:paraId="5E301C2A" w14:textId="72E9CE67" w:rsidR="00D0565A" w:rsidRPr="00DC3D53" w:rsidRDefault="00D0565A" w:rsidP="00D0565A">
            <w:pPr>
              <w:pStyle w:val="Bullets"/>
              <w:rPr>
                <w:sz w:val="18"/>
                <w:lang w:val="de-AT"/>
              </w:rPr>
            </w:pPr>
            <w:r w:rsidRPr="0089077A">
              <w:rPr>
                <w:sz w:val="18"/>
                <w:lang w:val="de-AT"/>
              </w:rPr>
              <w:t>Grundausbildung</w:t>
            </w:r>
            <w:r>
              <w:rPr>
                <w:sz w:val="18"/>
                <w:lang w:val="de-AT"/>
              </w:rPr>
              <w:t xml:space="preserve"> &amp; </w:t>
            </w:r>
            <w:r w:rsidRPr="00DC3D53">
              <w:rPr>
                <w:sz w:val="18"/>
                <w:lang w:val="de-AT"/>
              </w:rPr>
              <w:t>Assistenz in der Wirtschaftskanzlei bei Buchführung &amp; Kasernen-Logistik</w:t>
            </w:r>
          </w:p>
        </w:tc>
      </w:tr>
      <w:tr w:rsidR="00D0565A" w:rsidRPr="0089077A" w14:paraId="414B4085" w14:textId="77777777" w:rsidTr="00B82E9F">
        <w:trPr>
          <w:trHeight w:val="397"/>
          <w:trPrChange w:id="98" w:author="David Döbele" w:date="2022-11-01T19:21:00Z">
            <w:trPr>
              <w:trHeight w:val="397"/>
            </w:trPr>
          </w:trPrChange>
        </w:trPr>
        <w:tc>
          <w:tcPr>
            <w:tcW w:w="10490" w:type="dxa"/>
            <w:gridSpan w:val="15"/>
            <w:tcBorders>
              <w:bottom w:val="single" w:sz="4" w:space="0" w:color="auto"/>
            </w:tcBorders>
            <w:vAlign w:val="bottom"/>
            <w:tcPrChange w:id="99" w:author="David Döbele" w:date="2022-11-01T19:21:00Z">
              <w:tcPr>
                <w:tcW w:w="9640" w:type="dxa"/>
                <w:gridSpan w:val="1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2266E609" w:rsidR="00D0565A" w:rsidRPr="0089077A" w:rsidRDefault="00D0565A" w:rsidP="00D0565A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89077A">
              <w:rPr>
                <w:sz w:val="28"/>
              </w:rPr>
              <w:t>Ausseruniversitäres</w:t>
            </w:r>
            <w:proofErr w:type="spellEnd"/>
            <w:r w:rsidRPr="0089077A">
              <w:rPr>
                <w:sz w:val="28"/>
              </w:rPr>
              <w:t xml:space="preserve"> Engagement</w:t>
            </w:r>
          </w:p>
        </w:tc>
      </w:tr>
      <w:tr w:rsidR="00D0565A" w:rsidRPr="0089077A" w14:paraId="74251178" w14:textId="77777777" w:rsidTr="00B82E9F">
        <w:trPr>
          <w:trHeight w:val="340"/>
          <w:trPrChange w:id="100" w:author="David Döbele" w:date="2022-11-01T19:21:00Z">
            <w:trPr>
              <w:trHeight w:val="340"/>
            </w:trPr>
          </w:trPrChange>
        </w:trPr>
        <w:tc>
          <w:tcPr>
            <w:tcW w:w="6237" w:type="dxa"/>
            <w:gridSpan w:val="7"/>
            <w:tcBorders>
              <w:top w:val="single" w:sz="4" w:space="0" w:color="auto"/>
            </w:tcBorders>
            <w:vAlign w:val="bottom"/>
            <w:tcPrChange w:id="101" w:author="David Döbele" w:date="2022-11-01T19:21:00Z">
              <w:tcPr>
                <w:tcW w:w="6237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06F76912" w:rsidR="00D0565A" w:rsidRPr="0089077A" w:rsidRDefault="00D0565A" w:rsidP="00D0565A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89077A">
              <w:rPr>
                <w:b/>
                <w:i w:val="0"/>
                <w:iCs/>
                <w:sz w:val="23"/>
                <w:szCs w:val="23"/>
                <w:lang w:val="en-US"/>
              </w:rPr>
              <w:t>Aiesec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WU Wien</w:t>
            </w:r>
          </w:p>
        </w:tc>
        <w:tc>
          <w:tcPr>
            <w:tcW w:w="4253" w:type="dxa"/>
            <w:gridSpan w:val="8"/>
            <w:tcBorders>
              <w:top w:val="single" w:sz="4" w:space="0" w:color="auto"/>
            </w:tcBorders>
            <w:vAlign w:val="bottom"/>
            <w:tcPrChange w:id="102" w:author="David Döbele" w:date="2022-11-01T19:21:00Z">
              <w:tcPr>
                <w:tcW w:w="3403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064CB435" w:rsidR="00D0565A" w:rsidRPr="0089077A" w:rsidRDefault="00D0565A" w:rsidP="00D0565A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89077A">
              <w:rPr>
                <w:sz w:val="23"/>
                <w:szCs w:val="23"/>
              </w:rPr>
              <w:t>Wien</w:t>
            </w:r>
          </w:p>
        </w:tc>
      </w:tr>
      <w:tr w:rsidR="00D0565A" w:rsidRPr="0089077A" w14:paraId="4F59C612" w14:textId="77777777" w:rsidTr="00B82E9F">
        <w:trPr>
          <w:trHeight w:val="193"/>
          <w:trPrChange w:id="103" w:author="David Döbele" w:date="2022-11-01T19:21:00Z">
            <w:trPr>
              <w:trHeight w:val="193"/>
            </w:trPr>
          </w:trPrChange>
        </w:trPr>
        <w:tc>
          <w:tcPr>
            <w:tcW w:w="6804" w:type="dxa"/>
            <w:gridSpan w:val="9"/>
            <w:tcPrChange w:id="104" w:author="David Döbele" w:date="2022-11-01T19:21:00Z">
              <w:tcPr>
                <w:tcW w:w="6804" w:type="dxa"/>
                <w:gridSpan w:val="9"/>
              </w:tcPr>
            </w:tcPrChange>
          </w:tcPr>
          <w:p w14:paraId="32F07601" w14:textId="3FD90079" w:rsidR="00D0565A" w:rsidRPr="0089077A" w:rsidRDefault="00D0565A" w:rsidP="00D0565A">
            <w:pPr>
              <w:pStyle w:val="Beschreibung"/>
              <w:rPr>
                <w:sz w:val="18"/>
                <w:lang w:val="de-AT"/>
              </w:rPr>
            </w:pPr>
            <w:r w:rsidRPr="0089077A">
              <w:rPr>
                <w:sz w:val="18"/>
                <w:lang w:val="de-AT"/>
              </w:rPr>
              <w:t>Offizielles Mitglied (Key Account Manager) der Studentenorganisation</w:t>
            </w:r>
          </w:p>
        </w:tc>
        <w:tc>
          <w:tcPr>
            <w:tcW w:w="3686" w:type="dxa"/>
            <w:gridSpan w:val="6"/>
            <w:tcPrChange w:id="105" w:author="David Döbele" w:date="2022-11-01T19:21:00Z">
              <w:tcPr>
                <w:tcW w:w="2836" w:type="dxa"/>
                <w:gridSpan w:val="6"/>
              </w:tcPr>
            </w:tcPrChange>
          </w:tcPr>
          <w:p w14:paraId="45DD2178" w14:textId="7554202A" w:rsidR="00D0565A" w:rsidRPr="0089077A" w:rsidRDefault="00D0565A" w:rsidP="00D0565A">
            <w:pPr>
              <w:pStyle w:val="Beschreibung"/>
              <w:jc w:val="right"/>
              <w:rPr>
                <w:sz w:val="18"/>
                <w:lang w:val="en-US"/>
              </w:rPr>
            </w:pPr>
            <w:r w:rsidRPr="0089077A">
              <w:rPr>
                <w:sz w:val="18"/>
                <w:lang w:val="en-US"/>
              </w:rPr>
              <w:t>03/2021 – 09/2021</w:t>
            </w:r>
          </w:p>
        </w:tc>
      </w:tr>
      <w:tr w:rsidR="00D0565A" w:rsidRPr="0089077A" w14:paraId="02437711" w14:textId="77777777" w:rsidTr="00B82E9F">
        <w:trPr>
          <w:trHeight w:val="193"/>
          <w:trPrChange w:id="106" w:author="David Döbele" w:date="2022-11-01T19:21:00Z">
            <w:trPr>
              <w:trHeight w:val="193"/>
            </w:trPr>
          </w:trPrChange>
        </w:trPr>
        <w:tc>
          <w:tcPr>
            <w:tcW w:w="10490" w:type="dxa"/>
            <w:gridSpan w:val="15"/>
            <w:tcPrChange w:id="107" w:author="David Döbele" w:date="2022-11-01T19:21:00Z">
              <w:tcPr>
                <w:tcW w:w="9640" w:type="dxa"/>
                <w:gridSpan w:val="15"/>
              </w:tcPr>
            </w:tcPrChange>
          </w:tcPr>
          <w:p w14:paraId="7CA4D9D0" w14:textId="436BB911" w:rsidR="00D0565A" w:rsidRPr="0089077A" w:rsidRDefault="00D0565A" w:rsidP="00D0565A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89077A">
              <w:rPr>
                <w:i/>
                <w:sz w:val="18"/>
                <w:lang w:val="de-AT"/>
              </w:rPr>
              <w:t xml:space="preserve">Bereich: </w:t>
            </w:r>
            <w:proofErr w:type="spellStart"/>
            <w:r w:rsidRPr="0089077A">
              <w:rPr>
                <w:i/>
                <w:sz w:val="18"/>
                <w:lang w:val="de-AT"/>
              </w:rPr>
              <w:t>Outgoing</w:t>
            </w:r>
            <w:proofErr w:type="spellEnd"/>
            <w:r w:rsidRPr="0089077A">
              <w:rPr>
                <w:i/>
                <w:sz w:val="18"/>
                <w:lang w:val="de-AT"/>
              </w:rPr>
              <w:t xml:space="preserve"> </w:t>
            </w:r>
            <w:proofErr w:type="spellStart"/>
            <w:r w:rsidRPr="0089077A">
              <w:rPr>
                <w:i/>
                <w:sz w:val="18"/>
                <w:lang w:val="de-AT"/>
              </w:rPr>
              <w:t>Exchanges</w:t>
            </w:r>
            <w:proofErr w:type="spellEnd"/>
            <w:r w:rsidRPr="0089077A">
              <w:rPr>
                <w:i/>
                <w:sz w:val="18"/>
                <w:lang w:val="de-AT"/>
              </w:rPr>
              <w:t xml:space="preserve"> (B2C)</w:t>
            </w:r>
          </w:p>
          <w:p w14:paraId="68CFAD97" w14:textId="22CA5204" w:rsidR="00D0565A" w:rsidRPr="0089077A" w:rsidRDefault="00D0565A" w:rsidP="00D0565A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89077A">
              <w:rPr>
                <w:i/>
                <w:sz w:val="18"/>
                <w:lang w:val="de-AT"/>
              </w:rPr>
              <w:t>Unterstützung &amp; Betreuung von Studenten bei den Prozessen für Auslandspraktika</w:t>
            </w:r>
          </w:p>
        </w:tc>
      </w:tr>
      <w:tr w:rsidR="00D0565A" w:rsidRPr="0089077A" w14:paraId="4AF19DD1" w14:textId="77777777" w:rsidTr="00B82E9F">
        <w:trPr>
          <w:trHeight w:val="346"/>
          <w:trPrChange w:id="108" w:author="David Döbele" w:date="2022-11-01T19:21:00Z">
            <w:trPr>
              <w:trHeight w:val="346"/>
            </w:trPr>
          </w:trPrChange>
        </w:trPr>
        <w:tc>
          <w:tcPr>
            <w:tcW w:w="5954" w:type="dxa"/>
            <w:gridSpan w:val="5"/>
            <w:vAlign w:val="bottom"/>
            <w:tcPrChange w:id="109" w:author="David Döbele" w:date="2022-11-01T19:21:00Z">
              <w:tcPr>
                <w:tcW w:w="5954" w:type="dxa"/>
                <w:gridSpan w:val="5"/>
                <w:vAlign w:val="bottom"/>
              </w:tcPr>
            </w:tcPrChange>
          </w:tcPr>
          <w:p w14:paraId="7756FD9A" w14:textId="132D1827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  <w:lang w:val="en-GB"/>
              </w:rPr>
            </w:pPr>
            <w:r w:rsidRPr="0089077A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International Business Club WU Wien</w:t>
            </w:r>
          </w:p>
        </w:tc>
        <w:tc>
          <w:tcPr>
            <w:tcW w:w="4536" w:type="dxa"/>
            <w:gridSpan w:val="10"/>
            <w:vAlign w:val="bottom"/>
            <w:tcPrChange w:id="110" w:author="David Döbele" w:date="2022-11-01T19:21:00Z">
              <w:tcPr>
                <w:tcW w:w="3686" w:type="dxa"/>
                <w:gridSpan w:val="10"/>
                <w:vAlign w:val="bottom"/>
              </w:tcPr>
            </w:tcPrChange>
          </w:tcPr>
          <w:p w14:paraId="30626CB8" w14:textId="42CD54E0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89077A">
              <w:rPr>
                <w:smallCaps/>
                <w:sz w:val="23"/>
                <w:szCs w:val="23"/>
              </w:rPr>
              <w:t>Wien</w:t>
            </w:r>
          </w:p>
        </w:tc>
      </w:tr>
      <w:tr w:rsidR="00D0565A" w:rsidRPr="0089077A" w14:paraId="56372BDE" w14:textId="77777777" w:rsidTr="00B82E9F">
        <w:trPr>
          <w:trHeight w:val="193"/>
          <w:trPrChange w:id="111" w:author="David Döbele" w:date="2022-11-01T19:21:00Z">
            <w:trPr>
              <w:trHeight w:val="193"/>
            </w:trPr>
          </w:trPrChange>
        </w:trPr>
        <w:tc>
          <w:tcPr>
            <w:tcW w:w="7371" w:type="dxa"/>
            <w:gridSpan w:val="11"/>
            <w:tcPrChange w:id="112" w:author="David Döbele" w:date="2022-11-01T19:21:00Z">
              <w:tcPr>
                <w:tcW w:w="7371" w:type="dxa"/>
                <w:gridSpan w:val="11"/>
              </w:tcPr>
            </w:tcPrChange>
          </w:tcPr>
          <w:p w14:paraId="3C87D247" w14:textId="2989955E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89077A">
              <w:rPr>
                <w:i w:val="0"/>
                <w:iCs w:val="0"/>
                <w:sz w:val="18"/>
                <w:lang w:val="de-AT"/>
              </w:rPr>
              <w:t xml:space="preserve">Offizielles Mitglied des </w:t>
            </w:r>
            <w:proofErr w:type="gramStart"/>
            <w:r w:rsidRPr="0089077A">
              <w:rPr>
                <w:i w:val="0"/>
                <w:iCs w:val="0"/>
                <w:sz w:val="18"/>
                <w:lang w:val="de-AT"/>
              </w:rPr>
              <w:t>IB Club</w:t>
            </w:r>
            <w:r>
              <w:rPr>
                <w:i w:val="0"/>
                <w:iCs w:val="0"/>
                <w:sz w:val="18"/>
                <w:lang w:val="de-AT"/>
              </w:rPr>
              <w:t>s</w:t>
            </w:r>
            <w:proofErr w:type="gramEnd"/>
            <w:ins w:id="113" w:author="David Döbele" w:date="2022-11-01T19:20:00Z">
              <w:r w:rsidR="00B82E9F">
                <w:rPr>
                  <w:i w:val="0"/>
                  <w:iCs w:val="0"/>
                  <w:sz w:val="18"/>
                  <w:lang w:val="de-AT"/>
                </w:rPr>
                <w:t xml:space="preserve"> (Mitarbeit im </w:t>
              </w:r>
              <w:r w:rsidR="00B82E9F" w:rsidRPr="00B82E9F">
                <w:rPr>
                  <w:i w:val="0"/>
                  <w:iCs w:val="0"/>
                  <w:sz w:val="18"/>
                  <w:lang w:val="de-AT"/>
                </w:rPr>
                <w:t>Organisation-Komitee</w:t>
              </w:r>
              <w:r w:rsidR="00B82E9F">
                <w:rPr>
                  <w:i w:val="0"/>
                  <w:iCs w:val="0"/>
                  <w:sz w:val="18"/>
                  <w:lang w:val="de-AT"/>
                </w:rPr>
                <w:t>)</w:t>
              </w:r>
            </w:ins>
          </w:p>
        </w:tc>
        <w:tc>
          <w:tcPr>
            <w:tcW w:w="3119" w:type="dxa"/>
            <w:gridSpan w:val="4"/>
            <w:tcPrChange w:id="114" w:author="David Döbele" w:date="2022-11-01T19:21:00Z">
              <w:tcPr>
                <w:tcW w:w="2269" w:type="dxa"/>
                <w:gridSpan w:val="4"/>
              </w:tcPr>
            </w:tcPrChange>
          </w:tcPr>
          <w:p w14:paraId="288A2195" w14:textId="2C9FAE2E" w:rsidR="00D0565A" w:rsidRPr="0089077A" w:rsidRDefault="00D0565A" w:rsidP="00D0565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89077A">
              <w:rPr>
                <w:i w:val="0"/>
                <w:iCs w:val="0"/>
                <w:sz w:val="18"/>
                <w:lang w:val="en-US"/>
              </w:rPr>
              <w:t>10/2020 – 01/2021</w:t>
            </w:r>
          </w:p>
        </w:tc>
      </w:tr>
      <w:tr w:rsidR="00D0565A" w:rsidRPr="00B82E9F" w14:paraId="7ECB507F" w14:textId="77777777" w:rsidTr="00B82E9F">
        <w:trPr>
          <w:trHeight w:val="193"/>
          <w:trPrChange w:id="115" w:author="David Döbele" w:date="2022-11-01T19:21:00Z">
            <w:trPr>
              <w:trHeight w:val="193"/>
            </w:trPr>
          </w:trPrChange>
        </w:trPr>
        <w:tc>
          <w:tcPr>
            <w:tcW w:w="10490" w:type="dxa"/>
            <w:gridSpan w:val="15"/>
            <w:tcPrChange w:id="116" w:author="David Döbele" w:date="2022-11-01T19:21:00Z">
              <w:tcPr>
                <w:tcW w:w="9640" w:type="dxa"/>
                <w:gridSpan w:val="15"/>
              </w:tcPr>
            </w:tcPrChange>
          </w:tcPr>
          <w:p w14:paraId="1A6A237B" w14:textId="09665E64" w:rsidR="00D0565A" w:rsidRPr="0089077A" w:rsidDel="00B82E9F" w:rsidRDefault="00D0565A" w:rsidP="00D0565A">
            <w:pPr>
              <w:pStyle w:val="Beschreibung"/>
              <w:numPr>
                <w:ilvl w:val="0"/>
                <w:numId w:val="24"/>
              </w:numPr>
              <w:rPr>
                <w:del w:id="117" w:author="David Döbele" w:date="2022-11-01T19:20:00Z"/>
                <w:i/>
                <w:iCs/>
                <w:sz w:val="18"/>
                <w:lang w:val="de-AT"/>
              </w:rPr>
            </w:pPr>
            <w:del w:id="118" w:author="David Döbele" w:date="2022-11-01T19:20:00Z">
              <w:r w:rsidRPr="0089077A" w:rsidDel="00B82E9F">
                <w:rPr>
                  <w:i/>
                  <w:sz w:val="18"/>
                  <w:lang w:val="de-AT"/>
                </w:rPr>
                <w:delText xml:space="preserve">Mitglied des Organisations-Komitees </w:delText>
              </w:r>
            </w:del>
          </w:p>
          <w:p w14:paraId="2CC438FF" w14:textId="3F4C4F62" w:rsidR="00D0565A" w:rsidRPr="00F45DF8" w:rsidRDefault="00D0565A" w:rsidP="00D0565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GB"/>
              </w:rPr>
            </w:pPr>
            <w:r w:rsidRPr="00F45DF8">
              <w:rPr>
                <w:i/>
                <w:sz w:val="18"/>
                <w:lang w:val="en-GB"/>
              </w:rPr>
              <w:t xml:space="preserve">Organisation, </w:t>
            </w:r>
            <w:proofErr w:type="spellStart"/>
            <w:r w:rsidRPr="00F45DF8">
              <w:rPr>
                <w:i/>
                <w:sz w:val="18"/>
                <w:lang w:val="en-GB"/>
              </w:rPr>
              <w:t>Abwicklung</w:t>
            </w:r>
            <w:proofErr w:type="spellEnd"/>
            <w:r w:rsidRPr="00F45DF8">
              <w:rPr>
                <w:i/>
                <w:sz w:val="18"/>
                <w:lang w:val="en-GB"/>
              </w:rPr>
              <w:t xml:space="preserve"> &amp; </w:t>
            </w:r>
            <w:proofErr w:type="spellStart"/>
            <w:r w:rsidRPr="00F45DF8">
              <w:rPr>
                <w:i/>
                <w:sz w:val="18"/>
                <w:lang w:val="en-GB"/>
              </w:rPr>
              <w:t>Teilnahme</w:t>
            </w:r>
            <w:proofErr w:type="spellEnd"/>
            <w:r w:rsidRPr="00F45DF8">
              <w:rPr>
                <w:i/>
                <w:sz w:val="18"/>
                <w:lang w:val="en-GB"/>
              </w:rPr>
              <w:t xml:space="preserve"> von Events &amp; Workshops (</w:t>
            </w:r>
            <w:proofErr w:type="spellStart"/>
            <w:r w:rsidRPr="00F45DF8">
              <w:rPr>
                <w:i/>
                <w:sz w:val="18"/>
                <w:lang w:val="en-GB"/>
              </w:rPr>
              <w:t>u.a.</w:t>
            </w:r>
            <w:proofErr w:type="spellEnd"/>
            <w:r w:rsidRPr="00F45DF8">
              <w:rPr>
                <w:i/>
                <w:sz w:val="18"/>
                <w:lang w:val="en-GB"/>
              </w:rPr>
              <w:t xml:space="preserve"> </w:t>
            </w:r>
            <w:proofErr w:type="spellStart"/>
            <w:r w:rsidRPr="00F45DF8">
              <w:rPr>
                <w:i/>
                <w:sz w:val="18"/>
                <w:lang w:val="en-GB"/>
              </w:rPr>
              <w:t>mit</w:t>
            </w:r>
            <w:proofErr w:type="spellEnd"/>
            <w:r w:rsidRPr="00F45DF8">
              <w:rPr>
                <w:i/>
                <w:sz w:val="18"/>
                <w:lang w:val="en-GB"/>
              </w:rPr>
              <w:t xml:space="preserve"> BCG – Due </w:t>
            </w:r>
            <w:proofErr w:type="spellStart"/>
            <w:r w:rsidRPr="00F45DF8">
              <w:rPr>
                <w:i/>
                <w:sz w:val="18"/>
                <w:lang w:val="en-GB"/>
              </w:rPr>
              <w:t>Dil</w:t>
            </w:r>
            <w:r>
              <w:rPr>
                <w:i/>
                <w:sz w:val="18"/>
                <w:lang w:val="en-GB"/>
              </w:rPr>
              <w:t>ligence</w:t>
            </w:r>
            <w:proofErr w:type="spellEnd"/>
            <w:r w:rsidRPr="00F45DF8">
              <w:rPr>
                <w:i/>
                <w:sz w:val="18"/>
                <w:lang w:val="en-GB"/>
              </w:rPr>
              <w:t>,</w:t>
            </w:r>
            <w:r>
              <w:rPr>
                <w:i/>
                <w:sz w:val="18"/>
                <w:lang w:val="en-GB"/>
              </w:rPr>
              <w:t xml:space="preserve"> </w:t>
            </w:r>
            <w:r w:rsidRPr="00F45DF8">
              <w:rPr>
                <w:i/>
                <w:sz w:val="18"/>
                <w:lang w:val="en-GB"/>
              </w:rPr>
              <w:t>Accenture</w:t>
            </w:r>
            <w:r>
              <w:rPr>
                <w:i/>
                <w:sz w:val="18"/>
                <w:lang w:val="en-GB"/>
              </w:rPr>
              <w:t xml:space="preserve"> – Sustainable Finance</w:t>
            </w:r>
            <w:r w:rsidRPr="00F45DF8">
              <w:rPr>
                <w:i/>
                <w:sz w:val="18"/>
                <w:lang w:val="en-GB"/>
              </w:rPr>
              <w:t xml:space="preserve">, </w:t>
            </w:r>
            <w:r>
              <w:rPr>
                <w:i/>
                <w:sz w:val="18"/>
                <w:lang w:val="en-GB"/>
              </w:rPr>
              <w:t>Deloitte – Banking, Treasury &amp; Capital Markets</w:t>
            </w:r>
            <w:r w:rsidRPr="00F45DF8">
              <w:rPr>
                <w:i/>
                <w:sz w:val="18"/>
                <w:lang w:val="en-GB"/>
              </w:rPr>
              <w:t>, etc.)</w:t>
            </w:r>
          </w:p>
        </w:tc>
      </w:tr>
      <w:tr w:rsidR="00D0565A" w:rsidRPr="0089077A" w14:paraId="482569A2" w14:textId="77777777" w:rsidTr="00B82E9F">
        <w:trPr>
          <w:trHeight w:val="397"/>
          <w:trPrChange w:id="119" w:author="David Döbele" w:date="2022-11-01T19:21:00Z">
            <w:trPr>
              <w:trHeight w:val="397"/>
            </w:trPr>
          </w:trPrChange>
        </w:trPr>
        <w:tc>
          <w:tcPr>
            <w:tcW w:w="10490" w:type="dxa"/>
            <w:gridSpan w:val="15"/>
            <w:tcBorders>
              <w:bottom w:val="single" w:sz="4" w:space="0" w:color="auto"/>
            </w:tcBorders>
            <w:vAlign w:val="bottom"/>
            <w:tcPrChange w:id="120" w:author="David Döbele" w:date="2022-11-01T19:21:00Z">
              <w:tcPr>
                <w:tcW w:w="9640" w:type="dxa"/>
                <w:gridSpan w:val="1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1C89D948" w:rsidR="00D0565A" w:rsidRPr="0089077A" w:rsidRDefault="00D0565A" w:rsidP="00D0565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89077A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0565A" w:rsidRPr="0089077A" w14:paraId="2B257790" w14:textId="77777777" w:rsidTr="00B82E9F">
        <w:trPr>
          <w:trHeight w:val="340"/>
          <w:trPrChange w:id="121" w:author="David Döbele" w:date="2022-11-01T19:21:00Z">
            <w:trPr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122" w:author="David Döbele" w:date="2022-11-01T19:21:00Z">
              <w:tcPr>
                <w:tcW w:w="198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3D6A15F0" w:rsidR="00D0565A" w:rsidRPr="0089077A" w:rsidRDefault="00D0565A" w:rsidP="00D0565A">
            <w:pPr>
              <w:rPr>
                <w:rFonts w:ascii="Georgia" w:hAnsi="Georgia"/>
                <w:sz w:val="18"/>
              </w:rPr>
            </w:pPr>
            <w:r w:rsidRPr="0089077A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505" w:type="dxa"/>
            <w:gridSpan w:val="14"/>
            <w:tcBorders>
              <w:top w:val="single" w:sz="4" w:space="0" w:color="auto"/>
            </w:tcBorders>
            <w:vAlign w:val="bottom"/>
            <w:tcPrChange w:id="123" w:author="David Döbele" w:date="2022-11-01T19:21:00Z">
              <w:tcPr>
                <w:tcW w:w="7655" w:type="dxa"/>
                <w:gridSpan w:val="1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6DFF5DF9" w:rsidR="00D0565A" w:rsidRPr="0089077A" w:rsidRDefault="00D0565A" w:rsidP="00D0565A">
            <w:pPr>
              <w:rPr>
                <w:rFonts w:ascii="Georgia" w:hAnsi="Georgia"/>
                <w:sz w:val="18"/>
                <w:lang w:val="de-AT"/>
              </w:rPr>
            </w:pPr>
            <w:r w:rsidRPr="0089077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89077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89077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89077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(C1)</w:t>
            </w:r>
            <w:r w:rsidRPr="0089077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Russisch </w:t>
            </w:r>
            <w:r w:rsidRPr="0089077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(B2)</w:t>
            </w:r>
            <w:r w:rsidRPr="0089077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Polnisch </w:t>
            </w:r>
            <w:r w:rsidRPr="00E3371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(B1),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Latein </w:t>
            </w:r>
            <w:r w:rsidRPr="00E3371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(A2)</w:t>
            </w:r>
          </w:p>
        </w:tc>
      </w:tr>
      <w:tr w:rsidR="00D0565A" w:rsidRPr="00B82E9F" w14:paraId="45706C3F" w14:textId="77777777" w:rsidTr="00B82E9F">
        <w:trPr>
          <w:trHeight w:val="283"/>
          <w:trPrChange w:id="124" w:author="David Döbele" w:date="2022-11-01T19:21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25" w:author="David Döbele" w:date="2022-11-01T19:21:00Z">
              <w:tcPr>
                <w:tcW w:w="1985" w:type="dxa"/>
                <w:vAlign w:val="bottom"/>
              </w:tcPr>
            </w:tcPrChange>
          </w:tcPr>
          <w:p w14:paraId="57688BDA" w14:textId="376F6723" w:rsidR="00D0565A" w:rsidRPr="0089077A" w:rsidRDefault="00D0565A" w:rsidP="00D0565A">
            <w:pPr>
              <w:rPr>
                <w:rFonts w:ascii="Georgia" w:hAnsi="Georgia"/>
                <w:sz w:val="18"/>
              </w:rPr>
            </w:pPr>
            <w:r w:rsidRPr="0089077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505" w:type="dxa"/>
            <w:gridSpan w:val="14"/>
            <w:vAlign w:val="bottom"/>
            <w:tcPrChange w:id="126" w:author="David Döbele" w:date="2022-11-01T19:21:00Z">
              <w:tcPr>
                <w:tcW w:w="7655" w:type="dxa"/>
                <w:gridSpan w:val="14"/>
                <w:vAlign w:val="bottom"/>
              </w:tcPr>
            </w:tcPrChange>
          </w:tcPr>
          <w:p w14:paraId="60CA2168" w14:textId="04A38216" w:rsidR="00D0565A" w:rsidRPr="0089077A" w:rsidRDefault="00D0565A" w:rsidP="00D0565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89077A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, MicroStation,</w:t>
            </w:r>
            <w:r w:rsidR="0008320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S&amp;P Capital IQ</w:t>
            </w:r>
          </w:p>
        </w:tc>
      </w:tr>
      <w:tr w:rsidR="00292855" w:rsidRPr="0089077A" w14:paraId="5C8D69F8" w14:textId="77777777" w:rsidTr="00B82E9F">
        <w:trPr>
          <w:trHeight w:val="283"/>
          <w:trPrChange w:id="127" w:author="David Döbele" w:date="2022-11-01T19:21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28" w:author="David Döbele" w:date="2022-11-01T19:21:00Z">
              <w:tcPr>
                <w:tcW w:w="1985" w:type="dxa"/>
                <w:vAlign w:val="bottom"/>
              </w:tcPr>
            </w:tcPrChange>
          </w:tcPr>
          <w:p w14:paraId="1F9388AC" w14:textId="740D4C94" w:rsidR="00292855" w:rsidRPr="0089077A" w:rsidRDefault="00292855" w:rsidP="00D0565A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Zertifikate:</w:t>
            </w:r>
          </w:p>
        </w:tc>
        <w:tc>
          <w:tcPr>
            <w:tcW w:w="8505" w:type="dxa"/>
            <w:gridSpan w:val="14"/>
            <w:vAlign w:val="bottom"/>
            <w:tcPrChange w:id="129" w:author="David Döbele" w:date="2022-11-01T19:21:00Z">
              <w:tcPr>
                <w:tcW w:w="7655" w:type="dxa"/>
                <w:gridSpan w:val="14"/>
                <w:vAlign w:val="bottom"/>
              </w:tcPr>
            </w:tcPrChange>
          </w:tcPr>
          <w:p w14:paraId="79EEE328" w14:textId="38866773" w:rsidR="00292855" w:rsidRPr="0089077A" w:rsidRDefault="00292855" w:rsidP="00D0565A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proofErr w:type="spellStart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Kompetenznachweis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Wirtschaftstraining</w:t>
            </w:r>
            <w:proofErr w:type="spellEnd"/>
          </w:p>
        </w:tc>
      </w:tr>
      <w:tr w:rsidR="00D0565A" w:rsidRPr="00BE3433" w14:paraId="70CB01B0" w14:textId="77777777" w:rsidTr="00B82E9F">
        <w:trPr>
          <w:trHeight w:val="283"/>
          <w:trPrChange w:id="130" w:author="David Döbele" w:date="2022-11-01T19:21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31" w:author="David Döbele" w:date="2022-11-01T19:21:00Z">
              <w:tcPr>
                <w:tcW w:w="1985" w:type="dxa"/>
                <w:vAlign w:val="bottom"/>
              </w:tcPr>
            </w:tcPrChange>
          </w:tcPr>
          <w:p w14:paraId="04F58216" w14:textId="7CBBC387" w:rsidR="00D0565A" w:rsidRPr="0089077A" w:rsidRDefault="00D0565A" w:rsidP="00D0565A">
            <w:pPr>
              <w:rPr>
                <w:rFonts w:ascii="Georgia" w:hAnsi="Georgia"/>
                <w:sz w:val="18"/>
              </w:rPr>
            </w:pPr>
            <w:r w:rsidRPr="0089077A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505" w:type="dxa"/>
            <w:gridSpan w:val="14"/>
            <w:vAlign w:val="bottom"/>
            <w:tcPrChange w:id="132" w:author="David Döbele" w:date="2022-11-01T19:21:00Z">
              <w:tcPr>
                <w:tcW w:w="7655" w:type="dxa"/>
                <w:gridSpan w:val="14"/>
                <w:vAlign w:val="bottom"/>
              </w:tcPr>
            </w:tcPrChange>
          </w:tcPr>
          <w:p w14:paraId="598C2742" w14:textId="53BB154D" w:rsidR="00D0565A" w:rsidRPr="00BE3433" w:rsidRDefault="00D0565A" w:rsidP="00D0565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BE3433">
              <w:rPr>
                <w:rFonts w:ascii="Georgia" w:hAnsi="Georgia" w:cs="Georgia"/>
                <w:color w:val="000000"/>
                <w:sz w:val="18"/>
                <w:lang w:val="de-AT"/>
              </w:rPr>
              <w:t>Politik, Fußball</w:t>
            </w:r>
            <w:r w:rsidRPr="0002567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(Mitglied Verein), </w:t>
            </w:r>
            <w:r w:rsidRPr="00BE343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Aviation </w:t>
            </w:r>
            <w:r w:rsidRPr="0002567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(Vielflieger Klubs), </w:t>
            </w:r>
            <w:r w:rsidRPr="00BE343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Musik </w:t>
            </w:r>
            <w:r w:rsidRPr="0002567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(Auftritte mit Gitarre)</w:t>
            </w:r>
          </w:p>
        </w:tc>
      </w:tr>
      <w:tr w:rsidR="00D0565A" w:rsidRPr="0089077A" w14:paraId="071AB173" w14:textId="77777777" w:rsidTr="00B82E9F">
        <w:trPr>
          <w:trHeight w:val="737"/>
          <w:trPrChange w:id="133" w:author="David Döbele" w:date="2022-11-01T19:21:00Z">
            <w:trPr>
              <w:trHeight w:val="737"/>
            </w:trPr>
          </w:trPrChange>
        </w:trPr>
        <w:tc>
          <w:tcPr>
            <w:tcW w:w="10490" w:type="dxa"/>
            <w:gridSpan w:val="15"/>
            <w:vAlign w:val="bottom"/>
            <w:tcPrChange w:id="134" w:author="David Döbele" w:date="2022-11-01T19:21:00Z">
              <w:tcPr>
                <w:tcW w:w="9640" w:type="dxa"/>
                <w:gridSpan w:val="15"/>
                <w:vAlign w:val="bottom"/>
              </w:tcPr>
            </w:tcPrChange>
          </w:tcPr>
          <w:p w14:paraId="5F446967" w14:textId="43993EBF" w:rsidR="00D0565A" w:rsidRDefault="00D0565A" w:rsidP="00D0565A">
            <w:pPr>
              <w:rPr>
                <w:rFonts w:ascii="Georgia" w:hAnsi="Georgia" w:cs="Georgia"/>
                <w:noProof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71552" behindDoc="0" locked="0" layoutInCell="1" allowOverlap="1" wp14:anchorId="65500E2C" wp14:editId="74E54A1A">
                  <wp:simplePos x="718457" y="10232571"/>
                  <wp:positionH relativeFrom="margin">
                    <wp:posOffset>-15240</wp:posOffset>
                  </wp:positionH>
                  <wp:positionV relativeFrom="margin">
                    <wp:posOffset>136525</wp:posOffset>
                  </wp:positionV>
                  <wp:extent cx="1266825" cy="212090"/>
                  <wp:effectExtent l="0" t="0" r="9525" b="0"/>
                  <wp:wrapNone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51" b="22840"/>
                          <a:stretch/>
                        </pic:blipFill>
                        <pic:spPr bwMode="auto">
                          <a:xfrm>
                            <a:off x="0" y="0"/>
                            <a:ext cx="1266825" cy="21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4B791E" w14:textId="77777777" w:rsidR="00D0565A" w:rsidRDefault="00D0565A" w:rsidP="00D0565A">
            <w:pPr>
              <w:rPr>
                <w:rFonts w:ascii="Georgia" w:hAnsi="Georgia" w:cs="Georgia"/>
                <w:noProof/>
                <w:color w:val="000000"/>
                <w:sz w:val="18"/>
                <w:lang w:val="de-AT"/>
              </w:rPr>
            </w:pPr>
          </w:p>
          <w:p w14:paraId="0A044ACF" w14:textId="77777777" w:rsidR="00D0565A" w:rsidRDefault="00D0565A" w:rsidP="00D0565A">
            <w:pPr>
              <w:rPr>
                <w:rFonts w:ascii="Georgia" w:hAnsi="Georgia" w:cs="Georgia"/>
                <w:noProof/>
                <w:color w:val="000000"/>
                <w:sz w:val="18"/>
                <w:lang w:val="de-AT"/>
              </w:rPr>
            </w:pPr>
          </w:p>
          <w:p w14:paraId="6478BDEA" w14:textId="52D03F10" w:rsidR="00D0565A" w:rsidRPr="0089077A" w:rsidRDefault="00D0565A" w:rsidP="00D0565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Aschaffenburg</w:t>
            </w:r>
            <w:r w:rsidRPr="0089077A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11</w:t>
            </w:r>
            <w:r w:rsidRPr="0089077A">
              <w:rPr>
                <w:rFonts w:ascii="Georgia" w:hAnsi="Georgia"/>
                <w:sz w:val="18"/>
              </w:rPr>
              <w:t>.0</w:t>
            </w:r>
            <w:r>
              <w:rPr>
                <w:rFonts w:ascii="Georgia" w:hAnsi="Georgia"/>
                <w:sz w:val="18"/>
              </w:rPr>
              <w:t>9</w:t>
            </w:r>
            <w:r w:rsidRPr="0089077A">
              <w:rPr>
                <w:rFonts w:ascii="Georgia" w:hAnsi="Georgia"/>
                <w:sz w:val="18"/>
              </w:rPr>
              <w:t>.2022</w:t>
            </w:r>
          </w:p>
        </w:tc>
      </w:tr>
    </w:tbl>
    <w:p w14:paraId="0747D2BF" w14:textId="3A4E99F4" w:rsidR="00723643" w:rsidRPr="0089077A" w:rsidRDefault="00723643" w:rsidP="0089077A">
      <w:pPr>
        <w:spacing w:line="240" w:lineRule="auto"/>
        <w:rPr>
          <w:rFonts w:ascii="Georgia" w:hAnsi="Georgia"/>
          <w:sz w:val="18"/>
        </w:rPr>
      </w:pPr>
    </w:p>
    <w:sectPr w:rsidR="00723643" w:rsidRPr="0089077A" w:rsidSect="00674F91">
      <w:footerReference w:type="even" r:id="rId10"/>
      <w:pgSz w:w="11906" w:h="16838"/>
      <w:pgMar w:top="567" w:right="1418" w:bottom="-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A5798" w14:textId="77777777" w:rsidR="00A609B0" w:rsidRDefault="00A609B0" w:rsidP="00BE053D">
      <w:pPr>
        <w:spacing w:after="0" w:line="240" w:lineRule="auto"/>
      </w:pPr>
      <w:r>
        <w:separator/>
      </w:r>
    </w:p>
  </w:endnote>
  <w:endnote w:type="continuationSeparator" w:id="0">
    <w:p w14:paraId="02C6280D" w14:textId="77777777" w:rsidR="00A609B0" w:rsidRDefault="00A609B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2A0AB" w14:textId="77777777" w:rsidR="00A609B0" w:rsidRDefault="00A609B0" w:rsidP="00BE053D">
      <w:pPr>
        <w:spacing w:after="0" w:line="240" w:lineRule="auto"/>
      </w:pPr>
      <w:r>
        <w:separator/>
      </w:r>
    </w:p>
  </w:footnote>
  <w:footnote w:type="continuationSeparator" w:id="0">
    <w:p w14:paraId="52AA3EEC" w14:textId="77777777" w:rsidR="00A609B0" w:rsidRDefault="00A609B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5715D"/>
    <w:multiLevelType w:val="hybridMultilevel"/>
    <w:tmpl w:val="84A668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848FB"/>
    <w:multiLevelType w:val="hybridMultilevel"/>
    <w:tmpl w:val="004474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6C0F2A"/>
    <w:multiLevelType w:val="hybridMultilevel"/>
    <w:tmpl w:val="E4B0D04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8387780">
    <w:abstractNumId w:val="14"/>
  </w:num>
  <w:num w:numId="2" w16cid:durableId="82070769">
    <w:abstractNumId w:val="17"/>
  </w:num>
  <w:num w:numId="3" w16cid:durableId="238640532">
    <w:abstractNumId w:val="21"/>
  </w:num>
  <w:num w:numId="4" w16cid:durableId="1433815030">
    <w:abstractNumId w:val="0"/>
  </w:num>
  <w:num w:numId="5" w16cid:durableId="145779502">
    <w:abstractNumId w:val="1"/>
  </w:num>
  <w:num w:numId="6" w16cid:durableId="766657691">
    <w:abstractNumId w:val="2"/>
  </w:num>
  <w:num w:numId="7" w16cid:durableId="2000962265">
    <w:abstractNumId w:val="13"/>
  </w:num>
  <w:num w:numId="8" w16cid:durableId="267086406">
    <w:abstractNumId w:val="25"/>
  </w:num>
  <w:num w:numId="9" w16cid:durableId="1854683468">
    <w:abstractNumId w:val="12"/>
  </w:num>
  <w:num w:numId="10" w16cid:durableId="223562894">
    <w:abstractNumId w:val="26"/>
  </w:num>
  <w:num w:numId="11" w16cid:durableId="61871750">
    <w:abstractNumId w:val="5"/>
  </w:num>
  <w:num w:numId="12" w16cid:durableId="1453941352">
    <w:abstractNumId w:val="6"/>
  </w:num>
  <w:num w:numId="13" w16cid:durableId="231815193">
    <w:abstractNumId w:val="8"/>
  </w:num>
  <w:num w:numId="14" w16cid:durableId="587080854">
    <w:abstractNumId w:val="9"/>
  </w:num>
  <w:num w:numId="15" w16cid:durableId="540097709">
    <w:abstractNumId w:val="23"/>
  </w:num>
  <w:num w:numId="16" w16cid:durableId="258948360">
    <w:abstractNumId w:val="4"/>
  </w:num>
  <w:num w:numId="17" w16cid:durableId="2008442309">
    <w:abstractNumId w:val="16"/>
  </w:num>
  <w:num w:numId="18" w16cid:durableId="1646274333">
    <w:abstractNumId w:val="3"/>
  </w:num>
  <w:num w:numId="19" w16cid:durableId="1757091929">
    <w:abstractNumId w:val="20"/>
  </w:num>
  <w:num w:numId="20" w16cid:durableId="1864318043">
    <w:abstractNumId w:val="10"/>
  </w:num>
  <w:num w:numId="21" w16cid:durableId="874661491">
    <w:abstractNumId w:val="11"/>
  </w:num>
  <w:num w:numId="22" w16cid:durableId="780107689">
    <w:abstractNumId w:val="15"/>
  </w:num>
  <w:num w:numId="23" w16cid:durableId="2083141709">
    <w:abstractNumId w:val="7"/>
  </w:num>
  <w:num w:numId="24" w16cid:durableId="882057245">
    <w:abstractNumId w:val="22"/>
  </w:num>
  <w:num w:numId="25" w16cid:durableId="858543588">
    <w:abstractNumId w:val="19"/>
  </w:num>
  <w:num w:numId="26" w16cid:durableId="74674799">
    <w:abstractNumId w:val="24"/>
  </w:num>
  <w:num w:numId="27" w16cid:durableId="91766605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679"/>
    <w:rsid w:val="00044205"/>
    <w:rsid w:val="0005726A"/>
    <w:rsid w:val="00061D33"/>
    <w:rsid w:val="00064643"/>
    <w:rsid w:val="00067371"/>
    <w:rsid w:val="00070136"/>
    <w:rsid w:val="00083204"/>
    <w:rsid w:val="00087747"/>
    <w:rsid w:val="00092A2C"/>
    <w:rsid w:val="000A1FDA"/>
    <w:rsid w:val="000A64B8"/>
    <w:rsid w:val="000B63E2"/>
    <w:rsid w:val="000B6548"/>
    <w:rsid w:val="000D671A"/>
    <w:rsid w:val="000F6FEA"/>
    <w:rsid w:val="00103EC5"/>
    <w:rsid w:val="00116C6E"/>
    <w:rsid w:val="00123E81"/>
    <w:rsid w:val="00125CA6"/>
    <w:rsid w:val="001321CF"/>
    <w:rsid w:val="00156FC9"/>
    <w:rsid w:val="00162A5A"/>
    <w:rsid w:val="00172867"/>
    <w:rsid w:val="00175B6D"/>
    <w:rsid w:val="001866D4"/>
    <w:rsid w:val="001901ED"/>
    <w:rsid w:val="0019483A"/>
    <w:rsid w:val="001A46BF"/>
    <w:rsid w:val="001A481B"/>
    <w:rsid w:val="001B0186"/>
    <w:rsid w:val="001B48F2"/>
    <w:rsid w:val="001B4EF1"/>
    <w:rsid w:val="001B62CA"/>
    <w:rsid w:val="001C6D08"/>
    <w:rsid w:val="001D0D23"/>
    <w:rsid w:val="001D4DCD"/>
    <w:rsid w:val="001F4175"/>
    <w:rsid w:val="002009D8"/>
    <w:rsid w:val="00202A7D"/>
    <w:rsid w:val="00223A4D"/>
    <w:rsid w:val="00232CB5"/>
    <w:rsid w:val="00234A7E"/>
    <w:rsid w:val="0024373D"/>
    <w:rsid w:val="002508C2"/>
    <w:rsid w:val="00267252"/>
    <w:rsid w:val="00282DB0"/>
    <w:rsid w:val="00286AC2"/>
    <w:rsid w:val="00292855"/>
    <w:rsid w:val="002B2091"/>
    <w:rsid w:val="002C2836"/>
    <w:rsid w:val="002C6972"/>
    <w:rsid w:val="002D2B32"/>
    <w:rsid w:val="002D4516"/>
    <w:rsid w:val="002F46AD"/>
    <w:rsid w:val="003101F0"/>
    <w:rsid w:val="00314B7A"/>
    <w:rsid w:val="003155F1"/>
    <w:rsid w:val="00316558"/>
    <w:rsid w:val="00324BC5"/>
    <w:rsid w:val="00340BAB"/>
    <w:rsid w:val="003418E0"/>
    <w:rsid w:val="00347F8D"/>
    <w:rsid w:val="0036165D"/>
    <w:rsid w:val="003714DE"/>
    <w:rsid w:val="00372F7B"/>
    <w:rsid w:val="003733E5"/>
    <w:rsid w:val="00390EA6"/>
    <w:rsid w:val="003A5EAF"/>
    <w:rsid w:val="003E27C3"/>
    <w:rsid w:val="003E47EC"/>
    <w:rsid w:val="003F2DB3"/>
    <w:rsid w:val="003F3E3F"/>
    <w:rsid w:val="004067B8"/>
    <w:rsid w:val="004154BE"/>
    <w:rsid w:val="0042013D"/>
    <w:rsid w:val="00421A39"/>
    <w:rsid w:val="00422F83"/>
    <w:rsid w:val="004249A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A746F"/>
    <w:rsid w:val="004B6A5E"/>
    <w:rsid w:val="004C5FF5"/>
    <w:rsid w:val="004D539D"/>
    <w:rsid w:val="00507EA7"/>
    <w:rsid w:val="00526089"/>
    <w:rsid w:val="00527A28"/>
    <w:rsid w:val="00527DCA"/>
    <w:rsid w:val="005373DC"/>
    <w:rsid w:val="00544F2C"/>
    <w:rsid w:val="005716D4"/>
    <w:rsid w:val="00571B60"/>
    <w:rsid w:val="00585A4D"/>
    <w:rsid w:val="005B6BD2"/>
    <w:rsid w:val="005D6329"/>
    <w:rsid w:val="005E57F6"/>
    <w:rsid w:val="005F2F5D"/>
    <w:rsid w:val="006058D8"/>
    <w:rsid w:val="00610200"/>
    <w:rsid w:val="00623699"/>
    <w:rsid w:val="00626BEE"/>
    <w:rsid w:val="00632D5A"/>
    <w:rsid w:val="00635515"/>
    <w:rsid w:val="0064779E"/>
    <w:rsid w:val="006546FD"/>
    <w:rsid w:val="006550A6"/>
    <w:rsid w:val="00665BF3"/>
    <w:rsid w:val="006732D6"/>
    <w:rsid w:val="00674F91"/>
    <w:rsid w:val="00682232"/>
    <w:rsid w:val="00693E09"/>
    <w:rsid w:val="006976FE"/>
    <w:rsid w:val="006A0278"/>
    <w:rsid w:val="006A2DE9"/>
    <w:rsid w:val="006A7230"/>
    <w:rsid w:val="006B4E32"/>
    <w:rsid w:val="006B72C7"/>
    <w:rsid w:val="006B7F78"/>
    <w:rsid w:val="006C1576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128B"/>
    <w:rsid w:val="00752BE5"/>
    <w:rsid w:val="00753D4A"/>
    <w:rsid w:val="00754C07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57CF"/>
    <w:rsid w:val="007C6A3C"/>
    <w:rsid w:val="007D4BEE"/>
    <w:rsid w:val="007D5BE9"/>
    <w:rsid w:val="007E2464"/>
    <w:rsid w:val="007F574F"/>
    <w:rsid w:val="008050E4"/>
    <w:rsid w:val="008154E1"/>
    <w:rsid w:val="0082257D"/>
    <w:rsid w:val="00853438"/>
    <w:rsid w:val="00863D5A"/>
    <w:rsid w:val="00866846"/>
    <w:rsid w:val="00875DA9"/>
    <w:rsid w:val="00876588"/>
    <w:rsid w:val="0089077A"/>
    <w:rsid w:val="008907B2"/>
    <w:rsid w:val="00895E38"/>
    <w:rsid w:val="008A782B"/>
    <w:rsid w:val="008B0FC0"/>
    <w:rsid w:val="008B4674"/>
    <w:rsid w:val="008C429A"/>
    <w:rsid w:val="008D31E8"/>
    <w:rsid w:val="008E1F3D"/>
    <w:rsid w:val="008E4F7D"/>
    <w:rsid w:val="008E64D1"/>
    <w:rsid w:val="00903205"/>
    <w:rsid w:val="009053D7"/>
    <w:rsid w:val="0091331D"/>
    <w:rsid w:val="00924645"/>
    <w:rsid w:val="0093223C"/>
    <w:rsid w:val="00941A87"/>
    <w:rsid w:val="009501C2"/>
    <w:rsid w:val="009660E7"/>
    <w:rsid w:val="009668B9"/>
    <w:rsid w:val="00975A3D"/>
    <w:rsid w:val="00976577"/>
    <w:rsid w:val="009933AF"/>
    <w:rsid w:val="00996356"/>
    <w:rsid w:val="00997D9A"/>
    <w:rsid w:val="009A5B58"/>
    <w:rsid w:val="009B628C"/>
    <w:rsid w:val="009C2BCE"/>
    <w:rsid w:val="009D7C49"/>
    <w:rsid w:val="009E7297"/>
    <w:rsid w:val="00A0257D"/>
    <w:rsid w:val="00A12EDC"/>
    <w:rsid w:val="00A26D0D"/>
    <w:rsid w:val="00A33BDE"/>
    <w:rsid w:val="00A34885"/>
    <w:rsid w:val="00A36CEB"/>
    <w:rsid w:val="00A37995"/>
    <w:rsid w:val="00A43BC1"/>
    <w:rsid w:val="00A609B0"/>
    <w:rsid w:val="00A7129C"/>
    <w:rsid w:val="00A74225"/>
    <w:rsid w:val="00A936D5"/>
    <w:rsid w:val="00AA1EB0"/>
    <w:rsid w:val="00AA2DA3"/>
    <w:rsid w:val="00AA5A9C"/>
    <w:rsid w:val="00AB016A"/>
    <w:rsid w:val="00AB2A5A"/>
    <w:rsid w:val="00AC5F2A"/>
    <w:rsid w:val="00AD28F8"/>
    <w:rsid w:val="00AE0C2F"/>
    <w:rsid w:val="00AE2B82"/>
    <w:rsid w:val="00B012BB"/>
    <w:rsid w:val="00B0230B"/>
    <w:rsid w:val="00B02CE3"/>
    <w:rsid w:val="00B17D95"/>
    <w:rsid w:val="00B23509"/>
    <w:rsid w:val="00B359DB"/>
    <w:rsid w:val="00B3632B"/>
    <w:rsid w:val="00B409D8"/>
    <w:rsid w:val="00B5011F"/>
    <w:rsid w:val="00B5178D"/>
    <w:rsid w:val="00B67F1F"/>
    <w:rsid w:val="00B701D7"/>
    <w:rsid w:val="00B82E9F"/>
    <w:rsid w:val="00B84C32"/>
    <w:rsid w:val="00B90595"/>
    <w:rsid w:val="00BA215A"/>
    <w:rsid w:val="00BB5F09"/>
    <w:rsid w:val="00BC0D9F"/>
    <w:rsid w:val="00BE053D"/>
    <w:rsid w:val="00BE3433"/>
    <w:rsid w:val="00BF1A7A"/>
    <w:rsid w:val="00BF1FA3"/>
    <w:rsid w:val="00BF24E8"/>
    <w:rsid w:val="00BF7BD6"/>
    <w:rsid w:val="00C00974"/>
    <w:rsid w:val="00C018E4"/>
    <w:rsid w:val="00C054E0"/>
    <w:rsid w:val="00C066FA"/>
    <w:rsid w:val="00C25387"/>
    <w:rsid w:val="00C417A5"/>
    <w:rsid w:val="00C54BE3"/>
    <w:rsid w:val="00C57F80"/>
    <w:rsid w:val="00C76454"/>
    <w:rsid w:val="00C768ED"/>
    <w:rsid w:val="00C82475"/>
    <w:rsid w:val="00C82A8F"/>
    <w:rsid w:val="00C916C2"/>
    <w:rsid w:val="00CA6EF9"/>
    <w:rsid w:val="00CC7F56"/>
    <w:rsid w:val="00CD1B12"/>
    <w:rsid w:val="00CD55DC"/>
    <w:rsid w:val="00CE1BBC"/>
    <w:rsid w:val="00CE2595"/>
    <w:rsid w:val="00CE28CC"/>
    <w:rsid w:val="00CE72FC"/>
    <w:rsid w:val="00CF31EE"/>
    <w:rsid w:val="00D0565A"/>
    <w:rsid w:val="00D1492F"/>
    <w:rsid w:val="00D17B69"/>
    <w:rsid w:val="00D3003C"/>
    <w:rsid w:val="00D331F4"/>
    <w:rsid w:val="00D470E4"/>
    <w:rsid w:val="00D52142"/>
    <w:rsid w:val="00D5280E"/>
    <w:rsid w:val="00D549C6"/>
    <w:rsid w:val="00D61F14"/>
    <w:rsid w:val="00D80D6B"/>
    <w:rsid w:val="00D90950"/>
    <w:rsid w:val="00DA69DF"/>
    <w:rsid w:val="00DB33F8"/>
    <w:rsid w:val="00DC3D53"/>
    <w:rsid w:val="00DD38E2"/>
    <w:rsid w:val="00DE6350"/>
    <w:rsid w:val="00DF1428"/>
    <w:rsid w:val="00E07AB7"/>
    <w:rsid w:val="00E13110"/>
    <w:rsid w:val="00E225D7"/>
    <w:rsid w:val="00E24DF1"/>
    <w:rsid w:val="00E33711"/>
    <w:rsid w:val="00E422BF"/>
    <w:rsid w:val="00E431ED"/>
    <w:rsid w:val="00E6217E"/>
    <w:rsid w:val="00E64FF5"/>
    <w:rsid w:val="00E71152"/>
    <w:rsid w:val="00E907EC"/>
    <w:rsid w:val="00EA5421"/>
    <w:rsid w:val="00EB34FC"/>
    <w:rsid w:val="00EB5816"/>
    <w:rsid w:val="00ED0EA9"/>
    <w:rsid w:val="00EE7176"/>
    <w:rsid w:val="00EF4E10"/>
    <w:rsid w:val="00EF77DF"/>
    <w:rsid w:val="00F000AF"/>
    <w:rsid w:val="00F0523A"/>
    <w:rsid w:val="00F11BEF"/>
    <w:rsid w:val="00F258E7"/>
    <w:rsid w:val="00F31B84"/>
    <w:rsid w:val="00F32673"/>
    <w:rsid w:val="00F45DF8"/>
    <w:rsid w:val="00F46903"/>
    <w:rsid w:val="00F57A07"/>
    <w:rsid w:val="00F631EC"/>
    <w:rsid w:val="00F64C22"/>
    <w:rsid w:val="00F64FA7"/>
    <w:rsid w:val="00F74D19"/>
    <w:rsid w:val="00F74D64"/>
    <w:rsid w:val="00F80053"/>
    <w:rsid w:val="00F87C71"/>
    <w:rsid w:val="00F9206D"/>
    <w:rsid w:val="00FA02C7"/>
    <w:rsid w:val="00FA4186"/>
    <w:rsid w:val="00FC0531"/>
    <w:rsid w:val="00FC13F0"/>
    <w:rsid w:val="00FD0FB7"/>
    <w:rsid w:val="00FD34FE"/>
    <w:rsid w:val="00FD3FDD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009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3673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20</cp:revision>
  <cp:lastPrinted>2022-06-11T18:55:00Z</cp:lastPrinted>
  <dcterms:created xsi:type="dcterms:W3CDTF">2022-06-29T13:08:00Z</dcterms:created>
  <dcterms:modified xsi:type="dcterms:W3CDTF">2022-11-01T18:21:00Z</dcterms:modified>
</cp:coreProperties>
</file>