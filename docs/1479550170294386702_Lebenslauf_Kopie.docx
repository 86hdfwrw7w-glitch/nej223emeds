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567"/>
        <w:gridCol w:w="284"/>
        <w:gridCol w:w="709"/>
        <w:gridCol w:w="283"/>
        <w:gridCol w:w="1559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567"/>
            <w:gridCol w:w="284"/>
            <w:gridCol w:w="709"/>
            <w:gridCol w:w="283"/>
            <w:gridCol w:w="1559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1C719929" w:rsidR="00E55D90" w:rsidRPr="00F44F5F" w:rsidRDefault="008269E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3AC35DF8" w:rsidR="00F44F5F" w:rsidRPr="00F44F5F" w:rsidRDefault="008269E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</w:t>
            </w:r>
            <w:r w:rsidR="00730A82">
              <w:rPr>
                <w:rFonts w:ascii="Times New Roman" w:hAnsi="Times New Roman" w:cs="Times New Roman"/>
                <w:bCs/>
                <w:sz w:val="20"/>
                <w:szCs w:val="20"/>
              </w:rPr>
              <w:t>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730A82"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184BDC9" w:rsidR="00F44F5F" w:rsidRPr="00F44F5F" w:rsidRDefault="00730A8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janekschachtschabel@icloud.com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79488045</w:t>
            </w:r>
            <w:r w:rsidR="00163885"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67B61A7" w14:textId="77777777" w:rsidR="0004380D" w:rsidRDefault="0004380D" w:rsidP="00F44F5F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</w:p>
          <w:p w14:paraId="7BEAC38A" w14:textId="77777777" w:rsidR="00032C60" w:rsidRDefault="00032C60" w:rsidP="00F44F5F">
            <w:pPr>
              <w:rPr>
                <w:rFonts w:ascii="Times New Roman" w:hAnsi="Times New Roman" w:cs="Times New Roman"/>
                <w:b/>
                <w:sz w:val="28"/>
                <w:szCs w:val="32"/>
              </w:rPr>
            </w:pPr>
          </w:p>
          <w:p w14:paraId="6219B894" w14:textId="3B81C18B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FC9C8D" w:rsidR="00D1492F" w:rsidRPr="00F44F5F" w:rsidRDefault="0016388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  <w:r w:rsidR="00F5590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(geplant)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2"/>
          </w:tcPr>
          <w:p w14:paraId="11CB9A0F" w14:textId="00951C75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16388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Busin</w:t>
            </w:r>
            <w:r w:rsidR="00831DF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ess Administration</w:t>
            </w:r>
          </w:p>
        </w:tc>
        <w:tc>
          <w:tcPr>
            <w:tcW w:w="4683" w:type="dxa"/>
            <w:gridSpan w:val="9"/>
          </w:tcPr>
          <w:p w14:paraId="419A9228" w14:textId="7509CA97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121A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02AF5">
              <w:rPr>
                <w:rFonts w:ascii="Times New Roman" w:hAnsi="Times New Roman" w:cs="Times New Roman"/>
                <w:sz w:val="20"/>
                <w:szCs w:val="20"/>
              </w:rPr>
              <w:t>voraussichtlich 03/2030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1"/>
          </w:tcPr>
          <w:p w14:paraId="7A71E6B0" w14:textId="5636E2DE" w:rsidR="00426D7E" w:rsidRPr="00FE0496" w:rsidRDefault="00831DF0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</w:t>
            </w:r>
            <w:r w:rsidR="00A121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ipendium</w:t>
            </w:r>
            <w:r w:rsidR="00F02AF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A121AC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Schulvorschlag Studienstiftung des deutschen Volkes</w:t>
            </w:r>
          </w:p>
        </w:tc>
      </w:tr>
      <w:tr w:rsidR="00AE4ED3" w:rsidRPr="00F44F5F" w14:paraId="6B19CF91" w14:textId="77777777" w:rsidTr="002F12E7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3-06T19:43:00Z" w16du:dateUtc="2026-03-06T18:43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3-06T19:43:00Z" w16du:dateUtc="2026-03-06T18:43:00Z">
            <w:trPr>
              <w:trHeight w:val="340"/>
            </w:trPr>
          </w:trPrChange>
        </w:trPr>
        <w:tc>
          <w:tcPr>
            <w:tcW w:w="8647" w:type="dxa"/>
            <w:gridSpan w:val="10"/>
            <w:vAlign w:val="bottom"/>
            <w:tcPrChange w:id="3" w:author="David Döbele" w:date="2026-03-06T19:43:00Z" w16du:dateUtc="2026-03-06T18:43:00Z">
              <w:tcPr>
                <w:tcW w:w="5670" w:type="dxa"/>
                <w:gridSpan w:val="3"/>
                <w:vAlign w:val="bottom"/>
              </w:tcPr>
            </w:tcPrChange>
          </w:tcPr>
          <w:p w14:paraId="54F7169D" w14:textId="4E0C8D5B" w:rsidR="00AE4ED3" w:rsidRPr="00F44F5F" w:rsidRDefault="005902E6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 V. Dresden</w:t>
            </w:r>
            <w:r w:rsidR="000D677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– Fachrichtung Wirtschaftswissenschaften</w:t>
            </w:r>
          </w:p>
        </w:tc>
        <w:tc>
          <w:tcPr>
            <w:tcW w:w="1559" w:type="dxa"/>
            <w:vAlign w:val="bottom"/>
            <w:tcPrChange w:id="4" w:author="David Döbele" w:date="2026-03-06T19:43:00Z" w16du:dateUtc="2026-03-06T18:43:00Z">
              <w:tcPr>
                <w:tcW w:w="4536" w:type="dxa"/>
                <w:gridSpan w:val="8"/>
                <w:vAlign w:val="bottom"/>
              </w:tcPr>
            </w:tcPrChange>
          </w:tcPr>
          <w:p w14:paraId="262B6DA3" w14:textId="69E17EBF" w:rsidR="00AE4ED3" w:rsidRPr="00F44F5F" w:rsidRDefault="005902E6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AE4ED3" w:rsidRPr="00F44F5F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791D7F1D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681F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voraussichtliche 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Note: </w:t>
            </w:r>
            <w:r w:rsidR="00681F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,9)</w:t>
            </w:r>
          </w:p>
        </w:tc>
        <w:tc>
          <w:tcPr>
            <w:tcW w:w="4536" w:type="dxa"/>
            <w:gridSpan w:val="8"/>
          </w:tcPr>
          <w:p w14:paraId="3DE8C75D" w14:textId="3DD90E28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B10E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ECF7248" w14:textId="38378BC6" w:rsidR="00AE4ED3" w:rsidRPr="00FE0496" w:rsidRDefault="009251F6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Leistungskurse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VBWL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aktuell 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6670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Punkte), 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Mathematik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 xml:space="preserve">aktuell 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Punkte</w:t>
            </w:r>
            <w:r w:rsidR="00866F6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065F1638" w14:textId="77777777" w:rsidR="0004380D" w:rsidRDefault="0004380D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</w:p>
          <w:p w14:paraId="239F87B8" w14:textId="265E2FDE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CF6A8C0" w:rsidR="00E55D90" w:rsidRPr="00F44F5F" w:rsidRDefault="008E32D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Infineon Technologies 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9342AAD" w:rsidR="00E55D90" w:rsidRPr="00F44F5F" w:rsidRDefault="003F096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29734CFA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ereich</w:t>
            </w:r>
            <w:proofErr w:type="spellEnd"/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der </w:t>
            </w:r>
            <w:proofErr w:type="spellStart"/>
            <w:r w:rsidR="008E32D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Halbleiterherstellun</w:t>
            </w:r>
            <w:r w:rsidR="0036105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</w:t>
            </w:r>
            <w:proofErr w:type="spellEnd"/>
          </w:p>
        </w:tc>
        <w:tc>
          <w:tcPr>
            <w:tcW w:w="4252" w:type="dxa"/>
            <w:gridSpan w:val="7"/>
          </w:tcPr>
          <w:p w14:paraId="0475B997" w14:textId="041CBFBE" w:rsidR="00E55D90" w:rsidRPr="00F44F5F" w:rsidRDefault="003F096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472FC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1"/>
          </w:tcPr>
          <w:p w14:paraId="6DD9BA0F" w14:textId="21450D80" w:rsidR="00E55D90" w:rsidRPr="003F0960" w:rsidRDefault="00BA6748" w:rsidP="003F096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 und Mechatronik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0256F3B3" w:rsidR="00AE4ED3" w:rsidRPr="00F44F5F" w:rsidRDefault="00472FC9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464FC07E" w:rsidR="00AE4ED3" w:rsidRPr="00F44F5F" w:rsidRDefault="00472FC9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191E987E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41F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624C36D3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472FC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41F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132465C4" w14:textId="212E29E2" w:rsidR="00AE4ED3" w:rsidRPr="00FE0496" w:rsidRDefault="00E41F9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</w:t>
            </w:r>
            <w:r w:rsidR="00F452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stitut für Kern- und Teilchenphysik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28F0B5B8" w:rsidR="00FE0496" w:rsidRPr="00F44F5F" w:rsidRDefault="00F4526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946E4CD" w:rsidR="00FE0496" w:rsidRPr="00F44F5F" w:rsidRDefault="008E3F11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2ECF1985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E3F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73A30C5E" w:rsidR="00FE0496" w:rsidRPr="00F44F5F" w:rsidRDefault="00634D20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2"/>
          </w:tcPr>
          <w:p w14:paraId="089C6F28" w14:textId="5E3570EC" w:rsidR="00FE0496" w:rsidRPr="00F44F5F" w:rsidRDefault="008E3F11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F4020D1" w14:textId="77777777" w:rsidR="0004380D" w:rsidRDefault="0004380D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</w:p>
          <w:p w14:paraId="4741C5BA" w14:textId="08E4092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40D6FD3" w:rsidR="00E55D90" w:rsidRPr="00F44F5F" w:rsidRDefault="00625A9F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Pumpkincareers</w:t>
            </w:r>
            <w:proofErr w:type="spellEnd"/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72D03F6" w:rsidR="00E55D90" w:rsidRPr="001647AB" w:rsidRDefault="00E55D90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13F6CBEB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  <w:r w:rsidR="00D710B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im</w:t>
            </w:r>
            <w:r w:rsidR="00663A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Karrierenetzwerk</w:t>
            </w:r>
            <w:r w:rsidR="00D710B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von Pumpkincareers</w:t>
            </w:r>
          </w:p>
        </w:tc>
        <w:tc>
          <w:tcPr>
            <w:tcW w:w="3402" w:type="dxa"/>
            <w:gridSpan w:val="5"/>
          </w:tcPr>
          <w:p w14:paraId="45DD2178" w14:textId="38CF674C" w:rsidR="00E55D90" w:rsidRPr="00F44F5F" w:rsidRDefault="0082034D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  <w:r w:rsidR="00A5546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1C588C3C" w14:textId="351ABEF8" w:rsidR="00E55D90" w:rsidRDefault="000461B9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Schulungen in Karriereplanung, akademischen Bestleistungen</w:t>
            </w:r>
            <w:r w:rsidR="00C067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del w:id="5" w:author="David Döbele" w:date="2026-03-06T19:43:00Z" w16du:dateUtc="2026-03-06T18:43:00Z">
              <w:r w:rsidDel="002F12E7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Interview</w:delText>
              </w:r>
              <w:r w:rsidR="001C1081" w:rsidDel="002F12E7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-V</w:delText>
              </w:r>
              <w:r w:rsidDel="002F12E7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orbereitung</w:delText>
              </w:r>
            </w:del>
            <w:ins w:id="6" w:author="David Döbele" w:date="2026-03-06T19:43:00Z" w16du:dateUtc="2026-03-06T18:43:00Z">
              <w:r w:rsidR="002F12E7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Stipendien und vieles mehr</w:t>
              </w:r>
            </w:ins>
          </w:p>
          <w:p w14:paraId="68CFAD97" w14:textId="04D5587B" w:rsidR="001C1081" w:rsidRPr="00FE0496" w:rsidRDefault="00B234A0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Coaching in </w:t>
            </w:r>
            <w:r w:rsidR="001C1081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Job-Performance, MS Office, Industrieverständnis </w:t>
            </w:r>
            <w:r w:rsidR="00AC025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über versch. Branchen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25125A57" w:rsidR="00FE0496" w:rsidRPr="00F44F5F" w:rsidRDefault="00760237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4C51DA23" w:rsidR="00FE0496" w:rsidRPr="001647AB" w:rsidRDefault="00A421D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057EB003" w:rsidR="00FE0496" w:rsidRPr="00F44F5F" w:rsidRDefault="00DF663C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1842" w:type="dxa"/>
            <w:gridSpan w:val="2"/>
          </w:tcPr>
          <w:p w14:paraId="0D2FFB14" w14:textId="1DB79E13" w:rsidR="00FE0496" w:rsidRPr="001647AB" w:rsidRDefault="00A421D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seit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08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1"/>
          </w:tcPr>
          <w:p w14:paraId="50B5B9CB" w14:textId="099080B5" w:rsidR="00FE0496" w:rsidRPr="001647AB" w:rsidRDefault="00C55AFB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22348AB" w:rsidR="00FE0496" w:rsidRPr="00F44F5F" w:rsidRDefault="00B47AB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Leitung von Juniorwahlen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5B5F5959" w:rsidR="00FE0496" w:rsidRPr="001647AB" w:rsidRDefault="00B47AB0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8"/>
          </w:tcPr>
          <w:p w14:paraId="099DE2C5" w14:textId="5318A4B4" w:rsidR="00FE0496" w:rsidRPr="00F44F5F" w:rsidRDefault="0013408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3"/>
          </w:tcPr>
          <w:p w14:paraId="091163D4" w14:textId="66ECEF31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47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5FBAB97B" w:rsidR="00FE0496" w:rsidRPr="00FE0496" w:rsidRDefault="00134080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</w:t>
            </w:r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tagswahlen 2021, </w:t>
            </w:r>
            <w:proofErr w:type="gramStart"/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2025 ;</w:t>
            </w:r>
            <w:proofErr w:type="gramEnd"/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</w:t>
            </w:r>
            <w:proofErr w:type="gramStart"/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2025 ;</w:t>
            </w:r>
            <w:proofErr w:type="gramEnd"/>
            <w:r w:rsidR="00DC417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5EF4F71E" w:rsidR="00E55D90" w:rsidRPr="00F44F5F" w:rsidRDefault="00D07FAC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Sozialpraktisches Jahr bei der Sport- und Spielplatzförd</w:t>
            </w:r>
            <w:r w:rsidR="00512F6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erung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4016FFF0" w:rsidR="00E55D90" w:rsidRPr="001647AB" w:rsidRDefault="00512F6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7"/>
          </w:tcPr>
          <w:p w14:paraId="3C87D247" w14:textId="219D33BA" w:rsidR="00E55D90" w:rsidRPr="001647AB" w:rsidRDefault="00D434C5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4"/>
          </w:tcPr>
          <w:p w14:paraId="288A2195" w14:textId="376AF0B0" w:rsidR="00E55D90" w:rsidRPr="00F44F5F" w:rsidRDefault="00512F6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434C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1"/>
          </w:tcPr>
          <w:p w14:paraId="2CC438FF" w14:textId="74F1B202" w:rsidR="00870A58" w:rsidRPr="000D2129" w:rsidRDefault="00CE45BC" w:rsidP="000D212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D2129" w:rsidRPr="000D2129" w14:paraId="74936EF6" w14:textId="77777777" w:rsidTr="00FB413E">
        <w:trPr>
          <w:trHeight w:val="346"/>
        </w:trPr>
        <w:tc>
          <w:tcPr>
            <w:tcW w:w="5954" w:type="dxa"/>
            <w:gridSpan w:val="4"/>
            <w:vAlign w:val="bottom"/>
          </w:tcPr>
          <w:p w14:paraId="5FB4588D" w14:textId="6B4BA0D8" w:rsidR="000D2129" w:rsidRPr="000D2129" w:rsidRDefault="007662BE" w:rsidP="000D2129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Außerschulische Wettbewerbe</w:t>
            </w:r>
          </w:p>
        </w:tc>
        <w:tc>
          <w:tcPr>
            <w:tcW w:w="4252" w:type="dxa"/>
            <w:gridSpan w:val="7"/>
            <w:vAlign w:val="bottom"/>
          </w:tcPr>
          <w:p w14:paraId="24B5FC0E" w14:textId="2E2ED20E" w:rsidR="000D2129" w:rsidRPr="000D2129" w:rsidRDefault="000D2129" w:rsidP="000D2129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A506F" w:rsidRPr="000D2129" w14:paraId="531302E9" w14:textId="77777777" w:rsidTr="00FB413E">
        <w:trPr>
          <w:trHeight w:val="193"/>
        </w:trPr>
        <w:tc>
          <w:tcPr>
            <w:tcW w:w="7371" w:type="dxa"/>
            <w:gridSpan w:val="7"/>
          </w:tcPr>
          <w:p w14:paraId="5714D751" w14:textId="095FC190" w:rsidR="004A506F" w:rsidRPr="0038638A" w:rsidRDefault="0038638A" w:rsidP="000D2129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Bereiche Mathematik, debattieren, Sport</w:t>
            </w:r>
          </w:p>
        </w:tc>
        <w:tc>
          <w:tcPr>
            <w:tcW w:w="2835" w:type="dxa"/>
            <w:gridSpan w:val="4"/>
          </w:tcPr>
          <w:p w14:paraId="55951352" w14:textId="02FE95F8" w:rsidR="004A506F" w:rsidRPr="000D2129" w:rsidRDefault="004A506F" w:rsidP="000D2129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4A506F" w:rsidRPr="000D2129" w14:paraId="723E1F26" w14:textId="77777777" w:rsidTr="00FB413E">
        <w:trPr>
          <w:trHeight w:val="193"/>
        </w:trPr>
        <w:tc>
          <w:tcPr>
            <w:tcW w:w="10206" w:type="dxa"/>
            <w:gridSpan w:val="11"/>
          </w:tcPr>
          <w:p w14:paraId="5ECEE233" w14:textId="77777777" w:rsidR="004A506F" w:rsidRDefault="00002520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="00DA56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athematik-Olympiaden (jährliche Teilnahme, mehrmaliges Erreichen der </w:t>
            </w:r>
            <w:r w:rsidR="00533557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Landesrunde)</w:t>
            </w:r>
          </w:p>
          <w:p w14:paraId="5FACDF12" w14:textId="77777777" w:rsidR="00533557" w:rsidRDefault="00533557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(jährliche Teilnahme</w:t>
            </w:r>
            <w:r w:rsidR="008D3BC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 regelmäßiges Erreichen der ersten 3 Preise)</w:t>
            </w:r>
          </w:p>
          <w:p w14:paraId="774F26DA" w14:textId="77777777" w:rsidR="008D3BCF" w:rsidRDefault="008D3BCF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Jugend </w:t>
            </w:r>
            <w:r w:rsidR="004115B3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debattiert (Erreichen des Regionalwettbewerbs)</w:t>
            </w:r>
          </w:p>
          <w:p w14:paraId="08063C25" w14:textId="37C5011B" w:rsidR="004115B3" w:rsidRPr="000D2129" w:rsidRDefault="004115B3" w:rsidP="007662B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(Katego</w:t>
            </w:r>
            <w:r w:rsidR="009D5E9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rie Fußball)</w:t>
            </w:r>
          </w:p>
        </w:tc>
      </w:tr>
      <w:tr w:rsidR="004A506F" w:rsidRPr="00F44F5F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5A62C66F" w14:textId="77777777" w:rsidR="0004380D" w:rsidRDefault="0004380D" w:rsidP="001647A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CFA4492" w14:textId="4A37D13C" w:rsidR="004A506F" w:rsidRPr="001647AB" w:rsidRDefault="004A506F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A506F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A9C40F9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9D5E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D5E9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9D5E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4A506F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4B4A08A2" w:rsidR="004A506F" w:rsidRPr="001647AB" w:rsidRDefault="004A506F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Office, C</w:t>
            </w:r>
            <w:r w:rsidR="00583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AD, Canva</w:t>
            </w:r>
          </w:p>
        </w:tc>
      </w:tr>
      <w:tr w:rsidR="004A506F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4A506F" w:rsidRPr="001647AB" w:rsidRDefault="004A506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5D67F303" w:rsidR="004A506F" w:rsidRPr="001647AB" w:rsidRDefault="00B468B3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4A506F" w:rsidRPr="00F44F5F" w14:paraId="071AB173" w14:textId="77777777" w:rsidTr="00FE0496">
        <w:trPr>
          <w:trHeight w:val="1279"/>
        </w:trPr>
        <w:tc>
          <w:tcPr>
            <w:tcW w:w="10206" w:type="dxa"/>
            <w:gridSpan w:val="11"/>
            <w:vAlign w:val="bottom"/>
          </w:tcPr>
          <w:p w14:paraId="78AFA6B8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84918C7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920E5F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2F9DE4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C50ECE" w14:textId="77777777" w:rsidR="0004380D" w:rsidRDefault="0004380D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6B4970F7" w:rsidR="004A506F" w:rsidRPr="00F44F5F" w:rsidRDefault="00B468B3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Dresden, 04.0</w:t>
            </w:r>
            <w:r w:rsidR="002F1750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="006F758C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5E1D" w14:textId="77777777" w:rsidR="005E143F" w:rsidRDefault="005E143F" w:rsidP="00BE053D">
      <w:pPr>
        <w:spacing w:after="0" w:line="240" w:lineRule="auto"/>
      </w:pPr>
      <w:r>
        <w:separator/>
      </w:r>
    </w:p>
  </w:endnote>
  <w:endnote w:type="continuationSeparator" w:id="0">
    <w:p w14:paraId="233D16A7" w14:textId="77777777" w:rsidR="005E143F" w:rsidRDefault="005E143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F9C2" w14:textId="77777777" w:rsidR="005E143F" w:rsidRDefault="005E143F" w:rsidP="00BE053D">
      <w:pPr>
        <w:spacing w:after="0" w:line="240" w:lineRule="auto"/>
      </w:pPr>
      <w:r>
        <w:separator/>
      </w:r>
    </w:p>
  </w:footnote>
  <w:footnote w:type="continuationSeparator" w:id="0">
    <w:p w14:paraId="509526C6" w14:textId="77777777" w:rsidR="005E143F" w:rsidRDefault="005E143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520"/>
    <w:rsid w:val="00032C60"/>
    <w:rsid w:val="0004380D"/>
    <w:rsid w:val="000461B9"/>
    <w:rsid w:val="00057A21"/>
    <w:rsid w:val="00061D33"/>
    <w:rsid w:val="00064643"/>
    <w:rsid w:val="000752F7"/>
    <w:rsid w:val="00087747"/>
    <w:rsid w:val="000A1FDA"/>
    <w:rsid w:val="000B63E2"/>
    <w:rsid w:val="000B6548"/>
    <w:rsid w:val="000D2129"/>
    <w:rsid w:val="000D671A"/>
    <w:rsid w:val="000D6779"/>
    <w:rsid w:val="00103EC5"/>
    <w:rsid w:val="00116641"/>
    <w:rsid w:val="00116C6E"/>
    <w:rsid w:val="00125CA6"/>
    <w:rsid w:val="00134080"/>
    <w:rsid w:val="00156FC9"/>
    <w:rsid w:val="00162A5A"/>
    <w:rsid w:val="00163885"/>
    <w:rsid w:val="001647AB"/>
    <w:rsid w:val="00172867"/>
    <w:rsid w:val="00175B6D"/>
    <w:rsid w:val="00181993"/>
    <w:rsid w:val="001901ED"/>
    <w:rsid w:val="0019483A"/>
    <w:rsid w:val="001A46BF"/>
    <w:rsid w:val="001A481B"/>
    <w:rsid w:val="001A6DE4"/>
    <w:rsid w:val="001B0186"/>
    <w:rsid w:val="001B62CA"/>
    <w:rsid w:val="001C1081"/>
    <w:rsid w:val="001D4DCD"/>
    <w:rsid w:val="001E4253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12E7"/>
    <w:rsid w:val="002F1750"/>
    <w:rsid w:val="002F46AD"/>
    <w:rsid w:val="003101F0"/>
    <w:rsid w:val="00313F59"/>
    <w:rsid w:val="00314B7A"/>
    <w:rsid w:val="0032113D"/>
    <w:rsid w:val="00324BC5"/>
    <w:rsid w:val="00340BAB"/>
    <w:rsid w:val="003418E0"/>
    <w:rsid w:val="00347F8D"/>
    <w:rsid w:val="00361051"/>
    <w:rsid w:val="00372F7B"/>
    <w:rsid w:val="003733E5"/>
    <w:rsid w:val="0038638A"/>
    <w:rsid w:val="00390EA6"/>
    <w:rsid w:val="003E27C3"/>
    <w:rsid w:val="003F0960"/>
    <w:rsid w:val="003F3E3F"/>
    <w:rsid w:val="004067B8"/>
    <w:rsid w:val="004115B3"/>
    <w:rsid w:val="004154BE"/>
    <w:rsid w:val="0042013D"/>
    <w:rsid w:val="00422F83"/>
    <w:rsid w:val="00426D7E"/>
    <w:rsid w:val="0043430C"/>
    <w:rsid w:val="00435E6D"/>
    <w:rsid w:val="00443668"/>
    <w:rsid w:val="00456B0D"/>
    <w:rsid w:val="00472FC9"/>
    <w:rsid w:val="00476AF8"/>
    <w:rsid w:val="00484FD7"/>
    <w:rsid w:val="004929FB"/>
    <w:rsid w:val="004A506F"/>
    <w:rsid w:val="004A54BA"/>
    <w:rsid w:val="004B6A5E"/>
    <w:rsid w:val="00507EA7"/>
    <w:rsid w:val="00512F60"/>
    <w:rsid w:val="00526089"/>
    <w:rsid w:val="00527A28"/>
    <w:rsid w:val="00527DCA"/>
    <w:rsid w:val="00533557"/>
    <w:rsid w:val="005716D4"/>
    <w:rsid w:val="00571B60"/>
    <w:rsid w:val="00572876"/>
    <w:rsid w:val="00583527"/>
    <w:rsid w:val="00585A4D"/>
    <w:rsid w:val="005902E6"/>
    <w:rsid w:val="00591357"/>
    <w:rsid w:val="005D6329"/>
    <w:rsid w:val="005E143F"/>
    <w:rsid w:val="005E57F6"/>
    <w:rsid w:val="006016C0"/>
    <w:rsid w:val="006058D8"/>
    <w:rsid w:val="00610200"/>
    <w:rsid w:val="00623699"/>
    <w:rsid w:val="00625A9F"/>
    <w:rsid w:val="00632D5A"/>
    <w:rsid w:val="00634D20"/>
    <w:rsid w:val="00635515"/>
    <w:rsid w:val="006546FD"/>
    <w:rsid w:val="00663A1A"/>
    <w:rsid w:val="00665BF3"/>
    <w:rsid w:val="00666701"/>
    <w:rsid w:val="006732D6"/>
    <w:rsid w:val="00681F9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58C"/>
    <w:rsid w:val="00711CEF"/>
    <w:rsid w:val="00720320"/>
    <w:rsid w:val="00723643"/>
    <w:rsid w:val="00725D3C"/>
    <w:rsid w:val="00730A82"/>
    <w:rsid w:val="00733DA1"/>
    <w:rsid w:val="00737822"/>
    <w:rsid w:val="0074111D"/>
    <w:rsid w:val="007430F4"/>
    <w:rsid w:val="00753D4A"/>
    <w:rsid w:val="00754B53"/>
    <w:rsid w:val="00756912"/>
    <w:rsid w:val="00760237"/>
    <w:rsid w:val="00761609"/>
    <w:rsid w:val="00763DCE"/>
    <w:rsid w:val="007662B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5C00"/>
    <w:rsid w:val="0082034D"/>
    <w:rsid w:val="0082257D"/>
    <w:rsid w:val="008269EC"/>
    <w:rsid w:val="00831DF0"/>
    <w:rsid w:val="00853438"/>
    <w:rsid w:val="00866846"/>
    <w:rsid w:val="00866F64"/>
    <w:rsid w:val="00870A58"/>
    <w:rsid w:val="00875DA9"/>
    <w:rsid w:val="00895E38"/>
    <w:rsid w:val="008A782B"/>
    <w:rsid w:val="008B0FC0"/>
    <w:rsid w:val="008B1CEF"/>
    <w:rsid w:val="008C429A"/>
    <w:rsid w:val="008D3BCF"/>
    <w:rsid w:val="008E1F3D"/>
    <w:rsid w:val="008E32D5"/>
    <w:rsid w:val="008E3F11"/>
    <w:rsid w:val="00905324"/>
    <w:rsid w:val="009053D7"/>
    <w:rsid w:val="0091331D"/>
    <w:rsid w:val="009251F6"/>
    <w:rsid w:val="0093223C"/>
    <w:rsid w:val="00941A87"/>
    <w:rsid w:val="009501C2"/>
    <w:rsid w:val="009668B9"/>
    <w:rsid w:val="00976577"/>
    <w:rsid w:val="00996356"/>
    <w:rsid w:val="00997D9A"/>
    <w:rsid w:val="009B3050"/>
    <w:rsid w:val="009B59FC"/>
    <w:rsid w:val="009D5E9F"/>
    <w:rsid w:val="009D7C49"/>
    <w:rsid w:val="009E7297"/>
    <w:rsid w:val="00A0257D"/>
    <w:rsid w:val="00A07FDE"/>
    <w:rsid w:val="00A121AC"/>
    <w:rsid w:val="00A12EDC"/>
    <w:rsid w:val="00A26D0D"/>
    <w:rsid w:val="00A33BDE"/>
    <w:rsid w:val="00A33FC8"/>
    <w:rsid w:val="00A34885"/>
    <w:rsid w:val="00A421D3"/>
    <w:rsid w:val="00A43BC1"/>
    <w:rsid w:val="00A55460"/>
    <w:rsid w:val="00A74225"/>
    <w:rsid w:val="00A77DDC"/>
    <w:rsid w:val="00A81608"/>
    <w:rsid w:val="00A936D5"/>
    <w:rsid w:val="00AA1EB0"/>
    <w:rsid w:val="00AA2DA3"/>
    <w:rsid w:val="00AA5A9C"/>
    <w:rsid w:val="00AB016A"/>
    <w:rsid w:val="00AB2A5A"/>
    <w:rsid w:val="00AC0253"/>
    <w:rsid w:val="00AD28F8"/>
    <w:rsid w:val="00AD7C65"/>
    <w:rsid w:val="00AE4ED3"/>
    <w:rsid w:val="00B0230B"/>
    <w:rsid w:val="00B17D95"/>
    <w:rsid w:val="00B234A0"/>
    <w:rsid w:val="00B23509"/>
    <w:rsid w:val="00B359DB"/>
    <w:rsid w:val="00B3632B"/>
    <w:rsid w:val="00B409D8"/>
    <w:rsid w:val="00B468B3"/>
    <w:rsid w:val="00B47AB0"/>
    <w:rsid w:val="00B5178D"/>
    <w:rsid w:val="00B67F1F"/>
    <w:rsid w:val="00B701D7"/>
    <w:rsid w:val="00B90595"/>
    <w:rsid w:val="00BA215A"/>
    <w:rsid w:val="00BA6748"/>
    <w:rsid w:val="00BB5F09"/>
    <w:rsid w:val="00BC0D9F"/>
    <w:rsid w:val="00BE053D"/>
    <w:rsid w:val="00BF1A7A"/>
    <w:rsid w:val="00BF1FA3"/>
    <w:rsid w:val="00C00974"/>
    <w:rsid w:val="00C018E4"/>
    <w:rsid w:val="00C066FA"/>
    <w:rsid w:val="00C06769"/>
    <w:rsid w:val="00C25387"/>
    <w:rsid w:val="00C54BE3"/>
    <w:rsid w:val="00C55AFB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45BC"/>
    <w:rsid w:val="00CE72FC"/>
    <w:rsid w:val="00CF31EE"/>
    <w:rsid w:val="00D07FAC"/>
    <w:rsid w:val="00D1492F"/>
    <w:rsid w:val="00D17949"/>
    <w:rsid w:val="00D17B69"/>
    <w:rsid w:val="00D3003C"/>
    <w:rsid w:val="00D331F4"/>
    <w:rsid w:val="00D434C5"/>
    <w:rsid w:val="00D470E4"/>
    <w:rsid w:val="00D52142"/>
    <w:rsid w:val="00D5280E"/>
    <w:rsid w:val="00D61F14"/>
    <w:rsid w:val="00D710BD"/>
    <w:rsid w:val="00D80D6B"/>
    <w:rsid w:val="00D85D41"/>
    <w:rsid w:val="00D90950"/>
    <w:rsid w:val="00DA56C6"/>
    <w:rsid w:val="00DA69DF"/>
    <w:rsid w:val="00DB10EF"/>
    <w:rsid w:val="00DB33F8"/>
    <w:rsid w:val="00DC417D"/>
    <w:rsid w:val="00DD38E2"/>
    <w:rsid w:val="00DF663C"/>
    <w:rsid w:val="00E00140"/>
    <w:rsid w:val="00E13110"/>
    <w:rsid w:val="00E24DF1"/>
    <w:rsid w:val="00E40B9A"/>
    <w:rsid w:val="00E41F94"/>
    <w:rsid w:val="00E431ED"/>
    <w:rsid w:val="00E55D90"/>
    <w:rsid w:val="00E64FF5"/>
    <w:rsid w:val="00E65E81"/>
    <w:rsid w:val="00E907EC"/>
    <w:rsid w:val="00EA26FC"/>
    <w:rsid w:val="00EA5421"/>
    <w:rsid w:val="00EB34FC"/>
    <w:rsid w:val="00EB5816"/>
    <w:rsid w:val="00ED0EA9"/>
    <w:rsid w:val="00EF581D"/>
    <w:rsid w:val="00EF77DF"/>
    <w:rsid w:val="00F02AF5"/>
    <w:rsid w:val="00F11BEF"/>
    <w:rsid w:val="00F165E1"/>
    <w:rsid w:val="00F258E7"/>
    <w:rsid w:val="00F31B84"/>
    <w:rsid w:val="00F44F5F"/>
    <w:rsid w:val="00F45267"/>
    <w:rsid w:val="00F55902"/>
    <w:rsid w:val="00F57BA5"/>
    <w:rsid w:val="00F631EC"/>
    <w:rsid w:val="00F64C22"/>
    <w:rsid w:val="00F64FA7"/>
    <w:rsid w:val="00F737D4"/>
    <w:rsid w:val="00F74D19"/>
    <w:rsid w:val="00F80053"/>
    <w:rsid w:val="00F8394D"/>
    <w:rsid w:val="00FA02C7"/>
    <w:rsid w:val="00FA4186"/>
    <w:rsid w:val="00FC0531"/>
    <w:rsid w:val="00FC13F0"/>
    <w:rsid w:val="00FD0FB7"/>
    <w:rsid w:val="00FE0496"/>
    <w:rsid w:val="00FE46EE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F12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81</cp:revision>
  <dcterms:created xsi:type="dcterms:W3CDTF">2026-03-04T11:47:00Z</dcterms:created>
  <dcterms:modified xsi:type="dcterms:W3CDTF">2026-03-06T18:43:00Z</dcterms:modified>
</cp:coreProperties>
</file>