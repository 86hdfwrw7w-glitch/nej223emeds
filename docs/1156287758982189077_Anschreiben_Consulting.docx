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CCD62" w14:textId="77777777" w:rsidR="00F21879" w:rsidRPr="00F613E2" w:rsidRDefault="00F21879" w:rsidP="00F21879">
      <w:pPr>
        <w:spacing w:after="0" w:line="240" w:lineRule="auto"/>
        <w:jc w:val="right"/>
        <w:rPr>
          <w:rFonts w:ascii="Georgia" w:eastAsia="Calibri" w:hAnsi="Georgia" w:cs="Times New Roman"/>
          <w:lang w:val="en-US"/>
        </w:rPr>
      </w:pPr>
      <w:bookmarkStart w:id="0" w:name="_Hlk143671718"/>
      <w:r w:rsidRPr="00F613E2">
        <w:rPr>
          <w:rFonts w:ascii="Georgia" w:eastAsia="Calibri" w:hAnsi="Georgia" w:cs="Times New Roman"/>
          <w:lang w:val="en-US"/>
        </w:rPr>
        <w:t>Kilian Brilz</w:t>
      </w:r>
    </w:p>
    <w:p w14:paraId="1BC0164D" w14:textId="77777777" w:rsidR="00F21879" w:rsidRPr="00F613E2" w:rsidRDefault="00F21879" w:rsidP="00F21879">
      <w:pPr>
        <w:spacing w:after="0" w:line="240" w:lineRule="auto"/>
        <w:jc w:val="right"/>
        <w:rPr>
          <w:rFonts w:ascii="Georgia" w:eastAsia="Calibri" w:hAnsi="Georgia" w:cs="Times New Roman"/>
          <w:lang w:val="en-US"/>
        </w:rPr>
      </w:pPr>
      <w:commentRangeStart w:id="1"/>
      <w:proofErr w:type="spellStart"/>
      <w:r w:rsidRPr="00F613E2">
        <w:rPr>
          <w:rFonts w:ascii="Georgia" w:eastAsia="Calibri" w:hAnsi="Georgia" w:cs="Times New Roman"/>
          <w:lang w:val="en-US"/>
        </w:rPr>
        <w:t>Wulfskamp</w:t>
      </w:r>
      <w:proofErr w:type="spellEnd"/>
      <w:r w:rsidRPr="00F613E2">
        <w:rPr>
          <w:rFonts w:ascii="Georgia" w:eastAsia="Calibri" w:hAnsi="Georgia" w:cs="Times New Roman"/>
          <w:lang w:val="en-US"/>
        </w:rPr>
        <w:t xml:space="preserve"> 13a</w:t>
      </w:r>
    </w:p>
    <w:p w14:paraId="33243874" w14:textId="77777777" w:rsidR="00F21879" w:rsidRPr="00F613E2" w:rsidRDefault="00F21879" w:rsidP="00F21879">
      <w:pPr>
        <w:spacing w:after="0" w:line="240" w:lineRule="auto"/>
        <w:jc w:val="right"/>
        <w:rPr>
          <w:rFonts w:ascii="Georgia" w:eastAsia="Calibri" w:hAnsi="Georgia" w:cs="Times New Roman"/>
          <w:lang w:val="en-US"/>
        </w:rPr>
      </w:pPr>
      <w:r w:rsidRPr="00F613E2">
        <w:rPr>
          <w:rFonts w:ascii="Georgia" w:eastAsia="Calibri" w:hAnsi="Georgia" w:cs="Times New Roman"/>
          <w:lang w:val="en-US"/>
        </w:rPr>
        <w:t xml:space="preserve">21365 </w:t>
      </w:r>
      <w:proofErr w:type="spellStart"/>
      <w:r w:rsidRPr="00F613E2">
        <w:rPr>
          <w:rFonts w:ascii="Georgia" w:eastAsia="Calibri" w:hAnsi="Georgia" w:cs="Times New Roman"/>
          <w:lang w:val="en-US"/>
        </w:rPr>
        <w:t>Adendorf</w:t>
      </w:r>
      <w:commentRangeEnd w:id="1"/>
      <w:proofErr w:type="spellEnd"/>
      <w:r w:rsidRPr="00F613E2">
        <w:rPr>
          <w:rFonts w:ascii="Georgia" w:eastAsia="Calibri" w:hAnsi="Georgia" w:cs="Times New Roman"/>
        </w:rPr>
        <w:commentReference w:id="1"/>
      </w:r>
    </w:p>
    <w:p w14:paraId="0F9681A0" w14:textId="77777777" w:rsidR="00F21879" w:rsidRPr="00F613E2" w:rsidRDefault="00F21879" w:rsidP="00F21879">
      <w:pPr>
        <w:spacing w:after="0" w:line="240" w:lineRule="auto"/>
        <w:jc w:val="right"/>
        <w:rPr>
          <w:rFonts w:ascii="Georgia" w:eastAsia="Calibri" w:hAnsi="Georgia" w:cs="Times New Roman"/>
          <w:lang w:val="en-US"/>
        </w:rPr>
      </w:pPr>
      <w:r w:rsidRPr="00F613E2">
        <w:rPr>
          <w:rFonts w:ascii="Georgia" w:eastAsia="Calibri" w:hAnsi="Georgia" w:cs="Georgia"/>
          <w:color w:val="000000"/>
          <w:lang w:val="en-US"/>
        </w:rPr>
        <w:t>Kilianbrilz0301@gmail.com</w:t>
      </w:r>
    </w:p>
    <w:p w14:paraId="1BF7958B" w14:textId="77777777" w:rsidR="00F21879" w:rsidRPr="00F613E2" w:rsidRDefault="00F21879" w:rsidP="00F21879">
      <w:pPr>
        <w:spacing w:after="0" w:line="256" w:lineRule="auto"/>
        <w:jc w:val="right"/>
        <w:rPr>
          <w:rFonts w:ascii="Georgia" w:eastAsia="Calibri" w:hAnsi="Georgia" w:cs="Georgia"/>
          <w:color w:val="000000"/>
        </w:rPr>
      </w:pPr>
      <w:commentRangeStart w:id="2"/>
      <w:r w:rsidRPr="00F613E2">
        <w:rPr>
          <w:rFonts w:ascii="Georgia" w:eastAsia="Calibri" w:hAnsi="Georgia" w:cs="Georgia"/>
          <w:color w:val="000000"/>
        </w:rPr>
        <w:t>+49 175 151 1212 1212</w:t>
      </w:r>
      <w:commentRangeEnd w:id="2"/>
      <w:r w:rsidRPr="00F613E2">
        <w:rPr>
          <w:rFonts w:ascii="Georgia" w:eastAsia="Calibri" w:hAnsi="Georgia" w:cs="Times New Roman"/>
        </w:rPr>
        <w:commentReference w:id="2"/>
      </w:r>
    </w:p>
    <w:p w14:paraId="0430B4BD" w14:textId="77777777" w:rsidR="00F21879" w:rsidRPr="00F613E2" w:rsidRDefault="00F21879" w:rsidP="00F21879">
      <w:pPr>
        <w:spacing w:after="0" w:line="256" w:lineRule="auto"/>
        <w:rPr>
          <w:rFonts w:ascii="Georgia" w:eastAsia="Calibri" w:hAnsi="Georgia" w:cs="Georgia"/>
          <w:color w:val="000000"/>
        </w:rPr>
      </w:pPr>
      <w:r w:rsidRPr="00F613E2">
        <w:rPr>
          <w:rFonts w:ascii="Georgia" w:eastAsia="Calibri" w:hAnsi="Georgia" w:cs="Georgia"/>
          <w:color w:val="000000"/>
        </w:rPr>
        <w:t>Corporate Finance Beratung GmbH</w:t>
      </w:r>
    </w:p>
    <w:p w14:paraId="5B9275D3" w14:textId="77777777" w:rsidR="00F21879" w:rsidRPr="00F613E2" w:rsidRDefault="00F21879" w:rsidP="00F21879">
      <w:pPr>
        <w:spacing w:after="0" w:line="256" w:lineRule="auto"/>
        <w:rPr>
          <w:rFonts w:ascii="Georgia" w:eastAsia="Calibri" w:hAnsi="Georgia" w:cs="Times New Roman"/>
        </w:rPr>
      </w:pPr>
      <w:r w:rsidRPr="00F613E2">
        <w:rPr>
          <w:rFonts w:ascii="Georgia" w:eastAsia="Calibri" w:hAnsi="Georgia" w:cs="Times New Roman"/>
        </w:rPr>
        <w:t>Musterstraße 99</w:t>
      </w:r>
      <w:r w:rsidRPr="00F613E2">
        <w:rPr>
          <w:rFonts w:ascii="Georgia" w:eastAsia="Calibri" w:hAnsi="Georgia" w:cs="Times New Roman"/>
        </w:rPr>
        <w:br/>
        <w:t xml:space="preserve">55005 Frankfurt am Main </w:t>
      </w:r>
    </w:p>
    <w:p w14:paraId="1CBEFE37" w14:textId="77777777" w:rsidR="00F21879" w:rsidRPr="00F613E2" w:rsidRDefault="00F21879" w:rsidP="00F21879">
      <w:pPr>
        <w:spacing w:after="0" w:line="256" w:lineRule="auto"/>
        <w:jc w:val="right"/>
        <w:rPr>
          <w:rFonts w:ascii="Georgia" w:eastAsia="Calibri" w:hAnsi="Georgia" w:cs="Times New Roman"/>
        </w:rPr>
      </w:pPr>
      <w:r w:rsidRPr="00F613E2">
        <w:rPr>
          <w:rFonts w:ascii="Georgia" w:eastAsia="Calibri" w:hAnsi="Georgia" w:cs="Times New Roman"/>
        </w:rPr>
        <w:t>Musterhausen, 28.12.20219</w:t>
      </w:r>
    </w:p>
    <w:p w14:paraId="662B404C" w14:textId="77777777" w:rsidR="00F21879" w:rsidRPr="00F613E2" w:rsidRDefault="00F21879" w:rsidP="00F21879">
      <w:pPr>
        <w:spacing w:after="0" w:line="256" w:lineRule="auto"/>
        <w:rPr>
          <w:rFonts w:ascii="Georgia" w:eastAsia="Calibri" w:hAnsi="Georgia" w:cs="Times New Roman"/>
        </w:rPr>
      </w:pPr>
    </w:p>
    <w:p w14:paraId="244E85EB" w14:textId="77777777" w:rsidR="00F21879" w:rsidRPr="00F613E2" w:rsidRDefault="00F21879" w:rsidP="00F21879">
      <w:pPr>
        <w:spacing w:after="0" w:line="256" w:lineRule="auto"/>
        <w:jc w:val="both"/>
        <w:rPr>
          <w:rFonts w:ascii="Georgia" w:eastAsia="Calibri" w:hAnsi="Georgia" w:cs="Times New Roman"/>
          <w:b/>
          <w:bCs/>
        </w:rPr>
      </w:pPr>
      <w:r w:rsidRPr="00F613E2">
        <w:rPr>
          <w:rFonts w:ascii="Georgia" w:eastAsia="Calibri" w:hAnsi="Georgia" w:cs="Times New Roman"/>
          <w:b/>
          <w:bCs/>
        </w:rPr>
        <w:t>Bewerbung um ein Praktikum im Consulting</w:t>
      </w:r>
    </w:p>
    <w:p w14:paraId="737447D5" w14:textId="77777777" w:rsidR="00F21879" w:rsidRPr="00F613E2" w:rsidRDefault="00F21879" w:rsidP="00F21879">
      <w:pPr>
        <w:spacing w:after="0" w:line="256" w:lineRule="auto"/>
        <w:jc w:val="both"/>
        <w:rPr>
          <w:rFonts w:ascii="Georgia" w:eastAsia="Calibri" w:hAnsi="Georgia" w:cs="Times New Roman"/>
        </w:rPr>
      </w:pPr>
    </w:p>
    <w:p w14:paraId="16E16532"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Sehr geehrte Damen und Herren,</w:t>
      </w:r>
    </w:p>
    <w:p w14:paraId="5FF3E449"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2A89BC68" w14:textId="46E629DD"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mit dem Beruf des Consultants verbinde ich vielseitige und anspruchsvolle Tätigkeiten, die es einem ermöglichen, innerhalb kurzer Zeit tiefgehende Einblicke in verschiedene Geschäftsfelder zu gewinnen. Der Reiz, als externer Berater einen positiven Einfluss auf die Entwicklung und den Erfolg eines Unternehmens nehmen zu können, fasziniert mich. In einer sich stetig wandelnden Wirtschaftsumgebung wird die Rolle des Beraters zunehmend bedeutender, indem er Unternehmen dabei unterstützt, Veränderungen nicht nur anzunehmen, sondern auch proaktiv zu gestalten.</w:t>
      </w:r>
      <w:r w:rsidR="00F613E2">
        <w:rPr>
          <w:rFonts w:ascii="Georgia" w:eastAsia="Times New Roman" w:hAnsi="Georgia" w:cs="Calibri"/>
          <w:color w:val="000000"/>
          <w:kern w:val="0"/>
          <w:lang w:eastAsia="de-DE"/>
          <w14:ligatures w14:val="none"/>
        </w:rPr>
        <w:t xml:space="preserve"> Um durch meine Arbeit eines Tages auch eine bedeutende Rolle in der Wirtschaft einzunehmen, möchte ich ab </w:t>
      </w:r>
      <w:r w:rsidR="00936CDD">
        <w:rPr>
          <w:rFonts w:ascii="Georgia" w:eastAsia="Times New Roman" w:hAnsi="Georgia" w:cs="Calibri"/>
          <w:color w:val="000000"/>
          <w:kern w:val="0"/>
          <w:lang w:eastAsia="de-DE"/>
          <w14:ligatures w14:val="none"/>
        </w:rPr>
        <w:t>dem 04.03.2024</w:t>
      </w:r>
      <w:r w:rsidR="00F613E2">
        <w:rPr>
          <w:rFonts w:ascii="Georgia" w:eastAsia="Times New Roman" w:hAnsi="Georgia" w:cs="Calibri"/>
          <w:color w:val="000000"/>
          <w:kern w:val="0"/>
          <w:lang w:eastAsia="de-DE"/>
          <w14:ligatures w14:val="none"/>
        </w:rPr>
        <w:t xml:space="preserve"> ein zehn-zwölfwöchiges Praktikum im Bereich Consulting im Standort </w:t>
      </w:r>
      <w:r w:rsidR="00936CDD">
        <w:rPr>
          <w:rFonts w:ascii="Georgia" w:eastAsia="Times New Roman" w:hAnsi="Georgia" w:cs="Calibri"/>
          <w:color w:val="000000"/>
          <w:kern w:val="0"/>
          <w:lang w:eastAsia="de-DE"/>
          <w14:ligatures w14:val="none"/>
        </w:rPr>
        <w:t xml:space="preserve">Frankfurt – alternativ auch gerne an einem Ihrer anderen Standorte – </w:t>
      </w:r>
      <w:r w:rsidR="00F613E2">
        <w:rPr>
          <w:rFonts w:ascii="Georgia" w:eastAsia="Times New Roman" w:hAnsi="Georgia" w:cs="Calibri"/>
          <w:color w:val="000000"/>
          <w:kern w:val="0"/>
          <w:lang w:eastAsia="de-DE"/>
          <w14:ligatures w14:val="none"/>
        </w:rPr>
        <w:t>absolvieren.</w:t>
      </w:r>
    </w:p>
    <w:p w14:paraId="010DAD3D"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04BBAD45" w14:textId="57A7BB2B"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xml:space="preserve">Während eines Ferienjobs als Sicherheitstrainer hatte ich die Gelegenheit, einen Unternehmensberater kennenzulernen. Dieses Erlebnis entfachte meine Begeisterung für die Branche und den Beruf. Auf meiner Schwedenreise vertiefte ich mein Interesse und entschied mich, Wirtschaftswissenschaften an der </w:t>
      </w:r>
      <w:proofErr w:type="gramStart"/>
      <w:r w:rsidRPr="00F613E2">
        <w:rPr>
          <w:rFonts w:ascii="Georgia" w:eastAsia="Times New Roman" w:hAnsi="Georgia" w:cs="Calibri"/>
          <w:color w:val="000000"/>
          <w:kern w:val="0"/>
          <w:lang w:eastAsia="de-DE"/>
          <w14:ligatures w14:val="none"/>
        </w:rPr>
        <w:t>Johannes Gutenberg-Universität</w:t>
      </w:r>
      <w:proofErr w:type="gramEnd"/>
      <w:r w:rsidRPr="00F613E2">
        <w:rPr>
          <w:rFonts w:ascii="Georgia" w:eastAsia="Times New Roman" w:hAnsi="Georgia" w:cs="Calibri"/>
          <w:color w:val="000000"/>
          <w:kern w:val="0"/>
          <w:lang w:eastAsia="de-DE"/>
          <w14:ligatures w14:val="none"/>
        </w:rPr>
        <w:t xml:space="preserve"> in Mainz zu studieren. Seit Beginn meines Studiums bin ich Mitglied der studentischen Unternehmensberatung Berater e. V., </w:t>
      </w:r>
      <w:r w:rsidR="002143A1">
        <w:rPr>
          <w:rFonts w:ascii="Georgia" w:eastAsia="Times New Roman" w:hAnsi="Georgia" w:cs="Calibri"/>
          <w:color w:val="000000"/>
          <w:kern w:val="0"/>
          <w:lang w:eastAsia="de-DE"/>
          <w14:ligatures w14:val="none"/>
        </w:rPr>
        <w:t>in der</w:t>
      </w:r>
      <w:r w:rsidRPr="00F613E2">
        <w:rPr>
          <w:rFonts w:ascii="Georgia" w:eastAsia="Times New Roman" w:hAnsi="Georgia" w:cs="Calibri"/>
          <w:color w:val="000000"/>
          <w:kern w:val="0"/>
          <w:lang w:eastAsia="de-DE"/>
          <w14:ligatures w14:val="none"/>
        </w:rPr>
        <w:t xml:space="preserve"> ich meine Netzwerkkontakte erweitern und an unterschiedlichen Projekten teilnehmen konnte. Hierbei konnte ich meine Team- und Kommunikationsfähigkeiten weiter entwickeln. Mein effizientes Zeitmanagement und meine hohe Belastbarkeit ermöglichten es mir, trotz starkem Engagement in der studentischen Unternehmensberatung und meiner aktuellen Praktikumstätigkeit bei </w:t>
      </w:r>
      <w:proofErr w:type="spellStart"/>
      <w:r w:rsidRPr="00F613E2">
        <w:rPr>
          <w:rFonts w:ascii="Georgia" w:eastAsia="Times New Roman" w:hAnsi="Georgia" w:cs="Calibri"/>
          <w:color w:val="000000"/>
          <w:kern w:val="0"/>
          <w:lang w:eastAsia="de-DE"/>
          <w14:ligatures w14:val="none"/>
        </w:rPr>
        <w:t>Solidaris</w:t>
      </w:r>
      <w:proofErr w:type="spellEnd"/>
      <w:r w:rsidRPr="00F613E2">
        <w:rPr>
          <w:rFonts w:ascii="Georgia" w:eastAsia="Times New Roman" w:hAnsi="Georgia" w:cs="Calibri"/>
          <w:color w:val="000000"/>
          <w:kern w:val="0"/>
          <w:lang w:eastAsia="de-DE"/>
          <w14:ligatures w14:val="none"/>
        </w:rPr>
        <w:t xml:space="preserve"> im Wirtschaftsprüfungsbereich hervorragende akademische Leistungen zu erbringen.</w:t>
      </w:r>
    </w:p>
    <w:p w14:paraId="2EF2D4B5"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07388AB5" w14:textId="77777777" w:rsidR="00DD5AA4" w:rsidRDefault="00DD5AA4" w:rsidP="00DD5AA4">
      <w:pPr>
        <w:spacing w:after="0"/>
        <w:rPr>
          <w:ins w:id="3" w:author="Kilian Brilz" w:date="2023-09-25T20:37:00Z"/>
          <w:rFonts w:ascii="Georgia" w:eastAsia="Georgia" w:hAnsi="Georgia" w:cs="Georgia"/>
        </w:rPr>
      </w:pPr>
      <w:commentRangeStart w:id="4"/>
      <w:ins w:id="5" w:author="Kilian Brilz" w:date="2023-09-25T20:37:00Z">
        <w:r>
          <w:rPr>
            <w:rFonts w:ascii="Georgia" w:eastAsia="Georgia" w:hAnsi="Georgia" w:cs="Georgia"/>
          </w:rPr>
          <w:t xml:space="preserve">DB Management Consulting erscheint mir als ideale Wahl für dieses Praktikum. Als Inhouse-Beratung eines der führenden Unternehmen in der Mobilitäts- und </w:t>
        </w:r>
      </w:ins>
      <w:customXmlInsRangeStart w:id="6" w:author="Kilian Brilz" w:date="2023-09-25T20:37:00Z"/>
      <w:sdt>
        <w:sdtPr>
          <w:tag w:val="goog_rdk_1"/>
          <w:id w:val="479431434"/>
        </w:sdtPr>
        <w:sdtContent>
          <w:customXmlInsRangeEnd w:id="6"/>
          <w:customXmlInsRangeStart w:id="7" w:author="Kilian Brilz" w:date="2023-09-25T20:37:00Z"/>
        </w:sdtContent>
      </w:sdt>
      <w:customXmlInsRangeEnd w:id="7"/>
      <w:ins w:id="8" w:author="Kilian Brilz" w:date="2023-09-25T20:37:00Z">
        <w:r>
          <w:rPr>
            <w:rFonts w:ascii="Georgia" w:eastAsia="Georgia" w:hAnsi="Georgia" w:cs="Georgia"/>
          </w:rPr>
          <w:t xml:space="preserve">Transportbranche, bieten Sie die Möglichkeit, unmittelbar an faszinierenden und hochrelevanten Projekten zu arbeiten, die von entscheidender Bedeutung für Menschen, Unternehmen und die Wirtschaft im Allgemeinen sind. Als aktiver Fahrer </w:t>
        </w:r>
      </w:ins>
      <w:customXmlInsRangeStart w:id="9" w:author="Kilian Brilz" w:date="2023-09-25T20:37:00Z"/>
      <w:sdt>
        <w:sdtPr>
          <w:tag w:val="goog_rdk_2"/>
          <w:id w:val="194740165"/>
        </w:sdtPr>
        <w:sdtContent>
          <w:customXmlInsRangeEnd w:id="9"/>
          <w:customXmlInsRangeStart w:id="10" w:author="Kilian Brilz" w:date="2023-09-25T20:37:00Z"/>
        </w:sdtContent>
      </w:sdt>
      <w:customXmlInsRangeEnd w:id="10"/>
      <w:ins w:id="11" w:author="Kilian Brilz" w:date="2023-09-25T20:37:00Z">
        <w:r>
          <w:rPr>
            <w:rFonts w:ascii="Georgia" w:eastAsia="Georgia" w:hAnsi="Georgia" w:cs="Georgia"/>
          </w:rPr>
          <w:t>in der Bahn finde ich insbesondere das Customer Experience Management-</w:t>
        </w:r>
      </w:ins>
      <w:customXmlInsRangeStart w:id="12" w:author="Kilian Brilz" w:date="2023-09-25T20:37:00Z"/>
      <w:sdt>
        <w:sdtPr>
          <w:tag w:val="goog_rdk_3"/>
          <w:id w:val="1044250508"/>
        </w:sdtPr>
        <w:sdtContent>
          <w:customXmlInsRangeEnd w:id="12"/>
          <w:customXmlInsRangeStart w:id="13" w:author="Kilian Brilz" w:date="2023-09-25T20:37:00Z"/>
        </w:sdtContent>
      </w:sdt>
      <w:customXmlInsRangeEnd w:id="13"/>
      <w:ins w:id="14" w:author="Kilian Brilz" w:date="2023-09-25T20:37:00Z">
        <w:r>
          <w:rPr>
            <w:rFonts w:ascii="Georgia" w:eastAsia="Georgia" w:hAnsi="Georgia" w:cs="Georgia"/>
          </w:rPr>
          <w:t xml:space="preserve">Projekt spannend und von hoher Bedeutung für das Wachstum der Anzahl an Fahrgästen und der Erfahrung und Zufriedenheit der einzelnen Fahrgäste selbst. Ich hoffe im Rahmen des Praktikums meinen Teil dazu beitragen zu können, dass die Reise der Fahrgäste zu einem </w:t>
        </w:r>
      </w:ins>
      <w:customXmlInsRangeStart w:id="15" w:author="Kilian Brilz" w:date="2023-09-25T20:37:00Z"/>
      <w:sdt>
        <w:sdtPr>
          <w:tag w:val="goog_rdk_4"/>
          <w:id w:val="-2587778"/>
        </w:sdtPr>
        <w:sdtContent>
          <w:customXmlInsRangeEnd w:id="15"/>
          <w:customXmlInsRangeStart w:id="16" w:author="Kilian Brilz" w:date="2023-09-25T20:37:00Z"/>
        </w:sdtContent>
      </w:sdt>
      <w:customXmlInsRangeEnd w:id="16"/>
      <w:ins w:id="17" w:author="Kilian Brilz" w:date="2023-09-25T20:37:00Z">
        <w:r>
          <w:rPr>
            <w:rFonts w:ascii="Georgia" w:eastAsia="Georgia" w:hAnsi="Georgia" w:cs="Georgia"/>
          </w:rPr>
          <w:t xml:space="preserve">unvergleichlichen Erlebnis wird.  </w:t>
        </w:r>
      </w:ins>
      <w:commentRangeEnd w:id="4"/>
      <w:ins w:id="18" w:author="Kilian Brilz" w:date="2023-09-25T20:38:00Z">
        <w:r>
          <w:rPr>
            <w:rStyle w:val="Kommentarzeichen"/>
          </w:rPr>
          <w:commentReference w:id="4"/>
        </w:r>
      </w:ins>
    </w:p>
    <w:p w14:paraId="34D70246" w14:textId="7E4EF026" w:rsidR="00A67886" w:rsidRPr="00A67886" w:rsidDel="00DD5AA4" w:rsidRDefault="00DD5AA4" w:rsidP="00A67886">
      <w:pPr>
        <w:spacing w:after="0" w:line="233" w:lineRule="atLeast"/>
        <w:jc w:val="both"/>
        <w:rPr>
          <w:del w:id="19" w:author="Kilian Brilz" w:date="2023-09-25T20:37:00Z"/>
          <w:rFonts w:ascii="Calibri" w:eastAsia="Times New Roman" w:hAnsi="Calibri" w:cs="Calibri"/>
          <w:color w:val="000000"/>
          <w:kern w:val="0"/>
          <w:lang w:eastAsia="de-DE"/>
          <w14:ligatures w14:val="none"/>
        </w:rPr>
      </w:pPr>
      <w:ins w:id="20" w:author="Kilian Brilz" w:date="2023-09-25T20:38:00Z">
        <w:r>
          <w:rPr>
            <w:rFonts w:ascii="Georgia" w:eastAsia="Times New Roman" w:hAnsi="Georgia" w:cs="Calibri"/>
            <w:color w:val="000000"/>
            <w:kern w:val="0"/>
            <w:shd w:val="clear" w:color="auto" w:fill="FFFF00"/>
            <w:lang w:eastAsia="de-DE"/>
            <w14:ligatures w14:val="none"/>
          </w:rPr>
          <w:t>A</w:t>
        </w:r>
      </w:ins>
      <w:del w:id="21" w:author="Kilian Brilz" w:date="2023-09-25T20:37:00Z">
        <w:r w:rsidR="00A67886" w:rsidRPr="00F613E2" w:rsidDel="00DD5AA4">
          <w:rPr>
            <w:rFonts w:ascii="Georgia" w:eastAsia="Times New Roman" w:hAnsi="Georgia" w:cs="Calibri"/>
            <w:color w:val="000000"/>
            <w:kern w:val="0"/>
            <w:shd w:val="clear" w:color="auto" w:fill="FFFF00"/>
            <w:lang w:eastAsia="de-DE"/>
            <w14:ligatures w14:val="none"/>
          </w:rPr>
          <w:delText>Hier den dritten Absatz einfügen.</w:delText>
        </w:r>
      </w:del>
    </w:p>
    <w:p w14:paraId="377EFBCD"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1D8ECACB"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p>
    <w:p w14:paraId="0A068B57"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381C47EC"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Mit freundlichen Grüßen</w:t>
      </w:r>
    </w:p>
    <w:p w14:paraId="2FFFEEDE"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 </w:t>
      </w:r>
    </w:p>
    <w:p w14:paraId="087B9517" w14:textId="77777777" w:rsidR="00A67886" w:rsidRPr="00A67886" w:rsidRDefault="00A67886" w:rsidP="00A67886">
      <w:pPr>
        <w:spacing w:after="0" w:line="233" w:lineRule="atLeast"/>
        <w:jc w:val="both"/>
        <w:rPr>
          <w:rFonts w:ascii="Calibri" w:eastAsia="Times New Roman" w:hAnsi="Calibri" w:cs="Calibri"/>
          <w:color w:val="000000"/>
          <w:kern w:val="0"/>
          <w:lang w:eastAsia="de-DE"/>
          <w14:ligatures w14:val="none"/>
        </w:rPr>
      </w:pPr>
      <w:r w:rsidRPr="00F613E2">
        <w:rPr>
          <w:rFonts w:ascii="Georgia" w:eastAsia="Times New Roman" w:hAnsi="Georgia" w:cs="Calibri"/>
          <w:color w:val="000000"/>
          <w:kern w:val="0"/>
          <w:lang w:eastAsia="de-DE"/>
          <w14:ligatures w14:val="none"/>
        </w:rPr>
        <w:t>Kilian Brilz</w:t>
      </w:r>
    </w:p>
    <w:p w14:paraId="0813500D" w14:textId="77777777" w:rsidR="00A67886" w:rsidRPr="00A67886" w:rsidRDefault="00A67886" w:rsidP="00A67886">
      <w:pPr>
        <w:spacing w:after="240" w:line="240" w:lineRule="auto"/>
        <w:rPr>
          <w:rFonts w:ascii="Times New Roman" w:eastAsia="Times New Roman" w:hAnsi="Times New Roman" w:cs="Times New Roman"/>
          <w:kern w:val="0"/>
          <w:sz w:val="24"/>
          <w:szCs w:val="24"/>
          <w:lang w:eastAsia="de-DE"/>
          <w14:ligatures w14:val="none"/>
        </w:rPr>
      </w:pPr>
    </w:p>
    <w:p w14:paraId="67F2BB24" w14:textId="77777777" w:rsidR="00A67886" w:rsidRPr="00A67886" w:rsidRDefault="00A67886" w:rsidP="00A67886">
      <w:pPr>
        <w:spacing w:after="0" w:line="240" w:lineRule="auto"/>
        <w:rPr>
          <w:rFonts w:ascii="Times New Roman" w:eastAsia="Times New Roman" w:hAnsi="Times New Roman" w:cs="Times New Roman"/>
          <w:kern w:val="0"/>
          <w:sz w:val="24"/>
          <w:szCs w:val="24"/>
          <w:lang w:eastAsia="de-DE"/>
          <w14:ligatures w14:val="none"/>
        </w:rPr>
      </w:pPr>
    </w:p>
    <w:p w14:paraId="6948CFE0" w14:textId="77777777" w:rsidR="00F21879" w:rsidRPr="00F21879" w:rsidRDefault="00F21879" w:rsidP="00F21879">
      <w:pPr>
        <w:spacing w:after="0" w:line="256" w:lineRule="auto"/>
        <w:jc w:val="right"/>
        <w:rPr>
          <w:rFonts w:ascii="Georgia" w:eastAsia="Calibri" w:hAnsi="Georgia" w:cs="Times New Roman"/>
          <w:sz w:val="21"/>
          <w:szCs w:val="21"/>
        </w:rPr>
      </w:pPr>
    </w:p>
    <w:p w14:paraId="295BAE1A" w14:textId="77777777" w:rsidR="00F21879" w:rsidRPr="00F21879" w:rsidRDefault="00F21879" w:rsidP="00F21879">
      <w:pPr>
        <w:spacing w:line="256" w:lineRule="auto"/>
        <w:rPr>
          <w:rFonts w:ascii="Georgia" w:eastAsia="Calibri" w:hAnsi="Georgia" w:cs="Georgia"/>
          <w:color w:val="000000"/>
          <w:sz w:val="21"/>
          <w:szCs w:val="21"/>
        </w:rPr>
      </w:pPr>
    </w:p>
    <w:bookmarkEnd w:id="0"/>
    <w:p w14:paraId="4B84EDBD" w14:textId="292C5890" w:rsidR="007E1463" w:rsidRPr="00F21879" w:rsidRDefault="007E1463" w:rsidP="006471C0">
      <w:pPr>
        <w:rPr>
          <w:rFonts w:ascii="Georgia" w:hAnsi="Georgia" w:cs="Georgia"/>
          <w:color w:val="000000"/>
          <w:sz w:val="21"/>
          <w:szCs w:val="21"/>
        </w:rPr>
      </w:pPr>
    </w:p>
    <w:sectPr w:rsidR="007E1463" w:rsidRPr="00F21879" w:rsidSect="00F613E2">
      <w:pgSz w:w="11906" w:h="16838"/>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rilz, Kilian" w:date="2023-08-23T08:44:00Z" w:initials="BK">
    <w:p w14:paraId="3D32DA3C" w14:textId="77777777" w:rsidR="00F21879" w:rsidRDefault="00F21879" w:rsidP="00F21879">
      <w:pPr>
        <w:pStyle w:val="Kommentartext"/>
        <w:rPr>
          <w:rFonts w:ascii="Calibri" w:hAnsi="Calibri" w:cs="Times New Roman"/>
        </w:rPr>
      </w:pPr>
      <w:r>
        <w:rPr>
          <w:rStyle w:val="Kommentarzeichen"/>
        </w:rPr>
        <w:annotationRef/>
      </w:r>
      <w:r>
        <w:t>Gegebenenfalls nochmal ändern</w:t>
      </w:r>
    </w:p>
  </w:comment>
  <w:comment w:id="2" w:author="Brilz, Kilian" w:date="2023-08-23T08:44:00Z" w:initials="BK">
    <w:p w14:paraId="62EB11E0" w14:textId="77777777" w:rsidR="00F21879" w:rsidRDefault="00F21879" w:rsidP="00F21879">
      <w:pPr>
        <w:pStyle w:val="Kommentartext"/>
      </w:pPr>
      <w:r>
        <w:rPr>
          <w:rStyle w:val="Kommentarzeichen"/>
        </w:rPr>
        <w:annotationRef/>
      </w:r>
      <w:r>
        <w:t>ändern</w:t>
      </w:r>
    </w:p>
  </w:comment>
  <w:comment w:id="4" w:author="Kilian Brilz" w:date="2023-09-25T20:38:00Z" w:initials="KB">
    <w:p w14:paraId="3C37DEF9" w14:textId="77777777" w:rsidR="00DD5AA4" w:rsidRDefault="00DD5AA4" w:rsidP="00B23997">
      <w:pPr>
        <w:pStyle w:val="Kommentartext"/>
      </w:pPr>
      <w:r>
        <w:rPr>
          <w:rStyle w:val="Kommentarzeichen"/>
        </w:rPr>
        <w:annotationRef/>
      </w:r>
      <w:r>
        <w:t>Absatz wurde noch nicht gecheckt, kommt im nächsten Dokument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32DA3C" w15:done="0"/>
  <w15:commentEx w15:paraId="62EB11E0" w15:done="0"/>
  <w15:commentEx w15:paraId="3C37DE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0FD52" w16cex:dateUtc="2023-08-23T19:48:00Z"/>
  <w16cex:commentExtensible w16cex:durableId="2890FD53" w16cex:dateUtc="2023-08-23T19:48:00Z"/>
  <w16cex:commentExtensible w16cex:durableId="668DE22E" w16cex:dateUtc="2023-09-25T1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32DA3C" w16cid:durableId="2890FD52"/>
  <w16cid:commentId w16cid:paraId="62EB11E0" w16cid:durableId="2890FD53"/>
  <w16cid:commentId w16cid:paraId="3C37DEF9" w16cid:durableId="668DE2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lz, Kilian">
    <w15:presenceInfo w15:providerId="AD" w15:userId="S::kbrilz@uni-mainz.de::183f8034-b3a9-4993-a751-11d4726a66b8"/>
  </w15:person>
  <w15:person w15:author="Kilian Brilz">
    <w15:presenceInfo w15:providerId="Windows Live" w15:userId="65ac41a68621b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C0"/>
    <w:rsid w:val="00051545"/>
    <w:rsid w:val="000543CD"/>
    <w:rsid w:val="00063349"/>
    <w:rsid w:val="002143A1"/>
    <w:rsid w:val="002410AA"/>
    <w:rsid w:val="00375AAC"/>
    <w:rsid w:val="005906EB"/>
    <w:rsid w:val="006471C0"/>
    <w:rsid w:val="006664CB"/>
    <w:rsid w:val="00734501"/>
    <w:rsid w:val="007E1463"/>
    <w:rsid w:val="007E3C3E"/>
    <w:rsid w:val="008A438A"/>
    <w:rsid w:val="00936CDD"/>
    <w:rsid w:val="0094473E"/>
    <w:rsid w:val="0096306C"/>
    <w:rsid w:val="00A24718"/>
    <w:rsid w:val="00A26E0A"/>
    <w:rsid w:val="00A67886"/>
    <w:rsid w:val="00B12B57"/>
    <w:rsid w:val="00BC3710"/>
    <w:rsid w:val="00DD5AA4"/>
    <w:rsid w:val="00F21879"/>
    <w:rsid w:val="00F613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106D"/>
  <w15:chartTrackingRefBased/>
  <w15:docId w15:val="{89DE359F-6281-480F-8412-A66EDA1C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8A438A"/>
    <w:rPr>
      <w:sz w:val="16"/>
      <w:szCs w:val="16"/>
    </w:rPr>
  </w:style>
  <w:style w:type="paragraph" w:styleId="Kommentartext">
    <w:name w:val="annotation text"/>
    <w:basedOn w:val="Standard"/>
    <w:link w:val="KommentartextZchn"/>
    <w:uiPriority w:val="99"/>
    <w:unhideWhenUsed/>
    <w:rsid w:val="008A438A"/>
    <w:pPr>
      <w:spacing w:line="240" w:lineRule="auto"/>
    </w:pPr>
    <w:rPr>
      <w:sz w:val="20"/>
      <w:szCs w:val="20"/>
    </w:rPr>
  </w:style>
  <w:style w:type="character" w:customStyle="1" w:styleId="KommentartextZchn">
    <w:name w:val="Kommentartext Zchn"/>
    <w:basedOn w:val="Absatz-Standardschriftart"/>
    <w:link w:val="Kommentartext"/>
    <w:uiPriority w:val="99"/>
    <w:rsid w:val="008A438A"/>
    <w:rPr>
      <w:sz w:val="20"/>
      <w:szCs w:val="20"/>
    </w:rPr>
  </w:style>
  <w:style w:type="paragraph" w:styleId="Kommentarthema">
    <w:name w:val="annotation subject"/>
    <w:basedOn w:val="Kommentartext"/>
    <w:next w:val="Kommentartext"/>
    <w:link w:val="KommentarthemaZchn"/>
    <w:uiPriority w:val="99"/>
    <w:semiHidden/>
    <w:unhideWhenUsed/>
    <w:rsid w:val="008A438A"/>
    <w:rPr>
      <w:b/>
      <w:bCs/>
    </w:rPr>
  </w:style>
  <w:style w:type="character" w:customStyle="1" w:styleId="KommentarthemaZchn">
    <w:name w:val="Kommentarthema Zchn"/>
    <w:basedOn w:val="KommentartextZchn"/>
    <w:link w:val="Kommentarthema"/>
    <w:uiPriority w:val="99"/>
    <w:semiHidden/>
    <w:rsid w:val="008A438A"/>
    <w:rPr>
      <w:b/>
      <w:bCs/>
      <w:sz w:val="20"/>
      <w:szCs w:val="20"/>
    </w:rPr>
  </w:style>
  <w:style w:type="paragraph" w:styleId="berarbeitung">
    <w:name w:val="Revision"/>
    <w:hidden/>
    <w:uiPriority w:val="99"/>
    <w:semiHidden/>
    <w:rsid w:val="00F218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238799">
      <w:bodyDiv w:val="1"/>
      <w:marLeft w:val="0"/>
      <w:marRight w:val="0"/>
      <w:marTop w:val="0"/>
      <w:marBottom w:val="0"/>
      <w:divBdr>
        <w:top w:val="none" w:sz="0" w:space="0" w:color="auto"/>
        <w:left w:val="none" w:sz="0" w:space="0" w:color="auto"/>
        <w:bottom w:val="none" w:sz="0" w:space="0" w:color="auto"/>
        <w:right w:val="none" w:sz="0" w:space="0" w:color="auto"/>
      </w:divBdr>
    </w:div>
    <w:div w:id="1312370505">
      <w:bodyDiv w:val="1"/>
      <w:marLeft w:val="0"/>
      <w:marRight w:val="0"/>
      <w:marTop w:val="0"/>
      <w:marBottom w:val="0"/>
      <w:divBdr>
        <w:top w:val="none" w:sz="0" w:space="0" w:color="auto"/>
        <w:left w:val="none" w:sz="0" w:space="0" w:color="auto"/>
        <w:bottom w:val="none" w:sz="0" w:space="0" w:color="auto"/>
        <w:right w:val="none" w:sz="0" w:space="0" w:color="auto"/>
      </w:divBdr>
    </w:div>
    <w:div w:id="2079547525">
      <w:bodyDiv w:val="1"/>
      <w:marLeft w:val="0"/>
      <w:marRight w:val="0"/>
      <w:marTop w:val="0"/>
      <w:marBottom w:val="0"/>
      <w:divBdr>
        <w:top w:val="none" w:sz="0" w:space="0" w:color="auto"/>
        <w:left w:val="none" w:sz="0" w:space="0" w:color="auto"/>
        <w:bottom w:val="none" w:sz="0" w:space="0" w:color="auto"/>
        <w:right w:val="none" w:sz="0" w:space="0" w:color="auto"/>
      </w:divBdr>
    </w:div>
    <w:div w:id="208896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A9674-FC08-E747-90A3-BCAB35CEC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2855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Brilz, Kilian</dc:creator>
  <cp:keywords/>
  <dc:description/>
  <cp:lastModifiedBy>Kilian Brilz</cp:lastModifiedBy>
  <cp:revision>9</cp:revision>
  <dcterms:created xsi:type="dcterms:W3CDTF">2023-08-24T14:12:00Z</dcterms:created>
  <dcterms:modified xsi:type="dcterms:W3CDTF">2023-09-25T18:39:00Z</dcterms:modified>
</cp:coreProperties>
</file>