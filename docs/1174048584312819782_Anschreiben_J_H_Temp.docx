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C7C9D" w14:textId="6881A664" w:rsidR="006D2592" w:rsidRPr="00944F10" w:rsidRDefault="00BB795E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944F10">
        <w:rPr>
          <w:rFonts w:ascii="Georgia" w:hAnsi="Georgia" w:cs="Times New Roman"/>
          <w:sz w:val="21"/>
          <w:szCs w:val="21"/>
        </w:rPr>
        <w:t xml:space="preserve">Jonathan Hofbeck </w:t>
      </w:r>
    </w:p>
    <w:p w14:paraId="2458A2A0" w14:textId="52739B05" w:rsidR="00857C6F" w:rsidRPr="00944F10" w:rsidRDefault="00BB795E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944F10">
        <w:rPr>
          <w:rFonts w:ascii="Georgia" w:hAnsi="Georgia" w:cs="Times New Roman"/>
          <w:sz w:val="21"/>
          <w:szCs w:val="21"/>
        </w:rPr>
        <w:t>Klingental 8</w:t>
      </w:r>
    </w:p>
    <w:p w14:paraId="451AEE20" w14:textId="688BDFCD" w:rsidR="00857C6F" w:rsidRPr="00BB795E" w:rsidRDefault="00BB795E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BB795E">
        <w:rPr>
          <w:rFonts w:ascii="Georgia" w:hAnsi="Georgia" w:cs="Times New Roman"/>
          <w:sz w:val="21"/>
          <w:szCs w:val="21"/>
        </w:rPr>
        <w:t>4058 Basel, Schweiz</w:t>
      </w:r>
    </w:p>
    <w:p w14:paraId="12BA391A" w14:textId="38D16BEE" w:rsidR="006A7895" w:rsidRPr="00D30CEA" w:rsidRDefault="00BB795E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Georgia"/>
          <w:color w:val="000000"/>
          <w:sz w:val="21"/>
          <w:szCs w:val="21"/>
        </w:rPr>
        <w:t>jonathan.hofbeck</w:t>
      </w:r>
      <w:r w:rsidR="00857C6F" w:rsidRPr="00D30CEA">
        <w:rPr>
          <w:rFonts w:ascii="Georgia" w:hAnsi="Georgia" w:cs="Georgia"/>
          <w:color w:val="000000"/>
          <w:sz w:val="21"/>
          <w:szCs w:val="21"/>
        </w:rPr>
        <w:t>@g</w:t>
      </w:r>
      <w:r>
        <w:rPr>
          <w:rFonts w:ascii="Georgia" w:hAnsi="Georgia" w:cs="Georgia"/>
          <w:color w:val="000000"/>
          <w:sz w:val="21"/>
          <w:szCs w:val="21"/>
        </w:rPr>
        <w:t>mx.</w:t>
      </w:r>
      <w:r w:rsidR="00FE5FBD">
        <w:rPr>
          <w:rFonts w:ascii="Georgia" w:hAnsi="Georgia" w:cs="Georgia"/>
          <w:color w:val="000000"/>
          <w:sz w:val="21"/>
          <w:szCs w:val="21"/>
        </w:rPr>
        <w:t>de</w:t>
      </w:r>
    </w:p>
    <w:p w14:paraId="2E7278C7" w14:textId="181C5154" w:rsidR="00F74175" w:rsidRPr="00D30CEA" w:rsidRDefault="006D2592" w:rsidP="00E65B09">
      <w:pPr>
        <w:spacing w:after="0"/>
        <w:jc w:val="right"/>
        <w:rPr>
          <w:rFonts w:ascii="Georgia" w:hAnsi="Georgia" w:cs="Georgia"/>
          <w:color w:val="000000"/>
          <w:sz w:val="21"/>
          <w:szCs w:val="21"/>
        </w:rPr>
      </w:pPr>
      <w:r w:rsidRPr="00D30CEA">
        <w:rPr>
          <w:rFonts w:ascii="Georgia" w:hAnsi="Georgia" w:cs="Georgia"/>
          <w:color w:val="000000"/>
          <w:sz w:val="21"/>
          <w:szCs w:val="21"/>
        </w:rPr>
        <w:t>+</w:t>
      </w:r>
      <w:r w:rsidR="00857C6F" w:rsidRPr="00D30CEA">
        <w:rPr>
          <w:rFonts w:ascii="Georgia" w:hAnsi="Georgia" w:cs="Georgia"/>
          <w:color w:val="000000"/>
          <w:sz w:val="21"/>
          <w:szCs w:val="21"/>
        </w:rPr>
        <w:t>49 15</w:t>
      </w:r>
      <w:r w:rsidR="00BB795E">
        <w:rPr>
          <w:rFonts w:ascii="Georgia" w:hAnsi="Georgia" w:cs="Georgia"/>
          <w:color w:val="000000"/>
          <w:sz w:val="21"/>
          <w:szCs w:val="21"/>
        </w:rPr>
        <w:t>1</w:t>
      </w:r>
      <w:r w:rsidR="00857C6F" w:rsidRPr="00D30CEA">
        <w:rPr>
          <w:rFonts w:ascii="Georgia" w:hAnsi="Georgia" w:cs="Georgia"/>
          <w:color w:val="000000"/>
          <w:sz w:val="21"/>
          <w:szCs w:val="21"/>
        </w:rPr>
        <w:t xml:space="preserve"> </w:t>
      </w:r>
      <w:r w:rsidR="003D5D1E" w:rsidRPr="00D30CEA">
        <w:rPr>
          <w:rFonts w:ascii="Georgia" w:hAnsi="Georgia" w:cs="Georgia"/>
          <w:color w:val="000000"/>
          <w:sz w:val="21"/>
          <w:szCs w:val="21"/>
        </w:rPr>
        <w:t>1</w:t>
      </w:r>
      <w:r w:rsidR="00BB795E">
        <w:rPr>
          <w:rFonts w:ascii="Georgia" w:hAnsi="Georgia" w:cs="Georgia"/>
          <w:color w:val="000000"/>
          <w:sz w:val="21"/>
          <w:szCs w:val="21"/>
        </w:rPr>
        <w:t>6052755</w:t>
      </w:r>
    </w:p>
    <w:p w14:paraId="170FE07D" w14:textId="77777777" w:rsidR="00F270C0" w:rsidRPr="00862C30" w:rsidRDefault="00F270C0" w:rsidP="00F74175">
      <w:pPr>
        <w:spacing w:after="0"/>
        <w:rPr>
          <w:rFonts w:ascii="Georgia" w:hAnsi="Georgia" w:cs="Georgia"/>
          <w:color w:val="000000"/>
          <w:sz w:val="16"/>
          <w:szCs w:val="16"/>
        </w:rPr>
      </w:pPr>
    </w:p>
    <w:p w14:paraId="4FFA7063" w14:textId="5F6839F0" w:rsidR="00F74175" w:rsidRPr="00D30CEA" w:rsidRDefault="00BB795E" w:rsidP="00F74175">
      <w:pPr>
        <w:spacing w:after="0"/>
        <w:rPr>
          <w:rFonts w:ascii="Georgia" w:hAnsi="Georgia" w:cs="Georgia"/>
          <w:color w:val="000000"/>
          <w:sz w:val="21"/>
          <w:szCs w:val="21"/>
        </w:rPr>
      </w:pPr>
      <w:r>
        <w:rPr>
          <w:rFonts w:ascii="Georgia" w:hAnsi="Georgia" w:cs="Georgia"/>
          <w:color w:val="000000"/>
          <w:sz w:val="21"/>
          <w:szCs w:val="21"/>
        </w:rPr>
        <w:t>FIRMENNAME (wird noch eingesetzt)</w:t>
      </w:r>
    </w:p>
    <w:p w14:paraId="6A013FD1" w14:textId="7B4445DC" w:rsidR="00F74175" w:rsidRPr="00D30CEA" w:rsidRDefault="00BB795E" w:rsidP="00F74175">
      <w:pPr>
        <w:spacing w:after="0"/>
        <w:rPr>
          <w:rFonts w:ascii="Georgia" w:hAnsi="Georgia"/>
          <w:sz w:val="21"/>
          <w:szCs w:val="21"/>
        </w:rPr>
      </w:pPr>
      <w:r>
        <w:rPr>
          <w:rFonts w:ascii="Georgia" w:hAnsi="Georgia"/>
          <w:sz w:val="21"/>
          <w:szCs w:val="21"/>
        </w:rPr>
        <w:t>MUSTERSTRASSE 1</w:t>
      </w:r>
      <w:r w:rsidR="00F74175" w:rsidRPr="00D30CEA">
        <w:rPr>
          <w:rFonts w:ascii="Georgia" w:hAnsi="Georgia"/>
          <w:sz w:val="21"/>
          <w:szCs w:val="21"/>
        </w:rPr>
        <w:br/>
      </w:r>
      <w:r>
        <w:rPr>
          <w:rFonts w:ascii="Georgia" w:hAnsi="Georgia"/>
          <w:sz w:val="21"/>
          <w:szCs w:val="21"/>
        </w:rPr>
        <w:t xml:space="preserve">PLZ MUSTERSTADT </w:t>
      </w:r>
      <w:r w:rsidR="00F74175" w:rsidRPr="00D30CEA">
        <w:rPr>
          <w:rFonts w:ascii="Georgia" w:hAnsi="Georgia"/>
          <w:sz w:val="21"/>
          <w:szCs w:val="21"/>
        </w:rPr>
        <w:t xml:space="preserve"> </w:t>
      </w:r>
    </w:p>
    <w:p w14:paraId="096C8AF5" w14:textId="77777777" w:rsidR="00647413" w:rsidRPr="00862C30" w:rsidRDefault="00647413" w:rsidP="00F74175">
      <w:pPr>
        <w:spacing w:after="0"/>
        <w:rPr>
          <w:rFonts w:ascii="Georgia" w:hAnsi="Georgia" w:cs="Georgia"/>
          <w:color w:val="000000"/>
          <w:sz w:val="16"/>
          <w:szCs w:val="16"/>
        </w:rPr>
      </w:pPr>
    </w:p>
    <w:p w14:paraId="155B6E2E" w14:textId="786CD877" w:rsidR="006A7895" w:rsidRPr="00BB795E" w:rsidRDefault="00BB795E" w:rsidP="0085213A">
      <w:pPr>
        <w:spacing w:after="0"/>
        <w:jc w:val="right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Basel</w:t>
      </w:r>
      <w:r w:rsidR="002D594E" w:rsidRPr="00BB795E">
        <w:rPr>
          <w:rFonts w:ascii="Georgia" w:hAnsi="Georgia" w:cs="Times New Roman"/>
          <w:sz w:val="21"/>
          <w:szCs w:val="21"/>
        </w:rPr>
        <w:t xml:space="preserve">, </w:t>
      </w:r>
      <w:r>
        <w:rPr>
          <w:rFonts w:ascii="Georgia" w:hAnsi="Georgia" w:cs="Times New Roman"/>
          <w:sz w:val="21"/>
          <w:szCs w:val="21"/>
        </w:rPr>
        <w:t>DD</w:t>
      </w:r>
      <w:r w:rsidR="002D594E" w:rsidRPr="00BB795E">
        <w:rPr>
          <w:rFonts w:ascii="Georgia" w:hAnsi="Georgia" w:cs="Times New Roman"/>
          <w:sz w:val="21"/>
          <w:szCs w:val="21"/>
        </w:rPr>
        <w:t>.</w:t>
      </w:r>
      <w:r>
        <w:rPr>
          <w:rFonts w:ascii="Georgia" w:hAnsi="Georgia" w:cs="Times New Roman"/>
          <w:sz w:val="21"/>
          <w:szCs w:val="21"/>
        </w:rPr>
        <w:t>MM</w:t>
      </w:r>
      <w:r w:rsidR="006A7895" w:rsidRPr="00BB795E">
        <w:rPr>
          <w:rFonts w:ascii="Georgia" w:hAnsi="Georgia" w:cs="Times New Roman"/>
          <w:sz w:val="21"/>
          <w:szCs w:val="21"/>
        </w:rPr>
        <w:t>.</w:t>
      </w:r>
      <w:r w:rsidR="003D5D1E" w:rsidRPr="00BB795E">
        <w:rPr>
          <w:rFonts w:ascii="Georgia" w:hAnsi="Georgia" w:cs="Times New Roman"/>
          <w:sz w:val="21"/>
          <w:szCs w:val="21"/>
        </w:rPr>
        <w:t>20</w:t>
      </w:r>
      <w:r>
        <w:rPr>
          <w:rFonts w:ascii="Georgia" w:hAnsi="Georgia" w:cs="Times New Roman"/>
          <w:sz w:val="21"/>
          <w:szCs w:val="21"/>
        </w:rPr>
        <w:t>23</w:t>
      </w:r>
    </w:p>
    <w:p w14:paraId="0731715D" w14:textId="77777777" w:rsidR="001E0088" w:rsidRPr="00862C30" w:rsidRDefault="001E0088" w:rsidP="001E0088">
      <w:pPr>
        <w:spacing w:after="0"/>
        <w:jc w:val="right"/>
        <w:rPr>
          <w:rFonts w:ascii="Georgia" w:hAnsi="Georgia" w:cs="Times New Roman"/>
          <w:sz w:val="16"/>
          <w:szCs w:val="16"/>
        </w:rPr>
      </w:pPr>
    </w:p>
    <w:p w14:paraId="70A974D0" w14:textId="7E0028C0" w:rsidR="000A5AB8" w:rsidRPr="0099776A" w:rsidRDefault="0099776A" w:rsidP="000A5AB8">
      <w:pPr>
        <w:spacing w:after="0"/>
        <w:rPr>
          <w:rFonts w:ascii="Georgia" w:hAnsi="Georgia" w:cs="Times New Roman"/>
          <w:b/>
          <w:sz w:val="21"/>
          <w:szCs w:val="21"/>
        </w:rPr>
      </w:pPr>
      <w:r w:rsidRPr="0099776A">
        <w:rPr>
          <w:rFonts w:ascii="Georgia" w:hAnsi="Georgia" w:cs="Times New Roman"/>
          <w:b/>
          <w:sz w:val="21"/>
          <w:szCs w:val="21"/>
        </w:rPr>
        <w:t xml:space="preserve">Bewerbung um ein Praktikum im Bereich </w:t>
      </w:r>
      <w:r w:rsidR="00BB795E">
        <w:rPr>
          <w:rFonts w:ascii="Georgia" w:hAnsi="Georgia" w:cs="Times New Roman"/>
          <w:b/>
          <w:sz w:val="21"/>
          <w:szCs w:val="21"/>
        </w:rPr>
        <w:t>Strategie- und Managementberatung</w:t>
      </w:r>
    </w:p>
    <w:p w14:paraId="3A5BDDA8" w14:textId="77777777" w:rsidR="004A615C" w:rsidRPr="0099776A" w:rsidRDefault="004A615C" w:rsidP="000A5AB8">
      <w:pPr>
        <w:spacing w:after="0"/>
        <w:rPr>
          <w:rFonts w:ascii="Georgia" w:hAnsi="Georgia" w:cs="Times New Roman"/>
          <w:b/>
          <w:sz w:val="21"/>
          <w:szCs w:val="21"/>
        </w:rPr>
      </w:pPr>
    </w:p>
    <w:p w14:paraId="61CDE0AD" w14:textId="5D9C3695" w:rsidR="00034B68" w:rsidRPr="0099776A" w:rsidRDefault="0099776A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99776A">
        <w:rPr>
          <w:rFonts w:ascii="Georgia" w:hAnsi="Georgia" w:cs="Times New Roman"/>
          <w:sz w:val="21"/>
          <w:szCs w:val="21"/>
        </w:rPr>
        <w:t>Sehr geehrte Damen und Herren</w:t>
      </w:r>
      <w:r w:rsidR="00E65B09" w:rsidRPr="0099776A">
        <w:rPr>
          <w:rFonts w:ascii="Georgia" w:hAnsi="Georgia" w:cs="Times New Roman"/>
          <w:sz w:val="21"/>
          <w:szCs w:val="21"/>
        </w:rPr>
        <w:t xml:space="preserve">, </w:t>
      </w:r>
    </w:p>
    <w:p w14:paraId="433CF1AE" w14:textId="14106765" w:rsidR="00E65B09" w:rsidRPr="003874ED" w:rsidRDefault="00E65B09" w:rsidP="00375D2D">
      <w:pPr>
        <w:spacing w:after="0"/>
        <w:jc w:val="both"/>
        <w:rPr>
          <w:rFonts w:ascii="Georgia" w:hAnsi="Georgia" w:cs="Times New Roman"/>
          <w:sz w:val="16"/>
          <w:szCs w:val="16"/>
        </w:rPr>
      </w:pPr>
    </w:p>
    <w:p w14:paraId="5929C467" w14:textId="3B6E3E80" w:rsidR="00E65B09" w:rsidRPr="00E65B09" w:rsidRDefault="007755EB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in</w:t>
      </w:r>
      <w:r w:rsidR="009E5D73">
        <w:rPr>
          <w:rFonts w:ascii="Georgia" w:hAnsi="Georgia" w:cs="Times New Roman"/>
          <w:sz w:val="21"/>
          <w:szCs w:val="21"/>
        </w:rPr>
        <w:t xml:space="preserve"> meinem Universitätskurs „Management Consulting“ habe ich in meinem </w:t>
      </w:r>
      <w:r>
        <w:rPr>
          <w:rFonts w:ascii="Georgia" w:hAnsi="Georgia" w:cs="Times New Roman"/>
          <w:sz w:val="21"/>
          <w:szCs w:val="21"/>
        </w:rPr>
        <w:t xml:space="preserve">dortigen </w:t>
      </w:r>
      <w:r w:rsidR="009E5D73">
        <w:rPr>
          <w:rFonts w:ascii="Georgia" w:hAnsi="Georgia" w:cs="Times New Roman"/>
          <w:sz w:val="21"/>
          <w:szCs w:val="21"/>
        </w:rPr>
        <w:t xml:space="preserve">Dozenten, der </w:t>
      </w:r>
      <w:r>
        <w:rPr>
          <w:rFonts w:ascii="Georgia" w:hAnsi="Georgia" w:cs="Times New Roman"/>
          <w:sz w:val="21"/>
          <w:szCs w:val="21"/>
        </w:rPr>
        <w:t xml:space="preserve">zuvor </w:t>
      </w:r>
      <w:r w:rsidR="009E5D73">
        <w:rPr>
          <w:rFonts w:ascii="Georgia" w:hAnsi="Georgia" w:cs="Times New Roman"/>
          <w:sz w:val="21"/>
          <w:szCs w:val="21"/>
        </w:rPr>
        <w:t>selbst über 30 Jahre äußerst erfolgreich als Unternehmensberater tätig war, eine</w:t>
      </w:r>
      <w:r>
        <w:rPr>
          <w:rFonts w:ascii="Georgia" w:hAnsi="Georgia" w:cs="Times New Roman"/>
          <w:sz w:val="21"/>
          <w:szCs w:val="21"/>
        </w:rPr>
        <w:t xml:space="preserve"> </w:t>
      </w:r>
      <w:proofErr w:type="gramStart"/>
      <w:r>
        <w:rPr>
          <w:rFonts w:ascii="Georgia" w:hAnsi="Georgia" w:cs="Times New Roman"/>
          <w:sz w:val="21"/>
          <w:szCs w:val="21"/>
        </w:rPr>
        <w:t>extrem</w:t>
      </w:r>
      <w:r w:rsidR="009E5D73">
        <w:rPr>
          <w:rFonts w:ascii="Georgia" w:hAnsi="Georgia" w:cs="Times New Roman"/>
          <w:sz w:val="21"/>
          <w:szCs w:val="21"/>
        </w:rPr>
        <w:t xml:space="preserve"> </w:t>
      </w:r>
      <w:r>
        <w:rPr>
          <w:rFonts w:ascii="Georgia" w:hAnsi="Georgia" w:cs="Times New Roman"/>
          <w:sz w:val="21"/>
          <w:szCs w:val="21"/>
        </w:rPr>
        <w:t>inspirierende</w:t>
      </w:r>
      <w:proofErr w:type="gramEnd"/>
      <w:r w:rsidR="009E5D73">
        <w:rPr>
          <w:rFonts w:ascii="Georgia" w:hAnsi="Georgia" w:cs="Times New Roman"/>
          <w:sz w:val="21"/>
          <w:szCs w:val="21"/>
        </w:rPr>
        <w:t xml:space="preserve"> Persönlichkeit</w:t>
      </w:r>
      <w:r>
        <w:rPr>
          <w:rFonts w:ascii="Georgia" w:hAnsi="Georgia" w:cs="Times New Roman"/>
          <w:sz w:val="21"/>
          <w:szCs w:val="21"/>
        </w:rPr>
        <w:t xml:space="preserve"> gefunden. Sein Wissen und Erfahrung bezüglich der </w:t>
      </w:r>
      <w:r w:rsidR="0062701E">
        <w:rPr>
          <w:rFonts w:ascii="Georgia" w:hAnsi="Georgia" w:cs="Times New Roman"/>
          <w:sz w:val="21"/>
          <w:szCs w:val="21"/>
        </w:rPr>
        <w:t xml:space="preserve">Projekte </w:t>
      </w:r>
      <w:r>
        <w:rPr>
          <w:rFonts w:ascii="Georgia" w:hAnsi="Georgia" w:cs="Times New Roman"/>
          <w:sz w:val="21"/>
          <w:szCs w:val="21"/>
        </w:rPr>
        <w:t>und</w:t>
      </w:r>
      <w:r w:rsidR="0062701E">
        <w:rPr>
          <w:rFonts w:ascii="Georgia" w:hAnsi="Georgia" w:cs="Times New Roman"/>
          <w:sz w:val="21"/>
          <w:szCs w:val="21"/>
        </w:rPr>
        <w:t xml:space="preserve"> des </w:t>
      </w:r>
      <w:r w:rsidR="00A36343">
        <w:rPr>
          <w:rFonts w:ascii="Georgia" w:hAnsi="Georgia" w:cs="Times New Roman"/>
          <w:sz w:val="21"/>
          <w:szCs w:val="21"/>
        </w:rPr>
        <w:t>Einflusses</w:t>
      </w:r>
      <w:r>
        <w:rPr>
          <w:rFonts w:ascii="Georgia" w:hAnsi="Georgia" w:cs="Times New Roman"/>
          <w:sz w:val="21"/>
          <w:szCs w:val="21"/>
        </w:rPr>
        <w:t xml:space="preserve"> als Berater </w:t>
      </w:r>
      <w:del w:id="0" w:author="David Döbele" w:date="2023-11-14T19:07:00Z">
        <w:r w:rsidDel="00DA2A3C">
          <w:rPr>
            <w:rFonts w:ascii="Georgia" w:hAnsi="Georgia" w:cs="Times New Roman"/>
            <w:sz w:val="21"/>
            <w:szCs w:val="21"/>
          </w:rPr>
          <w:delText xml:space="preserve">hat </w:delText>
        </w:r>
      </w:del>
      <w:ins w:id="1" w:author="David Döbele" w:date="2023-11-14T19:07:00Z">
        <w:r w:rsidR="00DA2A3C">
          <w:rPr>
            <w:rFonts w:ascii="Georgia" w:hAnsi="Georgia" w:cs="Times New Roman"/>
            <w:sz w:val="21"/>
            <w:szCs w:val="21"/>
          </w:rPr>
          <w:t>haben</w:t>
        </w:r>
        <w:r w:rsidR="00DA2A3C">
          <w:rPr>
            <w:rFonts w:ascii="Georgia" w:hAnsi="Georgia" w:cs="Times New Roman"/>
            <w:sz w:val="21"/>
            <w:szCs w:val="21"/>
          </w:rPr>
          <w:t xml:space="preserve"> </w:t>
        </w:r>
      </w:ins>
      <w:r>
        <w:rPr>
          <w:rFonts w:ascii="Georgia" w:hAnsi="Georgia" w:cs="Times New Roman"/>
          <w:sz w:val="21"/>
          <w:szCs w:val="21"/>
        </w:rPr>
        <w:t>mich sehr fasziniert und</w:t>
      </w:r>
      <w:r w:rsidR="00A36343">
        <w:rPr>
          <w:rFonts w:ascii="Georgia" w:hAnsi="Georgia" w:cs="Times New Roman"/>
          <w:sz w:val="21"/>
          <w:szCs w:val="21"/>
        </w:rPr>
        <w:t xml:space="preserve"> mich</w:t>
      </w:r>
      <w:r>
        <w:rPr>
          <w:rFonts w:ascii="Georgia" w:hAnsi="Georgia" w:cs="Times New Roman"/>
          <w:sz w:val="21"/>
          <w:szCs w:val="21"/>
        </w:rPr>
        <w:t xml:space="preserve"> in meinem Berufswunsch </w:t>
      </w:r>
      <w:r w:rsidR="00A36343">
        <w:rPr>
          <w:rFonts w:ascii="Georgia" w:hAnsi="Georgia" w:cs="Times New Roman"/>
          <w:sz w:val="21"/>
          <w:szCs w:val="21"/>
        </w:rPr>
        <w:t xml:space="preserve">– </w:t>
      </w:r>
      <w:del w:id="2" w:author="David Döbele" w:date="2023-11-14T19:07:00Z">
        <w:r w:rsidR="00A36343" w:rsidDel="00DA2A3C">
          <w:rPr>
            <w:rFonts w:ascii="Georgia" w:hAnsi="Georgia" w:cs="Times New Roman"/>
            <w:sz w:val="21"/>
            <w:szCs w:val="21"/>
          </w:rPr>
          <w:delText xml:space="preserve">Unternehmensberater </w:delText>
        </w:r>
      </w:del>
      <w:ins w:id="3" w:author="David Döbele" w:date="2023-11-14T19:07:00Z">
        <w:r w:rsidR="00DA2A3C">
          <w:rPr>
            <w:rFonts w:ascii="Georgia" w:hAnsi="Georgia" w:cs="Times New Roman"/>
            <w:sz w:val="21"/>
            <w:szCs w:val="21"/>
          </w:rPr>
          <w:t>der Unternehmensberatung</w:t>
        </w:r>
        <w:r w:rsidR="00DA2A3C">
          <w:rPr>
            <w:rFonts w:ascii="Georgia" w:hAnsi="Georgia" w:cs="Times New Roman"/>
            <w:sz w:val="21"/>
            <w:szCs w:val="21"/>
          </w:rPr>
          <w:t xml:space="preserve"> </w:t>
        </w:r>
      </w:ins>
      <w:r w:rsidR="00A36343">
        <w:rPr>
          <w:rFonts w:ascii="Georgia" w:hAnsi="Georgia" w:cs="Times New Roman"/>
          <w:sz w:val="21"/>
          <w:szCs w:val="21"/>
        </w:rPr>
        <w:t xml:space="preserve">– bestärkt. </w:t>
      </w:r>
      <w:r w:rsidR="00814C0B">
        <w:rPr>
          <w:rFonts w:ascii="Georgia" w:hAnsi="Georgia" w:cs="Times New Roman"/>
          <w:sz w:val="21"/>
          <w:szCs w:val="21"/>
        </w:rPr>
        <w:t>In der Beratung begeistern mich die abwechslungsreichen Aufgabestellungen, die steile Lernkurve und vor allem die Zusammenarbeit mit sowohl i</w:t>
      </w:r>
      <w:r w:rsidR="00944F10">
        <w:rPr>
          <w:rFonts w:ascii="Georgia" w:hAnsi="Georgia" w:cs="Times New Roman"/>
          <w:sz w:val="21"/>
          <w:szCs w:val="21"/>
        </w:rPr>
        <w:t>nteressanten</w:t>
      </w:r>
      <w:r w:rsidR="00814C0B">
        <w:rPr>
          <w:rFonts w:ascii="Georgia" w:hAnsi="Georgia" w:cs="Times New Roman"/>
          <w:sz w:val="21"/>
          <w:szCs w:val="21"/>
        </w:rPr>
        <w:t xml:space="preserve"> </w:t>
      </w:r>
      <w:del w:id="4" w:author="David Döbele" w:date="2023-11-14T19:07:00Z">
        <w:r w:rsidR="00814C0B" w:rsidDel="00DA2A3C">
          <w:rPr>
            <w:rFonts w:ascii="Georgia" w:hAnsi="Georgia" w:cs="Times New Roman"/>
            <w:sz w:val="21"/>
            <w:szCs w:val="21"/>
          </w:rPr>
          <w:delText>Personen,</w:delText>
        </w:r>
      </w:del>
      <w:ins w:id="5" w:author="David Döbele" w:date="2023-11-14T19:07:00Z">
        <w:r w:rsidR="00DA2A3C">
          <w:rPr>
            <w:rFonts w:ascii="Georgia" w:hAnsi="Georgia" w:cs="Times New Roman"/>
            <w:sz w:val="21"/>
            <w:szCs w:val="21"/>
          </w:rPr>
          <w:t>Personen</w:t>
        </w:r>
      </w:ins>
      <w:r w:rsidR="00814C0B">
        <w:rPr>
          <w:rFonts w:ascii="Georgia" w:hAnsi="Georgia" w:cs="Times New Roman"/>
          <w:sz w:val="21"/>
          <w:szCs w:val="21"/>
        </w:rPr>
        <w:t xml:space="preserve"> als auch diversen, spannenden Klienten. </w:t>
      </w:r>
      <w:r w:rsidR="0062701E" w:rsidRPr="0062701E">
        <w:rPr>
          <w:rFonts w:ascii="Georgia" w:hAnsi="Georgia" w:cs="Times New Roman"/>
          <w:sz w:val="21"/>
          <w:szCs w:val="21"/>
        </w:rPr>
        <w:t>Mit dem Ziel, aktiv zur Entwicklung meiner Fähigkeiten im Bereich Strategie</w:t>
      </w:r>
      <w:ins w:id="6" w:author="David Döbele" w:date="2023-11-14T19:07:00Z">
        <w:r w:rsidR="00DA2A3C">
          <w:rPr>
            <w:rFonts w:ascii="Georgia" w:hAnsi="Georgia" w:cs="Times New Roman"/>
            <w:sz w:val="21"/>
            <w:szCs w:val="21"/>
          </w:rPr>
          <w:t>-</w:t>
        </w:r>
      </w:ins>
      <w:r w:rsidR="0062701E" w:rsidRPr="0062701E">
        <w:rPr>
          <w:rFonts w:ascii="Georgia" w:hAnsi="Georgia" w:cs="Times New Roman"/>
          <w:sz w:val="21"/>
          <w:szCs w:val="21"/>
        </w:rPr>
        <w:t xml:space="preserve"> und Managementberatung beizutragen</w:t>
      </w:r>
      <w:r w:rsidR="0062701E">
        <w:rPr>
          <w:rFonts w:ascii="Georgia" w:hAnsi="Georgia" w:cs="Times New Roman"/>
          <w:sz w:val="21"/>
          <w:szCs w:val="21"/>
        </w:rPr>
        <w:t xml:space="preserve">, </w:t>
      </w:r>
      <w:r w:rsidR="00814C0B">
        <w:rPr>
          <w:rFonts w:ascii="Georgia" w:hAnsi="Georgia" w:cs="Times New Roman"/>
          <w:sz w:val="21"/>
          <w:szCs w:val="21"/>
        </w:rPr>
        <w:t xml:space="preserve">möchte ich Sie gerne ab dem 01.02.2024 </w:t>
      </w:r>
      <w:r w:rsidR="0062701E">
        <w:rPr>
          <w:rFonts w:ascii="Georgia" w:hAnsi="Georgia" w:cs="Times New Roman"/>
          <w:sz w:val="21"/>
          <w:szCs w:val="21"/>
        </w:rPr>
        <w:t xml:space="preserve">für einen Zeitraum von zwölf Wochen als Praktikant in Ihrem Nürnberger – alternativ auch Münchner – Büro unterstützen. </w:t>
      </w:r>
    </w:p>
    <w:p w14:paraId="545B5699" w14:textId="248B7C08" w:rsidR="00E65B09" w:rsidRPr="003874ED" w:rsidRDefault="00E65B09" w:rsidP="00375D2D">
      <w:pPr>
        <w:spacing w:after="0"/>
        <w:jc w:val="both"/>
        <w:rPr>
          <w:rFonts w:ascii="Georgia" w:hAnsi="Georgia" w:cs="Times New Roman"/>
          <w:sz w:val="16"/>
          <w:szCs w:val="16"/>
        </w:rPr>
      </w:pPr>
    </w:p>
    <w:p w14:paraId="1621FC47" w14:textId="7CA0DA03" w:rsidR="00E65B09" w:rsidRPr="002627D2" w:rsidRDefault="00A405CF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Schon in meinem Abitur konnte ich durch meine</w:t>
      </w:r>
      <w:r w:rsidR="0016336F">
        <w:rPr>
          <w:rFonts w:ascii="Georgia" w:hAnsi="Georgia" w:cs="Times New Roman"/>
          <w:sz w:val="21"/>
          <w:szCs w:val="21"/>
        </w:rPr>
        <w:t xml:space="preserve"> motivierte und</w:t>
      </w:r>
      <w:r w:rsidR="00AF2D63">
        <w:rPr>
          <w:rFonts w:ascii="Georgia" w:hAnsi="Georgia" w:cs="Times New Roman"/>
          <w:sz w:val="21"/>
          <w:szCs w:val="21"/>
        </w:rPr>
        <w:t xml:space="preserve"> </w:t>
      </w:r>
      <w:r>
        <w:rPr>
          <w:rFonts w:ascii="Georgia" w:hAnsi="Georgia" w:cs="Times New Roman"/>
          <w:sz w:val="21"/>
          <w:szCs w:val="21"/>
        </w:rPr>
        <w:t xml:space="preserve">disziplinierte </w:t>
      </w:r>
      <w:r w:rsidR="0016336F">
        <w:rPr>
          <w:rFonts w:ascii="Georgia" w:hAnsi="Georgia" w:cs="Times New Roman"/>
          <w:sz w:val="21"/>
          <w:szCs w:val="21"/>
        </w:rPr>
        <w:t>Arbeitsweise</w:t>
      </w:r>
      <w:r>
        <w:rPr>
          <w:rFonts w:ascii="Georgia" w:hAnsi="Georgia" w:cs="Times New Roman"/>
          <w:sz w:val="21"/>
          <w:szCs w:val="21"/>
        </w:rPr>
        <w:t xml:space="preserve"> sehr gute Ergebnisse erzielen, was ich dann auch in meinem Studium der Betriebswirtschaftsehre in Regensburg fortsetzen konnte</w:t>
      </w:r>
      <w:r w:rsidR="005148F8">
        <w:rPr>
          <w:rFonts w:ascii="Georgia" w:hAnsi="Georgia" w:cs="Times New Roman"/>
          <w:sz w:val="21"/>
          <w:szCs w:val="21"/>
        </w:rPr>
        <w:t xml:space="preserve"> und daher </w:t>
      </w:r>
      <w:r>
        <w:rPr>
          <w:rFonts w:ascii="Georgia" w:hAnsi="Georgia" w:cs="Times New Roman"/>
          <w:sz w:val="21"/>
          <w:szCs w:val="21"/>
        </w:rPr>
        <w:t>dort nach dem dritten Semester in das „</w:t>
      </w:r>
      <w:proofErr w:type="spellStart"/>
      <w:r>
        <w:rPr>
          <w:rFonts w:ascii="Georgia" w:hAnsi="Georgia" w:cs="Times New Roman"/>
          <w:sz w:val="21"/>
          <w:szCs w:val="21"/>
        </w:rPr>
        <w:t>Honors</w:t>
      </w:r>
      <w:proofErr w:type="spellEnd"/>
      <w:r>
        <w:rPr>
          <w:rFonts w:ascii="Georgia" w:hAnsi="Georgia" w:cs="Times New Roman"/>
          <w:sz w:val="21"/>
          <w:szCs w:val="21"/>
        </w:rPr>
        <w:t>“-Bachelor-Programm aufgenommen</w:t>
      </w:r>
      <w:r w:rsidR="005148F8">
        <w:rPr>
          <w:rFonts w:ascii="Georgia" w:hAnsi="Georgia" w:cs="Times New Roman"/>
          <w:sz w:val="21"/>
          <w:szCs w:val="21"/>
        </w:rPr>
        <w:t xml:space="preserve"> wurde. Momentan studiere ich an der Universität Basel, wo</w:t>
      </w:r>
      <w:r w:rsidR="0016336F">
        <w:rPr>
          <w:rFonts w:ascii="Georgia" w:hAnsi="Georgia" w:cs="Times New Roman"/>
          <w:sz w:val="21"/>
          <w:szCs w:val="21"/>
        </w:rPr>
        <w:t>bei</w:t>
      </w:r>
      <w:r w:rsidR="005148F8">
        <w:rPr>
          <w:rFonts w:ascii="Georgia" w:hAnsi="Georgia" w:cs="Times New Roman"/>
          <w:sz w:val="21"/>
          <w:szCs w:val="21"/>
        </w:rPr>
        <w:t xml:space="preserve"> ich neben</w:t>
      </w:r>
      <w:r>
        <w:rPr>
          <w:rFonts w:ascii="Georgia" w:hAnsi="Georgia" w:cs="Times New Roman"/>
          <w:sz w:val="21"/>
          <w:szCs w:val="21"/>
        </w:rPr>
        <w:t xml:space="preserve"> </w:t>
      </w:r>
      <w:r w:rsidR="005148F8">
        <w:rPr>
          <w:rFonts w:ascii="Georgia" w:hAnsi="Georgia" w:cs="Times New Roman"/>
          <w:sz w:val="21"/>
          <w:szCs w:val="21"/>
        </w:rPr>
        <w:t xml:space="preserve">dem Studium auch im Team der Fachgruppe Wirtschaftswissenschaften </w:t>
      </w:r>
      <w:r w:rsidR="001B4A60">
        <w:rPr>
          <w:rFonts w:ascii="Georgia" w:hAnsi="Georgia" w:cs="Times New Roman"/>
          <w:sz w:val="21"/>
          <w:szCs w:val="21"/>
        </w:rPr>
        <w:t>mitarbeite</w:t>
      </w:r>
      <w:r w:rsidR="001D5AEE">
        <w:rPr>
          <w:rFonts w:ascii="Georgia" w:hAnsi="Georgia" w:cs="Times New Roman"/>
          <w:sz w:val="21"/>
          <w:szCs w:val="21"/>
        </w:rPr>
        <w:t xml:space="preserve"> </w:t>
      </w:r>
      <w:r w:rsidR="005148F8">
        <w:rPr>
          <w:rFonts w:ascii="Georgia" w:hAnsi="Georgia" w:cs="Times New Roman"/>
          <w:sz w:val="21"/>
          <w:szCs w:val="21"/>
        </w:rPr>
        <w:t>und verschiede</w:t>
      </w:r>
      <w:r w:rsidR="00E42468">
        <w:rPr>
          <w:rFonts w:ascii="Georgia" w:hAnsi="Georgia" w:cs="Times New Roman"/>
          <w:sz w:val="21"/>
          <w:szCs w:val="21"/>
        </w:rPr>
        <w:t>ne</w:t>
      </w:r>
      <w:r w:rsidR="005148F8">
        <w:rPr>
          <w:rFonts w:ascii="Georgia" w:hAnsi="Georgia" w:cs="Times New Roman"/>
          <w:sz w:val="21"/>
          <w:szCs w:val="21"/>
        </w:rPr>
        <w:t xml:space="preserve"> Projekte realisiere. </w:t>
      </w:r>
      <w:r w:rsidR="00AF2D63">
        <w:rPr>
          <w:rFonts w:ascii="Georgia" w:hAnsi="Georgia" w:cs="Times New Roman"/>
          <w:sz w:val="21"/>
          <w:szCs w:val="21"/>
        </w:rPr>
        <w:t>In Regensburg arbeite ich zudem am Lehrstuhl für Finanzierung und habe in meinen letzten Semesterferien ein Praktikum im Wealth Management absolviert, wobei ich jeweils</w:t>
      </w:r>
      <w:r w:rsidR="0016336F">
        <w:rPr>
          <w:rFonts w:ascii="Georgia" w:hAnsi="Georgia" w:cs="Times New Roman"/>
          <w:sz w:val="21"/>
          <w:szCs w:val="21"/>
        </w:rPr>
        <w:t xml:space="preserve"> für</w:t>
      </w:r>
      <w:r w:rsidR="00AF2D63">
        <w:rPr>
          <w:rFonts w:ascii="Georgia" w:hAnsi="Georgia" w:cs="Times New Roman"/>
          <w:sz w:val="21"/>
          <w:szCs w:val="21"/>
        </w:rPr>
        <w:t xml:space="preserve"> meine gründliche und qualitative Arbeitsweise positive Rückmeldung erhalten habe. </w:t>
      </w:r>
      <w:r w:rsidR="00882EA0">
        <w:rPr>
          <w:rFonts w:ascii="Georgia" w:hAnsi="Georgia" w:cs="Times New Roman"/>
          <w:sz w:val="21"/>
          <w:szCs w:val="21"/>
        </w:rPr>
        <w:t xml:space="preserve">Mein </w:t>
      </w:r>
      <w:r w:rsidR="003572F6">
        <w:rPr>
          <w:rFonts w:ascii="Georgia" w:hAnsi="Georgia" w:cs="Times New Roman"/>
          <w:sz w:val="21"/>
          <w:szCs w:val="21"/>
        </w:rPr>
        <w:t>f</w:t>
      </w:r>
      <w:r w:rsidR="00882EA0">
        <w:rPr>
          <w:rFonts w:ascii="Georgia" w:hAnsi="Georgia" w:cs="Times New Roman"/>
          <w:sz w:val="21"/>
          <w:szCs w:val="21"/>
        </w:rPr>
        <w:t xml:space="preserve">reundliches Auftreten, Teamfähigkeit und Sozialkompetenz kann ich schon lange durch mein </w:t>
      </w:r>
      <w:r w:rsidR="005648D4">
        <w:rPr>
          <w:rFonts w:ascii="Georgia" w:hAnsi="Georgia" w:cs="Times New Roman"/>
          <w:sz w:val="21"/>
          <w:szCs w:val="21"/>
        </w:rPr>
        <w:t>e</w:t>
      </w:r>
      <w:r w:rsidR="00882EA0">
        <w:rPr>
          <w:rFonts w:ascii="Georgia" w:hAnsi="Georgia" w:cs="Times New Roman"/>
          <w:sz w:val="21"/>
          <w:szCs w:val="21"/>
        </w:rPr>
        <w:t xml:space="preserve">hrenamtliches Engagement in der Feuerwehr und Kirche ausbilden, wobei mir das auch seit bereits über zwei Jahren durch ein Stipendium der Hanns-Seidel-Stiftung, die mich seitdem unterstützt, bestätigt wird. Durch meine Begeisterung für Kunst und Fotografie habe ich auch oft einen </w:t>
      </w:r>
      <w:r w:rsidR="00EF30C3">
        <w:rPr>
          <w:rFonts w:ascii="Georgia" w:hAnsi="Georgia" w:cs="Times New Roman"/>
          <w:sz w:val="21"/>
          <w:szCs w:val="21"/>
        </w:rPr>
        <w:t>kreativen Blick auf die Dinge</w:t>
      </w:r>
      <w:r w:rsidR="003572F6">
        <w:rPr>
          <w:rFonts w:ascii="Georgia" w:hAnsi="Georgia" w:cs="Times New Roman"/>
          <w:sz w:val="21"/>
          <w:szCs w:val="21"/>
        </w:rPr>
        <w:t>. All</w:t>
      </w:r>
      <w:r w:rsidR="003572F6" w:rsidRPr="003572F6">
        <w:rPr>
          <w:rFonts w:ascii="Georgia" w:hAnsi="Georgia" w:cs="Times New Roman"/>
          <w:sz w:val="12"/>
          <w:szCs w:val="12"/>
        </w:rPr>
        <w:t xml:space="preserve"> </w:t>
      </w:r>
      <w:r w:rsidR="003572F6">
        <w:rPr>
          <w:rFonts w:ascii="Georgia" w:hAnsi="Georgia" w:cs="Times New Roman"/>
          <w:sz w:val="21"/>
          <w:szCs w:val="21"/>
        </w:rPr>
        <w:t>diese</w:t>
      </w:r>
      <w:r w:rsidR="003572F6" w:rsidRPr="003572F6">
        <w:rPr>
          <w:rFonts w:ascii="Georgia" w:hAnsi="Georgia" w:cs="Times New Roman"/>
          <w:sz w:val="14"/>
          <w:szCs w:val="14"/>
        </w:rPr>
        <w:t xml:space="preserve"> </w:t>
      </w:r>
      <w:r w:rsidR="003572F6">
        <w:rPr>
          <w:rFonts w:ascii="Georgia" w:hAnsi="Georgia" w:cs="Times New Roman"/>
          <w:sz w:val="21"/>
          <w:szCs w:val="21"/>
        </w:rPr>
        <w:t>Erfahrungen</w:t>
      </w:r>
      <w:r w:rsidR="003572F6" w:rsidRPr="003572F6">
        <w:rPr>
          <w:rFonts w:ascii="Georgia" w:hAnsi="Georgia" w:cs="Times New Roman"/>
          <w:sz w:val="14"/>
          <w:szCs w:val="14"/>
        </w:rPr>
        <w:t xml:space="preserve"> </w:t>
      </w:r>
      <w:r w:rsidR="003572F6">
        <w:rPr>
          <w:rFonts w:ascii="Georgia" w:hAnsi="Georgia" w:cs="Times New Roman"/>
          <w:sz w:val="21"/>
          <w:szCs w:val="21"/>
        </w:rPr>
        <w:t>möchte ich</w:t>
      </w:r>
      <w:r w:rsidR="003572F6" w:rsidRPr="003572F6">
        <w:rPr>
          <w:rFonts w:ascii="Georgia" w:hAnsi="Georgia" w:cs="Times New Roman"/>
          <w:sz w:val="16"/>
          <w:szCs w:val="16"/>
        </w:rPr>
        <w:t xml:space="preserve"> </w:t>
      </w:r>
      <w:r w:rsidR="003572F6">
        <w:rPr>
          <w:rFonts w:ascii="Georgia" w:hAnsi="Georgia" w:cs="Times New Roman"/>
          <w:sz w:val="21"/>
          <w:szCs w:val="21"/>
        </w:rPr>
        <w:t>nun</w:t>
      </w:r>
      <w:r w:rsidR="003572F6" w:rsidRPr="003572F6">
        <w:rPr>
          <w:rFonts w:ascii="Georgia" w:hAnsi="Georgia" w:cs="Times New Roman"/>
          <w:sz w:val="12"/>
          <w:szCs w:val="12"/>
        </w:rPr>
        <w:t xml:space="preserve"> </w:t>
      </w:r>
      <w:r w:rsidR="003572F6">
        <w:rPr>
          <w:rFonts w:ascii="Georgia" w:hAnsi="Georgia" w:cs="Times New Roman"/>
          <w:sz w:val="21"/>
          <w:szCs w:val="21"/>
        </w:rPr>
        <w:t>in</w:t>
      </w:r>
      <w:r w:rsidR="003572F6" w:rsidRPr="003572F6">
        <w:rPr>
          <w:rFonts w:ascii="Georgia" w:hAnsi="Georgia" w:cs="Times New Roman"/>
          <w:sz w:val="10"/>
          <w:szCs w:val="10"/>
        </w:rPr>
        <w:t xml:space="preserve"> </w:t>
      </w:r>
      <w:r w:rsidR="003572F6">
        <w:rPr>
          <w:rFonts w:ascii="Georgia" w:hAnsi="Georgia" w:cs="Times New Roman"/>
          <w:sz w:val="21"/>
          <w:szCs w:val="21"/>
        </w:rPr>
        <w:t>Form</w:t>
      </w:r>
      <w:r w:rsidR="003572F6" w:rsidRPr="003572F6">
        <w:rPr>
          <w:rFonts w:ascii="Georgia" w:hAnsi="Georgia" w:cs="Times New Roman"/>
          <w:sz w:val="16"/>
          <w:szCs w:val="16"/>
        </w:rPr>
        <w:t xml:space="preserve"> </w:t>
      </w:r>
      <w:r w:rsidR="003572F6">
        <w:rPr>
          <w:rFonts w:ascii="Georgia" w:hAnsi="Georgia" w:cs="Times New Roman"/>
          <w:sz w:val="21"/>
          <w:szCs w:val="21"/>
        </w:rPr>
        <w:t>des Praktikums bei Ihnen einbringen.</w:t>
      </w:r>
    </w:p>
    <w:p w14:paraId="2C090CDF" w14:textId="723F9A8E" w:rsidR="00E65B09" w:rsidRPr="003874ED" w:rsidRDefault="00E65B09" w:rsidP="00E65B09">
      <w:pPr>
        <w:spacing w:after="0"/>
        <w:jc w:val="both"/>
        <w:rPr>
          <w:rFonts w:ascii="Georgia" w:hAnsi="Georgia" w:cs="Times New Roman"/>
          <w:sz w:val="16"/>
          <w:szCs w:val="16"/>
        </w:rPr>
      </w:pPr>
    </w:p>
    <w:p w14:paraId="7DBF1E90" w14:textId="39ABE1B5" w:rsidR="00E65B09" w:rsidRPr="00E65B09" w:rsidRDefault="00A53B74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A53B74">
        <w:rPr>
          <w:rFonts w:ascii="Georgia" w:hAnsi="Georgia" w:cs="Times New Roman"/>
          <w:sz w:val="21"/>
          <w:szCs w:val="21"/>
        </w:rPr>
        <w:t>Die Entscheidung, mich bei KPMG zu bewerben, gründet sich auf meiner Überzeugung, dass Ihr Unternehmen nicht nur international führend im Bereich Strategie</w:t>
      </w:r>
      <w:r w:rsidR="005648D4">
        <w:rPr>
          <w:rFonts w:ascii="Georgia" w:hAnsi="Georgia" w:cs="Times New Roman"/>
          <w:sz w:val="21"/>
          <w:szCs w:val="21"/>
        </w:rPr>
        <w:t>-</w:t>
      </w:r>
      <w:r w:rsidRPr="00A53B74">
        <w:rPr>
          <w:rFonts w:ascii="Georgia" w:hAnsi="Georgia" w:cs="Times New Roman"/>
          <w:sz w:val="21"/>
          <w:szCs w:val="21"/>
        </w:rPr>
        <w:t xml:space="preserve"> und Managementberatung ist, sondern auch die idealen Rahmenbedingungen für meine persönliche und berufliche Weiterentwicklung bietet, was mir auch durch Get-Togethers im Zuge von Gastvorlesungen </w:t>
      </w:r>
      <w:r>
        <w:rPr>
          <w:rFonts w:ascii="Georgia" w:hAnsi="Georgia" w:cs="Times New Roman"/>
          <w:sz w:val="21"/>
          <w:szCs w:val="21"/>
        </w:rPr>
        <w:t xml:space="preserve">und </w:t>
      </w:r>
      <w:r w:rsidRPr="00A53B74">
        <w:rPr>
          <w:rFonts w:ascii="Georgia" w:hAnsi="Georgia" w:cs="Times New Roman"/>
          <w:sz w:val="21"/>
          <w:szCs w:val="21"/>
        </w:rPr>
        <w:t xml:space="preserve">den </w:t>
      </w:r>
      <w:r>
        <w:rPr>
          <w:rFonts w:ascii="Georgia" w:hAnsi="Georgia" w:cs="Times New Roman"/>
          <w:sz w:val="21"/>
          <w:szCs w:val="21"/>
        </w:rPr>
        <w:t xml:space="preserve">aufgeschlossenen </w:t>
      </w:r>
      <w:r w:rsidRPr="00A53B74">
        <w:rPr>
          <w:rFonts w:ascii="Georgia" w:hAnsi="Georgia" w:cs="Times New Roman"/>
          <w:sz w:val="21"/>
          <w:szCs w:val="21"/>
        </w:rPr>
        <w:t xml:space="preserve">persönlichen Kontakt mit Mitarbeitenden verdeutlicht wurde. </w:t>
      </w:r>
      <w:r w:rsidR="00D115C9">
        <w:rPr>
          <w:rFonts w:ascii="Georgia" w:hAnsi="Georgia" w:cs="Times New Roman"/>
          <w:sz w:val="21"/>
          <w:szCs w:val="21"/>
        </w:rPr>
        <w:t>Auch</w:t>
      </w:r>
      <w:r w:rsidRPr="00A53B74">
        <w:rPr>
          <w:rFonts w:ascii="Georgia" w:hAnsi="Georgia" w:cs="Times New Roman"/>
          <w:sz w:val="21"/>
          <w:szCs w:val="21"/>
        </w:rPr>
        <w:t xml:space="preserve"> die Tatsache, dass KPMG als Partnerunternehmen des </w:t>
      </w:r>
      <w:r>
        <w:rPr>
          <w:rFonts w:ascii="Georgia" w:hAnsi="Georgia" w:cs="Times New Roman"/>
          <w:sz w:val="21"/>
          <w:szCs w:val="21"/>
        </w:rPr>
        <w:t>„</w:t>
      </w:r>
      <w:proofErr w:type="spellStart"/>
      <w:r w:rsidRPr="00A53B74">
        <w:rPr>
          <w:rFonts w:ascii="Georgia" w:hAnsi="Georgia" w:cs="Times New Roman"/>
          <w:sz w:val="21"/>
          <w:szCs w:val="21"/>
        </w:rPr>
        <w:t>Honors</w:t>
      </w:r>
      <w:proofErr w:type="spellEnd"/>
      <w:r>
        <w:rPr>
          <w:rFonts w:ascii="Georgia" w:hAnsi="Georgia" w:cs="Times New Roman"/>
          <w:sz w:val="21"/>
          <w:szCs w:val="21"/>
        </w:rPr>
        <w:t>“</w:t>
      </w:r>
      <w:r w:rsidRPr="00A53B74">
        <w:rPr>
          <w:rFonts w:ascii="Georgia" w:hAnsi="Georgia" w:cs="Times New Roman"/>
          <w:sz w:val="21"/>
          <w:szCs w:val="21"/>
        </w:rPr>
        <w:t>-Elitestudiengangs agiert, verstärkt meine Überzeugung, dass KPMG der ideale Ort für mein Praktikum ist</w:t>
      </w:r>
      <w:r>
        <w:rPr>
          <w:rFonts w:ascii="Georgia" w:hAnsi="Georgia" w:cs="Times New Roman"/>
          <w:sz w:val="21"/>
          <w:szCs w:val="21"/>
        </w:rPr>
        <w:t>,</w:t>
      </w:r>
      <w:r w:rsidRPr="00A53B74">
        <w:t xml:space="preserve"> </w:t>
      </w:r>
      <w:r w:rsidRPr="00A53B74">
        <w:rPr>
          <w:rFonts w:ascii="Georgia" w:hAnsi="Georgia" w:cs="Times New Roman"/>
          <w:sz w:val="21"/>
          <w:szCs w:val="21"/>
        </w:rPr>
        <w:t>da dies nicht nur eine fachliche, sondern auch eine kulturelle Übereinstimmung signalisiert.</w:t>
      </w:r>
    </w:p>
    <w:p w14:paraId="0D1927BC" w14:textId="366D7854" w:rsidR="00E65B09" w:rsidRPr="004D4814" w:rsidRDefault="00E65B09" w:rsidP="00E65B09">
      <w:pPr>
        <w:spacing w:after="0"/>
        <w:jc w:val="both"/>
        <w:rPr>
          <w:rFonts w:ascii="Georgia" w:hAnsi="Georgia" w:cs="Times New Roman"/>
          <w:sz w:val="16"/>
          <w:szCs w:val="16"/>
        </w:rPr>
      </w:pPr>
    </w:p>
    <w:p w14:paraId="11B49693" w14:textId="0F9E88C6" w:rsidR="00E65B09" w:rsidRDefault="00B940AE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 xml:space="preserve">Von dem Praktikum im Bereich </w:t>
      </w:r>
      <w:r w:rsidRPr="00B940AE">
        <w:rPr>
          <w:rFonts w:ascii="Georgia" w:hAnsi="Georgia" w:cs="Times New Roman"/>
          <w:sz w:val="21"/>
          <w:szCs w:val="21"/>
        </w:rPr>
        <w:t>Strategie- und Managementberatung</w:t>
      </w:r>
      <w:r>
        <w:rPr>
          <w:rFonts w:ascii="Georgia" w:hAnsi="Georgia" w:cs="Times New Roman"/>
          <w:sz w:val="21"/>
          <w:szCs w:val="21"/>
        </w:rPr>
        <w:t xml:space="preserve"> in Ihrem Haus erhoffe ich mir eine</w:t>
      </w:r>
      <w:r w:rsidR="005648D4">
        <w:rPr>
          <w:rFonts w:ascii="Georgia" w:hAnsi="Georgia" w:cs="Times New Roman"/>
          <w:sz w:val="21"/>
          <w:szCs w:val="21"/>
        </w:rPr>
        <w:t>n Zuwachs an Wissen</w:t>
      </w:r>
      <w:r>
        <w:rPr>
          <w:rFonts w:ascii="Georgia" w:hAnsi="Georgia" w:cs="Times New Roman"/>
          <w:sz w:val="21"/>
          <w:szCs w:val="21"/>
        </w:rPr>
        <w:t>, inspirierende Kontakte und die Möglichkeit</w:t>
      </w:r>
      <w:r w:rsidR="005648D4">
        <w:rPr>
          <w:rFonts w:ascii="Georgia" w:hAnsi="Georgia" w:cs="Times New Roman"/>
          <w:sz w:val="21"/>
          <w:szCs w:val="21"/>
        </w:rPr>
        <w:t>,</w:t>
      </w:r>
      <w:r>
        <w:rPr>
          <w:rFonts w:ascii="Georgia" w:hAnsi="Georgia" w:cs="Times New Roman"/>
          <w:sz w:val="21"/>
          <w:szCs w:val="21"/>
        </w:rPr>
        <w:t xml:space="preserve"> durch meine bisherigen Erfahrungen und eigene Ideen gewinnbringend mitwirken zu können. </w:t>
      </w:r>
      <w:r w:rsidRPr="00B940AE">
        <w:rPr>
          <w:rFonts w:ascii="Georgia" w:hAnsi="Georgia" w:cs="Times New Roman"/>
          <w:sz w:val="21"/>
          <w:szCs w:val="21"/>
        </w:rPr>
        <w:t xml:space="preserve">Ich bin überzeugt, dass ich durch meine </w:t>
      </w:r>
      <w:r w:rsidR="005648D4">
        <w:rPr>
          <w:rFonts w:ascii="Georgia" w:hAnsi="Georgia" w:cs="Times New Roman"/>
          <w:sz w:val="21"/>
          <w:szCs w:val="21"/>
        </w:rPr>
        <w:t>Motivation</w:t>
      </w:r>
      <w:r w:rsidR="009A612E">
        <w:rPr>
          <w:rFonts w:ascii="Georgia" w:hAnsi="Georgia" w:cs="Times New Roman"/>
          <w:sz w:val="21"/>
          <w:szCs w:val="21"/>
        </w:rPr>
        <w:t>, meine disziplinierte Arbeitsweise</w:t>
      </w:r>
      <w:r w:rsidRPr="00B940AE">
        <w:rPr>
          <w:rFonts w:ascii="Georgia" w:hAnsi="Georgia" w:cs="Times New Roman"/>
          <w:sz w:val="21"/>
          <w:szCs w:val="21"/>
        </w:rPr>
        <w:t xml:space="preserve"> und mein Interesse für die Unternehmensberatung eine Bereicherung für KPMG wäre und würde mich</w:t>
      </w:r>
      <w:r w:rsidR="009A612E">
        <w:rPr>
          <w:rFonts w:ascii="Georgia" w:hAnsi="Georgia" w:cs="Times New Roman"/>
          <w:sz w:val="21"/>
          <w:szCs w:val="21"/>
        </w:rPr>
        <w:t xml:space="preserve"> sehr</w:t>
      </w:r>
      <w:r w:rsidRPr="00B940AE">
        <w:rPr>
          <w:rFonts w:ascii="Georgia" w:hAnsi="Georgia" w:cs="Times New Roman"/>
          <w:sz w:val="21"/>
          <w:szCs w:val="21"/>
        </w:rPr>
        <w:t xml:space="preserve"> freue, Sie auch in einem persönlichen Gespräch von mir überzeugen zu dürfen.</w:t>
      </w:r>
    </w:p>
    <w:p w14:paraId="38E5B1EB" w14:textId="77777777" w:rsidR="00B940AE" w:rsidRPr="00B940AE" w:rsidRDefault="00B940AE" w:rsidP="00E65B09">
      <w:pPr>
        <w:spacing w:after="0"/>
        <w:jc w:val="both"/>
        <w:rPr>
          <w:rFonts w:ascii="Georgia" w:hAnsi="Georgia" w:cs="Times New Roman"/>
          <w:sz w:val="16"/>
          <w:szCs w:val="16"/>
        </w:rPr>
      </w:pPr>
    </w:p>
    <w:p w14:paraId="4459D038" w14:textId="5EE7590A" w:rsidR="00E65B09" w:rsidRDefault="0099776A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Mit freundlichen Grüßen</w:t>
      </w:r>
    </w:p>
    <w:p w14:paraId="3D3CA4AA" w14:textId="0F29F083" w:rsidR="00B940AE" w:rsidRPr="002627D2" w:rsidRDefault="00082504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/>
          <w:noProof/>
          <w:sz w:val="18"/>
        </w:rPr>
        <w:drawing>
          <wp:anchor distT="0" distB="0" distL="114300" distR="114300" simplePos="0" relativeHeight="251659264" behindDoc="0" locked="0" layoutInCell="1" allowOverlap="1" wp14:anchorId="4AF1CE49" wp14:editId="0C62FD00">
            <wp:simplePos x="0" y="0"/>
            <wp:positionH relativeFrom="margin">
              <wp:align>left</wp:align>
            </wp:positionH>
            <wp:positionV relativeFrom="paragraph">
              <wp:posOffset>25903</wp:posOffset>
            </wp:positionV>
            <wp:extent cx="764540" cy="401320"/>
            <wp:effectExtent l="0" t="0" r="0" b="0"/>
            <wp:wrapNone/>
            <wp:docPr id="2" name="Grafik 2" descr="Ein Bild, das Verbindungsstück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 descr="Ein Bild, das Verbindungsstück enthält.&#10;&#10;Automatisch generierte Beschreibu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54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DB02BA" w14:textId="333E6FAE" w:rsidR="00BB3512" w:rsidRDefault="00BB3512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7D4F43DE" w14:textId="64EB9DCC" w:rsidR="00005BE2" w:rsidRDefault="00005BE2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3E118894" w14:textId="41B17E11" w:rsidR="00005BE2" w:rsidRDefault="00005BE2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7FA2BBBA" w14:textId="2108BE4A" w:rsidR="00005BE2" w:rsidRDefault="00005BE2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5B1C1059" w14:textId="7857066C" w:rsidR="00B0451E" w:rsidRPr="00E65B09" w:rsidRDefault="00B0451E" w:rsidP="00B0451E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A53B74">
        <w:rPr>
          <w:rFonts w:ascii="Georgia" w:hAnsi="Georgia" w:cs="Times New Roman"/>
          <w:sz w:val="21"/>
          <w:szCs w:val="21"/>
        </w:rPr>
        <w:t xml:space="preserve">Die Entscheidung, mich bei </w:t>
      </w:r>
      <w:r>
        <w:rPr>
          <w:rFonts w:ascii="Georgia" w:hAnsi="Georgia" w:cs="Times New Roman"/>
          <w:sz w:val="21"/>
          <w:szCs w:val="21"/>
        </w:rPr>
        <w:t>RSM Ebner Stolz</w:t>
      </w:r>
      <w:r w:rsidRPr="00A53B74">
        <w:rPr>
          <w:rFonts w:ascii="Georgia" w:hAnsi="Georgia" w:cs="Times New Roman"/>
          <w:sz w:val="21"/>
          <w:szCs w:val="21"/>
        </w:rPr>
        <w:t xml:space="preserve"> zu bewerben, gründet sich auf meiner Überzeugung, dass Ihr Unternehmen</w:t>
      </w:r>
      <w:r>
        <w:rPr>
          <w:rFonts w:ascii="Georgia" w:hAnsi="Georgia" w:cs="Times New Roman"/>
          <w:sz w:val="21"/>
          <w:szCs w:val="21"/>
        </w:rPr>
        <w:t xml:space="preserve"> sowohl im </w:t>
      </w:r>
      <w:r w:rsidRPr="00A53B74">
        <w:rPr>
          <w:rFonts w:ascii="Georgia" w:hAnsi="Georgia" w:cs="Times New Roman"/>
          <w:sz w:val="21"/>
          <w:szCs w:val="21"/>
        </w:rPr>
        <w:t xml:space="preserve">Bereich Managementberatung </w:t>
      </w:r>
      <w:r>
        <w:rPr>
          <w:rFonts w:ascii="Georgia" w:hAnsi="Georgia" w:cs="Times New Roman"/>
          <w:sz w:val="21"/>
          <w:szCs w:val="21"/>
        </w:rPr>
        <w:t xml:space="preserve">erstklassig </w:t>
      </w:r>
      <w:r w:rsidR="00501E05" w:rsidRPr="00A53B74">
        <w:rPr>
          <w:rFonts w:ascii="Georgia" w:hAnsi="Georgia" w:cs="Times New Roman"/>
          <w:sz w:val="21"/>
          <w:szCs w:val="21"/>
        </w:rPr>
        <w:t>ist</w:t>
      </w:r>
      <w:r w:rsidR="00501E05">
        <w:rPr>
          <w:rFonts w:ascii="Georgia" w:hAnsi="Georgia" w:cs="Times New Roman"/>
          <w:sz w:val="21"/>
          <w:szCs w:val="21"/>
        </w:rPr>
        <w:t xml:space="preserve"> </w:t>
      </w:r>
      <w:r w:rsidR="0085386C">
        <w:rPr>
          <w:rFonts w:ascii="Georgia" w:hAnsi="Georgia" w:cs="Times New Roman"/>
          <w:sz w:val="21"/>
          <w:szCs w:val="21"/>
        </w:rPr>
        <w:t>als</w:t>
      </w:r>
      <w:r w:rsidRPr="00A53B74">
        <w:rPr>
          <w:rFonts w:ascii="Georgia" w:hAnsi="Georgia" w:cs="Times New Roman"/>
          <w:sz w:val="21"/>
          <w:szCs w:val="21"/>
        </w:rPr>
        <w:t xml:space="preserve"> auch die idealen Rahmenbedingungen für meine persönliche und berufliche Weiterentwicklung bietet</w:t>
      </w:r>
      <w:r w:rsidR="0085386C">
        <w:rPr>
          <w:rFonts w:ascii="Georgia" w:hAnsi="Georgia" w:cs="Times New Roman"/>
          <w:sz w:val="21"/>
          <w:szCs w:val="21"/>
        </w:rPr>
        <w:t>:</w:t>
      </w:r>
      <w:r>
        <w:rPr>
          <w:rFonts w:ascii="Georgia" w:hAnsi="Georgia" w:cs="Times New Roman"/>
          <w:sz w:val="21"/>
          <w:szCs w:val="21"/>
        </w:rPr>
        <w:t xml:space="preserve"> </w:t>
      </w:r>
      <w:r w:rsidRPr="00B0451E">
        <w:rPr>
          <w:rFonts w:ascii="Georgia" w:hAnsi="Georgia" w:cs="Times New Roman"/>
          <w:sz w:val="21"/>
          <w:szCs w:val="21"/>
        </w:rPr>
        <w:t>Sich nicht nur mit der erstbesten, sondern erst mit der besten Lösung zufriedenzugeben</w:t>
      </w:r>
      <w:r w:rsidR="00DA16B7">
        <w:rPr>
          <w:rFonts w:ascii="Georgia" w:hAnsi="Georgia" w:cs="Times New Roman"/>
          <w:sz w:val="21"/>
          <w:szCs w:val="21"/>
        </w:rPr>
        <w:t>,</w:t>
      </w:r>
      <w:r>
        <w:rPr>
          <w:rFonts w:ascii="Georgia" w:hAnsi="Georgia" w:cs="Times New Roman"/>
          <w:sz w:val="21"/>
          <w:szCs w:val="21"/>
        </w:rPr>
        <w:t xml:space="preserve"> </w:t>
      </w:r>
      <w:r w:rsidR="00977457">
        <w:rPr>
          <w:rFonts w:ascii="Georgia" w:hAnsi="Georgia" w:cs="Times New Roman"/>
          <w:sz w:val="21"/>
          <w:szCs w:val="21"/>
        </w:rPr>
        <w:t xml:space="preserve">spiegelt </w:t>
      </w:r>
      <w:r>
        <w:rPr>
          <w:rFonts w:ascii="Georgia" w:hAnsi="Georgia" w:cs="Times New Roman"/>
          <w:sz w:val="21"/>
          <w:szCs w:val="21"/>
        </w:rPr>
        <w:t>auch eine grundlegende Einstellung von mir</w:t>
      </w:r>
      <w:r w:rsidR="00977457">
        <w:rPr>
          <w:rFonts w:ascii="Georgia" w:hAnsi="Georgia" w:cs="Times New Roman"/>
          <w:sz w:val="21"/>
          <w:szCs w:val="21"/>
        </w:rPr>
        <w:t xml:space="preserve"> wider</w:t>
      </w:r>
      <w:r>
        <w:rPr>
          <w:rFonts w:ascii="Georgia" w:hAnsi="Georgia" w:cs="Times New Roman"/>
          <w:sz w:val="21"/>
          <w:szCs w:val="21"/>
        </w:rPr>
        <w:t xml:space="preserve">. </w:t>
      </w:r>
      <w:r w:rsidRPr="00A53B74">
        <w:rPr>
          <w:rFonts w:ascii="Georgia" w:hAnsi="Georgia" w:cs="Times New Roman"/>
          <w:sz w:val="21"/>
          <w:szCs w:val="21"/>
        </w:rPr>
        <w:t xml:space="preserve"> </w:t>
      </w:r>
      <w:r w:rsidR="00D115C9">
        <w:rPr>
          <w:rFonts w:ascii="Georgia" w:hAnsi="Georgia" w:cs="Times New Roman"/>
          <w:sz w:val="21"/>
          <w:szCs w:val="21"/>
        </w:rPr>
        <w:t>Auch</w:t>
      </w:r>
      <w:r w:rsidRPr="00A53B74">
        <w:rPr>
          <w:rFonts w:ascii="Georgia" w:hAnsi="Georgia" w:cs="Times New Roman"/>
          <w:sz w:val="21"/>
          <w:szCs w:val="21"/>
        </w:rPr>
        <w:t xml:space="preserve"> die Tatsache, dass </w:t>
      </w:r>
      <w:r w:rsidR="0085386C">
        <w:rPr>
          <w:rFonts w:ascii="Georgia" w:hAnsi="Georgia" w:cs="Times New Roman"/>
          <w:sz w:val="21"/>
          <w:szCs w:val="21"/>
        </w:rPr>
        <w:t>RSM Ebner Stolz</w:t>
      </w:r>
      <w:r w:rsidRPr="00A53B74">
        <w:rPr>
          <w:rFonts w:ascii="Georgia" w:hAnsi="Georgia" w:cs="Times New Roman"/>
          <w:sz w:val="21"/>
          <w:szCs w:val="21"/>
        </w:rPr>
        <w:t xml:space="preserve"> als Partnerunternehmen des </w:t>
      </w:r>
      <w:r>
        <w:rPr>
          <w:rFonts w:ascii="Georgia" w:hAnsi="Georgia" w:cs="Times New Roman"/>
          <w:sz w:val="21"/>
          <w:szCs w:val="21"/>
        </w:rPr>
        <w:t>„</w:t>
      </w:r>
      <w:proofErr w:type="spellStart"/>
      <w:r w:rsidRPr="00A53B74">
        <w:rPr>
          <w:rFonts w:ascii="Georgia" w:hAnsi="Georgia" w:cs="Times New Roman"/>
          <w:sz w:val="21"/>
          <w:szCs w:val="21"/>
        </w:rPr>
        <w:t>Honors</w:t>
      </w:r>
      <w:proofErr w:type="spellEnd"/>
      <w:r>
        <w:rPr>
          <w:rFonts w:ascii="Georgia" w:hAnsi="Georgia" w:cs="Times New Roman"/>
          <w:sz w:val="21"/>
          <w:szCs w:val="21"/>
        </w:rPr>
        <w:t>“</w:t>
      </w:r>
      <w:r w:rsidRPr="00A53B74">
        <w:rPr>
          <w:rFonts w:ascii="Georgia" w:hAnsi="Georgia" w:cs="Times New Roman"/>
          <w:sz w:val="21"/>
          <w:szCs w:val="21"/>
        </w:rPr>
        <w:t xml:space="preserve">-Elitestudiengangs agiert, verstärkt meine Überzeugung, dass </w:t>
      </w:r>
      <w:r w:rsidR="00977457">
        <w:rPr>
          <w:rFonts w:ascii="Georgia" w:hAnsi="Georgia" w:cs="Times New Roman"/>
          <w:sz w:val="21"/>
          <w:szCs w:val="21"/>
        </w:rPr>
        <w:t>Sie</w:t>
      </w:r>
      <w:r w:rsidRPr="00A53B74">
        <w:rPr>
          <w:rFonts w:ascii="Georgia" w:hAnsi="Georgia" w:cs="Times New Roman"/>
          <w:sz w:val="21"/>
          <w:szCs w:val="21"/>
        </w:rPr>
        <w:t xml:space="preserve"> der ideale Ort für mein Praktikum </w:t>
      </w:r>
      <w:r w:rsidR="00977457">
        <w:rPr>
          <w:rFonts w:ascii="Georgia" w:hAnsi="Georgia" w:cs="Times New Roman"/>
          <w:sz w:val="21"/>
          <w:szCs w:val="21"/>
        </w:rPr>
        <w:t>sind</w:t>
      </w:r>
      <w:r>
        <w:rPr>
          <w:rFonts w:ascii="Georgia" w:hAnsi="Georgia" w:cs="Times New Roman"/>
          <w:sz w:val="21"/>
          <w:szCs w:val="21"/>
        </w:rPr>
        <w:t>,</w:t>
      </w:r>
      <w:r w:rsidRPr="00A53B74">
        <w:t xml:space="preserve"> </w:t>
      </w:r>
      <w:r w:rsidRPr="00A53B74">
        <w:rPr>
          <w:rFonts w:ascii="Georgia" w:hAnsi="Georgia" w:cs="Times New Roman"/>
          <w:sz w:val="21"/>
          <w:szCs w:val="21"/>
        </w:rPr>
        <w:t>da dies nicht nur eine fachliche, sondern auch eine kulturelle Übereinstimmung signalisiert.</w:t>
      </w:r>
    </w:p>
    <w:p w14:paraId="6778F020" w14:textId="3B5BB0F3" w:rsidR="00005BE2" w:rsidRDefault="00005BE2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47A03EC2" w14:textId="69946234" w:rsidR="00BA36AC" w:rsidRDefault="00BA36AC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16142CFB" w14:textId="7D3138BF" w:rsidR="00BA36AC" w:rsidRPr="00E65B09" w:rsidRDefault="00BA36AC" w:rsidP="00BA36AC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A53B74">
        <w:rPr>
          <w:rFonts w:ascii="Georgia" w:hAnsi="Georgia" w:cs="Times New Roman"/>
          <w:sz w:val="21"/>
          <w:szCs w:val="21"/>
        </w:rPr>
        <w:t xml:space="preserve">Die Entscheidung, mich bei </w:t>
      </w:r>
      <w:r>
        <w:rPr>
          <w:rFonts w:ascii="Georgia" w:hAnsi="Georgia" w:cs="Times New Roman"/>
          <w:sz w:val="21"/>
          <w:szCs w:val="21"/>
        </w:rPr>
        <w:t>Detecon</w:t>
      </w:r>
      <w:r w:rsidRPr="00A53B74">
        <w:rPr>
          <w:rFonts w:ascii="Georgia" w:hAnsi="Georgia" w:cs="Times New Roman"/>
          <w:sz w:val="21"/>
          <w:szCs w:val="21"/>
        </w:rPr>
        <w:t xml:space="preserve"> zu bewerben, gründet sich auf meiner Überzeugung, dass Ihr Unternehmen</w:t>
      </w:r>
      <w:r>
        <w:rPr>
          <w:rFonts w:ascii="Georgia" w:hAnsi="Georgia" w:cs="Times New Roman"/>
          <w:sz w:val="21"/>
          <w:szCs w:val="21"/>
        </w:rPr>
        <w:t xml:space="preserve"> im </w:t>
      </w:r>
      <w:r w:rsidRPr="00A53B74">
        <w:rPr>
          <w:rFonts w:ascii="Georgia" w:hAnsi="Georgia" w:cs="Times New Roman"/>
          <w:sz w:val="21"/>
          <w:szCs w:val="21"/>
        </w:rPr>
        <w:t>Bereich</w:t>
      </w:r>
      <w:r>
        <w:rPr>
          <w:rFonts w:ascii="Georgia" w:hAnsi="Georgia" w:cs="Times New Roman"/>
          <w:sz w:val="21"/>
          <w:szCs w:val="21"/>
        </w:rPr>
        <w:t xml:space="preserve"> Technologie- und</w:t>
      </w:r>
      <w:r w:rsidRPr="00A53B74">
        <w:rPr>
          <w:rFonts w:ascii="Georgia" w:hAnsi="Georgia" w:cs="Times New Roman"/>
          <w:sz w:val="21"/>
          <w:szCs w:val="21"/>
        </w:rPr>
        <w:t xml:space="preserve"> Managementberatung </w:t>
      </w:r>
      <w:r w:rsidR="0069627D">
        <w:rPr>
          <w:rFonts w:ascii="Georgia" w:hAnsi="Georgia" w:cs="Times New Roman"/>
          <w:sz w:val="21"/>
          <w:szCs w:val="21"/>
        </w:rPr>
        <w:t>wortwörtlich</w:t>
      </w:r>
      <w:r w:rsidR="00AB442E">
        <w:rPr>
          <w:rFonts w:ascii="Georgia" w:hAnsi="Georgia" w:cs="Times New Roman"/>
          <w:sz w:val="21"/>
          <w:szCs w:val="21"/>
        </w:rPr>
        <w:t xml:space="preserve"> (mehrfach)</w:t>
      </w:r>
      <w:r w:rsidR="0069627D">
        <w:rPr>
          <w:rFonts w:ascii="Georgia" w:hAnsi="Georgia" w:cs="Times New Roman"/>
          <w:sz w:val="21"/>
          <w:szCs w:val="21"/>
        </w:rPr>
        <w:t xml:space="preserve"> </w:t>
      </w:r>
      <w:r>
        <w:rPr>
          <w:rFonts w:ascii="Georgia" w:hAnsi="Georgia" w:cs="Times New Roman"/>
          <w:sz w:val="21"/>
          <w:szCs w:val="21"/>
        </w:rPr>
        <w:t xml:space="preserve">ausgezeichnet </w:t>
      </w:r>
      <w:r w:rsidRPr="00A53B74">
        <w:rPr>
          <w:rFonts w:ascii="Georgia" w:hAnsi="Georgia" w:cs="Times New Roman"/>
          <w:sz w:val="21"/>
          <w:szCs w:val="21"/>
        </w:rPr>
        <w:t>ist</w:t>
      </w:r>
      <w:r w:rsidR="00AB442E">
        <w:rPr>
          <w:rFonts w:ascii="Georgia" w:hAnsi="Georgia" w:cs="Times New Roman"/>
          <w:sz w:val="21"/>
          <w:szCs w:val="21"/>
        </w:rPr>
        <w:t xml:space="preserve"> und auf einen über 45-jährigen Erfahrungsschatz zurückblicken kann</w:t>
      </w:r>
      <w:r w:rsidR="0069627D">
        <w:rPr>
          <w:rFonts w:ascii="Georgia" w:hAnsi="Georgia" w:cs="Times New Roman"/>
          <w:sz w:val="21"/>
          <w:szCs w:val="21"/>
        </w:rPr>
        <w:t>. Projekte</w:t>
      </w:r>
      <w:r w:rsidR="004872B9">
        <w:rPr>
          <w:rFonts w:ascii="Georgia" w:hAnsi="Georgia" w:cs="Times New Roman"/>
          <w:sz w:val="21"/>
          <w:szCs w:val="21"/>
        </w:rPr>
        <w:t>,</w:t>
      </w:r>
      <w:r w:rsidR="0069627D">
        <w:rPr>
          <w:rFonts w:ascii="Georgia" w:hAnsi="Georgia" w:cs="Times New Roman"/>
          <w:sz w:val="21"/>
          <w:szCs w:val="21"/>
        </w:rPr>
        <w:t xml:space="preserve"> wie beispielsweise DIGITAL</w:t>
      </w:r>
      <w:r w:rsidR="0069627D" w:rsidRPr="0069627D">
        <w:rPr>
          <w:rFonts w:ascii="Georgia" w:hAnsi="Georgia" w:cs="Times New Roman"/>
          <w:sz w:val="21"/>
          <w:szCs w:val="21"/>
        </w:rPr>
        <w:t>@</w:t>
      </w:r>
      <w:r w:rsidR="0069627D">
        <w:rPr>
          <w:rFonts w:ascii="Georgia" w:hAnsi="Georgia" w:cs="Times New Roman"/>
          <w:sz w:val="21"/>
          <w:szCs w:val="21"/>
        </w:rPr>
        <w:t>#WORK mit der Deutschen Telekom</w:t>
      </w:r>
      <w:r w:rsidR="004872B9">
        <w:rPr>
          <w:rFonts w:ascii="Georgia" w:hAnsi="Georgia" w:cs="Times New Roman"/>
          <w:sz w:val="21"/>
          <w:szCs w:val="21"/>
        </w:rPr>
        <w:t xml:space="preserve">, welches die Zusammenarbeit im digitalen Zeitalter immens verbessert, sind wegweisend und beeindruckend. </w:t>
      </w:r>
      <w:r w:rsidRPr="00A53B74">
        <w:rPr>
          <w:rFonts w:ascii="Georgia" w:hAnsi="Georgia" w:cs="Times New Roman"/>
          <w:sz w:val="21"/>
          <w:szCs w:val="21"/>
        </w:rPr>
        <w:t xml:space="preserve"> </w:t>
      </w:r>
      <w:r w:rsidR="00D115C9">
        <w:rPr>
          <w:rFonts w:ascii="Georgia" w:hAnsi="Georgia" w:cs="Times New Roman"/>
          <w:sz w:val="21"/>
          <w:szCs w:val="21"/>
        </w:rPr>
        <w:t>Auch</w:t>
      </w:r>
      <w:r w:rsidRPr="00A53B74">
        <w:rPr>
          <w:rFonts w:ascii="Georgia" w:hAnsi="Georgia" w:cs="Times New Roman"/>
          <w:sz w:val="21"/>
          <w:szCs w:val="21"/>
        </w:rPr>
        <w:t xml:space="preserve"> die Tatsache, dass </w:t>
      </w:r>
      <w:r>
        <w:rPr>
          <w:rFonts w:ascii="Georgia" w:hAnsi="Georgia" w:cs="Times New Roman"/>
          <w:sz w:val="21"/>
          <w:szCs w:val="21"/>
        </w:rPr>
        <w:t>Detecon</w:t>
      </w:r>
      <w:r w:rsidRPr="00A53B74">
        <w:rPr>
          <w:rFonts w:ascii="Georgia" w:hAnsi="Georgia" w:cs="Times New Roman"/>
          <w:sz w:val="21"/>
          <w:szCs w:val="21"/>
        </w:rPr>
        <w:t xml:space="preserve"> als Partnerunternehmen des </w:t>
      </w:r>
      <w:r>
        <w:rPr>
          <w:rFonts w:ascii="Georgia" w:hAnsi="Georgia" w:cs="Times New Roman"/>
          <w:sz w:val="21"/>
          <w:szCs w:val="21"/>
        </w:rPr>
        <w:t>„</w:t>
      </w:r>
      <w:proofErr w:type="spellStart"/>
      <w:r w:rsidRPr="00A53B74">
        <w:rPr>
          <w:rFonts w:ascii="Georgia" w:hAnsi="Georgia" w:cs="Times New Roman"/>
          <w:sz w:val="21"/>
          <w:szCs w:val="21"/>
        </w:rPr>
        <w:t>Honors</w:t>
      </w:r>
      <w:proofErr w:type="spellEnd"/>
      <w:r>
        <w:rPr>
          <w:rFonts w:ascii="Georgia" w:hAnsi="Georgia" w:cs="Times New Roman"/>
          <w:sz w:val="21"/>
          <w:szCs w:val="21"/>
        </w:rPr>
        <w:t>“</w:t>
      </w:r>
      <w:r w:rsidRPr="00A53B74">
        <w:rPr>
          <w:rFonts w:ascii="Georgia" w:hAnsi="Georgia" w:cs="Times New Roman"/>
          <w:sz w:val="21"/>
          <w:szCs w:val="21"/>
        </w:rPr>
        <w:t xml:space="preserve">-Elitestudiengangs agiert, verstärkt meine Überzeugung, dass </w:t>
      </w:r>
      <w:r>
        <w:rPr>
          <w:rFonts w:ascii="Georgia" w:hAnsi="Georgia" w:cs="Times New Roman"/>
          <w:sz w:val="21"/>
          <w:szCs w:val="21"/>
        </w:rPr>
        <w:t>Sie</w:t>
      </w:r>
      <w:r w:rsidRPr="00A53B74">
        <w:rPr>
          <w:rFonts w:ascii="Georgia" w:hAnsi="Georgia" w:cs="Times New Roman"/>
          <w:sz w:val="21"/>
          <w:szCs w:val="21"/>
        </w:rPr>
        <w:t xml:space="preserve"> der </w:t>
      </w:r>
      <w:r w:rsidR="00D115C9">
        <w:rPr>
          <w:rFonts w:ascii="Georgia" w:hAnsi="Georgia" w:cs="Times New Roman"/>
          <w:sz w:val="21"/>
          <w:szCs w:val="21"/>
        </w:rPr>
        <w:t>optimale</w:t>
      </w:r>
      <w:r w:rsidRPr="00A53B74">
        <w:rPr>
          <w:rFonts w:ascii="Georgia" w:hAnsi="Georgia" w:cs="Times New Roman"/>
          <w:sz w:val="21"/>
          <w:szCs w:val="21"/>
        </w:rPr>
        <w:t xml:space="preserve"> Ort für mein Praktikum </w:t>
      </w:r>
      <w:r>
        <w:rPr>
          <w:rFonts w:ascii="Georgia" w:hAnsi="Georgia" w:cs="Times New Roman"/>
          <w:sz w:val="21"/>
          <w:szCs w:val="21"/>
        </w:rPr>
        <w:t>sind,</w:t>
      </w:r>
      <w:r w:rsidRPr="00A53B74">
        <w:t xml:space="preserve"> </w:t>
      </w:r>
      <w:r w:rsidRPr="00A53B74">
        <w:rPr>
          <w:rFonts w:ascii="Georgia" w:hAnsi="Georgia" w:cs="Times New Roman"/>
          <w:sz w:val="21"/>
          <w:szCs w:val="21"/>
        </w:rPr>
        <w:t>da dies nicht nur eine fachliche, sondern auch eine kulturelle Übereinstimmung signalisiert</w:t>
      </w:r>
      <w:r w:rsidR="0069627D">
        <w:rPr>
          <w:rFonts w:ascii="Georgia" w:hAnsi="Georgia" w:cs="Times New Roman"/>
          <w:sz w:val="21"/>
          <w:szCs w:val="21"/>
        </w:rPr>
        <w:t xml:space="preserve"> und damit </w:t>
      </w:r>
      <w:r w:rsidR="0069627D" w:rsidRPr="00A53B74">
        <w:rPr>
          <w:rFonts w:ascii="Georgia" w:hAnsi="Georgia" w:cs="Times New Roman"/>
          <w:sz w:val="21"/>
          <w:szCs w:val="21"/>
        </w:rPr>
        <w:t>die idealen Rahmenbedingungen für meine persönliche und berufliche Weiterentwicklung bietet</w:t>
      </w:r>
      <w:r w:rsidRPr="00A53B74">
        <w:rPr>
          <w:rFonts w:ascii="Georgia" w:hAnsi="Georgia" w:cs="Times New Roman"/>
          <w:sz w:val="21"/>
          <w:szCs w:val="21"/>
        </w:rPr>
        <w:t>.</w:t>
      </w:r>
    </w:p>
    <w:p w14:paraId="7C885AE6" w14:textId="1BFA935F" w:rsidR="00BA36AC" w:rsidRDefault="00BA36AC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76F456D6" w14:textId="5165A64B" w:rsidR="00BA36AC" w:rsidRDefault="00BA36AC" w:rsidP="00BA36AC">
      <w:pPr>
        <w:pStyle w:val="Listenabsatz"/>
        <w:numPr>
          <w:ilvl w:val="0"/>
          <w:numId w:val="1"/>
        </w:num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 xml:space="preserve">Für welche Stelle hier bewerben? -&gt; „Working in Management </w:t>
      </w:r>
      <w:proofErr w:type="spellStart"/>
      <w:r>
        <w:rPr>
          <w:rFonts w:ascii="Georgia" w:hAnsi="Georgia" w:cs="Times New Roman"/>
          <w:sz w:val="21"/>
          <w:szCs w:val="21"/>
        </w:rPr>
        <w:t>Consultig</w:t>
      </w:r>
      <w:proofErr w:type="spellEnd"/>
      <w:r>
        <w:rPr>
          <w:rFonts w:ascii="Georgia" w:hAnsi="Georgia" w:cs="Times New Roman"/>
          <w:sz w:val="21"/>
          <w:szCs w:val="21"/>
        </w:rPr>
        <w:t>“</w:t>
      </w:r>
    </w:p>
    <w:p w14:paraId="5CCB03DC" w14:textId="15EF3C01" w:rsidR="0055760A" w:rsidRDefault="0055760A" w:rsidP="0055760A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53305E48" w14:textId="77777777" w:rsidR="00700A69" w:rsidRDefault="00000000" w:rsidP="00700A69">
      <w:pPr>
        <w:spacing w:after="0"/>
        <w:ind w:left="360"/>
        <w:jc w:val="both"/>
        <w:rPr>
          <w:rFonts w:ascii="Georgia" w:hAnsi="Georgia" w:cs="Times New Roman"/>
          <w:sz w:val="21"/>
          <w:szCs w:val="21"/>
        </w:rPr>
      </w:pPr>
      <w:hyperlink r:id="rId7" w:history="1">
        <w:r w:rsidR="00700A69" w:rsidRPr="0057790F">
          <w:rPr>
            <w:rStyle w:val="Hyperlink"/>
            <w:rFonts w:ascii="Georgia" w:hAnsi="Georgia" w:cs="Times New Roman"/>
            <w:sz w:val="21"/>
            <w:szCs w:val="21"/>
          </w:rPr>
          <w:t>https://www.detecon.com/de/ueber-uns/beratung-im-digitalen-zeitalter</w:t>
        </w:r>
      </w:hyperlink>
    </w:p>
    <w:p w14:paraId="019DC534" w14:textId="77777777" w:rsidR="00700A69" w:rsidRDefault="00000000" w:rsidP="00700A69">
      <w:pPr>
        <w:spacing w:after="0"/>
        <w:ind w:left="360"/>
        <w:jc w:val="both"/>
        <w:rPr>
          <w:rFonts w:ascii="Georgia" w:hAnsi="Georgia" w:cs="Times New Roman"/>
          <w:sz w:val="21"/>
          <w:szCs w:val="21"/>
        </w:rPr>
      </w:pPr>
      <w:hyperlink r:id="rId8" w:history="1">
        <w:r w:rsidR="00700A69" w:rsidRPr="0057790F">
          <w:rPr>
            <w:rStyle w:val="Hyperlink"/>
            <w:rFonts w:ascii="Georgia" w:hAnsi="Georgia" w:cs="Times New Roman"/>
            <w:sz w:val="21"/>
            <w:szCs w:val="21"/>
          </w:rPr>
          <w:t>https://www.detecon.com/de/karriere/join-us</w:t>
        </w:r>
      </w:hyperlink>
    </w:p>
    <w:p w14:paraId="1CA31597" w14:textId="77777777" w:rsidR="00700A69" w:rsidRDefault="00000000" w:rsidP="00700A69">
      <w:pPr>
        <w:spacing w:after="0"/>
        <w:ind w:left="360"/>
        <w:jc w:val="both"/>
        <w:rPr>
          <w:rFonts w:ascii="Georgia" w:hAnsi="Georgia" w:cs="Times New Roman"/>
          <w:sz w:val="21"/>
          <w:szCs w:val="21"/>
        </w:rPr>
      </w:pPr>
      <w:hyperlink r:id="rId9" w:history="1">
        <w:r w:rsidR="00700A69" w:rsidRPr="0057790F">
          <w:rPr>
            <w:rStyle w:val="Hyperlink"/>
            <w:rFonts w:ascii="Georgia" w:hAnsi="Georgia" w:cs="Times New Roman"/>
            <w:sz w:val="21"/>
            <w:szCs w:val="21"/>
          </w:rPr>
          <w:t>https://www.detecon.com/de/karriere/students</w:t>
        </w:r>
      </w:hyperlink>
    </w:p>
    <w:p w14:paraId="15DDA70A" w14:textId="735DF8B5" w:rsidR="0055760A" w:rsidRDefault="0055760A" w:rsidP="0055760A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3B44AD8D" w14:textId="77777777" w:rsidR="002C16D3" w:rsidRDefault="002C16D3" w:rsidP="002C16D3">
      <w:pPr>
        <w:rPr>
          <w:rFonts w:ascii="Georgia" w:hAnsi="Georgia" w:cs="Times New Roman"/>
          <w:sz w:val="21"/>
          <w:szCs w:val="21"/>
        </w:rPr>
      </w:pPr>
    </w:p>
    <w:p w14:paraId="4FE40BC7" w14:textId="77777777" w:rsidR="002C16D3" w:rsidRDefault="002C16D3" w:rsidP="002C16D3">
      <w:pPr>
        <w:rPr>
          <w:rFonts w:ascii="Georgia" w:hAnsi="Georgia" w:cs="Times New Roman"/>
          <w:sz w:val="21"/>
          <w:szCs w:val="21"/>
        </w:rPr>
      </w:pPr>
    </w:p>
    <w:p w14:paraId="78086E33" w14:textId="38496DED" w:rsidR="002C16D3" w:rsidRPr="002C16D3" w:rsidRDefault="002C16D3" w:rsidP="002C16D3">
      <w:pPr>
        <w:rPr>
          <w:rFonts w:ascii="Georgia" w:hAnsi="Georgia" w:cs="Times New Roman"/>
          <w:sz w:val="21"/>
          <w:szCs w:val="21"/>
        </w:rPr>
      </w:pPr>
      <w:r w:rsidRPr="002C16D3">
        <w:rPr>
          <w:rFonts w:ascii="Georgia" w:hAnsi="Georgia" w:cs="Times New Roman"/>
          <w:sz w:val="21"/>
          <w:szCs w:val="21"/>
        </w:rPr>
        <w:br/>
      </w:r>
    </w:p>
    <w:p w14:paraId="22CBAE5A" w14:textId="77777777" w:rsidR="0055760A" w:rsidRPr="0055760A" w:rsidRDefault="0055760A" w:rsidP="0055760A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sectPr w:rsidR="0055760A" w:rsidRPr="0055760A" w:rsidSect="002627D2">
      <w:pgSz w:w="11906" w:h="16838"/>
      <w:pgMar w:top="1021" w:right="1247" w:bottom="397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BA322C"/>
    <w:multiLevelType w:val="hybridMultilevel"/>
    <w:tmpl w:val="7298914E"/>
    <w:lvl w:ilvl="0" w:tplc="2A1CEBA4">
      <w:start w:val="4058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218094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05BE2"/>
    <w:rsid w:val="00012D78"/>
    <w:rsid w:val="00034B68"/>
    <w:rsid w:val="0004591A"/>
    <w:rsid w:val="00046459"/>
    <w:rsid w:val="000555E4"/>
    <w:rsid w:val="0005670D"/>
    <w:rsid w:val="000710B0"/>
    <w:rsid w:val="00073C82"/>
    <w:rsid w:val="00081359"/>
    <w:rsid w:val="00082504"/>
    <w:rsid w:val="000A154E"/>
    <w:rsid w:val="000A5AB8"/>
    <w:rsid w:val="000A6678"/>
    <w:rsid w:val="000A7DEB"/>
    <w:rsid w:val="000C55DE"/>
    <w:rsid w:val="000F371C"/>
    <w:rsid w:val="00117F83"/>
    <w:rsid w:val="00146C8E"/>
    <w:rsid w:val="00152DF9"/>
    <w:rsid w:val="00156A98"/>
    <w:rsid w:val="0016336F"/>
    <w:rsid w:val="001669DB"/>
    <w:rsid w:val="00171D11"/>
    <w:rsid w:val="001819B1"/>
    <w:rsid w:val="001A4522"/>
    <w:rsid w:val="001B43B2"/>
    <w:rsid w:val="001B4A60"/>
    <w:rsid w:val="001C17FC"/>
    <w:rsid w:val="001D079A"/>
    <w:rsid w:val="001D5AEE"/>
    <w:rsid w:val="001E0088"/>
    <w:rsid w:val="001E0903"/>
    <w:rsid w:val="001E1EE7"/>
    <w:rsid w:val="002042CB"/>
    <w:rsid w:val="002062F6"/>
    <w:rsid w:val="00212042"/>
    <w:rsid w:val="002213EE"/>
    <w:rsid w:val="0023683A"/>
    <w:rsid w:val="00241A00"/>
    <w:rsid w:val="002467A0"/>
    <w:rsid w:val="002536DC"/>
    <w:rsid w:val="00255EC1"/>
    <w:rsid w:val="00257D2A"/>
    <w:rsid w:val="002627D2"/>
    <w:rsid w:val="00264191"/>
    <w:rsid w:val="0027047C"/>
    <w:rsid w:val="002708C2"/>
    <w:rsid w:val="00274324"/>
    <w:rsid w:val="002A5B9F"/>
    <w:rsid w:val="002C16D3"/>
    <w:rsid w:val="002D309E"/>
    <w:rsid w:val="002D594E"/>
    <w:rsid w:val="002E39B8"/>
    <w:rsid w:val="002F51FA"/>
    <w:rsid w:val="00311A15"/>
    <w:rsid w:val="003250EA"/>
    <w:rsid w:val="003421B1"/>
    <w:rsid w:val="003572F6"/>
    <w:rsid w:val="00372374"/>
    <w:rsid w:val="00375D2D"/>
    <w:rsid w:val="003811BC"/>
    <w:rsid w:val="0038671F"/>
    <w:rsid w:val="003874ED"/>
    <w:rsid w:val="003947A8"/>
    <w:rsid w:val="003D464F"/>
    <w:rsid w:val="003D5D1E"/>
    <w:rsid w:val="003F3290"/>
    <w:rsid w:val="003F688C"/>
    <w:rsid w:val="00415608"/>
    <w:rsid w:val="00424CAF"/>
    <w:rsid w:val="00434D23"/>
    <w:rsid w:val="004403CB"/>
    <w:rsid w:val="00445E3E"/>
    <w:rsid w:val="00453C2F"/>
    <w:rsid w:val="00454C0B"/>
    <w:rsid w:val="0046226E"/>
    <w:rsid w:val="00474FC2"/>
    <w:rsid w:val="004872B9"/>
    <w:rsid w:val="00492923"/>
    <w:rsid w:val="004A1501"/>
    <w:rsid w:val="004A615C"/>
    <w:rsid w:val="004B4510"/>
    <w:rsid w:val="004B6CCF"/>
    <w:rsid w:val="004C156C"/>
    <w:rsid w:val="004C174A"/>
    <w:rsid w:val="004D0C73"/>
    <w:rsid w:val="004D4814"/>
    <w:rsid w:val="00500EFA"/>
    <w:rsid w:val="00501E05"/>
    <w:rsid w:val="00506322"/>
    <w:rsid w:val="00507BBD"/>
    <w:rsid w:val="005148F8"/>
    <w:rsid w:val="005407D6"/>
    <w:rsid w:val="00542F06"/>
    <w:rsid w:val="00553EC8"/>
    <w:rsid w:val="0055760A"/>
    <w:rsid w:val="005648D4"/>
    <w:rsid w:val="005705F7"/>
    <w:rsid w:val="00570B1D"/>
    <w:rsid w:val="00574140"/>
    <w:rsid w:val="005762CF"/>
    <w:rsid w:val="005842A0"/>
    <w:rsid w:val="00590834"/>
    <w:rsid w:val="00590E7F"/>
    <w:rsid w:val="00593C9C"/>
    <w:rsid w:val="005B231F"/>
    <w:rsid w:val="005C55F7"/>
    <w:rsid w:val="005D6E36"/>
    <w:rsid w:val="005D7D49"/>
    <w:rsid w:val="005E00BC"/>
    <w:rsid w:val="005E63B8"/>
    <w:rsid w:val="005F350B"/>
    <w:rsid w:val="00603752"/>
    <w:rsid w:val="0062701E"/>
    <w:rsid w:val="00632F05"/>
    <w:rsid w:val="0063723B"/>
    <w:rsid w:val="00647413"/>
    <w:rsid w:val="006502BE"/>
    <w:rsid w:val="00674A94"/>
    <w:rsid w:val="0069627D"/>
    <w:rsid w:val="006A7895"/>
    <w:rsid w:val="006B302C"/>
    <w:rsid w:val="006D2592"/>
    <w:rsid w:val="006F58EC"/>
    <w:rsid w:val="00700A69"/>
    <w:rsid w:val="00706233"/>
    <w:rsid w:val="007251EA"/>
    <w:rsid w:val="007340D7"/>
    <w:rsid w:val="007472BD"/>
    <w:rsid w:val="00755A3D"/>
    <w:rsid w:val="007675B1"/>
    <w:rsid w:val="007755EB"/>
    <w:rsid w:val="00797EF1"/>
    <w:rsid w:val="007A3246"/>
    <w:rsid w:val="007A64C5"/>
    <w:rsid w:val="007A719D"/>
    <w:rsid w:val="007B1B2B"/>
    <w:rsid w:val="007C59D2"/>
    <w:rsid w:val="007E4326"/>
    <w:rsid w:val="007F0344"/>
    <w:rsid w:val="007F7EA0"/>
    <w:rsid w:val="008049F7"/>
    <w:rsid w:val="00807293"/>
    <w:rsid w:val="00814C0B"/>
    <w:rsid w:val="0083750F"/>
    <w:rsid w:val="008428CF"/>
    <w:rsid w:val="0085213A"/>
    <w:rsid w:val="0085386C"/>
    <w:rsid w:val="008565FD"/>
    <w:rsid w:val="00857C6F"/>
    <w:rsid w:val="00860A0A"/>
    <w:rsid w:val="00862C30"/>
    <w:rsid w:val="008657E3"/>
    <w:rsid w:val="00867CED"/>
    <w:rsid w:val="00874503"/>
    <w:rsid w:val="00882EA0"/>
    <w:rsid w:val="00883B55"/>
    <w:rsid w:val="0089337A"/>
    <w:rsid w:val="008A248F"/>
    <w:rsid w:val="008B402E"/>
    <w:rsid w:val="008C27C1"/>
    <w:rsid w:val="008D6664"/>
    <w:rsid w:val="008D7CDB"/>
    <w:rsid w:val="008E100E"/>
    <w:rsid w:val="008E4BA9"/>
    <w:rsid w:val="008E7A27"/>
    <w:rsid w:val="008E7D17"/>
    <w:rsid w:val="00944F10"/>
    <w:rsid w:val="009772F9"/>
    <w:rsid w:val="00977457"/>
    <w:rsid w:val="00991E04"/>
    <w:rsid w:val="0099776A"/>
    <w:rsid w:val="009A256E"/>
    <w:rsid w:val="009A612E"/>
    <w:rsid w:val="009D07DC"/>
    <w:rsid w:val="009D3BBF"/>
    <w:rsid w:val="009E5D73"/>
    <w:rsid w:val="009F46A7"/>
    <w:rsid w:val="00A1282E"/>
    <w:rsid w:val="00A14247"/>
    <w:rsid w:val="00A36343"/>
    <w:rsid w:val="00A405CF"/>
    <w:rsid w:val="00A40D57"/>
    <w:rsid w:val="00A44493"/>
    <w:rsid w:val="00A53760"/>
    <w:rsid w:val="00A53B74"/>
    <w:rsid w:val="00A65370"/>
    <w:rsid w:val="00AA2791"/>
    <w:rsid w:val="00AA4C7C"/>
    <w:rsid w:val="00AB442E"/>
    <w:rsid w:val="00AB4CD0"/>
    <w:rsid w:val="00AC61EE"/>
    <w:rsid w:val="00AC66C4"/>
    <w:rsid w:val="00AC7086"/>
    <w:rsid w:val="00AE26F5"/>
    <w:rsid w:val="00AE3A33"/>
    <w:rsid w:val="00AF2D63"/>
    <w:rsid w:val="00B0451E"/>
    <w:rsid w:val="00B135CE"/>
    <w:rsid w:val="00B339B8"/>
    <w:rsid w:val="00B346A7"/>
    <w:rsid w:val="00B43970"/>
    <w:rsid w:val="00B50A34"/>
    <w:rsid w:val="00B54C38"/>
    <w:rsid w:val="00B5613E"/>
    <w:rsid w:val="00B57CB1"/>
    <w:rsid w:val="00B77DCE"/>
    <w:rsid w:val="00B81B0E"/>
    <w:rsid w:val="00B87CA9"/>
    <w:rsid w:val="00B940AE"/>
    <w:rsid w:val="00B9666E"/>
    <w:rsid w:val="00BA36AC"/>
    <w:rsid w:val="00BB3512"/>
    <w:rsid w:val="00BB3C75"/>
    <w:rsid w:val="00BB795E"/>
    <w:rsid w:val="00BF522D"/>
    <w:rsid w:val="00C0214A"/>
    <w:rsid w:val="00C030C1"/>
    <w:rsid w:val="00C1562F"/>
    <w:rsid w:val="00C6717B"/>
    <w:rsid w:val="00C71380"/>
    <w:rsid w:val="00C82BAE"/>
    <w:rsid w:val="00C9003C"/>
    <w:rsid w:val="00C97ECA"/>
    <w:rsid w:val="00CA1160"/>
    <w:rsid w:val="00CA702E"/>
    <w:rsid w:val="00CA7350"/>
    <w:rsid w:val="00CB639D"/>
    <w:rsid w:val="00CD51E6"/>
    <w:rsid w:val="00CE433B"/>
    <w:rsid w:val="00D115C9"/>
    <w:rsid w:val="00D2382E"/>
    <w:rsid w:val="00D30CEA"/>
    <w:rsid w:val="00D71D8E"/>
    <w:rsid w:val="00D9281A"/>
    <w:rsid w:val="00DA16B7"/>
    <w:rsid w:val="00DA2A3C"/>
    <w:rsid w:val="00DA3404"/>
    <w:rsid w:val="00DA524B"/>
    <w:rsid w:val="00DB18E7"/>
    <w:rsid w:val="00DB471D"/>
    <w:rsid w:val="00DD1863"/>
    <w:rsid w:val="00DD3349"/>
    <w:rsid w:val="00DD54E1"/>
    <w:rsid w:val="00DD6747"/>
    <w:rsid w:val="00DE1FBC"/>
    <w:rsid w:val="00DE5C3D"/>
    <w:rsid w:val="00E02500"/>
    <w:rsid w:val="00E12ED8"/>
    <w:rsid w:val="00E162C9"/>
    <w:rsid w:val="00E3005D"/>
    <w:rsid w:val="00E30491"/>
    <w:rsid w:val="00E42468"/>
    <w:rsid w:val="00E473ED"/>
    <w:rsid w:val="00E47DAF"/>
    <w:rsid w:val="00E62550"/>
    <w:rsid w:val="00E65B09"/>
    <w:rsid w:val="00E83116"/>
    <w:rsid w:val="00E914E5"/>
    <w:rsid w:val="00E91B86"/>
    <w:rsid w:val="00EA6CEC"/>
    <w:rsid w:val="00EA7AC2"/>
    <w:rsid w:val="00EC000C"/>
    <w:rsid w:val="00EF2FD5"/>
    <w:rsid w:val="00EF30C3"/>
    <w:rsid w:val="00F11473"/>
    <w:rsid w:val="00F253C5"/>
    <w:rsid w:val="00F270C0"/>
    <w:rsid w:val="00F30624"/>
    <w:rsid w:val="00F4717F"/>
    <w:rsid w:val="00F5301B"/>
    <w:rsid w:val="00F55CE3"/>
    <w:rsid w:val="00F74175"/>
    <w:rsid w:val="00F92A04"/>
    <w:rsid w:val="00FA4972"/>
    <w:rsid w:val="00FA5291"/>
    <w:rsid w:val="00FC54C8"/>
    <w:rsid w:val="00FD7864"/>
    <w:rsid w:val="00FE5FBD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BA36AC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enabsatz">
    <w:name w:val="List Paragraph"/>
    <w:basedOn w:val="Standard"/>
    <w:uiPriority w:val="34"/>
    <w:qFormat/>
    <w:rsid w:val="00BA36AC"/>
    <w:pPr>
      <w:ind w:left="720"/>
      <w:contextualSpacing/>
    </w:pPr>
  </w:style>
  <w:style w:type="character" w:customStyle="1" w:styleId="groupwisereplyheader">
    <w:name w:val="groupwisereplyheader"/>
    <w:basedOn w:val="Absatz-Standardschriftart"/>
    <w:rsid w:val="002C16D3"/>
  </w:style>
  <w:style w:type="paragraph" w:styleId="berarbeitung">
    <w:name w:val="Revision"/>
    <w:hidden/>
    <w:uiPriority w:val="99"/>
    <w:semiHidden/>
    <w:rsid w:val="00DA2A3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6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5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2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3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5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3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5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2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25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5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tecon.com/de/karriere/join-us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detecon.com/de/ueber-uns/beratung-im-digitalen-zeitalter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detecon.com/de/karriere/stud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769</Words>
  <Characters>4848</Characters>
  <Application>Microsoft Office Word</Application>
  <DocSecurity>0</DocSecurity>
  <Lines>40</Lines>
  <Paragraphs>11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David Döbele</cp:lastModifiedBy>
  <cp:revision>57</cp:revision>
  <dcterms:created xsi:type="dcterms:W3CDTF">2023-11-07T12:54:00Z</dcterms:created>
  <dcterms:modified xsi:type="dcterms:W3CDTF">2023-11-14T18:08:00Z</dcterms:modified>
</cp:coreProperties>
</file>