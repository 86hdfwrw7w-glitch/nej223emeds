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38BC69A4" w14:textId="0BAC85CE" w:rsidR="00E85C23" w:rsidRPr="001749E4" w:rsidRDefault="0009106E" w:rsidP="00E85C23">
      <w:pPr>
        <w:spacing w:after="0" w:line="240" w:lineRule="auto"/>
        <w:rPr>
          <w:rFonts w:ascii="Times New Roman" w:hAnsi="Times New Roman" w:cs="Times New Roman"/>
          <w:color w:val="000000"/>
          <w:sz w:val="21"/>
          <w:szCs w:val="21"/>
        </w:rPr>
      </w:pPr>
      <w:r>
        <w:rPr>
          <w:rFonts w:ascii="Times New Roman" w:hAnsi="Times New Roman" w:cs="Times New Roman"/>
          <w:color w:val="000000"/>
          <w:sz w:val="21"/>
          <w:szCs w:val="21"/>
        </w:rPr>
        <w:t>KPMG AG</w:t>
      </w:r>
      <w:r w:rsidR="00E90E60" w:rsidRPr="001749E4">
        <w:rPr>
          <w:rFonts w:ascii="Times New Roman" w:hAnsi="Times New Roman" w:cs="Times New Roman"/>
          <w:color w:val="000000"/>
          <w:sz w:val="21"/>
          <w:szCs w:val="21"/>
        </w:rPr>
        <w:t xml:space="preserve"> Wirtschaftsprüfungsgesellschaft</w:t>
      </w:r>
    </w:p>
    <w:p w14:paraId="6A013FD1" w14:textId="5BC3A9EA" w:rsidR="00F74175" w:rsidRPr="001749E4" w:rsidDel="001C7869" w:rsidRDefault="0009106E">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r>
        <w:rPr>
          <w:rFonts w:ascii="Times New Roman" w:hAnsi="Times New Roman" w:cs="Times New Roman"/>
          <w:sz w:val="21"/>
          <w:szCs w:val="21"/>
        </w:rPr>
        <w:t>Am Lenkwerk 1</w:t>
      </w:r>
      <w:r w:rsidR="00F74175" w:rsidRPr="001749E4">
        <w:rPr>
          <w:rFonts w:ascii="Times New Roman" w:hAnsi="Times New Roman" w:cs="Times New Roman"/>
          <w:sz w:val="21"/>
          <w:szCs w:val="21"/>
        </w:rPr>
        <w:br/>
      </w:r>
      <w:r w:rsidR="00B07F04" w:rsidRPr="001749E4">
        <w:rPr>
          <w:rFonts w:ascii="Times New Roman" w:hAnsi="Times New Roman" w:cs="Times New Roman"/>
          <w:sz w:val="21"/>
          <w:szCs w:val="21"/>
        </w:rPr>
        <w:t>3360</w:t>
      </w:r>
      <w:r>
        <w:rPr>
          <w:rFonts w:ascii="Times New Roman" w:hAnsi="Times New Roman" w:cs="Times New Roman"/>
          <w:sz w:val="21"/>
          <w:szCs w:val="21"/>
        </w:rPr>
        <w:t>9</w:t>
      </w:r>
      <w:r w:rsidR="00B07F04" w:rsidRPr="001749E4">
        <w:rPr>
          <w:rFonts w:ascii="Times New Roman" w:hAnsi="Times New Roman" w:cs="Times New Roman"/>
          <w:sz w:val="21"/>
          <w:szCs w:val="21"/>
        </w:rPr>
        <w:t xml:space="preserve"> Bielefeld</w:t>
      </w:r>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45375315"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3E3D4E">
        <w:rPr>
          <w:rFonts w:ascii="Times New Roman" w:hAnsi="Times New Roman" w:cs="Times New Roman"/>
          <w:sz w:val="21"/>
          <w:szCs w:val="21"/>
        </w:rPr>
        <w:t>10.10</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1ACD032B"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Bewerbung um ein Praktikum i</w:t>
      </w:r>
      <w:r w:rsidR="00B8023D" w:rsidRPr="001749E4">
        <w:rPr>
          <w:rFonts w:ascii="Times New Roman" w:hAnsi="Times New Roman" w:cs="Times New Roman"/>
          <w:b/>
          <w:sz w:val="21"/>
          <w:szCs w:val="21"/>
        </w:rPr>
        <w:t xml:space="preserve">m Public Sector </w:t>
      </w:r>
      <w:r w:rsidR="008D3849">
        <w:rPr>
          <w:rFonts w:ascii="Times New Roman" w:hAnsi="Times New Roman" w:cs="Times New Roman"/>
          <w:b/>
          <w:sz w:val="21"/>
          <w:szCs w:val="21"/>
        </w:rPr>
        <w:t>- Digitalisierung</w:t>
      </w:r>
    </w:p>
    <w:p w14:paraId="70A974D0" w14:textId="08C9B87E" w:rsidR="000A5AB8" w:rsidRPr="001749E4" w:rsidDel="00F46DB7" w:rsidRDefault="000A5AB8">
      <w:pPr>
        <w:spacing w:after="0" w:line="240" w:lineRule="auto"/>
        <w:jc w:val="both"/>
        <w:rPr>
          <w:del w:id="9"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0" w:author="Sarah Bergmann [2]" w:date="2024-09-28T21:31:00Z" w16du:dateUtc="2024-09-28T19:31:00Z"/>
          <w:rFonts w:ascii="Times New Roman" w:hAnsi="Times New Roman" w:cs="Times New Roman"/>
          <w:bCs/>
          <w:sz w:val="21"/>
          <w:szCs w:val="21"/>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7FACF6FB" w:rsidR="00F46DB7" w:rsidRPr="001749E4" w:rsidRDefault="00F46DB7" w:rsidP="00F46DB7">
      <w:pPr>
        <w:spacing w:after="0" w:line="240" w:lineRule="auto"/>
        <w:rPr>
          <w:ins w:id="14" w:author="Sarah Bergmann [2]" w:date="2024-09-28T21:31:00Z" w16du:dateUtc="2024-09-28T19:31:00Z"/>
          <w:rFonts w:ascii="Times New Roman" w:hAnsi="Times New Roman" w:cs="Times New Roman"/>
          <w:bCs/>
          <w:sz w:val="21"/>
          <w:szCs w:val="21"/>
        </w:rPr>
      </w:pPr>
      <w:ins w:id="15" w:author="Sarah Bergmann [2]" w:date="2024-09-28T21:31:00Z" w16du:dateUtc="2024-09-28T19:31:00Z">
        <w:r w:rsidRPr="001749E4">
          <w:rPr>
            <w:rFonts w:ascii="Times New Roman" w:hAnsi="Times New Roman" w:cs="Times New Roman"/>
            <w:bCs/>
            <w:sz w:val="21"/>
            <w:szCs w:val="21"/>
          </w:rPr>
          <w:t xml:space="preserve">Sehr geehrte </w:t>
        </w:r>
      </w:ins>
      <w:r w:rsidR="008D3849">
        <w:rPr>
          <w:rFonts w:ascii="Times New Roman" w:hAnsi="Times New Roman" w:cs="Times New Roman"/>
          <w:bCs/>
          <w:sz w:val="21"/>
          <w:szCs w:val="21"/>
        </w:rPr>
        <w:t>Damen und Herren</w:t>
      </w:r>
      <w:ins w:id="16"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7" w:author="Sarah Bergmann [2]" w:date="2024-09-28T21:31:00Z" w16du:dateUtc="2024-09-28T19:31:00Z"/>
          <w:rFonts w:ascii="Times New Roman" w:hAnsi="Times New Roman" w:cs="Times New Roman"/>
          <w:bCs/>
          <w:sz w:val="21"/>
          <w:szCs w:val="21"/>
        </w:rPr>
      </w:pPr>
    </w:p>
    <w:p w14:paraId="3449E076" w14:textId="11F72873" w:rsidR="00F46DB7" w:rsidRPr="001749E4" w:rsidRDefault="00F46DB7">
      <w:pPr>
        <w:spacing w:after="0" w:line="240" w:lineRule="auto"/>
        <w:jc w:val="both"/>
        <w:rPr>
          <w:ins w:id="18" w:author="Sarah Bergmann [2]" w:date="2024-09-28T21:31:00Z" w16du:dateUtc="2024-09-28T19:31:00Z"/>
          <w:rFonts w:ascii="Times New Roman" w:hAnsi="Times New Roman" w:cs="Times New Roman"/>
          <w:bCs/>
          <w:sz w:val="21"/>
          <w:szCs w:val="21"/>
        </w:rPr>
        <w:pPrChange w:id="19" w:author="Sarah Bergmann [2]" w:date="2024-09-28T21:32:00Z" w16du:dateUtc="2024-09-28T19:32:00Z">
          <w:pPr>
            <w:spacing w:after="0" w:line="240" w:lineRule="auto"/>
          </w:pPr>
        </w:pPrChange>
      </w:pPr>
      <w:ins w:id="20" w:author="Sarah Bergmann [2]" w:date="2024-09-28T21:31:00Z" w16du:dateUtc="2024-09-28T19:31:00Z">
        <w:r w:rsidRPr="001749E4">
          <w:rPr>
            <w:rFonts w:ascii="Times New Roman" w:hAnsi="Times New Roman" w:cs="Times New Roman"/>
            <w:bCs/>
            <w:sz w:val="21"/>
            <w:szCs w:val="21"/>
          </w:rPr>
          <w:t>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unterschiedliche Unternehmen gewonnen</w:t>
        </w:r>
      </w:ins>
      <w:ins w:id="21" w:author="David Döbele" w:date="2024-10-11T10:40:00Z" w16du:dateUtc="2024-10-11T08:40:00Z">
        <w:r w:rsidR="00D95D80">
          <w:rPr>
            <w:rFonts w:ascii="Times New Roman" w:hAnsi="Times New Roman" w:cs="Times New Roman"/>
            <w:bCs/>
            <w:sz w:val="21"/>
            <w:szCs w:val="21"/>
          </w:rPr>
          <w:t xml:space="preserve"> und erkannt, welche großen Vorteile die Digitalisierung bietet</w:t>
        </w:r>
      </w:ins>
      <w:ins w:id="22" w:author="Sarah Bergmann [2]" w:date="2024-09-28T21:31:00Z" w16du:dateUtc="2024-09-28T19:31:00Z">
        <w:r w:rsidRPr="001749E4">
          <w:rPr>
            <w:rFonts w:ascii="Times New Roman" w:hAnsi="Times New Roman" w:cs="Times New Roman"/>
            <w:bCs/>
            <w:sz w:val="21"/>
            <w:szCs w:val="21"/>
          </w:rPr>
          <w:t xml:space="preserve">. Nun möchte ich </w:t>
        </w:r>
        <w:del w:id="23" w:author="David Döbele" w:date="2024-10-11T10:40:00Z" w16du:dateUtc="2024-10-11T08:40:00Z">
          <w:r w:rsidRPr="001749E4" w:rsidDel="00D95D80">
            <w:rPr>
              <w:rFonts w:ascii="Times New Roman" w:hAnsi="Times New Roman" w:cs="Times New Roman"/>
              <w:bCs/>
              <w:sz w:val="21"/>
              <w:szCs w:val="21"/>
            </w:rPr>
            <w:delText>auch gerne Einblicke</w:delText>
          </w:r>
        </w:del>
      </w:ins>
      <w:ins w:id="24" w:author="David Döbele" w:date="2024-10-11T10:40:00Z" w16du:dateUtc="2024-10-11T08:40:00Z">
        <w:r w:rsidR="00D95D80">
          <w:rPr>
            <w:rFonts w:ascii="Times New Roman" w:hAnsi="Times New Roman" w:cs="Times New Roman"/>
            <w:bCs/>
            <w:sz w:val="21"/>
            <w:szCs w:val="21"/>
          </w:rPr>
          <w:t>meine Erfahrungen gerne</w:t>
        </w:r>
      </w:ins>
      <w:ins w:id="25" w:author="Sarah Bergmann [2]" w:date="2024-09-28T21:31:00Z" w16du:dateUtc="2024-09-28T19:31:00Z">
        <w:r w:rsidRPr="001749E4">
          <w:rPr>
            <w:rFonts w:ascii="Times New Roman" w:hAnsi="Times New Roman" w:cs="Times New Roman"/>
            <w:bCs/>
            <w:sz w:val="21"/>
            <w:szCs w:val="21"/>
          </w:rPr>
          <w:t xml:space="preserve"> in diverse Ministerien und Organisationen </w:t>
        </w:r>
        <w:del w:id="26" w:author="David Döbele" w:date="2024-10-11T10:40:00Z" w16du:dateUtc="2024-10-11T08:40:00Z">
          <w:r w:rsidRPr="001749E4" w:rsidDel="00D95D80">
            <w:rPr>
              <w:rFonts w:ascii="Times New Roman" w:hAnsi="Times New Roman" w:cs="Times New Roman"/>
              <w:bCs/>
              <w:sz w:val="21"/>
              <w:szCs w:val="21"/>
            </w:rPr>
            <w:delText>erhalten</w:delText>
          </w:r>
        </w:del>
      </w:ins>
      <w:ins w:id="27" w:author="David Döbele" w:date="2024-10-11T10:40:00Z" w16du:dateUtc="2024-10-11T08:40:00Z">
        <w:r w:rsidR="00D95D80">
          <w:rPr>
            <w:rFonts w:ascii="Times New Roman" w:hAnsi="Times New Roman" w:cs="Times New Roman"/>
            <w:bCs/>
            <w:sz w:val="21"/>
            <w:szCs w:val="21"/>
          </w:rPr>
          <w:t>einbringen</w:t>
        </w:r>
      </w:ins>
      <w:ins w:id="28" w:author="Sarah Bergmann [2]" w:date="2024-09-28T21:31:00Z" w16du:dateUtc="2024-09-28T19:31:00Z">
        <w:r w:rsidRPr="001749E4">
          <w:rPr>
            <w:rFonts w:ascii="Times New Roman" w:hAnsi="Times New Roman" w:cs="Times New Roman"/>
            <w:bCs/>
            <w:sz w:val="21"/>
            <w:szCs w:val="21"/>
          </w:rPr>
          <w:t xml:space="preserve">. Diese </w:t>
        </w:r>
        <w:del w:id="29" w:author="David Döbele" w:date="2024-10-11T10:41:00Z" w16du:dateUtc="2024-10-11T08:41:00Z">
          <w:r w:rsidRPr="001749E4" w:rsidDel="00D95D80">
            <w:rPr>
              <w:rFonts w:ascii="Times New Roman" w:hAnsi="Times New Roman" w:cs="Times New Roman"/>
              <w:bCs/>
              <w:sz w:val="21"/>
              <w:szCs w:val="21"/>
            </w:rPr>
            <w:delText>Erfahrungen</w:delText>
          </w:r>
        </w:del>
      </w:ins>
      <w:ins w:id="30" w:author="David Döbele" w:date="2024-10-11T10:41:00Z" w16du:dateUtc="2024-10-11T08:41:00Z">
        <w:r w:rsidR="00D95D80">
          <w:rPr>
            <w:rFonts w:ascii="Times New Roman" w:hAnsi="Times New Roman" w:cs="Times New Roman"/>
            <w:bCs/>
            <w:sz w:val="21"/>
            <w:szCs w:val="21"/>
          </w:rPr>
          <w:t>Eindrücke</w:t>
        </w:r>
      </w:ins>
      <w:ins w:id="31" w:author="Sarah Bergmann [2]" w:date="2024-09-28T21:31:00Z" w16du:dateUtc="2024-09-28T19:31:00Z">
        <w:r w:rsidRPr="001749E4">
          <w:rPr>
            <w:rFonts w:ascii="Times New Roman" w:hAnsi="Times New Roman" w:cs="Times New Roman"/>
            <w:bCs/>
            <w:sz w:val="21"/>
            <w:szCs w:val="21"/>
          </w:rPr>
          <w:t xml:space="preserve">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im Public Sector </w:t>
        </w:r>
      </w:ins>
      <w:r w:rsidR="00DC2DE9">
        <w:rPr>
          <w:rFonts w:ascii="Times New Roman" w:hAnsi="Times New Roman" w:cs="Times New Roman"/>
          <w:bCs/>
          <w:sz w:val="21"/>
          <w:szCs w:val="21"/>
        </w:rPr>
        <w:t>- Digitalisierung</w:t>
      </w:r>
      <w:ins w:id="32" w:author="Sarah Bergmann [2]" w:date="2024-09-28T21:31:00Z" w16du:dateUtc="2024-09-28T19:31:00Z">
        <w:r w:rsidRPr="001749E4">
          <w:rPr>
            <w:rFonts w:ascii="Times New Roman" w:hAnsi="Times New Roman" w:cs="Times New Roman"/>
            <w:bCs/>
            <w:sz w:val="21"/>
            <w:szCs w:val="21"/>
          </w:rPr>
          <w:t xml:space="preserve"> unterstützen.</w:t>
        </w:r>
      </w:ins>
    </w:p>
    <w:p w14:paraId="1134EE2E" w14:textId="77777777" w:rsidR="00F46DB7" w:rsidRPr="001749E4" w:rsidRDefault="00F46DB7">
      <w:pPr>
        <w:spacing w:after="0" w:line="240" w:lineRule="auto"/>
        <w:jc w:val="both"/>
        <w:rPr>
          <w:ins w:id="33" w:author="Sarah Bergmann [2]" w:date="2024-09-28T21:31:00Z" w16du:dateUtc="2024-09-28T19:31:00Z"/>
          <w:rFonts w:ascii="Times New Roman" w:hAnsi="Times New Roman" w:cs="Times New Roman"/>
          <w:bCs/>
          <w:sz w:val="21"/>
          <w:szCs w:val="21"/>
        </w:rPr>
        <w:pPrChange w:id="34" w:author="Sarah Bergmann [2]" w:date="2024-09-28T21:32:00Z" w16du:dateUtc="2024-09-28T19:32:00Z">
          <w:pPr>
            <w:spacing w:after="0" w:line="240" w:lineRule="auto"/>
          </w:pPr>
        </w:pPrChange>
      </w:pPr>
    </w:p>
    <w:p w14:paraId="36A20FFC" w14:textId="77777777" w:rsidR="00F46DB7" w:rsidRPr="001749E4" w:rsidRDefault="00F46DB7">
      <w:pPr>
        <w:spacing w:after="0" w:line="240" w:lineRule="auto"/>
        <w:jc w:val="both"/>
        <w:rPr>
          <w:ins w:id="35" w:author="Sarah Bergmann [2]" w:date="2024-09-28T21:31:00Z" w16du:dateUtc="2024-09-28T19:31:00Z"/>
          <w:rFonts w:ascii="Times New Roman" w:hAnsi="Times New Roman" w:cs="Times New Roman"/>
          <w:bCs/>
          <w:sz w:val="21"/>
          <w:szCs w:val="21"/>
        </w:rPr>
        <w:pPrChange w:id="36" w:author="Sarah Bergmann [2]" w:date="2024-09-28T21:32:00Z" w16du:dateUtc="2024-09-28T19:32:00Z">
          <w:pPr>
            <w:spacing w:after="0" w:line="240" w:lineRule="auto"/>
          </w:pPr>
        </w:pPrChange>
      </w:pPr>
      <w:ins w:id="37" w:author="Sarah Bergmann [2]" w:date="2024-09-28T21:31:00Z" w16du:dateUtc="2024-09-28T19:31:00Z">
        <w:r w:rsidRPr="001749E4">
          <w:rPr>
            <w:rFonts w:ascii="Times New Roman" w:hAnsi="Times New Roman" w:cs="Times New Roman"/>
            <w:bCs/>
            <w:sz w:val="21"/>
            <w:szCs w:val="21"/>
          </w:rPr>
          <w:t>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024C1602" w14:textId="77777777" w:rsidR="00F46DB7" w:rsidRPr="001749E4" w:rsidRDefault="00F46DB7">
      <w:pPr>
        <w:spacing w:after="0" w:line="240" w:lineRule="auto"/>
        <w:jc w:val="both"/>
        <w:rPr>
          <w:ins w:id="38" w:author="Sarah Bergmann [2]" w:date="2024-09-28T21:31:00Z" w16du:dateUtc="2024-09-28T19:31:00Z"/>
          <w:rFonts w:ascii="Times New Roman" w:hAnsi="Times New Roman" w:cs="Times New Roman"/>
          <w:bCs/>
          <w:sz w:val="21"/>
          <w:szCs w:val="21"/>
        </w:rPr>
        <w:pPrChange w:id="39" w:author="Sarah Bergmann [2]" w:date="2024-09-28T21:32:00Z" w16du:dateUtc="2024-09-28T19:32:00Z">
          <w:pPr>
            <w:spacing w:after="0" w:line="240" w:lineRule="auto"/>
          </w:pPr>
        </w:pPrChange>
      </w:pPr>
    </w:p>
    <w:p w14:paraId="6282FFE3" w14:textId="77777777" w:rsidR="006E0A0A" w:rsidRPr="00611B0D" w:rsidRDefault="006E0A0A">
      <w:pPr>
        <w:spacing w:after="0" w:line="240" w:lineRule="auto"/>
        <w:jc w:val="both"/>
        <w:rPr>
          <w:ins w:id="40" w:author="Sarah Bergmann" w:date="2024-09-24T12:17:00Z" w16du:dateUtc="2024-09-24T10:17:00Z"/>
          <w:rFonts w:ascii="Times New Roman" w:hAnsi="Times New Roman" w:cs="Times New Roman"/>
          <w:sz w:val="21"/>
          <w:szCs w:val="21"/>
        </w:rPr>
        <w:pPrChange w:id="41" w:author="Sarah Bergmann" w:date="2024-09-24T12:17:00Z" w16du:dateUtc="2024-09-24T10:17:00Z">
          <w:pPr>
            <w:spacing w:after="0"/>
            <w:jc w:val="both"/>
          </w:pPr>
        </w:pPrChange>
      </w:pPr>
      <w:ins w:id="42" w:author="Sarah Bergmann" w:date="2024-09-24T12:17:00Z" w16du:dateUtc="2024-09-24T10:17:00Z">
        <w:r w:rsidRPr="00611B0D">
          <w:rPr>
            <w:rFonts w:ascii="Times New Roman" w:hAnsi="Times New Roman" w:cs="Times New Roman"/>
            <w:sz w:val="21"/>
            <w:szCs w:val="21"/>
          </w:rPr>
          <w:t>Ein Praktikum bei KPMG, eines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das wider, was ich in einem Unternehmen suche. Bei KPMG kann ich nicht nur praktische Erfahrungen sammeln, sondern auch durch interdisziplinäre Projekte einen echten Mehrwert schaffen.</w:t>
        </w:r>
      </w:ins>
    </w:p>
    <w:p w14:paraId="43248768" w14:textId="4E1A502F" w:rsidR="00F46DB7" w:rsidRPr="001749E4" w:rsidRDefault="00F46DB7">
      <w:pPr>
        <w:spacing w:after="0" w:line="240" w:lineRule="auto"/>
        <w:jc w:val="both"/>
        <w:rPr>
          <w:ins w:id="43" w:author="Sarah Bergmann [2]" w:date="2024-09-28T21:31:00Z" w16du:dateUtc="2024-09-28T19:31:00Z"/>
          <w:rFonts w:ascii="Times New Roman" w:hAnsi="Times New Roman" w:cs="Times New Roman"/>
          <w:bCs/>
          <w:sz w:val="21"/>
          <w:szCs w:val="21"/>
        </w:rPr>
        <w:pPrChange w:id="44" w:author="Sarah Bergmann [2]" w:date="2024-09-28T21:32:00Z" w16du:dateUtc="2024-09-28T19:32:00Z">
          <w:pPr>
            <w:spacing w:after="0" w:line="240" w:lineRule="auto"/>
          </w:pPr>
        </w:pPrChange>
      </w:pPr>
    </w:p>
    <w:p w14:paraId="3C61EC29" w14:textId="76AB3BF9" w:rsidR="001C7869" w:rsidRPr="001749E4" w:rsidDel="00F46DB7" w:rsidRDefault="00F46DB7">
      <w:pPr>
        <w:spacing w:after="0" w:line="240" w:lineRule="auto"/>
        <w:jc w:val="both"/>
        <w:rPr>
          <w:del w:id="45" w:author="Sarah Bergmann [2]" w:date="2024-09-28T21:31:00Z" w16du:dateUtc="2024-09-28T19:31:00Z"/>
          <w:rFonts w:ascii="Times New Roman" w:hAnsi="Times New Roman" w:cs="Times New Roman"/>
          <w:bCs/>
          <w:sz w:val="21"/>
          <w:szCs w:val="21"/>
        </w:rPr>
      </w:pPr>
      <w:ins w:id="46" w:author="Sarah Bergmann [2]" w:date="2024-09-28T21:31:00Z" w16du:dateUtc="2024-09-28T19:31:00Z">
        <w:r w:rsidRPr="001749E4">
          <w:rPr>
            <w:rFonts w:ascii="Times New Roman" w:hAnsi="Times New Roman" w:cs="Times New Roman"/>
            <w:bCs/>
            <w:sz w:val="21"/>
            <w:szCs w:val="21"/>
          </w:rPr>
          <w:t>Von dem Praktikum im Public Sector</w:t>
        </w:r>
      </w:ins>
      <w:r w:rsidR="005633E8">
        <w:rPr>
          <w:rFonts w:ascii="Times New Roman" w:hAnsi="Times New Roman" w:cs="Times New Roman"/>
          <w:bCs/>
          <w:sz w:val="21"/>
          <w:szCs w:val="21"/>
        </w:rPr>
        <w:t xml:space="preserve"> -</w:t>
      </w:r>
      <w:r w:rsidR="00FC139E">
        <w:rPr>
          <w:rFonts w:ascii="Times New Roman" w:hAnsi="Times New Roman" w:cs="Times New Roman"/>
          <w:bCs/>
          <w:sz w:val="21"/>
          <w:szCs w:val="21"/>
        </w:rPr>
        <w:t xml:space="preserve"> </w:t>
      </w:r>
      <w:r w:rsidR="005633E8">
        <w:rPr>
          <w:rFonts w:ascii="Times New Roman" w:hAnsi="Times New Roman" w:cs="Times New Roman"/>
          <w:bCs/>
          <w:sz w:val="21"/>
          <w:szCs w:val="21"/>
        </w:rPr>
        <w:t>Digitalisierung</w:t>
      </w:r>
      <w:ins w:id="47"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48" w:author="Sarah Bergmann" w:date="2024-09-24T12:09:00Z" w16du:dateUtc="2024-09-24T10:09:00Z">
        <w:del w:id="49"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50" w:author="Sarah Bergmann [2]" w:date="2024-09-28T21:31:00Z" w16du:dateUtc="2024-09-28T19:31:00Z"/>
          <w:rFonts w:ascii="Times New Roman" w:hAnsi="Times New Roman" w:cs="Times New Roman"/>
          <w:bCs/>
          <w:sz w:val="21"/>
          <w:szCs w:val="21"/>
        </w:rPr>
        <w:pPrChange w:id="51"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52" w:author="Sarah Bergmann" w:date="2024-09-24T12:09:00Z" w16du:dateUtc="2024-09-24T10:09:00Z"/>
          <w:del w:id="53" w:author="Sarah Bergmann [2]" w:date="2024-09-28T21:31:00Z" w16du:dateUtc="2024-09-28T19:31:00Z"/>
          <w:rFonts w:ascii="Times New Roman" w:hAnsi="Times New Roman" w:cs="Times New Roman"/>
          <w:bCs/>
          <w:sz w:val="21"/>
          <w:szCs w:val="21"/>
        </w:rPr>
        <w:pPrChange w:id="54"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55" w:author="Sarah Bergmann" w:date="2024-09-24T12:09:00Z" w16du:dateUtc="2024-09-24T10:09:00Z"/>
          <w:del w:id="56" w:author="Sarah Bergmann [2]" w:date="2024-09-28T21:31:00Z" w16du:dateUtc="2024-09-28T19:31:00Z"/>
          <w:rFonts w:ascii="Times New Roman" w:hAnsi="Times New Roman" w:cs="Times New Roman"/>
          <w:bCs/>
          <w:sz w:val="21"/>
          <w:szCs w:val="21"/>
        </w:rPr>
        <w:pPrChange w:id="57" w:author="Sarah Bergmann [2]" w:date="2024-09-28T21:32:00Z" w16du:dateUtc="2024-09-28T19:32:00Z">
          <w:pPr>
            <w:spacing w:after="0"/>
          </w:pPr>
        </w:pPrChange>
      </w:pPr>
      <w:ins w:id="58" w:author="Sarah Bergmann" w:date="2024-09-24T12:09:00Z" w16du:dateUtc="2024-09-24T10:09:00Z">
        <w:del w:id="59"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60"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61" w:author="Sarah Bergmann" w:date="2024-09-24T12:09:00Z" w16du:dateUtc="2024-09-24T10:09:00Z">
        <w:del w:id="62" w:author="Sarah Bergmann [2]" w:date="2024-09-28T21:31:00Z" w16du:dateUtc="2024-09-28T19:31:00Z">
          <w:r w:rsidRPr="001749E4" w:rsidDel="00F46DB7">
            <w:rPr>
              <w:rFonts w:ascii="Times New Roman" w:hAnsi="Times New Roman" w:cs="Times New Roman"/>
              <w:bCs/>
              <w:sz w:val="21"/>
              <w:szCs w:val="21"/>
            </w:rPr>
            <w:delText xml:space="preserve"> </w:delText>
          </w:r>
        </w:del>
      </w:ins>
      <w:del w:id="63"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64" w:author="Sarah Bergmann" w:date="2024-09-24T12:09:00Z" w16du:dateUtc="2024-09-24T10:09:00Z">
        <w:del w:id="65"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66" w:author="Sarah Bergmann [2]" w:date="2024-09-28T21:31:00Z" w16du:dateUtc="2024-09-28T19:31:00Z">
        <w:r w:rsidR="006155E5" w:rsidRPr="001749E4" w:rsidDel="00F46DB7">
          <w:rPr>
            <w:rFonts w:ascii="Times New Roman" w:hAnsi="Times New Roman" w:cs="Times New Roman"/>
            <w:bCs/>
            <w:sz w:val="21"/>
            <w:szCs w:val="21"/>
          </w:rPr>
          <w:delText>,</w:delText>
        </w:r>
      </w:del>
      <w:ins w:id="67" w:author="Sarah Bergmann" w:date="2024-09-24T12:09:00Z" w16du:dateUtc="2024-09-24T10:09:00Z">
        <w:del w:id="68"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69"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70" w:author="Sarah Bergmann" w:date="2024-09-24T12:09:00Z" w16du:dateUtc="2024-09-24T10:09:00Z">
        <w:del w:id="71" w:author="Sarah Bergmann [2]" w:date="2024-09-28T21:31:00Z" w16du:dateUtc="2024-09-28T19:31:00Z">
          <w:r w:rsidRPr="001749E4" w:rsidDel="00F46DB7">
            <w:rPr>
              <w:rFonts w:ascii="Times New Roman" w:hAnsi="Times New Roman" w:cs="Times New Roman"/>
              <w:bCs/>
              <w:sz w:val="21"/>
              <w:szCs w:val="21"/>
            </w:rPr>
            <w:delText>innerhalb k</w:delText>
          </w:r>
        </w:del>
      </w:ins>
      <w:del w:id="72" w:author="Sarah Bergmann [2]" w:date="2024-09-28T21:31:00Z" w16du:dateUtc="2024-09-28T19:31:00Z">
        <w:r w:rsidR="0026163E" w:rsidRPr="001749E4" w:rsidDel="00F46DB7">
          <w:rPr>
            <w:rFonts w:ascii="Times New Roman" w:hAnsi="Times New Roman" w:cs="Times New Roman"/>
            <w:bCs/>
            <w:sz w:val="21"/>
            <w:szCs w:val="21"/>
          </w:rPr>
          <w:delText>urzer</w:delText>
        </w:r>
      </w:del>
      <w:ins w:id="73" w:author="Sarah Bergmann" w:date="2024-09-24T12:09:00Z" w16du:dateUtc="2024-09-24T10:09:00Z">
        <w:del w:id="74"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75"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76" w:author="Sarah Bergmann" w:date="2024-09-24T12:09:00Z" w16du:dateUtc="2024-09-24T10:09:00Z">
        <w:del w:id="77" w:author="Sarah Bergmann [2]" w:date="2024-09-28T21:31:00Z" w16du:dateUtc="2024-09-28T19:31:00Z">
          <w:r w:rsidRPr="001749E4" w:rsidDel="00F46DB7">
            <w:rPr>
              <w:rFonts w:ascii="Times New Roman" w:hAnsi="Times New Roman" w:cs="Times New Roman"/>
              <w:bCs/>
              <w:sz w:val="21"/>
              <w:szCs w:val="21"/>
            </w:rPr>
            <w:delText>.</w:delText>
          </w:r>
        </w:del>
      </w:ins>
      <w:del w:id="78"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79" w:author="Sarah Bergmann" w:date="2024-09-24T12:09:00Z" w16du:dateUtc="2024-09-24T10:09:00Z">
        <w:del w:id="80"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81"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82" w:author="Sarah Bergmann" w:date="2024-09-24T12:09:00Z" w16du:dateUtc="2024-09-24T10:09:00Z">
        <w:del w:id="83" w:author="Sarah Bergmann [2]" w:date="2024-09-28T21:31:00Z" w16du:dateUtc="2024-09-28T19:31:00Z">
          <w:r w:rsidRPr="001749E4" w:rsidDel="00F46DB7">
            <w:rPr>
              <w:rFonts w:ascii="Times New Roman" w:hAnsi="Times New Roman" w:cs="Times New Roman"/>
              <w:bCs/>
              <w:sz w:val="21"/>
              <w:szCs w:val="21"/>
            </w:rPr>
            <w:delText xml:space="preserve"> </w:delText>
          </w:r>
        </w:del>
      </w:ins>
      <w:del w:id="84"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85" w:author="Sarah Bergmann" w:date="2024-09-24T12:09:00Z" w16du:dateUtc="2024-09-24T10:09:00Z">
        <w:del w:id="86"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87" w:author="Sarah Bergmann [2]" w:date="2024-09-28T21:31:00Z" w16du:dateUtc="2024-09-28T19:31:00Z">
        <w:r w:rsidR="003E6B56" w:rsidRPr="001749E4" w:rsidDel="00F46DB7">
          <w:rPr>
            <w:rFonts w:ascii="Times New Roman" w:hAnsi="Times New Roman" w:cs="Times New Roman"/>
            <w:bCs/>
            <w:sz w:val="21"/>
            <w:szCs w:val="21"/>
          </w:rPr>
          <w:delText>Beratung</w:delText>
        </w:r>
      </w:del>
      <w:ins w:id="88" w:author="Sarah Bergmann" w:date="2024-09-24T12:09:00Z" w16du:dateUtc="2024-09-24T10:09:00Z">
        <w:del w:id="89"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90"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91" w:author="Sarah Bergmann" w:date="2024-09-24T12:09:00Z" w16du:dateUtc="2024-09-24T10:09:00Z">
        <w:del w:id="92"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93" w:author="Sarah Bergmann" w:date="2024-09-24T12:09:00Z" w16du:dateUtc="2024-09-24T10:09:00Z"/>
          <w:del w:id="94" w:author="Sarah Bergmann [2]" w:date="2024-09-28T21:31:00Z" w16du:dateUtc="2024-09-28T19:31:00Z"/>
          <w:rFonts w:ascii="Times New Roman" w:hAnsi="Times New Roman" w:cs="Times New Roman"/>
          <w:bCs/>
          <w:sz w:val="21"/>
          <w:szCs w:val="21"/>
        </w:rPr>
        <w:pPrChange w:id="95"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96" w:author="Sarah Bergmann [2]" w:date="2024-09-28T21:31:00Z" w16du:dateUtc="2024-09-28T19:31:00Z"/>
          <w:rFonts w:ascii="Times New Roman" w:hAnsi="Times New Roman" w:cs="Times New Roman"/>
          <w:bCs/>
          <w:sz w:val="21"/>
          <w:szCs w:val="21"/>
        </w:rPr>
        <w:pPrChange w:id="97" w:author="Sarah Bergmann [2]" w:date="2024-09-28T21:32:00Z" w16du:dateUtc="2024-09-28T19:32:00Z">
          <w:pPr>
            <w:spacing w:after="0"/>
            <w:jc w:val="both"/>
          </w:pPr>
        </w:pPrChange>
      </w:pPr>
      <w:ins w:id="98" w:author="Sarah Bergmann" w:date="2024-09-24T12:09:00Z" w16du:dateUtc="2024-09-24T10:09:00Z">
        <w:del w:id="99"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100" w:author="Sarah Bergmann" w:date="2024-09-24T12:09:00Z" w16du:dateUtc="2024-09-24T10:09:00Z"/>
          <w:del w:id="101" w:author="Sarah Bergmann [2]" w:date="2024-09-28T21:31:00Z" w16du:dateUtc="2024-09-28T19:31:00Z"/>
          <w:rFonts w:ascii="Times New Roman" w:hAnsi="Times New Roman" w:cs="Times New Roman"/>
          <w:bCs/>
          <w:sz w:val="21"/>
          <w:szCs w:val="21"/>
          <w:rPrChange w:id="102" w:author="Sophie Klocke" w:date="2024-09-29T12:48:00Z" w16du:dateUtc="2024-09-29T10:48:00Z">
            <w:rPr>
              <w:ins w:id="103" w:author="Sarah Bergmann" w:date="2024-09-24T12:09:00Z" w16du:dateUtc="2024-09-24T10:09:00Z"/>
              <w:del w:id="104" w:author="Sarah Bergmann [2]" w:date="2024-09-28T21:31:00Z" w16du:dateUtc="2024-09-28T19:31:00Z"/>
              <w:rFonts w:ascii="Times New Roman" w:hAnsi="Times New Roman" w:cs="Times New Roman"/>
              <w:b/>
              <w:sz w:val="21"/>
              <w:szCs w:val="21"/>
            </w:rPr>
          </w:rPrChange>
        </w:rPr>
        <w:pPrChange w:id="105"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106" w:author="Sarah Bergmann [2]" w:date="2024-09-28T21:31:00Z" w16du:dateUtc="2024-09-28T19:31:00Z"/>
          <w:rFonts w:ascii="Times New Roman" w:hAnsi="Times New Roman" w:cs="Times New Roman"/>
          <w:sz w:val="21"/>
          <w:szCs w:val="21"/>
        </w:rPr>
        <w:pPrChange w:id="107" w:author="Sarah Bergmann [2]" w:date="2024-09-28T21:32:00Z" w16du:dateUtc="2024-09-28T19:32:00Z">
          <w:pPr>
            <w:spacing w:after="0"/>
            <w:jc w:val="both"/>
          </w:pPr>
        </w:pPrChange>
      </w:pPr>
      <w:del w:id="108"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109" w:author="Sarah Bergmann [2]" w:date="2024-09-28T21:31:00Z" w16du:dateUtc="2024-09-28T19:31:00Z"/>
          <w:rFonts w:ascii="Times New Roman" w:hAnsi="Times New Roman" w:cs="Times New Roman"/>
          <w:sz w:val="21"/>
          <w:szCs w:val="21"/>
        </w:rPr>
        <w:pPrChange w:id="110"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111" w:author="Sarah Bergmann [2]" w:date="2024-09-28T21:31:00Z" w16du:dateUtc="2024-09-28T19:31:00Z"/>
          <w:rFonts w:ascii="Times New Roman" w:hAnsi="Times New Roman" w:cs="Times New Roman"/>
          <w:sz w:val="21"/>
          <w:szCs w:val="21"/>
        </w:rPr>
        <w:pPrChange w:id="112" w:author="Sarah Bergmann [2]" w:date="2024-09-28T21:32:00Z" w16du:dateUtc="2024-09-28T19:32:00Z">
          <w:pPr>
            <w:spacing w:after="0"/>
            <w:jc w:val="both"/>
          </w:pPr>
        </w:pPrChange>
      </w:pPr>
      <w:del w:id="113"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114" w:author="David Döbele" w:date="2024-09-12T19:33:00Z" w16du:dateUtc="2024-09-12T17:33:00Z">
        <w:del w:id="115"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116"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117" w:author="Sarah Bergmann [2]" w:date="2024-09-28T21:31:00Z" w16du:dateUtc="2024-09-28T19:31:00Z"/>
          <w:rFonts w:ascii="Times New Roman" w:hAnsi="Times New Roman" w:cs="Times New Roman"/>
          <w:sz w:val="21"/>
          <w:szCs w:val="21"/>
        </w:rPr>
        <w:pPrChange w:id="118"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119" w:author="Sarah Bergmann [2]" w:date="2024-09-28T21:31:00Z" w16du:dateUtc="2024-09-28T19:31:00Z"/>
          <w:rFonts w:ascii="Times New Roman" w:hAnsi="Times New Roman" w:cs="Times New Roman"/>
          <w:sz w:val="21"/>
          <w:szCs w:val="21"/>
        </w:rPr>
        <w:pPrChange w:id="120" w:author="Sarah Bergmann [2]" w:date="2024-09-28T21:32:00Z" w16du:dateUtc="2024-09-28T19:32:00Z">
          <w:pPr>
            <w:spacing w:after="0"/>
            <w:jc w:val="both"/>
          </w:pPr>
        </w:pPrChange>
      </w:pPr>
      <w:del w:id="121"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22" w:author="David Döbele" w:date="2024-09-12T19:33:00Z" w16du:dateUtc="2024-09-12T17:33:00Z">
        <w:del w:id="123"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24" w:author="David Döbele" w:date="2024-09-12T19:34:00Z" w16du:dateUtc="2024-09-12T17:34:00Z">
        <w:del w:id="125"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26" w:author="David Döbele" w:date="2024-09-12T19:36:00Z" w16du:dateUtc="2024-09-12T17:36:00Z">
        <w:del w:id="127"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28" w:author="David Döbele" w:date="2024-09-12T19:34:00Z" w16du:dateUtc="2024-09-12T17:34:00Z">
        <w:del w:id="129"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30" w:author="Sarah Bergmann [2]" w:date="2024-09-28T21:31:00Z" w16du:dateUtc="2024-09-28T19:31:00Z">
        <w:r w:rsidR="00FF3D26" w:rsidRPr="001749E4" w:rsidDel="00F46DB7">
          <w:rPr>
            <w:rFonts w:ascii="Times New Roman" w:hAnsi="Times New Roman" w:cs="Times New Roman"/>
            <w:sz w:val="21"/>
            <w:szCs w:val="21"/>
          </w:rPr>
          <w:delText>Bilanzierung</w:delText>
        </w:r>
      </w:del>
      <w:ins w:id="131" w:author="David Döbele" w:date="2024-09-12T19:34:00Z" w16du:dateUtc="2024-09-12T17:34:00Z">
        <w:del w:id="132"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33" w:author="David Döbele" w:date="2024-09-12T19:35:00Z" w16du:dateUtc="2024-09-12T17:35:00Z">
        <w:del w:id="134"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35" w:author="Sarah Bergmann [2]" w:date="2024-09-28T21:31:00Z" w16du:dateUtc="2024-09-28T19:31:00Z"/>
          <w:rFonts w:ascii="Times New Roman" w:hAnsi="Times New Roman" w:cs="Times New Roman"/>
          <w:sz w:val="21"/>
          <w:szCs w:val="21"/>
        </w:rPr>
        <w:pPrChange w:id="136"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37" w:author="Sarah Bergmann [2]" w:date="2024-09-28T21:31:00Z" w16du:dateUtc="2024-09-28T19:31:00Z"/>
          <w:rFonts w:ascii="Times New Roman" w:hAnsi="Times New Roman" w:cs="Times New Roman"/>
          <w:sz w:val="21"/>
          <w:szCs w:val="21"/>
        </w:rPr>
      </w:pPr>
      <w:ins w:id="138" w:author="Sarah Bergmann" w:date="2024-09-24T12:17:00Z" w16du:dateUtc="2024-09-24T10:17:00Z">
        <w:del w:id="139" w:author="Sarah Bergmann [2]" w:date="2024-09-28T21:31:00Z" w16du:dateUtc="2024-09-28T19:31:00Z">
          <w:r w:rsidRPr="001749E4" w:rsidDel="00F46DB7">
            <w:rPr>
              <w:rFonts w:ascii="Times New Roman" w:hAnsi="Times New Roman" w:cs="Times New Roman"/>
              <w:sz w:val="21"/>
              <w:szCs w:val="21"/>
            </w:rPr>
            <w:delText>PwC scheint</w:delText>
          </w:r>
        </w:del>
      </w:ins>
      <w:del w:id="140"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41" w:author="Sarah Bergmann" w:date="2024-09-24T12:17:00Z" w16du:dateUtc="2024-09-24T10:17:00Z">
        <w:del w:id="142"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43"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44" w:author="Sarah Bergmann" w:date="2024-09-24T12:17:00Z" w16du:dateUtc="2024-09-24T10:17:00Z">
        <w:del w:id="145"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46" w:author="Sarah Bergmann [2]" w:date="2024-09-28T21:31:00Z" w16du:dateUtc="2024-09-28T19:31:00Z"/>
          <w:rFonts w:ascii="Times New Roman" w:hAnsi="Times New Roman" w:cs="Times New Roman"/>
          <w:sz w:val="21"/>
          <w:szCs w:val="21"/>
        </w:rPr>
        <w:pPrChange w:id="147"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48" w:author="Sarah Bergmann [2]" w:date="2024-09-28T21:31:00Z" w16du:dateUtc="2024-09-28T19:31:00Z"/>
          <w:rFonts w:ascii="Times New Roman" w:hAnsi="Times New Roman" w:cs="Times New Roman"/>
          <w:sz w:val="21"/>
          <w:szCs w:val="21"/>
        </w:rPr>
        <w:pPrChange w:id="149" w:author="Sarah Bergmann [2]" w:date="2024-09-28T21:32:00Z" w16du:dateUtc="2024-09-28T19:32:00Z">
          <w:pPr>
            <w:spacing w:after="0"/>
            <w:jc w:val="both"/>
          </w:pPr>
        </w:pPrChange>
      </w:pPr>
      <w:ins w:id="150" w:author="Sarah Bergmann" w:date="2024-09-24T12:09:00Z" w16du:dateUtc="2024-09-24T10:09:00Z">
        <w:del w:id="151" w:author="Sarah Bergmann [2]" w:date="2024-09-28T21:31:00Z" w16du:dateUtc="2024-09-28T19:31:00Z">
          <w:r w:rsidRPr="001749E4" w:rsidDel="00F46DB7">
            <w:rPr>
              <w:rFonts w:ascii="Times New Roman" w:hAnsi="Times New Roman" w:cs="Times New Roman"/>
              <w:sz w:val="21"/>
              <w:szCs w:val="21"/>
            </w:rPr>
            <w:delText>Von dem Praktikum i</w:delText>
          </w:r>
        </w:del>
      </w:ins>
      <w:del w:id="152"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53" w:author="Sarah Bergmann" w:date="2024-09-24T12:09:00Z" w16du:dateUtc="2024-09-24T10:09:00Z">
        <w:del w:id="154"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55"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56" w:author="Sarah Bergmann" w:date="2024-09-24T12:09:00Z" w16du:dateUtc="2024-09-24T10:09:00Z"/>
          <w:del w:id="157" w:author="Sarah Bergmann [2]" w:date="2024-09-28T21:31:00Z" w16du:dateUtc="2024-09-28T19:31:00Z"/>
          <w:rFonts w:ascii="Times New Roman" w:hAnsi="Times New Roman" w:cs="Times New Roman"/>
          <w:sz w:val="21"/>
          <w:szCs w:val="21"/>
        </w:rPr>
        <w:pPrChange w:id="158"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59"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60" w:author="Sarah Bergmann" w:date="2024-09-24T12:17:00Z" w16du:dateUtc="2024-09-24T10:17:00Z"/>
          <w:rFonts w:ascii="Times New Roman" w:hAnsi="Times New Roman" w:cs="Times New Roman"/>
          <w:sz w:val="21"/>
          <w:szCs w:val="21"/>
        </w:rPr>
        <w:pPrChange w:id="161" w:author="Sarah Bergmann [2]" w:date="2024-09-28T21:32:00Z" w16du:dateUtc="2024-09-28T19:32:00Z">
          <w:pPr>
            <w:spacing w:after="0"/>
            <w:jc w:val="both"/>
          </w:pPr>
        </w:pPrChange>
      </w:pPr>
      <w:r w:rsidRPr="001749E4">
        <w:rPr>
          <w:rFonts w:ascii="Times New Roman" w:hAnsi="Times New Roman" w:cs="Times New Roman"/>
          <w:noProof/>
          <w:sz w:val="21"/>
          <w:szCs w:val="21"/>
          <w:rPrChange w:id="162"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63" w:author="Sarah Bergmann" w:date="2024-09-24T12:10:00Z" w16du:dateUtc="2024-09-24T10:10:00Z"/>
          <w:rFonts w:ascii="Times New Roman" w:hAnsi="Times New Roman" w:cs="Times New Roman"/>
          <w:b/>
          <w:bCs/>
          <w:sz w:val="21"/>
          <w:szCs w:val="21"/>
        </w:rPr>
        <w:pPrChange w:id="164"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65" w:author="Sarah Bergmann" w:date="2024-09-24T12:17:00Z" w16du:dateUtc="2024-09-24T10:17:00Z"/>
          <w:rFonts w:ascii="Times New Roman" w:hAnsi="Times New Roman" w:cs="Times New Roman"/>
          <w:b/>
          <w:bCs/>
          <w:sz w:val="21"/>
          <w:szCs w:val="21"/>
        </w:rPr>
        <w:pPrChange w:id="166" w:author="Sarah Bergmann [2]" w:date="2024-09-28T21:32:00Z" w16du:dateUtc="2024-09-28T19:32:00Z">
          <w:pPr>
            <w:spacing w:after="0"/>
            <w:jc w:val="both"/>
          </w:pPr>
        </w:pPrChange>
      </w:pPr>
      <w:del w:id="167"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68" w:author="Sarah Bergmann" w:date="2024-09-24T12:17:00Z" w16du:dateUtc="2024-09-24T10:17:00Z"/>
          <w:rFonts w:ascii="Times New Roman" w:hAnsi="Times New Roman" w:cs="Times New Roman"/>
          <w:sz w:val="21"/>
          <w:szCs w:val="21"/>
        </w:rPr>
        <w:pPrChange w:id="169"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70" w:author="Sarah Bergmann" w:date="2024-09-24T12:17:00Z" w16du:dateUtc="2024-09-24T10:17:00Z"/>
          <w:rFonts w:ascii="Times New Roman" w:hAnsi="Times New Roman" w:cs="Times New Roman"/>
          <w:sz w:val="21"/>
          <w:szCs w:val="21"/>
        </w:rPr>
        <w:pPrChange w:id="171" w:author="Sarah Bergmann [2]" w:date="2024-09-28T21:32:00Z" w16du:dateUtc="2024-09-28T19:32:00Z">
          <w:pPr>
            <w:spacing w:after="0"/>
            <w:jc w:val="both"/>
          </w:pPr>
        </w:pPrChange>
      </w:pPr>
      <w:del w:id="172"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73" w:author="Sarah Bergmann" w:date="2024-09-24T12:17:00Z" w16du:dateUtc="2024-09-24T10:17:00Z"/>
          <w:rFonts w:ascii="Times New Roman" w:hAnsi="Times New Roman" w:cs="Times New Roman"/>
          <w:sz w:val="21"/>
          <w:szCs w:val="21"/>
        </w:rPr>
        <w:pPrChange w:id="174"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75" w:author="Sarah Bergmann" w:date="2024-09-24T12:17:00Z" w16du:dateUtc="2024-09-24T10:17:00Z"/>
          <w:rFonts w:ascii="Times New Roman" w:hAnsi="Times New Roman" w:cs="Times New Roman"/>
          <w:sz w:val="21"/>
          <w:szCs w:val="21"/>
        </w:rPr>
        <w:pPrChange w:id="176" w:author="Sarah Bergmann [2]" w:date="2024-09-28T21:32:00Z" w16du:dateUtc="2024-09-28T19:32:00Z">
          <w:pPr>
            <w:spacing w:after="0"/>
            <w:jc w:val="both"/>
          </w:pPr>
        </w:pPrChange>
      </w:pPr>
      <w:del w:id="177"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78" w:author="Sarah Bergmann" w:date="2024-09-24T12:17:00Z" w16du:dateUtc="2024-09-24T10:17:00Z"/>
          <w:rFonts w:ascii="Times New Roman" w:hAnsi="Times New Roman" w:cs="Times New Roman"/>
          <w:sz w:val="21"/>
          <w:szCs w:val="21"/>
        </w:rPr>
        <w:pPrChange w:id="179"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80" w:author="Sarah Bergmann" w:date="2024-09-24T12:17:00Z" w16du:dateUtc="2024-09-24T10:17:00Z"/>
          <w:rFonts w:ascii="Times New Roman" w:hAnsi="Times New Roman" w:cs="Times New Roman"/>
          <w:sz w:val="21"/>
          <w:szCs w:val="21"/>
        </w:rPr>
        <w:pPrChange w:id="181" w:author="Sarah Bergmann [2]" w:date="2024-09-28T21:32:00Z" w16du:dateUtc="2024-09-28T19:32:00Z">
          <w:pPr>
            <w:spacing w:after="0"/>
            <w:jc w:val="both"/>
          </w:pPr>
        </w:pPrChange>
      </w:pPr>
      <w:del w:id="182"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83" w:author="Sarah Bergmann" w:date="2024-09-24T12:17:00Z" w16du:dateUtc="2024-09-24T10:17:00Z"/>
          <w:rFonts w:ascii="Times New Roman" w:hAnsi="Times New Roman" w:cs="Times New Roman"/>
          <w:sz w:val="21"/>
          <w:szCs w:val="21"/>
        </w:rPr>
        <w:pPrChange w:id="184"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85" w:author="Sarah Bergmann" w:date="2024-09-24T12:17:00Z" w16du:dateUtc="2024-09-24T10:17:00Z"/>
          <w:rFonts w:ascii="Times New Roman" w:hAnsi="Times New Roman" w:cs="Times New Roman"/>
          <w:sz w:val="21"/>
          <w:szCs w:val="21"/>
        </w:rPr>
        <w:pPrChange w:id="186" w:author="Sarah Bergmann [2]" w:date="2024-09-28T21:32:00Z" w16du:dateUtc="2024-09-28T19:32:00Z">
          <w:pPr>
            <w:spacing w:after="0"/>
            <w:jc w:val="both"/>
          </w:pPr>
        </w:pPrChange>
      </w:pPr>
      <w:del w:id="187"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88" w:author="Sarah Bergmann" w:date="2024-09-24T12:17:00Z" w16du:dateUtc="2024-09-24T10:17:00Z"/>
          <w:rFonts w:ascii="Times New Roman" w:hAnsi="Times New Roman" w:cs="Times New Roman"/>
          <w:sz w:val="21"/>
          <w:szCs w:val="21"/>
        </w:rPr>
        <w:pPrChange w:id="189"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90" w:author="Sarah Bergmann" w:date="2024-09-24T12:17:00Z" w16du:dateUtc="2024-09-24T10:17:00Z"/>
          <w:rFonts w:ascii="Times New Roman" w:hAnsi="Times New Roman" w:cs="Times New Roman"/>
          <w:sz w:val="21"/>
          <w:szCs w:val="21"/>
        </w:rPr>
        <w:pPrChange w:id="191" w:author="Sarah Bergmann [2]" w:date="2024-09-28T21:32:00Z" w16du:dateUtc="2024-09-28T19:32:00Z">
          <w:pPr>
            <w:spacing w:after="0"/>
            <w:jc w:val="both"/>
          </w:pPr>
        </w:pPrChange>
      </w:pPr>
      <w:del w:id="192"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93" w:author="Sarah Bergmann" w:date="2024-09-24T12:17:00Z" w16du:dateUtc="2024-09-24T10:17:00Z"/>
          <w:rFonts w:ascii="Times New Roman" w:hAnsi="Times New Roman" w:cs="Times New Roman"/>
          <w:sz w:val="21"/>
          <w:szCs w:val="21"/>
        </w:rPr>
        <w:pPrChange w:id="194"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95" w:author="Sarah Bergmann" w:date="2024-09-24T12:17:00Z" w16du:dateUtc="2024-09-24T10:17:00Z"/>
          <w:rFonts w:ascii="Times New Roman" w:hAnsi="Times New Roman" w:cs="Times New Roman"/>
          <w:sz w:val="21"/>
          <w:szCs w:val="21"/>
        </w:rPr>
        <w:pPrChange w:id="196" w:author="Sarah Bergmann [2]" w:date="2024-09-28T21:32:00Z" w16du:dateUtc="2024-09-28T19:32:00Z">
          <w:pPr>
            <w:spacing w:after="0"/>
            <w:jc w:val="both"/>
          </w:pPr>
        </w:pPrChange>
      </w:pPr>
      <w:del w:id="197"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98" w:author="Sarah Bergmann" w:date="2024-09-24T12:17:00Z" w16du:dateUtc="2024-09-24T10:17:00Z"/>
          <w:rFonts w:ascii="Times New Roman" w:hAnsi="Times New Roman" w:cs="Times New Roman"/>
          <w:sz w:val="21"/>
          <w:szCs w:val="21"/>
        </w:rPr>
        <w:pPrChange w:id="199"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200" w:author="Sarah Bergmann" w:date="2024-09-24T12:17:00Z" w16du:dateUtc="2024-09-24T10:17:00Z"/>
          <w:rFonts w:ascii="Times New Roman" w:hAnsi="Times New Roman" w:cs="Times New Roman"/>
          <w:sz w:val="21"/>
          <w:szCs w:val="21"/>
        </w:rPr>
        <w:pPrChange w:id="201" w:author="Sarah Bergmann [2]" w:date="2024-09-28T21:32:00Z" w16du:dateUtc="2024-09-28T19:32:00Z">
          <w:pPr>
            <w:spacing w:after="0"/>
            <w:jc w:val="both"/>
          </w:pPr>
        </w:pPrChange>
      </w:pPr>
      <w:del w:id="202"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203" w:author="Sarah Bergmann" w:date="2024-09-24T12:17:00Z" w16du:dateUtc="2024-09-24T10:17:00Z"/>
          <w:rFonts w:ascii="Times New Roman" w:hAnsi="Times New Roman" w:cs="Times New Roman"/>
          <w:sz w:val="21"/>
          <w:szCs w:val="21"/>
        </w:rPr>
        <w:pPrChange w:id="204"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205" w:author="Sarah Bergmann" w:date="2024-09-24T12:17:00Z" w16du:dateUtc="2024-09-24T10:17:00Z"/>
          <w:rFonts w:ascii="Times New Roman" w:hAnsi="Times New Roman" w:cs="Times New Roman"/>
          <w:sz w:val="21"/>
          <w:szCs w:val="21"/>
        </w:rPr>
        <w:pPrChange w:id="206" w:author="Sarah Bergmann [2]" w:date="2024-09-28T21:32:00Z" w16du:dateUtc="2024-09-28T19:32:00Z">
          <w:pPr>
            <w:spacing w:after="0"/>
            <w:jc w:val="both"/>
          </w:pPr>
        </w:pPrChange>
      </w:pPr>
      <w:del w:id="207"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208" w:author="Sarah Bergmann" w:date="2024-09-24T12:17:00Z" w16du:dateUtc="2024-09-24T10:17:00Z"/>
          <w:rFonts w:ascii="Times New Roman" w:hAnsi="Times New Roman" w:cs="Times New Roman"/>
          <w:sz w:val="21"/>
          <w:szCs w:val="21"/>
        </w:rPr>
        <w:pPrChange w:id="209"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210" w:author="Sarah Bergmann" w:date="2024-09-24T12:17:00Z" w16du:dateUtc="2024-09-24T10:17:00Z"/>
          <w:rFonts w:ascii="Times New Roman" w:hAnsi="Times New Roman" w:cs="Times New Roman"/>
          <w:sz w:val="21"/>
          <w:szCs w:val="21"/>
        </w:rPr>
        <w:pPrChange w:id="211" w:author="Sarah Bergmann [2]" w:date="2024-09-28T21:32:00Z" w16du:dateUtc="2024-09-28T19:32:00Z">
          <w:pPr>
            <w:spacing w:after="0"/>
            <w:jc w:val="both"/>
          </w:pPr>
        </w:pPrChange>
      </w:pPr>
      <w:del w:id="212"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213" w:author="Sarah Bergmann" w:date="2024-09-24T12:17:00Z" w16du:dateUtc="2024-09-24T10:17:00Z"/>
          <w:rFonts w:ascii="Times New Roman" w:hAnsi="Times New Roman" w:cs="Times New Roman"/>
          <w:sz w:val="21"/>
          <w:szCs w:val="21"/>
        </w:rPr>
        <w:pPrChange w:id="214"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215" w:author="Sarah Bergmann" w:date="2024-09-24T12:17:00Z" w16du:dateUtc="2024-09-24T10:17:00Z"/>
          <w:rFonts w:ascii="Times New Roman" w:hAnsi="Times New Roman" w:cs="Times New Roman"/>
          <w:sz w:val="21"/>
          <w:szCs w:val="21"/>
        </w:rPr>
        <w:pPrChange w:id="216" w:author="Sarah Bergmann [2]" w:date="2024-09-28T21:32:00Z" w16du:dateUtc="2024-09-28T19:32:00Z">
          <w:pPr>
            <w:spacing w:after="0"/>
            <w:jc w:val="both"/>
          </w:pPr>
        </w:pPrChange>
      </w:pPr>
      <w:del w:id="217"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218" w:author="Sarah Bergmann" w:date="2024-09-24T12:17:00Z" w16du:dateUtc="2024-09-24T10:17:00Z"/>
          <w:rFonts w:ascii="Times New Roman" w:hAnsi="Times New Roman" w:cs="Times New Roman"/>
          <w:sz w:val="21"/>
          <w:szCs w:val="21"/>
        </w:rPr>
        <w:pPrChange w:id="219"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220" w:author="Sarah Bergmann [2]" w:date="2024-09-28T21:32:00Z" w16du:dateUtc="2024-09-28T19:32:00Z">
          <w:pPr>
            <w:spacing w:after="0"/>
            <w:jc w:val="both"/>
          </w:pPr>
        </w:pPrChange>
      </w:pPr>
      <w:del w:id="221"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22"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260BC"/>
    <w:rsid w:val="00034B68"/>
    <w:rsid w:val="0004591A"/>
    <w:rsid w:val="00046459"/>
    <w:rsid w:val="0004788F"/>
    <w:rsid w:val="00052D37"/>
    <w:rsid w:val="00053B49"/>
    <w:rsid w:val="000555E4"/>
    <w:rsid w:val="0005670D"/>
    <w:rsid w:val="0006313E"/>
    <w:rsid w:val="000710B0"/>
    <w:rsid w:val="0007260E"/>
    <w:rsid w:val="00073C82"/>
    <w:rsid w:val="00076B54"/>
    <w:rsid w:val="00081359"/>
    <w:rsid w:val="0009106E"/>
    <w:rsid w:val="00092779"/>
    <w:rsid w:val="0009522C"/>
    <w:rsid w:val="0009623C"/>
    <w:rsid w:val="000A154C"/>
    <w:rsid w:val="000A154E"/>
    <w:rsid w:val="000A3082"/>
    <w:rsid w:val="000A5AB8"/>
    <w:rsid w:val="000A6678"/>
    <w:rsid w:val="000A7DEB"/>
    <w:rsid w:val="000C55DE"/>
    <w:rsid w:val="000E48CA"/>
    <w:rsid w:val="000F1987"/>
    <w:rsid w:val="000F371C"/>
    <w:rsid w:val="00102D7F"/>
    <w:rsid w:val="001138EF"/>
    <w:rsid w:val="00117F83"/>
    <w:rsid w:val="0012498B"/>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806FF"/>
    <w:rsid w:val="001819B1"/>
    <w:rsid w:val="0018679C"/>
    <w:rsid w:val="001A4522"/>
    <w:rsid w:val="001A7661"/>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A40A4"/>
    <w:rsid w:val="002A5B9F"/>
    <w:rsid w:val="002B32D0"/>
    <w:rsid w:val="002B4F5F"/>
    <w:rsid w:val="002C4BF0"/>
    <w:rsid w:val="002D309E"/>
    <w:rsid w:val="002D594E"/>
    <w:rsid w:val="002E39B8"/>
    <w:rsid w:val="002F51FA"/>
    <w:rsid w:val="00302719"/>
    <w:rsid w:val="0031043C"/>
    <w:rsid w:val="00311A15"/>
    <w:rsid w:val="003250EA"/>
    <w:rsid w:val="00340141"/>
    <w:rsid w:val="003421B1"/>
    <w:rsid w:val="003526B8"/>
    <w:rsid w:val="0035454C"/>
    <w:rsid w:val="00362D33"/>
    <w:rsid w:val="00375D2D"/>
    <w:rsid w:val="003811BC"/>
    <w:rsid w:val="0038671F"/>
    <w:rsid w:val="003873EC"/>
    <w:rsid w:val="003947A8"/>
    <w:rsid w:val="0039503B"/>
    <w:rsid w:val="003B00C2"/>
    <w:rsid w:val="003D0644"/>
    <w:rsid w:val="003D464F"/>
    <w:rsid w:val="003D5D1E"/>
    <w:rsid w:val="003D6365"/>
    <w:rsid w:val="003E3D4E"/>
    <w:rsid w:val="003E6B56"/>
    <w:rsid w:val="003E7274"/>
    <w:rsid w:val="003E7A19"/>
    <w:rsid w:val="003F3290"/>
    <w:rsid w:val="003F688C"/>
    <w:rsid w:val="004037CF"/>
    <w:rsid w:val="00403DCB"/>
    <w:rsid w:val="00412BB5"/>
    <w:rsid w:val="00412EA7"/>
    <w:rsid w:val="00415608"/>
    <w:rsid w:val="00424CAF"/>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177F"/>
    <w:rsid w:val="00492923"/>
    <w:rsid w:val="00494222"/>
    <w:rsid w:val="004A1501"/>
    <w:rsid w:val="004A615C"/>
    <w:rsid w:val="004B2756"/>
    <w:rsid w:val="004B2953"/>
    <w:rsid w:val="004B4510"/>
    <w:rsid w:val="004B4FA7"/>
    <w:rsid w:val="004C156C"/>
    <w:rsid w:val="004C174A"/>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633E8"/>
    <w:rsid w:val="005705F7"/>
    <w:rsid w:val="00570B1D"/>
    <w:rsid w:val="005720BB"/>
    <w:rsid w:val="00574140"/>
    <w:rsid w:val="005762CF"/>
    <w:rsid w:val="00577011"/>
    <w:rsid w:val="00577048"/>
    <w:rsid w:val="005842A0"/>
    <w:rsid w:val="00590834"/>
    <w:rsid w:val="00590E7F"/>
    <w:rsid w:val="00593C9C"/>
    <w:rsid w:val="005A27F8"/>
    <w:rsid w:val="005B231F"/>
    <w:rsid w:val="005C4052"/>
    <w:rsid w:val="005C55F7"/>
    <w:rsid w:val="005D6B3C"/>
    <w:rsid w:val="005D7D49"/>
    <w:rsid w:val="005E00BC"/>
    <w:rsid w:val="005E0539"/>
    <w:rsid w:val="005E63B8"/>
    <w:rsid w:val="005E68A0"/>
    <w:rsid w:val="005F170E"/>
    <w:rsid w:val="005F350B"/>
    <w:rsid w:val="005F4D30"/>
    <w:rsid w:val="00603752"/>
    <w:rsid w:val="00611B0D"/>
    <w:rsid w:val="006155E5"/>
    <w:rsid w:val="006163B8"/>
    <w:rsid w:val="0062553E"/>
    <w:rsid w:val="00626BD1"/>
    <w:rsid w:val="00632F05"/>
    <w:rsid w:val="0063723B"/>
    <w:rsid w:val="00647413"/>
    <w:rsid w:val="006502BE"/>
    <w:rsid w:val="00655149"/>
    <w:rsid w:val="00663340"/>
    <w:rsid w:val="00665E7F"/>
    <w:rsid w:val="0066790D"/>
    <w:rsid w:val="00674332"/>
    <w:rsid w:val="00697CBE"/>
    <w:rsid w:val="006A12A4"/>
    <w:rsid w:val="006A7895"/>
    <w:rsid w:val="006B302C"/>
    <w:rsid w:val="006C32F5"/>
    <w:rsid w:val="006D2592"/>
    <w:rsid w:val="006D53D0"/>
    <w:rsid w:val="006E0A0A"/>
    <w:rsid w:val="006E6A51"/>
    <w:rsid w:val="006E7481"/>
    <w:rsid w:val="006F58EC"/>
    <w:rsid w:val="006F5EEB"/>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3D2D"/>
    <w:rsid w:val="007675B1"/>
    <w:rsid w:val="00770BC1"/>
    <w:rsid w:val="00781479"/>
    <w:rsid w:val="00797EF1"/>
    <w:rsid w:val="007A1721"/>
    <w:rsid w:val="007A3246"/>
    <w:rsid w:val="007A64C5"/>
    <w:rsid w:val="007A719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750F"/>
    <w:rsid w:val="0084206B"/>
    <w:rsid w:val="008428CF"/>
    <w:rsid w:val="0085213A"/>
    <w:rsid w:val="008565FD"/>
    <w:rsid w:val="00857C6F"/>
    <w:rsid w:val="008657E3"/>
    <w:rsid w:val="00867CED"/>
    <w:rsid w:val="00867EC3"/>
    <w:rsid w:val="00874503"/>
    <w:rsid w:val="00883B55"/>
    <w:rsid w:val="0089337A"/>
    <w:rsid w:val="008933DC"/>
    <w:rsid w:val="008A248F"/>
    <w:rsid w:val="008B402E"/>
    <w:rsid w:val="008C0603"/>
    <w:rsid w:val="008C27C1"/>
    <w:rsid w:val="008D3849"/>
    <w:rsid w:val="008D6664"/>
    <w:rsid w:val="008D7CDB"/>
    <w:rsid w:val="008E100E"/>
    <w:rsid w:val="008E2597"/>
    <w:rsid w:val="008E4BA9"/>
    <w:rsid w:val="008E7A27"/>
    <w:rsid w:val="008E7D17"/>
    <w:rsid w:val="00916CA3"/>
    <w:rsid w:val="00926976"/>
    <w:rsid w:val="00930063"/>
    <w:rsid w:val="0093066A"/>
    <w:rsid w:val="00954CE3"/>
    <w:rsid w:val="0097054A"/>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82A13"/>
    <w:rsid w:val="00A90B16"/>
    <w:rsid w:val="00AA2791"/>
    <w:rsid w:val="00AA4C7C"/>
    <w:rsid w:val="00AB4CD0"/>
    <w:rsid w:val="00AC0C55"/>
    <w:rsid w:val="00AC61EE"/>
    <w:rsid w:val="00AC66C4"/>
    <w:rsid w:val="00AC7086"/>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A34"/>
    <w:rsid w:val="00B54C38"/>
    <w:rsid w:val="00B5613E"/>
    <w:rsid w:val="00B57CB1"/>
    <w:rsid w:val="00B77DCE"/>
    <w:rsid w:val="00B8023D"/>
    <w:rsid w:val="00B81B0E"/>
    <w:rsid w:val="00B855B4"/>
    <w:rsid w:val="00B85D00"/>
    <w:rsid w:val="00B87CA9"/>
    <w:rsid w:val="00B9666E"/>
    <w:rsid w:val="00BB093D"/>
    <w:rsid w:val="00BB0B9C"/>
    <w:rsid w:val="00BB3512"/>
    <w:rsid w:val="00BB3C75"/>
    <w:rsid w:val="00BD1576"/>
    <w:rsid w:val="00BD4D12"/>
    <w:rsid w:val="00BE64D8"/>
    <w:rsid w:val="00BF522D"/>
    <w:rsid w:val="00BF5F54"/>
    <w:rsid w:val="00C0214A"/>
    <w:rsid w:val="00C030C1"/>
    <w:rsid w:val="00C1562F"/>
    <w:rsid w:val="00C23EE8"/>
    <w:rsid w:val="00C250F4"/>
    <w:rsid w:val="00C2781A"/>
    <w:rsid w:val="00C56576"/>
    <w:rsid w:val="00C56BEA"/>
    <w:rsid w:val="00C6717B"/>
    <w:rsid w:val="00C71380"/>
    <w:rsid w:val="00C7242C"/>
    <w:rsid w:val="00C728BD"/>
    <w:rsid w:val="00C9003C"/>
    <w:rsid w:val="00C97ECA"/>
    <w:rsid w:val="00CA1160"/>
    <w:rsid w:val="00CA702E"/>
    <w:rsid w:val="00CA7350"/>
    <w:rsid w:val="00CB639D"/>
    <w:rsid w:val="00CC6C70"/>
    <w:rsid w:val="00CD34D3"/>
    <w:rsid w:val="00CD4961"/>
    <w:rsid w:val="00CD51E6"/>
    <w:rsid w:val="00CE433B"/>
    <w:rsid w:val="00D124F5"/>
    <w:rsid w:val="00D133AE"/>
    <w:rsid w:val="00D25032"/>
    <w:rsid w:val="00D25C06"/>
    <w:rsid w:val="00D30B5E"/>
    <w:rsid w:val="00D30CEA"/>
    <w:rsid w:val="00D4460D"/>
    <w:rsid w:val="00D51F75"/>
    <w:rsid w:val="00D60918"/>
    <w:rsid w:val="00D71D8E"/>
    <w:rsid w:val="00D72393"/>
    <w:rsid w:val="00D77B65"/>
    <w:rsid w:val="00D9281A"/>
    <w:rsid w:val="00D95D80"/>
    <w:rsid w:val="00DA3404"/>
    <w:rsid w:val="00DA4943"/>
    <w:rsid w:val="00DA524B"/>
    <w:rsid w:val="00DB471D"/>
    <w:rsid w:val="00DB686B"/>
    <w:rsid w:val="00DB6EA1"/>
    <w:rsid w:val="00DC2DE9"/>
    <w:rsid w:val="00DC597D"/>
    <w:rsid w:val="00DD1863"/>
    <w:rsid w:val="00DD25DC"/>
    <w:rsid w:val="00DD3349"/>
    <w:rsid w:val="00DD54E1"/>
    <w:rsid w:val="00DD6747"/>
    <w:rsid w:val="00DE1FBC"/>
    <w:rsid w:val="00DE5C3D"/>
    <w:rsid w:val="00DF2383"/>
    <w:rsid w:val="00E02500"/>
    <w:rsid w:val="00E11F98"/>
    <w:rsid w:val="00E12ED8"/>
    <w:rsid w:val="00E162C9"/>
    <w:rsid w:val="00E2083C"/>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0ED9"/>
    <w:rsid w:val="00F430FE"/>
    <w:rsid w:val="00F456FE"/>
    <w:rsid w:val="00F46DB7"/>
    <w:rsid w:val="00F4717F"/>
    <w:rsid w:val="00F5301B"/>
    <w:rsid w:val="00F552D5"/>
    <w:rsid w:val="00F55CE3"/>
    <w:rsid w:val="00F605BD"/>
    <w:rsid w:val="00F67A85"/>
    <w:rsid w:val="00F72500"/>
    <w:rsid w:val="00F7287C"/>
    <w:rsid w:val="00F74175"/>
    <w:rsid w:val="00F92A04"/>
    <w:rsid w:val="00FA1508"/>
    <w:rsid w:val="00FA3A76"/>
    <w:rsid w:val="00FA4972"/>
    <w:rsid w:val="00FA5291"/>
    <w:rsid w:val="00FB20B5"/>
    <w:rsid w:val="00FC139E"/>
    <w:rsid w:val="00FC2C2E"/>
    <w:rsid w:val="00FC5426"/>
    <w:rsid w:val="00FD6FAF"/>
    <w:rsid w:val="00FD7864"/>
    <w:rsid w:val="00FE3406"/>
    <w:rsid w:val="00FE5540"/>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1812</Words>
  <Characters>11418</Characters>
  <Application>Microsoft Office Word</Application>
  <DocSecurity>0</DocSecurity>
  <Lines>95</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2024-10-09T22:51:00Z</dcterms:created>
  <dcterms:modified xsi:type="dcterms:W3CDTF">2024-10-11T08:41:00Z</dcterms:modified>
</cp:coreProperties>
</file>