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584F52" w:rsidR="006D2592" w:rsidRPr="00FB6387" w:rsidRDefault="00FB6387" w:rsidP="006A7895">
      <w:pPr>
        <w:spacing w:after="0" w:line="240" w:lineRule="auto"/>
        <w:jc w:val="right"/>
        <w:rPr>
          <w:rFonts w:asciiTheme="majorBidi" w:hAnsiTheme="majorBidi" w:cstheme="majorBidi"/>
          <w:sz w:val="21"/>
          <w:szCs w:val="21"/>
        </w:rPr>
      </w:pPr>
      <w:proofErr w:type="spellStart"/>
      <w:r>
        <w:rPr>
          <w:rFonts w:asciiTheme="majorBidi" w:hAnsiTheme="majorBidi" w:cstheme="majorBidi"/>
          <w:sz w:val="21"/>
          <w:szCs w:val="21"/>
        </w:rPr>
        <w:t>Elaha</w:t>
      </w:r>
      <w:proofErr w:type="spellEnd"/>
      <w:r>
        <w:rPr>
          <w:rFonts w:asciiTheme="majorBidi" w:hAnsiTheme="majorBidi" w:cstheme="majorBidi"/>
          <w:sz w:val="21"/>
          <w:szCs w:val="21"/>
        </w:rPr>
        <w:t xml:space="preserve"> </w:t>
      </w:r>
      <w:proofErr w:type="spellStart"/>
      <w:r>
        <w:rPr>
          <w:rFonts w:asciiTheme="majorBidi" w:hAnsiTheme="majorBidi" w:cstheme="majorBidi"/>
          <w:sz w:val="21"/>
          <w:szCs w:val="21"/>
        </w:rPr>
        <w:t>Pouya</w:t>
      </w:r>
      <w:proofErr w:type="spellEnd"/>
    </w:p>
    <w:p w14:paraId="2458A2A0" w14:textId="5D3BC125" w:rsidR="00857C6F" w:rsidRPr="00FB6387" w:rsidRDefault="00FB6387" w:rsidP="006A7895">
      <w:pPr>
        <w:spacing w:after="0" w:line="240" w:lineRule="auto"/>
        <w:jc w:val="right"/>
        <w:rPr>
          <w:rFonts w:asciiTheme="majorBidi" w:hAnsiTheme="majorBidi" w:cstheme="majorBidi"/>
          <w:sz w:val="21"/>
          <w:szCs w:val="21"/>
        </w:rPr>
      </w:pPr>
      <w:r>
        <w:rPr>
          <w:rFonts w:asciiTheme="majorBidi" w:hAnsiTheme="majorBidi" w:cstheme="majorBidi"/>
          <w:sz w:val="21"/>
          <w:szCs w:val="21"/>
        </w:rPr>
        <w:t>Poststraße 1</w:t>
      </w:r>
    </w:p>
    <w:p w14:paraId="16AE42D3" w14:textId="35D348A4" w:rsidR="00FB6387" w:rsidRPr="00305520" w:rsidRDefault="00FB6387" w:rsidP="00FB6387">
      <w:pPr>
        <w:spacing w:after="0" w:line="240" w:lineRule="auto"/>
        <w:jc w:val="right"/>
        <w:rPr>
          <w:rFonts w:asciiTheme="majorBidi" w:hAnsiTheme="majorBidi" w:cstheme="majorBidi"/>
          <w:sz w:val="21"/>
          <w:szCs w:val="21"/>
        </w:rPr>
      </w:pPr>
      <w:r w:rsidRPr="00305520">
        <w:rPr>
          <w:rFonts w:asciiTheme="majorBidi" w:hAnsiTheme="majorBidi" w:cstheme="majorBidi"/>
          <w:sz w:val="21"/>
          <w:szCs w:val="21"/>
        </w:rPr>
        <w:t>64293 Darmstadt</w:t>
      </w:r>
    </w:p>
    <w:p w14:paraId="12BA391A" w14:textId="462279AE" w:rsidR="006A7895" w:rsidRPr="00305520" w:rsidRDefault="00FB6387" w:rsidP="00FB6387">
      <w:pPr>
        <w:spacing w:after="0" w:line="240" w:lineRule="auto"/>
        <w:jc w:val="right"/>
        <w:rPr>
          <w:rFonts w:asciiTheme="majorBidi" w:hAnsiTheme="majorBidi" w:cstheme="majorBidi"/>
          <w:sz w:val="21"/>
          <w:szCs w:val="21"/>
        </w:rPr>
      </w:pPr>
      <w:r w:rsidRPr="00305520">
        <w:rPr>
          <w:rFonts w:asciiTheme="majorBidi" w:hAnsiTheme="majorBidi" w:cstheme="majorBidi"/>
          <w:color w:val="000000"/>
          <w:sz w:val="21"/>
          <w:szCs w:val="21"/>
        </w:rPr>
        <w:t>pouyaelaha</w:t>
      </w:r>
      <w:r w:rsidR="00857C6F" w:rsidRPr="00305520">
        <w:rPr>
          <w:rFonts w:asciiTheme="majorBidi" w:hAnsiTheme="majorBidi" w:cstheme="majorBidi"/>
          <w:color w:val="000000"/>
          <w:sz w:val="21"/>
          <w:szCs w:val="21"/>
        </w:rPr>
        <w:t>@</w:t>
      </w:r>
      <w:r w:rsidRPr="00305520">
        <w:rPr>
          <w:rFonts w:asciiTheme="majorBidi" w:hAnsiTheme="majorBidi" w:cstheme="majorBidi"/>
          <w:color w:val="000000"/>
          <w:sz w:val="21"/>
          <w:szCs w:val="21"/>
        </w:rPr>
        <w:t>gmail</w:t>
      </w:r>
      <w:r w:rsidR="00857C6F" w:rsidRPr="00305520">
        <w:rPr>
          <w:rFonts w:asciiTheme="majorBidi" w:hAnsiTheme="majorBidi" w:cstheme="majorBidi"/>
          <w:color w:val="000000"/>
          <w:sz w:val="21"/>
          <w:szCs w:val="21"/>
        </w:rPr>
        <w:t>.com</w:t>
      </w:r>
    </w:p>
    <w:p w14:paraId="170FE07D" w14:textId="09414784" w:rsidR="00F270C0" w:rsidRPr="00305520" w:rsidRDefault="006D2592" w:rsidP="00D75367">
      <w:pPr>
        <w:spacing w:after="0"/>
        <w:jc w:val="right"/>
        <w:rPr>
          <w:rFonts w:asciiTheme="majorBidi" w:hAnsiTheme="majorBidi" w:cstheme="majorBidi"/>
          <w:color w:val="000000"/>
          <w:sz w:val="21"/>
          <w:szCs w:val="21"/>
        </w:rPr>
      </w:pPr>
      <w:r w:rsidRPr="00305520">
        <w:rPr>
          <w:rFonts w:asciiTheme="majorBidi" w:hAnsiTheme="majorBidi" w:cstheme="majorBidi"/>
          <w:color w:val="000000"/>
          <w:sz w:val="21"/>
          <w:szCs w:val="21"/>
        </w:rPr>
        <w:t>+</w:t>
      </w:r>
      <w:r w:rsidR="00857C6F" w:rsidRPr="00305520">
        <w:rPr>
          <w:rFonts w:asciiTheme="majorBidi" w:hAnsiTheme="majorBidi" w:cstheme="majorBidi"/>
          <w:color w:val="000000"/>
          <w:sz w:val="21"/>
          <w:szCs w:val="21"/>
        </w:rPr>
        <w:t xml:space="preserve">49 </w:t>
      </w:r>
      <w:r w:rsidR="00C947F8" w:rsidRPr="00305520">
        <w:rPr>
          <w:rFonts w:asciiTheme="majorBidi" w:hAnsiTheme="majorBidi" w:cstheme="majorBidi"/>
          <w:color w:val="000000"/>
          <w:sz w:val="21"/>
          <w:szCs w:val="21"/>
        </w:rPr>
        <w:t>157 38 09 35 39</w:t>
      </w:r>
    </w:p>
    <w:p w14:paraId="4FFA7063" w14:textId="67B49DA0" w:rsidR="00F74175" w:rsidRPr="00305520" w:rsidRDefault="003D5D1E" w:rsidP="00F74175">
      <w:pPr>
        <w:spacing w:after="0"/>
        <w:rPr>
          <w:rFonts w:asciiTheme="majorBidi" w:hAnsiTheme="majorBidi" w:cstheme="majorBidi"/>
          <w:color w:val="000000"/>
          <w:sz w:val="21"/>
          <w:szCs w:val="21"/>
        </w:rPr>
      </w:pPr>
      <w:r w:rsidRPr="00305520">
        <w:rPr>
          <w:rFonts w:asciiTheme="majorBidi" w:hAnsiTheme="majorBidi" w:cstheme="majorBidi"/>
          <w:color w:val="000000"/>
          <w:sz w:val="21"/>
          <w:szCs w:val="21"/>
        </w:rPr>
        <w:t>Corporate Finance Beratung</w:t>
      </w:r>
      <w:r w:rsidR="00F74175" w:rsidRPr="00305520">
        <w:rPr>
          <w:rFonts w:asciiTheme="majorBidi" w:hAnsiTheme="majorBidi" w:cstheme="majorBidi"/>
          <w:color w:val="000000"/>
          <w:sz w:val="21"/>
          <w:szCs w:val="21"/>
        </w:rPr>
        <w:t xml:space="preserve"> GmbH</w:t>
      </w:r>
    </w:p>
    <w:p w14:paraId="096C8AF5" w14:textId="548DF08C" w:rsidR="00647413" w:rsidRPr="00FB6387" w:rsidRDefault="003D5D1E" w:rsidP="00F74175">
      <w:pPr>
        <w:spacing w:after="0"/>
        <w:rPr>
          <w:rFonts w:asciiTheme="majorBidi" w:hAnsiTheme="majorBidi" w:cstheme="majorBidi"/>
          <w:sz w:val="21"/>
          <w:szCs w:val="21"/>
        </w:rPr>
      </w:pPr>
      <w:r w:rsidRPr="00FB6387">
        <w:rPr>
          <w:rFonts w:asciiTheme="majorBidi" w:hAnsiTheme="majorBidi" w:cstheme="majorBidi"/>
          <w:sz w:val="21"/>
          <w:szCs w:val="21"/>
        </w:rPr>
        <w:t>Musterstraße 99</w:t>
      </w:r>
      <w:r w:rsidR="00F74175" w:rsidRPr="00FB6387">
        <w:rPr>
          <w:rFonts w:asciiTheme="majorBidi" w:hAnsiTheme="majorBidi" w:cstheme="majorBidi"/>
          <w:sz w:val="21"/>
          <w:szCs w:val="21"/>
        </w:rPr>
        <w:br/>
      </w:r>
      <w:r w:rsidRPr="00FB6387">
        <w:rPr>
          <w:rFonts w:asciiTheme="majorBidi" w:hAnsiTheme="majorBidi" w:cstheme="majorBidi"/>
          <w:sz w:val="21"/>
          <w:szCs w:val="21"/>
        </w:rPr>
        <w:t>55005</w:t>
      </w:r>
      <w:r w:rsidR="00F74175" w:rsidRPr="00FB6387">
        <w:rPr>
          <w:rFonts w:asciiTheme="majorBidi" w:hAnsiTheme="majorBidi" w:cstheme="majorBidi"/>
          <w:sz w:val="21"/>
          <w:szCs w:val="21"/>
        </w:rPr>
        <w:t xml:space="preserve"> </w:t>
      </w:r>
      <w:r w:rsidRPr="00FB6387">
        <w:rPr>
          <w:rFonts w:asciiTheme="majorBidi" w:hAnsiTheme="majorBidi" w:cstheme="majorBidi"/>
          <w:sz w:val="21"/>
          <w:szCs w:val="21"/>
        </w:rPr>
        <w:t>Frankfurt am Main</w:t>
      </w:r>
      <w:r w:rsidR="00F74175" w:rsidRPr="00FB6387">
        <w:rPr>
          <w:rFonts w:asciiTheme="majorBidi" w:hAnsiTheme="majorBidi" w:cstheme="majorBidi"/>
          <w:sz w:val="21"/>
          <w:szCs w:val="21"/>
        </w:rPr>
        <w:t xml:space="preserve"> </w:t>
      </w:r>
    </w:p>
    <w:p w14:paraId="0731715D" w14:textId="288CE02E" w:rsidR="001E0088" w:rsidRPr="00FB6387" w:rsidRDefault="00C947F8" w:rsidP="00D75367">
      <w:pPr>
        <w:spacing w:after="0"/>
        <w:jc w:val="right"/>
        <w:rPr>
          <w:rFonts w:asciiTheme="majorBidi" w:hAnsiTheme="majorBidi" w:cstheme="majorBidi"/>
          <w:sz w:val="21"/>
          <w:szCs w:val="21"/>
        </w:rPr>
      </w:pPr>
      <w:r>
        <w:rPr>
          <w:rFonts w:asciiTheme="majorBidi" w:hAnsiTheme="majorBidi" w:cstheme="majorBidi"/>
          <w:sz w:val="21"/>
          <w:szCs w:val="21"/>
        </w:rPr>
        <w:t>Darmstadt</w:t>
      </w:r>
      <w:r w:rsidR="002D594E" w:rsidRPr="00FB6387">
        <w:rPr>
          <w:rFonts w:asciiTheme="majorBidi" w:hAnsiTheme="majorBidi" w:cstheme="majorBidi"/>
          <w:sz w:val="21"/>
          <w:szCs w:val="21"/>
        </w:rPr>
        <w:t xml:space="preserve">, </w:t>
      </w:r>
      <w:r>
        <w:rPr>
          <w:rFonts w:asciiTheme="majorBidi" w:hAnsiTheme="majorBidi" w:cstheme="majorBidi"/>
          <w:sz w:val="21"/>
          <w:szCs w:val="21"/>
        </w:rPr>
        <w:t>0</w:t>
      </w:r>
      <w:r w:rsidR="00782408">
        <w:rPr>
          <w:rFonts w:asciiTheme="majorBidi" w:hAnsiTheme="majorBidi" w:cstheme="majorBidi"/>
          <w:sz w:val="21"/>
          <w:szCs w:val="21"/>
        </w:rPr>
        <w:t>3</w:t>
      </w:r>
      <w:r w:rsidR="002D594E" w:rsidRPr="00FB6387">
        <w:rPr>
          <w:rFonts w:asciiTheme="majorBidi" w:hAnsiTheme="majorBidi" w:cstheme="majorBidi"/>
          <w:sz w:val="21"/>
          <w:szCs w:val="21"/>
        </w:rPr>
        <w:t>.</w:t>
      </w:r>
      <w:r w:rsidR="003D5D1E" w:rsidRPr="00FB6387">
        <w:rPr>
          <w:rFonts w:asciiTheme="majorBidi" w:hAnsiTheme="majorBidi" w:cstheme="majorBidi"/>
          <w:sz w:val="21"/>
          <w:szCs w:val="21"/>
        </w:rPr>
        <w:t>12</w:t>
      </w:r>
      <w:r w:rsidR="006A7895" w:rsidRPr="00FB6387">
        <w:rPr>
          <w:rFonts w:asciiTheme="majorBidi" w:hAnsiTheme="majorBidi" w:cstheme="majorBidi"/>
          <w:sz w:val="21"/>
          <w:szCs w:val="21"/>
        </w:rPr>
        <w:t>.</w:t>
      </w:r>
      <w:r w:rsidR="003D5D1E" w:rsidRPr="00FB6387">
        <w:rPr>
          <w:rFonts w:asciiTheme="majorBidi" w:hAnsiTheme="majorBidi" w:cstheme="majorBidi"/>
          <w:sz w:val="21"/>
          <w:szCs w:val="21"/>
        </w:rPr>
        <w:t>20</w:t>
      </w:r>
      <w:r>
        <w:rPr>
          <w:rFonts w:asciiTheme="majorBidi" w:hAnsiTheme="majorBidi" w:cstheme="majorBidi"/>
          <w:sz w:val="21"/>
          <w:szCs w:val="21"/>
        </w:rPr>
        <w:t>21</w:t>
      </w:r>
    </w:p>
    <w:p w14:paraId="670DB82B" w14:textId="77777777" w:rsidR="00D75367" w:rsidRPr="00FB6387" w:rsidRDefault="00D75367" w:rsidP="00D75367">
      <w:pPr>
        <w:spacing w:after="0"/>
        <w:jc w:val="right"/>
        <w:rPr>
          <w:rFonts w:asciiTheme="majorBidi" w:hAnsiTheme="majorBidi" w:cstheme="majorBidi"/>
          <w:sz w:val="21"/>
          <w:szCs w:val="21"/>
        </w:rPr>
      </w:pPr>
    </w:p>
    <w:p w14:paraId="0098600D" w14:textId="233344C4" w:rsidR="000A5AB8" w:rsidRPr="00FB6387" w:rsidRDefault="0099776A" w:rsidP="00590834">
      <w:pPr>
        <w:spacing w:after="0"/>
        <w:rPr>
          <w:rFonts w:asciiTheme="majorBidi" w:hAnsiTheme="majorBidi" w:cstheme="majorBidi"/>
          <w:b/>
          <w:sz w:val="21"/>
          <w:szCs w:val="21"/>
        </w:rPr>
      </w:pPr>
      <w:r w:rsidRPr="00FB6387">
        <w:rPr>
          <w:rFonts w:asciiTheme="majorBidi" w:hAnsiTheme="majorBidi" w:cstheme="majorBidi"/>
          <w:b/>
          <w:sz w:val="21"/>
          <w:szCs w:val="21"/>
        </w:rPr>
        <w:t xml:space="preserve">Bewerbung um ein Praktikum im </w:t>
      </w:r>
      <w:r w:rsidR="00782408">
        <w:rPr>
          <w:rFonts w:asciiTheme="majorBidi" w:hAnsiTheme="majorBidi" w:cstheme="majorBidi"/>
          <w:b/>
          <w:sz w:val="21"/>
          <w:szCs w:val="21"/>
        </w:rPr>
        <w:t>(</w:t>
      </w:r>
      <w:r w:rsidRPr="00FB6387">
        <w:rPr>
          <w:rFonts w:asciiTheme="majorBidi" w:hAnsiTheme="majorBidi" w:cstheme="majorBidi"/>
          <w:b/>
          <w:sz w:val="21"/>
          <w:szCs w:val="21"/>
        </w:rPr>
        <w:t>Bereich</w:t>
      </w:r>
      <w:r w:rsidR="00782408">
        <w:rPr>
          <w:rFonts w:asciiTheme="majorBidi" w:hAnsiTheme="majorBidi" w:cstheme="majorBidi"/>
          <w:b/>
          <w:sz w:val="21"/>
          <w:szCs w:val="21"/>
        </w:rPr>
        <w:t>)</w:t>
      </w:r>
      <w:r w:rsidRPr="00FB6387">
        <w:rPr>
          <w:rFonts w:asciiTheme="majorBidi" w:hAnsiTheme="majorBidi" w:cstheme="majorBidi"/>
          <w:b/>
          <w:sz w:val="21"/>
          <w:szCs w:val="21"/>
        </w:rPr>
        <w:t xml:space="preserve"> XYZ</w:t>
      </w:r>
    </w:p>
    <w:p w14:paraId="3A5BDDA8" w14:textId="77777777" w:rsidR="004A615C" w:rsidRPr="00FB6387" w:rsidRDefault="004A615C" w:rsidP="000A5AB8">
      <w:pPr>
        <w:spacing w:after="0"/>
        <w:rPr>
          <w:rFonts w:asciiTheme="majorBidi" w:hAnsiTheme="majorBidi" w:cstheme="majorBidi"/>
          <w:b/>
          <w:sz w:val="21"/>
          <w:szCs w:val="21"/>
        </w:rPr>
      </w:pPr>
    </w:p>
    <w:p w14:paraId="61CDE0AD" w14:textId="5D1D391D" w:rsidR="00034B68" w:rsidRDefault="0099776A" w:rsidP="00375D2D">
      <w:pPr>
        <w:spacing w:after="0"/>
        <w:jc w:val="both"/>
        <w:rPr>
          <w:rFonts w:asciiTheme="majorBidi" w:hAnsiTheme="majorBidi" w:cstheme="majorBidi"/>
          <w:sz w:val="21"/>
          <w:szCs w:val="21"/>
        </w:rPr>
      </w:pPr>
      <w:r w:rsidRPr="00FB6387">
        <w:rPr>
          <w:rFonts w:asciiTheme="majorBidi" w:hAnsiTheme="majorBidi" w:cstheme="majorBidi"/>
          <w:sz w:val="21"/>
          <w:szCs w:val="21"/>
        </w:rPr>
        <w:t>Sehr geehrte Damen und Herren</w:t>
      </w:r>
      <w:r w:rsidR="00E65B09" w:rsidRPr="00FB6387">
        <w:rPr>
          <w:rFonts w:asciiTheme="majorBidi" w:hAnsiTheme="majorBidi" w:cstheme="majorBidi"/>
          <w:sz w:val="21"/>
          <w:szCs w:val="21"/>
        </w:rPr>
        <w:t xml:space="preserve">, </w:t>
      </w:r>
    </w:p>
    <w:p w14:paraId="452501C0" w14:textId="77777777" w:rsidR="00C947F8" w:rsidRPr="00C947F8" w:rsidRDefault="00C947F8">
      <w:pPr>
        <w:spacing w:after="0"/>
        <w:jc w:val="both"/>
        <w:rPr>
          <w:rFonts w:asciiTheme="majorBidi" w:hAnsiTheme="majorBidi" w:cstheme="majorBidi"/>
          <w:sz w:val="14"/>
          <w:szCs w:val="14"/>
        </w:rPr>
      </w:pPr>
    </w:p>
    <w:p w14:paraId="20322676" w14:textId="6350AC4B" w:rsidR="00E71AB3" w:rsidRPr="00FB6387" w:rsidRDefault="00782408" w:rsidP="00305520">
      <w:pPr>
        <w:jc w:val="both"/>
        <w:rPr>
          <w:rFonts w:asciiTheme="majorBidi" w:hAnsiTheme="majorBidi" w:cstheme="majorBidi"/>
          <w:sz w:val="21"/>
          <w:szCs w:val="21"/>
        </w:rPr>
      </w:pPr>
      <w:r>
        <w:rPr>
          <w:rFonts w:asciiTheme="majorBidi" w:hAnsiTheme="majorBidi" w:cstheme="majorBidi"/>
          <w:sz w:val="21"/>
          <w:szCs w:val="21"/>
        </w:rPr>
        <w:t>d</w:t>
      </w:r>
      <w:r w:rsidR="00E71AB3" w:rsidRPr="00FB6387">
        <w:rPr>
          <w:rFonts w:asciiTheme="majorBidi" w:hAnsiTheme="majorBidi" w:cstheme="majorBidi"/>
          <w:sz w:val="21"/>
          <w:szCs w:val="21"/>
        </w:rPr>
        <w:t xml:space="preserve">ie </w:t>
      </w:r>
      <w:r w:rsidR="00E71AB3" w:rsidRPr="00FB6387">
        <w:rPr>
          <w:rFonts w:asciiTheme="majorBidi" w:hAnsiTheme="majorBidi" w:cstheme="majorBidi"/>
          <w:color w:val="000000"/>
          <w:sz w:val="21"/>
          <w:szCs w:val="21"/>
        </w:rPr>
        <w:t xml:space="preserve">Tätigkeit in der Beratung </w:t>
      </w:r>
      <w:r w:rsidR="00E71AB3" w:rsidRPr="00FB6387">
        <w:rPr>
          <w:rFonts w:asciiTheme="majorBidi" w:hAnsiTheme="majorBidi" w:cstheme="majorBidi"/>
          <w:sz w:val="21"/>
          <w:szCs w:val="21"/>
        </w:rPr>
        <w:t>verbinde ich mit einer stimulierenden und spannenden Arbeitsumgebung</w:t>
      </w:r>
      <w:r>
        <w:rPr>
          <w:rFonts w:asciiTheme="majorBidi" w:hAnsiTheme="majorBidi" w:cstheme="majorBidi"/>
          <w:sz w:val="21"/>
          <w:szCs w:val="21"/>
        </w:rPr>
        <w:t xml:space="preserve"> wie auch</w:t>
      </w:r>
      <w:r w:rsidR="00E71AB3" w:rsidRPr="00FB6387">
        <w:rPr>
          <w:rFonts w:asciiTheme="majorBidi" w:hAnsiTheme="majorBidi" w:cstheme="majorBidi"/>
          <w:sz w:val="21"/>
          <w:szCs w:val="21"/>
        </w:rPr>
        <w:t xml:space="preserve"> mit </w:t>
      </w:r>
      <w:r w:rsidR="00E71AB3" w:rsidRPr="00FB6387">
        <w:rPr>
          <w:rFonts w:asciiTheme="majorBidi" w:hAnsiTheme="majorBidi" w:cstheme="majorBidi"/>
          <w:color w:val="000000"/>
          <w:sz w:val="21"/>
          <w:szCs w:val="21"/>
        </w:rPr>
        <w:t xml:space="preserve">vielfältigen und abwechslungsreichen Projekten, die </w:t>
      </w:r>
      <w:del w:id="0" w:author="David Döbele" w:date="2022-01-11T21:01:00Z">
        <w:r w:rsidDel="001434E5">
          <w:rPr>
            <w:rFonts w:asciiTheme="majorBidi" w:hAnsiTheme="majorBidi" w:cstheme="majorBidi"/>
            <w:color w:val="000000"/>
            <w:sz w:val="21"/>
            <w:szCs w:val="21"/>
          </w:rPr>
          <w:delText>einem</w:delText>
        </w:r>
        <w:r w:rsidR="00E71AB3" w:rsidRPr="00FB6387" w:rsidDel="001434E5">
          <w:rPr>
            <w:rFonts w:asciiTheme="majorBidi" w:hAnsiTheme="majorBidi" w:cstheme="majorBidi"/>
            <w:color w:val="000000"/>
            <w:sz w:val="21"/>
            <w:szCs w:val="21"/>
          </w:rPr>
          <w:delText xml:space="preserve"> </w:delText>
        </w:r>
      </w:del>
      <w:r w:rsidR="00E71AB3" w:rsidRPr="00FB6387">
        <w:rPr>
          <w:rFonts w:asciiTheme="majorBidi" w:hAnsiTheme="majorBidi" w:cstheme="majorBidi"/>
          <w:sz w:val="21"/>
          <w:szCs w:val="21"/>
        </w:rPr>
        <w:t xml:space="preserve">Einblicke in verschiedene Unternehmen </w:t>
      </w:r>
      <w:del w:id="1" w:author="David Döbele" w:date="2022-01-11T21:01:00Z">
        <w:r w:rsidR="00E71AB3" w:rsidRPr="00FB6387" w:rsidDel="001434E5">
          <w:rPr>
            <w:rFonts w:asciiTheme="majorBidi" w:hAnsiTheme="majorBidi" w:cstheme="majorBidi"/>
            <w:sz w:val="21"/>
            <w:szCs w:val="21"/>
          </w:rPr>
          <w:delText xml:space="preserve">aushändigen </w:delText>
        </w:r>
      </w:del>
      <w:ins w:id="2" w:author="David Döbele" w:date="2022-01-11T21:01:00Z">
        <w:r w:rsidR="001434E5">
          <w:rPr>
            <w:rFonts w:asciiTheme="majorBidi" w:hAnsiTheme="majorBidi" w:cstheme="majorBidi"/>
            <w:sz w:val="21"/>
            <w:szCs w:val="21"/>
          </w:rPr>
          <w:t>ermöglichen</w:t>
        </w:r>
        <w:r w:rsidR="001434E5" w:rsidRPr="00FB6387">
          <w:rPr>
            <w:rFonts w:asciiTheme="majorBidi" w:hAnsiTheme="majorBidi" w:cstheme="majorBidi"/>
            <w:sz w:val="21"/>
            <w:szCs w:val="21"/>
          </w:rPr>
          <w:t xml:space="preserve"> </w:t>
        </w:r>
      </w:ins>
      <w:r w:rsidR="00E71AB3" w:rsidRPr="00FB6387">
        <w:rPr>
          <w:rFonts w:asciiTheme="majorBidi" w:hAnsiTheme="majorBidi" w:cstheme="majorBidi"/>
          <w:sz w:val="21"/>
          <w:szCs w:val="21"/>
        </w:rPr>
        <w:t xml:space="preserve">und </w:t>
      </w:r>
      <w:del w:id="3" w:author="David Döbele" w:date="2022-01-11T21:01:00Z">
        <w:r w:rsidR="00E71AB3" w:rsidRPr="00FB6387" w:rsidDel="001434E5">
          <w:rPr>
            <w:rFonts w:asciiTheme="majorBidi" w:hAnsiTheme="majorBidi" w:cstheme="majorBidi"/>
            <w:color w:val="000000"/>
            <w:sz w:val="21"/>
            <w:szCs w:val="21"/>
          </w:rPr>
          <w:delText xml:space="preserve">die </w:delText>
        </w:r>
      </w:del>
      <w:r w:rsidR="00E71AB3" w:rsidRPr="00FB6387">
        <w:rPr>
          <w:rFonts w:asciiTheme="majorBidi" w:hAnsiTheme="majorBidi" w:cstheme="majorBidi"/>
          <w:color w:val="000000"/>
          <w:sz w:val="21"/>
          <w:szCs w:val="21"/>
        </w:rPr>
        <w:t xml:space="preserve">gleichzeitig eine hohe Flexibilität </w:t>
      </w:r>
      <w:del w:id="4" w:author="David Döbele" w:date="2022-01-11T21:01:00Z">
        <w:r w:rsidR="00E71AB3" w:rsidRPr="00FB6387" w:rsidDel="001434E5">
          <w:rPr>
            <w:rFonts w:asciiTheme="majorBidi" w:hAnsiTheme="majorBidi" w:cstheme="majorBidi"/>
            <w:color w:val="000000"/>
            <w:sz w:val="21"/>
            <w:szCs w:val="21"/>
          </w:rPr>
          <w:delText xml:space="preserve">von einem </w:delText>
        </w:r>
      </w:del>
      <w:r w:rsidR="00E71AB3" w:rsidRPr="00FB6387">
        <w:rPr>
          <w:rFonts w:asciiTheme="majorBidi" w:hAnsiTheme="majorBidi" w:cstheme="majorBidi"/>
          <w:color w:val="000000"/>
          <w:sz w:val="21"/>
          <w:szCs w:val="21"/>
        </w:rPr>
        <w:t xml:space="preserve">abverlangen. </w:t>
      </w:r>
      <w:r w:rsidR="00E71AB3" w:rsidRPr="00FB6387">
        <w:rPr>
          <w:rFonts w:asciiTheme="majorBidi" w:hAnsiTheme="majorBidi" w:cstheme="majorBidi"/>
          <w:sz w:val="21"/>
          <w:szCs w:val="21"/>
        </w:rPr>
        <w:t>Allen voran begeistert mich die Möglichkeit</w:t>
      </w:r>
      <w:ins w:id="5" w:author="David Döbele" w:date="2022-01-11T21:01:00Z">
        <w:r w:rsidR="001434E5">
          <w:rPr>
            <w:rFonts w:asciiTheme="majorBidi" w:hAnsiTheme="majorBidi" w:cstheme="majorBidi"/>
            <w:sz w:val="21"/>
            <w:szCs w:val="21"/>
          </w:rPr>
          <w:t>,</w:t>
        </w:r>
      </w:ins>
      <w:r w:rsidR="007355CB">
        <w:rPr>
          <w:rFonts w:asciiTheme="majorBidi" w:hAnsiTheme="majorBidi" w:cstheme="majorBidi"/>
          <w:sz w:val="21"/>
          <w:szCs w:val="21"/>
        </w:rPr>
        <w:t xml:space="preserve"> </w:t>
      </w:r>
      <w:r w:rsidR="00E71AB3" w:rsidRPr="00FB6387">
        <w:rPr>
          <w:rFonts w:asciiTheme="majorBidi" w:hAnsiTheme="majorBidi" w:cstheme="majorBidi"/>
          <w:sz w:val="21"/>
          <w:szCs w:val="21"/>
        </w:rPr>
        <w:t>mit einem hoch</w:t>
      </w:r>
      <w:r w:rsidR="00A61B30">
        <w:rPr>
          <w:rFonts w:asciiTheme="majorBidi" w:hAnsiTheme="majorBidi" w:cstheme="majorBidi"/>
          <w:sz w:val="21"/>
          <w:szCs w:val="21"/>
        </w:rPr>
        <w:t xml:space="preserve"> </w:t>
      </w:r>
      <w:r w:rsidR="00E71AB3" w:rsidRPr="00FB6387">
        <w:rPr>
          <w:rFonts w:asciiTheme="majorBidi" w:hAnsiTheme="majorBidi" w:cstheme="majorBidi"/>
          <w:sz w:val="21"/>
          <w:szCs w:val="21"/>
        </w:rPr>
        <w:t>motivierten Team</w:t>
      </w:r>
      <w:del w:id="6" w:author="David Döbele" w:date="2022-01-11T21:01:00Z">
        <w:r w:rsidR="00E71AB3" w:rsidRPr="00FB6387" w:rsidDel="001434E5">
          <w:rPr>
            <w:rFonts w:asciiTheme="majorBidi" w:hAnsiTheme="majorBidi" w:cstheme="majorBidi"/>
            <w:sz w:val="21"/>
            <w:szCs w:val="21"/>
          </w:rPr>
          <w:delText>,</w:delText>
        </w:r>
      </w:del>
      <w:r w:rsidR="00E71AB3" w:rsidRPr="00FB6387">
        <w:rPr>
          <w:rFonts w:asciiTheme="majorBidi" w:hAnsiTheme="majorBidi" w:cstheme="majorBidi"/>
          <w:sz w:val="21"/>
          <w:szCs w:val="21"/>
        </w:rPr>
        <w:t xml:space="preserve"> komplexe Problemstellungen in kürzester Zeit zu durchdringen und versteckte Potenziale für den Kunden zu erkennen. Der Impact</w:t>
      </w:r>
      <w:ins w:id="7" w:author="David Döbele" w:date="2022-01-11T21:01:00Z">
        <w:r w:rsidR="001434E5">
          <w:rPr>
            <w:rFonts w:asciiTheme="majorBidi" w:hAnsiTheme="majorBidi" w:cstheme="majorBidi"/>
            <w:sz w:val="21"/>
            <w:szCs w:val="21"/>
          </w:rPr>
          <w:t>,</w:t>
        </w:r>
      </w:ins>
      <w:r w:rsidR="007355CB">
        <w:rPr>
          <w:rFonts w:asciiTheme="majorBidi" w:hAnsiTheme="majorBidi" w:cstheme="majorBidi"/>
          <w:sz w:val="21"/>
          <w:szCs w:val="21"/>
        </w:rPr>
        <w:t xml:space="preserve"> </w:t>
      </w:r>
      <w:r w:rsidR="00E71AB3" w:rsidRPr="00FB6387">
        <w:rPr>
          <w:rFonts w:asciiTheme="majorBidi" w:hAnsiTheme="majorBidi" w:cstheme="majorBidi"/>
          <w:sz w:val="21"/>
          <w:szCs w:val="21"/>
        </w:rPr>
        <w:t>den man als Berater</w:t>
      </w:r>
      <w:ins w:id="8" w:author="David Döbele" w:date="2022-01-11T21:01:00Z">
        <w:r w:rsidR="001434E5">
          <w:rPr>
            <w:rFonts w:asciiTheme="majorBidi" w:hAnsiTheme="majorBidi" w:cstheme="majorBidi"/>
            <w:sz w:val="21"/>
            <w:szCs w:val="21"/>
          </w:rPr>
          <w:t>in</w:t>
        </w:r>
      </w:ins>
      <w:r w:rsidR="00E71AB3" w:rsidRPr="00FB6387">
        <w:rPr>
          <w:rFonts w:asciiTheme="majorBidi" w:hAnsiTheme="majorBidi" w:cstheme="majorBidi"/>
          <w:sz w:val="21"/>
          <w:szCs w:val="21"/>
        </w:rPr>
        <w:t xml:space="preserve"> auf den nachhaltigen Erfolg eines Unternehmens und somit auch auf die Wirtschaft sowie die Gesellschaft haben kann, reizt mich besonders. Die daraus resultierende steile Lernkurve sehe ich als enorme Chance und kann </w:t>
      </w:r>
      <w:ins w:id="9" w:author="David Döbele" w:date="2022-01-11T21:02:00Z">
        <w:r w:rsidR="001434E5">
          <w:rPr>
            <w:rFonts w:asciiTheme="majorBidi" w:hAnsiTheme="majorBidi" w:cstheme="majorBidi"/>
            <w:sz w:val="21"/>
            <w:szCs w:val="21"/>
          </w:rPr>
          <w:t xml:space="preserve">sie </w:t>
        </w:r>
      </w:ins>
      <w:del w:id="10" w:author="David Döbele" w:date="2022-01-11T21:02:00Z">
        <w:r w:rsidR="00E71AB3" w:rsidRPr="00FB6387" w:rsidDel="001434E5">
          <w:rPr>
            <w:rFonts w:asciiTheme="majorBidi" w:hAnsiTheme="majorBidi" w:cstheme="majorBidi"/>
            <w:sz w:val="21"/>
            <w:szCs w:val="21"/>
          </w:rPr>
          <w:delText xml:space="preserve">ich </w:delText>
        </w:r>
      </w:del>
      <w:r w:rsidR="00E71AB3" w:rsidRPr="00FB6387">
        <w:rPr>
          <w:rFonts w:asciiTheme="majorBidi" w:hAnsiTheme="majorBidi" w:cstheme="majorBidi"/>
          <w:sz w:val="21"/>
          <w:szCs w:val="21"/>
        </w:rPr>
        <w:t>mir in keinem anderen Beruf – insbesondere als Praktikant</w:t>
      </w:r>
      <w:ins w:id="11" w:author="David Döbele" w:date="2022-01-11T21:01:00Z">
        <w:r w:rsidR="001434E5">
          <w:rPr>
            <w:rFonts w:asciiTheme="majorBidi" w:hAnsiTheme="majorBidi" w:cstheme="majorBidi"/>
            <w:sz w:val="21"/>
            <w:szCs w:val="21"/>
          </w:rPr>
          <w:t>in</w:t>
        </w:r>
      </w:ins>
      <w:r w:rsidR="00E71AB3" w:rsidRPr="00FB6387">
        <w:rPr>
          <w:rFonts w:asciiTheme="majorBidi" w:hAnsiTheme="majorBidi" w:cstheme="majorBidi"/>
          <w:sz w:val="21"/>
          <w:szCs w:val="21"/>
        </w:rPr>
        <w:t xml:space="preserve"> – in diesem Ausmaß vorstellen. Daher möchte ich Sie ab Mitte März 2022 als Praktikantin im ………. am Standort Frankfurt am Main für einen Zeitraum von </w:t>
      </w:r>
      <w:r w:rsidR="00A61B30">
        <w:rPr>
          <w:rFonts w:asciiTheme="majorBidi" w:hAnsiTheme="majorBidi" w:cstheme="majorBidi"/>
          <w:sz w:val="21"/>
          <w:szCs w:val="21"/>
        </w:rPr>
        <w:t>acht</w:t>
      </w:r>
      <w:r w:rsidR="00E71AB3" w:rsidRPr="00FB6387">
        <w:rPr>
          <w:rFonts w:asciiTheme="majorBidi" w:hAnsiTheme="majorBidi" w:cstheme="majorBidi"/>
          <w:sz w:val="21"/>
          <w:szCs w:val="21"/>
        </w:rPr>
        <w:t xml:space="preserve"> Wochen unterstützen.</w:t>
      </w:r>
    </w:p>
    <w:p w14:paraId="4654F0A3" w14:textId="356A8487" w:rsidR="00E71AB3" w:rsidRPr="00FB6387" w:rsidDel="001434E5" w:rsidRDefault="001434E5" w:rsidP="00E71AB3">
      <w:pPr>
        <w:autoSpaceDE w:val="0"/>
        <w:autoSpaceDN w:val="0"/>
        <w:adjustRightInd w:val="0"/>
        <w:spacing w:line="256" w:lineRule="auto"/>
        <w:jc w:val="both"/>
        <w:rPr>
          <w:del w:id="12" w:author="David Döbele" w:date="2022-01-11T21:02:00Z"/>
          <w:rFonts w:asciiTheme="majorBidi" w:hAnsiTheme="majorBidi" w:cstheme="majorBidi"/>
          <w:color w:val="000000"/>
          <w:sz w:val="21"/>
          <w:szCs w:val="21"/>
        </w:rPr>
      </w:pPr>
      <w:ins w:id="13" w:author="David Döbele" w:date="2022-01-11T21:03:00Z">
        <w:r>
          <w:rPr>
            <w:rFonts w:asciiTheme="majorBidi" w:hAnsiTheme="majorBidi" w:cstheme="majorBidi"/>
            <w:color w:val="000000"/>
            <w:sz w:val="21"/>
            <w:szCs w:val="21"/>
          </w:rPr>
          <w:t>Ich selbst zeichne mich vor allem durch hohe Belastbarkeit, einen groß</w:t>
        </w:r>
      </w:ins>
      <w:ins w:id="14" w:author="David Döbele" w:date="2022-01-11T21:04:00Z">
        <w:r>
          <w:rPr>
            <w:rFonts w:asciiTheme="majorBidi" w:hAnsiTheme="majorBidi" w:cstheme="majorBidi"/>
            <w:color w:val="000000"/>
            <w:sz w:val="21"/>
            <w:szCs w:val="21"/>
          </w:rPr>
          <w:t xml:space="preserve">en Lernhunger und viel Freude am Entdecken neuer Themen aus. Bis zu meinem vierzehnten Lebensjahr habe ich in Afghanistan </w:t>
        </w:r>
      </w:ins>
      <w:ins w:id="15" w:author="David Döbele" w:date="2022-01-11T21:05:00Z">
        <w:r>
          <w:rPr>
            <w:rFonts w:asciiTheme="majorBidi" w:hAnsiTheme="majorBidi" w:cstheme="majorBidi"/>
            <w:color w:val="000000"/>
            <w:sz w:val="21"/>
            <w:szCs w:val="21"/>
          </w:rPr>
          <w:t xml:space="preserve">gelebt und bin – ohne ein Wort Deutsch zu können – 2014 mit meinen Eltern nach Deutschland gezogen. Hier konnte ich mich schnell einleben, die deutsche Sprache lernen und bereits zwei Jahre später die Realschule mit einem Schnitt von 1,1 abschließen. </w:t>
        </w:r>
      </w:ins>
      <w:r w:rsidR="00E71AB3" w:rsidRPr="00FB6387">
        <w:rPr>
          <w:rFonts w:asciiTheme="majorBidi" w:hAnsiTheme="majorBidi" w:cstheme="majorBidi"/>
          <w:color w:val="000000"/>
          <w:sz w:val="21"/>
          <w:szCs w:val="21"/>
        </w:rPr>
        <w:t xml:space="preserve">Da ich bereits in der Schulzeit ein finanzwirtschaftliches Interesse sowie eine Begeisterung für das analytische Denken entwickelte, </w:t>
      </w:r>
      <w:r w:rsidR="00A61B30">
        <w:rPr>
          <w:rFonts w:asciiTheme="majorBidi" w:hAnsiTheme="majorBidi" w:cstheme="majorBidi"/>
          <w:color w:val="000000"/>
          <w:sz w:val="21"/>
          <w:szCs w:val="21"/>
        </w:rPr>
        <w:t>s</w:t>
      </w:r>
      <w:r w:rsidR="00E71AB3" w:rsidRPr="00FB6387">
        <w:rPr>
          <w:rFonts w:asciiTheme="majorBidi" w:hAnsiTheme="majorBidi" w:cstheme="majorBidi"/>
          <w:color w:val="000000"/>
          <w:sz w:val="21"/>
          <w:szCs w:val="21"/>
        </w:rPr>
        <w:t xml:space="preserve">tudierte ich </w:t>
      </w:r>
      <w:ins w:id="16" w:author="David Döbele" w:date="2022-01-11T21:05:00Z">
        <w:r>
          <w:rPr>
            <w:rFonts w:asciiTheme="majorBidi" w:hAnsiTheme="majorBidi" w:cstheme="majorBidi"/>
            <w:color w:val="000000"/>
            <w:sz w:val="21"/>
            <w:szCs w:val="21"/>
          </w:rPr>
          <w:t>n</w:t>
        </w:r>
      </w:ins>
      <w:ins w:id="17" w:author="David Döbele" w:date="2022-01-11T21:06:00Z">
        <w:r>
          <w:rPr>
            <w:rFonts w:asciiTheme="majorBidi" w:hAnsiTheme="majorBidi" w:cstheme="majorBidi"/>
            <w:color w:val="000000"/>
            <w:sz w:val="21"/>
            <w:szCs w:val="21"/>
          </w:rPr>
          <w:t xml:space="preserve">ach meinem Abitur erst </w:t>
        </w:r>
      </w:ins>
      <w:r w:rsidR="00E71AB3" w:rsidRPr="00FB6387">
        <w:rPr>
          <w:rFonts w:asciiTheme="majorBidi" w:hAnsiTheme="majorBidi" w:cstheme="majorBidi"/>
          <w:color w:val="000000"/>
          <w:sz w:val="21"/>
          <w:szCs w:val="21"/>
        </w:rPr>
        <w:t>drei Semester Informatik an</w:t>
      </w:r>
      <w:r w:rsidR="00714178">
        <w:rPr>
          <w:rFonts w:asciiTheme="majorBidi" w:hAnsiTheme="majorBidi" w:cstheme="majorBidi"/>
          <w:color w:val="000000"/>
          <w:sz w:val="21"/>
          <w:szCs w:val="21"/>
        </w:rPr>
        <w:t xml:space="preserve"> der</w:t>
      </w:r>
      <w:r w:rsidR="00E71AB3" w:rsidRPr="00FB6387">
        <w:rPr>
          <w:rFonts w:asciiTheme="majorBidi" w:hAnsiTheme="majorBidi" w:cstheme="majorBidi"/>
          <w:color w:val="000000"/>
          <w:sz w:val="21"/>
          <w:szCs w:val="21"/>
        </w:rPr>
        <w:t xml:space="preserve"> </w:t>
      </w:r>
      <w:r w:rsidR="00714178">
        <w:rPr>
          <w:rFonts w:asciiTheme="majorBidi" w:hAnsiTheme="majorBidi" w:cstheme="majorBidi"/>
          <w:color w:val="000000"/>
          <w:sz w:val="21"/>
          <w:szCs w:val="21"/>
        </w:rPr>
        <w:t>T</w:t>
      </w:r>
      <w:r w:rsidR="00E71AB3" w:rsidRPr="00FB6387">
        <w:rPr>
          <w:rFonts w:asciiTheme="majorBidi" w:hAnsiTheme="majorBidi" w:cstheme="majorBidi"/>
          <w:color w:val="000000"/>
          <w:sz w:val="21"/>
          <w:szCs w:val="21"/>
        </w:rPr>
        <w:t>echnische</w:t>
      </w:r>
      <w:r w:rsidR="00714178">
        <w:rPr>
          <w:rFonts w:asciiTheme="majorBidi" w:hAnsiTheme="majorBidi" w:cstheme="majorBidi"/>
          <w:color w:val="000000"/>
          <w:sz w:val="21"/>
          <w:szCs w:val="21"/>
        </w:rPr>
        <w:t>n</w:t>
      </w:r>
      <w:r w:rsidR="00E71AB3" w:rsidRPr="00FB6387">
        <w:rPr>
          <w:rFonts w:asciiTheme="majorBidi" w:hAnsiTheme="majorBidi" w:cstheme="majorBidi"/>
          <w:color w:val="000000"/>
          <w:sz w:val="21"/>
          <w:szCs w:val="21"/>
        </w:rPr>
        <w:t xml:space="preserve"> Universität</w:t>
      </w:r>
      <w:r w:rsidR="00714178">
        <w:rPr>
          <w:rFonts w:asciiTheme="majorBidi" w:hAnsiTheme="majorBidi" w:cstheme="majorBidi"/>
          <w:color w:val="000000"/>
          <w:sz w:val="21"/>
          <w:szCs w:val="21"/>
        </w:rPr>
        <w:t xml:space="preserve"> in</w:t>
      </w:r>
      <w:r w:rsidR="00E71AB3" w:rsidRPr="00FB6387">
        <w:rPr>
          <w:rFonts w:asciiTheme="majorBidi" w:hAnsiTheme="majorBidi" w:cstheme="majorBidi"/>
          <w:color w:val="000000"/>
          <w:sz w:val="21"/>
          <w:szCs w:val="21"/>
        </w:rPr>
        <w:t xml:space="preserve"> Darmstadt. Das Studium stillte meine Wissbegier im technischen Bereich und verstärkte mein analytisches und konzeptionelles Denkvermögen, jedoch erfüllte</w:t>
      </w:r>
      <w:r w:rsidR="00A61B30">
        <w:rPr>
          <w:rFonts w:asciiTheme="majorBidi" w:hAnsiTheme="majorBidi" w:cstheme="majorBidi"/>
          <w:color w:val="000000"/>
          <w:sz w:val="21"/>
          <w:szCs w:val="21"/>
        </w:rPr>
        <w:t xml:space="preserve"> es</w:t>
      </w:r>
      <w:r w:rsidR="00E71AB3" w:rsidRPr="00FB6387">
        <w:rPr>
          <w:rFonts w:asciiTheme="majorBidi" w:hAnsiTheme="majorBidi" w:cstheme="majorBidi"/>
          <w:color w:val="000000"/>
          <w:sz w:val="21"/>
          <w:szCs w:val="21"/>
        </w:rPr>
        <w:t xml:space="preserve"> </w:t>
      </w:r>
      <w:r w:rsidR="00A61B30">
        <w:rPr>
          <w:rFonts w:asciiTheme="majorBidi" w:hAnsiTheme="majorBidi" w:cstheme="majorBidi"/>
          <w:color w:val="000000"/>
          <w:sz w:val="21"/>
          <w:szCs w:val="21"/>
        </w:rPr>
        <w:t xml:space="preserve">nicht </w:t>
      </w:r>
      <w:r w:rsidR="00E71AB3" w:rsidRPr="00FB6387">
        <w:rPr>
          <w:rFonts w:asciiTheme="majorBidi" w:hAnsiTheme="majorBidi" w:cstheme="majorBidi"/>
          <w:color w:val="000000"/>
          <w:sz w:val="21"/>
          <w:szCs w:val="21"/>
        </w:rPr>
        <w:t>mein</w:t>
      </w:r>
      <w:r w:rsidR="00A61B30">
        <w:rPr>
          <w:rFonts w:asciiTheme="majorBidi" w:hAnsiTheme="majorBidi" w:cstheme="majorBidi"/>
          <w:color w:val="000000"/>
          <w:sz w:val="21"/>
          <w:szCs w:val="21"/>
        </w:rPr>
        <w:t xml:space="preserve"> Interesse an</w:t>
      </w:r>
      <w:r w:rsidR="00E71AB3" w:rsidRPr="00FB6387">
        <w:rPr>
          <w:rFonts w:asciiTheme="majorBidi" w:hAnsiTheme="majorBidi" w:cstheme="majorBidi"/>
          <w:color w:val="000000"/>
          <w:sz w:val="21"/>
          <w:szCs w:val="21"/>
        </w:rPr>
        <w:t xml:space="preserve"> finanzwirtschaftliche</w:t>
      </w:r>
      <w:r w:rsidR="00A61B30">
        <w:rPr>
          <w:rFonts w:asciiTheme="majorBidi" w:hAnsiTheme="majorBidi" w:cstheme="majorBidi"/>
          <w:color w:val="000000"/>
          <w:sz w:val="21"/>
          <w:szCs w:val="21"/>
        </w:rPr>
        <w:t>n Themen. Vor diesem Hintergrund</w:t>
      </w:r>
      <w:r w:rsidR="00E71AB3" w:rsidRPr="00FB6387">
        <w:rPr>
          <w:rFonts w:asciiTheme="majorBidi" w:hAnsiTheme="majorBidi" w:cstheme="majorBidi"/>
          <w:color w:val="000000"/>
          <w:sz w:val="21"/>
          <w:szCs w:val="21"/>
        </w:rPr>
        <w:t xml:space="preserve"> </w:t>
      </w:r>
      <w:r w:rsidR="00A61B30">
        <w:rPr>
          <w:rFonts w:asciiTheme="majorBidi" w:hAnsiTheme="majorBidi" w:cstheme="majorBidi"/>
          <w:color w:val="000000"/>
          <w:sz w:val="21"/>
          <w:szCs w:val="21"/>
        </w:rPr>
        <w:t>entschied ich mich für das Studium der</w:t>
      </w:r>
      <w:r w:rsidR="00E71AB3" w:rsidRPr="00FB6387">
        <w:rPr>
          <w:rFonts w:asciiTheme="majorBidi" w:hAnsiTheme="majorBidi" w:cstheme="majorBidi"/>
          <w:color w:val="000000"/>
          <w:sz w:val="21"/>
          <w:szCs w:val="21"/>
        </w:rPr>
        <w:t xml:space="preserve"> Wirtschaftswissenschaften mit dem Schwerpunkt Finanzen an der Goethe Universität in Frankfurt </w:t>
      </w:r>
      <w:r w:rsidR="00A61B30">
        <w:rPr>
          <w:rFonts w:asciiTheme="majorBidi" w:hAnsiTheme="majorBidi" w:cstheme="majorBidi"/>
          <w:color w:val="000000"/>
          <w:sz w:val="21"/>
          <w:szCs w:val="21"/>
        </w:rPr>
        <w:t>am Main.</w:t>
      </w:r>
      <w:r w:rsidR="00E71AB3" w:rsidRPr="00FB6387">
        <w:rPr>
          <w:rFonts w:asciiTheme="majorBidi" w:hAnsiTheme="majorBidi" w:cstheme="majorBidi"/>
          <w:color w:val="000000"/>
          <w:sz w:val="21"/>
          <w:szCs w:val="21"/>
        </w:rPr>
        <w:t xml:space="preserve"> Trotz meiner ehrenamtlichen Engagements im ersten Semester als Nachhilfelehrerin und i</w:t>
      </w:r>
      <w:r w:rsidR="00744125">
        <w:rPr>
          <w:rFonts w:asciiTheme="majorBidi" w:hAnsiTheme="majorBidi" w:cstheme="majorBidi"/>
          <w:color w:val="000000"/>
          <w:sz w:val="21"/>
          <w:szCs w:val="21"/>
        </w:rPr>
        <w:t>m</w:t>
      </w:r>
      <w:r w:rsidR="00E71AB3" w:rsidRPr="00FB6387">
        <w:rPr>
          <w:rFonts w:asciiTheme="majorBidi" w:hAnsiTheme="majorBidi" w:cstheme="majorBidi"/>
          <w:color w:val="000000"/>
          <w:sz w:val="21"/>
          <w:szCs w:val="21"/>
        </w:rPr>
        <w:t xml:space="preserve"> Founder Club Frankfurt gelang es mir</w:t>
      </w:r>
      <w:ins w:id="18" w:author="David Döbele" w:date="2022-01-11T21:06:00Z">
        <w:r>
          <w:rPr>
            <w:rFonts w:asciiTheme="majorBidi" w:hAnsiTheme="majorBidi" w:cstheme="majorBidi"/>
            <w:color w:val="000000"/>
            <w:sz w:val="21"/>
            <w:szCs w:val="21"/>
          </w:rPr>
          <w:t>,</w:t>
        </w:r>
      </w:ins>
      <w:r w:rsidR="00E71AB3" w:rsidRPr="00FB6387">
        <w:rPr>
          <w:rFonts w:asciiTheme="majorBidi" w:hAnsiTheme="majorBidi" w:cstheme="majorBidi"/>
          <w:color w:val="000000"/>
          <w:sz w:val="21"/>
          <w:szCs w:val="21"/>
        </w:rPr>
        <w:t xml:space="preserve"> sehr gute Noten zu schreiben</w:t>
      </w:r>
      <w:ins w:id="19" w:author="David Döbele" w:date="2022-01-11T21:06:00Z">
        <w:r>
          <w:rPr>
            <w:rFonts w:asciiTheme="majorBidi" w:hAnsiTheme="majorBidi" w:cstheme="majorBidi"/>
            <w:color w:val="000000"/>
            <w:sz w:val="21"/>
            <w:szCs w:val="21"/>
          </w:rPr>
          <w:t xml:space="preserve">. Hier </w:t>
        </w:r>
      </w:ins>
      <w:del w:id="20" w:author="David Döbele" w:date="2022-01-11T21:06:00Z">
        <w:r w:rsidR="00744125" w:rsidDel="001434E5">
          <w:rPr>
            <w:rFonts w:asciiTheme="majorBidi" w:hAnsiTheme="majorBidi" w:cstheme="majorBidi"/>
            <w:color w:val="000000"/>
            <w:sz w:val="21"/>
            <w:szCs w:val="21"/>
          </w:rPr>
          <w:delText xml:space="preserve"> und </w:delText>
        </w:r>
      </w:del>
      <w:r w:rsidR="00744125">
        <w:rPr>
          <w:rFonts w:asciiTheme="majorBidi" w:hAnsiTheme="majorBidi" w:cstheme="majorBidi"/>
          <w:color w:val="000000"/>
          <w:sz w:val="21"/>
          <w:szCs w:val="21"/>
        </w:rPr>
        <w:t xml:space="preserve">konnte </w:t>
      </w:r>
      <w:del w:id="21" w:author="David Döbele" w:date="2022-01-11T21:06:00Z">
        <w:r w:rsidR="00744125" w:rsidDel="001434E5">
          <w:rPr>
            <w:rFonts w:asciiTheme="majorBidi" w:hAnsiTheme="majorBidi" w:cstheme="majorBidi"/>
            <w:color w:val="000000"/>
            <w:sz w:val="21"/>
            <w:szCs w:val="21"/>
          </w:rPr>
          <w:delText xml:space="preserve">somit </w:delText>
        </w:r>
      </w:del>
      <w:ins w:id="22" w:author="David Döbele" w:date="2022-01-11T21:06:00Z">
        <w:r>
          <w:rPr>
            <w:rFonts w:asciiTheme="majorBidi" w:hAnsiTheme="majorBidi" w:cstheme="majorBidi"/>
            <w:color w:val="000000"/>
            <w:sz w:val="21"/>
            <w:szCs w:val="21"/>
          </w:rPr>
          <w:t>ich</w:t>
        </w:r>
        <w:r>
          <w:rPr>
            <w:rFonts w:asciiTheme="majorBidi" w:hAnsiTheme="majorBidi" w:cstheme="majorBidi"/>
            <w:color w:val="000000"/>
            <w:sz w:val="21"/>
            <w:szCs w:val="21"/>
          </w:rPr>
          <w:t xml:space="preserve"> </w:t>
        </w:r>
      </w:ins>
      <w:r w:rsidR="00744125">
        <w:rPr>
          <w:rFonts w:asciiTheme="majorBidi" w:hAnsiTheme="majorBidi" w:cstheme="majorBidi"/>
          <w:color w:val="000000"/>
          <w:sz w:val="21"/>
          <w:szCs w:val="21"/>
        </w:rPr>
        <w:t>unter Beweis stellen,</w:t>
      </w:r>
      <w:r w:rsidR="00E71AB3" w:rsidRPr="00FB6387">
        <w:rPr>
          <w:rFonts w:asciiTheme="majorBidi" w:hAnsiTheme="majorBidi" w:cstheme="majorBidi"/>
          <w:color w:val="000000"/>
          <w:sz w:val="21"/>
          <w:szCs w:val="21"/>
        </w:rPr>
        <w:t xml:space="preserve"> dass ich auch in stressigen Situationen effizient, eigenständig und zielorientiert arbeite. Durch das Engagement als Nachhilfelehrerin </w:t>
      </w:r>
      <w:del w:id="23" w:author="David Döbele" w:date="2022-01-11T21:06:00Z">
        <w:r w:rsidR="00E71AB3" w:rsidRPr="00FB6387" w:rsidDel="001434E5">
          <w:rPr>
            <w:rFonts w:asciiTheme="majorBidi" w:hAnsiTheme="majorBidi" w:cstheme="majorBidi"/>
            <w:color w:val="000000"/>
            <w:sz w:val="21"/>
            <w:szCs w:val="21"/>
          </w:rPr>
          <w:delText xml:space="preserve">hatte </w:delText>
        </w:r>
      </w:del>
      <w:ins w:id="24" w:author="David Döbele" w:date="2022-01-11T21:06:00Z">
        <w:r>
          <w:rPr>
            <w:rFonts w:asciiTheme="majorBidi" w:hAnsiTheme="majorBidi" w:cstheme="majorBidi"/>
            <w:color w:val="000000"/>
            <w:sz w:val="21"/>
            <w:szCs w:val="21"/>
          </w:rPr>
          <w:t>habe</w:t>
        </w:r>
        <w:r w:rsidRPr="00FB6387">
          <w:rPr>
            <w:rFonts w:asciiTheme="majorBidi" w:hAnsiTheme="majorBidi" w:cstheme="majorBidi"/>
            <w:color w:val="000000"/>
            <w:sz w:val="21"/>
            <w:szCs w:val="21"/>
          </w:rPr>
          <w:t xml:space="preserve"> </w:t>
        </w:r>
      </w:ins>
      <w:r w:rsidR="00E71AB3" w:rsidRPr="00FB6387">
        <w:rPr>
          <w:rFonts w:asciiTheme="majorBidi" w:hAnsiTheme="majorBidi" w:cstheme="majorBidi"/>
          <w:color w:val="000000"/>
          <w:sz w:val="21"/>
          <w:szCs w:val="21"/>
        </w:rPr>
        <w:t>ic</w:t>
      </w:r>
      <w:r w:rsidR="006D274E">
        <w:rPr>
          <w:rFonts w:asciiTheme="majorBidi" w:hAnsiTheme="majorBidi" w:cstheme="majorBidi"/>
          <w:color w:val="000000"/>
          <w:sz w:val="21"/>
          <w:szCs w:val="21"/>
        </w:rPr>
        <w:t>h</w:t>
      </w:r>
      <w:r w:rsidR="00E71AB3" w:rsidRPr="00FB6387">
        <w:rPr>
          <w:rFonts w:asciiTheme="majorBidi" w:hAnsiTheme="majorBidi" w:cstheme="majorBidi"/>
          <w:color w:val="000000"/>
          <w:sz w:val="21"/>
          <w:szCs w:val="21"/>
        </w:rPr>
        <w:t xml:space="preserve"> die Möglichkeit in einem Team zu arbeiten</w:t>
      </w:r>
      <w:ins w:id="25" w:author="David Döbele" w:date="2022-01-11T21:06:00Z">
        <w:r>
          <w:rPr>
            <w:rFonts w:asciiTheme="majorBidi" w:hAnsiTheme="majorBidi" w:cstheme="majorBidi"/>
            <w:color w:val="000000"/>
            <w:sz w:val="21"/>
            <w:szCs w:val="21"/>
          </w:rPr>
          <w:t xml:space="preserve"> und </w:t>
        </w:r>
      </w:ins>
      <w:del w:id="26" w:author="David Döbele" w:date="2022-01-11T21:06:00Z">
        <w:r w:rsidR="00E71AB3" w:rsidRPr="00FB6387" w:rsidDel="001434E5">
          <w:rPr>
            <w:rFonts w:asciiTheme="majorBidi" w:hAnsiTheme="majorBidi" w:cstheme="majorBidi"/>
            <w:color w:val="000000"/>
            <w:sz w:val="21"/>
            <w:szCs w:val="21"/>
          </w:rPr>
          <w:delText xml:space="preserve">, </w:delText>
        </w:r>
      </w:del>
      <w:r w:rsidR="00E71AB3" w:rsidRPr="00FB6387">
        <w:rPr>
          <w:rFonts w:asciiTheme="majorBidi" w:hAnsiTheme="majorBidi" w:cstheme="majorBidi"/>
          <w:color w:val="000000"/>
          <w:sz w:val="21"/>
          <w:szCs w:val="21"/>
        </w:rPr>
        <w:t xml:space="preserve">Lernpläne zu entwickeln. </w:t>
      </w:r>
      <w:r w:rsidR="00E71AB3" w:rsidRPr="00FB6387">
        <w:rPr>
          <w:rFonts w:asciiTheme="majorBidi" w:hAnsiTheme="majorBidi" w:cstheme="majorBidi"/>
          <w:sz w:val="21"/>
          <w:szCs w:val="21"/>
        </w:rPr>
        <w:t xml:space="preserve">Hierbei </w:t>
      </w:r>
      <w:del w:id="27" w:author="David Döbele" w:date="2022-01-11T21:06:00Z">
        <w:r w:rsidR="00E71AB3" w:rsidRPr="00FB6387" w:rsidDel="001434E5">
          <w:rPr>
            <w:rFonts w:asciiTheme="majorBidi" w:hAnsiTheme="majorBidi" w:cstheme="majorBidi"/>
            <w:sz w:val="21"/>
            <w:szCs w:val="21"/>
          </w:rPr>
          <w:delText>gef</w:delText>
        </w:r>
        <w:r w:rsidR="006D274E" w:rsidDel="001434E5">
          <w:rPr>
            <w:rFonts w:asciiTheme="majorBidi" w:hAnsiTheme="majorBidi" w:cstheme="majorBidi"/>
            <w:sz w:val="21"/>
            <w:szCs w:val="21"/>
          </w:rPr>
          <w:delText>iel</w:delText>
        </w:r>
        <w:r w:rsidR="00E71AB3" w:rsidRPr="00FB6387" w:rsidDel="001434E5">
          <w:rPr>
            <w:rFonts w:asciiTheme="majorBidi" w:hAnsiTheme="majorBidi" w:cstheme="majorBidi"/>
            <w:sz w:val="21"/>
            <w:szCs w:val="21"/>
          </w:rPr>
          <w:delText xml:space="preserve"> </w:delText>
        </w:r>
      </w:del>
      <w:ins w:id="28" w:author="David Döbele" w:date="2022-01-11T21:06:00Z">
        <w:r>
          <w:rPr>
            <w:rFonts w:asciiTheme="majorBidi" w:hAnsiTheme="majorBidi" w:cstheme="majorBidi"/>
            <w:sz w:val="21"/>
            <w:szCs w:val="21"/>
          </w:rPr>
          <w:t>gefäll</w:t>
        </w:r>
      </w:ins>
      <w:ins w:id="29" w:author="David Döbele" w:date="2022-01-11T21:07:00Z">
        <w:r>
          <w:rPr>
            <w:rFonts w:asciiTheme="majorBidi" w:hAnsiTheme="majorBidi" w:cstheme="majorBidi"/>
            <w:sz w:val="21"/>
            <w:szCs w:val="21"/>
          </w:rPr>
          <w:t>t</w:t>
        </w:r>
      </w:ins>
      <w:ins w:id="30" w:author="David Döbele" w:date="2022-01-11T21:06:00Z">
        <w:r w:rsidRPr="00FB6387">
          <w:rPr>
            <w:rFonts w:asciiTheme="majorBidi" w:hAnsiTheme="majorBidi" w:cstheme="majorBidi"/>
            <w:sz w:val="21"/>
            <w:szCs w:val="21"/>
          </w:rPr>
          <w:t xml:space="preserve"> </w:t>
        </w:r>
      </w:ins>
      <w:r w:rsidR="00E71AB3" w:rsidRPr="00FB6387">
        <w:rPr>
          <w:rFonts w:asciiTheme="majorBidi" w:hAnsiTheme="majorBidi" w:cstheme="majorBidi"/>
          <w:sz w:val="21"/>
          <w:szCs w:val="21"/>
        </w:rPr>
        <w:t>mir das</w:t>
      </w:r>
      <w:r w:rsidR="006D274E">
        <w:rPr>
          <w:rFonts w:asciiTheme="majorBidi" w:hAnsiTheme="majorBidi" w:cstheme="majorBidi"/>
          <w:sz w:val="21"/>
          <w:szCs w:val="21"/>
        </w:rPr>
        <w:t xml:space="preserve"> </w:t>
      </w:r>
      <w:r w:rsidR="00E71AB3" w:rsidRPr="00FB6387">
        <w:rPr>
          <w:rFonts w:asciiTheme="majorBidi" w:hAnsiTheme="majorBidi" w:cstheme="majorBidi"/>
          <w:sz w:val="21"/>
          <w:szCs w:val="21"/>
        </w:rPr>
        <w:t>Arbeiten im Team</w:t>
      </w:r>
      <w:r w:rsidR="006D274E">
        <w:rPr>
          <w:rFonts w:asciiTheme="majorBidi" w:hAnsiTheme="majorBidi" w:cstheme="majorBidi"/>
          <w:sz w:val="21"/>
          <w:szCs w:val="21"/>
        </w:rPr>
        <w:t xml:space="preserve"> und </w:t>
      </w:r>
      <w:ins w:id="31" w:author="David Döbele" w:date="2022-01-11T21:07:00Z">
        <w:r>
          <w:rPr>
            <w:rFonts w:asciiTheme="majorBidi" w:hAnsiTheme="majorBidi" w:cstheme="majorBidi"/>
            <w:sz w:val="21"/>
            <w:szCs w:val="21"/>
          </w:rPr>
          <w:t xml:space="preserve">ich </w:t>
        </w:r>
      </w:ins>
      <w:r w:rsidR="006D274E">
        <w:rPr>
          <w:rFonts w:asciiTheme="majorBidi" w:hAnsiTheme="majorBidi" w:cstheme="majorBidi"/>
          <w:sz w:val="21"/>
          <w:szCs w:val="21"/>
        </w:rPr>
        <w:t>konnte durch meine kommunikativen Fähigkeiten die Ergebnisse der Teamarbeit fördern.</w:t>
      </w:r>
      <w:r w:rsidR="00E71AB3" w:rsidRPr="00FB6387">
        <w:rPr>
          <w:rFonts w:asciiTheme="majorBidi" w:hAnsiTheme="majorBidi" w:cstheme="majorBidi"/>
          <w:color w:val="000000"/>
          <w:sz w:val="21"/>
          <w:szCs w:val="21"/>
        </w:rPr>
        <w:t xml:space="preserve"> </w:t>
      </w:r>
      <w:del w:id="32" w:author="David Döbele" w:date="2022-01-11T21:07:00Z">
        <w:r w:rsidR="006D274E" w:rsidDel="001434E5">
          <w:rPr>
            <w:rFonts w:asciiTheme="majorBidi" w:hAnsiTheme="majorBidi" w:cstheme="majorBidi"/>
            <w:color w:val="000000"/>
            <w:sz w:val="21"/>
            <w:szCs w:val="21"/>
          </w:rPr>
          <w:delText>Durch den Erwerb des MINT-E</w:delText>
        </w:r>
        <w:r w:rsidR="00305520" w:rsidDel="001434E5">
          <w:rPr>
            <w:rFonts w:asciiTheme="majorBidi" w:hAnsiTheme="majorBidi" w:cstheme="majorBidi"/>
            <w:color w:val="000000"/>
            <w:sz w:val="21"/>
            <w:szCs w:val="21"/>
          </w:rPr>
          <w:delText>C</w:delText>
        </w:r>
        <w:r w:rsidR="006D274E" w:rsidDel="001434E5">
          <w:rPr>
            <w:rFonts w:asciiTheme="majorBidi" w:hAnsiTheme="majorBidi" w:cstheme="majorBidi"/>
            <w:color w:val="000000"/>
            <w:sz w:val="21"/>
            <w:szCs w:val="21"/>
          </w:rPr>
          <w:delText xml:space="preserve"> Zertifikat, wie auch die Teilnahme an zahlreichen Projekten und Seminaren habe ich meine </w:delText>
        </w:r>
        <w:r w:rsidR="00714178" w:rsidDel="001434E5">
          <w:rPr>
            <w:rFonts w:asciiTheme="majorBidi" w:hAnsiTheme="majorBidi" w:cstheme="majorBidi"/>
            <w:color w:val="000000"/>
            <w:sz w:val="21"/>
            <w:szCs w:val="21"/>
          </w:rPr>
          <w:delText>Ausdauer, meine Teamfähigkeit, meine Wissbegier und mein analytisches Denken unter Beweis stellen können.</w:delText>
        </w:r>
        <w:r w:rsidR="00E71AB3" w:rsidRPr="00FB6387" w:rsidDel="001434E5">
          <w:rPr>
            <w:rFonts w:asciiTheme="majorBidi" w:hAnsiTheme="majorBidi" w:cstheme="majorBidi"/>
            <w:color w:val="000000"/>
            <w:sz w:val="21"/>
            <w:szCs w:val="21"/>
          </w:rPr>
          <w:delText xml:space="preserve"> </w:delText>
        </w:r>
      </w:del>
      <w:ins w:id="33" w:author="David Döbele" w:date="2022-01-11T21:07:00Z">
        <w:r>
          <w:rPr>
            <w:rFonts w:asciiTheme="majorBidi" w:hAnsiTheme="majorBidi" w:cstheme="majorBidi"/>
            <w:color w:val="000000"/>
            <w:sz w:val="21"/>
            <w:szCs w:val="21"/>
          </w:rPr>
          <w:t xml:space="preserve">Nachdem ich ab Februar als Werkstudentin bei Accenture arbeiten werde, möchte ich mich </w:t>
        </w:r>
      </w:ins>
      <w:ins w:id="34" w:author="David Döbele" w:date="2022-01-11T21:08:00Z">
        <w:r>
          <w:rPr>
            <w:rFonts w:asciiTheme="majorBidi" w:hAnsiTheme="majorBidi" w:cstheme="majorBidi"/>
            <w:color w:val="000000"/>
            <w:sz w:val="21"/>
            <w:szCs w:val="21"/>
          </w:rPr>
          <w:t>als nächstes ein Praktikum im Consulting absolvieren.</w:t>
        </w:r>
      </w:ins>
      <w:del w:id="35" w:author="David Döbele" w:date="2022-01-11T21:08:00Z">
        <w:r w:rsidR="00E71AB3" w:rsidRPr="00FB6387" w:rsidDel="001434E5">
          <w:rPr>
            <w:rFonts w:asciiTheme="majorBidi" w:hAnsiTheme="majorBidi" w:cstheme="majorBidi"/>
            <w:color w:val="000000"/>
            <w:sz w:val="21"/>
            <w:szCs w:val="21"/>
          </w:rPr>
          <w:delText>Diese Fähigkeiten möchte ich äußerst gerne bei Ihnen im Praktikum mit einbringen.</w:delText>
        </w:r>
      </w:del>
    </w:p>
    <w:p w14:paraId="2C090CDF" w14:textId="723F9A8E" w:rsidR="00E65B09" w:rsidRPr="00FB6387" w:rsidRDefault="00E65B09" w:rsidP="001434E5">
      <w:pPr>
        <w:autoSpaceDE w:val="0"/>
        <w:autoSpaceDN w:val="0"/>
        <w:adjustRightInd w:val="0"/>
        <w:spacing w:line="256" w:lineRule="auto"/>
        <w:jc w:val="both"/>
        <w:rPr>
          <w:rFonts w:asciiTheme="majorBidi" w:hAnsiTheme="majorBidi" w:cstheme="majorBidi"/>
          <w:sz w:val="21"/>
          <w:szCs w:val="21"/>
        </w:rPr>
        <w:pPrChange w:id="36" w:author="David Döbele" w:date="2022-01-11T21:02:00Z">
          <w:pPr>
            <w:spacing w:after="0"/>
            <w:jc w:val="both"/>
          </w:pPr>
        </w:pPrChange>
      </w:pPr>
    </w:p>
    <w:p w14:paraId="7865D3A7"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7575B3C9"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3F7F2B9E"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0CB92125"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35394CA1"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723D7B33" w14:textId="77777777"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3BAC5501" w14:textId="38146FFC" w:rsidR="00E65B09" w:rsidRPr="00FB6387" w:rsidRDefault="00E65B09"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Dritter Absatz</w:t>
      </w:r>
    </w:p>
    <w:p w14:paraId="0318DDE2" w14:textId="4D3DEBD1" w:rsidR="00D75367" w:rsidDel="001434E5" w:rsidRDefault="00D75367" w:rsidP="001434E5">
      <w:pPr>
        <w:spacing w:after="0"/>
        <w:jc w:val="both"/>
        <w:rPr>
          <w:del w:id="37" w:author="David Döbele" w:date="2022-01-11T21:02:00Z"/>
          <w:rFonts w:asciiTheme="majorBidi" w:hAnsiTheme="majorBidi" w:cstheme="majorBidi"/>
          <w:color w:val="000000"/>
          <w:sz w:val="21"/>
          <w:szCs w:val="21"/>
        </w:rPr>
      </w:pPr>
      <w:r w:rsidRPr="00FB6387">
        <w:rPr>
          <w:rFonts w:asciiTheme="majorBidi" w:hAnsiTheme="majorBidi" w:cstheme="majorBidi"/>
          <w:sz w:val="21"/>
          <w:szCs w:val="21"/>
        </w:rPr>
        <w:t>Dritter Absatz</w:t>
      </w:r>
    </w:p>
    <w:p w14:paraId="5B8C970D" w14:textId="03DEE199" w:rsidR="001434E5" w:rsidRDefault="001434E5" w:rsidP="00E65B09">
      <w:pPr>
        <w:spacing w:after="0"/>
        <w:jc w:val="both"/>
        <w:rPr>
          <w:ins w:id="38" w:author="David Döbele" w:date="2022-01-11T21:02:00Z"/>
          <w:rFonts w:asciiTheme="majorBidi" w:hAnsiTheme="majorBidi" w:cstheme="majorBidi"/>
          <w:color w:val="000000"/>
          <w:sz w:val="21"/>
          <w:szCs w:val="21"/>
        </w:rPr>
      </w:pPr>
    </w:p>
    <w:p w14:paraId="18815452" w14:textId="77777777" w:rsidR="001434E5" w:rsidRPr="00FB6387" w:rsidRDefault="001434E5" w:rsidP="00E65B09">
      <w:pPr>
        <w:spacing w:after="0"/>
        <w:jc w:val="both"/>
        <w:rPr>
          <w:ins w:id="39" w:author="David Döbele" w:date="2022-01-11T21:02:00Z"/>
          <w:rFonts w:asciiTheme="majorBidi" w:hAnsiTheme="majorBidi" w:cstheme="majorBidi"/>
          <w:sz w:val="21"/>
          <w:szCs w:val="21"/>
        </w:rPr>
      </w:pPr>
    </w:p>
    <w:p w14:paraId="0D1927BC" w14:textId="366D7854" w:rsidR="00E65B09" w:rsidRPr="00FB6387" w:rsidDel="001434E5" w:rsidRDefault="00E65B09" w:rsidP="00E65B09">
      <w:pPr>
        <w:spacing w:after="0"/>
        <w:jc w:val="both"/>
        <w:rPr>
          <w:del w:id="40" w:author="David Döbele" w:date="2022-01-11T21:02:00Z"/>
          <w:rFonts w:asciiTheme="majorBidi" w:hAnsiTheme="majorBidi" w:cstheme="majorBidi"/>
          <w:sz w:val="21"/>
          <w:szCs w:val="21"/>
        </w:rPr>
      </w:pPr>
    </w:p>
    <w:p w14:paraId="7EEA1B68" w14:textId="6B01BEBA" w:rsidR="00E71AB3" w:rsidRPr="00FB6387" w:rsidRDefault="00E71AB3" w:rsidP="001434E5">
      <w:pPr>
        <w:spacing w:after="0"/>
        <w:jc w:val="both"/>
        <w:rPr>
          <w:rFonts w:asciiTheme="majorBidi" w:hAnsiTheme="majorBidi" w:cstheme="majorBidi"/>
          <w:color w:val="000000"/>
          <w:sz w:val="21"/>
          <w:szCs w:val="21"/>
        </w:rPr>
        <w:pPrChange w:id="41" w:author="David Döbele" w:date="2022-01-11T21:02:00Z">
          <w:pPr>
            <w:autoSpaceDE w:val="0"/>
            <w:autoSpaceDN w:val="0"/>
            <w:adjustRightInd w:val="0"/>
            <w:spacing w:line="256" w:lineRule="auto"/>
            <w:jc w:val="both"/>
          </w:pPr>
        </w:pPrChange>
      </w:pPr>
      <w:r w:rsidRPr="00FB6387">
        <w:rPr>
          <w:rFonts w:asciiTheme="majorBidi" w:hAnsiTheme="majorBidi" w:cstheme="majorBidi"/>
          <w:color w:val="000000"/>
          <w:sz w:val="21"/>
          <w:szCs w:val="21"/>
        </w:rPr>
        <w:t>Von dem Praktikum i</w:t>
      </w:r>
      <w:r w:rsidR="00714178">
        <w:rPr>
          <w:rFonts w:asciiTheme="majorBidi" w:hAnsiTheme="majorBidi" w:cstheme="majorBidi"/>
          <w:color w:val="000000"/>
          <w:sz w:val="21"/>
          <w:szCs w:val="21"/>
        </w:rPr>
        <w:t xml:space="preserve">n </w:t>
      </w:r>
      <w:r w:rsidRPr="00FB6387">
        <w:rPr>
          <w:rFonts w:asciiTheme="majorBidi" w:hAnsiTheme="majorBidi" w:cstheme="majorBidi"/>
          <w:color w:val="000000"/>
          <w:sz w:val="21"/>
          <w:szCs w:val="21"/>
        </w:rPr>
        <w:t>der Beratung erhoffe ich mir eine steile Lernkurve und die Möglichkeit</w:t>
      </w:r>
      <w:r w:rsidR="00714178">
        <w:rPr>
          <w:rFonts w:asciiTheme="majorBidi" w:hAnsiTheme="majorBidi" w:cstheme="majorBidi"/>
          <w:color w:val="000000"/>
          <w:sz w:val="21"/>
          <w:szCs w:val="21"/>
        </w:rPr>
        <w:t xml:space="preserve">, </w:t>
      </w:r>
      <w:r w:rsidRPr="00FB6387">
        <w:rPr>
          <w:rFonts w:asciiTheme="majorBidi" w:hAnsiTheme="majorBidi" w:cstheme="majorBidi"/>
          <w:color w:val="000000"/>
          <w:sz w:val="21"/>
          <w:szCs w:val="21"/>
        </w:rPr>
        <w:t>meine gelernte Theorie in die Praxis anzuwenden, um Ihnen einen Mehrwert bieten zu können. Ich bin mir sicher, dass meine Kommunikation</w:t>
      </w:r>
      <w:r w:rsidR="00714178">
        <w:rPr>
          <w:rFonts w:asciiTheme="majorBidi" w:hAnsiTheme="majorBidi" w:cstheme="majorBidi"/>
          <w:color w:val="000000"/>
          <w:sz w:val="21"/>
          <w:szCs w:val="21"/>
        </w:rPr>
        <w:t>s</w:t>
      </w:r>
      <w:r w:rsidRPr="00FB6387">
        <w:rPr>
          <w:rFonts w:asciiTheme="majorBidi" w:hAnsiTheme="majorBidi" w:cstheme="majorBidi"/>
          <w:color w:val="000000"/>
          <w:sz w:val="21"/>
          <w:szCs w:val="21"/>
        </w:rPr>
        <w:t>-</w:t>
      </w:r>
      <w:r w:rsidR="00714178">
        <w:rPr>
          <w:rFonts w:asciiTheme="majorBidi" w:hAnsiTheme="majorBidi" w:cstheme="majorBidi"/>
          <w:color w:val="000000"/>
          <w:sz w:val="21"/>
          <w:szCs w:val="21"/>
        </w:rPr>
        <w:t xml:space="preserve"> und</w:t>
      </w:r>
      <w:r w:rsidRPr="00FB6387">
        <w:rPr>
          <w:rFonts w:asciiTheme="majorBidi" w:hAnsiTheme="majorBidi" w:cstheme="majorBidi"/>
          <w:color w:val="000000"/>
          <w:sz w:val="21"/>
          <w:szCs w:val="21"/>
        </w:rPr>
        <w:t xml:space="preserve"> Teamfähigkeit</w:t>
      </w:r>
      <w:r w:rsidR="00714178">
        <w:rPr>
          <w:rFonts w:asciiTheme="majorBidi" w:hAnsiTheme="majorBidi" w:cstheme="majorBidi"/>
          <w:color w:val="000000"/>
          <w:sz w:val="21"/>
          <w:szCs w:val="21"/>
        </w:rPr>
        <w:t xml:space="preserve"> sowie </w:t>
      </w:r>
      <w:r w:rsidRPr="00FB6387">
        <w:rPr>
          <w:rFonts w:asciiTheme="majorBidi" w:hAnsiTheme="majorBidi" w:cstheme="majorBidi"/>
          <w:color w:val="000000"/>
          <w:sz w:val="21"/>
          <w:szCs w:val="21"/>
        </w:rPr>
        <w:t>mein analytisches Denken</w:t>
      </w:r>
      <w:r w:rsidR="00714178">
        <w:rPr>
          <w:rFonts w:asciiTheme="majorBidi" w:hAnsiTheme="majorBidi" w:cstheme="majorBidi"/>
          <w:color w:val="000000"/>
          <w:sz w:val="21"/>
          <w:szCs w:val="21"/>
        </w:rPr>
        <w:t xml:space="preserve"> und </w:t>
      </w:r>
      <w:r w:rsidRPr="00FB6387">
        <w:rPr>
          <w:rFonts w:asciiTheme="majorBidi" w:hAnsiTheme="majorBidi" w:cstheme="majorBidi"/>
          <w:color w:val="000000"/>
          <w:sz w:val="21"/>
          <w:szCs w:val="21"/>
        </w:rPr>
        <w:t xml:space="preserve">zielorientiertes Arbeiten </w:t>
      </w:r>
      <w:r w:rsidR="00780ABF">
        <w:rPr>
          <w:rFonts w:asciiTheme="majorBidi" w:hAnsiTheme="majorBidi" w:cstheme="majorBidi"/>
          <w:color w:val="000000"/>
          <w:sz w:val="21"/>
          <w:szCs w:val="21"/>
        </w:rPr>
        <w:t>eine Bereicherung für Sie darstellen werden</w:t>
      </w:r>
      <w:del w:id="42" w:author="David Döbele" w:date="2022-01-11T21:08:00Z">
        <w:r w:rsidR="00780ABF" w:rsidDel="001434E5">
          <w:rPr>
            <w:rFonts w:asciiTheme="majorBidi" w:hAnsiTheme="majorBidi" w:cstheme="majorBidi"/>
            <w:color w:val="000000"/>
            <w:sz w:val="21"/>
            <w:szCs w:val="21"/>
          </w:rPr>
          <w:delText>.</w:delText>
        </w:r>
      </w:del>
      <w:r w:rsidR="00780ABF">
        <w:rPr>
          <w:rFonts w:asciiTheme="majorBidi" w:hAnsiTheme="majorBidi" w:cstheme="majorBidi"/>
          <w:color w:val="000000"/>
          <w:sz w:val="21"/>
          <w:szCs w:val="21"/>
        </w:rPr>
        <w:t xml:space="preserve"> und</w:t>
      </w:r>
      <w:r w:rsidRPr="00FB6387">
        <w:rPr>
          <w:rFonts w:asciiTheme="majorBidi" w:hAnsiTheme="majorBidi" w:cstheme="majorBidi"/>
          <w:color w:val="000000"/>
          <w:sz w:val="21"/>
          <w:szCs w:val="21"/>
        </w:rPr>
        <w:t xml:space="preserve"> würde mich sehr darüber freuen, Sie auch in einem persönlichen Gespräch von mir und meinen Kompetenzen überzeugen zu dürfen.</w:t>
      </w:r>
      <w:ins w:id="43" w:author="David Döbele" w:date="2022-01-11T21:08:00Z">
        <w:r w:rsidR="001434E5">
          <w:rPr>
            <w:rFonts w:asciiTheme="majorBidi" w:hAnsiTheme="majorBidi" w:cstheme="majorBidi"/>
            <w:color w:val="000000"/>
            <w:sz w:val="21"/>
            <w:szCs w:val="21"/>
          </w:rPr>
          <w:br/>
        </w:r>
      </w:ins>
    </w:p>
    <w:p w14:paraId="4459D038" w14:textId="3DF5C02F" w:rsidR="00E65B09" w:rsidRDefault="0099776A" w:rsidP="00E65B09">
      <w:pPr>
        <w:spacing w:after="0"/>
        <w:jc w:val="both"/>
        <w:rPr>
          <w:rFonts w:asciiTheme="majorBidi" w:hAnsiTheme="majorBidi" w:cstheme="majorBidi"/>
          <w:sz w:val="21"/>
          <w:szCs w:val="21"/>
        </w:rPr>
      </w:pPr>
      <w:r w:rsidRPr="00FB6387">
        <w:rPr>
          <w:rFonts w:asciiTheme="majorBidi" w:hAnsiTheme="majorBidi" w:cstheme="majorBidi"/>
          <w:sz w:val="21"/>
          <w:szCs w:val="21"/>
        </w:rPr>
        <w:t>Mit freundlichen Grüßen</w:t>
      </w:r>
    </w:p>
    <w:p w14:paraId="17DAA0B8" w14:textId="39547DEC" w:rsidR="00780ABF" w:rsidDel="001434E5" w:rsidRDefault="00780ABF" w:rsidP="00E65B09">
      <w:pPr>
        <w:spacing w:after="0"/>
        <w:jc w:val="both"/>
        <w:rPr>
          <w:del w:id="44" w:author="David Döbele" w:date="2022-01-11T21:08:00Z"/>
          <w:rFonts w:asciiTheme="majorBidi" w:hAnsiTheme="majorBidi" w:cstheme="majorBidi"/>
          <w:sz w:val="21"/>
          <w:szCs w:val="21"/>
        </w:rPr>
      </w:pPr>
    </w:p>
    <w:p w14:paraId="796FA0B8" w14:textId="4A75B8D1" w:rsidR="00780ABF" w:rsidDel="001434E5" w:rsidRDefault="00780ABF" w:rsidP="00E65B09">
      <w:pPr>
        <w:spacing w:after="0"/>
        <w:jc w:val="both"/>
        <w:rPr>
          <w:del w:id="45" w:author="David Döbele" w:date="2022-01-11T21:08:00Z"/>
          <w:rFonts w:asciiTheme="majorBidi" w:hAnsiTheme="majorBidi" w:cstheme="majorBidi"/>
          <w:sz w:val="21"/>
          <w:szCs w:val="21"/>
        </w:rPr>
      </w:pPr>
    </w:p>
    <w:p w14:paraId="213FFB13" w14:textId="77777777" w:rsidR="00780ABF" w:rsidRPr="00FB6387" w:rsidRDefault="00780ABF" w:rsidP="00E65B09">
      <w:pPr>
        <w:spacing w:after="0"/>
        <w:jc w:val="both"/>
        <w:rPr>
          <w:rFonts w:asciiTheme="majorBidi" w:hAnsiTheme="majorBidi" w:cstheme="majorBidi"/>
          <w:sz w:val="21"/>
          <w:szCs w:val="21"/>
        </w:rPr>
      </w:pPr>
    </w:p>
    <w:p w14:paraId="3BDB02BA" w14:textId="13AF3E90" w:rsidR="00BB3512" w:rsidRPr="00FB6387" w:rsidRDefault="0099776A" w:rsidP="00E65B09">
      <w:pPr>
        <w:spacing w:after="0"/>
        <w:jc w:val="both"/>
        <w:rPr>
          <w:rFonts w:asciiTheme="majorBidi" w:hAnsiTheme="majorBidi" w:cstheme="majorBidi"/>
          <w:sz w:val="21"/>
          <w:szCs w:val="21"/>
        </w:rPr>
      </w:pPr>
      <w:proofErr w:type="spellStart"/>
      <w:r w:rsidRPr="00FB6387">
        <w:rPr>
          <w:rFonts w:asciiTheme="majorBidi" w:hAnsiTheme="majorBidi" w:cstheme="majorBidi"/>
          <w:sz w:val="21"/>
          <w:szCs w:val="21"/>
          <w:lang w:val="en-US"/>
        </w:rPr>
        <w:t>Unterschrift</w:t>
      </w:r>
      <w:proofErr w:type="spellEnd"/>
    </w:p>
    <w:sectPr w:rsidR="00BB3512" w:rsidRPr="00FB6387" w:rsidSect="00305520">
      <w:pgSz w:w="11906" w:h="16838"/>
      <w:pgMar w:top="851"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34E5"/>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05520"/>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D274E"/>
    <w:rsid w:val="006F58EC"/>
    <w:rsid w:val="00706233"/>
    <w:rsid w:val="00714178"/>
    <w:rsid w:val="007251EA"/>
    <w:rsid w:val="007340D7"/>
    <w:rsid w:val="007355CB"/>
    <w:rsid w:val="00744125"/>
    <w:rsid w:val="007472BD"/>
    <w:rsid w:val="00755A3D"/>
    <w:rsid w:val="007675B1"/>
    <w:rsid w:val="00780ABF"/>
    <w:rsid w:val="00782408"/>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61B3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47F8"/>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1AB3"/>
    <w:rsid w:val="00E8069F"/>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B638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6D274E"/>
    <w:rPr>
      <w:sz w:val="16"/>
      <w:szCs w:val="16"/>
    </w:rPr>
  </w:style>
  <w:style w:type="paragraph" w:styleId="Kommentartext">
    <w:name w:val="annotation text"/>
    <w:basedOn w:val="Standard"/>
    <w:link w:val="KommentartextZchn"/>
    <w:uiPriority w:val="99"/>
    <w:semiHidden/>
    <w:unhideWhenUsed/>
    <w:rsid w:val="006D274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D274E"/>
    <w:rPr>
      <w:sz w:val="20"/>
      <w:szCs w:val="20"/>
    </w:rPr>
  </w:style>
  <w:style w:type="paragraph" w:styleId="Kommentarthema">
    <w:name w:val="annotation subject"/>
    <w:basedOn w:val="Kommentartext"/>
    <w:next w:val="Kommentartext"/>
    <w:link w:val="KommentarthemaZchn"/>
    <w:uiPriority w:val="99"/>
    <w:semiHidden/>
    <w:unhideWhenUsed/>
    <w:rsid w:val="006D274E"/>
    <w:rPr>
      <w:b/>
      <w:bCs/>
    </w:rPr>
  </w:style>
  <w:style w:type="character" w:customStyle="1" w:styleId="KommentarthemaZchn">
    <w:name w:val="Kommentarthema Zchn"/>
    <w:basedOn w:val="KommentartextZchn"/>
    <w:link w:val="Kommentarthema"/>
    <w:uiPriority w:val="99"/>
    <w:semiHidden/>
    <w:rsid w:val="006D274E"/>
    <w:rPr>
      <w:b/>
      <w:bCs/>
      <w:sz w:val="20"/>
      <w:szCs w:val="20"/>
    </w:rPr>
  </w:style>
  <w:style w:type="paragraph" w:styleId="berarbeitung">
    <w:name w:val="Revision"/>
    <w:hidden/>
    <w:uiPriority w:val="99"/>
    <w:semiHidden/>
    <w:rsid w:val="003055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541</Words>
  <Characters>3414</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2022-01-11T16:42:00Z</dcterms:created>
  <dcterms:modified xsi:type="dcterms:W3CDTF">2022-01-11T20:09:00Z</dcterms:modified>
</cp:coreProperties>
</file>