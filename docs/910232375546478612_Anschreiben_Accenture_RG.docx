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B733427" w:rsidR="006D2592" w:rsidRPr="00D30CEA" w:rsidRDefault="003E35CB" w:rsidP="006A7895">
      <w:pPr>
        <w:spacing w:after="0" w:line="240" w:lineRule="auto"/>
        <w:jc w:val="right"/>
        <w:rPr>
          <w:rFonts w:ascii="Georgia" w:hAnsi="Georgia" w:cs="Times New Roman"/>
          <w:sz w:val="21"/>
          <w:szCs w:val="21"/>
        </w:rPr>
      </w:pPr>
      <w:r>
        <w:rPr>
          <w:rFonts w:ascii="Georgia" w:hAnsi="Georgia" w:cs="Times New Roman"/>
          <w:sz w:val="21"/>
          <w:szCs w:val="21"/>
        </w:rPr>
        <w:t>Robin</w:t>
      </w:r>
      <w:r w:rsidR="003D5D1E" w:rsidRPr="00D30CEA">
        <w:rPr>
          <w:rFonts w:ascii="Georgia" w:hAnsi="Georgia" w:cs="Times New Roman"/>
          <w:sz w:val="21"/>
          <w:szCs w:val="21"/>
        </w:rPr>
        <w:t xml:space="preserve"> </w:t>
      </w:r>
      <w:r>
        <w:rPr>
          <w:rFonts w:ascii="Georgia" w:hAnsi="Georgia" w:cs="Times New Roman"/>
          <w:sz w:val="21"/>
          <w:szCs w:val="21"/>
        </w:rPr>
        <w:t>Groten</w:t>
      </w:r>
    </w:p>
    <w:p w14:paraId="2458A2A0" w14:textId="4320A3EE" w:rsidR="00857C6F" w:rsidRPr="00D30CEA" w:rsidRDefault="003E35CB" w:rsidP="006A7895">
      <w:pPr>
        <w:spacing w:after="0" w:line="240" w:lineRule="auto"/>
        <w:jc w:val="right"/>
        <w:rPr>
          <w:rFonts w:ascii="Georgia" w:hAnsi="Georgia" w:cs="Times New Roman"/>
          <w:sz w:val="21"/>
          <w:szCs w:val="21"/>
        </w:rPr>
      </w:pPr>
      <w:r>
        <w:rPr>
          <w:rFonts w:ascii="Georgia" w:hAnsi="Georgia" w:cs="Times New Roman"/>
          <w:sz w:val="21"/>
          <w:szCs w:val="21"/>
        </w:rPr>
        <w:t>Dorstener Str. 144</w:t>
      </w:r>
    </w:p>
    <w:p w14:paraId="451AEE20" w14:textId="30766CF2" w:rsidR="00857C6F" w:rsidRDefault="003E35CB" w:rsidP="006A7895">
      <w:pPr>
        <w:spacing w:after="0" w:line="240" w:lineRule="auto"/>
        <w:jc w:val="right"/>
        <w:rPr>
          <w:rFonts w:ascii="Georgia" w:hAnsi="Georgia" w:cs="Times New Roman"/>
          <w:sz w:val="21"/>
          <w:szCs w:val="21"/>
        </w:rPr>
      </w:pPr>
      <w:r>
        <w:rPr>
          <w:rFonts w:ascii="Georgia" w:hAnsi="Georgia" w:cs="Times New Roman"/>
          <w:sz w:val="21"/>
          <w:szCs w:val="21"/>
        </w:rPr>
        <w:t>44625 Herne</w:t>
      </w:r>
    </w:p>
    <w:p w14:paraId="12BA391A" w14:textId="70E56BAE" w:rsidR="006A7895" w:rsidRPr="00057055" w:rsidRDefault="003E35CB" w:rsidP="006A7895">
      <w:pPr>
        <w:spacing w:after="0" w:line="240" w:lineRule="auto"/>
        <w:jc w:val="right"/>
        <w:rPr>
          <w:rFonts w:ascii="Georgia" w:hAnsi="Georgia" w:cs="Times New Roman"/>
          <w:sz w:val="21"/>
          <w:szCs w:val="21"/>
        </w:rPr>
      </w:pPr>
      <w:r w:rsidRPr="00057055">
        <w:rPr>
          <w:rFonts w:ascii="Georgia" w:hAnsi="Georgia" w:cs="Georgia"/>
          <w:color w:val="000000"/>
          <w:sz w:val="21"/>
          <w:szCs w:val="21"/>
        </w:rPr>
        <w:t>robin.groten@gmx.de</w:t>
      </w:r>
    </w:p>
    <w:p w14:paraId="170FE07D" w14:textId="0887EFAD" w:rsidR="00F270C0" w:rsidRPr="003E35CB" w:rsidRDefault="006D2592" w:rsidP="00D75367">
      <w:pPr>
        <w:spacing w:after="0"/>
        <w:jc w:val="right"/>
        <w:rPr>
          <w:rFonts w:ascii="Georgia" w:hAnsi="Georgia" w:cs="Georgia"/>
          <w:color w:val="000000"/>
          <w:sz w:val="21"/>
          <w:szCs w:val="21"/>
        </w:rPr>
      </w:pPr>
      <w:r w:rsidRPr="003E35CB">
        <w:rPr>
          <w:rFonts w:ascii="Georgia" w:hAnsi="Georgia" w:cs="Georgia"/>
          <w:color w:val="000000"/>
          <w:sz w:val="21"/>
          <w:szCs w:val="21"/>
        </w:rPr>
        <w:t>+</w:t>
      </w:r>
      <w:r w:rsidR="00857C6F" w:rsidRPr="003E35CB">
        <w:rPr>
          <w:rFonts w:ascii="Georgia" w:hAnsi="Georgia" w:cs="Georgia"/>
          <w:color w:val="000000"/>
          <w:sz w:val="21"/>
          <w:szCs w:val="21"/>
        </w:rPr>
        <w:t>49 17</w:t>
      </w:r>
      <w:r w:rsidR="003E35CB" w:rsidRPr="003E35CB">
        <w:rPr>
          <w:rFonts w:ascii="Georgia" w:hAnsi="Georgia" w:cs="Georgia"/>
          <w:color w:val="000000"/>
          <w:sz w:val="21"/>
          <w:szCs w:val="21"/>
        </w:rPr>
        <w:t>6</w:t>
      </w:r>
      <w:r w:rsidR="00857C6F" w:rsidRPr="003E35CB">
        <w:rPr>
          <w:rFonts w:ascii="Georgia" w:hAnsi="Georgia" w:cs="Georgia"/>
          <w:color w:val="000000"/>
          <w:sz w:val="21"/>
          <w:szCs w:val="21"/>
        </w:rPr>
        <w:t xml:space="preserve"> </w:t>
      </w:r>
      <w:r w:rsidR="003E35CB" w:rsidRPr="003E35CB">
        <w:rPr>
          <w:rFonts w:ascii="Georgia" w:hAnsi="Georgia" w:cs="Georgia"/>
          <w:color w:val="000000"/>
          <w:sz w:val="21"/>
          <w:szCs w:val="21"/>
        </w:rPr>
        <w:t>3425</w:t>
      </w:r>
      <w:r w:rsidR="003D5D1E" w:rsidRPr="003E35CB">
        <w:rPr>
          <w:rFonts w:ascii="Georgia" w:hAnsi="Georgia" w:cs="Georgia"/>
          <w:color w:val="000000"/>
          <w:sz w:val="21"/>
          <w:szCs w:val="21"/>
        </w:rPr>
        <w:t xml:space="preserve"> </w:t>
      </w:r>
      <w:r w:rsidR="003E35CB" w:rsidRPr="003E35CB">
        <w:rPr>
          <w:rFonts w:ascii="Georgia" w:hAnsi="Georgia" w:cs="Georgia"/>
          <w:color w:val="000000"/>
          <w:sz w:val="21"/>
          <w:szCs w:val="21"/>
        </w:rPr>
        <w:t>3162</w:t>
      </w:r>
    </w:p>
    <w:p w14:paraId="41D69FD6" w14:textId="77777777" w:rsidR="003E35CB" w:rsidRDefault="003E35CB" w:rsidP="003E35CB">
      <w:pPr>
        <w:spacing w:after="0"/>
        <w:rPr>
          <w:rFonts w:ascii="Georgia" w:hAnsi="Georgia" w:cs="Georgia"/>
          <w:color w:val="000000"/>
          <w:sz w:val="21"/>
          <w:szCs w:val="21"/>
        </w:rPr>
      </w:pPr>
      <w:r w:rsidRPr="00562C2C">
        <w:rPr>
          <w:rFonts w:ascii="Georgia" w:hAnsi="Georgia" w:cs="Georgia"/>
          <w:color w:val="000000"/>
          <w:sz w:val="21"/>
          <w:szCs w:val="21"/>
        </w:rPr>
        <w:t>Accenture Dienstleistungen GmbH</w:t>
      </w:r>
    </w:p>
    <w:p w14:paraId="61BE9CE5" w14:textId="77777777" w:rsidR="003E35CB" w:rsidRPr="00D30CEA" w:rsidRDefault="003E35CB" w:rsidP="003E35CB">
      <w:pPr>
        <w:spacing w:after="0"/>
        <w:rPr>
          <w:rFonts w:ascii="Georgia" w:hAnsi="Georgia"/>
          <w:sz w:val="21"/>
          <w:szCs w:val="21"/>
        </w:rPr>
      </w:pPr>
      <w:r>
        <w:rPr>
          <w:rFonts w:ascii="Georgia" w:hAnsi="Georgia"/>
          <w:sz w:val="21"/>
          <w:szCs w:val="21"/>
        </w:rPr>
        <w:t>Campus Kronberg 1</w:t>
      </w:r>
      <w:r w:rsidRPr="00D30CEA">
        <w:rPr>
          <w:rFonts w:ascii="Georgia" w:hAnsi="Georgia"/>
          <w:sz w:val="21"/>
          <w:szCs w:val="21"/>
        </w:rPr>
        <w:br/>
      </w:r>
      <w:r w:rsidRPr="00562C2C">
        <w:rPr>
          <w:rFonts w:ascii="Georgia" w:hAnsi="Georgia"/>
          <w:sz w:val="21"/>
          <w:szCs w:val="21"/>
        </w:rPr>
        <w:t>61476 Kronberg im Taunus</w:t>
      </w:r>
    </w:p>
    <w:p w14:paraId="670DB82B" w14:textId="2EB7AFEE" w:rsidR="00D75367" w:rsidRPr="003E35CB" w:rsidRDefault="003E35CB" w:rsidP="00057055">
      <w:pPr>
        <w:spacing w:after="0"/>
        <w:jc w:val="right"/>
        <w:rPr>
          <w:rFonts w:ascii="Georgia" w:hAnsi="Georgia" w:cs="Times New Roman"/>
          <w:sz w:val="21"/>
          <w:szCs w:val="21"/>
        </w:rPr>
      </w:pPr>
      <w:r>
        <w:rPr>
          <w:rFonts w:ascii="Georgia" w:hAnsi="Georgia" w:cs="Times New Roman"/>
          <w:sz w:val="21"/>
          <w:szCs w:val="21"/>
        </w:rPr>
        <w:t>Herne</w:t>
      </w:r>
      <w:r w:rsidR="002D594E" w:rsidRPr="003E35CB">
        <w:rPr>
          <w:rFonts w:ascii="Georgia" w:hAnsi="Georgia" w:cs="Times New Roman"/>
          <w:sz w:val="21"/>
          <w:szCs w:val="21"/>
        </w:rPr>
        <w:t xml:space="preserve">, </w:t>
      </w:r>
      <w:r>
        <w:rPr>
          <w:rFonts w:ascii="Georgia" w:hAnsi="Georgia" w:cs="Times New Roman"/>
          <w:sz w:val="21"/>
          <w:szCs w:val="21"/>
        </w:rPr>
        <w:t>16.11.2021</w:t>
      </w:r>
    </w:p>
    <w:p w14:paraId="0098600D" w14:textId="245FA63B"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3E35CB">
        <w:rPr>
          <w:rFonts w:ascii="Georgia" w:hAnsi="Georgia" w:cs="Times New Roman"/>
          <w:b/>
          <w:sz w:val="21"/>
          <w:szCs w:val="21"/>
        </w:rPr>
        <w:t xml:space="preserve"> Strategy Consulting </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FC48BD" w:rsidRDefault="00E65B09" w:rsidP="00375D2D">
      <w:pPr>
        <w:spacing w:after="0"/>
        <w:jc w:val="both"/>
        <w:rPr>
          <w:rFonts w:ascii="Georgia" w:hAnsi="Georgia" w:cs="Times New Roman"/>
          <w:sz w:val="12"/>
          <w:szCs w:val="12"/>
        </w:rPr>
      </w:pPr>
    </w:p>
    <w:p w14:paraId="7C92E2F7" w14:textId="6C2F7E31" w:rsidR="00D75367" w:rsidRDefault="003E35CB" w:rsidP="00E65B09">
      <w:pPr>
        <w:spacing w:after="0"/>
        <w:jc w:val="both"/>
        <w:rPr>
          <w:rFonts w:ascii="Georgia" w:hAnsi="Georgia" w:cs="Times New Roman"/>
          <w:sz w:val="21"/>
          <w:szCs w:val="21"/>
        </w:rPr>
      </w:pPr>
      <w:r>
        <w:rPr>
          <w:rFonts w:ascii="Georgia" w:hAnsi="Georgia" w:cs="Times New Roman"/>
          <w:sz w:val="21"/>
          <w:szCs w:val="21"/>
        </w:rPr>
        <w:t xml:space="preserve">bereits im zweiten Semester meines Maschinenbaustudiums geriet ich im Rahmen einer Präsentation „berufliche Einstiegsmöglichkeiten in nicht ingenieur-typischen Berufsfeldern“ mit der Strategieberatung in Kontakt. Durch das </w:t>
      </w:r>
      <w:r w:rsidR="0063111B">
        <w:rPr>
          <w:rFonts w:ascii="Georgia" w:hAnsi="Georgia" w:cs="Times New Roman"/>
          <w:sz w:val="21"/>
          <w:szCs w:val="21"/>
        </w:rPr>
        <w:t xml:space="preserve">zufällige </w:t>
      </w:r>
      <w:r>
        <w:rPr>
          <w:rFonts w:ascii="Georgia" w:hAnsi="Georgia" w:cs="Times New Roman"/>
          <w:sz w:val="21"/>
          <w:szCs w:val="21"/>
        </w:rPr>
        <w:t xml:space="preserve">Ziehen des Themas „Ingenieure im Consulting“ habe ich mich intensiv mit dem Berufsfeld befasst und bin somit auf hochinteressante und abwechslungsreiche Tätigkeiten gestoßen. Besonders fasziniert mich der Impact, den man als Berater in seinem Job hat um einerseits die großen Herausforderungen dieser Zeit wie die globale Digitalisierung und die Klimaneutralität anzugehen, und andererseits das Wirtschaftswachstum mit neuen daraus resultierenden Geschäftsfeldern voranzutreiben. Um eines Tages durch meine Arbeit solch einen positiven Einfluss zu haben, möchte ich Sie gerne als Praktikant im Bereich </w:t>
      </w:r>
      <w:proofErr w:type="spellStart"/>
      <w:r>
        <w:rPr>
          <w:rFonts w:ascii="Georgia" w:hAnsi="Georgia" w:cs="Times New Roman"/>
          <w:sz w:val="21"/>
          <w:szCs w:val="21"/>
        </w:rPr>
        <w:t>Strategy</w:t>
      </w:r>
      <w:proofErr w:type="spellEnd"/>
      <w:r>
        <w:rPr>
          <w:rFonts w:ascii="Georgia" w:hAnsi="Georgia" w:cs="Times New Roman"/>
          <w:sz w:val="21"/>
          <w:szCs w:val="21"/>
        </w:rPr>
        <w:t xml:space="preserve"> Consulting </w:t>
      </w:r>
      <w:ins w:id="0" w:author="David Döbele" w:date="2021-11-16T19:15:00Z">
        <w:r w:rsidR="006369DD">
          <w:rPr>
            <w:rFonts w:ascii="Georgia" w:hAnsi="Georgia" w:cs="Times New Roman"/>
            <w:sz w:val="21"/>
            <w:szCs w:val="21"/>
          </w:rPr>
          <w:t xml:space="preserve">nach der Abgabe meiner Bachelor-Arbeit </w:t>
        </w:r>
      </w:ins>
      <w:r>
        <w:rPr>
          <w:rFonts w:ascii="Georgia" w:hAnsi="Georgia" w:cs="Times New Roman"/>
          <w:sz w:val="21"/>
          <w:szCs w:val="21"/>
        </w:rPr>
        <w:t>ab dem 01.04.202</w:t>
      </w:r>
      <w:r w:rsidR="0063111B">
        <w:rPr>
          <w:rFonts w:ascii="Georgia" w:hAnsi="Georgia" w:cs="Times New Roman"/>
          <w:sz w:val="21"/>
          <w:szCs w:val="21"/>
        </w:rPr>
        <w:t>2</w:t>
      </w:r>
      <w:r>
        <w:rPr>
          <w:rFonts w:ascii="Georgia" w:hAnsi="Georgia" w:cs="Times New Roman"/>
          <w:sz w:val="21"/>
          <w:szCs w:val="21"/>
        </w:rPr>
        <w:t xml:space="preserve"> für </w:t>
      </w:r>
      <w:r w:rsidR="000547B9">
        <w:rPr>
          <w:rFonts w:ascii="Georgia" w:hAnsi="Georgia" w:cs="Times New Roman"/>
          <w:sz w:val="21"/>
          <w:szCs w:val="21"/>
        </w:rPr>
        <w:t>12</w:t>
      </w:r>
      <w:r>
        <w:rPr>
          <w:rFonts w:ascii="Georgia" w:hAnsi="Georgia" w:cs="Times New Roman"/>
          <w:sz w:val="21"/>
          <w:szCs w:val="21"/>
        </w:rPr>
        <w:t xml:space="preserve"> Wochen in Düsseldorf unterstützen.</w:t>
      </w:r>
    </w:p>
    <w:p w14:paraId="002536E5" w14:textId="77777777" w:rsidR="00057055" w:rsidRPr="00FC48BD" w:rsidRDefault="00057055" w:rsidP="00E65B09">
      <w:pPr>
        <w:spacing w:after="0"/>
        <w:jc w:val="both"/>
        <w:rPr>
          <w:rFonts w:ascii="Georgia" w:hAnsi="Georgia" w:cs="Times New Roman"/>
          <w:sz w:val="12"/>
          <w:szCs w:val="12"/>
        </w:rPr>
      </w:pPr>
    </w:p>
    <w:p w14:paraId="62697BE6" w14:textId="633A4438" w:rsidR="003E35CB" w:rsidRDefault="003E35CB" w:rsidP="003E35CB">
      <w:pPr>
        <w:spacing w:after="0"/>
        <w:jc w:val="both"/>
        <w:rPr>
          <w:rFonts w:ascii="Georgia" w:hAnsi="Georgia" w:cs="Times New Roman"/>
          <w:sz w:val="21"/>
          <w:szCs w:val="21"/>
        </w:rPr>
      </w:pPr>
      <w:r>
        <w:rPr>
          <w:rFonts w:ascii="Georgia" w:hAnsi="Georgia" w:cs="Times New Roman"/>
          <w:sz w:val="21"/>
          <w:szCs w:val="21"/>
        </w:rPr>
        <w:t>Nach meinem Abitur begann ich mein Duales Maschinenbaustudium bei der Siemens AG im Energiesektor. Bereits zu Beginn des Studiums habe ich mich für eine Karriere außerhalb des typischen Maschinenbaubereiches interessiert</w:t>
      </w:r>
      <w:r w:rsidR="00CA39C0">
        <w:rPr>
          <w:rFonts w:ascii="Georgia" w:hAnsi="Georgia" w:cs="Times New Roman"/>
          <w:sz w:val="21"/>
          <w:szCs w:val="21"/>
        </w:rPr>
        <w:t>.</w:t>
      </w:r>
      <w:r>
        <w:rPr>
          <w:rFonts w:ascii="Georgia" w:hAnsi="Georgia" w:cs="Times New Roman"/>
          <w:sz w:val="21"/>
          <w:szCs w:val="21"/>
        </w:rPr>
        <w:t xml:space="preserve"> </w:t>
      </w:r>
      <w:r w:rsidR="00CA39C0">
        <w:rPr>
          <w:rFonts w:ascii="Georgia" w:hAnsi="Georgia" w:cs="Times New Roman"/>
          <w:sz w:val="21"/>
          <w:szCs w:val="21"/>
        </w:rPr>
        <w:t>M</w:t>
      </w:r>
      <w:r>
        <w:rPr>
          <w:rFonts w:ascii="Georgia" w:hAnsi="Georgia" w:cs="Times New Roman"/>
          <w:sz w:val="21"/>
          <w:szCs w:val="21"/>
        </w:rPr>
        <w:t>ir war jedoch auch bewusst, dass der allgemeine Maschinenbaubachelor vielseitig ist und es durchaus von Vorteil sein kann</w:t>
      </w:r>
      <w:ins w:id="1" w:author="David Döbele" w:date="2021-11-16T19:16:00Z">
        <w:r w:rsidR="006369DD">
          <w:rPr>
            <w:rFonts w:ascii="Georgia" w:hAnsi="Georgia" w:cs="Times New Roman"/>
            <w:sz w:val="21"/>
            <w:szCs w:val="21"/>
          </w:rPr>
          <w:t>,</w:t>
        </w:r>
      </w:ins>
      <w:r>
        <w:rPr>
          <w:rFonts w:ascii="Georgia" w:hAnsi="Georgia" w:cs="Times New Roman"/>
          <w:sz w:val="21"/>
          <w:szCs w:val="21"/>
        </w:rPr>
        <w:t xml:space="preserve"> als Ingenieur in der Strategieberatung zu arbeiten. Besonders hervorheben möchte ich hier die analytische und systemische Denkweise, die ich in meinem Studium in fast jedem Modul benötigte. So habe ich es zum Beispiel früh verstanden</w:t>
      </w:r>
      <w:ins w:id="2" w:author="David Döbele" w:date="2021-11-16T19:16:00Z">
        <w:r w:rsidR="006369DD">
          <w:rPr>
            <w:rFonts w:ascii="Georgia" w:hAnsi="Georgia" w:cs="Times New Roman"/>
            <w:sz w:val="21"/>
            <w:szCs w:val="21"/>
          </w:rPr>
          <w:t>,</w:t>
        </w:r>
      </w:ins>
      <w:r>
        <w:rPr>
          <w:rFonts w:ascii="Georgia" w:hAnsi="Georgia" w:cs="Times New Roman"/>
          <w:sz w:val="21"/>
          <w:szCs w:val="21"/>
        </w:rPr>
        <w:t xml:space="preserve"> bei Klausuren mit Zeitnot eigene Systeme und Schemata zu entwickeln, um diese mit Bestnoten abzuschließen. Durch meine Arbeitserfahrung in der Abteilung On-Site Machining habe ich mir ein solides Netzwerk an Ingenieuren und Kaufleuten aufgebaut, in dessen Umfeld ich einerseits gelernt habe professionell im Team aus Mitgliedern unterschiedlicher Disziplinen zu arbeiten und andererseits immer selbstsicherer wurde. Durch die Arbeit an verschiedenen Konstruktionsprozessen konnte ich aber nicht nur meine ausgeprägte analytische Denkweise nutzen, sondern auch meine Kreativität im Bereich Lösungsfindung und Produktentwicklung verbessern. In meiner Freizeit liebe ich es</w:t>
      </w:r>
      <w:ins w:id="3" w:author="David Döbele" w:date="2021-11-16T19:16:00Z">
        <w:r w:rsidR="006369DD">
          <w:rPr>
            <w:rFonts w:ascii="Georgia" w:hAnsi="Georgia" w:cs="Times New Roman"/>
            <w:sz w:val="21"/>
            <w:szCs w:val="21"/>
          </w:rPr>
          <w:t>,</w:t>
        </w:r>
      </w:ins>
      <w:r>
        <w:rPr>
          <w:rFonts w:ascii="Georgia" w:hAnsi="Georgia" w:cs="Times New Roman"/>
          <w:sz w:val="21"/>
          <w:szCs w:val="21"/>
        </w:rPr>
        <w:t xml:space="preserve"> mich an verschiedensten Sportarten auszuprobieren und Zeit in der Natur zu verbringen. Besonders den Bereich Kraftsport verfolge ich seit vielen Jahren sehr ehrgeizig und drehe immer wieder an kleinen Stellschrauben, um eine stetige Progression zu ermöglichen. Diese Zielstrebigkeit und Leidenschaft möchte ich nun ausgesprochen gerne bei Ihnen in Form eines Praktikums einbringen. </w:t>
      </w:r>
    </w:p>
    <w:p w14:paraId="2C090CDF" w14:textId="723F9A8E" w:rsidR="00E65B09" w:rsidRPr="00FC48BD" w:rsidRDefault="00E65B09" w:rsidP="00E65B09">
      <w:pPr>
        <w:spacing w:after="0"/>
        <w:jc w:val="both"/>
        <w:rPr>
          <w:rFonts w:ascii="Georgia" w:hAnsi="Georgia" w:cs="Times New Roman"/>
          <w:sz w:val="12"/>
          <w:szCs w:val="12"/>
        </w:rPr>
      </w:pPr>
    </w:p>
    <w:p w14:paraId="6DB054CE" w14:textId="47BF190E" w:rsidR="003E35CB" w:rsidRPr="00DE6391" w:rsidRDefault="003E35CB" w:rsidP="003E35CB">
      <w:pPr>
        <w:spacing w:after="0"/>
        <w:jc w:val="both"/>
        <w:rPr>
          <w:rFonts w:ascii="Georgia" w:hAnsi="Georgia" w:cs="Times New Roman"/>
          <w:sz w:val="21"/>
          <w:szCs w:val="21"/>
        </w:rPr>
      </w:pPr>
      <w:r>
        <w:rPr>
          <w:rFonts w:ascii="Georgia" w:hAnsi="Georgia" w:cs="Times New Roman"/>
          <w:sz w:val="21"/>
          <w:szCs w:val="21"/>
        </w:rPr>
        <w:t>Accenture scheint mir für dieses Praktikum ideal. Neben Ihrem Status als führende Beratung für Strategie und Technologie gefällt mir besonders die Tatsache, dass Sie sich durch Ihre Ausrichtung auf Nachhaltigkeit eines der wichtigsten Themen der heutigen Zeit fokussieren. Mithilfe der SDGs legen Sie neue Maßstäbe für weltweiten nachhaltigen und wirtschaftlichen Fortschritt fest, sowohl für Kunden und andere Stakeholder als auch für Sie selbst. Besonders spannend finde ich zudem ihre Ausrichtung auf die Digitalisierung. Durch meine Arbeit bei Siemens habe ich gelernt, welche mächtigen Tools die</w:t>
      </w:r>
      <w:r w:rsidR="00CA39C0">
        <w:rPr>
          <w:rFonts w:ascii="Georgia" w:hAnsi="Georgia" w:cs="Times New Roman"/>
          <w:sz w:val="21"/>
          <w:szCs w:val="21"/>
        </w:rPr>
        <w:t>se</w:t>
      </w:r>
      <w:r>
        <w:rPr>
          <w:rFonts w:ascii="Georgia" w:hAnsi="Georgia" w:cs="Times New Roman"/>
          <w:sz w:val="21"/>
          <w:szCs w:val="21"/>
        </w:rPr>
        <w:t xml:space="preserve"> hervorgebracht hat, jedoch auch, dass es oft Schwierigkeiten bei der Implementierung gibt. Aus diesem Grund kann ich mir sehr gut vorstellen mich beim Berufseinstieg nach dem Master auf die Technologieberatung festzulegen, wodurch Sie der perfekte Arbeitgeber für dieses Praktikum sind. </w:t>
      </w:r>
    </w:p>
    <w:p w14:paraId="0A3E2F57" w14:textId="5C7E587D" w:rsidR="00FC48BD" w:rsidRPr="00FC48BD" w:rsidRDefault="00FC48BD" w:rsidP="00FC48BD">
      <w:pPr>
        <w:tabs>
          <w:tab w:val="left" w:pos="458"/>
        </w:tabs>
        <w:spacing w:after="0" w:line="254" w:lineRule="auto"/>
        <w:jc w:val="both"/>
        <w:rPr>
          <w:rFonts w:ascii="Georgia" w:hAnsi="Georgia" w:cs="Times New Roman"/>
          <w:sz w:val="12"/>
          <w:szCs w:val="12"/>
        </w:rPr>
      </w:pPr>
    </w:p>
    <w:p w14:paraId="7546971F" w14:textId="77777777" w:rsidR="003E35CB" w:rsidRDefault="003E35CB" w:rsidP="003E35CB">
      <w:pPr>
        <w:spacing w:after="0"/>
        <w:jc w:val="both"/>
        <w:rPr>
          <w:rFonts w:ascii="Georgia" w:hAnsi="Georgia" w:cs="Times New Roman"/>
          <w:sz w:val="21"/>
          <w:szCs w:val="21"/>
        </w:rPr>
      </w:pPr>
      <w:r>
        <w:rPr>
          <w:rFonts w:ascii="Georgia" w:hAnsi="Georgia" w:cs="Times New Roman"/>
          <w:sz w:val="21"/>
          <w:szCs w:val="21"/>
        </w:rPr>
        <w:t xml:space="preserve">Von dem Praktikum im Bereich Strategy Consulting erhoffe ich mir eine steile Lernkurve, sowie die Möglichkeit meine eigenen Ideen bei Ihnen einbringen zu können. Ich bin mir sicher, dass ich durch meine analytische Denkweise, meine Kreativität und meine Zielstrebigkeit eine Bereicherung für die Firma Accenture sein werde </w:t>
      </w:r>
      <w:r w:rsidRPr="00BF4FE5">
        <w:rPr>
          <w:rFonts w:ascii="Georgia" w:hAnsi="Georgia" w:cs="Times New Roman"/>
          <w:sz w:val="21"/>
          <w:szCs w:val="21"/>
        </w:rPr>
        <w:t>und würde mich sehr darüber freuen, Sie auch in einem persönlichen Gespräch von mir überzeugen zu dürfen.</w:t>
      </w:r>
    </w:p>
    <w:p w14:paraId="11B49693" w14:textId="0A5FC92C" w:rsidR="00E65B09" w:rsidRPr="00FC48BD" w:rsidRDefault="00E65B09" w:rsidP="00E65B09">
      <w:pPr>
        <w:spacing w:after="0"/>
        <w:jc w:val="both"/>
        <w:rPr>
          <w:rFonts w:ascii="Georgia" w:hAnsi="Georgia" w:cs="Times New Roman"/>
          <w:sz w:val="12"/>
          <w:szCs w:val="12"/>
        </w:rPr>
      </w:pPr>
    </w:p>
    <w:p w14:paraId="3BDB02BA" w14:textId="12DFF21F" w:rsidR="00BB3512" w:rsidRPr="00D30CEA"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47B9"/>
    <w:rsid w:val="000555E4"/>
    <w:rsid w:val="0005670D"/>
    <w:rsid w:val="00057055"/>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E35CB"/>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B50B3"/>
    <w:rsid w:val="005C55F7"/>
    <w:rsid w:val="005D7D49"/>
    <w:rsid w:val="005E00BC"/>
    <w:rsid w:val="005E63B8"/>
    <w:rsid w:val="005F350B"/>
    <w:rsid w:val="00603752"/>
    <w:rsid w:val="0063111B"/>
    <w:rsid w:val="00632F05"/>
    <w:rsid w:val="006369DD"/>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39C0"/>
    <w:rsid w:val="00CA702E"/>
    <w:rsid w:val="00CA7350"/>
    <w:rsid w:val="00CB639D"/>
    <w:rsid w:val="00CD51E6"/>
    <w:rsid w:val="00CE433B"/>
    <w:rsid w:val="00D30CEA"/>
    <w:rsid w:val="00D71D8E"/>
    <w:rsid w:val="00D75367"/>
    <w:rsid w:val="00D9281A"/>
    <w:rsid w:val="00DA3404"/>
    <w:rsid w:val="00DA524B"/>
    <w:rsid w:val="00DB3271"/>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C48B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369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576</Words>
  <Characters>3630</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2021-11-16T17:26:00Z</dcterms:created>
  <dcterms:modified xsi:type="dcterms:W3CDTF">2021-11-16T18:18:00Z</dcterms:modified>
</cp:coreProperties>
</file>