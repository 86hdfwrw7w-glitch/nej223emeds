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13331" w14:textId="1B77EBEE" w:rsidR="00EE44B0" w:rsidRPr="00D23738" w:rsidRDefault="00C32E6D" w:rsidP="003E2CB8">
      <w:pPr>
        <w:jc w:val="right"/>
        <w:rPr>
          <w:rFonts w:ascii="Times New Roman" w:hAnsi="Times New Roman" w:cs="Times New Roman"/>
          <w:sz w:val="22"/>
          <w:szCs w:val="22"/>
        </w:rPr>
      </w:pPr>
      <w:r w:rsidRPr="00D23738">
        <w:rPr>
          <w:rFonts w:ascii="Times New Roman" w:hAnsi="Times New Roman" w:cs="Times New Roman"/>
          <w:sz w:val="22"/>
          <w:szCs w:val="22"/>
        </w:rPr>
        <w:t>Karamvir Singh Mathon</w:t>
      </w:r>
    </w:p>
    <w:p w14:paraId="0815CC5A" w14:textId="7D7350D6" w:rsidR="004A6740" w:rsidRPr="00D23738" w:rsidRDefault="003B70E0" w:rsidP="003E2CB8">
      <w:pPr>
        <w:jc w:val="right"/>
        <w:rPr>
          <w:rFonts w:ascii="Times New Roman" w:hAnsi="Times New Roman" w:cs="Times New Roman"/>
          <w:sz w:val="22"/>
          <w:szCs w:val="22"/>
        </w:rPr>
      </w:pPr>
      <w:r w:rsidRPr="00D23738">
        <w:rPr>
          <w:rFonts w:ascii="Times New Roman" w:hAnsi="Times New Roman" w:cs="Times New Roman"/>
          <w:sz w:val="22"/>
          <w:szCs w:val="22"/>
        </w:rPr>
        <w:t>Remscheider Straße 106</w:t>
      </w:r>
    </w:p>
    <w:p w14:paraId="474D3B3D" w14:textId="41F7C1F9" w:rsidR="001E6FC7" w:rsidRPr="003171C8" w:rsidRDefault="003B70E0" w:rsidP="003E2CB8">
      <w:pPr>
        <w:jc w:val="right"/>
        <w:rPr>
          <w:rFonts w:ascii="Times New Roman" w:hAnsi="Times New Roman" w:cs="Times New Roman"/>
          <w:sz w:val="22"/>
          <w:szCs w:val="22"/>
          <w:lang w:val="en-GB"/>
        </w:rPr>
      </w:pPr>
      <w:r w:rsidRPr="003171C8">
        <w:rPr>
          <w:rFonts w:ascii="Times New Roman" w:hAnsi="Times New Roman" w:cs="Times New Roman"/>
          <w:sz w:val="22"/>
          <w:szCs w:val="22"/>
          <w:lang w:val="en-GB"/>
        </w:rPr>
        <w:t xml:space="preserve">51103 </w:t>
      </w:r>
      <w:r w:rsidR="002E67ED" w:rsidRPr="003171C8">
        <w:rPr>
          <w:rFonts w:ascii="Times New Roman" w:hAnsi="Times New Roman" w:cs="Times New Roman"/>
          <w:sz w:val="22"/>
          <w:szCs w:val="22"/>
          <w:lang w:val="en-GB"/>
        </w:rPr>
        <w:t>Cologne</w:t>
      </w:r>
      <w:r w:rsidR="008B6FC8" w:rsidRPr="003171C8">
        <w:rPr>
          <w:rFonts w:ascii="Times New Roman" w:hAnsi="Times New Roman" w:cs="Times New Roman"/>
          <w:sz w:val="22"/>
          <w:szCs w:val="22"/>
          <w:lang w:val="en-GB"/>
        </w:rPr>
        <w:t>, Germany</w:t>
      </w:r>
    </w:p>
    <w:p w14:paraId="78E662E1" w14:textId="1C01E6F3" w:rsidR="001E6FC7" w:rsidRPr="003171C8" w:rsidRDefault="003B70E0" w:rsidP="003E2CB8">
      <w:pPr>
        <w:jc w:val="right"/>
        <w:rPr>
          <w:rFonts w:ascii="Times New Roman" w:hAnsi="Times New Roman" w:cs="Times New Roman"/>
          <w:sz w:val="22"/>
          <w:szCs w:val="22"/>
          <w:lang w:val="en-GB"/>
        </w:rPr>
      </w:pPr>
      <w:r w:rsidRPr="003171C8">
        <w:rPr>
          <w:rFonts w:ascii="Times New Roman" w:hAnsi="Times New Roman" w:cs="Times New Roman"/>
          <w:sz w:val="22"/>
          <w:szCs w:val="22"/>
          <w:lang w:val="en-GB"/>
        </w:rPr>
        <w:t>Karamvir.mathon</w:t>
      </w:r>
      <w:r w:rsidR="00082BFF" w:rsidRPr="003171C8">
        <w:rPr>
          <w:rFonts w:ascii="Times New Roman" w:hAnsi="Times New Roman" w:cs="Times New Roman"/>
          <w:sz w:val="22"/>
          <w:szCs w:val="22"/>
          <w:lang w:val="en-GB"/>
        </w:rPr>
        <w:t>@</w:t>
      </w:r>
      <w:r w:rsidRPr="003171C8">
        <w:rPr>
          <w:rFonts w:ascii="Times New Roman" w:hAnsi="Times New Roman" w:cs="Times New Roman"/>
          <w:sz w:val="22"/>
          <w:szCs w:val="22"/>
          <w:lang w:val="en-GB"/>
        </w:rPr>
        <w:t>outlook.</w:t>
      </w:r>
      <w:r w:rsidR="00082BFF" w:rsidRPr="003171C8">
        <w:rPr>
          <w:rFonts w:ascii="Times New Roman" w:hAnsi="Times New Roman" w:cs="Times New Roman"/>
          <w:sz w:val="22"/>
          <w:szCs w:val="22"/>
          <w:lang w:val="en-GB"/>
        </w:rPr>
        <w:t>com</w:t>
      </w:r>
    </w:p>
    <w:p w14:paraId="5F86F0C7" w14:textId="77777777" w:rsidR="00E471C2" w:rsidRDefault="00E471C2" w:rsidP="00E471C2">
      <w:pPr>
        <w:rPr>
          <w:rFonts w:ascii="Times New Roman" w:hAnsi="Times New Roman" w:cs="Times New Roman"/>
          <w:sz w:val="22"/>
          <w:szCs w:val="22"/>
          <w:lang/>
        </w:rPr>
      </w:pPr>
      <w:r w:rsidRPr="00E471C2">
        <w:rPr>
          <w:rFonts w:ascii="Times New Roman" w:hAnsi="Times New Roman" w:cs="Times New Roman"/>
          <w:sz w:val="22"/>
          <w:szCs w:val="22"/>
          <w:lang/>
        </w:rPr>
        <w:t>Pareto Securities As</w:t>
      </w:r>
    </w:p>
    <w:p w14:paraId="6F62C2E6" w14:textId="07017A8D" w:rsidR="00E471C2" w:rsidRPr="00E471C2" w:rsidRDefault="00E471C2" w:rsidP="00E471C2">
      <w:pPr>
        <w:rPr>
          <w:rFonts w:ascii="Times New Roman" w:hAnsi="Times New Roman" w:cs="Times New Roman"/>
          <w:sz w:val="22"/>
          <w:szCs w:val="22"/>
          <w:lang/>
        </w:rPr>
      </w:pPr>
      <w:r>
        <w:rPr>
          <w:rFonts w:ascii="Times New Roman" w:hAnsi="Times New Roman" w:cs="Times New Roman"/>
          <w:sz w:val="22"/>
          <w:szCs w:val="22"/>
          <w:lang/>
        </w:rPr>
        <w:t xml:space="preserve">Mr </w:t>
      </w:r>
      <w:r w:rsidRPr="00E471C2">
        <w:rPr>
          <w:rFonts w:ascii="Times New Roman" w:hAnsi="Times New Roman" w:cs="Times New Roman"/>
          <w:sz w:val="22"/>
          <w:szCs w:val="22"/>
          <w:lang/>
        </w:rPr>
        <w:t>Max Scherpenstein</w:t>
      </w:r>
    </w:p>
    <w:p w14:paraId="1A311AE7" w14:textId="77777777" w:rsidR="00E471C2" w:rsidRDefault="00E471C2" w:rsidP="00E471C2">
      <w:pPr>
        <w:rPr>
          <w:rFonts w:ascii="Times New Roman" w:hAnsi="Times New Roman" w:cs="Times New Roman"/>
          <w:sz w:val="22"/>
          <w:szCs w:val="22"/>
        </w:rPr>
      </w:pPr>
      <w:r w:rsidRPr="00E471C2">
        <w:rPr>
          <w:rFonts w:ascii="Times New Roman" w:hAnsi="Times New Roman" w:cs="Times New Roman"/>
          <w:sz w:val="22"/>
          <w:szCs w:val="22"/>
        </w:rPr>
        <w:t>Gräfstraße 97</w:t>
      </w:r>
    </w:p>
    <w:p w14:paraId="22769BE8" w14:textId="6A1DAECD" w:rsidR="00E471C2" w:rsidRPr="00E471C2" w:rsidRDefault="00E471C2" w:rsidP="00E471C2">
      <w:pPr>
        <w:rPr>
          <w:rFonts w:ascii="Times New Roman" w:hAnsi="Times New Roman" w:cs="Times New Roman"/>
          <w:sz w:val="22"/>
          <w:szCs w:val="22"/>
        </w:rPr>
      </w:pPr>
      <w:r w:rsidRPr="00E471C2">
        <w:rPr>
          <w:rFonts w:ascii="Times New Roman" w:hAnsi="Times New Roman" w:cs="Times New Roman"/>
          <w:sz w:val="22"/>
          <w:szCs w:val="22"/>
        </w:rPr>
        <w:t>60487 Frankfurt am Main</w:t>
      </w:r>
      <w:r>
        <w:rPr>
          <w:rFonts w:ascii="Times New Roman" w:hAnsi="Times New Roman" w:cs="Times New Roman"/>
          <w:sz w:val="22"/>
          <w:szCs w:val="22"/>
        </w:rPr>
        <w:t>, Germany</w:t>
      </w:r>
    </w:p>
    <w:p w14:paraId="2C3DBD8F" w14:textId="5FE0C6DC" w:rsidR="00256C1F" w:rsidRPr="00D23738" w:rsidRDefault="002E67ED" w:rsidP="003E2CB8">
      <w:pPr>
        <w:ind w:left="708" w:firstLine="708"/>
        <w:jc w:val="right"/>
        <w:rPr>
          <w:rFonts w:ascii="Times New Roman" w:hAnsi="Times New Roman" w:cs="Times New Roman"/>
          <w:sz w:val="22"/>
          <w:szCs w:val="22"/>
        </w:rPr>
      </w:pPr>
      <w:r w:rsidRPr="00E471C2">
        <w:rPr>
          <w:rFonts w:ascii="Times New Roman" w:hAnsi="Times New Roman" w:cs="Times New Roman"/>
          <w:sz w:val="22"/>
          <w:szCs w:val="22"/>
        </w:rPr>
        <w:t>Cologne</w:t>
      </w:r>
      <w:r w:rsidR="00993A60" w:rsidRPr="00E471C2">
        <w:rPr>
          <w:rFonts w:ascii="Times New Roman" w:hAnsi="Times New Roman" w:cs="Times New Roman"/>
          <w:sz w:val="22"/>
          <w:szCs w:val="22"/>
        </w:rPr>
        <w:t xml:space="preserve">, </w:t>
      </w:r>
      <w:r w:rsidR="00D23738">
        <w:rPr>
          <w:rFonts w:ascii="Times New Roman" w:hAnsi="Times New Roman" w:cs="Times New Roman"/>
          <w:sz w:val="22"/>
          <w:szCs w:val="22"/>
        </w:rPr>
        <w:fldChar w:fldCharType="begin"/>
      </w:r>
      <w:r w:rsidR="00D23738">
        <w:rPr>
          <w:rFonts w:ascii="Times New Roman" w:hAnsi="Times New Roman" w:cs="Times New Roman"/>
          <w:sz w:val="22"/>
          <w:szCs w:val="22"/>
          <w:lang w:val="en-GB"/>
        </w:rPr>
        <w:instrText xml:space="preserve"> DATE \@ "dd/MM/yyyy" </w:instrText>
      </w:r>
      <w:r w:rsidR="00D23738">
        <w:rPr>
          <w:rFonts w:ascii="Times New Roman" w:hAnsi="Times New Roman" w:cs="Times New Roman"/>
          <w:sz w:val="22"/>
          <w:szCs w:val="22"/>
        </w:rPr>
        <w:fldChar w:fldCharType="separate"/>
      </w:r>
      <w:r w:rsidR="002B3ECC">
        <w:rPr>
          <w:rFonts w:ascii="Times New Roman" w:hAnsi="Times New Roman" w:cs="Times New Roman"/>
          <w:noProof/>
          <w:sz w:val="22"/>
          <w:szCs w:val="22"/>
          <w:lang w:val="en-GB"/>
        </w:rPr>
        <w:t>27/05/2025</w:t>
      </w:r>
      <w:r w:rsidR="00D23738">
        <w:rPr>
          <w:rFonts w:ascii="Times New Roman" w:hAnsi="Times New Roman" w:cs="Times New Roman"/>
          <w:sz w:val="22"/>
          <w:szCs w:val="22"/>
        </w:rPr>
        <w:fldChar w:fldCharType="end"/>
      </w:r>
    </w:p>
    <w:p w14:paraId="61C6423A" w14:textId="77777777" w:rsidR="003E2CB8" w:rsidRPr="00E471C2" w:rsidRDefault="003E2CB8" w:rsidP="003E2CB8">
      <w:pPr>
        <w:ind w:left="708" w:firstLine="708"/>
        <w:jc w:val="right"/>
        <w:rPr>
          <w:rFonts w:ascii="Times New Roman" w:hAnsi="Times New Roman" w:cs="Times New Roman"/>
          <w:sz w:val="22"/>
          <w:szCs w:val="22"/>
        </w:rPr>
      </w:pPr>
    </w:p>
    <w:p w14:paraId="4278AFE6" w14:textId="14D686CB" w:rsidR="00955BE9" w:rsidRPr="003171C8" w:rsidRDefault="0039566F" w:rsidP="00BB13FF">
      <w:pPr>
        <w:rPr>
          <w:rFonts w:ascii="Times New Roman" w:hAnsi="Times New Roman" w:cs="Times New Roman"/>
          <w:b/>
          <w:sz w:val="22"/>
          <w:szCs w:val="22"/>
          <w:lang w:val="en-GB"/>
        </w:rPr>
      </w:pPr>
      <w:r w:rsidRPr="003171C8">
        <w:rPr>
          <w:rFonts w:ascii="Times New Roman" w:hAnsi="Times New Roman" w:cs="Times New Roman"/>
          <w:b/>
          <w:sz w:val="22"/>
          <w:szCs w:val="22"/>
          <w:lang w:val="en-GB"/>
        </w:rPr>
        <w:t xml:space="preserve">Application as an </w:t>
      </w:r>
      <w:r w:rsidR="00C75E13" w:rsidRPr="003171C8">
        <w:rPr>
          <w:rFonts w:ascii="Times New Roman" w:hAnsi="Times New Roman" w:cs="Times New Roman"/>
          <w:b/>
          <w:sz w:val="22"/>
          <w:szCs w:val="22"/>
          <w:lang w:val="en-GB"/>
        </w:rPr>
        <w:t>Investment</w:t>
      </w:r>
      <w:r w:rsidR="00D10286" w:rsidRPr="003171C8">
        <w:rPr>
          <w:rFonts w:ascii="Times New Roman" w:hAnsi="Times New Roman" w:cs="Times New Roman"/>
          <w:b/>
          <w:sz w:val="22"/>
          <w:szCs w:val="22"/>
          <w:lang w:val="en-GB"/>
        </w:rPr>
        <w:t xml:space="preserve"> </w:t>
      </w:r>
      <w:del w:id="0" w:author="David Döbele" w:date="2025-05-27T18:12:00Z" w16du:dateUtc="2025-05-27T16:12:00Z">
        <w:r w:rsidR="00C75E13" w:rsidRPr="003171C8" w:rsidDel="002B3ECC">
          <w:rPr>
            <w:rFonts w:ascii="Times New Roman" w:hAnsi="Times New Roman" w:cs="Times New Roman"/>
            <w:b/>
            <w:sz w:val="22"/>
            <w:szCs w:val="22"/>
            <w:lang w:val="en-GB"/>
          </w:rPr>
          <w:delText xml:space="preserve">banking </w:delText>
        </w:r>
      </w:del>
      <w:ins w:id="1" w:author="David Döbele" w:date="2025-05-27T18:12:00Z" w16du:dateUtc="2025-05-27T16:12:00Z">
        <w:r w:rsidR="002B3ECC">
          <w:rPr>
            <w:rFonts w:ascii="Times New Roman" w:hAnsi="Times New Roman" w:cs="Times New Roman"/>
            <w:b/>
            <w:sz w:val="22"/>
            <w:szCs w:val="22"/>
            <w:lang w:val="en-GB"/>
          </w:rPr>
          <w:t>B</w:t>
        </w:r>
        <w:r w:rsidR="002B3ECC" w:rsidRPr="003171C8">
          <w:rPr>
            <w:rFonts w:ascii="Times New Roman" w:hAnsi="Times New Roman" w:cs="Times New Roman"/>
            <w:b/>
            <w:sz w:val="22"/>
            <w:szCs w:val="22"/>
            <w:lang w:val="en-GB"/>
          </w:rPr>
          <w:t xml:space="preserve">anking </w:t>
        </w:r>
      </w:ins>
      <w:r w:rsidR="00580442" w:rsidRPr="003171C8">
        <w:rPr>
          <w:rFonts w:ascii="Times New Roman" w:hAnsi="Times New Roman" w:cs="Times New Roman"/>
          <w:b/>
          <w:sz w:val="22"/>
          <w:szCs w:val="22"/>
          <w:lang w:val="en-GB"/>
        </w:rPr>
        <w:t>I</w:t>
      </w:r>
      <w:r w:rsidRPr="003171C8">
        <w:rPr>
          <w:rFonts w:ascii="Times New Roman" w:hAnsi="Times New Roman" w:cs="Times New Roman"/>
          <w:b/>
          <w:sz w:val="22"/>
          <w:szCs w:val="22"/>
          <w:lang w:val="en-GB"/>
        </w:rPr>
        <w:t>ntern</w:t>
      </w:r>
    </w:p>
    <w:p w14:paraId="49E7786A" w14:textId="77777777" w:rsidR="0039566F" w:rsidRPr="003171C8" w:rsidRDefault="0039566F" w:rsidP="00BB13FF">
      <w:pPr>
        <w:rPr>
          <w:rFonts w:ascii="Times New Roman" w:hAnsi="Times New Roman" w:cs="Times New Roman"/>
          <w:bCs/>
          <w:sz w:val="22"/>
          <w:szCs w:val="22"/>
          <w:lang w:val="en-GB"/>
        </w:rPr>
      </w:pPr>
    </w:p>
    <w:p w14:paraId="5D696537" w14:textId="4AD7CC98" w:rsidR="002A55B0" w:rsidRPr="003171C8" w:rsidRDefault="002A55B0" w:rsidP="002A55B0">
      <w:pPr>
        <w:jc w:val="both"/>
        <w:rPr>
          <w:rFonts w:ascii="Times New Roman" w:hAnsi="Times New Roman" w:cs="Times New Roman"/>
          <w:sz w:val="22"/>
          <w:szCs w:val="22"/>
          <w:lang w:val="en-GB"/>
        </w:rPr>
      </w:pPr>
      <w:r w:rsidRPr="003171C8">
        <w:rPr>
          <w:rFonts w:ascii="Times New Roman" w:hAnsi="Times New Roman" w:cs="Times New Roman"/>
          <w:sz w:val="22"/>
          <w:szCs w:val="22"/>
          <w:lang w:val="en-GB"/>
        </w:rPr>
        <w:t xml:space="preserve">Dear </w:t>
      </w:r>
      <w:r w:rsidR="00E471C2">
        <w:rPr>
          <w:rFonts w:ascii="Times New Roman" w:hAnsi="Times New Roman" w:cs="Times New Roman"/>
          <w:sz w:val="22"/>
          <w:szCs w:val="22"/>
          <w:lang w:val="en-GB"/>
        </w:rPr>
        <w:t xml:space="preserve">Mr </w:t>
      </w:r>
      <w:r w:rsidR="00E471C2" w:rsidRPr="00E471C2">
        <w:rPr>
          <w:rFonts w:ascii="Times New Roman" w:hAnsi="Times New Roman" w:cs="Times New Roman"/>
          <w:sz w:val="22"/>
          <w:szCs w:val="22"/>
          <w:lang/>
        </w:rPr>
        <w:t>Scherpenstein</w:t>
      </w:r>
    </w:p>
    <w:p w14:paraId="2F5CD569" w14:textId="77777777" w:rsidR="002A55B0" w:rsidRPr="003171C8" w:rsidRDefault="002A55B0" w:rsidP="002A55B0">
      <w:pPr>
        <w:jc w:val="both"/>
        <w:rPr>
          <w:rFonts w:ascii="Times New Roman" w:hAnsi="Times New Roman" w:cs="Times New Roman"/>
          <w:sz w:val="22"/>
          <w:szCs w:val="22"/>
          <w:lang w:val="en-GB"/>
        </w:rPr>
      </w:pPr>
    </w:p>
    <w:p w14:paraId="4666D4F0" w14:textId="56F54E67" w:rsidR="00A73FAE" w:rsidRPr="003171C8" w:rsidRDefault="002A55B0" w:rsidP="00EA6799">
      <w:pPr>
        <w:jc w:val="both"/>
        <w:rPr>
          <w:lang w:val="en-GB"/>
        </w:rPr>
      </w:pPr>
      <w:r w:rsidRPr="003171C8">
        <w:rPr>
          <w:rFonts w:ascii="Times New Roman" w:hAnsi="Times New Roman" w:cs="Times New Roman"/>
          <w:sz w:val="22"/>
          <w:szCs w:val="22"/>
          <w:lang w:val="en-GB"/>
        </w:rPr>
        <w:t>My passion for economics and capital markets developed early on, as I was eager to understand interconnections within the economy and company valuations. I became fascinated by using models like DCF, DDM, and multiples to support well-founded investment decisions.</w:t>
      </w:r>
      <w:r w:rsidR="00563A72" w:rsidRPr="003171C8">
        <w:rPr>
          <w:rFonts w:ascii="Times New Roman" w:hAnsi="Times New Roman" w:cs="Times New Roman"/>
          <w:sz w:val="22"/>
          <w:szCs w:val="22"/>
          <w:lang w:val="en-GB"/>
        </w:rPr>
        <w:t xml:space="preserve"> What particularly excites me about investment banking is the opportunity to work on capital market transactions that shape corporate strategy, whether through M&amp;A, equity or debt financing.</w:t>
      </w:r>
      <w:r w:rsidR="00105B3E" w:rsidRPr="003171C8">
        <w:rPr>
          <w:lang w:val="en-GB"/>
        </w:rPr>
        <w:t xml:space="preserve"> </w:t>
      </w:r>
      <w:r w:rsidR="00105B3E" w:rsidRPr="003171C8">
        <w:rPr>
          <w:rFonts w:ascii="Times New Roman" w:hAnsi="Times New Roman" w:cs="Times New Roman"/>
          <w:sz w:val="22"/>
          <w:szCs w:val="22"/>
          <w:lang w:val="en-GB"/>
        </w:rPr>
        <w:t>During my internship in Deal Advisory at BDO, I gained valuable insights into corporate finance and transaction processes, which further strengthened my interest in investment banking.</w:t>
      </w:r>
      <w:r w:rsidR="00A73FAE" w:rsidRPr="003171C8">
        <w:rPr>
          <w:rFonts w:ascii="Times New Roman" w:hAnsi="Times New Roman" w:cs="Times New Roman"/>
          <w:sz w:val="22"/>
          <w:szCs w:val="22"/>
          <w:lang w:val="en-GB"/>
        </w:rPr>
        <w:t xml:space="preserve"> I am eager to contribute this experience to your firm in a twelve-week internship starting in September 2025 and further develop my skillset in a dynamic and hands-on environment.</w:t>
      </w:r>
    </w:p>
    <w:p w14:paraId="52D4C163" w14:textId="77777777" w:rsidR="002A55B0" w:rsidRPr="003171C8" w:rsidRDefault="002A55B0" w:rsidP="002A55B0">
      <w:pPr>
        <w:jc w:val="both"/>
        <w:rPr>
          <w:rFonts w:ascii="Times New Roman" w:hAnsi="Times New Roman" w:cs="Times New Roman"/>
          <w:sz w:val="22"/>
          <w:szCs w:val="22"/>
          <w:lang w:val="en-GB"/>
        </w:rPr>
      </w:pPr>
    </w:p>
    <w:p w14:paraId="2CAE1623" w14:textId="2A2EE8D9" w:rsidR="002A55B0" w:rsidRPr="003171C8" w:rsidRDefault="003171C8" w:rsidP="002A55B0">
      <w:pPr>
        <w:jc w:val="both"/>
        <w:rPr>
          <w:rFonts w:ascii="Times New Roman" w:hAnsi="Times New Roman" w:cs="Times New Roman"/>
          <w:sz w:val="22"/>
          <w:szCs w:val="22"/>
          <w:lang w:val="en-GB"/>
        </w:rPr>
      </w:pPr>
      <w:r w:rsidRPr="003171C8">
        <w:rPr>
          <w:rFonts w:ascii="Times New Roman" w:hAnsi="Times New Roman" w:cs="Times New Roman"/>
          <w:sz w:val="22"/>
          <w:szCs w:val="22"/>
          <w:lang w:val="en-GB"/>
        </w:rPr>
        <w:t>During my studies in Banking &amp; Finance at the Cologne University of Applied Sciences, I recognized the value of applying theoretical knowledge in a practical setting. At Deloitte, I gained hands-on experience auditing DAX40 companies, where I deepened my knowledge through company and financial statement analysis and learned to perform under pressure in a demanding, professional environment. My supervisors especially appreciated my ability to quickly adapt to new tasks and apply newly acquired knowledge effectively. Subsequently, during my internship in Deal Advisory at BDO, I gained valuable insights into due diligence processes, company valuations, and restructuring projects. My structured working style, reliability, and team-oriented mindset were particularly valued by my colleagues. Beyond my internships, I further developed my financial and analytical skills as Co-Head of Finance at the Entrepreneurs Club Cologne. Together with my team, I strengthened the club’s financial position by building reserves, introducing structured financial planning, and streamlining processes. I also created Excel-based models to analyse financial data and support period-end closings. Through this experience, I was able to strengthen my analytical thinking and gained a deeper appreciation for how structured collaboration contributes to successful outcomes.</w:t>
      </w:r>
    </w:p>
    <w:p w14:paraId="6A988CEC" w14:textId="77777777" w:rsidR="003171C8" w:rsidRPr="003171C8" w:rsidRDefault="003171C8" w:rsidP="002A55B0">
      <w:pPr>
        <w:jc w:val="both"/>
        <w:rPr>
          <w:rFonts w:ascii="Times New Roman" w:hAnsi="Times New Roman" w:cs="Times New Roman"/>
          <w:sz w:val="22"/>
          <w:szCs w:val="22"/>
          <w:lang w:val="en-GB"/>
        </w:rPr>
      </w:pPr>
    </w:p>
    <w:p w14:paraId="7F99949C" w14:textId="3133BF73" w:rsidR="00563A72" w:rsidRPr="003171C8" w:rsidRDefault="00563A72" w:rsidP="00A73FAE">
      <w:pPr>
        <w:jc w:val="both"/>
        <w:rPr>
          <w:rFonts w:ascii="Times New Roman" w:hAnsi="Times New Roman" w:cs="Times New Roman"/>
          <w:sz w:val="22"/>
          <w:szCs w:val="22"/>
          <w:lang w:val="en-GB"/>
        </w:rPr>
      </w:pPr>
      <w:r w:rsidRPr="003171C8">
        <w:rPr>
          <w:rFonts w:ascii="Times New Roman" w:hAnsi="Times New Roman" w:cs="Times New Roman"/>
          <w:sz w:val="22"/>
          <w:szCs w:val="22"/>
          <w:lang w:val="en-GB"/>
        </w:rPr>
        <w:t>What excites me about Pareto Securities is its strong position as an independent full-service investment bank with deep roots in the Nordic markets and an impressive international reach. The firm’s consistent focus on delivering tailored financing solutions and its entrepreneurial, hands-on culture strongly resonate with me. I am particularly drawn to Pareto’s independence and client-centric approach, which allow the team to act with agility, integrity and a long-term perspective – qualities that I deeply value. Within Investment Banking, I am especially impressed by Pareto’s active deal flow, broad product offering across ECM, DCM and M&amp;A, and its proven execution capabilities, demonstrated by over 500 equity and debt transactions and more than 150 advisory mandates in recent years. The opportunity to be fully integrated into the team, work on live transactions and contribute across all stages of a deal makes this internship particularly attractive for me. I am eager to be part of a high-performing, international team that combines in-depth industry expertise with strong investor access and a dynamic deal-making environment.</w:t>
      </w:r>
    </w:p>
    <w:p w14:paraId="21C55EB4" w14:textId="77777777" w:rsidR="002A55B0" w:rsidRPr="003171C8" w:rsidRDefault="002A55B0" w:rsidP="002A55B0">
      <w:pPr>
        <w:jc w:val="both"/>
        <w:rPr>
          <w:rFonts w:ascii="Times New Roman" w:hAnsi="Times New Roman" w:cs="Times New Roman"/>
          <w:sz w:val="22"/>
          <w:szCs w:val="22"/>
          <w:lang w:val="en-GB"/>
        </w:rPr>
      </w:pPr>
    </w:p>
    <w:p w14:paraId="2BCEEFB7" w14:textId="77777777" w:rsidR="002A55B0" w:rsidRPr="003171C8" w:rsidRDefault="002A55B0" w:rsidP="002A55B0">
      <w:pPr>
        <w:jc w:val="both"/>
        <w:rPr>
          <w:rFonts w:ascii="Times New Roman" w:hAnsi="Times New Roman" w:cs="Times New Roman"/>
          <w:sz w:val="22"/>
          <w:szCs w:val="22"/>
          <w:lang w:val="en-GB"/>
        </w:rPr>
      </w:pPr>
      <w:r w:rsidRPr="003171C8">
        <w:rPr>
          <w:rFonts w:ascii="Times New Roman" w:hAnsi="Times New Roman" w:cs="Times New Roman"/>
          <w:sz w:val="22"/>
          <w:szCs w:val="22"/>
          <w:lang w:val="en-GB"/>
        </w:rPr>
        <w:t>I am excited about the opportunity to contribute to your team and further expand my expertise in investment banking. With my strong analytical skills, quick adaptability, and high motivation, I am confident I can bring valuable insights and a strong work ethic to your team. I look forward to discussing how I can contribute to your ongoing success in a personal interview.</w:t>
      </w:r>
    </w:p>
    <w:p w14:paraId="3CCF0E88" w14:textId="77777777" w:rsidR="002A55B0" w:rsidRPr="003171C8" w:rsidRDefault="002A55B0" w:rsidP="002A55B0">
      <w:pPr>
        <w:jc w:val="both"/>
        <w:rPr>
          <w:rFonts w:ascii="Times New Roman" w:hAnsi="Times New Roman" w:cs="Times New Roman"/>
          <w:sz w:val="22"/>
          <w:szCs w:val="22"/>
          <w:lang w:val="en-GB"/>
        </w:rPr>
      </w:pPr>
    </w:p>
    <w:p w14:paraId="161FC51C" w14:textId="77777777" w:rsidR="002A55B0" w:rsidRPr="003171C8" w:rsidRDefault="002A55B0" w:rsidP="002A55B0">
      <w:pPr>
        <w:jc w:val="both"/>
        <w:rPr>
          <w:rFonts w:ascii="Times New Roman" w:hAnsi="Times New Roman" w:cs="Times New Roman"/>
          <w:sz w:val="22"/>
          <w:szCs w:val="22"/>
          <w:lang w:val="en-GB"/>
        </w:rPr>
      </w:pPr>
      <w:r w:rsidRPr="003171C8">
        <w:rPr>
          <w:rFonts w:ascii="Times New Roman" w:hAnsi="Times New Roman" w:cs="Times New Roman"/>
          <w:sz w:val="22"/>
          <w:szCs w:val="22"/>
          <w:lang w:val="en-GB"/>
        </w:rPr>
        <w:t>Yours sincerely</w:t>
      </w:r>
    </w:p>
    <w:p w14:paraId="28EF6541" w14:textId="7C2E4526" w:rsidR="00CE09A3" w:rsidRPr="003171C8" w:rsidRDefault="00F44847" w:rsidP="002A55B0">
      <w:pPr>
        <w:jc w:val="both"/>
        <w:rPr>
          <w:rFonts w:ascii="Times New Roman" w:hAnsi="Times New Roman" w:cs="Times New Roman"/>
          <w:sz w:val="22"/>
          <w:szCs w:val="22"/>
          <w:lang w:val="en-GB"/>
        </w:rPr>
      </w:pPr>
      <w:r w:rsidRPr="003171C8">
        <w:rPr>
          <w:rFonts w:ascii="Times New Roman" w:hAnsi="Times New Roman" w:cs="Times New Roman"/>
          <w:noProof/>
          <w:sz w:val="22"/>
          <w:szCs w:val="22"/>
          <w:lang w:val="en-GB"/>
        </w:rPr>
        <w:drawing>
          <wp:inline distT="0" distB="0" distL="0" distR="0" wp14:anchorId="2B8BD672" wp14:editId="0AC37E39">
            <wp:extent cx="1296538" cy="426005"/>
            <wp:effectExtent l="0" t="0" r="0" b="0"/>
            <wp:docPr id="1" name="Grafik 1" descr="Ein Bild, das Text, Nachthimm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Nachthimmel enthält.&#10;&#10;Automatisch generierte Beschreibu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22140" cy="434417"/>
                    </a:xfrm>
                    <a:prstGeom prst="rect">
                      <a:avLst/>
                    </a:prstGeom>
                  </pic:spPr>
                </pic:pic>
              </a:graphicData>
            </a:graphic>
          </wp:inline>
        </w:drawing>
      </w:r>
    </w:p>
    <w:p w14:paraId="2A83E1E5" w14:textId="77777777" w:rsidR="00EA6799" w:rsidRPr="003171C8" w:rsidRDefault="00EA6799" w:rsidP="002A55B0">
      <w:pPr>
        <w:jc w:val="both"/>
        <w:rPr>
          <w:rFonts w:ascii="Times New Roman" w:hAnsi="Times New Roman" w:cs="Times New Roman"/>
          <w:sz w:val="22"/>
          <w:szCs w:val="22"/>
          <w:lang w:val="en-GB"/>
        </w:rPr>
      </w:pPr>
    </w:p>
    <w:p w14:paraId="7E228FB5" w14:textId="77777777" w:rsidR="00ED6B1B" w:rsidRPr="003171C8" w:rsidRDefault="00ED6B1B" w:rsidP="00EA6799">
      <w:pPr>
        <w:jc w:val="both"/>
        <w:rPr>
          <w:rFonts w:ascii="Times New Roman" w:hAnsi="Times New Roman" w:cs="Times New Roman"/>
          <w:sz w:val="22"/>
          <w:szCs w:val="22"/>
          <w:lang w:val="en-GB"/>
        </w:rPr>
      </w:pPr>
    </w:p>
    <w:sectPr w:rsidR="00ED6B1B" w:rsidRPr="003171C8" w:rsidSect="00BE56FE">
      <w:pgSz w:w="11900" w:h="16840"/>
      <w:pgMar w:top="907" w:right="1021" w:bottom="816"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AC35B" w14:textId="77777777" w:rsidR="00BF0C4C" w:rsidRDefault="00BF0C4C" w:rsidP="00A156B9">
      <w:r>
        <w:separator/>
      </w:r>
    </w:p>
  </w:endnote>
  <w:endnote w:type="continuationSeparator" w:id="0">
    <w:p w14:paraId="4BA8B491" w14:textId="77777777" w:rsidR="00BF0C4C" w:rsidRDefault="00BF0C4C"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CDCEE" w14:textId="77777777" w:rsidR="00BF0C4C" w:rsidRDefault="00BF0C4C" w:rsidP="00A156B9">
      <w:r>
        <w:separator/>
      </w:r>
    </w:p>
  </w:footnote>
  <w:footnote w:type="continuationSeparator" w:id="0">
    <w:p w14:paraId="308783F1" w14:textId="77777777" w:rsidR="00BF0C4C" w:rsidRDefault="00BF0C4C"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969F8"/>
    <w:multiLevelType w:val="multilevel"/>
    <w:tmpl w:val="1DB8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633678">
    <w:abstractNumId w:val="1"/>
  </w:num>
  <w:num w:numId="2" w16cid:durableId="13985418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Windows Live" w15:userId="444998604cb8fc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12FE4"/>
    <w:rsid w:val="00014F0B"/>
    <w:rsid w:val="00024B6A"/>
    <w:rsid w:val="00027649"/>
    <w:rsid w:val="000338F9"/>
    <w:rsid w:val="000543DA"/>
    <w:rsid w:val="00082BFF"/>
    <w:rsid w:val="00083EC3"/>
    <w:rsid w:val="000840F2"/>
    <w:rsid w:val="000862C9"/>
    <w:rsid w:val="00095047"/>
    <w:rsid w:val="000966E0"/>
    <w:rsid w:val="000A0AF7"/>
    <w:rsid w:val="000A1E23"/>
    <w:rsid w:val="000B122F"/>
    <w:rsid w:val="000B6CFB"/>
    <w:rsid w:val="000C0DD1"/>
    <w:rsid w:val="000C3240"/>
    <w:rsid w:val="000C3413"/>
    <w:rsid w:val="000C3DCB"/>
    <w:rsid w:val="000D0A72"/>
    <w:rsid w:val="000D1B68"/>
    <w:rsid w:val="000D405A"/>
    <w:rsid w:val="000E39C7"/>
    <w:rsid w:val="000E3A81"/>
    <w:rsid w:val="000E5917"/>
    <w:rsid w:val="000F2F6E"/>
    <w:rsid w:val="000F5618"/>
    <w:rsid w:val="001044C1"/>
    <w:rsid w:val="0010482D"/>
    <w:rsid w:val="001057F0"/>
    <w:rsid w:val="00105B3E"/>
    <w:rsid w:val="00115E43"/>
    <w:rsid w:val="00120353"/>
    <w:rsid w:val="00141402"/>
    <w:rsid w:val="001476D4"/>
    <w:rsid w:val="00150D34"/>
    <w:rsid w:val="001510BD"/>
    <w:rsid w:val="0015419B"/>
    <w:rsid w:val="00156F9E"/>
    <w:rsid w:val="00172132"/>
    <w:rsid w:val="00174698"/>
    <w:rsid w:val="00174ED8"/>
    <w:rsid w:val="0017795A"/>
    <w:rsid w:val="00185DAD"/>
    <w:rsid w:val="001874A8"/>
    <w:rsid w:val="001941FD"/>
    <w:rsid w:val="0019522B"/>
    <w:rsid w:val="00196A3C"/>
    <w:rsid w:val="001A359D"/>
    <w:rsid w:val="001A445B"/>
    <w:rsid w:val="001C0543"/>
    <w:rsid w:val="001C21EC"/>
    <w:rsid w:val="001C3673"/>
    <w:rsid w:val="001C4B74"/>
    <w:rsid w:val="001C52F6"/>
    <w:rsid w:val="001D2EDF"/>
    <w:rsid w:val="001D5F0B"/>
    <w:rsid w:val="001D7B32"/>
    <w:rsid w:val="001E0B9F"/>
    <w:rsid w:val="001E2FDD"/>
    <w:rsid w:val="001E6FC7"/>
    <w:rsid w:val="001F2984"/>
    <w:rsid w:val="002069A9"/>
    <w:rsid w:val="002133D4"/>
    <w:rsid w:val="00235669"/>
    <w:rsid w:val="00237042"/>
    <w:rsid w:val="00243233"/>
    <w:rsid w:val="0024561E"/>
    <w:rsid w:val="00254660"/>
    <w:rsid w:val="00256C1F"/>
    <w:rsid w:val="002674F7"/>
    <w:rsid w:val="00270057"/>
    <w:rsid w:val="002705EA"/>
    <w:rsid w:val="00272CE8"/>
    <w:rsid w:val="00280F97"/>
    <w:rsid w:val="00284DD5"/>
    <w:rsid w:val="00284FE4"/>
    <w:rsid w:val="00285280"/>
    <w:rsid w:val="002A2A7F"/>
    <w:rsid w:val="002A3BD1"/>
    <w:rsid w:val="002A55B0"/>
    <w:rsid w:val="002A6B60"/>
    <w:rsid w:val="002B3A57"/>
    <w:rsid w:val="002B3ECC"/>
    <w:rsid w:val="002B5766"/>
    <w:rsid w:val="002D40FF"/>
    <w:rsid w:val="002E67ED"/>
    <w:rsid w:val="002F1BA3"/>
    <w:rsid w:val="002F1FC9"/>
    <w:rsid w:val="003019B3"/>
    <w:rsid w:val="00304A35"/>
    <w:rsid w:val="0031114A"/>
    <w:rsid w:val="003112EA"/>
    <w:rsid w:val="00311C20"/>
    <w:rsid w:val="00316B82"/>
    <w:rsid w:val="003171C8"/>
    <w:rsid w:val="00317F61"/>
    <w:rsid w:val="0032583B"/>
    <w:rsid w:val="003328F3"/>
    <w:rsid w:val="00341B4B"/>
    <w:rsid w:val="003452D0"/>
    <w:rsid w:val="00350058"/>
    <w:rsid w:val="003558C7"/>
    <w:rsid w:val="00356BC8"/>
    <w:rsid w:val="003668BE"/>
    <w:rsid w:val="0037615A"/>
    <w:rsid w:val="00376E4C"/>
    <w:rsid w:val="00384A44"/>
    <w:rsid w:val="00393104"/>
    <w:rsid w:val="0039566F"/>
    <w:rsid w:val="0039653F"/>
    <w:rsid w:val="00396C24"/>
    <w:rsid w:val="00397044"/>
    <w:rsid w:val="003A0D93"/>
    <w:rsid w:val="003A2191"/>
    <w:rsid w:val="003B2432"/>
    <w:rsid w:val="003B3BD6"/>
    <w:rsid w:val="003B70E0"/>
    <w:rsid w:val="003C0453"/>
    <w:rsid w:val="003C207C"/>
    <w:rsid w:val="003C353A"/>
    <w:rsid w:val="003C7D30"/>
    <w:rsid w:val="003D1E94"/>
    <w:rsid w:val="003D4A92"/>
    <w:rsid w:val="003E2CB8"/>
    <w:rsid w:val="003F06A9"/>
    <w:rsid w:val="003F1EF7"/>
    <w:rsid w:val="003F31A1"/>
    <w:rsid w:val="003F7403"/>
    <w:rsid w:val="004059DE"/>
    <w:rsid w:val="00407537"/>
    <w:rsid w:val="00411E52"/>
    <w:rsid w:val="004123E0"/>
    <w:rsid w:val="0041459B"/>
    <w:rsid w:val="00420B66"/>
    <w:rsid w:val="00426981"/>
    <w:rsid w:val="0043284B"/>
    <w:rsid w:val="004401F6"/>
    <w:rsid w:val="0044243C"/>
    <w:rsid w:val="00444DE6"/>
    <w:rsid w:val="00447354"/>
    <w:rsid w:val="00450207"/>
    <w:rsid w:val="00450CFF"/>
    <w:rsid w:val="00460CE4"/>
    <w:rsid w:val="00465D30"/>
    <w:rsid w:val="004700D5"/>
    <w:rsid w:val="004708A8"/>
    <w:rsid w:val="00475B0B"/>
    <w:rsid w:val="004863F1"/>
    <w:rsid w:val="00486C09"/>
    <w:rsid w:val="00490EAD"/>
    <w:rsid w:val="00497CC2"/>
    <w:rsid w:val="004A1767"/>
    <w:rsid w:val="004A6740"/>
    <w:rsid w:val="004C6656"/>
    <w:rsid w:val="004D2D98"/>
    <w:rsid w:val="004F0885"/>
    <w:rsid w:val="0050314E"/>
    <w:rsid w:val="00503D78"/>
    <w:rsid w:val="005134E4"/>
    <w:rsid w:val="0051554A"/>
    <w:rsid w:val="0051624B"/>
    <w:rsid w:val="005176F4"/>
    <w:rsid w:val="005405E3"/>
    <w:rsid w:val="00546182"/>
    <w:rsid w:val="00546C02"/>
    <w:rsid w:val="0055275F"/>
    <w:rsid w:val="00557E4E"/>
    <w:rsid w:val="00557FBF"/>
    <w:rsid w:val="00563A72"/>
    <w:rsid w:val="00567B7B"/>
    <w:rsid w:val="005747CF"/>
    <w:rsid w:val="00580442"/>
    <w:rsid w:val="00585AB8"/>
    <w:rsid w:val="005874B5"/>
    <w:rsid w:val="00590D08"/>
    <w:rsid w:val="005A093D"/>
    <w:rsid w:val="005A4531"/>
    <w:rsid w:val="005A74C5"/>
    <w:rsid w:val="005A7876"/>
    <w:rsid w:val="005B5152"/>
    <w:rsid w:val="005C18A8"/>
    <w:rsid w:val="005C45BA"/>
    <w:rsid w:val="005C6CE0"/>
    <w:rsid w:val="005D02EA"/>
    <w:rsid w:val="005D039D"/>
    <w:rsid w:val="005D1433"/>
    <w:rsid w:val="005F1AFF"/>
    <w:rsid w:val="005F4D44"/>
    <w:rsid w:val="00600A69"/>
    <w:rsid w:val="006121D6"/>
    <w:rsid w:val="0061688A"/>
    <w:rsid w:val="0062163C"/>
    <w:rsid w:val="00623FD8"/>
    <w:rsid w:val="00630B74"/>
    <w:rsid w:val="00633F94"/>
    <w:rsid w:val="006357E1"/>
    <w:rsid w:val="0064311F"/>
    <w:rsid w:val="006441E6"/>
    <w:rsid w:val="006629AF"/>
    <w:rsid w:val="00662CAA"/>
    <w:rsid w:val="00662DAF"/>
    <w:rsid w:val="00664CDC"/>
    <w:rsid w:val="00666FE3"/>
    <w:rsid w:val="00677AF4"/>
    <w:rsid w:val="006957B1"/>
    <w:rsid w:val="006969BC"/>
    <w:rsid w:val="006A3056"/>
    <w:rsid w:val="006A3BC9"/>
    <w:rsid w:val="006A5B16"/>
    <w:rsid w:val="006A7E4A"/>
    <w:rsid w:val="006B1DF4"/>
    <w:rsid w:val="006B5987"/>
    <w:rsid w:val="006C3E20"/>
    <w:rsid w:val="006D0DFA"/>
    <w:rsid w:val="006D476D"/>
    <w:rsid w:val="006D6A9F"/>
    <w:rsid w:val="006D7D87"/>
    <w:rsid w:val="006E185B"/>
    <w:rsid w:val="006E2568"/>
    <w:rsid w:val="006E784D"/>
    <w:rsid w:val="006F687B"/>
    <w:rsid w:val="007047B9"/>
    <w:rsid w:val="00704815"/>
    <w:rsid w:val="0070532C"/>
    <w:rsid w:val="0070635E"/>
    <w:rsid w:val="007271B0"/>
    <w:rsid w:val="007307F4"/>
    <w:rsid w:val="00730C18"/>
    <w:rsid w:val="00731BE6"/>
    <w:rsid w:val="00733A47"/>
    <w:rsid w:val="007402A8"/>
    <w:rsid w:val="00755109"/>
    <w:rsid w:val="0076389E"/>
    <w:rsid w:val="0077397C"/>
    <w:rsid w:val="00774D62"/>
    <w:rsid w:val="00781820"/>
    <w:rsid w:val="007830D3"/>
    <w:rsid w:val="0078695D"/>
    <w:rsid w:val="0078787F"/>
    <w:rsid w:val="007950E2"/>
    <w:rsid w:val="00797D39"/>
    <w:rsid w:val="007B0AD2"/>
    <w:rsid w:val="007B1F84"/>
    <w:rsid w:val="007B3BD0"/>
    <w:rsid w:val="007B66D1"/>
    <w:rsid w:val="007C03A9"/>
    <w:rsid w:val="007C1ACC"/>
    <w:rsid w:val="007C24A1"/>
    <w:rsid w:val="007C4B13"/>
    <w:rsid w:val="007C725D"/>
    <w:rsid w:val="007E3211"/>
    <w:rsid w:val="007F3CD9"/>
    <w:rsid w:val="007F7B63"/>
    <w:rsid w:val="00805C68"/>
    <w:rsid w:val="00807FA6"/>
    <w:rsid w:val="00812A30"/>
    <w:rsid w:val="008144C0"/>
    <w:rsid w:val="0081773B"/>
    <w:rsid w:val="00832E8C"/>
    <w:rsid w:val="00836AC0"/>
    <w:rsid w:val="0084323B"/>
    <w:rsid w:val="00844B4C"/>
    <w:rsid w:val="0085060E"/>
    <w:rsid w:val="008512DD"/>
    <w:rsid w:val="008538F3"/>
    <w:rsid w:val="008555CB"/>
    <w:rsid w:val="00856AAF"/>
    <w:rsid w:val="00861445"/>
    <w:rsid w:val="00864B5A"/>
    <w:rsid w:val="008674F1"/>
    <w:rsid w:val="00870C21"/>
    <w:rsid w:val="0087717E"/>
    <w:rsid w:val="0089111E"/>
    <w:rsid w:val="00894D21"/>
    <w:rsid w:val="00895CE2"/>
    <w:rsid w:val="008B1EF4"/>
    <w:rsid w:val="008B2933"/>
    <w:rsid w:val="008B63AD"/>
    <w:rsid w:val="008B6FC8"/>
    <w:rsid w:val="008C77FC"/>
    <w:rsid w:val="008D1619"/>
    <w:rsid w:val="008D1C0A"/>
    <w:rsid w:val="008D5621"/>
    <w:rsid w:val="008D58B1"/>
    <w:rsid w:val="008D72CA"/>
    <w:rsid w:val="008E77CC"/>
    <w:rsid w:val="008F053E"/>
    <w:rsid w:val="008F6F23"/>
    <w:rsid w:val="008F7679"/>
    <w:rsid w:val="008F775F"/>
    <w:rsid w:val="008F7948"/>
    <w:rsid w:val="0090060B"/>
    <w:rsid w:val="00901B3E"/>
    <w:rsid w:val="00907D52"/>
    <w:rsid w:val="0091194E"/>
    <w:rsid w:val="009205C7"/>
    <w:rsid w:val="00921430"/>
    <w:rsid w:val="009418B1"/>
    <w:rsid w:val="00945895"/>
    <w:rsid w:val="00945D6B"/>
    <w:rsid w:val="00955BE9"/>
    <w:rsid w:val="00956113"/>
    <w:rsid w:val="009663BA"/>
    <w:rsid w:val="009678FF"/>
    <w:rsid w:val="00971D8A"/>
    <w:rsid w:val="00971FA4"/>
    <w:rsid w:val="0097567A"/>
    <w:rsid w:val="009811FD"/>
    <w:rsid w:val="00986A31"/>
    <w:rsid w:val="00991346"/>
    <w:rsid w:val="00992478"/>
    <w:rsid w:val="009928A3"/>
    <w:rsid w:val="00993A60"/>
    <w:rsid w:val="009948D5"/>
    <w:rsid w:val="009A3A85"/>
    <w:rsid w:val="009A3D23"/>
    <w:rsid w:val="009D70AF"/>
    <w:rsid w:val="009F011E"/>
    <w:rsid w:val="009F25F4"/>
    <w:rsid w:val="009F2E7C"/>
    <w:rsid w:val="009F32F2"/>
    <w:rsid w:val="009F47B4"/>
    <w:rsid w:val="009F50E5"/>
    <w:rsid w:val="009F65BE"/>
    <w:rsid w:val="009F7367"/>
    <w:rsid w:val="00A0120B"/>
    <w:rsid w:val="00A05249"/>
    <w:rsid w:val="00A12B8C"/>
    <w:rsid w:val="00A13074"/>
    <w:rsid w:val="00A13844"/>
    <w:rsid w:val="00A156B9"/>
    <w:rsid w:val="00A20557"/>
    <w:rsid w:val="00A21428"/>
    <w:rsid w:val="00A27A02"/>
    <w:rsid w:val="00A309DF"/>
    <w:rsid w:val="00A3280A"/>
    <w:rsid w:val="00A329F1"/>
    <w:rsid w:val="00A3345F"/>
    <w:rsid w:val="00A36E42"/>
    <w:rsid w:val="00A3725F"/>
    <w:rsid w:val="00A4283A"/>
    <w:rsid w:val="00A4525B"/>
    <w:rsid w:val="00A5538A"/>
    <w:rsid w:val="00A61A72"/>
    <w:rsid w:val="00A64706"/>
    <w:rsid w:val="00A73FAE"/>
    <w:rsid w:val="00A741C9"/>
    <w:rsid w:val="00A77B2E"/>
    <w:rsid w:val="00A818FF"/>
    <w:rsid w:val="00A9404A"/>
    <w:rsid w:val="00A96959"/>
    <w:rsid w:val="00A97FC1"/>
    <w:rsid w:val="00AA74EF"/>
    <w:rsid w:val="00AA7FE9"/>
    <w:rsid w:val="00AB2B63"/>
    <w:rsid w:val="00AB60F7"/>
    <w:rsid w:val="00AC4E2A"/>
    <w:rsid w:val="00AC76C6"/>
    <w:rsid w:val="00AD752F"/>
    <w:rsid w:val="00AE2203"/>
    <w:rsid w:val="00AE56F8"/>
    <w:rsid w:val="00B05ABA"/>
    <w:rsid w:val="00B07118"/>
    <w:rsid w:val="00B074D7"/>
    <w:rsid w:val="00B14C36"/>
    <w:rsid w:val="00B15466"/>
    <w:rsid w:val="00B20EC3"/>
    <w:rsid w:val="00B221EF"/>
    <w:rsid w:val="00B27710"/>
    <w:rsid w:val="00B345FE"/>
    <w:rsid w:val="00B443A0"/>
    <w:rsid w:val="00B671DC"/>
    <w:rsid w:val="00B70D85"/>
    <w:rsid w:val="00B724D6"/>
    <w:rsid w:val="00B72584"/>
    <w:rsid w:val="00B7517D"/>
    <w:rsid w:val="00B800E6"/>
    <w:rsid w:val="00B804AF"/>
    <w:rsid w:val="00B843C4"/>
    <w:rsid w:val="00B87BB7"/>
    <w:rsid w:val="00B9042E"/>
    <w:rsid w:val="00BB0571"/>
    <w:rsid w:val="00BB13FF"/>
    <w:rsid w:val="00BC1AE7"/>
    <w:rsid w:val="00BC1B37"/>
    <w:rsid w:val="00BC6398"/>
    <w:rsid w:val="00BD139A"/>
    <w:rsid w:val="00BD153F"/>
    <w:rsid w:val="00BE56FE"/>
    <w:rsid w:val="00BF0C4C"/>
    <w:rsid w:val="00BF418F"/>
    <w:rsid w:val="00BF6818"/>
    <w:rsid w:val="00BF708A"/>
    <w:rsid w:val="00C02E0D"/>
    <w:rsid w:val="00C03A8B"/>
    <w:rsid w:val="00C10FCC"/>
    <w:rsid w:val="00C16765"/>
    <w:rsid w:val="00C21F28"/>
    <w:rsid w:val="00C246D4"/>
    <w:rsid w:val="00C247DD"/>
    <w:rsid w:val="00C24C25"/>
    <w:rsid w:val="00C32E6D"/>
    <w:rsid w:val="00C349EF"/>
    <w:rsid w:val="00C35C1C"/>
    <w:rsid w:val="00C404BC"/>
    <w:rsid w:val="00C4564A"/>
    <w:rsid w:val="00C4601B"/>
    <w:rsid w:val="00C61748"/>
    <w:rsid w:val="00C75E13"/>
    <w:rsid w:val="00C829CE"/>
    <w:rsid w:val="00C83CCC"/>
    <w:rsid w:val="00C846D6"/>
    <w:rsid w:val="00CA6FE3"/>
    <w:rsid w:val="00CB0FFC"/>
    <w:rsid w:val="00CB1380"/>
    <w:rsid w:val="00CB2A1E"/>
    <w:rsid w:val="00CB7AE6"/>
    <w:rsid w:val="00CC0754"/>
    <w:rsid w:val="00CC5ADE"/>
    <w:rsid w:val="00CD0E6D"/>
    <w:rsid w:val="00CE09A3"/>
    <w:rsid w:val="00CE1343"/>
    <w:rsid w:val="00CE1FCE"/>
    <w:rsid w:val="00CE44A9"/>
    <w:rsid w:val="00D00BFB"/>
    <w:rsid w:val="00D10286"/>
    <w:rsid w:val="00D1176E"/>
    <w:rsid w:val="00D12D2D"/>
    <w:rsid w:val="00D15FA0"/>
    <w:rsid w:val="00D173E4"/>
    <w:rsid w:val="00D23738"/>
    <w:rsid w:val="00D2510F"/>
    <w:rsid w:val="00D301D5"/>
    <w:rsid w:val="00D54045"/>
    <w:rsid w:val="00D628B3"/>
    <w:rsid w:val="00D6432A"/>
    <w:rsid w:val="00D648FF"/>
    <w:rsid w:val="00D64CB6"/>
    <w:rsid w:val="00D67CF2"/>
    <w:rsid w:val="00D7611F"/>
    <w:rsid w:val="00D871A1"/>
    <w:rsid w:val="00D91F62"/>
    <w:rsid w:val="00DA27C4"/>
    <w:rsid w:val="00DA6C8C"/>
    <w:rsid w:val="00DB0C9E"/>
    <w:rsid w:val="00DB3171"/>
    <w:rsid w:val="00DC0E8A"/>
    <w:rsid w:val="00DD163C"/>
    <w:rsid w:val="00DD265C"/>
    <w:rsid w:val="00DD65E0"/>
    <w:rsid w:val="00DE3989"/>
    <w:rsid w:val="00DE7DB7"/>
    <w:rsid w:val="00DF2508"/>
    <w:rsid w:val="00DF3995"/>
    <w:rsid w:val="00DF5DE2"/>
    <w:rsid w:val="00E01186"/>
    <w:rsid w:val="00E01910"/>
    <w:rsid w:val="00E0532F"/>
    <w:rsid w:val="00E06C61"/>
    <w:rsid w:val="00E1506A"/>
    <w:rsid w:val="00E25610"/>
    <w:rsid w:val="00E25A90"/>
    <w:rsid w:val="00E3243A"/>
    <w:rsid w:val="00E36159"/>
    <w:rsid w:val="00E471C2"/>
    <w:rsid w:val="00E53A0B"/>
    <w:rsid w:val="00E53DAB"/>
    <w:rsid w:val="00E56B72"/>
    <w:rsid w:val="00E63588"/>
    <w:rsid w:val="00E73090"/>
    <w:rsid w:val="00E77C66"/>
    <w:rsid w:val="00E80C26"/>
    <w:rsid w:val="00E80DA1"/>
    <w:rsid w:val="00E825FF"/>
    <w:rsid w:val="00E84036"/>
    <w:rsid w:val="00EA6799"/>
    <w:rsid w:val="00EA6931"/>
    <w:rsid w:val="00EB0A90"/>
    <w:rsid w:val="00EB11AB"/>
    <w:rsid w:val="00EB41FA"/>
    <w:rsid w:val="00EB6E52"/>
    <w:rsid w:val="00EB7B50"/>
    <w:rsid w:val="00EC6C77"/>
    <w:rsid w:val="00EC7096"/>
    <w:rsid w:val="00ED5EB8"/>
    <w:rsid w:val="00ED6B1B"/>
    <w:rsid w:val="00EE44B0"/>
    <w:rsid w:val="00EE749F"/>
    <w:rsid w:val="00EF04EE"/>
    <w:rsid w:val="00EF3548"/>
    <w:rsid w:val="00EF5888"/>
    <w:rsid w:val="00F04F9D"/>
    <w:rsid w:val="00F06D19"/>
    <w:rsid w:val="00F0754A"/>
    <w:rsid w:val="00F17E63"/>
    <w:rsid w:val="00F3028F"/>
    <w:rsid w:val="00F32BA5"/>
    <w:rsid w:val="00F40192"/>
    <w:rsid w:val="00F44847"/>
    <w:rsid w:val="00F51D4C"/>
    <w:rsid w:val="00F7199D"/>
    <w:rsid w:val="00F7476C"/>
    <w:rsid w:val="00F87AAF"/>
    <w:rsid w:val="00F91709"/>
    <w:rsid w:val="00F9195E"/>
    <w:rsid w:val="00F9522D"/>
    <w:rsid w:val="00F963F9"/>
    <w:rsid w:val="00FA05F2"/>
    <w:rsid w:val="00FA6D7F"/>
    <w:rsid w:val="00FA7C7A"/>
    <w:rsid w:val="00FB2B88"/>
    <w:rsid w:val="00FC546D"/>
    <w:rsid w:val="00FD0CAE"/>
    <w:rsid w:val="00FD1D59"/>
    <w:rsid w:val="00FE37C1"/>
    <w:rsid w:val="00FE3DBB"/>
    <w:rsid w:val="00FE5227"/>
    <w:rsid w:val="00FF27C8"/>
    <w:rsid w:val="00FF610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B27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1176E"/>
  </w:style>
  <w:style w:type="paragraph" w:styleId="berschrift1">
    <w:name w:val="heading 1"/>
    <w:basedOn w:val="Standard"/>
    <w:next w:val="Standard"/>
    <w:link w:val="berschrift1Zchn"/>
    <w:uiPriority w:val="9"/>
    <w:qFormat/>
    <w:rsid w:val="006A3BC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semiHidden/>
    <w:unhideWhenUsed/>
    <w:qFormat/>
    <w:rsid w:val="00E471C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Sprechblasentext">
    <w:name w:val="Balloon Text"/>
    <w:basedOn w:val="Standard"/>
    <w:link w:val="SprechblasentextZchn"/>
    <w:uiPriority w:val="99"/>
    <w:semiHidden/>
    <w:unhideWhenUsed/>
    <w:rsid w:val="00955BE9"/>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semiHidden/>
    <w:unhideWhenUsed/>
    <w:rsid w:val="00955BE9"/>
    <w:rPr>
      <w:sz w:val="20"/>
      <w:szCs w:val="20"/>
    </w:rPr>
  </w:style>
  <w:style w:type="character" w:customStyle="1" w:styleId="KommentartextZchn">
    <w:name w:val="Kommentartext Zchn"/>
    <w:basedOn w:val="Absatz-Standardschriftart"/>
    <w:link w:val="Kommentartext"/>
    <w:uiPriority w:val="99"/>
    <w:semiHidden/>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 w:type="paragraph" w:customStyle="1" w:styleId="Text">
    <w:name w:val="Text"/>
    <w:rsid w:val="009F011E"/>
    <w:pPr>
      <w:pBdr>
        <w:top w:val="nil"/>
        <w:left w:val="nil"/>
        <w:bottom w:val="nil"/>
        <w:right w:val="nil"/>
        <w:between w:val="nil"/>
        <w:bar w:val="nil"/>
      </w:pBdr>
      <w:spacing w:after="160" w:line="259" w:lineRule="auto"/>
    </w:pPr>
    <w:rPr>
      <w:rFonts w:ascii="Calibri" w:eastAsia="Arial Unicode MS" w:hAnsi="Calibri" w:cs="Arial Unicode MS"/>
      <w:color w:val="000000"/>
      <w:sz w:val="22"/>
      <w:szCs w:val="22"/>
      <w:u w:color="000000"/>
      <w:bdr w:val="nil"/>
      <w:lang w:eastAsia="de-DE"/>
      <w14:textOutline w14:w="0" w14:cap="flat" w14:cmpd="sng" w14:algn="ctr">
        <w14:noFill/>
        <w14:prstDash w14:val="solid"/>
        <w14:bevel/>
      </w14:textOutline>
    </w:rPr>
  </w:style>
  <w:style w:type="paragraph" w:styleId="berarbeitung">
    <w:name w:val="Revision"/>
    <w:hidden/>
    <w:uiPriority w:val="99"/>
    <w:semiHidden/>
    <w:rsid w:val="001A445B"/>
  </w:style>
  <w:style w:type="character" w:customStyle="1" w:styleId="s2">
    <w:name w:val="s2"/>
    <w:basedOn w:val="Absatz-Standardschriftart"/>
    <w:rsid w:val="001D5F0B"/>
  </w:style>
  <w:style w:type="character" w:customStyle="1" w:styleId="apple-converted-space">
    <w:name w:val="apple-converted-space"/>
    <w:basedOn w:val="Absatz-Standardschriftart"/>
    <w:rsid w:val="001D5F0B"/>
  </w:style>
  <w:style w:type="character" w:styleId="Fett">
    <w:name w:val="Strong"/>
    <w:basedOn w:val="Absatz-Standardschriftart"/>
    <w:uiPriority w:val="22"/>
    <w:qFormat/>
    <w:rsid w:val="008D1619"/>
    <w:rPr>
      <w:b/>
      <w:bCs/>
    </w:rPr>
  </w:style>
  <w:style w:type="character" w:customStyle="1" w:styleId="berschrift1Zchn">
    <w:name w:val="Überschrift 1 Zchn"/>
    <w:basedOn w:val="Absatz-Standardschriftart"/>
    <w:link w:val="berschrift1"/>
    <w:uiPriority w:val="9"/>
    <w:rsid w:val="006A3BC9"/>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semiHidden/>
    <w:rsid w:val="00E471C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81772">
      <w:bodyDiv w:val="1"/>
      <w:marLeft w:val="0"/>
      <w:marRight w:val="0"/>
      <w:marTop w:val="0"/>
      <w:marBottom w:val="0"/>
      <w:divBdr>
        <w:top w:val="none" w:sz="0" w:space="0" w:color="auto"/>
        <w:left w:val="none" w:sz="0" w:space="0" w:color="auto"/>
        <w:bottom w:val="none" w:sz="0" w:space="0" w:color="auto"/>
        <w:right w:val="none" w:sz="0" w:space="0" w:color="auto"/>
      </w:divBdr>
      <w:divsChild>
        <w:div w:id="618338797">
          <w:marLeft w:val="0"/>
          <w:marRight w:val="0"/>
          <w:marTop w:val="0"/>
          <w:marBottom w:val="0"/>
          <w:divBdr>
            <w:top w:val="none" w:sz="0" w:space="0" w:color="auto"/>
            <w:left w:val="none" w:sz="0" w:space="0" w:color="auto"/>
            <w:bottom w:val="none" w:sz="0" w:space="0" w:color="auto"/>
            <w:right w:val="none" w:sz="0" w:space="0" w:color="auto"/>
          </w:divBdr>
          <w:divsChild>
            <w:div w:id="27530102">
              <w:marLeft w:val="0"/>
              <w:marRight w:val="0"/>
              <w:marTop w:val="0"/>
              <w:marBottom w:val="0"/>
              <w:divBdr>
                <w:top w:val="none" w:sz="0" w:space="0" w:color="auto"/>
                <w:left w:val="none" w:sz="0" w:space="0" w:color="auto"/>
                <w:bottom w:val="none" w:sz="0" w:space="0" w:color="auto"/>
                <w:right w:val="none" w:sz="0" w:space="0" w:color="auto"/>
              </w:divBdr>
              <w:divsChild>
                <w:div w:id="81337546">
                  <w:marLeft w:val="0"/>
                  <w:marRight w:val="0"/>
                  <w:marTop w:val="0"/>
                  <w:marBottom w:val="0"/>
                  <w:divBdr>
                    <w:top w:val="none" w:sz="0" w:space="0" w:color="auto"/>
                    <w:left w:val="none" w:sz="0" w:space="0" w:color="auto"/>
                    <w:bottom w:val="none" w:sz="0" w:space="0" w:color="auto"/>
                    <w:right w:val="none" w:sz="0" w:space="0" w:color="auto"/>
                  </w:divBdr>
                  <w:divsChild>
                    <w:div w:id="542402407">
                      <w:marLeft w:val="0"/>
                      <w:marRight w:val="0"/>
                      <w:marTop w:val="0"/>
                      <w:marBottom w:val="0"/>
                      <w:divBdr>
                        <w:top w:val="none" w:sz="0" w:space="0" w:color="auto"/>
                        <w:left w:val="none" w:sz="0" w:space="0" w:color="auto"/>
                        <w:bottom w:val="none" w:sz="0" w:space="0" w:color="auto"/>
                        <w:right w:val="none" w:sz="0" w:space="0" w:color="auto"/>
                      </w:divBdr>
                      <w:divsChild>
                        <w:div w:id="1016074559">
                          <w:marLeft w:val="0"/>
                          <w:marRight w:val="0"/>
                          <w:marTop w:val="0"/>
                          <w:marBottom w:val="0"/>
                          <w:divBdr>
                            <w:top w:val="none" w:sz="0" w:space="0" w:color="auto"/>
                            <w:left w:val="none" w:sz="0" w:space="0" w:color="auto"/>
                            <w:bottom w:val="none" w:sz="0" w:space="0" w:color="auto"/>
                            <w:right w:val="none" w:sz="0" w:space="0" w:color="auto"/>
                          </w:divBdr>
                          <w:divsChild>
                            <w:div w:id="188817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7871085">
          <w:marLeft w:val="0"/>
          <w:marRight w:val="0"/>
          <w:marTop w:val="0"/>
          <w:marBottom w:val="0"/>
          <w:divBdr>
            <w:top w:val="none" w:sz="0" w:space="0" w:color="auto"/>
            <w:left w:val="none" w:sz="0" w:space="0" w:color="auto"/>
            <w:bottom w:val="none" w:sz="0" w:space="0" w:color="auto"/>
            <w:right w:val="none" w:sz="0" w:space="0" w:color="auto"/>
          </w:divBdr>
          <w:divsChild>
            <w:div w:id="1283537061">
              <w:marLeft w:val="4913"/>
              <w:marRight w:val="4913"/>
              <w:marTop w:val="0"/>
              <w:marBottom w:val="0"/>
              <w:divBdr>
                <w:top w:val="none" w:sz="0" w:space="0" w:color="auto"/>
                <w:left w:val="none" w:sz="0" w:space="0" w:color="auto"/>
                <w:bottom w:val="none" w:sz="0" w:space="0" w:color="auto"/>
                <w:right w:val="none" w:sz="0" w:space="0" w:color="auto"/>
              </w:divBdr>
              <w:divsChild>
                <w:div w:id="644705867">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 w:id="153911198">
      <w:bodyDiv w:val="1"/>
      <w:marLeft w:val="0"/>
      <w:marRight w:val="0"/>
      <w:marTop w:val="0"/>
      <w:marBottom w:val="0"/>
      <w:divBdr>
        <w:top w:val="none" w:sz="0" w:space="0" w:color="auto"/>
        <w:left w:val="none" w:sz="0" w:space="0" w:color="auto"/>
        <w:bottom w:val="none" w:sz="0" w:space="0" w:color="auto"/>
        <w:right w:val="none" w:sz="0" w:space="0" w:color="auto"/>
      </w:divBdr>
    </w:div>
    <w:div w:id="255989770">
      <w:bodyDiv w:val="1"/>
      <w:marLeft w:val="0"/>
      <w:marRight w:val="0"/>
      <w:marTop w:val="0"/>
      <w:marBottom w:val="0"/>
      <w:divBdr>
        <w:top w:val="none" w:sz="0" w:space="0" w:color="auto"/>
        <w:left w:val="none" w:sz="0" w:space="0" w:color="auto"/>
        <w:bottom w:val="none" w:sz="0" w:space="0" w:color="auto"/>
        <w:right w:val="none" w:sz="0" w:space="0" w:color="auto"/>
      </w:divBdr>
    </w:div>
    <w:div w:id="258828410">
      <w:bodyDiv w:val="1"/>
      <w:marLeft w:val="0"/>
      <w:marRight w:val="0"/>
      <w:marTop w:val="0"/>
      <w:marBottom w:val="0"/>
      <w:divBdr>
        <w:top w:val="none" w:sz="0" w:space="0" w:color="auto"/>
        <w:left w:val="none" w:sz="0" w:space="0" w:color="auto"/>
        <w:bottom w:val="none" w:sz="0" w:space="0" w:color="auto"/>
        <w:right w:val="none" w:sz="0" w:space="0" w:color="auto"/>
      </w:divBdr>
    </w:div>
    <w:div w:id="266423386">
      <w:bodyDiv w:val="1"/>
      <w:marLeft w:val="0"/>
      <w:marRight w:val="0"/>
      <w:marTop w:val="0"/>
      <w:marBottom w:val="0"/>
      <w:divBdr>
        <w:top w:val="none" w:sz="0" w:space="0" w:color="auto"/>
        <w:left w:val="none" w:sz="0" w:space="0" w:color="auto"/>
        <w:bottom w:val="none" w:sz="0" w:space="0" w:color="auto"/>
        <w:right w:val="none" w:sz="0" w:space="0" w:color="auto"/>
      </w:divBdr>
    </w:div>
    <w:div w:id="522592833">
      <w:bodyDiv w:val="1"/>
      <w:marLeft w:val="0"/>
      <w:marRight w:val="0"/>
      <w:marTop w:val="0"/>
      <w:marBottom w:val="0"/>
      <w:divBdr>
        <w:top w:val="none" w:sz="0" w:space="0" w:color="auto"/>
        <w:left w:val="none" w:sz="0" w:space="0" w:color="auto"/>
        <w:bottom w:val="none" w:sz="0" w:space="0" w:color="auto"/>
        <w:right w:val="none" w:sz="0" w:space="0" w:color="auto"/>
      </w:divBdr>
    </w:div>
    <w:div w:id="653342132">
      <w:bodyDiv w:val="1"/>
      <w:marLeft w:val="0"/>
      <w:marRight w:val="0"/>
      <w:marTop w:val="0"/>
      <w:marBottom w:val="0"/>
      <w:divBdr>
        <w:top w:val="none" w:sz="0" w:space="0" w:color="auto"/>
        <w:left w:val="none" w:sz="0" w:space="0" w:color="auto"/>
        <w:bottom w:val="none" w:sz="0" w:space="0" w:color="auto"/>
        <w:right w:val="none" w:sz="0" w:space="0" w:color="auto"/>
      </w:divBdr>
    </w:div>
    <w:div w:id="670565549">
      <w:bodyDiv w:val="1"/>
      <w:marLeft w:val="0"/>
      <w:marRight w:val="0"/>
      <w:marTop w:val="0"/>
      <w:marBottom w:val="0"/>
      <w:divBdr>
        <w:top w:val="none" w:sz="0" w:space="0" w:color="auto"/>
        <w:left w:val="none" w:sz="0" w:space="0" w:color="auto"/>
        <w:bottom w:val="none" w:sz="0" w:space="0" w:color="auto"/>
        <w:right w:val="none" w:sz="0" w:space="0" w:color="auto"/>
      </w:divBdr>
    </w:div>
    <w:div w:id="797184269">
      <w:bodyDiv w:val="1"/>
      <w:marLeft w:val="0"/>
      <w:marRight w:val="0"/>
      <w:marTop w:val="0"/>
      <w:marBottom w:val="0"/>
      <w:divBdr>
        <w:top w:val="none" w:sz="0" w:space="0" w:color="auto"/>
        <w:left w:val="none" w:sz="0" w:space="0" w:color="auto"/>
        <w:bottom w:val="none" w:sz="0" w:space="0" w:color="auto"/>
        <w:right w:val="none" w:sz="0" w:space="0" w:color="auto"/>
      </w:divBdr>
    </w:div>
    <w:div w:id="978609622">
      <w:bodyDiv w:val="1"/>
      <w:marLeft w:val="0"/>
      <w:marRight w:val="0"/>
      <w:marTop w:val="0"/>
      <w:marBottom w:val="0"/>
      <w:divBdr>
        <w:top w:val="none" w:sz="0" w:space="0" w:color="auto"/>
        <w:left w:val="none" w:sz="0" w:space="0" w:color="auto"/>
        <w:bottom w:val="none" w:sz="0" w:space="0" w:color="auto"/>
        <w:right w:val="none" w:sz="0" w:space="0" w:color="auto"/>
      </w:divBdr>
    </w:div>
    <w:div w:id="1040478266">
      <w:bodyDiv w:val="1"/>
      <w:marLeft w:val="0"/>
      <w:marRight w:val="0"/>
      <w:marTop w:val="0"/>
      <w:marBottom w:val="0"/>
      <w:divBdr>
        <w:top w:val="none" w:sz="0" w:space="0" w:color="auto"/>
        <w:left w:val="none" w:sz="0" w:space="0" w:color="auto"/>
        <w:bottom w:val="none" w:sz="0" w:space="0" w:color="auto"/>
        <w:right w:val="none" w:sz="0" w:space="0" w:color="auto"/>
      </w:divBdr>
    </w:div>
    <w:div w:id="1089161731">
      <w:bodyDiv w:val="1"/>
      <w:marLeft w:val="0"/>
      <w:marRight w:val="0"/>
      <w:marTop w:val="0"/>
      <w:marBottom w:val="0"/>
      <w:divBdr>
        <w:top w:val="none" w:sz="0" w:space="0" w:color="auto"/>
        <w:left w:val="none" w:sz="0" w:space="0" w:color="auto"/>
        <w:bottom w:val="none" w:sz="0" w:space="0" w:color="auto"/>
        <w:right w:val="none" w:sz="0" w:space="0" w:color="auto"/>
      </w:divBdr>
    </w:div>
    <w:div w:id="1119835620">
      <w:bodyDiv w:val="1"/>
      <w:marLeft w:val="0"/>
      <w:marRight w:val="0"/>
      <w:marTop w:val="0"/>
      <w:marBottom w:val="0"/>
      <w:divBdr>
        <w:top w:val="none" w:sz="0" w:space="0" w:color="auto"/>
        <w:left w:val="none" w:sz="0" w:space="0" w:color="auto"/>
        <w:bottom w:val="none" w:sz="0" w:space="0" w:color="auto"/>
        <w:right w:val="none" w:sz="0" w:space="0" w:color="auto"/>
      </w:divBdr>
    </w:div>
    <w:div w:id="1460031971">
      <w:bodyDiv w:val="1"/>
      <w:marLeft w:val="0"/>
      <w:marRight w:val="0"/>
      <w:marTop w:val="0"/>
      <w:marBottom w:val="0"/>
      <w:divBdr>
        <w:top w:val="none" w:sz="0" w:space="0" w:color="auto"/>
        <w:left w:val="none" w:sz="0" w:space="0" w:color="auto"/>
        <w:bottom w:val="none" w:sz="0" w:space="0" w:color="auto"/>
        <w:right w:val="none" w:sz="0" w:space="0" w:color="auto"/>
      </w:divBdr>
      <w:divsChild>
        <w:div w:id="17242201">
          <w:marLeft w:val="0"/>
          <w:marRight w:val="0"/>
          <w:marTop w:val="0"/>
          <w:marBottom w:val="0"/>
          <w:divBdr>
            <w:top w:val="none" w:sz="0" w:space="0" w:color="auto"/>
            <w:left w:val="none" w:sz="0" w:space="0" w:color="auto"/>
            <w:bottom w:val="none" w:sz="0" w:space="0" w:color="auto"/>
            <w:right w:val="none" w:sz="0" w:space="0" w:color="auto"/>
          </w:divBdr>
          <w:divsChild>
            <w:div w:id="367872402">
              <w:marLeft w:val="0"/>
              <w:marRight w:val="0"/>
              <w:marTop w:val="0"/>
              <w:marBottom w:val="0"/>
              <w:divBdr>
                <w:top w:val="none" w:sz="0" w:space="0" w:color="auto"/>
                <w:left w:val="none" w:sz="0" w:space="0" w:color="auto"/>
                <w:bottom w:val="none" w:sz="0" w:space="0" w:color="auto"/>
                <w:right w:val="none" w:sz="0" w:space="0" w:color="auto"/>
              </w:divBdr>
              <w:divsChild>
                <w:div w:id="850681906">
                  <w:marLeft w:val="0"/>
                  <w:marRight w:val="0"/>
                  <w:marTop w:val="0"/>
                  <w:marBottom w:val="0"/>
                  <w:divBdr>
                    <w:top w:val="none" w:sz="0" w:space="0" w:color="auto"/>
                    <w:left w:val="none" w:sz="0" w:space="0" w:color="auto"/>
                    <w:bottom w:val="none" w:sz="0" w:space="0" w:color="auto"/>
                    <w:right w:val="none" w:sz="0" w:space="0" w:color="auto"/>
                  </w:divBdr>
                  <w:divsChild>
                    <w:div w:id="755595651">
                      <w:marLeft w:val="0"/>
                      <w:marRight w:val="0"/>
                      <w:marTop w:val="0"/>
                      <w:marBottom w:val="0"/>
                      <w:divBdr>
                        <w:top w:val="none" w:sz="0" w:space="0" w:color="auto"/>
                        <w:left w:val="none" w:sz="0" w:space="0" w:color="auto"/>
                        <w:bottom w:val="none" w:sz="0" w:space="0" w:color="auto"/>
                        <w:right w:val="none" w:sz="0" w:space="0" w:color="auto"/>
                      </w:divBdr>
                      <w:divsChild>
                        <w:div w:id="1463185894">
                          <w:marLeft w:val="0"/>
                          <w:marRight w:val="0"/>
                          <w:marTop w:val="0"/>
                          <w:marBottom w:val="0"/>
                          <w:divBdr>
                            <w:top w:val="none" w:sz="0" w:space="0" w:color="auto"/>
                            <w:left w:val="none" w:sz="0" w:space="0" w:color="auto"/>
                            <w:bottom w:val="none" w:sz="0" w:space="0" w:color="auto"/>
                            <w:right w:val="none" w:sz="0" w:space="0" w:color="auto"/>
                          </w:divBdr>
                          <w:divsChild>
                            <w:div w:id="12420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8008249">
          <w:marLeft w:val="0"/>
          <w:marRight w:val="0"/>
          <w:marTop w:val="0"/>
          <w:marBottom w:val="0"/>
          <w:divBdr>
            <w:top w:val="none" w:sz="0" w:space="0" w:color="auto"/>
            <w:left w:val="none" w:sz="0" w:space="0" w:color="auto"/>
            <w:bottom w:val="none" w:sz="0" w:space="0" w:color="auto"/>
            <w:right w:val="none" w:sz="0" w:space="0" w:color="auto"/>
          </w:divBdr>
          <w:divsChild>
            <w:div w:id="1600717676">
              <w:marLeft w:val="4913"/>
              <w:marRight w:val="4913"/>
              <w:marTop w:val="0"/>
              <w:marBottom w:val="0"/>
              <w:divBdr>
                <w:top w:val="none" w:sz="0" w:space="0" w:color="auto"/>
                <w:left w:val="none" w:sz="0" w:space="0" w:color="auto"/>
                <w:bottom w:val="none" w:sz="0" w:space="0" w:color="auto"/>
                <w:right w:val="none" w:sz="0" w:space="0" w:color="auto"/>
              </w:divBdr>
              <w:divsChild>
                <w:div w:id="671763337">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 w:id="1472480438">
      <w:bodyDiv w:val="1"/>
      <w:marLeft w:val="0"/>
      <w:marRight w:val="0"/>
      <w:marTop w:val="0"/>
      <w:marBottom w:val="0"/>
      <w:divBdr>
        <w:top w:val="none" w:sz="0" w:space="0" w:color="auto"/>
        <w:left w:val="none" w:sz="0" w:space="0" w:color="auto"/>
        <w:bottom w:val="none" w:sz="0" w:space="0" w:color="auto"/>
        <w:right w:val="none" w:sz="0" w:space="0" w:color="auto"/>
      </w:divBdr>
    </w:div>
    <w:div w:id="1547059850">
      <w:bodyDiv w:val="1"/>
      <w:marLeft w:val="0"/>
      <w:marRight w:val="0"/>
      <w:marTop w:val="0"/>
      <w:marBottom w:val="0"/>
      <w:divBdr>
        <w:top w:val="none" w:sz="0" w:space="0" w:color="auto"/>
        <w:left w:val="none" w:sz="0" w:space="0" w:color="auto"/>
        <w:bottom w:val="none" w:sz="0" w:space="0" w:color="auto"/>
        <w:right w:val="none" w:sz="0" w:space="0" w:color="auto"/>
      </w:divBdr>
    </w:div>
    <w:div w:id="1573273068">
      <w:bodyDiv w:val="1"/>
      <w:marLeft w:val="0"/>
      <w:marRight w:val="0"/>
      <w:marTop w:val="0"/>
      <w:marBottom w:val="0"/>
      <w:divBdr>
        <w:top w:val="none" w:sz="0" w:space="0" w:color="auto"/>
        <w:left w:val="none" w:sz="0" w:space="0" w:color="auto"/>
        <w:bottom w:val="none" w:sz="0" w:space="0" w:color="auto"/>
        <w:right w:val="none" w:sz="0" w:space="0" w:color="auto"/>
      </w:divBdr>
    </w:div>
    <w:div w:id="1587957358">
      <w:bodyDiv w:val="1"/>
      <w:marLeft w:val="0"/>
      <w:marRight w:val="0"/>
      <w:marTop w:val="0"/>
      <w:marBottom w:val="0"/>
      <w:divBdr>
        <w:top w:val="none" w:sz="0" w:space="0" w:color="auto"/>
        <w:left w:val="none" w:sz="0" w:space="0" w:color="auto"/>
        <w:bottom w:val="none" w:sz="0" w:space="0" w:color="auto"/>
        <w:right w:val="none" w:sz="0" w:space="0" w:color="auto"/>
      </w:divBdr>
    </w:div>
    <w:div w:id="1646161753">
      <w:bodyDiv w:val="1"/>
      <w:marLeft w:val="0"/>
      <w:marRight w:val="0"/>
      <w:marTop w:val="0"/>
      <w:marBottom w:val="0"/>
      <w:divBdr>
        <w:top w:val="none" w:sz="0" w:space="0" w:color="auto"/>
        <w:left w:val="none" w:sz="0" w:space="0" w:color="auto"/>
        <w:bottom w:val="none" w:sz="0" w:space="0" w:color="auto"/>
        <w:right w:val="none" w:sz="0" w:space="0" w:color="auto"/>
      </w:divBdr>
    </w:div>
    <w:div w:id="1667435477">
      <w:bodyDiv w:val="1"/>
      <w:marLeft w:val="0"/>
      <w:marRight w:val="0"/>
      <w:marTop w:val="0"/>
      <w:marBottom w:val="0"/>
      <w:divBdr>
        <w:top w:val="none" w:sz="0" w:space="0" w:color="auto"/>
        <w:left w:val="none" w:sz="0" w:space="0" w:color="auto"/>
        <w:bottom w:val="none" w:sz="0" w:space="0" w:color="auto"/>
        <w:right w:val="none" w:sz="0" w:space="0" w:color="auto"/>
      </w:divBdr>
    </w:div>
    <w:div w:id="1713728956">
      <w:bodyDiv w:val="1"/>
      <w:marLeft w:val="0"/>
      <w:marRight w:val="0"/>
      <w:marTop w:val="0"/>
      <w:marBottom w:val="0"/>
      <w:divBdr>
        <w:top w:val="none" w:sz="0" w:space="0" w:color="auto"/>
        <w:left w:val="none" w:sz="0" w:space="0" w:color="auto"/>
        <w:bottom w:val="none" w:sz="0" w:space="0" w:color="auto"/>
        <w:right w:val="none" w:sz="0" w:space="0" w:color="auto"/>
      </w:divBdr>
    </w:div>
    <w:div w:id="1748453565">
      <w:bodyDiv w:val="1"/>
      <w:marLeft w:val="0"/>
      <w:marRight w:val="0"/>
      <w:marTop w:val="0"/>
      <w:marBottom w:val="0"/>
      <w:divBdr>
        <w:top w:val="none" w:sz="0" w:space="0" w:color="auto"/>
        <w:left w:val="none" w:sz="0" w:space="0" w:color="auto"/>
        <w:bottom w:val="none" w:sz="0" w:space="0" w:color="auto"/>
        <w:right w:val="none" w:sz="0" w:space="0" w:color="auto"/>
      </w:divBdr>
    </w:div>
    <w:div w:id="1785877490">
      <w:bodyDiv w:val="1"/>
      <w:marLeft w:val="0"/>
      <w:marRight w:val="0"/>
      <w:marTop w:val="0"/>
      <w:marBottom w:val="0"/>
      <w:divBdr>
        <w:top w:val="none" w:sz="0" w:space="0" w:color="auto"/>
        <w:left w:val="none" w:sz="0" w:space="0" w:color="auto"/>
        <w:bottom w:val="none" w:sz="0" w:space="0" w:color="auto"/>
        <w:right w:val="none" w:sz="0" w:space="0" w:color="auto"/>
      </w:divBdr>
    </w:div>
    <w:div w:id="1826778496">
      <w:bodyDiv w:val="1"/>
      <w:marLeft w:val="0"/>
      <w:marRight w:val="0"/>
      <w:marTop w:val="0"/>
      <w:marBottom w:val="0"/>
      <w:divBdr>
        <w:top w:val="none" w:sz="0" w:space="0" w:color="auto"/>
        <w:left w:val="none" w:sz="0" w:space="0" w:color="auto"/>
        <w:bottom w:val="none" w:sz="0" w:space="0" w:color="auto"/>
        <w:right w:val="none" w:sz="0" w:space="0" w:color="auto"/>
      </w:divBdr>
    </w:div>
    <w:div w:id="1859000613">
      <w:bodyDiv w:val="1"/>
      <w:marLeft w:val="0"/>
      <w:marRight w:val="0"/>
      <w:marTop w:val="0"/>
      <w:marBottom w:val="0"/>
      <w:divBdr>
        <w:top w:val="none" w:sz="0" w:space="0" w:color="auto"/>
        <w:left w:val="none" w:sz="0" w:space="0" w:color="auto"/>
        <w:bottom w:val="none" w:sz="0" w:space="0" w:color="auto"/>
        <w:right w:val="none" w:sz="0" w:space="0" w:color="auto"/>
      </w:divBdr>
    </w:div>
    <w:div w:id="1876237761">
      <w:bodyDiv w:val="1"/>
      <w:marLeft w:val="0"/>
      <w:marRight w:val="0"/>
      <w:marTop w:val="0"/>
      <w:marBottom w:val="0"/>
      <w:divBdr>
        <w:top w:val="none" w:sz="0" w:space="0" w:color="auto"/>
        <w:left w:val="none" w:sz="0" w:space="0" w:color="auto"/>
        <w:bottom w:val="none" w:sz="0" w:space="0" w:color="auto"/>
        <w:right w:val="none" w:sz="0" w:space="0" w:color="auto"/>
      </w:divBdr>
    </w:div>
    <w:div w:id="1895463548">
      <w:bodyDiv w:val="1"/>
      <w:marLeft w:val="0"/>
      <w:marRight w:val="0"/>
      <w:marTop w:val="0"/>
      <w:marBottom w:val="0"/>
      <w:divBdr>
        <w:top w:val="none" w:sz="0" w:space="0" w:color="auto"/>
        <w:left w:val="none" w:sz="0" w:space="0" w:color="auto"/>
        <w:bottom w:val="none" w:sz="0" w:space="0" w:color="auto"/>
        <w:right w:val="none" w:sz="0" w:space="0" w:color="auto"/>
      </w:divBdr>
    </w:div>
    <w:div w:id="2012833525">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 w:id="2096590503">
      <w:bodyDiv w:val="1"/>
      <w:marLeft w:val="0"/>
      <w:marRight w:val="0"/>
      <w:marTop w:val="0"/>
      <w:marBottom w:val="0"/>
      <w:divBdr>
        <w:top w:val="none" w:sz="0" w:space="0" w:color="auto"/>
        <w:left w:val="none" w:sz="0" w:space="0" w:color="auto"/>
        <w:bottom w:val="none" w:sz="0" w:space="0" w:color="auto"/>
        <w:right w:val="none" w:sz="0" w:space="0" w:color="auto"/>
      </w:divBdr>
    </w:div>
    <w:div w:id="2143768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FD21AE-8536-4A86-9EAA-D0458AC9C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552</Words>
  <Characters>3478</Characters>
  <Application>Microsoft Office Word</Application>
  <DocSecurity>0</DocSecurity>
  <Lines>28</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David Döbele</cp:lastModifiedBy>
  <cp:revision>9</cp:revision>
  <dcterms:created xsi:type="dcterms:W3CDTF">2025-04-06T17:51:00Z</dcterms:created>
  <dcterms:modified xsi:type="dcterms:W3CDTF">2025-05-27T16:13:00Z</dcterms:modified>
</cp:coreProperties>
</file>