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41" w:rightFromText="141" w:vertAnchor="text" w:horzAnchor="margin" w:tblpXSpec="center" w:tblpY="-224"/>
        <w:tblW w:w="1077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3686"/>
        <w:gridCol w:w="142"/>
        <w:gridCol w:w="141"/>
        <w:gridCol w:w="284"/>
        <w:gridCol w:w="425"/>
        <w:gridCol w:w="142"/>
        <w:gridCol w:w="142"/>
        <w:gridCol w:w="283"/>
        <w:gridCol w:w="425"/>
        <w:gridCol w:w="3402"/>
      </w:tblGrid>
      <w:tr w:rsidR="00D6677B" w:rsidRPr="001B1769" w14:paraId="49864BF9" w14:textId="77777777" w:rsidTr="00184C1A">
        <w:trPr>
          <w:trHeight w:val="283"/>
        </w:trPr>
        <w:tc>
          <w:tcPr>
            <w:tcW w:w="10773" w:type="dxa"/>
            <w:gridSpan w:val="11"/>
            <w:vAlign w:val="bottom"/>
          </w:tcPr>
          <w:p w14:paraId="6D70C765" w14:textId="77777777" w:rsidR="00BE2A40" w:rsidRPr="00612D6F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</w:pPr>
            <w:r w:rsidRPr="00612D6F">
              <w:rPr>
                <w:rFonts w:ascii="Times New Roman" w:eastAsia="Times New Roman" w:hAnsi="Times New Roman" w:cs="Times New Roman"/>
                <w:b/>
                <w:sz w:val="44"/>
                <w:szCs w:val="44"/>
              </w:rPr>
              <w:t>Florian Kempf</w:t>
            </w:r>
          </w:p>
          <w:p w14:paraId="1A9E649B" w14:textId="7DA69DC6" w:rsidR="00BE2A40" w:rsidRPr="009F4072" w:rsidRDefault="00BE2A40" w:rsidP="00BE2A4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proofErr w:type="spellStart"/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Kilbachweg</w:t>
            </w:r>
            <w:proofErr w:type="spellEnd"/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4, 65510 Idstein</w:t>
            </w:r>
            <w:r w:rsidR="00374455">
              <w:rPr>
                <w:rFonts w:ascii="Times New Roman" w:eastAsia="Times New Roman" w:hAnsi="Times New Roman" w:cs="Times New Roman"/>
                <w:sz w:val="20"/>
                <w:szCs w:val="20"/>
              </w:rPr>
              <w:t>-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Heftrich</w:t>
            </w:r>
            <w:r w:rsidR="00A16E73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|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Kempf.florian@t-online.de | +49(0)157 73122100</w:t>
            </w:r>
          </w:p>
        </w:tc>
      </w:tr>
      <w:tr w:rsidR="00D6677B" w:rsidRPr="001B1769" w14:paraId="462ED9D2" w14:textId="77777777" w:rsidTr="00184C1A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401D7C1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D6677B" w:rsidRPr="001B1769" w14:paraId="3CE8035D" w14:textId="77777777" w:rsidTr="00184C1A">
        <w:trPr>
          <w:trHeight w:val="340"/>
        </w:trPr>
        <w:tc>
          <w:tcPr>
            <w:tcW w:w="6663" w:type="dxa"/>
            <w:gridSpan w:val="8"/>
            <w:tcBorders>
              <w:top w:val="single" w:sz="4" w:space="0" w:color="000000"/>
            </w:tcBorders>
            <w:vAlign w:val="bottom"/>
          </w:tcPr>
          <w:p w14:paraId="0E67281B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h_da Hochschule Darmstadt</w:t>
            </w:r>
          </w:p>
        </w:tc>
        <w:tc>
          <w:tcPr>
            <w:tcW w:w="4110" w:type="dxa"/>
            <w:gridSpan w:val="3"/>
            <w:tcBorders>
              <w:top w:val="single" w:sz="4" w:space="0" w:color="000000"/>
            </w:tcBorders>
            <w:vAlign w:val="bottom"/>
          </w:tcPr>
          <w:p w14:paraId="267A4CF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Darmstadt</w:t>
            </w:r>
          </w:p>
        </w:tc>
      </w:tr>
      <w:tr w:rsidR="00D6677B" w:rsidRPr="001B1769" w14:paraId="1A36D057" w14:textId="77777777" w:rsidTr="00184C1A">
        <w:trPr>
          <w:trHeight w:val="227"/>
        </w:trPr>
        <w:tc>
          <w:tcPr>
            <w:tcW w:w="5529" w:type="dxa"/>
            <w:gridSpan w:val="3"/>
            <w:vAlign w:val="bottom"/>
          </w:tcPr>
          <w:p w14:paraId="2BD5D9E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M.Sc</w:t>
            </w:r>
            <w:proofErr w:type="spellEnd"/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 in Wirtschaftsingenieurwesen (aktueller Schnitt: 1,5)</w:t>
            </w:r>
          </w:p>
        </w:tc>
        <w:tc>
          <w:tcPr>
            <w:tcW w:w="5244" w:type="dxa"/>
            <w:gridSpan w:val="8"/>
            <w:vAlign w:val="bottom"/>
          </w:tcPr>
          <w:p w14:paraId="46147770" w14:textId="0BE57A3D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9F4072" w:rsidRPr="009F4072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D6677B" w:rsidRPr="001B1769" w:rsidDel="00D6677B" w14:paraId="164AB010" w14:textId="77777777" w:rsidTr="00184C1A">
        <w:trPr>
          <w:trHeight w:val="227"/>
          <w:del w:id="0" w:author="Jessica Proß" w:date="2023-02-06T14:40:00Z"/>
        </w:trPr>
        <w:tc>
          <w:tcPr>
            <w:tcW w:w="10773" w:type="dxa"/>
            <w:gridSpan w:val="11"/>
            <w:vAlign w:val="bottom"/>
          </w:tcPr>
          <w:p w14:paraId="2406B57A" w14:textId="2D014C9F" w:rsidR="00E12D3D" w:rsidRPr="001E1AB2" w:rsidDel="00D6677B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1" w:author="Jessica Proß" w:date="2023-02-06T14:40:00Z"/>
                <w:rFonts w:ascii="Times New Roman" w:hAnsi="Times New Roman" w:cs="Times New Roman"/>
                <w:sz w:val="20"/>
                <w:szCs w:val="20"/>
                <w:lang w:val="en-US"/>
              </w:rPr>
            </w:pPr>
            <w:del w:id="2" w:author="Jessica Proß" w:date="2023-02-06T14:40:00Z">
              <w:r w:rsidRPr="001E1AB2" w:rsidDel="00D6677B">
                <w:rPr>
                  <w:rFonts w:ascii="Times New Roman" w:hAnsi="Times New Roman" w:cs="Times New Roman"/>
                  <w:sz w:val="20"/>
                  <w:szCs w:val="20"/>
                  <w:lang w:val="en-US"/>
                </w:rPr>
                <w:delText>Relevante Vertiefungsfächer: Business Development &amp; Entrepreneurship (1,3),</w:delText>
              </w:r>
            </w:del>
          </w:p>
          <w:p w14:paraId="43E36C7A" w14:textId="681A4C8E" w:rsidR="00BE2A40" w:rsidRPr="001B1769" w:rsidDel="00D6677B" w:rsidRDefault="00BE2A40" w:rsidP="00E12D3D">
            <w:pPr>
              <w:pStyle w:val="Listenabsatz"/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3" w:author="Jessica Proß" w:date="2023-02-06T14:40:00Z"/>
                <w:rFonts w:ascii="Times New Roman" w:hAnsi="Times New Roman" w:cs="Times New Roman"/>
                <w:sz w:val="20"/>
                <w:szCs w:val="20"/>
              </w:rPr>
            </w:pPr>
            <w:del w:id="4" w:author="Jessica Proß" w:date="2023-02-06T14:40:00Z">
              <w:r w:rsidRPr="001B1769" w:rsidDel="00D6677B">
                <w:rPr>
                  <w:rFonts w:ascii="Times New Roman" w:hAnsi="Times New Roman" w:cs="Times New Roman"/>
                  <w:sz w:val="20"/>
                  <w:szCs w:val="20"/>
                </w:rPr>
                <w:delText>Digitalisierung in der Industrie (1,0), Innovationsmanagement (1,0)</w:delText>
              </w:r>
            </w:del>
          </w:p>
        </w:tc>
      </w:tr>
      <w:tr w:rsidR="00D6677B" w:rsidRPr="001B1769" w:rsidDel="00D6677B" w14:paraId="7F4A2F73" w14:textId="3C68EC0F" w:rsidTr="00184C1A">
        <w:trPr>
          <w:trHeight w:val="340"/>
          <w:del w:id="5" w:author="Jessica Proß" w:date="2023-02-06T14:47:00Z"/>
        </w:trPr>
        <w:tc>
          <w:tcPr>
            <w:tcW w:w="6946" w:type="dxa"/>
            <w:gridSpan w:val="9"/>
            <w:vAlign w:val="bottom"/>
          </w:tcPr>
          <w:p w14:paraId="5C1EE38C" w14:textId="0B10C135" w:rsidR="00BE2A40" w:rsidRPr="001B1769" w:rsidDel="00D6677B" w:rsidRDefault="00BE2A40" w:rsidP="00BE2A40">
            <w:pPr>
              <w:rPr>
                <w:del w:id="6" w:author="Jessica Proß" w:date="2023-02-06T14:47:00Z"/>
                <w:rFonts w:ascii="Times New Roman" w:eastAsia="Times New Roman" w:hAnsi="Times New Roman" w:cs="Times New Roman"/>
                <w:sz w:val="20"/>
                <w:szCs w:val="20"/>
              </w:rPr>
            </w:pPr>
            <w:del w:id="7" w:author="Jessica Proß" w:date="2023-02-06T14:47:00Z">
              <w:r w:rsidRPr="001B1769" w:rsidDel="00D6677B">
                <w:rPr>
                  <w:rFonts w:ascii="Times New Roman" w:eastAsia="Times New Roman" w:hAnsi="Times New Roman" w:cs="Times New Roman"/>
                  <w:b/>
                  <w:sz w:val="21"/>
                  <w:szCs w:val="21"/>
                </w:rPr>
                <w:delText>h_da Hochschule Darmstadt</w:delText>
              </w:r>
            </w:del>
          </w:p>
        </w:tc>
        <w:tc>
          <w:tcPr>
            <w:tcW w:w="3827" w:type="dxa"/>
            <w:gridSpan w:val="2"/>
            <w:vAlign w:val="bottom"/>
          </w:tcPr>
          <w:p w14:paraId="280C69F9" w14:textId="0FD012AB" w:rsidR="00BE2A40" w:rsidRPr="001B1769" w:rsidDel="00D6677B" w:rsidRDefault="00BE2A40" w:rsidP="00BE2A40">
            <w:pPr>
              <w:ind w:left="-279"/>
              <w:jc w:val="right"/>
              <w:rPr>
                <w:del w:id="8" w:author="Jessica Proß" w:date="2023-02-06T14:47:00Z"/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del w:id="9" w:author="Jessica Proß" w:date="2023-02-06T14:47:00Z">
              <w:r w:rsidRPr="001B1769" w:rsidDel="00D6677B">
                <w:rPr>
                  <w:rFonts w:ascii="Times New Roman" w:eastAsia="Times New Roman" w:hAnsi="Times New Roman" w:cs="Times New Roman"/>
                  <w:b/>
                  <w:sz w:val="20"/>
                  <w:szCs w:val="20"/>
                </w:rPr>
                <w:delText>Darmstadt</w:delText>
              </w:r>
            </w:del>
          </w:p>
        </w:tc>
      </w:tr>
      <w:tr w:rsidR="00D6677B" w:rsidRPr="001B1769" w14:paraId="5289E1C7" w14:textId="77777777" w:rsidTr="00184C1A">
        <w:trPr>
          <w:trHeight w:val="283"/>
        </w:trPr>
        <w:tc>
          <w:tcPr>
            <w:tcW w:w="5387" w:type="dxa"/>
            <w:gridSpan w:val="2"/>
            <w:vAlign w:val="bottom"/>
          </w:tcPr>
          <w:p w14:paraId="5C0B3F3E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Wirtschaftsingenieurwesen (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Abschlussnote: 2,3</w:t>
            </w: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)</w:t>
            </w:r>
          </w:p>
        </w:tc>
        <w:tc>
          <w:tcPr>
            <w:tcW w:w="5386" w:type="dxa"/>
            <w:gridSpan w:val="9"/>
            <w:vAlign w:val="bottom"/>
          </w:tcPr>
          <w:p w14:paraId="36862017" w14:textId="68E72D78" w:rsidR="00BE2A40" w:rsidRPr="001B1769" w:rsidRDefault="009F4072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  <w:r w:rsidR="00BE2A40"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21</w:t>
            </w:r>
          </w:p>
        </w:tc>
      </w:tr>
      <w:tr w:rsidR="00D6677B" w:rsidRPr="001B1769" w:rsidDel="00D6677B" w14:paraId="4A926B54" w14:textId="4E868FFB" w:rsidTr="00184C1A">
        <w:trPr>
          <w:trHeight w:val="227"/>
          <w:del w:id="10" w:author="Jessica Proß" w:date="2023-02-06T14:40:00Z"/>
        </w:trPr>
        <w:tc>
          <w:tcPr>
            <w:tcW w:w="10773" w:type="dxa"/>
            <w:gridSpan w:val="11"/>
            <w:vAlign w:val="bottom"/>
          </w:tcPr>
          <w:p w14:paraId="0EA77DD1" w14:textId="50C2716F" w:rsidR="00BE2A40" w:rsidRPr="001B1769" w:rsidDel="00D6677B" w:rsidRDefault="00BE2A40" w:rsidP="00BE2A40">
            <w:pPr>
              <w:pStyle w:val="Listenabsatz"/>
              <w:numPr>
                <w:ilvl w:val="0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del w:id="11" w:author="Jessica Proß" w:date="2023-02-06T14:40:00Z"/>
                <w:rFonts w:ascii="Times New Roman" w:hAnsi="Times New Roman" w:cs="Times New Roman"/>
                <w:sz w:val="20"/>
                <w:szCs w:val="20"/>
              </w:rPr>
            </w:pPr>
            <w:del w:id="12" w:author="Jessica Proß" w:date="2023-02-06T14:40:00Z">
              <w:r w:rsidRPr="001B1769" w:rsidDel="00D6677B">
                <w:rPr>
                  <w:rFonts w:ascii="Times New Roman" w:hAnsi="Times New Roman" w:cs="Times New Roman"/>
                  <w:sz w:val="20"/>
                  <w:szCs w:val="20"/>
                </w:rPr>
                <w:delText>Relevante Vertiefung: Strategisches Marketing (1,3), Investition und Finanzierung (1,0), Logistik (1,3)</w:delText>
              </w:r>
            </w:del>
          </w:p>
        </w:tc>
      </w:tr>
      <w:tr w:rsidR="00D6677B" w:rsidRPr="001B1769" w14:paraId="7CF6034C" w14:textId="77777777" w:rsidTr="00184C1A">
        <w:trPr>
          <w:trHeight w:val="340"/>
        </w:trPr>
        <w:tc>
          <w:tcPr>
            <w:tcW w:w="5670" w:type="dxa"/>
            <w:gridSpan w:val="4"/>
            <w:vAlign w:val="bottom"/>
          </w:tcPr>
          <w:p w14:paraId="6E2C5C6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Provadis Partner für Bildung und Beratung</w:t>
            </w:r>
          </w:p>
        </w:tc>
        <w:tc>
          <w:tcPr>
            <w:tcW w:w="5103" w:type="dxa"/>
            <w:gridSpan w:val="7"/>
            <w:vAlign w:val="bottom"/>
          </w:tcPr>
          <w:p w14:paraId="36E1513B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D6677B" w:rsidRPr="001B1769" w14:paraId="270979B7" w14:textId="77777777" w:rsidTr="00184C1A">
        <w:trPr>
          <w:trHeight w:val="227"/>
        </w:trPr>
        <w:tc>
          <w:tcPr>
            <w:tcW w:w="5670" w:type="dxa"/>
            <w:gridSpan w:val="4"/>
            <w:vAlign w:val="bottom"/>
          </w:tcPr>
          <w:p w14:paraId="04E963A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5103" w:type="dxa"/>
            <w:gridSpan w:val="7"/>
            <w:vAlign w:val="bottom"/>
          </w:tcPr>
          <w:p w14:paraId="08A11759" w14:textId="21D65F56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14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sz w:val="20"/>
                <w:szCs w:val="20"/>
              </w:rPr>
              <w:t>7</w:t>
            </w:r>
          </w:p>
        </w:tc>
      </w:tr>
      <w:tr w:rsidR="00D6677B" w:rsidRPr="001B1769" w14:paraId="623B3789" w14:textId="77777777" w:rsidTr="00184C1A">
        <w:trPr>
          <w:trHeight w:val="340"/>
        </w:trPr>
        <w:tc>
          <w:tcPr>
            <w:tcW w:w="5670" w:type="dxa"/>
            <w:gridSpan w:val="4"/>
            <w:vAlign w:val="bottom"/>
          </w:tcPr>
          <w:p w14:paraId="52E6543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Pestalozzigymnasium Idstein</w:t>
            </w:r>
          </w:p>
        </w:tc>
        <w:tc>
          <w:tcPr>
            <w:tcW w:w="5103" w:type="dxa"/>
            <w:gridSpan w:val="7"/>
            <w:vAlign w:val="bottom"/>
          </w:tcPr>
          <w:p w14:paraId="69399CA4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Idstein</w:t>
            </w:r>
          </w:p>
        </w:tc>
      </w:tr>
      <w:tr w:rsidR="00D6677B" w:rsidRPr="001B1769" w14:paraId="12374435" w14:textId="77777777" w:rsidTr="00184C1A">
        <w:trPr>
          <w:trHeight w:val="227"/>
        </w:trPr>
        <w:tc>
          <w:tcPr>
            <w:tcW w:w="5670" w:type="dxa"/>
            <w:gridSpan w:val="4"/>
            <w:vAlign w:val="bottom"/>
          </w:tcPr>
          <w:p w14:paraId="14CE7B8F" w14:textId="763E8370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Allgemeine Hochschulreife</w:t>
            </w:r>
          </w:p>
        </w:tc>
        <w:tc>
          <w:tcPr>
            <w:tcW w:w="5103" w:type="dxa"/>
            <w:gridSpan w:val="7"/>
            <w:vAlign w:val="bottom"/>
          </w:tcPr>
          <w:p w14:paraId="5066C8EE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09/2006 – 06/2014</w:t>
            </w:r>
          </w:p>
        </w:tc>
      </w:tr>
      <w:tr w:rsidR="00D6677B" w:rsidRPr="001B1769" w14:paraId="570C2174" w14:textId="77777777" w:rsidTr="00184C1A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6D404E6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D6677B" w:rsidRPr="001B1769" w14:paraId="1FBBE372" w14:textId="77777777" w:rsidTr="00184C1A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000000"/>
            </w:tcBorders>
            <w:vAlign w:val="bottom"/>
          </w:tcPr>
          <w:p w14:paraId="076C31CA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Deutsche Bahn Fernverkehr AG</w:t>
            </w:r>
          </w:p>
        </w:tc>
        <w:tc>
          <w:tcPr>
            <w:tcW w:w="4252" w:type="dxa"/>
            <w:gridSpan w:val="4"/>
            <w:tcBorders>
              <w:top w:val="single" w:sz="4" w:space="0" w:color="000000"/>
            </w:tcBorders>
            <w:vAlign w:val="bottom"/>
          </w:tcPr>
          <w:p w14:paraId="5CBED345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Frankfurt am Main</w:t>
            </w:r>
          </w:p>
        </w:tc>
      </w:tr>
      <w:tr w:rsidR="00D6677B" w:rsidRPr="001B1769" w14:paraId="05A5F25C" w14:textId="77777777" w:rsidTr="00184C1A">
        <w:trPr>
          <w:trHeight w:val="57"/>
        </w:trPr>
        <w:tc>
          <w:tcPr>
            <w:tcW w:w="5954" w:type="dxa"/>
            <w:gridSpan w:val="5"/>
            <w:vAlign w:val="bottom"/>
          </w:tcPr>
          <w:p w14:paraId="06115D0A" w14:textId="3E155A50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Praktikant i</w:t>
            </w:r>
            <w:r w:rsidR="00D6677B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n der </w:t>
            </w:r>
            <w:r w:rsidRPr="001B176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Strategie- und Geschäftsfeldentwicklung</w:t>
            </w:r>
          </w:p>
        </w:tc>
        <w:tc>
          <w:tcPr>
            <w:tcW w:w="4819" w:type="dxa"/>
            <w:gridSpan w:val="6"/>
            <w:vAlign w:val="bottom"/>
          </w:tcPr>
          <w:p w14:paraId="632B0D31" w14:textId="77777777" w:rsidR="00BE2A40" w:rsidRPr="001B1769" w:rsidRDefault="00BE2A40" w:rsidP="00BE2A40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12/2022 – heute</w:t>
            </w:r>
          </w:p>
        </w:tc>
      </w:tr>
      <w:tr w:rsidR="00D6677B" w:rsidRPr="001B1769" w14:paraId="30E38A59" w14:textId="77777777" w:rsidTr="00184C1A">
        <w:trPr>
          <w:trHeight w:val="850"/>
        </w:trPr>
        <w:tc>
          <w:tcPr>
            <w:tcW w:w="10773" w:type="dxa"/>
            <w:gridSpan w:val="11"/>
            <w:vAlign w:val="bottom"/>
          </w:tcPr>
          <w:p w14:paraId="4A4F79EE" w14:textId="77777777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der Stabsstelle des Vorstands des DB-Fernverkehrs mit der Verantwortung für die Fernverkehr Strategie 2030</w:t>
            </w:r>
          </w:p>
          <w:p w14:paraId="66057660" w14:textId="3497444C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Erarbeitung von Markt- und Wettbewerbsanalysen im Bereich des Fernverkehrs (u.a. Konkurrenzanalysen zu nationalen und internationalen Mitbewerbern, Machbarkeitsstudien zu</w:t>
            </w:r>
            <w:r w:rsidR="00A16E73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Fixkostenvariabilisierung</w:t>
            </w:r>
            <w:proofErr w:type="spellEnd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7A9B35AF" w14:textId="16FE35C6" w:rsidR="00BE2A40" w:rsidRPr="001B1769" w:rsidRDefault="00BE2A40" w:rsidP="00BE2A40">
            <w:pPr>
              <w:pStyle w:val="Listenabsatz"/>
              <w:numPr>
                <w:ilvl w:val="0"/>
                <w:numId w:val="6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Erstellung von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Studien und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Präsentationen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zu unseren Erkenntnissen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für 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die 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Vorstandsebenen</w:t>
            </w:r>
          </w:p>
          <w:p w14:paraId="2F678199" w14:textId="485057A2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Organisation, Durchführung und Moderation von Teamklausuren</w:t>
            </w:r>
            <w:r w:rsidR="000772B4">
              <w:rPr>
                <w:rFonts w:ascii="Times New Roman" w:hAnsi="Times New Roman" w:cs="Times New Roman"/>
                <w:sz w:val="20"/>
                <w:szCs w:val="20"/>
              </w:rPr>
              <w:t xml:space="preserve"> (ca. 30 </w:t>
            </w:r>
            <w:proofErr w:type="spellStart"/>
            <w:proofErr w:type="gramStart"/>
            <w:r w:rsidR="000772B4">
              <w:rPr>
                <w:rFonts w:ascii="Times New Roman" w:hAnsi="Times New Roman" w:cs="Times New Roman"/>
                <w:sz w:val="20"/>
                <w:szCs w:val="20"/>
              </w:rPr>
              <w:t>Mitarbeiter:innen</w:t>
            </w:r>
            <w:proofErr w:type="spellEnd"/>
            <w:proofErr w:type="gramEnd"/>
            <w:r w:rsidR="000772B4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  <w:tr w:rsidR="00D6677B" w:rsidRPr="001B1769" w14:paraId="3C5ACB26" w14:textId="77777777" w:rsidTr="00184C1A">
        <w:trPr>
          <w:trHeight w:val="340"/>
        </w:trPr>
        <w:tc>
          <w:tcPr>
            <w:tcW w:w="5529" w:type="dxa"/>
            <w:gridSpan w:val="3"/>
            <w:vAlign w:val="bottom"/>
          </w:tcPr>
          <w:p w14:paraId="243F41EA" w14:textId="46C91734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Sanofi Aventis Deutschland 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GmbH</w:t>
            </w:r>
          </w:p>
        </w:tc>
        <w:tc>
          <w:tcPr>
            <w:tcW w:w="5244" w:type="dxa"/>
            <w:gridSpan w:val="8"/>
            <w:vAlign w:val="bottom"/>
          </w:tcPr>
          <w:p w14:paraId="29D06FB9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6677B" w:rsidRPr="001B1769" w14:paraId="138CA10C" w14:textId="77777777" w:rsidTr="00184C1A">
        <w:trPr>
          <w:trHeight w:val="227"/>
        </w:trPr>
        <w:tc>
          <w:tcPr>
            <w:tcW w:w="5529" w:type="dxa"/>
            <w:gridSpan w:val="3"/>
            <w:vAlign w:val="bottom"/>
          </w:tcPr>
          <w:p w14:paraId="02303A77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Praktikant im Projektmanagement</w:t>
            </w:r>
          </w:p>
        </w:tc>
        <w:tc>
          <w:tcPr>
            <w:tcW w:w="5244" w:type="dxa"/>
            <w:gridSpan w:val="8"/>
            <w:vAlign w:val="bottom"/>
          </w:tcPr>
          <w:p w14:paraId="0F3F898D" w14:textId="71780229" w:rsidR="00BE2A40" w:rsidRPr="001B1769" w:rsidRDefault="00E0644B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</w:t>
            </w:r>
            <w:r w:rsidR="00BE2A40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D6677B" w:rsidRPr="001B1769" w14:paraId="7DEB6F3E" w14:textId="77777777" w:rsidTr="00184C1A">
        <w:trPr>
          <w:trHeight w:val="57"/>
        </w:trPr>
        <w:tc>
          <w:tcPr>
            <w:tcW w:w="10773" w:type="dxa"/>
            <w:gridSpan w:val="11"/>
            <w:vAlign w:val="bottom"/>
          </w:tcPr>
          <w:p w14:paraId="150B0408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Entlastung des Projektmanagementteams im Alltagsgeschäft (u.a. Deadline-Management, Priorisierung)</w:t>
            </w:r>
          </w:p>
          <w:p w14:paraId="62A662FF" w14:textId="77777777" w:rsidR="00BE2A40" w:rsidRPr="001B1769" w:rsidRDefault="00BE2A40" w:rsidP="00BE2A40">
            <w:pPr>
              <w:pStyle w:val="Listenabsatz"/>
              <w:numPr>
                <w:ilvl w:val="0"/>
                <w:numId w:val="5"/>
              </w:numPr>
              <w:suppressAutoHyphens/>
              <w:autoSpaceDN w:val="0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Analyse und Visualisierung des Projektstatus für Meetings auf multinationaler Managementebene</w:t>
            </w:r>
          </w:p>
          <w:p w14:paraId="2430C467" w14:textId="2BC4CAF9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Proaktives Einholen relevanter Projektformationen aus verschiedensten </w:t>
            </w:r>
            <w:proofErr w:type="spellStart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Workstreams</w:t>
            </w:r>
            <w:proofErr w:type="spellEnd"/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/Abteilungen zur Gewährleistung der Einhaltung der Projektrahmenbedingungen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</w:t>
            </w:r>
          </w:p>
        </w:tc>
      </w:tr>
      <w:tr w:rsidR="00D6677B" w:rsidRPr="001B1769" w14:paraId="324C87D8" w14:textId="77777777" w:rsidTr="00184C1A">
        <w:trPr>
          <w:trHeight w:val="340"/>
        </w:trPr>
        <w:tc>
          <w:tcPr>
            <w:tcW w:w="5529" w:type="dxa"/>
            <w:gridSpan w:val="3"/>
            <w:vAlign w:val="bottom"/>
          </w:tcPr>
          <w:p w14:paraId="4C1796D5" w14:textId="7456DD7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proofErr w:type="spellStart"/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Innomatec</w:t>
            </w:r>
            <w:proofErr w:type="spellEnd"/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Test- und Sonderanlagen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8"/>
            <w:vAlign w:val="bottom"/>
          </w:tcPr>
          <w:p w14:paraId="40024637" w14:textId="7D2C64A0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D6677B" w:rsidRPr="001B1769" w14:paraId="175A5E2E" w14:textId="77777777" w:rsidTr="00184C1A">
        <w:trPr>
          <w:trHeight w:val="20"/>
        </w:trPr>
        <w:tc>
          <w:tcPr>
            <w:tcW w:w="5529" w:type="dxa"/>
            <w:gridSpan w:val="3"/>
            <w:vAlign w:val="bottom"/>
          </w:tcPr>
          <w:p w14:paraId="3D043778" w14:textId="075720F0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Werkstudent 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im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technische</w:t>
            </w:r>
            <w:r w:rsidR="00A16E73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n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 Einkauf</w:t>
            </w:r>
          </w:p>
        </w:tc>
        <w:tc>
          <w:tcPr>
            <w:tcW w:w="5244" w:type="dxa"/>
            <w:gridSpan w:val="8"/>
            <w:vAlign w:val="bottom"/>
          </w:tcPr>
          <w:p w14:paraId="65D0D3CD" w14:textId="35F2DF2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8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</w:t>
            </w:r>
          </w:p>
        </w:tc>
      </w:tr>
      <w:tr w:rsidR="00D6677B" w:rsidRPr="001B1769" w14:paraId="09FF1EE5" w14:textId="77777777" w:rsidTr="00184C1A">
        <w:trPr>
          <w:trHeight w:val="113"/>
        </w:trPr>
        <w:tc>
          <w:tcPr>
            <w:tcW w:w="10773" w:type="dxa"/>
            <w:gridSpan w:val="11"/>
            <w:vAlign w:val="bottom"/>
          </w:tcPr>
          <w:p w14:paraId="00DBC41C" w14:textId="78762AD0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Analyse, Bewertung und Auswahl </w:t>
            </w:r>
            <w:r w:rsidR="00D6677B"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potenzieller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Lieferanten </w:t>
            </w:r>
          </w:p>
        </w:tc>
      </w:tr>
      <w:tr w:rsidR="00D6677B" w:rsidRPr="001B1769" w14:paraId="289B9630" w14:textId="77777777" w:rsidTr="00184C1A">
        <w:trPr>
          <w:trHeight w:val="340"/>
        </w:trPr>
        <w:tc>
          <w:tcPr>
            <w:tcW w:w="5529" w:type="dxa"/>
            <w:gridSpan w:val="3"/>
            <w:vAlign w:val="bottom"/>
          </w:tcPr>
          <w:p w14:paraId="1B50FDED" w14:textId="467613C9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Provadis Partner für Bildung und Beratung</w:t>
            </w:r>
            <w:r w:rsidR="00054B23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 GmbH</w:t>
            </w:r>
          </w:p>
        </w:tc>
        <w:tc>
          <w:tcPr>
            <w:tcW w:w="5244" w:type="dxa"/>
            <w:gridSpan w:val="8"/>
            <w:vAlign w:val="bottom"/>
          </w:tcPr>
          <w:p w14:paraId="0D2A3E1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Frankfurt am Main</w:t>
            </w:r>
          </w:p>
        </w:tc>
      </w:tr>
      <w:tr w:rsidR="00D6677B" w:rsidRPr="001B1769" w14:paraId="26EF1773" w14:textId="77777777" w:rsidTr="00184C1A">
        <w:trPr>
          <w:trHeight w:val="227"/>
        </w:trPr>
        <w:tc>
          <w:tcPr>
            <w:tcW w:w="6379" w:type="dxa"/>
            <w:gridSpan w:val="6"/>
            <w:vAlign w:val="bottom"/>
          </w:tcPr>
          <w:p w14:paraId="73DD6B44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Duale Berufsausbildung zum Industriekaufmann</w:t>
            </w:r>
          </w:p>
        </w:tc>
        <w:tc>
          <w:tcPr>
            <w:tcW w:w="4394" w:type="dxa"/>
            <w:gridSpan w:val="5"/>
            <w:vAlign w:val="bottom"/>
          </w:tcPr>
          <w:p w14:paraId="1068FE43" w14:textId="2BCEA168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4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7</w:t>
            </w:r>
          </w:p>
        </w:tc>
      </w:tr>
      <w:tr w:rsidR="00D6677B" w:rsidRPr="001B1769" w14:paraId="274F3854" w14:textId="77777777" w:rsidTr="00184C1A">
        <w:tc>
          <w:tcPr>
            <w:tcW w:w="10773" w:type="dxa"/>
            <w:gridSpan w:val="11"/>
            <w:vAlign w:val="bottom"/>
          </w:tcPr>
          <w:p w14:paraId="3D6358B7" w14:textId="77777777" w:rsidR="00BE2A40" w:rsidRPr="001B1769" w:rsidRDefault="00BE2A40" w:rsidP="00BE2A4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Einsatz in verschiedenen Abteilungen (u.a. Vertrieb, Marketing, Finanzen &amp; Controlling, Qualitätssicherung, Arbeitsvorbereitung und Einkauf) und Unternehmen unterschiedlicher Branchen (u.a. Maschinenbau, Pharmazie)</w:t>
            </w:r>
          </w:p>
        </w:tc>
      </w:tr>
      <w:tr w:rsidR="00D6677B" w:rsidRPr="001B1769" w14:paraId="573BEE01" w14:textId="77777777" w:rsidTr="00184C1A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2530ABCF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EXTRACURRICULARES ENGAGEMENT</w:t>
            </w:r>
          </w:p>
        </w:tc>
      </w:tr>
      <w:tr w:rsidR="00D6677B" w:rsidRPr="001B1769" w14:paraId="0143F668" w14:textId="77777777" w:rsidTr="00184C1A">
        <w:trPr>
          <w:trHeight w:val="340"/>
        </w:trPr>
        <w:tc>
          <w:tcPr>
            <w:tcW w:w="5529" w:type="dxa"/>
            <w:gridSpan w:val="3"/>
            <w:tcBorders>
              <w:top w:val="single" w:sz="4" w:space="0" w:color="000000"/>
            </w:tcBorders>
            <w:vAlign w:val="bottom"/>
          </w:tcPr>
          <w:p w14:paraId="312672FB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 xml:space="preserve">SV 1920 Heftrich e.V. </w:t>
            </w:r>
          </w:p>
        </w:tc>
        <w:tc>
          <w:tcPr>
            <w:tcW w:w="5244" w:type="dxa"/>
            <w:gridSpan w:val="8"/>
            <w:tcBorders>
              <w:top w:val="single" w:sz="4" w:space="0" w:color="000000"/>
            </w:tcBorders>
            <w:vAlign w:val="bottom"/>
          </w:tcPr>
          <w:p w14:paraId="2B15E02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Idstein</w:t>
            </w:r>
          </w:p>
        </w:tc>
      </w:tr>
      <w:tr w:rsidR="00D6677B" w:rsidRPr="001B1769" w14:paraId="7EF061AB" w14:textId="77777777" w:rsidTr="00184C1A">
        <w:trPr>
          <w:trHeight w:val="227"/>
        </w:trPr>
        <w:tc>
          <w:tcPr>
            <w:tcW w:w="6663" w:type="dxa"/>
            <w:gridSpan w:val="8"/>
            <w:vAlign w:val="bottom"/>
          </w:tcPr>
          <w:p w14:paraId="2750B1E6" w14:textId="2DCEB90A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im Sportvorstand</w:t>
            </w:r>
          </w:p>
        </w:tc>
        <w:tc>
          <w:tcPr>
            <w:tcW w:w="4110" w:type="dxa"/>
            <w:gridSpan w:val="3"/>
            <w:vAlign w:val="bottom"/>
          </w:tcPr>
          <w:p w14:paraId="5DC58E49" w14:textId="395237E1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/2019 – heute</w:t>
            </w:r>
          </w:p>
        </w:tc>
      </w:tr>
      <w:tr w:rsidR="00D6677B" w:rsidRPr="001B1769" w14:paraId="5AC3241F" w14:textId="77777777" w:rsidTr="00184C1A">
        <w:trPr>
          <w:trHeight w:val="113"/>
        </w:trPr>
        <w:tc>
          <w:tcPr>
            <w:tcW w:w="10773" w:type="dxa"/>
            <w:gridSpan w:val="11"/>
            <w:vAlign w:val="bottom"/>
          </w:tcPr>
          <w:p w14:paraId="7F9D497D" w14:textId="160026C8" w:rsidR="009A1197" w:rsidRDefault="009A1197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Vorstand der Abteilungen Fußball, Tennis, Tischtennis, Wintersport und präventiver Gesundheitssport mit 1</w:t>
            </w:r>
            <w:r w:rsidR="00A91789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200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Mitglieder</w:t>
            </w:r>
            <w:r w:rsidR="00C43B47">
              <w:rPr>
                <w:rFonts w:ascii="Times New Roman" w:hAnsi="Times New Roman" w:cs="Times New Roman"/>
                <w:sz w:val="20"/>
                <w:szCs w:val="20"/>
              </w:rPr>
              <w:t>:innen</w:t>
            </w:r>
            <w:proofErr w:type="spellEnd"/>
          </w:p>
          <w:p w14:paraId="66DFC8DE" w14:textId="703D6D76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Verantwort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ung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für die Abteilung Senioren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f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ußball</w:t>
            </w:r>
          </w:p>
          <w:p w14:paraId="3229CE48" w14:textId="1DB6137A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Organisation und Koordinierung der Sanierung und Erweiterung des </w:t>
            </w:r>
            <w:r w:rsidR="009F4072">
              <w:rPr>
                <w:rFonts w:ascii="Times New Roman" w:hAnsi="Times New Roman" w:cs="Times New Roman"/>
                <w:sz w:val="20"/>
                <w:szCs w:val="20"/>
              </w:rPr>
              <w:t>Vereins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heims (Budget: 0,25 Mio. EUR)</w:t>
            </w:r>
          </w:p>
          <w:p w14:paraId="08DB6DA3" w14:textId="77777777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Vorantreiben der Erneuerung der Sportanlage (Budget: 0,35 Mio. EUR)</w:t>
            </w:r>
          </w:p>
          <w:p w14:paraId="6509B2A5" w14:textId="77777777" w:rsidR="00BE2A40" w:rsidRPr="001B1769" w:rsidRDefault="00BE2A40" w:rsidP="001E1AB2">
            <w:pPr>
              <w:pStyle w:val="Listenabsatz"/>
              <w:numPr>
                <w:ilvl w:val="0"/>
                <w:numId w:val="1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Entwicklung eines Entwurfs zur Gewinnung neuer Sponsoren und Ausweiten des aktuellen Sponsoring-Konzepts</w:t>
            </w:r>
          </w:p>
          <w:p w14:paraId="40175921" w14:textId="6E9D81BB" w:rsidR="001E1AB2" w:rsidRPr="000772B4" w:rsidRDefault="00BE2A40" w:rsidP="009A119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Erarbeitung neuer Programme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zur Stärkung der Jugendabteilung</w:t>
            </w:r>
            <w:r w:rsidR="00E12D3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in Kooperation mit lokalen Schulen</w:t>
            </w:r>
          </w:p>
        </w:tc>
      </w:tr>
      <w:tr w:rsidR="00D6677B" w:rsidRPr="001B1769" w14:paraId="1D7C48AA" w14:textId="77777777" w:rsidTr="00184C1A">
        <w:trPr>
          <w:trHeight w:val="340"/>
        </w:trPr>
        <w:tc>
          <w:tcPr>
            <w:tcW w:w="5954" w:type="dxa"/>
            <w:gridSpan w:val="5"/>
            <w:vAlign w:val="bottom"/>
          </w:tcPr>
          <w:p w14:paraId="0B4DB100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Junior Comtec e.V.</w:t>
            </w:r>
          </w:p>
        </w:tc>
        <w:tc>
          <w:tcPr>
            <w:tcW w:w="4819" w:type="dxa"/>
            <w:gridSpan w:val="6"/>
            <w:vAlign w:val="bottom"/>
          </w:tcPr>
          <w:p w14:paraId="3E8C0A84" w14:textId="0660EEC6" w:rsidR="00BE2A40" w:rsidRPr="001B1769" w:rsidRDefault="00E12D3D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Darmstadt</w:t>
            </w:r>
          </w:p>
        </w:tc>
      </w:tr>
      <w:tr w:rsidR="00D6677B" w:rsidRPr="001B1769" w14:paraId="394283BF" w14:textId="77777777" w:rsidTr="00184C1A">
        <w:trPr>
          <w:trHeight w:val="227"/>
        </w:trPr>
        <w:tc>
          <w:tcPr>
            <w:tcW w:w="7371" w:type="dxa"/>
            <w:gridSpan w:val="10"/>
            <w:vAlign w:val="bottom"/>
          </w:tcPr>
          <w:p w14:paraId="43FC6C03" w14:textId="77777777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 w:hanging="360"/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Aktives Mitglied der studentischen Unternehmensberatung der TU Darmstadt</w:t>
            </w:r>
          </w:p>
        </w:tc>
        <w:tc>
          <w:tcPr>
            <w:tcW w:w="3402" w:type="dxa"/>
            <w:vAlign w:val="bottom"/>
          </w:tcPr>
          <w:p w14:paraId="45C88927" w14:textId="359B4866" w:rsidR="00BE2A40" w:rsidRPr="001B1769" w:rsidRDefault="00BE2A40" w:rsidP="00BE2A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– 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/20</w:t>
            </w:r>
            <w:r w:rsidR="00E0644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</w:tr>
      <w:tr w:rsidR="00D6677B" w:rsidRPr="001B1769" w14:paraId="15884A36" w14:textId="77777777" w:rsidTr="00184C1A">
        <w:trPr>
          <w:trHeight w:val="20"/>
        </w:trPr>
        <w:tc>
          <w:tcPr>
            <w:tcW w:w="10773" w:type="dxa"/>
            <w:gridSpan w:val="11"/>
            <w:vAlign w:val="bottom"/>
          </w:tcPr>
          <w:p w14:paraId="47C5036A" w14:textId="330817E8" w:rsidR="00BE2A40" w:rsidRPr="001B1769" w:rsidRDefault="00BE2A40" w:rsidP="001E1AB2">
            <w:pPr>
              <w:pStyle w:val="Listenabsatz"/>
              <w:numPr>
                <w:ilvl w:val="0"/>
                <w:numId w:val="2"/>
              </w:numP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>Erstellung von Konzepten</w:t>
            </w:r>
            <w:r w:rsidR="002E60F6">
              <w:rPr>
                <w:rFonts w:ascii="Times New Roman" w:hAnsi="Times New Roman" w:cs="Times New Roman"/>
                <w:sz w:val="20"/>
                <w:szCs w:val="20"/>
              </w:rPr>
              <w:t xml:space="preserve"> und Handlungsmaßnahmen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zur Verbesserung der Arbeitseffizienz und Bürokonzeption </w:t>
            </w:r>
          </w:p>
          <w:p w14:paraId="0CBD8A00" w14:textId="616CE780" w:rsidR="001E1AB2" w:rsidRPr="001E1AB2" w:rsidRDefault="00BE2A40" w:rsidP="001E1AB2">
            <w:pPr>
              <w:pStyle w:val="Listenabsatz"/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N w:val="0"/>
              <w:contextualSpacing w:val="0"/>
              <w:rPr>
                <w:rFonts w:ascii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Durchführung von Konkurrenzanalysen und Entwicklung von Strategien mit unterschiedlichsten Schwerpunkten </w:t>
            </w:r>
          </w:p>
          <w:p w14:paraId="40C6611C" w14:textId="12449598" w:rsidR="001E1AB2" w:rsidRPr="001B1769" w:rsidRDefault="009F4072" w:rsidP="009A119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Absolvierung g</w:t>
            </w:r>
            <w:r w:rsidR="00BE2A40" w:rsidRPr="001E1AB2">
              <w:rPr>
                <w:rFonts w:ascii="Times New Roman" w:hAnsi="Times New Roman" w:cs="Times New Roman"/>
                <w:sz w:val="20"/>
                <w:szCs w:val="20"/>
              </w:rPr>
              <w:t>ezielte</w:t>
            </w:r>
            <w:r w:rsidRPr="001E1AB2">
              <w:rPr>
                <w:rFonts w:ascii="Times New Roman" w:hAnsi="Times New Roman" w:cs="Times New Roman"/>
                <w:sz w:val="20"/>
                <w:szCs w:val="20"/>
              </w:rPr>
              <w:t>r</w:t>
            </w:r>
            <w:r w:rsidR="00BE2A40" w:rsidRPr="001E1AB2">
              <w:rPr>
                <w:rFonts w:ascii="Times New Roman" w:hAnsi="Times New Roman" w:cs="Times New Roman"/>
                <w:sz w:val="20"/>
                <w:szCs w:val="20"/>
              </w:rPr>
              <w:t xml:space="preserve"> Workshops in Projektkalkulation und -Planung auf Basis abgeschlossener Projekte sowie Schulungen in Präsentation, Kommunikation, Kundenkontakt und MS-Office</w:t>
            </w:r>
          </w:p>
        </w:tc>
      </w:tr>
      <w:tr w:rsidR="00D6677B" w:rsidRPr="001B1769" w14:paraId="4860B57B" w14:textId="77777777" w:rsidTr="00184C1A">
        <w:trPr>
          <w:trHeight w:val="454"/>
        </w:trPr>
        <w:tc>
          <w:tcPr>
            <w:tcW w:w="10773" w:type="dxa"/>
            <w:gridSpan w:val="11"/>
            <w:tcBorders>
              <w:bottom w:val="single" w:sz="4" w:space="0" w:color="000000"/>
            </w:tcBorders>
            <w:vAlign w:val="bottom"/>
          </w:tcPr>
          <w:p w14:paraId="2893C7B2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1B1769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FÄHIGKEITEN &amp; INTERESSEN</w:t>
            </w:r>
          </w:p>
        </w:tc>
      </w:tr>
      <w:tr w:rsidR="00D6677B" w:rsidRPr="001B1769" w14:paraId="4B93EF49" w14:textId="77777777" w:rsidTr="00184C1A">
        <w:trPr>
          <w:trHeight w:val="340"/>
        </w:trPr>
        <w:tc>
          <w:tcPr>
            <w:tcW w:w="1701" w:type="dxa"/>
            <w:tcBorders>
              <w:top w:val="single" w:sz="4" w:space="0" w:color="000000"/>
            </w:tcBorders>
            <w:vAlign w:val="bottom"/>
          </w:tcPr>
          <w:p w14:paraId="411F03E7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Sprachen:</w:t>
            </w:r>
          </w:p>
        </w:tc>
        <w:tc>
          <w:tcPr>
            <w:tcW w:w="9072" w:type="dxa"/>
            <w:gridSpan w:val="10"/>
            <w:tcBorders>
              <w:top w:val="single" w:sz="4" w:space="0" w:color="000000"/>
            </w:tcBorders>
            <w:vAlign w:val="bottom"/>
          </w:tcPr>
          <w:p w14:paraId="5DE5950D" w14:textId="6F101C9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Deutsch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(Muttersprache)</w:t>
            </w: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, Englisch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</w:t>
            </w:r>
            <w:r w:rsidR="00D6677B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v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erhandlungssicher)</w:t>
            </w:r>
          </w:p>
        </w:tc>
      </w:tr>
      <w:tr w:rsidR="00D6677B" w:rsidRPr="001B1769" w14:paraId="3B349414" w14:textId="77777777" w:rsidTr="00184C1A">
        <w:trPr>
          <w:trHeight w:val="340"/>
        </w:trPr>
        <w:tc>
          <w:tcPr>
            <w:tcW w:w="1701" w:type="dxa"/>
            <w:vAlign w:val="bottom"/>
          </w:tcPr>
          <w:p w14:paraId="054F9C04" w14:textId="77777777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Technisch:</w:t>
            </w:r>
          </w:p>
        </w:tc>
        <w:tc>
          <w:tcPr>
            <w:tcW w:w="9072" w:type="dxa"/>
            <w:gridSpan w:val="10"/>
            <w:vAlign w:val="bottom"/>
          </w:tcPr>
          <w:p w14:paraId="5A20E66C" w14:textId="48744F5D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Microsoft Office </w:t>
            </w:r>
            <w:r w:rsidRPr="001B1769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(fortgeschritten)</w:t>
            </w:r>
            <w:r w:rsidR="009F4072" w:rsidRPr="009F4072">
              <w:rPr>
                <w:rFonts w:ascii="Times New Roman" w:eastAsia="Times New Roman" w:hAnsi="Times New Roman" w:cs="Times New Roman"/>
                <w:iCs/>
                <w:color w:val="000000"/>
                <w:sz w:val="20"/>
                <w:szCs w:val="20"/>
              </w:rPr>
              <w:t xml:space="preserve">, SAP </w:t>
            </w:r>
            <w:r w:rsidR="009F407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 xml:space="preserve">(Grundkenntnisse) </w:t>
            </w:r>
          </w:p>
        </w:tc>
      </w:tr>
      <w:tr w:rsidR="00D6677B" w:rsidRPr="001B1769" w14:paraId="78F77EEF" w14:textId="77777777" w:rsidTr="00184C1A">
        <w:trPr>
          <w:trHeight w:val="567"/>
        </w:trPr>
        <w:tc>
          <w:tcPr>
            <w:tcW w:w="1701" w:type="dxa"/>
            <w:vAlign w:val="bottom"/>
          </w:tcPr>
          <w:p w14:paraId="3F95C29C" w14:textId="77777777" w:rsidR="00BE2A40" w:rsidRDefault="00BE2A4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  <w:p w14:paraId="6B218ABF" w14:textId="353EA6E7" w:rsidR="00E12D3D" w:rsidRPr="001B1769" w:rsidRDefault="00E12D3D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72" w:type="dxa"/>
            <w:gridSpan w:val="10"/>
            <w:vAlign w:val="bottom"/>
          </w:tcPr>
          <w:p w14:paraId="00D4A62B" w14:textId="15B2808F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Backpacken 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</w:t>
            </w:r>
            <w:r w:rsidR="00D6677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drei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Auslandsaufenthalte in Südamerika, Asien, Australien, Gesamtdauer 13 Monate),</w:t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DB168E">
              <w:rPr>
                <w:rFonts w:ascii="Times New Roman" w:hAnsi="Times New Roman" w:cs="Times New Roman"/>
                <w:sz w:val="20"/>
                <w:szCs w:val="20"/>
              </w:rPr>
              <w:br/>
            </w:r>
            <w:r w:rsidRPr="001B1769">
              <w:rPr>
                <w:rFonts w:ascii="Times New Roman" w:hAnsi="Times New Roman" w:cs="Times New Roman"/>
                <w:sz w:val="20"/>
                <w:szCs w:val="20"/>
              </w:rPr>
              <w:t xml:space="preserve">Sport- und Outdooraktivitäten, Heimwerken </w:t>
            </w:r>
            <w:r w:rsidRPr="001E1AB2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(seit 2021 Sanierung eines Einfamilienhauses)</w:t>
            </w:r>
          </w:p>
        </w:tc>
      </w:tr>
      <w:tr w:rsidR="00D6677B" w:rsidRPr="001B1769" w14:paraId="195D2F36" w14:textId="77777777" w:rsidTr="00184C1A">
        <w:trPr>
          <w:trHeight w:val="850"/>
        </w:trPr>
        <w:tc>
          <w:tcPr>
            <w:tcW w:w="10773" w:type="dxa"/>
            <w:gridSpan w:val="11"/>
            <w:vAlign w:val="bottom"/>
          </w:tcPr>
          <w:p w14:paraId="4E51D425" w14:textId="631F5FF2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790DA20D" wp14:editId="64D89789">
                  <wp:simplePos x="0" y="0"/>
                  <wp:positionH relativeFrom="column">
                    <wp:posOffset>16510</wp:posOffset>
                  </wp:positionH>
                  <wp:positionV relativeFrom="paragraph">
                    <wp:posOffset>-88265</wp:posOffset>
                  </wp:positionV>
                  <wp:extent cx="838200" cy="390525"/>
                  <wp:effectExtent l="0" t="0" r="0" b="9525"/>
                  <wp:wrapNone/>
                  <wp:docPr id="9" name="Grafik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Grafik 9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3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9EBFCB" w14:textId="77777777" w:rsidR="002E6CD0" w:rsidRDefault="002E6CD0" w:rsidP="00BE2A4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C33C6C4" w14:textId="70333DD8" w:rsidR="00BE2A40" w:rsidRPr="001B1769" w:rsidRDefault="00BE2A40" w:rsidP="00BE2A40">
            <w:pP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Idstein, </w:t>
            </w:r>
            <w:r w:rsidR="00D026FA">
              <w:rPr>
                <w:rFonts w:ascii="Times New Roman" w:eastAsia="Times New Roman" w:hAnsi="Times New Roman" w:cs="Times New Roman"/>
                <w:sz w:val="20"/>
                <w:szCs w:val="20"/>
              </w:rPr>
              <w:t>02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.0</w:t>
            </w:r>
            <w:r w:rsidR="00D026FA"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  <w:r w:rsidRPr="001B1769">
              <w:rPr>
                <w:rFonts w:ascii="Times New Roman" w:eastAsia="Times New Roman" w:hAnsi="Times New Roman" w:cs="Times New Roman"/>
                <w:sz w:val="20"/>
                <w:szCs w:val="20"/>
              </w:rPr>
              <w:t>.2023</w:t>
            </w:r>
          </w:p>
        </w:tc>
      </w:tr>
    </w:tbl>
    <w:p w14:paraId="7336E75A" w14:textId="20778FD2" w:rsidR="00C80A94" w:rsidRDefault="00C80A94" w:rsidP="002E6CD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sectPr w:rsidR="00C80A94" w:rsidSect="00293380">
      <w:footerReference w:type="even" r:id="rId10"/>
      <w:pgSz w:w="11906" w:h="16838"/>
      <w:pgMar w:top="794" w:right="1134" w:bottom="0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86121C" w14:textId="77777777" w:rsidR="00A13D0F" w:rsidRDefault="00A13D0F">
      <w:pPr>
        <w:spacing w:after="0" w:line="240" w:lineRule="auto"/>
      </w:pPr>
      <w:r>
        <w:separator/>
      </w:r>
    </w:p>
  </w:endnote>
  <w:endnote w:type="continuationSeparator" w:id="0">
    <w:p w14:paraId="7AEB2A63" w14:textId="77777777" w:rsidR="00A13D0F" w:rsidRDefault="00A13D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3D35C" w14:textId="77777777" w:rsidR="00C80A9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2D0032E2" w14:textId="77777777" w:rsidR="00C80A94" w:rsidRDefault="00C80A9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57114" w14:textId="77777777" w:rsidR="00A13D0F" w:rsidRDefault="00A13D0F">
      <w:pPr>
        <w:spacing w:after="0" w:line="240" w:lineRule="auto"/>
      </w:pPr>
      <w:r>
        <w:separator/>
      </w:r>
    </w:p>
  </w:footnote>
  <w:footnote w:type="continuationSeparator" w:id="0">
    <w:p w14:paraId="072855B3" w14:textId="77777777" w:rsidR="00A13D0F" w:rsidRDefault="00A13D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64DE"/>
    <w:multiLevelType w:val="multilevel"/>
    <w:tmpl w:val="C6B245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7130F1"/>
    <w:multiLevelType w:val="hybridMultilevel"/>
    <w:tmpl w:val="91C23CB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23E3258"/>
    <w:multiLevelType w:val="multilevel"/>
    <w:tmpl w:val="36802D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795B2B"/>
    <w:multiLevelType w:val="multilevel"/>
    <w:tmpl w:val="5A0E5C1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F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94422DB"/>
    <w:multiLevelType w:val="multilevel"/>
    <w:tmpl w:val="B560C504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B6F4DAD"/>
    <w:multiLevelType w:val="multilevel"/>
    <w:tmpl w:val="332683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4F245EC2"/>
    <w:multiLevelType w:val="multilevel"/>
    <w:tmpl w:val="E4AC53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C1A73E1"/>
    <w:multiLevelType w:val="multilevel"/>
    <w:tmpl w:val="8458C4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7C801D63"/>
    <w:multiLevelType w:val="multilevel"/>
    <w:tmpl w:val="47D88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39680006">
    <w:abstractNumId w:val="2"/>
  </w:num>
  <w:num w:numId="2" w16cid:durableId="907030940">
    <w:abstractNumId w:val="0"/>
  </w:num>
  <w:num w:numId="3" w16cid:durableId="429933554">
    <w:abstractNumId w:val="4"/>
  </w:num>
  <w:num w:numId="4" w16cid:durableId="1795173077">
    <w:abstractNumId w:val="5"/>
  </w:num>
  <w:num w:numId="5" w16cid:durableId="499078122">
    <w:abstractNumId w:val="6"/>
  </w:num>
  <w:num w:numId="6" w16cid:durableId="596250672">
    <w:abstractNumId w:val="7"/>
  </w:num>
  <w:num w:numId="7" w16cid:durableId="1580408440">
    <w:abstractNumId w:val="3"/>
  </w:num>
  <w:num w:numId="8" w16cid:durableId="269627275">
    <w:abstractNumId w:val="8"/>
  </w:num>
  <w:num w:numId="9" w16cid:durableId="51716315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Jessica Proß">
    <w15:presenceInfo w15:providerId="AD" w15:userId="S::jessica.pross@pumpkincareeres.onmicrosoft.com::7c273684-0ff2-44e4-9d9a-a14e2728dfd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A94"/>
    <w:rsid w:val="00054B23"/>
    <w:rsid w:val="000772B4"/>
    <w:rsid w:val="000E53C1"/>
    <w:rsid w:val="0012555F"/>
    <w:rsid w:val="001338C4"/>
    <w:rsid w:val="00184C1A"/>
    <w:rsid w:val="001B1769"/>
    <w:rsid w:val="001D685C"/>
    <w:rsid w:val="001E1AB2"/>
    <w:rsid w:val="00284259"/>
    <w:rsid w:val="00293380"/>
    <w:rsid w:val="002E60F6"/>
    <w:rsid w:val="002E6CD0"/>
    <w:rsid w:val="00374455"/>
    <w:rsid w:val="00403E0E"/>
    <w:rsid w:val="00424EF2"/>
    <w:rsid w:val="00541D87"/>
    <w:rsid w:val="0060150E"/>
    <w:rsid w:val="00612D6F"/>
    <w:rsid w:val="00636704"/>
    <w:rsid w:val="00681FC6"/>
    <w:rsid w:val="006A594B"/>
    <w:rsid w:val="008E41EF"/>
    <w:rsid w:val="008F2A01"/>
    <w:rsid w:val="009A1197"/>
    <w:rsid w:val="009F4072"/>
    <w:rsid w:val="00A13D0F"/>
    <w:rsid w:val="00A16E73"/>
    <w:rsid w:val="00A52A78"/>
    <w:rsid w:val="00A5537C"/>
    <w:rsid w:val="00A629F3"/>
    <w:rsid w:val="00A91789"/>
    <w:rsid w:val="00AE5161"/>
    <w:rsid w:val="00B23A92"/>
    <w:rsid w:val="00B7282A"/>
    <w:rsid w:val="00B74302"/>
    <w:rsid w:val="00BE2A40"/>
    <w:rsid w:val="00C43B47"/>
    <w:rsid w:val="00C80A94"/>
    <w:rsid w:val="00D026FA"/>
    <w:rsid w:val="00D6677B"/>
    <w:rsid w:val="00D90A70"/>
    <w:rsid w:val="00D941F0"/>
    <w:rsid w:val="00DB168E"/>
    <w:rsid w:val="00DE0E08"/>
    <w:rsid w:val="00E0644B"/>
    <w:rsid w:val="00E12D3D"/>
    <w:rsid w:val="00F05618"/>
    <w:rsid w:val="00F67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4E4925"/>
  <w15:docId w15:val="{297F1B9F-DF3C-4789-9F9C-BABD94E23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erarbeitung">
    <w:name w:val="Revision"/>
    <w:hidden/>
    <w:uiPriority w:val="99"/>
    <w:semiHidden/>
    <w:rsid w:val="000772B4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E1AB2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E1AB2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E1AB2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E1AB2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E1AB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4VZcE/WTTmxSnFQw8hQgQS9x+g==">AMUW2mWxW+PmxmyndVXmVoL+QduqpQrpchUWsBAIe+OPveyK1mYronEdtmpR24Fo5r9QJKt3xH1de8s0wOdEpQ4BRJBBy7f37kSJTqrv9Zx2JAwk2ATd3pg=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3D6AC3-67C7-4C8E-A85B-D893415B1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543</Words>
  <Characters>3424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Florian Kempf</cp:lastModifiedBy>
  <cp:revision>3</cp:revision>
  <cp:lastPrinted>2023-01-27T21:57:00Z</cp:lastPrinted>
  <dcterms:created xsi:type="dcterms:W3CDTF">2023-02-07T16:19:00Z</dcterms:created>
  <dcterms:modified xsi:type="dcterms:W3CDTF">2023-02-07T16:20:00Z</dcterms:modified>
</cp:coreProperties>
</file>