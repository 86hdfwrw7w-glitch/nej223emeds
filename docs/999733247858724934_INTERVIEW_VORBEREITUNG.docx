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DBDB3C" w14:textId="58A67790" w:rsidR="00936B7A" w:rsidRDefault="004A7593">
      <w:pPr>
        <w:rPr>
          <w:b/>
          <w:bCs/>
          <w:sz w:val="28"/>
          <w:szCs w:val="28"/>
          <w:u w:val="single"/>
        </w:rPr>
      </w:pPr>
      <w:r>
        <w:rPr>
          <w:b/>
          <w:bCs/>
          <w:sz w:val="28"/>
          <w:szCs w:val="28"/>
          <w:u w:val="single"/>
        </w:rPr>
        <w:t>INTERVIEW VORBEREITUNG</w:t>
      </w:r>
    </w:p>
    <w:p w14:paraId="0545AA94" w14:textId="77777777" w:rsidR="004A7593" w:rsidRPr="00936B7A" w:rsidRDefault="004A7593">
      <w:pPr>
        <w:rPr>
          <w:b/>
          <w:bCs/>
          <w:sz w:val="28"/>
          <w:szCs w:val="28"/>
          <w:u w:val="single"/>
        </w:rPr>
      </w:pPr>
    </w:p>
    <w:p w14:paraId="5A26319A" w14:textId="597A62FA" w:rsidR="00936B7A" w:rsidRDefault="00936B7A">
      <w:pPr>
        <w:rPr>
          <w:b/>
          <w:bCs/>
          <w:sz w:val="28"/>
          <w:szCs w:val="28"/>
          <w:u w:val="single"/>
        </w:rPr>
      </w:pPr>
      <w:r w:rsidRPr="00936B7A">
        <w:rPr>
          <w:b/>
          <w:bCs/>
          <w:sz w:val="28"/>
          <w:szCs w:val="28"/>
          <w:u w:val="single"/>
        </w:rPr>
        <w:t>Wieso hast du dich für die Frankfurt School entschieden?</w:t>
      </w:r>
    </w:p>
    <w:p w14:paraId="63F2A250" w14:textId="77777777" w:rsidR="00BB1B32" w:rsidRDefault="00BB1B32" w:rsidP="00BB1B32">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Die vielen Gründe warum ich mich beworben habe….</w:t>
      </w:r>
    </w:p>
    <w:p w14:paraId="1C95B9C6" w14:textId="77777777" w:rsidR="00BB1B32" w:rsidRPr="00980778" w:rsidRDefault="00BB1B32" w:rsidP="00BB1B32">
      <w:pPr>
        <w:spacing w:after="0" w:line="240" w:lineRule="auto"/>
        <w:rPr>
          <w:rFonts w:eastAsia="Times New Roman" w:cstheme="minorHAnsi"/>
          <w:sz w:val="24"/>
          <w:szCs w:val="24"/>
          <w:lang w:eastAsia="de-DE"/>
        </w:rPr>
      </w:pPr>
    </w:p>
    <w:p w14:paraId="70A7650C" w14:textId="4549CE73" w:rsidR="00BB1B32" w:rsidRPr="00980778" w:rsidRDefault="00BB1B32" w:rsidP="00BB1B32">
      <w:pPr>
        <w:spacing w:after="0" w:line="240" w:lineRule="auto"/>
        <w:rPr>
          <w:rFonts w:eastAsia="Times New Roman" w:cstheme="minorHAnsi"/>
          <w:sz w:val="24"/>
          <w:szCs w:val="24"/>
          <w:lang w:eastAsia="de-DE"/>
        </w:rPr>
      </w:pPr>
      <w:r w:rsidRPr="00980778">
        <w:rPr>
          <w:rFonts w:eastAsia="Times New Roman" w:cstheme="minorHAnsi"/>
          <w:sz w:val="24"/>
          <w:szCs w:val="24"/>
          <w:lang w:eastAsia="de-DE"/>
        </w:rPr>
        <w:sym w:font="Wingdings" w:char="F0E0"/>
      </w:r>
      <w:r w:rsidRPr="00980778">
        <w:rPr>
          <w:rFonts w:eastAsia="Times New Roman" w:cstheme="minorHAnsi"/>
          <w:sz w:val="24"/>
          <w:szCs w:val="24"/>
          <w:lang w:eastAsia="de-DE"/>
        </w:rPr>
        <w:t>PRAKTISCHER ANSATZ</w:t>
      </w:r>
    </w:p>
    <w:p w14:paraId="6CD66172" w14:textId="77777777" w:rsidR="00BB1B32" w:rsidRPr="00980778" w:rsidRDefault="00BB1B32" w:rsidP="00BB1B32">
      <w:pPr>
        <w:spacing w:after="0" w:line="240" w:lineRule="auto"/>
        <w:rPr>
          <w:rFonts w:eastAsia="Times New Roman" w:cstheme="minorHAnsi"/>
          <w:sz w:val="24"/>
          <w:szCs w:val="24"/>
          <w:lang w:eastAsia="de-DE"/>
        </w:rPr>
      </w:pPr>
    </w:p>
    <w:p w14:paraId="11044B53" w14:textId="77777777" w:rsidR="00BB1B32" w:rsidRPr="00980778" w:rsidRDefault="00BB1B32" w:rsidP="00BB1B32">
      <w:pPr>
        <w:pStyle w:val="Listenabsatz"/>
        <w:numPr>
          <w:ilvl w:val="0"/>
          <w:numId w:val="4"/>
        </w:numPr>
        <w:spacing w:after="0" w:line="240" w:lineRule="auto"/>
        <w:rPr>
          <w:rFonts w:eastAsia="Times New Roman" w:cstheme="minorHAnsi"/>
          <w:sz w:val="24"/>
          <w:szCs w:val="24"/>
          <w:lang w:eastAsia="de-DE"/>
        </w:rPr>
      </w:pPr>
      <w:r w:rsidRPr="00980778">
        <w:rPr>
          <w:rFonts w:eastAsia="Times New Roman" w:cstheme="minorHAnsi"/>
          <w:sz w:val="24"/>
          <w:szCs w:val="24"/>
          <w:lang w:eastAsia="de-DE"/>
        </w:rPr>
        <w:t>Studenten und Professoren sind alle praktisch orientiert</w:t>
      </w:r>
    </w:p>
    <w:p w14:paraId="35B90A5C" w14:textId="06FF0290" w:rsidR="00BB1B32" w:rsidRPr="00980778" w:rsidRDefault="00BB1B32" w:rsidP="00BB1B32">
      <w:pPr>
        <w:pStyle w:val="Listenabsatz"/>
        <w:numPr>
          <w:ilvl w:val="0"/>
          <w:numId w:val="4"/>
        </w:numPr>
        <w:spacing w:after="0" w:line="240" w:lineRule="auto"/>
        <w:rPr>
          <w:rFonts w:eastAsia="Times New Roman" w:cstheme="minorHAnsi"/>
          <w:sz w:val="24"/>
          <w:szCs w:val="24"/>
          <w:lang w:eastAsia="de-DE"/>
        </w:rPr>
      </w:pPr>
      <w:r w:rsidRPr="00980778">
        <w:rPr>
          <w:rFonts w:eastAsia="Times New Roman" w:cstheme="minorHAnsi"/>
          <w:sz w:val="24"/>
          <w:szCs w:val="24"/>
          <w:lang w:eastAsia="de-DE"/>
        </w:rPr>
        <w:t>Macht den abstrakten Stoff greifbarer</w:t>
      </w:r>
    </w:p>
    <w:p w14:paraId="00120C95" w14:textId="6AA1BF78" w:rsidR="00BB1B32" w:rsidRPr="00980778" w:rsidRDefault="00BB1B32" w:rsidP="00BB1B32">
      <w:pPr>
        <w:pStyle w:val="Listenabsatz"/>
        <w:numPr>
          <w:ilvl w:val="0"/>
          <w:numId w:val="4"/>
        </w:numPr>
        <w:spacing w:after="0" w:line="240" w:lineRule="auto"/>
        <w:rPr>
          <w:rFonts w:eastAsia="Times New Roman" w:cstheme="minorHAnsi"/>
          <w:sz w:val="24"/>
          <w:szCs w:val="24"/>
          <w:lang w:eastAsia="de-DE"/>
        </w:rPr>
      </w:pPr>
      <w:r w:rsidRPr="00980778">
        <w:rPr>
          <w:rFonts w:eastAsia="Times New Roman" w:cstheme="minorHAnsi"/>
          <w:sz w:val="24"/>
          <w:szCs w:val="24"/>
          <w:lang w:eastAsia="de-DE"/>
        </w:rPr>
        <w:t>Besseres und effektiveres lernen</w:t>
      </w:r>
    </w:p>
    <w:p w14:paraId="5A3B483E" w14:textId="513B1BAD" w:rsidR="00642DA9" w:rsidRPr="00980778" w:rsidRDefault="00642DA9" w:rsidP="00642DA9">
      <w:pPr>
        <w:spacing w:after="0" w:line="240" w:lineRule="auto"/>
        <w:rPr>
          <w:rFonts w:eastAsia="Times New Roman" w:cstheme="minorHAnsi"/>
          <w:sz w:val="24"/>
          <w:szCs w:val="24"/>
          <w:lang w:eastAsia="de-DE"/>
        </w:rPr>
      </w:pPr>
    </w:p>
    <w:p w14:paraId="63A19649" w14:textId="288EBD3F" w:rsidR="00642DA9" w:rsidRPr="00980778" w:rsidRDefault="00642DA9" w:rsidP="00642DA9">
      <w:pPr>
        <w:spacing w:after="0" w:line="240" w:lineRule="auto"/>
        <w:rPr>
          <w:rFonts w:eastAsia="Times New Roman" w:cstheme="minorHAnsi"/>
          <w:sz w:val="24"/>
          <w:szCs w:val="24"/>
          <w:lang w:eastAsia="de-DE"/>
        </w:rPr>
      </w:pPr>
      <w:r w:rsidRPr="00980778">
        <w:rPr>
          <w:rFonts w:eastAsia="Times New Roman" w:cstheme="minorHAnsi"/>
          <w:sz w:val="24"/>
          <w:szCs w:val="24"/>
          <w:lang w:eastAsia="de-DE"/>
        </w:rPr>
        <w:sym w:font="Wingdings" w:char="F0E0"/>
      </w:r>
      <w:r w:rsidRPr="00980778">
        <w:rPr>
          <w:rFonts w:eastAsia="Times New Roman" w:cstheme="minorHAnsi"/>
          <w:sz w:val="24"/>
          <w:szCs w:val="24"/>
          <w:lang w:eastAsia="de-DE"/>
        </w:rPr>
        <w:t>PRÄ-SELEKTIV</w:t>
      </w:r>
    </w:p>
    <w:p w14:paraId="06FEEBF0" w14:textId="7CAE05B0" w:rsidR="00642DA9" w:rsidRPr="00980778" w:rsidRDefault="00642DA9" w:rsidP="00642DA9">
      <w:pPr>
        <w:spacing w:after="0" w:line="240" w:lineRule="auto"/>
        <w:rPr>
          <w:rFonts w:eastAsia="Times New Roman" w:cstheme="minorHAnsi"/>
          <w:sz w:val="24"/>
          <w:szCs w:val="24"/>
          <w:lang w:eastAsia="de-DE"/>
        </w:rPr>
      </w:pPr>
    </w:p>
    <w:p w14:paraId="3B1D3749" w14:textId="6DC33AD7" w:rsidR="00642DA9" w:rsidRPr="00980778" w:rsidRDefault="00642DA9" w:rsidP="00642DA9">
      <w:pPr>
        <w:pStyle w:val="Listenabsatz"/>
        <w:numPr>
          <w:ilvl w:val="0"/>
          <w:numId w:val="4"/>
        </w:numPr>
        <w:spacing w:after="0" w:line="240" w:lineRule="auto"/>
        <w:rPr>
          <w:rFonts w:eastAsia="Times New Roman" w:cstheme="minorHAnsi"/>
          <w:sz w:val="24"/>
          <w:szCs w:val="24"/>
          <w:lang w:eastAsia="de-DE"/>
        </w:rPr>
      </w:pPr>
      <w:r w:rsidRPr="00980778">
        <w:rPr>
          <w:rFonts w:eastAsia="Times New Roman" w:cstheme="minorHAnsi"/>
          <w:sz w:val="24"/>
          <w:szCs w:val="24"/>
          <w:lang w:eastAsia="de-DE"/>
        </w:rPr>
        <w:t>Lernumgebung voller motivierter Studenten</w:t>
      </w:r>
    </w:p>
    <w:p w14:paraId="75B54C54" w14:textId="22326101" w:rsidR="00642DA9" w:rsidRPr="00980778" w:rsidRDefault="00642DA9" w:rsidP="00642DA9">
      <w:pPr>
        <w:pStyle w:val="Listenabsatz"/>
        <w:numPr>
          <w:ilvl w:val="0"/>
          <w:numId w:val="4"/>
        </w:numPr>
        <w:spacing w:after="0" w:line="240" w:lineRule="auto"/>
        <w:rPr>
          <w:rFonts w:eastAsia="Times New Roman" w:cstheme="minorHAnsi"/>
          <w:sz w:val="24"/>
          <w:szCs w:val="24"/>
          <w:lang w:eastAsia="de-DE"/>
        </w:rPr>
      </w:pPr>
      <w:r w:rsidRPr="00980778">
        <w:rPr>
          <w:rFonts w:eastAsia="Times New Roman" w:cstheme="minorHAnsi"/>
          <w:sz w:val="24"/>
          <w:szCs w:val="24"/>
          <w:lang w:eastAsia="de-DE"/>
        </w:rPr>
        <w:t>Höhere Ziele erstreben, WELT VERÄNDERN</w:t>
      </w:r>
    </w:p>
    <w:p w14:paraId="01C02E4C" w14:textId="47405D11" w:rsidR="00642DA9" w:rsidRPr="00980778" w:rsidRDefault="00642DA9" w:rsidP="00642DA9">
      <w:pPr>
        <w:pStyle w:val="Listenabsatz"/>
        <w:numPr>
          <w:ilvl w:val="0"/>
          <w:numId w:val="4"/>
        </w:numPr>
        <w:spacing w:after="0" w:line="240" w:lineRule="auto"/>
        <w:rPr>
          <w:rFonts w:eastAsia="Times New Roman" w:cstheme="minorHAnsi"/>
          <w:sz w:val="24"/>
          <w:szCs w:val="24"/>
          <w:lang w:eastAsia="de-DE"/>
        </w:rPr>
      </w:pPr>
      <w:r w:rsidRPr="00980778">
        <w:rPr>
          <w:rFonts w:eastAsia="Times New Roman" w:cstheme="minorHAnsi"/>
          <w:sz w:val="24"/>
          <w:szCs w:val="24"/>
          <w:lang w:eastAsia="de-DE"/>
        </w:rPr>
        <w:t>ALLES FÜR DAS EIGENE ZIEL</w:t>
      </w:r>
    </w:p>
    <w:p w14:paraId="0B3F35D6" w14:textId="78A62DB0" w:rsidR="00642DA9" w:rsidRPr="00980778" w:rsidRDefault="00642DA9" w:rsidP="00642DA9">
      <w:pPr>
        <w:spacing w:after="0" w:line="240" w:lineRule="auto"/>
        <w:rPr>
          <w:rFonts w:eastAsia="Times New Roman" w:cstheme="minorHAnsi"/>
          <w:sz w:val="24"/>
          <w:szCs w:val="24"/>
          <w:lang w:eastAsia="de-DE"/>
        </w:rPr>
      </w:pPr>
    </w:p>
    <w:p w14:paraId="1A33BCBD" w14:textId="19F2C8CE" w:rsidR="00642DA9" w:rsidRPr="00980778" w:rsidRDefault="00642DA9" w:rsidP="00642DA9">
      <w:pPr>
        <w:spacing w:after="0" w:line="240" w:lineRule="auto"/>
        <w:rPr>
          <w:rFonts w:eastAsia="Times New Roman" w:cstheme="minorHAnsi"/>
          <w:sz w:val="24"/>
          <w:szCs w:val="24"/>
          <w:lang w:eastAsia="de-DE"/>
        </w:rPr>
      </w:pPr>
      <w:r w:rsidRPr="00980778">
        <w:rPr>
          <w:rFonts w:eastAsia="Times New Roman" w:cstheme="minorHAnsi"/>
          <w:sz w:val="24"/>
          <w:szCs w:val="24"/>
          <w:lang w:eastAsia="de-DE"/>
        </w:rPr>
        <w:t>AKKREDDITIERT UND HERVORRAGENDER RUF</w:t>
      </w:r>
    </w:p>
    <w:p w14:paraId="120E5584" w14:textId="4AF351CA" w:rsidR="00642DA9" w:rsidRPr="00980778" w:rsidRDefault="00642DA9" w:rsidP="00642DA9">
      <w:pPr>
        <w:spacing w:after="0" w:line="240" w:lineRule="auto"/>
        <w:rPr>
          <w:rFonts w:eastAsia="Times New Roman" w:cstheme="minorHAnsi"/>
          <w:sz w:val="24"/>
          <w:szCs w:val="24"/>
          <w:lang w:eastAsia="de-DE"/>
        </w:rPr>
      </w:pPr>
    </w:p>
    <w:p w14:paraId="73958BFF" w14:textId="785960A8" w:rsidR="00642DA9" w:rsidRPr="00980778" w:rsidRDefault="00642DA9" w:rsidP="00642DA9">
      <w:pPr>
        <w:pStyle w:val="Listenabsatz"/>
        <w:numPr>
          <w:ilvl w:val="0"/>
          <w:numId w:val="4"/>
        </w:numPr>
        <w:spacing w:after="0" w:line="240" w:lineRule="auto"/>
        <w:rPr>
          <w:rFonts w:eastAsia="Times New Roman" w:cstheme="minorHAnsi"/>
          <w:sz w:val="24"/>
          <w:szCs w:val="24"/>
          <w:lang w:eastAsia="de-DE"/>
        </w:rPr>
      </w:pPr>
      <w:r w:rsidRPr="00980778">
        <w:rPr>
          <w:rFonts w:eastAsia="Times New Roman" w:cstheme="minorHAnsi"/>
          <w:sz w:val="24"/>
          <w:szCs w:val="24"/>
          <w:lang w:eastAsia="de-DE"/>
        </w:rPr>
        <w:t>Neben dem hervorragenden Ruf liegt die FS im HERZEN der Deutschen und EUROPÄISCHEN Wirtschaft</w:t>
      </w:r>
    </w:p>
    <w:p w14:paraId="17DE1388" w14:textId="072D3609" w:rsidR="00642DA9" w:rsidRPr="00980778" w:rsidRDefault="005B19BD" w:rsidP="00642DA9">
      <w:pPr>
        <w:pStyle w:val="Listenabsatz"/>
        <w:numPr>
          <w:ilvl w:val="0"/>
          <w:numId w:val="4"/>
        </w:numPr>
        <w:spacing w:after="0" w:line="240" w:lineRule="auto"/>
        <w:rPr>
          <w:rFonts w:eastAsia="Times New Roman" w:cstheme="minorHAnsi"/>
          <w:sz w:val="24"/>
          <w:szCs w:val="24"/>
          <w:lang w:eastAsia="de-DE"/>
        </w:rPr>
      </w:pPr>
      <w:r w:rsidRPr="00980778">
        <w:rPr>
          <w:rFonts w:eastAsia="Times New Roman" w:cstheme="minorHAnsi"/>
          <w:sz w:val="24"/>
          <w:szCs w:val="24"/>
          <w:lang w:eastAsia="de-DE"/>
        </w:rPr>
        <w:t>Großartige OPPORTUNITÄT immer angestrebt</w:t>
      </w:r>
    </w:p>
    <w:p w14:paraId="62E0DCBD" w14:textId="51E4B9C5" w:rsidR="005B19BD" w:rsidRPr="00980778" w:rsidRDefault="005B19BD" w:rsidP="00642DA9">
      <w:pPr>
        <w:pStyle w:val="Listenabsatz"/>
        <w:numPr>
          <w:ilvl w:val="0"/>
          <w:numId w:val="4"/>
        </w:numPr>
        <w:spacing w:after="0" w:line="240" w:lineRule="auto"/>
        <w:rPr>
          <w:rFonts w:eastAsia="Times New Roman" w:cstheme="minorHAnsi"/>
          <w:sz w:val="24"/>
          <w:szCs w:val="24"/>
          <w:lang w:eastAsia="de-DE"/>
        </w:rPr>
      </w:pPr>
      <w:r w:rsidRPr="00980778">
        <w:rPr>
          <w:rFonts w:eastAsia="Times New Roman" w:cstheme="minorHAnsi"/>
          <w:sz w:val="24"/>
          <w:szCs w:val="24"/>
          <w:lang w:eastAsia="de-DE"/>
        </w:rPr>
        <w:t>FRANKFURT voller M&amp;A Boutiquen, Investmentbanken PE FUNDS</w:t>
      </w:r>
      <w:r w:rsidR="000B7B45">
        <w:rPr>
          <w:rFonts w:eastAsia="Times New Roman" w:cstheme="minorHAnsi"/>
          <w:sz w:val="24"/>
          <w:szCs w:val="24"/>
          <w:lang w:eastAsia="de-DE"/>
        </w:rPr>
        <w:t xml:space="preserve"> </w:t>
      </w:r>
      <w:ins w:id="0" w:author="David Döbele" w:date="2022-07-21T19:29:00Z">
        <w:r w:rsidR="000B7B45" w:rsidRPr="000B7B45">
          <w:rPr>
            <w:rFonts w:eastAsia="Times New Roman" w:cstheme="minorHAnsi"/>
            <w:sz w:val="24"/>
            <w:szCs w:val="24"/>
            <w:lang w:eastAsia="de-DE"/>
          </w:rPr>
          <w:sym w:font="Wingdings" w:char="F0E0"/>
        </w:r>
        <w:r w:rsidR="000B7B45">
          <w:rPr>
            <w:rFonts w:eastAsia="Times New Roman" w:cstheme="minorHAnsi"/>
            <w:sz w:val="24"/>
            <w:szCs w:val="24"/>
            <w:lang w:eastAsia="de-DE"/>
          </w:rPr>
          <w:t xml:space="preserve"> kooperieren ja auch regelmäßig mit der FS, sind an Events vor </w:t>
        </w:r>
        <w:proofErr w:type="spellStart"/>
        <w:r w:rsidR="000B7B45">
          <w:rPr>
            <w:rFonts w:eastAsia="Times New Roman" w:cstheme="minorHAnsi"/>
            <w:sz w:val="24"/>
            <w:szCs w:val="24"/>
            <w:lang w:eastAsia="de-DE"/>
          </w:rPr>
          <w:t>ort</w:t>
        </w:r>
        <w:proofErr w:type="spellEnd"/>
        <w:r w:rsidR="000B7B45">
          <w:rPr>
            <w:rFonts w:eastAsia="Times New Roman" w:cstheme="minorHAnsi"/>
            <w:sz w:val="24"/>
            <w:szCs w:val="24"/>
            <w:lang w:eastAsia="de-DE"/>
          </w:rPr>
          <w:t xml:space="preserve"> oder bei den Initiativen</w:t>
        </w:r>
      </w:ins>
    </w:p>
    <w:p w14:paraId="2897A1E0" w14:textId="73481D32" w:rsidR="005B19BD" w:rsidRPr="00980778" w:rsidRDefault="005B19BD" w:rsidP="00642DA9">
      <w:pPr>
        <w:pStyle w:val="Listenabsatz"/>
        <w:numPr>
          <w:ilvl w:val="0"/>
          <w:numId w:val="4"/>
        </w:numPr>
        <w:spacing w:after="0" w:line="240" w:lineRule="auto"/>
        <w:rPr>
          <w:rFonts w:eastAsia="Times New Roman" w:cstheme="minorHAnsi"/>
          <w:sz w:val="24"/>
          <w:szCs w:val="24"/>
          <w:lang w:eastAsia="de-DE"/>
        </w:rPr>
      </w:pPr>
      <w:r w:rsidRPr="00980778">
        <w:rPr>
          <w:rFonts w:eastAsia="Times New Roman" w:cstheme="minorHAnsi"/>
          <w:sz w:val="24"/>
          <w:szCs w:val="24"/>
          <w:lang w:eastAsia="de-DE"/>
        </w:rPr>
        <w:t>Dazu hat die FS viele Initiativen:</w:t>
      </w:r>
      <w:r w:rsidRPr="00980778">
        <w:rPr>
          <w:rFonts w:eastAsia="Times New Roman" w:cstheme="minorHAnsi"/>
          <w:sz w:val="24"/>
          <w:szCs w:val="24"/>
          <w:lang w:eastAsia="de-DE"/>
        </w:rPr>
        <w:br/>
        <w:t>ASSOCIATES INITIATIVE</w:t>
      </w:r>
    </w:p>
    <w:p w14:paraId="3095075E" w14:textId="443C38EA" w:rsidR="005B19BD" w:rsidRPr="00980778" w:rsidRDefault="005B19BD" w:rsidP="005B19BD">
      <w:pPr>
        <w:pStyle w:val="Listenabsatz"/>
        <w:spacing w:after="0" w:line="240" w:lineRule="auto"/>
        <w:rPr>
          <w:rFonts w:eastAsia="Times New Roman" w:cstheme="minorHAnsi"/>
          <w:sz w:val="24"/>
          <w:szCs w:val="24"/>
          <w:lang w:eastAsia="de-DE"/>
        </w:rPr>
      </w:pPr>
      <w:r w:rsidRPr="00980778">
        <w:rPr>
          <w:rFonts w:eastAsia="Times New Roman" w:cstheme="minorHAnsi"/>
          <w:sz w:val="24"/>
          <w:szCs w:val="24"/>
          <w:lang w:eastAsia="de-DE"/>
        </w:rPr>
        <w:t>BLOCKCHAIN TECHNOLOGY</w:t>
      </w:r>
    </w:p>
    <w:p w14:paraId="55604A90" w14:textId="7E8A9634" w:rsidR="005B19BD" w:rsidRPr="00980778" w:rsidRDefault="005B19BD" w:rsidP="005B19BD">
      <w:pPr>
        <w:pStyle w:val="Listenabsatz"/>
        <w:spacing w:after="0" w:line="240" w:lineRule="auto"/>
        <w:rPr>
          <w:rFonts w:eastAsia="Times New Roman" w:cstheme="minorHAnsi"/>
          <w:sz w:val="24"/>
          <w:szCs w:val="24"/>
          <w:lang w:eastAsia="de-DE"/>
        </w:rPr>
      </w:pPr>
      <w:r w:rsidRPr="00980778">
        <w:rPr>
          <w:rFonts w:eastAsia="Times New Roman" w:cstheme="minorHAnsi"/>
          <w:sz w:val="24"/>
          <w:szCs w:val="24"/>
          <w:lang w:eastAsia="de-DE"/>
        </w:rPr>
        <w:t>REAL ESTATE</w:t>
      </w:r>
    </w:p>
    <w:p w14:paraId="7D3D5E84" w14:textId="276047C3" w:rsidR="00642DA9" w:rsidRDefault="00642DA9" w:rsidP="00642DA9">
      <w:pPr>
        <w:spacing w:after="0" w:line="240" w:lineRule="auto"/>
        <w:rPr>
          <w:rFonts w:ascii="Times New Roman" w:eastAsia="Times New Roman" w:hAnsi="Times New Roman" w:cs="Times New Roman"/>
          <w:sz w:val="24"/>
          <w:szCs w:val="24"/>
          <w:lang w:eastAsia="de-DE"/>
        </w:rPr>
      </w:pPr>
    </w:p>
    <w:p w14:paraId="3832D799" w14:textId="77777777" w:rsidR="00936B7A" w:rsidRPr="00BB1B32" w:rsidRDefault="00936B7A">
      <w:pPr>
        <w:rPr>
          <w:b/>
          <w:bCs/>
          <w:sz w:val="28"/>
          <w:szCs w:val="28"/>
          <w:u w:val="single"/>
        </w:rPr>
      </w:pPr>
    </w:p>
    <w:p w14:paraId="5641BAAC" w14:textId="4D786E08" w:rsidR="00936B7A" w:rsidRPr="00936B7A" w:rsidRDefault="00936B7A">
      <w:pPr>
        <w:rPr>
          <w:rFonts w:ascii="Calibri" w:hAnsi="Calibri" w:cs="Calibri"/>
          <w:b/>
          <w:bCs/>
          <w:color w:val="000000"/>
          <w:sz w:val="28"/>
          <w:szCs w:val="28"/>
          <w:u w:val="single"/>
        </w:rPr>
      </w:pPr>
      <w:r w:rsidRPr="00936B7A">
        <w:rPr>
          <w:rFonts w:ascii="Calibri" w:hAnsi="Calibri" w:cs="Calibri"/>
          <w:b/>
          <w:bCs/>
          <w:color w:val="000000"/>
          <w:sz w:val="28"/>
          <w:szCs w:val="28"/>
          <w:u w:val="single"/>
        </w:rPr>
        <w:t>Welche Vertiefungen hast du gewählt und wieso?</w:t>
      </w:r>
    </w:p>
    <w:p w14:paraId="2021FF27" w14:textId="59FF601A" w:rsidR="00936B7A" w:rsidRPr="005F7C15" w:rsidRDefault="005F7C15">
      <w:pPr>
        <w:rPr>
          <w:rFonts w:ascii="Calibri" w:hAnsi="Calibri" w:cs="Calibri"/>
          <w:color w:val="000000"/>
          <w:sz w:val="24"/>
          <w:szCs w:val="24"/>
        </w:rPr>
      </w:pPr>
      <w:r w:rsidRPr="005F7C15">
        <w:rPr>
          <w:rFonts w:ascii="Calibri" w:hAnsi="Calibri" w:cs="Calibri"/>
          <w:color w:val="000000"/>
          <w:sz w:val="24"/>
          <w:szCs w:val="24"/>
        </w:rPr>
        <w:t xml:space="preserve">Ich habe die Vertiefungen „Finanzen“ und „Internationales Management“ gewählt, weil ich davon überzeugt bin, dass diese Vertiefungen mir genau das Wissen vermitteln, das ich brauche, um in </w:t>
      </w:r>
      <w:commentRangeStart w:id="1"/>
      <w:r w:rsidRPr="005F7C15">
        <w:rPr>
          <w:rFonts w:ascii="Calibri" w:hAnsi="Calibri" w:cs="Calibri"/>
          <w:color w:val="000000"/>
          <w:sz w:val="24"/>
          <w:szCs w:val="24"/>
        </w:rPr>
        <w:t xml:space="preserve">den Branchen, in denen </w:t>
      </w:r>
      <w:commentRangeEnd w:id="1"/>
      <w:r w:rsidR="000B7B45">
        <w:rPr>
          <w:rStyle w:val="Kommentarzeichen"/>
        </w:rPr>
        <w:commentReference w:id="1"/>
      </w:r>
      <w:r w:rsidRPr="005F7C15">
        <w:rPr>
          <w:rFonts w:ascii="Calibri" w:hAnsi="Calibri" w:cs="Calibri"/>
          <w:color w:val="000000"/>
          <w:sz w:val="24"/>
          <w:szCs w:val="24"/>
        </w:rPr>
        <w:t>ich arbeiten möchte, erfolgreich zu sein. Finanzen würde mir mehr mathematische Fähigkeiten vermitteln als ich würde wählen Sie die Einrückung International Management gegenüber Finance, weil ich denke, dass International Business besser zu modernen Herausforderungen passt.</w:t>
      </w:r>
    </w:p>
    <w:p w14:paraId="58F5B346" w14:textId="581F6C46" w:rsidR="00936B7A" w:rsidRPr="00936B7A" w:rsidRDefault="00936B7A">
      <w:pPr>
        <w:rPr>
          <w:rFonts w:ascii="Calibri" w:hAnsi="Calibri" w:cs="Calibri"/>
          <w:color w:val="000000"/>
          <w:sz w:val="24"/>
          <w:szCs w:val="24"/>
        </w:rPr>
      </w:pPr>
    </w:p>
    <w:p w14:paraId="384983AC" w14:textId="77777777" w:rsidR="00936B7A" w:rsidRPr="00936B7A" w:rsidRDefault="00936B7A">
      <w:pPr>
        <w:rPr>
          <w:rFonts w:ascii="Calibri" w:hAnsi="Calibri" w:cs="Calibri"/>
          <w:b/>
          <w:bCs/>
          <w:color w:val="000000"/>
          <w:sz w:val="28"/>
          <w:szCs w:val="28"/>
          <w:u w:val="single"/>
        </w:rPr>
      </w:pPr>
    </w:p>
    <w:p w14:paraId="46DCDD16" w14:textId="040EE4E1" w:rsidR="00936B7A" w:rsidRDefault="00936B7A">
      <w:pPr>
        <w:rPr>
          <w:rFonts w:ascii="Calibri" w:hAnsi="Calibri" w:cs="Calibri"/>
          <w:b/>
          <w:bCs/>
          <w:color w:val="000000"/>
          <w:sz w:val="28"/>
          <w:szCs w:val="28"/>
          <w:u w:val="single"/>
        </w:rPr>
      </w:pPr>
      <w:r w:rsidRPr="00936B7A">
        <w:rPr>
          <w:rFonts w:ascii="Calibri" w:hAnsi="Calibri" w:cs="Calibri"/>
          <w:b/>
          <w:bCs/>
          <w:color w:val="000000"/>
          <w:sz w:val="28"/>
          <w:szCs w:val="28"/>
          <w:u w:val="single"/>
        </w:rPr>
        <w:t>Welches Modul fandest du am interessantesten?</w:t>
      </w:r>
    </w:p>
    <w:p w14:paraId="4A6F4D60" w14:textId="49D9A5BF" w:rsidR="001B4003" w:rsidRPr="00434EA1" w:rsidRDefault="001B4003">
      <w:pPr>
        <w:rPr>
          <w:rFonts w:ascii="Calibri" w:hAnsi="Calibri" w:cs="Calibri"/>
          <w:color w:val="000000"/>
          <w:sz w:val="24"/>
          <w:szCs w:val="24"/>
          <w:u w:val="single"/>
        </w:rPr>
      </w:pPr>
      <w:r w:rsidRPr="00434EA1">
        <w:rPr>
          <w:rFonts w:ascii="Calibri" w:hAnsi="Calibri" w:cs="Calibri"/>
          <w:color w:val="000000"/>
          <w:sz w:val="24"/>
          <w:szCs w:val="24"/>
          <w:u w:val="single"/>
        </w:rPr>
        <w:t>Sie haben ja so viele Module</w:t>
      </w:r>
    </w:p>
    <w:p w14:paraId="3DB859E4" w14:textId="6C095C76" w:rsidR="001B4003" w:rsidRPr="00434EA1" w:rsidRDefault="001B4003" w:rsidP="001B4003">
      <w:pPr>
        <w:pStyle w:val="Listenabsatz"/>
        <w:numPr>
          <w:ilvl w:val="0"/>
          <w:numId w:val="4"/>
        </w:numPr>
        <w:rPr>
          <w:rFonts w:ascii="Calibri" w:hAnsi="Calibri" w:cs="Calibri"/>
          <w:color w:val="000000"/>
          <w:sz w:val="24"/>
          <w:szCs w:val="24"/>
          <w:u w:val="single"/>
        </w:rPr>
      </w:pPr>
      <w:r w:rsidRPr="00434EA1">
        <w:rPr>
          <w:rFonts w:ascii="Calibri" w:hAnsi="Calibri" w:cs="Calibri"/>
          <w:color w:val="000000"/>
          <w:sz w:val="24"/>
          <w:szCs w:val="24"/>
          <w:u w:val="single"/>
        </w:rPr>
        <w:lastRenderedPageBreak/>
        <w:t>Management</w:t>
      </w:r>
    </w:p>
    <w:p w14:paraId="3E2CFFA5" w14:textId="4A404DCC" w:rsidR="001B4003" w:rsidRPr="00434EA1" w:rsidRDefault="001B4003" w:rsidP="001B4003">
      <w:pPr>
        <w:pStyle w:val="Listenabsatz"/>
        <w:numPr>
          <w:ilvl w:val="0"/>
          <w:numId w:val="4"/>
        </w:numPr>
        <w:rPr>
          <w:rFonts w:ascii="Calibri" w:hAnsi="Calibri" w:cs="Calibri"/>
          <w:color w:val="000000"/>
          <w:sz w:val="24"/>
          <w:szCs w:val="24"/>
          <w:u w:val="single"/>
        </w:rPr>
      </w:pPr>
      <w:proofErr w:type="spellStart"/>
      <w:r w:rsidRPr="00434EA1">
        <w:rPr>
          <w:rFonts w:ascii="Calibri" w:hAnsi="Calibri" w:cs="Calibri"/>
          <w:color w:val="000000"/>
          <w:sz w:val="24"/>
          <w:szCs w:val="24"/>
          <w:u w:val="single"/>
        </w:rPr>
        <w:t>Markets</w:t>
      </w:r>
      <w:proofErr w:type="spellEnd"/>
      <w:r w:rsidRPr="00434EA1">
        <w:rPr>
          <w:rFonts w:ascii="Calibri" w:hAnsi="Calibri" w:cs="Calibri"/>
          <w:color w:val="000000"/>
          <w:sz w:val="24"/>
          <w:szCs w:val="24"/>
          <w:u w:val="single"/>
        </w:rPr>
        <w:t xml:space="preserve">, Incentives, </w:t>
      </w:r>
      <w:proofErr w:type="spellStart"/>
      <w:r w:rsidRPr="00434EA1">
        <w:rPr>
          <w:rFonts w:ascii="Calibri" w:hAnsi="Calibri" w:cs="Calibri"/>
          <w:color w:val="000000"/>
          <w:sz w:val="24"/>
          <w:szCs w:val="24"/>
          <w:u w:val="single"/>
        </w:rPr>
        <w:t>Ethical</w:t>
      </w:r>
      <w:proofErr w:type="spellEnd"/>
      <w:r w:rsidRPr="00434EA1">
        <w:rPr>
          <w:rFonts w:ascii="Calibri" w:hAnsi="Calibri" w:cs="Calibri"/>
          <w:color w:val="000000"/>
          <w:sz w:val="24"/>
          <w:szCs w:val="24"/>
          <w:u w:val="single"/>
        </w:rPr>
        <w:t xml:space="preserve"> Management</w:t>
      </w:r>
    </w:p>
    <w:p w14:paraId="65197F3D" w14:textId="68F05064" w:rsidR="00936B7A" w:rsidRPr="00434EA1" w:rsidRDefault="005737FD">
      <w:pPr>
        <w:rPr>
          <w:rFonts w:ascii="Calibri" w:hAnsi="Calibri" w:cs="Calibri"/>
          <w:color w:val="000000"/>
          <w:sz w:val="24"/>
          <w:szCs w:val="24"/>
        </w:rPr>
      </w:pPr>
      <w:r w:rsidRPr="00434EA1">
        <w:rPr>
          <w:rFonts w:ascii="Calibri" w:hAnsi="Calibri" w:cs="Calibri"/>
          <w:color w:val="000000"/>
          <w:sz w:val="24"/>
          <w:szCs w:val="24"/>
        </w:rPr>
        <w:t xml:space="preserve">Makroökonomie und </w:t>
      </w:r>
      <w:proofErr w:type="spellStart"/>
      <w:r w:rsidRPr="00434EA1">
        <w:rPr>
          <w:rFonts w:ascii="Calibri" w:hAnsi="Calibri" w:cs="Calibri"/>
          <w:color w:val="000000"/>
          <w:sz w:val="24"/>
          <w:szCs w:val="24"/>
        </w:rPr>
        <w:t>Programming</w:t>
      </w:r>
      <w:proofErr w:type="spellEnd"/>
    </w:p>
    <w:p w14:paraId="6648F813" w14:textId="770616F6" w:rsidR="005737FD" w:rsidRPr="00434EA1" w:rsidRDefault="005737FD">
      <w:pPr>
        <w:rPr>
          <w:rFonts w:ascii="Calibri" w:hAnsi="Calibri" w:cs="Calibri"/>
          <w:color w:val="000000"/>
          <w:sz w:val="24"/>
          <w:szCs w:val="24"/>
        </w:rPr>
      </w:pPr>
      <w:r w:rsidRPr="00434EA1">
        <w:rPr>
          <w:rFonts w:ascii="Calibri" w:hAnsi="Calibri" w:cs="Calibri"/>
          <w:color w:val="000000"/>
          <w:sz w:val="24"/>
          <w:szCs w:val="24"/>
        </w:rPr>
        <w:t xml:space="preserve">Makroökonomie ist das, was mich an Wirtschaft am </w:t>
      </w:r>
      <w:proofErr w:type="gramStart"/>
      <w:r w:rsidRPr="00434EA1">
        <w:rPr>
          <w:rFonts w:ascii="Calibri" w:hAnsi="Calibri" w:cs="Calibri"/>
          <w:color w:val="000000"/>
          <w:sz w:val="24"/>
          <w:szCs w:val="24"/>
        </w:rPr>
        <w:t>allermeisten</w:t>
      </w:r>
      <w:proofErr w:type="gramEnd"/>
      <w:r w:rsidRPr="00434EA1">
        <w:rPr>
          <w:rFonts w:ascii="Calibri" w:hAnsi="Calibri" w:cs="Calibri"/>
          <w:color w:val="000000"/>
          <w:sz w:val="24"/>
          <w:szCs w:val="24"/>
        </w:rPr>
        <w:t xml:space="preserve"> interessiert</w:t>
      </w:r>
    </w:p>
    <w:p w14:paraId="3891F9CD" w14:textId="3202EBF2" w:rsidR="00936B7A" w:rsidRDefault="001B4003">
      <w:pPr>
        <w:rPr>
          <w:rFonts w:ascii="Calibri" w:hAnsi="Calibri" w:cs="Calibri"/>
          <w:color w:val="000000"/>
          <w:sz w:val="24"/>
          <w:szCs w:val="24"/>
        </w:rPr>
      </w:pPr>
      <w:r w:rsidRPr="00434EA1">
        <w:rPr>
          <w:rFonts w:ascii="Calibri" w:hAnsi="Calibri" w:cs="Calibri"/>
          <w:color w:val="000000"/>
          <w:sz w:val="24"/>
          <w:szCs w:val="24"/>
        </w:rPr>
        <w:t xml:space="preserve">Wenn Auslandssemester als Modul </w:t>
      </w:r>
      <w:proofErr w:type="gramStart"/>
      <w:r w:rsidRPr="00434EA1">
        <w:rPr>
          <w:rFonts w:ascii="Calibri" w:hAnsi="Calibri" w:cs="Calibri"/>
          <w:color w:val="000000"/>
          <w:sz w:val="24"/>
          <w:szCs w:val="24"/>
        </w:rPr>
        <w:t>gilt?...</w:t>
      </w:r>
      <w:proofErr w:type="gramEnd"/>
      <w:r w:rsidRPr="00434EA1">
        <w:rPr>
          <w:rFonts w:ascii="Calibri" w:hAnsi="Calibri" w:cs="Calibri"/>
          <w:color w:val="000000"/>
          <w:sz w:val="24"/>
          <w:szCs w:val="24"/>
        </w:rPr>
        <w:t>..</w:t>
      </w:r>
    </w:p>
    <w:p w14:paraId="35227543" w14:textId="77777777" w:rsidR="00980778" w:rsidRPr="00980778" w:rsidRDefault="00980778">
      <w:pPr>
        <w:rPr>
          <w:rFonts w:ascii="Calibri" w:hAnsi="Calibri" w:cs="Calibri"/>
          <w:color w:val="000000"/>
          <w:sz w:val="24"/>
          <w:szCs w:val="24"/>
        </w:rPr>
      </w:pPr>
    </w:p>
    <w:p w14:paraId="6524BB19" w14:textId="68B2F7B2" w:rsidR="00936B7A" w:rsidRPr="00936B7A" w:rsidRDefault="00936B7A">
      <w:pPr>
        <w:rPr>
          <w:rFonts w:ascii="Calibri" w:hAnsi="Calibri" w:cs="Calibri"/>
          <w:b/>
          <w:bCs/>
          <w:color w:val="000000"/>
          <w:sz w:val="28"/>
          <w:szCs w:val="28"/>
          <w:u w:val="single"/>
        </w:rPr>
      </w:pPr>
      <w:r>
        <w:rPr>
          <w:rFonts w:ascii="Calibri" w:hAnsi="Calibri" w:cs="Calibri"/>
          <w:b/>
          <w:bCs/>
          <w:color w:val="000000"/>
          <w:sz w:val="28"/>
          <w:szCs w:val="28"/>
          <w:u w:val="single"/>
        </w:rPr>
        <w:t>FS Initiativen?</w:t>
      </w:r>
    </w:p>
    <w:p w14:paraId="387EFB73" w14:textId="09396A62" w:rsidR="00936B7A" w:rsidRPr="00434EA1" w:rsidRDefault="00434EA1">
      <w:pPr>
        <w:rPr>
          <w:rFonts w:ascii="Calibri" w:hAnsi="Calibri" w:cs="Calibri"/>
          <w:color w:val="000000"/>
          <w:sz w:val="24"/>
          <w:szCs w:val="24"/>
        </w:rPr>
      </w:pPr>
      <w:r w:rsidRPr="00434EA1">
        <w:rPr>
          <w:rFonts w:ascii="Calibri" w:hAnsi="Calibri" w:cs="Calibri"/>
          <w:color w:val="000000"/>
          <w:sz w:val="24"/>
          <w:szCs w:val="24"/>
        </w:rPr>
        <w:t>Gerade schon angeschnitten</w:t>
      </w:r>
    </w:p>
    <w:p w14:paraId="7AB2F303" w14:textId="42D7E408" w:rsidR="00434EA1" w:rsidRDefault="00434EA1">
      <w:pPr>
        <w:rPr>
          <w:rFonts w:ascii="Calibri" w:hAnsi="Calibri" w:cs="Calibri"/>
          <w:color w:val="000000"/>
          <w:sz w:val="24"/>
          <w:szCs w:val="24"/>
        </w:rPr>
      </w:pPr>
      <w:r w:rsidRPr="00434EA1">
        <w:rPr>
          <w:rFonts w:ascii="Calibri" w:hAnsi="Calibri" w:cs="Calibri"/>
          <w:color w:val="000000"/>
          <w:sz w:val="24"/>
          <w:szCs w:val="24"/>
        </w:rPr>
        <w:t>Associates am interessantesten</w:t>
      </w:r>
    </w:p>
    <w:p w14:paraId="696ACE99" w14:textId="5554E44B" w:rsidR="00936B7A" w:rsidRDefault="00DB751E">
      <w:pPr>
        <w:rPr>
          <w:rFonts w:ascii="Calibri" w:hAnsi="Calibri" w:cs="Calibri"/>
          <w:color w:val="000000"/>
          <w:sz w:val="24"/>
          <w:szCs w:val="24"/>
        </w:rPr>
      </w:pPr>
      <w:r>
        <w:rPr>
          <w:rFonts w:ascii="Calibri" w:hAnsi="Calibri" w:cs="Calibri"/>
          <w:color w:val="000000"/>
          <w:sz w:val="24"/>
          <w:szCs w:val="24"/>
        </w:rPr>
        <w:t xml:space="preserve">Wie ein </w:t>
      </w:r>
      <w:proofErr w:type="spellStart"/>
      <w:r>
        <w:rPr>
          <w:rFonts w:ascii="Calibri" w:hAnsi="Calibri" w:cs="Calibri"/>
          <w:color w:val="000000"/>
          <w:sz w:val="24"/>
          <w:szCs w:val="24"/>
        </w:rPr>
        <w:t>Hedgefund</w:t>
      </w:r>
      <w:proofErr w:type="spellEnd"/>
    </w:p>
    <w:p w14:paraId="34C6EBE9" w14:textId="77777777" w:rsidR="00980778" w:rsidRPr="00980778" w:rsidRDefault="00980778">
      <w:pPr>
        <w:rPr>
          <w:rFonts w:ascii="Calibri" w:hAnsi="Calibri" w:cs="Calibri"/>
          <w:color w:val="000000"/>
          <w:sz w:val="24"/>
          <w:szCs w:val="24"/>
        </w:rPr>
      </w:pPr>
    </w:p>
    <w:p w14:paraId="4860DF0A" w14:textId="271CD729" w:rsidR="00936B7A" w:rsidRPr="00936B7A" w:rsidRDefault="00936B7A">
      <w:pPr>
        <w:rPr>
          <w:rFonts w:ascii="Calibri" w:hAnsi="Calibri" w:cs="Calibri"/>
          <w:b/>
          <w:bCs/>
          <w:color w:val="000000"/>
          <w:sz w:val="28"/>
          <w:szCs w:val="28"/>
          <w:u w:val="single"/>
        </w:rPr>
      </w:pPr>
      <w:r w:rsidRPr="00936B7A">
        <w:rPr>
          <w:rFonts w:ascii="Calibri" w:hAnsi="Calibri" w:cs="Calibri"/>
          <w:b/>
          <w:bCs/>
          <w:color w:val="000000"/>
          <w:sz w:val="28"/>
          <w:szCs w:val="28"/>
          <w:u w:val="single"/>
        </w:rPr>
        <w:t xml:space="preserve">Was macht einen guten </w:t>
      </w:r>
      <w:proofErr w:type="gramStart"/>
      <w:r w:rsidRPr="00936B7A">
        <w:rPr>
          <w:rFonts w:ascii="Calibri" w:hAnsi="Calibri" w:cs="Calibri"/>
          <w:b/>
          <w:bCs/>
          <w:color w:val="000000"/>
          <w:sz w:val="28"/>
          <w:szCs w:val="28"/>
          <w:u w:val="single"/>
        </w:rPr>
        <w:t>BWL Studenten</w:t>
      </w:r>
      <w:proofErr w:type="gramEnd"/>
      <w:r w:rsidRPr="00936B7A">
        <w:rPr>
          <w:rFonts w:ascii="Calibri" w:hAnsi="Calibri" w:cs="Calibri"/>
          <w:b/>
          <w:bCs/>
          <w:color w:val="000000"/>
          <w:sz w:val="28"/>
          <w:szCs w:val="28"/>
          <w:u w:val="single"/>
        </w:rPr>
        <w:t xml:space="preserve"> aus und erfüllst du die Anforderungen?</w:t>
      </w:r>
    </w:p>
    <w:p w14:paraId="7624E6F7" w14:textId="77777777" w:rsidR="00DB751E" w:rsidRDefault="00DB751E" w:rsidP="005F7C15">
      <w:pPr>
        <w:rPr>
          <w:rFonts w:ascii="Calibri" w:hAnsi="Calibri" w:cs="Calibri"/>
          <w:color w:val="000000"/>
          <w:sz w:val="24"/>
          <w:szCs w:val="24"/>
        </w:rPr>
      </w:pPr>
      <w:r>
        <w:rPr>
          <w:rFonts w:ascii="Calibri" w:hAnsi="Calibri" w:cs="Calibri"/>
          <w:color w:val="000000"/>
          <w:sz w:val="24"/>
          <w:szCs w:val="24"/>
        </w:rPr>
        <w:t>Leidenschaft für Wirtschafts- und Sozialwissenschaften</w:t>
      </w:r>
    </w:p>
    <w:p w14:paraId="02833BC9" w14:textId="4F086EF5" w:rsidR="00DB751E" w:rsidRDefault="00DB751E" w:rsidP="005F7C15">
      <w:pPr>
        <w:rPr>
          <w:rFonts w:ascii="Calibri" w:hAnsi="Calibri" w:cs="Calibri"/>
          <w:color w:val="000000"/>
          <w:sz w:val="24"/>
          <w:szCs w:val="24"/>
        </w:rPr>
      </w:pPr>
      <w:r>
        <w:rPr>
          <w:rFonts w:ascii="Calibri" w:hAnsi="Calibri" w:cs="Calibri"/>
          <w:color w:val="000000"/>
          <w:sz w:val="24"/>
          <w:szCs w:val="24"/>
        </w:rPr>
        <w:t>Abstraktes Denken</w:t>
      </w:r>
    </w:p>
    <w:p w14:paraId="11959263" w14:textId="1B3EEB49" w:rsidR="00DB751E" w:rsidRDefault="00DB751E" w:rsidP="005F7C15">
      <w:pPr>
        <w:rPr>
          <w:rFonts w:ascii="Calibri" w:hAnsi="Calibri" w:cs="Calibri"/>
          <w:color w:val="000000"/>
          <w:sz w:val="24"/>
          <w:szCs w:val="24"/>
        </w:rPr>
      </w:pPr>
      <w:r>
        <w:rPr>
          <w:rFonts w:ascii="Calibri" w:hAnsi="Calibri" w:cs="Calibri"/>
          <w:color w:val="000000"/>
          <w:sz w:val="24"/>
          <w:szCs w:val="24"/>
        </w:rPr>
        <w:t>Ehrgeiz</w:t>
      </w:r>
    </w:p>
    <w:p w14:paraId="3503C7FA" w14:textId="1DA49CBB" w:rsidR="00DB751E" w:rsidRDefault="00DB751E" w:rsidP="005F7C15">
      <w:pPr>
        <w:rPr>
          <w:rFonts w:ascii="Calibri" w:hAnsi="Calibri" w:cs="Calibri"/>
          <w:color w:val="000000"/>
          <w:sz w:val="24"/>
          <w:szCs w:val="24"/>
        </w:rPr>
      </w:pPr>
      <w:r>
        <w:rPr>
          <w:rFonts w:ascii="Calibri" w:hAnsi="Calibri" w:cs="Calibri"/>
          <w:color w:val="000000"/>
          <w:sz w:val="24"/>
          <w:szCs w:val="24"/>
        </w:rPr>
        <w:t>Eigeninitiative, Disziplin und Durchsetzungsvermögen</w:t>
      </w:r>
    </w:p>
    <w:p w14:paraId="4F1D6782" w14:textId="58F52139" w:rsidR="00DB751E" w:rsidRDefault="00DB751E" w:rsidP="005F7C15">
      <w:pPr>
        <w:rPr>
          <w:rFonts w:ascii="Calibri" w:hAnsi="Calibri" w:cs="Calibri"/>
          <w:color w:val="000000"/>
          <w:sz w:val="24"/>
          <w:szCs w:val="24"/>
        </w:rPr>
      </w:pPr>
      <w:r>
        <w:rPr>
          <w:rFonts w:ascii="Calibri" w:hAnsi="Calibri" w:cs="Calibri"/>
          <w:color w:val="000000"/>
          <w:sz w:val="24"/>
          <w:szCs w:val="24"/>
        </w:rPr>
        <w:t>Teamgeist</w:t>
      </w:r>
    </w:p>
    <w:p w14:paraId="1877031C" w14:textId="00BD8AD2" w:rsidR="00936B7A" w:rsidRPr="005F7C15" w:rsidRDefault="005F7C15" w:rsidP="005F7C15">
      <w:pPr>
        <w:rPr>
          <w:rFonts w:ascii="Calibri" w:hAnsi="Calibri" w:cs="Calibri"/>
          <w:color w:val="000000"/>
          <w:sz w:val="24"/>
          <w:szCs w:val="24"/>
        </w:rPr>
      </w:pPr>
      <w:r w:rsidRPr="005F7C15">
        <w:rPr>
          <w:rFonts w:ascii="Calibri" w:hAnsi="Calibri" w:cs="Calibri"/>
          <w:color w:val="000000"/>
          <w:sz w:val="24"/>
          <w:szCs w:val="24"/>
        </w:rPr>
        <w:t>Darüber hinaus ist auch abstraktes und analytisches Denken sehr wichtig, insbesondere in Kombination mit Mathematik. Darüber hinaus zeichnen Eigeninitiative, Disziplin und vor allem Durchsetzungsvermögen einen guten Studenten aus, denn gerade in der Betriebswirtschaftslehre gibt es viele Wettbewerber auf dem Markt, die ebenfalls die gleichen Ziele erreichen wollen wie Sie. Sie müssen also zu den Besten der Besten gehören, um das zu bekommen, was Sie bekommen wollen. Aber auch wenn Sie durchsetzungsstark und ehrgeizig sein sollten, sollten Sie auch ein Teamplayer sein, der bereit ist, seine Meinung zu ändern und mit seinen Partnern voranzukommen, denn um moderne Probleme zu lösen, müssen Sie als Team arbeiten</w:t>
      </w:r>
    </w:p>
    <w:p w14:paraId="619DF500" w14:textId="03CCE269" w:rsidR="00936B7A" w:rsidRPr="00936B7A" w:rsidRDefault="00936B7A">
      <w:pPr>
        <w:rPr>
          <w:rFonts w:ascii="Calibri" w:hAnsi="Calibri" w:cs="Calibri"/>
          <w:b/>
          <w:bCs/>
          <w:color w:val="000000"/>
          <w:sz w:val="28"/>
          <w:szCs w:val="28"/>
          <w:u w:val="single"/>
        </w:rPr>
      </w:pPr>
    </w:p>
    <w:p w14:paraId="66168EB7" w14:textId="77777777" w:rsidR="00936B7A" w:rsidRPr="00936B7A" w:rsidRDefault="00936B7A">
      <w:pPr>
        <w:rPr>
          <w:rFonts w:ascii="Calibri" w:hAnsi="Calibri" w:cs="Calibri"/>
          <w:b/>
          <w:bCs/>
          <w:color w:val="000000"/>
          <w:sz w:val="28"/>
          <w:szCs w:val="28"/>
          <w:u w:val="single"/>
        </w:rPr>
      </w:pPr>
    </w:p>
    <w:p w14:paraId="418AA281" w14:textId="4567D296" w:rsidR="00936B7A" w:rsidRPr="00936B7A" w:rsidRDefault="00936B7A">
      <w:pPr>
        <w:rPr>
          <w:rFonts w:ascii="Calibri" w:hAnsi="Calibri" w:cs="Calibri"/>
          <w:b/>
          <w:bCs/>
          <w:color w:val="000000"/>
          <w:sz w:val="28"/>
          <w:szCs w:val="28"/>
          <w:u w:val="single"/>
        </w:rPr>
      </w:pPr>
      <w:r w:rsidRPr="00936B7A">
        <w:rPr>
          <w:rFonts w:ascii="Calibri" w:hAnsi="Calibri" w:cs="Calibri"/>
          <w:b/>
          <w:bCs/>
          <w:color w:val="000000"/>
          <w:sz w:val="28"/>
          <w:szCs w:val="28"/>
          <w:u w:val="single"/>
        </w:rPr>
        <w:t>Welches Fach mochtest du nicht so und was hast du dagegen getan?</w:t>
      </w:r>
    </w:p>
    <w:p w14:paraId="25D99C95" w14:textId="0EFF9C48" w:rsidR="00DB751E" w:rsidRDefault="00DB751E">
      <w:pPr>
        <w:rPr>
          <w:rFonts w:ascii="Calibri" w:hAnsi="Calibri" w:cs="Calibri"/>
          <w:color w:val="000000"/>
          <w:sz w:val="24"/>
          <w:szCs w:val="24"/>
        </w:rPr>
      </w:pPr>
      <w:r>
        <w:rPr>
          <w:rFonts w:ascii="Calibri" w:hAnsi="Calibri" w:cs="Calibri"/>
          <w:color w:val="000000"/>
          <w:sz w:val="24"/>
          <w:szCs w:val="24"/>
        </w:rPr>
        <w:t>Mathe</w:t>
      </w:r>
    </w:p>
    <w:p w14:paraId="7F1B3372" w14:textId="00A7F6A4" w:rsidR="00DB751E" w:rsidRDefault="00DB751E" w:rsidP="00DB751E">
      <w:pPr>
        <w:pStyle w:val="Listenabsatz"/>
        <w:numPr>
          <w:ilvl w:val="0"/>
          <w:numId w:val="4"/>
        </w:numPr>
        <w:rPr>
          <w:rFonts w:ascii="Calibri" w:hAnsi="Calibri" w:cs="Calibri"/>
          <w:color w:val="000000"/>
          <w:sz w:val="24"/>
          <w:szCs w:val="24"/>
        </w:rPr>
      </w:pPr>
      <w:r>
        <w:rPr>
          <w:rFonts w:ascii="Calibri" w:hAnsi="Calibri" w:cs="Calibri"/>
          <w:color w:val="000000"/>
          <w:sz w:val="24"/>
          <w:szCs w:val="24"/>
        </w:rPr>
        <w:t xml:space="preserve">Fand es zuerst nicht nützlich, sah keinen </w:t>
      </w:r>
      <w:proofErr w:type="spellStart"/>
      <w:r>
        <w:rPr>
          <w:rFonts w:ascii="Calibri" w:hAnsi="Calibri" w:cs="Calibri"/>
          <w:color w:val="000000"/>
          <w:sz w:val="24"/>
          <w:szCs w:val="24"/>
        </w:rPr>
        <w:t>Usecase</w:t>
      </w:r>
      <w:proofErr w:type="spellEnd"/>
    </w:p>
    <w:p w14:paraId="46ADAEB8" w14:textId="27558A79" w:rsidR="00DB751E" w:rsidRPr="00DB751E" w:rsidRDefault="00DB751E" w:rsidP="00DB751E">
      <w:pPr>
        <w:pStyle w:val="Listenabsatz"/>
        <w:numPr>
          <w:ilvl w:val="0"/>
          <w:numId w:val="4"/>
        </w:numPr>
        <w:rPr>
          <w:rFonts w:ascii="Calibri" w:hAnsi="Calibri" w:cs="Calibri"/>
          <w:color w:val="000000"/>
          <w:sz w:val="24"/>
          <w:szCs w:val="24"/>
        </w:rPr>
      </w:pPr>
      <w:r>
        <w:rPr>
          <w:rFonts w:ascii="Calibri" w:hAnsi="Calibri" w:cs="Calibri"/>
          <w:color w:val="000000"/>
          <w:sz w:val="24"/>
          <w:szCs w:val="24"/>
        </w:rPr>
        <w:t>Doch dann erkannte ich, dass ich Mathe für das Studium</w:t>
      </w:r>
      <w:r w:rsidRPr="00DB751E">
        <w:rPr>
          <w:rFonts w:ascii="Calibri" w:hAnsi="Calibri" w:cs="Calibri"/>
          <w:color w:val="000000"/>
          <w:sz w:val="24"/>
          <w:szCs w:val="24"/>
        </w:rPr>
        <w:t xml:space="preserve"> brauche</w:t>
      </w:r>
    </w:p>
    <w:p w14:paraId="4D880610" w14:textId="42D75DCF" w:rsidR="00DB751E" w:rsidRDefault="00DB751E" w:rsidP="00DB751E">
      <w:pPr>
        <w:pStyle w:val="Listenabsatz"/>
        <w:numPr>
          <w:ilvl w:val="0"/>
          <w:numId w:val="4"/>
        </w:numPr>
        <w:rPr>
          <w:rFonts w:ascii="Calibri" w:hAnsi="Calibri" w:cs="Calibri"/>
          <w:color w:val="000000"/>
          <w:sz w:val="24"/>
          <w:szCs w:val="24"/>
        </w:rPr>
      </w:pPr>
      <w:r>
        <w:rPr>
          <w:rFonts w:ascii="Calibri" w:hAnsi="Calibri" w:cs="Calibri"/>
          <w:color w:val="000000"/>
          <w:sz w:val="24"/>
          <w:szCs w:val="24"/>
        </w:rPr>
        <w:lastRenderedPageBreak/>
        <w:t>Deutliche Verbesserung</w:t>
      </w:r>
    </w:p>
    <w:p w14:paraId="5B36A291" w14:textId="445682FF" w:rsidR="00DB751E" w:rsidRPr="00DB751E" w:rsidRDefault="00DB751E" w:rsidP="00DB751E">
      <w:pPr>
        <w:pStyle w:val="Listenabsatz"/>
        <w:numPr>
          <w:ilvl w:val="0"/>
          <w:numId w:val="4"/>
        </w:numPr>
        <w:rPr>
          <w:rFonts w:ascii="Calibri" w:hAnsi="Calibri" w:cs="Calibri"/>
          <w:color w:val="000000"/>
          <w:sz w:val="24"/>
          <w:szCs w:val="24"/>
        </w:rPr>
      </w:pPr>
      <w:r>
        <w:rPr>
          <w:rFonts w:ascii="Calibri" w:hAnsi="Calibri" w:cs="Calibri"/>
          <w:color w:val="000000"/>
          <w:sz w:val="24"/>
          <w:szCs w:val="24"/>
        </w:rPr>
        <w:t>Hatte deutlich mehr Spaß, als ich Gas gegeben habe</w:t>
      </w:r>
    </w:p>
    <w:p w14:paraId="6E1FF0C8" w14:textId="77777777" w:rsidR="00DB751E" w:rsidRDefault="00DB751E">
      <w:pPr>
        <w:rPr>
          <w:rFonts w:ascii="Calibri" w:hAnsi="Calibri" w:cs="Calibri"/>
          <w:color w:val="000000"/>
          <w:sz w:val="24"/>
          <w:szCs w:val="24"/>
        </w:rPr>
      </w:pPr>
    </w:p>
    <w:p w14:paraId="3B069112" w14:textId="1CC2EE25" w:rsidR="00936B7A" w:rsidRPr="005F7C15" w:rsidRDefault="005F7C15">
      <w:pPr>
        <w:rPr>
          <w:rFonts w:ascii="Calibri" w:hAnsi="Calibri" w:cs="Calibri"/>
          <w:color w:val="000000"/>
          <w:sz w:val="24"/>
          <w:szCs w:val="24"/>
        </w:rPr>
      </w:pPr>
      <w:r w:rsidRPr="005F7C15">
        <w:rPr>
          <w:rFonts w:ascii="Calibri" w:hAnsi="Calibri" w:cs="Calibri"/>
          <w:color w:val="000000"/>
          <w:sz w:val="24"/>
          <w:szCs w:val="24"/>
        </w:rPr>
        <w:t xml:space="preserve">Ein Thema in der Schule, das nicht mein Lieblingsthema war, war Mathe, weil ich nicht der Meinung war, dass die Informationen, die in diesen Klassen geteilt werden, einen höheren Wert für mich haben. Aber auch wenn mir die Inhalte meistens nicht gefallen haben, nachdem ich gemerkt habe, dass Kenntnisse in Mathe unbedingt notwendig sind, um in den Bereichen, in denen ich arbeiten möchte, erfolgreich zu sein. Nachdem ich begonnen habe, meine Motivation für die Zukunft einzusetzen, haben sich </w:t>
      </w:r>
      <w:commentRangeStart w:id="2"/>
      <w:r w:rsidRPr="005F7C15">
        <w:rPr>
          <w:rFonts w:ascii="Calibri" w:hAnsi="Calibri" w:cs="Calibri"/>
          <w:color w:val="000000"/>
          <w:sz w:val="24"/>
          <w:szCs w:val="24"/>
        </w:rPr>
        <w:t xml:space="preserve">meine Noten deutlich </w:t>
      </w:r>
      <w:commentRangeEnd w:id="2"/>
      <w:r w:rsidR="00AA4E88">
        <w:rPr>
          <w:rStyle w:val="Kommentarzeichen"/>
        </w:rPr>
        <w:commentReference w:id="2"/>
      </w:r>
      <w:r w:rsidRPr="005F7C15">
        <w:rPr>
          <w:rFonts w:ascii="Calibri" w:hAnsi="Calibri" w:cs="Calibri"/>
          <w:color w:val="000000"/>
          <w:sz w:val="24"/>
          <w:szCs w:val="24"/>
        </w:rPr>
        <w:t>verbessert und ich hatte auch viel mehr Spaß.</w:t>
      </w:r>
      <w:ins w:id="3" w:author="David Döbele" w:date="2022-07-21T19:35:00Z">
        <w:r w:rsidR="00AA4E88">
          <w:rPr>
            <w:rFonts w:ascii="Calibri" w:hAnsi="Calibri" w:cs="Calibri"/>
            <w:color w:val="000000"/>
            <w:sz w:val="24"/>
            <w:szCs w:val="24"/>
          </w:rPr>
          <w:t xml:space="preserve"> … und werde sehr gut ins Studium starten.</w:t>
        </w:r>
      </w:ins>
    </w:p>
    <w:p w14:paraId="442F0C17" w14:textId="5BEFAE43" w:rsidR="00936B7A" w:rsidRPr="00936B7A" w:rsidRDefault="00936B7A">
      <w:pPr>
        <w:rPr>
          <w:rFonts w:ascii="Calibri" w:hAnsi="Calibri" w:cs="Calibri"/>
          <w:b/>
          <w:bCs/>
          <w:color w:val="000000"/>
          <w:sz w:val="28"/>
          <w:szCs w:val="28"/>
          <w:u w:val="single"/>
        </w:rPr>
      </w:pPr>
    </w:p>
    <w:p w14:paraId="14FD2D5D" w14:textId="77777777" w:rsidR="00936B7A" w:rsidRPr="00936B7A" w:rsidRDefault="00936B7A">
      <w:pPr>
        <w:rPr>
          <w:rFonts w:ascii="Calibri" w:hAnsi="Calibri" w:cs="Calibri"/>
          <w:b/>
          <w:bCs/>
          <w:color w:val="000000"/>
          <w:sz w:val="28"/>
          <w:szCs w:val="28"/>
          <w:u w:val="single"/>
        </w:rPr>
      </w:pPr>
    </w:p>
    <w:p w14:paraId="1CA767F8" w14:textId="34D54374" w:rsidR="00936B7A" w:rsidRDefault="00936B7A">
      <w:pPr>
        <w:rPr>
          <w:rFonts w:ascii="Calibri" w:hAnsi="Calibri" w:cs="Calibri"/>
          <w:b/>
          <w:bCs/>
          <w:color w:val="000000"/>
          <w:sz w:val="28"/>
          <w:szCs w:val="28"/>
          <w:u w:val="single"/>
        </w:rPr>
      </w:pPr>
      <w:r w:rsidRPr="00936B7A">
        <w:rPr>
          <w:rFonts w:ascii="Calibri" w:hAnsi="Calibri" w:cs="Calibri"/>
          <w:b/>
          <w:bCs/>
          <w:color w:val="000000"/>
          <w:sz w:val="28"/>
          <w:szCs w:val="28"/>
          <w:u w:val="single"/>
        </w:rPr>
        <w:t>Berufliche Ziele/Warum man BWL studieren will?</w:t>
      </w:r>
    </w:p>
    <w:p w14:paraId="1677DA6A" w14:textId="3D9E300E" w:rsidR="005F7C15" w:rsidRDefault="005F7C15" w:rsidP="005F7C15">
      <w:pPr>
        <w:pStyle w:val="Listenabsatz"/>
        <w:numPr>
          <w:ilvl w:val="0"/>
          <w:numId w:val="4"/>
        </w:numPr>
        <w:rPr>
          <w:rFonts w:ascii="Calibri" w:hAnsi="Calibri" w:cs="Calibri"/>
          <w:color w:val="000000"/>
          <w:sz w:val="24"/>
          <w:szCs w:val="24"/>
          <w:lang w:val="en-US"/>
        </w:rPr>
      </w:pPr>
      <w:proofErr w:type="spellStart"/>
      <w:r>
        <w:rPr>
          <w:rFonts w:ascii="Calibri" w:hAnsi="Calibri" w:cs="Calibri"/>
          <w:color w:val="000000"/>
          <w:sz w:val="24"/>
          <w:szCs w:val="24"/>
          <w:lang w:val="en-US"/>
        </w:rPr>
        <w:t>Anfang</w:t>
      </w:r>
      <w:proofErr w:type="spellEnd"/>
      <w:r>
        <w:rPr>
          <w:rFonts w:ascii="Calibri" w:hAnsi="Calibri" w:cs="Calibri"/>
          <w:color w:val="000000"/>
          <w:sz w:val="24"/>
          <w:szCs w:val="24"/>
          <w:lang w:val="en-US"/>
        </w:rPr>
        <w:t xml:space="preserve"> Corona 2020</w:t>
      </w:r>
    </w:p>
    <w:p w14:paraId="24B49D26" w14:textId="6DC9D862" w:rsidR="005F7C15" w:rsidRDefault="005F7C15" w:rsidP="005F7C15">
      <w:pPr>
        <w:pStyle w:val="Listenabsatz"/>
        <w:numPr>
          <w:ilvl w:val="0"/>
          <w:numId w:val="4"/>
        </w:numPr>
        <w:rPr>
          <w:rFonts w:ascii="Calibri" w:hAnsi="Calibri" w:cs="Calibri"/>
          <w:color w:val="000000"/>
          <w:sz w:val="24"/>
          <w:szCs w:val="24"/>
        </w:rPr>
      </w:pPr>
      <w:r w:rsidRPr="005F7C15">
        <w:rPr>
          <w:rFonts w:ascii="Calibri" w:hAnsi="Calibri" w:cs="Calibri"/>
          <w:color w:val="000000"/>
          <w:sz w:val="24"/>
          <w:szCs w:val="24"/>
        </w:rPr>
        <w:t>Begeisterung für Aktien, Immobilien, A</w:t>
      </w:r>
      <w:r>
        <w:rPr>
          <w:rFonts w:ascii="Calibri" w:hAnsi="Calibri" w:cs="Calibri"/>
          <w:color w:val="000000"/>
          <w:sz w:val="24"/>
          <w:szCs w:val="24"/>
        </w:rPr>
        <w:t>nalyse entdeckt</w:t>
      </w:r>
    </w:p>
    <w:p w14:paraId="737F179E" w14:textId="4C262F84" w:rsidR="005F7C15" w:rsidRDefault="005F7C15" w:rsidP="005F7C15">
      <w:pPr>
        <w:pStyle w:val="Listenabsatz"/>
        <w:numPr>
          <w:ilvl w:val="0"/>
          <w:numId w:val="4"/>
        </w:numPr>
        <w:rPr>
          <w:rFonts w:ascii="Calibri" w:hAnsi="Calibri" w:cs="Calibri"/>
          <w:color w:val="000000"/>
          <w:sz w:val="24"/>
          <w:szCs w:val="24"/>
        </w:rPr>
      </w:pPr>
      <w:r>
        <w:rPr>
          <w:rFonts w:ascii="Calibri" w:hAnsi="Calibri" w:cs="Calibri"/>
          <w:color w:val="000000"/>
          <w:sz w:val="24"/>
          <w:szCs w:val="24"/>
        </w:rPr>
        <w:t xml:space="preserve">Investmentbanking gefunden </w:t>
      </w:r>
      <w:r w:rsidRPr="005F7C15">
        <w:rPr>
          <w:rFonts w:ascii="Calibri" w:hAnsi="Calibri" w:cs="Calibri"/>
          <w:color w:val="000000"/>
          <w:sz w:val="24"/>
          <w:szCs w:val="24"/>
        </w:rPr>
        <w:sym w:font="Wingdings" w:char="F0E0"/>
      </w:r>
      <w:r>
        <w:rPr>
          <w:rFonts w:ascii="Calibri" w:hAnsi="Calibri" w:cs="Calibri"/>
          <w:color w:val="000000"/>
          <w:sz w:val="24"/>
          <w:szCs w:val="24"/>
        </w:rPr>
        <w:t xml:space="preserve"> BWL ganz logischer </w:t>
      </w:r>
      <w:proofErr w:type="spellStart"/>
      <w:r>
        <w:rPr>
          <w:rFonts w:ascii="Calibri" w:hAnsi="Calibri" w:cs="Calibri"/>
          <w:color w:val="000000"/>
          <w:sz w:val="24"/>
          <w:szCs w:val="24"/>
        </w:rPr>
        <w:t>Step</w:t>
      </w:r>
      <w:proofErr w:type="spellEnd"/>
    </w:p>
    <w:p w14:paraId="6FF9A907" w14:textId="0D1E2F6B" w:rsidR="005F7C15" w:rsidRDefault="00702983" w:rsidP="005F7C15">
      <w:pPr>
        <w:pStyle w:val="Listenabsatz"/>
        <w:numPr>
          <w:ilvl w:val="0"/>
          <w:numId w:val="4"/>
        </w:numPr>
        <w:rPr>
          <w:rFonts w:ascii="Calibri" w:hAnsi="Calibri" w:cs="Calibri"/>
          <w:color w:val="000000"/>
          <w:sz w:val="24"/>
          <w:szCs w:val="24"/>
        </w:rPr>
      </w:pPr>
      <w:r>
        <w:rPr>
          <w:rFonts w:ascii="Calibri" w:hAnsi="Calibri" w:cs="Calibri"/>
          <w:color w:val="000000"/>
          <w:sz w:val="24"/>
          <w:szCs w:val="24"/>
        </w:rPr>
        <w:t xml:space="preserve">Im Job will ich Impact haben </w:t>
      </w:r>
      <w:r w:rsidRPr="00702983">
        <w:rPr>
          <w:rFonts w:ascii="Calibri" w:hAnsi="Calibri" w:cs="Calibri"/>
          <w:color w:val="000000"/>
          <w:sz w:val="24"/>
          <w:szCs w:val="24"/>
        </w:rPr>
        <w:sym w:font="Wingdings" w:char="F0E0"/>
      </w:r>
      <w:r>
        <w:rPr>
          <w:rFonts w:ascii="Calibri" w:hAnsi="Calibri" w:cs="Calibri"/>
          <w:color w:val="000000"/>
          <w:sz w:val="24"/>
          <w:szCs w:val="24"/>
        </w:rPr>
        <w:t xml:space="preserve"> ERGEBNISSE SEHEN</w:t>
      </w:r>
    </w:p>
    <w:p w14:paraId="6FF4C22E" w14:textId="2D644C02" w:rsidR="00936B7A" w:rsidRDefault="00702983" w:rsidP="00DB751E">
      <w:pPr>
        <w:pStyle w:val="Listenabsatz"/>
        <w:numPr>
          <w:ilvl w:val="0"/>
          <w:numId w:val="4"/>
        </w:numPr>
        <w:rPr>
          <w:rFonts w:ascii="Calibri" w:hAnsi="Calibri" w:cs="Calibri"/>
          <w:color w:val="000000"/>
          <w:sz w:val="24"/>
          <w:szCs w:val="24"/>
        </w:rPr>
      </w:pPr>
      <w:r>
        <w:rPr>
          <w:rFonts w:ascii="Calibri" w:hAnsi="Calibri" w:cs="Calibri"/>
          <w:color w:val="000000"/>
          <w:sz w:val="24"/>
          <w:szCs w:val="24"/>
        </w:rPr>
        <w:t>Ich will mit Finanzen zu tun haben</w:t>
      </w:r>
    </w:p>
    <w:p w14:paraId="7BC4BCCB" w14:textId="77777777" w:rsidR="00DB751E" w:rsidRPr="00DB751E" w:rsidRDefault="00DB751E" w:rsidP="00DB751E">
      <w:pPr>
        <w:ind w:left="360"/>
        <w:rPr>
          <w:rFonts w:ascii="Calibri" w:hAnsi="Calibri" w:cs="Calibri"/>
          <w:color w:val="000000"/>
          <w:sz w:val="24"/>
          <w:szCs w:val="24"/>
        </w:rPr>
      </w:pPr>
    </w:p>
    <w:p w14:paraId="577ACB82" w14:textId="34E7EBED" w:rsidR="00936B7A" w:rsidRDefault="00936B7A">
      <w:pPr>
        <w:rPr>
          <w:rFonts w:ascii="Calibri" w:hAnsi="Calibri" w:cs="Calibri"/>
          <w:b/>
          <w:bCs/>
          <w:color w:val="000000"/>
          <w:sz w:val="28"/>
          <w:szCs w:val="28"/>
          <w:u w:val="single"/>
          <w:lang w:val="en-US"/>
        </w:rPr>
      </w:pPr>
      <w:r w:rsidRPr="00936B7A">
        <w:rPr>
          <w:rFonts w:ascii="Calibri" w:hAnsi="Calibri" w:cs="Calibri"/>
          <w:b/>
          <w:bCs/>
          <w:color w:val="000000"/>
          <w:sz w:val="28"/>
          <w:szCs w:val="28"/>
          <w:u w:val="single"/>
          <w:lang w:val="en-US"/>
        </w:rPr>
        <w:t xml:space="preserve">If you would have </w:t>
      </w:r>
      <w:r>
        <w:rPr>
          <w:rFonts w:ascii="Calibri" w:hAnsi="Calibri" w:cs="Calibri"/>
          <w:b/>
          <w:bCs/>
          <w:color w:val="000000"/>
          <w:sz w:val="28"/>
          <w:szCs w:val="28"/>
          <w:u w:val="single"/>
          <w:lang w:val="en-US"/>
        </w:rPr>
        <w:t>3 Wishes</w:t>
      </w:r>
    </w:p>
    <w:p w14:paraId="4052B9CA" w14:textId="002C45C6" w:rsidR="00702983" w:rsidRPr="00DB751E" w:rsidRDefault="00702983">
      <w:pPr>
        <w:rPr>
          <w:rFonts w:ascii="Calibri" w:hAnsi="Calibri" w:cs="Calibri"/>
          <w:color w:val="000000"/>
          <w:sz w:val="24"/>
          <w:szCs w:val="24"/>
          <w:lang w:val="en-US"/>
        </w:rPr>
      </w:pPr>
      <w:r w:rsidRPr="00DB751E">
        <w:rPr>
          <w:rFonts w:ascii="Calibri" w:hAnsi="Calibri" w:cs="Calibri"/>
          <w:color w:val="000000"/>
          <w:sz w:val="24"/>
          <w:szCs w:val="24"/>
          <w:lang w:val="en-US"/>
        </w:rPr>
        <w:t>I ASSUME NOW A</w:t>
      </w:r>
      <w:r w:rsidR="00DB751E" w:rsidRPr="00DB751E">
        <w:rPr>
          <w:rFonts w:ascii="Calibri" w:hAnsi="Calibri" w:cs="Calibri"/>
          <w:color w:val="000000"/>
          <w:sz w:val="24"/>
          <w:szCs w:val="24"/>
          <w:lang w:val="en-US"/>
        </w:rPr>
        <w:t>N</w:t>
      </w:r>
      <w:r w:rsidRPr="00DB751E">
        <w:rPr>
          <w:rFonts w:ascii="Calibri" w:hAnsi="Calibri" w:cs="Calibri"/>
          <w:color w:val="000000"/>
          <w:sz w:val="24"/>
          <w:szCs w:val="24"/>
          <w:lang w:val="en-US"/>
        </w:rPr>
        <w:t xml:space="preserve"> UTOPIA</w:t>
      </w:r>
      <w:r w:rsidR="00DB751E" w:rsidRPr="00DB751E">
        <w:rPr>
          <w:rFonts w:ascii="Calibri" w:hAnsi="Calibri" w:cs="Calibri"/>
          <w:color w:val="000000"/>
          <w:sz w:val="24"/>
          <w:szCs w:val="24"/>
          <w:lang w:val="en-US"/>
        </w:rPr>
        <w:t>N Scenario</w:t>
      </w:r>
    </w:p>
    <w:p w14:paraId="53923585" w14:textId="3B715DEF" w:rsidR="00BB1B32" w:rsidRDefault="00702983">
      <w:pPr>
        <w:rPr>
          <w:ins w:id="4" w:author="David Döbele" w:date="2022-07-21T19:37:00Z"/>
          <w:rFonts w:ascii="Calibri" w:hAnsi="Calibri" w:cs="Calibri"/>
          <w:color w:val="000000"/>
          <w:sz w:val="24"/>
          <w:szCs w:val="24"/>
          <w:lang w:val="en-US"/>
        </w:rPr>
      </w:pPr>
      <w:r w:rsidRPr="00DB751E">
        <w:rPr>
          <w:rFonts w:ascii="Calibri" w:hAnsi="Calibri" w:cs="Calibri"/>
          <w:color w:val="000000"/>
          <w:sz w:val="24"/>
          <w:szCs w:val="24"/>
          <w:lang w:val="en-US"/>
        </w:rPr>
        <w:t>End World Hunger and develop Technology that helps everyone</w:t>
      </w:r>
    </w:p>
    <w:p w14:paraId="072D7BFC" w14:textId="52200094" w:rsidR="00AA4E88" w:rsidRDefault="00AA4E88">
      <w:pPr>
        <w:rPr>
          <w:ins w:id="5" w:author="David Döbele" w:date="2022-07-21T19:39:00Z"/>
          <w:rFonts w:ascii="Calibri" w:hAnsi="Calibri" w:cs="Calibri"/>
          <w:color w:val="000000"/>
          <w:sz w:val="24"/>
          <w:szCs w:val="24"/>
          <w:lang w:val="en-US"/>
        </w:rPr>
      </w:pPr>
      <w:ins w:id="6" w:author="David Döbele" w:date="2022-07-21T19:38:00Z">
        <w:r>
          <w:rPr>
            <w:rFonts w:ascii="Calibri" w:hAnsi="Calibri" w:cs="Calibri"/>
            <w:color w:val="000000"/>
            <w:sz w:val="24"/>
            <w:szCs w:val="24"/>
            <w:lang w:val="en-US"/>
          </w:rPr>
          <w:t xml:space="preserve">Everyone has perfect cultural understanding </w:t>
        </w:r>
      </w:ins>
    </w:p>
    <w:p w14:paraId="30C2FCF7" w14:textId="3C1B15F3" w:rsidR="00AA4E88" w:rsidRDefault="00AA4E88">
      <w:pPr>
        <w:rPr>
          <w:ins w:id="7" w:author="David Döbele" w:date="2022-07-21T19:37:00Z"/>
          <w:rFonts w:ascii="Calibri" w:hAnsi="Calibri" w:cs="Calibri"/>
          <w:color w:val="000000"/>
          <w:sz w:val="24"/>
          <w:szCs w:val="24"/>
          <w:lang w:val="en-US"/>
        </w:rPr>
      </w:pPr>
      <w:proofErr w:type="spellStart"/>
      <w:ins w:id="8" w:author="David Döbele" w:date="2022-07-21T19:39:00Z">
        <w:r>
          <w:rPr>
            <w:rFonts w:ascii="Calibri" w:hAnsi="Calibri" w:cs="Calibri"/>
            <w:color w:val="000000"/>
            <w:sz w:val="24"/>
            <w:szCs w:val="24"/>
            <w:lang w:val="en-US"/>
          </w:rPr>
          <w:t>Persönliches</w:t>
        </w:r>
      </w:ins>
      <w:proofErr w:type="spellEnd"/>
    </w:p>
    <w:p w14:paraId="205A7167" w14:textId="2877511E" w:rsidR="00AA4E88" w:rsidDel="00AA4E88" w:rsidRDefault="00AA4E88">
      <w:pPr>
        <w:rPr>
          <w:del w:id="9" w:author="David Döbele" w:date="2022-07-21T19:39:00Z"/>
          <w:rFonts w:ascii="Calibri" w:hAnsi="Calibri" w:cs="Calibri"/>
          <w:color w:val="000000"/>
          <w:sz w:val="24"/>
          <w:szCs w:val="24"/>
          <w:lang w:val="en-US"/>
        </w:rPr>
      </w:pPr>
    </w:p>
    <w:p w14:paraId="046FAA9E" w14:textId="77777777" w:rsidR="00AA4E88" w:rsidRPr="00DB751E" w:rsidRDefault="00AA4E88">
      <w:pPr>
        <w:rPr>
          <w:ins w:id="10" w:author="David Döbele" w:date="2022-07-21T19:39:00Z"/>
          <w:rFonts w:ascii="Calibri" w:hAnsi="Calibri" w:cs="Calibri"/>
          <w:color w:val="000000"/>
          <w:sz w:val="24"/>
          <w:szCs w:val="24"/>
          <w:lang w:val="en-US"/>
        </w:rPr>
      </w:pPr>
    </w:p>
    <w:p w14:paraId="5CBC7837" w14:textId="6E058EC2" w:rsidR="00702983" w:rsidRPr="00DB751E" w:rsidDel="00AA4E88" w:rsidRDefault="00702983">
      <w:pPr>
        <w:rPr>
          <w:del w:id="11" w:author="David Döbele" w:date="2022-07-21T19:39:00Z"/>
          <w:rFonts w:ascii="Calibri" w:hAnsi="Calibri" w:cs="Calibri"/>
          <w:color w:val="000000"/>
          <w:sz w:val="24"/>
          <w:szCs w:val="24"/>
          <w:lang w:val="en-US"/>
        </w:rPr>
      </w:pPr>
      <w:del w:id="12" w:author="David Döbele" w:date="2022-07-21T19:39:00Z">
        <w:r w:rsidRPr="00DB751E" w:rsidDel="00AA4E88">
          <w:rPr>
            <w:rFonts w:ascii="Calibri" w:hAnsi="Calibri" w:cs="Calibri"/>
            <w:color w:val="000000"/>
            <w:sz w:val="24"/>
            <w:szCs w:val="24"/>
            <w:lang w:val="en-US"/>
          </w:rPr>
          <w:delText>End all sorrows and bad feelings</w:delText>
        </w:r>
      </w:del>
    </w:p>
    <w:p w14:paraId="6B5CB443" w14:textId="2528BA27" w:rsidR="00702983" w:rsidRPr="00980778" w:rsidDel="00AA4E88" w:rsidRDefault="00702983">
      <w:pPr>
        <w:rPr>
          <w:del w:id="13" w:author="David Döbele" w:date="2022-07-21T19:39:00Z"/>
          <w:rFonts w:ascii="Calibri" w:hAnsi="Calibri" w:cs="Calibri"/>
          <w:color w:val="000000"/>
          <w:sz w:val="24"/>
          <w:szCs w:val="24"/>
          <w:lang w:val="en-US"/>
        </w:rPr>
      </w:pPr>
      <w:del w:id="14" w:author="David Döbele" w:date="2022-07-21T19:39:00Z">
        <w:r w:rsidRPr="00DB751E" w:rsidDel="00AA4E88">
          <w:rPr>
            <w:rFonts w:ascii="Calibri" w:hAnsi="Calibri" w:cs="Calibri"/>
            <w:color w:val="000000"/>
            <w:sz w:val="24"/>
            <w:szCs w:val="24"/>
            <w:lang w:val="en-US"/>
          </w:rPr>
          <w:delText>End Climate Change</w:delText>
        </w:r>
      </w:del>
    </w:p>
    <w:p w14:paraId="4709152F" w14:textId="38CEAA01" w:rsidR="00BB1B32" w:rsidRDefault="00BB1B32">
      <w:pPr>
        <w:rPr>
          <w:rFonts w:ascii="Calibri" w:hAnsi="Calibri" w:cs="Calibri"/>
          <w:b/>
          <w:bCs/>
          <w:color w:val="000000"/>
          <w:sz w:val="28"/>
          <w:szCs w:val="28"/>
          <w:u w:val="single"/>
          <w:lang w:val="en-US"/>
        </w:rPr>
      </w:pPr>
      <w:r>
        <w:rPr>
          <w:rFonts w:ascii="Calibri" w:hAnsi="Calibri" w:cs="Calibri"/>
          <w:b/>
          <w:bCs/>
          <w:color w:val="000000"/>
          <w:sz w:val="28"/>
          <w:szCs w:val="28"/>
          <w:u w:val="single"/>
          <w:lang w:val="en-US"/>
        </w:rPr>
        <w:t>What is your favorite Series?</w:t>
      </w:r>
    </w:p>
    <w:p w14:paraId="1C268CE1" w14:textId="03F935B6" w:rsidR="00BB1B32" w:rsidRPr="00980778" w:rsidRDefault="00702983">
      <w:pPr>
        <w:rPr>
          <w:rFonts w:ascii="Calibri" w:hAnsi="Calibri" w:cs="Calibri"/>
          <w:color w:val="000000"/>
          <w:sz w:val="24"/>
          <w:szCs w:val="24"/>
          <w:lang w:val="en-US"/>
        </w:rPr>
      </w:pPr>
      <w:r w:rsidRPr="00980778">
        <w:rPr>
          <w:rFonts w:ascii="Calibri" w:hAnsi="Calibri" w:cs="Calibri"/>
          <w:color w:val="000000"/>
          <w:sz w:val="24"/>
          <w:szCs w:val="24"/>
          <w:lang w:val="en-US"/>
        </w:rPr>
        <w:t>I do not really watch Series</w:t>
      </w:r>
      <w:r w:rsidR="00980778" w:rsidRPr="00980778">
        <w:rPr>
          <w:rFonts w:ascii="Calibri" w:hAnsi="Calibri" w:cs="Calibri"/>
          <w:color w:val="000000"/>
          <w:sz w:val="24"/>
          <w:szCs w:val="24"/>
          <w:lang w:val="en-US"/>
        </w:rPr>
        <w:t xml:space="preserve">, I don’t have any abonnements for Netflix, Disney etc. </w:t>
      </w:r>
    </w:p>
    <w:p w14:paraId="15C2F744" w14:textId="34238072" w:rsidR="00702983" w:rsidRPr="00980778" w:rsidRDefault="00702983">
      <w:pPr>
        <w:rPr>
          <w:rFonts w:ascii="Calibri" w:hAnsi="Calibri" w:cs="Calibri"/>
          <w:color w:val="000000"/>
          <w:sz w:val="24"/>
          <w:szCs w:val="24"/>
          <w:lang w:val="en-US"/>
        </w:rPr>
      </w:pPr>
      <w:r w:rsidRPr="00980778">
        <w:rPr>
          <w:rFonts w:ascii="Calibri" w:hAnsi="Calibri" w:cs="Calibri"/>
          <w:color w:val="000000"/>
          <w:sz w:val="24"/>
          <w:szCs w:val="24"/>
          <w:lang w:val="en-US"/>
        </w:rPr>
        <w:t>Preferred actions: Sport, Friends, Reading, Practicing Analysis</w:t>
      </w:r>
    </w:p>
    <w:p w14:paraId="63BE6BC7" w14:textId="1B39A37C" w:rsidR="00BB1B32" w:rsidRDefault="00BB1B32">
      <w:pPr>
        <w:rPr>
          <w:rFonts w:ascii="Calibri" w:hAnsi="Calibri" w:cs="Calibri"/>
          <w:b/>
          <w:bCs/>
          <w:color w:val="000000"/>
          <w:sz w:val="28"/>
          <w:szCs w:val="28"/>
          <w:u w:val="single"/>
          <w:lang w:val="en-US"/>
        </w:rPr>
      </w:pPr>
    </w:p>
    <w:p w14:paraId="10BAFE62" w14:textId="257E9D5B" w:rsidR="00BB1B32" w:rsidRDefault="00BB1B32">
      <w:pPr>
        <w:rPr>
          <w:rFonts w:ascii="Calibri" w:hAnsi="Calibri" w:cs="Calibri"/>
          <w:b/>
          <w:bCs/>
          <w:color w:val="000000"/>
          <w:sz w:val="28"/>
          <w:szCs w:val="28"/>
          <w:u w:val="single"/>
          <w:lang w:val="en-US"/>
        </w:rPr>
      </w:pPr>
    </w:p>
    <w:p w14:paraId="056770D9" w14:textId="6C60DE91" w:rsidR="00BB1B32" w:rsidRDefault="00BB1B32">
      <w:pPr>
        <w:rPr>
          <w:rFonts w:ascii="Calibri" w:hAnsi="Calibri" w:cs="Calibri"/>
          <w:b/>
          <w:bCs/>
          <w:color w:val="000000"/>
          <w:sz w:val="28"/>
          <w:szCs w:val="28"/>
          <w:u w:val="single"/>
          <w:lang w:val="en-US"/>
        </w:rPr>
      </w:pPr>
    </w:p>
    <w:p w14:paraId="5B47412F" w14:textId="3EEFA22A" w:rsidR="00BB1B32" w:rsidRDefault="00BB1B32">
      <w:pPr>
        <w:rPr>
          <w:rFonts w:ascii="Calibri" w:hAnsi="Calibri" w:cs="Calibri"/>
          <w:b/>
          <w:bCs/>
          <w:color w:val="000000"/>
          <w:sz w:val="28"/>
          <w:szCs w:val="28"/>
          <w:u w:val="single"/>
          <w:lang w:val="en-US"/>
        </w:rPr>
      </w:pPr>
      <w:r>
        <w:rPr>
          <w:rFonts w:ascii="Calibri" w:hAnsi="Calibri" w:cs="Calibri"/>
          <w:b/>
          <w:bCs/>
          <w:color w:val="000000"/>
          <w:sz w:val="28"/>
          <w:szCs w:val="28"/>
          <w:u w:val="single"/>
          <w:lang w:val="en-US"/>
        </w:rPr>
        <w:t>If you had the opportunity to sit down with three individuals…</w:t>
      </w:r>
      <w:proofErr w:type="gramStart"/>
      <w:r>
        <w:rPr>
          <w:rFonts w:ascii="Calibri" w:hAnsi="Calibri" w:cs="Calibri"/>
          <w:b/>
          <w:bCs/>
          <w:color w:val="000000"/>
          <w:sz w:val="28"/>
          <w:szCs w:val="28"/>
          <w:u w:val="single"/>
          <w:lang w:val="en-US"/>
        </w:rPr>
        <w:t>…..</w:t>
      </w:r>
      <w:proofErr w:type="gramEnd"/>
    </w:p>
    <w:p w14:paraId="0A2CF942" w14:textId="2C1C8C24" w:rsidR="00BB1B32" w:rsidRPr="00434EA1" w:rsidRDefault="00702983">
      <w:pPr>
        <w:rPr>
          <w:rFonts w:ascii="Calibri" w:hAnsi="Calibri" w:cs="Calibri"/>
          <w:color w:val="000000"/>
          <w:sz w:val="24"/>
          <w:szCs w:val="24"/>
          <w:lang w:val="en-US"/>
        </w:rPr>
      </w:pPr>
      <w:r w:rsidRPr="00434EA1">
        <w:rPr>
          <w:rFonts w:ascii="Calibri" w:hAnsi="Calibri" w:cs="Calibri"/>
          <w:color w:val="000000"/>
          <w:sz w:val="24"/>
          <w:szCs w:val="24"/>
          <w:lang w:val="en-US"/>
        </w:rPr>
        <w:t>Peter Lynch</w:t>
      </w:r>
    </w:p>
    <w:p w14:paraId="5E38FAEC" w14:textId="6E95A7CB" w:rsidR="00702983" w:rsidRPr="00434EA1" w:rsidRDefault="00702983" w:rsidP="00702983">
      <w:pPr>
        <w:pStyle w:val="Listenabsatz"/>
        <w:numPr>
          <w:ilvl w:val="0"/>
          <w:numId w:val="4"/>
        </w:numPr>
        <w:rPr>
          <w:rFonts w:ascii="Calibri" w:hAnsi="Calibri" w:cs="Calibri"/>
          <w:color w:val="000000"/>
          <w:sz w:val="24"/>
          <w:szCs w:val="24"/>
          <w:lang w:val="en-US"/>
        </w:rPr>
      </w:pPr>
      <w:r w:rsidRPr="00434EA1">
        <w:rPr>
          <w:rFonts w:ascii="Calibri" w:hAnsi="Calibri" w:cs="Calibri"/>
          <w:color w:val="000000"/>
          <w:sz w:val="24"/>
          <w:szCs w:val="24"/>
          <w:lang w:val="en-US"/>
        </w:rPr>
        <w:lastRenderedPageBreak/>
        <w:t>Best Investor of all time 1980s, 1990s</w:t>
      </w:r>
    </w:p>
    <w:p w14:paraId="36841E59" w14:textId="23F6799D" w:rsidR="00702983" w:rsidRPr="00434EA1" w:rsidRDefault="005737FD" w:rsidP="00702983">
      <w:pPr>
        <w:pStyle w:val="Listenabsatz"/>
        <w:numPr>
          <w:ilvl w:val="0"/>
          <w:numId w:val="4"/>
        </w:numPr>
        <w:rPr>
          <w:rFonts w:ascii="Calibri" w:hAnsi="Calibri" w:cs="Calibri"/>
          <w:color w:val="000000"/>
          <w:sz w:val="24"/>
          <w:szCs w:val="24"/>
          <w:lang w:val="en-US"/>
        </w:rPr>
      </w:pPr>
      <w:r w:rsidRPr="00434EA1">
        <w:rPr>
          <w:rFonts w:ascii="Calibri" w:hAnsi="Calibri" w:cs="Calibri"/>
          <w:color w:val="000000"/>
          <w:sz w:val="24"/>
          <w:szCs w:val="24"/>
          <w:lang w:val="en-US"/>
        </w:rPr>
        <w:t xml:space="preserve">Fund size grew from 20 </w:t>
      </w:r>
      <w:r w:rsidR="00DB751E" w:rsidRPr="00434EA1">
        <w:rPr>
          <w:rFonts w:ascii="Calibri" w:hAnsi="Calibri" w:cs="Calibri"/>
          <w:color w:val="000000"/>
          <w:sz w:val="24"/>
          <w:szCs w:val="24"/>
          <w:lang w:val="en-US"/>
        </w:rPr>
        <w:t>million</w:t>
      </w:r>
      <w:r w:rsidRPr="00434EA1">
        <w:rPr>
          <w:rFonts w:ascii="Calibri" w:hAnsi="Calibri" w:cs="Calibri"/>
          <w:color w:val="000000"/>
          <w:sz w:val="24"/>
          <w:szCs w:val="24"/>
          <w:lang w:val="en-US"/>
        </w:rPr>
        <w:t xml:space="preserve"> to 14 BILLION</w:t>
      </w:r>
      <w:r w:rsidR="00434EA1" w:rsidRPr="00434EA1">
        <w:rPr>
          <w:rFonts w:ascii="Calibri" w:hAnsi="Calibri" w:cs="Calibri"/>
          <w:color w:val="000000"/>
          <w:sz w:val="24"/>
          <w:szCs w:val="24"/>
          <w:lang w:val="en-US"/>
        </w:rPr>
        <w:t xml:space="preserve"> </w:t>
      </w:r>
      <w:r w:rsidRPr="00434EA1">
        <w:rPr>
          <w:rFonts w:ascii="Calibri" w:hAnsi="Calibri" w:cs="Calibri"/>
          <w:color w:val="000000"/>
          <w:sz w:val="24"/>
          <w:szCs w:val="24"/>
          <w:lang w:val="en-US"/>
        </w:rPr>
        <w:t>in 13 years</w:t>
      </w:r>
    </w:p>
    <w:p w14:paraId="5570C7F2" w14:textId="25C7DF6C" w:rsidR="005737FD" w:rsidRDefault="005737FD" w:rsidP="00702983">
      <w:pPr>
        <w:pStyle w:val="Listenabsatz"/>
        <w:numPr>
          <w:ilvl w:val="0"/>
          <w:numId w:val="4"/>
        </w:numPr>
        <w:rPr>
          <w:rFonts w:ascii="Calibri" w:hAnsi="Calibri" w:cs="Calibri"/>
          <w:color w:val="000000"/>
          <w:sz w:val="24"/>
          <w:szCs w:val="24"/>
          <w:lang w:val="en-US"/>
        </w:rPr>
      </w:pPr>
      <w:r w:rsidRPr="00434EA1">
        <w:rPr>
          <w:rFonts w:ascii="Calibri" w:hAnsi="Calibri" w:cs="Calibri"/>
          <w:color w:val="000000"/>
          <w:sz w:val="24"/>
          <w:szCs w:val="24"/>
          <w:lang w:val="en-US"/>
        </w:rPr>
        <w:t>Made a great impression in his book “How to beat the Street”</w:t>
      </w:r>
    </w:p>
    <w:p w14:paraId="7FD2EFE6" w14:textId="543F7A1D" w:rsidR="00434EA1" w:rsidRDefault="00434EA1" w:rsidP="00434EA1">
      <w:pPr>
        <w:rPr>
          <w:rFonts w:ascii="Calibri" w:hAnsi="Calibri" w:cs="Calibri"/>
          <w:color w:val="000000"/>
          <w:sz w:val="24"/>
          <w:szCs w:val="24"/>
          <w:lang w:val="en-US"/>
        </w:rPr>
      </w:pPr>
      <w:r>
        <w:rPr>
          <w:rFonts w:ascii="Calibri" w:hAnsi="Calibri" w:cs="Calibri"/>
          <w:color w:val="000000"/>
          <w:sz w:val="24"/>
          <w:szCs w:val="24"/>
          <w:lang w:val="en-US"/>
        </w:rPr>
        <w:t>Magnus Carlsen</w:t>
      </w:r>
    </w:p>
    <w:p w14:paraId="223C96E2" w14:textId="7CE45DC7" w:rsidR="00434EA1" w:rsidRDefault="00434EA1" w:rsidP="00434EA1">
      <w:pPr>
        <w:pStyle w:val="Listenabsatz"/>
        <w:numPr>
          <w:ilvl w:val="0"/>
          <w:numId w:val="4"/>
        </w:numPr>
        <w:rPr>
          <w:rFonts w:ascii="Calibri" w:hAnsi="Calibri" w:cs="Calibri"/>
          <w:color w:val="000000"/>
          <w:sz w:val="24"/>
          <w:szCs w:val="24"/>
          <w:lang w:val="en-US"/>
        </w:rPr>
      </w:pPr>
      <w:r>
        <w:rPr>
          <w:rFonts w:ascii="Calibri" w:hAnsi="Calibri" w:cs="Calibri"/>
          <w:color w:val="000000"/>
          <w:sz w:val="24"/>
          <w:szCs w:val="24"/>
          <w:lang w:val="en-US"/>
        </w:rPr>
        <w:t>Current World Champion</w:t>
      </w:r>
    </w:p>
    <w:p w14:paraId="5FEEA250" w14:textId="5343995D" w:rsidR="00434EA1" w:rsidRDefault="00EF01F5" w:rsidP="00434EA1">
      <w:pPr>
        <w:pStyle w:val="Listenabsatz"/>
        <w:numPr>
          <w:ilvl w:val="0"/>
          <w:numId w:val="4"/>
        </w:numPr>
        <w:rPr>
          <w:rFonts w:ascii="Calibri" w:hAnsi="Calibri" w:cs="Calibri"/>
          <w:color w:val="000000"/>
          <w:sz w:val="24"/>
          <w:szCs w:val="24"/>
          <w:lang w:val="en-US"/>
        </w:rPr>
      </w:pPr>
      <w:r>
        <w:rPr>
          <w:rFonts w:ascii="Calibri" w:hAnsi="Calibri" w:cs="Calibri"/>
          <w:color w:val="000000"/>
          <w:sz w:val="24"/>
          <w:szCs w:val="24"/>
          <w:lang w:val="en-US"/>
        </w:rPr>
        <w:t>Best Chess Player of all Time</w:t>
      </w:r>
    </w:p>
    <w:p w14:paraId="635F67C3" w14:textId="4830E9B4" w:rsidR="00EF01F5" w:rsidRDefault="00EF01F5" w:rsidP="00434EA1">
      <w:pPr>
        <w:pStyle w:val="Listenabsatz"/>
        <w:numPr>
          <w:ilvl w:val="0"/>
          <w:numId w:val="4"/>
        </w:numPr>
        <w:rPr>
          <w:rFonts w:ascii="Calibri" w:hAnsi="Calibri" w:cs="Calibri"/>
          <w:color w:val="000000"/>
          <w:sz w:val="24"/>
          <w:szCs w:val="24"/>
          <w:lang w:val="en-US"/>
        </w:rPr>
      </w:pPr>
      <w:r>
        <w:rPr>
          <w:rFonts w:ascii="Calibri" w:hAnsi="Calibri" w:cs="Calibri"/>
          <w:color w:val="000000"/>
          <w:sz w:val="24"/>
          <w:szCs w:val="24"/>
          <w:lang w:val="en-US"/>
        </w:rPr>
        <w:t>Would like to learn a week with him</w:t>
      </w:r>
    </w:p>
    <w:p w14:paraId="6D46D27E" w14:textId="5E419DC1" w:rsidR="00E330DE" w:rsidRDefault="00E330DE" w:rsidP="00E330DE">
      <w:pPr>
        <w:rPr>
          <w:rFonts w:ascii="Calibri" w:hAnsi="Calibri" w:cs="Calibri"/>
          <w:color w:val="000000"/>
          <w:sz w:val="24"/>
          <w:szCs w:val="24"/>
          <w:lang w:val="en-US"/>
        </w:rPr>
      </w:pPr>
      <w:r>
        <w:rPr>
          <w:rFonts w:ascii="Calibri" w:hAnsi="Calibri" w:cs="Calibri"/>
          <w:color w:val="000000"/>
          <w:sz w:val="24"/>
          <w:szCs w:val="24"/>
          <w:lang w:val="en-US"/>
        </w:rPr>
        <w:t>Leonardo Da Vinci</w:t>
      </w:r>
    </w:p>
    <w:p w14:paraId="164DCDAE" w14:textId="6B2FADCA" w:rsidR="00E330DE" w:rsidRDefault="00E330DE" w:rsidP="00E330DE">
      <w:pPr>
        <w:pStyle w:val="Listenabsatz"/>
        <w:numPr>
          <w:ilvl w:val="0"/>
          <w:numId w:val="4"/>
        </w:numPr>
        <w:rPr>
          <w:rFonts w:ascii="Calibri" w:hAnsi="Calibri" w:cs="Calibri"/>
          <w:color w:val="000000"/>
          <w:sz w:val="24"/>
          <w:szCs w:val="24"/>
          <w:lang w:val="en-US"/>
        </w:rPr>
      </w:pPr>
      <w:r>
        <w:rPr>
          <w:rFonts w:ascii="Calibri" w:hAnsi="Calibri" w:cs="Calibri"/>
          <w:color w:val="000000"/>
          <w:sz w:val="24"/>
          <w:szCs w:val="24"/>
          <w:lang w:val="en-US"/>
        </w:rPr>
        <w:t>He was a universal Genius in all territories that existed in his lifetime</w:t>
      </w:r>
    </w:p>
    <w:p w14:paraId="1F2B1333" w14:textId="4484A660" w:rsidR="00E330DE" w:rsidRDefault="00E330DE" w:rsidP="00E330DE">
      <w:pPr>
        <w:pStyle w:val="Listenabsatz"/>
        <w:numPr>
          <w:ilvl w:val="0"/>
          <w:numId w:val="4"/>
        </w:numPr>
        <w:rPr>
          <w:rFonts w:ascii="Calibri" w:hAnsi="Calibri" w:cs="Calibri"/>
          <w:color w:val="000000"/>
          <w:sz w:val="24"/>
          <w:szCs w:val="24"/>
          <w:lang w:val="en-US"/>
        </w:rPr>
      </w:pPr>
      <w:r>
        <w:rPr>
          <w:rFonts w:ascii="Calibri" w:hAnsi="Calibri" w:cs="Calibri"/>
          <w:color w:val="000000"/>
          <w:sz w:val="24"/>
          <w:szCs w:val="24"/>
          <w:lang w:val="en-US"/>
        </w:rPr>
        <w:t>Extremely visionary</w:t>
      </w:r>
    </w:p>
    <w:p w14:paraId="2FEF786F" w14:textId="7C0F311B" w:rsidR="00DB751E" w:rsidRDefault="00DB751E" w:rsidP="00E330DE">
      <w:pPr>
        <w:pStyle w:val="Listenabsatz"/>
        <w:numPr>
          <w:ilvl w:val="0"/>
          <w:numId w:val="4"/>
        </w:numPr>
        <w:rPr>
          <w:rFonts w:ascii="Calibri" w:hAnsi="Calibri" w:cs="Calibri"/>
          <w:color w:val="000000"/>
          <w:sz w:val="24"/>
          <w:szCs w:val="24"/>
          <w:lang w:val="en-US"/>
        </w:rPr>
      </w:pPr>
      <w:r>
        <w:rPr>
          <w:rFonts w:ascii="Calibri" w:hAnsi="Calibri" w:cs="Calibri"/>
          <w:color w:val="000000"/>
          <w:sz w:val="24"/>
          <w:szCs w:val="24"/>
          <w:lang w:val="en-US"/>
        </w:rPr>
        <w:t>Was far ahead of his time</w:t>
      </w:r>
    </w:p>
    <w:p w14:paraId="6DDBD496" w14:textId="6699E783" w:rsidR="00DB751E" w:rsidRPr="00E330DE" w:rsidRDefault="00DB751E" w:rsidP="00E330DE">
      <w:pPr>
        <w:pStyle w:val="Listenabsatz"/>
        <w:numPr>
          <w:ilvl w:val="0"/>
          <w:numId w:val="4"/>
        </w:numPr>
        <w:rPr>
          <w:rFonts w:ascii="Calibri" w:hAnsi="Calibri" w:cs="Calibri"/>
          <w:color w:val="000000"/>
          <w:sz w:val="24"/>
          <w:szCs w:val="24"/>
          <w:lang w:val="en-US"/>
        </w:rPr>
      </w:pPr>
      <w:r>
        <w:rPr>
          <w:rFonts w:ascii="Calibri" w:hAnsi="Calibri" w:cs="Calibri"/>
          <w:color w:val="000000"/>
          <w:sz w:val="24"/>
          <w:szCs w:val="24"/>
          <w:lang w:val="en-US"/>
        </w:rPr>
        <w:t>I would try to explain the internet to him</w:t>
      </w:r>
    </w:p>
    <w:p w14:paraId="6E7F3588" w14:textId="0B9BDFB7" w:rsidR="00BB1B32" w:rsidRPr="00980778" w:rsidRDefault="00E330DE">
      <w:pPr>
        <w:rPr>
          <w:rFonts w:ascii="Calibri" w:hAnsi="Calibri" w:cs="Calibri"/>
          <w:color w:val="000000"/>
          <w:sz w:val="24"/>
          <w:szCs w:val="24"/>
          <w:lang w:val="en-US"/>
        </w:rPr>
      </w:pPr>
      <w:r>
        <w:rPr>
          <w:rFonts w:ascii="Calibri" w:hAnsi="Calibri" w:cs="Calibri"/>
          <w:color w:val="000000"/>
          <w:sz w:val="24"/>
          <w:szCs w:val="24"/>
          <w:lang w:val="en-US"/>
        </w:rPr>
        <w:t xml:space="preserve"> </w:t>
      </w:r>
    </w:p>
    <w:p w14:paraId="20AF17CD" w14:textId="7F3BF4EB" w:rsidR="00BB1B32" w:rsidRPr="00BB1B32" w:rsidRDefault="00BB1B32">
      <w:pPr>
        <w:rPr>
          <w:rFonts w:ascii="Calibri" w:hAnsi="Calibri" w:cs="Calibri"/>
          <w:b/>
          <w:bCs/>
          <w:color w:val="000000"/>
          <w:sz w:val="28"/>
          <w:szCs w:val="28"/>
          <w:u w:val="single"/>
        </w:rPr>
      </w:pPr>
      <w:r w:rsidRPr="00BB1B32">
        <w:rPr>
          <w:rFonts w:ascii="Calibri" w:hAnsi="Calibri" w:cs="Calibri"/>
          <w:b/>
          <w:bCs/>
          <w:color w:val="000000"/>
          <w:sz w:val="28"/>
          <w:szCs w:val="28"/>
          <w:u w:val="single"/>
        </w:rPr>
        <w:t>Warum genau dich oder i</w:t>
      </w:r>
      <w:r>
        <w:rPr>
          <w:rFonts w:ascii="Calibri" w:hAnsi="Calibri" w:cs="Calibri"/>
          <w:b/>
          <w:bCs/>
          <w:color w:val="000000"/>
          <w:sz w:val="28"/>
          <w:szCs w:val="28"/>
          <w:u w:val="single"/>
        </w:rPr>
        <w:t>hn?</w:t>
      </w:r>
    </w:p>
    <w:p w14:paraId="6C7D9D52" w14:textId="56D3A7FD" w:rsidR="00936B7A" w:rsidRDefault="005737FD">
      <w:pPr>
        <w:rPr>
          <w:rFonts w:ascii="Calibri" w:hAnsi="Calibri" w:cs="Calibri"/>
          <w:b/>
          <w:bCs/>
          <w:color w:val="000000"/>
          <w:sz w:val="28"/>
          <w:szCs w:val="28"/>
          <w:u w:val="single"/>
        </w:rPr>
      </w:pPr>
      <w:r>
        <w:rPr>
          <w:rFonts w:ascii="Calibri" w:hAnsi="Calibri" w:cs="Calibri"/>
          <w:b/>
          <w:bCs/>
          <w:color w:val="000000"/>
          <w:sz w:val="28"/>
          <w:szCs w:val="28"/>
          <w:u w:val="single"/>
        </w:rPr>
        <w:t>Ich:</w:t>
      </w:r>
    </w:p>
    <w:p w14:paraId="10E071E6" w14:textId="41165110" w:rsidR="005737FD" w:rsidRPr="00980778" w:rsidRDefault="005737FD">
      <w:pPr>
        <w:rPr>
          <w:rFonts w:ascii="Calibri" w:hAnsi="Calibri" w:cs="Calibri"/>
          <w:color w:val="000000"/>
          <w:sz w:val="24"/>
          <w:szCs w:val="24"/>
        </w:rPr>
      </w:pPr>
      <w:r w:rsidRPr="00980778">
        <w:rPr>
          <w:rFonts w:ascii="Calibri" w:hAnsi="Calibri" w:cs="Calibri"/>
          <w:color w:val="000000"/>
          <w:sz w:val="24"/>
          <w:szCs w:val="24"/>
        </w:rPr>
        <w:t>Motiviert, ambitioniert, Hohe Ziele, privates Interesse</w:t>
      </w:r>
    </w:p>
    <w:p w14:paraId="3E693DFF" w14:textId="77777777" w:rsidR="00936B7A" w:rsidRPr="00BB1B32" w:rsidRDefault="00936B7A"/>
    <w:sectPr w:rsidR="00936B7A" w:rsidRPr="00BB1B32">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David Döbele" w:date="2022-07-21T19:31:00Z" w:initials="DD">
    <w:p w14:paraId="093DF351" w14:textId="77777777" w:rsidR="000B7B45" w:rsidRDefault="000B7B45" w:rsidP="00400F25">
      <w:r>
        <w:rPr>
          <w:rStyle w:val="Kommentarzeichen"/>
        </w:rPr>
        <w:annotationRef/>
      </w:r>
      <w:r>
        <w:rPr>
          <w:sz w:val="20"/>
          <w:szCs w:val="20"/>
        </w:rPr>
        <w:t>Welche Branchen? Sag das hier schon</w:t>
      </w:r>
    </w:p>
  </w:comment>
  <w:comment w:id="2" w:author="David Döbele" w:date="2022-07-21T19:35:00Z" w:initials="DD">
    <w:p w14:paraId="03F14D41" w14:textId="77777777" w:rsidR="00AA4E88" w:rsidRDefault="00AA4E88" w:rsidP="00612501">
      <w:r>
        <w:rPr>
          <w:rStyle w:val="Kommentarzeichen"/>
        </w:rPr>
        <w:annotationRef/>
      </w:r>
      <w:r>
        <w:rPr>
          <w:sz w:val="20"/>
          <w:szCs w:val="20"/>
        </w:rPr>
        <w:t>13 Punkte im letzten Halbjahr</w:t>
      </w:r>
    </w:p>
    <w:p w14:paraId="72690768" w14:textId="77777777" w:rsidR="00AA4E88" w:rsidRDefault="00AA4E88" w:rsidP="00612501"/>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93DF351" w15:done="0"/>
  <w15:commentEx w15:paraId="7269076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842829" w16cex:dateUtc="2022-07-21T17:31:00Z"/>
  <w16cex:commentExtensible w16cex:durableId="26842907" w16cex:dateUtc="2022-07-21T17: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93DF351" w16cid:durableId="26842829"/>
  <w16cid:commentId w16cid:paraId="72690768" w16cid:durableId="2684290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65DD8"/>
    <w:multiLevelType w:val="hybridMultilevel"/>
    <w:tmpl w:val="B81814A4"/>
    <w:lvl w:ilvl="0" w:tplc="89FE34FA">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D265F44"/>
    <w:multiLevelType w:val="multilevel"/>
    <w:tmpl w:val="06F8CC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45139D"/>
    <w:multiLevelType w:val="multilevel"/>
    <w:tmpl w:val="66F07D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6E77E9"/>
    <w:multiLevelType w:val="multilevel"/>
    <w:tmpl w:val="DD522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6052628">
    <w:abstractNumId w:val="3"/>
  </w:num>
  <w:num w:numId="2" w16cid:durableId="1548251751">
    <w:abstractNumId w:val="2"/>
    <w:lvlOverride w:ilvl="0">
      <w:lvl w:ilvl="0">
        <w:numFmt w:val="decimal"/>
        <w:lvlText w:val="%1."/>
        <w:lvlJc w:val="left"/>
      </w:lvl>
    </w:lvlOverride>
  </w:num>
  <w:num w:numId="3" w16cid:durableId="45691282">
    <w:abstractNumId w:val="1"/>
    <w:lvlOverride w:ilvl="0">
      <w:lvl w:ilvl="0">
        <w:numFmt w:val="decimal"/>
        <w:lvlText w:val="%1."/>
        <w:lvlJc w:val="left"/>
      </w:lvl>
    </w:lvlOverride>
  </w:num>
  <w:num w:numId="4" w16cid:durableId="184728562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B7A"/>
    <w:rsid w:val="000B7B45"/>
    <w:rsid w:val="001B4003"/>
    <w:rsid w:val="00434EA1"/>
    <w:rsid w:val="004A7593"/>
    <w:rsid w:val="00505945"/>
    <w:rsid w:val="005737FD"/>
    <w:rsid w:val="005B19BD"/>
    <w:rsid w:val="005F7C15"/>
    <w:rsid w:val="00642DA9"/>
    <w:rsid w:val="00702983"/>
    <w:rsid w:val="008A2E2B"/>
    <w:rsid w:val="00936B7A"/>
    <w:rsid w:val="00980778"/>
    <w:rsid w:val="00AA4E88"/>
    <w:rsid w:val="00BB1B32"/>
    <w:rsid w:val="00DB751E"/>
    <w:rsid w:val="00E330DE"/>
    <w:rsid w:val="00EF01F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1653B"/>
  <w15:chartTrackingRefBased/>
  <w15:docId w15:val="{2E6D4564-9DC5-4CDA-B669-2D5C8CEDC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BB1B32"/>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Listenabsatz">
    <w:name w:val="List Paragraph"/>
    <w:basedOn w:val="Standard"/>
    <w:uiPriority w:val="34"/>
    <w:qFormat/>
    <w:rsid w:val="00BB1B32"/>
    <w:pPr>
      <w:ind w:left="720"/>
      <w:contextualSpacing/>
    </w:pPr>
  </w:style>
  <w:style w:type="paragraph" w:styleId="berarbeitung">
    <w:name w:val="Revision"/>
    <w:hidden/>
    <w:uiPriority w:val="99"/>
    <w:semiHidden/>
    <w:rsid w:val="000B7B45"/>
    <w:pPr>
      <w:spacing w:after="0" w:line="240" w:lineRule="auto"/>
    </w:pPr>
  </w:style>
  <w:style w:type="character" w:styleId="Kommentarzeichen">
    <w:name w:val="annotation reference"/>
    <w:basedOn w:val="Absatz-Standardschriftart"/>
    <w:uiPriority w:val="99"/>
    <w:semiHidden/>
    <w:unhideWhenUsed/>
    <w:rsid w:val="000B7B45"/>
    <w:rPr>
      <w:sz w:val="16"/>
      <w:szCs w:val="16"/>
    </w:rPr>
  </w:style>
  <w:style w:type="paragraph" w:styleId="Kommentartext">
    <w:name w:val="annotation text"/>
    <w:basedOn w:val="Standard"/>
    <w:link w:val="KommentartextZchn"/>
    <w:uiPriority w:val="99"/>
    <w:semiHidden/>
    <w:unhideWhenUsed/>
    <w:rsid w:val="000B7B45"/>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0B7B45"/>
    <w:rPr>
      <w:sz w:val="20"/>
      <w:szCs w:val="20"/>
    </w:rPr>
  </w:style>
  <w:style w:type="paragraph" w:styleId="Kommentarthema">
    <w:name w:val="annotation subject"/>
    <w:basedOn w:val="Kommentartext"/>
    <w:next w:val="Kommentartext"/>
    <w:link w:val="KommentarthemaZchn"/>
    <w:uiPriority w:val="99"/>
    <w:semiHidden/>
    <w:unhideWhenUsed/>
    <w:rsid w:val="000B7B45"/>
    <w:rPr>
      <w:b/>
      <w:bCs/>
    </w:rPr>
  </w:style>
  <w:style w:type="character" w:customStyle="1" w:styleId="KommentarthemaZchn">
    <w:name w:val="Kommentarthema Zchn"/>
    <w:basedOn w:val="KommentartextZchn"/>
    <w:link w:val="Kommentarthema"/>
    <w:uiPriority w:val="99"/>
    <w:semiHidden/>
    <w:rsid w:val="000B7B4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451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659</Words>
  <Characters>4154</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Schilling</dc:creator>
  <cp:keywords/>
  <dc:description/>
  <cp:lastModifiedBy>David Döbele</cp:lastModifiedBy>
  <cp:revision>2</cp:revision>
  <cp:lastPrinted>2022-07-21T15:42:00Z</cp:lastPrinted>
  <dcterms:created xsi:type="dcterms:W3CDTF">2022-07-21T13:21:00Z</dcterms:created>
  <dcterms:modified xsi:type="dcterms:W3CDTF">2022-07-21T17:42:00Z</dcterms:modified>
</cp:coreProperties>
</file>