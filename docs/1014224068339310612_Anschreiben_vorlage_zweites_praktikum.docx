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63E89" w14:textId="77777777" w:rsidR="008D6E43" w:rsidRPr="00F16081" w:rsidRDefault="008D6E43" w:rsidP="008D6E43">
      <w:pPr>
        <w:spacing w:after="0" w:line="240" w:lineRule="auto"/>
        <w:jc w:val="right"/>
        <w:rPr>
          <w:rFonts w:ascii="Georgia" w:hAnsi="Georgia" w:cs="Times New Roman"/>
          <w:sz w:val="21"/>
          <w:szCs w:val="21"/>
        </w:rPr>
      </w:pPr>
      <w:r w:rsidRPr="00F16081">
        <w:rPr>
          <w:rFonts w:ascii="Georgia" w:hAnsi="Georgia" w:cs="Times New Roman"/>
          <w:sz w:val="21"/>
          <w:szCs w:val="21"/>
        </w:rPr>
        <w:t>Moritz Olbrich</w:t>
      </w:r>
    </w:p>
    <w:p w14:paraId="221A138E" w14:textId="77777777" w:rsidR="008D6E43" w:rsidRPr="00F16081" w:rsidRDefault="008D6E43" w:rsidP="008D6E43">
      <w:pPr>
        <w:spacing w:after="0" w:line="240" w:lineRule="auto"/>
        <w:jc w:val="right"/>
        <w:rPr>
          <w:rFonts w:ascii="Georgia" w:hAnsi="Georgia" w:cs="Times New Roman"/>
          <w:sz w:val="21"/>
          <w:szCs w:val="21"/>
        </w:rPr>
      </w:pPr>
      <w:proofErr w:type="spellStart"/>
      <w:r w:rsidRPr="00F16081">
        <w:rPr>
          <w:rFonts w:ascii="Georgia" w:hAnsi="Georgia" w:cs="Times New Roman"/>
          <w:sz w:val="21"/>
          <w:szCs w:val="21"/>
        </w:rPr>
        <w:t>Passenheimerstraße</w:t>
      </w:r>
      <w:proofErr w:type="spellEnd"/>
      <w:r w:rsidRPr="00F16081">
        <w:rPr>
          <w:rFonts w:ascii="Georgia" w:hAnsi="Georgia" w:cs="Times New Roman"/>
          <w:sz w:val="21"/>
          <w:szCs w:val="21"/>
        </w:rPr>
        <w:t xml:space="preserve"> 19</w:t>
      </w:r>
    </w:p>
    <w:p w14:paraId="5D6D0188" w14:textId="77777777" w:rsidR="008D6E43" w:rsidRPr="00F16081" w:rsidRDefault="008D6E43" w:rsidP="008D6E43">
      <w:pPr>
        <w:spacing w:after="0" w:line="240" w:lineRule="auto"/>
        <w:jc w:val="right"/>
        <w:rPr>
          <w:rFonts w:ascii="Georgia" w:hAnsi="Georgia" w:cs="Times New Roman"/>
          <w:sz w:val="21"/>
          <w:szCs w:val="21"/>
        </w:rPr>
      </w:pPr>
      <w:r w:rsidRPr="00F16081">
        <w:rPr>
          <w:rFonts w:ascii="Georgia" w:hAnsi="Georgia" w:cs="Times New Roman"/>
          <w:sz w:val="21"/>
          <w:szCs w:val="21"/>
        </w:rPr>
        <w:t>14055 Berlin</w:t>
      </w:r>
    </w:p>
    <w:p w14:paraId="39E09B2B" w14:textId="77777777" w:rsidR="008D6E43" w:rsidRPr="00F16081" w:rsidRDefault="008D6E43" w:rsidP="008D6E43">
      <w:pPr>
        <w:spacing w:after="0" w:line="240" w:lineRule="auto"/>
        <w:jc w:val="right"/>
        <w:rPr>
          <w:rFonts w:ascii="Georgia" w:hAnsi="Georgia" w:cs="Times New Roman"/>
          <w:sz w:val="21"/>
          <w:szCs w:val="21"/>
        </w:rPr>
      </w:pPr>
      <w:r w:rsidRPr="00F16081">
        <w:rPr>
          <w:rFonts w:ascii="Georgia" w:hAnsi="Georgia" w:cs="Georgia"/>
          <w:color w:val="000000"/>
          <w:sz w:val="21"/>
          <w:szCs w:val="21"/>
        </w:rPr>
        <w:t>moritz.olbrich@posteo.de</w:t>
      </w:r>
    </w:p>
    <w:p w14:paraId="78AD9583" w14:textId="77777777" w:rsidR="008D6E43" w:rsidRPr="00F16081" w:rsidRDefault="008D6E43" w:rsidP="008D6E43">
      <w:pPr>
        <w:spacing w:after="0"/>
        <w:jc w:val="right"/>
        <w:rPr>
          <w:rFonts w:ascii="Georgia" w:hAnsi="Georgia" w:cs="Georgia"/>
          <w:color w:val="000000"/>
          <w:sz w:val="21"/>
          <w:szCs w:val="21"/>
        </w:rPr>
      </w:pPr>
      <w:r w:rsidRPr="00F16081">
        <w:rPr>
          <w:rFonts w:ascii="Georgia" w:hAnsi="Georgia" w:cs="Georgia"/>
          <w:color w:val="000000"/>
          <w:sz w:val="21"/>
          <w:szCs w:val="21"/>
        </w:rPr>
        <w:t>+49 1734062175</w:t>
      </w:r>
    </w:p>
    <w:p w14:paraId="364DBB13" w14:textId="77777777" w:rsidR="008D6E43" w:rsidRPr="00F16081" w:rsidRDefault="008D6E43" w:rsidP="008D6E43">
      <w:pPr>
        <w:spacing w:after="0"/>
        <w:rPr>
          <w:rFonts w:ascii="Georgia" w:hAnsi="Georgia" w:cs="Georgia"/>
          <w:color w:val="000000"/>
          <w:sz w:val="21"/>
          <w:szCs w:val="21"/>
        </w:rPr>
      </w:pPr>
    </w:p>
    <w:p w14:paraId="5F0EA4BD" w14:textId="77777777" w:rsidR="008D6E43" w:rsidRPr="00F16081" w:rsidRDefault="008D6E43" w:rsidP="008D6E43">
      <w:pPr>
        <w:spacing w:after="0"/>
        <w:rPr>
          <w:rFonts w:ascii="Georgia" w:hAnsi="Georgia"/>
          <w:sz w:val="21"/>
          <w:szCs w:val="21"/>
        </w:rPr>
      </w:pPr>
      <w:r w:rsidRPr="00F16081">
        <w:rPr>
          <w:rFonts w:ascii="Georgia" w:hAnsi="Georgia" w:cstheme="minorHAnsi"/>
          <w:sz w:val="21"/>
          <w:szCs w:val="21"/>
        </w:rPr>
        <w:t>XYZ</w:t>
      </w:r>
      <w:r w:rsidRPr="00F16081">
        <w:rPr>
          <w:rFonts w:ascii="Georgia" w:hAnsi="Georgia"/>
          <w:sz w:val="21"/>
          <w:szCs w:val="21"/>
        </w:rPr>
        <w:t xml:space="preserve"> </w:t>
      </w:r>
      <w:r w:rsidRPr="00F16081">
        <w:rPr>
          <w:rFonts w:ascii="Georgia" w:hAnsi="Georgia"/>
          <w:sz w:val="21"/>
          <w:szCs w:val="21"/>
        </w:rPr>
        <w:br/>
      </w:r>
      <w:proofErr w:type="spellStart"/>
      <w:r w:rsidRPr="00F16081">
        <w:rPr>
          <w:rFonts w:ascii="Georgia" w:hAnsi="Georgia"/>
          <w:sz w:val="21"/>
          <w:szCs w:val="21"/>
        </w:rPr>
        <w:t>XYZ</w:t>
      </w:r>
      <w:proofErr w:type="spellEnd"/>
      <w:r w:rsidRPr="00F16081">
        <w:rPr>
          <w:rFonts w:ascii="Georgia" w:hAnsi="Georgia"/>
          <w:sz w:val="21"/>
          <w:szCs w:val="21"/>
        </w:rPr>
        <w:t xml:space="preserve"> Straße</w:t>
      </w:r>
    </w:p>
    <w:p w14:paraId="4FD2C286" w14:textId="77777777" w:rsidR="008D6E43" w:rsidRPr="00F16081" w:rsidRDefault="008D6E43" w:rsidP="008D6E43">
      <w:pPr>
        <w:spacing w:after="0"/>
        <w:rPr>
          <w:rFonts w:ascii="Georgia" w:hAnsi="Georgia" w:cs="Georgia"/>
          <w:color w:val="000000"/>
          <w:sz w:val="21"/>
          <w:szCs w:val="21"/>
        </w:rPr>
      </w:pPr>
      <w:r w:rsidRPr="00F16081">
        <w:rPr>
          <w:rFonts w:ascii="Georgia" w:hAnsi="Georgia" w:cs="Georgia"/>
          <w:color w:val="000000"/>
          <w:sz w:val="21"/>
          <w:szCs w:val="21"/>
        </w:rPr>
        <w:t>XYZ, XYZ</w:t>
      </w:r>
    </w:p>
    <w:p w14:paraId="637D5CAE" w14:textId="77777777" w:rsidR="008D6E43" w:rsidRPr="00F16081" w:rsidRDefault="008D6E43" w:rsidP="008D6E43">
      <w:pPr>
        <w:spacing w:after="0"/>
        <w:jc w:val="right"/>
        <w:rPr>
          <w:rFonts w:ascii="Georgia" w:hAnsi="Georgia" w:cs="Times New Roman"/>
          <w:sz w:val="21"/>
          <w:szCs w:val="21"/>
        </w:rPr>
      </w:pPr>
      <w:r w:rsidRPr="00F16081">
        <w:rPr>
          <w:rFonts w:ascii="Georgia" w:hAnsi="Georgia" w:cs="Times New Roman"/>
          <w:sz w:val="21"/>
          <w:szCs w:val="21"/>
        </w:rPr>
        <w:t>Berlin, XYZ</w:t>
      </w:r>
    </w:p>
    <w:p w14:paraId="5B595C6C" w14:textId="77777777" w:rsidR="008D6E43" w:rsidRPr="00F16081" w:rsidRDefault="008D6E43" w:rsidP="008D6E43">
      <w:pPr>
        <w:spacing w:after="0"/>
        <w:jc w:val="right"/>
        <w:rPr>
          <w:rFonts w:ascii="Georgia" w:hAnsi="Georgia" w:cs="Times New Roman"/>
          <w:sz w:val="21"/>
          <w:szCs w:val="21"/>
        </w:rPr>
      </w:pPr>
    </w:p>
    <w:p w14:paraId="0E3B7394" w14:textId="69733C38" w:rsidR="008D6E43" w:rsidRPr="00F16081" w:rsidRDefault="008D6E43" w:rsidP="008D6E43">
      <w:pPr>
        <w:spacing w:before="40" w:after="0"/>
        <w:rPr>
          <w:rFonts w:ascii="Georgia" w:hAnsi="Georgia" w:cs="Times New Roman"/>
          <w:b/>
          <w:sz w:val="21"/>
          <w:szCs w:val="21"/>
        </w:rPr>
      </w:pPr>
      <w:r w:rsidRPr="00F16081">
        <w:rPr>
          <w:rFonts w:ascii="Georgia" w:hAnsi="Georgia" w:cs="Times New Roman"/>
          <w:b/>
          <w:sz w:val="21"/>
          <w:szCs w:val="21"/>
        </w:rPr>
        <w:t>Bewerbung um ein Praktikum im Mergers and Acquisitions</w:t>
      </w:r>
    </w:p>
    <w:p w14:paraId="19CDAE2A" w14:textId="77777777" w:rsidR="008D6E43" w:rsidRPr="00F16081" w:rsidRDefault="008D6E43" w:rsidP="008D6E43">
      <w:pPr>
        <w:spacing w:before="40" w:after="0"/>
        <w:rPr>
          <w:rFonts w:ascii="Georgia" w:hAnsi="Georgia" w:cs="Times New Roman"/>
          <w:b/>
          <w:sz w:val="21"/>
          <w:szCs w:val="21"/>
        </w:rPr>
      </w:pPr>
    </w:p>
    <w:p w14:paraId="029F39FC" w14:textId="46AAF34C" w:rsidR="008D6E43" w:rsidRDefault="008D6E43" w:rsidP="008D6E43">
      <w:pPr>
        <w:spacing w:before="40" w:after="0"/>
        <w:jc w:val="both"/>
        <w:rPr>
          <w:rFonts w:ascii="Georgia" w:hAnsi="Georgia" w:cs="Times New Roman"/>
          <w:sz w:val="21"/>
          <w:szCs w:val="21"/>
        </w:rPr>
      </w:pPr>
      <w:r w:rsidRPr="00F16081">
        <w:rPr>
          <w:rFonts w:ascii="Georgia" w:hAnsi="Georgia" w:cs="Times New Roman"/>
          <w:sz w:val="21"/>
          <w:szCs w:val="21"/>
        </w:rPr>
        <w:t xml:space="preserve">Sehr geehrte Damen und Herren, </w:t>
      </w:r>
    </w:p>
    <w:p w14:paraId="4AD9851D" w14:textId="77777777" w:rsidR="006E0387" w:rsidRDefault="006E0387" w:rsidP="006E0387">
      <w:pPr>
        <w:spacing w:before="40" w:after="0"/>
        <w:jc w:val="both"/>
        <w:rPr>
          <w:rFonts w:ascii="Georgia" w:hAnsi="Georgia" w:cs="Times New Roman"/>
          <w:sz w:val="21"/>
          <w:szCs w:val="21"/>
        </w:rPr>
      </w:pPr>
    </w:p>
    <w:p w14:paraId="43837D0C" w14:textId="35136A1F" w:rsidR="006E0387" w:rsidRDefault="006E0387" w:rsidP="008D6E43">
      <w:pPr>
        <w:spacing w:before="40" w:after="0"/>
        <w:jc w:val="both"/>
        <w:rPr>
          <w:rFonts w:ascii="Georgia" w:hAnsi="Georgia" w:cs="Times New Roman"/>
          <w:sz w:val="21"/>
          <w:szCs w:val="21"/>
        </w:rPr>
      </w:pPr>
      <w:r>
        <w:rPr>
          <w:rFonts w:ascii="Georgia" w:hAnsi="Georgia" w:cs="Times New Roman"/>
          <w:sz w:val="21"/>
          <w:szCs w:val="21"/>
        </w:rPr>
        <w:t>Investmentbanking, insbesondere aber M&amp;A</w:t>
      </w:r>
      <w:ins w:id="0" w:author="David Döbele" w:date="2022-08-30T19:20:00Z">
        <w:r w:rsidR="00023C2F">
          <w:rPr>
            <w:rFonts w:ascii="Georgia" w:hAnsi="Georgia" w:cs="Times New Roman"/>
            <w:sz w:val="21"/>
            <w:szCs w:val="21"/>
          </w:rPr>
          <w:t>,</w:t>
        </w:r>
      </w:ins>
      <w:r>
        <w:rPr>
          <w:rFonts w:ascii="Georgia" w:hAnsi="Georgia" w:cs="Times New Roman"/>
          <w:sz w:val="21"/>
          <w:szCs w:val="21"/>
        </w:rPr>
        <w:t xml:space="preserve"> bietet die einmalige Gelegenheit in einem bewegten Umfeld spannende Herausforderungen anzunehmen und diese zu bewältigen. Vor allem die hierbei gegebene Möglichkeit,</w:t>
      </w:r>
      <w:r w:rsidRPr="00F16081">
        <w:rPr>
          <w:rFonts w:ascii="Georgia" w:hAnsi="Georgia" w:cs="Times New Roman"/>
          <w:sz w:val="21"/>
          <w:szCs w:val="21"/>
        </w:rPr>
        <w:t xml:space="preserve"> </w:t>
      </w:r>
      <w:r>
        <w:rPr>
          <w:rFonts w:ascii="Georgia" w:hAnsi="Georgia" w:cs="Times New Roman"/>
          <w:sz w:val="21"/>
          <w:szCs w:val="21"/>
        </w:rPr>
        <w:t xml:space="preserve">an unglaublich </w:t>
      </w:r>
      <w:del w:id="1" w:author="David Döbele" w:date="2022-08-30T19:21:00Z">
        <w:r w:rsidDel="00023C2F">
          <w:rPr>
            <w:rFonts w:ascii="Georgia" w:hAnsi="Georgia" w:cs="Times New Roman"/>
            <w:sz w:val="21"/>
            <w:szCs w:val="21"/>
          </w:rPr>
          <w:delText xml:space="preserve">spannenden </w:delText>
        </w:r>
      </w:del>
      <w:ins w:id="2" w:author="David Döbele" w:date="2022-08-30T19:21:00Z">
        <w:r w:rsidR="00023C2F">
          <w:rPr>
            <w:rFonts w:ascii="Georgia" w:hAnsi="Georgia" w:cs="Times New Roman"/>
            <w:sz w:val="21"/>
            <w:szCs w:val="21"/>
          </w:rPr>
          <w:t>bedeutsamen</w:t>
        </w:r>
        <w:r w:rsidR="00023C2F">
          <w:rPr>
            <w:rFonts w:ascii="Georgia" w:hAnsi="Georgia" w:cs="Times New Roman"/>
            <w:sz w:val="21"/>
            <w:szCs w:val="21"/>
          </w:rPr>
          <w:t xml:space="preserve"> </w:t>
        </w:r>
      </w:ins>
      <w:r>
        <w:rPr>
          <w:rFonts w:ascii="Georgia" w:hAnsi="Georgia" w:cs="Times New Roman"/>
          <w:sz w:val="21"/>
          <w:szCs w:val="21"/>
        </w:rPr>
        <w:t>Deals mitzuarbeiten</w:t>
      </w:r>
      <w:r w:rsidRPr="00F16081">
        <w:rPr>
          <w:rFonts w:ascii="Georgia" w:hAnsi="Georgia" w:cs="Times New Roman"/>
          <w:sz w:val="21"/>
          <w:szCs w:val="21"/>
        </w:rPr>
        <w:t xml:space="preserve"> und</w:t>
      </w:r>
      <w:r>
        <w:rPr>
          <w:rFonts w:ascii="Georgia" w:hAnsi="Georgia" w:cs="Times New Roman"/>
          <w:sz w:val="21"/>
          <w:szCs w:val="21"/>
        </w:rPr>
        <w:t xml:space="preserve"> so</w:t>
      </w:r>
      <w:r w:rsidRPr="00F16081">
        <w:rPr>
          <w:rFonts w:ascii="Georgia" w:hAnsi="Georgia" w:cs="Times New Roman"/>
          <w:sz w:val="21"/>
          <w:szCs w:val="21"/>
        </w:rPr>
        <w:t xml:space="preserve"> im Zentrum der Wirtschaft etwas zu bewegen</w:t>
      </w:r>
      <w:r>
        <w:rPr>
          <w:rFonts w:ascii="Georgia" w:hAnsi="Georgia" w:cs="Times New Roman"/>
          <w:sz w:val="21"/>
          <w:szCs w:val="21"/>
        </w:rPr>
        <w:t>, hat mich besonders gefesselt</w:t>
      </w:r>
      <w:r w:rsidRPr="00F16081">
        <w:rPr>
          <w:rFonts w:ascii="Georgia" w:hAnsi="Georgia" w:cs="Times New Roman"/>
          <w:sz w:val="21"/>
          <w:szCs w:val="21"/>
        </w:rPr>
        <w:t xml:space="preserve">. Denn sowohl </w:t>
      </w:r>
      <w:r>
        <w:rPr>
          <w:rFonts w:ascii="Georgia" w:hAnsi="Georgia" w:cs="Times New Roman"/>
          <w:sz w:val="21"/>
          <w:szCs w:val="21"/>
        </w:rPr>
        <w:t xml:space="preserve">die </w:t>
      </w:r>
      <w:r w:rsidRPr="00F16081">
        <w:rPr>
          <w:rFonts w:ascii="Georgia" w:hAnsi="Georgia" w:cs="Times New Roman"/>
          <w:sz w:val="21"/>
          <w:szCs w:val="21"/>
        </w:rPr>
        <w:t xml:space="preserve">Fusionen als auch </w:t>
      </w:r>
      <w:r>
        <w:rPr>
          <w:rFonts w:ascii="Georgia" w:hAnsi="Georgia" w:cs="Times New Roman"/>
          <w:sz w:val="21"/>
          <w:szCs w:val="21"/>
        </w:rPr>
        <w:t xml:space="preserve">die </w:t>
      </w:r>
      <w:r w:rsidRPr="00F16081">
        <w:rPr>
          <w:rFonts w:ascii="Georgia" w:hAnsi="Georgia" w:cs="Times New Roman"/>
          <w:sz w:val="21"/>
          <w:szCs w:val="21"/>
        </w:rPr>
        <w:t>Akquisitionen bieten ideale Möglichkeiten</w:t>
      </w:r>
      <w:r>
        <w:rPr>
          <w:rFonts w:ascii="Georgia" w:hAnsi="Georgia" w:cs="Times New Roman"/>
          <w:sz w:val="21"/>
          <w:szCs w:val="21"/>
        </w:rPr>
        <w:t>,</w:t>
      </w:r>
      <w:r w:rsidRPr="00F16081">
        <w:rPr>
          <w:rFonts w:ascii="Georgia" w:hAnsi="Georgia" w:cs="Times New Roman"/>
          <w:sz w:val="21"/>
          <w:szCs w:val="21"/>
        </w:rPr>
        <w:t xml:space="preserve"> </w:t>
      </w:r>
      <w:r>
        <w:rPr>
          <w:rFonts w:ascii="Georgia" w:hAnsi="Georgia" w:cs="Times New Roman"/>
          <w:sz w:val="21"/>
          <w:szCs w:val="21"/>
        </w:rPr>
        <w:t xml:space="preserve">um </w:t>
      </w:r>
      <w:r w:rsidRPr="00F16081">
        <w:rPr>
          <w:rFonts w:ascii="Georgia" w:hAnsi="Georgia" w:cs="Times New Roman"/>
          <w:sz w:val="21"/>
          <w:szCs w:val="21"/>
        </w:rPr>
        <w:t>den Erfolg eines Unternehmens zu steigern. Gleichzeitig</w:t>
      </w:r>
      <w:r>
        <w:rPr>
          <w:rFonts w:ascii="Georgia" w:hAnsi="Georgia" w:cs="Times New Roman"/>
          <w:sz w:val="21"/>
          <w:szCs w:val="21"/>
        </w:rPr>
        <w:t xml:space="preserve"> gewährt es eine </w:t>
      </w:r>
      <w:r w:rsidR="00B95D88">
        <w:rPr>
          <w:rFonts w:ascii="Georgia" w:hAnsi="Georgia" w:cs="Times New Roman"/>
          <w:sz w:val="21"/>
          <w:szCs w:val="21"/>
        </w:rPr>
        <w:t>einzigartige</w:t>
      </w:r>
      <w:r>
        <w:rPr>
          <w:rFonts w:ascii="Georgia" w:hAnsi="Georgia" w:cs="Times New Roman"/>
          <w:sz w:val="21"/>
          <w:szCs w:val="21"/>
        </w:rPr>
        <w:t xml:space="preserve"> Lernkurve, gepaart mit dem Einblick in verschiedenste Unternehmen und Branchen</w:t>
      </w:r>
      <w:r w:rsidR="00B95D88">
        <w:rPr>
          <w:rFonts w:ascii="Georgia" w:hAnsi="Georgia" w:cs="Times New Roman"/>
          <w:sz w:val="21"/>
          <w:szCs w:val="21"/>
        </w:rPr>
        <w:t>, welche ich auf keinen Fall missen möchte</w:t>
      </w:r>
      <w:r>
        <w:rPr>
          <w:rFonts w:ascii="Georgia" w:hAnsi="Georgia" w:cs="Times New Roman"/>
          <w:sz w:val="21"/>
          <w:szCs w:val="21"/>
        </w:rPr>
        <w:t xml:space="preserve">. </w:t>
      </w:r>
      <w:r w:rsidRPr="00F16081">
        <w:rPr>
          <w:rFonts w:ascii="Georgia" w:hAnsi="Georgia" w:cstheme="minorHAnsi"/>
          <w:sz w:val="21"/>
          <w:szCs w:val="21"/>
        </w:rPr>
        <w:t>Um eines Tages durch meine Arbeit Unternehmen bei M&amp;</w:t>
      </w:r>
      <w:del w:id="3" w:author="David Döbele" w:date="2022-08-30T19:21:00Z">
        <w:r w:rsidRPr="00F16081" w:rsidDel="00023C2F">
          <w:rPr>
            <w:rFonts w:ascii="Georgia" w:hAnsi="Georgia" w:cstheme="minorHAnsi"/>
            <w:sz w:val="21"/>
            <w:szCs w:val="21"/>
          </w:rPr>
          <w:delText xml:space="preserve">A </w:delText>
        </w:r>
      </w:del>
      <w:ins w:id="4" w:author="David Döbele" w:date="2022-08-30T19:21:00Z">
        <w:r w:rsidR="00023C2F" w:rsidRPr="00F16081">
          <w:rPr>
            <w:rFonts w:ascii="Georgia" w:hAnsi="Georgia" w:cstheme="minorHAnsi"/>
            <w:sz w:val="21"/>
            <w:szCs w:val="21"/>
          </w:rPr>
          <w:t>A</w:t>
        </w:r>
        <w:r w:rsidR="00023C2F">
          <w:rPr>
            <w:rFonts w:ascii="Georgia" w:hAnsi="Georgia" w:cstheme="minorHAnsi"/>
            <w:sz w:val="21"/>
            <w:szCs w:val="21"/>
          </w:rPr>
          <w:t>-</w:t>
        </w:r>
      </w:ins>
      <w:r w:rsidRPr="00F16081">
        <w:rPr>
          <w:rFonts w:ascii="Georgia" w:hAnsi="Georgia" w:cstheme="minorHAnsi"/>
          <w:sz w:val="21"/>
          <w:szCs w:val="21"/>
        </w:rPr>
        <w:t>Prozessen bestmöglich beraten zu können und damit sowohl die Unternehmen als auch die Wirtschaft als Ganzes voranzubringen, möchte ich Ihre M&amp;</w:t>
      </w:r>
      <w:del w:id="5" w:author="David Döbele" w:date="2022-08-30T19:21:00Z">
        <w:r w:rsidRPr="00F16081" w:rsidDel="00023C2F">
          <w:rPr>
            <w:rFonts w:ascii="Georgia" w:hAnsi="Georgia" w:cstheme="minorHAnsi"/>
            <w:sz w:val="21"/>
            <w:szCs w:val="21"/>
          </w:rPr>
          <w:delText xml:space="preserve">A </w:delText>
        </w:r>
      </w:del>
      <w:ins w:id="6" w:author="David Döbele" w:date="2022-08-30T19:21:00Z">
        <w:r w:rsidR="00023C2F" w:rsidRPr="00F16081">
          <w:rPr>
            <w:rFonts w:ascii="Georgia" w:hAnsi="Georgia" w:cstheme="minorHAnsi"/>
            <w:sz w:val="21"/>
            <w:szCs w:val="21"/>
          </w:rPr>
          <w:t>A</w:t>
        </w:r>
        <w:r w:rsidR="00023C2F">
          <w:rPr>
            <w:rFonts w:ascii="Georgia" w:hAnsi="Georgia" w:cstheme="minorHAnsi"/>
            <w:sz w:val="21"/>
            <w:szCs w:val="21"/>
          </w:rPr>
          <w:t>-</w:t>
        </w:r>
      </w:ins>
      <w:r w:rsidRPr="00F16081">
        <w:rPr>
          <w:rFonts w:ascii="Georgia" w:hAnsi="Georgia" w:cstheme="minorHAnsi"/>
          <w:sz w:val="21"/>
          <w:szCs w:val="21"/>
        </w:rPr>
        <w:t xml:space="preserve">Abteilung ab XYZ an Ihrem Standort in XYZ </w:t>
      </w:r>
      <w:del w:id="7" w:author="David Döbele" w:date="2022-08-30T19:21:00Z">
        <w:r w:rsidRPr="00023C2F" w:rsidDel="00023C2F">
          <w:rPr>
            <w:rFonts w:ascii="Georgia" w:hAnsi="Georgia" w:cstheme="minorHAnsi"/>
            <w:i/>
            <w:iCs/>
            <w:sz w:val="21"/>
            <w:szCs w:val="21"/>
            <w:rPrChange w:id="8" w:author="David Döbele" w:date="2022-08-30T19:21:00Z">
              <w:rPr>
                <w:rFonts w:ascii="Georgia" w:hAnsi="Georgia" w:cstheme="minorHAnsi"/>
                <w:sz w:val="21"/>
                <w:szCs w:val="21"/>
              </w:rPr>
            </w:rPrChange>
          </w:rPr>
          <w:delText xml:space="preserve">unterstützen </w:delText>
        </w:r>
      </w:del>
      <w:r w:rsidRPr="00023C2F">
        <w:rPr>
          <w:rFonts w:ascii="Georgia" w:hAnsi="Georgia" w:cstheme="minorHAnsi"/>
          <w:i/>
          <w:iCs/>
          <w:sz w:val="21"/>
          <w:szCs w:val="21"/>
          <w:rPrChange w:id="9" w:author="David Döbele" w:date="2022-08-30T19:21:00Z">
            <w:rPr>
              <w:rFonts w:ascii="Georgia" w:hAnsi="Georgia" w:cstheme="minorHAnsi"/>
              <w:sz w:val="21"/>
              <w:szCs w:val="21"/>
            </w:rPr>
          </w:rPrChange>
        </w:rPr>
        <w:t>als Praktikant unterstützen</w:t>
      </w:r>
      <w:r w:rsidRPr="00F16081">
        <w:rPr>
          <w:rFonts w:ascii="Georgia" w:hAnsi="Georgia" w:cstheme="minorHAnsi"/>
          <w:sz w:val="21"/>
          <w:szCs w:val="21"/>
        </w:rPr>
        <w:t>.</w:t>
      </w:r>
    </w:p>
    <w:p w14:paraId="70D8B0F0" w14:textId="77777777" w:rsidR="006E0387" w:rsidRPr="00F16081" w:rsidRDefault="006E0387" w:rsidP="008D6E43">
      <w:pPr>
        <w:spacing w:before="40" w:after="0"/>
        <w:jc w:val="both"/>
        <w:rPr>
          <w:rFonts w:ascii="Georgia" w:hAnsi="Georgia" w:cs="Times New Roman"/>
          <w:sz w:val="21"/>
          <w:szCs w:val="21"/>
        </w:rPr>
      </w:pPr>
    </w:p>
    <w:p w14:paraId="0E9ED679" w14:textId="6575CFEF" w:rsidR="002C1B8E" w:rsidRPr="00F16081" w:rsidRDefault="002C1B8E" w:rsidP="008D6E43">
      <w:pPr>
        <w:spacing w:before="40" w:after="0"/>
        <w:jc w:val="both"/>
        <w:rPr>
          <w:rFonts w:ascii="Georgia" w:hAnsi="Georgia" w:cs="Times New Roman"/>
          <w:sz w:val="21"/>
          <w:szCs w:val="21"/>
        </w:rPr>
      </w:pPr>
      <w:r w:rsidRPr="00F16081">
        <w:rPr>
          <w:rFonts w:ascii="Georgia" w:hAnsi="Georgia" w:cs="Times New Roman"/>
          <w:sz w:val="21"/>
          <w:szCs w:val="21"/>
        </w:rPr>
        <w:t xml:space="preserve">Derzeit befinde ich mich unmittelbar </w:t>
      </w:r>
      <w:r w:rsidR="00B95D88">
        <w:rPr>
          <w:rFonts w:ascii="Georgia" w:hAnsi="Georgia" w:cs="Times New Roman"/>
          <w:sz w:val="21"/>
          <w:szCs w:val="21"/>
        </w:rPr>
        <w:t xml:space="preserve">nach </w:t>
      </w:r>
      <w:r w:rsidRPr="00F16081">
        <w:rPr>
          <w:rFonts w:ascii="Georgia" w:hAnsi="Georgia" w:cs="Times New Roman"/>
          <w:sz w:val="21"/>
          <w:szCs w:val="21"/>
        </w:rPr>
        <w:t>dem Beginn meines Bachelor</w:t>
      </w:r>
      <w:r w:rsidR="00160816" w:rsidRPr="00F16081">
        <w:rPr>
          <w:rFonts w:ascii="Georgia" w:hAnsi="Georgia" w:cs="Times New Roman"/>
          <w:sz w:val="21"/>
          <w:szCs w:val="21"/>
        </w:rPr>
        <w:t xml:space="preserve">studiums in Betriebswirtschaftslehre an der </w:t>
      </w:r>
      <w:r w:rsidR="00BB47E9" w:rsidRPr="00F16081">
        <w:rPr>
          <w:rFonts w:ascii="Georgia" w:hAnsi="Georgia" w:cs="Times New Roman"/>
          <w:sz w:val="21"/>
          <w:szCs w:val="21"/>
        </w:rPr>
        <w:t>Universität</w:t>
      </w:r>
      <w:r w:rsidR="00160816" w:rsidRPr="00F16081">
        <w:rPr>
          <w:rFonts w:ascii="Georgia" w:hAnsi="Georgia" w:cs="Times New Roman"/>
          <w:sz w:val="21"/>
          <w:szCs w:val="21"/>
        </w:rPr>
        <w:t xml:space="preserve"> </w:t>
      </w:r>
      <w:r w:rsidR="00AE0284">
        <w:rPr>
          <w:rFonts w:ascii="Georgia" w:hAnsi="Georgia" w:cs="Times New Roman"/>
          <w:sz w:val="21"/>
          <w:szCs w:val="21"/>
        </w:rPr>
        <w:t>St. Gallen</w:t>
      </w:r>
      <w:r w:rsidR="005364ED" w:rsidRPr="00F16081">
        <w:rPr>
          <w:rFonts w:ascii="Georgia" w:hAnsi="Georgia" w:cs="Times New Roman"/>
          <w:sz w:val="21"/>
          <w:szCs w:val="21"/>
        </w:rPr>
        <w:t xml:space="preserve">. Um einen bestmöglichen </w:t>
      </w:r>
      <w:r w:rsidR="00BE5D5D" w:rsidRPr="00F16081">
        <w:rPr>
          <w:rFonts w:ascii="Georgia" w:hAnsi="Georgia" w:cs="Times New Roman"/>
          <w:sz w:val="21"/>
          <w:szCs w:val="21"/>
        </w:rPr>
        <w:t>Einstieg</w:t>
      </w:r>
      <w:r w:rsidR="005364ED" w:rsidRPr="00F16081">
        <w:rPr>
          <w:rFonts w:ascii="Georgia" w:hAnsi="Georgia" w:cs="Times New Roman"/>
          <w:sz w:val="21"/>
          <w:szCs w:val="21"/>
        </w:rPr>
        <w:t xml:space="preserve"> in </w:t>
      </w:r>
      <w:r w:rsidR="00152E27" w:rsidRPr="00F16081">
        <w:rPr>
          <w:rFonts w:ascii="Georgia" w:hAnsi="Georgia" w:cs="Times New Roman"/>
          <w:sz w:val="21"/>
          <w:szCs w:val="21"/>
        </w:rPr>
        <w:t>dieses</w:t>
      </w:r>
      <w:r w:rsidR="005364ED" w:rsidRPr="00F16081">
        <w:rPr>
          <w:rFonts w:ascii="Georgia" w:hAnsi="Georgia" w:cs="Times New Roman"/>
          <w:sz w:val="21"/>
          <w:szCs w:val="21"/>
        </w:rPr>
        <w:t xml:space="preserve"> Studium zu gewährleisten und bereits die erforderlichen </w:t>
      </w:r>
      <w:r w:rsidR="00831A54" w:rsidRPr="00F16081">
        <w:rPr>
          <w:rFonts w:ascii="Georgia" w:hAnsi="Georgia" w:cs="Times New Roman"/>
          <w:sz w:val="21"/>
          <w:szCs w:val="21"/>
        </w:rPr>
        <w:t>Grundkenntnisse für ein erstes M&amp;</w:t>
      </w:r>
      <w:del w:id="10" w:author="David Döbele" w:date="2022-08-30T19:22:00Z">
        <w:r w:rsidR="00831A54" w:rsidRPr="00F16081" w:rsidDel="00023C2F">
          <w:rPr>
            <w:rFonts w:ascii="Georgia" w:hAnsi="Georgia" w:cs="Times New Roman"/>
            <w:sz w:val="21"/>
            <w:szCs w:val="21"/>
          </w:rPr>
          <w:delText xml:space="preserve">A </w:delText>
        </w:r>
      </w:del>
      <w:ins w:id="11" w:author="David Döbele" w:date="2022-08-30T19:22:00Z">
        <w:r w:rsidR="00023C2F" w:rsidRPr="00F16081">
          <w:rPr>
            <w:rFonts w:ascii="Georgia" w:hAnsi="Georgia" w:cs="Times New Roman"/>
            <w:sz w:val="21"/>
            <w:szCs w:val="21"/>
          </w:rPr>
          <w:t>A</w:t>
        </w:r>
        <w:r w:rsidR="00023C2F">
          <w:rPr>
            <w:rFonts w:ascii="Georgia" w:hAnsi="Georgia" w:cs="Times New Roman"/>
            <w:sz w:val="21"/>
            <w:szCs w:val="21"/>
          </w:rPr>
          <w:t>-</w:t>
        </w:r>
      </w:ins>
      <w:r w:rsidR="00831A54" w:rsidRPr="00F16081">
        <w:rPr>
          <w:rFonts w:ascii="Georgia" w:hAnsi="Georgia" w:cs="Times New Roman"/>
          <w:sz w:val="21"/>
          <w:szCs w:val="21"/>
        </w:rPr>
        <w:t xml:space="preserve">Praktikum zu </w:t>
      </w:r>
      <w:r w:rsidR="00AE0284">
        <w:rPr>
          <w:rFonts w:ascii="Georgia" w:hAnsi="Georgia" w:cs="Times New Roman"/>
          <w:sz w:val="21"/>
          <w:szCs w:val="21"/>
        </w:rPr>
        <w:t>sammeln</w:t>
      </w:r>
      <w:r w:rsidR="00831A54" w:rsidRPr="00F16081">
        <w:rPr>
          <w:rFonts w:ascii="Georgia" w:hAnsi="Georgia" w:cs="Times New Roman"/>
          <w:sz w:val="21"/>
          <w:szCs w:val="21"/>
        </w:rPr>
        <w:t>, habe ich</w:t>
      </w:r>
      <w:ins w:id="12" w:author="David Döbele" w:date="2022-08-30T19:22:00Z">
        <w:r w:rsidR="00023C2F">
          <w:rPr>
            <w:rFonts w:ascii="Georgia" w:hAnsi="Georgia" w:cs="Times New Roman"/>
            <w:sz w:val="21"/>
            <w:szCs w:val="21"/>
          </w:rPr>
          <w:t xml:space="preserve"> davor</w:t>
        </w:r>
      </w:ins>
      <w:r w:rsidR="00831A54" w:rsidRPr="00F16081">
        <w:rPr>
          <w:rFonts w:ascii="Georgia" w:hAnsi="Georgia" w:cs="Times New Roman"/>
          <w:sz w:val="21"/>
          <w:szCs w:val="21"/>
        </w:rPr>
        <w:t xml:space="preserve"> ein </w:t>
      </w:r>
      <w:r w:rsidR="00BB47E9" w:rsidRPr="00F16081">
        <w:rPr>
          <w:rFonts w:ascii="Georgia" w:hAnsi="Georgia" w:cs="Times New Roman"/>
          <w:sz w:val="21"/>
          <w:szCs w:val="21"/>
        </w:rPr>
        <w:t>dreieinhalbmonatiges</w:t>
      </w:r>
      <w:r w:rsidR="00831A54" w:rsidRPr="00F16081">
        <w:rPr>
          <w:rFonts w:ascii="Georgia" w:hAnsi="Georgia" w:cs="Times New Roman"/>
          <w:sz w:val="21"/>
          <w:szCs w:val="21"/>
        </w:rPr>
        <w:t xml:space="preserve"> Praktikum bei der BDO AG im</w:t>
      </w:r>
      <w:r w:rsidR="00BE5D5D" w:rsidRPr="00F16081">
        <w:rPr>
          <w:rFonts w:ascii="Georgia" w:hAnsi="Georgia" w:cs="Times New Roman"/>
          <w:sz w:val="21"/>
          <w:szCs w:val="21"/>
        </w:rPr>
        <w:t xml:space="preserve"> </w:t>
      </w:r>
      <w:r w:rsidR="00831A54" w:rsidRPr="00F16081">
        <w:rPr>
          <w:rFonts w:ascii="Georgia" w:hAnsi="Georgia" w:cs="Times New Roman"/>
          <w:sz w:val="21"/>
          <w:szCs w:val="21"/>
        </w:rPr>
        <w:t xml:space="preserve">Audit and Assurance </w:t>
      </w:r>
      <w:r w:rsidR="00F20643" w:rsidRPr="00F16081">
        <w:rPr>
          <w:rFonts w:ascii="Georgia" w:hAnsi="Georgia" w:cs="Times New Roman"/>
          <w:sz w:val="21"/>
          <w:szCs w:val="21"/>
        </w:rPr>
        <w:t>absolviert. Hier unterstütz</w:t>
      </w:r>
      <w:r w:rsidR="00C84ECC">
        <w:rPr>
          <w:rFonts w:ascii="Georgia" w:hAnsi="Georgia" w:cs="Times New Roman"/>
          <w:sz w:val="21"/>
          <w:szCs w:val="21"/>
        </w:rPr>
        <w:t>t</w:t>
      </w:r>
      <w:r w:rsidR="00F20643" w:rsidRPr="00F16081">
        <w:rPr>
          <w:rFonts w:ascii="Georgia" w:hAnsi="Georgia" w:cs="Times New Roman"/>
          <w:sz w:val="21"/>
          <w:szCs w:val="21"/>
        </w:rPr>
        <w:t>e</w:t>
      </w:r>
      <w:r w:rsidR="004F69AE" w:rsidRPr="00F16081">
        <w:rPr>
          <w:rFonts w:ascii="Georgia" w:hAnsi="Georgia" w:cs="Times New Roman"/>
          <w:sz w:val="21"/>
          <w:szCs w:val="21"/>
        </w:rPr>
        <w:t xml:space="preserve"> ich das Team</w:t>
      </w:r>
      <w:r w:rsidR="004E0B3E" w:rsidRPr="00F16081">
        <w:rPr>
          <w:rFonts w:ascii="Georgia" w:hAnsi="Georgia" w:cs="Times New Roman"/>
          <w:sz w:val="21"/>
          <w:szCs w:val="21"/>
        </w:rPr>
        <w:t xml:space="preserve"> unter anderem</w:t>
      </w:r>
      <w:r w:rsidR="004F69AE" w:rsidRPr="00F16081">
        <w:rPr>
          <w:rFonts w:ascii="Georgia" w:hAnsi="Georgia" w:cs="Times New Roman"/>
          <w:sz w:val="21"/>
          <w:szCs w:val="21"/>
        </w:rPr>
        <w:t xml:space="preserve"> bei der Jahresabschlussprüfung </w:t>
      </w:r>
      <w:r w:rsidR="00152E27" w:rsidRPr="00F16081">
        <w:rPr>
          <w:rFonts w:ascii="Georgia" w:hAnsi="Georgia" w:cs="Times New Roman"/>
          <w:sz w:val="21"/>
          <w:szCs w:val="21"/>
        </w:rPr>
        <w:t>einer börsennotierten Gesellschaft</w:t>
      </w:r>
      <w:r w:rsidR="003A61DF" w:rsidRPr="00F16081">
        <w:rPr>
          <w:rFonts w:ascii="Georgia" w:hAnsi="Georgia" w:cs="Times New Roman"/>
          <w:sz w:val="21"/>
          <w:szCs w:val="21"/>
        </w:rPr>
        <w:t xml:space="preserve"> und konnte so tiefe Einblicke in die Arbeit des Wirtschaftsprüfers erhalten. </w:t>
      </w:r>
      <w:r w:rsidR="003B381B" w:rsidRPr="00F16081">
        <w:rPr>
          <w:rFonts w:ascii="Georgia" w:hAnsi="Georgia" w:cs="Times New Roman"/>
          <w:sz w:val="21"/>
          <w:szCs w:val="21"/>
        </w:rPr>
        <w:t>Darüber hinaus</w:t>
      </w:r>
      <w:r w:rsidR="003A61DF" w:rsidRPr="00F16081">
        <w:rPr>
          <w:rFonts w:ascii="Georgia" w:hAnsi="Georgia" w:cs="Times New Roman"/>
          <w:sz w:val="21"/>
          <w:szCs w:val="21"/>
        </w:rPr>
        <w:t xml:space="preserve"> lernte ich </w:t>
      </w:r>
      <w:r w:rsidR="00C319D5" w:rsidRPr="00F16081">
        <w:rPr>
          <w:rFonts w:ascii="Georgia" w:hAnsi="Georgia" w:cs="Times New Roman"/>
          <w:sz w:val="21"/>
          <w:szCs w:val="21"/>
        </w:rPr>
        <w:t xml:space="preserve">die </w:t>
      </w:r>
      <w:r w:rsidR="00EC0B51" w:rsidRPr="00F16081">
        <w:rPr>
          <w:rFonts w:ascii="Georgia" w:hAnsi="Georgia" w:cs="Times New Roman"/>
          <w:sz w:val="21"/>
          <w:szCs w:val="21"/>
        </w:rPr>
        <w:t>Zusammensetzung</w:t>
      </w:r>
      <w:r w:rsidR="00C319D5" w:rsidRPr="00F16081">
        <w:rPr>
          <w:rFonts w:ascii="Georgia" w:hAnsi="Georgia" w:cs="Times New Roman"/>
          <w:sz w:val="21"/>
          <w:szCs w:val="21"/>
        </w:rPr>
        <w:t xml:space="preserve"> </w:t>
      </w:r>
      <w:r w:rsidR="00EC0B51" w:rsidRPr="00F16081">
        <w:rPr>
          <w:rFonts w:ascii="Georgia" w:hAnsi="Georgia" w:cs="Times New Roman"/>
          <w:sz w:val="21"/>
          <w:szCs w:val="21"/>
        </w:rPr>
        <w:t xml:space="preserve">und </w:t>
      </w:r>
      <w:r w:rsidR="00152E27" w:rsidRPr="00F16081">
        <w:rPr>
          <w:rFonts w:ascii="Georgia" w:hAnsi="Georgia" w:cs="Times New Roman"/>
          <w:sz w:val="21"/>
          <w:szCs w:val="21"/>
        </w:rPr>
        <w:t xml:space="preserve">Verknüpfung </w:t>
      </w:r>
      <w:r w:rsidR="00EC0B51" w:rsidRPr="00F16081">
        <w:rPr>
          <w:rFonts w:ascii="Georgia" w:hAnsi="Georgia" w:cs="Times New Roman"/>
          <w:sz w:val="21"/>
          <w:szCs w:val="21"/>
        </w:rPr>
        <w:t>wichtiger Kennzahlen eines Unternehmens</w:t>
      </w:r>
      <w:r w:rsidR="00FE73CD" w:rsidRPr="00F16081">
        <w:rPr>
          <w:rFonts w:ascii="Georgia" w:hAnsi="Georgia" w:cs="Times New Roman"/>
          <w:sz w:val="21"/>
          <w:szCs w:val="21"/>
        </w:rPr>
        <w:t xml:space="preserve"> besser kennen und eignete mir die erforderlichen MS-Office</w:t>
      </w:r>
      <w:r w:rsidR="00BE5D5D">
        <w:rPr>
          <w:rFonts w:ascii="Georgia" w:hAnsi="Georgia" w:cs="Times New Roman"/>
          <w:sz w:val="21"/>
          <w:szCs w:val="21"/>
        </w:rPr>
        <w:t>-</w:t>
      </w:r>
      <w:r w:rsidR="00FE73CD" w:rsidRPr="00F16081">
        <w:rPr>
          <w:rFonts w:ascii="Georgia" w:hAnsi="Georgia" w:cs="Times New Roman"/>
          <w:sz w:val="21"/>
          <w:szCs w:val="21"/>
        </w:rPr>
        <w:t>Skills an.</w:t>
      </w:r>
      <w:r w:rsidR="00EA53D2" w:rsidRPr="00F16081">
        <w:rPr>
          <w:rFonts w:ascii="Georgia" w:hAnsi="Georgia" w:cs="Times New Roman"/>
          <w:sz w:val="21"/>
          <w:szCs w:val="21"/>
        </w:rPr>
        <w:t xml:space="preserve"> </w:t>
      </w:r>
      <w:r w:rsidR="009C5B7A">
        <w:rPr>
          <w:rFonts w:ascii="Georgia" w:hAnsi="Georgia" w:cs="Times New Roman"/>
          <w:sz w:val="21"/>
          <w:szCs w:val="21"/>
        </w:rPr>
        <w:t xml:space="preserve">Außerdem vertraute man mir gegen Ende des Praktikums ein eigenes kleines Mandat an, welches ich prüfen sollte. So konnte ich das bis dato aufgenommene Wissen anwenden und lernte, wie ich an unbekannte Aufgaben herangehe und mir die Lösung selbst herleite. </w:t>
      </w:r>
      <w:r w:rsidR="0012266C">
        <w:rPr>
          <w:rFonts w:ascii="Georgia" w:hAnsi="Georgia" w:cs="Times New Roman"/>
          <w:sz w:val="21"/>
          <w:szCs w:val="21"/>
        </w:rPr>
        <w:t>In meiner Freizeit suche ich gerne den Ausgleich im Sport</w:t>
      </w:r>
      <w:r w:rsidR="00AE0284">
        <w:rPr>
          <w:rFonts w:ascii="Georgia" w:hAnsi="Georgia" w:cs="Times New Roman"/>
          <w:sz w:val="21"/>
          <w:szCs w:val="21"/>
        </w:rPr>
        <w:t xml:space="preserve">, </w:t>
      </w:r>
      <w:r w:rsidR="00465F86">
        <w:rPr>
          <w:rFonts w:ascii="Georgia" w:hAnsi="Georgia" w:cs="Times New Roman"/>
          <w:sz w:val="21"/>
          <w:szCs w:val="21"/>
        </w:rPr>
        <w:t>bin Mitglied</w:t>
      </w:r>
      <w:r w:rsidR="00F56B5E">
        <w:rPr>
          <w:rFonts w:ascii="Georgia" w:hAnsi="Georgia" w:cs="Times New Roman"/>
          <w:sz w:val="21"/>
          <w:szCs w:val="21"/>
        </w:rPr>
        <w:t xml:space="preserve"> im</w:t>
      </w:r>
      <w:r w:rsidR="00AE0284">
        <w:rPr>
          <w:rFonts w:ascii="Georgia" w:hAnsi="Georgia" w:cs="Times New Roman"/>
          <w:sz w:val="21"/>
          <w:szCs w:val="21"/>
        </w:rPr>
        <w:t xml:space="preserve"> größten </w:t>
      </w:r>
      <w:r w:rsidR="00F56B5E">
        <w:rPr>
          <w:rFonts w:ascii="Georgia" w:hAnsi="Georgia" w:cs="Times New Roman"/>
          <w:sz w:val="21"/>
          <w:szCs w:val="21"/>
        </w:rPr>
        <w:t>studentischen</w:t>
      </w:r>
      <w:r w:rsidR="00AE0284">
        <w:rPr>
          <w:rFonts w:ascii="Georgia" w:hAnsi="Georgia" w:cs="Times New Roman"/>
          <w:sz w:val="21"/>
          <w:szCs w:val="21"/>
        </w:rPr>
        <w:t xml:space="preserve"> Finance Netzwerks</w:t>
      </w:r>
      <w:r w:rsidR="00F56B5E">
        <w:rPr>
          <w:rFonts w:ascii="Georgia" w:hAnsi="Georgia" w:cs="Times New Roman"/>
          <w:sz w:val="21"/>
          <w:szCs w:val="21"/>
        </w:rPr>
        <w:t xml:space="preserve"> der Schweiz</w:t>
      </w:r>
      <w:r w:rsidR="00AE0284">
        <w:rPr>
          <w:rFonts w:ascii="Georgia" w:hAnsi="Georgia" w:cs="Times New Roman"/>
          <w:sz w:val="21"/>
          <w:szCs w:val="21"/>
        </w:rPr>
        <w:t xml:space="preserve"> und </w:t>
      </w:r>
      <w:r w:rsidR="0012266C">
        <w:rPr>
          <w:rFonts w:ascii="Georgia" w:hAnsi="Georgia" w:cs="Times New Roman"/>
          <w:sz w:val="21"/>
          <w:szCs w:val="21"/>
        </w:rPr>
        <w:t>plane</w:t>
      </w:r>
      <w:r w:rsidR="00776783">
        <w:rPr>
          <w:rFonts w:ascii="Georgia" w:hAnsi="Georgia" w:cs="Times New Roman"/>
          <w:sz w:val="21"/>
          <w:szCs w:val="21"/>
        </w:rPr>
        <w:t>, einer studentischen Unternehmensberatung beizutreten</w:t>
      </w:r>
      <w:r w:rsidR="0012266C">
        <w:rPr>
          <w:rFonts w:ascii="Georgia" w:hAnsi="Georgia" w:cs="Times New Roman"/>
          <w:sz w:val="21"/>
          <w:szCs w:val="21"/>
        </w:rPr>
        <w:t xml:space="preserve">. </w:t>
      </w:r>
      <w:r w:rsidR="00FA772A">
        <w:rPr>
          <w:rFonts w:ascii="Georgia" w:hAnsi="Georgia" w:cs="Times New Roman"/>
          <w:sz w:val="21"/>
          <w:szCs w:val="21"/>
        </w:rPr>
        <w:t>Genau</w:t>
      </w:r>
      <w:r w:rsidR="009C5B7A">
        <w:rPr>
          <w:rFonts w:ascii="Georgia" w:hAnsi="Georgia" w:cs="Times New Roman"/>
          <w:sz w:val="21"/>
          <w:szCs w:val="21"/>
        </w:rPr>
        <w:t xml:space="preserve"> </w:t>
      </w:r>
      <w:r w:rsidR="00FA772A">
        <w:rPr>
          <w:rFonts w:ascii="Georgia" w:hAnsi="Georgia" w:cs="Times New Roman"/>
          <w:sz w:val="21"/>
          <w:szCs w:val="21"/>
        </w:rPr>
        <w:t xml:space="preserve">diese </w:t>
      </w:r>
      <w:r w:rsidR="009C5B7A">
        <w:rPr>
          <w:rFonts w:ascii="Georgia" w:hAnsi="Georgia" w:cs="Times New Roman"/>
          <w:sz w:val="21"/>
          <w:szCs w:val="21"/>
        </w:rPr>
        <w:t>Motivation und Fähigkeiten würde ich gerne bei Ihnen im Praktikum</w:t>
      </w:r>
      <w:r w:rsidR="00A00FC7">
        <w:rPr>
          <w:rFonts w:ascii="Georgia" w:hAnsi="Georgia" w:cs="Times New Roman"/>
          <w:sz w:val="21"/>
          <w:szCs w:val="21"/>
        </w:rPr>
        <w:t xml:space="preserve"> weiter</w:t>
      </w:r>
      <w:r w:rsidR="009C5B7A">
        <w:rPr>
          <w:rFonts w:ascii="Georgia" w:hAnsi="Georgia" w:cs="Times New Roman"/>
          <w:sz w:val="21"/>
          <w:szCs w:val="21"/>
        </w:rPr>
        <w:t xml:space="preserve"> vertiefen.</w:t>
      </w:r>
    </w:p>
    <w:p w14:paraId="55FE8F9A" w14:textId="77777777" w:rsidR="00E0198B" w:rsidRPr="00F16081" w:rsidRDefault="00E0198B" w:rsidP="008D6E43">
      <w:pPr>
        <w:spacing w:before="40" w:after="0"/>
        <w:jc w:val="both"/>
        <w:rPr>
          <w:rFonts w:ascii="Georgia" w:hAnsi="Georgia" w:cs="Times New Roman"/>
          <w:sz w:val="21"/>
          <w:szCs w:val="21"/>
        </w:rPr>
      </w:pPr>
    </w:p>
    <w:p w14:paraId="1DE01E17" w14:textId="3650B03E" w:rsidR="00FA772A" w:rsidRDefault="008456EF" w:rsidP="0088315E">
      <w:pPr>
        <w:spacing w:after="0"/>
        <w:jc w:val="both"/>
        <w:rPr>
          <w:rFonts w:ascii="Georgia" w:hAnsi="Georgia" w:cs="Times New Roman"/>
          <w:sz w:val="21"/>
          <w:szCs w:val="21"/>
        </w:rPr>
      </w:pPr>
      <w:r w:rsidRPr="008456EF">
        <w:rPr>
          <w:rFonts w:ascii="Georgia" w:hAnsi="Georgia" w:cs="Times New Roman"/>
          <w:sz w:val="21"/>
          <w:szCs w:val="21"/>
        </w:rPr>
        <w:t xml:space="preserve">Ernst &amp; Young Global </w:t>
      </w:r>
      <w:proofErr w:type="gramStart"/>
      <w:r w:rsidRPr="008456EF">
        <w:rPr>
          <w:rFonts w:ascii="Georgia" w:hAnsi="Georgia" w:cs="Times New Roman"/>
          <w:sz w:val="21"/>
          <w:szCs w:val="21"/>
        </w:rPr>
        <w:t>Limited</w:t>
      </w:r>
      <w:proofErr w:type="gramEnd"/>
      <w:r w:rsidRPr="008456EF">
        <w:rPr>
          <w:rFonts w:ascii="Georgia" w:hAnsi="Georgia" w:cs="Times New Roman"/>
          <w:sz w:val="21"/>
          <w:szCs w:val="21"/>
        </w:rPr>
        <w:t xml:space="preserve"> scheint mir für dieses Praktikum ideal. Durch Ihren umfassenden Beratungsansatz begleiten Sie Ihre Kunden langfristig und führen sie zu nachhaltigem Erfolg. Mit EY verbinde ich Integrität, Innovation und Qualität auf höchstem Niveau</w:t>
      </w:r>
      <w:del w:id="13" w:author="David Döbele" w:date="2022-08-30T19:23:00Z">
        <w:r w:rsidRPr="008456EF" w:rsidDel="00023C2F">
          <w:rPr>
            <w:rFonts w:ascii="Georgia" w:hAnsi="Georgia" w:cs="Times New Roman"/>
            <w:sz w:val="21"/>
            <w:szCs w:val="21"/>
          </w:rPr>
          <w:delText xml:space="preserve">, </w:delText>
        </w:r>
      </w:del>
      <w:ins w:id="14" w:author="David Döbele" w:date="2022-08-30T19:23:00Z">
        <w:r w:rsidR="00023C2F">
          <w:rPr>
            <w:rFonts w:ascii="Georgia" w:hAnsi="Georgia" w:cs="Times New Roman"/>
            <w:sz w:val="21"/>
            <w:szCs w:val="21"/>
          </w:rPr>
          <w:t xml:space="preserve"> - </w:t>
        </w:r>
      </w:ins>
      <w:r w:rsidRPr="008456EF">
        <w:rPr>
          <w:rFonts w:ascii="Georgia" w:hAnsi="Georgia" w:cs="Times New Roman"/>
          <w:sz w:val="21"/>
          <w:szCs w:val="21"/>
        </w:rPr>
        <w:t xml:space="preserve">Werte, mit denen ich mich gut identifiziere und auf denen ich gerne meine Karriere aufbauen möchte. Auch Ihre erfolgreiche Beratung von </w:t>
      </w:r>
      <w:proofErr w:type="spellStart"/>
      <w:r w:rsidR="00E55810" w:rsidRPr="00E55810">
        <w:rPr>
          <w:rFonts w:ascii="Georgia" w:hAnsi="Georgia" w:cs="Times New Roman"/>
          <w:sz w:val="21"/>
          <w:szCs w:val="21"/>
        </w:rPr>
        <w:t>DigitalBridge</w:t>
      </w:r>
      <w:proofErr w:type="spellEnd"/>
      <w:r w:rsidR="00E55810">
        <w:rPr>
          <w:rFonts w:ascii="Georgia" w:hAnsi="Georgia" w:cs="Times New Roman"/>
          <w:sz w:val="21"/>
          <w:szCs w:val="21"/>
        </w:rPr>
        <w:t xml:space="preserve"> </w:t>
      </w:r>
      <w:r w:rsidRPr="008456EF">
        <w:rPr>
          <w:rFonts w:ascii="Georgia" w:hAnsi="Georgia" w:cs="Times New Roman"/>
          <w:sz w:val="21"/>
          <w:szCs w:val="21"/>
        </w:rPr>
        <w:t>bei der Akquisition des deutschen Funkturmgeschäfts finde ich sehr spannend. Diese exzellente Qualität zeigt das Vertrauen, das die Kunden in EY setzen. Es beweist mir, dass EY dazu beiträgt, diese W</w:t>
      </w:r>
      <w:r w:rsidR="002833BD">
        <w:rPr>
          <w:rFonts w:ascii="Georgia" w:hAnsi="Georgia" w:cs="Times New Roman"/>
          <w:sz w:val="21"/>
          <w:szCs w:val="21"/>
        </w:rPr>
        <w:t>irtschaft</w:t>
      </w:r>
      <w:r w:rsidRPr="008456EF">
        <w:rPr>
          <w:rFonts w:ascii="Georgia" w:hAnsi="Georgia" w:cs="Times New Roman"/>
          <w:sz w:val="21"/>
          <w:szCs w:val="21"/>
        </w:rPr>
        <w:t xml:space="preserve"> voranzutreiben und stets hervorragende Leistung erbringt. Aufgrund Ihrer fachlichen Kompetenz und Ihres herausragenden Engagements erwarten Ihre Mandanten stets exzellente Ergebnisse, eine Herausforderung, auf die ich mich sehr freue.</w:t>
      </w:r>
    </w:p>
    <w:p w14:paraId="42532D1C" w14:textId="77777777" w:rsidR="008456EF" w:rsidRPr="00F16081" w:rsidRDefault="008456EF" w:rsidP="00915CB2">
      <w:pPr>
        <w:spacing w:after="0"/>
        <w:rPr>
          <w:rFonts w:ascii="Georgia" w:hAnsi="Georgia"/>
          <w:sz w:val="21"/>
          <w:szCs w:val="21"/>
        </w:rPr>
      </w:pPr>
    </w:p>
    <w:p w14:paraId="6514338E" w14:textId="01C85350" w:rsidR="00F16081" w:rsidRDefault="001900AB" w:rsidP="00915CB2">
      <w:pPr>
        <w:spacing w:before="40" w:after="0"/>
        <w:jc w:val="both"/>
        <w:rPr>
          <w:rFonts w:ascii="Georgia" w:hAnsi="Georgia" w:cstheme="minorHAnsi"/>
          <w:sz w:val="21"/>
          <w:szCs w:val="21"/>
        </w:rPr>
      </w:pPr>
      <w:r w:rsidRPr="00F16081">
        <w:rPr>
          <w:rFonts w:ascii="Georgia" w:hAnsi="Georgia"/>
          <w:sz w:val="21"/>
          <w:szCs w:val="21"/>
        </w:rPr>
        <w:t xml:space="preserve">Von dem Praktikum erhoffe ich mir </w:t>
      </w:r>
      <w:r w:rsidR="00D356F1" w:rsidRPr="00F16081">
        <w:rPr>
          <w:rFonts w:ascii="Georgia" w:hAnsi="Georgia"/>
          <w:sz w:val="21"/>
          <w:szCs w:val="21"/>
        </w:rPr>
        <w:t>eine steile Lernkurve sowie</w:t>
      </w:r>
      <w:r w:rsidR="00066BC7">
        <w:rPr>
          <w:rFonts w:ascii="Georgia" w:hAnsi="Georgia"/>
          <w:sz w:val="21"/>
          <w:szCs w:val="21"/>
        </w:rPr>
        <w:t xml:space="preserve"> die Möglichkeit</w:t>
      </w:r>
      <w:r w:rsidR="00FA772A">
        <w:rPr>
          <w:rFonts w:ascii="Georgia" w:hAnsi="Georgia"/>
          <w:sz w:val="21"/>
          <w:szCs w:val="21"/>
        </w:rPr>
        <w:t>,</w:t>
      </w:r>
      <w:r w:rsidR="00D356F1" w:rsidRPr="00F16081">
        <w:rPr>
          <w:rFonts w:ascii="Georgia" w:hAnsi="Georgia"/>
          <w:sz w:val="21"/>
          <w:szCs w:val="21"/>
        </w:rPr>
        <w:t xml:space="preserve"> eigene Ideen einzubringen und Verantwortung </w:t>
      </w:r>
      <w:r w:rsidR="00F16081" w:rsidRPr="00F16081">
        <w:rPr>
          <w:rFonts w:ascii="Georgia" w:hAnsi="Georgia"/>
          <w:sz w:val="21"/>
          <w:szCs w:val="21"/>
        </w:rPr>
        <w:t>übernehmen</w:t>
      </w:r>
      <w:r w:rsidR="00F16081">
        <w:rPr>
          <w:rFonts w:ascii="Georgia" w:hAnsi="Georgia"/>
          <w:sz w:val="21"/>
          <w:szCs w:val="21"/>
        </w:rPr>
        <w:t xml:space="preserve"> zu dürfen</w:t>
      </w:r>
      <w:r w:rsidR="00D356F1" w:rsidRPr="00F16081">
        <w:rPr>
          <w:rFonts w:ascii="Georgia" w:hAnsi="Georgia"/>
          <w:sz w:val="21"/>
          <w:szCs w:val="21"/>
        </w:rPr>
        <w:t xml:space="preserve">. </w:t>
      </w:r>
      <w:r w:rsidR="00F16081" w:rsidRPr="00F16081">
        <w:rPr>
          <w:rFonts w:ascii="Georgia" w:hAnsi="Georgia" w:cstheme="minorHAnsi"/>
          <w:sz w:val="21"/>
          <w:szCs w:val="21"/>
        </w:rPr>
        <w:t>Durch mein außerordentliches Interesse, meine hohe Einsatzbereitschaft und meine analytischen Fähigkeiten bin ich überzeugt, eine unterstützende Bereicherung für Ihr Team zu sein</w:t>
      </w:r>
      <w:r w:rsidR="00066BC7">
        <w:rPr>
          <w:rFonts w:ascii="Georgia" w:hAnsi="Georgia" w:cstheme="minorHAnsi"/>
          <w:sz w:val="21"/>
          <w:szCs w:val="21"/>
        </w:rPr>
        <w:t>,</w:t>
      </w:r>
      <w:r w:rsidR="00F16081" w:rsidRPr="00F16081">
        <w:rPr>
          <w:rFonts w:ascii="Georgia" w:hAnsi="Georgia" w:cstheme="minorHAnsi"/>
          <w:sz w:val="21"/>
          <w:szCs w:val="21"/>
        </w:rPr>
        <w:t xml:space="preserve"> und würde mich freuen, Sie in einem persönlichen Gespräch von mir überzeugen zu dürfen.</w:t>
      </w:r>
    </w:p>
    <w:p w14:paraId="3EAEAD09" w14:textId="20FF0BD1" w:rsidR="00763204" w:rsidRDefault="006A2687" w:rsidP="00F16081">
      <w:pPr>
        <w:spacing w:before="40" w:after="40"/>
        <w:jc w:val="both"/>
        <w:rPr>
          <w:rFonts w:ascii="Georgia" w:hAnsi="Georgia" w:cstheme="minorHAnsi"/>
          <w:sz w:val="21"/>
          <w:szCs w:val="21"/>
        </w:rPr>
      </w:pPr>
      <w:r>
        <w:rPr>
          <w:noProof/>
        </w:rPr>
        <w:drawing>
          <wp:anchor distT="0" distB="0" distL="114300" distR="114300" simplePos="0" relativeHeight="251658240" behindDoc="0" locked="0" layoutInCell="1" allowOverlap="1" wp14:anchorId="6AE7C1ED" wp14:editId="084F6F77">
            <wp:simplePos x="0" y="0"/>
            <wp:positionH relativeFrom="margin">
              <wp:posOffset>209233</wp:posOffset>
            </wp:positionH>
            <wp:positionV relativeFrom="paragraph">
              <wp:posOffset>196533</wp:posOffset>
            </wp:positionV>
            <wp:extent cx="495045" cy="952962"/>
            <wp:effectExtent l="0" t="317" r="317" b="318"/>
            <wp:wrapNone/>
            <wp:docPr id="2" name="Grafik 2" descr="Ein Bild, das Text, Öffner, Inse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Öffner, Insekt enthält.&#10;&#10;Automatisch generierte Beschreibu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16200000">
                      <a:off x="0" y="0"/>
                      <a:ext cx="495045" cy="952962"/>
                    </a:xfrm>
                    <a:prstGeom prst="rect">
                      <a:avLst/>
                    </a:prstGeom>
                    <a:noFill/>
                    <a:ln>
                      <a:noFill/>
                    </a:ln>
                  </pic:spPr>
                </pic:pic>
              </a:graphicData>
            </a:graphic>
          </wp:anchor>
        </w:drawing>
      </w:r>
    </w:p>
    <w:p w14:paraId="6DBE3407" w14:textId="3DF2A70A" w:rsidR="001900AB" w:rsidRPr="006A2687" w:rsidRDefault="00763204" w:rsidP="009C5B7A">
      <w:pPr>
        <w:tabs>
          <w:tab w:val="center" w:pos="4762"/>
        </w:tabs>
        <w:spacing w:before="40" w:after="40"/>
        <w:jc w:val="both"/>
        <w:rPr>
          <w:rFonts w:ascii="Georgia" w:hAnsi="Georgia" w:cstheme="minorHAnsi"/>
          <w:sz w:val="21"/>
          <w:szCs w:val="21"/>
        </w:rPr>
      </w:pPr>
      <w:r>
        <w:rPr>
          <w:rFonts w:ascii="Georgia" w:hAnsi="Georgia" w:cstheme="minorHAnsi"/>
          <w:sz w:val="21"/>
          <w:szCs w:val="21"/>
        </w:rPr>
        <w:t>Mit freundlichen Grüße</w:t>
      </w:r>
      <w:r w:rsidR="006A2687">
        <w:rPr>
          <w:rFonts w:ascii="Georgia" w:hAnsi="Georgia" w:cstheme="minorHAnsi"/>
          <w:sz w:val="21"/>
          <w:szCs w:val="21"/>
        </w:rPr>
        <w:t>n</w:t>
      </w:r>
    </w:p>
    <w:sectPr w:rsidR="001900AB" w:rsidRPr="006A2687" w:rsidSect="00915CB2">
      <w:pgSz w:w="11906" w:h="16838"/>
      <w:pgMar w:top="737" w:right="964" w:bottom="0"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3"/>
    <w:rsid w:val="00023C2F"/>
    <w:rsid w:val="00066BC7"/>
    <w:rsid w:val="000E593A"/>
    <w:rsid w:val="0012266C"/>
    <w:rsid w:val="00152E27"/>
    <w:rsid w:val="00160816"/>
    <w:rsid w:val="001900AB"/>
    <w:rsid w:val="001C5D5A"/>
    <w:rsid w:val="001F5147"/>
    <w:rsid w:val="00224342"/>
    <w:rsid w:val="002833BD"/>
    <w:rsid w:val="002C1B8E"/>
    <w:rsid w:val="003A61DF"/>
    <w:rsid w:val="003B381B"/>
    <w:rsid w:val="00465F86"/>
    <w:rsid w:val="004E0B3E"/>
    <w:rsid w:val="004F69AE"/>
    <w:rsid w:val="005364ED"/>
    <w:rsid w:val="00545330"/>
    <w:rsid w:val="005634F8"/>
    <w:rsid w:val="0059442C"/>
    <w:rsid w:val="005C0D36"/>
    <w:rsid w:val="00695B57"/>
    <w:rsid w:val="006A2687"/>
    <w:rsid w:val="006B4A2B"/>
    <w:rsid w:val="006B63F3"/>
    <w:rsid w:val="006E0387"/>
    <w:rsid w:val="006E5450"/>
    <w:rsid w:val="007127A6"/>
    <w:rsid w:val="00726171"/>
    <w:rsid w:val="00763204"/>
    <w:rsid w:val="00776783"/>
    <w:rsid w:val="007B513E"/>
    <w:rsid w:val="00831A54"/>
    <w:rsid w:val="008456EF"/>
    <w:rsid w:val="0088315E"/>
    <w:rsid w:val="008A38AB"/>
    <w:rsid w:val="008A5B43"/>
    <w:rsid w:val="008D6E43"/>
    <w:rsid w:val="00903158"/>
    <w:rsid w:val="00915CB2"/>
    <w:rsid w:val="0092726C"/>
    <w:rsid w:val="009A0ADA"/>
    <w:rsid w:val="009A146B"/>
    <w:rsid w:val="009B18D9"/>
    <w:rsid w:val="009C5B7A"/>
    <w:rsid w:val="009E31C8"/>
    <w:rsid w:val="00A00FC7"/>
    <w:rsid w:val="00AA6BC6"/>
    <w:rsid w:val="00AC5184"/>
    <w:rsid w:val="00AE0284"/>
    <w:rsid w:val="00B72923"/>
    <w:rsid w:val="00B849D4"/>
    <w:rsid w:val="00B95D88"/>
    <w:rsid w:val="00BB47E9"/>
    <w:rsid w:val="00BC335B"/>
    <w:rsid w:val="00BE5D5D"/>
    <w:rsid w:val="00C04899"/>
    <w:rsid w:val="00C319D5"/>
    <w:rsid w:val="00C42123"/>
    <w:rsid w:val="00C57694"/>
    <w:rsid w:val="00C84ECC"/>
    <w:rsid w:val="00CA2ADB"/>
    <w:rsid w:val="00D356F1"/>
    <w:rsid w:val="00D6107F"/>
    <w:rsid w:val="00E0198B"/>
    <w:rsid w:val="00E55810"/>
    <w:rsid w:val="00E65212"/>
    <w:rsid w:val="00EA53D2"/>
    <w:rsid w:val="00EC0B51"/>
    <w:rsid w:val="00F16081"/>
    <w:rsid w:val="00F20643"/>
    <w:rsid w:val="00F56B5E"/>
    <w:rsid w:val="00F834AD"/>
    <w:rsid w:val="00FA0460"/>
    <w:rsid w:val="00FA772A"/>
    <w:rsid w:val="00FC5DE0"/>
    <w:rsid w:val="00FD0CD3"/>
    <w:rsid w:val="00FE73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74E20"/>
  <w15:chartTrackingRefBased/>
  <w15:docId w15:val="{C6D901B3-775A-4E5E-969D-89444F877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6E43"/>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E5D5D"/>
    <w:pPr>
      <w:spacing w:after="0" w:line="240" w:lineRule="auto"/>
    </w:pPr>
  </w:style>
  <w:style w:type="character" w:styleId="Kommentarzeichen">
    <w:name w:val="annotation reference"/>
    <w:basedOn w:val="Absatz-Standardschriftart"/>
    <w:uiPriority w:val="99"/>
    <w:semiHidden/>
    <w:unhideWhenUsed/>
    <w:rsid w:val="00BE5D5D"/>
    <w:rPr>
      <w:sz w:val="16"/>
      <w:szCs w:val="16"/>
    </w:rPr>
  </w:style>
  <w:style w:type="paragraph" w:styleId="Kommentartext">
    <w:name w:val="annotation text"/>
    <w:basedOn w:val="Standard"/>
    <w:link w:val="KommentartextZchn"/>
    <w:uiPriority w:val="99"/>
    <w:unhideWhenUsed/>
    <w:rsid w:val="00BE5D5D"/>
    <w:pPr>
      <w:spacing w:line="240" w:lineRule="auto"/>
    </w:pPr>
    <w:rPr>
      <w:sz w:val="20"/>
      <w:szCs w:val="20"/>
    </w:rPr>
  </w:style>
  <w:style w:type="character" w:customStyle="1" w:styleId="KommentartextZchn">
    <w:name w:val="Kommentartext Zchn"/>
    <w:basedOn w:val="Absatz-Standardschriftart"/>
    <w:link w:val="Kommentartext"/>
    <w:uiPriority w:val="99"/>
    <w:rsid w:val="00BE5D5D"/>
    <w:rPr>
      <w:sz w:val="20"/>
      <w:szCs w:val="20"/>
    </w:rPr>
  </w:style>
  <w:style w:type="paragraph" w:styleId="Kommentarthema">
    <w:name w:val="annotation subject"/>
    <w:basedOn w:val="Kommentartext"/>
    <w:next w:val="Kommentartext"/>
    <w:link w:val="KommentarthemaZchn"/>
    <w:uiPriority w:val="99"/>
    <w:semiHidden/>
    <w:unhideWhenUsed/>
    <w:rsid w:val="00BE5D5D"/>
    <w:rPr>
      <w:b/>
      <w:bCs/>
    </w:rPr>
  </w:style>
  <w:style w:type="character" w:customStyle="1" w:styleId="KommentarthemaZchn">
    <w:name w:val="Kommentarthema Zchn"/>
    <w:basedOn w:val="KommentartextZchn"/>
    <w:link w:val="Kommentarthema"/>
    <w:uiPriority w:val="99"/>
    <w:semiHidden/>
    <w:rsid w:val="00BE5D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21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69B598-1EB5-40F6-B59E-FA7AA539CA81}">
  <we:reference id="wa104381727" version="1.0.0.9" store="de-DE" storeType="OMEX"/>
  <we:alternateReferences>
    <we:reference id="WA104381727" version="1.0.0.9"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595</Words>
  <Characters>3146</Characters>
  <Application>Microsoft Office Word</Application>
  <DocSecurity>0</DocSecurity>
  <Lines>42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Olbrich</dc:creator>
  <cp:keywords/>
  <dc:description/>
  <cp:lastModifiedBy>David Döbele</cp:lastModifiedBy>
  <cp:revision>24</cp:revision>
  <dcterms:created xsi:type="dcterms:W3CDTF">2022-06-13T15:35:00Z</dcterms:created>
  <dcterms:modified xsi:type="dcterms:W3CDTF">2022-08-30T17:23:00Z</dcterms:modified>
</cp:coreProperties>
</file>