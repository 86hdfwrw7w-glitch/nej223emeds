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6579"/>
        <w:gridCol w:w="2015"/>
      </w:tblGrid>
      <w:tr w:rsidR="00E55D90" w:rsidRPr="0026376D" w14:paraId="487AC9CE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0CBC6997" w14:textId="17506C30" w:rsidR="00E55D90" w:rsidRPr="0026376D" w:rsidRDefault="008719D0" w:rsidP="001E3A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proofErr w:type="spellStart"/>
            <w:r w:rsidRPr="0026376D">
              <w:rPr>
                <w:rFonts w:ascii="Times New Roman" w:hAnsi="Times New Roman" w:cs="Times New Roman"/>
                <w:b/>
                <w:sz w:val="48"/>
                <w:szCs w:val="44"/>
              </w:rPr>
              <w:t>Karamvir</w:t>
            </w:r>
            <w:proofErr w:type="spellEnd"/>
            <w:r w:rsidRPr="0026376D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Singh </w:t>
            </w:r>
            <w:proofErr w:type="spellStart"/>
            <w:r w:rsidRPr="0026376D">
              <w:rPr>
                <w:rFonts w:ascii="Times New Roman" w:hAnsi="Times New Roman" w:cs="Times New Roman"/>
                <w:b/>
                <w:sz w:val="48"/>
                <w:szCs w:val="44"/>
              </w:rPr>
              <w:t>Mathon</w:t>
            </w:r>
            <w:proofErr w:type="spellEnd"/>
          </w:p>
          <w:p w14:paraId="135895E2" w14:textId="2515560B" w:rsidR="00F44F5F" w:rsidRPr="00570F53" w:rsidRDefault="00B40007" w:rsidP="001E3A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Remscheider Straße 106</w:t>
            </w:r>
            <w:r w:rsidR="005A0D49">
              <w:rPr>
                <w:rFonts w:ascii="Times New Roman" w:hAnsi="Times New Roman" w:cs="Times New Roman"/>
                <w:bCs/>
                <w:sz w:val="18"/>
                <w:szCs w:val="18"/>
              </w:rPr>
              <w:t>,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5A0D4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51103</w:t>
            </w:r>
            <w:r w:rsidR="005A0D4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F53">
              <w:rPr>
                <w:rFonts w:ascii="Times New Roman" w:hAnsi="Times New Roman" w:cs="Times New Roman"/>
                <w:bCs/>
                <w:sz w:val="18"/>
                <w:szCs w:val="18"/>
              </w:rPr>
              <w:t>Cologne</w:t>
            </w:r>
            <w:r w:rsidR="00023D7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570F5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023D79">
              <w:rPr>
                <w:rFonts w:ascii="Times New Roman" w:hAnsi="Times New Roman" w:cs="Times New Roman"/>
                <w:bCs/>
                <w:sz w:val="20"/>
                <w:szCs w:val="20"/>
              </w:rPr>
              <w:t>karamvir.mathon@outlook.</w:t>
            </w:r>
            <w:r w:rsidR="00456C81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023D7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023D79" w:rsidRPr="002D7CDC">
              <w:rPr>
                <w:rFonts w:ascii="Times New Roman" w:hAnsi="Times New Roman" w:cs="Times New Roman"/>
                <w:bCs/>
                <w:sz w:val="18"/>
                <w:szCs w:val="18"/>
              </w:rPr>
              <w:t>•</w:t>
            </w:r>
            <w:r w:rsidR="00023D79"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40007">
              <w:rPr>
                <w:rFonts w:ascii="Times New Roman" w:hAnsi="Times New Roman" w:cs="Times New Roman"/>
                <w:bCs/>
                <w:sz w:val="20"/>
                <w:szCs w:val="20"/>
              </w:rPr>
              <w:t>+49 173 2587624</w:t>
            </w:r>
          </w:p>
        </w:tc>
      </w:tr>
      <w:tr w:rsidR="002508C2" w:rsidRPr="0026376D" w14:paraId="0FCADE56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91AC173" w:rsidR="002508C2" w:rsidRPr="00B27123" w:rsidRDefault="00B27123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</w:rPr>
            </w:pPr>
            <w:r w:rsidRPr="00B27123">
              <w:rPr>
                <w:rFonts w:ascii="Times New Roman" w:eastAsia="Georgia" w:hAnsi="Times New Roman" w:cs="Times New Roman"/>
                <w:sz w:val="28"/>
                <w:szCs w:val="28"/>
                <w:lang w:val="en-US"/>
              </w:rPr>
              <w:t>Education</w:t>
            </w:r>
          </w:p>
        </w:tc>
      </w:tr>
      <w:tr w:rsidR="00934BDD" w:rsidRPr="00934BDD" w14:paraId="2B98720E" w14:textId="77777777" w:rsidTr="001E3AF8">
        <w:trPr>
          <w:trHeight w:val="340"/>
          <w:jc w:val="center"/>
        </w:trPr>
        <w:tc>
          <w:tcPr>
            <w:tcW w:w="8648" w:type="dxa"/>
            <w:gridSpan w:val="2"/>
            <w:tcBorders>
              <w:top w:val="single" w:sz="4" w:space="0" w:color="auto"/>
            </w:tcBorders>
            <w:vAlign w:val="bottom"/>
          </w:tcPr>
          <w:p w14:paraId="7433D36A" w14:textId="7C11A866" w:rsidR="00934BDD" w:rsidRPr="001A7D89" w:rsidRDefault="00934BDD" w:rsidP="001E3AF8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Cologne University of Applied Sciences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3428FEF" w14:textId="1C6153A4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934BDD" w14:paraId="0BCCA527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104D32E4" w14:textId="6DABA06B" w:rsidR="00934BDD" w:rsidRPr="001A7D89" w:rsidRDefault="00934BDD" w:rsidP="001E3AF8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B.Eng. in Engineering</w:t>
            </w:r>
            <w:ins w:id="0" w:author="David Döbele" w:date="2025-05-27T18:10:00Z" w16du:dateUtc="2025-05-27T16:10:00Z">
              <w:r w:rsidR="00AF1663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(enrolled during my gap year)</w:t>
              </w:r>
            </w:ins>
          </w:p>
        </w:tc>
        <w:tc>
          <w:tcPr>
            <w:tcW w:w="2126" w:type="dxa"/>
            <w:vAlign w:val="bottom"/>
          </w:tcPr>
          <w:p w14:paraId="7CA61DA8" w14:textId="78E57614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</w:rPr>
              <w:t xml:space="preserve">03/2025 – </w:t>
            </w:r>
            <w:proofErr w:type="spellStart"/>
            <w:r w:rsidRPr="001A7D89"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  <w:proofErr w:type="spellEnd"/>
          </w:p>
        </w:tc>
      </w:tr>
      <w:tr w:rsidR="00934BDD" w:rsidRPr="0026376D" w14:paraId="61E5D482" w14:textId="77777777" w:rsidTr="001E3AF8">
        <w:trPr>
          <w:trHeight w:val="283"/>
          <w:jc w:val="center"/>
        </w:trPr>
        <w:tc>
          <w:tcPr>
            <w:tcW w:w="8648" w:type="dxa"/>
            <w:gridSpan w:val="2"/>
            <w:vAlign w:val="bottom"/>
          </w:tcPr>
          <w:p w14:paraId="11CB9A0F" w14:textId="708C9A6D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Banking &amp; Finance </w:t>
            </w:r>
          </w:p>
        </w:tc>
        <w:tc>
          <w:tcPr>
            <w:tcW w:w="2126" w:type="dxa"/>
            <w:vAlign w:val="bottom"/>
          </w:tcPr>
          <w:p w14:paraId="419A9228" w14:textId="64B44D4A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</w:rPr>
              <w:t>09/2021 – 02/2025</w:t>
            </w:r>
          </w:p>
        </w:tc>
      </w:tr>
      <w:tr w:rsidR="00934BDD" w:rsidRPr="00CD60DD" w14:paraId="7EABE9F1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458C3526" w14:textId="77777777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Final GPA: 1.9 (1.0 – 4.0, with 1.0 being best)</w:t>
            </w:r>
          </w:p>
          <w:p w14:paraId="2EDFC8E6" w14:textId="744EACDC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Bachelor Thesis: Catastrophe Bonds – Characteristic</w:t>
            </w:r>
            <w:r w:rsidR="00B83170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</w:t>
            </w: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Valuation (grade: 1.0)</w:t>
            </w:r>
          </w:p>
          <w:p w14:paraId="5A2AEE14" w14:textId="77777777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 Modules: Business Analysis and Valuation, Financial Derivatives, Startup and Growth Financing</w:t>
            </w:r>
          </w:p>
          <w:p w14:paraId="7A71E6B0" w14:textId="0A7E7E04" w:rsidR="00934BDD" w:rsidRPr="001A7D89" w:rsidRDefault="00934BDD" w:rsidP="001E3AF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Relevant modules: Financial and Investment Management, Asset Pricing, Asset Management, Macroeconomics, Quantitative Risk Management in Banking, Economic Policy and Empirical Economic Analysis</w:t>
            </w:r>
          </w:p>
        </w:tc>
      </w:tr>
      <w:tr w:rsidR="00934BDD" w:rsidRPr="0026376D" w14:paraId="1C51E2FF" w14:textId="77777777" w:rsidTr="001E3AF8">
        <w:trPr>
          <w:trHeight w:val="340"/>
          <w:jc w:val="center"/>
        </w:trPr>
        <w:tc>
          <w:tcPr>
            <w:tcW w:w="8648" w:type="dxa"/>
            <w:gridSpan w:val="2"/>
            <w:vAlign w:val="bottom"/>
          </w:tcPr>
          <w:p w14:paraId="4BAC65D2" w14:textId="5FF90907" w:rsidR="00934BDD" w:rsidRPr="001A7D89" w:rsidRDefault="00934BDD" w:rsidP="001E3AF8">
            <w:pPr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Vocational College </w:t>
            </w:r>
            <w:proofErr w:type="spellStart"/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Deutzer</w:t>
            </w:r>
            <w:proofErr w:type="spellEnd"/>
            <w:r w:rsidRPr="001A7D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Freiheit</w:t>
            </w:r>
          </w:p>
        </w:tc>
        <w:tc>
          <w:tcPr>
            <w:tcW w:w="2126" w:type="dxa"/>
            <w:vAlign w:val="bottom"/>
          </w:tcPr>
          <w:p w14:paraId="2FCB10D7" w14:textId="40FE2E77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1A7D89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Cologne, DE</w:t>
            </w:r>
          </w:p>
        </w:tc>
      </w:tr>
      <w:tr w:rsidR="00934BDD" w:rsidRPr="0026376D" w14:paraId="312B82BC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1CEE182B" w14:textId="532DEC43" w:rsidR="00934BDD" w:rsidRPr="001A7D89" w:rsidRDefault="00934BDD" w:rsidP="001E3A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Fachhochschulreife</w:t>
            </w:r>
            <w:proofErr w:type="spellEnd"/>
            <w:r w:rsidRPr="001A7D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(German A-Level Equivalent)</w:t>
            </w:r>
          </w:p>
        </w:tc>
        <w:tc>
          <w:tcPr>
            <w:tcW w:w="2126" w:type="dxa"/>
            <w:vAlign w:val="bottom"/>
          </w:tcPr>
          <w:p w14:paraId="7521EA6E" w14:textId="1D06293B" w:rsidR="00934BDD" w:rsidRPr="001A7D89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A7D8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08/2019 – 06/2021</w:t>
            </w:r>
          </w:p>
        </w:tc>
      </w:tr>
      <w:tr w:rsidR="00934BDD" w:rsidRPr="0026376D" w14:paraId="69F47C1D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4198F481" w14:textId="20F953AF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Final GPA: 1.5 (1.0 – 4.0, with 1.0 being best)</w:t>
            </w:r>
          </w:p>
          <w:p w14:paraId="0488F013" w14:textId="04C98250" w:rsidR="00934BDD" w:rsidRPr="001A7D89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Focus: Economics and Administration</w:t>
            </w:r>
          </w:p>
          <w:p w14:paraId="23575F6C" w14:textId="78125D56" w:rsidR="00934BDD" w:rsidRPr="001A7D89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</w:pPr>
            <w:r w:rsidRPr="001A7D8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Specialization: Intercultural Studies (grade: 1.0)</w:t>
            </w:r>
          </w:p>
        </w:tc>
      </w:tr>
      <w:tr w:rsidR="00934BDD" w:rsidRPr="0026376D" w14:paraId="3A2665B3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55F493CB" w:rsidR="00934BDD" w:rsidRPr="00B27123" w:rsidRDefault="00934BDD" w:rsidP="001E3AF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 w:rsidRPr="00B27123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Professional Experience</w:t>
            </w:r>
          </w:p>
        </w:tc>
      </w:tr>
      <w:tr w:rsidR="00934BDD" w:rsidRPr="001B3E2B" w14:paraId="127C64E2" w14:textId="77777777" w:rsidTr="00334F31">
        <w:trPr>
          <w:trHeight w:val="340"/>
          <w:jc w:val="center"/>
        </w:trPr>
        <w:tc>
          <w:tcPr>
            <w:tcW w:w="864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61721F3" w:rsidR="00934BDD" w:rsidRPr="0026376D" w:rsidRDefault="00934BDD" w:rsidP="00334F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BDO AG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820196E" w14:textId="4C5DC8CD" w:rsidR="00934BDD" w:rsidRPr="001B3E2B" w:rsidRDefault="00934BDD" w:rsidP="001E3AF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proofErr w:type="spellStart"/>
            <w:r w:rsidRPr="001B3E2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Dusseldorf</w:t>
            </w:r>
            <w:proofErr w:type="spellEnd"/>
            <w:r w:rsidRPr="001B3E2B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, DE</w:t>
            </w:r>
          </w:p>
        </w:tc>
      </w:tr>
      <w:tr w:rsidR="00934BDD" w:rsidRPr="0026376D" w14:paraId="335D84E9" w14:textId="77777777" w:rsidTr="001E3AF8">
        <w:trPr>
          <w:trHeight w:val="20"/>
          <w:jc w:val="center"/>
        </w:trPr>
        <w:tc>
          <w:tcPr>
            <w:tcW w:w="8648" w:type="dxa"/>
            <w:gridSpan w:val="2"/>
          </w:tcPr>
          <w:p w14:paraId="20B1570F" w14:textId="0EF2E539" w:rsidR="00934BDD" w:rsidRPr="0026376D" w:rsidRDefault="00934BDD" w:rsidP="00934BD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Deal Advisory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Mid Cap</w:t>
            </w:r>
          </w:p>
        </w:tc>
        <w:tc>
          <w:tcPr>
            <w:tcW w:w="2126" w:type="dxa"/>
            <w:vAlign w:val="bottom"/>
          </w:tcPr>
          <w:p w14:paraId="0475B997" w14:textId="6EC8500A" w:rsidR="00934BDD" w:rsidRPr="0026376D" w:rsidRDefault="00934BDD" w:rsidP="001E3A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03/2025 – </w:t>
            </w:r>
            <w:r w:rsidR="001C1E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05/2025</w:t>
            </w:r>
          </w:p>
        </w:tc>
      </w:tr>
      <w:tr w:rsidR="00934BDD" w:rsidRPr="00CD60DD" w14:paraId="54C3D64C" w14:textId="77777777" w:rsidTr="001E3AF8">
        <w:trPr>
          <w:trHeight w:val="20"/>
          <w:jc w:val="center"/>
        </w:trPr>
        <w:tc>
          <w:tcPr>
            <w:tcW w:w="10774" w:type="dxa"/>
            <w:gridSpan w:val="3"/>
          </w:tcPr>
          <w:p w14:paraId="37873992" w14:textId="0B145D6A" w:rsidR="00934BDD" w:rsidRPr="00EA74DF" w:rsidRDefault="00724348" w:rsidP="00934BDD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Conducted a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Selected Financial Review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for a buy-side mandate in the healthcare sector</w:t>
            </w:r>
            <w:r w:rsid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9D0126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including</w:t>
            </w:r>
            <w:r w:rsid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4D6105" w:rsidRPr="004D610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independently</w:t>
            </w:r>
            <w:r w:rsidR="004D6105" w:rsidRPr="004D6105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preparing a P&amp;L overview, KPIs and a Quality of Earnings analysis</w:t>
            </w:r>
            <w:r w:rsidR="00E048DA" w:rsidRPr="00E048DA">
              <w:rPr>
                <w:lang w:val="en-US"/>
              </w:rPr>
              <w:t xml:space="preserve"> </w:t>
            </w:r>
            <w:r w:rsidR="00E048DA" w:rsidRPr="00E048DA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under the supervision of a Senior Consultant</w:t>
            </w:r>
            <w:r w:rsid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="003E5195" w:rsidRPr="003E519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drafted and structured the client report with key financial insights</w:t>
            </w:r>
          </w:p>
          <w:p w14:paraId="4A5B7926" w14:textId="3EBD92DB" w:rsidR="0094082C" w:rsidRPr="0072528D" w:rsidRDefault="0072528D" w:rsidP="00C92BB0">
            <w:pPr>
              <w:numPr>
                <w:ilvl w:val="0"/>
                <w:numId w:val="2"/>
              </w:numPr>
              <w:tabs>
                <w:tab w:val="left" w:pos="429"/>
              </w:tabs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 the analysis of the target's solvency within the framework of a restructuring expert report, including conducting a liquidity analysis, preparing a financial status report based on accounts payable, bank data</w:t>
            </w:r>
            <w:r w:rsidR="00B266E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 w:rsidRPr="007252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and credit lines and assessing the company's historical ability </w:t>
            </w:r>
            <w:r w:rsidR="00DB68D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to meet its financial obligations</w:t>
            </w:r>
          </w:p>
          <w:p w14:paraId="6DD9BA0F" w14:textId="763F80B9" w:rsidR="003E5195" w:rsidRPr="0006454B" w:rsidRDefault="003E5195" w:rsidP="0006454B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Reconcil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ed a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data room with the information request letters and </w:t>
            </w:r>
            <w:r w:rsidR="001C1E8D" w:rsidRPr="001C1E8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coordinated</w:t>
            </w:r>
            <w:r w:rsidR="001C1E8D">
              <w:rPr>
                <w:rStyle w:val="Fett"/>
                <w:rFonts w:ascii="Arial" w:hAnsi="Arial" w:cs="Arial"/>
                <w:color w:val="0E101A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the Q&amp;A process </w:t>
            </w:r>
            <w:r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with the target to clarify open questions as part of a financial due diligence</w:t>
            </w:r>
          </w:p>
        </w:tc>
      </w:tr>
      <w:tr w:rsidR="00934BDD" w:rsidRPr="001B3E2B" w14:paraId="45404236" w14:textId="77777777" w:rsidTr="001E3AF8">
        <w:trPr>
          <w:trHeight w:val="340"/>
          <w:jc w:val="center"/>
        </w:trPr>
        <w:tc>
          <w:tcPr>
            <w:tcW w:w="8648" w:type="dxa"/>
            <w:gridSpan w:val="2"/>
            <w:vAlign w:val="bottom"/>
          </w:tcPr>
          <w:p w14:paraId="3CF978EE" w14:textId="3AB586D6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Mazars GmbH &amp; Co. KG</w:t>
            </w:r>
          </w:p>
        </w:tc>
        <w:tc>
          <w:tcPr>
            <w:tcW w:w="2126" w:type="dxa"/>
            <w:vAlign w:val="bottom"/>
          </w:tcPr>
          <w:p w14:paraId="49A11F72" w14:textId="2A4EA772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16C6F7AD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5D8760E9" w14:textId="41E45638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Working Student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&amp; Assurance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Financial Services</w:t>
            </w:r>
          </w:p>
        </w:tc>
        <w:tc>
          <w:tcPr>
            <w:tcW w:w="2126" w:type="dxa"/>
            <w:vAlign w:val="bottom"/>
          </w:tcPr>
          <w:p w14:paraId="2D9DB8CA" w14:textId="2E3B3F75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12/2023 – 04/2024</w:t>
            </w:r>
          </w:p>
        </w:tc>
      </w:tr>
      <w:tr w:rsidR="00934BDD" w:rsidRPr="00CD60DD" w14:paraId="7660C4BA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2B34363C" w14:textId="0BA3FAE8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Supported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audits of annual and consolidated financial statements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523BA1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under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HGB in 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the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Financial Services</w:t>
            </w:r>
            <w:r w:rsidR="000459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sector</w:t>
            </w:r>
          </w:p>
          <w:p w14:paraId="0D116DD9" w14:textId="6A36689F" w:rsidR="001E2EE9" w:rsidRPr="007443A9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1E2EE9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P</w:t>
            </w:r>
            <w:proofErr w:type="spellStart"/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erformed</w:t>
            </w:r>
            <w:proofErr w:type="spellEnd"/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data analyses and validations to ensure the accuracy and completeness of financial information</w:t>
            </w:r>
          </w:p>
          <w:p w14:paraId="132465C4" w14:textId="13A10438" w:rsidR="00934BDD" w:rsidRPr="001E6311" w:rsidRDefault="001E2EE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Participated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in (accounting-related) consulting projects, internal audits, expert opinions,</w:t>
            </w:r>
            <w:r w:rsidR="005A0D4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7443A9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and special audits</w:t>
            </w:r>
          </w:p>
        </w:tc>
      </w:tr>
      <w:tr w:rsidR="00934BDD" w:rsidRPr="001B3E2B" w14:paraId="4EC9DEB8" w14:textId="77777777" w:rsidTr="001E3AF8">
        <w:trPr>
          <w:trHeight w:val="340"/>
          <w:jc w:val="center"/>
        </w:trPr>
        <w:tc>
          <w:tcPr>
            <w:tcW w:w="8648" w:type="dxa"/>
            <w:gridSpan w:val="2"/>
            <w:vAlign w:val="bottom"/>
          </w:tcPr>
          <w:p w14:paraId="061D97E7" w14:textId="0E57BC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AT"/>
              </w:rPr>
              <w:t>Deloitte GmbH</w:t>
            </w:r>
          </w:p>
        </w:tc>
        <w:tc>
          <w:tcPr>
            <w:tcW w:w="2126" w:type="dxa"/>
            <w:vAlign w:val="bottom"/>
          </w:tcPr>
          <w:p w14:paraId="38592414" w14:textId="1394372E" w:rsidR="00934BDD" w:rsidRPr="001B3E2B" w:rsidRDefault="001B3E2B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</w:t>
            </w:r>
            <w:r w:rsidR="00934BDD"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, DE</w:t>
            </w:r>
          </w:p>
        </w:tc>
      </w:tr>
      <w:tr w:rsidR="00934BDD" w:rsidRPr="0026376D" w14:paraId="0A0FFCF6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30382087" w14:textId="39A14C6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Intern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n</w:t>
            </w:r>
            <w:r w:rsidRPr="0026376D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Audit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– Capital Markets </w:t>
            </w:r>
          </w:p>
        </w:tc>
        <w:tc>
          <w:tcPr>
            <w:tcW w:w="2126" w:type="dxa"/>
            <w:vAlign w:val="bottom"/>
          </w:tcPr>
          <w:p w14:paraId="7444AF8F" w14:textId="470AA9B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07/2023 – 10/2023</w:t>
            </w:r>
          </w:p>
        </w:tc>
      </w:tr>
      <w:tr w:rsidR="00934BDD" w:rsidRPr="00CD60DD" w14:paraId="4C00CD42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1063DC81" w14:textId="1722A922" w:rsidR="00934BDD" w:rsidRPr="0006454B" w:rsidRDefault="00CD60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Assisted in</w:t>
            </w:r>
            <w:r w:rsidR="00934BDD" w:rsidRPr="00EA74D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audits of consolidated financial statements according to IFRS </w:t>
            </w:r>
            <w:r w:rsidR="00934BDD" w:rsidRPr="0006454B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and annual financial statements according to HGB</w:t>
            </w:r>
            <w: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for DAX40 clients</w:t>
            </w:r>
          </w:p>
          <w:p w14:paraId="5DDEFF49" w14:textId="77777777" w:rsidR="000623D9" w:rsidRPr="000623D9" w:rsidRDefault="000623D9" w:rsidP="000623D9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0623D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Supported the audit team in planning a group audit by identifying relevant components, coordinating with component auditors, and calculating materiality thresholds.</w:t>
            </w:r>
          </w:p>
          <w:p w14:paraId="746118C9" w14:textId="4470BF6A" w:rsidR="00934BDD" w:rsidRPr="0006454B" w:rsidRDefault="000459A9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0459A9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US"/>
              </w:rPr>
              <w:t>Independently identified climate-related risks affecting a group’s financial statements by analyzing external disclosures and internal reports; synthesized findings into a presentation and delivered results to the audit team.</w:t>
            </w:r>
          </w:p>
        </w:tc>
      </w:tr>
      <w:tr w:rsidR="00934BDD" w:rsidRPr="0026376D" w14:paraId="414B4085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34535A25" w:rsidR="00934BDD" w:rsidRPr="00B27123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B27123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934BDD" w:rsidRPr="001B3E2B" w14:paraId="74251178" w14:textId="77777777" w:rsidTr="001E3AF8">
        <w:trPr>
          <w:trHeight w:val="340"/>
          <w:jc w:val="center"/>
        </w:trPr>
        <w:tc>
          <w:tcPr>
            <w:tcW w:w="8648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E9B518E" w:rsidR="00934BDD" w:rsidRPr="0026376D" w:rsidRDefault="00934BDD" w:rsidP="001E3AF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 xml:space="preserve">Entrepreneurs Club Cologne </w:t>
            </w:r>
            <w:proofErr w:type="spellStart"/>
            <w:r w:rsidRPr="0026376D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8208F44" w14:textId="02E60E5D" w:rsidR="00934BDD" w:rsidRPr="001B3E2B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1B3E2B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Cologne, DE</w:t>
            </w:r>
          </w:p>
        </w:tc>
      </w:tr>
      <w:tr w:rsidR="00934BDD" w:rsidRPr="0026376D" w14:paraId="4F59C612" w14:textId="77777777" w:rsidTr="001E3AF8">
        <w:trPr>
          <w:trHeight w:val="20"/>
          <w:jc w:val="center"/>
        </w:trPr>
        <w:tc>
          <w:tcPr>
            <w:tcW w:w="8648" w:type="dxa"/>
            <w:gridSpan w:val="2"/>
            <w:vAlign w:val="bottom"/>
          </w:tcPr>
          <w:p w14:paraId="32F07601" w14:textId="72F69B40" w:rsidR="00934BDD" w:rsidRPr="0026376D" w:rsidRDefault="00934BDD" w:rsidP="001E3A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3040E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Co-Head of Finance</w:t>
            </w:r>
          </w:p>
        </w:tc>
        <w:tc>
          <w:tcPr>
            <w:tcW w:w="2126" w:type="dxa"/>
            <w:vAlign w:val="bottom"/>
          </w:tcPr>
          <w:p w14:paraId="45DD2178" w14:textId="0CBA80BD" w:rsidR="00934BDD" w:rsidRPr="0026376D" w:rsidRDefault="00934BDD" w:rsidP="001E3AF8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376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08/2023 – 02/2024</w:t>
            </w:r>
          </w:p>
        </w:tc>
      </w:tr>
      <w:tr w:rsidR="00934BDD" w:rsidRPr="00CD60DD" w14:paraId="02437711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68CFAD97" w14:textId="1E40A524" w:rsidR="00934BDD" w:rsidRPr="0006454B" w:rsidRDefault="00523BA1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Planned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budgets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prepared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invoices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using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Excel,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performed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cost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reconciliations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clarifications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, and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developed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Excel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models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for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financial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analysis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and half-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year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report</w:t>
            </w:r>
            <w:proofErr w:type="spellEnd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3BA1">
              <w:rPr>
                <w:rFonts w:ascii="Times New Roman" w:eastAsia="Georgia" w:hAnsi="Times New Roman" w:cs="Times New Roman"/>
                <w:sz w:val="20"/>
                <w:szCs w:val="20"/>
              </w:rPr>
              <w:t>preparation</w:t>
            </w:r>
            <w:proofErr w:type="spellEnd"/>
          </w:p>
        </w:tc>
      </w:tr>
      <w:tr w:rsidR="00934BDD" w:rsidRPr="0026376D" w14:paraId="04BFDD79" w14:textId="77777777" w:rsidTr="001E3AF8">
        <w:trPr>
          <w:trHeight w:val="283"/>
          <w:jc w:val="center"/>
        </w:trPr>
        <w:tc>
          <w:tcPr>
            <w:tcW w:w="8648" w:type="dxa"/>
            <w:gridSpan w:val="2"/>
            <w:vAlign w:val="bottom"/>
          </w:tcPr>
          <w:p w14:paraId="5D908AF7" w14:textId="19144037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8A63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Member in Finance</w:t>
            </w:r>
          </w:p>
        </w:tc>
        <w:tc>
          <w:tcPr>
            <w:tcW w:w="2126" w:type="dxa"/>
            <w:vAlign w:val="bottom"/>
          </w:tcPr>
          <w:p w14:paraId="0D2FFB14" w14:textId="75A0DE1F" w:rsidR="00934BDD" w:rsidRPr="0026376D" w:rsidRDefault="00934BDD" w:rsidP="001E3A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26376D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08/2022 – 07/2023</w:t>
            </w:r>
          </w:p>
        </w:tc>
      </w:tr>
      <w:tr w:rsidR="00934BDD" w:rsidRPr="00CD60DD" w14:paraId="66A58453" w14:textId="77777777" w:rsidTr="001E3AF8">
        <w:trPr>
          <w:trHeight w:val="20"/>
          <w:jc w:val="center"/>
        </w:trPr>
        <w:tc>
          <w:tcPr>
            <w:tcW w:w="10774" w:type="dxa"/>
            <w:gridSpan w:val="3"/>
            <w:vAlign w:val="bottom"/>
          </w:tcPr>
          <w:p w14:paraId="029A68C8" w14:textId="6C954D5E" w:rsidR="00934BDD" w:rsidRPr="00934BDD" w:rsidRDefault="00934BDD" w:rsidP="001E3A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Developed a comprehensive financial planning, budgeting, and reporting process with </w:t>
            </w:r>
            <w:r w:rsidR="0006454B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a</w:t>
            </w: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 xml:space="preserve"> team</w:t>
            </w:r>
          </w:p>
          <w:p w14:paraId="50B5B9CB" w14:textId="78B274A7" w:rsidR="00934BDD" w:rsidRPr="00934BDD" w:rsidRDefault="00934BDD" w:rsidP="001E3AF8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</w:pPr>
            <w:r w:rsidRPr="00934BDD">
              <w:rPr>
                <w:rFonts w:ascii="Times New Roman" w:eastAsia="Georgia" w:hAnsi="Times New Roman" w:cs="Times New Roman"/>
                <w:sz w:val="20"/>
                <w:szCs w:val="20"/>
                <w:lang w:val="en-US"/>
              </w:rPr>
              <w:t>Maintained the cash book and supported the planning of budgets and half-year reports</w:t>
            </w:r>
          </w:p>
        </w:tc>
      </w:tr>
      <w:tr w:rsidR="00934BDD" w:rsidRPr="0026376D" w14:paraId="482569A2" w14:textId="77777777" w:rsidTr="001E3AF8">
        <w:trPr>
          <w:trHeight w:val="510"/>
          <w:jc w:val="center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1ADDFFF5" w:rsidR="00934BDD" w:rsidRPr="0026376D" w:rsidRDefault="001A7D89" w:rsidP="001E3AF8">
            <w:pPr>
              <w:pStyle w:val="BERSCHRIFT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kills</w:t>
            </w:r>
            <w:r w:rsidRPr="001A7D89"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 xml:space="preserve"> &amp; I</w:t>
            </w:r>
            <w:r>
              <w:rPr>
                <w:rFonts w:ascii="Times New Roman" w:eastAsia="Georgia" w:hAnsi="Times New Roman" w:cs="Times New Roman"/>
                <w:color w:val="000000"/>
                <w:sz w:val="28"/>
                <w:szCs w:val="28"/>
                <w:lang w:val="en-US"/>
              </w:rPr>
              <w:t>nterests</w:t>
            </w:r>
          </w:p>
        </w:tc>
      </w:tr>
      <w:tr w:rsidR="00934BDD" w:rsidRPr="00CD60DD" w14:paraId="2B257790" w14:textId="77777777" w:rsidTr="001E3AF8">
        <w:trPr>
          <w:trHeight w:val="340"/>
          <w:jc w:val="center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07BC8EE1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6C60696" w:rsidR="00934BDD" w:rsidRPr="000C7AC8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German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Punjabi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native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English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Hindi (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fluent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), French (</w:t>
            </w:r>
            <w:r w:rsidR="00FE01D7"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Pr="000C7AC8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934BDD" w:rsidRPr="00CD60DD" w14:paraId="45706C3F" w14:textId="77777777" w:rsidTr="001E3AF8">
        <w:trPr>
          <w:trHeight w:val="340"/>
          <w:jc w:val="center"/>
        </w:trPr>
        <w:tc>
          <w:tcPr>
            <w:tcW w:w="1702" w:type="dxa"/>
            <w:vAlign w:val="bottom"/>
          </w:tcPr>
          <w:p w14:paraId="57688BDA" w14:textId="08C6CF10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Skills</w:t>
            </w:r>
            <w:r w:rsidRPr="0026376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072" w:type="dxa"/>
            <w:gridSpan w:val="2"/>
            <w:vAlign w:val="bottom"/>
          </w:tcPr>
          <w:p w14:paraId="60CA2168" w14:textId="4E59D095" w:rsidR="00934BDD" w:rsidRPr="0026376D" w:rsidRDefault="00934BDD" w:rsidP="001E3AF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0C7AC8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(Word, Excel, PowerPoint)</w:t>
            </w: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, Power BI, KNIME Analytics, Python, SQL</w:t>
            </w:r>
          </w:p>
        </w:tc>
      </w:tr>
      <w:tr w:rsidR="00934BDD" w:rsidRPr="00CD60DD" w14:paraId="70CB01B0" w14:textId="77777777" w:rsidTr="001E3AF8">
        <w:trPr>
          <w:trHeight w:val="340"/>
          <w:jc w:val="center"/>
        </w:trPr>
        <w:tc>
          <w:tcPr>
            <w:tcW w:w="1702" w:type="dxa"/>
            <w:vAlign w:val="bottom"/>
          </w:tcPr>
          <w:p w14:paraId="04F58216" w14:textId="048C328E" w:rsidR="00934BDD" w:rsidRPr="0026376D" w:rsidRDefault="00934BDD" w:rsidP="001E3A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26376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072" w:type="dxa"/>
            <w:gridSpan w:val="2"/>
            <w:vAlign w:val="bottom"/>
          </w:tcPr>
          <w:p w14:paraId="598C2742" w14:textId="385FDE6F" w:rsidR="00934BDD" w:rsidRPr="008A637A" w:rsidRDefault="00934BDD" w:rsidP="001E3A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A637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Capital Markets, Fitness, MMA, Personal Development</w:t>
            </w:r>
          </w:p>
        </w:tc>
      </w:tr>
    </w:tbl>
    <w:p w14:paraId="0747D2BF" w14:textId="69F47280" w:rsidR="00723643" w:rsidRPr="008A637A" w:rsidRDefault="00723643">
      <w:pPr>
        <w:rPr>
          <w:rFonts w:ascii="Times New Roman" w:hAnsi="Times New Roman" w:cs="Times New Roman"/>
          <w:sz w:val="18"/>
          <w:lang w:val="en-US"/>
        </w:rPr>
      </w:pPr>
    </w:p>
    <w:sectPr w:rsidR="00723643" w:rsidRPr="008A637A" w:rsidSect="001E3AF8">
      <w:footerReference w:type="even" r:id="rId8"/>
      <w:pgSz w:w="11906" w:h="16838"/>
      <w:pgMar w:top="113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D954E" w14:textId="77777777" w:rsidR="0065796D" w:rsidRDefault="0065796D" w:rsidP="00BE053D">
      <w:pPr>
        <w:spacing w:after="0" w:line="240" w:lineRule="auto"/>
      </w:pPr>
      <w:r>
        <w:separator/>
      </w:r>
    </w:p>
  </w:endnote>
  <w:endnote w:type="continuationSeparator" w:id="0">
    <w:p w14:paraId="3BC3F694" w14:textId="77777777" w:rsidR="0065796D" w:rsidRDefault="0065796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DDA18" w14:textId="77777777" w:rsidR="0065796D" w:rsidRDefault="0065796D" w:rsidP="00BE053D">
      <w:pPr>
        <w:spacing w:after="0" w:line="240" w:lineRule="auto"/>
      </w:pPr>
      <w:r>
        <w:separator/>
      </w:r>
    </w:p>
  </w:footnote>
  <w:footnote w:type="continuationSeparator" w:id="0">
    <w:p w14:paraId="760289EF" w14:textId="77777777" w:rsidR="0065796D" w:rsidRDefault="0065796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8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29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  <w:num w:numId="36" w16cid:durableId="1233740254">
    <w:abstractNumId w:val="24"/>
  </w:num>
  <w:num w:numId="37" w16cid:durableId="404187743">
    <w:abstractNumId w:val="24"/>
  </w:num>
  <w:num w:numId="38" w16cid:durableId="59716602">
    <w:abstractNumId w:val="24"/>
  </w:num>
  <w:num w:numId="39" w16cid:durableId="1394693500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D79"/>
    <w:rsid w:val="00042657"/>
    <w:rsid w:val="000459A9"/>
    <w:rsid w:val="00052404"/>
    <w:rsid w:val="00061D33"/>
    <w:rsid w:val="000623D9"/>
    <w:rsid w:val="0006454B"/>
    <w:rsid w:val="00064643"/>
    <w:rsid w:val="00087747"/>
    <w:rsid w:val="000A1FDA"/>
    <w:rsid w:val="000B2AE1"/>
    <w:rsid w:val="000B63E2"/>
    <w:rsid w:val="000B6548"/>
    <w:rsid w:val="000C7AC8"/>
    <w:rsid w:val="000D0E09"/>
    <w:rsid w:val="000D0E59"/>
    <w:rsid w:val="000D671A"/>
    <w:rsid w:val="00103EC5"/>
    <w:rsid w:val="00116C6E"/>
    <w:rsid w:val="00125CA6"/>
    <w:rsid w:val="0013463F"/>
    <w:rsid w:val="00155F42"/>
    <w:rsid w:val="00156FC9"/>
    <w:rsid w:val="00162A5A"/>
    <w:rsid w:val="001647AB"/>
    <w:rsid w:val="00172867"/>
    <w:rsid w:val="00175B6D"/>
    <w:rsid w:val="001814D1"/>
    <w:rsid w:val="001901ED"/>
    <w:rsid w:val="00192A8D"/>
    <w:rsid w:val="0019483A"/>
    <w:rsid w:val="00196977"/>
    <w:rsid w:val="001A46BF"/>
    <w:rsid w:val="001A481B"/>
    <w:rsid w:val="001A4A2A"/>
    <w:rsid w:val="001A5106"/>
    <w:rsid w:val="001A7D89"/>
    <w:rsid w:val="001B0186"/>
    <w:rsid w:val="001B3E2B"/>
    <w:rsid w:val="001B506D"/>
    <w:rsid w:val="001B62CA"/>
    <w:rsid w:val="001C1E8D"/>
    <w:rsid w:val="001D4DCD"/>
    <w:rsid w:val="001E1C71"/>
    <w:rsid w:val="001E2EE9"/>
    <w:rsid w:val="001E3AF8"/>
    <w:rsid w:val="001E3EF4"/>
    <w:rsid w:val="001E6311"/>
    <w:rsid w:val="001F12CC"/>
    <w:rsid w:val="001F4175"/>
    <w:rsid w:val="00200BF1"/>
    <w:rsid w:val="00213626"/>
    <w:rsid w:val="00223A4D"/>
    <w:rsid w:val="00232CB5"/>
    <w:rsid w:val="00234A7E"/>
    <w:rsid w:val="0024373D"/>
    <w:rsid w:val="002508C2"/>
    <w:rsid w:val="0026376D"/>
    <w:rsid w:val="00267252"/>
    <w:rsid w:val="00271A74"/>
    <w:rsid w:val="002741AA"/>
    <w:rsid w:val="00277BCA"/>
    <w:rsid w:val="00282DB0"/>
    <w:rsid w:val="002B2091"/>
    <w:rsid w:val="002B35FC"/>
    <w:rsid w:val="002C6972"/>
    <w:rsid w:val="002D2B32"/>
    <w:rsid w:val="002D4516"/>
    <w:rsid w:val="002D644F"/>
    <w:rsid w:val="002E07CC"/>
    <w:rsid w:val="002F46AD"/>
    <w:rsid w:val="003040ED"/>
    <w:rsid w:val="003101F0"/>
    <w:rsid w:val="00314B7A"/>
    <w:rsid w:val="00324BC5"/>
    <w:rsid w:val="00334F31"/>
    <w:rsid w:val="00340BAB"/>
    <w:rsid w:val="003418E0"/>
    <w:rsid w:val="00347F8D"/>
    <w:rsid w:val="00350172"/>
    <w:rsid w:val="00370103"/>
    <w:rsid w:val="00372F7B"/>
    <w:rsid w:val="003733E5"/>
    <w:rsid w:val="00390EA6"/>
    <w:rsid w:val="003B3793"/>
    <w:rsid w:val="003D00E5"/>
    <w:rsid w:val="003E27C3"/>
    <w:rsid w:val="003E5195"/>
    <w:rsid w:val="003F3E3F"/>
    <w:rsid w:val="004036DD"/>
    <w:rsid w:val="004067B8"/>
    <w:rsid w:val="00413113"/>
    <w:rsid w:val="004154BE"/>
    <w:rsid w:val="0042013D"/>
    <w:rsid w:val="00422F83"/>
    <w:rsid w:val="004268A3"/>
    <w:rsid w:val="00426D7E"/>
    <w:rsid w:val="0043430C"/>
    <w:rsid w:val="00435E6D"/>
    <w:rsid w:val="0043700B"/>
    <w:rsid w:val="00443668"/>
    <w:rsid w:val="00456590"/>
    <w:rsid w:val="00456B0D"/>
    <w:rsid w:val="00456C81"/>
    <w:rsid w:val="00476AF8"/>
    <w:rsid w:val="00484FD7"/>
    <w:rsid w:val="004929FB"/>
    <w:rsid w:val="004A54BA"/>
    <w:rsid w:val="004B6A5E"/>
    <w:rsid w:val="004C5C05"/>
    <w:rsid w:val="004D6105"/>
    <w:rsid w:val="00507EA7"/>
    <w:rsid w:val="00523BA1"/>
    <w:rsid w:val="00526089"/>
    <w:rsid w:val="005261A6"/>
    <w:rsid w:val="00527A28"/>
    <w:rsid w:val="00527DCA"/>
    <w:rsid w:val="00552B11"/>
    <w:rsid w:val="00555927"/>
    <w:rsid w:val="00561E9A"/>
    <w:rsid w:val="00570F53"/>
    <w:rsid w:val="005716D4"/>
    <w:rsid w:val="00571B60"/>
    <w:rsid w:val="00572876"/>
    <w:rsid w:val="00584019"/>
    <w:rsid w:val="00585A4D"/>
    <w:rsid w:val="00587F96"/>
    <w:rsid w:val="005958BA"/>
    <w:rsid w:val="005A0D49"/>
    <w:rsid w:val="005B329F"/>
    <w:rsid w:val="005B7D96"/>
    <w:rsid w:val="005D6329"/>
    <w:rsid w:val="005E5282"/>
    <w:rsid w:val="005E57F6"/>
    <w:rsid w:val="005F5007"/>
    <w:rsid w:val="006058D8"/>
    <w:rsid w:val="00610200"/>
    <w:rsid w:val="0061060D"/>
    <w:rsid w:val="00623699"/>
    <w:rsid w:val="00632901"/>
    <w:rsid w:val="00632D5A"/>
    <w:rsid w:val="00635515"/>
    <w:rsid w:val="006451C6"/>
    <w:rsid w:val="006546FD"/>
    <w:rsid w:val="0065796D"/>
    <w:rsid w:val="00665BF3"/>
    <w:rsid w:val="006732D6"/>
    <w:rsid w:val="00693E09"/>
    <w:rsid w:val="00696210"/>
    <w:rsid w:val="006A0980"/>
    <w:rsid w:val="006A2DE9"/>
    <w:rsid w:val="006A7230"/>
    <w:rsid w:val="006B4E32"/>
    <w:rsid w:val="006B72C7"/>
    <w:rsid w:val="006B7F78"/>
    <w:rsid w:val="006C2252"/>
    <w:rsid w:val="006C36A3"/>
    <w:rsid w:val="006D7F7F"/>
    <w:rsid w:val="006E2C9C"/>
    <w:rsid w:val="006E40EF"/>
    <w:rsid w:val="006F0039"/>
    <w:rsid w:val="006F3107"/>
    <w:rsid w:val="00707E80"/>
    <w:rsid w:val="00711CEF"/>
    <w:rsid w:val="00720320"/>
    <w:rsid w:val="00723643"/>
    <w:rsid w:val="00724348"/>
    <w:rsid w:val="0072528D"/>
    <w:rsid w:val="00725D3C"/>
    <w:rsid w:val="00733DA1"/>
    <w:rsid w:val="00737822"/>
    <w:rsid w:val="0074111D"/>
    <w:rsid w:val="00753D4A"/>
    <w:rsid w:val="00756912"/>
    <w:rsid w:val="00761609"/>
    <w:rsid w:val="00763DCE"/>
    <w:rsid w:val="00771298"/>
    <w:rsid w:val="00776C46"/>
    <w:rsid w:val="00781820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E17"/>
    <w:rsid w:val="008050E4"/>
    <w:rsid w:val="00812859"/>
    <w:rsid w:val="0082257D"/>
    <w:rsid w:val="00831A1C"/>
    <w:rsid w:val="00847721"/>
    <w:rsid w:val="008527E0"/>
    <w:rsid w:val="00853438"/>
    <w:rsid w:val="00866846"/>
    <w:rsid w:val="008719D0"/>
    <w:rsid w:val="00875DA9"/>
    <w:rsid w:val="00895E38"/>
    <w:rsid w:val="008A2982"/>
    <w:rsid w:val="008A637A"/>
    <w:rsid w:val="008A782B"/>
    <w:rsid w:val="008B0FC0"/>
    <w:rsid w:val="008B1679"/>
    <w:rsid w:val="008C429A"/>
    <w:rsid w:val="008D413D"/>
    <w:rsid w:val="008E1F3D"/>
    <w:rsid w:val="009053D7"/>
    <w:rsid w:val="0091331D"/>
    <w:rsid w:val="0093223C"/>
    <w:rsid w:val="00934BDD"/>
    <w:rsid w:val="00935CEC"/>
    <w:rsid w:val="0094082C"/>
    <w:rsid w:val="00941A87"/>
    <w:rsid w:val="009501C2"/>
    <w:rsid w:val="009668B9"/>
    <w:rsid w:val="00967BED"/>
    <w:rsid w:val="00976577"/>
    <w:rsid w:val="00980EAD"/>
    <w:rsid w:val="00996356"/>
    <w:rsid w:val="00996D69"/>
    <w:rsid w:val="0099725F"/>
    <w:rsid w:val="00997D9A"/>
    <w:rsid w:val="009D0126"/>
    <w:rsid w:val="009D7C49"/>
    <w:rsid w:val="009E7297"/>
    <w:rsid w:val="00A0257D"/>
    <w:rsid w:val="00A028A5"/>
    <w:rsid w:val="00A037F6"/>
    <w:rsid w:val="00A03812"/>
    <w:rsid w:val="00A12EDC"/>
    <w:rsid w:val="00A25501"/>
    <w:rsid w:val="00A26D0D"/>
    <w:rsid w:val="00A33BDE"/>
    <w:rsid w:val="00A34885"/>
    <w:rsid w:val="00A439BB"/>
    <w:rsid w:val="00A43BC1"/>
    <w:rsid w:val="00A74225"/>
    <w:rsid w:val="00A853F5"/>
    <w:rsid w:val="00A8679E"/>
    <w:rsid w:val="00A90A4F"/>
    <w:rsid w:val="00A936D5"/>
    <w:rsid w:val="00AA1EB0"/>
    <w:rsid w:val="00AA2DA3"/>
    <w:rsid w:val="00AA5A9C"/>
    <w:rsid w:val="00AA7275"/>
    <w:rsid w:val="00AB016A"/>
    <w:rsid w:val="00AB2A5A"/>
    <w:rsid w:val="00AD28F8"/>
    <w:rsid w:val="00AE2203"/>
    <w:rsid w:val="00AE4ED3"/>
    <w:rsid w:val="00AF1663"/>
    <w:rsid w:val="00AF1F50"/>
    <w:rsid w:val="00B0230B"/>
    <w:rsid w:val="00B15B7D"/>
    <w:rsid w:val="00B17D95"/>
    <w:rsid w:val="00B23509"/>
    <w:rsid w:val="00B25247"/>
    <w:rsid w:val="00B266E9"/>
    <w:rsid w:val="00B27123"/>
    <w:rsid w:val="00B359DB"/>
    <w:rsid w:val="00B3632B"/>
    <w:rsid w:val="00B40007"/>
    <w:rsid w:val="00B409D8"/>
    <w:rsid w:val="00B5178D"/>
    <w:rsid w:val="00B67F1F"/>
    <w:rsid w:val="00B701D7"/>
    <w:rsid w:val="00B83170"/>
    <w:rsid w:val="00B90595"/>
    <w:rsid w:val="00BA215A"/>
    <w:rsid w:val="00BA4ED1"/>
    <w:rsid w:val="00BB5F09"/>
    <w:rsid w:val="00BB7B50"/>
    <w:rsid w:val="00BC0D9F"/>
    <w:rsid w:val="00BE053D"/>
    <w:rsid w:val="00BE4A14"/>
    <w:rsid w:val="00BF1A7A"/>
    <w:rsid w:val="00BF1FA3"/>
    <w:rsid w:val="00C00974"/>
    <w:rsid w:val="00C018E4"/>
    <w:rsid w:val="00C04C70"/>
    <w:rsid w:val="00C066FA"/>
    <w:rsid w:val="00C21C97"/>
    <w:rsid w:val="00C25387"/>
    <w:rsid w:val="00C27372"/>
    <w:rsid w:val="00C31D21"/>
    <w:rsid w:val="00C417F7"/>
    <w:rsid w:val="00C54BE3"/>
    <w:rsid w:val="00C57F80"/>
    <w:rsid w:val="00C768ED"/>
    <w:rsid w:val="00C82A8F"/>
    <w:rsid w:val="00C916C2"/>
    <w:rsid w:val="00C92BB0"/>
    <w:rsid w:val="00CC7C6A"/>
    <w:rsid w:val="00CC7F56"/>
    <w:rsid w:val="00CD1B12"/>
    <w:rsid w:val="00CD55DC"/>
    <w:rsid w:val="00CD60DD"/>
    <w:rsid w:val="00CD6947"/>
    <w:rsid w:val="00CE1BBC"/>
    <w:rsid w:val="00CE2595"/>
    <w:rsid w:val="00CE28CC"/>
    <w:rsid w:val="00CE72FC"/>
    <w:rsid w:val="00CF31EE"/>
    <w:rsid w:val="00D02BA4"/>
    <w:rsid w:val="00D03058"/>
    <w:rsid w:val="00D1492F"/>
    <w:rsid w:val="00D17B69"/>
    <w:rsid w:val="00D3003C"/>
    <w:rsid w:val="00D331F4"/>
    <w:rsid w:val="00D46050"/>
    <w:rsid w:val="00D470E4"/>
    <w:rsid w:val="00D52142"/>
    <w:rsid w:val="00D5280E"/>
    <w:rsid w:val="00D61F14"/>
    <w:rsid w:val="00D7472A"/>
    <w:rsid w:val="00D779F5"/>
    <w:rsid w:val="00D80D6B"/>
    <w:rsid w:val="00D85D41"/>
    <w:rsid w:val="00D90950"/>
    <w:rsid w:val="00DA69DF"/>
    <w:rsid w:val="00DB33F8"/>
    <w:rsid w:val="00DB4A91"/>
    <w:rsid w:val="00DB68DB"/>
    <w:rsid w:val="00DD38E2"/>
    <w:rsid w:val="00DE1BD2"/>
    <w:rsid w:val="00E00140"/>
    <w:rsid w:val="00E045AD"/>
    <w:rsid w:val="00E048DA"/>
    <w:rsid w:val="00E13110"/>
    <w:rsid w:val="00E24DF1"/>
    <w:rsid w:val="00E40B9A"/>
    <w:rsid w:val="00E431ED"/>
    <w:rsid w:val="00E55D90"/>
    <w:rsid w:val="00E64FF5"/>
    <w:rsid w:val="00E667C0"/>
    <w:rsid w:val="00E8452A"/>
    <w:rsid w:val="00E907EC"/>
    <w:rsid w:val="00E9748A"/>
    <w:rsid w:val="00EA5421"/>
    <w:rsid w:val="00EA74DF"/>
    <w:rsid w:val="00EB34FC"/>
    <w:rsid w:val="00EB5816"/>
    <w:rsid w:val="00EC4050"/>
    <w:rsid w:val="00ED0EA9"/>
    <w:rsid w:val="00ED3505"/>
    <w:rsid w:val="00EE36F8"/>
    <w:rsid w:val="00EF77DF"/>
    <w:rsid w:val="00F03542"/>
    <w:rsid w:val="00F11BEF"/>
    <w:rsid w:val="00F165E1"/>
    <w:rsid w:val="00F23C3D"/>
    <w:rsid w:val="00F258E7"/>
    <w:rsid w:val="00F31B84"/>
    <w:rsid w:val="00F4314A"/>
    <w:rsid w:val="00F44F5F"/>
    <w:rsid w:val="00F5535A"/>
    <w:rsid w:val="00F57BA5"/>
    <w:rsid w:val="00F631EC"/>
    <w:rsid w:val="00F64C22"/>
    <w:rsid w:val="00F64FA7"/>
    <w:rsid w:val="00F74D19"/>
    <w:rsid w:val="00F80053"/>
    <w:rsid w:val="00FA02C7"/>
    <w:rsid w:val="00FA4186"/>
    <w:rsid w:val="00FB1DD9"/>
    <w:rsid w:val="00FC0531"/>
    <w:rsid w:val="00FC13F0"/>
    <w:rsid w:val="00FD0FB7"/>
    <w:rsid w:val="00FE01D7"/>
    <w:rsid w:val="00FE0496"/>
    <w:rsid w:val="00FE79A2"/>
    <w:rsid w:val="00FF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E1C7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E1C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1C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1C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1C71"/>
    <w:rPr>
      <w:b/>
      <w:bCs/>
      <w:sz w:val="20"/>
      <w:szCs w:val="20"/>
    </w:rPr>
  </w:style>
  <w:style w:type="character" w:customStyle="1" w:styleId="fadeinm1hgl8">
    <w:name w:val="_fadein_m1hgl_8"/>
    <w:basedOn w:val="Absatz-Standardschriftart"/>
    <w:rsid w:val="00E048DA"/>
  </w:style>
  <w:style w:type="character" w:styleId="Fett">
    <w:name w:val="Strong"/>
    <w:basedOn w:val="Absatz-Standardschriftart"/>
    <w:uiPriority w:val="22"/>
    <w:qFormat/>
    <w:rsid w:val="001C1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3191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cp:lastPrinted>2025-05-22T20:12:00Z</cp:lastPrinted>
  <dcterms:created xsi:type="dcterms:W3CDTF">2025-05-12T21:28:00Z</dcterms:created>
  <dcterms:modified xsi:type="dcterms:W3CDTF">2025-05-27T16:11:00Z</dcterms:modified>
</cp:coreProperties>
</file>