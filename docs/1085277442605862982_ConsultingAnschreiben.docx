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0569F" w:rsidR="006D2592" w:rsidRPr="00741131" w:rsidRDefault="00B74B39"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Nadir Harouak</w:t>
      </w:r>
    </w:p>
    <w:p w14:paraId="2458A2A0" w14:textId="367E17FC" w:rsidR="00857C6F" w:rsidRPr="00741131" w:rsidRDefault="00B74B39" w:rsidP="006A7895">
      <w:pPr>
        <w:spacing w:after="0" w:line="240" w:lineRule="auto"/>
        <w:jc w:val="right"/>
        <w:rPr>
          <w:rFonts w:ascii="Times New Roman" w:hAnsi="Times New Roman" w:cs="Times New Roman"/>
          <w:sz w:val="20"/>
          <w:szCs w:val="20"/>
        </w:rPr>
      </w:pPr>
      <w:proofErr w:type="spellStart"/>
      <w:r w:rsidRPr="00741131">
        <w:rPr>
          <w:rFonts w:ascii="Times New Roman" w:hAnsi="Times New Roman" w:cs="Times New Roman"/>
          <w:sz w:val="20"/>
          <w:szCs w:val="20"/>
        </w:rPr>
        <w:t>Leebgasse</w:t>
      </w:r>
      <w:proofErr w:type="spellEnd"/>
      <w:r w:rsidR="003D5D1E" w:rsidRPr="00741131">
        <w:rPr>
          <w:rFonts w:ascii="Times New Roman" w:hAnsi="Times New Roman" w:cs="Times New Roman"/>
          <w:sz w:val="20"/>
          <w:szCs w:val="20"/>
        </w:rPr>
        <w:t xml:space="preserve"> </w:t>
      </w:r>
      <w:r w:rsidRPr="00741131">
        <w:rPr>
          <w:rFonts w:ascii="Times New Roman" w:hAnsi="Times New Roman" w:cs="Times New Roman"/>
          <w:sz w:val="20"/>
          <w:szCs w:val="20"/>
        </w:rPr>
        <w:t>87a/4/8</w:t>
      </w:r>
    </w:p>
    <w:p w14:paraId="74DAE51A" w14:textId="77777777" w:rsidR="00E20F64" w:rsidRPr="00741131" w:rsidRDefault="00B74B39"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1100 Wien</w:t>
      </w:r>
    </w:p>
    <w:p w14:paraId="316F45BA" w14:textId="37242468" w:rsidR="009064C6" w:rsidRPr="00741131" w:rsidRDefault="009064C6"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Österreich</w:t>
      </w:r>
    </w:p>
    <w:p w14:paraId="12BA391A" w14:textId="38CB9BB9" w:rsidR="006A7895" w:rsidRPr="00741131" w:rsidRDefault="00B74B39" w:rsidP="006A7895">
      <w:pPr>
        <w:spacing w:after="0" w:line="240" w:lineRule="auto"/>
        <w:jc w:val="right"/>
        <w:rPr>
          <w:rFonts w:ascii="Times New Roman" w:hAnsi="Times New Roman" w:cs="Times New Roman"/>
          <w:sz w:val="20"/>
          <w:szCs w:val="20"/>
          <w:lang w:val="en-US"/>
        </w:rPr>
      </w:pPr>
      <w:r w:rsidRPr="00741131">
        <w:rPr>
          <w:rFonts w:ascii="Times New Roman" w:hAnsi="Times New Roman" w:cs="Times New Roman"/>
          <w:color w:val="000000"/>
          <w:sz w:val="20"/>
          <w:szCs w:val="20"/>
          <w:lang w:val="en-US"/>
        </w:rPr>
        <w:t>nadir.harouak</w:t>
      </w:r>
      <w:r w:rsidR="00857C6F" w:rsidRPr="00741131">
        <w:rPr>
          <w:rFonts w:ascii="Times New Roman" w:hAnsi="Times New Roman" w:cs="Times New Roman"/>
          <w:color w:val="000000"/>
          <w:sz w:val="20"/>
          <w:szCs w:val="20"/>
          <w:lang w:val="en-US"/>
        </w:rPr>
        <w:t>@</w:t>
      </w:r>
      <w:r w:rsidRPr="00741131">
        <w:rPr>
          <w:rFonts w:ascii="Times New Roman" w:hAnsi="Times New Roman" w:cs="Times New Roman"/>
          <w:color w:val="000000"/>
          <w:sz w:val="20"/>
          <w:szCs w:val="20"/>
          <w:lang w:val="en-US"/>
        </w:rPr>
        <w:t>yahoo</w:t>
      </w:r>
      <w:r w:rsidR="00857C6F" w:rsidRPr="00741131">
        <w:rPr>
          <w:rFonts w:ascii="Times New Roman" w:hAnsi="Times New Roman" w:cs="Times New Roman"/>
          <w:color w:val="000000"/>
          <w:sz w:val="20"/>
          <w:szCs w:val="20"/>
          <w:lang w:val="en-US"/>
        </w:rPr>
        <w:t>.com</w:t>
      </w:r>
    </w:p>
    <w:p w14:paraId="170FE07D" w14:textId="051286EC" w:rsidR="00F270C0" w:rsidRPr="00741131" w:rsidRDefault="006D2592" w:rsidP="00D75367">
      <w:pPr>
        <w:spacing w:after="0"/>
        <w:jc w:val="right"/>
        <w:rPr>
          <w:rFonts w:ascii="Times New Roman" w:hAnsi="Times New Roman" w:cs="Times New Roman"/>
          <w:color w:val="000000"/>
          <w:sz w:val="20"/>
          <w:szCs w:val="20"/>
          <w:lang w:val="en-US"/>
        </w:rPr>
      </w:pPr>
      <w:r w:rsidRPr="00741131">
        <w:rPr>
          <w:rFonts w:ascii="Times New Roman" w:hAnsi="Times New Roman" w:cs="Times New Roman"/>
          <w:color w:val="000000"/>
          <w:sz w:val="20"/>
          <w:szCs w:val="20"/>
          <w:lang w:val="en-US"/>
        </w:rPr>
        <w:t>+</w:t>
      </w:r>
      <w:r w:rsidR="00857C6F" w:rsidRPr="00741131">
        <w:rPr>
          <w:rFonts w:ascii="Times New Roman" w:hAnsi="Times New Roman" w:cs="Times New Roman"/>
          <w:color w:val="000000"/>
          <w:sz w:val="20"/>
          <w:szCs w:val="20"/>
          <w:lang w:val="en-US"/>
        </w:rPr>
        <w:t>4</w:t>
      </w:r>
      <w:r w:rsidR="00B74B39" w:rsidRPr="00741131">
        <w:rPr>
          <w:rFonts w:ascii="Times New Roman" w:hAnsi="Times New Roman" w:cs="Times New Roman"/>
          <w:color w:val="000000"/>
          <w:sz w:val="20"/>
          <w:szCs w:val="20"/>
          <w:lang w:val="en-US"/>
        </w:rPr>
        <w:t>3 676 7919804</w:t>
      </w:r>
    </w:p>
    <w:p w14:paraId="3A00AB2B" w14:textId="77777777" w:rsidR="00DA71C5" w:rsidRPr="0086117D" w:rsidRDefault="00DA71C5" w:rsidP="00F74175">
      <w:pPr>
        <w:spacing w:after="0"/>
        <w:rPr>
          <w:rFonts w:ascii="Times New Roman" w:hAnsi="Times New Roman" w:cs="Times New Roman"/>
          <w:color w:val="000000"/>
          <w:sz w:val="20"/>
          <w:szCs w:val="20"/>
          <w:lang w:val="en-US"/>
          <w:rPrChange w:id="0" w:author="David Döbele" w:date="2023-03-14T19:58:00Z">
            <w:rPr>
              <w:rFonts w:ascii="Times New Roman" w:hAnsi="Times New Roman" w:cs="Times New Roman"/>
              <w:color w:val="000000"/>
              <w:sz w:val="20"/>
              <w:szCs w:val="20"/>
              <w:lang w:val="de-AT"/>
            </w:rPr>
          </w:rPrChange>
        </w:rPr>
      </w:pPr>
      <w:proofErr w:type="spellStart"/>
      <w:r w:rsidRPr="0086117D">
        <w:rPr>
          <w:rFonts w:ascii="Times New Roman" w:hAnsi="Times New Roman" w:cs="Times New Roman"/>
          <w:color w:val="000000"/>
          <w:sz w:val="20"/>
          <w:szCs w:val="20"/>
          <w:lang w:val="en-US"/>
          <w:rPrChange w:id="1" w:author="David Döbele" w:date="2023-03-14T19:58:00Z">
            <w:rPr>
              <w:rFonts w:ascii="Times New Roman" w:hAnsi="Times New Roman" w:cs="Times New Roman"/>
              <w:color w:val="000000"/>
              <w:sz w:val="20"/>
              <w:szCs w:val="20"/>
              <w:lang w:val="de-AT"/>
            </w:rPr>
          </w:rPrChange>
        </w:rPr>
        <w:t>Tyske</w:t>
      </w:r>
      <w:proofErr w:type="spellEnd"/>
      <w:r w:rsidRPr="0086117D">
        <w:rPr>
          <w:rFonts w:ascii="Times New Roman" w:hAnsi="Times New Roman" w:cs="Times New Roman"/>
          <w:color w:val="000000"/>
          <w:sz w:val="20"/>
          <w:szCs w:val="20"/>
          <w:lang w:val="en-US"/>
          <w:rPrChange w:id="2" w:author="David Döbele" w:date="2023-03-14T19:58:00Z">
            <w:rPr>
              <w:rFonts w:ascii="Times New Roman" w:hAnsi="Times New Roman" w:cs="Times New Roman"/>
              <w:color w:val="000000"/>
              <w:sz w:val="20"/>
              <w:szCs w:val="20"/>
              <w:lang w:val="de-AT"/>
            </w:rPr>
          </w:rPrChange>
        </w:rPr>
        <w:t xml:space="preserve"> </w:t>
      </w:r>
      <w:proofErr w:type="spellStart"/>
      <w:r w:rsidRPr="0086117D">
        <w:rPr>
          <w:rFonts w:ascii="Times New Roman" w:hAnsi="Times New Roman" w:cs="Times New Roman"/>
          <w:color w:val="000000"/>
          <w:sz w:val="20"/>
          <w:szCs w:val="20"/>
          <w:lang w:val="en-US"/>
          <w:rPrChange w:id="3" w:author="David Döbele" w:date="2023-03-14T19:58:00Z">
            <w:rPr>
              <w:rFonts w:ascii="Times New Roman" w:hAnsi="Times New Roman" w:cs="Times New Roman"/>
              <w:color w:val="000000"/>
              <w:sz w:val="20"/>
              <w:szCs w:val="20"/>
              <w:lang w:val="de-AT"/>
            </w:rPr>
          </w:rPrChange>
        </w:rPr>
        <w:t>Bryggen</w:t>
      </w:r>
      <w:proofErr w:type="spellEnd"/>
      <w:r w:rsidRPr="0086117D">
        <w:rPr>
          <w:rFonts w:ascii="Times New Roman" w:hAnsi="Times New Roman" w:cs="Times New Roman"/>
          <w:color w:val="000000"/>
          <w:sz w:val="20"/>
          <w:szCs w:val="20"/>
          <w:lang w:val="en-US"/>
          <w:rPrChange w:id="4" w:author="David Döbele" w:date="2023-03-14T19:58:00Z">
            <w:rPr>
              <w:rFonts w:ascii="Times New Roman" w:hAnsi="Times New Roman" w:cs="Times New Roman"/>
              <w:color w:val="000000"/>
              <w:sz w:val="20"/>
              <w:szCs w:val="20"/>
              <w:lang w:val="de-AT"/>
            </w:rPr>
          </w:rPrChange>
        </w:rPr>
        <w:t xml:space="preserve"> Merger &amp; Acquisition GmbH</w:t>
      </w:r>
    </w:p>
    <w:p w14:paraId="1EE03E04" w14:textId="096BF781" w:rsidR="00E20F64" w:rsidRPr="00741131" w:rsidRDefault="00DA71C5" w:rsidP="00F74175">
      <w:pPr>
        <w:spacing w:after="0"/>
        <w:rPr>
          <w:rFonts w:ascii="Times New Roman" w:hAnsi="Times New Roman" w:cs="Times New Roman"/>
          <w:sz w:val="20"/>
          <w:szCs w:val="20"/>
        </w:rPr>
      </w:pPr>
      <w:proofErr w:type="spellStart"/>
      <w:r>
        <w:rPr>
          <w:rFonts w:ascii="Times New Roman" w:hAnsi="Times New Roman" w:cs="Times New Roman"/>
          <w:sz w:val="20"/>
          <w:szCs w:val="20"/>
        </w:rPr>
        <w:t>Benzenbergstraße</w:t>
      </w:r>
      <w:proofErr w:type="spellEnd"/>
      <w:r>
        <w:rPr>
          <w:rFonts w:ascii="Times New Roman" w:hAnsi="Times New Roman" w:cs="Times New Roman"/>
          <w:sz w:val="20"/>
          <w:szCs w:val="20"/>
        </w:rPr>
        <w:t xml:space="preserve"> 2</w:t>
      </w:r>
      <w:r w:rsidR="00F74175" w:rsidRPr="00741131">
        <w:rPr>
          <w:rFonts w:ascii="Times New Roman" w:hAnsi="Times New Roman" w:cs="Times New Roman"/>
          <w:sz w:val="20"/>
          <w:szCs w:val="20"/>
        </w:rPr>
        <w:br/>
      </w:r>
      <w:r>
        <w:rPr>
          <w:rFonts w:ascii="Times New Roman" w:hAnsi="Times New Roman" w:cs="Times New Roman"/>
          <w:sz w:val="20"/>
          <w:szCs w:val="20"/>
        </w:rPr>
        <w:t>40219</w:t>
      </w:r>
      <w:r w:rsidR="00F74175" w:rsidRPr="00741131">
        <w:rPr>
          <w:rFonts w:ascii="Times New Roman" w:hAnsi="Times New Roman" w:cs="Times New Roman"/>
          <w:sz w:val="20"/>
          <w:szCs w:val="20"/>
        </w:rPr>
        <w:t xml:space="preserve"> </w:t>
      </w:r>
      <w:r>
        <w:rPr>
          <w:rFonts w:ascii="Times New Roman" w:hAnsi="Times New Roman" w:cs="Times New Roman"/>
          <w:sz w:val="20"/>
          <w:szCs w:val="20"/>
        </w:rPr>
        <w:t>Düsseldorf</w:t>
      </w:r>
    </w:p>
    <w:p w14:paraId="096C8AF5" w14:textId="0E02D327" w:rsidR="00647413" w:rsidRPr="00741131" w:rsidRDefault="00E20F64" w:rsidP="00F74175">
      <w:pPr>
        <w:spacing w:after="0"/>
        <w:rPr>
          <w:rFonts w:ascii="Times New Roman" w:hAnsi="Times New Roman" w:cs="Times New Roman"/>
          <w:sz w:val="20"/>
          <w:szCs w:val="20"/>
        </w:rPr>
      </w:pPr>
      <w:r w:rsidRPr="00741131">
        <w:rPr>
          <w:rFonts w:ascii="Times New Roman" w:hAnsi="Times New Roman" w:cs="Times New Roman"/>
          <w:sz w:val="20"/>
          <w:szCs w:val="20"/>
        </w:rPr>
        <w:t>Deutschland</w:t>
      </w:r>
    </w:p>
    <w:p w14:paraId="0731715D" w14:textId="2B0BCFB2" w:rsidR="001E0088" w:rsidRPr="00741131" w:rsidRDefault="00B74B39" w:rsidP="00D75367">
      <w:pPr>
        <w:spacing w:after="0"/>
        <w:jc w:val="right"/>
        <w:rPr>
          <w:rFonts w:ascii="Times New Roman" w:hAnsi="Times New Roman" w:cs="Times New Roman"/>
          <w:sz w:val="20"/>
          <w:szCs w:val="20"/>
          <w:lang w:val="de-AT"/>
        </w:rPr>
      </w:pPr>
      <w:r w:rsidRPr="00741131">
        <w:rPr>
          <w:rFonts w:ascii="Times New Roman" w:hAnsi="Times New Roman" w:cs="Times New Roman"/>
          <w:sz w:val="20"/>
          <w:szCs w:val="20"/>
          <w:lang w:val="de-AT"/>
        </w:rPr>
        <w:t>Wien</w:t>
      </w:r>
      <w:r w:rsidR="002D594E" w:rsidRPr="00741131">
        <w:rPr>
          <w:rFonts w:ascii="Times New Roman" w:hAnsi="Times New Roman" w:cs="Times New Roman"/>
          <w:sz w:val="20"/>
          <w:szCs w:val="20"/>
          <w:lang w:val="de-AT"/>
        </w:rPr>
        <w:t xml:space="preserve">, </w:t>
      </w:r>
      <w:r w:rsidR="00DA71C5">
        <w:rPr>
          <w:rFonts w:ascii="Times New Roman" w:hAnsi="Times New Roman" w:cs="Times New Roman"/>
          <w:sz w:val="20"/>
          <w:szCs w:val="20"/>
          <w:lang w:val="de-AT"/>
        </w:rPr>
        <w:t>27</w:t>
      </w:r>
      <w:r w:rsidR="002D594E" w:rsidRPr="00741131">
        <w:rPr>
          <w:rFonts w:ascii="Times New Roman" w:hAnsi="Times New Roman" w:cs="Times New Roman"/>
          <w:sz w:val="20"/>
          <w:szCs w:val="20"/>
          <w:lang w:val="de-AT"/>
        </w:rPr>
        <w:t>.</w:t>
      </w:r>
      <w:r w:rsidRPr="00741131">
        <w:rPr>
          <w:rFonts w:ascii="Times New Roman" w:hAnsi="Times New Roman" w:cs="Times New Roman"/>
          <w:sz w:val="20"/>
          <w:szCs w:val="20"/>
          <w:lang w:val="de-AT"/>
        </w:rPr>
        <w:t>0</w:t>
      </w:r>
      <w:r w:rsidR="003D5D1E" w:rsidRPr="00741131">
        <w:rPr>
          <w:rFonts w:ascii="Times New Roman" w:hAnsi="Times New Roman" w:cs="Times New Roman"/>
          <w:sz w:val="20"/>
          <w:szCs w:val="20"/>
          <w:lang w:val="de-AT"/>
        </w:rPr>
        <w:t>2</w:t>
      </w:r>
      <w:r w:rsidR="006A7895" w:rsidRPr="00741131">
        <w:rPr>
          <w:rFonts w:ascii="Times New Roman" w:hAnsi="Times New Roman" w:cs="Times New Roman"/>
          <w:sz w:val="20"/>
          <w:szCs w:val="20"/>
          <w:lang w:val="de-AT"/>
        </w:rPr>
        <w:t>.</w:t>
      </w:r>
      <w:r w:rsidR="003D5D1E" w:rsidRPr="00741131">
        <w:rPr>
          <w:rFonts w:ascii="Times New Roman" w:hAnsi="Times New Roman" w:cs="Times New Roman"/>
          <w:sz w:val="20"/>
          <w:szCs w:val="20"/>
          <w:lang w:val="de-AT"/>
        </w:rPr>
        <w:t>20</w:t>
      </w:r>
      <w:r w:rsidRPr="00741131">
        <w:rPr>
          <w:rFonts w:ascii="Times New Roman" w:hAnsi="Times New Roman" w:cs="Times New Roman"/>
          <w:sz w:val="20"/>
          <w:szCs w:val="20"/>
          <w:lang w:val="de-AT"/>
        </w:rPr>
        <w:t>23</w:t>
      </w:r>
    </w:p>
    <w:p w14:paraId="670DB82B" w14:textId="77777777" w:rsidR="00D75367" w:rsidRPr="00741131" w:rsidRDefault="00D75367" w:rsidP="00D75367">
      <w:pPr>
        <w:spacing w:after="0"/>
        <w:jc w:val="right"/>
        <w:rPr>
          <w:rFonts w:ascii="Times New Roman" w:hAnsi="Times New Roman" w:cs="Times New Roman"/>
          <w:sz w:val="20"/>
          <w:szCs w:val="20"/>
          <w:lang w:val="de-AT"/>
        </w:rPr>
      </w:pPr>
    </w:p>
    <w:p w14:paraId="0098600D" w14:textId="60FF9B84" w:rsidR="000A5AB8" w:rsidRPr="00741131" w:rsidRDefault="0099776A" w:rsidP="00590834">
      <w:pPr>
        <w:spacing w:after="0"/>
        <w:rPr>
          <w:rFonts w:ascii="Times New Roman" w:hAnsi="Times New Roman" w:cs="Times New Roman"/>
          <w:b/>
          <w:sz w:val="20"/>
          <w:szCs w:val="20"/>
        </w:rPr>
      </w:pPr>
      <w:r w:rsidRPr="00741131">
        <w:rPr>
          <w:rFonts w:ascii="Times New Roman" w:hAnsi="Times New Roman" w:cs="Times New Roman"/>
          <w:b/>
          <w:sz w:val="20"/>
          <w:szCs w:val="20"/>
        </w:rPr>
        <w:t xml:space="preserve">Bewerbung </w:t>
      </w:r>
      <w:r w:rsidR="00D50710" w:rsidRPr="00741131">
        <w:rPr>
          <w:rFonts w:ascii="Times New Roman" w:hAnsi="Times New Roman" w:cs="Times New Roman"/>
          <w:b/>
          <w:sz w:val="20"/>
          <w:szCs w:val="20"/>
        </w:rPr>
        <w:t>als</w:t>
      </w:r>
      <w:r w:rsidRPr="00741131">
        <w:rPr>
          <w:rFonts w:ascii="Times New Roman" w:hAnsi="Times New Roman" w:cs="Times New Roman"/>
          <w:b/>
          <w:sz w:val="20"/>
          <w:szCs w:val="20"/>
        </w:rPr>
        <w:t xml:space="preserve"> Praktik</w:t>
      </w:r>
      <w:r w:rsidR="00D50710" w:rsidRPr="00741131">
        <w:rPr>
          <w:rFonts w:ascii="Times New Roman" w:hAnsi="Times New Roman" w:cs="Times New Roman"/>
          <w:b/>
          <w:sz w:val="20"/>
          <w:szCs w:val="20"/>
        </w:rPr>
        <w:t>ant</w:t>
      </w:r>
      <w:r w:rsidRPr="00741131">
        <w:rPr>
          <w:rFonts w:ascii="Times New Roman" w:hAnsi="Times New Roman" w:cs="Times New Roman"/>
          <w:b/>
          <w:sz w:val="20"/>
          <w:szCs w:val="20"/>
        </w:rPr>
        <w:t xml:space="preserve"> </w:t>
      </w:r>
      <w:r w:rsidR="00D50710" w:rsidRPr="00741131">
        <w:rPr>
          <w:rFonts w:ascii="Times New Roman" w:hAnsi="Times New Roman" w:cs="Times New Roman"/>
          <w:b/>
          <w:sz w:val="20"/>
          <w:szCs w:val="20"/>
        </w:rPr>
        <w:t xml:space="preserve">für </w:t>
      </w:r>
      <w:proofErr w:type="spellStart"/>
      <w:r w:rsidR="00DA71C5">
        <w:rPr>
          <w:rFonts w:ascii="Times New Roman" w:hAnsi="Times New Roman" w:cs="Times New Roman"/>
          <w:b/>
          <w:sz w:val="20"/>
          <w:szCs w:val="20"/>
        </w:rPr>
        <w:t>Synpulse</w:t>
      </w:r>
      <w:proofErr w:type="spellEnd"/>
    </w:p>
    <w:p w14:paraId="3A5BDDA8" w14:textId="77777777" w:rsidR="004A615C" w:rsidRPr="00741131" w:rsidRDefault="004A615C" w:rsidP="000A5AB8">
      <w:pPr>
        <w:spacing w:after="0"/>
        <w:rPr>
          <w:rFonts w:ascii="Times New Roman" w:hAnsi="Times New Roman" w:cs="Times New Roman"/>
          <w:b/>
          <w:sz w:val="20"/>
          <w:szCs w:val="20"/>
        </w:rPr>
      </w:pPr>
    </w:p>
    <w:p w14:paraId="61CDE0AD" w14:textId="79CD896B" w:rsidR="00034B68" w:rsidRPr="00741131" w:rsidRDefault="0099776A" w:rsidP="00375D2D">
      <w:pPr>
        <w:spacing w:after="0"/>
        <w:jc w:val="both"/>
        <w:rPr>
          <w:rFonts w:ascii="Times New Roman" w:hAnsi="Times New Roman" w:cs="Times New Roman"/>
          <w:sz w:val="20"/>
          <w:szCs w:val="20"/>
        </w:rPr>
      </w:pPr>
      <w:r w:rsidRPr="00741131">
        <w:rPr>
          <w:rFonts w:ascii="Times New Roman" w:hAnsi="Times New Roman" w:cs="Times New Roman"/>
          <w:sz w:val="20"/>
          <w:szCs w:val="20"/>
        </w:rPr>
        <w:t>Sehr geehrte Damen und Herren</w:t>
      </w:r>
      <w:r w:rsidR="00E65B09" w:rsidRPr="00741131">
        <w:rPr>
          <w:rFonts w:ascii="Times New Roman" w:hAnsi="Times New Roman" w:cs="Times New Roman"/>
          <w:sz w:val="20"/>
          <w:szCs w:val="20"/>
        </w:rPr>
        <w:t>,</w:t>
      </w:r>
    </w:p>
    <w:p w14:paraId="38A304FE" w14:textId="6FB507B1" w:rsidR="00741131" w:rsidRDefault="00741131" w:rsidP="00375D2D">
      <w:pPr>
        <w:spacing w:after="0"/>
        <w:jc w:val="both"/>
        <w:rPr>
          <w:rFonts w:ascii="Times New Roman" w:hAnsi="Times New Roman" w:cs="Times New Roman"/>
          <w:sz w:val="20"/>
          <w:szCs w:val="20"/>
        </w:rPr>
      </w:pPr>
    </w:p>
    <w:p w14:paraId="27E77F84" w14:textId="1B4F5895" w:rsidR="00441AAA" w:rsidRDefault="00741131" w:rsidP="00E65B09">
      <w:pPr>
        <w:spacing w:after="0"/>
        <w:jc w:val="both"/>
        <w:rPr>
          <w:rFonts w:ascii="Times New Roman" w:hAnsi="Times New Roman" w:cs="Times New Roman"/>
          <w:sz w:val="20"/>
          <w:szCs w:val="20"/>
        </w:rPr>
      </w:pPr>
      <w:del w:id="5" w:author="David Döbele" w:date="2023-03-14T19:59:00Z">
        <w:r w:rsidDel="0086117D">
          <w:rPr>
            <w:rFonts w:ascii="Times New Roman" w:hAnsi="Times New Roman" w:cs="Times New Roman"/>
            <w:sz w:val="20"/>
            <w:szCs w:val="20"/>
          </w:rPr>
          <w:delText>ich habe während meiner Zeit in der AHS Marchettigasse</w:delText>
        </w:r>
        <w:r w:rsidR="00F57666" w:rsidDel="0086117D">
          <w:rPr>
            <w:rFonts w:ascii="Times New Roman" w:hAnsi="Times New Roman" w:cs="Times New Roman"/>
            <w:sz w:val="20"/>
            <w:szCs w:val="20"/>
          </w:rPr>
          <w:delText xml:space="preserve"> </w:delText>
        </w:r>
        <w:r w:rsidR="0010162B" w:rsidDel="0086117D">
          <w:rPr>
            <w:rFonts w:ascii="Times New Roman" w:hAnsi="Times New Roman" w:cs="Times New Roman"/>
            <w:sz w:val="20"/>
            <w:szCs w:val="20"/>
          </w:rPr>
          <w:delText xml:space="preserve">möglichst </w:delText>
        </w:r>
        <w:r w:rsidR="00F57666" w:rsidDel="0086117D">
          <w:rPr>
            <w:rFonts w:ascii="Times New Roman" w:hAnsi="Times New Roman" w:cs="Times New Roman"/>
            <w:sz w:val="20"/>
            <w:szCs w:val="20"/>
          </w:rPr>
          <w:delText xml:space="preserve">viel über </w:delText>
        </w:r>
        <w:r w:rsidR="0010162B" w:rsidDel="0086117D">
          <w:rPr>
            <w:rFonts w:ascii="Times New Roman" w:hAnsi="Times New Roman" w:cs="Times New Roman"/>
            <w:sz w:val="20"/>
            <w:szCs w:val="20"/>
          </w:rPr>
          <w:delText>die verschiedenen Fächer lernen wollen</w:delText>
        </w:r>
        <w:r w:rsidR="00F57666" w:rsidDel="0086117D">
          <w:rPr>
            <w:rFonts w:ascii="Times New Roman" w:hAnsi="Times New Roman" w:cs="Times New Roman"/>
            <w:sz w:val="20"/>
            <w:szCs w:val="20"/>
          </w:rPr>
          <w:delText>.</w:delText>
        </w:r>
        <w:r w:rsidR="0010162B" w:rsidDel="0086117D">
          <w:rPr>
            <w:rFonts w:ascii="Times New Roman" w:hAnsi="Times New Roman" w:cs="Times New Roman"/>
            <w:sz w:val="20"/>
            <w:szCs w:val="20"/>
          </w:rPr>
          <w:delText xml:space="preserve"> Ich hatte dabei das Gefühl, mein Interesse an den verschiedenen Thematiken mit der Zeit stillen zu können. Doch mein wirtschaftliches Interesse konnte ich in der Schule allein nicht saturieren</w:delText>
        </w:r>
        <w:r w:rsidR="0010162B" w:rsidRPr="00741131" w:rsidDel="0086117D">
          <w:rPr>
            <w:rFonts w:ascii="Times New Roman" w:hAnsi="Times New Roman" w:cs="Times New Roman"/>
            <w:sz w:val="20"/>
            <w:szCs w:val="20"/>
          </w:rPr>
          <w:delText>,</w:delText>
        </w:r>
      </w:del>
      <w:ins w:id="6" w:author="David Döbele" w:date="2023-03-14T19:59:00Z">
        <w:r w:rsidR="0086117D">
          <w:rPr>
            <w:rFonts w:ascii="Times New Roman" w:hAnsi="Times New Roman" w:cs="Times New Roman"/>
            <w:sz w:val="20"/>
            <w:szCs w:val="20"/>
          </w:rPr>
          <w:t>schon in der Schule habe ich mich viel nebenbei über Wirtschaft interessiert, weshalb es für mich</w:t>
        </w:r>
      </w:ins>
      <w:del w:id="7" w:author="David Döbele" w:date="2023-03-14T19:59:00Z">
        <w:r w:rsidR="0010162B" w:rsidRPr="00741131" w:rsidDel="0086117D">
          <w:rPr>
            <w:rFonts w:ascii="Times New Roman" w:hAnsi="Times New Roman" w:cs="Times New Roman"/>
            <w:sz w:val="20"/>
            <w:szCs w:val="20"/>
          </w:rPr>
          <w:delText xml:space="preserve"> weshalb ich den Großteil meiner Freizeit der Weiterbildung </w:delText>
        </w:r>
        <w:r w:rsidR="0010162B" w:rsidDel="0086117D">
          <w:rPr>
            <w:rFonts w:ascii="Times New Roman" w:hAnsi="Times New Roman" w:cs="Times New Roman"/>
            <w:sz w:val="20"/>
            <w:szCs w:val="20"/>
          </w:rPr>
          <w:delText xml:space="preserve">in </w:delText>
        </w:r>
        <w:r w:rsidR="0010162B" w:rsidRPr="00741131" w:rsidDel="0086117D">
          <w:rPr>
            <w:rFonts w:ascii="Times New Roman" w:hAnsi="Times New Roman" w:cs="Times New Roman"/>
            <w:sz w:val="20"/>
            <w:szCs w:val="20"/>
          </w:rPr>
          <w:delText>wirtschaftliche</w:delText>
        </w:r>
        <w:r w:rsidR="0010162B" w:rsidDel="0086117D">
          <w:rPr>
            <w:rFonts w:ascii="Times New Roman" w:hAnsi="Times New Roman" w:cs="Times New Roman"/>
            <w:sz w:val="20"/>
            <w:szCs w:val="20"/>
          </w:rPr>
          <w:delText>n</w:delText>
        </w:r>
        <w:r w:rsidR="0010162B" w:rsidRPr="00741131" w:rsidDel="0086117D">
          <w:rPr>
            <w:rFonts w:ascii="Times New Roman" w:hAnsi="Times New Roman" w:cs="Times New Roman"/>
            <w:sz w:val="20"/>
            <w:szCs w:val="20"/>
          </w:rPr>
          <w:delText xml:space="preserve"> Themen widmete. Für mich </w:delText>
        </w:r>
        <w:r w:rsidR="0010162B" w:rsidDel="0086117D">
          <w:rPr>
            <w:rFonts w:ascii="Times New Roman" w:hAnsi="Times New Roman" w:cs="Times New Roman"/>
            <w:sz w:val="20"/>
            <w:szCs w:val="20"/>
          </w:rPr>
          <w:delText xml:space="preserve">stand </w:delText>
        </w:r>
        <w:r w:rsidR="0010162B" w:rsidRPr="00741131" w:rsidDel="0086117D">
          <w:rPr>
            <w:rFonts w:ascii="Times New Roman" w:hAnsi="Times New Roman" w:cs="Times New Roman"/>
            <w:sz w:val="20"/>
            <w:szCs w:val="20"/>
          </w:rPr>
          <w:delText>es deshalb</w:delText>
        </w:r>
      </w:del>
      <w:r w:rsidR="0010162B" w:rsidRPr="00741131">
        <w:rPr>
          <w:rFonts w:ascii="Times New Roman" w:hAnsi="Times New Roman" w:cs="Times New Roman"/>
          <w:sz w:val="20"/>
          <w:szCs w:val="20"/>
        </w:rPr>
        <w:t xml:space="preserve"> </w:t>
      </w:r>
      <w:del w:id="8" w:author="David Döbele" w:date="2023-03-14T19:59:00Z">
        <w:r w:rsidR="0010162B" w:rsidRPr="00741131" w:rsidDel="0086117D">
          <w:rPr>
            <w:rFonts w:ascii="Times New Roman" w:hAnsi="Times New Roman" w:cs="Times New Roman"/>
            <w:sz w:val="20"/>
            <w:szCs w:val="20"/>
          </w:rPr>
          <w:delText xml:space="preserve">auch </w:delText>
        </w:r>
      </w:del>
      <w:r w:rsidR="0010162B" w:rsidRPr="00741131">
        <w:rPr>
          <w:rFonts w:ascii="Times New Roman" w:hAnsi="Times New Roman" w:cs="Times New Roman"/>
          <w:sz w:val="20"/>
          <w:szCs w:val="20"/>
        </w:rPr>
        <w:t>außer Frage</w:t>
      </w:r>
      <w:ins w:id="9" w:author="David Döbele" w:date="2023-03-14T19:59:00Z">
        <w:r w:rsidR="0086117D">
          <w:rPr>
            <w:rFonts w:ascii="Times New Roman" w:hAnsi="Times New Roman" w:cs="Times New Roman"/>
            <w:sz w:val="20"/>
            <w:szCs w:val="20"/>
          </w:rPr>
          <w:t xml:space="preserve"> stand</w:t>
        </w:r>
      </w:ins>
      <w:r w:rsidR="0010162B" w:rsidRPr="00741131">
        <w:rPr>
          <w:rFonts w:ascii="Times New Roman" w:hAnsi="Times New Roman" w:cs="Times New Roman"/>
          <w:sz w:val="20"/>
          <w:szCs w:val="20"/>
        </w:rPr>
        <w:t>, dass mein nächster Schritt die Wirtschaftsuniversität Wien sein würde. Als ich mich mit den verschiedenen Karrieremöglichkeiten in der Wirtschaftsbranche auseinandergesetzt habe, ist mir ein Job besonders im Kopf hängen geblieben, nämlich der des Unternehmensberaters. Mich fasziniert es, dass man als Unternehmensberater mit vielen verschiedenen spannenden Themenbereichen konfrontiert wird</w:t>
      </w:r>
      <w:ins w:id="10" w:author="David Döbele" w:date="2023-03-14T20:00:00Z">
        <w:r w:rsidR="0086117D">
          <w:rPr>
            <w:rFonts w:ascii="Times New Roman" w:hAnsi="Times New Roman" w:cs="Times New Roman"/>
            <w:sz w:val="20"/>
            <w:szCs w:val="20"/>
          </w:rPr>
          <w:t xml:space="preserve"> und in kurzer Zeit zahlreiche Projekte, Problemstellungen und Unternehmen kennenlernt</w:t>
        </w:r>
      </w:ins>
      <w:r w:rsidR="0010162B" w:rsidRPr="00741131">
        <w:rPr>
          <w:rFonts w:ascii="Times New Roman" w:hAnsi="Times New Roman" w:cs="Times New Roman"/>
          <w:sz w:val="20"/>
          <w:szCs w:val="20"/>
        </w:rPr>
        <w:t>. Ich sehe darin eine enorm steile Lernkurve sowie die Möglichkeit, die eigene strategische</w:t>
      </w:r>
      <w:r w:rsidR="0010162B">
        <w:rPr>
          <w:rFonts w:ascii="Times New Roman" w:hAnsi="Times New Roman" w:cs="Times New Roman"/>
          <w:sz w:val="20"/>
          <w:szCs w:val="20"/>
        </w:rPr>
        <w:t xml:space="preserve"> und</w:t>
      </w:r>
      <w:r w:rsidR="0010162B" w:rsidRPr="00741131">
        <w:rPr>
          <w:rFonts w:ascii="Times New Roman" w:hAnsi="Times New Roman" w:cs="Times New Roman"/>
          <w:sz w:val="20"/>
          <w:szCs w:val="20"/>
        </w:rPr>
        <w:t xml:space="preserve"> teamorientierte Denkweise zu entwickeln. Um Teil dieses unglaublich lehrreichen Berufsfelds zu werden, möchte ich bei Ihnen nach Abschluss des Sommersemesters ein zwölfwöchiges Praktikum im Consulting absolvieren.</w:t>
      </w:r>
    </w:p>
    <w:p w14:paraId="22ECBCB2" w14:textId="77777777" w:rsidR="0010162B" w:rsidRPr="00741131" w:rsidRDefault="0010162B" w:rsidP="00E65B09">
      <w:pPr>
        <w:spacing w:after="0"/>
        <w:jc w:val="both"/>
        <w:rPr>
          <w:rFonts w:ascii="Times New Roman" w:hAnsi="Times New Roman" w:cs="Times New Roman"/>
          <w:sz w:val="20"/>
          <w:szCs w:val="20"/>
        </w:rPr>
      </w:pPr>
    </w:p>
    <w:p w14:paraId="2C090CDF" w14:textId="4C750674" w:rsidR="00E65B09" w:rsidRPr="00741131" w:rsidRDefault="0027589A" w:rsidP="00D71D85">
      <w:pPr>
        <w:spacing w:after="0"/>
        <w:jc w:val="both"/>
        <w:rPr>
          <w:rFonts w:ascii="Times New Roman" w:hAnsi="Times New Roman" w:cs="Times New Roman"/>
          <w:sz w:val="20"/>
          <w:szCs w:val="20"/>
        </w:rPr>
      </w:pPr>
      <w:r w:rsidRPr="00741131">
        <w:rPr>
          <w:rFonts w:ascii="Times New Roman" w:hAnsi="Times New Roman" w:cs="Times New Roman"/>
          <w:sz w:val="20"/>
          <w:szCs w:val="20"/>
        </w:rPr>
        <w:t>Nachdem ich meine Matura als Jahrgangsbester mit ausgezeichnetem Erfolg abgeschlossen hatte, entschied ich mich dazu</w:t>
      </w:r>
      <w:r w:rsidR="009064C6" w:rsidRPr="00741131">
        <w:rPr>
          <w:rFonts w:ascii="Times New Roman" w:hAnsi="Times New Roman" w:cs="Times New Roman"/>
          <w:sz w:val="20"/>
          <w:szCs w:val="20"/>
        </w:rPr>
        <w:t>,</w:t>
      </w:r>
      <w:r w:rsidRPr="00741131">
        <w:rPr>
          <w:rFonts w:ascii="Times New Roman" w:hAnsi="Times New Roman" w:cs="Times New Roman"/>
          <w:sz w:val="20"/>
          <w:szCs w:val="20"/>
        </w:rPr>
        <w:t xml:space="preserve"> ein Jahr Pause zwischen</w:t>
      </w:r>
      <w:r w:rsidR="00E20F64">
        <w:rPr>
          <w:rFonts w:ascii="Times New Roman" w:hAnsi="Times New Roman" w:cs="Times New Roman"/>
          <w:sz w:val="20"/>
          <w:szCs w:val="20"/>
        </w:rPr>
        <w:t xml:space="preserve"> der</w:t>
      </w:r>
      <w:r w:rsidRPr="00741131">
        <w:rPr>
          <w:rFonts w:ascii="Times New Roman" w:hAnsi="Times New Roman" w:cs="Times New Roman"/>
          <w:sz w:val="20"/>
          <w:szCs w:val="20"/>
        </w:rPr>
        <w:t xml:space="preserve"> Schule und </w:t>
      </w:r>
      <w:r w:rsidR="00E20F64">
        <w:rPr>
          <w:rFonts w:ascii="Times New Roman" w:hAnsi="Times New Roman" w:cs="Times New Roman"/>
          <w:sz w:val="20"/>
          <w:szCs w:val="20"/>
        </w:rPr>
        <w:t xml:space="preserve">dem </w:t>
      </w:r>
      <w:r w:rsidRPr="00741131">
        <w:rPr>
          <w:rFonts w:ascii="Times New Roman" w:hAnsi="Times New Roman" w:cs="Times New Roman"/>
          <w:sz w:val="20"/>
          <w:szCs w:val="20"/>
        </w:rPr>
        <w:t xml:space="preserve">Studium einzulegen. In dieser Zeit konnte ich meinen Grundwehrdienst abschließen </w:t>
      </w:r>
      <w:r w:rsidR="00DA2DA9" w:rsidRPr="00741131">
        <w:rPr>
          <w:rFonts w:ascii="Times New Roman" w:hAnsi="Times New Roman" w:cs="Times New Roman"/>
          <w:sz w:val="20"/>
          <w:szCs w:val="20"/>
        </w:rPr>
        <w:t>und</w:t>
      </w:r>
      <w:r w:rsidRPr="00741131">
        <w:rPr>
          <w:rFonts w:ascii="Times New Roman" w:hAnsi="Times New Roman" w:cs="Times New Roman"/>
          <w:sz w:val="20"/>
          <w:szCs w:val="20"/>
        </w:rPr>
        <w:t xml:space="preserve"> mich ehrenamtlich im Ausland engagieren. Diese Erfahrungen </w:t>
      </w:r>
      <w:r w:rsidR="009064C6" w:rsidRPr="00741131">
        <w:rPr>
          <w:rFonts w:ascii="Times New Roman" w:hAnsi="Times New Roman" w:cs="Times New Roman"/>
          <w:sz w:val="20"/>
          <w:szCs w:val="20"/>
        </w:rPr>
        <w:t xml:space="preserve">haben </w:t>
      </w:r>
      <w:r w:rsidRPr="00741131">
        <w:rPr>
          <w:rFonts w:ascii="Times New Roman" w:hAnsi="Times New Roman" w:cs="Times New Roman"/>
          <w:sz w:val="20"/>
          <w:szCs w:val="20"/>
        </w:rPr>
        <w:t xml:space="preserve">mir dabei </w:t>
      </w:r>
      <w:r w:rsidR="009064C6" w:rsidRPr="00741131">
        <w:rPr>
          <w:rFonts w:ascii="Times New Roman" w:hAnsi="Times New Roman" w:cs="Times New Roman"/>
          <w:sz w:val="20"/>
          <w:szCs w:val="20"/>
        </w:rPr>
        <w:t xml:space="preserve">geholfen, </w:t>
      </w:r>
      <w:r w:rsidRPr="00741131">
        <w:rPr>
          <w:rFonts w:ascii="Times New Roman" w:hAnsi="Times New Roman" w:cs="Times New Roman"/>
          <w:sz w:val="20"/>
          <w:szCs w:val="20"/>
        </w:rPr>
        <w:t xml:space="preserve">meine Kommunikationsfähigkeiten und </w:t>
      </w:r>
      <w:r w:rsidR="00E20F64">
        <w:rPr>
          <w:rFonts w:ascii="Times New Roman" w:hAnsi="Times New Roman" w:cs="Times New Roman"/>
          <w:sz w:val="20"/>
          <w:szCs w:val="20"/>
        </w:rPr>
        <w:t xml:space="preserve">meine </w:t>
      </w:r>
      <w:r w:rsidRPr="00741131">
        <w:rPr>
          <w:rFonts w:ascii="Times New Roman" w:hAnsi="Times New Roman" w:cs="Times New Roman"/>
          <w:sz w:val="20"/>
          <w:szCs w:val="20"/>
        </w:rPr>
        <w:t xml:space="preserve">Eigenverantwortung zu </w:t>
      </w:r>
      <w:r w:rsidR="009064C6" w:rsidRPr="00741131">
        <w:rPr>
          <w:rFonts w:ascii="Times New Roman" w:hAnsi="Times New Roman" w:cs="Times New Roman"/>
          <w:sz w:val="20"/>
          <w:szCs w:val="20"/>
        </w:rPr>
        <w:t>verbessern</w:t>
      </w:r>
      <w:r w:rsidRPr="00741131">
        <w:rPr>
          <w:rFonts w:ascii="Times New Roman" w:hAnsi="Times New Roman" w:cs="Times New Roman"/>
          <w:sz w:val="20"/>
          <w:szCs w:val="20"/>
        </w:rPr>
        <w:t xml:space="preserve">. </w:t>
      </w:r>
      <w:r w:rsidR="00D368BD" w:rsidRPr="00741131">
        <w:rPr>
          <w:rFonts w:ascii="Times New Roman" w:hAnsi="Times New Roman" w:cs="Times New Roman"/>
          <w:sz w:val="20"/>
          <w:szCs w:val="20"/>
        </w:rPr>
        <w:t>Dadurch,</w:t>
      </w:r>
      <w:r w:rsidRPr="00741131">
        <w:rPr>
          <w:rFonts w:ascii="Times New Roman" w:hAnsi="Times New Roman" w:cs="Times New Roman"/>
          <w:sz w:val="20"/>
          <w:szCs w:val="20"/>
        </w:rPr>
        <w:t xml:space="preserve"> dass ich </w:t>
      </w:r>
      <w:r w:rsidR="0010162B">
        <w:rPr>
          <w:rFonts w:ascii="Times New Roman" w:hAnsi="Times New Roman" w:cs="Times New Roman"/>
          <w:sz w:val="20"/>
          <w:szCs w:val="20"/>
        </w:rPr>
        <w:t>während meiner Schulzeit</w:t>
      </w:r>
      <w:r w:rsidR="0010162B" w:rsidRPr="00741131">
        <w:rPr>
          <w:rFonts w:ascii="Times New Roman" w:hAnsi="Times New Roman" w:cs="Times New Roman"/>
          <w:sz w:val="20"/>
          <w:szCs w:val="20"/>
        </w:rPr>
        <w:t xml:space="preserve"> </w:t>
      </w:r>
      <w:ins w:id="11" w:author="David Döbele" w:date="2023-03-14T20:01:00Z">
        <w:r w:rsidR="0086117D">
          <w:rPr>
            <w:rFonts w:ascii="Times New Roman" w:hAnsi="Times New Roman" w:cs="Times New Roman"/>
            <w:sz w:val="20"/>
            <w:szCs w:val="20"/>
          </w:rPr>
          <w:t xml:space="preserve">gearbeitet habe, </w:t>
        </w:r>
      </w:ins>
      <w:del w:id="12" w:author="David Döbele" w:date="2023-03-14T20:01:00Z">
        <w:r w:rsidR="0010162B" w:rsidRPr="00741131" w:rsidDel="0086117D">
          <w:rPr>
            <w:rFonts w:ascii="Times New Roman" w:hAnsi="Times New Roman" w:cs="Times New Roman"/>
            <w:sz w:val="20"/>
            <w:szCs w:val="20"/>
          </w:rPr>
          <w:delText>gearbeitet</w:delText>
        </w:r>
        <w:r w:rsidR="00D368BD" w:rsidRPr="00741131" w:rsidDel="0086117D">
          <w:rPr>
            <w:rFonts w:ascii="Times New Roman" w:hAnsi="Times New Roman" w:cs="Times New Roman"/>
            <w:sz w:val="20"/>
            <w:szCs w:val="20"/>
          </w:rPr>
          <w:delText xml:space="preserve"> </w:delText>
        </w:r>
      </w:del>
      <w:r w:rsidRPr="00741131">
        <w:rPr>
          <w:rFonts w:ascii="Times New Roman" w:hAnsi="Times New Roman" w:cs="Times New Roman"/>
          <w:sz w:val="20"/>
          <w:szCs w:val="20"/>
        </w:rPr>
        <w:t xml:space="preserve">sowie jetzt neben der Universität </w:t>
      </w:r>
      <w:ins w:id="13" w:author="David Döbele" w:date="2023-03-14T20:01:00Z">
        <w:r w:rsidR="0086117D">
          <w:rPr>
            <w:rFonts w:ascii="Times New Roman" w:hAnsi="Times New Roman" w:cs="Times New Roman"/>
            <w:sz w:val="20"/>
            <w:szCs w:val="20"/>
          </w:rPr>
          <w:t xml:space="preserve">auch Nebenjobs nachgehe </w:t>
        </w:r>
      </w:ins>
      <w:del w:id="14" w:author="David Döbele" w:date="2023-03-14T20:01:00Z">
        <w:r w:rsidRPr="00741131" w:rsidDel="0086117D">
          <w:rPr>
            <w:rFonts w:ascii="Times New Roman" w:hAnsi="Times New Roman" w:cs="Times New Roman"/>
            <w:sz w:val="20"/>
            <w:szCs w:val="20"/>
          </w:rPr>
          <w:delText xml:space="preserve">arbeite </w:delText>
        </w:r>
      </w:del>
      <w:r w:rsidRPr="00741131">
        <w:rPr>
          <w:rFonts w:ascii="Times New Roman" w:hAnsi="Times New Roman" w:cs="Times New Roman"/>
          <w:sz w:val="20"/>
          <w:szCs w:val="20"/>
        </w:rPr>
        <w:t xml:space="preserve">und trotzdem </w:t>
      </w:r>
      <w:r w:rsidR="0010162B">
        <w:rPr>
          <w:rFonts w:ascii="Times New Roman" w:hAnsi="Times New Roman" w:cs="Times New Roman"/>
          <w:sz w:val="20"/>
          <w:szCs w:val="20"/>
        </w:rPr>
        <w:t>den bestmöglichen Notenschnitt habe,</w:t>
      </w:r>
      <w:r w:rsidR="00D368BD" w:rsidRPr="00741131">
        <w:rPr>
          <w:rFonts w:ascii="Times New Roman" w:hAnsi="Times New Roman" w:cs="Times New Roman"/>
          <w:sz w:val="20"/>
          <w:szCs w:val="20"/>
        </w:rPr>
        <w:t xml:space="preserve"> bin ich in der Lage, selbst unter hohem Zeitdruck effizient zu arbeiten und auch in stressigen Situationen einen kühlen Kopf zu bewahren. Besonders relevant für das Praktikum bei Ihnen dürfte darüber hinaus meine Tätigkeit als </w:t>
      </w:r>
      <w:r w:rsidR="00D71D85" w:rsidRPr="00741131">
        <w:rPr>
          <w:rFonts w:ascii="Times New Roman" w:hAnsi="Times New Roman" w:cs="Times New Roman"/>
          <w:sz w:val="20"/>
          <w:szCs w:val="20"/>
        </w:rPr>
        <w:t xml:space="preserve">Event Assistent sein, wo ich </w:t>
      </w:r>
      <w:ins w:id="15" w:author="David Döbele" w:date="2023-03-14T20:03:00Z">
        <w:r w:rsidR="0086117D">
          <w:rPr>
            <w:rFonts w:ascii="Times New Roman" w:hAnsi="Times New Roman" w:cs="Times New Roman"/>
            <w:sz w:val="20"/>
            <w:szCs w:val="20"/>
          </w:rPr>
          <w:t>Verantwortung</w:t>
        </w:r>
      </w:ins>
      <w:ins w:id="16" w:author="David Döbele" w:date="2023-03-14T20:04:00Z">
        <w:r w:rsidR="0086117D">
          <w:rPr>
            <w:rFonts w:ascii="Times New Roman" w:hAnsi="Times New Roman" w:cs="Times New Roman"/>
            <w:sz w:val="20"/>
            <w:szCs w:val="20"/>
          </w:rPr>
          <w:t xml:space="preserve"> für größere Veranstaltungen übernehmen und </w:t>
        </w:r>
      </w:ins>
      <w:r w:rsidR="00D71D85" w:rsidRPr="00741131">
        <w:rPr>
          <w:rFonts w:ascii="Times New Roman" w:hAnsi="Times New Roman" w:cs="Times New Roman"/>
          <w:sz w:val="20"/>
          <w:szCs w:val="20"/>
        </w:rPr>
        <w:t xml:space="preserve">auch viele </w:t>
      </w:r>
      <w:r w:rsidR="00DA2DA9" w:rsidRPr="00741131">
        <w:rPr>
          <w:rFonts w:ascii="Times New Roman" w:hAnsi="Times New Roman" w:cs="Times New Roman"/>
          <w:sz w:val="20"/>
          <w:szCs w:val="20"/>
        </w:rPr>
        <w:t xml:space="preserve">interne </w:t>
      </w:r>
      <w:r w:rsidR="00D71D85" w:rsidRPr="00741131">
        <w:rPr>
          <w:rFonts w:ascii="Times New Roman" w:hAnsi="Times New Roman" w:cs="Times New Roman"/>
          <w:sz w:val="20"/>
          <w:szCs w:val="20"/>
        </w:rPr>
        <w:t xml:space="preserve">Einsichten in die </w:t>
      </w:r>
      <w:r w:rsidR="00DA2DA9" w:rsidRPr="00741131">
        <w:rPr>
          <w:rFonts w:ascii="Times New Roman" w:hAnsi="Times New Roman" w:cs="Times New Roman"/>
          <w:sz w:val="20"/>
          <w:szCs w:val="20"/>
        </w:rPr>
        <w:t xml:space="preserve">Funktionsweise </w:t>
      </w:r>
      <w:r w:rsidR="00D71D85" w:rsidRPr="00741131">
        <w:rPr>
          <w:rFonts w:ascii="Times New Roman" w:hAnsi="Times New Roman" w:cs="Times New Roman"/>
          <w:sz w:val="20"/>
          <w:szCs w:val="20"/>
        </w:rPr>
        <w:t xml:space="preserve">eines Unternehmens gewinnen konnte. Ich </w:t>
      </w:r>
      <w:del w:id="17" w:author="David Döbele" w:date="2023-03-14T20:04:00Z">
        <w:r w:rsidR="00D71D85" w:rsidRPr="00741131" w:rsidDel="0086117D">
          <w:rPr>
            <w:rFonts w:ascii="Times New Roman" w:hAnsi="Times New Roman" w:cs="Times New Roman"/>
            <w:sz w:val="20"/>
            <w:szCs w:val="20"/>
          </w:rPr>
          <w:delText xml:space="preserve">konnte </w:delText>
        </w:r>
      </w:del>
      <w:ins w:id="18" w:author="David Döbele" w:date="2023-03-14T20:04:00Z">
        <w:r w:rsidR="0086117D">
          <w:rPr>
            <w:rFonts w:ascii="Times New Roman" w:hAnsi="Times New Roman" w:cs="Times New Roman"/>
            <w:sz w:val="20"/>
            <w:szCs w:val="20"/>
          </w:rPr>
          <w:t>durfte</w:t>
        </w:r>
        <w:r w:rsidR="0086117D" w:rsidRPr="00741131">
          <w:rPr>
            <w:rFonts w:ascii="Times New Roman" w:hAnsi="Times New Roman" w:cs="Times New Roman"/>
            <w:sz w:val="20"/>
            <w:szCs w:val="20"/>
          </w:rPr>
          <w:t xml:space="preserve"> </w:t>
        </w:r>
      </w:ins>
      <w:r w:rsidR="00DA2DA9" w:rsidRPr="00741131">
        <w:rPr>
          <w:rFonts w:ascii="Times New Roman" w:hAnsi="Times New Roman" w:cs="Times New Roman"/>
          <w:sz w:val="20"/>
          <w:szCs w:val="20"/>
        </w:rPr>
        <w:t>bei dieser Stelle</w:t>
      </w:r>
      <w:r w:rsidR="00D71D85" w:rsidRPr="00741131">
        <w:rPr>
          <w:rFonts w:ascii="Times New Roman" w:hAnsi="Times New Roman" w:cs="Times New Roman"/>
          <w:sz w:val="20"/>
          <w:szCs w:val="20"/>
        </w:rPr>
        <w:t xml:space="preserve"> ein hohes Maß an Teamfähigkeit beweisen und wurde von meinen Vorgesetz</w:t>
      </w:r>
      <w:r w:rsidR="009064C6" w:rsidRPr="00741131">
        <w:rPr>
          <w:rFonts w:ascii="Times New Roman" w:hAnsi="Times New Roman" w:cs="Times New Roman"/>
          <w:sz w:val="20"/>
          <w:szCs w:val="20"/>
        </w:rPr>
        <w:t>t</w:t>
      </w:r>
      <w:r w:rsidR="00D71D85" w:rsidRPr="00741131">
        <w:rPr>
          <w:rFonts w:ascii="Times New Roman" w:hAnsi="Times New Roman" w:cs="Times New Roman"/>
          <w:sz w:val="20"/>
          <w:szCs w:val="20"/>
        </w:rPr>
        <w:t xml:space="preserve">en besonders für mein </w:t>
      </w:r>
      <w:r w:rsidR="00DA2DA9" w:rsidRPr="00741131">
        <w:rPr>
          <w:rFonts w:ascii="Times New Roman" w:hAnsi="Times New Roman" w:cs="Times New Roman"/>
          <w:sz w:val="20"/>
          <w:szCs w:val="20"/>
        </w:rPr>
        <w:t>m</w:t>
      </w:r>
      <w:r w:rsidR="00D71D85" w:rsidRPr="00741131">
        <w:rPr>
          <w:rFonts w:ascii="Times New Roman" w:hAnsi="Times New Roman" w:cs="Times New Roman"/>
          <w:sz w:val="20"/>
          <w:szCs w:val="20"/>
        </w:rPr>
        <w:t>otiv</w:t>
      </w:r>
      <w:r w:rsidR="00DA2DA9" w:rsidRPr="00741131">
        <w:rPr>
          <w:rFonts w:ascii="Times New Roman" w:hAnsi="Times New Roman" w:cs="Times New Roman"/>
          <w:sz w:val="20"/>
          <w:szCs w:val="20"/>
        </w:rPr>
        <w:t>iertes Auftreten</w:t>
      </w:r>
      <w:r w:rsidR="00D71D85" w:rsidRPr="00741131">
        <w:rPr>
          <w:rFonts w:ascii="Times New Roman" w:hAnsi="Times New Roman" w:cs="Times New Roman"/>
          <w:sz w:val="20"/>
          <w:szCs w:val="20"/>
        </w:rPr>
        <w:t xml:space="preserve"> gelobt.</w:t>
      </w:r>
      <w:r w:rsidR="00D368BD" w:rsidRPr="00741131">
        <w:rPr>
          <w:rFonts w:ascii="Times New Roman" w:hAnsi="Times New Roman" w:cs="Times New Roman"/>
          <w:sz w:val="20"/>
          <w:szCs w:val="20"/>
        </w:rPr>
        <w:t xml:space="preserve"> </w:t>
      </w:r>
      <w:ins w:id="19" w:author="David Döbele" w:date="2023-03-14T20:02:00Z">
        <w:r w:rsidR="0086117D">
          <w:rPr>
            <w:rFonts w:ascii="Times New Roman" w:hAnsi="Times New Roman" w:cs="Times New Roman"/>
            <w:sz w:val="20"/>
            <w:szCs w:val="20"/>
          </w:rPr>
          <w:t xml:space="preserve">In meiner Freizeit treibe ich sehr gerne Sport – sei es beim </w:t>
        </w:r>
        <w:proofErr w:type="spellStart"/>
        <w:r w:rsidR="0086117D">
          <w:rPr>
            <w:rFonts w:ascii="Times New Roman" w:hAnsi="Times New Roman" w:cs="Times New Roman"/>
            <w:sz w:val="20"/>
            <w:szCs w:val="20"/>
          </w:rPr>
          <w:t>Teakwando</w:t>
        </w:r>
        <w:proofErr w:type="spellEnd"/>
        <w:r w:rsidR="0086117D">
          <w:rPr>
            <w:rFonts w:ascii="Times New Roman" w:hAnsi="Times New Roman" w:cs="Times New Roman"/>
            <w:sz w:val="20"/>
            <w:szCs w:val="20"/>
          </w:rPr>
          <w:t xml:space="preserve">, wo ich als Schwarzgurt bei nationalen Meisterschaften mitkämpfte oder beim </w:t>
        </w:r>
        <w:proofErr w:type="spellStart"/>
        <w:r w:rsidR="0086117D">
          <w:rPr>
            <w:rFonts w:ascii="Times New Roman" w:hAnsi="Times New Roman" w:cs="Times New Roman"/>
            <w:sz w:val="20"/>
            <w:szCs w:val="20"/>
          </w:rPr>
          <w:t>Kraftsport.</w:t>
        </w:r>
        <w:proofErr w:type="spellEnd"/>
        <w:r w:rsidR="0086117D">
          <w:rPr>
            <w:rFonts w:ascii="Times New Roman" w:hAnsi="Times New Roman" w:cs="Times New Roman"/>
            <w:sz w:val="20"/>
            <w:szCs w:val="20"/>
          </w:rPr>
          <w:t xml:space="preserve"> </w:t>
        </w:r>
      </w:ins>
      <w:del w:id="20" w:author="David Döbele" w:date="2023-03-14T20:02:00Z">
        <w:r w:rsidR="00D368BD" w:rsidRPr="00741131" w:rsidDel="0086117D">
          <w:rPr>
            <w:rFonts w:ascii="Times New Roman" w:hAnsi="Times New Roman" w:cs="Times New Roman"/>
            <w:sz w:val="20"/>
            <w:szCs w:val="20"/>
          </w:rPr>
          <w:delText xml:space="preserve">Diesen </w:delText>
        </w:r>
      </w:del>
      <w:ins w:id="21" w:author="David Döbele" w:date="2023-03-14T20:02:00Z">
        <w:r w:rsidR="0086117D">
          <w:rPr>
            <w:rFonts w:ascii="Times New Roman" w:hAnsi="Times New Roman" w:cs="Times New Roman"/>
            <w:sz w:val="20"/>
            <w:szCs w:val="20"/>
          </w:rPr>
          <w:t>Meinen hier gewonnen</w:t>
        </w:r>
        <w:r w:rsidR="0086117D" w:rsidRPr="00741131">
          <w:rPr>
            <w:rFonts w:ascii="Times New Roman" w:hAnsi="Times New Roman" w:cs="Times New Roman"/>
            <w:sz w:val="20"/>
            <w:szCs w:val="20"/>
          </w:rPr>
          <w:t xml:space="preserve"> </w:t>
        </w:r>
      </w:ins>
      <w:r w:rsidR="00D368BD" w:rsidRPr="00741131">
        <w:rPr>
          <w:rFonts w:ascii="Times New Roman" w:hAnsi="Times New Roman" w:cs="Times New Roman"/>
          <w:sz w:val="20"/>
          <w:szCs w:val="20"/>
        </w:rPr>
        <w:t xml:space="preserve">Ehrgeiz und </w:t>
      </w:r>
      <w:del w:id="22" w:author="David Döbele" w:date="2023-03-14T20:03:00Z">
        <w:r w:rsidR="00D368BD" w:rsidRPr="00741131" w:rsidDel="0086117D">
          <w:rPr>
            <w:rFonts w:ascii="Times New Roman" w:hAnsi="Times New Roman" w:cs="Times New Roman"/>
            <w:sz w:val="20"/>
            <w:szCs w:val="20"/>
          </w:rPr>
          <w:delText>die</w:delText>
        </w:r>
        <w:r w:rsidR="00DA2DA9" w:rsidRPr="00741131" w:rsidDel="0086117D">
          <w:rPr>
            <w:rFonts w:ascii="Times New Roman" w:hAnsi="Times New Roman" w:cs="Times New Roman"/>
            <w:sz w:val="20"/>
            <w:szCs w:val="20"/>
          </w:rPr>
          <w:delText>se</w:delText>
        </w:r>
        <w:r w:rsidR="00D368BD" w:rsidRPr="00741131" w:rsidDel="0086117D">
          <w:rPr>
            <w:rFonts w:ascii="Times New Roman" w:hAnsi="Times New Roman" w:cs="Times New Roman"/>
            <w:sz w:val="20"/>
            <w:szCs w:val="20"/>
          </w:rPr>
          <w:delText xml:space="preserve"> </w:delText>
        </w:r>
      </w:del>
      <w:ins w:id="23" w:author="David Döbele" w:date="2023-03-14T20:03:00Z">
        <w:r w:rsidR="0086117D">
          <w:rPr>
            <w:rFonts w:ascii="Times New Roman" w:hAnsi="Times New Roman" w:cs="Times New Roman"/>
            <w:sz w:val="20"/>
            <w:szCs w:val="20"/>
          </w:rPr>
          <w:t>meine</w:t>
        </w:r>
        <w:r w:rsidR="0086117D" w:rsidRPr="00741131">
          <w:rPr>
            <w:rFonts w:ascii="Times New Roman" w:hAnsi="Times New Roman" w:cs="Times New Roman"/>
            <w:sz w:val="20"/>
            <w:szCs w:val="20"/>
          </w:rPr>
          <w:t xml:space="preserve"> </w:t>
        </w:r>
      </w:ins>
      <w:r w:rsidR="00D71D85" w:rsidRPr="00741131">
        <w:rPr>
          <w:rFonts w:ascii="Times New Roman" w:hAnsi="Times New Roman" w:cs="Times New Roman"/>
          <w:sz w:val="20"/>
          <w:szCs w:val="20"/>
        </w:rPr>
        <w:t>Motivation</w:t>
      </w:r>
      <w:r w:rsidR="00D368BD" w:rsidRPr="00741131">
        <w:rPr>
          <w:rFonts w:ascii="Times New Roman" w:hAnsi="Times New Roman" w:cs="Times New Roman"/>
          <w:sz w:val="20"/>
          <w:szCs w:val="20"/>
        </w:rPr>
        <w:t xml:space="preserve"> an herausfordernden Tätigkeiten</w:t>
      </w:r>
      <w:r w:rsidR="00D71D85" w:rsidRPr="00741131">
        <w:rPr>
          <w:rFonts w:ascii="Times New Roman" w:hAnsi="Times New Roman" w:cs="Times New Roman"/>
          <w:sz w:val="20"/>
          <w:szCs w:val="20"/>
        </w:rPr>
        <w:t xml:space="preserve"> </w:t>
      </w:r>
      <w:r w:rsidR="00D368BD" w:rsidRPr="00741131">
        <w:rPr>
          <w:rFonts w:ascii="Times New Roman" w:hAnsi="Times New Roman" w:cs="Times New Roman"/>
          <w:sz w:val="20"/>
          <w:szCs w:val="20"/>
        </w:rPr>
        <w:t>möchte ich nun gerne in Form des Praktikums bei Ihnen mit einbringen.</w:t>
      </w:r>
    </w:p>
    <w:p w14:paraId="2710FCE3" w14:textId="77777777" w:rsidR="00D618E2" w:rsidRDefault="00D618E2" w:rsidP="00E65B09">
      <w:pPr>
        <w:spacing w:after="0"/>
        <w:jc w:val="both"/>
        <w:rPr>
          <w:rFonts w:ascii="Times New Roman" w:hAnsi="Times New Roman" w:cs="Times New Roman"/>
          <w:sz w:val="20"/>
          <w:szCs w:val="20"/>
        </w:rPr>
      </w:pPr>
    </w:p>
    <w:p w14:paraId="261C960F" w14:textId="2A70D60B" w:rsidR="00D618E2" w:rsidRDefault="00DA71C5" w:rsidP="00E65B09">
      <w:pPr>
        <w:spacing w:after="0"/>
        <w:jc w:val="both"/>
        <w:rPr>
          <w:rFonts w:ascii="Times New Roman" w:hAnsi="Times New Roman" w:cs="Times New Roman"/>
          <w:sz w:val="20"/>
          <w:szCs w:val="20"/>
        </w:rPr>
      </w:pPr>
      <w:proofErr w:type="spellStart"/>
      <w:r>
        <w:rPr>
          <w:rFonts w:ascii="Times New Roman" w:hAnsi="Times New Roman" w:cs="Times New Roman"/>
          <w:sz w:val="20"/>
          <w:szCs w:val="20"/>
        </w:rPr>
        <w:t>Synpulse</w:t>
      </w:r>
      <w:proofErr w:type="spellEnd"/>
      <w:r w:rsidR="000F6E50" w:rsidRPr="000F6E50">
        <w:rPr>
          <w:rFonts w:ascii="Times New Roman" w:hAnsi="Times New Roman" w:cs="Times New Roman"/>
          <w:sz w:val="20"/>
          <w:szCs w:val="20"/>
        </w:rPr>
        <w:t xml:space="preserve"> scheint mir </w:t>
      </w:r>
      <w:proofErr w:type="spellStart"/>
      <w:r w:rsidR="000F6E50" w:rsidRPr="000F6E50">
        <w:rPr>
          <w:rFonts w:ascii="Times New Roman" w:hAnsi="Times New Roman" w:cs="Times New Roman"/>
          <w:sz w:val="20"/>
          <w:szCs w:val="20"/>
        </w:rPr>
        <w:t>für</w:t>
      </w:r>
      <w:proofErr w:type="spellEnd"/>
      <w:r w:rsidR="000F6E50" w:rsidRPr="000F6E50">
        <w:rPr>
          <w:rFonts w:ascii="Times New Roman" w:hAnsi="Times New Roman" w:cs="Times New Roman"/>
          <w:sz w:val="20"/>
          <w:szCs w:val="20"/>
        </w:rPr>
        <w:t xml:space="preserve"> dieses Praktikum ideal. Neben Ihrem </w:t>
      </w:r>
      <w:r>
        <w:rPr>
          <w:rFonts w:ascii="Times New Roman" w:hAnsi="Times New Roman" w:cs="Times New Roman"/>
          <w:sz w:val="20"/>
          <w:szCs w:val="20"/>
        </w:rPr>
        <w:t>hervorragenden Ruf</w:t>
      </w:r>
      <w:r w:rsidR="000F6E50" w:rsidRPr="000F6E50">
        <w:rPr>
          <w:rFonts w:ascii="Times New Roman" w:hAnsi="Times New Roman" w:cs="Times New Roman"/>
          <w:sz w:val="20"/>
          <w:szCs w:val="20"/>
        </w:rPr>
        <w:t xml:space="preserve"> als einer der </w:t>
      </w:r>
      <w:proofErr w:type="spellStart"/>
      <w:r w:rsidR="000F6E50" w:rsidRPr="000F6E50">
        <w:rPr>
          <w:rFonts w:ascii="Times New Roman" w:hAnsi="Times New Roman" w:cs="Times New Roman"/>
          <w:sz w:val="20"/>
          <w:szCs w:val="20"/>
        </w:rPr>
        <w:t>führenden</w:t>
      </w:r>
      <w:proofErr w:type="spellEnd"/>
      <w:r>
        <w:rPr>
          <w:rFonts w:ascii="Times New Roman" w:hAnsi="Times New Roman" w:cs="Times New Roman"/>
          <w:sz w:val="20"/>
          <w:szCs w:val="20"/>
        </w:rPr>
        <w:t xml:space="preserve"> Beratungsunternehmen</w:t>
      </w:r>
      <w:r w:rsidR="000F6E50" w:rsidRPr="000F6E50">
        <w:rPr>
          <w:rFonts w:ascii="Times New Roman" w:hAnsi="Times New Roman" w:cs="Times New Roman"/>
          <w:sz w:val="20"/>
          <w:szCs w:val="20"/>
        </w:rPr>
        <w:t xml:space="preserve"> weltweit</w:t>
      </w:r>
      <w:r>
        <w:rPr>
          <w:rFonts w:ascii="Times New Roman" w:hAnsi="Times New Roman" w:cs="Times New Roman"/>
          <w:sz w:val="20"/>
          <w:szCs w:val="20"/>
        </w:rPr>
        <w:t>,</w:t>
      </w:r>
      <w:r w:rsidR="000F6E50" w:rsidRPr="000F6E50">
        <w:rPr>
          <w:rFonts w:ascii="Times New Roman" w:hAnsi="Times New Roman" w:cs="Times New Roman"/>
          <w:sz w:val="20"/>
          <w:szCs w:val="20"/>
        </w:rPr>
        <w:t xml:space="preserve"> </w:t>
      </w:r>
      <w:proofErr w:type="spellStart"/>
      <w:r w:rsidR="000F6E50" w:rsidRPr="000F6E50">
        <w:rPr>
          <w:rFonts w:ascii="Times New Roman" w:hAnsi="Times New Roman" w:cs="Times New Roman"/>
          <w:sz w:val="20"/>
          <w:szCs w:val="20"/>
        </w:rPr>
        <w:t>gefällt</w:t>
      </w:r>
      <w:proofErr w:type="spellEnd"/>
      <w:r w:rsidR="000F6E50" w:rsidRPr="000F6E50">
        <w:rPr>
          <w:rFonts w:ascii="Times New Roman" w:hAnsi="Times New Roman" w:cs="Times New Roman"/>
          <w:sz w:val="20"/>
          <w:szCs w:val="20"/>
        </w:rPr>
        <w:t xml:space="preserve"> mir an Ihnen besonders die </w:t>
      </w:r>
      <w:r>
        <w:rPr>
          <w:rFonts w:ascii="Times New Roman" w:hAnsi="Times New Roman" w:cs="Times New Roman"/>
          <w:sz w:val="20"/>
          <w:szCs w:val="20"/>
        </w:rPr>
        <w:t xml:space="preserve">breite Expertise des Unternehmens, die von der Strategie </w:t>
      </w:r>
      <w:proofErr w:type="spellStart"/>
      <w:r>
        <w:rPr>
          <w:rFonts w:ascii="Times New Roman" w:hAnsi="Times New Roman" w:cs="Times New Roman"/>
          <w:sz w:val="20"/>
          <w:szCs w:val="20"/>
        </w:rPr>
        <w:t>entwicklung</w:t>
      </w:r>
      <w:proofErr w:type="spellEnd"/>
      <w:r>
        <w:rPr>
          <w:rFonts w:ascii="Times New Roman" w:hAnsi="Times New Roman" w:cs="Times New Roman"/>
          <w:sz w:val="20"/>
          <w:szCs w:val="20"/>
        </w:rPr>
        <w:t xml:space="preserve"> bis hin zur Implementierung von IT-Systemen und der Umsetzung von Regulierungsanforderungen reicht</w:t>
      </w:r>
      <w:r w:rsidR="000F6E50" w:rsidRPr="000F6E50">
        <w:rPr>
          <w:rFonts w:ascii="Times New Roman" w:hAnsi="Times New Roman" w:cs="Times New Roman"/>
          <w:sz w:val="20"/>
          <w:szCs w:val="20"/>
        </w:rPr>
        <w:t xml:space="preserve">. So fasziniert mich Ihre </w:t>
      </w:r>
      <w:r>
        <w:rPr>
          <w:rFonts w:ascii="Times New Roman" w:hAnsi="Times New Roman" w:cs="Times New Roman"/>
          <w:sz w:val="20"/>
          <w:szCs w:val="20"/>
        </w:rPr>
        <w:t>Unternehmenskultur</w:t>
      </w:r>
      <w:r w:rsidR="000F6E50" w:rsidRPr="000F6E50">
        <w:rPr>
          <w:rFonts w:ascii="Times New Roman" w:hAnsi="Times New Roman" w:cs="Times New Roman"/>
          <w:sz w:val="20"/>
          <w:szCs w:val="20"/>
        </w:rPr>
        <w:t xml:space="preserve"> besonders, mit der Sie es schaffen, </w:t>
      </w:r>
      <w:r>
        <w:rPr>
          <w:rFonts w:ascii="Times New Roman" w:hAnsi="Times New Roman" w:cs="Times New Roman"/>
          <w:sz w:val="20"/>
          <w:szCs w:val="20"/>
        </w:rPr>
        <w:t>eine offene und kooperative Arbeitsatmosphäre zu schaffen und dadurch das volle Potenzial Ihrer Berater ausschöpfen</w:t>
      </w:r>
      <w:r w:rsidR="000F6E50" w:rsidRPr="000F6E50">
        <w:rPr>
          <w:rFonts w:ascii="Times New Roman" w:hAnsi="Times New Roman" w:cs="Times New Roman"/>
          <w:sz w:val="20"/>
          <w:szCs w:val="20"/>
        </w:rPr>
        <w:t xml:space="preserve">. </w:t>
      </w:r>
      <w:proofErr w:type="spellStart"/>
      <w:r w:rsidR="000F6E50" w:rsidRPr="000F6E50">
        <w:rPr>
          <w:rFonts w:ascii="Times New Roman" w:hAnsi="Times New Roman" w:cs="Times New Roman"/>
          <w:sz w:val="20"/>
          <w:szCs w:val="20"/>
        </w:rPr>
        <w:t>Zusätzlich</w:t>
      </w:r>
      <w:proofErr w:type="spellEnd"/>
      <w:r w:rsidR="000F6E50" w:rsidRPr="000F6E50">
        <w:rPr>
          <w:rFonts w:ascii="Times New Roman" w:hAnsi="Times New Roman" w:cs="Times New Roman"/>
          <w:sz w:val="20"/>
          <w:szCs w:val="20"/>
        </w:rPr>
        <w:t xml:space="preserve"> begeistert mich an </w:t>
      </w:r>
      <w:proofErr w:type="spellStart"/>
      <w:r>
        <w:rPr>
          <w:rFonts w:ascii="Times New Roman" w:hAnsi="Times New Roman" w:cs="Times New Roman"/>
          <w:sz w:val="20"/>
          <w:szCs w:val="20"/>
        </w:rPr>
        <w:t>Synpulse</w:t>
      </w:r>
      <w:proofErr w:type="spellEnd"/>
      <w:r w:rsidR="000F6E50" w:rsidRPr="000F6E50">
        <w:rPr>
          <w:rFonts w:ascii="Times New Roman" w:hAnsi="Times New Roman" w:cs="Times New Roman"/>
          <w:sz w:val="20"/>
          <w:szCs w:val="20"/>
        </w:rPr>
        <w:t xml:space="preserve"> besonders die </w:t>
      </w:r>
      <w:proofErr w:type="spellStart"/>
      <w:r w:rsidR="000F6E50" w:rsidRPr="000F6E50">
        <w:rPr>
          <w:rFonts w:ascii="Times New Roman" w:hAnsi="Times New Roman" w:cs="Times New Roman"/>
          <w:sz w:val="20"/>
          <w:szCs w:val="20"/>
        </w:rPr>
        <w:t>Möglichkeit</w:t>
      </w:r>
      <w:proofErr w:type="spellEnd"/>
      <w:r w:rsidR="000F6E50" w:rsidRPr="000F6E50">
        <w:rPr>
          <w:rFonts w:ascii="Times New Roman" w:hAnsi="Times New Roman" w:cs="Times New Roman"/>
          <w:sz w:val="20"/>
          <w:szCs w:val="20"/>
        </w:rPr>
        <w:t xml:space="preserve">, in einem ausgesprochen renommierten Unternehmen mit erfahrenen Kollegen an Projekten mit </w:t>
      </w:r>
      <w:proofErr w:type="spellStart"/>
      <w:r w:rsidR="000F6E50" w:rsidRPr="000F6E50">
        <w:rPr>
          <w:rFonts w:ascii="Times New Roman" w:hAnsi="Times New Roman" w:cs="Times New Roman"/>
          <w:sz w:val="20"/>
          <w:szCs w:val="20"/>
        </w:rPr>
        <w:t>tatsächlicher</w:t>
      </w:r>
      <w:proofErr w:type="spellEnd"/>
      <w:r w:rsidR="000F6E50" w:rsidRPr="000F6E50">
        <w:rPr>
          <w:rFonts w:ascii="Times New Roman" w:hAnsi="Times New Roman" w:cs="Times New Roman"/>
          <w:sz w:val="20"/>
          <w:szCs w:val="20"/>
        </w:rPr>
        <w:t xml:space="preserve"> Relevanz mitzuarbeiten, die die zukünftige Ausrichtung der Firma maßgeblich prägen wird.</w:t>
      </w:r>
    </w:p>
    <w:p w14:paraId="0D1927BC" w14:textId="366D7854" w:rsidR="00E65B09" w:rsidRPr="00741131" w:rsidRDefault="00E65B09" w:rsidP="00E65B09">
      <w:pPr>
        <w:spacing w:after="0"/>
        <w:jc w:val="both"/>
        <w:rPr>
          <w:rFonts w:ascii="Times New Roman" w:hAnsi="Times New Roman" w:cs="Times New Roman"/>
          <w:sz w:val="20"/>
          <w:szCs w:val="20"/>
        </w:rPr>
      </w:pPr>
    </w:p>
    <w:p w14:paraId="11B49693" w14:textId="4077A779" w:rsidR="00E65B09" w:rsidRPr="00741131" w:rsidRDefault="00D71D85" w:rsidP="00E65B09">
      <w:pPr>
        <w:spacing w:after="0"/>
        <w:jc w:val="both"/>
        <w:rPr>
          <w:rFonts w:ascii="Times New Roman" w:hAnsi="Times New Roman" w:cs="Times New Roman"/>
          <w:sz w:val="20"/>
          <w:szCs w:val="20"/>
        </w:rPr>
      </w:pPr>
      <w:r w:rsidRPr="00741131">
        <w:rPr>
          <w:rFonts w:ascii="Times New Roman" w:hAnsi="Times New Roman" w:cs="Times New Roman"/>
          <w:sz w:val="20"/>
          <w:szCs w:val="20"/>
        </w:rPr>
        <w:t>Vo</w:t>
      </w:r>
      <w:r w:rsidR="00E20F64">
        <w:rPr>
          <w:rFonts w:ascii="Times New Roman" w:hAnsi="Times New Roman" w:cs="Times New Roman"/>
          <w:sz w:val="20"/>
          <w:szCs w:val="20"/>
        </w:rPr>
        <w:t>n einem</w:t>
      </w:r>
      <w:r w:rsidRPr="00741131">
        <w:rPr>
          <w:rFonts w:ascii="Times New Roman" w:hAnsi="Times New Roman" w:cs="Times New Roman"/>
          <w:sz w:val="20"/>
          <w:szCs w:val="20"/>
        </w:rPr>
        <w:t xml:space="preserve"> Praktikum </w:t>
      </w:r>
      <w:r w:rsidR="00DA71C5">
        <w:rPr>
          <w:rFonts w:ascii="Times New Roman" w:hAnsi="Times New Roman" w:cs="Times New Roman"/>
          <w:sz w:val="20"/>
          <w:szCs w:val="20"/>
        </w:rPr>
        <w:t xml:space="preserve">bei </w:t>
      </w:r>
      <w:proofErr w:type="spellStart"/>
      <w:r w:rsidR="00DA71C5">
        <w:rPr>
          <w:rFonts w:ascii="Times New Roman" w:hAnsi="Times New Roman" w:cs="Times New Roman"/>
          <w:sz w:val="20"/>
          <w:szCs w:val="20"/>
        </w:rPr>
        <w:t>Synpulse</w:t>
      </w:r>
      <w:proofErr w:type="spellEnd"/>
      <w:r w:rsidRPr="00741131">
        <w:rPr>
          <w:rFonts w:ascii="Times New Roman" w:hAnsi="Times New Roman" w:cs="Times New Roman"/>
          <w:sz w:val="20"/>
          <w:szCs w:val="20"/>
        </w:rPr>
        <w:t xml:space="preserve"> erhoffe ich mir eine steile Lernkurve sowie die Möglichkeit, an herausfordernden Tätigkeiten teilzuhaben und wirklich gefordert zu werden. Ich bin mir sicher, dass ich durch mein starkes Interesse an der Tätigkeit als Consultant</w:t>
      </w:r>
      <w:r w:rsidR="008A3282">
        <w:rPr>
          <w:rFonts w:ascii="Times New Roman" w:hAnsi="Times New Roman" w:cs="Times New Roman"/>
          <w:sz w:val="20"/>
          <w:szCs w:val="20"/>
        </w:rPr>
        <w:t>,</w:t>
      </w:r>
      <w:r w:rsidRPr="00741131">
        <w:rPr>
          <w:rFonts w:ascii="Times New Roman" w:hAnsi="Times New Roman" w:cs="Times New Roman"/>
          <w:sz w:val="20"/>
          <w:szCs w:val="20"/>
        </w:rPr>
        <w:t xml:space="preserve"> meine hohe Einsatzbereitschaft sowie meine ausgeprägte Teamfähigkeit eine Bereicherung für </w:t>
      </w:r>
      <w:proofErr w:type="spellStart"/>
      <w:r w:rsidR="00DA71C5">
        <w:rPr>
          <w:rFonts w:ascii="Times New Roman" w:hAnsi="Times New Roman" w:cs="Times New Roman"/>
          <w:sz w:val="20"/>
          <w:szCs w:val="20"/>
        </w:rPr>
        <w:t>Synpulse</w:t>
      </w:r>
      <w:proofErr w:type="spellEnd"/>
      <w:r w:rsidRPr="00741131">
        <w:rPr>
          <w:rFonts w:ascii="Times New Roman" w:hAnsi="Times New Roman" w:cs="Times New Roman"/>
          <w:sz w:val="20"/>
          <w:szCs w:val="20"/>
        </w:rPr>
        <w:t xml:space="preserve"> sein werde</w:t>
      </w:r>
      <w:r w:rsidR="009064C6" w:rsidRPr="00741131">
        <w:rPr>
          <w:rFonts w:ascii="Times New Roman" w:hAnsi="Times New Roman" w:cs="Times New Roman"/>
          <w:sz w:val="20"/>
          <w:szCs w:val="20"/>
        </w:rPr>
        <w:t xml:space="preserve">. Ich </w:t>
      </w:r>
      <w:r w:rsidRPr="00741131">
        <w:rPr>
          <w:rFonts w:ascii="Times New Roman" w:hAnsi="Times New Roman" w:cs="Times New Roman"/>
          <w:sz w:val="20"/>
          <w:szCs w:val="20"/>
        </w:rPr>
        <w:t>würde mich sehr darüber freuen, Sie auch in einem persönlichen Gespräch von mir überzeugen zu dürfen.</w:t>
      </w:r>
    </w:p>
    <w:p w14:paraId="3336A585" w14:textId="77777777" w:rsidR="00D71D85" w:rsidRPr="00741131" w:rsidRDefault="00D71D85" w:rsidP="00E65B09">
      <w:pPr>
        <w:spacing w:after="0"/>
        <w:jc w:val="both"/>
        <w:rPr>
          <w:rFonts w:ascii="Times New Roman" w:hAnsi="Times New Roman" w:cs="Times New Roman"/>
          <w:sz w:val="20"/>
          <w:szCs w:val="20"/>
        </w:rPr>
      </w:pPr>
    </w:p>
    <w:p w14:paraId="3BDB02BA" w14:textId="0878790D" w:rsidR="00BB3512" w:rsidRPr="00741131" w:rsidRDefault="00D71D85" w:rsidP="00E65B09">
      <w:pPr>
        <w:spacing w:after="0"/>
        <w:jc w:val="both"/>
        <w:rPr>
          <w:rFonts w:ascii="Times New Roman" w:hAnsi="Times New Roman" w:cs="Times New Roman"/>
          <w:sz w:val="20"/>
          <w:szCs w:val="20"/>
        </w:rPr>
      </w:pPr>
      <w:r w:rsidRPr="00741131">
        <w:rPr>
          <w:rFonts w:ascii="Times New Roman" w:hAnsi="Times New Roman" w:cs="Times New Roman"/>
          <w:noProof/>
          <w:sz w:val="20"/>
          <w:szCs w:val="20"/>
        </w:rPr>
        <w:drawing>
          <wp:anchor distT="0" distB="0" distL="114300" distR="114300" simplePos="0" relativeHeight="251658240" behindDoc="0" locked="0" layoutInCell="1" allowOverlap="1" wp14:anchorId="6206145F" wp14:editId="55A924CD">
            <wp:simplePos x="0" y="0"/>
            <wp:positionH relativeFrom="column">
              <wp:posOffset>-15929</wp:posOffset>
            </wp:positionH>
            <wp:positionV relativeFrom="paragraph">
              <wp:posOffset>201930</wp:posOffset>
            </wp:positionV>
            <wp:extent cx="981075" cy="357313"/>
            <wp:effectExtent l="0" t="0" r="0" b="508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1075" cy="357313"/>
                    </a:xfrm>
                    <a:prstGeom prst="rect">
                      <a:avLst/>
                    </a:prstGeom>
                  </pic:spPr>
                </pic:pic>
              </a:graphicData>
            </a:graphic>
            <wp14:sizeRelH relativeFrom="margin">
              <wp14:pctWidth>0</wp14:pctWidth>
            </wp14:sizeRelH>
            <wp14:sizeRelV relativeFrom="margin">
              <wp14:pctHeight>0</wp14:pctHeight>
            </wp14:sizeRelV>
          </wp:anchor>
        </w:drawing>
      </w:r>
      <w:r w:rsidR="0099776A" w:rsidRPr="00741131">
        <w:rPr>
          <w:rFonts w:ascii="Times New Roman" w:hAnsi="Times New Roman" w:cs="Times New Roman"/>
          <w:sz w:val="20"/>
          <w:szCs w:val="20"/>
        </w:rPr>
        <w:t>Mit freundlichen Grüßen</w:t>
      </w:r>
    </w:p>
    <w:sectPr w:rsidR="00BB3512" w:rsidRPr="00741131"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143D"/>
    <w:rsid w:val="000710B0"/>
    <w:rsid w:val="00073C82"/>
    <w:rsid w:val="00081359"/>
    <w:rsid w:val="000A154E"/>
    <w:rsid w:val="000A5AB8"/>
    <w:rsid w:val="000A6678"/>
    <w:rsid w:val="000A7DEB"/>
    <w:rsid w:val="000C55DE"/>
    <w:rsid w:val="000F371C"/>
    <w:rsid w:val="000F6E50"/>
    <w:rsid w:val="0010162B"/>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7589A"/>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1AAA"/>
    <w:rsid w:val="00453C2F"/>
    <w:rsid w:val="00454C0B"/>
    <w:rsid w:val="0046226E"/>
    <w:rsid w:val="00474FC2"/>
    <w:rsid w:val="00492923"/>
    <w:rsid w:val="004A1501"/>
    <w:rsid w:val="004A615C"/>
    <w:rsid w:val="004B4510"/>
    <w:rsid w:val="004C156C"/>
    <w:rsid w:val="004C174A"/>
    <w:rsid w:val="00500EFA"/>
    <w:rsid w:val="00506322"/>
    <w:rsid w:val="00507BBD"/>
    <w:rsid w:val="00531889"/>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C70D5"/>
    <w:rsid w:val="006D2592"/>
    <w:rsid w:val="006F58EC"/>
    <w:rsid w:val="00706233"/>
    <w:rsid w:val="007251EA"/>
    <w:rsid w:val="007340D7"/>
    <w:rsid w:val="00741131"/>
    <w:rsid w:val="007472BD"/>
    <w:rsid w:val="00755A3D"/>
    <w:rsid w:val="007675B1"/>
    <w:rsid w:val="0078394C"/>
    <w:rsid w:val="00797EF1"/>
    <w:rsid w:val="007A0566"/>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117D"/>
    <w:rsid w:val="008657E3"/>
    <w:rsid w:val="00867CED"/>
    <w:rsid w:val="00874503"/>
    <w:rsid w:val="00883B55"/>
    <w:rsid w:val="0089337A"/>
    <w:rsid w:val="008A248F"/>
    <w:rsid w:val="008A3282"/>
    <w:rsid w:val="008B402E"/>
    <w:rsid w:val="008C27C1"/>
    <w:rsid w:val="008D6664"/>
    <w:rsid w:val="008D7CDB"/>
    <w:rsid w:val="008E100E"/>
    <w:rsid w:val="008E4BA9"/>
    <w:rsid w:val="008E7A27"/>
    <w:rsid w:val="008E7D17"/>
    <w:rsid w:val="009064C6"/>
    <w:rsid w:val="00933742"/>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4B39"/>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368BD"/>
    <w:rsid w:val="00D50710"/>
    <w:rsid w:val="00D618E2"/>
    <w:rsid w:val="00D71D85"/>
    <w:rsid w:val="00D71D8E"/>
    <w:rsid w:val="00D75367"/>
    <w:rsid w:val="00D9281A"/>
    <w:rsid w:val="00DA2DA9"/>
    <w:rsid w:val="00DA3404"/>
    <w:rsid w:val="00DA524B"/>
    <w:rsid w:val="00DA71C5"/>
    <w:rsid w:val="00DB471D"/>
    <w:rsid w:val="00DD1863"/>
    <w:rsid w:val="00DD3349"/>
    <w:rsid w:val="00DD54E1"/>
    <w:rsid w:val="00DD6747"/>
    <w:rsid w:val="00DE1FBC"/>
    <w:rsid w:val="00DE5C3D"/>
    <w:rsid w:val="00E02500"/>
    <w:rsid w:val="00E12ED8"/>
    <w:rsid w:val="00E162C9"/>
    <w:rsid w:val="00E20F64"/>
    <w:rsid w:val="00E3005D"/>
    <w:rsid w:val="00E30491"/>
    <w:rsid w:val="00E473ED"/>
    <w:rsid w:val="00E47DAF"/>
    <w:rsid w:val="00E54F36"/>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57666"/>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064C6"/>
    <w:pPr>
      <w:spacing w:after="0" w:line="240" w:lineRule="auto"/>
    </w:pPr>
  </w:style>
  <w:style w:type="character" w:styleId="Kommentarzeichen">
    <w:name w:val="annotation reference"/>
    <w:basedOn w:val="Absatz-Standardschriftart"/>
    <w:uiPriority w:val="99"/>
    <w:semiHidden/>
    <w:unhideWhenUsed/>
    <w:rsid w:val="009064C6"/>
    <w:rPr>
      <w:sz w:val="16"/>
      <w:szCs w:val="16"/>
    </w:rPr>
  </w:style>
  <w:style w:type="paragraph" w:styleId="Kommentartext">
    <w:name w:val="annotation text"/>
    <w:basedOn w:val="Standard"/>
    <w:link w:val="KommentartextZchn"/>
    <w:uiPriority w:val="99"/>
    <w:unhideWhenUsed/>
    <w:rsid w:val="009064C6"/>
    <w:pPr>
      <w:spacing w:line="240" w:lineRule="auto"/>
    </w:pPr>
    <w:rPr>
      <w:sz w:val="20"/>
      <w:szCs w:val="20"/>
    </w:rPr>
  </w:style>
  <w:style w:type="character" w:customStyle="1" w:styleId="KommentartextZchn">
    <w:name w:val="Kommentartext Zchn"/>
    <w:basedOn w:val="Absatz-Standardschriftart"/>
    <w:link w:val="Kommentartext"/>
    <w:uiPriority w:val="99"/>
    <w:rsid w:val="009064C6"/>
    <w:rPr>
      <w:sz w:val="20"/>
      <w:szCs w:val="20"/>
    </w:rPr>
  </w:style>
  <w:style w:type="paragraph" w:styleId="Kommentarthema">
    <w:name w:val="annotation subject"/>
    <w:basedOn w:val="Kommentartext"/>
    <w:next w:val="Kommentartext"/>
    <w:link w:val="KommentarthemaZchn"/>
    <w:uiPriority w:val="99"/>
    <w:semiHidden/>
    <w:unhideWhenUsed/>
    <w:rsid w:val="009064C6"/>
    <w:rPr>
      <w:b/>
      <w:bCs/>
    </w:rPr>
  </w:style>
  <w:style w:type="character" w:customStyle="1" w:styleId="KommentarthemaZchn">
    <w:name w:val="Kommentarthema Zchn"/>
    <w:basedOn w:val="KommentartextZchn"/>
    <w:link w:val="Kommentarthema"/>
    <w:uiPriority w:val="99"/>
    <w:semiHidden/>
    <w:rsid w:val="009064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1662120">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4820978">
      <w:bodyDiv w:val="1"/>
      <w:marLeft w:val="0"/>
      <w:marRight w:val="0"/>
      <w:marTop w:val="0"/>
      <w:marBottom w:val="0"/>
      <w:divBdr>
        <w:top w:val="none" w:sz="0" w:space="0" w:color="auto"/>
        <w:left w:val="none" w:sz="0" w:space="0" w:color="auto"/>
        <w:bottom w:val="none" w:sz="0" w:space="0" w:color="auto"/>
        <w:right w:val="none" w:sz="0" w:space="0" w:color="auto"/>
      </w:divBdr>
    </w:div>
    <w:div w:id="202644411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3793</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2023-02-12T13:50:00Z</dcterms:created>
  <dcterms:modified xsi:type="dcterms:W3CDTF">2023-03-14T19:04:00Z</dcterms:modified>
</cp:coreProperties>
</file>