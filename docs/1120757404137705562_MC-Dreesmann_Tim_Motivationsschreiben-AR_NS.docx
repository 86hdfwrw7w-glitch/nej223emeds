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EA2ED" w14:textId="34FE85F3" w:rsidR="009E24C6" w:rsidRPr="00C07A6C" w:rsidRDefault="00DB032D" w:rsidP="00DB032D">
      <w:pPr>
        <w:pStyle w:val="Titel"/>
        <w:jc w:val="center"/>
        <w:rPr>
          <w:rFonts w:ascii="Times New Roman" w:hAnsi="Times New Roman" w:cs="Times New Roman"/>
          <w:rPrChange w:id="0" w:author="Ajla Ramovic" w:date="2023-06-12T19:26:00Z">
            <w:rPr>
              <w:rFonts w:ascii="Arial" w:hAnsi="Arial" w:cs="Arial"/>
            </w:rPr>
          </w:rPrChange>
        </w:rPr>
      </w:pPr>
      <w:r w:rsidRPr="00C07A6C">
        <w:rPr>
          <w:rFonts w:ascii="Times New Roman" w:hAnsi="Times New Roman" w:cs="Times New Roman"/>
          <w:rPrChange w:id="1" w:author="Ajla Ramovic" w:date="2023-06-12T19:26:00Z">
            <w:rPr>
              <w:rFonts w:ascii="Arial" w:hAnsi="Arial" w:cs="Arial"/>
            </w:rPr>
          </w:rPrChange>
        </w:rPr>
        <w:t xml:space="preserve">Tim </w:t>
      </w:r>
      <w:proofErr w:type="spellStart"/>
      <w:r w:rsidRPr="00C07A6C">
        <w:rPr>
          <w:rFonts w:ascii="Times New Roman" w:hAnsi="Times New Roman" w:cs="Times New Roman"/>
          <w:rPrChange w:id="2" w:author="Ajla Ramovic" w:date="2023-06-12T19:26:00Z">
            <w:rPr>
              <w:rFonts w:ascii="Arial" w:hAnsi="Arial" w:cs="Arial"/>
            </w:rPr>
          </w:rPrChange>
        </w:rPr>
        <w:t>Dreesmann</w:t>
      </w:r>
      <w:proofErr w:type="spellEnd"/>
    </w:p>
    <w:p w14:paraId="4F81E6E6" w14:textId="132D3A7A" w:rsidR="00DB032D" w:rsidRPr="00C07A6C" w:rsidRDefault="00DB032D" w:rsidP="00DB032D">
      <w:pPr>
        <w:pStyle w:val="berschrift1"/>
        <w:jc w:val="center"/>
        <w:rPr>
          <w:rFonts w:ascii="Times New Roman" w:hAnsi="Times New Roman" w:cs="Times New Roman"/>
          <w:color w:val="000000" w:themeColor="text1"/>
          <w:rPrChange w:id="3" w:author="Ajla Ramovic" w:date="2023-06-12T19:26:00Z">
            <w:rPr>
              <w:rFonts w:ascii="Arial" w:hAnsi="Arial" w:cs="Arial"/>
              <w:color w:val="000000" w:themeColor="text1"/>
            </w:rPr>
          </w:rPrChange>
        </w:rPr>
      </w:pPr>
      <w:r w:rsidRPr="00C07A6C">
        <w:rPr>
          <w:rFonts w:ascii="Times New Roman" w:hAnsi="Times New Roman" w:cs="Times New Roman"/>
          <w:color w:val="000000" w:themeColor="text1"/>
          <w:rPrChange w:id="4" w:author="Ajla Ramovic" w:date="2023-06-12T19:26:00Z">
            <w:rPr>
              <w:rFonts w:ascii="Arial" w:hAnsi="Arial" w:cs="Arial"/>
              <w:color w:val="000000" w:themeColor="text1"/>
            </w:rPr>
          </w:rPrChange>
        </w:rPr>
        <w:t>Geboren am 08.06.2004</w:t>
      </w:r>
    </w:p>
    <w:p w14:paraId="19A54BA8" w14:textId="490A219F" w:rsidR="009E24C6" w:rsidRPr="00C07A6C" w:rsidRDefault="009E24C6" w:rsidP="00050DB7">
      <w:pPr>
        <w:spacing w:after="0"/>
        <w:rPr>
          <w:rFonts w:ascii="Times New Roman" w:hAnsi="Times New Roman" w:cs="Times New Roman"/>
          <w:sz w:val="21"/>
          <w:szCs w:val="21"/>
          <w:rPrChange w:id="5" w:author="Ajla Ramovic" w:date="2023-06-12T19:26:00Z">
            <w:rPr>
              <w:rFonts w:ascii="Georgia" w:hAnsi="Georgia" w:cs="Times New Roman"/>
              <w:sz w:val="21"/>
              <w:szCs w:val="21"/>
            </w:rPr>
          </w:rPrChange>
        </w:rPr>
      </w:pPr>
    </w:p>
    <w:p w14:paraId="58F78454" w14:textId="1C92D364" w:rsidR="00050DB7" w:rsidRPr="00C07A6C" w:rsidDel="00C07A6C" w:rsidRDefault="00050DB7" w:rsidP="00892544">
      <w:pPr>
        <w:spacing w:after="0"/>
        <w:jc w:val="right"/>
        <w:rPr>
          <w:del w:id="6" w:author="Ajla Ramovic" w:date="2023-06-12T19:26:00Z"/>
          <w:rFonts w:ascii="Times New Roman" w:hAnsi="Times New Roman" w:cs="Times New Roman"/>
          <w:rPrChange w:id="7" w:author="Ajla Ramovic" w:date="2023-06-12T19:26:00Z">
            <w:rPr>
              <w:del w:id="8" w:author="Ajla Ramovic" w:date="2023-06-12T19:26:00Z"/>
              <w:rFonts w:ascii="Arial" w:hAnsi="Arial" w:cs="Arial"/>
            </w:rPr>
          </w:rPrChange>
        </w:rPr>
      </w:pPr>
      <w:proofErr w:type="spellStart"/>
      <w:r w:rsidRPr="00C07A6C">
        <w:rPr>
          <w:rFonts w:ascii="Times New Roman" w:hAnsi="Times New Roman" w:cs="Times New Roman"/>
          <w:rPrChange w:id="9" w:author="Ajla Ramovic" w:date="2023-06-12T19:26:00Z">
            <w:rPr>
              <w:rFonts w:ascii="Arial" w:hAnsi="Arial" w:cs="Arial"/>
            </w:rPr>
          </w:rPrChange>
        </w:rPr>
        <w:t>Holtland</w:t>
      </w:r>
      <w:proofErr w:type="spellEnd"/>
      <w:r w:rsidRPr="00C07A6C">
        <w:rPr>
          <w:rFonts w:ascii="Times New Roman" w:hAnsi="Times New Roman" w:cs="Times New Roman"/>
          <w:rPrChange w:id="10" w:author="Ajla Ramovic" w:date="2023-06-12T19:26:00Z">
            <w:rPr>
              <w:rFonts w:ascii="Arial" w:hAnsi="Arial" w:cs="Arial"/>
            </w:rPr>
          </w:rPrChange>
        </w:rPr>
        <w:t xml:space="preserve">, </w:t>
      </w:r>
      <w:del w:id="11" w:author="Tim Dreesmann" w:date="2023-06-15T12:09:00Z">
        <w:r w:rsidRPr="00C07A6C" w:rsidDel="00944A54">
          <w:rPr>
            <w:rFonts w:ascii="Times New Roman" w:hAnsi="Times New Roman" w:cs="Times New Roman"/>
            <w:rPrChange w:id="12" w:author="Ajla Ramovic" w:date="2023-06-12T19:26:00Z">
              <w:rPr>
                <w:rFonts w:ascii="Arial" w:hAnsi="Arial" w:cs="Arial"/>
              </w:rPr>
            </w:rPrChange>
          </w:rPr>
          <w:delText>14</w:delText>
        </w:r>
      </w:del>
      <w:ins w:id="13" w:author="Tim Dreesmann" w:date="2023-06-15T12:09:00Z">
        <w:r w:rsidR="00944A54">
          <w:rPr>
            <w:rFonts w:ascii="Times New Roman" w:hAnsi="Times New Roman" w:cs="Times New Roman"/>
          </w:rPr>
          <w:t>15</w:t>
        </w:r>
      </w:ins>
      <w:r w:rsidRPr="00C07A6C">
        <w:rPr>
          <w:rFonts w:ascii="Times New Roman" w:hAnsi="Times New Roman" w:cs="Times New Roman"/>
          <w:rPrChange w:id="14" w:author="Ajla Ramovic" w:date="2023-06-12T19:26:00Z">
            <w:rPr>
              <w:rFonts w:ascii="Arial" w:hAnsi="Arial" w:cs="Arial"/>
            </w:rPr>
          </w:rPrChange>
        </w:rPr>
        <w:t>.</w:t>
      </w:r>
      <w:del w:id="15" w:author="Tim Dreesmann" w:date="2023-06-15T12:09:00Z">
        <w:r w:rsidRPr="00C07A6C" w:rsidDel="00944A54">
          <w:rPr>
            <w:rFonts w:ascii="Times New Roman" w:hAnsi="Times New Roman" w:cs="Times New Roman"/>
            <w:rPrChange w:id="16" w:author="Ajla Ramovic" w:date="2023-06-12T19:26:00Z">
              <w:rPr>
                <w:rFonts w:ascii="Arial" w:hAnsi="Arial" w:cs="Arial"/>
              </w:rPr>
            </w:rPrChange>
          </w:rPr>
          <w:delText>05</w:delText>
        </w:r>
      </w:del>
      <w:ins w:id="17" w:author="Tim Dreesmann" w:date="2023-06-15T12:09:00Z">
        <w:r w:rsidR="00944A54" w:rsidRPr="00C07A6C">
          <w:rPr>
            <w:rFonts w:ascii="Times New Roman" w:hAnsi="Times New Roman" w:cs="Times New Roman"/>
            <w:rPrChange w:id="18" w:author="Ajla Ramovic" w:date="2023-06-12T19:26:00Z">
              <w:rPr>
                <w:rFonts w:ascii="Arial" w:hAnsi="Arial" w:cs="Arial"/>
              </w:rPr>
            </w:rPrChange>
          </w:rPr>
          <w:t>0</w:t>
        </w:r>
        <w:r w:rsidR="00944A54">
          <w:rPr>
            <w:rFonts w:ascii="Times New Roman" w:hAnsi="Times New Roman" w:cs="Times New Roman"/>
          </w:rPr>
          <w:t>6</w:t>
        </w:r>
      </w:ins>
      <w:r w:rsidRPr="00C07A6C">
        <w:rPr>
          <w:rFonts w:ascii="Times New Roman" w:hAnsi="Times New Roman" w:cs="Times New Roman"/>
          <w:rPrChange w:id="19" w:author="Ajla Ramovic" w:date="2023-06-12T19:26:00Z">
            <w:rPr>
              <w:rFonts w:ascii="Arial" w:hAnsi="Arial" w:cs="Arial"/>
            </w:rPr>
          </w:rPrChange>
        </w:rPr>
        <w:t>.2023</w:t>
      </w:r>
    </w:p>
    <w:p w14:paraId="35BC74DF" w14:textId="77777777" w:rsidR="00442DC6" w:rsidRPr="0099776A" w:rsidRDefault="00442DC6">
      <w:pPr>
        <w:spacing w:after="0"/>
        <w:jc w:val="right"/>
        <w:rPr>
          <w:rFonts w:ascii="Georgia" w:hAnsi="Georgia" w:cs="Times New Roman"/>
          <w:b/>
          <w:sz w:val="21"/>
          <w:szCs w:val="21"/>
        </w:rPr>
        <w:pPrChange w:id="20" w:author="Ajla Ramovic" w:date="2023-06-12T19:26:00Z">
          <w:pPr>
            <w:spacing w:after="0"/>
          </w:pPr>
        </w:pPrChange>
      </w:pPr>
    </w:p>
    <w:p w14:paraId="2E38EC07" w14:textId="77777777" w:rsidR="00892544" w:rsidDel="00C07A6C" w:rsidRDefault="00892544" w:rsidP="00442DC6">
      <w:pPr>
        <w:spacing w:after="0"/>
        <w:jc w:val="both"/>
        <w:rPr>
          <w:del w:id="21" w:author="Ajla Ramovic" w:date="2023-06-12T19:29:00Z"/>
          <w:rFonts w:ascii="Arial" w:hAnsi="Arial" w:cs="Arial"/>
        </w:rPr>
      </w:pPr>
    </w:p>
    <w:p w14:paraId="19DC4E2E" w14:textId="2C17F5AE" w:rsidR="00442DC6" w:rsidRPr="007F37A0" w:rsidDel="00C07A6C" w:rsidRDefault="00442DC6" w:rsidP="00442DC6">
      <w:pPr>
        <w:spacing w:after="0"/>
        <w:jc w:val="both"/>
        <w:rPr>
          <w:del w:id="22" w:author="Ajla Ramovic" w:date="2023-06-12T19:29:00Z"/>
          <w:rFonts w:ascii="Arial" w:hAnsi="Arial" w:cs="Arial"/>
        </w:rPr>
      </w:pPr>
      <w:del w:id="23" w:author="Ajla Ramovic" w:date="2023-06-12T19:29:00Z">
        <w:r w:rsidRPr="007F37A0" w:rsidDel="00C07A6C">
          <w:rPr>
            <w:rFonts w:ascii="Arial" w:hAnsi="Arial" w:cs="Arial"/>
          </w:rPr>
          <w:delText xml:space="preserve">Sehr geehrte Damen und Herren, </w:delText>
        </w:r>
      </w:del>
    </w:p>
    <w:p w14:paraId="6092D59D" w14:textId="77777777" w:rsidR="00DB032D" w:rsidRDefault="00DB032D">
      <w:pPr>
        <w:spacing w:after="0"/>
        <w:jc w:val="both"/>
        <w:rPr>
          <w:rFonts w:ascii="Arial" w:hAnsi="Arial" w:cs="Arial"/>
        </w:rPr>
        <w:pPrChange w:id="24" w:author="Ajla Ramovic" w:date="2023-06-12T19:29:00Z">
          <w:pPr>
            <w:jc w:val="both"/>
          </w:pPr>
        </w:pPrChange>
      </w:pPr>
    </w:p>
    <w:p w14:paraId="01C526AA" w14:textId="77777777"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ins w:id="25" w:author="Ajla Ramovic" w:date="2023-06-12T19:28:00Z"/>
          <w:color w:val="374151"/>
          <w:sz w:val="22"/>
          <w:szCs w:val="22"/>
          <w:rPrChange w:id="26" w:author="Ajla Ramovic" w:date="2023-06-12T19:28:00Z">
            <w:rPr>
              <w:ins w:id="27" w:author="Ajla Ramovic" w:date="2023-06-12T19:28:00Z"/>
              <w:rFonts w:ascii="Segoe UI" w:hAnsi="Segoe UI" w:cs="Segoe UI"/>
              <w:color w:val="374151"/>
            </w:rPr>
          </w:rPrChange>
        </w:rPr>
        <w:pPrChange w:id="28"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pPr>
        </w:pPrChange>
      </w:pPr>
      <w:ins w:id="29" w:author="Ajla Ramovic" w:date="2023-06-12T19:28:00Z">
        <w:r w:rsidRPr="00C07A6C">
          <w:rPr>
            <w:color w:val="374151"/>
            <w:sz w:val="22"/>
            <w:szCs w:val="22"/>
            <w:rPrChange w:id="30" w:author="Ajla Ramovic" w:date="2023-06-12T19:28:00Z">
              <w:rPr>
                <w:rFonts w:ascii="Segoe UI" w:hAnsi="Segoe UI" w:cs="Segoe UI"/>
                <w:color w:val="374151"/>
              </w:rPr>
            </w:rPrChange>
          </w:rPr>
          <w:t>Sehr geehrte Damen und Herren,</w:t>
        </w:r>
      </w:ins>
    </w:p>
    <w:p w14:paraId="1D230DE6" w14:textId="204A7212" w:rsidR="00C07A6C" w:rsidRDefault="00C07A6C" w:rsidP="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31" w:author="Ajla Ramovic" w:date="2023-06-12T19:28:00Z"/>
          <w:color w:val="374151"/>
          <w:sz w:val="22"/>
          <w:szCs w:val="22"/>
        </w:rPr>
      </w:pPr>
      <w:ins w:id="32" w:author="Ajla Ramovic" w:date="2023-06-12T19:28:00Z">
        <w:r w:rsidRPr="00C07A6C">
          <w:rPr>
            <w:color w:val="374151"/>
            <w:sz w:val="22"/>
            <w:szCs w:val="22"/>
            <w:rPrChange w:id="33" w:author="Ajla Ramovic" w:date="2023-06-12T19:28:00Z">
              <w:rPr>
                <w:rFonts w:ascii="Segoe UI" w:hAnsi="Segoe UI" w:cs="Segoe UI"/>
                <w:color w:val="374151"/>
              </w:rPr>
            </w:rPrChange>
          </w:rPr>
          <w:t>schon seit meinem 14. Lebensjahr hege ich den Wunsch, aktiv am Wirtschaftsgeschehen teilzunehmen und somit zur langfristigen Sicherung der Wettbewerbsfähigkeit der deutschen Volkswirtschaft beizutragen. Der Studiengang "Business Administration" bietet mir die Chance, dieses Ziel zu verwirklichen. Durch ihn erlerne ich relevante Aspekte der Unternehmens- und Volkswirtschaftsbewertung sowie mögliche Lösungsstrategien. Meinen ersten Kontakt mit Betriebswirtschaftslehre hatte ich während eines Zukunftstages in der fünften Klasse, als ich den Beruf des Bankkaufmanns für einen Tag kennenlernen durfte. Auf meine Nachfrage hin bekam ich einen kurzen Einblick in das Investment-Banking und Due-Diligence-Verfahren – etwas, das mich sofort faszinierte. Mein Interesse an Wirtschaftsthemen intensivierte sich im Laufe meiner Schulzeit stetig, insbesondere für d</w:t>
        </w:r>
      </w:ins>
      <w:ins w:id="34" w:author="Nadine Struck" w:date="2023-06-13T19:03:00Z">
        <w:r w:rsidR="000D08D0">
          <w:rPr>
            <w:color w:val="374151"/>
            <w:sz w:val="22"/>
            <w:szCs w:val="22"/>
          </w:rPr>
          <w:t>as</w:t>
        </w:r>
      </w:ins>
      <w:ins w:id="35" w:author="Ajla Ramovic" w:date="2023-06-12T19:28:00Z">
        <w:del w:id="36" w:author="Nadine Struck" w:date="2023-06-13T19:03:00Z">
          <w:r w:rsidRPr="00C07A6C" w:rsidDel="000D08D0">
            <w:rPr>
              <w:color w:val="374151"/>
              <w:sz w:val="22"/>
              <w:szCs w:val="22"/>
              <w:rPrChange w:id="37" w:author="Ajla Ramovic" w:date="2023-06-12T19:28:00Z">
                <w:rPr>
                  <w:rFonts w:ascii="Segoe UI" w:hAnsi="Segoe UI" w:cs="Segoe UI"/>
                  <w:color w:val="374151"/>
                </w:rPr>
              </w:rPrChange>
            </w:rPr>
            <w:delText>en Bereich</w:delText>
          </w:r>
        </w:del>
        <w:r w:rsidRPr="00C07A6C">
          <w:rPr>
            <w:color w:val="374151"/>
            <w:sz w:val="22"/>
            <w:szCs w:val="22"/>
            <w:rPrChange w:id="38" w:author="Ajla Ramovic" w:date="2023-06-12T19:28:00Z">
              <w:rPr>
                <w:rFonts w:ascii="Segoe UI" w:hAnsi="Segoe UI" w:cs="Segoe UI"/>
                <w:color w:val="374151"/>
              </w:rPr>
            </w:rPrChange>
          </w:rPr>
          <w:t xml:space="preserve"> Investment Banking. Daher entschied ich mich nach der zehnten Klasse, das berufliche Gymnasium mit dem Schwerpunkt Wirtschaft an der BBS1 in Leer (Ostfriesland) zu besuchen.</w:t>
        </w:r>
      </w:ins>
    </w:p>
    <w:p w14:paraId="6D0523C5" w14:textId="1E402047"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39" w:author="Ajla Ramovic" w:date="2023-06-12T19:28:00Z"/>
          <w:color w:val="374151"/>
          <w:sz w:val="22"/>
          <w:szCs w:val="22"/>
          <w:rPrChange w:id="40" w:author="Ajla Ramovic" w:date="2023-06-12T19:28:00Z">
            <w:rPr>
              <w:ins w:id="41" w:author="Ajla Ramovic" w:date="2023-06-12T19:28:00Z"/>
              <w:rFonts w:ascii="Segoe UI" w:hAnsi="Segoe UI" w:cs="Segoe UI"/>
              <w:color w:val="374151"/>
            </w:rPr>
          </w:rPrChange>
        </w:rPr>
        <w:pPrChange w:id="42"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pPr>
        </w:pPrChange>
      </w:pPr>
      <w:ins w:id="43" w:author="Ajla Ramovic" w:date="2023-06-12T19:28:00Z">
        <w:r w:rsidRPr="00C07A6C">
          <w:rPr>
            <w:color w:val="374151"/>
            <w:sz w:val="22"/>
            <w:szCs w:val="22"/>
            <w:rPrChange w:id="44" w:author="Ajla Ramovic" w:date="2023-06-12T19:28:00Z">
              <w:rPr>
                <w:rFonts w:ascii="Segoe UI" w:hAnsi="Segoe UI" w:cs="Segoe UI"/>
                <w:color w:val="374151"/>
              </w:rPr>
            </w:rPrChange>
          </w:rPr>
          <w:t xml:space="preserve">Die Frankfurt School </w:t>
        </w:r>
        <w:proofErr w:type="spellStart"/>
        <w:r w:rsidRPr="00C07A6C">
          <w:rPr>
            <w:color w:val="374151"/>
            <w:sz w:val="22"/>
            <w:szCs w:val="22"/>
            <w:rPrChange w:id="45" w:author="Ajla Ramovic" w:date="2023-06-12T19:28:00Z">
              <w:rPr>
                <w:rFonts w:ascii="Segoe UI" w:hAnsi="Segoe UI" w:cs="Segoe UI"/>
                <w:color w:val="374151"/>
              </w:rPr>
            </w:rPrChange>
          </w:rPr>
          <w:t>of</w:t>
        </w:r>
        <w:proofErr w:type="spellEnd"/>
        <w:r w:rsidRPr="00C07A6C">
          <w:rPr>
            <w:color w:val="374151"/>
            <w:sz w:val="22"/>
            <w:szCs w:val="22"/>
            <w:rPrChange w:id="46" w:author="Ajla Ramovic" w:date="2023-06-12T19:28:00Z">
              <w:rPr>
                <w:rFonts w:ascii="Segoe UI" w:hAnsi="Segoe UI" w:cs="Segoe UI"/>
                <w:color w:val="374151"/>
              </w:rPr>
            </w:rPrChange>
          </w:rPr>
          <w:t xml:space="preserve"> Finance &amp; Management erscheint mir ideal, da sie nicht nur eine der renommiertesten Business Schools in Europa und international ist, sondern auch eine sehr persönliche Lernatmosphäre bietet. Ein Studium an der Frankfurt School </w:t>
        </w:r>
        <w:proofErr w:type="spellStart"/>
        <w:r w:rsidRPr="00C07A6C">
          <w:rPr>
            <w:color w:val="374151"/>
            <w:sz w:val="22"/>
            <w:szCs w:val="22"/>
            <w:rPrChange w:id="47" w:author="Ajla Ramovic" w:date="2023-06-12T19:28:00Z">
              <w:rPr>
                <w:rFonts w:ascii="Segoe UI" w:hAnsi="Segoe UI" w:cs="Segoe UI"/>
                <w:color w:val="374151"/>
              </w:rPr>
            </w:rPrChange>
          </w:rPr>
          <w:t>of</w:t>
        </w:r>
        <w:proofErr w:type="spellEnd"/>
        <w:r w:rsidRPr="00C07A6C">
          <w:rPr>
            <w:color w:val="374151"/>
            <w:sz w:val="22"/>
            <w:szCs w:val="22"/>
            <w:rPrChange w:id="48" w:author="Ajla Ramovic" w:date="2023-06-12T19:28:00Z">
              <w:rPr>
                <w:rFonts w:ascii="Segoe UI" w:hAnsi="Segoe UI" w:cs="Segoe UI"/>
                <w:color w:val="374151"/>
              </w:rPr>
            </w:rPrChange>
          </w:rPr>
          <w:t xml:space="preserve"> Finance &amp; Management würde mich ideal auf meine zukünftige Karriere im Investment-Banking vorbereiten und gleichzeitig ein weitreichendes Netzwerk mit ebenso ambitionierten Studenten schaffen. Dies schafft ein überaus motivierendes </w:t>
        </w:r>
        <w:commentRangeStart w:id="49"/>
        <w:r w:rsidRPr="00C07A6C">
          <w:rPr>
            <w:color w:val="374151"/>
            <w:sz w:val="22"/>
            <w:szCs w:val="22"/>
            <w:rPrChange w:id="50" w:author="Ajla Ramovic" w:date="2023-06-12T19:28:00Z">
              <w:rPr>
                <w:rFonts w:ascii="Segoe UI" w:hAnsi="Segoe UI" w:cs="Segoe UI"/>
                <w:color w:val="374151"/>
              </w:rPr>
            </w:rPrChange>
          </w:rPr>
          <w:t>Lernumfeld</w:t>
        </w:r>
      </w:ins>
      <w:commentRangeEnd w:id="49"/>
      <w:r w:rsidR="00B03201">
        <w:rPr>
          <w:rStyle w:val="Kommentarzeichen"/>
          <w:rFonts w:asciiTheme="minorHAnsi" w:eastAsiaTheme="minorHAnsi" w:hAnsiTheme="minorHAnsi" w:cstheme="minorBidi"/>
          <w:lang w:eastAsia="en-US"/>
        </w:rPr>
        <w:commentReference w:id="49"/>
      </w:r>
      <w:ins w:id="51" w:author="Ajla Ramovic" w:date="2023-06-12T19:28:00Z">
        <w:r w:rsidRPr="00C07A6C">
          <w:rPr>
            <w:color w:val="374151"/>
            <w:sz w:val="22"/>
            <w:szCs w:val="22"/>
            <w:rPrChange w:id="52" w:author="Ajla Ramovic" w:date="2023-06-12T19:28:00Z">
              <w:rPr>
                <w:rFonts w:ascii="Segoe UI" w:hAnsi="Segoe UI" w:cs="Segoe UI"/>
                <w:color w:val="374151"/>
              </w:rPr>
            </w:rPrChange>
          </w:rPr>
          <w:t>.</w:t>
        </w:r>
      </w:ins>
    </w:p>
    <w:p w14:paraId="793A3C75" w14:textId="70283255"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53" w:author="Ajla Ramovic" w:date="2023-06-12T19:28:00Z"/>
          <w:color w:val="374151"/>
          <w:sz w:val="22"/>
          <w:szCs w:val="22"/>
          <w:rPrChange w:id="54" w:author="Ajla Ramovic" w:date="2023-06-12T19:28:00Z">
            <w:rPr>
              <w:ins w:id="55" w:author="Ajla Ramovic" w:date="2023-06-12T19:28:00Z"/>
              <w:rFonts w:ascii="Segoe UI" w:hAnsi="Segoe UI" w:cs="Segoe UI"/>
              <w:color w:val="374151"/>
            </w:rPr>
          </w:rPrChange>
        </w:rPr>
        <w:pPrChange w:id="56"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pPr>
        </w:pPrChange>
      </w:pPr>
      <w:commentRangeStart w:id="57"/>
      <w:ins w:id="58" w:author="Ajla Ramovic" w:date="2023-06-12T19:28:00Z">
        <w:r w:rsidRPr="00C07A6C">
          <w:rPr>
            <w:color w:val="374151"/>
            <w:sz w:val="22"/>
            <w:szCs w:val="22"/>
            <w:rPrChange w:id="59" w:author="Ajla Ramovic" w:date="2023-06-12T19:28:00Z">
              <w:rPr>
                <w:rFonts w:ascii="Segoe UI" w:hAnsi="Segoe UI" w:cs="Segoe UI"/>
                <w:color w:val="374151"/>
              </w:rPr>
            </w:rPrChange>
          </w:rPr>
          <w:t>Eine meiner Stärken ist meine hohe Lernmotivation, die aus meinem Interesse für sowohl mikro- als auch makroökonomische Sachverhalte resultiert. Mein umfassendes Verständnis für wirtschaftliche Zusammenhänge hat seinen Ursprung in meiner Jugend, als ich mit zwölf Jahren begann, alle mir zugänglichen Informationen über wirtschaftliche Prozesse zu sammeln.</w:t>
        </w:r>
      </w:ins>
      <w:commentRangeEnd w:id="57"/>
      <w:r w:rsidR="000D08D0">
        <w:rPr>
          <w:rStyle w:val="Kommentarzeichen"/>
          <w:rFonts w:asciiTheme="minorHAnsi" w:eastAsiaTheme="minorHAnsi" w:hAnsiTheme="minorHAnsi" w:cstheme="minorBidi"/>
          <w:lang w:eastAsia="en-US"/>
        </w:rPr>
        <w:commentReference w:id="57"/>
      </w:r>
      <w:ins w:id="60" w:author="Tim Dreesmann" w:date="2023-06-15T11:47:00Z">
        <w:r w:rsidR="00512232">
          <w:rPr>
            <w:color w:val="374151"/>
            <w:sz w:val="22"/>
            <w:szCs w:val="22"/>
          </w:rPr>
          <w:t xml:space="preserve"> </w:t>
        </w:r>
      </w:ins>
      <w:ins w:id="61" w:author="Tim Dreesmann" w:date="2023-06-15T11:48:00Z">
        <w:r w:rsidR="00512232">
          <w:rPr>
            <w:color w:val="374151"/>
            <w:sz w:val="22"/>
            <w:szCs w:val="22"/>
          </w:rPr>
          <w:t>Diese Informationen beinhalteten volkswirtschaftliche Ursache-Wirkungsketten</w:t>
        </w:r>
      </w:ins>
      <w:ins w:id="62" w:author="Tim Dreesmann" w:date="2023-06-15T11:49:00Z">
        <w:r w:rsidR="00512232">
          <w:rPr>
            <w:color w:val="374151"/>
            <w:sz w:val="22"/>
            <w:szCs w:val="22"/>
          </w:rPr>
          <w:t>, die Korrelationen zwischen Früh-Präsenz- und S</w:t>
        </w:r>
      </w:ins>
      <w:ins w:id="63" w:author="Tim Dreesmann" w:date="2023-06-15T11:50:00Z">
        <w:r w:rsidR="00512232">
          <w:rPr>
            <w:color w:val="374151"/>
            <w:sz w:val="22"/>
            <w:szCs w:val="22"/>
          </w:rPr>
          <w:t>pätindikatoren und so weiter. Weiterhin beschäftigte ich mich mit den Auswirkungen auf Aktienmärkte und im Zuge dessen legte ich mir ein Mus</w:t>
        </w:r>
      </w:ins>
      <w:ins w:id="64" w:author="Tim Dreesmann" w:date="2023-06-15T11:51:00Z">
        <w:r w:rsidR="00512232">
          <w:rPr>
            <w:color w:val="374151"/>
            <w:sz w:val="22"/>
            <w:szCs w:val="22"/>
          </w:rPr>
          <w:t xml:space="preserve">terdepot bei </w:t>
        </w:r>
        <w:proofErr w:type="spellStart"/>
        <w:r w:rsidR="00512232">
          <w:rPr>
            <w:color w:val="374151"/>
            <w:sz w:val="22"/>
            <w:szCs w:val="22"/>
          </w:rPr>
          <w:t>Onvista</w:t>
        </w:r>
        <w:proofErr w:type="spellEnd"/>
        <w:r w:rsidR="00512232">
          <w:rPr>
            <w:color w:val="374151"/>
            <w:sz w:val="22"/>
            <w:szCs w:val="22"/>
          </w:rPr>
          <w:t xml:space="preserve"> zu, wo ich innerhalb eines Jahres eine Rendite von 30% </w:t>
        </w:r>
      </w:ins>
      <w:ins w:id="65" w:author="Tim Dreesmann" w:date="2023-06-15T12:08:00Z">
        <w:r w:rsidR="00890D6E">
          <w:rPr>
            <w:color w:val="374151"/>
            <w:sz w:val="22"/>
            <w:szCs w:val="22"/>
          </w:rPr>
          <w:t xml:space="preserve">erzielt </w:t>
        </w:r>
        <w:commentRangeStart w:id="66"/>
        <w:r w:rsidR="00890D6E">
          <w:rPr>
            <w:color w:val="374151"/>
            <w:sz w:val="22"/>
            <w:szCs w:val="22"/>
          </w:rPr>
          <w:t>habe</w:t>
        </w:r>
        <w:commentRangeEnd w:id="66"/>
        <w:r w:rsidR="00890D6E">
          <w:rPr>
            <w:rStyle w:val="Kommentarzeichen"/>
            <w:rFonts w:asciiTheme="minorHAnsi" w:eastAsiaTheme="minorHAnsi" w:hAnsiTheme="minorHAnsi" w:cstheme="minorBidi"/>
            <w:lang w:eastAsia="en-US"/>
          </w:rPr>
          <w:commentReference w:id="66"/>
        </w:r>
      </w:ins>
      <w:ins w:id="67" w:author="Tim Dreesmann" w:date="2023-06-15T11:53:00Z">
        <w:r w:rsidR="00512232">
          <w:rPr>
            <w:color w:val="374151"/>
            <w:sz w:val="22"/>
            <w:szCs w:val="22"/>
          </w:rPr>
          <w:t>.</w:t>
        </w:r>
      </w:ins>
      <w:ins w:id="68" w:author="Tim Dreesmann" w:date="2023-06-15T12:03:00Z">
        <w:r w:rsidR="00B03201">
          <w:rPr>
            <w:color w:val="374151"/>
            <w:sz w:val="22"/>
            <w:szCs w:val="22"/>
          </w:rPr>
          <w:t xml:space="preserve"> </w:t>
        </w:r>
      </w:ins>
    </w:p>
    <w:p w14:paraId="4A2E47D1" w14:textId="19872597" w:rsidR="00C07A6C" w:rsidRPr="00004D44"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69" w:author="Ajla Ramovic" w:date="2023-06-12T19:28:00Z"/>
          <w:color w:val="374151"/>
          <w:sz w:val="22"/>
          <w:szCs w:val="22"/>
          <w:rPrChange w:id="70" w:author="Tim Dreesmann" w:date="2023-06-15T11:55:00Z">
            <w:rPr>
              <w:ins w:id="71" w:author="Ajla Ramovic" w:date="2023-06-12T19:28:00Z"/>
              <w:rFonts w:ascii="Segoe UI" w:hAnsi="Segoe UI" w:cs="Segoe UI"/>
              <w:color w:val="374151"/>
            </w:rPr>
          </w:rPrChange>
        </w:rPr>
        <w:pPrChange w:id="72"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pPr>
        </w:pPrChange>
      </w:pPr>
      <w:ins w:id="73" w:author="Ajla Ramovic" w:date="2023-06-12T19:28:00Z">
        <w:r w:rsidRPr="00C07A6C">
          <w:rPr>
            <w:color w:val="374151"/>
            <w:sz w:val="22"/>
            <w:szCs w:val="22"/>
            <w:rPrChange w:id="74" w:author="Ajla Ramovic" w:date="2023-06-12T19:28:00Z">
              <w:rPr>
                <w:rFonts w:ascii="Segoe UI" w:hAnsi="Segoe UI" w:cs="Segoe UI"/>
                <w:color w:val="374151"/>
              </w:rPr>
            </w:rPrChange>
          </w:rPr>
          <w:t xml:space="preserve">In </w:t>
        </w:r>
        <w:commentRangeStart w:id="75"/>
        <w:r w:rsidRPr="00C07A6C">
          <w:rPr>
            <w:color w:val="374151"/>
            <w:sz w:val="22"/>
            <w:szCs w:val="22"/>
            <w:rPrChange w:id="76" w:author="Ajla Ramovic" w:date="2023-06-12T19:28:00Z">
              <w:rPr>
                <w:rFonts w:ascii="Segoe UI" w:hAnsi="Segoe UI" w:cs="Segoe UI"/>
                <w:color w:val="374151"/>
              </w:rPr>
            </w:rPrChange>
          </w:rPr>
          <w:t>Bezug auf Schwächen neige ich manchmal dazu, mich auf zu viele Details zu konzentrieren, da ich stets bestrebt bin, alle Aspekte eines Themas zu erfassen. Außerdem kann ich ungeduldig sein, wenn ich versuche, Konzepte schnell zu verstehen und praktische Fähigkeiten schnell zu beherrschen. Ich bin mir bewusst, dass diese Eigenschaften in meiner späteren Karriere eine Herausforderung darstellen könnten, und möchte meine Zeit an der FS nutzen, um diese Schwächen zu verbessern.</w:t>
        </w:r>
      </w:ins>
      <w:commentRangeEnd w:id="75"/>
      <w:r w:rsidR="000D08D0">
        <w:rPr>
          <w:rStyle w:val="Kommentarzeichen"/>
          <w:rFonts w:asciiTheme="minorHAnsi" w:eastAsiaTheme="minorHAnsi" w:hAnsiTheme="minorHAnsi" w:cstheme="minorBidi"/>
          <w:lang w:eastAsia="en-US"/>
        </w:rPr>
        <w:commentReference w:id="75"/>
      </w:r>
      <w:ins w:id="77" w:author="Tim Dreesmann" w:date="2023-06-15T11:55:00Z">
        <w:r w:rsidR="00004D44" w:rsidRPr="00004D44">
          <w:rPr>
            <w:rFonts w:ascii="Arial" w:hAnsi="Arial" w:cs="Arial"/>
          </w:rPr>
          <w:t xml:space="preserve"> </w:t>
        </w:r>
        <w:r w:rsidR="00004D44" w:rsidRPr="00004D44">
          <w:rPr>
            <w:sz w:val="22"/>
            <w:szCs w:val="22"/>
            <w:rPrChange w:id="78" w:author="Tim Dreesmann" w:date="2023-06-15T11:55:00Z">
              <w:rPr>
                <w:rFonts w:ascii="Arial" w:hAnsi="Arial" w:cs="Arial"/>
              </w:rPr>
            </w:rPrChange>
          </w:rPr>
          <w:t>Privat arbeite ich ebenfalls an der Beseitigung meiner Schwächen, indem ich beispielsweise Aufgaben auf Zeit durchführe und bei den Aufgaben anschließend selbst kontrolliere, ob ich die wesentlichen Inhalte in meiner Antwort untergebracht habe.</w:t>
        </w:r>
      </w:ins>
    </w:p>
    <w:p w14:paraId="6C860BBE" w14:textId="159B7E2B"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79" w:author="Ajla Ramovic" w:date="2023-06-12T19:28:00Z"/>
          <w:color w:val="374151"/>
          <w:sz w:val="22"/>
          <w:szCs w:val="22"/>
          <w:rPrChange w:id="80" w:author="Ajla Ramovic" w:date="2023-06-12T19:28:00Z">
            <w:rPr>
              <w:ins w:id="81" w:author="Ajla Ramovic" w:date="2023-06-12T19:28:00Z"/>
              <w:rFonts w:ascii="Segoe UI" w:hAnsi="Segoe UI" w:cs="Segoe UI"/>
              <w:color w:val="374151"/>
            </w:rPr>
          </w:rPrChange>
        </w:rPr>
        <w:pPrChange w:id="82"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pPr>
        </w:pPrChange>
      </w:pPr>
      <w:ins w:id="83" w:author="Ajla Ramovic" w:date="2023-06-12T19:28:00Z">
        <w:r w:rsidRPr="00C07A6C">
          <w:rPr>
            <w:color w:val="374151"/>
            <w:sz w:val="22"/>
            <w:szCs w:val="22"/>
            <w:rPrChange w:id="84" w:author="Ajla Ramovic" w:date="2023-06-12T19:28:00Z">
              <w:rPr>
                <w:rFonts w:ascii="Segoe UI" w:hAnsi="Segoe UI" w:cs="Segoe UI"/>
                <w:color w:val="374151"/>
              </w:rPr>
            </w:rPrChange>
          </w:rPr>
          <w:t xml:space="preserve">Ich bin davon überzeugt, dass ich der Frankfurt School </w:t>
        </w:r>
        <w:proofErr w:type="spellStart"/>
        <w:r w:rsidRPr="00C07A6C">
          <w:rPr>
            <w:color w:val="374151"/>
            <w:sz w:val="22"/>
            <w:szCs w:val="22"/>
            <w:rPrChange w:id="85" w:author="Ajla Ramovic" w:date="2023-06-12T19:28:00Z">
              <w:rPr>
                <w:rFonts w:ascii="Segoe UI" w:hAnsi="Segoe UI" w:cs="Segoe UI"/>
                <w:color w:val="374151"/>
              </w:rPr>
            </w:rPrChange>
          </w:rPr>
          <w:t>of</w:t>
        </w:r>
        <w:proofErr w:type="spellEnd"/>
        <w:r w:rsidRPr="00C07A6C">
          <w:rPr>
            <w:color w:val="374151"/>
            <w:sz w:val="22"/>
            <w:szCs w:val="22"/>
            <w:rPrChange w:id="86" w:author="Ajla Ramovic" w:date="2023-06-12T19:28:00Z">
              <w:rPr>
                <w:rFonts w:ascii="Segoe UI" w:hAnsi="Segoe UI" w:cs="Segoe UI"/>
                <w:color w:val="374151"/>
              </w:rPr>
            </w:rPrChange>
          </w:rPr>
          <w:t xml:space="preserve"> Finance &amp; Management einen großen Mehrwert bieten kann. Ich strebe danach, alle Sachverhalte gründlich zu studieren und eigene Lösungsansätze zu entwickeln. Mit Unterstützung der Frankfurt School </w:t>
        </w:r>
        <w:proofErr w:type="spellStart"/>
        <w:r w:rsidRPr="00C07A6C">
          <w:rPr>
            <w:color w:val="374151"/>
            <w:sz w:val="22"/>
            <w:szCs w:val="22"/>
            <w:rPrChange w:id="87" w:author="Ajla Ramovic" w:date="2023-06-12T19:28:00Z">
              <w:rPr>
                <w:rFonts w:ascii="Segoe UI" w:hAnsi="Segoe UI" w:cs="Segoe UI"/>
                <w:color w:val="374151"/>
              </w:rPr>
            </w:rPrChange>
          </w:rPr>
          <w:t>of</w:t>
        </w:r>
        <w:proofErr w:type="spellEnd"/>
        <w:r w:rsidRPr="00C07A6C">
          <w:rPr>
            <w:color w:val="374151"/>
            <w:sz w:val="22"/>
            <w:szCs w:val="22"/>
            <w:rPrChange w:id="88" w:author="Ajla Ramovic" w:date="2023-06-12T19:28:00Z">
              <w:rPr>
                <w:rFonts w:ascii="Segoe UI" w:hAnsi="Segoe UI" w:cs="Segoe UI"/>
                <w:color w:val="374151"/>
              </w:rPr>
            </w:rPrChange>
          </w:rPr>
          <w:t xml:space="preserve"> Finance &amp; Management bin ich bestens positioniert, um mein berufliches Ziel, einen Festeinstieg bei den Big </w:t>
        </w:r>
      </w:ins>
      <w:proofErr w:type="spellStart"/>
      <w:ins w:id="89" w:author="Nadine Struck" w:date="2023-06-13T19:04:00Z">
        <w:r w:rsidR="000D08D0">
          <w:rPr>
            <w:color w:val="374151"/>
            <w:sz w:val="22"/>
            <w:szCs w:val="22"/>
          </w:rPr>
          <w:t>Three</w:t>
        </w:r>
      </w:ins>
      <w:proofErr w:type="spellEnd"/>
      <w:ins w:id="90" w:author="Ajla Ramovic" w:date="2023-06-12T19:28:00Z">
        <w:del w:id="91" w:author="Nadine Struck" w:date="2023-06-13T19:04:00Z">
          <w:r w:rsidRPr="00C07A6C" w:rsidDel="000D08D0">
            <w:rPr>
              <w:color w:val="374151"/>
              <w:sz w:val="22"/>
              <w:szCs w:val="22"/>
              <w:rPrChange w:id="92" w:author="Ajla Ramovic" w:date="2023-06-12T19:28:00Z">
                <w:rPr>
                  <w:rFonts w:ascii="Segoe UI" w:hAnsi="Segoe UI" w:cs="Segoe UI"/>
                  <w:color w:val="374151"/>
                </w:rPr>
              </w:rPrChange>
            </w:rPr>
            <w:delText>3</w:delText>
          </w:r>
        </w:del>
        <w:r w:rsidRPr="00C07A6C">
          <w:rPr>
            <w:color w:val="374151"/>
            <w:sz w:val="22"/>
            <w:szCs w:val="22"/>
            <w:rPrChange w:id="93" w:author="Ajla Ramovic" w:date="2023-06-12T19:28:00Z">
              <w:rPr>
                <w:rFonts w:ascii="Segoe UI" w:hAnsi="Segoe UI" w:cs="Segoe UI"/>
                <w:color w:val="374151"/>
              </w:rPr>
            </w:rPrChange>
          </w:rPr>
          <w:t xml:space="preserve"> im Investment Banking</w:t>
        </w:r>
        <w:del w:id="94" w:author="Nadine Struck" w:date="2023-06-13T19:04:00Z">
          <w:r w:rsidRPr="00C07A6C" w:rsidDel="000D08D0">
            <w:rPr>
              <w:color w:val="374151"/>
              <w:sz w:val="22"/>
              <w:szCs w:val="22"/>
              <w:rPrChange w:id="95" w:author="Ajla Ramovic" w:date="2023-06-12T19:28:00Z">
                <w:rPr>
                  <w:rFonts w:ascii="Segoe UI" w:hAnsi="Segoe UI" w:cs="Segoe UI"/>
                  <w:color w:val="374151"/>
                </w:rPr>
              </w:rPrChange>
            </w:rPr>
            <w:delText>,</w:delText>
          </w:r>
        </w:del>
        <w:r w:rsidRPr="00C07A6C">
          <w:rPr>
            <w:color w:val="374151"/>
            <w:sz w:val="22"/>
            <w:szCs w:val="22"/>
            <w:rPrChange w:id="96" w:author="Ajla Ramovic" w:date="2023-06-12T19:28:00Z">
              <w:rPr>
                <w:rFonts w:ascii="Segoe UI" w:hAnsi="Segoe UI" w:cs="Segoe UI"/>
                <w:color w:val="374151"/>
              </w:rPr>
            </w:rPrChange>
          </w:rPr>
          <w:t xml:space="preserve"> zu erreichen.</w:t>
        </w:r>
      </w:ins>
    </w:p>
    <w:p w14:paraId="6D7D6AA9" w14:textId="77777777"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ins w:id="97" w:author="Ajla Ramovic" w:date="2023-06-12T19:28:00Z"/>
          <w:color w:val="374151"/>
          <w:sz w:val="22"/>
          <w:szCs w:val="22"/>
          <w:rPrChange w:id="98" w:author="Ajla Ramovic" w:date="2023-06-12T19:28:00Z">
            <w:rPr>
              <w:ins w:id="99" w:author="Ajla Ramovic" w:date="2023-06-12T19:28:00Z"/>
              <w:rFonts w:ascii="Segoe UI" w:hAnsi="Segoe UI" w:cs="Segoe UI"/>
              <w:color w:val="374151"/>
            </w:rPr>
          </w:rPrChange>
        </w:rPr>
        <w:pPrChange w:id="100"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pPr>
        </w:pPrChange>
      </w:pPr>
      <w:ins w:id="101" w:author="Ajla Ramovic" w:date="2023-06-12T19:28:00Z">
        <w:r w:rsidRPr="00C07A6C">
          <w:rPr>
            <w:color w:val="374151"/>
            <w:sz w:val="22"/>
            <w:szCs w:val="22"/>
            <w:rPrChange w:id="102" w:author="Ajla Ramovic" w:date="2023-06-12T19:28:00Z">
              <w:rPr>
                <w:rFonts w:ascii="Segoe UI" w:hAnsi="Segoe UI" w:cs="Segoe UI"/>
                <w:color w:val="374151"/>
              </w:rPr>
            </w:rPrChange>
          </w:rPr>
          <w:lastRenderedPageBreak/>
          <w:t>Ich freue mich darauf, die Möglichkeit zu haben, Sie in einem Assessment-Center persönlich von meinen Fähigkeiten zu überzeugen.</w:t>
        </w:r>
      </w:ins>
    </w:p>
    <w:p w14:paraId="7F71D24C" w14:textId="77777777" w:rsidR="00C07A6C" w:rsidRPr="00C07A6C" w:rsidRDefault="00C07A6C">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ins w:id="103" w:author="Ajla Ramovic" w:date="2023-06-12T19:28:00Z"/>
          <w:color w:val="374151"/>
          <w:sz w:val="22"/>
          <w:szCs w:val="22"/>
          <w:rPrChange w:id="104" w:author="Ajla Ramovic" w:date="2023-06-12T19:28:00Z">
            <w:rPr>
              <w:ins w:id="105" w:author="Ajla Ramovic" w:date="2023-06-12T19:28:00Z"/>
              <w:rFonts w:ascii="Segoe UI" w:hAnsi="Segoe UI" w:cs="Segoe UI"/>
              <w:color w:val="374151"/>
            </w:rPr>
          </w:rPrChange>
        </w:rPr>
        <w:pPrChange w:id="106" w:author="Ajla Ramovic" w:date="2023-06-12T19:28:00Z">
          <w:pPr>
            <w:pStyle w:val="Standard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pPr>
        </w:pPrChange>
      </w:pPr>
      <w:ins w:id="107" w:author="Ajla Ramovic" w:date="2023-06-12T19:28:00Z">
        <w:r w:rsidRPr="00C07A6C">
          <w:rPr>
            <w:color w:val="374151"/>
            <w:sz w:val="22"/>
            <w:szCs w:val="22"/>
            <w:rPrChange w:id="108" w:author="Ajla Ramovic" w:date="2023-06-12T19:28:00Z">
              <w:rPr>
                <w:rFonts w:ascii="Segoe UI" w:hAnsi="Segoe UI" w:cs="Segoe UI"/>
                <w:color w:val="374151"/>
              </w:rPr>
            </w:rPrChange>
          </w:rPr>
          <w:t>Mit freundlichen Grüßen</w:t>
        </w:r>
      </w:ins>
    </w:p>
    <w:p w14:paraId="4488C796" w14:textId="21AA4A77" w:rsidR="007F37A0" w:rsidRPr="007F37A0" w:rsidDel="00C07A6C" w:rsidRDefault="007F37A0" w:rsidP="007F37A0">
      <w:pPr>
        <w:jc w:val="both"/>
        <w:rPr>
          <w:del w:id="109" w:author="Ajla Ramovic" w:date="2023-06-12T19:28:00Z"/>
          <w:rFonts w:ascii="Arial" w:eastAsia="Times New Roman" w:hAnsi="Arial" w:cs="Arial"/>
          <w:color w:val="000000"/>
          <w:lang w:eastAsia="de-DE"/>
        </w:rPr>
      </w:pPr>
      <w:del w:id="110" w:author="Ajla Ramovic" w:date="2023-06-12T19:28:00Z">
        <w:r w:rsidRPr="007F37A0" w:rsidDel="00C07A6C">
          <w:rPr>
            <w:rFonts w:ascii="Arial" w:eastAsia="Times New Roman" w:hAnsi="Arial" w:cs="Arial"/>
            <w:color w:val="000000"/>
            <w:lang w:eastAsia="de-DE"/>
          </w:rPr>
          <w:delText xml:space="preserve">bereits seit meinem 14. Lebensjahr besteht mein Ziel darin, das Wirtschaftsgeschehen entscheidend mitzugestalten und somit die Wettbewerbsfähigkeit der deutschen Volkswirtschaft langfristig zu sichern. Der Studiengang </w:delText>
        </w:r>
        <w:r w:rsidR="00601B47" w:rsidDel="00C07A6C">
          <w:rPr>
            <w:rFonts w:ascii="Arial" w:eastAsia="Times New Roman" w:hAnsi="Arial" w:cs="Arial"/>
            <w:color w:val="000000"/>
            <w:lang w:eastAsia="de-DE"/>
          </w:rPr>
          <w:delText>„</w:delText>
        </w:r>
        <w:r w:rsidR="00B80F27" w:rsidDel="00C07A6C">
          <w:rPr>
            <w:rFonts w:ascii="Arial" w:eastAsia="Times New Roman" w:hAnsi="Arial" w:cs="Arial"/>
            <w:color w:val="000000"/>
            <w:lang w:eastAsia="de-DE"/>
          </w:rPr>
          <w:delText>Business Administration</w:delText>
        </w:r>
        <w:r w:rsidR="00601B47" w:rsidDel="00C07A6C">
          <w:rPr>
            <w:rFonts w:ascii="Arial" w:eastAsia="Times New Roman" w:hAnsi="Arial" w:cs="Arial"/>
            <w:color w:val="000000"/>
            <w:lang w:eastAsia="de-DE"/>
          </w:rPr>
          <w:delText>“</w:delText>
        </w:r>
        <w:r w:rsidRPr="007F37A0" w:rsidDel="00C07A6C">
          <w:rPr>
            <w:rFonts w:ascii="Arial" w:eastAsia="Times New Roman" w:hAnsi="Arial" w:cs="Arial"/>
            <w:color w:val="000000"/>
            <w:lang w:eastAsia="de-DE"/>
          </w:rPr>
          <w:delText xml:space="preserve"> gibt mir die Möglichkeit dieses Ziel zu erreichen, da ich mittels dieses Studienganges alle relevanten Inhalte zu der Bewertung von Unternehmen und von ganzen Volkswirtschaften sowie mögliche Lösungsstrategien erlerne. Meine ersten Berührungspunkte mit BWL hatte ich im Zuge des Zukunftstages in der </w:delText>
        </w:r>
        <w:r w:rsidR="003A68DC" w:rsidDel="00C07A6C">
          <w:rPr>
            <w:rFonts w:ascii="Arial" w:eastAsia="Times New Roman" w:hAnsi="Arial" w:cs="Arial"/>
            <w:color w:val="000000"/>
            <w:lang w:eastAsia="de-DE"/>
          </w:rPr>
          <w:delText>fünften</w:delText>
        </w:r>
        <w:r w:rsidRPr="007F37A0" w:rsidDel="00C07A6C">
          <w:rPr>
            <w:rFonts w:ascii="Arial" w:eastAsia="Times New Roman" w:hAnsi="Arial" w:cs="Arial"/>
            <w:color w:val="000000"/>
            <w:lang w:eastAsia="de-DE"/>
          </w:rPr>
          <w:delText xml:space="preserve"> Klasse, als ich einen Tag lang den Beruf des Bankkaufmanns kennenlernen durfte. Auf Nachfrage meinerseits wurde mir dann ein kleiner Einblick in das Investment-Banking und die Due-Diligence-Verfahren gegeben, was mich sofort fasziniert hat. Mein wirtschaftliches Interesse hat sich dann in der weiteren Schullaufbahn immer weiter intensiviert, insbesondere für den Bereich Investment Banking</w:delText>
        </w:r>
        <w:r w:rsidR="006A795A" w:rsidDel="00C07A6C">
          <w:rPr>
            <w:rFonts w:ascii="Arial" w:eastAsia="Times New Roman" w:hAnsi="Arial" w:cs="Arial"/>
            <w:color w:val="000000"/>
            <w:lang w:eastAsia="de-DE"/>
          </w:rPr>
          <w:delText>.</w:delText>
        </w:r>
        <w:r w:rsidRPr="007F37A0" w:rsidDel="00C07A6C">
          <w:rPr>
            <w:rFonts w:ascii="Arial" w:eastAsia="Times New Roman" w:hAnsi="Arial" w:cs="Arial"/>
            <w:color w:val="000000"/>
            <w:lang w:eastAsia="de-DE"/>
          </w:rPr>
          <w:delText xml:space="preserve"> </w:delText>
        </w:r>
        <w:r w:rsidR="006A795A" w:rsidDel="00C07A6C">
          <w:rPr>
            <w:rFonts w:ascii="Arial" w:eastAsia="Times New Roman" w:hAnsi="Arial" w:cs="Arial"/>
            <w:color w:val="000000"/>
            <w:lang w:eastAsia="de-DE"/>
          </w:rPr>
          <w:delText>Aus diesem Grund habe</w:delText>
        </w:r>
        <w:r w:rsidRPr="007F37A0" w:rsidDel="00C07A6C">
          <w:rPr>
            <w:rFonts w:ascii="Arial" w:eastAsia="Times New Roman" w:hAnsi="Arial" w:cs="Arial"/>
            <w:color w:val="000000"/>
            <w:lang w:eastAsia="de-DE"/>
          </w:rPr>
          <w:delText xml:space="preserve"> ich mich nach der </w:delText>
        </w:r>
        <w:r w:rsidR="003A68DC" w:rsidDel="00C07A6C">
          <w:rPr>
            <w:rFonts w:ascii="Arial" w:eastAsia="Times New Roman" w:hAnsi="Arial" w:cs="Arial"/>
            <w:color w:val="000000"/>
            <w:lang w:eastAsia="de-DE"/>
          </w:rPr>
          <w:delText>zehnten</w:delText>
        </w:r>
        <w:r w:rsidRPr="007F37A0" w:rsidDel="00C07A6C">
          <w:rPr>
            <w:rFonts w:ascii="Arial" w:eastAsia="Times New Roman" w:hAnsi="Arial" w:cs="Arial"/>
            <w:color w:val="000000"/>
            <w:lang w:eastAsia="de-DE"/>
          </w:rPr>
          <w:delText xml:space="preserve"> Klasse entschieden, das Berufliche Gymnasium mit dem Schwerpunkt Wirtschaft an der BBS1 in Leer (Ostfriesland) zu besuchen. Der BRC-Unterricht (Betriebswirtschaft mit Rechnungswesen und Controlling) sowie der Volkswirtschaftsunterricht haben mich enorm gereizt und dementsprechend groß war auch mein Interesse, weshalb ich einen Großteil meiner Freizeit in die Vertiefung der Unterrichtsinhalte und Thematiken, welche über die Unterrichtsinhalte hinaus</w:delText>
        </w:r>
        <w:r w:rsidR="00601B47" w:rsidDel="00C07A6C">
          <w:rPr>
            <w:rFonts w:ascii="Arial" w:eastAsia="Times New Roman" w:hAnsi="Arial" w:cs="Arial"/>
            <w:color w:val="000000"/>
            <w:lang w:eastAsia="de-DE"/>
          </w:rPr>
          <w:delText xml:space="preserve"> gingen </w:delText>
        </w:r>
        <w:r w:rsidRPr="007F37A0" w:rsidDel="00C07A6C">
          <w:rPr>
            <w:rFonts w:ascii="Arial" w:eastAsia="Times New Roman" w:hAnsi="Arial" w:cs="Arial"/>
            <w:color w:val="000000"/>
            <w:lang w:eastAsia="de-DE"/>
          </w:rPr>
          <w:delText>investier</w:delText>
        </w:r>
        <w:r w:rsidR="00601B47" w:rsidDel="00C07A6C">
          <w:rPr>
            <w:rFonts w:ascii="Arial" w:eastAsia="Times New Roman" w:hAnsi="Arial" w:cs="Arial"/>
            <w:color w:val="000000"/>
            <w:lang w:eastAsia="de-DE"/>
          </w:rPr>
          <w:delText>te</w:delText>
        </w:r>
        <w:r w:rsidRPr="007F37A0" w:rsidDel="00C07A6C">
          <w:rPr>
            <w:rFonts w:ascii="Arial" w:eastAsia="Times New Roman" w:hAnsi="Arial" w:cs="Arial"/>
            <w:color w:val="000000"/>
            <w:lang w:eastAsia="de-DE"/>
          </w:rPr>
          <w:delText>. Ich habe mir beispielsweise im Zuge der Unterrichtseinheiten im Themenbereich Controlling Fachbücher zu Bewertungsverfahren von Unternehmen sowie dessen Kennzahlen angeschafft und diese genau studiert. </w:delText>
        </w:r>
        <w:r w:rsidR="003A68DC" w:rsidDel="00C07A6C">
          <w:rPr>
            <w:rFonts w:ascii="Arial" w:eastAsia="Times New Roman" w:hAnsi="Arial" w:cs="Arial"/>
            <w:color w:val="000000"/>
            <w:lang w:eastAsia="de-DE"/>
          </w:rPr>
          <w:delText>Um diese Sachverhalte nun noch stärker zu vertiefen und einige komplett neue Themengebiete zu erschließen, möchte ich ein Studium in Business Administration beginnen.</w:delText>
        </w:r>
      </w:del>
    </w:p>
    <w:p w14:paraId="7DC7D75A" w14:textId="159866FE" w:rsidR="00FC5632" w:rsidDel="00C07A6C" w:rsidRDefault="007F37A0" w:rsidP="007F37A0">
      <w:pPr>
        <w:jc w:val="both"/>
        <w:rPr>
          <w:del w:id="111" w:author="Ajla Ramovic" w:date="2023-06-12T19:28:00Z"/>
          <w:rFonts w:ascii="Arial" w:eastAsia="Times New Roman" w:hAnsi="Arial" w:cs="Arial"/>
          <w:color w:val="000000"/>
          <w:lang w:eastAsia="de-DE"/>
        </w:rPr>
      </w:pPr>
      <w:del w:id="112" w:author="Ajla Ramovic" w:date="2023-06-12T19:28:00Z">
        <w:r w:rsidRPr="007F37A0" w:rsidDel="00C07A6C">
          <w:rPr>
            <w:rFonts w:ascii="Arial" w:eastAsia="Times New Roman" w:hAnsi="Arial" w:cs="Arial"/>
            <w:color w:val="000000"/>
            <w:lang w:eastAsia="de-DE"/>
          </w:rPr>
          <w:delText xml:space="preserve">Die </w:delText>
        </w:r>
        <w:r w:rsidR="00124BC5" w:rsidDel="00C07A6C">
          <w:rPr>
            <w:rFonts w:ascii="Arial" w:eastAsia="Times New Roman" w:hAnsi="Arial" w:cs="Arial"/>
            <w:color w:val="000000"/>
            <w:lang w:eastAsia="de-DE"/>
          </w:rPr>
          <w:delText>Frankfurt School of Finance &amp; Management</w:delText>
        </w:r>
        <w:r w:rsidRPr="007F37A0" w:rsidDel="00C07A6C">
          <w:rPr>
            <w:rFonts w:ascii="Arial" w:eastAsia="Times New Roman" w:hAnsi="Arial" w:cs="Arial"/>
            <w:color w:val="000000"/>
            <w:lang w:eastAsia="de-DE"/>
          </w:rPr>
          <w:delText xml:space="preserve"> ist </w:delText>
        </w:r>
        <w:r w:rsidR="00612EB6" w:rsidDel="00C07A6C">
          <w:rPr>
            <w:rFonts w:ascii="Arial" w:eastAsia="Times New Roman" w:hAnsi="Arial" w:cs="Arial"/>
            <w:color w:val="000000"/>
            <w:lang w:eastAsia="de-DE"/>
          </w:rPr>
          <w:delText xml:space="preserve">für mich ideal, da Sie nicht nur </w:delText>
        </w:r>
        <w:r w:rsidRPr="007F37A0" w:rsidDel="00C07A6C">
          <w:rPr>
            <w:rFonts w:ascii="Arial" w:eastAsia="Times New Roman" w:hAnsi="Arial" w:cs="Arial"/>
            <w:color w:val="000000"/>
            <w:lang w:eastAsia="de-DE"/>
          </w:rPr>
          <w:delText>eine der renommiertesten Business Schools in Europa und auch international</w:delText>
        </w:r>
        <w:r w:rsidR="00612EB6" w:rsidDel="00C07A6C">
          <w:rPr>
            <w:rFonts w:ascii="Arial" w:eastAsia="Times New Roman" w:hAnsi="Arial" w:cs="Arial"/>
            <w:color w:val="000000"/>
            <w:lang w:eastAsia="de-DE"/>
          </w:rPr>
          <w:delText xml:space="preserve"> sind, sondern ebenfalls eine sehr persönliche Lernatmosphäre schaffen</w:delText>
        </w:r>
        <w:r w:rsidRPr="007F37A0" w:rsidDel="00C07A6C">
          <w:rPr>
            <w:rFonts w:ascii="Arial" w:eastAsia="Times New Roman" w:hAnsi="Arial" w:cs="Arial"/>
            <w:color w:val="000000"/>
            <w:lang w:eastAsia="de-DE"/>
          </w:rPr>
          <w:delText xml:space="preserve">. Ein Studium an der </w:delText>
        </w:r>
        <w:r w:rsidR="00124BC5" w:rsidDel="00C07A6C">
          <w:rPr>
            <w:rFonts w:ascii="Arial" w:eastAsia="Times New Roman" w:hAnsi="Arial" w:cs="Arial"/>
            <w:color w:val="000000"/>
            <w:lang w:eastAsia="de-DE"/>
          </w:rPr>
          <w:delText>Frankfurt School of Finance &amp; Management</w:delText>
        </w:r>
        <w:r w:rsidRPr="007F37A0" w:rsidDel="00C07A6C">
          <w:rPr>
            <w:rFonts w:ascii="Arial" w:eastAsia="Times New Roman" w:hAnsi="Arial" w:cs="Arial"/>
            <w:color w:val="000000"/>
            <w:lang w:eastAsia="de-DE"/>
          </w:rPr>
          <w:delText xml:space="preserve"> würde mich nicht nur ideal auf meine spätere Karriere im Investment-Banking vorbereiten, sondern auch ein großes Netzwerk von ebenfalls ambitionierten Studenten schaffen, wodurch ein überaus motivierendes Lernumfeld entsteht.</w:delText>
        </w:r>
        <w:r w:rsidR="003B2445" w:rsidDel="00C07A6C">
          <w:rPr>
            <w:rFonts w:ascii="Arial" w:eastAsia="Times New Roman" w:hAnsi="Arial" w:cs="Arial"/>
            <w:color w:val="000000"/>
            <w:lang w:eastAsia="de-DE"/>
          </w:rPr>
          <w:delText xml:space="preserve"> </w:delText>
        </w:r>
        <w:r w:rsidR="00C27FB9" w:rsidDel="00C07A6C">
          <w:rPr>
            <w:rFonts w:ascii="Arial" w:eastAsia="Times New Roman" w:hAnsi="Arial" w:cs="Arial"/>
            <w:color w:val="000000"/>
            <w:lang w:eastAsia="de-DE"/>
          </w:rPr>
          <w:delText xml:space="preserve">Gerade die Vielzahl, der in </w:delText>
        </w:r>
        <w:r w:rsidR="003E5F79" w:rsidDel="00C07A6C">
          <w:rPr>
            <w:rFonts w:ascii="Arial" w:eastAsia="Times New Roman" w:hAnsi="Arial" w:cs="Arial"/>
            <w:color w:val="000000"/>
            <w:lang w:eastAsia="de-DE"/>
          </w:rPr>
          <w:delText>ihrer</w:delText>
        </w:r>
        <w:r w:rsidR="00C27FB9" w:rsidDel="00C07A6C">
          <w:rPr>
            <w:rFonts w:ascii="Arial" w:eastAsia="Times New Roman" w:hAnsi="Arial" w:cs="Arial"/>
            <w:color w:val="000000"/>
            <w:lang w:eastAsia="de-DE"/>
          </w:rPr>
          <w:delText xml:space="preserve"> </w:delText>
        </w:r>
        <w:r w:rsidR="003E5F79" w:rsidDel="00C07A6C">
          <w:rPr>
            <w:rFonts w:ascii="Arial" w:eastAsia="Times New Roman" w:hAnsi="Arial" w:cs="Arial"/>
            <w:color w:val="000000"/>
            <w:lang w:eastAsia="de-DE"/>
          </w:rPr>
          <w:delText>Vision und Mission</w:delText>
        </w:r>
        <w:r w:rsidR="00C27FB9" w:rsidDel="00C07A6C">
          <w:rPr>
            <w:rFonts w:ascii="Arial" w:eastAsia="Times New Roman" w:hAnsi="Arial" w:cs="Arial"/>
            <w:color w:val="000000"/>
            <w:lang w:eastAsia="de-DE"/>
          </w:rPr>
          <w:delText xml:space="preserve"> enthaltenen Aspekte wie zum Beispiel die persönliche Weiterentwicklung, der Ausbau der Internationalisierung und Diversität sowie die </w:delText>
        </w:r>
        <w:r w:rsidR="003B2445" w:rsidDel="00C07A6C">
          <w:rPr>
            <w:rFonts w:ascii="Arial" w:eastAsia="Times New Roman" w:hAnsi="Arial" w:cs="Arial"/>
            <w:color w:val="000000"/>
            <w:lang w:eastAsia="de-DE"/>
          </w:rPr>
          <w:delText>Schaffung</w:delText>
        </w:r>
        <w:r w:rsidR="00C27FB9" w:rsidDel="00C07A6C">
          <w:rPr>
            <w:rFonts w:ascii="Arial" w:eastAsia="Times New Roman" w:hAnsi="Arial" w:cs="Arial"/>
            <w:color w:val="000000"/>
            <w:lang w:eastAsia="de-DE"/>
          </w:rPr>
          <w:delText xml:space="preserve"> </w:delText>
        </w:r>
        <w:r w:rsidR="003B2445" w:rsidDel="00C07A6C">
          <w:rPr>
            <w:rFonts w:ascii="Arial" w:eastAsia="Times New Roman" w:hAnsi="Arial" w:cs="Arial"/>
            <w:color w:val="000000"/>
            <w:lang w:eastAsia="de-DE"/>
          </w:rPr>
          <w:delText>neuer Finanz- und Managementperspektiven für eine nachhaltige Zukunft</w:delText>
        </w:r>
        <w:r w:rsidR="00C27FB9" w:rsidDel="00C07A6C">
          <w:rPr>
            <w:rFonts w:ascii="Arial" w:eastAsia="Times New Roman" w:hAnsi="Arial" w:cs="Arial"/>
            <w:color w:val="000000"/>
            <w:lang w:eastAsia="de-DE"/>
          </w:rPr>
          <w:delText xml:space="preserve"> zeig</w:delText>
        </w:r>
        <w:r w:rsidR="003B2445" w:rsidDel="00C07A6C">
          <w:rPr>
            <w:rFonts w:ascii="Arial" w:eastAsia="Times New Roman" w:hAnsi="Arial" w:cs="Arial"/>
            <w:color w:val="000000"/>
            <w:lang w:eastAsia="de-DE"/>
          </w:rPr>
          <w:delText>en</w:delText>
        </w:r>
        <w:r w:rsidR="00C27FB9" w:rsidDel="00C07A6C">
          <w:rPr>
            <w:rFonts w:ascii="Arial" w:eastAsia="Times New Roman" w:hAnsi="Arial" w:cs="Arial"/>
            <w:color w:val="000000"/>
            <w:lang w:eastAsia="de-DE"/>
          </w:rPr>
          <w:delText xml:space="preserve"> die hohe Qualität der</w:delText>
        </w:r>
        <w:r w:rsidR="003B2445" w:rsidDel="00C07A6C">
          <w:rPr>
            <w:rFonts w:ascii="Arial" w:eastAsia="Times New Roman" w:hAnsi="Arial" w:cs="Arial"/>
            <w:color w:val="000000"/>
            <w:lang w:eastAsia="de-DE"/>
          </w:rPr>
          <w:delText xml:space="preserve"> Frankfurt School</w:delText>
        </w:r>
        <w:r w:rsidR="00C27FB9" w:rsidDel="00C07A6C">
          <w:rPr>
            <w:rFonts w:ascii="Arial" w:eastAsia="Times New Roman" w:hAnsi="Arial" w:cs="Arial"/>
            <w:color w:val="000000"/>
            <w:lang w:eastAsia="de-DE"/>
          </w:rPr>
          <w:delText xml:space="preserve">, da Sie diese Thematiken konsequent behandeln und meistern. </w:delText>
        </w:r>
        <w:r w:rsidRPr="007F37A0" w:rsidDel="00C07A6C">
          <w:rPr>
            <w:rFonts w:ascii="Arial" w:eastAsia="Times New Roman" w:hAnsi="Arial" w:cs="Arial"/>
            <w:color w:val="000000"/>
            <w:lang w:eastAsia="de-DE"/>
          </w:rPr>
          <w:delText xml:space="preserve">Zusätzlich bietet die </w:delText>
        </w:r>
        <w:r w:rsidR="003B2445" w:rsidDel="00C07A6C">
          <w:rPr>
            <w:rFonts w:ascii="Arial" w:eastAsia="Times New Roman" w:hAnsi="Arial" w:cs="Arial"/>
            <w:color w:val="000000"/>
            <w:lang w:eastAsia="de-DE"/>
          </w:rPr>
          <w:delText>FS</w:delText>
        </w:r>
        <w:r w:rsidRPr="007F37A0" w:rsidDel="00C07A6C">
          <w:rPr>
            <w:rFonts w:ascii="Arial" w:eastAsia="Times New Roman" w:hAnsi="Arial" w:cs="Arial"/>
            <w:color w:val="000000"/>
            <w:lang w:eastAsia="de-DE"/>
          </w:rPr>
          <w:delText xml:space="preserve"> zahlreiche Workshops sowie extra curriculare Aktivitäten an. Damit </w:delText>
        </w:r>
        <w:r w:rsidR="00612EB6" w:rsidDel="00C07A6C">
          <w:rPr>
            <w:rFonts w:ascii="Arial" w:eastAsia="Times New Roman" w:hAnsi="Arial" w:cs="Arial"/>
            <w:color w:val="000000"/>
            <w:lang w:eastAsia="de-DE"/>
          </w:rPr>
          <w:delText>sind S</w:delText>
        </w:r>
        <w:r w:rsidRPr="007F37A0" w:rsidDel="00C07A6C">
          <w:rPr>
            <w:rFonts w:ascii="Arial" w:eastAsia="Times New Roman" w:hAnsi="Arial" w:cs="Arial"/>
            <w:color w:val="000000"/>
            <w:lang w:eastAsia="de-DE"/>
          </w:rPr>
          <w:delText xml:space="preserve">ie eine der wenigen Universitäten in Europa, die ein solch breites Angebot an </w:delText>
        </w:r>
        <w:r w:rsidR="00FC5632" w:rsidDel="00C07A6C">
          <w:rPr>
            <w:rFonts w:ascii="Arial" w:eastAsia="Times New Roman" w:hAnsi="Arial" w:cs="Arial"/>
            <w:color w:val="000000"/>
            <w:lang w:eastAsia="de-DE"/>
          </w:rPr>
          <w:delText>karriere</w:delText>
        </w:r>
        <w:r w:rsidR="00A02732" w:rsidDel="00C07A6C">
          <w:rPr>
            <w:rFonts w:ascii="Arial" w:eastAsia="Times New Roman" w:hAnsi="Arial" w:cs="Arial"/>
            <w:color w:val="000000"/>
            <w:lang w:eastAsia="de-DE"/>
          </w:rPr>
          <w:delText>-</w:delText>
        </w:r>
        <w:r w:rsidR="00FC5632" w:rsidDel="00C07A6C">
          <w:rPr>
            <w:rFonts w:ascii="Arial" w:eastAsia="Times New Roman" w:hAnsi="Arial" w:cs="Arial"/>
            <w:color w:val="000000"/>
            <w:lang w:eastAsia="de-DE"/>
          </w:rPr>
          <w:delText xml:space="preserve">fördernden </w:delText>
        </w:r>
        <w:r w:rsidRPr="007F37A0" w:rsidDel="00C07A6C">
          <w:rPr>
            <w:rFonts w:ascii="Arial" w:eastAsia="Times New Roman" w:hAnsi="Arial" w:cs="Arial"/>
            <w:color w:val="000000"/>
            <w:lang w:eastAsia="de-DE"/>
          </w:rPr>
          <w:delText>Aktivitäten aufweist.</w:delText>
        </w:r>
        <w:r w:rsidR="00EE2D62" w:rsidDel="00C07A6C">
          <w:rPr>
            <w:rFonts w:ascii="Arial" w:eastAsia="Times New Roman" w:hAnsi="Arial" w:cs="Arial"/>
            <w:color w:val="000000"/>
            <w:lang w:eastAsia="de-DE"/>
          </w:rPr>
          <w:delText xml:space="preserve"> Besonders die </w:delText>
        </w:r>
        <w:r w:rsidR="000E6D10" w:rsidDel="00C07A6C">
          <w:rPr>
            <w:rFonts w:ascii="Arial" w:eastAsia="Times New Roman" w:hAnsi="Arial" w:cs="Arial"/>
            <w:color w:val="000000"/>
            <w:lang w:eastAsia="de-DE"/>
          </w:rPr>
          <w:delText xml:space="preserve">FS-Associates- und die FS-Internationals-Initiative </w:delText>
        </w:r>
        <w:r w:rsidR="00EE2D62" w:rsidDel="00C07A6C">
          <w:rPr>
            <w:rFonts w:ascii="Arial" w:eastAsia="Times New Roman" w:hAnsi="Arial" w:cs="Arial"/>
            <w:color w:val="000000"/>
            <w:lang w:eastAsia="de-DE"/>
          </w:rPr>
          <w:delText>finde ich hierbei sehr spannend und reizvoll</w:delText>
        </w:r>
        <w:r w:rsidR="003A68DC" w:rsidDel="00C07A6C">
          <w:rPr>
            <w:rFonts w:ascii="Arial" w:eastAsia="Times New Roman" w:hAnsi="Arial" w:cs="Arial"/>
            <w:color w:val="000000"/>
            <w:lang w:eastAsia="de-DE"/>
          </w:rPr>
          <w:delText>, da ich nach meiner M&amp;A-Karriere eine Festanstellung oder Gründung eines Hedgefonds anstrebe sowie mein Netzwerk gerade auf internationaler Ebene erweitern will.</w:delText>
        </w:r>
      </w:del>
    </w:p>
    <w:p w14:paraId="7D900E56" w14:textId="17182936" w:rsidR="00FC5632" w:rsidDel="00C07A6C" w:rsidRDefault="00FC5632">
      <w:pPr>
        <w:rPr>
          <w:del w:id="113" w:author="Ajla Ramovic" w:date="2023-06-12T19:28:00Z"/>
          <w:rFonts w:ascii="Arial" w:eastAsia="Times New Roman" w:hAnsi="Arial" w:cs="Arial"/>
          <w:color w:val="000000"/>
          <w:lang w:eastAsia="de-DE"/>
        </w:rPr>
      </w:pPr>
      <w:del w:id="114" w:author="Ajla Ramovic" w:date="2023-06-12T19:28:00Z">
        <w:r w:rsidDel="00C07A6C">
          <w:rPr>
            <w:rFonts w:ascii="Arial" w:eastAsia="Times New Roman" w:hAnsi="Arial" w:cs="Arial"/>
            <w:color w:val="000000"/>
            <w:lang w:eastAsia="de-DE"/>
          </w:rPr>
          <w:br w:type="page"/>
        </w:r>
      </w:del>
    </w:p>
    <w:p w14:paraId="0673A975" w14:textId="14F1AEAC" w:rsidR="007F37A0" w:rsidRPr="007F37A0" w:rsidDel="00C07A6C" w:rsidRDefault="007F37A0" w:rsidP="007F37A0">
      <w:pPr>
        <w:jc w:val="both"/>
        <w:rPr>
          <w:del w:id="115" w:author="Ajla Ramovic" w:date="2023-06-12T19:28:00Z"/>
          <w:rFonts w:ascii="Arial" w:eastAsia="Times New Roman" w:hAnsi="Arial" w:cs="Arial"/>
          <w:color w:val="000000"/>
          <w:lang w:eastAsia="de-DE"/>
        </w:rPr>
      </w:pPr>
    </w:p>
    <w:p w14:paraId="38EED98B" w14:textId="5B950081" w:rsidR="00465201" w:rsidDel="00C07A6C" w:rsidRDefault="00B27FBD" w:rsidP="007F37A0">
      <w:pPr>
        <w:jc w:val="both"/>
        <w:rPr>
          <w:del w:id="116" w:author="Ajla Ramovic" w:date="2023-06-12T19:28:00Z"/>
          <w:rFonts w:ascii="Arial" w:eastAsia="Times New Roman" w:hAnsi="Arial" w:cs="Arial"/>
          <w:color w:val="000000"/>
          <w:lang w:eastAsia="de-DE"/>
        </w:rPr>
      </w:pPr>
      <w:del w:id="117" w:author="Ajla Ramovic" w:date="2023-06-12T19:28:00Z">
        <w:r w:rsidDel="00C07A6C">
          <w:rPr>
            <w:rFonts w:ascii="Arial" w:eastAsia="Times New Roman" w:hAnsi="Arial" w:cs="Arial"/>
            <w:color w:val="000000"/>
            <w:lang w:eastAsia="de-DE"/>
          </w:rPr>
          <w:delText>Meine Stärke ist unter anderem, m</w:delText>
        </w:r>
        <w:r w:rsidR="007F37A0" w:rsidRPr="007F37A0" w:rsidDel="00C07A6C">
          <w:rPr>
            <w:rFonts w:ascii="Arial" w:eastAsia="Times New Roman" w:hAnsi="Arial" w:cs="Arial"/>
            <w:color w:val="000000"/>
            <w:lang w:eastAsia="de-DE"/>
          </w:rPr>
          <w:delText>eine hohe Lernmotivation</w:delText>
        </w:r>
        <w:r w:rsidDel="00C07A6C">
          <w:rPr>
            <w:rFonts w:ascii="Arial" w:eastAsia="Times New Roman" w:hAnsi="Arial" w:cs="Arial"/>
            <w:color w:val="000000"/>
            <w:lang w:eastAsia="de-DE"/>
          </w:rPr>
          <w:delText xml:space="preserve">, welche </w:delText>
        </w:r>
        <w:r w:rsidR="007F37A0" w:rsidRPr="007F37A0" w:rsidDel="00C07A6C">
          <w:rPr>
            <w:rFonts w:ascii="Arial" w:eastAsia="Times New Roman" w:hAnsi="Arial" w:cs="Arial"/>
            <w:color w:val="000000"/>
            <w:lang w:eastAsia="de-DE"/>
          </w:rPr>
          <w:delText>aus einem Interesse für sowohl mikroökonomische als auch makroökonomische Sachverhalte sowie aus den zahlreichen Fachbüchern über Unternehmensbewertungen und konjunkturelle Entwicklungen</w:delText>
        </w:r>
        <w:r w:rsidR="00612EB6" w:rsidDel="00C07A6C">
          <w:rPr>
            <w:rFonts w:ascii="Arial" w:eastAsia="Times New Roman" w:hAnsi="Arial" w:cs="Arial"/>
            <w:color w:val="000000"/>
            <w:lang w:eastAsia="de-DE"/>
          </w:rPr>
          <w:delText>, die ich bisher gelesen habe</w:delText>
        </w:r>
        <w:r w:rsidDel="00C07A6C">
          <w:rPr>
            <w:rFonts w:ascii="Arial" w:eastAsia="Times New Roman" w:hAnsi="Arial" w:cs="Arial"/>
            <w:color w:val="000000"/>
            <w:lang w:eastAsia="de-DE"/>
          </w:rPr>
          <w:delText xml:space="preserve"> resultiert</w:delText>
        </w:r>
        <w:r w:rsidR="007F37A0" w:rsidRPr="007F37A0" w:rsidDel="00C07A6C">
          <w:rPr>
            <w:rFonts w:ascii="Arial" w:eastAsia="Times New Roman" w:hAnsi="Arial" w:cs="Arial"/>
            <w:color w:val="000000"/>
            <w:lang w:eastAsia="de-DE"/>
          </w:rPr>
          <w:delText>.</w:delText>
        </w:r>
        <w:r w:rsidR="00E5378C" w:rsidDel="00C07A6C">
          <w:rPr>
            <w:rFonts w:ascii="Arial" w:eastAsia="Times New Roman" w:hAnsi="Arial" w:cs="Arial"/>
            <w:color w:val="000000"/>
            <w:lang w:eastAsia="de-DE"/>
          </w:rPr>
          <w:delText xml:space="preserve"> </w:delText>
        </w:r>
        <w:r w:rsidRPr="007F37A0" w:rsidDel="00C07A6C">
          <w:rPr>
            <w:rFonts w:ascii="Arial" w:eastAsia="Times New Roman" w:hAnsi="Arial" w:cs="Arial"/>
            <w:color w:val="000000"/>
            <w:lang w:eastAsia="de-DE"/>
          </w:rPr>
          <w:delText xml:space="preserve">Mein gutes Verständnis für wirtschaftliche Zusammenhänge hat seinen Ursprung in meiner Jugend, da ich bereits mit </w:delText>
        </w:r>
        <w:r w:rsidDel="00C07A6C">
          <w:rPr>
            <w:rFonts w:ascii="Arial" w:eastAsia="Times New Roman" w:hAnsi="Arial" w:cs="Arial"/>
            <w:color w:val="000000"/>
            <w:lang w:eastAsia="de-DE"/>
          </w:rPr>
          <w:delText>zwölf</w:delText>
        </w:r>
        <w:r w:rsidRPr="007F37A0" w:rsidDel="00C07A6C">
          <w:rPr>
            <w:rFonts w:ascii="Arial" w:eastAsia="Times New Roman" w:hAnsi="Arial" w:cs="Arial"/>
            <w:color w:val="000000"/>
            <w:lang w:eastAsia="de-DE"/>
          </w:rPr>
          <w:delText xml:space="preserve"> Jahren angefangen habe, alle mir zugänglichen Informationen zu den wirtschaftlichen Prozessen b</w:delText>
        </w:r>
        <w:r w:rsidDel="00C07A6C">
          <w:rPr>
            <w:rFonts w:ascii="Arial" w:eastAsia="Times New Roman" w:hAnsi="Arial" w:cs="Arial"/>
            <w:color w:val="000000"/>
            <w:lang w:eastAsia="de-DE"/>
          </w:rPr>
          <w:delText>eziehungsweise</w:delText>
        </w:r>
        <w:r w:rsidRPr="007F37A0" w:rsidDel="00C07A6C">
          <w:rPr>
            <w:rFonts w:ascii="Arial" w:eastAsia="Times New Roman" w:hAnsi="Arial" w:cs="Arial"/>
            <w:color w:val="000000"/>
            <w:lang w:eastAsia="de-DE"/>
          </w:rPr>
          <w:delText xml:space="preserve"> wie diese in der Realität ablaufen zu beschaffen.</w:delText>
        </w:r>
        <w:r w:rsidDel="00C07A6C">
          <w:rPr>
            <w:rFonts w:ascii="Arial" w:eastAsia="Times New Roman" w:hAnsi="Arial" w:cs="Arial"/>
            <w:color w:val="000000"/>
            <w:lang w:eastAsia="de-DE"/>
          </w:rPr>
          <w:delText xml:space="preserve"> </w:delText>
        </w:r>
        <w:r w:rsidR="00E5378C" w:rsidDel="00C07A6C">
          <w:rPr>
            <w:rFonts w:ascii="Arial" w:eastAsia="Times New Roman" w:hAnsi="Arial" w:cs="Arial"/>
            <w:color w:val="000000"/>
            <w:lang w:eastAsia="de-DE"/>
          </w:rPr>
          <w:delText>Zusätzlich habe ich mein Wissen über makroökonomische sowie mikroökonomische Inhalte in dem Arbeitskreis AGORA, welchen ich im Zuge des Begabtenförderungsprogramms an meiner Schule besuchen durfte</w:delText>
        </w:r>
        <w:r w:rsidR="003A2F50" w:rsidDel="00C07A6C">
          <w:rPr>
            <w:rFonts w:ascii="Arial" w:eastAsia="Times New Roman" w:hAnsi="Arial" w:cs="Arial"/>
            <w:color w:val="000000"/>
            <w:lang w:eastAsia="de-DE"/>
          </w:rPr>
          <w:delText xml:space="preserve">, </w:delText>
        </w:r>
        <w:r w:rsidR="00E5378C" w:rsidDel="00C07A6C">
          <w:rPr>
            <w:rFonts w:ascii="Arial" w:eastAsia="Times New Roman" w:hAnsi="Arial" w:cs="Arial"/>
            <w:color w:val="000000"/>
            <w:lang w:eastAsia="de-DE"/>
          </w:rPr>
          <w:delText>erweitert</w:delText>
        </w:r>
        <w:r w:rsidR="004402B0" w:rsidDel="00C07A6C">
          <w:rPr>
            <w:rFonts w:ascii="Arial" w:eastAsia="Times New Roman" w:hAnsi="Arial" w:cs="Arial"/>
            <w:color w:val="000000"/>
            <w:lang w:eastAsia="de-DE"/>
          </w:rPr>
          <w:delText xml:space="preserve">. </w:delText>
        </w:r>
        <w:r w:rsidR="007F37A0" w:rsidRPr="007F37A0" w:rsidDel="00C07A6C">
          <w:rPr>
            <w:rFonts w:ascii="Arial" w:eastAsia="Times New Roman" w:hAnsi="Arial" w:cs="Arial"/>
            <w:color w:val="000000"/>
            <w:lang w:eastAsia="de-DE"/>
          </w:rPr>
          <w:delText>Die mündlichen Noten sowie unter anderem die Klausuren in den Fächern BRC und Volkswirtschaft zeigen mein</w:delText>
        </w:r>
        <w:r w:rsidDel="00C07A6C">
          <w:rPr>
            <w:rFonts w:ascii="Arial" w:eastAsia="Times New Roman" w:hAnsi="Arial" w:cs="Arial"/>
            <w:color w:val="000000"/>
            <w:lang w:eastAsia="de-DE"/>
          </w:rPr>
          <w:delText>e Fachkenntnis</w:delText>
        </w:r>
        <w:r w:rsidR="00112D9D" w:rsidDel="00C07A6C">
          <w:rPr>
            <w:rFonts w:ascii="Arial" w:eastAsia="Times New Roman" w:hAnsi="Arial" w:cs="Arial"/>
            <w:color w:val="000000"/>
            <w:lang w:eastAsia="de-DE"/>
          </w:rPr>
          <w:delText>se</w:delText>
        </w:r>
        <w:r w:rsidR="007F37A0" w:rsidRPr="007F37A0" w:rsidDel="00C07A6C">
          <w:rPr>
            <w:rFonts w:ascii="Arial" w:eastAsia="Times New Roman" w:hAnsi="Arial" w:cs="Arial"/>
            <w:color w:val="000000"/>
            <w:lang w:eastAsia="de-DE"/>
          </w:rPr>
          <w:delText>, da ich mündlich in beiden Fächern durchgehend 13 Punkte oder eine bessere Note erzielt habe. Bei den Klausuren habe ich auch bereits in beiden Fächern 13 Punkte beziehungsweise 14 Punkte erzielt.</w:delText>
        </w:r>
        <w:r w:rsidR="00E5378C" w:rsidDel="00C07A6C">
          <w:rPr>
            <w:rFonts w:ascii="Arial" w:eastAsia="Times New Roman" w:hAnsi="Arial" w:cs="Arial"/>
            <w:color w:val="000000"/>
            <w:lang w:eastAsia="de-DE"/>
          </w:rPr>
          <w:delText xml:space="preserve"> </w:delText>
        </w:r>
        <w:r w:rsidR="007F37A0" w:rsidRPr="007F37A0" w:rsidDel="00C07A6C">
          <w:rPr>
            <w:rFonts w:ascii="Arial" w:eastAsia="Times New Roman" w:hAnsi="Arial" w:cs="Arial"/>
            <w:color w:val="000000"/>
            <w:lang w:eastAsia="de-DE"/>
          </w:rPr>
          <w:delText>In dem Fach Mathematik habe ich ebenfalls</w:delText>
        </w:r>
        <w:r w:rsidR="0095186C" w:rsidDel="00C07A6C">
          <w:rPr>
            <w:rFonts w:ascii="Arial" w:eastAsia="Times New Roman" w:hAnsi="Arial" w:cs="Arial"/>
            <w:color w:val="000000"/>
            <w:lang w:eastAsia="de-DE"/>
          </w:rPr>
          <w:delText xml:space="preserve">, </w:delText>
        </w:r>
        <w:r w:rsidR="007F37A0" w:rsidRPr="007F37A0" w:rsidDel="00C07A6C">
          <w:rPr>
            <w:rFonts w:ascii="Arial" w:eastAsia="Times New Roman" w:hAnsi="Arial" w:cs="Arial"/>
            <w:color w:val="000000"/>
            <w:lang w:eastAsia="de-DE"/>
          </w:rPr>
          <w:delText>mit der Ausnahme vom letzten Semester durchgehend 13-, beziehungsweise 14 Punkte erzielt, was ein ebenfalls hohes mathematisches Verständnis sowie Interesse zeig</w:delText>
        </w:r>
        <w:r w:rsidR="00465201" w:rsidDel="00C07A6C">
          <w:rPr>
            <w:rFonts w:ascii="Arial" w:eastAsia="Times New Roman" w:hAnsi="Arial" w:cs="Arial"/>
            <w:color w:val="000000"/>
            <w:lang w:eastAsia="de-DE"/>
          </w:rPr>
          <w:delText>en</w:delText>
        </w:r>
        <w:r w:rsidR="007F37A0" w:rsidRPr="007F37A0" w:rsidDel="00C07A6C">
          <w:rPr>
            <w:rFonts w:ascii="Arial" w:eastAsia="Times New Roman" w:hAnsi="Arial" w:cs="Arial"/>
            <w:color w:val="000000"/>
            <w:lang w:eastAsia="de-DE"/>
          </w:rPr>
          <w:delText>.</w:delText>
        </w:r>
        <w:r w:rsidDel="00C07A6C">
          <w:rPr>
            <w:rFonts w:ascii="Arial" w:eastAsia="Times New Roman" w:hAnsi="Arial" w:cs="Arial"/>
            <w:color w:val="000000"/>
            <w:lang w:eastAsia="de-DE"/>
          </w:rPr>
          <w:delText xml:space="preserve"> Zudem habe ich bereits praktische Erfahrungen im Zuge des Marketing-Projekts an meiner Schule gesammelt, da ich und meine Gruppe ein Marketingkonzept zur Kundenakquise für die plattgemacht GmbH in Leer herausarbeitet haben. </w:delText>
        </w:r>
        <w:r w:rsidRPr="007F37A0" w:rsidDel="00C07A6C">
          <w:rPr>
            <w:rFonts w:ascii="Arial" w:eastAsia="Times New Roman" w:hAnsi="Arial" w:cs="Arial"/>
            <w:color w:val="000000"/>
            <w:lang w:eastAsia="de-DE"/>
          </w:rPr>
          <w:delText xml:space="preserve">Weiterhin habe ich ebenfalls häufig das Gespräch über </w:delText>
        </w:r>
        <w:r w:rsidR="00112D9D" w:rsidDel="00C07A6C">
          <w:rPr>
            <w:rFonts w:ascii="Arial" w:eastAsia="Times New Roman" w:hAnsi="Arial" w:cs="Arial"/>
            <w:color w:val="000000"/>
            <w:lang w:eastAsia="de-DE"/>
          </w:rPr>
          <w:delText>wirtschaftliche</w:delText>
        </w:r>
        <w:r w:rsidRPr="007F37A0" w:rsidDel="00C07A6C">
          <w:rPr>
            <w:rFonts w:ascii="Arial" w:eastAsia="Times New Roman" w:hAnsi="Arial" w:cs="Arial"/>
            <w:color w:val="000000"/>
            <w:lang w:eastAsia="de-DE"/>
          </w:rPr>
          <w:delText xml:space="preserve"> Thematiken zu Wirtschaftsfachleuten bei der Sparkasse sowie bei der MeyerWerft GmbH gesucht</w:delText>
        </w:r>
        <w:r w:rsidR="00112D9D" w:rsidDel="00C07A6C">
          <w:rPr>
            <w:rFonts w:ascii="Arial" w:eastAsia="Times New Roman" w:hAnsi="Arial" w:cs="Arial"/>
            <w:color w:val="000000"/>
            <w:lang w:eastAsia="de-DE"/>
          </w:rPr>
          <w:delText>, um mein Wissen zu erweitern</w:delText>
        </w:r>
        <w:r w:rsidRPr="007F37A0" w:rsidDel="00C07A6C">
          <w:rPr>
            <w:rFonts w:ascii="Arial" w:eastAsia="Times New Roman" w:hAnsi="Arial" w:cs="Arial"/>
            <w:color w:val="000000"/>
            <w:lang w:eastAsia="de-DE"/>
          </w:rPr>
          <w:delText>.</w:delText>
        </w:r>
        <w:r w:rsidDel="00C07A6C">
          <w:rPr>
            <w:rFonts w:ascii="Arial" w:eastAsia="Times New Roman" w:hAnsi="Arial" w:cs="Arial"/>
            <w:color w:val="000000"/>
            <w:lang w:eastAsia="de-DE"/>
          </w:rPr>
          <w:delText xml:space="preserve"> </w:delText>
        </w:r>
        <w:r w:rsidRPr="007F37A0" w:rsidDel="00C07A6C">
          <w:rPr>
            <w:rFonts w:ascii="Arial" w:eastAsia="Times New Roman" w:hAnsi="Arial" w:cs="Arial"/>
            <w:color w:val="000000"/>
            <w:lang w:eastAsia="de-DE"/>
          </w:rPr>
          <w:delText xml:space="preserve">Der große Ehrgeiz entstammt meinen sportlichen Aktivitäten im Tennisclub Grün Weiss Leer, gerade bei Punktspielen, wo ich immer den starken Anspruch habe zu gewinnen und meine Leistung stetig zu steigern. </w:delText>
        </w:r>
        <w:r w:rsidR="007F37A0" w:rsidRPr="007F37A0" w:rsidDel="00C07A6C">
          <w:rPr>
            <w:rFonts w:ascii="Arial" w:eastAsia="Times New Roman" w:hAnsi="Arial" w:cs="Arial"/>
            <w:color w:val="000000"/>
            <w:lang w:eastAsia="de-DE"/>
          </w:rPr>
          <w:delText xml:space="preserve"> </w:delText>
        </w:r>
        <w:r w:rsidDel="00C07A6C">
          <w:rPr>
            <w:rFonts w:ascii="Arial" w:eastAsia="Times New Roman" w:hAnsi="Arial" w:cs="Arial"/>
            <w:color w:val="000000"/>
            <w:lang w:eastAsia="de-DE"/>
          </w:rPr>
          <w:delText xml:space="preserve">Durch mein politisches Engagement als Schatzmeister der Schüler-Union im Kreisverband Leer habe ich nicht nur weitere praktische Erfahrungen im Bereich BWL gesammelt, sondern ebenfalls eine ausgeprägte Teamfähigkeit entwickelt. Aufgrund meiner </w:delText>
        </w:r>
        <w:r w:rsidRPr="007F37A0" w:rsidDel="00C07A6C">
          <w:rPr>
            <w:rFonts w:ascii="Arial" w:eastAsia="Times New Roman" w:hAnsi="Arial" w:cs="Arial"/>
            <w:color w:val="000000"/>
            <w:lang w:eastAsia="de-DE"/>
          </w:rPr>
          <w:delText>hohe</w:delText>
        </w:r>
        <w:r w:rsidR="00112D9D" w:rsidDel="00C07A6C">
          <w:rPr>
            <w:rFonts w:ascii="Arial" w:eastAsia="Times New Roman" w:hAnsi="Arial" w:cs="Arial"/>
            <w:color w:val="000000"/>
            <w:lang w:eastAsia="de-DE"/>
          </w:rPr>
          <w:delText>n</w:delText>
        </w:r>
        <w:r w:rsidRPr="007F37A0" w:rsidDel="00C07A6C">
          <w:rPr>
            <w:rFonts w:ascii="Arial" w:eastAsia="Times New Roman" w:hAnsi="Arial" w:cs="Arial"/>
            <w:color w:val="000000"/>
            <w:lang w:eastAsia="de-DE"/>
          </w:rPr>
          <w:delText xml:space="preserve"> Lernmotivation, </w:delText>
        </w:r>
        <w:r w:rsidDel="00C07A6C">
          <w:rPr>
            <w:rFonts w:ascii="Arial" w:eastAsia="Times New Roman" w:hAnsi="Arial" w:cs="Arial"/>
            <w:color w:val="000000"/>
            <w:lang w:eastAsia="de-DE"/>
          </w:rPr>
          <w:delText>meinem</w:delText>
        </w:r>
        <w:r w:rsidRPr="007F37A0" w:rsidDel="00C07A6C">
          <w:rPr>
            <w:rFonts w:ascii="Arial" w:eastAsia="Times New Roman" w:hAnsi="Arial" w:cs="Arial"/>
            <w:color w:val="000000"/>
            <w:lang w:eastAsia="de-DE"/>
          </w:rPr>
          <w:delText xml:space="preserve"> großen</w:delText>
        </w:r>
        <w:r w:rsidDel="00C07A6C">
          <w:rPr>
            <w:rFonts w:ascii="Arial" w:eastAsia="Times New Roman" w:hAnsi="Arial" w:cs="Arial"/>
            <w:color w:val="000000"/>
            <w:lang w:eastAsia="de-DE"/>
          </w:rPr>
          <w:delText xml:space="preserve"> unternehmerischen </w:delText>
        </w:r>
        <w:r w:rsidRPr="007F37A0" w:rsidDel="00C07A6C">
          <w:rPr>
            <w:rFonts w:ascii="Arial" w:eastAsia="Times New Roman" w:hAnsi="Arial" w:cs="Arial"/>
            <w:color w:val="000000"/>
            <w:lang w:eastAsia="de-DE"/>
          </w:rPr>
          <w:delText>Ehrgeiz</w:delText>
        </w:r>
        <w:r w:rsidDel="00C07A6C">
          <w:rPr>
            <w:rFonts w:ascii="Arial" w:eastAsia="Times New Roman" w:hAnsi="Arial" w:cs="Arial"/>
            <w:color w:val="000000"/>
            <w:lang w:eastAsia="de-DE"/>
          </w:rPr>
          <w:delText xml:space="preserve">, </w:delText>
        </w:r>
        <w:r w:rsidRPr="007F37A0" w:rsidDel="00C07A6C">
          <w:rPr>
            <w:rFonts w:ascii="Arial" w:eastAsia="Times New Roman" w:hAnsi="Arial" w:cs="Arial"/>
            <w:color w:val="000000"/>
            <w:lang w:eastAsia="de-DE"/>
          </w:rPr>
          <w:delText>ein</w:delText>
        </w:r>
        <w:r w:rsidDel="00C07A6C">
          <w:rPr>
            <w:rFonts w:ascii="Arial" w:eastAsia="Times New Roman" w:hAnsi="Arial" w:cs="Arial"/>
            <w:color w:val="000000"/>
            <w:lang w:eastAsia="de-DE"/>
          </w:rPr>
          <w:delText>em</w:delText>
        </w:r>
        <w:r w:rsidRPr="007F37A0" w:rsidDel="00C07A6C">
          <w:rPr>
            <w:rFonts w:ascii="Arial" w:eastAsia="Times New Roman" w:hAnsi="Arial" w:cs="Arial"/>
            <w:color w:val="000000"/>
            <w:lang w:eastAsia="de-DE"/>
          </w:rPr>
          <w:delText xml:space="preserve"> sehr gute</w:delText>
        </w:r>
        <w:r w:rsidR="00112D9D" w:rsidDel="00C07A6C">
          <w:rPr>
            <w:rFonts w:ascii="Arial" w:eastAsia="Times New Roman" w:hAnsi="Arial" w:cs="Arial"/>
            <w:color w:val="000000"/>
            <w:lang w:eastAsia="de-DE"/>
          </w:rPr>
          <w:delText>n</w:delText>
        </w:r>
        <w:r w:rsidRPr="007F37A0" w:rsidDel="00C07A6C">
          <w:rPr>
            <w:rFonts w:ascii="Arial" w:eastAsia="Times New Roman" w:hAnsi="Arial" w:cs="Arial"/>
            <w:color w:val="000000"/>
            <w:lang w:eastAsia="de-DE"/>
          </w:rPr>
          <w:delText xml:space="preserve"> Verständnis für wirtschaftliche Zusammenhänge</w:delText>
        </w:r>
        <w:r w:rsidDel="00C07A6C">
          <w:rPr>
            <w:rFonts w:ascii="Arial" w:eastAsia="Times New Roman" w:hAnsi="Arial" w:cs="Arial"/>
            <w:color w:val="000000"/>
            <w:lang w:eastAsia="de-DE"/>
          </w:rPr>
          <w:delText xml:space="preserve"> sowie eine der hohen Teamfähigkeit bin ich für die Frankfurt School of Finance &amp; Management sehr gut geeignet</w:delText>
        </w:r>
        <w:r w:rsidRPr="007F37A0" w:rsidDel="00C07A6C">
          <w:rPr>
            <w:rFonts w:ascii="Arial" w:eastAsia="Times New Roman" w:hAnsi="Arial" w:cs="Arial"/>
            <w:color w:val="000000"/>
            <w:lang w:eastAsia="de-DE"/>
          </w:rPr>
          <w:delText>.</w:delText>
        </w:r>
      </w:del>
    </w:p>
    <w:p w14:paraId="734F9DC5" w14:textId="0C8509DC" w:rsidR="00465201" w:rsidRPr="004B0E1D" w:rsidDel="00C07A6C" w:rsidRDefault="007F37A0" w:rsidP="007F37A0">
      <w:pPr>
        <w:jc w:val="both"/>
        <w:rPr>
          <w:del w:id="118" w:author="Ajla Ramovic" w:date="2023-06-12T19:28:00Z"/>
          <w:rFonts w:ascii="Arial" w:hAnsi="Arial" w:cs="Arial"/>
        </w:rPr>
      </w:pPr>
      <w:del w:id="119" w:author="Ajla Ramovic" w:date="2023-06-12T19:28:00Z">
        <w:r w:rsidRPr="007F37A0" w:rsidDel="00C07A6C">
          <w:rPr>
            <w:rFonts w:ascii="Arial" w:eastAsia="Times New Roman" w:hAnsi="Arial" w:cs="Arial"/>
            <w:color w:val="000000"/>
            <w:lang w:eastAsia="de-DE"/>
          </w:rPr>
          <w:delText>Meine Schwäche liegt teilweise in der Fokussierung auf die wesentlichen Inhalte, da ich immer bestrebt bin alle Aspekte um die Thematik herum in Erfahrung zu bringen. Weiterhin neige ich zur Ungeduld, da ich Sachverhalte schnell verstehen will und falls es praktische Aspekte gibt, diese umgehend beherrschen möchte.</w:delText>
        </w:r>
        <w:r w:rsidR="00601B47" w:rsidDel="00C07A6C">
          <w:rPr>
            <w:rFonts w:ascii="Arial" w:eastAsia="Times New Roman" w:hAnsi="Arial" w:cs="Arial"/>
            <w:color w:val="000000"/>
            <w:lang w:eastAsia="de-DE"/>
          </w:rPr>
          <w:delText xml:space="preserve"> </w:delText>
        </w:r>
        <w:r w:rsidR="004B0E1D" w:rsidDel="00C07A6C">
          <w:rPr>
            <w:rFonts w:ascii="Arial" w:hAnsi="Arial" w:cs="Arial"/>
          </w:rPr>
          <w:delText xml:space="preserve">Da mir bewusst ist, dass ich in meiner späteren Karriere viel mit anderen Menschen zu tun haben werde und es wichtig ist, dass ich diese nicht durch unüberlegtes Handeln in Verlegenheit bringe, möchte ich die Zeit an der </w:delText>
        </w:r>
        <w:r w:rsidR="00CD2ABB" w:rsidDel="00C07A6C">
          <w:rPr>
            <w:rFonts w:ascii="Arial" w:hAnsi="Arial" w:cs="Arial"/>
          </w:rPr>
          <w:delText>FS</w:delText>
        </w:r>
        <w:r w:rsidR="004B0E1D" w:rsidDel="00C07A6C">
          <w:rPr>
            <w:rFonts w:ascii="Arial" w:hAnsi="Arial" w:cs="Arial"/>
          </w:rPr>
          <w:delText xml:space="preserve"> nutzen, um meine Schwächen zu verbessern und somit langfristig eine verantwortungsvolle Position in unserer Wirtschaft übernehmen zu können.</w:delText>
        </w:r>
        <w:r w:rsidR="000560FF" w:rsidDel="00C07A6C">
          <w:rPr>
            <w:rFonts w:ascii="Arial" w:hAnsi="Arial" w:cs="Arial"/>
          </w:rPr>
          <w:delText xml:space="preserve"> Privat arbeite ich ebenfalls an der Beseitigung meiner Schwächen, indem ich beispielsweise Aufgaben auf Zeit durchführe und bei den Aufgaben anschließend selbst kontrolliere,</w:delText>
        </w:r>
        <w:r w:rsidR="006C5C06" w:rsidDel="00C07A6C">
          <w:rPr>
            <w:rFonts w:ascii="Arial" w:hAnsi="Arial" w:cs="Arial"/>
          </w:rPr>
          <w:delText xml:space="preserve"> </w:delText>
        </w:r>
        <w:r w:rsidR="000560FF" w:rsidDel="00C07A6C">
          <w:rPr>
            <w:rFonts w:ascii="Arial" w:hAnsi="Arial" w:cs="Arial"/>
          </w:rPr>
          <w:delText>ob ich die wesentlichen Inhalte in meiner Antwort untergebracht habe.</w:delText>
        </w:r>
      </w:del>
    </w:p>
    <w:p w14:paraId="435CFB34" w14:textId="5A68CE74" w:rsidR="00442DC6" w:rsidRPr="007F37A0" w:rsidDel="00C07A6C" w:rsidRDefault="007F37A0" w:rsidP="007F37A0">
      <w:pPr>
        <w:jc w:val="both"/>
        <w:rPr>
          <w:del w:id="120" w:author="Ajla Ramovic" w:date="2023-06-12T19:28:00Z"/>
          <w:rFonts w:ascii="Arial" w:eastAsia="Times New Roman" w:hAnsi="Arial" w:cs="Arial"/>
          <w:color w:val="000000"/>
          <w:lang w:eastAsia="de-DE"/>
        </w:rPr>
      </w:pPr>
      <w:del w:id="121" w:author="Ajla Ramovic" w:date="2023-06-12T19:28:00Z">
        <w:r w:rsidRPr="007F37A0" w:rsidDel="00C07A6C">
          <w:rPr>
            <w:rFonts w:ascii="Arial" w:eastAsia="Times New Roman" w:hAnsi="Arial" w:cs="Arial"/>
            <w:color w:val="000000"/>
            <w:lang w:eastAsia="de-DE"/>
          </w:rPr>
          <w:delText xml:space="preserve">Für die </w:delText>
        </w:r>
        <w:r w:rsidR="00CD2ABB" w:rsidDel="00C07A6C">
          <w:rPr>
            <w:rFonts w:ascii="Arial" w:eastAsia="Times New Roman" w:hAnsi="Arial" w:cs="Arial"/>
            <w:color w:val="000000"/>
            <w:lang w:eastAsia="de-DE"/>
          </w:rPr>
          <w:delText>FS</w:delText>
        </w:r>
        <w:r w:rsidRPr="007F37A0" w:rsidDel="00C07A6C">
          <w:rPr>
            <w:rFonts w:ascii="Arial" w:eastAsia="Times New Roman" w:hAnsi="Arial" w:cs="Arial"/>
            <w:color w:val="000000"/>
            <w:lang w:eastAsia="de-DE"/>
          </w:rPr>
          <w:delText xml:space="preserve"> </w:delText>
        </w:r>
        <w:r w:rsidR="00016082" w:rsidDel="00C07A6C">
          <w:rPr>
            <w:rFonts w:ascii="Arial" w:eastAsia="Times New Roman" w:hAnsi="Arial" w:cs="Arial"/>
            <w:color w:val="000000"/>
            <w:lang w:eastAsia="de-DE"/>
          </w:rPr>
          <w:delText>stelle</w:delText>
        </w:r>
        <w:r w:rsidR="00A02732" w:rsidDel="00C07A6C">
          <w:rPr>
            <w:rFonts w:ascii="Arial" w:eastAsia="Times New Roman" w:hAnsi="Arial" w:cs="Arial"/>
            <w:color w:val="000000"/>
            <w:lang w:eastAsia="de-DE"/>
          </w:rPr>
          <w:delText xml:space="preserve"> </w:delText>
        </w:r>
        <w:r w:rsidRPr="007F37A0" w:rsidDel="00C07A6C">
          <w:rPr>
            <w:rFonts w:ascii="Arial" w:eastAsia="Times New Roman" w:hAnsi="Arial" w:cs="Arial"/>
            <w:color w:val="000000"/>
            <w:lang w:eastAsia="de-DE"/>
          </w:rPr>
          <w:delText xml:space="preserve">ich einen großen Mehrwert </w:delText>
        </w:r>
        <w:r w:rsidR="00016082" w:rsidDel="00C07A6C">
          <w:rPr>
            <w:rFonts w:ascii="Arial" w:eastAsia="Times New Roman" w:hAnsi="Arial" w:cs="Arial"/>
            <w:color w:val="000000"/>
            <w:lang w:eastAsia="de-DE"/>
          </w:rPr>
          <w:delText>dar</w:delText>
        </w:r>
        <w:r w:rsidRPr="007F37A0" w:rsidDel="00C07A6C">
          <w:rPr>
            <w:rFonts w:ascii="Arial" w:eastAsia="Times New Roman" w:hAnsi="Arial" w:cs="Arial"/>
            <w:color w:val="000000"/>
            <w:lang w:eastAsia="de-DE"/>
          </w:rPr>
          <w:delText xml:space="preserve">, </w:delText>
        </w:r>
        <w:r w:rsidR="00016082" w:rsidDel="00C07A6C">
          <w:rPr>
            <w:rFonts w:ascii="Arial" w:eastAsia="Times New Roman" w:hAnsi="Arial" w:cs="Arial"/>
            <w:color w:val="000000"/>
            <w:lang w:eastAsia="de-DE"/>
          </w:rPr>
          <w:delText>da</w:delText>
        </w:r>
        <w:r w:rsidRPr="007F37A0" w:rsidDel="00C07A6C">
          <w:rPr>
            <w:rFonts w:ascii="Arial" w:eastAsia="Times New Roman" w:hAnsi="Arial" w:cs="Arial"/>
            <w:color w:val="000000"/>
            <w:lang w:eastAsia="de-DE"/>
          </w:rPr>
          <w:delText xml:space="preserve"> ich immer alle Sachverhalte gründlich zu studieren und auch viele eigene Ansätze zu entwickel</w:delText>
        </w:r>
        <w:r w:rsidR="00016082" w:rsidDel="00C07A6C">
          <w:rPr>
            <w:rFonts w:ascii="Arial" w:eastAsia="Times New Roman" w:hAnsi="Arial" w:cs="Arial"/>
            <w:color w:val="000000"/>
            <w:lang w:eastAsia="de-DE"/>
          </w:rPr>
          <w:delText>e</w:delText>
        </w:r>
        <w:r w:rsidRPr="007F37A0" w:rsidDel="00C07A6C">
          <w:rPr>
            <w:rFonts w:ascii="Arial" w:eastAsia="Times New Roman" w:hAnsi="Arial" w:cs="Arial"/>
            <w:color w:val="000000"/>
            <w:lang w:eastAsia="de-DE"/>
          </w:rPr>
          <w:delText xml:space="preserve">. Ich </w:delText>
        </w:r>
        <w:r w:rsidR="00016082" w:rsidDel="00C07A6C">
          <w:rPr>
            <w:rFonts w:ascii="Arial" w:eastAsia="Times New Roman" w:hAnsi="Arial" w:cs="Arial"/>
            <w:color w:val="000000"/>
            <w:lang w:eastAsia="de-DE"/>
          </w:rPr>
          <w:delText>denke</w:delText>
        </w:r>
        <w:r w:rsidRPr="007F37A0" w:rsidDel="00C07A6C">
          <w:rPr>
            <w:rFonts w:ascii="Arial" w:eastAsia="Times New Roman" w:hAnsi="Arial" w:cs="Arial"/>
            <w:color w:val="000000"/>
            <w:lang w:eastAsia="de-DE"/>
          </w:rPr>
          <w:delText xml:space="preserve"> immer über den Tellerrand hinaus und </w:delText>
        </w:r>
        <w:r w:rsidR="00016082" w:rsidDel="00C07A6C">
          <w:rPr>
            <w:rFonts w:ascii="Arial" w:eastAsia="Times New Roman" w:hAnsi="Arial" w:cs="Arial"/>
            <w:color w:val="000000"/>
            <w:lang w:eastAsia="de-DE"/>
          </w:rPr>
          <w:delText xml:space="preserve">gelange </w:delText>
        </w:r>
        <w:r w:rsidRPr="007F37A0" w:rsidDel="00C07A6C">
          <w:rPr>
            <w:rFonts w:ascii="Arial" w:eastAsia="Times New Roman" w:hAnsi="Arial" w:cs="Arial"/>
            <w:color w:val="000000"/>
            <w:lang w:eastAsia="de-DE"/>
          </w:rPr>
          <w:delText>so zu neuen Ansätzen</w:delText>
        </w:r>
        <w:r w:rsidR="00016082" w:rsidDel="00C07A6C">
          <w:rPr>
            <w:rFonts w:ascii="Arial" w:eastAsia="Times New Roman" w:hAnsi="Arial" w:cs="Arial"/>
            <w:color w:val="000000"/>
            <w:lang w:eastAsia="de-DE"/>
          </w:rPr>
          <w:delText xml:space="preserve">, um </w:delText>
        </w:r>
        <w:r w:rsidRPr="007F37A0" w:rsidDel="00C07A6C">
          <w:rPr>
            <w:rFonts w:ascii="Arial" w:eastAsia="Times New Roman" w:hAnsi="Arial" w:cs="Arial"/>
            <w:color w:val="000000"/>
            <w:lang w:eastAsia="de-DE"/>
          </w:rPr>
          <w:delText xml:space="preserve">Problematiken zu lösen oder Falsifikationen herauszuarbeiten. Mit Hilfe der </w:delText>
        </w:r>
        <w:r w:rsidR="00CD2ABB" w:rsidDel="00C07A6C">
          <w:rPr>
            <w:rFonts w:ascii="Arial" w:eastAsia="Times New Roman" w:hAnsi="Arial" w:cs="Arial"/>
            <w:color w:val="000000"/>
            <w:lang w:eastAsia="de-DE"/>
          </w:rPr>
          <w:delText>Frankfurt School</w:delText>
        </w:r>
        <w:r w:rsidRPr="007F37A0" w:rsidDel="00C07A6C">
          <w:rPr>
            <w:rFonts w:ascii="Arial" w:eastAsia="Times New Roman" w:hAnsi="Arial" w:cs="Arial"/>
            <w:color w:val="000000"/>
            <w:lang w:eastAsia="de-DE"/>
          </w:rPr>
          <w:delText xml:space="preserve"> of </w:delText>
        </w:r>
        <w:r w:rsidR="00CD2ABB" w:rsidDel="00C07A6C">
          <w:rPr>
            <w:rFonts w:ascii="Arial" w:eastAsia="Times New Roman" w:hAnsi="Arial" w:cs="Arial"/>
            <w:color w:val="000000"/>
            <w:lang w:eastAsia="de-DE"/>
          </w:rPr>
          <w:delText xml:space="preserve">Finance &amp; </w:delText>
        </w:r>
        <w:r w:rsidRPr="007F37A0" w:rsidDel="00C07A6C">
          <w:rPr>
            <w:rFonts w:ascii="Arial" w:eastAsia="Times New Roman" w:hAnsi="Arial" w:cs="Arial"/>
            <w:color w:val="000000"/>
            <w:lang w:eastAsia="de-DE"/>
          </w:rPr>
          <w:delText xml:space="preserve">Management bin ich in einer äußerst guten Position, um mein berufliches Ziel, welches einen Festeinstieg bei den Big 3 im Investment Banking darstellt, zu erreichen. Dies liegt an den Modulen des BWL-Studiums sowie an dem ausgezeichneten Ruf der </w:delText>
        </w:r>
        <w:r w:rsidR="00CD2ABB" w:rsidDel="00C07A6C">
          <w:rPr>
            <w:rFonts w:ascii="Arial" w:eastAsia="Times New Roman" w:hAnsi="Arial" w:cs="Arial"/>
            <w:color w:val="000000"/>
            <w:lang w:eastAsia="de-DE"/>
          </w:rPr>
          <w:delText>FS</w:delText>
        </w:r>
        <w:r w:rsidRPr="007F37A0" w:rsidDel="00C07A6C">
          <w:rPr>
            <w:rFonts w:ascii="Arial" w:eastAsia="Times New Roman" w:hAnsi="Arial" w:cs="Arial"/>
            <w:color w:val="000000"/>
            <w:lang w:eastAsia="de-DE"/>
          </w:rPr>
          <w:delText xml:space="preserve">. Die </w:delText>
        </w:r>
        <w:r w:rsidR="00CD2ABB" w:rsidDel="00C07A6C">
          <w:rPr>
            <w:rFonts w:ascii="Arial" w:eastAsia="Times New Roman" w:hAnsi="Arial" w:cs="Arial"/>
            <w:color w:val="000000"/>
            <w:lang w:eastAsia="de-DE"/>
          </w:rPr>
          <w:delText>FS</w:delText>
        </w:r>
        <w:r w:rsidRPr="007F37A0" w:rsidDel="00C07A6C">
          <w:rPr>
            <w:rFonts w:ascii="Arial" w:eastAsia="Times New Roman" w:hAnsi="Arial" w:cs="Arial"/>
            <w:color w:val="000000"/>
            <w:lang w:eastAsia="de-DE"/>
          </w:rPr>
          <w:delText xml:space="preserve"> wäre also ideal für mich als Person und für meine berufliche Karriere</w:delText>
        </w:r>
        <w:r w:rsidR="0003499F" w:rsidDel="00C07A6C">
          <w:rPr>
            <w:rFonts w:ascii="Arial" w:eastAsia="Times New Roman" w:hAnsi="Arial" w:cs="Arial"/>
            <w:color w:val="000000"/>
            <w:lang w:eastAsia="de-DE"/>
          </w:rPr>
          <w:delText xml:space="preserve"> weshalb ich Sie gerne i</w:delText>
        </w:r>
        <w:r w:rsidR="00016082" w:rsidDel="00C07A6C">
          <w:rPr>
            <w:rFonts w:ascii="Arial" w:eastAsia="Times New Roman" w:hAnsi="Arial" w:cs="Arial"/>
            <w:color w:val="000000"/>
            <w:lang w:eastAsia="de-DE"/>
          </w:rPr>
          <w:delText xml:space="preserve">m Assessment-Center </w:delText>
        </w:r>
        <w:r w:rsidR="0003499F" w:rsidDel="00C07A6C">
          <w:rPr>
            <w:rFonts w:ascii="Arial" w:eastAsia="Times New Roman" w:hAnsi="Arial" w:cs="Arial"/>
            <w:color w:val="000000"/>
            <w:lang w:eastAsia="de-DE"/>
          </w:rPr>
          <w:delText>von mir überzeugen würde.</w:delText>
        </w:r>
      </w:del>
    </w:p>
    <w:p w14:paraId="0F9E87B1" w14:textId="4E192255" w:rsidR="00C27FB9" w:rsidRDefault="00C27FB9" w:rsidP="00442DC6">
      <w:pPr>
        <w:spacing w:after="0"/>
        <w:jc w:val="both"/>
        <w:rPr>
          <w:rFonts w:ascii="Arial" w:hAnsi="Arial" w:cs="Arial"/>
        </w:rPr>
      </w:pPr>
    </w:p>
    <w:p w14:paraId="611DCFD5" w14:textId="165CCA5D" w:rsidR="00442DC6" w:rsidDel="00C07A6C" w:rsidRDefault="00442DC6" w:rsidP="00442DC6">
      <w:pPr>
        <w:spacing w:after="0"/>
        <w:jc w:val="both"/>
        <w:rPr>
          <w:del w:id="122" w:author="Ajla Ramovic" w:date="2023-06-12T19:29:00Z"/>
          <w:rFonts w:ascii="Arial" w:hAnsi="Arial" w:cs="Arial"/>
        </w:rPr>
      </w:pPr>
      <w:del w:id="123" w:author="Ajla Ramovic" w:date="2023-06-12T19:29:00Z">
        <w:r w:rsidRPr="00C27FB9" w:rsidDel="00C07A6C">
          <w:rPr>
            <w:rFonts w:ascii="Arial" w:hAnsi="Arial" w:cs="Arial"/>
          </w:rPr>
          <w:delText>Mit freundlichen Grüßen</w:delText>
        </w:r>
      </w:del>
    </w:p>
    <w:p w14:paraId="0493DFD5" w14:textId="6963512E" w:rsidR="0073513B" w:rsidRDefault="00E94EFF" w:rsidP="00442DC6">
      <w:pPr>
        <w:spacing w:after="0"/>
        <w:jc w:val="both"/>
        <w:rPr>
          <w:rFonts w:ascii="Arial" w:hAnsi="Arial" w:cs="Arial"/>
        </w:rPr>
      </w:pPr>
      <w:r>
        <w:rPr>
          <w:rFonts w:ascii="Arial" w:hAnsi="Arial" w:cs="Arial"/>
          <w:noProof/>
        </w:rPr>
        <w:drawing>
          <wp:inline distT="0" distB="0" distL="0" distR="0" wp14:anchorId="222E41A8" wp14:editId="63998BBE">
            <wp:extent cx="1515649" cy="310434"/>
            <wp:effectExtent l="0" t="0" r="0" b="0"/>
            <wp:docPr id="1720290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0705" name="Grafik 1720290705"/>
                    <pic:cNvPicPr/>
                  </pic:nvPicPr>
                  <pic:blipFill>
                    <a:blip r:embed="rId9">
                      <a:extLst>
                        <a:ext uri="{28A0092B-C50C-407E-A947-70E740481C1C}">
                          <a14:useLocalDpi xmlns:a14="http://schemas.microsoft.com/office/drawing/2010/main" val="0"/>
                        </a:ext>
                      </a:extLst>
                    </a:blip>
                    <a:stretch>
                      <a:fillRect/>
                    </a:stretch>
                  </pic:blipFill>
                  <pic:spPr>
                    <a:xfrm>
                      <a:off x="0" y="0"/>
                      <a:ext cx="2213724" cy="453413"/>
                    </a:xfrm>
                    <a:prstGeom prst="rect">
                      <a:avLst/>
                    </a:prstGeom>
                  </pic:spPr>
                </pic:pic>
              </a:graphicData>
            </a:graphic>
          </wp:inline>
        </w:drawing>
      </w:r>
    </w:p>
    <w:p w14:paraId="408569DB" w14:textId="0DB0A2AC" w:rsidR="0073513B" w:rsidRDefault="0073513B" w:rsidP="00442DC6">
      <w:pPr>
        <w:spacing w:after="0"/>
        <w:jc w:val="both"/>
        <w:rPr>
          <w:rFonts w:ascii="Arial" w:hAnsi="Arial" w:cs="Arial"/>
        </w:rPr>
      </w:pPr>
    </w:p>
    <w:p w14:paraId="64E702CF" w14:textId="77777777" w:rsidR="005D16EF" w:rsidRDefault="005D16EF" w:rsidP="00442DC6">
      <w:pPr>
        <w:spacing w:after="0"/>
        <w:jc w:val="both"/>
        <w:rPr>
          <w:rFonts w:ascii="Arial" w:hAnsi="Arial" w:cs="Arial"/>
        </w:rPr>
      </w:pPr>
    </w:p>
    <w:p w14:paraId="45AA2FFD" w14:textId="77777777" w:rsidR="005D16EF" w:rsidRPr="00C27FB9" w:rsidRDefault="005D16EF" w:rsidP="00442DC6">
      <w:pPr>
        <w:spacing w:after="0"/>
        <w:jc w:val="both"/>
        <w:rPr>
          <w:rFonts w:ascii="Arial" w:hAnsi="Arial" w:cs="Arial"/>
        </w:rPr>
      </w:pPr>
    </w:p>
    <w:p w14:paraId="7315EBF2" w14:textId="77777777" w:rsidR="00C27FB9" w:rsidRPr="00D30CEA" w:rsidRDefault="00C27FB9" w:rsidP="00442DC6">
      <w:pPr>
        <w:spacing w:after="0"/>
        <w:rPr>
          <w:rFonts w:ascii="Georgia" w:hAnsi="Georgia" w:cs="Times New Roman"/>
          <w:sz w:val="21"/>
          <w:szCs w:val="21"/>
        </w:rPr>
      </w:pPr>
    </w:p>
    <w:sectPr w:rsidR="00C27FB9" w:rsidRPr="00D30CEA" w:rsidSect="00465201">
      <w:pgSz w:w="11906" w:h="16838"/>
      <w:pgMar w:top="1417" w:right="1417" w:bottom="1134"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9" w:author="Tim Dreesmann" w:date="2023-06-15T12:01:00Z" w:initials="TD">
    <w:p w14:paraId="7D2081AB" w14:textId="28A0CE6C" w:rsidR="00B03201" w:rsidRDefault="00B03201">
      <w:pPr>
        <w:pStyle w:val="Kommentartext"/>
      </w:pPr>
      <w:r>
        <w:rPr>
          <w:rStyle w:val="Kommentarzeichen"/>
        </w:rPr>
        <w:annotationRef/>
      </w:r>
      <w:r>
        <w:t xml:space="preserve">Soll ich hier wirklich nichts über die studentischen Initiativen, die Vision und Mission der FS </w:t>
      </w:r>
      <w:proofErr w:type="gramStart"/>
      <w:r>
        <w:t>schreiben?.</w:t>
      </w:r>
      <w:proofErr w:type="gramEnd"/>
    </w:p>
  </w:comment>
  <w:comment w:id="57" w:author="Nadine Struck" w:date="2023-06-13T19:05:00Z" w:initials="NS">
    <w:p w14:paraId="467C9404" w14:textId="77777777" w:rsidR="000D08D0" w:rsidRDefault="000D08D0" w:rsidP="00345DC0">
      <w:pPr>
        <w:pStyle w:val="Kommentartext"/>
      </w:pPr>
      <w:r>
        <w:rPr>
          <w:rStyle w:val="Kommentarzeichen"/>
        </w:rPr>
        <w:annotationRef/>
      </w:r>
      <w:r>
        <w:t>Baue diesen Teil gerne noch weiter aus</w:t>
      </w:r>
    </w:p>
  </w:comment>
  <w:comment w:id="66" w:author="Tim Dreesmann" w:date="2023-06-15T12:08:00Z" w:initials="TD">
    <w:p w14:paraId="2A9001E3" w14:textId="4A8A60D5" w:rsidR="00890D6E" w:rsidRDefault="00890D6E">
      <w:pPr>
        <w:pStyle w:val="Kommentartext"/>
      </w:pPr>
      <w:r>
        <w:rPr>
          <w:rStyle w:val="Kommentarzeichen"/>
        </w:rPr>
        <w:annotationRef/>
      </w:r>
      <w:r>
        <w:rPr>
          <w:rStyle w:val="Kommentarzeichen"/>
        </w:rPr>
        <w:annotationRef/>
      </w:r>
      <w:r>
        <w:t xml:space="preserve">Keine weiteren Stärken und </w:t>
      </w:r>
      <w:proofErr w:type="gramStart"/>
      <w:r>
        <w:t>Belege?.</w:t>
      </w:r>
      <w:proofErr w:type="gramEnd"/>
      <w:r>
        <w:t xml:space="preserve"> Zum Beispiel der Arbeitskreis AGORA in welchem ich mein fachliches Verständnis und meine Teamfähigkeit ausgebaut </w:t>
      </w:r>
      <w:proofErr w:type="gramStart"/>
      <w:r>
        <w:t>habe?.</w:t>
      </w:r>
      <w:proofErr w:type="gramEnd"/>
    </w:p>
  </w:comment>
  <w:comment w:id="75" w:author="Nadine Struck" w:date="2023-06-13T19:04:00Z" w:initials="NS">
    <w:p w14:paraId="315226A6" w14:textId="03F879BD" w:rsidR="000D08D0" w:rsidRDefault="000D08D0" w:rsidP="00E4117A">
      <w:pPr>
        <w:pStyle w:val="Kommentartext"/>
      </w:pPr>
      <w:r>
        <w:rPr>
          <w:rStyle w:val="Kommentarzeichen"/>
        </w:rPr>
        <w:annotationRef/>
      </w:r>
      <w:r>
        <w:t>Baue gerne noch ein, wie du bisher versucht hast, an diesen Schwächen zu 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2081AB" w15:done="0"/>
  <w15:commentEx w15:paraId="467C9404" w15:done="0"/>
  <w15:commentEx w15:paraId="2A9001E3" w15:done="0"/>
  <w15:commentEx w15:paraId="315226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57C01" w16cex:dateUtc="2023-06-15T10:01:00Z"/>
  <w16cex:commentExtensible w16cex:durableId="28333C74" w16cex:dateUtc="2023-06-13T17:05:00Z"/>
  <w16cex:commentExtensible w16cex:durableId="28357DC8" w16cex:dateUtc="2023-06-15T10:08:00Z"/>
  <w16cex:commentExtensible w16cex:durableId="28333C37" w16cex:dateUtc="2023-06-13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2081AB" w16cid:durableId="28357C01"/>
  <w16cid:commentId w16cid:paraId="467C9404" w16cid:durableId="28333C74"/>
  <w16cid:commentId w16cid:paraId="2A9001E3" w16cid:durableId="28357DC8"/>
  <w16cid:commentId w16cid:paraId="315226A6" w16cid:durableId="28333C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jla Ramovic">
    <w15:presenceInfo w15:providerId="AD" w15:userId="S::ajla.ramovic@pumpkincareeres.onmicrosoft.com::2bbc503d-6028-4e6e-b0b1-55deb287679c"/>
  </w15:person>
  <w15:person w15:author="Tim Dreesmann">
    <w15:presenceInfo w15:providerId="Windows Live" w15:userId="c51008f88fd6a675"/>
  </w15:person>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D44"/>
    <w:rsid w:val="00012D78"/>
    <w:rsid w:val="00015C1E"/>
    <w:rsid w:val="00016082"/>
    <w:rsid w:val="0003499F"/>
    <w:rsid w:val="00034B68"/>
    <w:rsid w:val="0004591A"/>
    <w:rsid w:val="00046459"/>
    <w:rsid w:val="00050DB7"/>
    <w:rsid w:val="000555E4"/>
    <w:rsid w:val="000560FF"/>
    <w:rsid w:val="0005670D"/>
    <w:rsid w:val="000710B0"/>
    <w:rsid w:val="00073C82"/>
    <w:rsid w:val="00081359"/>
    <w:rsid w:val="000A154E"/>
    <w:rsid w:val="000A5AB8"/>
    <w:rsid w:val="000A6678"/>
    <w:rsid w:val="000A7DEB"/>
    <w:rsid w:val="000C55DE"/>
    <w:rsid w:val="000D08D0"/>
    <w:rsid w:val="000E6D10"/>
    <w:rsid w:val="000F371C"/>
    <w:rsid w:val="00112D9D"/>
    <w:rsid w:val="00115CC9"/>
    <w:rsid w:val="00117F83"/>
    <w:rsid w:val="00124BC5"/>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A2F50"/>
    <w:rsid w:val="003A68DC"/>
    <w:rsid w:val="003B2445"/>
    <w:rsid w:val="003D464F"/>
    <w:rsid w:val="003D5D1E"/>
    <w:rsid w:val="003E5F79"/>
    <w:rsid w:val="003F3290"/>
    <w:rsid w:val="003F688C"/>
    <w:rsid w:val="00415608"/>
    <w:rsid w:val="00424CAF"/>
    <w:rsid w:val="00434D23"/>
    <w:rsid w:val="00436A33"/>
    <w:rsid w:val="004402B0"/>
    <w:rsid w:val="004403CB"/>
    <w:rsid w:val="00442DC6"/>
    <w:rsid w:val="00453C2F"/>
    <w:rsid w:val="00454C0B"/>
    <w:rsid w:val="0046226E"/>
    <w:rsid w:val="00465201"/>
    <w:rsid w:val="00474FC2"/>
    <w:rsid w:val="00492923"/>
    <w:rsid w:val="004A1501"/>
    <w:rsid w:val="004A5240"/>
    <w:rsid w:val="004A615C"/>
    <w:rsid w:val="004B0E1D"/>
    <w:rsid w:val="004B4510"/>
    <w:rsid w:val="004C156C"/>
    <w:rsid w:val="004C174A"/>
    <w:rsid w:val="004E7A4B"/>
    <w:rsid w:val="00500EFA"/>
    <w:rsid w:val="00506322"/>
    <w:rsid w:val="00507BBD"/>
    <w:rsid w:val="00512232"/>
    <w:rsid w:val="005407D6"/>
    <w:rsid w:val="00542F06"/>
    <w:rsid w:val="00553EC8"/>
    <w:rsid w:val="005705F7"/>
    <w:rsid w:val="00570B1D"/>
    <w:rsid w:val="00574140"/>
    <w:rsid w:val="005762CF"/>
    <w:rsid w:val="005842A0"/>
    <w:rsid w:val="00590834"/>
    <w:rsid w:val="00590E7F"/>
    <w:rsid w:val="00593C9C"/>
    <w:rsid w:val="005B231F"/>
    <w:rsid w:val="005C55F7"/>
    <w:rsid w:val="005D16EF"/>
    <w:rsid w:val="005D7D49"/>
    <w:rsid w:val="005E00BC"/>
    <w:rsid w:val="005E63B8"/>
    <w:rsid w:val="005F350B"/>
    <w:rsid w:val="00601B47"/>
    <w:rsid w:val="00603752"/>
    <w:rsid w:val="00612EB6"/>
    <w:rsid w:val="00632F05"/>
    <w:rsid w:val="0063723B"/>
    <w:rsid w:val="00647413"/>
    <w:rsid w:val="006502BE"/>
    <w:rsid w:val="00654057"/>
    <w:rsid w:val="006A7895"/>
    <w:rsid w:val="006A795A"/>
    <w:rsid w:val="006B302C"/>
    <w:rsid w:val="006C5C06"/>
    <w:rsid w:val="006D2592"/>
    <w:rsid w:val="006F58EC"/>
    <w:rsid w:val="00706233"/>
    <w:rsid w:val="007251EA"/>
    <w:rsid w:val="007340D7"/>
    <w:rsid w:val="0073513B"/>
    <w:rsid w:val="007472BD"/>
    <w:rsid w:val="00755A3D"/>
    <w:rsid w:val="007675B1"/>
    <w:rsid w:val="00795B40"/>
    <w:rsid w:val="00797EF1"/>
    <w:rsid w:val="007A3246"/>
    <w:rsid w:val="007A64C5"/>
    <w:rsid w:val="007A719D"/>
    <w:rsid w:val="007B1B2B"/>
    <w:rsid w:val="007C59D2"/>
    <w:rsid w:val="007E4326"/>
    <w:rsid w:val="007F0344"/>
    <w:rsid w:val="007F37A0"/>
    <w:rsid w:val="007F7EA0"/>
    <w:rsid w:val="008049F7"/>
    <w:rsid w:val="00807293"/>
    <w:rsid w:val="0083750F"/>
    <w:rsid w:val="008428CF"/>
    <w:rsid w:val="0085213A"/>
    <w:rsid w:val="008565FD"/>
    <w:rsid w:val="00857C6F"/>
    <w:rsid w:val="008657E3"/>
    <w:rsid w:val="00867CED"/>
    <w:rsid w:val="00874503"/>
    <w:rsid w:val="00883B55"/>
    <w:rsid w:val="00890D6E"/>
    <w:rsid w:val="00892372"/>
    <w:rsid w:val="00892544"/>
    <w:rsid w:val="0089337A"/>
    <w:rsid w:val="008A248F"/>
    <w:rsid w:val="008B402E"/>
    <w:rsid w:val="008C27C1"/>
    <w:rsid w:val="008D6664"/>
    <w:rsid w:val="008D7CDB"/>
    <w:rsid w:val="008E100E"/>
    <w:rsid w:val="008E4BA9"/>
    <w:rsid w:val="008E7A27"/>
    <w:rsid w:val="008E7D17"/>
    <w:rsid w:val="00944A54"/>
    <w:rsid w:val="0095186C"/>
    <w:rsid w:val="00991E04"/>
    <w:rsid w:val="00994D73"/>
    <w:rsid w:val="009A256E"/>
    <w:rsid w:val="009C2FE2"/>
    <w:rsid w:val="009D07DC"/>
    <w:rsid w:val="009D3BBF"/>
    <w:rsid w:val="009D3F88"/>
    <w:rsid w:val="009E24C6"/>
    <w:rsid w:val="009F46A7"/>
    <w:rsid w:val="00A02732"/>
    <w:rsid w:val="00A1282E"/>
    <w:rsid w:val="00A14247"/>
    <w:rsid w:val="00A15153"/>
    <w:rsid w:val="00A40D57"/>
    <w:rsid w:val="00A44493"/>
    <w:rsid w:val="00A53760"/>
    <w:rsid w:val="00A9695F"/>
    <w:rsid w:val="00AA2791"/>
    <w:rsid w:val="00AA4C7C"/>
    <w:rsid w:val="00AB4CD0"/>
    <w:rsid w:val="00AC61EE"/>
    <w:rsid w:val="00AC66C4"/>
    <w:rsid w:val="00AC7086"/>
    <w:rsid w:val="00AE26F5"/>
    <w:rsid w:val="00AE3A33"/>
    <w:rsid w:val="00B03201"/>
    <w:rsid w:val="00B135CE"/>
    <w:rsid w:val="00B27FBD"/>
    <w:rsid w:val="00B339B8"/>
    <w:rsid w:val="00B346A7"/>
    <w:rsid w:val="00B43970"/>
    <w:rsid w:val="00B50A34"/>
    <w:rsid w:val="00B54C38"/>
    <w:rsid w:val="00B5613E"/>
    <w:rsid w:val="00B57CB1"/>
    <w:rsid w:val="00B73D33"/>
    <w:rsid w:val="00B77DCE"/>
    <w:rsid w:val="00B80F27"/>
    <w:rsid w:val="00B81B0E"/>
    <w:rsid w:val="00B87CA9"/>
    <w:rsid w:val="00B95275"/>
    <w:rsid w:val="00B9666E"/>
    <w:rsid w:val="00BB3512"/>
    <w:rsid w:val="00BB3C75"/>
    <w:rsid w:val="00BD0701"/>
    <w:rsid w:val="00BF522D"/>
    <w:rsid w:val="00C0214A"/>
    <w:rsid w:val="00C030C1"/>
    <w:rsid w:val="00C07A6C"/>
    <w:rsid w:val="00C1562F"/>
    <w:rsid w:val="00C27FB9"/>
    <w:rsid w:val="00C6717B"/>
    <w:rsid w:val="00C71380"/>
    <w:rsid w:val="00C9003C"/>
    <w:rsid w:val="00C97ECA"/>
    <w:rsid w:val="00CA1160"/>
    <w:rsid w:val="00CA702E"/>
    <w:rsid w:val="00CA7350"/>
    <w:rsid w:val="00CB639D"/>
    <w:rsid w:val="00CD2ABB"/>
    <w:rsid w:val="00CD51E6"/>
    <w:rsid w:val="00CE433B"/>
    <w:rsid w:val="00D03BBF"/>
    <w:rsid w:val="00D30CEA"/>
    <w:rsid w:val="00D71D8E"/>
    <w:rsid w:val="00D9281A"/>
    <w:rsid w:val="00DA3404"/>
    <w:rsid w:val="00DA524B"/>
    <w:rsid w:val="00DB032D"/>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378C"/>
    <w:rsid w:val="00E62550"/>
    <w:rsid w:val="00E65B09"/>
    <w:rsid w:val="00E83116"/>
    <w:rsid w:val="00E914E5"/>
    <w:rsid w:val="00E91B86"/>
    <w:rsid w:val="00E94EFF"/>
    <w:rsid w:val="00EA6CEC"/>
    <w:rsid w:val="00EA7AC2"/>
    <w:rsid w:val="00EC000C"/>
    <w:rsid w:val="00EE1085"/>
    <w:rsid w:val="00EE2D62"/>
    <w:rsid w:val="00EF2FD5"/>
    <w:rsid w:val="00F11473"/>
    <w:rsid w:val="00F253C5"/>
    <w:rsid w:val="00F30624"/>
    <w:rsid w:val="00F4717F"/>
    <w:rsid w:val="00F5301B"/>
    <w:rsid w:val="00F55CE3"/>
    <w:rsid w:val="00F74175"/>
    <w:rsid w:val="00F92A04"/>
    <w:rsid w:val="00FA4972"/>
    <w:rsid w:val="00FA5291"/>
    <w:rsid w:val="00FC563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3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BesuchterLink">
    <w:name w:val="FollowedHyperlink"/>
    <w:basedOn w:val="Absatz-Standardschriftart"/>
    <w:uiPriority w:val="99"/>
    <w:semiHidden/>
    <w:unhideWhenUsed/>
    <w:rsid w:val="007F37A0"/>
    <w:rPr>
      <w:color w:val="954F72" w:themeColor="followedHyperlink"/>
      <w:u w:val="single"/>
    </w:rPr>
  </w:style>
  <w:style w:type="paragraph" w:styleId="Titel">
    <w:name w:val="Title"/>
    <w:basedOn w:val="Standard"/>
    <w:next w:val="Standard"/>
    <w:link w:val="TitelZchn"/>
    <w:uiPriority w:val="10"/>
    <w:qFormat/>
    <w:rsid w:val="00DB0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32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DB032D"/>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C07A6C"/>
    <w:pPr>
      <w:spacing w:after="0" w:line="240" w:lineRule="auto"/>
    </w:pPr>
  </w:style>
  <w:style w:type="character" w:styleId="Kommentarzeichen">
    <w:name w:val="annotation reference"/>
    <w:basedOn w:val="Absatz-Standardschriftart"/>
    <w:uiPriority w:val="99"/>
    <w:semiHidden/>
    <w:unhideWhenUsed/>
    <w:rsid w:val="000D08D0"/>
    <w:rPr>
      <w:sz w:val="16"/>
      <w:szCs w:val="16"/>
    </w:rPr>
  </w:style>
  <w:style w:type="paragraph" w:styleId="Kommentartext">
    <w:name w:val="annotation text"/>
    <w:basedOn w:val="Standard"/>
    <w:link w:val="KommentartextZchn"/>
    <w:uiPriority w:val="99"/>
    <w:unhideWhenUsed/>
    <w:rsid w:val="000D08D0"/>
    <w:pPr>
      <w:spacing w:line="240" w:lineRule="auto"/>
    </w:pPr>
    <w:rPr>
      <w:sz w:val="20"/>
      <w:szCs w:val="20"/>
    </w:rPr>
  </w:style>
  <w:style w:type="character" w:customStyle="1" w:styleId="KommentartextZchn">
    <w:name w:val="Kommentartext Zchn"/>
    <w:basedOn w:val="Absatz-Standardschriftart"/>
    <w:link w:val="Kommentartext"/>
    <w:uiPriority w:val="99"/>
    <w:rsid w:val="000D08D0"/>
    <w:rPr>
      <w:sz w:val="20"/>
      <w:szCs w:val="20"/>
    </w:rPr>
  </w:style>
  <w:style w:type="paragraph" w:styleId="Kommentarthema">
    <w:name w:val="annotation subject"/>
    <w:basedOn w:val="Kommentartext"/>
    <w:next w:val="Kommentartext"/>
    <w:link w:val="KommentarthemaZchn"/>
    <w:uiPriority w:val="99"/>
    <w:semiHidden/>
    <w:unhideWhenUsed/>
    <w:rsid w:val="000D08D0"/>
    <w:rPr>
      <w:b/>
      <w:bCs/>
    </w:rPr>
  </w:style>
  <w:style w:type="character" w:customStyle="1" w:styleId="KommentarthemaZchn">
    <w:name w:val="Kommentarthema Zchn"/>
    <w:basedOn w:val="KommentartextZchn"/>
    <w:link w:val="Kommentarthema"/>
    <w:uiPriority w:val="99"/>
    <w:semiHidden/>
    <w:rsid w:val="000D08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9992452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1506</Words>
  <Characters>9488</Characters>
  <Application>Microsoft Office Word</Application>
  <DocSecurity>0</DocSecurity>
  <Lines>79</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 Dreesmann</cp:lastModifiedBy>
  <cp:revision>6</cp:revision>
  <dcterms:created xsi:type="dcterms:W3CDTF">2023-06-13T17:05:00Z</dcterms:created>
  <dcterms:modified xsi:type="dcterms:W3CDTF">2023-06-15T10:09:00Z</dcterms:modified>
</cp:coreProperties>
</file>