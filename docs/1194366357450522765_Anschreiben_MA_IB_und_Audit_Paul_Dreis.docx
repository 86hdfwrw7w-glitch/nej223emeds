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5EDB4A6C" w:rsidR="006D2592" w:rsidRPr="00A64422" w:rsidRDefault="00A64422" w:rsidP="006A7895">
      <w:pPr>
        <w:spacing w:after="0" w:line="240" w:lineRule="auto"/>
        <w:jc w:val="right"/>
        <w:rPr>
          <w:rFonts w:ascii="Optima" w:hAnsi="Optima" w:cs="Times New Roman"/>
          <w:sz w:val="21"/>
          <w:szCs w:val="21"/>
        </w:rPr>
      </w:pPr>
      <w:r>
        <w:rPr>
          <w:rFonts w:ascii="Optima" w:hAnsi="Optima" w:cs="Times New Roman"/>
          <w:sz w:val="21"/>
          <w:szCs w:val="21"/>
        </w:rPr>
        <w:t>Paul Luka Dreis</w:t>
      </w:r>
    </w:p>
    <w:p w14:paraId="2458A2A0" w14:textId="00AD4885" w:rsidR="00857C6F" w:rsidRPr="00A64422" w:rsidRDefault="00A64422" w:rsidP="006A7895">
      <w:pPr>
        <w:spacing w:after="0" w:line="240" w:lineRule="auto"/>
        <w:jc w:val="right"/>
        <w:rPr>
          <w:rFonts w:ascii="Optima" w:hAnsi="Optima" w:cs="Times New Roman"/>
          <w:sz w:val="21"/>
          <w:szCs w:val="21"/>
        </w:rPr>
      </w:pPr>
      <w:r>
        <w:rPr>
          <w:rFonts w:ascii="Optima" w:hAnsi="Optima" w:cs="Times New Roman"/>
          <w:sz w:val="21"/>
          <w:szCs w:val="21"/>
        </w:rPr>
        <w:t>Rheinallee 15</w:t>
      </w:r>
    </w:p>
    <w:p w14:paraId="451AEE20" w14:textId="1BEF3611" w:rsidR="00857C6F" w:rsidRPr="00A64422" w:rsidRDefault="003D5D1E" w:rsidP="006A7895">
      <w:pPr>
        <w:spacing w:after="0" w:line="240" w:lineRule="auto"/>
        <w:jc w:val="right"/>
        <w:rPr>
          <w:rFonts w:ascii="Optima" w:hAnsi="Optima" w:cs="Times New Roman"/>
          <w:sz w:val="21"/>
          <w:szCs w:val="21"/>
        </w:rPr>
      </w:pPr>
      <w:r w:rsidRPr="00A64422">
        <w:rPr>
          <w:rFonts w:ascii="Optima" w:hAnsi="Optima" w:cs="Times New Roman"/>
          <w:sz w:val="21"/>
          <w:szCs w:val="21"/>
        </w:rPr>
        <w:t>6</w:t>
      </w:r>
      <w:r w:rsidR="00A64422">
        <w:rPr>
          <w:rFonts w:ascii="Optima" w:hAnsi="Optima" w:cs="Times New Roman"/>
          <w:sz w:val="21"/>
          <w:szCs w:val="21"/>
        </w:rPr>
        <w:t>5391 Lorch</w:t>
      </w:r>
    </w:p>
    <w:p w14:paraId="12BA391A" w14:textId="673C919C" w:rsidR="006A7895" w:rsidRPr="007725CD" w:rsidRDefault="00A64422" w:rsidP="006A7895">
      <w:pPr>
        <w:spacing w:after="0" w:line="240" w:lineRule="auto"/>
        <w:jc w:val="right"/>
        <w:rPr>
          <w:rFonts w:ascii="Optima" w:hAnsi="Optima" w:cs="Times New Roman"/>
          <w:sz w:val="21"/>
          <w:szCs w:val="21"/>
        </w:rPr>
      </w:pPr>
      <w:r w:rsidRPr="007725CD">
        <w:rPr>
          <w:rFonts w:ascii="Optima" w:hAnsi="Optima" w:cs="Georgia"/>
          <w:color w:val="000000"/>
          <w:sz w:val="21"/>
          <w:szCs w:val="21"/>
        </w:rPr>
        <w:t>Paulluka.dreis@gmail.com</w:t>
      </w:r>
    </w:p>
    <w:p w14:paraId="170FE07D" w14:textId="4314B0CE" w:rsidR="00F270C0" w:rsidRPr="007725CD" w:rsidRDefault="006D2592" w:rsidP="00D75367">
      <w:pPr>
        <w:spacing w:after="0"/>
        <w:jc w:val="right"/>
        <w:rPr>
          <w:rFonts w:ascii="Optima" w:hAnsi="Optima" w:cs="Georgia"/>
          <w:color w:val="000000"/>
          <w:sz w:val="21"/>
          <w:szCs w:val="21"/>
        </w:rPr>
      </w:pPr>
      <w:r w:rsidRPr="007725CD">
        <w:rPr>
          <w:rFonts w:ascii="Optima" w:hAnsi="Optima" w:cs="Georgia"/>
          <w:color w:val="000000"/>
          <w:sz w:val="21"/>
          <w:szCs w:val="21"/>
        </w:rPr>
        <w:t>+</w:t>
      </w:r>
      <w:r w:rsidR="00857C6F" w:rsidRPr="007725CD">
        <w:rPr>
          <w:rFonts w:ascii="Optima" w:hAnsi="Optima" w:cs="Georgia"/>
          <w:color w:val="000000"/>
          <w:sz w:val="21"/>
          <w:szCs w:val="21"/>
        </w:rPr>
        <w:t xml:space="preserve">49 </w:t>
      </w:r>
      <w:r w:rsidR="00A64422" w:rsidRPr="007725CD">
        <w:rPr>
          <w:rFonts w:ascii="Optima" w:hAnsi="Optima" w:cs="Georgia"/>
          <w:color w:val="000000"/>
          <w:sz w:val="21"/>
          <w:szCs w:val="21"/>
        </w:rPr>
        <w:t>15755844708</w:t>
      </w:r>
    </w:p>
    <w:p w14:paraId="4FFA7063" w14:textId="04E9B2E7" w:rsidR="00F74175" w:rsidRPr="00AF30CF" w:rsidRDefault="003D5D1E" w:rsidP="00F74175">
      <w:pPr>
        <w:spacing w:after="0"/>
        <w:rPr>
          <w:rFonts w:ascii="Optima" w:hAnsi="Optima" w:cs="Georgia"/>
          <w:sz w:val="21"/>
          <w:szCs w:val="21"/>
        </w:rPr>
      </w:pPr>
      <w:proofErr w:type="spellStart"/>
      <w:r w:rsidRPr="00AF30CF">
        <w:rPr>
          <w:rFonts w:ascii="Optima" w:hAnsi="Optima" w:cs="Georgia"/>
          <w:sz w:val="21"/>
          <w:szCs w:val="21"/>
        </w:rPr>
        <w:t>Co</w:t>
      </w:r>
      <w:r w:rsidR="0015140F" w:rsidRPr="00AF30CF">
        <w:rPr>
          <w:rFonts w:ascii="Optima" w:hAnsi="Optima" w:cs="Georgia"/>
          <w:sz w:val="21"/>
          <w:szCs w:val="21"/>
        </w:rPr>
        <w:t>vendit</w:t>
      </w:r>
      <w:proofErr w:type="spellEnd"/>
    </w:p>
    <w:p w14:paraId="096C8AF5" w14:textId="31A41322" w:rsidR="00647413" w:rsidRPr="00AF30CF" w:rsidRDefault="00AF30CF" w:rsidP="00F74175">
      <w:pPr>
        <w:spacing w:after="0"/>
        <w:rPr>
          <w:rFonts w:ascii="Optima" w:hAnsi="Optima"/>
          <w:sz w:val="21"/>
          <w:szCs w:val="21"/>
        </w:rPr>
      </w:pPr>
      <w:r w:rsidRPr="00AF30CF">
        <w:rPr>
          <w:rFonts w:ascii="Optima" w:hAnsi="Optima"/>
          <w:sz w:val="21"/>
          <w:szCs w:val="21"/>
          <w:shd w:val="clear" w:color="auto" w:fill="FFFFFF"/>
        </w:rPr>
        <w:t>Walther-von-</w:t>
      </w:r>
      <w:proofErr w:type="spellStart"/>
      <w:r w:rsidRPr="00AF30CF">
        <w:rPr>
          <w:rFonts w:ascii="Optima" w:hAnsi="Optima"/>
          <w:sz w:val="21"/>
          <w:szCs w:val="21"/>
          <w:shd w:val="clear" w:color="auto" w:fill="FFFFFF"/>
        </w:rPr>
        <w:t>Cronberg</w:t>
      </w:r>
      <w:proofErr w:type="spellEnd"/>
      <w:r w:rsidRPr="00AF30CF">
        <w:rPr>
          <w:rFonts w:ascii="Optima" w:hAnsi="Optima"/>
          <w:sz w:val="21"/>
          <w:szCs w:val="21"/>
          <w:shd w:val="clear" w:color="auto" w:fill="FFFFFF"/>
        </w:rPr>
        <w:t xml:space="preserve"> Platz 13</w:t>
      </w:r>
      <w:r w:rsidR="00F74175" w:rsidRPr="00AF30CF">
        <w:rPr>
          <w:rFonts w:ascii="Optima" w:hAnsi="Optima"/>
          <w:sz w:val="21"/>
          <w:szCs w:val="21"/>
        </w:rPr>
        <w:br/>
      </w:r>
      <w:r w:rsidR="007B195F">
        <w:rPr>
          <w:rFonts w:ascii="Optima" w:hAnsi="Optima"/>
          <w:sz w:val="21"/>
          <w:szCs w:val="21"/>
        </w:rPr>
        <w:t>60594</w:t>
      </w:r>
      <w:r w:rsidR="00F74175" w:rsidRPr="00AF30CF">
        <w:rPr>
          <w:rFonts w:ascii="Optima" w:hAnsi="Optima"/>
          <w:sz w:val="21"/>
          <w:szCs w:val="21"/>
        </w:rPr>
        <w:t xml:space="preserve"> </w:t>
      </w:r>
      <w:r w:rsidR="003D5D1E" w:rsidRPr="00AF30CF">
        <w:rPr>
          <w:rFonts w:ascii="Optima" w:hAnsi="Optima"/>
          <w:sz w:val="21"/>
          <w:szCs w:val="21"/>
        </w:rPr>
        <w:t>Frankfurt am Main</w:t>
      </w:r>
      <w:r w:rsidR="00F74175" w:rsidRPr="00AF30CF">
        <w:rPr>
          <w:rFonts w:ascii="Optima" w:hAnsi="Optima"/>
          <w:sz w:val="21"/>
          <w:szCs w:val="21"/>
        </w:rPr>
        <w:t xml:space="preserve"> </w:t>
      </w:r>
    </w:p>
    <w:p w14:paraId="0731715D" w14:textId="4C033ED6" w:rsidR="001E0088" w:rsidRPr="00A64422" w:rsidRDefault="00A64422" w:rsidP="00D75367">
      <w:pPr>
        <w:spacing w:after="0"/>
        <w:jc w:val="right"/>
        <w:rPr>
          <w:rFonts w:ascii="Optima" w:hAnsi="Optima" w:cs="Times New Roman"/>
          <w:sz w:val="21"/>
          <w:szCs w:val="21"/>
        </w:rPr>
      </w:pPr>
      <w:r>
        <w:rPr>
          <w:rFonts w:ascii="Optima" w:hAnsi="Optima" w:cs="Times New Roman"/>
          <w:sz w:val="21"/>
          <w:szCs w:val="21"/>
        </w:rPr>
        <w:t>Lorch am Rhein, 07.01.2024</w:t>
      </w:r>
    </w:p>
    <w:p w14:paraId="670DB82B" w14:textId="77777777" w:rsidR="00D75367" w:rsidRPr="00A64422" w:rsidRDefault="00D75367" w:rsidP="00D75367">
      <w:pPr>
        <w:spacing w:after="0"/>
        <w:jc w:val="right"/>
        <w:rPr>
          <w:rFonts w:ascii="Optima" w:hAnsi="Optima" w:cs="Times New Roman"/>
          <w:sz w:val="21"/>
          <w:szCs w:val="21"/>
        </w:rPr>
      </w:pPr>
    </w:p>
    <w:p w14:paraId="3A5BDDA8" w14:textId="2AD2373A" w:rsidR="004A615C" w:rsidRPr="00A64422" w:rsidRDefault="0099776A" w:rsidP="000A5AB8">
      <w:pPr>
        <w:spacing w:after="0"/>
        <w:rPr>
          <w:rFonts w:ascii="Optima" w:hAnsi="Optima" w:cs="Times New Roman"/>
          <w:b/>
          <w:sz w:val="21"/>
          <w:szCs w:val="21"/>
        </w:rPr>
      </w:pPr>
      <w:r w:rsidRPr="00A64422">
        <w:rPr>
          <w:rFonts w:ascii="Optima" w:hAnsi="Optima" w:cs="Times New Roman"/>
          <w:b/>
          <w:sz w:val="21"/>
          <w:szCs w:val="21"/>
        </w:rPr>
        <w:t xml:space="preserve">Bewerbung um ein Praktikum im Bereich </w:t>
      </w:r>
      <w:r w:rsidR="00F7435C">
        <w:rPr>
          <w:rFonts w:ascii="Optima" w:hAnsi="Optima" w:cs="Times New Roman"/>
          <w:b/>
          <w:sz w:val="21"/>
          <w:szCs w:val="21"/>
        </w:rPr>
        <w:t>M&amp;A</w:t>
      </w:r>
    </w:p>
    <w:p w14:paraId="1F6D52DD" w14:textId="77777777" w:rsidR="00BF1EA5" w:rsidRDefault="00BF1EA5" w:rsidP="006D6E34">
      <w:pPr>
        <w:spacing w:after="0"/>
        <w:jc w:val="both"/>
        <w:rPr>
          <w:rFonts w:ascii="Optima" w:hAnsi="Optima" w:cs="Times New Roman"/>
          <w:sz w:val="21"/>
          <w:szCs w:val="21"/>
        </w:rPr>
      </w:pPr>
    </w:p>
    <w:p w14:paraId="11A3DCF6" w14:textId="0CC93E72" w:rsidR="006D6E34" w:rsidRDefault="006D6E34" w:rsidP="006D6E34">
      <w:pPr>
        <w:spacing w:after="0"/>
        <w:jc w:val="both"/>
        <w:rPr>
          <w:rFonts w:ascii="Optima" w:hAnsi="Optima" w:cs="Times New Roman"/>
          <w:sz w:val="21"/>
          <w:szCs w:val="21"/>
        </w:rPr>
      </w:pPr>
      <w:r>
        <w:rPr>
          <w:rFonts w:ascii="Optima" w:hAnsi="Optima" w:cs="Times New Roman"/>
          <w:sz w:val="21"/>
          <w:szCs w:val="21"/>
        </w:rPr>
        <w:t xml:space="preserve">Sehr geehrte Damen und Herren, </w:t>
      </w:r>
    </w:p>
    <w:p w14:paraId="4E5A5F60" w14:textId="77777777" w:rsidR="006D6E34" w:rsidRDefault="006D6E34" w:rsidP="006D6E34">
      <w:pPr>
        <w:spacing w:after="0"/>
        <w:jc w:val="both"/>
        <w:rPr>
          <w:rFonts w:ascii="Optima" w:hAnsi="Optima" w:cs="Times New Roman"/>
          <w:sz w:val="21"/>
          <w:szCs w:val="21"/>
        </w:rPr>
      </w:pPr>
    </w:p>
    <w:p w14:paraId="7C09B333" w14:textId="304501E2" w:rsidR="006D6E34" w:rsidRDefault="006D6E34" w:rsidP="006D6E34">
      <w:pPr>
        <w:spacing w:after="0"/>
        <w:jc w:val="both"/>
        <w:rPr>
          <w:rFonts w:ascii="Optima" w:hAnsi="Optima" w:cs="Times New Roman"/>
          <w:sz w:val="21"/>
          <w:szCs w:val="21"/>
        </w:rPr>
      </w:pPr>
      <w:r>
        <w:rPr>
          <w:rFonts w:ascii="Optima" w:hAnsi="Optima" w:cs="Times New Roman"/>
          <w:sz w:val="21"/>
          <w:szCs w:val="21"/>
        </w:rPr>
        <w:t xml:space="preserve">zu meiner Schulzeit interessierte ich mich schon sehr für wirtschaftliche Fragestellungen und Zusammenhänge. Durch eigenständige Recherche und den </w:t>
      </w:r>
      <w:del w:id="0" w:author="David Döbele" w:date="2024-01-09T20:39:00Z">
        <w:r w:rsidDel="00BF1EA5">
          <w:rPr>
            <w:rFonts w:ascii="Optima" w:hAnsi="Optima" w:cs="Times New Roman"/>
            <w:sz w:val="21"/>
            <w:szCs w:val="21"/>
          </w:rPr>
          <w:delText xml:space="preserve">Austausch und später </w:delText>
        </w:r>
      </w:del>
      <w:r>
        <w:rPr>
          <w:rFonts w:ascii="Optima" w:hAnsi="Optima" w:cs="Times New Roman"/>
          <w:sz w:val="21"/>
          <w:szCs w:val="21"/>
        </w:rPr>
        <w:t xml:space="preserve">Beitritt bei der Karriereberatung </w:t>
      </w:r>
      <w:proofErr w:type="spellStart"/>
      <w:r>
        <w:rPr>
          <w:rFonts w:ascii="Optima" w:hAnsi="Optima" w:cs="Times New Roman"/>
          <w:sz w:val="21"/>
          <w:szCs w:val="21"/>
        </w:rPr>
        <w:t>Pumpkin</w:t>
      </w:r>
      <w:del w:id="1" w:author="David Döbele" w:date="2024-01-09T20:39:00Z">
        <w:r w:rsidDel="00BF1EA5">
          <w:rPr>
            <w:rFonts w:ascii="Optima" w:hAnsi="Optima" w:cs="Times New Roman"/>
            <w:sz w:val="21"/>
            <w:szCs w:val="21"/>
          </w:rPr>
          <w:delText xml:space="preserve"> </w:delText>
        </w:r>
      </w:del>
      <w:r>
        <w:rPr>
          <w:rFonts w:ascii="Optima" w:hAnsi="Optima" w:cs="Times New Roman"/>
          <w:sz w:val="21"/>
          <w:szCs w:val="21"/>
        </w:rPr>
        <w:t>careers</w:t>
      </w:r>
      <w:proofErr w:type="spellEnd"/>
      <w:r>
        <w:rPr>
          <w:rFonts w:ascii="Optima" w:hAnsi="Optima" w:cs="Times New Roman"/>
          <w:sz w:val="21"/>
          <w:szCs w:val="21"/>
        </w:rPr>
        <w:t xml:space="preserve"> </w:t>
      </w:r>
      <w:del w:id="2" w:author="David Döbele" w:date="2024-01-09T20:40:00Z">
        <w:r w:rsidDel="00BF1EA5">
          <w:rPr>
            <w:rFonts w:ascii="Optima" w:hAnsi="Optima" w:cs="Times New Roman"/>
            <w:sz w:val="21"/>
            <w:szCs w:val="21"/>
          </w:rPr>
          <w:delText xml:space="preserve">GmbH </w:delText>
        </w:r>
      </w:del>
      <w:r>
        <w:rPr>
          <w:rFonts w:ascii="Optima" w:hAnsi="Optima" w:cs="Times New Roman"/>
          <w:sz w:val="21"/>
          <w:szCs w:val="21"/>
        </w:rPr>
        <w:t xml:space="preserve">ist mir klar geworden, dass mich eine Karriere im Investment Banking sehr reizt. Die Möglichkeit, an bedeutsamen Transaktionen mitzuwirken und dadurch einen enormen Impact auf seine Arbeit und selbige Lernkurve zu haben, fasziniert mich sehr. Denn an Käufen, Verkäufen sowie an dem Fusionieren von Unternehmen hängen oftmals viele Arbeitsplätze, die entweder neu geschaffen oder gesichert werden müssen. Um mein vorhandenes Wissen im Bereich M&amp;A in der Praxis zu vertiefen, möchte ich Sie ab Anfang August 2024 als Praktikant in Ihrem Frankfurter Office für eine Dauer von acht bis zwölf Wochen unterstützen. </w:t>
      </w:r>
    </w:p>
    <w:p w14:paraId="1B2C96C1" w14:textId="77777777" w:rsidR="006D6E34" w:rsidRDefault="006D6E34" w:rsidP="006D6E34">
      <w:pPr>
        <w:spacing w:after="0"/>
        <w:jc w:val="both"/>
        <w:rPr>
          <w:rFonts w:ascii="Optima" w:hAnsi="Optima" w:cs="Times New Roman"/>
          <w:sz w:val="21"/>
          <w:szCs w:val="21"/>
        </w:rPr>
      </w:pPr>
    </w:p>
    <w:p w14:paraId="18A01AE5" w14:textId="749D0B3B" w:rsidR="006D6E34" w:rsidRDefault="006D6E34" w:rsidP="006D6E34">
      <w:pPr>
        <w:spacing w:after="0"/>
        <w:jc w:val="both"/>
        <w:rPr>
          <w:rFonts w:ascii="Optima" w:hAnsi="Optima" w:cs="Times New Roman"/>
          <w:sz w:val="21"/>
          <w:szCs w:val="21"/>
        </w:rPr>
      </w:pPr>
      <w:r>
        <w:rPr>
          <w:rFonts w:ascii="Optima" w:hAnsi="Optima" w:cs="Times New Roman"/>
          <w:sz w:val="21"/>
          <w:szCs w:val="21"/>
        </w:rPr>
        <w:t xml:space="preserve">Nach meinem Fachabitur in Bereich Wirtschaft und Verwaltung 2020, einer zweijährigen Ausbildung im lebensmitteltechnischen Bereich sowie einem achtmonatigen Auslandsaufenthalt in Australien, werde ich voraussichtlich mein Studium im Bereich Wirtschaftswissenschaften an der Goethe-Universität in Frankfurt am Main zum Sommersemester 2024 starten. </w:t>
      </w:r>
      <w:del w:id="3" w:author="David Döbele" w:date="2024-01-09T20:40:00Z">
        <w:r w:rsidDel="00BF1EA5">
          <w:rPr>
            <w:rFonts w:ascii="Optima" w:hAnsi="Optima" w:cs="Times New Roman"/>
            <w:sz w:val="21"/>
            <w:szCs w:val="21"/>
          </w:rPr>
          <w:delText xml:space="preserve">In meiner zweimonatigen Zeit bei Pumpkin careers </w:delText>
        </w:r>
      </w:del>
      <w:ins w:id="4" w:author="David Döbele" w:date="2024-01-09T20:40:00Z">
        <w:r w:rsidR="00BF1EA5">
          <w:rPr>
            <w:rFonts w:ascii="Optima" w:hAnsi="Optima" w:cs="Times New Roman"/>
            <w:sz w:val="21"/>
            <w:szCs w:val="21"/>
          </w:rPr>
          <w:t xml:space="preserve">In den letzten Monaten </w:t>
        </w:r>
      </w:ins>
      <w:r>
        <w:rPr>
          <w:rFonts w:ascii="Optima" w:hAnsi="Optima" w:cs="Times New Roman"/>
          <w:sz w:val="21"/>
          <w:szCs w:val="21"/>
        </w:rPr>
        <w:t>konnte ich mir schon ein anfängliches Netzwerk mit vielen anderen ambitionierten Studierenden aufbauen</w:t>
      </w:r>
      <w:ins w:id="5" w:author="David Döbele" w:date="2024-01-09T20:40:00Z">
        <w:r w:rsidR="00BF1EA5">
          <w:rPr>
            <w:rFonts w:ascii="Optima" w:hAnsi="Optima" w:cs="Times New Roman"/>
            <w:sz w:val="21"/>
            <w:szCs w:val="21"/>
          </w:rPr>
          <w:t xml:space="preserve"> und erste </w:t>
        </w:r>
      </w:ins>
      <w:ins w:id="6" w:author="David Döbele" w:date="2024-01-09T20:41:00Z">
        <w:r w:rsidR="00BF1EA5">
          <w:rPr>
            <w:rFonts w:ascii="Optima" w:hAnsi="Optima" w:cs="Times New Roman"/>
            <w:sz w:val="21"/>
            <w:szCs w:val="21"/>
          </w:rPr>
          <w:t>Einblicke in den Arbeitsalltag im M&amp;A gewinnen</w:t>
        </w:r>
      </w:ins>
      <w:r>
        <w:rPr>
          <w:rFonts w:ascii="Optima" w:hAnsi="Optima" w:cs="Times New Roman"/>
          <w:sz w:val="21"/>
          <w:szCs w:val="21"/>
        </w:rPr>
        <w:t xml:space="preserve">. In meinem einjährigen Pflichtpraktikum im Bereich Rechnungswesen in meiner Fachabiturzeit </w:t>
      </w:r>
      <w:del w:id="7" w:author="David Döbele" w:date="2024-01-09T20:41:00Z">
        <w:r w:rsidDel="00BF1EA5">
          <w:rPr>
            <w:rFonts w:ascii="Optima" w:hAnsi="Optima" w:cs="Times New Roman"/>
            <w:sz w:val="21"/>
            <w:szCs w:val="21"/>
          </w:rPr>
          <w:delText xml:space="preserve">konnte </w:delText>
        </w:r>
      </w:del>
      <w:ins w:id="8" w:author="David Döbele" w:date="2024-01-09T20:41:00Z">
        <w:r w:rsidR="00BF1EA5">
          <w:rPr>
            <w:rFonts w:ascii="Optima" w:hAnsi="Optima" w:cs="Times New Roman"/>
            <w:sz w:val="21"/>
            <w:szCs w:val="21"/>
          </w:rPr>
          <w:t>entwickelte</w:t>
        </w:r>
        <w:r w:rsidR="00BF1EA5">
          <w:rPr>
            <w:rFonts w:ascii="Optima" w:hAnsi="Optima" w:cs="Times New Roman"/>
            <w:sz w:val="21"/>
            <w:szCs w:val="21"/>
          </w:rPr>
          <w:t xml:space="preserve"> </w:t>
        </w:r>
      </w:ins>
      <w:r>
        <w:rPr>
          <w:rFonts w:ascii="Optima" w:hAnsi="Optima" w:cs="Times New Roman"/>
          <w:sz w:val="21"/>
          <w:szCs w:val="21"/>
        </w:rPr>
        <w:t xml:space="preserve">ich </w:t>
      </w:r>
      <w:del w:id="9" w:author="David Döbele" w:date="2024-01-09T20:41:00Z">
        <w:r w:rsidDel="00BF1EA5">
          <w:rPr>
            <w:rFonts w:ascii="Optima" w:hAnsi="Optima" w:cs="Times New Roman"/>
            <w:sz w:val="21"/>
            <w:szCs w:val="21"/>
          </w:rPr>
          <w:delText xml:space="preserve">mir schon </w:delText>
        </w:r>
      </w:del>
      <w:ins w:id="10" w:author="David Döbele" w:date="2024-01-09T20:41:00Z">
        <w:r w:rsidR="00BF1EA5">
          <w:rPr>
            <w:rFonts w:ascii="Optima" w:hAnsi="Optima" w:cs="Times New Roman"/>
            <w:sz w:val="21"/>
            <w:szCs w:val="21"/>
          </w:rPr>
          <w:t>bereits</w:t>
        </w:r>
        <w:r w:rsidR="00BF1EA5">
          <w:rPr>
            <w:rFonts w:ascii="Optima" w:hAnsi="Optima" w:cs="Times New Roman"/>
            <w:sz w:val="21"/>
            <w:szCs w:val="21"/>
          </w:rPr>
          <w:t xml:space="preserve"> </w:t>
        </w:r>
      </w:ins>
      <w:r>
        <w:rPr>
          <w:rFonts w:ascii="Optima" w:hAnsi="Optima" w:cs="Times New Roman"/>
          <w:sz w:val="21"/>
          <w:szCs w:val="21"/>
        </w:rPr>
        <w:t xml:space="preserve">essenzielle Skills im Bereich Word, Excel und </w:t>
      </w:r>
      <w:proofErr w:type="spellStart"/>
      <w:r>
        <w:rPr>
          <w:rFonts w:ascii="Optima" w:hAnsi="Optima" w:cs="Times New Roman"/>
          <w:sz w:val="21"/>
          <w:szCs w:val="21"/>
        </w:rPr>
        <w:t>Powerpoint</w:t>
      </w:r>
      <w:proofErr w:type="spellEnd"/>
      <w:del w:id="11" w:author="David Döbele" w:date="2024-01-09T20:41:00Z">
        <w:r w:rsidDel="00BF1EA5">
          <w:rPr>
            <w:rFonts w:ascii="Optima" w:hAnsi="Optima" w:cs="Times New Roman"/>
            <w:sz w:val="21"/>
            <w:szCs w:val="21"/>
          </w:rPr>
          <w:delText xml:space="preserve"> aneignen</w:delText>
        </w:r>
      </w:del>
      <w:r>
        <w:rPr>
          <w:rFonts w:ascii="Optima" w:hAnsi="Optima" w:cs="Times New Roman"/>
          <w:sz w:val="21"/>
          <w:szCs w:val="21"/>
        </w:rPr>
        <w:t xml:space="preserve">. Hierdurch konnte ich </w:t>
      </w:r>
      <w:ins w:id="12" w:author="David Döbele" w:date="2024-01-09T20:41:00Z">
        <w:r w:rsidR="00BF1EA5">
          <w:rPr>
            <w:rFonts w:ascii="Optima" w:hAnsi="Optima" w:cs="Times New Roman"/>
            <w:sz w:val="21"/>
            <w:szCs w:val="21"/>
          </w:rPr>
          <w:t xml:space="preserve">außerdem </w:t>
        </w:r>
      </w:ins>
      <w:r>
        <w:rPr>
          <w:rFonts w:ascii="Optima" w:hAnsi="Optima" w:cs="Times New Roman"/>
          <w:sz w:val="21"/>
          <w:szCs w:val="21"/>
        </w:rPr>
        <w:t xml:space="preserve">ein hohes Maß an Eigenständigkeit und Selbstsicherheit aneignen, </w:t>
      </w:r>
      <w:proofErr w:type="gramStart"/>
      <w:r>
        <w:rPr>
          <w:rFonts w:ascii="Optima" w:hAnsi="Optima" w:cs="Times New Roman"/>
          <w:sz w:val="21"/>
          <w:szCs w:val="21"/>
        </w:rPr>
        <w:t>das</w:t>
      </w:r>
      <w:proofErr w:type="gramEnd"/>
      <w:r>
        <w:rPr>
          <w:rFonts w:ascii="Optima" w:hAnsi="Optima" w:cs="Times New Roman"/>
          <w:sz w:val="21"/>
          <w:szCs w:val="21"/>
        </w:rPr>
        <w:t xml:space="preserve"> ich in meiner Zeit in Australien verfeinern und verbessern konnte. In meiner Freizeit spiele ich</w:t>
      </w:r>
      <w:r w:rsidR="00AC7042">
        <w:rPr>
          <w:rFonts w:ascii="Optima" w:hAnsi="Optima" w:cs="Times New Roman"/>
          <w:sz w:val="21"/>
          <w:szCs w:val="21"/>
        </w:rPr>
        <w:t xml:space="preserve"> </w:t>
      </w:r>
      <w:r w:rsidR="00D33BD8">
        <w:rPr>
          <w:rFonts w:ascii="Optima" w:hAnsi="Optima" w:cs="Times New Roman"/>
          <w:sz w:val="21"/>
          <w:szCs w:val="21"/>
        </w:rPr>
        <w:t>seit meiner frühen Ju</w:t>
      </w:r>
      <w:del w:id="13" w:author="David Döbele" w:date="2024-01-09T20:41:00Z">
        <w:r w:rsidR="00D33BD8" w:rsidDel="00BF1EA5">
          <w:rPr>
            <w:rFonts w:ascii="Optima" w:hAnsi="Optima" w:cs="Times New Roman"/>
            <w:sz w:val="21"/>
            <w:szCs w:val="21"/>
          </w:rPr>
          <w:delText>n</w:delText>
        </w:r>
      </w:del>
      <w:r w:rsidR="00D33BD8">
        <w:rPr>
          <w:rFonts w:ascii="Optima" w:hAnsi="Optima" w:cs="Times New Roman"/>
          <w:sz w:val="21"/>
          <w:szCs w:val="21"/>
        </w:rPr>
        <w:t>gend</w:t>
      </w:r>
      <w:r w:rsidR="00C805C0">
        <w:rPr>
          <w:rFonts w:ascii="Optima" w:hAnsi="Optima" w:cs="Times New Roman"/>
          <w:sz w:val="21"/>
          <w:szCs w:val="21"/>
        </w:rPr>
        <w:t xml:space="preserve"> gerne </w:t>
      </w:r>
      <w:r>
        <w:rPr>
          <w:rFonts w:ascii="Optima" w:hAnsi="Optima" w:cs="Times New Roman"/>
          <w:sz w:val="21"/>
          <w:szCs w:val="21"/>
        </w:rPr>
        <w:t xml:space="preserve">Fußball und ich engagierte mich in den vergangenen 4 Jahren im Sommer in einem Zeltlager für Kinder im Auftrag des Bistums Limburg. Dabei steht bei beiden Tätigkeiten der Teamspirit im Vordergrund, den </w:t>
      </w:r>
      <w:ins w:id="14" w:author="David Döbele" w:date="2024-01-09T20:42:00Z">
        <w:r w:rsidR="00BF1EA5">
          <w:rPr>
            <w:rFonts w:ascii="Optima" w:hAnsi="Optima" w:cs="Times New Roman"/>
            <w:sz w:val="21"/>
            <w:szCs w:val="21"/>
          </w:rPr>
          <w:t xml:space="preserve">ich </w:t>
        </w:r>
      </w:ins>
      <w:r>
        <w:rPr>
          <w:rFonts w:ascii="Optima" w:hAnsi="Optima" w:cs="Times New Roman"/>
          <w:sz w:val="21"/>
          <w:szCs w:val="21"/>
        </w:rPr>
        <w:t>komplett verinnerliche und lebe. Dieses Mindset würde ich nun ausgesprochen gerne als Praktikant in Ihr Team einbringen.</w:t>
      </w:r>
    </w:p>
    <w:p w14:paraId="5134802F" w14:textId="77777777" w:rsidR="006D6E34" w:rsidRDefault="006D6E34" w:rsidP="006D6E34">
      <w:pPr>
        <w:spacing w:after="0"/>
        <w:jc w:val="both"/>
        <w:rPr>
          <w:rFonts w:ascii="Optima" w:hAnsi="Optima" w:cs="Times New Roman"/>
          <w:sz w:val="21"/>
          <w:szCs w:val="21"/>
        </w:rPr>
      </w:pPr>
    </w:p>
    <w:p w14:paraId="66265F5E" w14:textId="12E6D917" w:rsidR="006D6E34" w:rsidRDefault="006D6E34" w:rsidP="006D6E34">
      <w:pPr>
        <w:spacing w:after="0"/>
        <w:jc w:val="both"/>
        <w:rPr>
          <w:rFonts w:ascii="Optima" w:hAnsi="Optima" w:cs="Times New Roman"/>
          <w:sz w:val="21"/>
          <w:szCs w:val="21"/>
        </w:rPr>
      </w:pPr>
      <w:proofErr w:type="spellStart"/>
      <w:r>
        <w:rPr>
          <w:rFonts w:ascii="Optima" w:hAnsi="Optima" w:cs="Times New Roman"/>
          <w:sz w:val="21"/>
          <w:szCs w:val="21"/>
        </w:rPr>
        <w:t>Covendit</w:t>
      </w:r>
      <w:proofErr w:type="spellEnd"/>
      <w:r>
        <w:rPr>
          <w:rFonts w:ascii="Optima" w:hAnsi="Optima" w:cs="Times New Roman"/>
          <w:sz w:val="21"/>
          <w:szCs w:val="21"/>
        </w:rPr>
        <w:t xml:space="preserve"> scheint mir für dieses Praktikum ideal. Durch </w:t>
      </w:r>
      <w:ins w:id="15" w:author="David Döbele" w:date="2024-01-09T20:42:00Z">
        <w:r w:rsidR="00BF1EA5">
          <w:rPr>
            <w:rFonts w:ascii="Optima" w:hAnsi="Optima" w:cs="Times New Roman"/>
            <w:sz w:val="21"/>
            <w:szCs w:val="21"/>
          </w:rPr>
          <w:t>I</w:t>
        </w:r>
      </w:ins>
      <w:del w:id="16" w:author="David Döbele" w:date="2024-01-09T20:42:00Z">
        <w:r w:rsidDel="00BF1EA5">
          <w:rPr>
            <w:rFonts w:ascii="Optima" w:hAnsi="Optima" w:cs="Times New Roman"/>
            <w:sz w:val="21"/>
            <w:szCs w:val="21"/>
          </w:rPr>
          <w:delText>i</w:delText>
        </w:r>
      </w:del>
      <w:r>
        <w:rPr>
          <w:rFonts w:ascii="Optima" w:hAnsi="Optima" w:cs="Times New Roman"/>
          <w:sz w:val="21"/>
          <w:szCs w:val="21"/>
        </w:rPr>
        <w:t xml:space="preserve">hren breiten Beratungsansatz in der mittelständischen Industrielandschaft begleiten </w:t>
      </w:r>
      <w:ins w:id="17" w:author="David Döbele" w:date="2024-01-09T20:42:00Z">
        <w:r w:rsidR="00BF1EA5">
          <w:rPr>
            <w:rFonts w:ascii="Optima" w:hAnsi="Optima" w:cs="Times New Roman"/>
            <w:sz w:val="21"/>
            <w:szCs w:val="21"/>
          </w:rPr>
          <w:t>S</w:t>
        </w:r>
      </w:ins>
      <w:del w:id="18" w:author="David Döbele" w:date="2024-01-09T20:42:00Z">
        <w:r w:rsidDel="00BF1EA5">
          <w:rPr>
            <w:rFonts w:ascii="Optima" w:hAnsi="Optima" w:cs="Times New Roman"/>
            <w:sz w:val="21"/>
            <w:szCs w:val="21"/>
          </w:rPr>
          <w:delText>s</w:delText>
        </w:r>
      </w:del>
      <w:r>
        <w:rPr>
          <w:rFonts w:ascii="Optima" w:hAnsi="Optima" w:cs="Times New Roman"/>
          <w:sz w:val="21"/>
          <w:szCs w:val="21"/>
        </w:rPr>
        <w:t xml:space="preserve">ie </w:t>
      </w:r>
      <w:ins w:id="19" w:author="David Döbele" w:date="2024-01-09T20:42:00Z">
        <w:r w:rsidR="00BF1EA5">
          <w:rPr>
            <w:rFonts w:ascii="Optima" w:hAnsi="Optima" w:cs="Times New Roman"/>
            <w:sz w:val="21"/>
            <w:szCs w:val="21"/>
          </w:rPr>
          <w:t>I</w:t>
        </w:r>
      </w:ins>
      <w:del w:id="20" w:author="David Döbele" w:date="2024-01-09T20:42:00Z">
        <w:r w:rsidDel="00BF1EA5">
          <w:rPr>
            <w:rFonts w:ascii="Optima" w:hAnsi="Optima" w:cs="Times New Roman"/>
            <w:sz w:val="21"/>
            <w:szCs w:val="21"/>
          </w:rPr>
          <w:delText>i</w:delText>
        </w:r>
      </w:del>
      <w:r>
        <w:rPr>
          <w:rFonts w:ascii="Optima" w:hAnsi="Optima" w:cs="Times New Roman"/>
          <w:sz w:val="21"/>
          <w:szCs w:val="21"/>
        </w:rPr>
        <w:t>hre Kunden langfristig professionell und authentisch zu nachhaltigem Erfolg. Auch die freundschaftliche Unternehmenskultur sowie der Zusammenhalt zwischen den Mitarbeitern bieten ein fantastisches Klima zur persönlichen Entfaltung. Besonders spannend fand ich den Acquisition Deal (auf der Seite steht Referenzen) der Benner Holding an einem Gastronomiebetrieb. Da meine Eltern selbst ein Gastronomiebetrieb besitzen, weiß ich, wie viel Herzblut in so einem Deal steckt</w:t>
      </w:r>
      <w:ins w:id="21" w:author="David Döbele" w:date="2024-01-09T20:43:00Z">
        <w:r w:rsidR="00BF1EA5">
          <w:rPr>
            <w:rFonts w:ascii="Optima" w:hAnsi="Optima" w:cs="Times New Roman"/>
            <w:sz w:val="21"/>
            <w:szCs w:val="21"/>
          </w:rPr>
          <w:t xml:space="preserve"> und finde es beeindruckend, wie eng sie mit den Unternehmern zusammenarbeiten, denn: </w:t>
        </w:r>
      </w:ins>
      <w:del w:id="22" w:author="David Döbele" w:date="2024-01-09T20:43:00Z">
        <w:r w:rsidDel="00BF1EA5">
          <w:rPr>
            <w:rFonts w:ascii="Optima" w:hAnsi="Optima" w:cs="Times New Roman"/>
            <w:sz w:val="21"/>
            <w:szCs w:val="21"/>
          </w:rPr>
          <w:delText xml:space="preserve">. Denn </w:delText>
        </w:r>
      </w:del>
      <w:r>
        <w:rPr>
          <w:rFonts w:ascii="Optima" w:hAnsi="Optima" w:cs="Times New Roman"/>
          <w:sz w:val="21"/>
          <w:szCs w:val="21"/>
        </w:rPr>
        <w:t xml:space="preserve">Teile eines Unternehmens zu veräußern bedeutet auch ein Teil seines Lebenswerks </w:t>
      </w:r>
      <w:r w:rsidR="003F75A2">
        <w:rPr>
          <w:rFonts w:ascii="Optima" w:hAnsi="Optima" w:cs="Times New Roman"/>
          <w:sz w:val="21"/>
          <w:szCs w:val="21"/>
        </w:rPr>
        <w:t>ab</w:t>
      </w:r>
      <w:del w:id="23" w:author="David Döbele" w:date="2024-01-09T20:43:00Z">
        <w:r w:rsidR="003F75A2" w:rsidDel="00BF1EA5">
          <w:rPr>
            <w:rFonts w:ascii="Optima" w:hAnsi="Optima" w:cs="Times New Roman"/>
            <w:sz w:val="21"/>
            <w:szCs w:val="21"/>
          </w:rPr>
          <w:delText xml:space="preserve"> </w:delText>
        </w:r>
      </w:del>
      <w:r w:rsidR="003F75A2">
        <w:rPr>
          <w:rFonts w:ascii="Optima" w:hAnsi="Optima" w:cs="Times New Roman"/>
          <w:sz w:val="21"/>
          <w:szCs w:val="21"/>
        </w:rPr>
        <w:t>zu</w:t>
      </w:r>
      <w:del w:id="24" w:author="David Döbele" w:date="2024-01-09T20:43:00Z">
        <w:r w:rsidR="003F75A2" w:rsidDel="00BF1EA5">
          <w:rPr>
            <w:rFonts w:ascii="Optima" w:hAnsi="Optima" w:cs="Times New Roman"/>
            <w:sz w:val="21"/>
            <w:szCs w:val="21"/>
          </w:rPr>
          <w:delText xml:space="preserve"> </w:delText>
        </w:r>
      </w:del>
      <w:r w:rsidR="003F75A2">
        <w:rPr>
          <w:rFonts w:ascii="Optima" w:hAnsi="Optima" w:cs="Times New Roman"/>
          <w:sz w:val="21"/>
          <w:szCs w:val="21"/>
        </w:rPr>
        <w:t>geben</w:t>
      </w:r>
      <w:r>
        <w:rPr>
          <w:rFonts w:ascii="Optima" w:hAnsi="Optima" w:cs="Times New Roman"/>
          <w:sz w:val="21"/>
          <w:szCs w:val="21"/>
        </w:rPr>
        <w:t>.</w:t>
      </w:r>
    </w:p>
    <w:p w14:paraId="6925803F" w14:textId="77777777" w:rsidR="006D6E34" w:rsidRDefault="006D6E34" w:rsidP="006D6E34">
      <w:pPr>
        <w:spacing w:after="0"/>
        <w:jc w:val="both"/>
        <w:rPr>
          <w:rFonts w:ascii="Optima" w:hAnsi="Optima" w:cs="Times New Roman"/>
          <w:sz w:val="21"/>
          <w:szCs w:val="21"/>
        </w:rPr>
      </w:pPr>
    </w:p>
    <w:p w14:paraId="5EB5EEB1" w14:textId="77777777" w:rsidR="006D6E34" w:rsidRDefault="006D6E34" w:rsidP="006D6E34">
      <w:pPr>
        <w:spacing w:after="0"/>
        <w:jc w:val="both"/>
        <w:rPr>
          <w:rFonts w:ascii="Optima" w:hAnsi="Optima" w:cs="Times New Roman"/>
          <w:sz w:val="21"/>
          <w:szCs w:val="21"/>
        </w:rPr>
      </w:pPr>
      <w:r>
        <w:rPr>
          <w:rFonts w:ascii="Optima" w:hAnsi="Optima" w:cs="Times New Roman"/>
          <w:sz w:val="21"/>
          <w:szCs w:val="21"/>
        </w:rPr>
        <w:t xml:space="preserve">Von dem Praktikum erhoffe ich mir eine steile Lernkurve sowie die Möglichkeit, meine eigenen Ideen einbringen zu dürfen und Verantwortung übernehmen zu können. Ich bin mir sehr sicher, dass durch mein starkes Interesse an Investment Banking, meine hohe Einsatzbereitschaft sowie meine hervorragenden analytischen Fähigkeiten eine Bereicherung für </w:t>
      </w:r>
      <w:proofErr w:type="spellStart"/>
      <w:r>
        <w:rPr>
          <w:rFonts w:ascii="Optima" w:hAnsi="Optima" w:cs="Times New Roman"/>
          <w:sz w:val="21"/>
          <w:szCs w:val="21"/>
        </w:rPr>
        <w:t>Covendit</w:t>
      </w:r>
      <w:proofErr w:type="spellEnd"/>
      <w:r>
        <w:rPr>
          <w:rFonts w:ascii="Optima" w:hAnsi="Optima" w:cs="Times New Roman"/>
          <w:sz w:val="21"/>
          <w:szCs w:val="21"/>
        </w:rPr>
        <w:t xml:space="preserve"> sein werde und würde mich sehr darüber freuen, Sie auch in einem persönlichen Gespräch von mir überzeugen zu dürfen.</w:t>
      </w:r>
    </w:p>
    <w:p w14:paraId="0492D52B" w14:textId="77777777" w:rsidR="006D6E34" w:rsidRDefault="006D6E34" w:rsidP="006D6E34">
      <w:pPr>
        <w:spacing w:after="0"/>
        <w:jc w:val="both"/>
        <w:rPr>
          <w:rFonts w:ascii="Optima" w:hAnsi="Optima" w:cs="Times New Roman"/>
          <w:sz w:val="21"/>
          <w:szCs w:val="21"/>
        </w:rPr>
      </w:pPr>
    </w:p>
    <w:p w14:paraId="1008966F" w14:textId="77777777" w:rsidR="006D6E34" w:rsidRDefault="006D6E34" w:rsidP="006D6E34">
      <w:pPr>
        <w:spacing w:after="0"/>
        <w:jc w:val="both"/>
        <w:rPr>
          <w:rFonts w:ascii="Optima" w:hAnsi="Optima" w:cs="Times New Roman"/>
          <w:sz w:val="21"/>
          <w:szCs w:val="21"/>
        </w:rPr>
      </w:pPr>
      <w:r>
        <w:rPr>
          <w:rFonts w:ascii="Optima" w:hAnsi="Optima" w:cs="Times New Roman"/>
          <w:sz w:val="21"/>
          <w:szCs w:val="21"/>
        </w:rPr>
        <w:t>Mit freundlichen Grüßen</w:t>
      </w:r>
    </w:p>
    <w:p w14:paraId="347FE290" w14:textId="77777777" w:rsidR="006D6E34" w:rsidRDefault="006D6E34" w:rsidP="006D6E34">
      <w:pPr>
        <w:spacing w:after="0"/>
        <w:jc w:val="both"/>
        <w:rPr>
          <w:rFonts w:ascii="Optima" w:hAnsi="Optima" w:cs="Times New Roman"/>
          <w:sz w:val="21"/>
          <w:szCs w:val="21"/>
        </w:rPr>
      </w:pPr>
    </w:p>
    <w:p w14:paraId="292377AB" w14:textId="77777777" w:rsidR="006D6E34" w:rsidRDefault="006D6E34" w:rsidP="006D6E34">
      <w:pPr>
        <w:spacing w:after="0"/>
        <w:jc w:val="both"/>
        <w:rPr>
          <w:rFonts w:ascii="Optima" w:hAnsi="Optima" w:cs="Times New Roman"/>
          <w:sz w:val="21"/>
          <w:szCs w:val="21"/>
        </w:rPr>
      </w:pPr>
      <w:r>
        <w:rPr>
          <w:rFonts w:ascii="Optima" w:hAnsi="Optima" w:cs="Times New Roman"/>
          <w:sz w:val="21"/>
          <w:szCs w:val="21"/>
        </w:rPr>
        <w:t>Paul Dreis</w:t>
      </w:r>
    </w:p>
    <w:p w14:paraId="78A02F85" w14:textId="77777777" w:rsidR="001637A5" w:rsidRDefault="001637A5" w:rsidP="006D6E34">
      <w:pPr>
        <w:spacing w:after="0"/>
        <w:jc w:val="both"/>
        <w:rPr>
          <w:rFonts w:ascii="Optima" w:hAnsi="Optima" w:cs="Times New Roman"/>
          <w:sz w:val="21"/>
          <w:szCs w:val="21"/>
        </w:rPr>
      </w:pPr>
    </w:p>
    <w:p w14:paraId="615F0E72" w14:textId="77777777" w:rsidR="001637A5" w:rsidRDefault="001637A5" w:rsidP="006D6E34">
      <w:pPr>
        <w:spacing w:after="0"/>
        <w:jc w:val="both"/>
        <w:rPr>
          <w:rFonts w:ascii="Optima" w:hAnsi="Optima" w:cs="Times New Roman"/>
          <w:sz w:val="21"/>
          <w:szCs w:val="21"/>
        </w:rPr>
      </w:pPr>
    </w:p>
    <w:p w14:paraId="7C39DFD2" w14:textId="77777777" w:rsidR="001637A5" w:rsidRDefault="001637A5" w:rsidP="006D6E34">
      <w:pPr>
        <w:spacing w:after="0"/>
        <w:jc w:val="both"/>
        <w:rPr>
          <w:rFonts w:ascii="Optima" w:hAnsi="Optima" w:cs="Times New Roman"/>
          <w:sz w:val="21"/>
          <w:szCs w:val="21"/>
        </w:rPr>
      </w:pPr>
    </w:p>
    <w:p w14:paraId="384FC0C4" w14:textId="77777777" w:rsidR="001637A5" w:rsidRDefault="001637A5" w:rsidP="006D6E34">
      <w:pPr>
        <w:spacing w:after="0"/>
        <w:jc w:val="both"/>
        <w:rPr>
          <w:rFonts w:ascii="Optima" w:hAnsi="Optima" w:cs="Times New Roman"/>
          <w:sz w:val="21"/>
          <w:szCs w:val="21"/>
        </w:rPr>
      </w:pPr>
    </w:p>
    <w:p w14:paraId="12E027B3" w14:textId="77777777" w:rsidR="001637A5" w:rsidRDefault="001637A5" w:rsidP="006D6E34">
      <w:pPr>
        <w:spacing w:after="0"/>
        <w:jc w:val="both"/>
        <w:rPr>
          <w:rFonts w:ascii="Optima" w:hAnsi="Optima" w:cs="Times New Roman"/>
          <w:sz w:val="21"/>
          <w:szCs w:val="21"/>
        </w:rPr>
      </w:pPr>
    </w:p>
    <w:p w14:paraId="5A47E2AB" w14:textId="77777777" w:rsidR="009C1A0C" w:rsidRDefault="009C1A0C" w:rsidP="001637A5">
      <w:pPr>
        <w:spacing w:after="0"/>
        <w:jc w:val="both"/>
        <w:rPr>
          <w:rFonts w:ascii="Optima" w:hAnsi="Optima" w:cs="Times New Roman"/>
          <w:sz w:val="21"/>
          <w:szCs w:val="21"/>
        </w:rPr>
      </w:pPr>
    </w:p>
    <w:p w14:paraId="44B624A3" w14:textId="6EF7D9E1" w:rsidR="009C1A0C" w:rsidRPr="009C1A0C" w:rsidRDefault="009C1A0C" w:rsidP="001637A5">
      <w:pPr>
        <w:spacing w:after="0"/>
        <w:jc w:val="both"/>
        <w:rPr>
          <w:rFonts w:ascii="Optima" w:hAnsi="Optima" w:cs="Times New Roman"/>
          <w:b/>
          <w:bCs/>
          <w:sz w:val="28"/>
          <w:szCs w:val="28"/>
        </w:rPr>
      </w:pPr>
      <w:r w:rsidRPr="009C1A0C">
        <w:rPr>
          <w:rFonts w:ascii="Optima" w:hAnsi="Optima" w:cs="Times New Roman"/>
          <w:b/>
          <w:bCs/>
          <w:sz w:val="28"/>
          <w:szCs w:val="28"/>
        </w:rPr>
        <w:t>Audit Anschreiben 1 und 2 Absatz</w:t>
      </w:r>
    </w:p>
    <w:p w14:paraId="4774FCDD" w14:textId="77777777" w:rsidR="009C1A0C" w:rsidRPr="009C1A0C" w:rsidRDefault="009C1A0C" w:rsidP="001637A5">
      <w:pPr>
        <w:spacing w:after="0"/>
        <w:jc w:val="both"/>
        <w:rPr>
          <w:rFonts w:ascii="Optima" w:hAnsi="Optima" w:cs="Times New Roman"/>
          <w:b/>
          <w:bCs/>
          <w:sz w:val="28"/>
          <w:szCs w:val="28"/>
        </w:rPr>
      </w:pPr>
    </w:p>
    <w:p w14:paraId="47FC6E02" w14:textId="77777777" w:rsidR="009C1A0C" w:rsidRDefault="009C1A0C" w:rsidP="001637A5">
      <w:pPr>
        <w:spacing w:after="0"/>
        <w:jc w:val="both"/>
        <w:rPr>
          <w:rFonts w:ascii="Optima" w:hAnsi="Optima" w:cs="Times New Roman"/>
          <w:sz w:val="21"/>
          <w:szCs w:val="21"/>
        </w:rPr>
      </w:pPr>
    </w:p>
    <w:p w14:paraId="4325398F" w14:textId="29BA2D88" w:rsidR="001637A5" w:rsidRPr="000F05B4" w:rsidRDefault="001637A5" w:rsidP="001637A5">
      <w:pPr>
        <w:spacing w:after="0"/>
        <w:jc w:val="both"/>
        <w:rPr>
          <w:rFonts w:ascii="Optima" w:hAnsi="Optima" w:cs="Times New Roman"/>
          <w:sz w:val="21"/>
          <w:szCs w:val="21"/>
        </w:rPr>
      </w:pPr>
      <w:del w:id="25" w:author="David Döbele" w:date="2024-01-09T20:43:00Z">
        <w:r w:rsidRPr="00760D9B" w:rsidDel="00FE7B01">
          <w:rPr>
            <w:rFonts w:ascii="Optima" w:hAnsi="Optima" w:cs="Times New Roman"/>
            <w:sz w:val="21"/>
            <w:szCs w:val="21"/>
          </w:rPr>
          <w:delText xml:space="preserve">Die </w:delText>
        </w:r>
      </w:del>
      <w:ins w:id="26" w:author="David Döbele" w:date="2024-01-09T20:43:00Z">
        <w:r w:rsidR="00FE7B01">
          <w:rPr>
            <w:rFonts w:ascii="Optima" w:hAnsi="Optima" w:cs="Times New Roman"/>
            <w:sz w:val="21"/>
            <w:szCs w:val="21"/>
          </w:rPr>
          <w:t>d</w:t>
        </w:r>
        <w:r w:rsidR="00FE7B01" w:rsidRPr="00760D9B">
          <w:rPr>
            <w:rFonts w:ascii="Optima" w:hAnsi="Optima" w:cs="Times New Roman"/>
            <w:sz w:val="21"/>
            <w:szCs w:val="21"/>
          </w:rPr>
          <w:t xml:space="preserve">ie </w:t>
        </w:r>
      </w:ins>
      <w:r w:rsidRPr="00760D9B">
        <w:rPr>
          <w:rFonts w:ascii="Optima" w:hAnsi="Optima" w:cs="Times New Roman"/>
          <w:sz w:val="21"/>
          <w:szCs w:val="21"/>
        </w:rPr>
        <w:t xml:space="preserve">Tätigkeiten in einer Wirtschaftsprüfung verbinde ich mit spannenden und abwechslungsreichen Aufgaben, die von einer betriebswirtschaftlichen Prüfung bis hin zu einer </w:t>
      </w:r>
      <w:del w:id="27" w:author="David Döbele" w:date="2024-01-09T20:43:00Z">
        <w:r w:rsidDel="00FE7B01">
          <w:rPr>
            <w:rFonts w:ascii="Optima" w:hAnsi="Optima" w:cs="Times New Roman"/>
            <w:sz w:val="21"/>
            <w:szCs w:val="21"/>
          </w:rPr>
          <w:delText>u</w:delText>
        </w:r>
        <w:r w:rsidRPr="00760D9B" w:rsidDel="00FE7B01">
          <w:rPr>
            <w:rFonts w:ascii="Optima" w:hAnsi="Optima" w:cs="Times New Roman"/>
            <w:sz w:val="21"/>
            <w:szCs w:val="21"/>
          </w:rPr>
          <w:delText xml:space="preserve">nternehmensbertatenden </w:delText>
        </w:r>
      </w:del>
      <w:ins w:id="28" w:author="David Döbele" w:date="2024-01-09T20:43:00Z">
        <w:r w:rsidR="00FE7B01">
          <w:rPr>
            <w:rFonts w:ascii="Optima" w:hAnsi="Optima" w:cs="Times New Roman"/>
            <w:sz w:val="21"/>
            <w:szCs w:val="21"/>
          </w:rPr>
          <w:t>beratenden</w:t>
        </w:r>
        <w:r w:rsidR="00FE7B01" w:rsidRPr="00760D9B">
          <w:rPr>
            <w:rFonts w:ascii="Optima" w:hAnsi="Optima" w:cs="Times New Roman"/>
            <w:sz w:val="21"/>
            <w:szCs w:val="21"/>
          </w:rPr>
          <w:t xml:space="preserve"> </w:t>
        </w:r>
      </w:ins>
      <w:r w:rsidRPr="00760D9B">
        <w:rPr>
          <w:rFonts w:ascii="Optima" w:hAnsi="Optima" w:cs="Times New Roman"/>
          <w:sz w:val="21"/>
          <w:szCs w:val="21"/>
        </w:rPr>
        <w:t>Tätigkeit gehen kann. Vor</w:t>
      </w:r>
      <w:r>
        <w:rPr>
          <w:rFonts w:ascii="Optima" w:hAnsi="Optima" w:cs="Times New Roman"/>
          <w:sz w:val="21"/>
          <w:szCs w:val="21"/>
        </w:rPr>
        <w:t xml:space="preserve"> </w:t>
      </w:r>
      <w:r w:rsidRPr="00760D9B">
        <w:rPr>
          <w:rFonts w:ascii="Optima" w:hAnsi="Optima" w:cs="Times New Roman"/>
          <w:sz w:val="21"/>
          <w:szCs w:val="21"/>
        </w:rPr>
        <w:t xml:space="preserve">allem </w:t>
      </w:r>
      <w:r>
        <w:rPr>
          <w:rFonts w:ascii="Optima" w:hAnsi="Optima" w:cs="Times New Roman"/>
          <w:sz w:val="21"/>
          <w:szCs w:val="21"/>
        </w:rPr>
        <w:t>h</w:t>
      </w:r>
      <w:r w:rsidRPr="00760D9B">
        <w:rPr>
          <w:rFonts w:ascii="Optima" w:hAnsi="Optima" w:cs="Times New Roman"/>
          <w:sz w:val="21"/>
          <w:szCs w:val="21"/>
        </w:rPr>
        <w:t>erausfordernd an dieser Tätigkeit finde ich</w:t>
      </w:r>
      <w:ins w:id="29" w:author="David Döbele" w:date="2024-01-09T20:43:00Z">
        <w:r w:rsidR="00FE7B01">
          <w:rPr>
            <w:rFonts w:ascii="Optima" w:hAnsi="Optima" w:cs="Times New Roman"/>
            <w:sz w:val="21"/>
            <w:szCs w:val="21"/>
          </w:rPr>
          <w:t>,</w:t>
        </w:r>
      </w:ins>
      <w:r w:rsidRPr="00760D9B">
        <w:rPr>
          <w:rFonts w:ascii="Optima" w:hAnsi="Optima" w:cs="Times New Roman"/>
          <w:sz w:val="21"/>
          <w:szCs w:val="21"/>
        </w:rPr>
        <w:t xml:space="preserve"> mit was für einer akribischen Arbeit sich ein Gespür für Unternehmenskennzahlen und </w:t>
      </w:r>
      <w:del w:id="30" w:author="David Döbele" w:date="2024-01-09T20:44:00Z">
        <w:r w:rsidRPr="00760D9B" w:rsidDel="00FE7B01">
          <w:rPr>
            <w:rFonts w:ascii="Optima" w:hAnsi="Optima" w:cs="Times New Roman"/>
            <w:sz w:val="21"/>
            <w:szCs w:val="21"/>
          </w:rPr>
          <w:delText xml:space="preserve">dessen </w:delText>
        </w:r>
      </w:del>
      <w:ins w:id="31" w:author="David Döbele" w:date="2024-01-09T20:44:00Z">
        <w:r w:rsidR="00FE7B01" w:rsidRPr="00760D9B">
          <w:rPr>
            <w:rFonts w:ascii="Optima" w:hAnsi="Optima" w:cs="Times New Roman"/>
            <w:sz w:val="21"/>
            <w:szCs w:val="21"/>
          </w:rPr>
          <w:t>de</w:t>
        </w:r>
        <w:r w:rsidR="00FE7B01">
          <w:rPr>
            <w:rFonts w:ascii="Optima" w:hAnsi="Optima" w:cs="Times New Roman"/>
            <w:sz w:val="21"/>
            <w:szCs w:val="21"/>
          </w:rPr>
          <w:t>r</w:t>
        </w:r>
        <w:r w:rsidR="00FE7B01" w:rsidRPr="00760D9B">
          <w:rPr>
            <w:rFonts w:ascii="Optima" w:hAnsi="Optima" w:cs="Times New Roman"/>
            <w:sz w:val="21"/>
            <w:szCs w:val="21"/>
          </w:rPr>
          <w:t xml:space="preserve">en </w:t>
        </w:r>
      </w:ins>
      <w:r w:rsidRPr="00760D9B">
        <w:rPr>
          <w:rFonts w:ascii="Optima" w:hAnsi="Optima" w:cs="Times New Roman"/>
          <w:sz w:val="21"/>
          <w:szCs w:val="21"/>
        </w:rPr>
        <w:t>Bedeutung entwickeln lässt. Da der Beruf eines Wirtschaftsprüfers sehr abwechselnd ist, fasziniert mich sehr</w:t>
      </w:r>
      <w:ins w:id="32" w:author="David Döbele" w:date="2024-01-09T20:44:00Z">
        <w:r w:rsidR="00FE7B01">
          <w:rPr>
            <w:rFonts w:ascii="Optima" w:hAnsi="Optima" w:cs="Times New Roman"/>
            <w:sz w:val="21"/>
            <w:szCs w:val="21"/>
          </w:rPr>
          <w:t>,</w:t>
        </w:r>
      </w:ins>
      <w:r w:rsidRPr="00760D9B">
        <w:rPr>
          <w:rFonts w:ascii="Optima" w:hAnsi="Optima" w:cs="Times New Roman"/>
          <w:sz w:val="21"/>
          <w:szCs w:val="21"/>
        </w:rPr>
        <w:t xml:space="preserve"> was für eine Bedeutung ihnen in unserer heutigen Wirtschaft beiwohnt</w:t>
      </w:r>
      <w:del w:id="33" w:author="David Döbele" w:date="2024-01-09T20:44:00Z">
        <w:r w:rsidRPr="00760D9B" w:rsidDel="00FE7B01">
          <w:rPr>
            <w:rFonts w:ascii="Optima" w:hAnsi="Optima" w:cs="Times New Roman"/>
            <w:sz w:val="21"/>
            <w:szCs w:val="21"/>
          </w:rPr>
          <w:delText>. sowohl</w:delText>
        </w:r>
      </w:del>
      <w:ins w:id="34" w:author="David Döbele" w:date="2024-01-09T20:44:00Z">
        <w:r w:rsidR="00FE7B01">
          <w:rPr>
            <w:rFonts w:ascii="Optima" w:hAnsi="Optima" w:cs="Times New Roman"/>
            <w:sz w:val="21"/>
            <w:szCs w:val="21"/>
          </w:rPr>
          <w:t xml:space="preserve"> – sowohl</w:t>
        </w:r>
      </w:ins>
      <w:r w:rsidRPr="00760D9B">
        <w:rPr>
          <w:rFonts w:ascii="Optima" w:hAnsi="Optima" w:cs="Times New Roman"/>
          <w:sz w:val="21"/>
          <w:szCs w:val="21"/>
        </w:rPr>
        <w:t xml:space="preserve"> für das zu prüfende Unternehmen als auch für die Funktionsfähigkeit der Kapitalmärkte und der Wirtschaft als Ganzes</w:t>
      </w:r>
      <w:r w:rsidRPr="000F05B4">
        <w:rPr>
          <w:rFonts w:ascii="Optima" w:hAnsi="Optima" w:cs="Times New Roman"/>
          <w:sz w:val="21"/>
          <w:szCs w:val="21"/>
        </w:rPr>
        <w:t>. Um eines Tages durch meine Arbeit ebenfalls so eine positive Auswirkung zu haben, möchte ich</w:t>
      </w:r>
      <w:ins w:id="35" w:author="David Döbele" w:date="2024-01-09T20:44:00Z">
        <w:r w:rsidR="00FE7B01">
          <w:rPr>
            <w:rFonts w:ascii="Optima" w:hAnsi="Optima" w:cs="Times New Roman"/>
            <w:sz w:val="21"/>
            <w:szCs w:val="21"/>
          </w:rPr>
          <w:t xml:space="preserve"> Sie</w:t>
        </w:r>
      </w:ins>
      <w:r w:rsidRPr="000F05B4">
        <w:rPr>
          <w:rFonts w:ascii="Optima" w:hAnsi="Optima" w:cs="Times New Roman"/>
          <w:sz w:val="21"/>
          <w:szCs w:val="21"/>
        </w:rPr>
        <w:t xml:space="preserve"> ab </w:t>
      </w:r>
      <w:r>
        <w:rPr>
          <w:rFonts w:ascii="Optima" w:hAnsi="Optima" w:cs="Times New Roman"/>
          <w:sz w:val="21"/>
          <w:szCs w:val="21"/>
        </w:rPr>
        <w:t>August</w:t>
      </w:r>
      <w:r w:rsidRPr="000F05B4">
        <w:rPr>
          <w:rFonts w:ascii="Optima" w:hAnsi="Optima" w:cs="Times New Roman"/>
          <w:sz w:val="21"/>
          <w:szCs w:val="21"/>
        </w:rPr>
        <w:t xml:space="preserve"> als Praktikant</w:t>
      </w:r>
      <w:del w:id="36" w:author="David Döbele" w:date="2024-01-09T20:44:00Z">
        <w:r w:rsidRPr="000F05B4" w:rsidDel="00FE7B01">
          <w:rPr>
            <w:rFonts w:ascii="Optima" w:hAnsi="Optima" w:cs="Times New Roman"/>
            <w:sz w:val="21"/>
            <w:szCs w:val="21"/>
          </w:rPr>
          <w:delText>in</w:delText>
        </w:r>
      </w:del>
      <w:r w:rsidRPr="000F05B4">
        <w:rPr>
          <w:rFonts w:ascii="Optima" w:hAnsi="Optima" w:cs="Times New Roman"/>
          <w:sz w:val="21"/>
          <w:szCs w:val="21"/>
        </w:rPr>
        <w:t xml:space="preserve"> im Bereich Wirtschaftsprüfung für einen Zeitraum von </w:t>
      </w:r>
      <w:r>
        <w:rPr>
          <w:rFonts w:ascii="Optima" w:hAnsi="Optima" w:cs="Times New Roman"/>
          <w:sz w:val="21"/>
          <w:szCs w:val="21"/>
        </w:rPr>
        <w:t>10 Wochen</w:t>
      </w:r>
      <w:r w:rsidRPr="000F05B4">
        <w:rPr>
          <w:rFonts w:ascii="Optima" w:hAnsi="Optima" w:cs="Times New Roman"/>
          <w:sz w:val="21"/>
          <w:szCs w:val="21"/>
        </w:rPr>
        <w:t xml:space="preserve"> unterstützen.</w:t>
      </w:r>
    </w:p>
    <w:p w14:paraId="061DF8BF" w14:textId="77777777" w:rsidR="001637A5" w:rsidRPr="00760D9B" w:rsidRDefault="001637A5" w:rsidP="001637A5">
      <w:pPr>
        <w:spacing w:after="0"/>
        <w:jc w:val="both"/>
        <w:rPr>
          <w:rFonts w:ascii="Optima" w:hAnsi="Optima" w:cs="Times New Roman"/>
          <w:sz w:val="21"/>
          <w:szCs w:val="21"/>
        </w:rPr>
      </w:pPr>
    </w:p>
    <w:p w14:paraId="02352373" w14:textId="75F1183B" w:rsidR="00FE7B01" w:rsidRDefault="00FE7B01" w:rsidP="00FE7B01">
      <w:pPr>
        <w:spacing w:after="0"/>
        <w:jc w:val="both"/>
        <w:rPr>
          <w:ins w:id="37" w:author="David Döbele" w:date="2024-01-09T20:44:00Z"/>
          <w:rFonts w:ascii="Optima" w:hAnsi="Optima" w:cs="Times New Roman"/>
          <w:sz w:val="21"/>
          <w:szCs w:val="21"/>
        </w:rPr>
      </w:pPr>
      <w:ins w:id="38" w:author="David Döbele" w:date="2024-01-09T20:44:00Z">
        <w:r>
          <w:rPr>
            <w:rFonts w:ascii="Optima" w:hAnsi="Optima" w:cs="Times New Roman"/>
            <w:sz w:val="21"/>
            <w:szCs w:val="21"/>
          </w:rPr>
          <w:t xml:space="preserve">Nach meinem Fachabitur in Bereich Wirtschaft und Verwaltung 2020, einer zweijährigen Ausbildung im lebensmitteltechnischen Bereich sowie einem achtmonatigen Auslandsaufenthalt in Australien, werde ich voraussichtlich mein Studium im Bereich Wirtschaftswissenschaften an der Goethe-Universität in Frankfurt am Main zum Sommersemester 2024 starten. In den letzten Monaten konnte ich mir schon ein anfängliches Netzwerk mit vielen anderen ambitionierten Studierenden aufbauen und erste Einblicke in den Arbeitsalltag </w:t>
        </w:r>
        <w:r>
          <w:rPr>
            <w:rFonts w:ascii="Optima" w:hAnsi="Optima" w:cs="Times New Roman"/>
            <w:sz w:val="21"/>
            <w:szCs w:val="21"/>
          </w:rPr>
          <w:t>in der Wirtschaftsprüfung</w:t>
        </w:r>
        <w:r>
          <w:rPr>
            <w:rFonts w:ascii="Optima" w:hAnsi="Optima" w:cs="Times New Roman"/>
            <w:sz w:val="21"/>
            <w:szCs w:val="21"/>
          </w:rPr>
          <w:t xml:space="preserve"> gewinnen. In meinem einjährigen Pflichtpraktikum im Bereich Rechnungswesen in meiner Fachabiturzeit entwickelte</w:t>
        </w:r>
        <w:r>
          <w:rPr>
            <w:rFonts w:ascii="Optima" w:hAnsi="Optima" w:cs="Times New Roman"/>
            <w:sz w:val="21"/>
            <w:szCs w:val="21"/>
          </w:rPr>
          <w:t xml:space="preserve"> </w:t>
        </w:r>
        <w:r>
          <w:rPr>
            <w:rFonts w:ascii="Optima" w:hAnsi="Optima" w:cs="Times New Roman"/>
            <w:sz w:val="21"/>
            <w:szCs w:val="21"/>
          </w:rPr>
          <w:t>ich bereits</w:t>
        </w:r>
        <w:r>
          <w:rPr>
            <w:rFonts w:ascii="Optima" w:hAnsi="Optima" w:cs="Times New Roman"/>
            <w:sz w:val="21"/>
            <w:szCs w:val="21"/>
          </w:rPr>
          <w:t xml:space="preserve"> </w:t>
        </w:r>
        <w:r>
          <w:rPr>
            <w:rFonts w:ascii="Optima" w:hAnsi="Optima" w:cs="Times New Roman"/>
            <w:sz w:val="21"/>
            <w:szCs w:val="21"/>
          </w:rPr>
          <w:t xml:space="preserve">essenzielle Skills im Bereich Word, Excel und </w:t>
        </w:r>
        <w:proofErr w:type="spellStart"/>
        <w:r>
          <w:rPr>
            <w:rFonts w:ascii="Optima" w:hAnsi="Optima" w:cs="Times New Roman"/>
            <w:sz w:val="21"/>
            <w:szCs w:val="21"/>
          </w:rPr>
          <w:t>Powerpoint</w:t>
        </w:r>
        <w:proofErr w:type="spellEnd"/>
        <w:r>
          <w:rPr>
            <w:rFonts w:ascii="Optima" w:hAnsi="Optima" w:cs="Times New Roman"/>
            <w:sz w:val="21"/>
            <w:szCs w:val="21"/>
          </w:rPr>
          <w:t xml:space="preserve">. Hierdurch konnte ich außerdem ein hohes Maß an Eigenständigkeit und Selbstsicherheit aneignen, </w:t>
        </w:r>
        <w:proofErr w:type="gramStart"/>
        <w:r>
          <w:rPr>
            <w:rFonts w:ascii="Optima" w:hAnsi="Optima" w:cs="Times New Roman"/>
            <w:sz w:val="21"/>
            <w:szCs w:val="21"/>
          </w:rPr>
          <w:t>das</w:t>
        </w:r>
        <w:proofErr w:type="gramEnd"/>
        <w:r>
          <w:rPr>
            <w:rFonts w:ascii="Optima" w:hAnsi="Optima" w:cs="Times New Roman"/>
            <w:sz w:val="21"/>
            <w:szCs w:val="21"/>
          </w:rPr>
          <w:t xml:space="preserve"> ich in meiner Zeit in Australien verfeinern und verbessern konnte. In meiner Freizeit spiele ich seit meiner frühen Jugend gerne Fußball und ich engagierte mich in den vergangenen 4 Jahren im Sommer in einem Zeltlager für Kinder im Auftrag des Bistums Limburg. Dabei steht bei beiden Tätigkeiten der Teamspirit im Vordergrund, den ich komplett verinnerliche und lebe. Dieses Mindset würde ich nun ausgesprochen gerne als Praktikant in Ihr Team einbringen.</w:t>
        </w:r>
      </w:ins>
    </w:p>
    <w:p w14:paraId="46DC6A0A" w14:textId="7EB85F83" w:rsidR="001637A5" w:rsidDel="00FE7B01" w:rsidRDefault="001637A5" w:rsidP="001637A5">
      <w:pPr>
        <w:spacing w:after="0"/>
        <w:jc w:val="both"/>
        <w:rPr>
          <w:del w:id="39" w:author="David Döbele" w:date="2024-01-09T20:44:00Z"/>
          <w:rFonts w:ascii="Optima" w:hAnsi="Optima" w:cs="Times New Roman"/>
          <w:sz w:val="21"/>
          <w:szCs w:val="21"/>
        </w:rPr>
      </w:pPr>
      <w:del w:id="40" w:author="David Döbele" w:date="2024-01-09T20:44:00Z">
        <w:r w:rsidDel="00FE7B01">
          <w:rPr>
            <w:rFonts w:ascii="Optima" w:hAnsi="Optima" w:cs="Times New Roman"/>
            <w:sz w:val="21"/>
            <w:szCs w:val="21"/>
          </w:rPr>
          <w:delText>Nach meinem Fachabitur in Bereich Wirtschaft und Verwaltung 2020, einer zweijährigen Ausbildung im lebensmitteltechnischen Bereich sowie einem achtmonatigen Auslandsaufenthalt in Australien, werde ich voraussichtlich mein Studium im Bereich Wirtschaftswissenschaften an der Goethe-Universität in Frankfurt am Main zum Sommersemester 2024 starten. In meiner zweimonatigen Zeit bei Pumpkin careers konnte ich mir schon ein anfängliches Netzwerk mit vielen anderen ambitionierten Studierenden aufbauen. In meinem einjährigen Pflichtpraktikum im Bereich Rechnungswesen in meiner Fachabiturzeit konnte ich mir schon essenzielle Skills im Bereich Word, Excel und Powerpoint aneignen. Ergänzend lässt sich dies noch durch abwechslungsreiche Projekte die Von der Kosten Leistungs Erstellung bis hin zu Marketing und Strategischen Aufgaben innerhalb eines Unternehmens gingen. Durch meine anschließende Zeit in Australien konnte ich mir zudem ein solide Eigenständigkeit und Selbstsicherheit aufbauen, um in Zukunft Aufgaben effektiv und effizient zu lösen. In meiner Freizeit spiele ich seit meiner frühen Jungend gerne Fußball und ich engagierte mich in den vergangenen 4 Jahren im Sommer in einem Zeltlager für Kinder im Auftrag des Bistums Limburg. Dabei steht bei beiden Tätigkeiten der Teamspirit im Vordergrund, den komplett verinnerliche und lebe. Dieses Mindset würde ich nun ausgesprochen gerne als Praktikant in Ihr Team einbringen.</w:delText>
        </w:r>
      </w:del>
    </w:p>
    <w:p w14:paraId="40B03670" w14:textId="77777777" w:rsidR="001637A5" w:rsidRDefault="001637A5" w:rsidP="006D6E34">
      <w:pPr>
        <w:spacing w:after="0"/>
        <w:jc w:val="both"/>
        <w:rPr>
          <w:rFonts w:ascii="Optima" w:hAnsi="Optima" w:cs="Times New Roman"/>
          <w:sz w:val="21"/>
          <w:szCs w:val="21"/>
        </w:rPr>
      </w:pPr>
    </w:p>
    <w:p w14:paraId="50B2AE4A" w14:textId="77777777" w:rsidR="006D6E34" w:rsidRDefault="006D6E34" w:rsidP="006D6E34">
      <w:pPr>
        <w:spacing w:after="0"/>
        <w:rPr>
          <w:rFonts w:ascii="Optima" w:hAnsi="Optima" w:cs="Times New Roman"/>
          <w:sz w:val="21"/>
          <w:szCs w:val="21"/>
        </w:rPr>
      </w:pPr>
    </w:p>
    <w:p w14:paraId="3BDB02BA" w14:textId="5C84929A" w:rsidR="00BB3512" w:rsidRPr="00A64422" w:rsidRDefault="00BB3512" w:rsidP="00E65B09">
      <w:pPr>
        <w:spacing w:after="0"/>
        <w:jc w:val="both"/>
        <w:rPr>
          <w:rFonts w:ascii="Optima" w:hAnsi="Optima" w:cs="Times New Roman"/>
          <w:sz w:val="21"/>
          <w:szCs w:val="21"/>
        </w:rPr>
      </w:pPr>
    </w:p>
    <w:sectPr w:rsidR="00BB3512" w:rsidRPr="00A64422" w:rsidSect="00AE69E0">
      <w:pgSz w:w="11906" w:h="16838"/>
      <w:pgMar w:top="851" w:right="1077" w:bottom="39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tima">
    <w:panose1 w:val="02000503060000020004"/>
    <w:charset w:val="00"/>
    <w:family w:val="auto"/>
    <w:pitch w:val="variable"/>
    <w:sig w:usb0="80000067"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9"/>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35A34"/>
    <w:rsid w:val="0004591A"/>
    <w:rsid w:val="00046459"/>
    <w:rsid w:val="000555E4"/>
    <w:rsid w:val="0005670D"/>
    <w:rsid w:val="000710B0"/>
    <w:rsid w:val="00073C82"/>
    <w:rsid w:val="00081359"/>
    <w:rsid w:val="000A154E"/>
    <w:rsid w:val="000A5AB8"/>
    <w:rsid w:val="000A6678"/>
    <w:rsid w:val="000A7DEB"/>
    <w:rsid w:val="000C55DE"/>
    <w:rsid w:val="000E4317"/>
    <w:rsid w:val="000F371C"/>
    <w:rsid w:val="001065A0"/>
    <w:rsid w:val="00117F83"/>
    <w:rsid w:val="00146C8E"/>
    <w:rsid w:val="0015140F"/>
    <w:rsid w:val="00152DF9"/>
    <w:rsid w:val="00156A98"/>
    <w:rsid w:val="001637A5"/>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D309E"/>
    <w:rsid w:val="002D594E"/>
    <w:rsid w:val="002E39B8"/>
    <w:rsid w:val="002F51FA"/>
    <w:rsid w:val="00311A15"/>
    <w:rsid w:val="003250EA"/>
    <w:rsid w:val="003421B1"/>
    <w:rsid w:val="00361A3B"/>
    <w:rsid w:val="00375D2D"/>
    <w:rsid w:val="003811BC"/>
    <w:rsid w:val="0038671F"/>
    <w:rsid w:val="003947A8"/>
    <w:rsid w:val="003D464F"/>
    <w:rsid w:val="003D5D1E"/>
    <w:rsid w:val="003F3290"/>
    <w:rsid w:val="003F688C"/>
    <w:rsid w:val="003F75A2"/>
    <w:rsid w:val="00415608"/>
    <w:rsid w:val="00424CAF"/>
    <w:rsid w:val="00434D23"/>
    <w:rsid w:val="004403CB"/>
    <w:rsid w:val="00453C2F"/>
    <w:rsid w:val="00454C0B"/>
    <w:rsid w:val="0046226E"/>
    <w:rsid w:val="00474FC2"/>
    <w:rsid w:val="00492923"/>
    <w:rsid w:val="004A1501"/>
    <w:rsid w:val="004A615C"/>
    <w:rsid w:val="004B4510"/>
    <w:rsid w:val="004C156C"/>
    <w:rsid w:val="004C174A"/>
    <w:rsid w:val="00500EFA"/>
    <w:rsid w:val="00506322"/>
    <w:rsid w:val="00506D5B"/>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D6E34"/>
    <w:rsid w:val="006F58EC"/>
    <w:rsid w:val="00706233"/>
    <w:rsid w:val="007251EA"/>
    <w:rsid w:val="007340D7"/>
    <w:rsid w:val="007472BD"/>
    <w:rsid w:val="00755A3D"/>
    <w:rsid w:val="007675B1"/>
    <w:rsid w:val="007725CD"/>
    <w:rsid w:val="00797EF1"/>
    <w:rsid w:val="007A3246"/>
    <w:rsid w:val="007A64C5"/>
    <w:rsid w:val="007A719D"/>
    <w:rsid w:val="007B195F"/>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91E04"/>
    <w:rsid w:val="0099776A"/>
    <w:rsid w:val="009A256E"/>
    <w:rsid w:val="009C1A0C"/>
    <w:rsid w:val="009D07DC"/>
    <w:rsid w:val="009D3BBF"/>
    <w:rsid w:val="009F46A7"/>
    <w:rsid w:val="00A1282E"/>
    <w:rsid w:val="00A14247"/>
    <w:rsid w:val="00A40D57"/>
    <w:rsid w:val="00A44493"/>
    <w:rsid w:val="00A53760"/>
    <w:rsid w:val="00A64422"/>
    <w:rsid w:val="00AA2791"/>
    <w:rsid w:val="00AA4C7C"/>
    <w:rsid w:val="00AB4C3E"/>
    <w:rsid w:val="00AB4CD0"/>
    <w:rsid w:val="00AC61EE"/>
    <w:rsid w:val="00AC66C4"/>
    <w:rsid w:val="00AC7042"/>
    <w:rsid w:val="00AC7086"/>
    <w:rsid w:val="00AE26F5"/>
    <w:rsid w:val="00AE3A33"/>
    <w:rsid w:val="00AE69E0"/>
    <w:rsid w:val="00AF30CF"/>
    <w:rsid w:val="00B12BC6"/>
    <w:rsid w:val="00B135CE"/>
    <w:rsid w:val="00B312F6"/>
    <w:rsid w:val="00B339B8"/>
    <w:rsid w:val="00B346A7"/>
    <w:rsid w:val="00B43970"/>
    <w:rsid w:val="00B45015"/>
    <w:rsid w:val="00B50A34"/>
    <w:rsid w:val="00B54C38"/>
    <w:rsid w:val="00B5613E"/>
    <w:rsid w:val="00B57CB1"/>
    <w:rsid w:val="00B77DCE"/>
    <w:rsid w:val="00B81B0E"/>
    <w:rsid w:val="00B87CA9"/>
    <w:rsid w:val="00B9666E"/>
    <w:rsid w:val="00BB3512"/>
    <w:rsid w:val="00BB3C75"/>
    <w:rsid w:val="00BF1EA5"/>
    <w:rsid w:val="00BF522D"/>
    <w:rsid w:val="00C0214A"/>
    <w:rsid w:val="00C030C1"/>
    <w:rsid w:val="00C1562F"/>
    <w:rsid w:val="00C6717B"/>
    <w:rsid w:val="00C71380"/>
    <w:rsid w:val="00C805C0"/>
    <w:rsid w:val="00C9003C"/>
    <w:rsid w:val="00C97ECA"/>
    <w:rsid w:val="00CA1160"/>
    <w:rsid w:val="00CA702E"/>
    <w:rsid w:val="00CA7350"/>
    <w:rsid w:val="00CB639D"/>
    <w:rsid w:val="00CD51E6"/>
    <w:rsid w:val="00CE433B"/>
    <w:rsid w:val="00D30CEA"/>
    <w:rsid w:val="00D33BD8"/>
    <w:rsid w:val="00D71D8E"/>
    <w:rsid w:val="00D75367"/>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270C0"/>
    <w:rsid w:val="00F30624"/>
    <w:rsid w:val="00F4717F"/>
    <w:rsid w:val="00F5301B"/>
    <w:rsid w:val="00F55CE3"/>
    <w:rsid w:val="00F74175"/>
    <w:rsid w:val="00F7435C"/>
    <w:rsid w:val="00F929BB"/>
    <w:rsid w:val="00F92A04"/>
    <w:rsid w:val="00FA4972"/>
    <w:rsid w:val="00FA5291"/>
    <w:rsid w:val="00FD7864"/>
    <w:rsid w:val="00FE7B01"/>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BF1EA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40040013">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1012</Words>
  <Characters>6377</Characters>
  <Application>Microsoft Office Word</Application>
  <DocSecurity>0</DocSecurity>
  <Lines>53</Lines>
  <Paragraphs>14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25</cp:revision>
  <dcterms:created xsi:type="dcterms:W3CDTF">2024-01-07T19:36:00Z</dcterms:created>
  <dcterms:modified xsi:type="dcterms:W3CDTF">2024-01-09T19:44:00Z</dcterms:modified>
</cp:coreProperties>
</file>