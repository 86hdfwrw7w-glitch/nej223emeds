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7E79" w14:textId="77777777" w:rsidR="00795934" w:rsidRDefault="00795934" w:rsidP="00E15E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3402"/>
      </w:tblGrid>
      <w:tr w:rsidR="00795934" w14:paraId="56BFE161" w14:textId="77777777">
        <w:trPr>
          <w:trHeight w:val="283"/>
        </w:trPr>
        <w:tc>
          <w:tcPr>
            <w:tcW w:w="10206" w:type="dxa"/>
            <w:gridSpan w:val="7"/>
            <w:vAlign w:val="bottom"/>
          </w:tcPr>
          <w:p w14:paraId="1BFAB4C3" w14:textId="329E8C87" w:rsidR="00795934" w:rsidRDefault="009C28FF" w:rsidP="00E15E1F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Daniil Kaya</w:t>
            </w:r>
          </w:p>
          <w:p w14:paraId="7BF55748" w14:textId="52B78211" w:rsidR="00795934" w:rsidRDefault="009C28FF" w:rsidP="00E15E1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Südstraße 33B</w:t>
            </w:r>
            <w:r w:rsidR="00452B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Lohmar</w:t>
            </w:r>
            <w:r w:rsidR="00452B11">
              <w:rPr>
                <w:rFonts w:ascii="Times New Roman" w:eastAsia="Times New Roman" w:hAnsi="Times New Roman" w:cs="Times New Roman"/>
                <w:sz w:val="20"/>
                <w:szCs w:val="20"/>
              </w:rPr>
              <w:t>, 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3797</w:t>
            </w:r>
          </w:p>
          <w:p w14:paraId="0E225913" w14:textId="309D6AC9" w:rsidR="00795934" w:rsidRDefault="009C28FF" w:rsidP="00E15E1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kaya.290904@gmail.</w:t>
            </w:r>
            <w:r w:rsidR="00452B11">
              <w:rPr>
                <w:rFonts w:ascii="Times New Roman" w:eastAsia="Times New Roman" w:hAnsi="Times New Roman" w:cs="Times New Roman"/>
                <w:sz w:val="20"/>
                <w:szCs w:val="20"/>
              </w:rPr>
              <w:t>com | +49(0)1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637802580</w:t>
            </w:r>
          </w:p>
        </w:tc>
      </w:tr>
      <w:tr w:rsidR="00795934" w14:paraId="28401F09" w14:textId="77777777">
        <w:trPr>
          <w:trHeight w:val="567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14:paraId="1A3617EA" w14:textId="24C46E93" w:rsidR="00795934" w:rsidRDefault="00452B11" w:rsidP="00831CC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795934" w14:paraId="6770D7CE" w14:textId="77777777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000000"/>
            </w:tcBorders>
            <w:vAlign w:val="bottom"/>
          </w:tcPr>
          <w:p w14:paraId="5F58B798" w14:textId="77777777" w:rsidR="00E15E1F" w:rsidRDefault="00E15E1F" w:rsidP="00E15E1F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  <w:p w14:paraId="3EF36A7F" w14:textId="23506C55" w:rsidR="00795934" w:rsidRDefault="009C28FF" w:rsidP="00E15E1F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Heinrich-Heine</w:t>
            </w:r>
            <w:r w:rsidR="00452B1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-Universität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Düsseldorf</w:t>
            </w:r>
          </w:p>
        </w:tc>
        <w:tc>
          <w:tcPr>
            <w:tcW w:w="3402" w:type="dxa"/>
            <w:tcBorders>
              <w:top w:val="single" w:sz="4" w:space="0" w:color="000000"/>
            </w:tcBorders>
            <w:vAlign w:val="bottom"/>
          </w:tcPr>
          <w:p w14:paraId="1B4955E4" w14:textId="63C1E73B" w:rsidR="00795934" w:rsidRDefault="009C28FF" w:rsidP="00E15E1F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Düsseldorf</w:t>
            </w:r>
          </w:p>
        </w:tc>
      </w:tr>
      <w:tr w:rsidR="00795934" w14:paraId="7C9A5A6D" w14:textId="77777777">
        <w:tc>
          <w:tcPr>
            <w:tcW w:w="5523" w:type="dxa"/>
            <w:gridSpan w:val="2"/>
          </w:tcPr>
          <w:p w14:paraId="6F13DAB7" w14:textId="71856939" w:rsidR="00795934" w:rsidRDefault="00452B11" w:rsidP="00E15E1F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B.Sc. in</w:t>
            </w:r>
            <w:r w:rsidR="009C28F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Volkswirtschaftslehre</w:t>
            </w:r>
          </w:p>
        </w:tc>
        <w:tc>
          <w:tcPr>
            <w:tcW w:w="4683" w:type="dxa"/>
            <w:gridSpan w:val="5"/>
          </w:tcPr>
          <w:p w14:paraId="67BA995C" w14:textId="5F89AB9E" w:rsidR="00795934" w:rsidRDefault="009C28FF" w:rsidP="00E15E1F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452B11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 w:rsidR="00452B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795934" w14:paraId="3CDDCEC6" w14:textId="77777777">
        <w:tc>
          <w:tcPr>
            <w:tcW w:w="10206" w:type="dxa"/>
            <w:gridSpan w:val="7"/>
          </w:tcPr>
          <w:p w14:paraId="488BF90A" w14:textId="7684803B" w:rsidR="00795934" w:rsidRDefault="00452B11" w:rsidP="009B3BE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Vertiefung: </w:t>
            </w:r>
            <w:r w:rsidR="009C28F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Europäische Wirtschaftspolitik</w:t>
            </w:r>
          </w:p>
        </w:tc>
      </w:tr>
      <w:tr w:rsidR="00795934" w14:paraId="1E8D5B1C" w14:textId="77777777">
        <w:trPr>
          <w:trHeight w:val="340"/>
        </w:trPr>
        <w:tc>
          <w:tcPr>
            <w:tcW w:w="5670" w:type="dxa"/>
            <w:gridSpan w:val="3"/>
            <w:vAlign w:val="bottom"/>
          </w:tcPr>
          <w:p w14:paraId="53662FA9" w14:textId="2BE2943C" w:rsidR="00795934" w:rsidRDefault="00452B11" w:rsidP="00E15E1F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 w:rsidR="009C28FF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Lohmar</w:t>
            </w:r>
          </w:p>
        </w:tc>
        <w:tc>
          <w:tcPr>
            <w:tcW w:w="4536" w:type="dxa"/>
            <w:gridSpan w:val="4"/>
            <w:vAlign w:val="bottom"/>
          </w:tcPr>
          <w:p w14:paraId="123F397E" w14:textId="64BE0CFA" w:rsidR="00795934" w:rsidRDefault="009C28FF" w:rsidP="00E15E1F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Lohmar</w:t>
            </w:r>
          </w:p>
        </w:tc>
      </w:tr>
      <w:tr w:rsidR="00795934" w14:paraId="69C42C78" w14:textId="77777777">
        <w:trPr>
          <w:trHeight w:val="57"/>
        </w:trPr>
        <w:tc>
          <w:tcPr>
            <w:tcW w:w="5670" w:type="dxa"/>
            <w:gridSpan w:val="3"/>
          </w:tcPr>
          <w:p w14:paraId="2FED0DD3" w14:textId="11DE3D7B" w:rsidR="00795934" w:rsidRDefault="00452B11" w:rsidP="00E15E1F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Allgemeine Hochschulreife</w:t>
            </w:r>
          </w:p>
        </w:tc>
        <w:tc>
          <w:tcPr>
            <w:tcW w:w="4536" w:type="dxa"/>
            <w:gridSpan w:val="4"/>
          </w:tcPr>
          <w:p w14:paraId="34382A86" w14:textId="69A8CC86" w:rsidR="00795934" w:rsidRPr="005E3A76" w:rsidRDefault="00452B11" w:rsidP="00E15E1F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E3A7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9C28FF" w:rsidRPr="005E3A76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Pr="005E3A76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9C28FF" w:rsidRPr="005E3A76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  <w:r w:rsidRPr="005E3A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06/20</w:t>
            </w:r>
            <w:r w:rsidR="009C28FF" w:rsidRPr="005E3A76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795934" w14:paraId="42118034" w14:textId="77777777">
        <w:trPr>
          <w:trHeight w:val="57"/>
        </w:trPr>
        <w:tc>
          <w:tcPr>
            <w:tcW w:w="10206" w:type="dxa"/>
            <w:gridSpan w:val="7"/>
          </w:tcPr>
          <w:p w14:paraId="25EAF6F9" w14:textId="2E1C8A4B" w:rsidR="00795934" w:rsidRDefault="00452B11" w:rsidP="009B3BE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Schwerpunktfächer: </w:t>
            </w:r>
            <w:r w:rsidR="009C28F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Sozialwissenschaften/Wirtschaft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9C28F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Chemie</w:t>
            </w:r>
          </w:p>
        </w:tc>
      </w:tr>
      <w:tr w:rsidR="00795934" w14:paraId="55726F2F" w14:textId="77777777">
        <w:trPr>
          <w:trHeight w:val="340"/>
        </w:trPr>
        <w:tc>
          <w:tcPr>
            <w:tcW w:w="5670" w:type="dxa"/>
            <w:gridSpan w:val="3"/>
            <w:vAlign w:val="bottom"/>
          </w:tcPr>
          <w:p w14:paraId="34702B40" w14:textId="46C1C37D" w:rsidR="00795934" w:rsidRDefault="00452B11" w:rsidP="00E15E1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 w:rsidR="009C28FF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Nr.</w:t>
            </w:r>
            <w:ins w:id="0" w:author="David Döbele" w:date="2025-10-03T21:07:00Z" w16du:dateUtc="2025-10-03T19:07:00Z">
              <w:r w:rsidR="004C27B0">
                <w:rPr>
                  <w:rFonts w:ascii="Times New Roman" w:eastAsia="Times New Roman" w:hAnsi="Times New Roman" w:cs="Times New Roman"/>
                  <w:b/>
                  <w:sz w:val="21"/>
                  <w:szCs w:val="21"/>
                </w:rPr>
                <w:t xml:space="preserve"> </w:t>
              </w:r>
            </w:ins>
            <w:r w:rsidR="009C28FF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69</w:t>
            </w:r>
          </w:p>
        </w:tc>
        <w:tc>
          <w:tcPr>
            <w:tcW w:w="4536" w:type="dxa"/>
            <w:gridSpan w:val="4"/>
            <w:vAlign w:val="bottom"/>
          </w:tcPr>
          <w:p w14:paraId="4E38005B" w14:textId="41D26B83" w:rsidR="00795934" w:rsidRDefault="009C28FF" w:rsidP="00E15E1F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Almaty</w:t>
            </w:r>
          </w:p>
        </w:tc>
      </w:tr>
      <w:tr w:rsidR="00795934" w14:paraId="510206FC" w14:textId="77777777">
        <w:tc>
          <w:tcPr>
            <w:tcW w:w="5670" w:type="dxa"/>
            <w:gridSpan w:val="3"/>
          </w:tcPr>
          <w:p w14:paraId="22204CE5" w14:textId="185D60A5" w:rsidR="00795934" w:rsidRDefault="00452B11" w:rsidP="00E15E1F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Allgemeine Hochschulreife</w:t>
            </w:r>
          </w:p>
        </w:tc>
        <w:tc>
          <w:tcPr>
            <w:tcW w:w="4536" w:type="dxa"/>
            <w:gridSpan w:val="4"/>
          </w:tcPr>
          <w:p w14:paraId="4C32B978" w14:textId="3B568FB2" w:rsidR="00795934" w:rsidRDefault="00452B11" w:rsidP="00E15E1F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9C28F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561FBA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9C28FF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/201</w:t>
            </w:r>
            <w:r w:rsidR="009C28FF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795934" w14:paraId="51AAC958" w14:textId="77777777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14:paraId="3924BE71" w14:textId="77777777" w:rsidR="00795934" w:rsidRDefault="00452B11" w:rsidP="00831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795934" w14:paraId="2202370D" w14:textId="77777777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000000"/>
            </w:tcBorders>
            <w:vAlign w:val="bottom"/>
          </w:tcPr>
          <w:p w14:paraId="2DD34B3E" w14:textId="77777777" w:rsidR="00831CC2" w:rsidRDefault="00831CC2" w:rsidP="00E15E1F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  <w:p w14:paraId="1FFB1C13" w14:textId="0418286B" w:rsidR="00795934" w:rsidRDefault="00637F64" w:rsidP="00E15E1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Rödl </w:t>
            </w:r>
            <w:r w:rsidR="00B3333A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&amp; Partner </w:t>
            </w:r>
            <w:r w:rsidR="00452B1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GmbH</w:t>
            </w:r>
            <w:r w:rsidR="00B3333A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3685" w:type="dxa"/>
            <w:gridSpan w:val="2"/>
            <w:tcBorders>
              <w:top w:val="single" w:sz="4" w:space="0" w:color="000000"/>
            </w:tcBorders>
            <w:vAlign w:val="bottom"/>
          </w:tcPr>
          <w:p w14:paraId="7F70B5FA" w14:textId="4648D815" w:rsidR="00795934" w:rsidRDefault="00E647F2" w:rsidP="00E15E1F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Köln</w:t>
            </w:r>
          </w:p>
        </w:tc>
      </w:tr>
      <w:tr w:rsidR="00795934" w14:paraId="629BC4DC" w14:textId="77777777">
        <w:tc>
          <w:tcPr>
            <w:tcW w:w="5954" w:type="dxa"/>
            <w:gridSpan w:val="4"/>
          </w:tcPr>
          <w:p w14:paraId="4A06B1AF" w14:textId="48763802" w:rsidR="00795934" w:rsidRDefault="00452B11" w:rsidP="00E15E1F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Praktikant im </w:t>
            </w:r>
            <w:r w:rsidR="00B3333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Audit / Wirtschaftsprüfung </w:t>
            </w:r>
          </w:p>
        </w:tc>
        <w:tc>
          <w:tcPr>
            <w:tcW w:w="4252" w:type="dxa"/>
            <w:gridSpan w:val="3"/>
          </w:tcPr>
          <w:p w14:paraId="7DDB56BE" w14:textId="7DEBD720" w:rsidR="00795934" w:rsidRDefault="00E647F2" w:rsidP="00E15E1F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02</w:t>
            </w:r>
            <w:r w:rsidR="00452B11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  <w:r w:rsidR="00452B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04</w:t>
            </w:r>
            <w:r w:rsidR="00452B11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</w:p>
        </w:tc>
      </w:tr>
      <w:tr w:rsidR="00795934" w14:paraId="6DB28E86" w14:textId="77777777">
        <w:tc>
          <w:tcPr>
            <w:tcW w:w="10206" w:type="dxa"/>
            <w:gridSpan w:val="7"/>
          </w:tcPr>
          <w:p w14:paraId="0CDC2649" w14:textId="6092D048" w:rsidR="00795934" w:rsidRDefault="00E647F2" w:rsidP="00831CC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Durchführung von</w:t>
            </w:r>
            <w:r w:rsidRP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Prüfungs- und Beratungsaufträgen von Start-Ups und Scale-Ups</w:t>
            </w:r>
          </w:p>
          <w:p w14:paraId="740D4EA4" w14:textId="77777777" w:rsidR="00795934" w:rsidRDefault="00E647F2" w:rsidP="00831CC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Unterstützung interdisziplinärer Teams in den Bereichen ESG, GRC und IT</w:t>
            </w:r>
          </w:p>
          <w:p w14:paraId="709FAF2C" w14:textId="77777777" w:rsidR="00E647F2" w:rsidRDefault="00E647F2" w:rsidP="00831CC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Mitarbeit bei Sonderprüfungen sowie gutachterlichen Tätigkeiten</w:t>
            </w:r>
          </w:p>
          <w:p w14:paraId="74B56362" w14:textId="62C111F4" w:rsidR="00E647F2" w:rsidRDefault="00E647F2" w:rsidP="00831CC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Anwendung und Weiterentwicklung innovativer digitaler Prüfungsansätz</w:t>
            </w:r>
            <w:ins w:id="1" w:author="David Döbele" w:date="2025-10-03T21:07:00Z" w16du:dateUtc="2025-10-03T19:07:00Z">
              <w:r w:rsidR="008D51D1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t>e</w:t>
              </w:r>
            </w:ins>
          </w:p>
        </w:tc>
      </w:tr>
      <w:tr w:rsidR="00795934" w14:paraId="727935C3" w14:textId="77777777">
        <w:trPr>
          <w:trHeight w:val="346"/>
        </w:trPr>
        <w:tc>
          <w:tcPr>
            <w:tcW w:w="5523" w:type="dxa"/>
            <w:gridSpan w:val="2"/>
            <w:vAlign w:val="bottom"/>
          </w:tcPr>
          <w:p w14:paraId="7612A87B" w14:textId="110521DF" w:rsidR="00795934" w:rsidRDefault="00301109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Ampega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Asset Management GmbH</w:t>
            </w:r>
          </w:p>
        </w:tc>
        <w:tc>
          <w:tcPr>
            <w:tcW w:w="4683" w:type="dxa"/>
            <w:gridSpan w:val="5"/>
            <w:vAlign w:val="bottom"/>
          </w:tcPr>
          <w:p w14:paraId="44D675FD" w14:textId="43103865" w:rsidR="00795934" w:rsidRDefault="00E647F2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Köln</w:t>
            </w:r>
          </w:p>
        </w:tc>
      </w:tr>
      <w:tr w:rsidR="00795934" w14:paraId="66E8AA89" w14:textId="77777777">
        <w:trPr>
          <w:trHeight w:val="57"/>
        </w:trPr>
        <w:tc>
          <w:tcPr>
            <w:tcW w:w="5523" w:type="dxa"/>
            <w:gridSpan w:val="2"/>
          </w:tcPr>
          <w:p w14:paraId="2F10654A" w14:textId="2E1A482C" w:rsidR="00795934" w:rsidRDefault="00301109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Werkstudent im </w:t>
            </w:r>
            <w:r w:rsidR="00637F64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Team Alternative Investments Admin</w:t>
            </w:r>
          </w:p>
        </w:tc>
        <w:tc>
          <w:tcPr>
            <w:tcW w:w="4683" w:type="dxa"/>
            <w:gridSpan w:val="5"/>
          </w:tcPr>
          <w:p w14:paraId="230A8DA5" w14:textId="77D921F8" w:rsidR="00795934" w:rsidRDefault="00452B11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E64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</w:tr>
      <w:tr w:rsidR="00795934" w14:paraId="5751F5DF" w14:textId="77777777">
        <w:trPr>
          <w:trHeight w:val="57"/>
        </w:trPr>
        <w:tc>
          <w:tcPr>
            <w:tcW w:w="10206" w:type="dxa"/>
            <w:gridSpan w:val="7"/>
          </w:tcPr>
          <w:p w14:paraId="4DC54154" w14:textId="38E89B81" w:rsidR="00637F64" w:rsidRPr="00301109" w:rsidRDefault="00637F64" w:rsidP="00831CC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Analyse und Betreuung von Private Equity, Real Estate und Infrastruktur Fonds </w:t>
            </w:r>
          </w:p>
          <w:p w14:paraId="2DF2108D" w14:textId="77777777" w:rsidR="00637F64" w:rsidRPr="00637F64" w:rsidRDefault="00637F64" w:rsidP="00831CC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Auswertung und Plausibilisierung von Informationen aus den Quartalsberichten der Investmentfonds </w:t>
            </w:r>
          </w:p>
          <w:p w14:paraId="06E3416F" w14:textId="108A8A8E" w:rsidR="00795934" w:rsidRPr="00831CC2" w:rsidRDefault="00637F64" w:rsidP="00831CC2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831C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sowie Erfassung im Datenbanksystem</w:t>
            </w:r>
          </w:p>
        </w:tc>
      </w:tr>
      <w:tr w:rsidR="00795934" w14:paraId="38D333F1" w14:textId="77777777">
        <w:trPr>
          <w:trHeight w:val="346"/>
        </w:trPr>
        <w:tc>
          <w:tcPr>
            <w:tcW w:w="5523" w:type="dxa"/>
            <w:gridSpan w:val="2"/>
            <w:vAlign w:val="bottom"/>
          </w:tcPr>
          <w:p w14:paraId="12B63A97" w14:textId="503DDCCF" w:rsidR="009C2661" w:rsidRPr="00E647F2" w:rsidRDefault="00301109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Kerberos Compliance-Managementsysteme GmbH</w:t>
            </w:r>
          </w:p>
        </w:tc>
        <w:tc>
          <w:tcPr>
            <w:tcW w:w="4683" w:type="dxa"/>
            <w:gridSpan w:val="5"/>
            <w:vAlign w:val="bottom"/>
          </w:tcPr>
          <w:p w14:paraId="73F27DDB" w14:textId="455850B1" w:rsidR="00795934" w:rsidRDefault="00E647F2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Köln</w:t>
            </w:r>
          </w:p>
        </w:tc>
      </w:tr>
      <w:tr w:rsidR="00B820DD" w14:paraId="56F4D653" w14:textId="77777777" w:rsidTr="00D1582D">
        <w:trPr>
          <w:trHeight w:val="346"/>
        </w:trPr>
        <w:tc>
          <w:tcPr>
            <w:tcW w:w="5523" w:type="dxa"/>
            <w:gridSpan w:val="2"/>
          </w:tcPr>
          <w:p w14:paraId="450031E2" w14:textId="600853B5" w:rsidR="00B820DD" w:rsidRDefault="00B820DD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Werkstudent im Compliance Analytics Team </w:t>
            </w:r>
          </w:p>
          <w:p w14:paraId="1DE588F7" w14:textId="77777777" w:rsidR="00B820DD" w:rsidRPr="0083101D" w:rsidRDefault="00B820DD" w:rsidP="00831CC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820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Erstellung regelkonformer KYC-Prüfungen</w:t>
            </w:r>
          </w:p>
          <w:p w14:paraId="3AA6171E" w14:textId="4B46F4C8" w:rsidR="00B820DD" w:rsidRPr="00B820DD" w:rsidRDefault="00B820DD" w:rsidP="00831CC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Recherchen im Handelsregister, Transparenzregister</w:t>
            </w:r>
            <w:r w:rsidR="008310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8310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Factiva</w:t>
            </w:r>
            <w:proofErr w:type="spellEnd"/>
            <w:r w:rsidR="008310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LexisNexis und Unternehmensdatenbanken </w:t>
            </w:r>
          </w:p>
        </w:tc>
        <w:tc>
          <w:tcPr>
            <w:tcW w:w="4683" w:type="dxa"/>
            <w:gridSpan w:val="5"/>
          </w:tcPr>
          <w:p w14:paraId="10D1AD5F" w14:textId="08DCA4A0" w:rsidR="00B820DD" w:rsidRDefault="00B820DD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CD271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CD2719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CD2719">
              <w:rPr>
                <w:rFonts w:ascii="Times New Roman" w:eastAsia="Times New Roman" w:hAnsi="Times New Roman" w:cs="Times New Roman"/>
                <w:sz w:val="20"/>
                <w:szCs w:val="20"/>
              </w:rPr>
              <w:t>04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CD2719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B820DD" w14:paraId="2053B467" w14:textId="77777777" w:rsidTr="00AA54B2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</w:tcPr>
          <w:p w14:paraId="5237C997" w14:textId="77777777" w:rsidR="00B820DD" w:rsidRDefault="00B820DD" w:rsidP="00831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320E73D" w14:textId="765912EB" w:rsidR="00B820DD" w:rsidRDefault="00B820DD" w:rsidP="00831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EXTRACURRICULARES ENGAGEMENT</w:t>
            </w:r>
          </w:p>
        </w:tc>
      </w:tr>
      <w:tr w:rsidR="00B820DD" w14:paraId="0907528F" w14:textId="77777777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000000"/>
            </w:tcBorders>
            <w:vAlign w:val="bottom"/>
          </w:tcPr>
          <w:p w14:paraId="482FD357" w14:textId="77777777" w:rsidR="00E15E1F" w:rsidRDefault="00E15E1F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</w:p>
          <w:p w14:paraId="463C9176" w14:textId="349AD759" w:rsidR="00B820DD" w:rsidRDefault="005E3A76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b</w:t>
            </w:r>
            <w:r w:rsidR="00CD271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usiness@school</w:t>
            </w:r>
            <w:proofErr w:type="spellEnd"/>
          </w:p>
        </w:tc>
        <w:tc>
          <w:tcPr>
            <w:tcW w:w="4683" w:type="dxa"/>
            <w:gridSpan w:val="5"/>
            <w:tcBorders>
              <w:top w:val="single" w:sz="4" w:space="0" w:color="000000"/>
            </w:tcBorders>
            <w:vAlign w:val="bottom"/>
          </w:tcPr>
          <w:p w14:paraId="1CA535A2" w14:textId="0EA91BBF" w:rsidR="00B820DD" w:rsidRDefault="00DC5A4E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Königswinter</w:t>
            </w:r>
          </w:p>
        </w:tc>
      </w:tr>
      <w:tr w:rsidR="00B820DD" w14:paraId="7E50232B" w14:textId="77777777">
        <w:trPr>
          <w:trHeight w:val="193"/>
        </w:trPr>
        <w:tc>
          <w:tcPr>
            <w:tcW w:w="6804" w:type="dxa"/>
            <w:gridSpan w:val="6"/>
          </w:tcPr>
          <w:p w14:paraId="78F6EF18" w14:textId="42DD2DF8" w:rsidR="00B820DD" w:rsidRDefault="00CD2719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Begleiter der </w:t>
            </w:r>
            <w:r w:rsidR="00DC5A4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Bildungsinitiative der Boston Consulting Group </w:t>
            </w:r>
          </w:p>
        </w:tc>
        <w:tc>
          <w:tcPr>
            <w:tcW w:w="3402" w:type="dxa"/>
          </w:tcPr>
          <w:p w14:paraId="343F5FEF" w14:textId="56C86E35" w:rsidR="00B820DD" w:rsidRDefault="00B820DD" w:rsidP="00E15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09/20</w:t>
            </w:r>
            <w:r w:rsidR="00DC5A4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heute</w:t>
            </w:r>
          </w:p>
        </w:tc>
      </w:tr>
      <w:tr w:rsidR="00B820DD" w14:paraId="49D300CF" w14:textId="77777777">
        <w:trPr>
          <w:trHeight w:val="193"/>
        </w:trPr>
        <w:tc>
          <w:tcPr>
            <w:tcW w:w="10206" w:type="dxa"/>
            <w:gridSpan w:val="7"/>
          </w:tcPr>
          <w:p w14:paraId="7C7B5B32" w14:textId="6F7413C5" w:rsidR="00DC5A4E" w:rsidRPr="00DC5A4E" w:rsidRDefault="00DC5A4E" w:rsidP="00831CC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5A4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Betreuung von zwei Schülerteams über ein gesamtes Schuljahr in drei Phasen: Analyse eines börsennotierten Unternehmens, Untersuchung eines lokalen Unternehmens sowie Entwicklung eines eigenen Start-ups</w:t>
            </w:r>
          </w:p>
          <w:p w14:paraId="63623689" w14:textId="78E6CA74" w:rsidR="00DC5A4E" w:rsidRDefault="00DC5A4E" w:rsidP="00831CC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5A4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Fachliche Unterstützung bei betriebswirtschaftlichen Fragestellungen, insbesondere zu Prozessen, Kennzahlen und Strategien</w:t>
            </w:r>
          </w:p>
        </w:tc>
      </w:tr>
      <w:tr w:rsidR="00B820DD" w14:paraId="7D5D8422" w14:textId="77777777">
        <w:trPr>
          <w:trHeight w:val="510"/>
        </w:trPr>
        <w:tc>
          <w:tcPr>
            <w:tcW w:w="10206" w:type="dxa"/>
            <w:gridSpan w:val="7"/>
            <w:tcBorders>
              <w:bottom w:val="single" w:sz="4" w:space="0" w:color="000000"/>
            </w:tcBorders>
            <w:vAlign w:val="bottom"/>
          </w:tcPr>
          <w:p w14:paraId="13995BA5" w14:textId="77777777" w:rsidR="00B820DD" w:rsidRDefault="00B820DD" w:rsidP="00831CC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B820DD" w14:paraId="361C6672" w14:textId="77777777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07A2F93A" w14:textId="77777777" w:rsidR="00B820DD" w:rsidRDefault="00B820DD" w:rsidP="00E15E1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6"/>
            <w:tcBorders>
              <w:top w:val="single" w:sz="4" w:space="0" w:color="000000"/>
            </w:tcBorders>
            <w:vAlign w:val="bottom"/>
          </w:tcPr>
          <w:p w14:paraId="123FD6B4" w14:textId="65E9421D" w:rsidR="00B820DD" w:rsidRDefault="00561FBA" w:rsidP="00E15E1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Russisch (Muttersprache), </w:t>
            </w:r>
            <w:r w:rsidR="00B820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="00B820D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Verhandlungssicher</w:t>
            </w:r>
            <w:r w:rsidR="00B820D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 w:rsidR="00B820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="00B820D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Fließend</w:t>
            </w:r>
            <w:r w:rsidR="00B820D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</w:p>
        </w:tc>
      </w:tr>
      <w:tr w:rsidR="00B820DD" w14:paraId="529C461F" w14:textId="77777777">
        <w:trPr>
          <w:trHeight w:val="283"/>
        </w:trPr>
        <w:tc>
          <w:tcPr>
            <w:tcW w:w="1418" w:type="dxa"/>
            <w:vAlign w:val="bottom"/>
          </w:tcPr>
          <w:p w14:paraId="7A92FFF2" w14:textId="77777777" w:rsidR="00B820DD" w:rsidRDefault="00B820DD" w:rsidP="00E15E1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6"/>
            <w:vAlign w:val="bottom"/>
          </w:tcPr>
          <w:p w14:paraId="7471F3A0" w14:textId="190EAA86" w:rsidR="00B820DD" w:rsidRDefault="00B820DD" w:rsidP="00E15E1F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</w:p>
        </w:tc>
      </w:tr>
      <w:tr w:rsidR="00B820DD" w14:paraId="0FDA991D" w14:textId="77777777">
        <w:trPr>
          <w:trHeight w:val="283"/>
        </w:trPr>
        <w:tc>
          <w:tcPr>
            <w:tcW w:w="1418" w:type="dxa"/>
            <w:vAlign w:val="bottom"/>
          </w:tcPr>
          <w:p w14:paraId="503AFCFC" w14:textId="77777777" w:rsidR="00B820DD" w:rsidRDefault="00B820DD" w:rsidP="00E15E1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6"/>
            <w:vAlign w:val="bottom"/>
          </w:tcPr>
          <w:p w14:paraId="020834B4" w14:textId="48793B17" w:rsidR="00B820DD" w:rsidRDefault="00561FBA" w:rsidP="00E15E1F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Kapitalmärkte und Wirtschaft, Literatur und persönliche Weiterbildung, Sport: Radfahren, Volleyball </w:t>
            </w:r>
          </w:p>
        </w:tc>
      </w:tr>
      <w:tr w:rsidR="00B820DD" w14:paraId="7347C827" w14:textId="77777777">
        <w:trPr>
          <w:trHeight w:val="1279"/>
        </w:trPr>
        <w:tc>
          <w:tcPr>
            <w:tcW w:w="10206" w:type="dxa"/>
            <w:gridSpan w:val="7"/>
            <w:vAlign w:val="bottom"/>
          </w:tcPr>
          <w:p w14:paraId="50309819" w14:textId="4A46DAFE" w:rsidR="00B820DD" w:rsidRDefault="00561FBA" w:rsidP="00E15E1F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Lohmar</w:t>
            </w:r>
            <w:r w:rsidR="005E3A76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="00B820D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5E3A76">
              <w:rPr>
                <w:rFonts w:ascii="Times New Roman" w:eastAsia="Times New Roman" w:hAnsi="Times New Roman" w:cs="Times New Roman"/>
                <w:sz w:val="20"/>
                <w:szCs w:val="20"/>
              </w:rPr>
              <w:t>03.10.2025</w:t>
            </w:r>
          </w:p>
        </w:tc>
      </w:tr>
    </w:tbl>
    <w:p w14:paraId="23D66E8A" w14:textId="77777777" w:rsidR="00795934" w:rsidRDefault="00795934">
      <w:pPr>
        <w:rPr>
          <w:sz w:val="18"/>
          <w:szCs w:val="18"/>
        </w:rPr>
      </w:pPr>
    </w:p>
    <w:sectPr w:rsidR="00795934">
      <w:footerReference w:type="even" r:id="rId9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8CEE2" w14:textId="77777777" w:rsidR="008E0C74" w:rsidRDefault="008E0C74">
      <w:pPr>
        <w:spacing w:after="0" w:line="240" w:lineRule="auto"/>
      </w:pPr>
      <w:r>
        <w:separator/>
      </w:r>
    </w:p>
  </w:endnote>
  <w:endnote w:type="continuationSeparator" w:id="0">
    <w:p w14:paraId="3DA6B115" w14:textId="77777777" w:rsidR="008E0C74" w:rsidRDefault="008E0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3EBF7" w14:textId="77777777" w:rsidR="00795934" w:rsidRDefault="00452B1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9506A80" w14:textId="77777777" w:rsidR="00795934" w:rsidRDefault="0079593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32255" w14:textId="77777777" w:rsidR="008E0C74" w:rsidRDefault="008E0C74">
      <w:pPr>
        <w:spacing w:after="0" w:line="240" w:lineRule="auto"/>
      </w:pPr>
      <w:r>
        <w:separator/>
      </w:r>
    </w:p>
  </w:footnote>
  <w:footnote w:type="continuationSeparator" w:id="0">
    <w:p w14:paraId="6CA141B0" w14:textId="77777777" w:rsidR="008E0C74" w:rsidRDefault="008E0C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4094"/>
    <w:multiLevelType w:val="hybridMultilevel"/>
    <w:tmpl w:val="4F0E63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016BA"/>
    <w:multiLevelType w:val="multilevel"/>
    <w:tmpl w:val="216A22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3203F2B"/>
    <w:multiLevelType w:val="multilevel"/>
    <w:tmpl w:val="133C5E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5C08D1"/>
    <w:multiLevelType w:val="multilevel"/>
    <w:tmpl w:val="C50867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79F023A"/>
    <w:multiLevelType w:val="multilevel"/>
    <w:tmpl w:val="3A764B8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87C36E5"/>
    <w:multiLevelType w:val="multilevel"/>
    <w:tmpl w:val="F59AC2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151DF4"/>
    <w:multiLevelType w:val="multilevel"/>
    <w:tmpl w:val="A3C2BF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0BF717C"/>
    <w:multiLevelType w:val="multilevel"/>
    <w:tmpl w:val="DACEC4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0DB200E"/>
    <w:multiLevelType w:val="multilevel"/>
    <w:tmpl w:val="9C865B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DFD3F81"/>
    <w:multiLevelType w:val="multilevel"/>
    <w:tmpl w:val="16644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8F227B7"/>
    <w:multiLevelType w:val="multilevel"/>
    <w:tmpl w:val="9B80EA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79827149">
    <w:abstractNumId w:val="8"/>
  </w:num>
  <w:num w:numId="2" w16cid:durableId="2096394097">
    <w:abstractNumId w:val="1"/>
  </w:num>
  <w:num w:numId="3" w16cid:durableId="1608929621">
    <w:abstractNumId w:val="4"/>
  </w:num>
  <w:num w:numId="4" w16cid:durableId="17779141">
    <w:abstractNumId w:val="9"/>
  </w:num>
  <w:num w:numId="5" w16cid:durableId="4282586">
    <w:abstractNumId w:val="3"/>
  </w:num>
  <w:num w:numId="6" w16cid:durableId="1801727957">
    <w:abstractNumId w:val="10"/>
  </w:num>
  <w:num w:numId="7" w16cid:durableId="1262568914">
    <w:abstractNumId w:val="6"/>
  </w:num>
  <w:num w:numId="8" w16cid:durableId="1631276300">
    <w:abstractNumId w:val="0"/>
  </w:num>
  <w:num w:numId="9" w16cid:durableId="695808432">
    <w:abstractNumId w:val="5"/>
  </w:num>
  <w:num w:numId="10" w16cid:durableId="1964186891">
    <w:abstractNumId w:val="7"/>
  </w:num>
  <w:num w:numId="11" w16cid:durableId="65256245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934"/>
    <w:rsid w:val="00301109"/>
    <w:rsid w:val="00452B11"/>
    <w:rsid w:val="004C27B0"/>
    <w:rsid w:val="00561FBA"/>
    <w:rsid w:val="005E3A76"/>
    <w:rsid w:val="00637F64"/>
    <w:rsid w:val="00650AE0"/>
    <w:rsid w:val="00660B7E"/>
    <w:rsid w:val="00795934"/>
    <w:rsid w:val="0083101D"/>
    <w:rsid w:val="00831CC2"/>
    <w:rsid w:val="008D51D1"/>
    <w:rsid w:val="008E0C74"/>
    <w:rsid w:val="009B3BE0"/>
    <w:rsid w:val="009C2661"/>
    <w:rsid w:val="009C28FF"/>
    <w:rsid w:val="00A82B60"/>
    <w:rsid w:val="00B3333A"/>
    <w:rsid w:val="00B820DD"/>
    <w:rsid w:val="00BB69EB"/>
    <w:rsid w:val="00C770E5"/>
    <w:rsid w:val="00CD2719"/>
    <w:rsid w:val="00DC5A4E"/>
    <w:rsid w:val="00E15E1F"/>
    <w:rsid w:val="00E6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83516"/>
  <w15:docId w15:val="{E2CEFCFA-D4DB-D44E-B6A3-35B0FA692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8D51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C2B66F7-D61D-1340-8D85-7E5FEF111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7</cp:revision>
  <dcterms:created xsi:type="dcterms:W3CDTF">2025-10-03T12:18:00Z</dcterms:created>
  <dcterms:modified xsi:type="dcterms:W3CDTF">2025-10-03T19:07:00Z</dcterms:modified>
</cp:coreProperties>
</file>