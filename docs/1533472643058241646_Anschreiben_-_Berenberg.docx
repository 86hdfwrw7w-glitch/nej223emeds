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3177A5DF" w:rsidR="006D2592" w:rsidRPr="00BC5172" w:rsidRDefault="009310E8" w:rsidP="006A7895">
      <w:pPr>
        <w:spacing w:after="0" w:line="240" w:lineRule="auto"/>
        <w:jc w:val="right"/>
        <w:rPr>
          <w:rFonts w:ascii="Georgia" w:hAnsi="Georgia" w:cs="Times New Roman"/>
          <w:sz w:val="21"/>
          <w:szCs w:val="21"/>
        </w:rPr>
      </w:pPr>
      <w:r>
        <w:rPr>
          <w:rFonts w:ascii="Georgia" w:hAnsi="Georgia" w:cs="Times New Roman"/>
          <w:sz w:val="21"/>
          <w:szCs w:val="21"/>
        </w:rPr>
        <w:t>Janek Schachtschabel</w:t>
      </w:r>
    </w:p>
    <w:p w14:paraId="2458A2A0" w14:textId="0FF30E9C" w:rsidR="00857C6F" w:rsidRPr="00BC5172" w:rsidRDefault="009310E8" w:rsidP="006A7895">
      <w:pPr>
        <w:spacing w:after="0" w:line="240" w:lineRule="auto"/>
        <w:jc w:val="right"/>
        <w:rPr>
          <w:rFonts w:ascii="Georgia" w:hAnsi="Georgia" w:cs="Times New Roman"/>
          <w:sz w:val="21"/>
          <w:szCs w:val="21"/>
        </w:rPr>
      </w:pPr>
      <w:r>
        <w:rPr>
          <w:rFonts w:ascii="Georgia" w:hAnsi="Georgia" w:cs="Times New Roman"/>
          <w:sz w:val="21"/>
          <w:szCs w:val="21"/>
        </w:rPr>
        <w:t>Louisenstraße</w:t>
      </w:r>
      <w:r w:rsidR="003D5D1E" w:rsidRPr="00BC5172">
        <w:rPr>
          <w:rFonts w:ascii="Georgia" w:hAnsi="Georgia" w:cs="Times New Roman"/>
          <w:sz w:val="21"/>
          <w:szCs w:val="21"/>
        </w:rPr>
        <w:t xml:space="preserve"> 22</w:t>
      </w:r>
    </w:p>
    <w:p w14:paraId="451AEE20" w14:textId="7C0DCCED" w:rsidR="00857C6F" w:rsidRPr="00BC5172" w:rsidRDefault="00B64632" w:rsidP="006A7895">
      <w:pPr>
        <w:spacing w:after="0" w:line="240" w:lineRule="auto"/>
        <w:jc w:val="right"/>
        <w:rPr>
          <w:rFonts w:ascii="Georgia" w:hAnsi="Georgia" w:cs="Times New Roman"/>
          <w:sz w:val="21"/>
          <w:szCs w:val="21"/>
        </w:rPr>
      </w:pPr>
      <w:r>
        <w:rPr>
          <w:rFonts w:ascii="Georgia" w:hAnsi="Georgia" w:cs="Times New Roman"/>
          <w:sz w:val="21"/>
          <w:szCs w:val="21"/>
        </w:rPr>
        <w:t>01099 Dresden</w:t>
      </w:r>
      <w:r w:rsidR="00857C6F" w:rsidRPr="00BC5172">
        <w:rPr>
          <w:rFonts w:ascii="Georgia" w:hAnsi="Georgia" w:cs="Times New Roman"/>
          <w:sz w:val="21"/>
          <w:szCs w:val="21"/>
        </w:rPr>
        <w:t xml:space="preserve"> </w:t>
      </w:r>
    </w:p>
    <w:p w14:paraId="12BA391A" w14:textId="6445844D" w:rsidR="006A7895" w:rsidRPr="00BC5172" w:rsidRDefault="006A7895" w:rsidP="006A7895">
      <w:pPr>
        <w:spacing w:after="0" w:line="240" w:lineRule="auto"/>
        <w:jc w:val="right"/>
        <w:rPr>
          <w:rFonts w:ascii="Georgia" w:hAnsi="Georgia" w:cs="Times New Roman"/>
          <w:sz w:val="21"/>
          <w:szCs w:val="21"/>
        </w:rPr>
      </w:pPr>
      <w:r w:rsidRPr="00BC5172">
        <w:rPr>
          <w:rFonts w:ascii="Georgia" w:hAnsi="Georgia" w:cs="Times New Roman"/>
          <w:sz w:val="21"/>
          <w:szCs w:val="21"/>
        </w:rPr>
        <w:t xml:space="preserve">E-Mail: </w:t>
      </w:r>
      <w:r w:rsidR="00C50A86">
        <w:rPr>
          <w:rFonts w:ascii="Georgia" w:hAnsi="Georgia" w:cs="Georgia"/>
          <w:color w:val="000000"/>
          <w:sz w:val="21"/>
          <w:szCs w:val="21"/>
        </w:rPr>
        <w:t>janekschachtschabel@icloud.com</w:t>
      </w:r>
    </w:p>
    <w:p w14:paraId="096C8AF5" w14:textId="5870AE23" w:rsidR="00647413" w:rsidRDefault="006A7895" w:rsidP="00E50BF7">
      <w:pPr>
        <w:spacing w:after="0"/>
        <w:jc w:val="right"/>
        <w:rPr>
          <w:rFonts w:ascii="Georgia" w:hAnsi="Georgia" w:cs="Georgia"/>
          <w:color w:val="000000"/>
          <w:sz w:val="21"/>
          <w:szCs w:val="21"/>
        </w:rPr>
      </w:pPr>
      <w:r w:rsidRPr="00BC5172">
        <w:rPr>
          <w:rFonts w:ascii="Georgia" w:hAnsi="Georgia" w:cs="Times New Roman"/>
          <w:sz w:val="21"/>
          <w:szCs w:val="21"/>
        </w:rPr>
        <w:t xml:space="preserve">Mobil: </w:t>
      </w:r>
      <w:r w:rsidR="006D2592" w:rsidRPr="00BC5172">
        <w:rPr>
          <w:rFonts w:ascii="Georgia" w:hAnsi="Georgia" w:cs="Georgia"/>
          <w:color w:val="000000"/>
          <w:sz w:val="21"/>
          <w:szCs w:val="21"/>
        </w:rPr>
        <w:t>+</w:t>
      </w:r>
      <w:r w:rsidR="00857C6F" w:rsidRPr="00BC5172">
        <w:rPr>
          <w:rFonts w:ascii="Georgia" w:hAnsi="Georgia" w:cs="Georgia"/>
          <w:color w:val="000000"/>
          <w:sz w:val="21"/>
          <w:szCs w:val="21"/>
        </w:rPr>
        <w:t>49 1</w:t>
      </w:r>
      <w:r w:rsidR="00C50A86">
        <w:rPr>
          <w:rFonts w:ascii="Georgia" w:hAnsi="Georgia" w:cs="Georgia"/>
          <w:color w:val="000000"/>
          <w:sz w:val="21"/>
          <w:szCs w:val="21"/>
        </w:rPr>
        <w:t>794880458</w:t>
      </w:r>
    </w:p>
    <w:p w14:paraId="2EA28CB0" w14:textId="77777777" w:rsidR="00E50BF7" w:rsidRPr="00E50BF7" w:rsidRDefault="00E50BF7" w:rsidP="00E50BF7">
      <w:pPr>
        <w:spacing w:after="0"/>
        <w:jc w:val="right"/>
        <w:rPr>
          <w:rFonts w:ascii="Georgia" w:hAnsi="Georgia" w:cs="Georgia"/>
          <w:color w:val="000000"/>
          <w:sz w:val="21"/>
          <w:szCs w:val="21"/>
        </w:rPr>
      </w:pPr>
    </w:p>
    <w:p w14:paraId="0731715D" w14:textId="4AF7C062" w:rsidR="001E0088" w:rsidRPr="00BC5172" w:rsidRDefault="00C50A86" w:rsidP="001A7517">
      <w:pPr>
        <w:spacing w:after="0"/>
        <w:jc w:val="right"/>
        <w:rPr>
          <w:rFonts w:ascii="Georgia" w:hAnsi="Georgia" w:cs="Times New Roman"/>
          <w:sz w:val="21"/>
          <w:szCs w:val="21"/>
        </w:rPr>
      </w:pPr>
      <w:r>
        <w:rPr>
          <w:rFonts w:ascii="Georgia" w:hAnsi="Georgia" w:cs="Times New Roman"/>
          <w:sz w:val="21"/>
          <w:szCs w:val="21"/>
        </w:rPr>
        <w:t>Stuttgart, 1.8.2026</w:t>
      </w:r>
    </w:p>
    <w:p w14:paraId="0098600D" w14:textId="2E998907" w:rsidR="000A5AB8" w:rsidRPr="00BC5172" w:rsidRDefault="000A5AB8" w:rsidP="00590834">
      <w:pPr>
        <w:spacing w:after="0"/>
        <w:rPr>
          <w:rFonts w:ascii="Georgia" w:hAnsi="Georgia" w:cs="Times New Roman"/>
          <w:b/>
          <w:sz w:val="21"/>
          <w:szCs w:val="21"/>
        </w:rPr>
      </w:pPr>
      <w:r w:rsidRPr="00BC5172">
        <w:rPr>
          <w:rFonts w:ascii="Georgia" w:hAnsi="Georgia" w:cs="Times New Roman"/>
          <w:b/>
          <w:sz w:val="21"/>
          <w:szCs w:val="21"/>
        </w:rPr>
        <w:t xml:space="preserve">Bewerbung </w:t>
      </w:r>
      <w:r w:rsidR="003D5D1E" w:rsidRPr="00BC5172">
        <w:rPr>
          <w:rFonts w:ascii="Georgia" w:hAnsi="Georgia" w:cs="Times New Roman"/>
          <w:b/>
          <w:sz w:val="21"/>
          <w:szCs w:val="21"/>
        </w:rPr>
        <w:t xml:space="preserve">um ein Praktikum im </w:t>
      </w:r>
      <w:r w:rsidR="00F75B22">
        <w:rPr>
          <w:rFonts w:ascii="Georgia" w:hAnsi="Georgia" w:cs="Times New Roman"/>
          <w:b/>
          <w:sz w:val="21"/>
          <w:szCs w:val="21"/>
        </w:rPr>
        <w:t>Investment Banking</w:t>
      </w:r>
      <w:r w:rsidR="00F74175" w:rsidRPr="00BC5172">
        <w:rPr>
          <w:rFonts w:ascii="Georgia" w:hAnsi="Georgia" w:cs="Times New Roman"/>
          <w:b/>
          <w:sz w:val="21"/>
          <w:szCs w:val="21"/>
        </w:rPr>
        <w:t xml:space="preserve"> </w:t>
      </w:r>
    </w:p>
    <w:p w14:paraId="70A974D0" w14:textId="3277D60F" w:rsidR="000A5AB8" w:rsidRPr="00CF1F99" w:rsidRDefault="000A5AB8" w:rsidP="000A5AB8">
      <w:pPr>
        <w:spacing w:after="0"/>
        <w:rPr>
          <w:rFonts w:ascii="Georgia" w:hAnsi="Georgia" w:cs="Times New Roman"/>
          <w:b/>
          <w:color w:val="000000" w:themeColor="text1"/>
          <w:sz w:val="21"/>
          <w:szCs w:val="21"/>
        </w:rPr>
      </w:pPr>
    </w:p>
    <w:p w14:paraId="1BD165EB" w14:textId="77777777" w:rsidR="00453C11" w:rsidRPr="002B3300" w:rsidRDefault="00453C11" w:rsidP="001A4DEB">
      <w:pPr>
        <w:spacing w:before="100" w:beforeAutospacing="1" w:after="100" w:afterAutospacing="1" w:line="240" w:lineRule="auto"/>
        <w:jc w:val="both"/>
        <w:rPr>
          <w:rFonts w:ascii="Georgia" w:eastAsiaTheme="minorEastAsia" w:hAnsi="Georgia" w:cs="Times New Roman"/>
          <w:color w:val="000000" w:themeColor="text1"/>
          <w:sz w:val="20"/>
          <w:szCs w:val="20"/>
          <w:lang w:eastAsia="de-DE"/>
        </w:rPr>
      </w:pPr>
      <w:r w:rsidRPr="00C87DD5">
        <w:rPr>
          <w:rFonts w:ascii="Georgia" w:eastAsiaTheme="minorEastAsia" w:hAnsi="Georgia" w:cs="Times New Roman"/>
          <w:color w:val="000000" w:themeColor="text1"/>
          <w:sz w:val="20"/>
          <w:szCs w:val="20"/>
          <w:lang w:eastAsia="de-DE"/>
        </w:rPr>
        <w:t>Sehr</w:t>
      </w:r>
      <w:r w:rsidRPr="002B3300">
        <w:rPr>
          <w:rFonts w:ascii="Georgia" w:eastAsiaTheme="minorEastAsia" w:hAnsi="Georgia" w:cs="Times New Roman"/>
          <w:color w:val="000000" w:themeColor="text1"/>
          <w:sz w:val="20"/>
          <w:szCs w:val="20"/>
          <w:lang w:eastAsia="de-DE"/>
        </w:rPr>
        <w:t xml:space="preserve"> geehrte Damen und Herren,</w:t>
      </w:r>
    </w:p>
    <w:p w14:paraId="4B3FA271" w14:textId="77777777" w:rsidR="00453C11" w:rsidRPr="002B3300" w:rsidRDefault="00453C11" w:rsidP="001A4DEB">
      <w:pPr>
        <w:spacing w:before="100" w:beforeAutospacing="1" w:after="100" w:afterAutospacing="1" w:line="240" w:lineRule="auto"/>
        <w:jc w:val="both"/>
        <w:rPr>
          <w:rFonts w:ascii="Georgia" w:eastAsiaTheme="minorEastAsia" w:hAnsi="Georgia" w:cs="Times New Roman"/>
          <w:color w:val="000000" w:themeColor="text1"/>
          <w:sz w:val="20"/>
          <w:szCs w:val="20"/>
          <w:lang w:eastAsia="de-DE"/>
        </w:rPr>
      </w:pPr>
      <w:r w:rsidRPr="002B3300">
        <w:rPr>
          <w:rFonts w:ascii="Georgia" w:eastAsiaTheme="minorEastAsia" w:hAnsi="Georgia" w:cs="Times New Roman"/>
          <w:color w:val="000000" w:themeColor="text1"/>
          <w:sz w:val="20"/>
          <w:szCs w:val="20"/>
          <w:lang w:eastAsia="de-DE"/>
        </w:rPr>
        <w:t>an einer Tätigkeit im Equity Capital Markets fasziniert mich vor allem der Impact, den man durch die Mitarbeit an bedeutsamen Kapitalmarkttransaktionen auf Unternehmen, Investoren und das gesamte Wirtschaftssystem haben kann. Nirgendwo sonst ist es möglich, an Transaktionen wie IPOs, Kapitalerhöhungen oder Secondary Placements mitzuarbeiten und dabei von einem hoch motivierten Team zu lernen. Auch die daraus resultierende steile Lernkurve ist etwas, das ich mir in keinem anderen Beruf – insbesondere als Praktikant oder Berufseinsteiger – so vorstellen kann. Auch durch meine bisherige Praxiserfahrung in der M&amp;A-Beratung bei REM TRANSACTION konnte ich erfahren, dass ich eine intensive und fordernde Arbeitsumgebung benötige, um mich bestmöglich entfalten zu können. Genau das sehe ich bei Berenberg gegeben, weshalb ich Ihr Equity Capital Markets Team gerne im Rahmen eines Praktikums im Sommer 2027 unterstützen würde.</w:t>
      </w:r>
    </w:p>
    <w:p w14:paraId="63479A1F" w14:textId="5D4AAA96" w:rsidR="00453C11" w:rsidRPr="002B3300" w:rsidRDefault="00453C11" w:rsidP="001A4DEB">
      <w:pPr>
        <w:spacing w:before="100" w:beforeAutospacing="1" w:after="100" w:afterAutospacing="1" w:line="240" w:lineRule="auto"/>
        <w:jc w:val="both"/>
        <w:rPr>
          <w:rFonts w:ascii="Georgia" w:eastAsiaTheme="minorEastAsia" w:hAnsi="Georgia" w:cs="Times New Roman"/>
          <w:color w:val="000000" w:themeColor="text1"/>
          <w:sz w:val="20"/>
          <w:szCs w:val="20"/>
          <w:lang w:eastAsia="de-DE"/>
        </w:rPr>
      </w:pPr>
      <w:r w:rsidRPr="002B3300">
        <w:rPr>
          <w:rFonts w:ascii="Georgia" w:eastAsiaTheme="minorEastAsia" w:hAnsi="Georgia" w:cs="Times New Roman"/>
          <w:color w:val="000000" w:themeColor="text1"/>
          <w:sz w:val="20"/>
          <w:szCs w:val="20"/>
          <w:lang w:eastAsia="de-DE"/>
        </w:rPr>
        <w:t xml:space="preserve">Derzeit befinde ich mich in der Übergangsphase zwischen meinem abgeschlossenen Abitur </w:t>
      </w:r>
      <w:del w:id="0" w:author="David Döbele" w:date="2026-08-02T15:52:00Z" w16du:dateUtc="2026-08-02T13:52:00Z">
        <w:r w:rsidRPr="002B3300" w:rsidDel="007C6D01">
          <w:rPr>
            <w:rFonts w:ascii="Georgia" w:eastAsiaTheme="minorEastAsia" w:hAnsi="Georgia" w:cs="Times New Roman"/>
            <w:color w:val="000000" w:themeColor="text1"/>
            <w:sz w:val="20"/>
            <w:szCs w:val="20"/>
            <w:lang w:eastAsia="de-DE"/>
          </w:rPr>
          <w:delText xml:space="preserve">an der Freien Montessorischule Huckepack in Dresden mit wirtschaftswissenschaftlichem Schwerpunkt </w:delText>
        </w:r>
      </w:del>
      <w:r w:rsidRPr="002B3300">
        <w:rPr>
          <w:rFonts w:ascii="Georgia" w:eastAsiaTheme="minorEastAsia" w:hAnsi="Georgia" w:cs="Times New Roman"/>
          <w:color w:val="000000" w:themeColor="text1"/>
          <w:sz w:val="20"/>
          <w:szCs w:val="20"/>
          <w:lang w:eastAsia="de-DE"/>
        </w:rPr>
        <w:t xml:space="preserve">und meinem ab September 2026 beginnenden B.Sc. in Business Administration an der Frankfurt School of Finance &amp; Management. </w:t>
      </w:r>
      <w:r w:rsidR="00DD21DB">
        <w:rPr>
          <w:rFonts w:ascii="Georgia" w:eastAsiaTheme="minorEastAsia" w:hAnsi="Georgia" w:cs="Times New Roman"/>
          <w:color w:val="000000" w:themeColor="text1"/>
          <w:sz w:val="20"/>
          <w:szCs w:val="20"/>
          <w:lang w:eastAsia="de-DE"/>
        </w:rPr>
        <w:t>So</w:t>
      </w:r>
      <w:r w:rsidRPr="002B3300">
        <w:rPr>
          <w:rFonts w:ascii="Georgia" w:eastAsiaTheme="minorEastAsia" w:hAnsi="Georgia" w:cs="Times New Roman"/>
          <w:color w:val="000000" w:themeColor="text1"/>
          <w:sz w:val="20"/>
          <w:szCs w:val="20"/>
          <w:lang w:eastAsia="de-DE"/>
        </w:rPr>
        <w:t xml:space="preserve"> konnte ich insbesondere durch meine Leistungskurse in Volks- und Betriebswirtschaftslehre mit Rechnungswesen sowie Mathematik ein ausgeprägtes Interesse an wirtschaftlichen und analytischen Fragestellungen entwickeln. Bei meinem aktuellen Praktikum in der M&amp;A-Beratung bei REM TRANSACTION unterstütze ich das Deal-Team bei laufenden Sell-Side- und Buy-Side-Mandaten im Services-, AgTech-, Industrials- und Automotive-Sektor mit Enterprise Values von €5-50m. Dabei wirke ich unter anderem an der Erstellung von Teasern, Information Memoranda und Management-Präsentationen sowie an der Vorbereitung und Koordination von Investoren- und Bankenansprachen mit. Besonders viel Freude bereitet es mir, mich schnell in unterschiedliche Geschäftsmodelle einzuarbeiten und die wesentlichen Zusammenhänge eines Unternehmens zu verstehen. Diese analytischen Fähigkeiten, die ich auch durch mein Abitur mit der Note 1,1 und meine</w:t>
      </w:r>
      <w:r w:rsidR="000A11CB">
        <w:rPr>
          <w:rFonts w:ascii="Georgia" w:eastAsiaTheme="minorEastAsia" w:hAnsi="Georgia" w:cs="Times New Roman"/>
          <w:color w:val="000000" w:themeColor="text1"/>
          <w:sz w:val="20"/>
          <w:szCs w:val="20"/>
          <w:lang w:eastAsia="de-DE"/>
        </w:rPr>
        <w:t>n</w:t>
      </w:r>
      <w:r w:rsidRPr="002B3300">
        <w:rPr>
          <w:rFonts w:ascii="Georgia" w:eastAsiaTheme="minorEastAsia" w:hAnsi="Georgia" w:cs="Times New Roman"/>
          <w:color w:val="000000" w:themeColor="text1"/>
          <w:sz w:val="20"/>
          <w:szCs w:val="20"/>
          <w:lang w:eastAsia="de-DE"/>
        </w:rPr>
        <w:t xml:space="preserve"> Leistungen in Mathematik und Wirtschaftswissenschaften unter Beweis stellen konnte, möchte ich nun ausgesprochen gerne im Rahmen eines Praktikums im Equity Capital Markets unter Beweis stellen und meine Karriere damit auf den Bereich Investment Banking und insbesondere die Kapitalmärkte weiter ausrichten.</w:t>
      </w:r>
    </w:p>
    <w:p w14:paraId="4CF085A1" w14:textId="77777777" w:rsidR="00453C11" w:rsidRPr="002B3300" w:rsidRDefault="00453C11" w:rsidP="001A4DEB">
      <w:pPr>
        <w:spacing w:before="100" w:beforeAutospacing="1" w:after="100" w:afterAutospacing="1" w:line="240" w:lineRule="auto"/>
        <w:jc w:val="both"/>
        <w:rPr>
          <w:rFonts w:ascii="Georgia" w:eastAsiaTheme="minorEastAsia" w:hAnsi="Georgia" w:cs="Times New Roman"/>
          <w:color w:val="000000" w:themeColor="text1"/>
          <w:sz w:val="20"/>
          <w:szCs w:val="20"/>
          <w:lang w:eastAsia="de-DE"/>
        </w:rPr>
      </w:pPr>
      <w:r w:rsidRPr="002B3300">
        <w:rPr>
          <w:rFonts w:ascii="Georgia" w:eastAsiaTheme="minorEastAsia" w:hAnsi="Georgia" w:cs="Times New Roman"/>
          <w:color w:val="000000" w:themeColor="text1"/>
          <w:sz w:val="20"/>
          <w:szCs w:val="20"/>
          <w:lang w:eastAsia="de-DE"/>
        </w:rPr>
        <w:t>Berenberg scheint mir für dieses Praktikum ideal. Als führende europäische Privatbank mit einer starken Position im Equity Capital Markets bietet Ihr Unternehmen die Möglichkeit, an anspruchsvollen Kapitalmarkttransaktionen in der DACH-Region und weiteren europäischen Märkten mitzuwirken. Besonders fasziniert mich dabei die Kombination aus der direkten Einbindung in laufende Transaktionen wie IPOs, Kapitalerhöhungen und Secondary Placements, der Erstellung von Präsentationen und Transaktionsunterlagen sowie der Durchführung anspruchsvoller Unternehmens- und Sektoranalysen. Bemerkenswert finde ich auch die enge Zusammenarbeit mit den verbundenen Origination- und Equity-Syndicate-Teams sowie die Möglichkeit, direkt mit erfahrenen Kollegen und führenden Entscheidungsträgern an Live-Mandaten und Pitches zu arbeiten. Dies bietet aus meiner Sicht ein ideales Umfeld, um meine bisherigen Erfahrungen aus der M&amp;A-Beratung um einen tiefgehenden Einblick in die Eigenkapitalmärkte zu erweitern.</w:t>
      </w:r>
    </w:p>
    <w:p w14:paraId="424360AF" w14:textId="09353247" w:rsidR="00453C11" w:rsidRPr="002B3300" w:rsidRDefault="00453C11" w:rsidP="001A4DEB">
      <w:pPr>
        <w:spacing w:before="100" w:beforeAutospacing="1" w:after="100" w:afterAutospacing="1" w:line="240" w:lineRule="auto"/>
        <w:jc w:val="both"/>
        <w:rPr>
          <w:rFonts w:ascii="Georgia" w:eastAsiaTheme="minorEastAsia" w:hAnsi="Georgia" w:cs="Times New Roman"/>
          <w:color w:val="000000" w:themeColor="text1"/>
          <w:sz w:val="20"/>
          <w:szCs w:val="20"/>
          <w:lang w:eastAsia="de-DE"/>
        </w:rPr>
      </w:pPr>
      <w:r w:rsidRPr="002B3300">
        <w:rPr>
          <w:rFonts w:ascii="Georgia" w:eastAsiaTheme="minorEastAsia" w:hAnsi="Georgia" w:cs="Times New Roman"/>
          <w:color w:val="000000" w:themeColor="text1"/>
          <w:sz w:val="20"/>
          <w:szCs w:val="20"/>
          <w:lang w:eastAsia="de-DE"/>
        </w:rPr>
        <w:t xml:space="preserve">Von dem Praktikum im Equity Capital Markets erhoffe ich mir neben der steilen Lernkurve </w:t>
      </w:r>
      <w:r w:rsidR="007B078B">
        <w:rPr>
          <w:rFonts w:ascii="Georgia" w:eastAsiaTheme="minorEastAsia" w:hAnsi="Georgia" w:cs="Times New Roman"/>
          <w:color w:val="000000" w:themeColor="text1"/>
          <w:sz w:val="20"/>
          <w:szCs w:val="20"/>
          <w:lang w:eastAsia="de-DE"/>
        </w:rPr>
        <w:t>auch</w:t>
      </w:r>
      <w:r w:rsidRPr="002B3300">
        <w:rPr>
          <w:rFonts w:ascii="Georgia" w:eastAsiaTheme="minorEastAsia" w:hAnsi="Georgia" w:cs="Times New Roman"/>
          <w:color w:val="000000" w:themeColor="text1"/>
          <w:sz w:val="20"/>
          <w:szCs w:val="20"/>
          <w:lang w:eastAsia="de-DE"/>
        </w:rPr>
        <w:t xml:space="preserve"> die Möglichkeit, meine eigenen Ideen und bisherigen Erfahrungen mehrwertschaffend einbringen zu können. Ich bin mir sicher, dass ich durch mein starkes Interesse am Investment Banking und an den Kapitalmärkten, meine hohe Einsatzbereitschaft sowie meine bisherigen Praxiserfahrungen eine Bereicherung für Ihr Team sein werde und würde mich sehr darüber freuen, Sie auch in einem persönlichen Gespräch von mir überzeugen zu dürfen.</w:t>
      </w:r>
    </w:p>
    <w:p w14:paraId="44EC8065" w14:textId="77777777" w:rsidR="0057319B" w:rsidRDefault="00453C11" w:rsidP="001A4DEB">
      <w:pPr>
        <w:spacing w:before="100" w:beforeAutospacing="1" w:after="100" w:afterAutospacing="1" w:line="240" w:lineRule="auto"/>
        <w:jc w:val="both"/>
        <w:rPr>
          <w:rFonts w:ascii="Georgia" w:eastAsiaTheme="minorEastAsia" w:hAnsi="Georgia" w:cs="Times New Roman"/>
          <w:color w:val="000000" w:themeColor="text1"/>
          <w:sz w:val="20"/>
          <w:szCs w:val="20"/>
          <w:lang w:eastAsia="de-DE"/>
        </w:rPr>
      </w:pPr>
      <w:r w:rsidRPr="002B3300">
        <w:rPr>
          <w:rFonts w:ascii="Georgia" w:eastAsiaTheme="minorEastAsia" w:hAnsi="Georgia" w:cs="Times New Roman"/>
          <w:color w:val="000000" w:themeColor="text1"/>
          <w:sz w:val="20"/>
          <w:szCs w:val="20"/>
          <w:lang w:eastAsia="de-DE"/>
        </w:rPr>
        <w:t>Mit freundlichen Grüßen</w:t>
      </w:r>
    </w:p>
    <w:p w14:paraId="3BDB02BA" w14:textId="0F8D907B" w:rsidR="00BB3512" w:rsidRPr="0057319B" w:rsidRDefault="00453C11" w:rsidP="001A4DEB">
      <w:pPr>
        <w:spacing w:before="100" w:beforeAutospacing="1" w:after="100" w:afterAutospacing="1" w:line="240" w:lineRule="auto"/>
        <w:jc w:val="both"/>
        <w:rPr>
          <w:rFonts w:ascii="Georgia" w:eastAsiaTheme="minorEastAsia" w:hAnsi="Georgia" w:cs="Times New Roman"/>
          <w:color w:val="000000" w:themeColor="text1"/>
          <w:sz w:val="20"/>
          <w:szCs w:val="20"/>
          <w:lang w:eastAsia="de-DE"/>
        </w:rPr>
      </w:pPr>
      <w:r w:rsidRPr="002B3300">
        <w:rPr>
          <w:rFonts w:ascii="Georgia" w:eastAsiaTheme="minorEastAsia" w:hAnsi="Georgia" w:cs="Times New Roman"/>
          <w:color w:val="000000" w:themeColor="text1"/>
          <w:sz w:val="20"/>
          <w:szCs w:val="20"/>
          <w:lang w:eastAsia="de-DE"/>
        </w:rPr>
        <w:t>Janek Schachtschabel</w:t>
      </w:r>
    </w:p>
    <w:sectPr w:rsidR="00BB3512" w:rsidRPr="0057319B" w:rsidSect="00474FC2">
      <w:pgSz w:w="11906" w:h="16838"/>
      <w:pgMar w:top="964" w:right="1247" w:bottom="964"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457A15" w14:textId="77777777" w:rsidR="00A9440F" w:rsidRDefault="00A9440F" w:rsidP="003E190D">
      <w:pPr>
        <w:spacing w:after="0" w:line="240" w:lineRule="auto"/>
      </w:pPr>
      <w:r>
        <w:separator/>
      </w:r>
    </w:p>
  </w:endnote>
  <w:endnote w:type="continuationSeparator" w:id="0">
    <w:p w14:paraId="73EED6B7" w14:textId="77777777" w:rsidR="00A9440F" w:rsidRDefault="00A9440F" w:rsidP="003E1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7795B5" w14:textId="77777777" w:rsidR="00A9440F" w:rsidRDefault="00A9440F" w:rsidP="003E190D">
      <w:pPr>
        <w:spacing w:after="0" w:line="240" w:lineRule="auto"/>
      </w:pPr>
      <w:r>
        <w:separator/>
      </w:r>
    </w:p>
  </w:footnote>
  <w:footnote w:type="continuationSeparator" w:id="0">
    <w:p w14:paraId="32280F08" w14:textId="77777777" w:rsidR="00A9440F" w:rsidRDefault="00A9440F" w:rsidP="003E190D">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3344"/>
    <w:rsid w:val="00034B68"/>
    <w:rsid w:val="0004591A"/>
    <w:rsid w:val="00046459"/>
    <w:rsid w:val="000555E4"/>
    <w:rsid w:val="0005670D"/>
    <w:rsid w:val="000710B0"/>
    <w:rsid w:val="00073C82"/>
    <w:rsid w:val="000A11CB"/>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A4DEB"/>
    <w:rsid w:val="001A7517"/>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5B9F"/>
    <w:rsid w:val="002B3300"/>
    <w:rsid w:val="002D309E"/>
    <w:rsid w:val="002D594E"/>
    <w:rsid w:val="002E39B8"/>
    <w:rsid w:val="002F51FA"/>
    <w:rsid w:val="00311A15"/>
    <w:rsid w:val="003250EA"/>
    <w:rsid w:val="003421B1"/>
    <w:rsid w:val="00375D2D"/>
    <w:rsid w:val="00380DF7"/>
    <w:rsid w:val="003811BC"/>
    <w:rsid w:val="0038671F"/>
    <w:rsid w:val="003947A8"/>
    <w:rsid w:val="003D464F"/>
    <w:rsid w:val="003D5D1E"/>
    <w:rsid w:val="003E190D"/>
    <w:rsid w:val="003F3290"/>
    <w:rsid w:val="003F688C"/>
    <w:rsid w:val="00415608"/>
    <w:rsid w:val="00424CAF"/>
    <w:rsid w:val="00434D23"/>
    <w:rsid w:val="004403CB"/>
    <w:rsid w:val="00453C11"/>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65E06"/>
    <w:rsid w:val="005705F7"/>
    <w:rsid w:val="00570B1D"/>
    <w:rsid w:val="0057319B"/>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1C1B"/>
    <w:rsid w:val="00647413"/>
    <w:rsid w:val="006502BE"/>
    <w:rsid w:val="006A7895"/>
    <w:rsid w:val="006B302C"/>
    <w:rsid w:val="006D2592"/>
    <w:rsid w:val="006F58EC"/>
    <w:rsid w:val="00706233"/>
    <w:rsid w:val="007251EA"/>
    <w:rsid w:val="007340D7"/>
    <w:rsid w:val="007472BD"/>
    <w:rsid w:val="00755A3D"/>
    <w:rsid w:val="007675B1"/>
    <w:rsid w:val="00771A97"/>
    <w:rsid w:val="00797EF1"/>
    <w:rsid w:val="007A3246"/>
    <w:rsid w:val="007A64C5"/>
    <w:rsid w:val="007A719D"/>
    <w:rsid w:val="007B078B"/>
    <w:rsid w:val="007B1B2B"/>
    <w:rsid w:val="007C59D2"/>
    <w:rsid w:val="007C6D01"/>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310E8"/>
    <w:rsid w:val="009402D4"/>
    <w:rsid w:val="00991E04"/>
    <w:rsid w:val="009A256E"/>
    <w:rsid w:val="009D07DC"/>
    <w:rsid w:val="009D3BBF"/>
    <w:rsid w:val="009F46A7"/>
    <w:rsid w:val="009F6454"/>
    <w:rsid w:val="00A1282E"/>
    <w:rsid w:val="00A1289E"/>
    <w:rsid w:val="00A14247"/>
    <w:rsid w:val="00A40D57"/>
    <w:rsid w:val="00A44493"/>
    <w:rsid w:val="00A53760"/>
    <w:rsid w:val="00A66ED4"/>
    <w:rsid w:val="00A84DA1"/>
    <w:rsid w:val="00A9440F"/>
    <w:rsid w:val="00AA2791"/>
    <w:rsid w:val="00AA4C7C"/>
    <w:rsid w:val="00AB4CD0"/>
    <w:rsid w:val="00AC61EE"/>
    <w:rsid w:val="00AC66C4"/>
    <w:rsid w:val="00AC7086"/>
    <w:rsid w:val="00AE26F5"/>
    <w:rsid w:val="00AE3A33"/>
    <w:rsid w:val="00B10344"/>
    <w:rsid w:val="00B135CE"/>
    <w:rsid w:val="00B339B8"/>
    <w:rsid w:val="00B346A7"/>
    <w:rsid w:val="00B43970"/>
    <w:rsid w:val="00B50A34"/>
    <w:rsid w:val="00B54C38"/>
    <w:rsid w:val="00B5613E"/>
    <w:rsid w:val="00B57CB1"/>
    <w:rsid w:val="00B64632"/>
    <w:rsid w:val="00B77DCE"/>
    <w:rsid w:val="00B81B0E"/>
    <w:rsid w:val="00B87CA9"/>
    <w:rsid w:val="00B9666E"/>
    <w:rsid w:val="00BB3512"/>
    <w:rsid w:val="00BB3C75"/>
    <w:rsid w:val="00BC5172"/>
    <w:rsid w:val="00BF522D"/>
    <w:rsid w:val="00C0214A"/>
    <w:rsid w:val="00C030C1"/>
    <w:rsid w:val="00C1562F"/>
    <w:rsid w:val="00C247B2"/>
    <w:rsid w:val="00C50A86"/>
    <w:rsid w:val="00C6717B"/>
    <w:rsid w:val="00C71380"/>
    <w:rsid w:val="00C87DD5"/>
    <w:rsid w:val="00C9003C"/>
    <w:rsid w:val="00C97ECA"/>
    <w:rsid w:val="00CA1160"/>
    <w:rsid w:val="00CA473C"/>
    <w:rsid w:val="00CA702E"/>
    <w:rsid w:val="00CA7350"/>
    <w:rsid w:val="00CB3334"/>
    <w:rsid w:val="00CB639D"/>
    <w:rsid w:val="00CD51E6"/>
    <w:rsid w:val="00CE433B"/>
    <w:rsid w:val="00CF1F99"/>
    <w:rsid w:val="00D70855"/>
    <w:rsid w:val="00D71D8E"/>
    <w:rsid w:val="00D9281A"/>
    <w:rsid w:val="00DA3404"/>
    <w:rsid w:val="00DA524B"/>
    <w:rsid w:val="00DB471D"/>
    <w:rsid w:val="00DD1863"/>
    <w:rsid w:val="00DD21DB"/>
    <w:rsid w:val="00DD3349"/>
    <w:rsid w:val="00DD54E1"/>
    <w:rsid w:val="00DD6747"/>
    <w:rsid w:val="00DE1FBC"/>
    <w:rsid w:val="00DE5C3D"/>
    <w:rsid w:val="00E02500"/>
    <w:rsid w:val="00E12ED8"/>
    <w:rsid w:val="00E162C9"/>
    <w:rsid w:val="00E3005D"/>
    <w:rsid w:val="00E30491"/>
    <w:rsid w:val="00E473ED"/>
    <w:rsid w:val="00E47DAF"/>
    <w:rsid w:val="00E50BF7"/>
    <w:rsid w:val="00E62550"/>
    <w:rsid w:val="00E83116"/>
    <w:rsid w:val="00E914E5"/>
    <w:rsid w:val="00E91B86"/>
    <w:rsid w:val="00EA4435"/>
    <w:rsid w:val="00EA6CEC"/>
    <w:rsid w:val="00EA7AC2"/>
    <w:rsid w:val="00EB5158"/>
    <w:rsid w:val="00EC000C"/>
    <w:rsid w:val="00EF2FD5"/>
    <w:rsid w:val="00F11473"/>
    <w:rsid w:val="00F253C5"/>
    <w:rsid w:val="00F30624"/>
    <w:rsid w:val="00F4717F"/>
    <w:rsid w:val="00F5301B"/>
    <w:rsid w:val="00F55CE3"/>
    <w:rsid w:val="00F56653"/>
    <w:rsid w:val="00F74175"/>
    <w:rsid w:val="00F75B22"/>
    <w:rsid w:val="00F92A04"/>
    <w:rsid w:val="00F955E6"/>
    <w:rsid w:val="00FA4972"/>
    <w:rsid w:val="00FA5291"/>
    <w:rsid w:val="00FD7864"/>
    <w:rsid w:val="00FE4EAA"/>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opfzeile">
    <w:name w:val="header"/>
    <w:basedOn w:val="Standard"/>
    <w:link w:val="KopfzeileZchn"/>
    <w:uiPriority w:val="99"/>
    <w:unhideWhenUsed/>
    <w:rsid w:val="003E190D"/>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3E190D"/>
  </w:style>
  <w:style w:type="paragraph" w:styleId="Fuzeile">
    <w:name w:val="footer"/>
    <w:basedOn w:val="Standard"/>
    <w:link w:val="FuzeileZchn"/>
    <w:uiPriority w:val="99"/>
    <w:unhideWhenUsed/>
    <w:rsid w:val="003E190D"/>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3E190D"/>
  </w:style>
  <w:style w:type="paragraph" w:styleId="berarbeitung">
    <w:name w:val="Revision"/>
    <w:hidden/>
    <w:uiPriority w:val="99"/>
    <w:semiHidden/>
    <w:rsid w:val="007C6D0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581</Words>
  <Characters>3664</Characters>
  <Application>Microsoft Office Word</Application>
  <DocSecurity>0</DocSecurity>
  <Lines>30</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29</cp:revision>
  <dcterms:created xsi:type="dcterms:W3CDTF">2026-08-01T11:34:00Z</dcterms:created>
  <dcterms:modified xsi:type="dcterms:W3CDTF">2026-08-02T13:52:00Z</dcterms:modified>
</cp:coreProperties>
</file>