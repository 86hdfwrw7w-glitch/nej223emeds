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284"/>
        <w:gridCol w:w="1134"/>
        <w:gridCol w:w="283"/>
        <w:gridCol w:w="142"/>
        <w:gridCol w:w="425"/>
        <w:gridCol w:w="284"/>
        <w:gridCol w:w="709"/>
        <w:gridCol w:w="1842"/>
        <w:tblGridChange w:id="0">
          <w:tblGrid>
            <w:gridCol w:w="1418"/>
            <w:gridCol w:w="3685"/>
            <w:gridCol w:w="284"/>
            <w:gridCol w:w="1134"/>
            <w:gridCol w:w="283"/>
            <w:gridCol w:w="142"/>
            <w:gridCol w:w="425"/>
            <w:gridCol w:w="284"/>
            <w:gridCol w:w="709"/>
            <w:gridCol w:w="1842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3118C9F4" w14:textId="77777777" w:rsidR="004D7999" w:rsidRDefault="004D799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44D6A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 xml:space="preserve">Denis </w:t>
            </w:r>
            <w:proofErr w:type="spellStart"/>
            <w:r w:rsidRPr="00044D6A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Mukolla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2D363F9A" w14:textId="581B79B4" w:rsidR="00F44F5F" w:rsidRPr="00F44F5F" w:rsidRDefault="00D04E9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Neue Landstraße 85b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Ritterhude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27721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2E9F06E9" w:rsidR="00F44F5F" w:rsidRPr="00F44F5F" w:rsidRDefault="00D04E92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Denis.</w:t>
            </w:r>
            <w:r w:rsidR="00785256">
              <w:rPr>
                <w:rFonts w:ascii="Times New Roman" w:hAnsi="Times New Roman" w:cs="Times New Roman"/>
                <w:bCs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ukolla@whu.edu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67726427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3CC879D5" w:rsidR="002508C2" w:rsidRPr="003325EB" w:rsidRDefault="003325EB" w:rsidP="003325EB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</w:rPr>
              <w:t>STUDIUM &amp; SCHULAUSBILDUNG</w:t>
            </w:r>
          </w:p>
        </w:tc>
      </w:tr>
      <w:tr w:rsidR="00B138CB" w:rsidRPr="00F44F5F" w14:paraId="7D1DEBF7" w14:textId="77777777" w:rsidTr="004A6C43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50449875" w:rsidR="00B138CB" w:rsidRPr="00B138CB" w:rsidRDefault="00B138CB" w:rsidP="00B138C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504D8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WH</w:t>
            </w: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U </w:t>
            </w:r>
            <w:r w:rsidRPr="007504D8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–</w:t>
            </w: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 </w:t>
            </w:r>
            <w:r w:rsidRPr="007504D8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Otto </w:t>
            </w:r>
            <w:proofErr w:type="spellStart"/>
            <w:r w:rsidRPr="007504D8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Beisheim</w:t>
            </w:r>
            <w:proofErr w:type="spellEnd"/>
            <w:r w:rsidRPr="007504D8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 School of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58DD8FEA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Vallendar</w:t>
            </w:r>
          </w:p>
        </w:tc>
      </w:tr>
      <w:tr w:rsidR="00B138CB" w:rsidRPr="00F44F5F" w14:paraId="61E5D482" w14:textId="77777777" w:rsidTr="003248B3">
        <w:tc>
          <w:tcPr>
            <w:tcW w:w="8364" w:type="dxa"/>
            <w:gridSpan w:val="9"/>
          </w:tcPr>
          <w:p w14:paraId="11CB9A0F" w14:textId="3873B7F1" w:rsidR="00B138CB" w:rsidRPr="007B331D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B331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M.Sc. in Management (Note: 1,2) – Top 5%</w:t>
            </w:r>
          </w:p>
        </w:tc>
        <w:tc>
          <w:tcPr>
            <w:tcW w:w="1842" w:type="dxa"/>
          </w:tcPr>
          <w:p w14:paraId="419A9228" w14:textId="6D0F7E17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138CB" w:rsidRPr="00F44F5F" w14:paraId="7EABE9F1" w14:textId="77777777" w:rsidTr="00FE0496">
        <w:tc>
          <w:tcPr>
            <w:tcW w:w="10206" w:type="dxa"/>
            <w:gridSpan w:val="10"/>
          </w:tcPr>
          <w:p w14:paraId="4C2DC89E" w14:textId="77777777" w:rsidR="00B138CB" w:rsidRPr="007B331D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7B331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Förderung durch die Studienstiftung des deutschen Volkes und das WHU </w:t>
            </w:r>
            <w:proofErr w:type="spellStart"/>
            <w:r w:rsidRPr="007B331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Social</w:t>
            </w:r>
            <w:proofErr w:type="spellEnd"/>
            <w:r w:rsidRPr="007B331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Impact Stipendium</w:t>
            </w:r>
          </w:p>
          <w:p w14:paraId="7A71E6B0" w14:textId="3E2FFAB9" w:rsidR="00B138CB" w:rsidRPr="00FE0496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7B331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Schwerpunkt in </w:t>
            </w:r>
            <w:proofErr w:type="spellStart"/>
            <w:r w:rsidRPr="007B331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Strategy</w:t>
            </w:r>
            <w:proofErr w:type="spellEnd"/>
            <w:r w:rsidRPr="007B331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&amp; Technology</w:t>
            </w:r>
          </w:p>
        </w:tc>
      </w:tr>
      <w:tr w:rsidR="00B138CB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14BF1157" w:rsidR="00B138CB" w:rsidRPr="00D04E92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138CB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City University of Hong Kong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58B446A7" w:rsidR="00B138CB" w:rsidRPr="00F44F5F" w:rsidRDefault="00B138CB" w:rsidP="00B138C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Hong Kong</w:t>
            </w:r>
          </w:p>
        </w:tc>
      </w:tr>
      <w:tr w:rsidR="00B138CB" w:rsidRPr="00F44F5F" w14:paraId="62632213" w14:textId="77777777" w:rsidTr="00FE0496">
        <w:tc>
          <w:tcPr>
            <w:tcW w:w="5387" w:type="dxa"/>
            <w:gridSpan w:val="3"/>
          </w:tcPr>
          <w:p w14:paraId="5F71027E" w14:textId="7A2642A5" w:rsidR="00B138CB" w:rsidRPr="00B138CB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proofErr w:type="spellStart"/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M.Sc</w:t>
            </w:r>
            <w:proofErr w:type="spellEnd"/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. in Management (Auslandssemester) </w:t>
            </w:r>
          </w:p>
        </w:tc>
        <w:tc>
          <w:tcPr>
            <w:tcW w:w="4819" w:type="dxa"/>
            <w:gridSpan w:val="7"/>
          </w:tcPr>
          <w:p w14:paraId="51FC9814" w14:textId="0A00C306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01/20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B138CB" w:rsidRPr="00640185" w14:paraId="4D68BFE7" w14:textId="77777777" w:rsidTr="00FE0496">
        <w:tc>
          <w:tcPr>
            <w:tcW w:w="10206" w:type="dxa"/>
            <w:gridSpan w:val="10"/>
          </w:tcPr>
          <w:p w14:paraId="54BF63E9" w14:textId="33B5E9A4" w:rsidR="00B138CB" w:rsidRPr="00B138CB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Schwerpunkt</w:t>
            </w:r>
            <w:proofErr w:type="spellEnd"/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Corporate Finance</w:t>
            </w:r>
          </w:p>
        </w:tc>
      </w:tr>
      <w:tr w:rsidR="00B138CB" w:rsidRPr="00F44F5F" w14:paraId="6B19CF91" w14:textId="77777777" w:rsidTr="00B138CB">
        <w:trPr>
          <w:trHeight w:val="340"/>
        </w:trPr>
        <w:tc>
          <w:tcPr>
            <w:tcW w:w="6521" w:type="dxa"/>
            <w:gridSpan w:val="4"/>
            <w:vAlign w:val="bottom"/>
          </w:tcPr>
          <w:p w14:paraId="54F7169D" w14:textId="355EBD61" w:rsidR="00B138CB" w:rsidRPr="00D04E92" w:rsidRDefault="00B138CB" w:rsidP="00B138C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138CB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University of North Carolina Wilmington</w:t>
            </w: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Pr="00B138CB"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>[Double Degree]</w:t>
            </w:r>
          </w:p>
        </w:tc>
        <w:tc>
          <w:tcPr>
            <w:tcW w:w="3685" w:type="dxa"/>
            <w:gridSpan w:val="6"/>
            <w:vAlign w:val="bottom"/>
          </w:tcPr>
          <w:p w14:paraId="262B6DA3" w14:textId="4E020448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Wilmington, USA</w:t>
            </w:r>
          </w:p>
        </w:tc>
      </w:tr>
      <w:tr w:rsidR="00B138CB" w:rsidRPr="00F44F5F" w14:paraId="263521E3" w14:textId="77777777" w:rsidTr="004A6C43">
        <w:trPr>
          <w:trHeight w:val="164"/>
        </w:trPr>
        <w:tc>
          <w:tcPr>
            <w:tcW w:w="6946" w:type="dxa"/>
            <w:gridSpan w:val="6"/>
          </w:tcPr>
          <w:p w14:paraId="36282A3A" w14:textId="3FCD2381" w:rsidR="00B138CB" w:rsidRPr="00B138CB" w:rsidRDefault="00B138CB" w:rsidP="00B138C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B138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B.Sc. in Business Administration (Note: 4,0; Skala 4,0 – 1,0, 4,0 am </w:t>
            </w:r>
            <w:proofErr w:type="spellStart"/>
            <w:r w:rsidRPr="00B138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besten</w:t>
            </w:r>
            <w:proofErr w:type="spellEnd"/>
            <w:r w:rsidRPr="00B138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– Top 1%</w:t>
            </w:r>
          </w:p>
        </w:tc>
        <w:tc>
          <w:tcPr>
            <w:tcW w:w="3260" w:type="dxa"/>
            <w:gridSpan w:val="4"/>
          </w:tcPr>
          <w:p w14:paraId="3DE8C75D" w14:textId="6284C3CD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138CB" w:rsidRPr="00FB0DE2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52B2830B" w14:textId="77777777" w:rsidR="00B138CB" w:rsidRPr="00B138CB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Jahrgangsbester, Summa Cum Laude, </w:t>
            </w:r>
            <w:proofErr w:type="spellStart"/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Dean’s</w:t>
            </w:r>
            <w:proofErr w:type="spellEnd"/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List</w:t>
            </w:r>
          </w:p>
          <w:p w14:paraId="6ECF7248" w14:textId="7F528353" w:rsidR="00B138CB" w:rsidRPr="004A6C43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Schwerpunkt</w:t>
            </w:r>
            <w:proofErr w:type="spellEnd"/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Entrepreneurship &amp; Business Development</w:t>
            </w:r>
          </w:p>
        </w:tc>
      </w:tr>
      <w:tr w:rsidR="00B138CB" w:rsidRPr="004A6C43" w14:paraId="55244CA8" w14:textId="77777777" w:rsidTr="00B138CB">
        <w:trPr>
          <w:trHeight w:val="340"/>
        </w:trPr>
        <w:tc>
          <w:tcPr>
            <w:tcW w:w="6521" w:type="dxa"/>
            <w:gridSpan w:val="4"/>
            <w:vAlign w:val="bottom"/>
          </w:tcPr>
          <w:p w14:paraId="3998CE7B" w14:textId="65947D8D" w:rsidR="00B138CB" w:rsidRPr="004A6C43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138CB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Hochschule Bremen </w:t>
            </w:r>
            <w:r w:rsidRPr="00B138CB"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>[Double Degree]</w:t>
            </w:r>
          </w:p>
        </w:tc>
        <w:tc>
          <w:tcPr>
            <w:tcW w:w="3685" w:type="dxa"/>
            <w:gridSpan w:val="6"/>
            <w:vAlign w:val="bottom"/>
          </w:tcPr>
          <w:p w14:paraId="5CEB979D" w14:textId="031BD0C5" w:rsidR="00B138CB" w:rsidRPr="004A6C43" w:rsidRDefault="00B138CB" w:rsidP="00B138C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Bremen</w:t>
            </w:r>
          </w:p>
        </w:tc>
      </w:tr>
      <w:tr w:rsidR="00B138CB" w:rsidRPr="004A6C43" w14:paraId="4AC1E2BB" w14:textId="77777777" w:rsidTr="00E05BA2">
        <w:trPr>
          <w:trHeight w:val="162"/>
        </w:trPr>
        <w:tc>
          <w:tcPr>
            <w:tcW w:w="6804" w:type="dxa"/>
            <w:gridSpan w:val="5"/>
          </w:tcPr>
          <w:p w14:paraId="4917A008" w14:textId="2E1F7C14" w:rsidR="00B138CB" w:rsidRPr="00B138CB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138C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B.A. in Business Administration / International Management (Note: 1,3) – Top 5%</w:t>
            </w:r>
          </w:p>
        </w:tc>
        <w:tc>
          <w:tcPr>
            <w:tcW w:w="3402" w:type="dxa"/>
            <w:gridSpan w:val="5"/>
          </w:tcPr>
          <w:p w14:paraId="79123681" w14:textId="33758116" w:rsidR="00B138CB" w:rsidRPr="004A6C43" w:rsidRDefault="00B138CB" w:rsidP="00B138C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08/2017 – 05/2019</w:t>
            </w:r>
          </w:p>
        </w:tc>
      </w:tr>
      <w:tr w:rsidR="00B138CB" w:rsidRPr="004A6C43" w14:paraId="6FBFA32C" w14:textId="77777777" w:rsidTr="00FE0496">
        <w:trPr>
          <w:trHeight w:val="57"/>
        </w:trPr>
        <w:tc>
          <w:tcPr>
            <w:tcW w:w="10206" w:type="dxa"/>
            <w:gridSpan w:val="10"/>
          </w:tcPr>
          <w:p w14:paraId="4A11C619" w14:textId="77777777" w:rsidR="00B138CB" w:rsidRPr="00B138CB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Förderung durch das DAAD HAW International Stipendium und das DAAD PROMOS Stipendium</w:t>
            </w:r>
          </w:p>
          <w:p w14:paraId="0B0F9479" w14:textId="214D4A9E" w:rsidR="00B138CB" w:rsidRPr="00E05BA2" w:rsidRDefault="00B138CB" w:rsidP="00B138C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138C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Vorsitzender des Studiengangausschusses (10/2017 – 08/2019)</w:t>
            </w:r>
          </w:p>
        </w:tc>
      </w:tr>
      <w:tr w:rsidR="00B138CB" w:rsidRPr="00F44F5F" w14:paraId="1C51E2FF" w14:textId="77777777" w:rsidTr="00B138CB">
        <w:trPr>
          <w:trHeight w:val="340"/>
        </w:trPr>
        <w:tc>
          <w:tcPr>
            <w:tcW w:w="6521" w:type="dxa"/>
            <w:gridSpan w:val="4"/>
            <w:vAlign w:val="bottom"/>
          </w:tcPr>
          <w:p w14:paraId="4BAC65D2" w14:textId="4B211FEB" w:rsidR="00B138CB" w:rsidRPr="00F44F5F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138CB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Gymnasium Ritterhude</w:t>
            </w:r>
          </w:p>
        </w:tc>
        <w:tc>
          <w:tcPr>
            <w:tcW w:w="3685" w:type="dxa"/>
            <w:gridSpan w:val="6"/>
            <w:vAlign w:val="bottom"/>
          </w:tcPr>
          <w:p w14:paraId="2FCB10D7" w14:textId="09828427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Ritterhude</w:t>
            </w:r>
          </w:p>
        </w:tc>
      </w:tr>
      <w:tr w:rsidR="00B138CB" w:rsidRPr="00F44F5F" w14:paraId="312B82BC" w14:textId="77777777" w:rsidTr="00B138CB">
        <w:tc>
          <w:tcPr>
            <w:tcW w:w="6521" w:type="dxa"/>
            <w:gridSpan w:val="4"/>
          </w:tcPr>
          <w:p w14:paraId="1CEE182B" w14:textId="32AD0DFE" w:rsidR="00B138CB" w:rsidRPr="005E564C" w:rsidRDefault="00B138CB" w:rsidP="00B138C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564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Allgemeine Hochschulreife (Note: 1,7)</w:t>
            </w:r>
          </w:p>
        </w:tc>
        <w:tc>
          <w:tcPr>
            <w:tcW w:w="3685" w:type="dxa"/>
            <w:gridSpan w:val="6"/>
          </w:tcPr>
          <w:p w14:paraId="7521EA6E" w14:textId="396ACE18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B138CB" w:rsidRPr="00F44F5F" w14:paraId="3A2665B3" w14:textId="77777777" w:rsidTr="007B331D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B138CB" w:rsidRPr="00F44F5F" w:rsidRDefault="00B138CB" w:rsidP="00B138CB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B138CB">
              <w:rPr>
                <w:rFonts w:ascii="Times New Roman" w:hAnsi="Times New Roman" w:cs="Times New Roman"/>
                <w:sz w:val="28"/>
              </w:rPr>
              <w:t>PRAKTISCHE ERFAHRUNGEN</w:t>
            </w:r>
          </w:p>
        </w:tc>
      </w:tr>
      <w:tr w:rsidR="00B138CB" w:rsidRPr="00F44F5F" w14:paraId="127C64E2" w14:textId="77777777" w:rsidTr="007B331D">
        <w:trPr>
          <w:trHeight w:val="346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1F48040D" w:rsidR="00B138CB" w:rsidRPr="003248B3" w:rsidRDefault="00B138CB" w:rsidP="00B138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48B3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Oliver Wyman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477D597" w:rsidR="00B138CB" w:rsidRPr="00F44F5F" w:rsidRDefault="00B138CB" w:rsidP="00B138C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B138CB" w:rsidRPr="00F44F5F" w14:paraId="335D84E9" w14:textId="77777777" w:rsidTr="007B331D">
        <w:trPr>
          <w:trHeight w:val="164"/>
        </w:trPr>
        <w:tc>
          <w:tcPr>
            <w:tcW w:w="8364" w:type="dxa"/>
            <w:gridSpan w:val="9"/>
          </w:tcPr>
          <w:p w14:paraId="20B1570F" w14:textId="7DCD8D40" w:rsidR="00B138CB" w:rsidRPr="00B138CB" w:rsidRDefault="00B138CB" w:rsidP="00B138C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138CB">
              <w:rPr>
                <w:rFonts w:ascii="Times New Roman" w:hAnsi="Times New Roman" w:cs="Times New Roman"/>
                <w:sz w:val="20"/>
                <w:szCs w:val="20"/>
              </w:rPr>
              <w:t>Praktikant in der Strategieberatung (Klient: Großer deutscher Übertragungsnetzbetreiber für Energie)</w:t>
            </w:r>
          </w:p>
        </w:tc>
        <w:tc>
          <w:tcPr>
            <w:tcW w:w="1842" w:type="dxa"/>
          </w:tcPr>
          <w:p w14:paraId="0475B997" w14:textId="35F917EC" w:rsidR="00B138CB" w:rsidRPr="00F44F5F" w:rsidRDefault="003248B3" w:rsidP="00B138C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B138C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B138C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="00B138CB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</w:tr>
      <w:tr w:rsidR="00B138CB" w:rsidRPr="00F44F5F" w14:paraId="54C3D64C" w14:textId="77777777" w:rsidTr="00FE0496">
        <w:tc>
          <w:tcPr>
            <w:tcW w:w="10206" w:type="dxa"/>
            <w:gridSpan w:val="10"/>
          </w:tcPr>
          <w:p w14:paraId="71826AD8" w14:textId="77777777" w:rsidR="00B138CB" w:rsidRPr="00B138CB" w:rsidRDefault="00B138CB" w:rsidP="00B138C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Unterstützung in der Konzeption, Durchführung und Auswertung einer </w:t>
            </w:r>
            <w:proofErr w:type="spellStart"/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Bottom-up</w:t>
            </w:r>
            <w:proofErr w:type="spellEnd"/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Aktivitätenerhebung für 20+ Fachgebiete zur Identifikation von Effizienzhebeln als Beitrag zu einem Kostenersparnis von &gt;27 Mio. € bis 2028</w:t>
            </w:r>
          </w:p>
          <w:p w14:paraId="6DD9BA0F" w14:textId="51F1D30A" w:rsidR="00B138CB" w:rsidRPr="00FE0496" w:rsidRDefault="00B138CB" w:rsidP="00B138C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Mitwirkung in der Konzeption und Aggregation von Business Cases zur Quantifizierung von Einsparpotentialen in Hö</w:t>
            </w:r>
            <w:ins w:id="1" w:author="David Döbele" w:date="2023-02-07T19:17:00Z">
              <w:r w:rsidR="00FB0DE2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h</w:t>
              </w:r>
            </w:ins>
            <w:del w:id="2" w:author="David Döbele" w:date="2023-02-07T19:17:00Z">
              <w:r w:rsidRPr="00B138CB" w:rsidDel="00FB0DE2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g</w:delText>
              </w:r>
            </w:del>
            <w:r w:rsidRPr="00B138C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 von. insgesamt 5 Mio. € sowie in der Vorbereitung von wöchentlichen Workshops mit der Geschäftsführung</w:t>
            </w:r>
          </w:p>
        </w:tc>
      </w:tr>
      <w:tr w:rsidR="00B138CB" w:rsidRPr="00F44F5F" w14:paraId="45404236" w14:textId="77777777" w:rsidTr="003248B3">
        <w:trPr>
          <w:trHeight w:val="346"/>
        </w:trPr>
        <w:tc>
          <w:tcPr>
            <w:tcW w:w="8364" w:type="dxa"/>
            <w:gridSpan w:val="9"/>
            <w:vAlign w:val="bottom"/>
          </w:tcPr>
          <w:p w14:paraId="3CF978EE" w14:textId="3F986105" w:rsidR="00B138CB" w:rsidRPr="00F44F5F" w:rsidRDefault="003248B3" w:rsidP="003248B3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3248B3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Arthur D. Little GmbH</w:t>
            </w:r>
          </w:p>
        </w:tc>
        <w:tc>
          <w:tcPr>
            <w:tcW w:w="1842" w:type="dxa"/>
            <w:vAlign w:val="bottom"/>
          </w:tcPr>
          <w:p w14:paraId="49A11F72" w14:textId="19239706" w:rsidR="00B138CB" w:rsidRPr="00F44F5F" w:rsidRDefault="00B138CB" w:rsidP="00B138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</w:p>
        </w:tc>
      </w:tr>
      <w:tr w:rsidR="00B138CB" w:rsidRPr="00F44F5F" w14:paraId="16C6F7AD" w14:textId="77777777" w:rsidTr="003248B3">
        <w:trPr>
          <w:trHeight w:val="164"/>
        </w:trPr>
        <w:tc>
          <w:tcPr>
            <w:tcW w:w="8364" w:type="dxa"/>
            <w:gridSpan w:val="9"/>
          </w:tcPr>
          <w:p w14:paraId="5D8760E9" w14:textId="7B754BF7" w:rsidR="00B138CB" w:rsidRPr="003248B3" w:rsidRDefault="003248B3" w:rsidP="00B138C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Praktikant in der Strategieberatung (Klient: Großer deutscher Tier-1 Automobilzulieferer)</w:t>
            </w:r>
          </w:p>
        </w:tc>
        <w:tc>
          <w:tcPr>
            <w:tcW w:w="1842" w:type="dxa"/>
          </w:tcPr>
          <w:p w14:paraId="2D9DB8CA" w14:textId="72478BB3" w:rsidR="00B138CB" w:rsidRPr="00F44F5F" w:rsidRDefault="00B138CB" w:rsidP="00B138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B138CB" w:rsidRPr="00F44F5F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4705ADD3" w14:textId="77777777" w:rsidR="003248B3" w:rsidRPr="003248B3" w:rsidRDefault="003248B3" w:rsidP="003248B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248B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Erstellung einer Aufgabenstrukturanalyse mit sukzessiver Ableitung von Prozessverlagerungspotenzialen inkl. Roadmap-Definition, Rollenselektion, FTE-Potenzialabschätzung und finanzieller Impact-Bewertung</w:t>
            </w:r>
          </w:p>
          <w:p w14:paraId="132465C4" w14:textId="56A2830D" w:rsidR="00B138CB" w:rsidRPr="00FE0496" w:rsidRDefault="003248B3" w:rsidP="003248B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248B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Erarbeitung einer detaillierten Zielmarktanalyse mit Fokus auf Prozessverlagerungen in europäischen Ländern auf Basis makroökonomischer, branchenspezifischer und anwendungsspezifischer Bewertungskriterien (10+ Märkte)</w:t>
            </w:r>
          </w:p>
        </w:tc>
      </w:tr>
      <w:tr w:rsidR="00B138CB" w:rsidRPr="00F44F5F" w14:paraId="4EC9DEB8" w14:textId="77777777" w:rsidTr="003248B3">
        <w:trPr>
          <w:trHeight w:val="346"/>
        </w:trPr>
        <w:tc>
          <w:tcPr>
            <w:tcW w:w="8364" w:type="dxa"/>
            <w:gridSpan w:val="9"/>
            <w:vAlign w:val="bottom"/>
          </w:tcPr>
          <w:p w14:paraId="061D97E7" w14:textId="3DB1B146" w:rsidR="00B138CB" w:rsidRPr="00F44F5F" w:rsidRDefault="003248B3" w:rsidP="003248B3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3248B3"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Mercedes-Benz AG</w:t>
            </w:r>
          </w:p>
        </w:tc>
        <w:tc>
          <w:tcPr>
            <w:tcW w:w="1842" w:type="dxa"/>
            <w:vAlign w:val="bottom"/>
          </w:tcPr>
          <w:p w14:paraId="38592414" w14:textId="711F2647" w:rsidR="00B138CB" w:rsidRPr="00F44F5F" w:rsidRDefault="003248B3" w:rsidP="00B138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Stuttgart</w:t>
            </w:r>
          </w:p>
        </w:tc>
      </w:tr>
      <w:tr w:rsidR="00B138CB" w:rsidRPr="00F44F5F" w14:paraId="0A0FFCF6" w14:textId="77777777" w:rsidTr="003248B3">
        <w:trPr>
          <w:trHeight w:val="164"/>
        </w:trPr>
        <w:tc>
          <w:tcPr>
            <w:tcW w:w="8364" w:type="dxa"/>
            <w:gridSpan w:val="9"/>
          </w:tcPr>
          <w:p w14:paraId="30382087" w14:textId="7D9C6726" w:rsidR="00B138CB" w:rsidRPr="003248B3" w:rsidRDefault="003248B3" w:rsidP="00B138C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Praktikant im strategischen Produktmanagement von Mercedes-Benz Cars (SUV-Segment)</w:t>
            </w:r>
          </w:p>
        </w:tc>
        <w:tc>
          <w:tcPr>
            <w:tcW w:w="1842" w:type="dxa"/>
          </w:tcPr>
          <w:p w14:paraId="7444AF8F" w14:textId="37AE1529" w:rsidR="00B138CB" w:rsidRPr="00F44F5F" w:rsidRDefault="00B138CB" w:rsidP="00B138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248B3" w:rsidRPr="00F44F5F" w14:paraId="4C00CD42" w14:textId="77777777" w:rsidTr="00973BE6">
        <w:trPr>
          <w:trHeight w:val="113"/>
        </w:trPr>
        <w:tc>
          <w:tcPr>
            <w:tcW w:w="10206" w:type="dxa"/>
            <w:gridSpan w:val="10"/>
          </w:tcPr>
          <w:p w14:paraId="289DF5E8" w14:textId="77777777" w:rsidR="003248B3" w:rsidRPr="003248B3" w:rsidRDefault="003248B3" w:rsidP="003248B3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248B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Strategische Unterstützung der Projektleitung zur Entwicklung einer weltweiten Neuausrichtung der Angebotslogik im Kontext strategischer Fahrzeugprojekte in Kooperation mit einer führenden Strategieberatung</w:t>
            </w:r>
          </w:p>
          <w:p w14:paraId="746118C9" w14:textId="53548D7A" w:rsidR="003248B3" w:rsidRPr="003248B3" w:rsidRDefault="003248B3" w:rsidP="003248B3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248B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Entwicklung einer optimierten Angebotslogik ab 2026 mit einem Kosteneinsparungspotenzial von &gt;500 Mio. €</w:t>
            </w:r>
            <w:r w:rsidR="005E564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sowie anschließende</w:t>
            </w:r>
            <w:r w:rsidR="008B175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="005E564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Präsentation von (Teil-) Ergebnissen in Entscheidungsgremien</w:t>
            </w:r>
          </w:p>
        </w:tc>
      </w:tr>
      <w:tr w:rsidR="00B138CB" w:rsidRPr="00F44F5F" w14:paraId="50AFEA03" w14:textId="77777777" w:rsidTr="003248B3">
        <w:trPr>
          <w:trHeight w:val="346"/>
        </w:trPr>
        <w:tc>
          <w:tcPr>
            <w:tcW w:w="8364" w:type="dxa"/>
            <w:gridSpan w:val="9"/>
            <w:vAlign w:val="bottom"/>
          </w:tcPr>
          <w:p w14:paraId="42FB0D26" w14:textId="634ED767" w:rsidR="00B138CB" w:rsidRPr="00F44F5F" w:rsidRDefault="003248B3" w:rsidP="003248B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Otto Group Digital Solutions GmbH</w:t>
            </w:r>
          </w:p>
        </w:tc>
        <w:tc>
          <w:tcPr>
            <w:tcW w:w="1842" w:type="dxa"/>
            <w:vAlign w:val="bottom"/>
          </w:tcPr>
          <w:p w14:paraId="11E31BD8" w14:textId="23E1C941" w:rsidR="00B138CB" w:rsidRPr="00F44F5F" w:rsidRDefault="003248B3" w:rsidP="00B138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</w:t>
            </w:r>
          </w:p>
        </w:tc>
      </w:tr>
      <w:tr w:rsidR="00B138CB" w:rsidRPr="00F44F5F" w14:paraId="48328CB9" w14:textId="77777777" w:rsidTr="003325EB">
        <w:trPr>
          <w:trHeight w:val="164"/>
        </w:trPr>
        <w:tc>
          <w:tcPr>
            <w:tcW w:w="8364" w:type="dxa"/>
            <w:gridSpan w:val="9"/>
          </w:tcPr>
          <w:p w14:paraId="74B74B41" w14:textId="788BDCF0" w:rsidR="00B138CB" w:rsidRPr="00D3346C" w:rsidRDefault="003248B3" w:rsidP="00B138C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D334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Praktikant</w:t>
            </w:r>
            <w:proofErr w:type="spellEnd"/>
            <w:r w:rsidRPr="00D334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der Corporate Strategy des Company Builders der OTTO Group (85 Mio. € Budget 2019)</w:t>
            </w:r>
          </w:p>
        </w:tc>
        <w:tc>
          <w:tcPr>
            <w:tcW w:w="1842" w:type="dxa"/>
          </w:tcPr>
          <w:p w14:paraId="2CB21DEB" w14:textId="399B5D0E" w:rsidR="00B138CB" w:rsidRPr="00F44F5F" w:rsidRDefault="00B138CB" w:rsidP="00B138C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 – 0</w:t>
            </w:r>
            <w:r w:rsidR="003248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B138CB" w:rsidRPr="00F44F5F" w14:paraId="7C4155D6" w14:textId="77777777" w:rsidTr="00FE0496">
        <w:tc>
          <w:tcPr>
            <w:tcW w:w="10206" w:type="dxa"/>
            <w:gridSpan w:val="10"/>
          </w:tcPr>
          <w:p w14:paraId="4052A525" w14:textId="73168051" w:rsidR="00BE2996" w:rsidRDefault="00BE2996" w:rsidP="003248B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Durchführung eigenständiger Analysen (Markt- und Wettbewerbsanalysen, Benchmarks, Geschäftsprozesse) zur anschließenden </w:t>
            </w:r>
            <w:r w:rsidRPr="00D3346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Entwicklung von Top-Management Präsentationen für die Otto Group und potenziellen Investoren </w:t>
            </w:r>
          </w:p>
          <w:p w14:paraId="3658805E" w14:textId="7BBAF799" w:rsidR="00B138CB" w:rsidRPr="00BE2996" w:rsidRDefault="003248B3" w:rsidP="00BE299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3346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Bewertung von KPIs und Budgetierungen der Portfolio Ventures (Industrien: E-Commerce, FinTech und Logistik)</w:t>
            </w:r>
          </w:p>
        </w:tc>
      </w:tr>
      <w:tr w:rsidR="003325EB" w:rsidRPr="00F44F5F" w14:paraId="45D10B89" w14:textId="77777777" w:rsidTr="003325EB">
        <w:trPr>
          <w:trHeight w:val="346"/>
        </w:trPr>
        <w:tc>
          <w:tcPr>
            <w:tcW w:w="7371" w:type="dxa"/>
            <w:gridSpan w:val="7"/>
            <w:vAlign w:val="bottom"/>
          </w:tcPr>
          <w:p w14:paraId="2AF89E25" w14:textId="710023AA" w:rsidR="003325EB" w:rsidRPr="003325EB" w:rsidRDefault="003325EB" w:rsidP="003325EB">
            <w:pP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Translink</w:t>
            </w:r>
            <w:proofErr w:type="spellEnd"/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 Corporate Finance GmbH &amp; Co. KG</w:t>
            </w:r>
          </w:p>
        </w:tc>
        <w:tc>
          <w:tcPr>
            <w:tcW w:w="2835" w:type="dxa"/>
            <w:gridSpan w:val="3"/>
            <w:vAlign w:val="bottom"/>
          </w:tcPr>
          <w:p w14:paraId="32A38278" w14:textId="1AC1D3E7" w:rsidR="003325EB" w:rsidRPr="003325EB" w:rsidRDefault="003325EB" w:rsidP="003325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Frankfurt am Main</w:t>
            </w:r>
            <w:ins w:id="3" w:author="David Döbele" w:date="2023-02-07T19:18:00Z">
              <w:r w:rsidR="00FB0DE2">
                <w:rPr>
                  <w:rFonts w:ascii="Times New Roman" w:hAnsi="Times New Roman" w:cs="Times New Roman"/>
                  <w:b/>
                  <w:bCs/>
                  <w:i w:val="0"/>
                  <w:sz w:val="20"/>
                  <w:szCs w:val="20"/>
                </w:rPr>
                <w:t xml:space="preserve"> </w:t>
              </w:r>
            </w:ins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/ Bremen</w:t>
            </w:r>
          </w:p>
        </w:tc>
      </w:tr>
      <w:tr w:rsidR="003248B3" w:rsidRPr="00F44F5F" w14:paraId="0BAD11BE" w14:textId="77777777" w:rsidTr="003325EB">
        <w:trPr>
          <w:trHeight w:val="164"/>
        </w:trPr>
        <w:tc>
          <w:tcPr>
            <w:tcW w:w="8364" w:type="dxa"/>
            <w:gridSpan w:val="9"/>
          </w:tcPr>
          <w:p w14:paraId="4387FB76" w14:textId="2FF25C03" w:rsidR="003248B3" w:rsidRPr="003325EB" w:rsidRDefault="003325EB" w:rsidP="003248B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Praktikant</w:t>
            </w:r>
            <w:proofErr w:type="spellEnd"/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Werkstudent</w:t>
            </w:r>
            <w:proofErr w:type="spellEnd"/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Mergers &amp; Acquisitions (Small </w:t>
            </w:r>
            <w:proofErr w:type="spellStart"/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und</w:t>
            </w:r>
            <w:proofErr w:type="spellEnd"/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Mid-Cap Boutique &gt;10 MA)</w:t>
            </w:r>
          </w:p>
        </w:tc>
        <w:tc>
          <w:tcPr>
            <w:tcW w:w="1842" w:type="dxa"/>
          </w:tcPr>
          <w:p w14:paraId="12B382C9" w14:textId="5F325F3A" w:rsidR="003248B3" w:rsidRPr="003325EB" w:rsidRDefault="003248B3" w:rsidP="003325E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3325E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3248B3" w:rsidRPr="00F44F5F" w14:paraId="71EEB200" w14:textId="77777777" w:rsidTr="00FE0496">
        <w:tc>
          <w:tcPr>
            <w:tcW w:w="10206" w:type="dxa"/>
            <w:gridSpan w:val="10"/>
          </w:tcPr>
          <w:p w14:paraId="1A2B6DD4" w14:textId="7AA46395" w:rsidR="003325EB" w:rsidRPr="003325EB" w:rsidRDefault="003325EB" w:rsidP="003325E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325E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Identifikation möglicher Übernahmekandi</w:t>
            </w:r>
            <w:r w:rsidR="00245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daten</w:t>
            </w:r>
            <w:r w:rsidRPr="003325E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bzw. potenzieller Käufer in Deutschland sowie International</w:t>
            </w:r>
          </w:p>
          <w:p w14:paraId="5ACA9494" w14:textId="77777777" w:rsidR="002E05A8" w:rsidRDefault="003325EB" w:rsidP="003325E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325E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Erarbeitung von Long- und Short Lists, Unternehmensprofilen sowie projektbezogenen Präsentationen </w:t>
            </w:r>
          </w:p>
          <w:p w14:paraId="484DF64D" w14:textId="633593E0" w:rsidR="003248B3" w:rsidRPr="003248B3" w:rsidRDefault="003325EB" w:rsidP="002E05A8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325E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(z. B. Teaser, </w:t>
            </w:r>
            <w:r w:rsidR="002E05A8" w:rsidRPr="003325E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Pitch Präsentationen</w:t>
            </w:r>
            <w:r w:rsidRPr="003325E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Informationsmemoranden)</w:t>
            </w:r>
          </w:p>
        </w:tc>
      </w:tr>
      <w:tr w:rsidR="00B138CB" w:rsidRPr="00F44F5F" w14:paraId="414B4085" w14:textId="77777777" w:rsidTr="003325EB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B138CB" w:rsidRPr="00F44F5F" w:rsidRDefault="00B138CB" w:rsidP="00B138C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3325EB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lastRenderedPageBreak/>
              <w:t>EXTRACURRICULARES ENGAGEMENT</w:t>
            </w:r>
          </w:p>
        </w:tc>
      </w:tr>
      <w:tr w:rsidR="005167E0" w:rsidRPr="00F44F5F" w14:paraId="74251178" w14:textId="77777777" w:rsidTr="005167E0">
        <w:trPr>
          <w:trHeight w:val="346"/>
        </w:trPr>
        <w:tc>
          <w:tcPr>
            <w:tcW w:w="8364" w:type="dxa"/>
            <w:gridSpan w:val="9"/>
            <w:tcBorders>
              <w:top w:val="single" w:sz="4" w:space="0" w:color="auto"/>
            </w:tcBorders>
            <w:vAlign w:val="bottom"/>
          </w:tcPr>
          <w:p w14:paraId="23826F21" w14:textId="66AD2B54" w:rsidR="005167E0" w:rsidRPr="00123F2D" w:rsidRDefault="00123F2D" w:rsidP="005167E0">
            <w:pPr>
              <w:rPr>
                <w:bCs/>
                <w:sz w:val="20"/>
                <w:szCs w:val="20"/>
              </w:rPr>
            </w:pPr>
            <w:proofErr w:type="spellStart"/>
            <w:r w:rsidRPr="00123F2D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Confluentes</w:t>
            </w:r>
            <w:proofErr w:type="spellEnd"/>
            <w:r w:rsidRPr="00123F2D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 e. V. </w:t>
            </w:r>
            <w:r w:rsidRPr="00D3346C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– Studentische Untern</w:t>
            </w: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ehmensberatung 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bottom"/>
          </w:tcPr>
          <w:p w14:paraId="58208F44" w14:textId="17CAF29F" w:rsidR="005167E0" w:rsidRPr="005167E0" w:rsidRDefault="00123F2D" w:rsidP="005167E0">
            <w:pPr>
              <w:jc w:val="right"/>
              <w:rPr>
                <w:i/>
                <w:smallCaps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Vallendar</w:t>
            </w:r>
          </w:p>
        </w:tc>
      </w:tr>
      <w:tr w:rsidR="005167E0" w:rsidRPr="00F44F5F" w14:paraId="4F59C612" w14:textId="77777777" w:rsidTr="00FE0496">
        <w:trPr>
          <w:trHeight w:val="193"/>
        </w:trPr>
        <w:tc>
          <w:tcPr>
            <w:tcW w:w="6804" w:type="dxa"/>
            <w:gridSpan w:val="5"/>
          </w:tcPr>
          <w:p w14:paraId="32F07601" w14:textId="1EACBA38" w:rsidR="005167E0" w:rsidRPr="005167E0" w:rsidRDefault="002972D5" w:rsidP="005167E0">
            <w:pPr>
              <w:pStyle w:val="Beschreibung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Mitglied und Junior Consultant der studentischen Unternehmensberatung der WHU </w:t>
            </w:r>
          </w:p>
        </w:tc>
        <w:tc>
          <w:tcPr>
            <w:tcW w:w="3402" w:type="dxa"/>
            <w:gridSpan w:val="5"/>
          </w:tcPr>
          <w:p w14:paraId="45DD2178" w14:textId="61908A5B" w:rsidR="005167E0" w:rsidRPr="00F44F5F" w:rsidRDefault="00123F2D" w:rsidP="005167E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5167E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021</w:t>
            </w:r>
            <w:r w:rsidR="005167E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5167E0" w:rsidRPr="001B6EC3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5BE2EFF8" w14:textId="780BE697" w:rsidR="001B6EC3" w:rsidRDefault="00123F2D" w:rsidP="002E05A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Entwicklung einer Diversifikationsstrategie für das Business Model </w:t>
            </w:r>
            <w:r w:rsidR="002972D5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eines deutschen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</w:t>
            </w:r>
            <w:r w:rsidR="00940E3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Fußball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Bundesligisten </w:t>
            </w:r>
          </w:p>
          <w:p w14:paraId="68CFAD97" w14:textId="5F3D41E2" w:rsidR="002E05A8" w:rsidRPr="002E05A8" w:rsidRDefault="001B6EC3" w:rsidP="002E05A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Erarbeitung von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Maßnahmen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</w:t>
            </w:r>
            <w:r w:rsidR="00123F2D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um </w:t>
            </w:r>
            <w:r w:rsidR="002E05A8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eine jüngere Zielgruppe abseits des Fußball Kerngeschäfts zu erreichen </w:t>
            </w:r>
          </w:p>
        </w:tc>
      </w:tr>
      <w:tr w:rsidR="00123F2D" w:rsidRPr="00F44F5F" w14:paraId="60F9229C" w14:textId="77777777" w:rsidTr="00123F2D">
        <w:trPr>
          <w:trHeight w:val="346"/>
        </w:trPr>
        <w:tc>
          <w:tcPr>
            <w:tcW w:w="8364" w:type="dxa"/>
            <w:gridSpan w:val="9"/>
            <w:vAlign w:val="bottom"/>
          </w:tcPr>
          <w:p w14:paraId="008AB587" w14:textId="5C95A342" w:rsidR="00123F2D" w:rsidRPr="00123F2D" w:rsidRDefault="00123F2D" w:rsidP="00123F2D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>The Good Shepherd Center Wilmington</w:t>
            </w:r>
          </w:p>
        </w:tc>
        <w:tc>
          <w:tcPr>
            <w:tcW w:w="1842" w:type="dxa"/>
            <w:vAlign w:val="bottom"/>
          </w:tcPr>
          <w:p w14:paraId="43AD0DD9" w14:textId="11DB8C81" w:rsidR="00123F2D" w:rsidRPr="00CE684B" w:rsidRDefault="00123F2D" w:rsidP="00123F2D">
            <w:pPr>
              <w:jc w:val="right"/>
              <w:rPr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Wilmington, USA</w:t>
            </w:r>
          </w:p>
        </w:tc>
      </w:tr>
      <w:tr w:rsidR="00123F2D" w:rsidRPr="00F44F5F" w14:paraId="7874FA93" w14:textId="77777777" w:rsidTr="00123F2D">
        <w:trPr>
          <w:trHeight w:val="186"/>
        </w:trPr>
        <w:tc>
          <w:tcPr>
            <w:tcW w:w="8364" w:type="dxa"/>
            <w:gridSpan w:val="9"/>
          </w:tcPr>
          <w:p w14:paraId="6DD9384E" w14:textId="6BF14112" w:rsidR="00123F2D" w:rsidRPr="00CE684B" w:rsidRDefault="00123F2D" w:rsidP="00123F2D">
            <w:pPr>
              <w:rPr>
                <w:lang w:val="de-AT"/>
              </w:rPr>
            </w:pPr>
            <w:r w:rsidRPr="005167E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Freiwilligenarbeit bei der Tafel der Stadt Wilmington in North Carolina</w:t>
            </w:r>
          </w:p>
        </w:tc>
        <w:tc>
          <w:tcPr>
            <w:tcW w:w="1842" w:type="dxa"/>
          </w:tcPr>
          <w:p w14:paraId="01B0D8AC" w14:textId="6E65CD11" w:rsidR="00123F2D" w:rsidRPr="00CE684B" w:rsidRDefault="00940E3B" w:rsidP="00123F2D">
            <w:pPr>
              <w:jc w:val="right"/>
              <w:rPr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123F2D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/2019 – </w:t>
            </w:r>
            <w:r w:rsidR="00123F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05/2021</w:t>
            </w:r>
          </w:p>
        </w:tc>
      </w:tr>
      <w:tr w:rsidR="00123F2D" w:rsidRPr="00F44F5F" w14:paraId="3771A9FE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2709F9C6" w14:textId="26969F25" w:rsidR="00123F2D" w:rsidRPr="00CE684B" w:rsidRDefault="00123F2D" w:rsidP="00123F2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CE684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Beschaffung von Lebensmitteln </w:t>
            </w:r>
            <w:r w:rsidR="000C7C87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mit einem</w:t>
            </w:r>
            <w:r w:rsidRPr="00CE684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Mini-Bus von lokalen Supermärkten</w:t>
            </w:r>
            <w:r w:rsidR="00940E3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, Bäcker</w:t>
            </w:r>
            <w:r w:rsidR="008B1754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eien</w:t>
            </w:r>
            <w:r w:rsidR="00940E3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und Restaurants</w:t>
            </w:r>
          </w:p>
          <w:p w14:paraId="49D2CF90" w14:textId="7A6786C0" w:rsidR="00123F2D" w:rsidRPr="00CE684B" w:rsidRDefault="00123F2D" w:rsidP="00123F2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CE684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Verarbeitung und Ausgabe von Lebensmitteln für Menschen in Not</w:t>
            </w:r>
            <w:r w:rsidR="00940E3B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an ca. 4-6 Tagen/Monat </w:t>
            </w:r>
          </w:p>
        </w:tc>
      </w:tr>
      <w:tr w:rsidR="00973EF5" w:rsidRPr="00973EF5" w14:paraId="259184D6" w14:textId="77777777" w:rsidTr="00973EF5">
        <w:trPr>
          <w:trHeight w:val="346"/>
        </w:trPr>
        <w:tc>
          <w:tcPr>
            <w:tcW w:w="5103" w:type="dxa"/>
            <w:gridSpan w:val="2"/>
            <w:vAlign w:val="bottom"/>
          </w:tcPr>
          <w:p w14:paraId="0E39A4B2" w14:textId="79FCEC45" w:rsidR="00973EF5" w:rsidRPr="00973EF5" w:rsidRDefault="00973EF5" w:rsidP="00973EF5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  <w:lang w:val="en-US"/>
              </w:rPr>
              <w:t xml:space="preserve">SMZYN </w:t>
            </w:r>
            <w:r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>[</w:t>
            </w:r>
            <w:proofErr w:type="spellStart"/>
            <w:r w:rsidRPr="00973EF5"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>Eigene</w:t>
            </w:r>
            <w:proofErr w:type="spellEnd"/>
            <w:r w:rsidRPr="00973EF5"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73EF5"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>Gründung</w:t>
            </w:r>
            <w:proofErr w:type="spellEnd"/>
            <w:r>
              <w:rPr>
                <w:rFonts w:ascii="Times New Roman" w:hAnsi="Times New Roman" w:cs="Times New Roman"/>
                <w:bCs/>
                <w:smallCaps/>
                <w:sz w:val="23"/>
                <w:szCs w:val="23"/>
                <w:lang w:val="en-US"/>
              </w:rPr>
              <w:t>]</w:t>
            </w:r>
          </w:p>
        </w:tc>
        <w:tc>
          <w:tcPr>
            <w:tcW w:w="5103" w:type="dxa"/>
            <w:gridSpan w:val="8"/>
            <w:vAlign w:val="bottom"/>
          </w:tcPr>
          <w:p w14:paraId="261F9B32" w14:textId="0CF2AB03" w:rsidR="00973EF5" w:rsidRPr="00973EF5" w:rsidRDefault="00973EF5" w:rsidP="00973EF5">
            <w:pPr>
              <w:jc w:val="right"/>
              <w:rPr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Bremen</w:t>
            </w:r>
          </w:p>
        </w:tc>
      </w:tr>
      <w:tr w:rsidR="00973EF5" w:rsidRPr="00973EF5" w14:paraId="30A1E86F" w14:textId="77777777" w:rsidTr="00A46D03">
        <w:trPr>
          <w:trHeight w:val="185"/>
        </w:trPr>
        <w:tc>
          <w:tcPr>
            <w:tcW w:w="6521" w:type="dxa"/>
            <w:gridSpan w:val="4"/>
          </w:tcPr>
          <w:p w14:paraId="19CB5CBB" w14:textId="35EDB0C4" w:rsidR="00973EF5" w:rsidRPr="00973EF5" w:rsidRDefault="00973EF5" w:rsidP="00973EF5">
            <w:r w:rsidRPr="00973EF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Gründung eines </w:t>
            </w:r>
            <w:proofErr w:type="gramStart"/>
            <w:r w:rsidRPr="00973EF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Online Shops</w:t>
            </w:r>
            <w:proofErr w:type="gramEnd"/>
            <w:r w:rsidRPr="00973EF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nachhaltige Mode</w:t>
            </w:r>
            <w:r w:rsidR="00A46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mit sozialem Gedanken</w:t>
            </w:r>
          </w:p>
        </w:tc>
        <w:tc>
          <w:tcPr>
            <w:tcW w:w="3685" w:type="dxa"/>
            <w:gridSpan w:val="6"/>
            <w:vAlign w:val="bottom"/>
          </w:tcPr>
          <w:p w14:paraId="30365D31" w14:textId="7B975355" w:rsidR="00973EF5" w:rsidRPr="00973EF5" w:rsidRDefault="00973EF5" w:rsidP="00973EF5">
            <w:pPr>
              <w:jc w:val="right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04/2021</w:t>
            </w:r>
          </w:p>
        </w:tc>
      </w:tr>
      <w:tr w:rsidR="00973EF5" w:rsidRPr="00A46D03" w14:paraId="108F6D4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461013CF" w14:textId="77777777" w:rsidR="00973EF5" w:rsidRDefault="00973EF5" w:rsidP="00973EF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A46D0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Gründung </w:t>
            </w:r>
            <w:r w:rsidR="00A46D0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einer nachhaltigen </w:t>
            </w:r>
            <w:proofErr w:type="spellStart"/>
            <w:r w:rsidR="00A46D03">
              <w:rPr>
                <w:rFonts w:ascii="Times New Roman" w:hAnsi="Times New Roman" w:cs="Times New Roman"/>
                <w:i/>
                <w:sz w:val="20"/>
                <w:szCs w:val="20"/>
              </w:rPr>
              <w:t>One-Product</w:t>
            </w:r>
            <w:proofErr w:type="spellEnd"/>
            <w:r w:rsidR="00A46D0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proofErr w:type="spellStart"/>
            <w:r w:rsidR="00A46D03">
              <w:rPr>
                <w:rFonts w:ascii="Times New Roman" w:hAnsi="Times New Roman" w:cs="Times New Roman"/>
                <w:i/>
                <w:sz w:val="20"/>
                <w:szCs w:val="20"/>
              </w:rPr>
              <w:t>Clothing</w:t>
            </w:r>
            <w:proofErr w:type="spellEnd"/>
            <w:r w:rsidR="00A46D0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Brand zur Sammlung von Spenden (50% des Umsatzes wurden gespendet) an 3 mögliche Partner: 1. Covid betroffene Bars/Restaurant/Clubs; 2. World Vision; 3. </w:t>
            </w:r>
            <w:proofErr w:type="spellStart"/>
            <w:r w:rsidR="00A46D03">
              <w:rPr>
                <w:rFonts w:ascii="Times New Roman" w:hAnsi="Times New Roman" w:cs="Times New Roman"/>
                <w:i/>
                <w:sz w:val="20"/>
                <w:szCs w:val="20"/>
              </w:rPr>
              <w:t>Treesforthefuture</w:t>
            </w:r>
            <w:proofErr w:type="spellEnd"/>
          </w:p>
          <w:p w14:paraId="2E626A29" w14:textId="2838954D" w:rsidR="00A46D03" w:rsidRPr="00A46D03" w:rsidRDefault="00A46D03" w:rsidP="00973EF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Erstellung eines </w:t>
            </w:r>
            <w:proofErr w:type="gramStart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Online Shops</w:t>
            </w:r>
            <w:proofErr w:type="gramEnd"/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Beschaffung </w:t>
            </w:r>
            <w:r w:rsidR="00EB2B50">
              <w:rPr>
                <w:rFonts w:ascii="Times New Roman" w:hAnsi="Times New Roman" w:cs="Times New Roman"/>
                <w:i/>
                <w:sz w:val="20"/>
                <w:szCs w:val="20"/>
              </w:rPr>
              <w:t>des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Produkt</w:t>
            </w:r>
            <w:r w:rsidR="00EB2B50">
              <w:rPr>
                <w:rFonts w:ascii="Times New Roman" w:hAnsi="Times New Roman" w:cs="Times New Roman"/>
                <w:i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(T-Shirt)</w:t>
            </w:r>
            <w:r w:rsidR="00EB2B5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von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einer fair produzierenden Textilfabrik, Entwicklung eines Designs für das Produkt, Vertrieb und Distribution des Produkts</w:t>
            </w:r>
          </w:p>
        </w:tc>
      </w:tr>
      <w:tr w:rsidR="00973EF5" w:rsidRPr="00F44F5F" w14:paraId="3B26943D" w14:textId="77777777" w:rsidTr="007B331D">
        <w:trPr>
          <w:trHeight w:val="346"/>
        </w:trPr>
        <w:tc>
          <w:tcPr>
            <w:tcW w:w="8364" w:type="dxa"/>
            <w:gridSpan w:val="9"/>
            <w:vAlign w:val="bottom"/>
          </w:tcPr>
          <w:p w14:paraId="11E538C2" w14:textId="21B4882E" w:rsidR="00973EF5" w:rsidRPr="00D3346C" w:rsidRDefault="00973EF5" w:rsidP="00973EF5">
            <w:pPr>
              <w:rPr>
                <w:i/>
                <w:iCs/>
                <w:sz w:val="21"/>
                <w:szCs w:val="21"/>
              </w:rPr>
            </w:pPr>
            <w:proofErr w:type="spellStart"/>
            <w:r w:rsidRPr="00D3346C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>Active</w:t>
            </w:r>
            <w:proofErr w:type="spellEnd"/>
            <w:r w:rsidRPr="00D3346C"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 e. V. – Studentische Untern</w:t>
            </w:r>
            <w:r>
              <w:rPr>
                <w:rFonts w:ascii="Times New Roman" w:hAnsi="Times New Roman" w:cs="Times New Roman"/>
                <w:b/>
                <w:smallCaps/>
                <w:sz w:val="23"/>
                <w:szCs w:val="23"/>
              </w:rPr>
              <w:t xml:space="preserve">ehmensberatung </w:t>
            </w:r>
          </w:p>
        </w:tc>
        <w:tc>
          <w:tcPr>
            <w:tcW w:w="1842" w:type="dxa"/>
            <w:vAlign w:val="bottom"/>
          </w:tcPr>
          <w:p w14:paraId="21BF18C9" w14:textId="170B78A6" w:rsidR="00973EF5" w:rsidRPr="001647AB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Bremen</w:t>
            </w:r>
          </w:p>
        </w:tc>
      </w:tr>
      <w:tr w:rsidR="00973EF5" w:rsidRPr="00F44F5F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5D908AF7" w14:textId="7EB67F12" w:rsidR="00973EF5" w:rsidRPr="00D3346C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334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Mitglied und Chief Marketing Officer der studentischen Unternehmensberatung der Universität Bremen</w:t>
            </w:r>
          </w:p>
        </w:tc>
        <w:tc>
          <w:tcPr>
            <w:tcW w:w="1842" w:type="dxa"/>
          </w:tcPr>
          <w:p w14:paraId="0D2FFB14" w14:textId="423E3CA2" w:rsidR="00973EF5" w:rsidRPr="001647AB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973EF5" w:rsidRPr="00F44F5F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53BBB0FD" w14:textId="77777777" w:rsidR="00973EF5" w:rsidRPr="001B6EC3" w:rsidRDefault="00973EF5" w:rsidP="00973EF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3346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Strategische Weiterentwicklung der Organisation als CMO (&gt;70 </w:t>
            </w:r>
            <w:proofErr w:type="spellStart"/>
            <w:r w:rsidRPr="00D3346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Mitgl</w:t>
            </w:r>
            <w:proofErr w:type="spellEnd"/>
            <w:r w:rsidRPr="00D3346C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.) und Bestandteil des erweiterten Vorstands</w:t>
            </w:r>
          </w:p>
          <w:p w14:paraId="50B5B9CB" w14:textId="06668ED6" w:rsidR="00973EF5" w:rsidRPr="00D3346C" w:rsidRDefault="00973EF5" w:rsidP="00973EF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Durchführung eines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Marketing Projekts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zur Bekanntheitssteigerung einer Werkstatt für Menschen mit Behinderungen </w:t>
            </w:r>
          </w:p>
        </w:tc>
      </w:tr>
      <w:tr w:rsidR="00973EF5" w:rsidRPr="00F44F5F" w14:paraId="0952284C" w14:textId="77777777" w:rsidTr="00671A4A">
        <w:trPr>
          <w:trHeight w:val="346"/>
        </w:trPr>
        <w:tc>
          <w:tcPr>
            <w:tcW w:w="8364" w:type="dxa"/>
            <w:gridSpan w:val="9"/>
            <w:vAlign w:val="bottom"/>
          </w:tcPr>
          <w:p w14:paraId="671BA372" w14:textId="7380B67B" w:rsidR="00973EF5" w:rsidRPr="00671A4A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Hochschule Bremen</w:t>
            </w:r>
          </w:p>
        </w:tc>
        <w:tc>
          <w:tcPr>
            <w:tcW w:w="1842" w:type="dxa"/>
            <w:vAlign w:val="bottom"/>
          </w:tcPr>
          <w:p w14:paraId="26684600" w14:textId="3B802BAE" w:rsidR="00973EF5" w:rsidRPr="00671A4A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Bremen</w:t>
            </w:r>
          </w:p>
        </w:tc>
      </w:tr>
      <w:tr w:rsidR="00973EF5" w:rsidRPr="00F44F5F" w14:paraId="60C275CF" w14:textId="77777777" w:rsidTr="00671A4A">
        <w:trPr>
          <w:trHeight w:val="186"/>
        </w:trPr>
        <w:tc>
          <w:tcPr>
            <w:tcW w:w="8364" w:type="dxa"/>
            <w:gridSpan w:val="9"/>
          </w:tcPr>
          <w:p w14:paraId="103B9EC6" w14:textId="30F2F83C" w:rsidR="00973EF5" w:rsidRPr="00671A4A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671A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Vorsitzender des </w:t>
            </w:r>
            <w:proofErr w:type="spellStart"/>
            <w:r w:rsidRPr="00671A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Studiengangsausschusses</w:t>
            </w:r>
            <w:proofErr w:type="spellEnd"/>
            <w:r w:rsidRPr="00671A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Business Administration/ Internationales Management</w:t>
            </w:r>
          </w:p>
        </w:tc>
        <w:tc>
          <w:tcPr>
            <w:tcW w:w="1842" w:type="dxa"/>
            <w:vAlign w:val="bottom"/>
          </w:tcPr>
          <w:p w14:paraId="60921F2A" w14:textId="0BD917E8" w:rsidR="00973EF5" w:rsidRPr="00671A4A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08/2019</w:t>
            </w:r>
          </w:p>
        </w:tc>
      </w:tr>
      <w:tr w:rsidR="00973EF5" w:rsidRPr="00F44F5F" w14:paraId="7F4647E0" w14:textId="77777777" w:rsidTr="00FE0496">
        <w:trPr>
          <w:trHeight w:val="20"/>
        </w:trPr>
        <w:tc>
          <w:tcPr>
            <w:tcW w:w="10206" w:type="dxa"/>
            <w:gridSpan w:val="10"/>
          </w:tcPr>
          <w:p w14:paraId="7BB64FAA" w14:textId="77777777" w:rsidR="00973EF5" w:rsidRDefault="00973EF5" w:rsidP="00973EF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71A4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Vertretung der Studierendeninteressen als Bindeglied zwischen der Studiengangsleitung und den Studierenden</w:t>
            </w:r>
          </w:p>
          <w:p w14:paraId="2A9DB570" w14:textId="5D8CADC4" w:rsidR="00973EF5" w:rsidRPr="00D3346C" w:rsidRDefault="00973EF5" w:rsidP="00973EF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Entscheidungsmitglied zur Anpassung des Curriculums sowie Partizipation bei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Reakkreditierungsbeschlüssen</w:t>
            </w:r>
            <w:proofErr w:type="spellEnd"/>
          </w:p>
        </w:tc>
      </w:tr>
      <w:tr w:rsidR="00973EF5" w:rsidRPr="00F44F5F" w14:paraId="4028871F" w14:textId="77777777" w:rsidTr="007B331D">
        <w:trPr>
          <w:trHeight w:val="346"/>
        </w:trPr>
        <w:tc>
          <w:tcPr>
            <w:tcW w:w="8364" w:type="dxa"/>
            <w:gridSpan w:val="9"/>
            <w:vAlign w:val="bottom"/>
          </w:tcPr>
          <w:p w14:paraId="3B81DA34" w14:textId="18FCF2A8" w:rsidR="00973EF5" w:rsidRPr="0002688B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Aculco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(NGO)</w:t>
            </w:r>
          </w:p>
        </w:tc>
        <w:tc>
          <w:tcPr>
            <w:tcW w:w="1842" w:type="dxa"/>
            <w:vAlign w:val="bottom"/>
          </w:tcPr>
          <w:p w14:paraId="7F9CDF1E" w14:textId="27C24213" w:rsidR="00973EF5" w:rsidRPr="001647AB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Madrid, Spanien</w:t>
            </w:r>
          </w:p>
        </w:tc>
      </w:tr>
      <w:tr w:rsidR="00973EF5" w:rsidRPr="00F44F5F" w14:paraId="7B2F81B2" w14:textId="77777777" w:rsidTr="00FE0496">
        <w:trPr>
          <w:trHeight w:val="57"/>
        </w:trPr>
        <w:tc>
          <w:tcPr>
            <w:tcW w:w="7655" w:type="dxa"/>
            <w:gridSpan w:val="8"/>
          </w:tcPr>
          <w:p w14:paraId="099DE2C5" w14:textId="76D5419B" w:rsidR="00973EF5" w:rsidRPr="0002688B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</w:t>
            </w:r>
            <w:r w:rsidRPr="0002688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nentgeltliches Praktikum bei einer NGO für die Bürgerrechte von Einwanderern</w:t>
            </w:r>
          </w:p>
        </w:tc>
        <w:tc>
          <w:tcPr>
            <w:tcW w:w="2551" w:type="dxa"/>
            <w:gridSpan w:val="2"/>
          </w:tcPr>
          <w:p w14:paraId="091163D4" w14:textId="73D914DC" w:rsidR="00973EF5" w:rsidRPr="001647AB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</w:p>
        </w:tc>
      </w:tr>
      <w:tr w:rsidR="00973EF5" w:rsidRPr="00F44F5F" w14:paraId="2618F0FF" w14:textId="77777777" w:rsidTr="00FE0496">
        <w:trPr>
          <w:trHeight w:val="57"/>
        </w:trPr>
        <w:tc>
          <w:tcPr>
            <w:tcW w:w="10206" w:type="dxa"/>
            <w:gridSpan w:val="10"/>
            <w:vAlign w:val="bottom"/>
          </w:tcPr>
          <w:p w14:paraId="1CDFAD90" w14:textId="7E6AA3C8" w:rsidR="00973EF5" w:rsidRPr="00547436" w:rsidRDefault="00973EF5" w:rsidP="00973EF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4743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Bearbeitung und Digitalisierung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1B6EC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von Arbeits- und Immigrationsunterlagen von Einwanderern aus Südamerika</w:t>
            </w:r>
          </w:p>
          <w:p w14:paraId="1570DE9D" w14:textId="6EB084E7" w:rsidR="00973EF5" w:rsidRPr="00547436" w:rsidRDefault="00973EF5" w:rsidP="00973EF5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47436">
              <w:rPr>
                <w:rFonts w:ascii="Times New Roman" w:hAnsi="Times New Roman" w:cs="Times New Roman"/>
                <w:sz w:val="20"/>
                <w:szCs w:val="20"/>
              </w:rPr>
              <w:t xml:space="preserve">Vertrieb eines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fair produzierten Kaffees der NGO in Kooperation mit den betroffenen Arbeitnehmern </w:t>
            </w:r>
          </w:p>
        </w:tc>
      </w:tr>
      <w:tr w:rsidR="00973EF5" w:rsidRPr="00F44F5F" w14:paraId="4AF19DD1" w14:textId="77777777" w:rsidTr="007B331D">
        <w:trPr>
          <w:trHeight w:val="346"/>
        </w:trPr>
        <w:tc>
          <w:tcPr>
            <w:tcW w:w="8364" w:type="dxa"/>
            <w:gridSpan w:val="9"/>
            <w:vAlign w:val="bottom"/>
          </w:tcPr>
          <w:p w14:paraId="7756FD9A" w14:textId="3A30C2CF" w:rsidR="00973EF5" w:rsidRPr="0002688B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>Volunation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UG</w:t>
            </w:r>
          </w:p>
        </w:tc>
        <w:tc>
          <w:tcPr>
            <w:tcW w:w="1842" w:type="dxa"/>
            <w:vAlign w:val="bottom"/>
          </w:tcPr>
          <w:p w14:paraId="30626CB8" w14:textId="2A867D9E" w:rsidR="00973EF5" w:rsidRPr="001647AB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Kapstadt, Südafrika</w:t>
            </w:r>
          </w:p>
        </w:tc>
      </w:tr>
      <w:tr w:rsidR="00973EF5" w:rsidRPr="00F44F5F" w14:paraId="56372BDE" w14:textId="77777777" w:rsidTr="00FE0496">
        <w:trPr>
          <w:trHeight w:val="193"/>
        </w:trPr>
        <w:tc>
          <w:tcPr>
            <w:tcW w:w="7371" w:type="dxa"/>
            <w:gridSpan w:val="7"/>
          </w:tcPr>
          <w:p w14:paraId="3C87D247" w14:textId="72048D59" w:rsidR="00973EF5" w:rsidRPr="001B6EC3" w:rsidRDefault="00973EF5" w:rsidP="00973EF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B6EC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Freiwilligenprojekt an einer Grundschule in Kapstadt (Chapel Street Primary School)</w:t>
            </w:r>
          </w:p>
        </w:tc>
        <w:tc>
          <w:tcPr>
            <w:tcW w:w="2835" w:type="dxa"/>
            <w:gridSpan w:val="3"/>
          </w:tcPr>
          <w:p w14:paraId="288A2195" w14:textId="032C87FB" w:rsidR="00973EF5" w:rsidRPr="00F44F5F" w:rsidRDefault="00973EF5" w:rsidP="00973EF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6D106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</w:p>
        </w:tc>
      </w:tr>
      <w:tr w:rsidR="00973EF5" w:rsidRPr="00F44F5F" w14:paraId="7ECB507F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20E57099" w14:textId="77777777" w:rsidR="00973EF5" w:rsidRPr="001B6EC3" w:rsidRDefault="00973EF5" w:rsidP="00973EF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1B6EC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Organisation von Freizeitaktivitäten und Ausflügen für sozial benachteiligte Kinder aus den Armenvierteln</w:t>
            </w:r>
          </w:p>
          <w:p w14:paraId="2CC438FF" w14:textId="064EB52A" w:rsidR="00973EF5" w:rsidRPr="001B6EC3" w:rsidRDefault="00973EF5" w:rsidP="00973EF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1B6EC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Vorbereitung und Training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von </w:t>
            </w:r>
            <w:r w:rsidRPr="001B6EC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Teams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für das größte</w:t>
            </w:r>
            <w:r w:rsidRPr="001B6EC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städtische Sportturnier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Kapstadts</w:t>
            </w:r>
            <w:r w:rsidRPr="001B6EC3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 xml:space="preserve"> (1. Platz Gesamtwertung)</w:t>
            </w:r>
          </w:p>
        </w:tc>
      </w:tr>
      <w:tr w:rsidR="00973EF5" w:rsidRPr="00F44F5F" w14:paraId="482569A2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973EF5" w:rsidRPr="001647AB" w:rsidRDefault="00973EF5" w:rsidP="00973E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973EF5" w:rsidRPr="00F44F5F" w14:paraId="2B257790" w14:textId="77777777" w:rsidTr="00640185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973EF5" w:rsidRPr="001647AB" w:rsidRDefault="00973EF5" w:rsidP="006401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320F8C2" w:rsidR="00973EF5" w:rsidRPr="009611EF" w:rsidRDefault="00973EF5" w:rsidP="006401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(B2)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 (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A2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973EF5" w:rsidRPr="009611EF" w14:paraId="45706C3F" w14:textId="77777777" w:rsidTr="00640185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973EF5" w:rsidRPr="001647AB" w:rsidRDefault="00973EF5" w:rsidP="006401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5244594E" w:rsidR="00973EF5" w:rsidRPr="009611EF" w:rsidRDefault="00973EF5" w:rsidP="0064018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ThinkCell</w:t>
            </w:r>
            <w:proofErr w:type="spellEnd"/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WordPress (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973EF5" w:rsidRPr="00F44F5F" w14:paraId="70CB01B0" w14:textId="77777777" w:rsidTr="00FB0DE2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4" w:author="David Döbele" w:date="2023-02-07T19:19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760"/>
          <w:trPrChange w:id="5" w:author="David Döbele" w:date="2023-02-07T19:19:00Z">
            <w:trPr>
              <w:trHeight w:val="283"/>
            </w:trPr>
          </w:trPrChange>
        </w:trPr>
        <w:tc>
          <w:tcPr>
            <w:tcW w:w="1418" w:type="dxa"/>
            <w:vAlign w:val="bottom"/>
            <w:tcPrChange w:id="6" w:author="David Döbele" w:date="2023-02-07T19:19:00Z">
              <w:tcPr>
                <w:tcW w:w="1418" w:type="dxa"/>
                <w:vAlign w:val="bottom"/>
              </w:tcPr>
            </w:tcPrChange>
          </w:tcPr>
          <w:p w14:paraId="0703E3D5" w14:textId="77777777" w:rsidR="00973EF5" w:rsidRDefault="00973EF5" w:rsidP="006401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  <w:p w14:paraId="5A32E4EF" w14:textId="77777777" w:rsidR="00640185" w:rsidRDefault="00640185" w:rsidP="00640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F58216" w14:textId="3B4827FD" w:rsidR="00640185" w:rsidRPr="001647AB" w:rsidRDefault="00640185" w:rsidP="006401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  <w:tcPrChange w:id="7" w:author="David Döbele" w:date="2023-02-07T19:19:00Z">
              <w:tcPr>
                <w:tcW w:w="8788" w:type="dxa"/>
                <w:gridSpan w:val="9"/>
                <w:vAlign w:val="bottom"/>
              </w:tcPr>
            </w:tcPrChange>
          </w:tcPr>
          <w:p w14:paraId="598C2742" w14:textId="5F33E1EF" w:rsidR="00973EF5" w:rsidRPr="009611EF" w:rsidRDefault="00973EF5" w:rsidP="00973EF5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Futsal (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Spieler 1.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Bundesl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iga - Werder Bremen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) und Fußball 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(Junioren Regionalliga &amp; Herren Landesliga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Reisen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z.B. </w:t>
            </w:r>
            <w:r w:rsidRPr="00961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Work &amp; Travel Südafrika und Spanien im Gap Year nach dem Abitur</w:t>
            </w:r>
            <w:r w:rsidRPr="009611E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ins w:id="8" w:author="David Döbele" w:date="2023-02-07T19:20:00Z">
              <w:r w:rsidR="00FB0DE2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br/>
              </w:r>
            </w:ins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Kochen (</w:t>
            </w:r>
            <w:r w:rsidRPr="004F5D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Regelmäßige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4F5D4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Aushilfe im griechisch-italienischen Familienrestaurant der Eltern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973EF5" w:rsidRPr="00F44F5F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6478BDEA" w14:textId="37D91F31" w:rsidR="00973EF5" w:rsidRPr="00F44F5F" w:rsidRDefault="00973EF5" w:rsidP="00973EF5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Ritterhude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164D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02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4132EDB" w:rsidR="00723643" w:rsidRPr="0074111D" w:rsidRDefault="004D5C60">
      <w:pPr>
        <w:rPr>
          <w:sz w:val="18"/>
        </w:rPr>
      </w:pPr>
      <w:r w:rsidRPr="0049248D">
        <w:rPr>
          <w:rFonts w:ascii="Times New Roman" w:hAnsi="Times New Roman" w:cs="Times New Roman"/>
          <w:noProof/>
          <w:color w:val="000000"/>
          <w:sz w:val="18"/>
        </w:rPr>
        <w:drawing>
          <wp:anchor distT="0" distB="0" distL="114300" distR="114300" simplePos="0" relativeHeight="251659264" behindDoc="0" locked="0" layoutInCell="1" allowOverlap="1" wp14:anchorId="2FA4A00E" wp14:editId="49E964C3">
            <wp:simplePos x="0" y="0"/>
            <wp:positionH relativeFrom="column">
              <wp:posOffset>-376555</wp:posOffset>
            </wp:positionH>
            <wp:positionV relativeFrom="paragraph">
              <wp:posOffset>-504190</wp:posOffset>
            </wp:positionV>
            <wp:extent cx="1036320" cy="239395"/>
            <wp:effectExtent l="0" t="0" r="0" b="8255"/>
            <wp:wrapNone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1" t="19386" r="7621" b="26907"/>
                    <a:stretch/>
                  </pic:blipFill>
                  <pic:spPr bwMode="auto">
                    <a:xfrm>
                      <a:off x="0" y="0"/>
                      <a:ext cx="1036320" cy="23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RPr="0074111D" w:rsidSect="00413136">
      <w:footerReference w:type="even" r:id="rId9"/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D1906" w14:textId="77777777" w:rsidR="00F9622C" w:rsidRDefault="00F9622C" w:rsidP="00BE053D">
      <w:pPr>
        <w:spacing w:after="0" w:line="240" w:lineRule="auto"/>
      </w:pPr>
      <w:r>
        <w:separator/>
      </w:r>
    </w:p>
  </w:endnote>
  <w:endnote w:type="continuationSeparator" w:id="0">
    <w:p w14:paraId="6F06D08D" w14:textId="77777777" w:rsidR="00F9622C" w:rsidRDefault="00F9622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C7F42" w14:textId="77777777" w:rsidR="00F9622C" w:rsidRDefault="00F9622C" w:rsidP="00BE053D">
      <w:pPr>
        <w:spacing w:after="0" w:line="240" w:lineRule="auto"/>
      </w:pPr>
      <w:r>
        <w:separator/>
      </w:r>
    </w:p>
  </w:footnote>
  <w:footnote w:type="continuationSeparator" w:id="0">
    <w:p w14:paraId="71C74B8E" w14:textId="77777777" w:rsidR="00F9622C" w:rsidRDefault="00F9622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608506">
    <w:abstractNumId w:val="14"/>
  </w:num>
  <w:num w:numId="2" w16cid:durableId="23673730">
    <w:abstractNumId w:val="17"/>
  </w:num>
  <w:num w:numId="3" w16cid:durableId="1505627454">
    <w:abstractNumId w:val="20"/>
  </w:num>
  <w:num w:numId="4" w16cid:durableId="1463883502">
    <w:abstractNumId w:val="0"/>
  </w:num>
  <w:num w:numId="5" w16cid:durableId="345793707">
    <w:abstractNumId w:val="1"/>
  </w:num>
  <w:num w:numId="6" w16cid:durableId="181555128">
    <w:abstractNumId w:val="2"/>
  </w:num>
  <w:num w:numId="7" w16cid:durableId="803471742">
    <w:abstractNumId w:val="13"/>
  </w:num>
  <w:num w:numId="8" w16cid:durableId="1756896656">
    <w:abstractNumId w:val="23"/>
  </w:num>
  <w:num w:numId="9" w16cid:durableId="2087220356">
    <w:abstractNumId w:val="12"/>
  </w:num>
  <w:num w:numId="10" w16cid:durableId="1381175024">
    <w:abstractNumId w:val="24"/>
  </w:num>
  <w:num w:numId="11" w16cid:durableId="1071777906">
    <w:abstractNumId w:val="5"/>
  </w:num>
  <w:num w:numId="12" w16cid:durableId="1417675940">
    <w:abstractNumId w:val="6"/>
  </w:num>
  <w:num w:numId="13" w16cid:durableId="488250183">
    <w:abstractNumId w:val="8"/>
  </w:num>
  <w:num w:numId="14" w16cid:durableId="1044258208">
    <w:abstractNumId w:val="9"/>
  </w:num>
  <w:num w:numId="15" w16cid:durableId="1690526246">
    <w:abstractNumId w:val="22"/>
  </w:num>
  <w:num w:numId="16" w16cid:durableId="820001052">
    <w:abstractNumId w:val="4"/>
  </w:num>
  <w:num w:numId="17" w16cid:durableId="1654213975">
    <w:abstractNumId w:val="16"/>
  </w:num>
  <w:num w:numId="18" w16cid:durableId="1353651089">
    <w:abstractNumId w:val="3"/>
  </w:num>
  <w:num w:numId="19" w16cid:durableId="1685395069">
    <w:abstractNumId w:val="19"/>
  </w:num>
  <w:num w:numId="20" w16cid:durableId="111873603">
    <w:abstractNumId w:val="10"/>
  </w:num>
  <w:num w:numId="21" w16cid:durableId="1980762095">
    <w:abstractNumId w:val="11"/>
  </w:num>
  <w:num w:numId="22" w16cid:durableId="490411261">
    <w:abstractNumId w:val="15"/>
  </w:num>
  <w:num w:numId="23" w16cid:durableId="1994020326">
    <w:abstractNumId w:val="7"/>
  </w:num>
  <w:num w:numId="24" w16cid:durableId="707292837">
    <w:abstractNumId w:val="21"/>
  </w:num>
  <w:num w:numId="25" w16cid:durableId="2085908399">
    <w:abstractNumId w:val="25"/>
  </w:num>
  <w:num w:numId="26" w16cid:durableId="123960932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88B"/>
    <w:rsid w:val="00061D33"/>
    <w:rsid w:val="00064643"/>
    <w:rsid w:val="00087747"/>
    <w:rsid w:val="000A1FDA"/>
    <w:rsid w:val="000B63E2"/>
    <w:rsid w:val="000B6548"/>
    <w:rsid w:val="000C7C87"/>
    <w:rsid w:val="000D671A"/>
    <w:rsid w:val="000D78E5"/>
    <w:rsid w:val="00103EC5"/>
    <w:rsid w:val="00116C6E"/>
    <w:rsid w:val="00123F2D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B6EC3"/>
    <w:rsid w:val="001D4DCD"/>
    <w:rsid w:val="001F4175"/>
    <w:rsid w:val="00223A4D"/>
    <w:rsid w:val="00232CB5"/>
    <w:rsid w:val="00234A7E"/>
    <w:rsid w:val="0024373D"/>
    <w:rsid w:val="0024510B"/>
    <w:rsid w:val="002508C2"/>
    <w:rsid w:val="00267252"/>
    <w:rsid w:val="00282DB0"/>
    <w:rsid w:val="002972D5"/>
    <w:rsid w:val="002A29DE"/>
    <w:rsid w:val="002B2091"/>
    <w:rsid w:val="002C6972"/>
    <w:rsid w:val="002D2B32"/>
    <w:rsid w:val="002D4516"/>
    <w:rsid w:val="002E05A8"/>
    <w:rsid w:val="002F46AD"/>
    <w:rsid w:val="003101F0"/>
    <w:rsid w:val="00314B7A"/>
    <w:rsid w:val="003248B3"/>
    <w:rsid w:val="00324BC5"/>
    <w:rsid w:val="003325EB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3136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386"/>
    <w:rsid w:val="00484FD7"/>
    <w:rsid w:val="004929FB"/>
    <w:rsid w:val="004A54BA"/>
    <w:rsid w:val="004A6C43"/>
    <w:rsid w:val="004B6A5E"/>
    <w:rsid w:val="004D5C60"/>
    <w:rsid w:val="004D7999"/>
    <w:rsid w:val="004F5D44"/>
    <w:rsid w:val="00507721"/>
    <w:rsid w:val="00507EA7"/>
    <w:rsid w:val="005167E0"/>
    <w:rsid w:val="00526089"/>
    <w:rsid w:val="00527A28"/>
    <w:rsid w:val="00527DCA"/>
    <w:rsid w:val="00547436"/>
    <w:rsid w:val="005716D4"/>
    <w:rsid w:val="00571B60"/>
    <w:rsid w:val="00572876"/>
    <w:rsid w:val="00574B83"/>
    <w:rsid w:val="00585A4D"/>
    <w:rsid w:val="005D6329"/>
    <w:rsid w:val="005E564C"/>
    <w:rsid w:val="005E57F6"/>
    <w:rsid w:val="006058D8"/>
    <w:rsid w:val="00610200"/>
    <w:rsid w:val="00623699"/>
    <w:rsid w:val="00632D5A"/>
    <w:rsid w:val="00635515"/>
    <w:rsid w:val="00640185"/>
    <w:rsid w:val="006546FD"/>
    <w:rsid w:val="00665BF3"/>
    <w:rsid w:val="00671A4A"/>
    <w:rsid w:val="006732D6"/>
    <w:rsid w:val="00693E09"/>
    <w:rsid w:val="006A2DE9"/>
    <w:rsid w:val="006A7230"/>
    <w:rsid w:val="006B4E32"/>
    <w:rsid w:val="006B699A"/>
    <w:rsid w:val="006B72C7"/>
    <w:rsid w:val="006B7F78"/>
    <w:rsid w:val="006C2252"/>
    <w:rsid w:val="006D106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256"/>
    <w:rsid w:val="00785853"/>
    <w:rsid w:val="007966F0"/>
    <w:rsid w:val="00797BFC"/>
    <w:rsid w:val="007A720F"/>
    <w:rsid w:val="007B331D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B1754"/>
    <w:rsid w:val="008C429A"/>
    <w:rsid w:val="008E1F3D"/>
    <w:rsid w:val="009053D7"/>
    <w:rsid w:val="0091331D"/>
    <w:rsid w:val="0093223C"/>
    <w:rsid w:val="00940E3B"/>
    <w:rsid w:val="00941A87"/>
    <w:rsid w:val="009501C2"/>
    <w:rsid w:val="009611EF"/>
    <w:rsid w:val="009668B9"/>
    <w:rsid w:val="00973EF5"/>
    <w:rsid w:val="00976577"/>
    <w:rsid w:val="00980A91"/>
    <w:rsid w:val="00996356"/>
    <w:rsid w:val="00997D9A"/>
    <w:rsid w:val="009D7C49"/>
    <w:rsid w:val="009E7297"/>
    <w:rsid w:val="00A0257D"/>
    <w:rsid w:val="00A12EDC"/>
    <w:rsid w:val="00A25E31"/>
    <w:rsid w:val="00A26D0D"/>
    <w:rsid w:val="00A33BDE"/>
    <w:rsid w:val="00A34885"/>
    <w:rsid w:val="00A43BC1"/>
    <w:rsid w:val="00A46D03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38C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E2996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684B"/>
    <w:rsid w:val="00CE72FC"/>
    <w:rsid w:val="00CF31EE"/>
    <w:rsid w:val="00D04E92"/>
    <w:rsid w:val="00D1492F"/>
    <w:rsid w:val="00D17B69"/>
    <w:rsid w:val="00D3003C"/>
    <w:rsid w:val="00D331F4"/>
    <w:rsid w:val="00D3346C"/>
    <w:rsid w:val="00D470E4"/>
    <w:rsid w:val="00D52142"/>
    <w:rsid w:val="00D5280E"/>
    <w:rsid w:val="00D610D9"/>
    <w:rsid w:val="00D61F14"/>
    <w:rsid w:val="00D80D6B"/>
    <w:rsid w:val="00D85D41"/>
    <w:rsid w:val="00D90950"/>
    <w:rsid w:val="00DA69DF"/>
    <w:rsid w:val="00DB33F8"/>
    <w:rsid w:val="00DD38E2"/>
    <w:rsid w:val="00E00140"/>
    <w:rsid w:val="00E05BA2"/>
    <w:rsid w:val="00E13110"/>
    <w:rsid w:val="00E164D3"/>
    <w:rsid w:val="00E24DF1"/>
    <w:rsid w:val="00E40B9A"/>
    <w:rsid w:val="00E431ED"/>
    <w:rsid w:val="00E55D90"/>
    <w:rsid w:val="00E64FF5"/>
    <w:rsid w:val="00E907EC"/>
    <w:rsid w:val="00EA5421"/>
    <w:rsid w:val="00EB2B50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622C"/>
    <w:rsid w:val="00FA02C7"/>
    <w:rsid w:val="00FA4186"/>
    <w:rsid w:val="00FB0DE2"/>
    <w:rsid w:val="00FB74B5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B0D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966</Words>
  <Characters>6087</Characters>
  <Application>Microsoft Office Word</Application>
  <DocSecurity>0</DocSecurity>
  <Lines>50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35</cp:revision>
  <dcterms:created xsi:type="dcterms:W3CDTF">2020-08-07T16:06:00Z</dcterms:created>
  <dcterms:modified xsi:type="dcterms:W3CDTF">2023-02-07T18:20:00Z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24ebda2da3dac14f5c4d005aa9bcd88790e47cfa4723f919bad7cde27766401b</vt:lpwstr>
  </property>
</Properties>
</file>