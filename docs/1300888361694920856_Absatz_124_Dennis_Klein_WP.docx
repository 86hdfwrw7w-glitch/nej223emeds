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4546719E" w:rsidR="006D2592" w:rsidRPr="002743CE" w:rsidRDefault="007E23A0" w:rsidP="009B35EB">
      <w:pPr>
        <w:spacing w:after="0" w:line="240" w:lineRule="auto"/>
        <w:jc w:val="right"/>
        <w:rPr>
          <w:rFonts w:ascii="Georgia" w:hAnsi="Georgia" w:cs="Times New Roman"/>
          <w:sz w:val="21"/>
          <w:szCs w:val="21"/>
        </w:rPr>
      </w:pPr>
      <w:r w:rsidRPr="002743CE">
        <w:rPr>
          <w:rFonts w:ascii="Georgia" w:hAnsi="Georgia" w:cs="Times New Roman"/>
          <w:sz w:val="21"/>
          <w:szCs w:val="21"/>
        </w:rPr>
        <w:t>Dennis</w:t>
      </w:r>
      <w:r w:rsidR="003D5D1E" w:rsidRPr="002743CE">
        <w:rPr>
          <w:rFonts w:ascii="Georgia" w:hAnsi="Georgia" w:cs="Times New Roman"/>
          <w:sz w:val="21"/>
          <w:szCs w:val="21"/>
        </w:rPr>
        <w:t xml:space="preserve"> </w:t>
      </w:r>
      <w:r w:rsidRPr="002743CE">
        <w:rPr>
          <w:rFonts w:ascii="Georgia" w:hAnsi="Georgia" w:cs="Times New Roman"/>
          <w:sz w:val="21"/>
          <w:szCs w:val="21"/>
        </w:rPr>
        <w:t>Klein</w:t>
      </w:r>
    </w:p>
    <w:p w14:paraId="2458A2A0" w14:textId="3CC9AEB7" w:rsidR="00857C6F" w:rsidRPr="002743CE" w:rsidRDefault="007E23A0" w:rsidP="009B35EB">
      <w:pPr>
        <w:spacing w:after="0" w:line="240" w:lineRule="auto"/>
        <w:jc w:val="right"/>
        <w:rPr>
          <w:rFonts w:ascii="Georgia" w:hAnsi="Georgia" w:cs="Times New Roman"/>
          <w:sz w:val="21"/>
          <w:szCs w:val="21"/>
        </w:rPr>
      </w:pPr>
      <w:r w:rsidRPr="002743CE">
        <w:rPr>
          <w:rFonts w:ascii="Georgia" w:hAnsi="Georgia" w:cs="Times New Roman"/>
          <w:sz w:val="21"/>
          <w:szCs w:val="21"/>
        </w:rPr>
        <w:t>Holzhofallee</w:t>
      </w:r>
      <w:r w:rsidR="003D5D1E" w:rsidRPr="002743CE">
        <w:rPr>
          <w:rFonts w:ascii="Georgia" w:hAnsi="Georgia" w:cs="Times New Roman"/>
          <w:sz w:val="21"/>
          <w:szCs w:val="21"/>
        </w:rPr>
        <w:t xml:space="preserve"> 2</w:t>
      </w:r>
      <w:r w:rsidRPr="002743CE">
        <w:rPr>
          <w:rFonts w:ascii="Georgia" w:hAnsi="Georgia" w:cs="Times New Roman"/>
          <w:sz w:val="21"/>
          <w:szCs w:val="21"/>
        </w:rPr>
        <w:t>6a</w:t>
      </w:r>
    </w:p>
    <w:p w14:paraId="451AEE20" w14:textId="2355919B" w:rsidR="00857C6F" w:rsidRPr="002743CE" w:rsidRDefault="003D5D1E" w:rsidP="009B35EB">
      <w:pPr>
        <w:spacing w:after="0" w:line="240" w:lineRule="auto"/>
        <w:jc w:val="right"/>
        <w:rPr>
          <w:rFonts w:ascii="Georgia" w:hAnsi="Georgia" w:cs="Times New Roman"/>
          <w:sz w:val="21"/>
          <w:szCs w:val="21"/>
        </w:rPr>
      </w:pPr>
      <w:r w:rsidRPr="002743CE">
        <w:rPr>
          <w:rFonts w:ascii="Georgia" w:hAnsi="Georgia" w:cs="Times New Roman"/>
          <w:sz w:val="21"/>
          <w:szCs w:val="21"/>
        </w:rPr>
        <w:t>6</w:t>
      </w:r>
      <w:r w:rsidR="007E23A0" w:rsidRPr="002743CE">
        <w:rPr>
          <w:rFonts w:ascii="Georgia" w:hAnsi="Georgia" w:cs="Times New Roman"/>
          <w:sz w:val="21"/>
          <w:szCs w:val="21"/>
        </w:rPr>
        <w:t>4295</w:t>
      </w:r>
      <w:r w:rsidR="00857C6F" w:rsidRPr="002743CE">
        <w:rPr>
          <w:rFonts w:ascii="Georgia" w:hAnsi="Georgia" w:cs="Times New Roman"/>
          <w:sz w:val="21"/>
          <w:szCs w:val="21"/>
        </w:rPr>
        <w:t xml:space="preserve"> </w:t>
      </w:r>
      <w:r w:rsidR="007E23A0" w:rsidRPr="002743CE">
        <w:rPr>
          <w:rFonts w:ascii="Georgia" w:hAnsi="Georgia" w:cs="Times New Roman"/>
          <w:sz w:val="21"/>
          <w:szCs w:val="21"/>
        </w:rPr>
        <w:t>Darmstadt</w:t>
      </w:r>
    </w:p>
    <w:p w14:paraId="12BA391A" w14:textId="1425F514" w:rsidR="006A7895" w:rsidRPr="002743CE" w:rsidRDefault="007E23A0" w:rsidP="009B35EB">
      <w:pPr>
        <w:spacing w:after="0" w:line="240" w:lineRule="auto"/>
        <w:jc w:val="right"/>
        <w:rPr>
          <w:rFonts w:ascii="Georgia" w:hAnsi="Georgia" w:cs="Times New Roman"/>
          <w:sz w:val="21"/>
          <w:szCs w:val="21"/>
        </w:rPr>
      </w:pPr>
      <w:r w:rsidRPr="002743CE">
        <w:rPr>
          <w:rFonts w:ascii="Georgia" w:hAnsi="Georgia" w:cs="Times New Roman"/>
          <w:color w:val="000000"/>
          <w:sz w:val="21"/>
          <w:szCs w:val="21"/>
        </w:rPr>
        <w:t>Dennis-Klein@magenta.de</w:t>
      </w:r>
    </w:p>
    <w:p w14:paraId="64C1B37E" w14:textId="745C9816" w:rsidR="007F2A50" w:rsidRPr="002743CE" w:rsidRDefault="006D2592" w:rsidP="002743CE">
      <w:pPr>
        <w:spacing w:after="0" w:line="240" w:lineRule="auto"/>
        <w:jc w:val="right"/>
        <w:rPr>
          <w:rFonts w:ascii="Georgia" w:hAnsi="Georgia" w:cs="Times New Roman"/>
          <w:color w:val="000000"/>
          <w:sz w:val="21"/>
          <w:szCs w:val="21"/>
        </w:rPr>
      </w:pPr>
      <w:r w:rsidRPr="002743CE">
        <w:rPr>
          <w:rFonts w:ascii="Georgia" w:hAnsi="Georgia" w:cs="Times New Roman"/>
          <w:color w:val="000000"/>
          <w:sz w:val="21"/>
          <w:szCs w:val="21"/>
        </w:rPr>
        <w:t>+</w:t>
      </w:r>
      <w:r w:rsidR="00857C6F" w:rsidRPr="002743CE">
        <w:rPr>
          <w:rFonts w:ascii="Georgia" w:hAnsi="Georgia" w:cs="Times New Roman"/>
          <w:color w:val="000000"/>
          <w:sz w:val="21"/>
          <w:szCs w:val="21"/>
        </w:rPr>
        <w:t xml:space="preserve">49 175 </w:t>
      </w:r>
      <w:r w:rsidR="003D5D1E" w:rsidRPr="002743CE">
        <w:rPr>
          <w:rFonts w:ascii="Georgia" w:hAnsi="Georgia" w:cs="Times New Roman"/>
          <w:color w:val="000000"/>
          <w:sz w:val="21"/>
          <w:szCs w:val="21"/>
        </w:rPr>
        <w:t>151 1212 1212</w:t>
      </w:r>
    </w:p>
    <w:p w14:paraId="4FFA7063" w14:textId="67B49DA0" w:rsidR="00F74175" w:rsidRPr="00C36D87" w:rsidRDefault="003D5D1E" w:rsidP="002743CE">
      <w:pPr>
        <w:spacing w:after="0" w:line="240" w:lineRule="auto"/>
        <w:rPr>
          <w:rFonts w:ascii="Georgia" w:hAnsi="Georgia" w:cs="Times New Roman"/>
          <w:color w:val="000000"/>
          <w:sz w:val="21"/>
          <w:szCs w:val="21"/>
        </w:rPr>
      </w:pPr>
      <w:r w:rsidRPr="00C36D87">
        <w:rPr>
          <w:rFonts w:ascii="Georgia" w:hAnsi="Georgia" w:cs="Times New Roman"/>
          <w:color w:val="000000"/>
          <w:sz w:val="21"/>
          <w:szCs w:val="21"/>
        </w:rPr>
        <w:t>Corporate Finance Beratung</w:t>
      </w:r>
      <w:r w:rsidR="00F74175" w:rsidRPr="00C36D87">
        <w:rPr>
          <w:rFonts w:ascii="Georgia" w:hAnsi="Georgia" w:cs="Times New Roman"/>
          <w:color w:val="000000"/>
          <w:sz w:val="21"/>
          <w:szCs w:val="21"/>
        </w:rPr>
        <w:t xml:space="preserve"> GmbH</w:t>
      </w:r>
    </w:p>
    <w:p w14:paraId="6A013FD1" w14:textId="3DBC7296" w:rsidR="00F74175" w:rsidRPr="002743CE" w:rsidRDefault="003D5D1E" w:rsidP="002743CE">
      <w:pPr>
        <w:spacing w:after="0" w:line="240" w:lineRule="auto"/>
        <w:rPr>
          <w:rFonts w:ascii="Georgia" w:hAnsi="Georgia" w:cs="Times New Roman"/>
          <w:sz w:val="21"/>
          <w:szCs w:val="21"/>
        </w:rPr>
      </w:pPr>
      <w:r w:rsidRPr="00C36D87">
        <w:rPr>
          <w:rFonts w:ascii="Georgia" w:hAnsi="Georgia" w:cs="Times New Roman"/>
          <w:sz w:val="21"/>
          <w:szCs w:val="21"/>
        </w:rPr>
        <w:t>Musterstraße 99</w:t>
      </w:r>
      <w:r w:rsidR="00F74175" w:rsidRPr="00C36D87">
        <w:rPr>
          <w:rFonts w:ascii="Georgia" w:hAnsi="Georgia" w:cs="Times New Roman"/>
          <w:sz w:val="21"/>
          <w:szCs w:val="21"/>
        </w:rPr>
        <w:br/>
      </w:r>
      <w:r w:rsidRPr="00C36D87">
        <w:rPr>
          <w:rFonts w:ascii="Georgia" w:hAnsi="Georgia" w:cs="Times New Roman"/>
          <w:sz w:val="21"/>
          <w:szCs w:val="21"/>
        </w:rPr>
        <w:t>55005</w:t>
      </w:r>
      <w:r w:rsidR="00F74175" w:rsidRPr="00C36D87">
        <w:rPr>
          <w:rFonts w:ascii="Georgia" w:hAnsi="Georgia" w:cs="Times New Roman"/>
          <w:sz w:val="21"/>
          <w:szCs w:val="21"/>
        </w:rPr>
        <w:t xml:space="preserve"> </w:t>
      </w:r>
      <w:r w:rsidRPr="00C36D87">
        <w:rPr>
          <w:rFonts w:ascii="Georgia" w:hAnsi="Georgia" w:cs="Times New Roman"/>
          <w:sz w:val="21"/>
          <w:szCs w:val="21"/>
        </w:rPr>
        <w:t>Frankfurt am Main</w:t>
      </w:r>
      <w:r w:rsidR="00F74175" w:rsidRPr="002743CE">
        <w:rPr>
          <w:rFonts w:ascii="Georgia" w:hAnsi="Georgia" w:cs="Times New Roman"/>
          <w:sz w:val="21"/>
          <w:szCs w:val="21"/>
        </w:rPr>
        <w:t xml:space="preserve"> </w:t>
      </w:r>
    </w:p>
    <w:p w14:paraId="096C8AF5" w14:textId="77777777" w:rsidR="00647413" w:rsidRPr="002743CE" w:rsidRDefault="00647413" w:rsidP="002743CE">
      <w:pPr>
        <w:spacing w:after="0" w:line="240" w:lineRule="auto"/>
        <w:rPr>
          <w:rFonts w:ascii="Georgia" w:hAnsi="Georgia" w:cs="Times New Roman"/>
          <w:color w:val="000000"/>
          <w:sz w:val="21"/>
          <w:szCs w:val="21"/>
        </w:rPr>
      </w:pPr>
    </w:p>
    <w:p w14:paraId="155B6E2E" w14:textId="4647C1D6" w:rsidR="006A7895" w:rsidRPr="002743CE" w:rsidRDefault="00B16F00" w:rsidP="002743CE">
      <w:pPr>
        <w:spacing w:after="0" w:line="240" w:lineRule="auto"/>
        <w:jc w:val="right"/>
        <w:rPr>
          <w:rFonts w:ascii="Georgia" w:hAnsi="Georgia" w:cs="Times New Roman"/>
          <w:sz w:val="21"/>
          <w:szCs w:val="21"/>
        </w:rPr>
      </w:pPr>
      <w:r w:rsidRPr="002743CE">
        <w:rPr>
          <w:rFonts w:ascii="Georgia" w:hAnsi="Georgia" w:cs="Times New Roman"/>
          <w:sz w:val="21"/>
          <w:szCs w:val="21"/>
        </w:rPr>
        <w:t>Darmstadt</w:t>
      </w:r>
      <w:r w:rsidR="002D594E" w:rsidRPr="002743CE">
        <w:rPr>
          <w:rFonts w:ascii="Georgia" w:hAnsi="Georgia" w:cs="Times New Roman"/>
          <w:sz w:val="21"/>
          <w:szCs w:val="21"/>
        </w:rPr>
        <w:t xml:space="preserve">, </w:t>
      </w:r>
      <w:r w:rsidRPr="00C36D87">
        <w:rPr>
          <w:rFonts w:ascii="Georgia" w:hAnsi="Georgia" w:cs="Times New Roman"/>
          <w:sz w:val="21"/>
          <w:szCs w:val="21"/>
        </w:rPr>
        <w:t>25</w:t>
      </w:r>
      <w:r w:rsidR="002D594E" w:rsidRPr="00C36D87">
        <w:rPr>
          <w:rFonts w:ascii="Georgia" w:hAnsi="Georgia" w:cs="Times New Roman"/>
          <w:sz w:val="21"/>
          <w:szCs w:val="21"/>
        </w:rPr>
        <w:t>.</w:t>
      </w:r>
      <w:r w:rsidR="003D5D1E" w:rsidRPr="00C36D87">
        <w:rPr>
          <w:rFonts w:ascii="Georgia" w:hAnsi="Georgia" w:cs="Times New Roman"/>
          <w:sz w:val="21"/>
          <w:szCs w:val="21"/>
        </w:rPr>
        <w:t>1</w:t>
      </w:r>
      <w:r w:rsidRPr="00C36D87">
        <w:rPr>
          <w:rFonts w:ascii="Georgia" w:hAnsi="Georgia" w:cs="Times New Roman"/>
          <w:sz w:val="21"/>
          <w:szCs w:val="21"/>
        </w:rPr>
        <w:t>1</w:t>
      </w:r>
      <w:r w:rsidR="006A7895" w:rsidRPr="00C36D87">
        <w:rPr>
          <w:rFonts w:ascii="Georgia" w:hAnsi="Georgia" w:cs="Times New Roman"/>
          <w:sz w:val="21"/>
          <w:szCs w:val="21"/>
        </w:rPr>
        <w:t>.</w:t>
      </w:r>
      <w:r w:rsidR="003D5D1E" w:rsidRPr="00C36D87">
        <w:rPr>
          <w:rFonts w:ascii="Georgia" w:hAnsi="Georgia" w:cs="Times New Roman"/>
          <w:sz w:val="21"/>
          <w:szCs w:val="21"/>
        </w:rPr>
        <w:t>20</w:t>
      </w:r>
      <w:r w:rsidRPr="00C36D87">
        <w:rPr>
          <w:rFonts w:ascii="Georgia" w:hAnsi="Georgia" w:cs="Times New Roman"/>
          <w:sz w:val="21"/>
          <w:szCs w:val="21"/>
        </w:rPr>
        <w:t>23</w:t>
      </w:r>
    </w:p>
    <w:p w14:paraId="0098600D" w14:textId="5EC79D31" w:rsidR="000A5AB8" w:rsidRPr="002743CE" w:rsidRDefault="0099776A" w:rsidP="002743CE">
      <w:pPr>
        <w:spacing w:after="0" w:line="240" w:lineRule="auto"/>
        <w:rPr>
          <w:rFonts w:ascii="Georgia" w:hAnsi="Georgia" w:cs="Times New Roman"/>
          <w:b/>
          <w:sz w:val="21"/>
          <w:szCs w:val="21"/>
        </w:rPr>
      </w:pPr>
      <w:r w:rsidRPr="002743CE">
        <w:rPr>
          <w:rFonts w:ascii="Georgia" w:hAnsi="Georgia" w:cs="Times New Roman"/>
          <w:b/>
          <w:sz w:val="21"/>
          <w:szCs w:val="21"/>
        </w:rPr>
        <w:t>Bewerbung um ein Praktikum i</w:t>
      </w:r>
      <w:r w:rsidR="00D37FB4">
        <w:rPr>
          <w:rFonts w:ascii="Georgia" w:hAnsi="Georgia" w:cs="Times New Roman"/>
          <w:b/>
          <w:sz w:val="21"/>
          <w:szCs w:val="21"/>
        </w:rPr>
        <w:t>n der Wirtschaftsprüfung</w:t>
      </w:r>
    </w:p>
    <w:p w14:paraId="1EE51E33" w14:textId="77777777" w:rsidR="00F06489" w:rsidRPr="00F06489" w:rsidRDefault="0041285C" w:rsidP="00F06489">
      <w:pPr>
        <w:spacing w:after="0" w:line="240" w:lineRule="auto"/>
        <w:rPr>
          <w:rFonts w:ascii="Georgia" w:hAnsi="Georgia" w:cs="Times New Roman"/>
          <w:bCs/>
          <w:sz w:val="21"/>
          <w:szCs w:val="21"/>
        </w:rPr>
      </w:pPr>
      <w:r w:rsidRPr="002743CE">
        <w:rPr>
          <w:rFonts w:ascii="Georgia" w:hAnsi="Georgia" w:cs="Times New Roman"/>
          <w:b/>
          <w:sz w:val="21"/>
          <w:szCs w:val="21"/>
        </w:rPr>
        <w:br/>
      </w:r>
      <w:r w:rsidR="00F06489" w:rsidRPr="00F06489">
        <w:rPr>
          <w:rFonts w:ascii="Georgia" w:hAnsi="Georgia" w:cs="Times New Roman"/>
          <w:bCs/>
          <w:sz w:val="21"/>
          <w:szCs w:val="21"/>
        </w:rPr>
        <w:t>Sehr geehrte Damen und Herren,</w:t>
      </w:r>
    </w:p>
    <w:p w14:paraId="56C4577A" w14:textId="77777777" w:rsidR="00F06489" w:rsidRPr="00F06489" w:rsidRDefault="00F06489" w:rsidP="00F06489">
      <w:pPr>
        <w:spacing w:after="0" w:line="240" w:lineRule="auto"/>
        <w:rPr>
          <w:rFonts w:ascii="Georgia" w:hAnsi="Georgia" w:cs="Times New Roman"/>
          <w:bCs/>
          <w:sz w:val="21"/>
          <w:szCs w:val="21"/>
        </w:rPr>
      </w:pPr>
    </w:p>
    <w:p w14:paraId="1CBB3F6D" w14:textId="21BD6006" w:rsidR="00A305E7" w:rsidDel="00717E11" w:rsidRDefault="00A305E7" w:rsidP="00A305E7">
      <w:pPr>
        <w:spacing w:after="0" w:line="240" w:lineRule="auto"/>
        <w:jc w:val="both"/>
        <w:rPr>
          <w:del w:id="0" w:author="David Döbele" w:date="2024-10-29T19:19:00Z" w16du:dateUtc="2024-10-29T18:19:00Z"/>
          <w:rFonts w:ascii="Georgia" w:hAnsi="Georgia" w:cs="Times New Roman"/>
          <w:bCs/>
          <w:sz w:val="21"/>
          <w:szCs w:val="21"/>
        </w:rPr>
      </w:pPr>
      <w:r>
        <w:rPr>
          <w:rFonts w:ascii="Georgia" w:hAnsi="Georgia" w:cs="Times New Roman"/>
          <w:bCs/>
          <w:sz w:val="21"/>
          <w:szCs w:val="21"/>
        </w:rPr>
        <w:t xml:space="preserve">wenn ich auf meinen bisherigen Lebenslauf zurückblicke, stelle ich fest, dass ich ohne Eigeninitiative, Mut und Disziplin nicht weit gekommen wäre, da mir nichts geschenkt wurde. Daher habe ich meine Ziele stets strategisch geplant und analytisch verfolgt, um den Erfolg mit höherer Wahrscheinlichkeit zu erreichen. Ich habe mich von der Hauptschule bis zum Studenten hochgearbeitet und bin in meiner Familie der erste Akademiker. Mein Ziel ist es, später in einem Beruf zu arbeiten, in dem analytisches Denken, physische Stärke und eine belastbare Persönlichkeit Grundvoraussetzungen sind. Die Wirtschaftsprüfung fasziniert mich sehr, da ich die </w:t>
      </w:r>
      <w:del w:id="1" w:author="David Döbele" w:date="2024-10-29T19:17:00Z" w16du:dateUtc="2024-10-29T18:17:00Z">
        <w:r w:rsidDel="00717E11">
          <w:rPr>
            <w:rFonts w:ascii="Georgia" w:hAnsi="Georgia" w:cs="Times New Roman"/>
            <w:bCs/>
            <w:sz w:val="21"/>
            <w:szCs w:val="21"/>
          </w:rPr>
          <w:delText>Durchleuchte von</w:delText>
        </w:r>
      </w:del>
      <w:ins w:id="2" w:author="David Döbele" w:date="2024-10-29T19:17:00Z" w16du:dateUtc="2024-10-29T18:17:00Z">
        <w:r w:rsidR="00717E11">
          <w:rPr>
            <w:rFonts w:ascii="Georgia" w:hAnsi="Georgia" w:cs="Times New Roman"/>
            <w:bCs/>
            <w:sz w:val="21"/>
            <w:szCs w:val="21"/>
          </w:rPr>
          <w:t>wichtigsten</w:t>
        </w:r>
      </w:ins>
      <w:r>
        <w:rPr>
          <w:rFonts w:ascii="Georgia" w:hAnsi="Georgia" w:cs="Times New Roman"/>
          <w:bCs/>
          <w:sz w:val="21"/>
          <w:szCs w:val="21"/>
        </w:rPr>
        <w:t xml:space="preserve"> </w:t>
      </w:r>
      <w:ins w:id="3" w:author="David Döbele" w:date="2024-10-29T19:18:00Z" w16du:dateUtc="2024-10-29T18:18:00Z">
        <w:r w:rsidR="00717E11">
          <w:rPr>
            <w:rFonts w:ascii="Georgia" w:hAnsi="Georgia" w:cs="Times New Roman"/>
            <w:bCs/>
            <w:sz w:val="21"/>
            <w:szCs w:val="21"/>
          </w:rPr>
          <w:t>Finanz-</w:t>
        </w:r>
      </w:ins>
      <w:r>
        <w:rPr>
          <w:rFonts w:ascii="Georgia" w:hAnsi="Georgia" w:cs="Times New Roman"/>
          <w:bCs/>
          <w:sz w:val="21"/>
          <w:szCs w:val="21"/>
        </w:rPr>
        <w:t>Kennzahlen in einem großen Unternehmen auf Richtigkeit überprüfe</w:t>
      </w:r>
      <w:ins w:id="4" w:author="David Döbele" w:date="2024-10-29T19:18:00Z" w16du:dateUtc="2024-10-29T18:18:00Z">
        <w:r w:rsidR="00717E11">
          <w:rPr>
            <w:rFonts w:ascii="Georgia" w:hAnsi="Georgia" w:cs="Times New Roman"/>
            <w:bCs/>
            <w:sz w:val="21"/>
            <w:szCs w:val="21"/>
          </w:rPr>
          <w:t xml:space="preserve"> und somit eine große Verantwortung habe</w:t>
        </w:r>
      </w:ins>
      <w:r>
        <w:rPr>
          <w:rFonts w:ascii="Georgia" w:hAnsi="Georgia" w:cs="Times New Roman"/>
          <w:bCs/>
          <w:sz w:val="21"/>
          <w:szCs w:val="21"/>
        </w:rPr>
        <w:t xml:space="preserve">. </w:t>
      </w:r>
      <w:del w:id="5" w:author="David Döbele" w:date="2024-10-29T19:18:00Z" w16du:dateUtc="2024-10-29T18:18:00Z">
        <w:r w:rsidDel="00717E11">
          <w:rPr>
            <w:rFonts w:ascii="Georgia" w:hAnsi="Georgia" w:cs="Times New Roman"/>
            <w:bCs/>
            <w:sz w:val="21"/>
            <w:szCs w:val="21"/>
          </w:rPr>
          <w:delText>Auch die große Verantwortung beeindruckt mich sehr, da ich in einem Team mitverantwortlich dafür bin, Erfolge zu liefern und Mandanten in Präsentationen von meinen Vorhaben zu überzeugen</w:delText>
        </w:r>
      </w:del>
      <w:ins w:id="6" w:author="David Döbele" w:date="2024-10-29T19:18:00Z" w16du:dateUtc="2024-10-29T18:18:00Z">
        <w:r w:rsidR="00717E11">
          <w:rPr>
            <w:rFonts w:ascii="Georgia" w:hAnsi="Georgia" w:cs="Times New Roman"/>
            <w:bCs/>
            <w:sz w:val="21"/>
            <w:szCs w:val="21"/>
          </w:rPr>
          <w:t xml:space="preserve">Doch auch die Teamarbeit und die Möglichkeit, von unglaublich erfahrenen </w:t>
        </w:r>
      </w:ins>
      <w:ins w:id="7" w:author="David Döbele" w:date="2024-10-29T19:19:00Z" w16du:dateUtc="2024-10-29T18:19:00Z">
        <w:r w:rsidR="00717E11">
          <w:rPr>
            <w:rFonts w:ascii="Georgia" w:hAnsi="Georgia" w:cs="Times New Roman"/>
            <w:bCs/>
            <w:sz w:val="21"/>
            <w:szCs w:val="21"/>
          </w:rPr>
          <w:t>Personen lernen zu können, begeistert mich</w:t>
        </w:r>
      </w:ins>
      <w:r>
        <w:rPr>
          <w:rFonts w:ascii="Georgia" w:hAnsi="Georgia" w:cs="Times New Roman"/>
          <w:bCs/>
          <w:sz w:val="21"/>
          <w:szCs w:val="21"/>
        </w:rPr>
        <w:t>. Ich sehe mich hier sowohl als klassischen Berater als auch als Prüfer, der stets mit dem Ziel</w:t>
      </w:r>
      <w:ins w:id="8" w:author="David Döbele" w:date="2024-10-29T19:19:00Z" w16du:dateUtc="2024-10-29T18:19:00Z">
        <w:r w:rsidR="00717E11">
          <w:rPr>
            <w:rFonts w:ascii="Georgia" w:hAnsi="Georgia" w:cs="Times New Roman"/>
            <w:bCs/>
            <w:sz w:val="21"/>
            <w:szCs w:val="21"/>
          </w:rPr>
          <w:t xml:space="preserve"> arbeitet</w:t>
        </w:r>
      </w:ins>
      <w:r>
        <w:rPr>
          <w:rFonts w:ascii="Georgia" w:hAnsi="Georgia" w:cs="Times New Roman"/>
          <w:bCs/>
          <w:sz w:val="21"/>
          <w:szCs w:val="21"/>
        </w:rPr>
        <w:t>, den Erfolg meiner Mandanten zu gewährleisten und der Wirtschaft zum Wachstum zu verhelfen. Daher würde ich gerne ein dreimonatiges Praktikum vom 11.08.2025 bis zum 11.11.2025 in Ihrem Büro in Frankfurt am Main absolvieren.</w:t>
      </w:r>
    </w:p>
    <w:p w14:paraId="455CD210" w14:textId="5865DCAE" w:rsidR="00F06489" w:rsidRPr="00F06489" w:rsidRDefault="00F06489" w:rsidP="00C36D87">
      <w:pPr>
        <w:spacing w:after="0" w:line="240" w:lineRule="auto"/>
        <w:jc w:val="both"/>
        <w:rPr>
          <w:rFonts w:ascii="Georgia" w:hAnsi="Georgia" w:cs="Times New Roman"/>
          <w:bCs/>
          <w:sz w:val="21"/>
          <w:szCs w:val="21"/>
        </w:rPr>
      </w:pPr>
    </w:p>
    <w:p w14:paraId="14F39B7D" w14:textId="77777777" w:rsidR="00F06489" w:rsidRPr="00F06489" w:rsidRDefault="00F06489" w:rsidP="00C36D87">
      <w:pPr>
        <w:spacing w:after="0" w:line="240" w:lineRule="auto"/>
        <w:jc w:val="both"/>
        <w:rPr>
          <w:rFonts w:ascii="Georgia" w:hAnsi="Georgia" w:cs="Times New Roman"/>
          <w:bCs/>
          <w:sz w:val="21"/>
          <w:szCs w:val="21"/>
        </w:rPr>
      </w:pPr>
    </w:p>
    <w:p w14:paraId="71A9D1DE" w14:textId="4BB6ADCA" w:rsidR="00336B6F" w:rsidRDefault="00F06489" w:rsidP="00F06489">
      <w:pPr>
        <w:spacing w:after="0" w:line="240" w:lineRule="auto"/>
        <w:jc w:val="both"/>
        <w:rPr>
          <w:rFonts w:ascii="Georgia" w:hAnsi="Georgia" w:cs="Times New Roman"/>
          <w:bCs/>
          <w:sz w:val="21"/>
          <w:szCs w:val="21"/>
        </w:rPr>
      </w:pPr>
      <w:r w:rsidRPr="00F06489">
        <w:rPr>
          <w:rFonts w:ascii="Georgia" w:hAnsi="Georgia" w:cs="Times New Roman"/>
          <w:bCs/>
          <w:sz w:val="21"/>
          <w:szCs w:val="21"/>
        </w:rPr>
        <w:t xml:space="preserve">Schon als Kind hatte ich das Ziel, später in einer Position zu stehen, die umfangreich, sensibel und mit hoher Verantwortung verbunden ist. Durch das Ausüben des Kampfsports, den ich als Jugendlicher intensiv betrieben habe, habe ich neben meiner Zielstrebigkeit auch die Fähigkeit entwickelt, Prozesse in meinem Umfeld positiv zu beeinflussen. So sehe ich das Leben als einen endlosen Wettkampf an, der nie endet und sowohl Erfolge als auch Niederlagen mit sich bringt – aus denen man lernt, wieder aufsteht und diese Erfahrungen optimal in sich selbst investiert. Ich bin motiviert und zielstrebig, dies auch weiterhin zu tun. Durch mein kollegiales Verhalten sorge ich dafür, mit jedem gut auszukommen und </w:t>
      </w:r>
      <w:r>
        <w:rPr>
          <w:rFonts w:ascii="Georgia" w:hAnsi="Georgia" w:cs="Times New Roman"/>
          <w:bCs/>
          <w:sz w:val="21"/>
          <w:szCs w:val="21"/>
        </w:rPr>
        <w:t xml:space="preserve">ich </w:t>
      </w:r>
      <w:r w:rsidRPr="00F06489">
        <w:rPr>
          <w:rFonts w:ascii="Georgia" w:hAnsi="Georgia" w:cs="Times New Roman"/>
          <w:bCs/>
          <w:sz w:val="21"/>
          <w:szCs w:val="21"/>
        </w:rPr>
        <w:t>biete meine Hilfe an, wenn sie benötigt wird. Meine Tätigkeit im Handwerk hat mir zudem Belastbarkeit vermittelt und</w:t>
      </w:r>
      <w:r>
        <w:rPr>
          <w:rFonts w:ascii="Georgia" w:hAnsi="Georgia" w:cs="Times New Roman"/>
          <w:bCs/>
          <w:sz w:val="21"/>
          <w:szCs w:val="21"/>
        </w:rPr>
        <w:t xml:space="preserve"> mich</w:t>
      </w:r>
      <w:r w:rsidRPr="00F06489">
        <w:rPr>
          <w:rFonts w:ascii="Georgia" w:hAnsi="Georgia" w:cs="Times New Roman"/>
          <w:bCs/>
          <w:sz w:val="21"/>
          <w:szCs w:val="21"/>
        </w:rPr>
        <w:t xml:space="preserve"> gelehrt, auch in stressigen Situationen meine Aufgaben stets bestmöglich zu erledigen. Daher bin ich der festen Überzeugung, dass ich durch meine Berufserfahrung ein optimaler Kandidat bin und als Praktikant meine Aufgaben mit Engagement und Verantwortungsbewusstsein erfüllen werde.</w:t>
      </w:r>
    </w:p>
    <w:p w14:paraId="13062912" w14:textId="77777777" w:rsidR="009B35EB" w:rsidRPr="002743CE" w:rsidRDefault="009B35EB" w:rsidP="002743CE">
      <w:pPr>
        <w:spacing w:after="0" w:line="240" w:lineRule="auto"/>
        <w:jc w:val="both"/>
        <w:rPr>
          <w:rFonts w:ascii="Georgia" w:hAnsi="Georgia" w:cs="Times New Roman"/>
          <w:bCs/>
          <w:sz w:val="21"/>
          <w:szCs w:val="21"/>
        </w:rPr>
      </w:pPr>
    </w:p>
    <w:p w14:paraId="6E624F82" w14:textId="491E2204" w:rsidR="009B35EB" w:rsidRPr="002743CE" w:rsidRDefault="009B35EB" w:rsidP="002743CE">
      <w:pPr>
        <w:spacing w:after="0" w:line="240" w:lineRule="auto"/>
        <w:jc w:val="both"/>
        <w:rPr>
          <w:rFonts w:ascii="Georgia" w:hAnsi="Georgia" w:cs="Times New Roman"/>
          <w:bCs/>
          <w:sz w:val="21"/>
          <w:szCs w:val="21"/>
        </w:rPr>
      </w:pPr>
      <w:r w:rsidRPr="002743CE">
        <w:rPr>
          <w:rFonts w:ascii="Georgia" w:hAnsi="Georgia" w:cs="Times New Roman"/>
          <w:bCs/>
          <w:sz w:val="21"/>
          <w:szCs w:val="21"/>
        </w:rPr>
        <w:t>[Dritter Absatz...]</w:t>
      </w:r>
    </w:p>
    <w:p w14:paraId="6C0E2244" w14:textId="77777777" w:rsidR="009B35EB" w:rsidRPr="002743CE" w:rsidRDefault="009B35EB" w:rsidP="002743CE">
      <w:pPr>
        <w:spacing w:after="0" w:line="240" w:lineRule="auto"/>
        <w:jc w:val="both"/>
        <w:rPr>
          <w:rFonts w:ascii="Georgia" w:hAnsi="Georgia" w:cs="Times New Roman"/>
          <w:bCs/>
          <w:sz w:val="21"/>
          <w:szCs w:val="21"/>
        </w:rPr>
      </w:pPr>
    </w:p>
    <w:p w14:paraId="2549A1DA" w14:textId="52D7D6B9" w:rsidR="00F06489" w:rsidRPr="002743CE" w:rsidRDefault="00F06489" w:rsidP="002743CE">
      <w:pPr>
        <w:spacing w:after="0" w:line="240" w:lineRule="auto"/>
        <w:jc w:val="both"/>
        <w:rPr>
          <w:rFonts w:ascii="Georgia" w:hAnsi="Georgia" w:cs="Times New Roman"/>
          <w:bCs/>
          <w:sz w:val="21"/>
          <w:szCs w:val="21"/>
        </w:rPr>
      </w:pPr>
      <w:r w:rsidRPr="00F06489">
        <w:rPr>
          <w:rFonts w:ascii="Georgia" w:hAnsi="Georgia" w:cs="Times New Roman"/>
          <w:bCs/>
          <w:sz w:val="21"/>
          <w:szCs w:val="21"/>
        </w:rPr>
        <w:t>Von dem Praktikum i</w:t>
      </w:r>
      <w:r w:rsidR="00A305E7">
        <w:rPr>
          <w:rFonts w:ascii="Georgia" w:hAnsi="Georgia" w:cs="Times New Roman"/>
          <w:bCs/>
          <w:sz w:val="21"/>
          <w:szCs w:val="21"/>
        </w:rPr>
        <w:t>n der Wirtschaftsprüfung</w:t>
      </w:r>
      <w:r w:rsidRPr="00F06489">
        <w:rPr>
          <w:rFonts w:ascii="Georgia" w:hAnsi="Georgia" w:cs="Times New Roman"/>
          <w:bCs/>
          <w:sz w:val="21"/>
          <w:szCs w:val="21"/>
        </w:rPr>
        <w:t xml:space="preserve"> erhoffe ich mir eine steile Lernkurve sowie die Möglichkeit, meine eigenen Ideen und bisherigen Erfahrungen in Ihr</w:t>
      </w:r>
      <w:r>
        <w:rPr>
          <w:rFonts w:ascii="Georgia" w:hAnsi="Georgia" w:cs="Times New Roman"/>
          <w:bCs/>
          <w:sz w:val="21"/>
          <w:szCs w:val="21"/>
        </w:rPr>
        <w:t>em</w:t>
      </w:r>
      <w:r w:rsidRPr="00F06489">
        <w:rPr>
          <w:rFonts w:ascii="Georgia" w:hAnsi="Georgia" w:cs="Times New Roman"/>
          <w:bCs/>
          <w:sz w:val="21"/>
          <w:szCs w:val="21"/>
        </w:rPr>
        <w:t xml:space="preserve"> Unternehmen einzubringen. Ich bin davon überzeugt, dass ich durch mein starkes Interesse für die Tätigkeit als </w:t>
      </w:r>
      <w:r w:rsidR="00A305E7">
        <w:rPr>
          <w:rFonts w:ascii="Georgia" w:hAnsi="Georgia" w:cs="Times New Roman"/>
          <w:bCs/>
          <w:sz w:val="21"/>
          <w:szCs w:val="21"/>
        </w:rPr>
        <w:t>Wirtschaftsprüfer</w:t>
      </w:r>
      <w:r w:rsidRPr="00F06489">
        <w:rPr>
          <w:rFonts w:ascii="Georgia" w:hAnsi="Georgia" w:cs="Times New Roman"/>
          <w:bCs/>
          <w:sz w:val="21"/>
          <w:szCs w:val="21"/>
        </w:rPr>
        <w:t xml:space="preserve"> sowie meine Disziplin und Leidenschaft, mir neues Wissen anzueignen, eine Bereicherung für Ihr Unternehmen sein werde. Daher würde ich mich sehr darüber freuen, Sie auch in einem persönlichen Gespräch von mir überzeugen zu dürfen.</w:t>
      </w:r>
    </w:p>
    <w:p w14:paraId="35CF3253" w14:textId="77777777" w:rsidR="00311734" w:rsidRPr="00B76820" w:rsidRDefault="00311734" w:rsidP="002743CE">
      <w:pPr>
        <w:spacing w:after="0" w:line="240" w:lineRule="auto"/>
        <w:jc w:val="both"/>
        <w:rPr>
          <w:rFonts w:ascii="Georgia" w:hAnsi="Georgia" w:cs="Times New Roman"/>
          <w:sz w:val="21"/>
          <w:szCs w:val="21"/>
        </w:rPr>
      </w:pPr>
    </w:p>
    <w:p w14:paraId="4459D038" w14:textId="67EE235A" w:rsidR="00E65B09" w:rsidRPr="00B76820" w:rsidRDefault="00F17D24" w:rsidP="002743CE">
      <w:pPr>
        <w:spacing w:after="0" w:line="240" w:lineRule="auto"/>
        <w:jc w:val="both"/>
        <w:rPr>
          <w:rFonts w:ascii="Georgia" w:hAnsi="Georgia" w:cs="Times New Roman"/>
          <w:sz w:val="21"/>
          <w:szCs w:val="21"/>
        </w:rPr>
      </w:pPr>
      <w:r w:rsidRPr="00B76820">
        <w:rPr>
          <w:rFonts w:ascii="Georgia" w:hAnsi="Georgia" w:cs="Times New Roman"/>
          <w:noProof/>
          <w:sz w:val="21"/>
          <w:szCs w:val="21"/>
        </w:rPr>
        <w:drawing>
          <wp:anchor distT="0" distB="0" distL="114300" distR="114300" simplePos="0" relativeHeight="251659264" behindDoc="0" locked="0" layoutInCell="1" allowOverlap="1" wp14:anchorId="367DE7EB" wp14:editId="4379789F">
            <wp:simplePos x="0" y="0"/>
            <wp:positionH relativeFrom="column">
              <wp:posOffset>-239395</wp:posOffset>
            </wp:positionH>
            <wp:positionV relativeFrom="paragraph">
              <wp:posOffset>166370</wp:posOffset>
            </wp:positionV>
            <wp:extent cx="1457325" cy="389879"/>
            <wp:effectExtent l="0" t="0" r="0" b="0"/>
            <wp:wrapNone/>
            <wp:docPr id="983267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67864" name="Picture 983267864"/>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57325" cy="389879"/>
                    </a:xfrm>
                    <a:prstGeom prst="rect">
                      <a:avLst/>
                    </a:prstGeom>
                  </pic:spPr>
                </pic:pic>
              </a:graphicData>
            </a:graphic>
            <wp14:sizeRelH relativeFrom="margin">
              <wp14:pctWidth>0</wp14:pctWidth>
            </wp14:sizeRelH>
            <wp14:sizeRelV relativeFrom="margin">
              <wp14:pctHeight>0</wp14:pctHeight>
            </wp14:sizeRelV>
          </wp:anchor>
        </w:drawing>
      </w:r>
      <w:r w:rsidR="0099776A" w:rsidRPr="00B76820">
        <w:rPr>
          <w:rFonts w:ascii="Georgia" w:hAnsi="Georgia" w:cs="Times New Roman"/>
          <w:sz w:val="21"/>
          <w:szCs w:val="21"/>
        </w:rPr>
        <w:t>Mit freundlichen Grüßen</w:t>
      </w:r>
    </w:p>
    <w:p w14:paraId="79E4F192" w14:textId="77777777" w:rsidR="00F17D24" w:rsidRPr="009B35EB" w:rsidRDefault="00F17D24" w:rsidP="002743CE">
      <w:pPr>
        <w:spacing w:after="0" w:line="240" w:lineRule="auto"/>
        <w:jc w:val="both"/>
        <w:rPr>
          <w:rFonts w:ascii="Georgia" w:hAnsi="Georgia" w:cs="Times New Roman"/>
          <w:sz w:val="21"/>
          <w:szCs w:val="21"/>
        </w:rPr>
      </w:pPr>
    </w:p>
    <w:p w14:paraId="3BDB02BA" w14:textId="2F763CC3" w:rsidR="00BB3512" w:rsidRPr="009B35EB" w:rsidRDefault="00BB3512" w:rsidP="002743CE">
      <w:pPr>
        <w:spacing w:after="0" w:line="240" w:lineRule="auto"/>
        <w:jc w:val="both"/>
        <w:rPr>
          <w:rFonts w:ascii="Georgia" w:hAnsi="Georgia" w:cs="Times New Roman"/>
          <w:sz w:val="21"/>
          <w:szCs w:val="21"/>
        </w:rPr>
      </w:pPr>
    </w:p>
    <w:sectPr w:rsidR="00BB3512" w:rsidRPr="009B35EB" w:rsidSect="00F06489">
      <w:pgSz w:w="11906" w:h="16838"/>
      <w:pgMar w:top="1418" w:right="1418" w:bottom="397"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2"/>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22D3"/>
    <w:rsid w:val="0004591A"/>
    <w:rsid w:val="00046459"/>
    <w:rsid w:val="00054BD7"/>
    <w:rsid w:val="000555E4"/>
    <w:rsid w:val="0005670D"/>
    <w:rsid w:val="00057B53"/>
    <w:rsid w:val="000710B0"/>
    <w:rsid w:val="00073C82"/>
    <w:rsid w:val="00081359"/>
    <w:rsid w:val="000A154E"/>
    <w:rsid w:val="000A5AB8"/>
    <w:rsid w:val="000A6678"/>
    <w:rsid w:val="000A7DEB"/>
    <w:rsid w:val="000C55DE"/>
    <w:rsid w:val="000F371C"/>
    <w:rsid w:val="001052F5"/>
    <w:rsid w:val="00107C97"/>
    <w:rsid w:val="00117F83"/>
    <w:rsid w:val="00122077"/>
    <w:rsid w:val="00146C8E"/>
    <w:rsid w:val="00152DF9"/>
    <w:rsid w:val="00156A98"/>
    <w:rsid w:val="001604EF"/>
    <w:rsid w:val="00160B17"/>
    <w:rsid w:val="001669DB"/>
    <w:rsid w:val="00171D11"/>
    <w:rsid w:val="001819B1"/>
    <w:rsid w:val="001819E3"/>
    <w:rsid w:val="001A4522"/>
    <w:rsid w:val="001A6B4C"/>
    <w:rsid w:val="001C17FC"/>
    <w:rsid w:val="001C7ACE"/>
    <w:rsid w:val="001D0681"/>
    <w:rsid w:val="001D079A"/>
    <w:rsid w:val="001D2637"/>
    <w:rsid w:val="001D7A08"/>
    <w:rsid w:val="001E0088"/>
    <w:rsid w:val="001E0903"/>
    <w:rsid w:val="001E1EE7"/>
    <w:rsid w:val="002042CB"/>
    <w:rsid w:val="002062F6"/>
    <w:rsid w:val="00212042"/>
    <w:rsid w:val="002213EE"/>
    <w:rsid w:val="00223800"/>
    <w:rsid w:val="00232B7E"/>
    <w:rsid w:val="0023683A"/>
    <w:rsid w:val="002467A0"/>
    <w:rsid w:val="0025178C"/>
    <w:rsid w:val="00251B02"/>
    <w:rsid w:val="002536DC"/>
    <w:rsid w:val="00255EC1"/>
    <w:rsid w:val="00257D2A"/>
    <w:rsid w:val="002627D2"/>
    <w:rsid w:val="00264191"/>
    <w:rsid w:val="0027047C"/>
    <w:rsid w:val="002708C2"/>
    <w:rsid w:val="0027374F"/>
    <w:rsid w:val="00274324"/>
    <w:rsid w:val="002743CE"/>
    <w:rsid w:val="00276EC7"/>
    <w:rsid w:val="002A5B9F"/>
    <w:rsid w:val="002A7D03"/>
    <w:rsid w:val="002B2AEF"/>
    <w:rsid w:val="002B4E45"/>
    <w:rsid w:val="002B605C"/>
    <w:rsid w:val="002D309E"/>
    <w:rsid w:val="002D594E"/>
    <w:rsid w:val="002E39B8"/>
    <w:rsid w:val="002F51FA"/>
    <w:rsid w:val="00311734"/>
    <w:rsid w:val="00311A15"/>
    <w:rsid w:val="003250EA"/>
    <w:rsid w:val="00336B6F"/>
    <w:rsid w:val="003421B1"/>
    <w:rsid w:val="00345F09"/>
    <w:rsid w:val="00375D2D"/>
    <w:rsid w:val="003811BC"/>
    <w:rsid w:val="0038671F"/>
    <w:rsid w:val="003924BF"/>
    <w:rsid w:val="003947A8"/>
    <w:rsid w:val="0039559E"/>
    <w:rsid w:val="003C428E"/>
    <w:rsid w:val="003D464F"/>
    <w:rsid w:val="003D5D1E"/>
    <w:rsid w:val="003E1341"/>
    <w:rsid w:val="003F3290"/>
    <w:rsid w:val="003F688C"/>
    <w:rsid w:val="004059D2"/>
    <w:rsid w:val="0041285C"/>
    <w:rsid w:val="00415608"/>
    <w:rsid w:val="00416D7D"/>
    <w:rsid w:val="00424CAF"/>
    <w:rsid w:val="00434D23"/>
    <w:rsid w:val="004403CB"/>
    <w:rsid w:val="00453C2F"/>
    <w:rsid w:val="00454C0B"/>
    <w:rsid w:val="0046226E"/>
    <w:rsid w:val="00466188"/>
    <w:rsid w:val="00474FC2"/>
    <w:rsid w:val="00492923"/>
    <w:rsid w:val="004A0C12"/>
    <w:rsid w:val="004A1501"/>
    <w:rsid w:val="004A615C"/>
    <w:rsid w:val="004B4510"/>
    <w:rsid w:val="004C156C"/>
    <w:rsid w:val="004C174A"/>
    <w:rsid w:val="00500EFA"/>
    <w:rsid w:val="00503038"/>
    <w:rsid w:val="00506322"/>
    <w:rsid w:val="00507BBD"/>
    <w:rsid w:val="00515D0F"/>
    <w:rsid w:val="005407D6"/>
    <w:rsid w:val="00542F06"/>
    <w:rsid w:val="00546126"/>
    <w:rsid w:val="00553EC8"/>
    <w:rsid w:val="00564DB5"/>
    <w:rsid w:val="005705F7"/>
    <w:rsid w:val="00570B1D"/>
    <w:rsid w:val="00574140"/>
    <w:rsid w:val="005762CF"/>
    <w:rsid w:val="005842A0"/>
    <w:rsid w:val="00590834"/>
    <w:rsid w:val="00590E7F"/>
    <w:rsid w:val="00593C9C"/>
    <w:rsid w:val="005966C0"/>
    <w:rsid w:val="005B231F"/>
    <w:rsid w:val="005C27A4"/>
    <w:rsid w:val="005C55F7"/>
    <w:rsid w:val="005D7D49"/>
    <w:rsid w:val="005E00BC"/>
    <w:rsid w:val="005E63B8"/>
    <w:rsid w:val="005F350B"/>
    <w:rsid w:val="00603752"/>
    <w:rsid w:val="006232B4"/>
    <w:rsid w:val="00632F05"/>
    <w:rsid w:val="0063723B"/>
    <w:rsid w:val="00647413"/>
    <w:rsid w:val="006502BE"/>
    <w:rsid w:val="00686FF0"/>
    <w:rsid w:val="006A7895"/>
    <w:rsid w:val="006B2ACF"/>
    <w:rsid w:val="006B302C"/>
    <w:rsid w:val="006C2269"/>
    <w:rsid w:val="006D2592"/>
    <w:rsid w:val="006F43E3"/>
    <w:rsid w:val="006F58EC"/>
    <w:rsid w:val="00706233"/>
    <w:rsid w:val="00717E11"/>
    <w:rsid w:val="007251EA"/>
    <w:rsid w:val="007340D7"/>
    <w:rsid w:val="007472BD"/>
    <w:rsid w:val="00755A3D"/>
    <w:rsid w:val="007675B1"/>
    <w:rsid w:val="007814F8"/>
    <w:rsid w:val="00797DBA"/>
    <w:rsid w:val="00797EF1"/>
    <w:rsid w:val="007A3246"/>
    <w:rsid w:val="007A64C5"/>
    <w:rsid w:val="007A719D"/>
    <w:rsid w:val="007B1B2B"/>
    <w:rsid w:val="007B2209"/>
    <w:rsid w:val="007B31D7"/>
    <w:rsid w:val="007C297E"/>
    <w:rsid w:val="007C59D2"/>
    <w:rsid w:val="007E23A0"/>
    <w:rsid w:val="007E4326"/>
    <w:rsid w:val="007F0344"/>
    <w:rsid w:val="007F2A50"/>
    <w:rsid w:val="007F7EA0"/>
    <w:rsid w:val="008049F7"/>
    <w:rsid w:val="00807293"/>
    <w:rsid w:val="00815615"/>
    <w:rsid w:val="0082773D"/>
    <w:rsid w:val="00827AD1"/>
    <w:rsid w:val="00834C13"/>
    <w:rsid w:val="0083750F"/>
    <w:rsid w:val="0084100C"/>
    <w:rsid w:val="008428CF"/>
    <w:rsid w:val="00847131"/>
    <w:rsid w:val="0085213A"/>
    <w:rsid w:val="008565FD"/>
    <w:rsid w:val="00857C6F"/>
    <w:rsid w:val="008657E3"/>
    <w:rsid w:val="00866814"/>
    <w:rsid w:val="00867CED"/>
    <w:rsid w:val="00874503"/>
    <w:rsid w:val="00875CAF"/>
    <w:rsid w:val="0087669B"/>
    <w:rsid w:val="00883B55"/>
    <w:rsid w:val="0089337A"/>
    <w:rsid w:val="00896838"/>
    <w:rsid w:val="008A248F"/>
    <w:rsid w:val="008B402E"/>
    <w:rsid w:val="008C27C1"/>
    <w:rsid w:val="008C32D0"/>
    <w:rsid w:val="008D6664"/>
    <w:rsid w:val="008D7CDB"/>
    <w:rsid w:val="008E06F8"/>
    <w:rsid w:val="008E100E"/>
    <w:rsid w:val="008E4BA9"/>
    <w:rsid w:val="008E7A27"/>
    <w:rsid w:val="008E7D17"/>
    <w:rsid w:val="00901605"/>
    <w:rsid w:val="00906DFF"/>
    <w:rsid w:val="0091354F"/>
    <w:rsid w:val="00954BE6"/>
    <w:rsid w:val="00963F5A"/>
    <w:rsid w:val="0096670F"/>
    <w:rsid w:val="00991E04"/>
    <w:rsid w:val="00992474"/>
    <w:rsid w:val="0099776A"/>
    <w:rsid w:val="009A256E"/>
    <w:rsid w:val="009B35EB"/>
    <w:rsid w:val="009D07DC"/>
    <w:rsid w:val="009D3BBF"/>
    <w:rsid w:val="009D648C"/>
    <w:rsid w:val="009E3812"/>
    <w:rsid w:val="009F3855"/>
    <w:rsid w:val="009F46A7"/>
    <w:rsid w:val="00A1282E"/>
    <w:rsid w:val="00A14247"/>
    <w:rsid w:val="00A305E7"/>
    <w:rsid w:val="00A346CA"/>
    <w:rsid w:val="00A40D57"/>
    <w:rsid w:val="00A44493"/>
    <w:rsid w:val="00A44E08"/>
    <w:rsid w:val="00A53760"/>
    <w:rsid w:val="00A66944"/>
    <w:rsid w:val="00A74CBE"/>
    <w:rsid w:val="00AA2791"/>
    <w:rsid w:val="00AA4C7C"/>
    <w:rsid w:val="00AB4CD0"/>
    <w:rsid w:val="00AC550F"/>
    <w:rsid w:val="00AC61EE"/>
    <w:rsid w:val="00AC66C4"/>
    <w:rsid w:val="00AC7086"/>
    <w:rsid w:val="00AD6C18"/>
    <w:rsid w:val="00AE26F5"/>
    <w:rsid w:val="00AE3A33"/>
    <w:rsid w:val="00AF5833"/>
    <w:rsid w:val="00B010F1"/>
    <w:rsid w:val="00B1063E"/>
    <w:rsid w:val="00B135CE"/>
    <w:rsid w:val="00B16F00"/>
    <w:rsid w:val="00B20AA5"/>
    <w:rsid w:val="00B339B8"/>
    <w:rsid w:val="00B346A7"/>
    <w:rsid w:val="00B35572"/>
    <w:rsid w:val="00B43970"/>
    <w:rsid w:val="00B44305"/>
    <w:rsid w:val="00B45427"/>
    <w:rsid w:val="00B50A34"/>
    <w:rsid w:val="00B54C38"/>
    <w:rsid w:val="00B5613E"/>
    <w:rsid w:val="00B57CB1"/>
    <w:rsid w:val="00B63ECE"/>
    <w:rsid w:val="00B76820"/>
    <w:rsid w:val="00B77DCE"/>
    <w:rsid w:val="00B81B0E"/>
    <w:rsid w:val="00B87CA9"/>
    <w:rsid w:val="00B9666E"/>
    <w:rsid w:val="00BA34F3"/>
    <w:rsid w:val="00BB3512"/>
    <w:rsid w:val="00BB3C75"/>
    <w:rsid w:val="00BD4B8E"/>
    <w:rsid w:val="00BE70D4"/>
    <w:rsid w:val="00BF522D"/>
    <w:rsid w:val="00C0214A"/>
    <w:rsid w:val="00C030C1"/>
    <w:rsid w:val="00C11769"/>
    <w:rsid w:val="00C1562F"/>
    <w:rsid w:val="00C300C6"/>
    <w:rsid w:val="00C34F7B"/>
    <w:rsid w:val="00C36D87"/>
    <w:rsid w:val="00C54808"/>
    <w:rsid w:val="00C6717B"/>
    <w:rsid w:val="00C71380"/>
    <w:rsid w:val="00C72E6E"/>
    <w:rsid w:val="00C77588"/>
    <w:rsid w:val="00C9003C"/>
    <w:rsid w:val="00C9438B"/>
    <w:rsid w:val="00C96A57"/>
    <w:rsid w:val="00C97ECA"/>
    <w:rsid w:val="00CA1160"/>
    <w:rsid w:val="00CA702E"/>
    <w:rsid w:val="00CA7350"/>
    <w:rsid w:val="00CB1CC5"/>
    <w:rsid w:val="00CB45AA"/>
    <w:rsid w:val="00CB639D"/>
    <w:rsid w:val="00CD51E6"/>
    <w:rsid w:val="00CE433B"/>
    <w:rsid w:val="00CE45B3"/>
    <w:rsid w:val="00D24736"/>
    <w:rsid w:val="00D30CEA"/>
    <w:rsid w:val="00D37FB4"/>
    <w:rsid w:val="00D71D8E"/>
    <w:rsid w:val="00D9281A"/>
    <w:rsid w:val="00DA3404"/>
    <w:rsid w:val="00DA3C8A"/>
    <w:rsid w:val="00DA524B"/>
    <w:rsid w:val="00DB1DD7"/>
    <w:rsid w:val="00DB471D"/>
    <w:rsid w:val="00DB7513"/>
    <w:rsid w:val="00DD1863"/>
    <w:rsid w:val="00DD25DC"/>
    <w:rsid w:val="00DD3349"/>
    <w:rsid w:val="00DD54E1"/>
    <w:rsid w:val="00DD6747"/>
    <w:rsid w:val="00DE1FBC"/>
    <w:rsid w:val="00DE5C3D"/>
    <w:rsid w:val="00DF2655"/>
    <w:rsid w:val="00E02500"/>
    <w:rsid w:val="00E1067D"/>
    <w:rsid w:val="00E12ED8"/>
    <w:rsid w:val="00E162C9"/>
    <w:rsid w:val="00E3005D"/>
    <w:rsid w:val="00E30491"/>
    <w:rsid w:val="00E43AA1"/>
    <w:rsid w:val="00E473ED"/>
    <w:rsid w:val="00E47DAF"/>
    <w:rsid w:val="00E573BB"/>
    <w:rsid w:val="00E62550"/>
    <w:rsid w:val="00E65B09"/>
    <w:rsid w:val="00E7381D"/>
    <w:rsid w:val="00E83116"/>
    <w:rsid w:val="00E914E5"/>
    <w:rsid w:val="00E91B86"/>
    <w:rsid w:val="00E96D3D"/>
    <w:rsid w:val="00EA6CEC"/>
    <w:rsid w:val="00EA7AC2"/>
    <w:rsid w:val="00EC000C"/>
    <w:rsid w:val="00EF2FD5"/>
    <w:rsid w:val="00F00346"/>
    <w:rsid w:val="00F00B3A"/>
    <w:rsid w:val="00F06489"/>
    <w:rsid w:val="00F11473"/>
    <w:rsid w:val="00F17D24"/>
    <w:rsid w:val="00F253C5"/>
    <w:rsid w:val="00F270C0"/>
    <w:rsid w:val="00F30624"/>
    <w:rsid w:val="00F4717F"/>
    <w:rsid w:val="00F47372"/>
    <w:rsid w:val="00F5301B"/>
    <w:rsid w:val="00F55CE3"/>
    <w:rsid w:val="00F71B1A"/>
    <w:rsid w:val="00F74175"/>
    <w:rsid w:val="00F77F13"/>
    <w:rsid w:val="00F86AE1"/>
    <w:rsid w:val="00F90E29"/>
    <w:rsid w:val="00F923A1"/>
    <w:rsid w:val="00F92A04"/>
    <w:rsid w:val="00FA191A"/>
    <w:rsid w:val="00FA4972"/>
    <w:rsid w:val="00FA5291"/>
    <w:rsid w:val="00FC7D49"/>
    <w:rsid w:val="00FD7864"/>
    <w:rsid w:val="00FF00E3"/>
    <w:rsid w:val="00FF4059"/>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D24736"/>
    <w:pPr>
      <w:spacing w:after="0" w:line="240" w:lineRule="auto"/>
    </w:pPr>
  </w:style>
  <w:style w:type="character" w:styleId="Kommentarzeichen">
    <w:name w:val="annotation reference"/>
    <w:basedOn w:val="Absatz-Standardschriftart"/>
    <w:uiPriority w:val="99"/>
    <w:semiHidden/>
    <w:unhideWhenUsed/>
    <w:rsid w:val="009B35EB"/>
    <w:rPr>
      <w:sz w:val="16"/>
      <w:szCs w:val="16"/>
    </w:rPr>
  </w:style>
  <w:style w:type="paragraph" w:styleId="Kommentartext">
    <w:name w:val="annotation text"/>
    <w:basedOn w:val="Standard"/>
    <w:link w:val="KommentartextZchn"/>
    <w:uiPriority w:val="99"/>
    <w:semiHidden/>
    <w:unhideWhenUsed/>
    <w:rsid w:val="009B35EB"/>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9B35EB"/>
    <w:rPr>
      <w:sz w:val="20"/>
      <w:szCs w:val="20"/>
    </w:rPr>
  </w:style>
  <w:style w:type="paragraph" w:styleId="Kommentarthema">
    <w:name w:val="annotation subject"/>
    <w:basedOn w:val="Kommentartext"/>
    <w:next w:val="Kommentartext"/>
    <w:link w:val="KommentarthemaZchn"/>
    <w:uiPriority w:val="99"/>
    <w:semiHidden/>
    <w:unhideWhenUsed/>
    <w:rsid w:val="009B35EB"/>
    <w:rPr>
      <w:b/>
      <w:bCs/>
    </w:rPr>
  </w:style>
  <w:style w:type="character" w:customStyle="1" w:styleId="KommentarthemaZchn">
    <w:name w:val="Kommentarthema Zchn"/>
    <w:basedOn w:val="KommentartextZchn"/>
    <w:link w:val="Kommentarthema"/>
    <w:uiPriority w:val="99"/>
    <w:semiHidden/>
    <w:rsid w:val="009B35EB"/>
    <w:rPr>
      <w:b/>
      <w:bCs/>
      <w:sz w:val="20"/>
      <w:szCs w:val="20"/>
    </w:rPr>
  </w:style>
  <w:style w:type="character" w:styleId="Fett">
    <w:name w:val="Strong"/>
    <w:basedOn w:val="Absatz-Standardschriftart"/>
    <w:uiPriority w:val="22"/>
    <w:qFormat/>
    <w:rsid w:val="002743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510406">
      <w:bodyDiv w:val="1"/>
      <w:marLeft w:val="0"/>
      <w:marRight w:val="0"/>
      <w:marTop w:val="0"/>
      <w:marBottom w:val="0"/>
      <w:divBdr>
        <w:top w:val="none" w:sz="0" w:space="0" w:color="auto"/>
        <w:left w:val="none" w:sz="0" w:space="0" w:color="auto"/>
        <w:bottom w:val="none" w:sz="0" w:space="0" w:color="auto"/>
        <w:right w:val="none" w:sz="0" w:space="0" w:color="auto"/>
      </w:divBdr>
    </w:div>
    <w:div w:id="37366291">
      <w:bodyDiv w:val="1"/>
      <w:marLeft w:val="0"/>
      <w:marRight w:val="0"/>
      <w:marTop w:val="0"/>
      <w:marBottom w:val="0"/>
      <w:divBdr>
        <w:top w:val="none" w:sz="0" w:space="0" w:color="auto"/>
        <w:left w:val="none" w:sz="0" w:space="0" w:color="auto"/>
        <w:bottom w:val="none" w:sz="0" w:space="0" w:color="auto"/>
        <w:right w:val="none" w:sz="0" w:space="0" w:color="auto"/>
      </w:divBdr>
    </w:div>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3450375">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95281">
      <w:bodyDiv w:val="1"/>
      <w:marLeft w:val="0"/>
      <w:marRight w:val="0"/>
      <w:marTop w:val="0"/>
      <w:marBottom w:val="0"/>
      <w:divBdr>
        <w:top w:val="none" w:sz="0" w:space="0" w:color="auto"/>
        <w:left w:val="none" w:sz="0" w:space="0" w:color="auto"/>
        <w:bottom w:val="none" w:sz="0" w:space="0" w:color="auto"/>
        <w:right w:val="none" w:sz="0" w:space="0" w:color="auto"/>
      </w:divBdr>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42682880">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690226492">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865144087">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691340">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973558">
      <w:bodyDiv w:val="1"/>
      <w:marLeft w:val="0"/>
      <w:marRight w:val="0"/>
      <w:marTop w:val="0"/>
      <w:marBottom w:val="0"/>
      <w:divBdr>
        <w:top w:val="none" w:sz="0" w:space="0" w:color="auto"/>
        <w:left w:val="none" w:sz="0" w:space="0" w:color="auto"/>
        <w:bottom w:val="none" w:sz="0" w:space="0" w:color="auto"/>
        <w:right w:val="none" w:sz="0" w:space="0" w:color="auto"/>
      </w:divBdr>
    </w:div>
    <w:div w:id="1578132822">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686596007">
      <w:bodyDiv w:val="1"/>
      <w:marLeft w:val="0"/>
      <w:marRight w:val="0"/>
      <w:marTop w:val="0"/>
      <w:marBottom w:val="0"/>
      <w:divBdr>
        <w:top w:val="none" w:sz="0" w:space="0" w:color="auto"/>
        <w:left w:val="none" w:sz="0" w:space="0" w:color="auto"/>
        <w:bottom w:val="none" w:sz="0" w:space="0" w:color="auto"/>
        <w:right w:val="none" w:sz="0" w:space="0" w:color="auto"/>
      </w:divBdr>
      <w:divsChild>
        <w:div w:id="56167147">
          <w:marLeft w:val="0"/>
          <w:marRight w:val="0"/>
          <w:marTop w:val="0"/>
          <w:marBottom w:val="0"/>
          <w:divBdr>
            <w:top w:val="none" w:sz="0" w:space="0" w:color="auto"/>
            <w:left w:val="none" w:sz="0" w:space="0" w:color="auto"/>
            <w:bottom w:val="none" w:sz="0" w:space="0" w:color="auto"/>
            <w:right w:val="none" w:sz="0" w:space="0" w:color="auto"/>
          </w:divBdr>
          <w:divsChild>
            <w:div w:id="1095831920">
              <w:marLeft w:val="0"/>
              <w:marRight w:val="0"/>
              <w:marTop w:val="0"/>
              <w:marBottom w:val="0"/>
              <w:divBdr>
                <w:top w:val="none" w:sz="0" w:space="0" w:color="auto"/>
                <w:left w:val="none" w:sz="0" w:space="0" w:color="auto"/>
                <w:bottom w:val="none" w:sz="0" w:space="0" w:color="auto"/>
                <w:right w:val="none" w:sz="0" w:space="0" w:color="auto"/>
              </w:divBdr>
              <w:divsChild>
                <w:div w:id="1424300532">
                  <w:marLeft w:val="0"/>
                  <w:marRight w:val="0"/>
                  <w:marTop w:val="0"/>
                  <w:marBottom w:val="0"/>
                  <w:divBdr>
                    <w:top w:val="none" w:sz="0" w:space="0" w:color="auto"/>
                    <w:left w:val="none" w:sz="0" w:space="0" w:color="auto"/>
                    <w:bottom w:val="none" w:sz="0" w:space="0" w:color="auto"/>
                    <w:right w:val="none" w:sz="0" w:space="0" w:color="auto"/>
                  </w:divBdr>
                  <w:divsChild>
                    <w:div w:id="70151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1122426">
      <w:bodyDiv w:val="1"/>
      <w:marLeft w:val="0"/>
      <w:marRight w:val="0"/>
      <w:marTop w:val="0"/>
      <w:marBottom w:val="0"/>
      <w:divBdr>
        <w:top w:val="none" w:sz="0" w:space="0" w:color="auto"/>
        <w:left w:val="none" w:sz="0" w:space="0" w:color="auto"/>
        <w:bottom w:val="none" w:sz="0" w:space="0" w:color="auto"/>
        <w:right w:val="none" w:sz="0" w:space="0" w:color="auto"/>
      </w:divBdr>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851329088">
      <w:bodyDiv w:val="1"/>
      <w:marLeft w:val="0"/>
      <w:marRight w:val="0"/>
      <w:marTop w:val="0"/>
      <w:marBottom w:val="0"/>
      <w:divBdr>
        <w:top w:val="none" w:sz="0" w:space="0" w:color="auto"/>
        <w:left w:val="none" w:sz="0" w:space="0" w:color="auto"/>
        <w:bottom w:val="none" w:sz="0" w:space="0" w:color="auto"/>
        <w:right w:val="none" w:sz="0" w:space="0" w:color="auto"/>
      </w:divBdr>
    </w:div>
    <w:div w:id="1954433883">
      <w:bodyDiv w:val="1"/>
      <w:marLeft w:val="0"/>
      <w:marRight w:val="0"/>
      <w:marTop w:val="0"/>
      <w:marBottom w:val="0"/>
      <w:divBdr>
        <w:top w:val="none" w:sz="0" w:space="0" w:color="auto"/>
        <w:left w:val="none" w:sz="0" w:space="0" w:color="auto"/>
        <w:bottom w:val="none" w:sz="0" w:space="0" w:color="auto"/>
        <w:right w:val="none" w:sz="0" w:space="0" w:color="auto"/>
      </w:divBdr>
    </w:div>
    <w:div w:id="1981692557">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463</Words>
  <Characters>2921</Characters>
  <Application>Microsoft Office Word</Application>
  <DocSecurity>0</DocSecurity>
  <Lines>24</Lines>
  <Paragraphs>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3</cp:revision>
  <dcterms:created xsi:type="dcterms:W3CDTF">2024-10-29T12:20:00Z</dcterms:created>
  <dcterms:modified xsi:type="dcterms:W3CDTF">2024-10-29T18:20:00Z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b45fde3eefc3e46a58f6fd6213419267c045607056fdf591f229058d86286dbd</vt:lpwstr>
  </property>
</Properties>
</file>