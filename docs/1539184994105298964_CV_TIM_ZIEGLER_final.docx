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3822"/>
        <w:gridCol w:w="147"/>
        <w:gridCol w:w="709"/>
        <w:gridCol w:w="142"/>
        <w:gridCol w:w="283"/>
        <w:gridCol w:w="993"/>
        <w:gridCol w:w="567"/>
        <w:gridCol w:w="1842"/>
      </w:tblGrid>
      <w:tr w:rsidR="00E55D90" w:rsidRPr="006F2206" w14:paraId="487AC9CE" w14:textId="77777777" w:rsidTr="004C144E">
        <w:trPr>
          <w:trHeight w:val="20"/>
        </w:trPr>
        <w:tc>
          <w:tcPr>
            <w:tcW w:w="10206" w:type="dxa"/>
            <w:gridSpan w:val="9"/>
            <w:vAlign w:val="bottom"/>
          </w:tcPr>
          <w:p w14:paraId="0CBC6997" w14:textId="6163E71D" w:rsidR="00E55D90" w:rsidRPr="000856CA" w:rsidRDefault="00E542C2" w:rsidP="006F2206">
            <w:pPr>
              <w:jc w:val="center"/>
              <w:rPr>
                <w:rFonts w:ascii="Optima" w:hAnsi="Optima" w:cs="Times New Roman"/>
                <w:b/>
                <w:smallCaps/>
                <w:sz w:val="36"/>
                <w:szCs w:val="32"/>
                <w:lang w:val="en-GB"/>
              </w:rPr>
            </w:pPr>
            <w:r w:rsidRPr="000856CA">
              <w:rPr>
                <w:rFonts w:ascii="Optima" w:hAnsi="Optima" w:cs="Times New Roman"/>
                <w:b/>
                <w:smallCaps/>
                <w:sz w:val="36"/>
                <w:szCs w:val="32"/>
                <w:lang w:val="en-GB"/>
              </w:rPr>
              <w:t>Tim Constantin Ziegler</w:t>
            </w:r>
            <w:r w:rsidR="003F7314" w:rsidRPr="000856CA">
              <w:rPr>
                <w:rFonts w:ascii="Optima" w:hAnsi="Optima" w:cs="Times New Roman"/>
                <w:b/>
                <w:smallCaps/>
                <w:sz w:val="36"/>
                <w:szCs w:val="32"/>
                <w:lang w:val="en-GB"/>
              </w:rPr>
              <w:t xml:space="preserve"> </w:t>
            </w:r>
          </w:p>
          <w:p w14:paraId="135895E2" w14:textId="1CB7EAEA" w:rsidR="00F44F5F" w:rsidRPr="000856CA" w:rsidRDefault="00E542C2" w:rsidP="006F2206">
            <w:pPr>
              <w:jc w:val="center"/>
              <w:rPr>
                <w:rFonts w:ascii="Optima" w:hAnsi="Optima" w:cs="Times New Roman"/>
                <w:bCs/>
                <w:sz w:val="18"/>
                <w:szCs w:val="18"/>
                <w:lang w:val="en-GB"/>
              </w:rPr>
            </w:pPr>
            <w:proofErr w:type="spellStart"/>
            <w:r w:rsidRPr="000856CA">
              <w:rPr>
                <w:rFonts w:ascii="Optima" w:hAnsi="Optima" w:cs="Times New Roman"/>
                <w:bCs/>
                <w:sz w:val="18"/>
                <w:szCs w:val="18"/>
                <w:lang w:val="en-GB"/>
              </w:rPr>
              <w:t>Wettersteinstraße</w:t>
            </w:r>
            <w:proofErr w:type="spellEnd"/>
            <w:r w:rsidRPr="000856CA">
              <w:rPr>
                <w:rFonts w:ascii="Optima" w:hAnsi="Optima" w:cs="Times New Roman"/>
                <w:bCs/>
                <w:sz w:val="18"/>
                <w:szCs w:val="18"/>
                <w:lang w:val="en-GB"/>
              </w:rPr>
              <w:t xml:space="preserve"> 31, 82049 Pullach, Germany | </w:t>
            </w:r>
            <w:hyperlink r:id="rId8" w:history="1">
              <w:r w:rsidR="0046360F" w:rsidRPr="000856CA">
                <w:rPr>
                  <w:rFonts w:ascii="Optima" w:hAnsi="Optima"/>
                  <w:sz w:val="18"/>
                  <w:szCs w:val="18"/>
                  <w:lang w:val="en-GB"/>
                </w:rPr>
                <w:t>tim.ziegler@gmx.net</w:t>
              </w:r>
            </w:hyperlink>
            <w:r w:rsidR="00816B29" w:rsidRPr="000856CA">
              <w:rPr>
                <w:rFonts w:ascii="Optima" w:hAnsi="Optima" w:cs="Times New Roman"/>
                <w:bCs/>
                <w:sz w:val="18"/>
                <w:szCs w:val="18"/>
                <w:lang w:val="en-GB"/>
              </w:rPr>
              <w:t xml:space="preserve"> </w:t>
            </w:r>
            <w:r w:rsidRPr="000856CA">
              <w:rPr>
                <w:rFonts w:ascii="Optima" w:hAnsi="Optima" w:cs="Times New Roman"/>
                <w:bCs/>
                <w:sz w:val="18"/>
                <w:szCs w:val="18"/>
                <w:lang w:val="en-GB"/>
              </w:rPr>
              <w:t>| +49(0)173 1338222</w:t>
            </w:r>
            <w:r w:rsidR="002C5D67" w:rsidRPr="000856CA">
              <w:rPr>
                <w:rFonts w:ascii="Optima" w:hAnsi="Optima" w:cs="Times New Roman"/>
                <w:bCs/>
                <w:sz w:val="18"/>
                <w:szCs w:val="18"/>
                <w:lang w:val="en-GB"/>
              </w:rPr>
              <w:t xml:space="preserve"> </w:t>
            </w:r>
            <w:r w:rsidR="00EC597C" w:rsidRPr="000856CA">
              <w:rPr>
                <w:rFonts w:ascii="Optima" w:hAnsi="Optima" w:cs="Times New Roman"/>
                <w:bCs/>
                <w:sz w:val="18"/>
                <w:szCs w:val="18"/>
                <w:lang w:val="en-GB"/>
              </w:rPr>
              <w:t>|</w:t>
            </w:r>
            <w:r w:rsidR="00BE1E8F" w:rsidRPr="000856CA">
              <w:rPr>
                <w:rFonts w:ascii="Optima" w:hAnsi="Optima" w:cs="Times New Roman"/>
                <w:bCs/>
                <w:sz w:val="18"/>
                <w:szCs w:val="18"/>
                <w:lang w:val="en-GB"/>
              </w:rPr>
              <w:t xml:space="preserve"> </w:t>
            </w:r>
            <w:hyperlink r:id="rId9" w:history="1">
              <w:r w:rsidR="00C76034" w:rsidRPr="000856CA">
                <w:rPr>
                  <w:rFonts w:ascii="Optima" w:hAnsi="Optima"/>
                  <w:sz w:val="18"/>
                  <w:szCs w:val="18"/>
                  <w:lang w:val="en-GB"/>
                </w:rPr>
                <w:t>LinkedIn</w:t>
              </w:r>
            </w:hyperlink>
          </w:p>
        </w:tc>
      </w:tr>
      <w:tr w:rsidR="002508C2" w:rsidRPr="006F2206" w14:paraId="0FCADE56" w14:textId="77777777" w:rsidTr="004C144E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3301129E" w:rsidR="002508C2" w:rsidRPr="00D7295D" w:rsidRDefault="00E542C2" w:rsidP="006F2206">
            <w:pPr>
              <w:jc w:val="center"/>
              <w:rPr>
                <w:rFonts w:ascii="Optima" w:hAnsi="Optima" w:cs="Times New Roman"/>
                <w:b/>
                <w:sz w:val="24"/>
                <w:szCs w:val="24"/>
                <w:lang w:val="en-GB"/>
              </w:rPr>
            </w:pPr>
            <w:r w:rsidRPr="00D7295D">
              <w:rPr>
                <w:rFonts w:ascii="Optima" w:hAnsi="Optima" w:cs="Times New Roman"/>
                <w:b/>
                <w:sz w:val="24"/>
                <w:szCs w:val="24"/>
                <w:lang w:val="en-GB"/>
              </w:rPr>
              <w:t xml:space="preserve">EDUCATION </w:t>
            </w:r>
          </w:p>
        </w:tc>
      </w:tr>
      <w:tr w:rsidR="00AA1111" w:rsidRPr="006F2206" w14:paraId="1A000001" w14:textId="77777777" w:rsidTr="004C144E">
        <w:trPr>
          <w:trHeight w:val="340"/>
        </w:trPr>
        <w:tc>
          <w:tcPr>
            <w:tcW w:w="6804" w:type="dxa"/>
            <w:gridSpan w:val="6"/>
            <w:vAlign w:val="bottom"/>
          </w:tcPr>
          <w:p w14:paraId="1A000002" w14:textId="0B0DB22F" w:rsidR="003536FE" w:rsidRPr="00D7295D" w:rsidRDefault="006262DD" w:rsidP="006F2206">
            <w:pPr>
              <w:rPr>
                <w:rFonts w:ascii="Optima" w:hAnsi="Optima" w:cs="Times New Roman"/>
                <w:b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sz w:val="18"/>
                <w:szCs w:val="18"/>
                <w:lang w:val="en-GB"/>
              </w:rPr>
              <w:t xml:space="preserve">ESADE Ramon Llull University </w:t>
            </w:r>
          </w:p>
        </w:tc>
        <w:tc>
          <w:tcPr>
            <w:tcW w:w="3402" w:type="dxa"/>
            <w:gridSpan w:val="3"/>
            <w:vAlign w:val="bottom"/>
          </w:tcPr>
          <w:p w14:paraId="1A000004" w14:textId="3049F89A" w:rsidR="003536FE" w:rsidRPr="00D7295D" w:rsidRDefault="006262DD" w:rsidP="006F2206">
            <w:pPr>
              <w:jc w:val="right"/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  <w:t>Barcelona, Spain</w:t>
            </w:r>
          </w:p>
        </w:tc>
      </w:tr>
      <w:tr w:rsidR="00AA1111" w:rsidRPr="006F2206" w14:paraId="1A000006" w14:textId="77777777" w:rsidTr="004C144E">
        <w:trPr>
          <w:trHeight w:val="20"/>
        </w:trPr>
        <w:tc>
          <w:tcPr>
            <w:tcW w:w="5523" w:type="dxa"/>
            <w:gridSpan w:val="2"/>
            <w:vAlign w:val="bottom"/>
          </w:tcPr>
          <w:p w14:paraId="1A000007" w14:textId="240AD595" w:rsidR="003536FE" w:rsidRPr="00D7295D" w:rsidRDefault="006262DD" w:rsidP="006F2206">
            <w:pPr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M.Sc. </w:t>
            </w:r>
            <w:r w:rsidRPr="000856CA"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Global </w:t>
            </w:r>
            <w:proofErr w:type="gramStart"/>
            <w:r w:rsidRPr="000856CA">
              <w:rPr>
                <w:rFonts w:ascii="Optima" w:hAnsi="Optima" w:cs="Times New Roman"/>
                <w:sz w:val="18"/>
                <w:szCs w:val="18"/>
                <w:lang w:val="en-GB"/>
              </w:rPr>
              <w:t>Master in International Management</w:t>
            </w:r>
            <w:proofErr w:type="gramEnd"/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4683" w:type="dxa"/>
            <w:gridSpan w:val="7"/>
            <w:vAlign w:val="bottom"/>
          </w:tcPr>
          <w:p w14:paraId="1A000009" w14:textId="7AF11818" w:rsidR="003536FE" w:rsidRPr="00D7295D" w:rsidRDefault="003F7314" w:rsidP="006F2206">
            <w:pPr>
              <w:jc w:val="right"/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0856CA">
              <w:rPr>
                <w:rFonts w:ascii="Optima" w:hAnsi="Optima" w:cs="Times New Roman"/>
                <w:sz w:val="18"/>
                <w:szCs w:val="18"/>
                <w:lang w:val="en-GB"/>
              </w:rPr>
              <w:t>s</w:t>
            </w:r>
            <w:r w:rsidR="005B5A30" w:rsidRPr="000856CA">
              <w:rPr>
                <w:rFonts w:ascii="Optima" w:hAnsi="Optima" w:cs="Times New Roman"/>
                <w:sz w:val="18"/>
                <w:szCs w:val="18"/>
                <w:lang w:val="en-GB"/>
              </w:rPr>
              <w:t>tarting 09/2026</w:t>
            </w:r>
          </w:p>
        </w:tc>
      </w:tr>
      <w:tr w:rsidR="00AA1111" w:rsidRPr="003A537F" w14:paraId="1A00000B" w14:textId="77777777" w:rsidTr="004C144E">
        <w:trPr>
          <w:trHeight w:val="20"/>
        </w:trPr>
        <w:tc>
          <w:tcPr>
            <w:tcW w:w="10206" w:type="dxa"/>
            <w:gridSpan w:val="9"/>
            <w:vAlign w:val="bottom"/>
          </w:tcPr>
          <w:p w14:paraId="1A00000C" w14:textId="335FF6F1" w:rsidR="003536FE" w:rsidRPr="00D7295D" w:rsidRDefault="00C76EEC" w:rsidP="006F220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  <w:t xml:space="preserve">Finance Track </w:t>
            </w:r>
          </w:p>
        </w:tc>
      </w:tr>
      <w:tr w:rsidR="00D1492F" w:rsidRPr="006F2206" w14:paraId="7D1DEBF7" w14:textId="77777777" w:rsidTr="004C144E">
        <w:trPr>
          <w:trHeight w:val="340"/>
        </w:trPr>
        <w:tc>
          <w:tcPr>
            <w:tcW w:w="6804" w:type="dxa"/>
            <w:gridSpan w:val="6"/>
            <w:vAlign w:val="bottom"/>
          </w:tcPr>
          <w:p w14:paraId="0C2B846F" w14:textId="1BA7DE1E" w:rsidR="00D1492F" w:rsidRPr="00D7295D" w:rsidRDefault="00E542C2" w:rsidP="006F2206">
            <w:pPr>
              <w:rPr>
                <w:rFonts w:ascii="Optima" w:hAnsi="Optima" w:cs="Times New Roman"/>
                <w:b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sz w:val="18"/>
                <w:szCs w:val="18"/>
                <w:lang w:val="en-GB"/>
              </w:rPr>
              <w:t xml:space="preserve">Ludwig-Maximilians-Universität – Munich School of Management </w:t>
            </w:r>
          </w:p>
        </w:tc>
        <w:tc>
          <w:tcPr>
            <w:tcW w:w="3402" w:type="dxa"/>
            <w:gridSpan w:val="3"/>
            <w:vAlign w:val="bottom"/>
          </w:tcPr>
          <w:p w14:paraId="7C845E2D" w14:textId="2591CE1B" w:rsidR="00D1492F" w:rsidRPr="00D7295D" w:rsidRDefault="00E542C2" w:rsidP="006F2206">
            <w:pPr>
              <w:jc w:val="right"/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  <w:t>Munich, Germany</w:t>
            </w:r>
          </w:p>
        </w:tc>
      </w:tr>
      <w:tr w:rsidR="00D1492F" w:rsidRPr="006F2206" w14:paraId="61E5D482" w14:textId="77777777" w:rsidTr="004C144E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1B9C5DB7" w:rsidR="00D1492F" w:rsidRPr="00D7295D" w:rsidRDefault="00D1492F" w:rsidP="006F2206">
            <w:pPr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B.Sc. in Business Administration </w:t>
            </w:r>
          </w:p>
        </w:tc>
        <w:tc>
          <w:tcPr>
            <w:tcW w:w="4683" w:type="dxa"/>
            <w:gridSpan w:val="7"/>
            <w:vAlign w:val="bottom"/>
          </w:tcPr>
          <w:p w14:paraId="419A9228" w14:textId="5BCFA011" w:rsidR="00D1492F" w:rsidRPr="00D7295D" w:rsidRDefault="00E542C2" w:rsidP="006F2206">
            <w:pPr>
              <w:jc w:val="right"/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>10/2021 – 02/2025</w:t>
            </w:r>
          </w:p>
        </w:tc>
      </w:tr>
      <w:tr w:rsidR="00D5280E" w:rsidRPr="006F2206" w14:paraId="7EABE9F1" w14:textId="77777777" w:rsidTr="004C144E">
        <w:trPr>
          <w:trHeight w:val="20"/>
        </w:trPr>
        <w:tc>
          <w:tcPr>
            <w:tcW w:w="10206" w:type="dxa"/>
            <w:gridSpan w:val="9"/>
            <w:vAlign w:val="bottom"/>
          </w:tcPr>
          <w:p w14:paraId="7A71E6B0" w14:textId="3D10D0D8" w:rsidR="00307F43" w:rsidRPr="00D7295D" w:rsidRDefault="00E542C2" w:rsidP="006F220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  <w:t xml:space="preserve">Minor: Finance and Accounting </w:t>
            </w:r>
          </w:p>
        </w:tc>
      </w:tr>
      <w:tr w:rsidR="00AE4ED3" w:rsidRPr="006F2206" w14:paraId="6B19CF91" w14:textId="77777777" w:rsidTr="004C144E">
        <w:trPr>
          <w:trHeight w:val="340"/>
        </w:trPr>
        <w:tc>
          <w:tcPr>
            <w:tcW w:w="5670" w:type="dxa"/>
            <w:gridSpan w:val="3"/>
            <w:vAlign w:val="bottom"/>
          </w:tcPr>
          <w:p w14:paraId="54F7169D" w14:textId="27F9D604" w:rsidR="00AE4ED3" w:rsidRPr="00D7295D" w:rsidRDefault="00E542C2" w:rsidP="006F2206">
            <w:pPr>
              <w:rPr>
                <w:rFonts w:ascii="Optima" w:hAnsi="Optima" w:cs="Times New Roman"/>
                <w:b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sz w:val="18"/>
                <w:szCs w:val="18"/>
                <w:lang w:val="en-GB"/>
              </w:rPr>
              <w:t xml:space="preserve">Gresham’s School </w:t>
            </w:r>
          </w:p>
        </w:tc>
        <w:tc>
          <w:tcPr>
            <w:tcW w:w="4536" w:type="dxa"/>
            <w:gridSpan w:val="6"/>
            <w:vAlign w:val="bottom"/>
          </w:tcPr>
          <w:p w14:paraId="262B6DA3" w14:textId="2D157284" w:rsidR="00AE4ED3" w:rsidRPr="00D7295D" w:rsidRDefault="00307F43" w:rsidP="006F2206">
            <w:pPr>
              <w:jc w:val="right"/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  <w:t xml:space="preserve">Holt, </w:t>
            </w:r>
            <w:r w:rsidRPr="00D7295D">
              <w:rPr>
                <w:rFonts w:ascii="Optima" w:hAnsi="Optima" w:cs="Times New Roman"/>
                <w:b/>
                <w:bCs/>
                <w:sz w:val="18"/>
                <w:szCs w:val="18"/>
                <w:lang w:val="en-GB"/>
              </w:rPr>
              <w:t>United Kingdom</w:t>
            </w:r>
          </w:p>
        </w:tc>
      </w:tr>
      <w:tr w:rsidR="00AE4ED3" w:rsidRPr="006F2206" w14:paraId="263521E3" w14:textId="77777777" w:rsidTr="004C144E">
        <w:trPr>
          <w:trHeight w:val="20"/>
        </w:trPr>
        <w:tc>
          <w:tcPr>
            <w:tcW w:w="5670" w:type="dxa"/>
            <w:gridSpan w:val="3"/>
            <w:vAlign w:val="bottom"/>
          </w:tcPr>
          <w:p w14:paraId="36282A3A" w14:textId="665C40AC" w:rsidR="00AE4ED3" w:rsidRPr="00D7295D" w:rsidRDefault="00E542C2" w:rsidP="006F2206">
            <w:pPr>
              <w:rPr>
                <w:rFonts w:ascii="Optima" w:hAnsi="Optima" w:cs="Times New Roman"/>
                <w:b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International Baccalaureate </w:t>
            </w:r>
          </w:p>
        </w:tc>
        <w:tc>
          <w:tcPr>
            <w:tcW w:w="4536" w:type="dxa"/>
            <w:gridSpan w:val="6"/>
            <w:vAlign w:val="bottom"/>
          </w:tcPr>
          <w:p w14:paraId="3DE8C75D" w14:textId="78B8DD36" w:rsidR="00AE4ED3" w:rsidRPr="00D7295D" w:rsidRDefault="00AE4ED3" w:rsidP="006F2206">
            <w:pPr>
              <w:jc w:val="right"/>
              <w:rPr>
                <w:rFonts w:ascii="Optima" w:hAnsi="Optima" w:cs="Times New Roman"/>
                <w:b/>
                <w:bCs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>09/2018 – 07/2021</w:t>
            </w:r>
          </w:p>
        </w:tc>
      </w:tr>
      <w:tr w:rsidR="00AE4ED3" w:rsidRPr="00921A15" w14:paraId="27601A10" w14:textId="77777777" w:rsidTr="004C144E">
        <w:trPr>
          <w:trHeight w:val="20"/>
        </w:trPr>
        <w:tc>
          <w:tcPr>
            <w:tcW w:w="10206" w:type="dxa"/>
            <w:gridSpan w:val="9"/>
            <w:vAlign w:val="bottom"/>
          </w:tcPr>
          <w:p w14:paraId="6ECF7248" w14:textId="0C1B597C" w:rsidR="00AE4ED3" w:rsidRPr="000856CA" w:rsidRDefault="00E542C2" w:rsidP="006F220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0856CA">
              <w:rPr>
                <w:rFonts w:ascii="Optima" w:hAnsi="Optima" w:cs="Times New Roman"/>
                <w:i/>
                <w:sz w:val="18"/>
                <w:szCs w:val="18"/>
                <w:lang w:val="en-GB"/>
              </w:rPr>
              <w:t xml:space="preserve">Higher Levels: Business and Management, English B, Physics </w:t>
            </w:r>
          </w:p>
        </w:tc>
      </w:tr>
      <w:tr w:rsidR="00E55D90" w:rsidRPr="006F2206" w14:paraId="3A2665B3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37F0674E" w:rsidR="00E55D90" w:rsidRPr="00D7295D" w:rsidRDefault="00D52185" w:rsidP="006F2206">
            <w:pPr>
              <w:pStyle w:val="BERSCHRIFT"/>
              <w:jc w:val="center"/>
              <w:rPr>
                <w:rFonts w:ascii="Optima" w:hAnsi="Optima" w:cs="Times New Roman"/>
                <w:smallCaps w:val="0"/>
                <w:sz w:val="24"/>
                <w:szCs w:val="24"/>
                <w:lang w:val="en-GB"/>
              </w:rPr>
            </w:pPr>
            <w:r w:rsidRPr="00D7295D">
              <w:rPr>
                <w:rFonts w:ascii="Optima" w:hAnsi="Optima" w:cs="Times New Roman"/>
                <w:smallCaps w:val="0"/>
                <w:sz w:val="24"/>
                <w:szCs w:val="24"/>
                <w:lang w:val="en-GB"/>
              </w:rPr>
              <w:t xml:space="preserve">PROFESSIONAL </w:t>
            </w:r>
            <w:r w:rsidR="001D59BA" w:rsidRPr="00D7295D">
              <w:rPr>
                <w:rFonts w:ascii="Optima" w:hAnsi="Optima" w:cs="Times New Roman"/>
                <w:smallCaps w:val="0"/>
                <w:sz w:val="24"/>
                <w:szCs w:val="24"/>
                <w:lang w:val="en-GB"/>
              </w:rPr>
              <w:t>EXPERIENCE</w:t>
            </w:r>
          </w:p>
        </w:tc>
      </w:tr>
      <w:tr w:rsidR="00E55D90" w:rsidRPr="006F2206" w14:paraId="127C64E2" w14:textId="77777777" w:rsidTr="004C144E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4E2DCE44" w:rsidR="00E55D90" w:rsidRPr="00D7295D" w:rsidRDefault="0065317D" w:rsidP="006F2206">
            <w:pPr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sz w:val="18"/>
                <w:szCs w:val="18"/>
                <w:lang w:val="en-GB"/>
              </w:rPr>
              <w:t xml:space="preserve">MEAG – A Munich RE Company 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29EB011D" w:rsidR="00E55D90" w:rsidRPr="00D7295D" w:rsidRDefault="0065317D" w:rsidP="006F2206">
            <w:pPr>
              <w:jc w:val="right"/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  <w:t>Munich, Germany</w:t>
            </w:r>
          </w:p>
        </w:tc>
      </w:tr>
      <w:tr w:rsidR="0065317D" w:rsidRPr="006F2206" w14:paraId="7EE89F8D" w14:textId="77777777" w:rsidTr="0065317D">
        <w:trPr>
          <w:trHeight w:val="20"/>
        </w:trPr>
        <w:tc>
          <w:tcPr>
            <w:tcW w:w="7797" w:type="dxa"/>
            <w:gridSpan w:val="7"/>
            <w:vAlign w:val="bottom"/>
          </w:tcPr>
          <w:p w14:paraId="128C36C0" w14:textId="008D4862" w:rsidR="0065317D" w:rsidRPr="00D7295D" w:rsidRDefault="0065317D" w:rsidP="006F2206">
            <w:pPr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Intern in the Private Debt Department </w:t>
            </w:r>
          </w:p>
        </w:tc>
        <w:tc>
          <w:tcPr>
            <w:tcW w:w="2409" w:type="dxa"/>
            <w:gridSpan w:val="2"/>
            <w:vAlign w:val="bottom"/>
          </w:tcPr>
          <w:p w14:paraId="281D162E" w14:textId="2FABED01" w:rsidR="0065317D" w:rsidRPr="00D7295D" w:rsidRDefault="003122E1" w:rsidP="006F2206">
            <w:pPr>
              <w:jc w:val="right"/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>01/2026 – 03/2026</w:t>
            </w:r>
          </w:p>
        </w:tc>
      </w:tr>
      <w:tr w:rsidR="0065317D" w:rsidRPr="00921A15" w14:paraId="75F62328" w14:textId="77777777" w:rsidTr="005B5A02">
        <w:trPr>
          <w:trHeight w:val="55"/>
        </w:trPr>
        <w:tc>
          <w:tcPr>
            <w:tcW w:w="10206" w:type="dxa"/>
            <w:gridSpan w:val="9"/>
            <w:vAlign w:val="bottom"/>
          </w:tcPr>
          <w:p w14:paraId="5FB95660" w14:textId="57243370" w:rsidR="00962463" w:rsidRPr="00D7295D" w:rsidRDefault="00962463" w:rsidP="00131E7F">
            <w:pPr>
              <w:pStyle w:val="Listenabsatz"/>
              <w:numPr>
                <w:ilvl w:val="0"/>
                <w:numId w:val="35"/>
              </w:numPr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>Part of the Infrastructure Debt team</w:t>
            </w:r>
            <w:r w:rsidR="00965270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 </w:t>
            </w:r>
          </w:p>
          <w:p w14:paraId="1104EEB5" w14:textId="0E5E756D" w:rsidR="00131E7F" w:rsidRPr="00D7295D" w:rsidRDefault="00AA25B6" w:rsidP="00131E7F">
            <w:pPr>
              <w:pStyle w:val="Listenabsatz"/>
              <w:numPr>
                <w:ilvl w:val="0"/>
                <w:numId w:val="35"/>
              </w:numPr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>Screened</w:t>
            </w:r>
            <w:r w:rsidR="00712890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 ten </w:t>
            </w:r>
            <w:r w:rsidR="00131E7F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investment opportunities of </w:t>
            </w:r>
            <w:del w:id="0" w:author="David Döbele" w:date="2026-08-18T10:09:00Z" w16du:dateUtc="2026-08-18T08:09:00Z">
              <w:r w:rsidR="00712890" w:rsidRPr="00D7295D" w:rsidDel="00E9224E">
                <w:rPr>
                  <w:rFonts w:ascii="Optima" w:hAnsi="Optima" w:cs="Times New Roman"/>
                  <w:i/>
                  <w:iCs/>
                  <w:sz w:val="18"/>
                  <w:szCs w:val="18"/>
                  <w:lang w:val="en-GB"/>
                </w:rPr>
                <w:delText xml:space="preserve">50 </w:delText>
              </w:r>
              <w:r w:rsidR="00131E7F" w:rsidRPr="00D7295D" w:rsidDel="00E9224E">
                <w:rPr>
                  <w:rFonts w:ascii="Optima" w:hAnsi="Optima" w:cs="Times New Roman"/>
                  <w:i/>
                  <w:iCs/>
                  <w:sz w:val="18"/>
                  <w:szCs w:val="18"/>
                  <w:lang w:val="en-GB"/>
                </w:rPr>
                <w:delText>– 300 million €</w:delText>
              </w:r>
            </w:del>
            <w:ins w:id="1" w:author="David Döbele" w:date="2026-08-18T10:09:00Z" w16du:dateUtc="2026-08-18T08:09:00Z">
              <w:r w:rsidR="00E9224E">
                <w:rPr>
                  <w:rFonts w:ascii="Optima" w:hAnsi="Optima" w:cs="Times New Roman"/>
                  <w:i/>
                  <w:iCs/>
                  <w:sz w:val="18"/>
                  <w:szCs w:val="18"/>
                  <w:lang w:val="en-GB"/>
                </w:rPr>
                <w:t>€50-</w:t>
              </w:r>
            </w:ins>
            <w:ins w:id="2" w:author="David Döbele" w:date="2026-08-18T10:10:00Z" w16du:dateUtc="2026-08-18T08:10:00Z">
              <w:r w:rsidR="00E9224E">
                <w:rPr>
                  <w:rFonts w:ascii="Optima" w:hAnsi="Optima" w:cs="Times New Roman"/>
                  <w:i/>
                  <w:iCs/>
                  <w:sz w:val="18"/>
                  <w:szCs w:val="18"/>
                  <w:lang w:val="en-GB"/>
                </w:rPr>
                <w:t>300m</w:t>
              </w:r>
            </w:ins>
            <w:r w:rsidR="00131E7F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 </w:t>
            </w:r>
            <w:r w:rsidR="00712890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and drafted presentations </w:t>
            </w:r>
            <w:r w:rsidR="00712890" w:rsidRPr="00D7295D">
              <w:rPr>
                <w:rStyle w:val="Fett"/>
                <w:rFonts w:ascii="Optima" w:hAnsi="Optima"/>
                <w:b w:val="0"/>
                <w:bCs w:val="0"/>
                <w:i/>
                <w:iCs/>
                <w:color w:val="000000" w:themeColor="text1"/>
                <w:sz w:val="18"/>
                <w:szCs w:val="18"/>
                <w:lang w:val="en-GB"/>
              </w:rPr>
              <w:t>for investment committee meetings</w:t>
            </w:r>
          </w:p>
          <w:p w14:paraId="27AC9508" w14:textId="198B970C" w:rsidR="00965270" w:rsidRPr="00D7295D" w:rsidRDefault="00965270" w:rsidP="001064F5">
            <w:pPr>
              <w:pStyle w:val="Listenabsatz"/>
              <w:numPr>
                <w:ilvl w:val="0"/>
                <w:numId w:val="35"/>
              </w:numPr>
              <w:rPr>
                <w:rStyle w:val="Fett"/>
                <w:rFonts w:ascii="Optima" w:hAnsi="Optima" w:cs="Times New Roman"/>
                <w:b w:val="0"/>
                <w:bC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/>
                <w:i/>
                <w:iCs/>
                <w:color w:val="000000" w:themeColor="text1"/>
                <w:sz w:val="18"/>
                <w:szCs w:val="18"/>
                <w:lang w:val="en-GB"/>
              </w:rPr>
              <w:t>Ran DSCR and refinancing sensitivities within existing cash-flow models to support investment decisions</w:t>
            </w:r>
            <w:r w:rsidRPr="00D7295D" w:rsidDel="00AA25B6">
              <w:rPr>
                <w:rFonts w:ascii="Optima" w:hAnsi="Optima"/>
                <w:i/>
                <w:i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</w:p>
          <w:p w14:paraId="154E3FE6" w14:textId="693D47BA" w:rsidR="00C97F3B" w:rsidRPr="00D7295D" w:rsidRDefault="001064F5" w:rsidP="001064F5">
            <w:pPr>
              <w:pStyle w:val="Listenabsatz"/>
              <w:numPr>
                <w:ilvl w:val="0"/>
                <w:numId w:val="35"/>
              </w:numPr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Style w:val="Fett"/>
                <w:rFonts w:ascii="Optima" w:hAnsi="Optima"/>
                <w:b w:val="0"/>
                <w:bCs w:val="0"/>
                <w:i/>
                <w:iCs/>
                <w:color w:val="000000" w:themeColor="text1"/>
                <w:sz w:val="18"/>
                <w:szCs w:val="18"/>
                <w:lang w:val="en-GB"/>
              </w:rPr>
              <w:t xml:space="preserve">Contributed to the preparation of transaction sheets for various investments </w:t>
            </w:r>
          </w:p>
        </w:tc>
      </w:tr>
      <w:tr w:rsidR="0065317D" w:rsidRPr="006F2206" w14:paraId="005D8B78" w14:textId="77777777" w:rsidTr="0065317D">
        <w:trPr>
          <w:trHeight w:val="346"/>
        </w:trPr>
        <w:tc>
          <w:tcPr>
            <w:tcW w:w="6521" w:type="dxa"/>
            <w:gridSpan w:val="5"/>
            <w:vAlign w:val="bottom"/>
          </w:tcPr>
          <w:p w14:paraId="2273F42B" w14:textId="4A7A9C82" w:rsidR="0065317D" w:rsidRPr="000856CA" w:rsidRDefault="0065317D" w:rsidP="0065317D">
            <w:pPr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0856CA">
              <w:rPr>
                <w:rFonts w:ascii="Optima" w:hAnsi="Optima" w:cs="Times New Roman"/>
                <w:b/>
                <w:sz w:val="18"/>
                <w:szCs w:val="18"/>
                <w:lang w:val="en-GB"/>
              </w:rPr>
              <w:t>Lazard Asset Management (Deutschland) GmbH</w:t>
            </w:r>
          </w:p>
        </w:tc>
        <w:tc>
          <w:tcPr>
            <w:tcW w:w="3685" w:type="dxa"/>
            <w:gridSpan w:val="4"/>
            <w:vAlign w:val="bottom"/>
          </w:tcPr>
          <w:p w14:paraId="556AE199" w14:textId="5CD2FDC4" w:rsidR="0065317D" w:rsidRPr="00D7295D" w:rsidRDefault="0065317D" w:rsidP="0065317D">
            <w:pPr>
              <w:jc w:val="right"/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  <w:t xml:space="preserve">Frankfurt </w:t>
            </w:r>
            <w:proofErr w:type="gramStart"/>
            <w:r w:rsidRPr="00D7295D"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  <w:t>am</w:t>
            </w:r>
            <w:proofErr w:type="gramEnd"/>
            <w:r w:rsidRPr="00D7295D"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  <w:t xml:space="preserve"> Main, Germany</w:t>
            </w:r>
          </w:p>
        </w:tc>
      </w:tr>
      <w:tr w:rsidR="0065317D" w:rsidRPr="006F2206" w14:paraId="335D84E9" w14:textId="77777777" w:rsidTr="0065317D">
        <w:trPr>
          <w:trHeight w:val="20"/>
        </w:trPr>
        <w:tc>
          <w:tcPr>
            <w:tcW w:w="7797" w:type="dxa"/>
            <w:gridSpan w:val="7"/>
            <w:vAlign w:val="bottom"/>
          </w:tcPr>
          <w:p w14:paraId="20B1570F" w14:textId="02BAB8B0" w:rsidR="0065317D" w:rsidRPr="00D7295D" w:rsidRDefault="0065317D" w:rsidP="0065317D">
            <w:pPr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Intern in the Portfolio Management Department </w:t>
            </w:r>
          </w:p>
        </w:tc>
        <w:tc>
          <w:tcPr>
            <w:tcW w:w="2409" w:type="dxa"/>
            <w:gridSpan w:val="2"/>
            <w:vAlign w:val="bottom"/>
          </w:tcPr>
          <w:p w14:paraId="0475B997" w14:textId="6095BF31" w:rsidR="0065317D" w:rsidRPr="00D7295D" w:rsidRDefault="0065317D" w:rsidP="0065317D">
            <w:pPr>
              <w:jc w:val="right"/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03/2025 – 08/2025 </w:t>
            </w:r>
          </w:p>
        </w:tc>
      </w:tr>
      <w:tr w:rsidR="0065317D" w:rsidRPr="00921A15" w14:paraId="41FE41F7" w14:textId="77777777" w:rsidTr="00972776">
        <w:trPr>
          <w:trHeight w:val="20"/>
        </w:trPr>
        <w:tc>
          <w:tcPr>
            <w:tcW w:w="10206" w:type="dxa"/>
            <w:gridSpan w:val="9"/>
            <w:vAlign w:val="bottom"/>
          </w:tcPr>
          <w:p w14:paraId="730E0B5E" w14:textId="240C6BEE" w:rsidR="0065317D" w:rsidRPr="00D7295D" w:rsidRDefault="00693403" w:rsidP="0065317D">
            <w:pPr>
              <w:pStyle w:val="Listenabsatz"/>
              <w:numPr>
                <w:ilvl w:val="0"/>
                <w:numId w:val="34"/>
              </w:numPr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Acted as part of the Global Fixed Income team, focusing on SSA, Treasuries and Corporate Bonds </w:t>
            </w:r>
          </w:p>
          <w:p w14:paraId="25A8AC3E" w14:textId="25EFF573" w:rsidR="008632CA" w:rsidRPr="00D7295D" w:rsidRDefault="008632CA" w:rsidP="009E4B51">
            <w:pPr>
              <w:pStyle w:val="Listenabsatz"/>
              <w:numPr>
                <w:ilvl w:val="0"/>
                <w:numId w:val="34"/>
              </w:numPr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>Prepared and updated credit one-pagers on corporate issuers in the primary market, supporting bond investment decisions of €25–50m</w:t>
            </w:r>
          </w:p>
          <w:p w14:paraId="537B732C" w14:textId="4D728C8B" w:rsidR="0065317D" w:rsidRPr="00D7295D" w:rsidRDefault="00965270" w:rsidP="00965270">
            <w:pPr>
              <w:pStyle w:val="Listenabsatz"/>
              <w:numPr>
                <w:ilvl w:val="0"/>
                <w:numId w:val="34"/>
              </w:numPr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>P</w:t>
            </w:r>
            <w:r w:rsidR="0065317D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>repa</w:t>
            </w:r>
            <w:r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>red</w:t>
            </w:r>
            <w:r w:rsidR="0065317D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 pitch</w:t>
            </w:r>
            <w:r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 materials</w:t>
            </w:r>
            <w:r w:rsidR="0065317D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 for potential mandates with target investments of </w:t>
            </w:r>
            <w:ins w:id="3" w:author="David Döbele" w:date="2026-08-18T10:10:00Z" w16du:dateUtc="2026-08-18T08:10:00Z">
              <w:r w:rsidR="00E9224E">
                <w:rPr>
                  <w:rFonts w:ascii="Optima" w:hAnsi="Optima" w:cs="Times New Roman"/>
                  <w:i/>
                  <w:iCs/>
                  <w:sz w:val="18"/>
                  <w:szCs w:val="18"/>
                  <w:lang w:val="en-GB"/>
                </w:rPr>
                <w:t>€50-</w:t>
              </w:r>
              <w:r w:rsidR="00E9224E">
                <w:rPr>
                  <w:rFonts w:ascii="Optima" w:hAnsi="Optima" w:cs="Times New Roman"/>
                  <w:i/>
                  <w:iCs/>
                  <w:sz w:val="18"/>
                  <w:szCs w:val="18"/>
                  <w:lang w:val="en-GB"/>
                </w:rPr>
                <w:t>2</w:t>
              </w:r>
              <w:r w:rsidR="00E9224E">
                <w:rPr>
                  <w:rFonts w:ascii="Optima" w:hAnsi="Optima" w:cs="Times New Roman"/>
                  <w:i/>
                  <w:iCs/>
                  <w:sz w:val="18"/>
                  <w:szCs w:val="18"/>
                  <w:lang w:val="en-GB"/>
                </w:rPr>
                <w:t>00m</w:t>
              </w:r>
              <w:r w:rsidR="00E9224E" w:rsidRPr="00D7295D">
                <w:rPr>
                  <w:rFonts w:ascii="Optima" w:hAnsi="Optima" w:cs="Times New Roman"/>
                  <w:i/>
                  <w:iCs/>
                  <w:sz w:val="18"/>
                  <w:szCs w:val="18"/>
                  <w:lang w:val="en-GB"/>
                </w:rPr>
                <w:t xml:space="preserve"> </w:t>
              </w:r>
            </w:ins>
            <w:del w:id="4" w:author="David Döbele" w:date="2026-08-18T10:10:00Z" w16du:dateUtc="2026-08-18T08:10:00Z">
              <w:r w:rsidR="0065317D" w:rsidRPr="00D7295D" w:rsidDel="00E9224E">
                <w:rPr>
                  <w:rFonts w:ascii="Optima" w:hAnsi="Optima" w:cs="Times New Roman"/>
                  <w:i/>
                  <w:iCs/>
                  <w:sz w:val="18"/>
                  <w:szCs w:val="18"/>
                  <w:lang w:val="en-GB"/>
                </w:rPr>
                <w:delText xml:space="preserve">50 – 200 million € </w:delText>
              </w:r>
            </w:del>
            <w:r w:rsidR="00B008BB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including </w:t>
            </w:r>
            <w:r w:rsidR="00EE6952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>performance attribut</w:t>
            </w:r>
            <w:r w:rsidR="00DF3E9E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>ion</w:t>
            </w:r>
            <w:r w:rsidR="00EE6952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 and </w:t>
            </w:r>
            <w:r w:rsidR="007C1607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>strateg</w:t>
            </w:r>
            <w:r w:rsidR="00DA0879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>y</w:t>
            </w:r>
            <w:r w:rsidR="007C1607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 position </w:t>
            </w:r>
            <w:r w:rsidR="00EE6952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 </w:t>
            </w:r>
            <w:r w:rsidR="00000B78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 </w:t>
            </w:r>
          </w:p>
        </w:tc>
      </w:tr>
      <w:tr w:rsidR="0065317D" w:rsidRPr="006F2206" w14:paraId="45404236" w14:textId="77777777" w:rsidTr="004C144E">
        <w:trPr>
          <w:trHeight w:val="340"/>
        </w:trPr>
        <w:tc>
          <w:tcPr>
            <w:tcW w:w="5523" w:type="dxa"/>
            <w:gridSpan w:val="2"/>
            <w:vAlign w:val="bottom"/>
          </w:tcPr>
          <w:p w14:paraId="3CF978EE" w14:textId="7E2231FC" w:rsidR="0065317D" w:rsidRPr="00D7295D" w:rsidRDefault="0065317D" w:rsidP="0065317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  <w:t xml:space="preserve">KPMG AG </w:t>
            </w:r>
            <w:proofErr w:type="spellStart"/>
            <w:r w:rsidRPr="00D7295D"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  <w:t>Wirtschaftsprüfungsgesellschaft</w:t>
            </w:r>
            <w:proofErr w:type="spellEnd"/>
            <w:r w:rsidRPr="00D7295D"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4683" w:type="dxa"/>
            <w:gridSpan w:val="7"/>
            <w:vAlign w:val="bottom"/>
          </w:tcPr>
          <w:p w14:paraId="49A11F72" w14:textId="3C19F0A6" w:rsidR="0065317D" w:rsidRPr="00D7295D" w:rsidRDefault="0065317D" w:rsidP="006531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bCs/>
                <w:i w:val="0"/>
                <w:sz w:val="18"/>
                <w:szCs w:val="18"/>
                <w:lang w:val="en-GB"/>
              </w:rPr>
              <w:t xml:space="preserve">Stuttgart, Germany </w:t>
            </w:r>
          </w:p>
        </w:tc>
      </w:tr>
      <w:tr w:rsidR="0065317D" w:rsidRPr="006F2206" w14:paraId="16C6F7AD" w14:textId="77777777" w:rsidTr="004C144E">
        <w:trPr>
          <w:trHeight w:val="57"/>
        </w:trPr>
        <w:tc>
          <w:tcPr>
            <w:tcW w:w="5523" w:type="dxa"/>
            <w:gridSpan w:val="2"/>
            <w:vAlign w:val="bottom"/>
          </w:tcPr>
          <w:p w14:paraId="5D8760E9" w14:textId="5E093049" w:rsidR="0065317D" w:rsidRPr="00D7295D" w:rsidRDefault="0065317D" w:rsidP="0065317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  <w:t xml:space="preserve">Intern in the Financial Due Diligence Department </w:t>
            </w:r>
          </w:p>
        </w:tc>
        <w:tc>
          <w:tcPr>
            <w:tcW w:w="4683" w:type="dxa"/>
            <w:gridSpan w:val="7"/>
            <w:vAlign w:val="bottom"/>
          </w:tcPr>
          <w:p w14:paraId="2D9DB8CA" w14:textId="607EA940" w:rsidR="0065317D" w:rsidRPr="00D7295D" w:rsidRDefault="0065317D" w:rsidP="006531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  <w:t>03/2023 – 05/2023</w:t>
            </w:r>
          </w:p>
        </w:tc>
      </w:tr>
      <w:tr w:rsidR="0065317D" w:rsidRPr="00921A15" w14:paraId="7660C4BA" w14:textId="77777777" w:rsidTr="004C144E">
        <w:trPr>
          <w:trHeight w:val="20"/>
        </w:trPr>
        <w:tc>
          <w:tcPr>
            <w:tcW w:w="10206" w:type="dxa"/>
            <w:gridSpan w:val="9"/>
            <w:vAlign w:val="bottom"/>
          </w:tcPr>
          <w:p w14:paraId="5C0001B1" w14:textId="20642965" w:rsidR="00E24B66" w:rsidRPr="00D7295D" w:rsidRDefault="00E24B66" w:rsidP="00E24B66">
            <w:pPr>
              <w:pStyle w:val="Bullets"/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>Supported sell-side and restructuring due diligence on €75m and €250m transactions in the automotive sector</w:t>
            </w:r>
          </w:p>
          <w:p w14:paraId="429316F1" w14:textId="1FDE3CB4" w:rsidR="00921A15" w:rsidRPr="00D7295D" w:rsidRDefault="00E24B66" w:rsidP="00E24B66">
            <w:pPr>
              <w:pStyle w:val="Bullets"/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>Reconciled management accounts to audited financials and tested planning accuracy against historical budgets</w:t>
            </w:r>
          </w:p>
          <w:p w14:paraId="132465C4" w14:textId="03CE26C3" w:rsidR="0065317D" w:rsidRPr="00D7295D" w:rsidRDefault="00E24B66" w:rsidP="005B5A02">
            <w:pPr>
              <w:pStyle w:val="Bullets"/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 xml:space="preserve">Derived cash flow statements (indirect method) and </w:t>
            </w:r>
            <w:r w:rsidR="00921A15" w:rsidRPr="00D7295D"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 xml:space="preserve">analysed </w:t>
            </w:r>
            <w:r w:rsidRPr="00D7295D"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 xml:space="preserve">customer concentration and cost bases to assess earnings </w:t>
            </w:r>
            <w:r w:rsidR="003A193C" w:rsidRPr="00D7295D"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>quality</w:t>
            </w:r>
          </w:p>
        </w:tc>
      </w:tr>
      <w:tr w:rsidR="0065317D" w:rsidRPr="006F2206" w14:paraId="4EC9DEB8" w14:textId="77777777" w:rsidTr="004C144E">
        <w:trPr>
          <w:trHeight w:val="340"/>
        </w:trPr>
        <w:tc>
          <w:tcPr>
            <w:tcW w:w="5523" w:type="dxa"/>
            <w:gridSpan w:val="2"/>
            <w:vAlign w:val="bottom"/>
          </w:tcPr>
          <w:p w14:paraId="061D97E7" w14:textId="34E34946" w:rsidR="0065317D" w:rsidRPr="00D7295D" w:rsidRDefault="0065317D" w:rsidP="0065317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</w:pPr>
            <w:proofErr w:type="spellStart"/>
            <w:r w:rsidRPr="00D7295D"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  <w:t>Salvis</w:t>
            </w:r>
            <w:proofErr w:type="spellEnd"/>
            <w:r w:rsidRPr="00D7295D"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  <w:t xml:space="preserve"> Consulting </w:t>
            </w:r>
          </w:p>
        </w:tc>
        <w:tc>
          <w:tcPr>
            <w:tcW w:w="4683" w:type="dxa"/>
            <w:gridSpan w:val="7"/>
            <w:vAlign w:val="bottom"/>
          </w:tcPr>
          <w:p w14:paraId="38592414" w14:textId="56DF431D" w:rsidR="0065317D" w:rsidRPr="00D7295D" w:rsidRDefault="0065317D" w:rsidP="006531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bCs/>
                <w:i w:val="0"/>
                <w:sz w:val="18"/>
                <w:szCs w:val="18"/>
                <w:lang w:val="en-GB"/>
              </w:rPr>
              <w:t>Munich, Germany</w:t>
            </w:r>
          </w:p>
        </w:tc>
      </w:tr>
      <w:tr w:rsidR="0065317D" w:rsidRPr="006F2206" w14:paraId="0A0FFCF6" w14:textId="77777777" w:rsidTr="004C144E">
        <w:trPr>
          <w:trHeight w:val="20"/>
        </w:trPr>
        <w:tc>
          <w:tcPr>
            <w:tcW w:w="5523" w:type="dxa"/>
            <w:gridSpan w:val="2"/>
            <w:vAlign w:val="bottom"/>
          </w:tcPr>
          <w:p w14:paraId="30382087" w14:textId="702A97B3" w:rsidR="0065317D" w:rsidRPr="00D7295D" w:rsidRDefault="0065317D" w:rsidP="0065317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  <w:t xml:space="preserve">Intern in the Financing, Development, and Marketing Department </w:t>
            </w:r>
          </w:p>
        </w:tc>
        <w:tc>
          <w:tcPr>
            <w:tcW w:w="4683" w:type="dxa"/>
            <w:gridSpan w:val="7"/>
            <w:vAlign w:val="bottom"/>
          </w:tcPr>
          <w:p w14:paraId="7444AF8F" w14:textId="0B0217E1" w:rsidR="0065317D" w:rsidRPr="00D7295D" w:rsidRDefault="0065317D" w:rsidP="006531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  <w:t>09/2022</w:t>
            </w:r>
            <w:r w:rsidR="0003392B" w:rsidRPr="00D7295D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  <w:t xml:space="preserve"> – 09/2022</w:t>
            </w:r>
          </w:p>
        </w:tc>
      </w:tr>
      <w:tr w:rsidR="0065317D" w:rsidRPr="00921A15" w14:paraId="4C00CD42" w14:textId="77777777" w:rsidTr="004C144E">
        <w:trPr>
          <w:trHeight w:val="20"/>
        </w:trPr>
        <w:tc>
          <w:tcPr>
            <w:tcW w:w="10206" w:type="dxa"/>
            <w:gridSpan w:val="9"/>
            <w:vAlign w:val="bottom"/>
          </w:tcPr>
          <w:p w14:paraId="100372C5" w14:textId="77777777" w:rsidR="0065317D" w:rsidRPr="00D7295D" w:rsidRDefault="0065317D" w:rsidP="0065317D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b/>
                <w:bCs/>
                <w:i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 xml:space="preserve">Supported the ESG department with detailed research </w:t>
            </w:r>
          </w:p>
          <w:p w14:paraId="746118C9" w14:textId="530D0412" w:rsidR="0065317D" w:rsidRPr="00D7295D" w:rsidRDefault="0065317D" w:rsidP="0065317D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b/>
                <w:bCs/>
                <w:i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>Conducted Excel-based calculations regarding the expected cash flow generated by the buildings</w:t>
            </w:r>
          </w:p>
        </w:tc>
      </w:tr>
      <w:tr w:rsidR="0065317D" w:rsidRPr="006F2206" w14:paraId="50AFEA03" w14:textId="77777777" w:rsidTr="004C144E">
        <w:trPr>
          <w:trHeight w:val="340"/>
        </w:trPr>
        <w:tc>
          <w:tcPr>
            <w:tcW w:w="5523" w:type="dxa"/>
            <w:gridSpan w:val="2"/>
            <w:vAlign w:val="bottom"/>
          </w:tcPr>
          <w:p w14:paraId="42FB0D26" w14:textId="7BE1AF33" w:rsidR="0065317D" w:rsidRPr="00D7295D" w:rsidRDefault="0065317D" w:rsidP="0065317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  <w:t xml:space="preserve">BVT Holding GmbH &amp; Co. KG </w:t>
            </w:r>
          </w:p>
        </w:tc>
        <w:tc>
          <w:tcPr>
            <w:tcW w:w="4683" w:type="dxa"/>
            <w:gridSpan w:val="7"/>
            <w:vAlign w:val="bottom"/>
          </w:tcPr>
          <w:p w14:paraId="11E31BD8" w14:textId="61F74033" w:rsidR="0065317D" w:rsidRPr="00D7295D" w:rsidRDefault="0065317D" w:rsidP="006531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bCs/>
                <w:i w:val="0"/>
                <w:sz w:val="18"/>
                <w:szCs w:val="18"/>
                <w:lang w:val="en-GB"/>
              </w:rPr>
              <w:t>Munich, Germany</w:t>
            </w:r>
          </w:p>
        </w:tc>
      </w:tr>
      <w:tr w:rsidR="0065317D" w:rsidRPr="006F2206" w14:paraId="48328CB9" w14:textId="77777777" w:rsidTr="004C144E">
        <w:trPr>
          <w:trHeight w:val="20"/>
        </w:trPr>
        <w:tc>
          <w:tcPr>
            <w:tcW w:w="6379" w:type="dxa"/>
            <w:gridSpan w:val="4"/>
            <w:vAlign w:val="bottom"/>
          </w:tcPr>
          <w:p w14:paraId="74B74B41" w14:textId="7AD5C1C0" w:rsidR="0065317D" w:rsidRPr="00D7295D" w:rsidRDefault="0065317D" w:rsidP="0065317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</w:pPr>
            <w:bookmarkStart w:id="5" w:name="OLE_LINK1"/>
            <w:bookmarkStart w:id="6" w:name="OLE_LINK2"/>
            <w:r w:rsidRPr="00D7295D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  <w:t>Intern in a US Real Estate Development Fund</w:t>
            </w:r>
            <w:bookmarkEnd w:id="5"/>
            <w:bookmarkEnd w:id="6"/>
          </w:p>
        </w:tc>
        <w:tc>
          <w:tcPr>
            <w:tcW w:w="3827" w:type="dxa"/>
            <w:gridSpan w:val="5"/>
            <w:vAlign w:val="bottom"/>
          </w:tcPr>
          <w:p w14:paraId="2CB21DEB" w14:textId="3DD45202" w:rsidR="0065317D" w:rsidRPr="00D7295D" w:rsidRDefault="0065317D" w:rsidP="006531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  <w:t>05/2021 – 06/2021</w:t>
            </w:r>
          </w:p>
        </w:tc>
      </w:tr>
      <w:tr w:rsidR="0065317D" w:rsidRPr="00921A15" w14:paraId="7C4155D6" w14:textId="77777777" w:rsidTr="004C144E">
        <w:trPr>
          <w:trHeight w:val="20"/>
        </w:trPr>
        <w:tc>
          <w:tcPr>
            <w:tcW w:w="10206" w:type="dxa"/>
            <w:gridSpan w:val="9"/>
            <w:vAlign w:val="bottom"/>
          </w:tcPr>
          <w:p w14:paraId="36C30914" w14:textId="7E3C64D9" w:rsidR="0065317D" w:rsidRPr="00D7295D" w:rsidRDefault="0065317D" w:rsidP="0065317D">
            <w:pPr>
              <w:pStyle w:val="Bullets"/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 xml:space="preserve">Gained insights into the operational work of a fund </w:t>
            </w:r>
          </w:p>
          <w:p w14:paraId="3658805E" w14:textId="390BF092" w:rsidR="0065317D" w:rsidRPr="00D7295D" w:rsidRDefault="0065317D" w:rsidP="009E4B51">
            <w:pPr>
              <w:pStyle w:val="Bullets"/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>Created a study on the impact of increasing wood prices on the fund’s performance, which was presented to the managing directors and the institutional clients</w:t>
            </w:r>
          </w:p>
        </w:tc>
      </w:tr>
      <w:tr w:rsidR="0065317D" w:rsidRPr="006F2206" w14:paraId="414B4085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7CB2872F" w:rsidR="0065317D" w:rsidRPr="00D7295D" w:rsidRDefault="0065317D" w:rsidP="0065317D">
            <w:pPr>
              <w:pStyle w:val="BERSCHRIFT"/>
              <w:jc w:val="center"/>
              <w:rPr>
                <w:rFonts w:ascii="Optima" w:hAnsi="Optima" w:cs="Times New Roman"/>
                <w:i/>
                <w:smallCaps w:val="0"/>
                <w:sz w:val="24"/>
                <w:szCs w:val="24"/>
                <w:lang w:val="en-GB"/>
              </w:rPr>
            </w:pPr>
            <w:r w:rsidRPr="00D7295D">
              <w:rPr>
                <w:rFonts w:ascii="Optima" w:hAnsi="Optima" w:cs="Times New Roman"/>
                <w:smallCaps w:val="0"/>
                <w:sz w:val="24"/>
                <w:szCs w:val="24"/>
                <w:lang w:val="en-GB"/>
              </w:rPr>
              <w:t>EXTRACURRICULAR ACTIVITIES</w:t>
            </w:r>
          </w:p>
        </w:tc>
      </w:tr>
      <w:tr w:rsidR="0065317D" w:rsidRPr="006F2206" w14:paraId="3131BC49" w14:textId="77777777" w:rsidTr="004C144E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1A000003" w14:textId="17CDC276" w:rsidR="0065317D" w:rsidRPr="00D7295D" w:rsidRDefault="00E50CA4" w:rsidP="0065317D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i w:val="0"/>
                <w:iCs/>
                <w:smallCaps w:val="0"/>
                <w:sz w:val="18"/>
                <w:szCs w:val="18"/>
                <w:lang w:val="en-GB"/>
              </w:rPr>
              <w:t>ESADE Master</w:t>
            </w:r>
            <w:r w:rsidR="00591DF9" w:rsidRPr="00D7295D">
              <w:rPr>
                <w:rFonts w:ascii="Optima" w:hAnsi="Optima" w:cs="Times New Roman"/>
                <w:b/>
                <w:i w:val="0"/>
                <w:iCs/>
                <w:smallCaps w:val="0"/>
                <w:sz w:val="18"/>
                <w:szCs w:val="18"/>
                <w:lang w:val="en-GB"/>
              </w:rPr>
              <w:t>’</w:t>
            </w:r>
            <w:r w:rsidRPr="00D7295D">
              <w:rPr>
                <w:rFonts w:ascii="Optima" w:hAnsi="Optima" w:cs="Times New Roman"/>
                <w:b/>
                <w:i w:val="0"/>
                <w:iCs/>
                <w:smallCaps w:val="0"/>
                <w:sz w:val="18"/>
                <w:szCs w:val="18"/>
                <w:lang w:val="en-GB"/>
              </w:rPr>
              <w:t>s Finance Club</w:t>
            </w:r>
            <w:r w:rsidR="0065317D" w:rsidRPr="00D7295D">
              <w:rPr>
                <w:rFonts w:ascii="Optima" w:hAnsi="Optima" w:cs="Times New Roman"/>
                <w:b/>
                <w:i w:val="0"/>
                <w:iCs/>
                <w:smallCaps w:val="0"/>
                <w:sz w:val="18"/>
                <w:szCs w:val="18"/>
                <w:lang w:val="en-GB"/>
              </w:rPr>
              <w:t xml:space="preserve">  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</w:tcPr>
          <w:p w14:paraId="1A000005" w14:textId="1A000006" w:rsidR="0065317D" w:rsidRPr="00D7295D" w:rsidRDefault="0065317D" w:rsidP="0065317D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18"/>
                <w:szCs w:val="18"/>
                <w:lang w:val="en-GB"/>
              </w:rPr>
              <w:t>Barcelona, Spain</w:t>
            </w:r>
          </w:p>
        </w:tc>
      </w:tr>
      <w:tr w:rsidR="0065317D" w:rsidRPr="006F2206" w14:paraId="27EFAC63" w14:textId="77777777" w:rsidTr="004C144E">
        <w:trPr>
          <w:trHeight w:val="20"/>
        </w:trPr>
        <w:tc>
          <w:tcPr>
            <w:tcW w:w="6804" w:type="dxa"/>
            <w:gridSpan w:val="6"/>
            <w:vAlign w:val="bottom"/>
          </w:tcPr>
          <w:p w14:paraId="5C110A85" w14:textId="14AA9651" w:rsidR="0065317D" w:rsidRPr="00D7295D" w:rsidRDefault="00E50CA4" w:rsidP="0065317D">
            <w:pPr>
              <w:pStyle w:val="Beschreibung"/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>Fixed Income Vice President – Head of Private Credit</w:t>
            </w:r>
          </w:p>
        </w:tc>
        <w:tc>
          <w:tcPr>
            <w:tcW w:w="3402" w:type="dxa"/>
            <w:gridSpan w:val="3"/>
            <w:vAlign w:val="bottom"/>
          </w:tcPr>
          <w:p w14:paraId="14CD6D88" w14:textId="37E630BF" w:rsidR="0065317D" w:rsidRPr="00D7295D" w:rsidRDefault="00E50CA4" w:rsidP="0065317D">
            <w:pPr>
              <w:pStyle w:val="Beschreibung"/>
              <w:jc w:val="right"/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>07</w:t>
            </w:r>
            <w:r w:rsidR="0065317D"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>/2026</w:t>
            </w: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 – </w:t>
            </w:r>
            <w:r w:rsidR="00373519"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>p</w:t>
            </w:r>
            <w:r w:rsidR="00591DF9"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>resent</w:t>
            </w:r>
          </w:p>
        </w:tc>
      </w:tr>
      <w:tr w:rsidR="0065317D" w:rsidRPr="005B5A02" w14:paraId="1A00000D" w14:textId="1A00000E" w:rsidTr="00E50CA4">
        <w:trPr>
          <w:trHeight w:val="20"/>
        </w:trPr>
        <w:tc>
          <w:tcPr>
            <w:tcW w:w="10206" w:type="dxa"/>
            <w:gridSpan w:val="9"/>
            <w:vAlign w:val="bottom"/>
          </w:tcPr>
          <w:p w14:paraId="0ED20255" w14:textId="44204093" w:rsidR="00591DF9" w:rsidRPr="00D7295D" w:rsidRDefault="00591DF9" w:rsidP="0065317D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/>
                <w:sz w:val="18"/>
                <w:szCs w:val="18"/>
                <w:lang w:val="en-GB"/>
              </w:rPr>
              <w:t xml:space="preserve">Co-building the Fixed Income division of the newly founded club, defining scope and curriculum </w:t>
            </w:r>
          </w:p>
          <w:p w14:paraId="55987431" w14:textId="16B1A93C" w:rsidR="0065317D" w:rsidRPr="00D7295D" w:rsidRDefault="00591DF9" w:rsidP="00E50CA4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/>
                <w:sz w:val="18"/>
                <w:szCs w:val="18"/>
                <w:lang w:val="en-GB"/>
              </w:rPr>
              <w:t xml:space="preserve">Establishing the Private Credit team from the ground up, covering direct lending, </w:t>
            </w:r>
            <w:proofErr w:type="spellStart"/>
            <w:r w:rsidRPr="00D7295D">
              <w:rPr>
                <w:rFonts w:ascii="Optima" w:hAnsi="Optima" w:cs="Times New Roman"/>
                <w:i/>
                <w:sz w:val="18"/>
                <w:szCs w:val="18"/>
                <w:lang w:val="en-GB"/>
              </w:rPr>
              <w:t>unitranche</w:t>
            </w:r>
            <w:proofErr w:type="spellEnd"/>
            <w:r w:rsidRPr="00D7295D">
              <w:rPr>
                <w:rFonts w:ascii="Optima" w:hAnsi="Optima" w:cs="Times New Roman"/>
                <w:i/>
                <w:sz w:val="18"/>
                <w:szCs w:val="18"/>
                <w:lang w:val="en-GB"/>
              </w:rPr>
              <w:t xml:space="preserve"> and fund finance</w:t>
            </w:r>
          </w:p>
          <w:p w14:paraId="1A000011" w14:textId="08D3A4B0" w:rsidR="00591DF9" w:rsidRPr="00D7295D" w:rsidRDefault="00591DF9" w:rsidP="00E50CA4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/>
                <w:sz w:val="18"/>
                <w:szCs w:val="18"/>
                <w:lang w:val="en-GB"/>
              </w:rPr>
              <w:t>Screening applications and conducting candidate interviews for the Fixed Income division</w:t>
            </w:r>
          </w:p>
        </w:tc>
      </w:tr>
      <w:tr w:rsidR="0065317D" w:rsidRPr="006F2206" w14:paraId="74251178" w14:textId="77777777" w:rsidTr="00E50CA4">
        <w:trPr>
          <w:trHeight w:val="340"/>
        </w:trPr>
        <w:tc>
          <w:tcPr>
            <w:tcW w:w="5523" w:type="dxa"/>
            <w:gridSpan w:val="2"/>
            <w:vAlign w:val="bottom"/>
          </w:tcPr>
          <w:p w14:paraId="23826F21" w14:textId="1A857A6E" w:rsidR="0065317D" w:rsidRPr="00D7295D" w:rsidRDefault="0065317D" w:rsidP="0065317D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i w:val="0"/>
                <w:iCs/>
                <w:smallCaps w:val="0"/>
                <w:sz w:val="18"/>
                <w:szCs w:val="18"/>
                <w:lang w:val="en-GB"/>
              </w:rPr>
              <w:t xml:space="preserve">Gresham’s School  </w:t>
            </w:r>
          </w:p>
        </w:tc>
        <w:tc>
          <w:tcPr>
            <w:tcW w:w="4683" w:type="dxa"/>
            <w:gridSpan w:val="7"/>
            <w:vAlign w:val="bottom"/>
          </w:tcPr>
          <w:p w14:paraId="58208F44" w14:textId="685B26C2" w:rsidR="0065317D" w:rsidRPr="00D7295D" w:rsidRDefault="0065317D" w:rsidP="0065317D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18"/>
                <w:szCs w:val="18"/>
                <w:lang w:val="en-GB"/>
              </w:rPr>
              <w:t>Holt, United Kingdom</w:t>
            </w:r>
          </w:p>
        </w:tc>
      </w:tr>
      <w:tr w:rsidR="0065317D" w:rsidRPr="006F2206" w14:paraId="4F59C612" w14:textId="77777777" w:rsidTr="004C144E">
        <w:trPr>
          <w:trHeight w:val="20"/>
        </w:trPr>
        <w:tc>
          <w:tcPr>
            <w:tcW w:w="6804" w:type="dxa"/>
            <w:gridSpan w:val="6"/>
            <w:vAlign w:val="bottom"/>
          </w:tcPr>
          <w:p w14:paraId="32F07601" w14:textId="53553CC4" w:rsidR="0065317D" w:rsidRPr="00D7295D" w:rsidRDefault="0065317D" w:rsidP="0065317D">
            <w:pPr>
              <w:pStyle w:val="Beschreibung"/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Head of House &amp; School Prefect </w:t>
            </w:r>
          </w:p>
        </w:tc>
        <w:tc>
          <w:tcPr>
            <w:tcW w:w="3402" w:type="dxa"/>
            <w:gridSpan w:val="3"/>
            <w:vAlign w:val="bottom"/>
          </w:tcPr>
          <w:p w14:paraId="45DD2178" w14:textId="5FDBF7EC" w:rsidR="0065317D" w:rsidRPr="00D7295D" w:rsidRDefault="0065317D" w:rsidP="0065317D">
            <w:pPr>
              <w:pStyle w:val="Beschreibung"/>
              <w:jc w:val="right"/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>09/2020 – 08/2021</w:t>
            </w:r>
          </w:p>
        </w:tc>
      </w:tr>
      <w:tr w:rsidR="0065317D" w:rsidRPr="005B5A02" w14:paraId="02437711" w14:textId="77777777" w:rsidTr="004C144E">
        <w:trPr>
          <w:trHeight w:val="20"/>
        </w:trPr>
        <w:tc>
          <w:tcPr>
            <w:tcW w:w="10206" w:type="dxa"/>
            <w:gridSpan w:val="9"/>
            <w:vAlign w:val="bottom"/>
          </w:tcPr>
          <w:p w14:paraId="68CFAD97" w14:textId="6DB79343" w:rsidR="0065317D" w:rsidRPr="00D7295D" w:rsidRDefault="0065317D" w:rsidP="0065317D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/>
                <w:sz w:val="18"/>
                <w:szCs w:val="18"/>
                <w:lang w:val="en-GB"/>
              </w:rPr>
              <w:t>Represented my boarding house, organi</w:t>
            </w:r>
            <w:r w:rsidR="000856CA">
              <w:rPr>
                <w:rFonts w:ascii="Optima" w:hAnsi="Optima" w:cs="Times New Roman"/>
                <w:i/>
                <w:sz w:val="18"/>
                <w:szCs w:val="18"/>
                <w:lang w:val="en-GB"/>
              </w:rPr>
              <w:t>s</w:t>
            </w:r>
            <w:r w:rsidRPr="00D7295D">
              <w:rPr>
                <w:rFonts w:ascii="Optima" w:hAnsi="Optima" w:cs="Times New Roman"/>
                <w:i/>
                <w:sz w:val="18"/>
                <w:szCs w:val="18"/>
                <w:lang w:val="en-GB"/>
              </w:rPr>
              <w:t xml:space="preserve">ed various events, and acted as a school representative on official occasions </w:t>
            </w:r>
          </w:p>
        </w:tc>
      </w:tr>
      <w:tr w:rsidR="0065317D" w:rsidRPr="006F2206" w14:paraId="3B26943D" w14:textId="77777777" w:rsidTr="0065317D">
        <w:trPr>
          <w:trHeight w:val="340"/>
        </w:trPr>
        <w:tc>
          <w:tcPr>
            <w:tcW w:w="7797" w:type="dxa"/>
            <w:gridSpan w:val="7"/>
            <w:vAlign w:val="bottom"/>
          </w:tcPr>
          <w:p w14:paraId="11E538C2" w14:textId="2C0991C9" w:rsidR="0065317D" w:rsidRPr="00D7295D" w:rsidRDefault="0065317D" w:rsidP="0065317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  <w:t xml:space="preserve">Combined Cadet Forces  </w:t>
            </w:r>
          </w:p>
        </w:tc>
        <w:tc>
          <w:tcPr>
            <w:tcW w:w="2409" w:type="dxa"/>
            <w:gridSpan w:val="2"/>
            <w:vAlign w:val="bottom"/>
          </w:tcPr>
          <w:p w14:paraId="21BF18C9" w14:textId="0BEAD3A5" w:rsidR="0065317D" w:rsidRPr="00D7295D" w:rsidRDefault="0065317D" w:rsidP="006531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bCs/>
                <w:i w:val="0"/>
                <w:iCs w:val="0"/>
                <w:sz w:val="18"/>
                <w:szCs w:val="18"/>
                <w:lang w:val="en-GB"/>
              </w:rPr>
              <w:t>Holt, United Kingdom</w:t>
            </w:r>
          </w:p>
        </w:tc>
      </w:tr>
      <w:tr w:rsidR="0065317D" w:rsidRPr="006F2206" w14:paraId="04BFDD79" w14:textId="77777777" w:rsidTr="004C144E">
        <w:trPr>
          <w:trHeight w:val="20"/>
        </w:trPr>
        <w:tc>
          <w:tcPr>
            <w:tcW w:w="8364" w:type="dxa"/>
            <w:gridSpan w:val="8"/>
            <w:vAlign w:val="bottom"/>
          </w:tcPr>
          <w:p w14:paraId="5D908AF7" w14:textId="292C8E6C" w:rsidR="0065317D" w:rsidRPr="000856CA" w:rsidRDefault="0065317D" w:rsidP="0065317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</w:pPr>
            <w:r w:rsidRPr="000856CA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  <w:t xml:space="preserve">Sergeant and Deputy Platoon Commander </w:t>
            </w:r>
          </w:p>
        </w:tc>
        <w:tc>
          <w:tcPr>
            <w:tcW w:w="1842" w:type="dxa"/>
            <w:vAlign w:val="bottom"/>
          </w:tcPr>
          <w:p w14:paraId="0D2FFB14" w14:textId="563E5634" w:rsidR="0065317D" w:rsidRPr="00D7295D" w:rsidRDefault="0065317D" w:rsidP="006531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  <w:t>09/2018 – 08/2021</w:t>
            </w:r>
          </w:p>
        </w:tc>
      </w:tr>
      <w:tr w:rsidR="0065317D" w:rsidRPr="005B5A02" w14:paraId="66A58453" w14:textId="77777777" w:rsidTr="004C144E">
        <w:trPr>
          <w:trHeight w:val="20"/>
        </w:trPr>
        <w:tc>
          <w:tcPr>
            <w:tcW w:w="10206" w:type="dxa"/>
            <w:gridSpan w:val="9"/>
            <w:vAlign w:val="bottom"/>
          </w:tcPr>
          <w:p w14:paraId="50B5B9CB" w14:textId="5AA2DCC8" w:rsidR="0065317D" w:rsidRPr="00D7295D" w:rsidRDefault="0065317D" w:rsidP="0065317D">
            <w:pPr>
              <w:pStyle w:val="Bullets"/>
              <w:numPr>
                <w:ilvl w:val="0"/>
                <w:numId w:val="25"/>
              </w:numPr>
              <w:rPr>
                <w:rFonts w:ascii="Optima" w:hAnsi="Optima" w:cs="Times New Roman"/>
                <w:b/>
                <w:bCs/>
                <w:iC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 xml:space="preserve">Trained the new cadets and led the Platoon in a </w:t>
            </w:r>
            <w:bookmarkStart w:id="7" w:name="OLE_LINK3"/>
            <w:bookmarkStart w:id="8" w:name="OLE_LINK4"/>
            <w:bookmarkStart w:id="9" w:name="OLE_LINK5"/>
            <w:r w:rsidRPr="00D7295D"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 xml:space="preserve">variety </w:t>
            </w:r>
            <w:bookmarkEnd w:id="7"/>
            <w:bookmarkEnd w:id="8"/>
            <w:bookmarkEnd w:id="9"/>
            <w:r w:rsidRPr="00D7295D"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>of competitions</w:t>
            </w:r>
          </w:p>
        </w:tc>
      </w:tr>
      <w:tr w:rsidR="0065317D" w:rsidRPr="006F2206" w14:paraId="482569A2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34FCBE6C" w:rsidR="0065317D" w:rsidRPr="00D7295D" w:rsidRDefault="0065317D" w:rsidP="0065317D">
            <w:pPr>
              <w:jc w:val="center"/>
              <w:rPr>
                <w:rFonts w:ascii="Optima" w:hAnsi="Optima" w:cs="Times New Roman"/>
                <w:b/>
                <w:sz w:val="24"/>
                <w:szCs w:val="24"/>
                <w:lang w:val="en-GB"/>
              </w:rPr>
            </w:pPr>
            <w:r w:rsidRPr="00D7295D">
              <w:rPr>
                <w:rFonts w:ascii="Optima" w:hAnsi="Optima" w:cs="Times New Roman"/>
                <w:b/>
                <w:sz w:val="24"/>
                <w:szCs w:val="24"/>
                <w:lang w:val="en-GB"/>
              </w:rPr>
              <w:t>SKILLS &amp; INTERESTS</w:t>
            </w:r>
          </w:p>
        </w:tc>
      </w:tr>
      <w:tr w:rsidR="0065317D" w:rsidRPr="005B5A02" w14:paraId="2B257790" w14:textId="77777777" w:rsidTr="004D5504">
        <w:trPr>
          <w:trHeight w:val="340"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1263A9DC" w14:textId="642F127E" w:rsidR="0065317D" w:rsidRPr="00D7295D" w:rsidRDefault="0065317D" w:rsidP="0065317D">
            <w:pPr>
              <w:pStyle w:val="Listenabsatz"/>
              <w:numPr>
                <w:ilvl w:val="0"/>
                <w:numId w:val="28"/>
              </w:numPr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bCs/>
                <w:sz w:val="18"/>
                <w:szCs w:val="18"/>
                <w:lang w:val="en-GB"/>
              </w:rPr>
              <w:t>Languages:</w:t>
            </w: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8505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416109FA" w:rsidR="0065317D" w:rsidRPr="00D7295D" w:rsidRDefault="0065317D" w:rsidP="0065317D">
            <w:pPr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  <w:t xml:space="preserve">German </w:t>
            </w:r>
            <w:r w:rsidRPr="00D7295D"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  <w:t>(native)</w:t>
            </w:r>
            <w:r w:rsidRPr="00D7295D"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  <w:t xml:space="preserve">, English </w:t>
            </w:r>
            <w:r w:rsidRPr="00D7295D"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  <w:t>(fluent)</w:t>
            </w:r>
            <w:r w:rsidRPr="00D7295D"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  <w:t xml:space="preserve">, French </w:t>
            </w:r>
            <w:r w:rsidRPr="00D7295D"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  <w:t>(basic)</w:t>
            </w:r>
          </w:p>
        </w:tc>
      </w:tr>
      <w:tr w:rsidR="0065317D" w:rsidRPr="005B5A02" w14:paraId="45706C3F" w14:textId="77777777" w:rsidTr="004D5504">
        <w:trPr>
          <w:trHeight w:val="340"/>
        </w:trPr>
        <w:tc>
          <w:tcPr>
            <w:tcW w:w="1701" w:type="dxa"/>
            <w:vAlign w:val="bottom"/>
          </w:tcPr>
          <w:p w14:paraId="2AB9137F" w14:textId="3E54A0EC" w:rsidR="0065317D" w:rsidRPr="00D7295D" w:rsidRDefault="0065317D" w:rsidP="0065317D">
            <w:pPr>
              <w:pStyle w:val="Listenabsatz"/>
              <w:numPr>
                <w:ilvl w:val="0"/>
                <w:numId w:val="28"/>
              </w:numPr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bCs/>
                <w:sz w:val="18"/>
                <w:szCs w:val="18"/>
                <w:lang w:val="en-GB"/>
              </w:rPr>
              <w:t>Technical:</w:t>
            </w: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8505" w:type="dxa"/>
            <w:gridSpan w:val="8"/>
            <w:vAlign w:val="bottom"/>
          </w:tcPr>
          <w:p w14:paraId="60CA2168" w14:textId="02ACA543" w:rsidR="0065317D" w:rsidRPr="00D7295D" w:rsidRDefault="0065317D" w:rsidP="0065317D">
            <w:pPr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  <w:t xml:space="preserve">Microsoft Office </w:t>
            </w:r>
            <w:r w:rsidRPr="00D7295D"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  <w:t xml:space="preserve">(advanced), </w:t>
            </w:r>
            <w:r w:rsidRPr="00D7295D"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  <w:t>Bloomberg Terminal</w:t>
            </w:r>
            <w:r w:rsidRPr="00D7295D"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  <w:t xml:space="preserve"> (intermediate)</w:t>
            </w:r>
            <w:r w:rsidRPr="00D7295D"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D7295D"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  <w:t>PowerBI</w:t>
            </w:r>
            <w:proofErr w:type="spellEnd"/>
            <w:r w:rsidRPr="00D7295D"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  <w:t xml:space="preserve"> </w:t>
            </w:r>
            <w:r w:rsidRPr="00D7295D"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  <w:t xml:space="preserve">(advanced) </w:t>
            </w:r>
          </w:p>
        </w:tc>
      </w:tr>
      <w:tr w:rsidR="0065317D" w:rsidRPr="005B5A02" w14:paraId="70CB01B0" w14:textId="77777777" w:rsidTr="004D5504">
        <w:trPr>
          <w:trHeight w:val="340"/>
        </w:trPr>
        <w:tc>
          <w:tcPr>
            <w:tcW w:w="1701" w:type="dxa"/>
            <w:vAlign w:val="bottom"/>
          </w:tcPr>
          <w:p w14:paraId="21DD0BFD" w14:textId="5AFAF231" w:rsidR="0065317D" w:rsidRPr="000856CA" w:rsidRDefault="0065317D" w:rsidP="0065317D">
            <w:pPr>
              <w:pStyle w:val="Listenabsatz"/>
              <w:numPr>
                <w:ilvl w:val="0"/>
                <w:numId w:val="28"/>
              </w:numPr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</w:pPr>
            <w:r w:rsidRPr="000856CA">
              <w:rPr>
                <w:rFonts w:ascii="Optima" w:hAnsi="Optima" w:cs="Times New Roman"/>
                <w:b/>
                <w:bCs/>
                <w:sz w:val="18"/>
                <w:szCs w:val="18"/>
                <w:lang w:val="en-GB"/>
              </w:rPr>
              <w:t>Interests:</w:t>
            </w:r>
          </w:p>
        </w:tc>
        <w:tc>
          <w:tcPr>
            <w:tcW w:w="8505" w:type="dxa"/>
            <w:gridSpan w:val="8"/>
            <w:vAlign w:val="bottom"/>
          </w:tcPr>
          <w:p w14:paraId="598C2742" w14:textId="7A96B236" w:rsidR="0065317D" w:rsidRPr="000856CA" w:rsidRDefault="0065317D" w:rsidP="0065317D">
            <w:pPr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</w:pPr>
            <w:r w:rsidRPr="000856CA"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  <w:t xml:space="preserve">Tennis </w:t>
            </w:r>
            <w:r w:rsidRPr="000856CA"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  <w:t>(played in the first team of my school)</w:t>
            </w:r>
            <w:r w:rsidRPr="000856CA"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  <w:t xml:space="preserve">, Skiing, Fitness, History, Golf, Hunting </w:t>
            </w:r>
          </w:p>
        </w:tc>
      </w:tr>
    </w:tbl>
    <w:p w14:paraId="6478E1ED" w14:textId="77777777" w:rsidR="00940FAA" w:rsidRPr="000A1780" w:rsidRDefault="00940FAA" w:rsidP="00F27640">
      <w:pPr>
        <w:spacing w:after="0" w:line="240" w:lineRule="auto"/>
        <w:rPr>
          <w:rFonts w:ascii="Optima" w:hAnsi="Optima" w:cs="Times New Roman"/>
          <w:sz w:val="13"/>
          <w:szCs w:val="18"/>
          <w:lang w:val="en-US"/>
        </w:rPr>
      </w:pPr>
    </w:p>
    <w:sectPr w:rsidR="00940FAA" w:rsidRPr="000A1780" w:rsidSect="00487E58">
      <w:footerReference w:type="even" r:id="rId10"/>
      <w:pgSz w:w="11906" w:h="16838"/>
      <w:pgMar w:top="547" w:right="1411" w:bottom="346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D372BF" w14:textId="77777777" w:rsidR="00BF45A1" w:rsidRDefault="00BF45A1" w:rsidP="00BE053D">
      <w:pPr>
        <w:spacing w:after="0" w:line="240" w:lineRule="auto"/>
      </w:pPr>
      <w:r>
        <w:separator/>
      </w:r>
    </w:p>
  </w:endnote>
  <w:endnote w:type="continuationSeparator" w:id="0">
    <w:p w14:paraId="3DCC287D" w14:textId="77777777" w:rsidR="00BF45A1" w:rsidRDefault="00BF45A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9FB5EB" w14:textId="77777777" w:rsidR="00BF45A1" w:rsidRDefault="00BF45A1" w:rsidP="00BE053D">
      <w:pPr>
        <w:spacing w:after="0" w:line="240" w:lineRule="auto"/>
      </w:pPr>
      <w:r>
        <w:separator/>
      </w:r>
    </w:p>
  </w:footnote>
  <w:footnote w:type="continuationSeparator" w:id="0">
    <w:p w14:paraId="146CECE2" w14:textId="77777777" w:rsidR="00BF45A1" w:rsidRDefault="00BF45A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3439AC"/>
    <w:multiLevelType w:val="hybridMultilevel"/>
    <w:tmpl w:val="0002BFD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67DF5"/>
    <w:multiLevelType w:val="hybridMultilevel"/>
    <w:tmpl w:val="DD5242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5621F5"/>
    <w:multiLevelType w:val="hybridMultilevel"/>
    <w:tmpl w:val="CC1CD67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9C2620"/>
    <w:multiLevelType w:val="hybridMultilevel"/>
    <w:tmpl w:val="B7F603F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AB2A0D4E"/>
    <w:lvl w:ilvl="0" w:tplc="DFC4DE3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B5FE69D8"/>
    <w:lvl w:ilvl="0" w:tplc="DDB643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AFC804F8"/>
    <w:lvl w:ilvl="0" w:tplc="E96C9BE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A9B4F852"/>
    <w:lvl w:ilvl="0" w:tplc="06D0AA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F40736B"/>
    <w:multiLevelType w:val="hybridMultilevel"/>
    <w:tmpl w:val="5D7A8394"/>
    <w:lvl w:ilvl="0" w:tplc="0407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B90FB5"/>
    <w:multiLevelType w:val="hybridMultilevel"/>
    <w:tmpl w:val="74126C2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723BCA"/>
    <w:multiLevelType w:val="hybridMultilevel"/>
    <w:tmpl w:val="3CC00864"/>
    <w:lvl w:ilvl="0" w:tplc="2C7CF7C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8"/>
  </w:num>
  <w:num w:numId="2" w16cid:durableId="1517961058">
    <w:abstractNumId w:val="21"/>
  </w:num>
  <w:num w:numId="3" w16cid:durableId="1252082647">
    <w:abstractNumId w:val="24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7"/>
  </w:num>
  <w:num w:numId="8" w16cid:durableId="1949311987">
    <w:abstractNumId w:val="28"/>
  </w:num>
  <w:num w:numId="9" w16cid:durableId="1961916187">
    <w:abstractNumId w:val="16"/>
  </w:num>
  <w:num w:numId="10" w16cid:durableId="1947156070">
    <w:abstractNumId w:val="29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11"/>
  </w:num>
  <w:num w:numId="15" w16cid:durableId="1771580397">
    <w:abstractNumId w:val="26"/>
  </w:num>
  <w:num w:numId="16" w16cid:durableId="1721974678">
    <w:abstractNumId w:val="4"/>
  </w:num>
  <w:num w:numId="17" w16cid:durableId="2003701761">
    <w:abstractNumId w:val="20"/>
  </w:num>
  <w:num w:numId="18" w16cid:durableId="1247112201">
    <w:abstractNumId w:val="3"/>
  </w:num>
  <w:num w:numId="19" w16cid:durableId="142089335">
    <w:abstractNumId w:val="23"/>
  </w:num>
  <w:num w:numId="20" w16cid:durableId="702943334">
    <w:abstractNumId w:val="12"/>
  </w:num>
  <w:num w:numId="21" w16cid:durableId="1697075762">
    <w:abstractNumId w:val="15"/>
  </w:num>
  <w:num w:numId="22" w16cid:durableId="424351624">
    <w:abstractNumId w:val="19"/>
  </w:num>
  <w:num w:numId="23" w16cid:durableId="1984038324">
    <w:abstractNumId w:val="7"/>
  </w:num>
  <w:num w:numId="24" w16cid:durableId="2056856694">
    <w:abstractNumId w:val="25"/>
  </w:num>
  <w:num w:numId="25" w16cid:durableId="548689742">
    <w:abstractNumId w:val="31"/>
  </w:num>
  <w:num w:numId="26" w16cid:durableId="1499494221">
    <w:abstractNumId w:val="22"/>
  </w:num>
  <w:num w:numId="27" w16cid:durableId="624386309">
    <w:abstractNumId w:val="24"/>
  </w:num>
  <w:num w:numId="28" w16cid:durableId="1874615596">
    <w:abstractNumId w:val="9"/>
  </w:num>
  <w:num w:numId="29" w16cid:durableId="1262494155">
    <w:abstractNumId w:val="10"/>
  </w:num>
  <w:num w:numId="30" w16cid:durableId="1514107815">
    <w:abstractNumId w:val="13"/>
  </w:num>
  <w:num w:numId="31" w16cid:durableId="877742087">
    <w:abstractNumId w:val="24"/>
  </w:num>
  <w:num w:numId="32" w16cid:durableId="2367900">
    <w:abstractNumId w:val="24"/>
  </w:num>
  <w:num w:numId="33" w16cid:durableId="177085534">
    <w:abstractNumId w:val="24"/>
  </w:num>
  <w:num w:numId="34" w16cid:durableId="1649825351">
    <w:abstractNumId w:val="14"/>
  </w:num>
  <w:num w:numId="35" w16cid:durableId="518786238">
    <w:abstractNumId w:val="30"/>
  </w:num>
  <w:num w:numId="36" w16cid:durableId="2008709513">
    <w:abstractNumId w:val="2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B78"/>
    <w:rsid w:val="000047BC"/>
    <w:rsid w:val="0000798A"/>
    <w:rsid w:val="00021679"/>
    <w:rsid w:val="0003392B"/>
    <w:rsid w:val="00037BA0"/>
    <w:rsid w:val="000429FE"/>
    <w:rsid w:val="0004366B"/>
    <w:rsid w:val="00045E22"/>
    <w:rsid w:val="00054EBB"/>
    <w:rsid w:val="00055F57"/>
    <w:rsid w:val="00061D33"/>
    <w:rsid w:val="00061F8D"/>
    <w:rsid w:val="00064643"/>
    <w:rsid w:val="00075289"/>
    <w:rsid w:val="000856CA"/>
    <w:rsid w:val="00087747"/>
    <w:rsid w:val="00092AD8"/>
    <w:rsid w:val="000A1780"/>
    <w:rsid w:val="000A1FDA"/>
    <w:rsid w:val="000A6A87"/>
    <w:rsid w:val="000B590C"/>
    <w:rsid w:val="000B63E2"/>
    <w:rsid w:val="000B6548"/>
    <w:rsid w:val="000C0B49"/>
    <w:rsid w:val="000D671A"/>
    <w:rsid w:val="000E33DA"/>
    <w:rsid w:val="00103EC5"/>
    <w:rsid w:val="00104114"/>
    <w:rsid w:val="001064F5"/>
    <w:rsid w:val="0010792E"/>
    <w:rsid w:val="00116C6E"/>
    <w:rsid w:val="0012567F"/>
    <w:rsid w:val="00125CA6"/>
    <w:rsid w:val="00131E7F"/>
    <w:rsid w:val="00132405"/>
    <w:rsid w:val="00135D1C"/>
    <w:rsid w:val="0014409A"/>
    <w:rsid w:val="00144575"/>
    <w:rsid w:val="0015415C"/>
    <w:rsid w:val="00156FC9"/>
    <w:rsid w:val="00162A5A"/>
    <w:rsid w:val="00163E1A"/>
    <w:rsid w:val="001647AB"/>
    <w:rsid w:val="00167C7A"/>
    <w:rsid w:val="00172867"/>
    <w:rsid w:val="00175B6D"/>
    <w:rsid w:val="00183AEF"/>
    <w:rsid w:val="00185319"/>
    <w:rsid w:val="001901ED"/>
    <w:rsid w:val="0019171B"/>
    <w:rsid w:val="0019483A"/>
    <w:rsid w:val="0019552B"/>
    <w:rsid w:val="001A46BF"/>
    <w:rsid w:val="001A481B"/>
    <w:rsid w:val="001B0186"/>
    <w:rsid w:val="001B3F48"/>
    <w:rsid w:val="001B62CA"/>
    <w:rsid w:val="001C0228"/>
    <w:rsid w:val="001C23E8"/>
    <w:rsid w:val="001D294C"/>
    <w:rsid w:val="001D4DCD"/>
    <w:rsid w:val="001D59BA"/>
    <w:rsid w:val="001D68F5"/>
    <w:rsid w:val="001E26B7"/>
    <w:rsid w:val="001F1250"/>
    <w:rsid w:val="001F4175"/>
    <w:rsid w:val="00212BA2"/>
    <w:rsid w:val="00212C25"/>
    <w:rsid w:val="00214AA9"/>
    <w:rsid w:val="002217C1"/>
    <w:rsid w:val="00223A4D"/>
    <w:rsid w:val="0023054D"/>
    <w:rsid w:val="00232CB5"/>
    <w:rsid w:val="00234A7E"/>
    <w:rsid w:val="002370BC"/>
    <w:rsid w:val="0024373D"/>
    <w:rsid w:val="002508C2"/>
    <w:rsid w:val="002530A7"/>
    <w:rsid w:val="00255F9D"/>
    <w:rsid w:val="00264094"/>
    <w:rsid w:val="00267252"/>
    <w:rsid w:val="00282DB0"/>
    <w:rsid w:val="002853E4"/>
    <w:rsid w:val="00295E79"/>
    <w:rsid w:val="002A1E7E"/>
    <w:rsid w:val="002A661E"/>
    <w:rsid w:val="002A799D"/>
    <w:rsid w:val="002B2091"/>
    <w:rsid w:val="002C3945"/>
    <w:rsid w:val="002C5D67"/>
    <w:rsid w:val="002C6972"/>
    <w:rsid w:val="002D2B32"/>
    <w:rsid w:val="002D3BA8"/>
    <w:rsid w:val="002D4516"/>
    <w:rsid w:val="002F46AD"/>
    <w:rsid w:val="00304272"/>
    <w:rsid w:val="00307F43"/>
    <w:rsid w:val="003101F0"/>
    <w:rsid w:val="003122E1"/>
    <w:rsid w:val="00314B7A"/>
    <w:rsid w:val="00324BC5"/>
    <w:rsid w:val="00325DD8"/>
    <w:rsid w:val="00327BA2"/>
    <w:rsid w:val="00336C82"/>
    <w:rsid w:val="00340BAB"/>
    <w:rsid w:val="00340E8B"/>
    <w:rsid w:val="003418E0"/>
    <w:rsid w:val="003462CD"/>
    <w:rsid w:val="00347F8D"/>
    <w:rsid w:val="003536FE"/>
    <w:rsid w:val="00366592"/>
    <w:rsid w:val="00372F7B"/>
    <w:rsid w:val="003733E5"/>
    <w:rsid w:val="00373519"/>
    <w:rsid w:val="00390EA6"/>
    <w:rsid w:val="00392E3A"/>
    <w:rsid w:val="003A193C"/>
    <w:rsid w:val="003A537F"/>
    <w:rsid w:val="003A7A38"/>
    <w:rsid w:val="003B16BA"/>
    <w:rsid w:val="003B7A7B"/>
    <w:rsid w:val="003C409B"/>
    <w:rsid w:val="003D0004"/>
    <w:rsid w:val="003E27C3"/>
    <w:rsid w:val="003E4E5F"/>
    <w:rsid w:val="003E5629"/>
    <w:rsid w:val="003F30F5"/>
    <w:rsid w:val="003F397B"/>
    <w:rsid w:val="003F3B6C"/>
    <w:rsid w:val="003F3E3F"/>
    <w:rsid w:val="003F6815"/>
    <w:rsid w:val="003F7314"/>
    <w:rsid w:val="004067B8"/>
    <w:rsid w:val="004154BE"/>
    <w:rsid w:val="00416069"/>
    <w:rsid w:val="0042013D"/>
    <w:rsid w:val="00422D74"/>
    <w:rsid w:val="00422F83"/>
    <w:rsid w:val="00426D7E"/>
    <w:rsid w:val="0043430C"/>
    <w:rsid w:val="00435E6D"/>
    <w:rsid w:val="00443668"/>
    <w:rsid w:val="00456B0D"/>
    <w:rsid w:val="0046360F"/>
    <w:rsid w:val="00476AF8"/>
    <w:rsid w:val="0048287B"/>
    <w:rsid w:val="00484FD7"/>
    <w:rsid w:val="00487E58"/>
    <w:rsid w:val="004929FB"/>
    <w:rsid w:val="004A54BA"/>
    <w:rsid w:val="004B2583"/>
    <w:rsid w:val="004B5B2E"/>
    <w:rsid w:val="004B6A5E"/>
    <w:rsid w:val="004C0406"/>
    <w:rsid w:val="004C144E"/>
    <w:rsid w:val="004C67D7"/>
    <w:rsid w:val="004D00C5"/>
    <w:rsid w:val="004D5504"/>
    <w:rsid w:val="004E00E3"/>
    <w:rsid w:val="004E5024"/>
    <w:rsid w:val="004E6B51"/>
    <w:rsid w:val="005068EC"/>
    <w:rsid w:val="00507EA7"/>
    <w:rsid w:val="005104C2"/>
    <w:rsid w:val="00513151"/>
    <w:rsid w:val="00526089"/>
    <w:rsid w:val="00527A28"/>
    <w:rsid w:val="00527D45"/>
    <w:rsid w:val="00527DCA"/>
    <w:rsid w:val="005337EF"/>
    <w:rsid w:val="005513B3"/>
    <w:rsid w:val="00553172"/>
    <w:rsid w:val="00562F5E"/>
    <w:rsid w:val="005716D4"/>
    <w:rsid w:val="00571B60"/>
    <w:rsid w:val="00572876"/>
    <w:rsid w:val="005748CA"/>
    <w:rsid w:val="005848C5"/>
    <w:rsid w:val="00585A4D"/>
    <w:rsid w:val="00591DF9"/>
    <w:rsid w:val="005B5A02"/>
    <w:rsid w:val="005B5A30"/>
    <w:rsid w:val="005C512C"/>
    <w:rsid w:val="005C558A"/>
    <w:rsid w:val="005D6329"/>
    <w:rsid w:val="005E18EE"/>
    <w:rsid w:val="005E57F6"/>
    <w:rsid w:val="005F556C"/>
    <w:rsid w:val="00603A5B"/>
    <w:rsid w:val="006058D8"/>
    <w:rsid w:val="00610200"/>
    <w:rsid w:val="00611D0B"/>
    <w:rsid w:val="00623699"/>
    <w:rsid w:val="00625743"/>
    <w:rsid w:val="006262DD"/>
    <w:rsid w:val="00632D5A"/>
    <w:rsid w:val="00635515"/>
    <w:rsid w:val="0065317D"/>
    <w:rsid w:val="006546FD"/>
    <w:rsid w:val="00665BF3"/>
    <w:rsid w:val="006732D6"/>
    <w:rsid w:val="00675AC4"/>
    <w:rsid w:val="00681BA8"/>
    <w:rsid w:val="00687833"/>
    <w:rsid w:val="00693403"/>
    <w:rsid w:val="00693E09"/>
    <w:rsid w:val="006A2DE9"/>
    <w:rsid w:val="006A4CE2"/>
    <w:rsid w:val="006A7230"/>
    <w:rsid w:val="006B4E32"/>
    <w:rsid w:val="006B72C7"/>
    <w:rsid w:val="006B7F78"/>
    <w:rsid w:val="006C2252"/>
    <w:rsid w:val="006D7F7F"/>
    <w:rsid w:val="006E1BB9"/>
    <w:rsid w:val="006E2C9C"/>
    <w:rsid w:val="006E40EF"/>
    <w:rsid w:val="006F0039"/>
    <w:rsid w:val="006F2206"/>
    <w:rsid w:val="00710884"/>
    <w:rsid w:val="0071100C"/>
    <w:rsid w:val="00711CEF"/>
    <w:rsid w:val="00712890"/>
    <w:rsid w:val="00712B93"/>
    <w:rsid w:val="00715B91"/>
    <w:rsid w:val="00720320"/>
    <w:rsid w:val="00723643"/>
    <w:rsid w:val="00725D3C"/>
    <w:rsid w:val="007302A9"/>
    <w:rsid w:val="00733DA1"/>
    <w:rsid w:val="00734E35"/>
    <w:rsid w:val="007362EE"/>
    <w:rsid w:val="00737822"/>
    <w:rsid w:val="0074111D"/>
    <w:rsid w:val="00741CC6"/>
    <w:rsid w:val="00745045"/>
    <w:rsid w:val="0075095E"/>
    <w:rsid w:val="00753D4A"/>
    <w:rsid w:val="0075477D"/>
    <w:rsid w:val="007548BC"/>
    <w:rsid w:val="00756912"/>
    <w:rsid w:val="00761609"/>
    <w:rsid w:val="00763DCE"/>
    <w:rsid w:val="00767A2E"/>
    <w:rsid w:val="00770E9D"/>
    <w:rsid w:val="007739AE"/>
    <w:rsid w:val="00776C46"/>
    <w:rsid w:val="007808BC"/>
    <w:rsid w:val="00780E02"/>
    <w:rsid w:val="0078260B"/>
    <w:rsid w:val="007838D1"/>
    <w:rsid w:val="00785254"/>
    <w:rsid w:val="00785853"/>
    <w:rsid w:val="00790C0A"/>
    <w:rsid w:val="007966F0"/>
    <w:rsid w:val="00797BFC"/>
    <w:rsid w:val="007A720F"/>
    <w:rsid w:val="007B7F42"/>
    <w:rsid w:val="007C1607"/>
    <w:rsid w:val="007C6A3C"/>
    <w:rsid w:val="007C73E8"/>
    <w:rsid w:val="007D4BEE"/>
    <w:rsid w:val="007D5BE9"/>
    <w:rsid w:val="007F1A4C"/>
    <w:rsid w:val="007F2319"/>
    <w:rsid w:val="007F3BB7"/>
    <w:rsid w:val="007F60EA"/>
    <w:rsid w:val="00802277"/>
    <w:rsid w:val="008042E2"/>
    <w:rsid w:val="008050E4"/>
    <w:rsid w:val="00806F53"/>
    <w:rsid w:val="008155F1"/>
    <w:rsid w:val="00816B29"/>
    <w:rsid w:val="0082257D"/>
    <w:rsid w:val="0083775B"/>
    <w:rsid w:val="008377D9"/>
    <w:rsid w:val="00845312"/>
    <w:rsid w:val="00851720"/>
    <w:rsid w:val="00853438"/>
    <w:rsid w:val="008632CA"/>
    <w:rsid w:val="00866846"/>
    <w:rsid w:val="00870294"/>
    <w:rsid w:val="008755BA"/>
    <w:rsid w:val="00875DA9"/>
    <w:rsid w:val="00882763"/>
    <w:rsid w:val="008931E9"/>
    <w:rsid w:val="00895E38"/>
    <w:rsid w:val="008A3702"/>
    <w:rsid w:val="008A782B"/>
    <w:rsid w:val="008B0FC0"/>
    <w:rsid w:val="008C158B"/>
    <w:rsid w:val="008C429A"/>
    <w:rsid w:val="008C57F8"/>
    <w:rsid w:val="008C69D2"/>
    <w:rsid w:val="008D241D"/>
    <w:rsid w:val="008E1F3D"/>
    <w:rsid w:val="008E50F0"/>
    <w:rsid w:val="008F1F66"/>
    <w:rsid w:val="009053D7"/>
    <w:rsid w:val="0090656E"/>
    <w:rsid w:val="0091331D"/>
    <w:rsid w:val="00921A15"/>
    <w:rsid w:val="00931BDF"/>
    <w:rsid w:val="0093223C"/>
    <w:rsid w:val="00934B51"/>
    <w:rsid w:val="00940FAA"/>
    <w:rsid w:val="00941A87"/>
    <w:rsid w:val="009501C2"/>
    <w:rsid w:val="00962463"/>
    <w:rsid w:val="00965270"/>
    <w:rsid w:val="009668B9"/>
    <w:rsid w:val="00966C20"/>
    <w:rsid w:val="00975F52"/>
    <w:rsid w:val="00976577"/>
    <w:rsid w:val="00980CF6"/>
    <w:rsid w:val="00996356"/>
    <w:rsid w:val="00997D9A"/>
    <w:rsid w:val="009A6570"/>
    <w:rsid w:val="009B3400"/>
    <w:rsid w:val="009B60BE"/>
    <w:rsid w:val="009C4A43"/>
    <w:rsid w:val="009D2AC4"/>
    <w:rsid w:val="009D2F4A"/>
    <w:rsid w:val="009D7C49"/>
    <w:rsid w:val="009E40A5"/>
    <w:rsid w:val="009E4B51"/>
    <w:rsid w:val="009E7297"/>
    <w:rsid w:val="009F04AB"/>
    <w:rsid w:val="009F31E5"/>
    <w:rsid w:val="009F62FB"/>
    <w:rsid w:val="00A0257D"/>
    <w:rsid w:val="00A055F7"/>
    <w:rsid w:val="00A12EDC"/>
    <w:rsid w:val="00A12F18"/>
    <w:rsid w:val="00A13933"/>
    <w:rsid w:val="00A26D0D"/>
    <w:rsid w:val="00A32CEF"/>
    <w:rsid w:val="00A33BDE"/>
    <w:rsid w:val="00A33F8C"/>
    <w:rsid w:val="00A34885"/>
    <w:rsid w:val="00A34BD0"/>
    <w:rsid w:val="00A4187E"/>
    <w:rsid w:val="00A43BC1"/>
    <w:rsid w:val="00A64FD9"/>
    <w:rsid w:val="00A708FA"/>
    <w:rsid w:val="00A74225"/>
    <w:rsid w:val="00A8308B"/>
    <w:rsid w:val="00A83D28"/>
    <w:rsid w:val="00A91371"/>
    <w:rsid w:val="00A936D5"/>
    <w:rsid w:val="00A93B1C"/>
    <w:rsid w:val="00AA1EB0"/>
    <w:rsid w:val="00AA25B6"/>
    <w:rsid w:val="00AA2DA3"/>
    <w:rsid w:val="00AA486D"/>
    <w:rsid w:val="00AA5A9C"/>
    <w:rsid w:val="00AA72C1"/>
    <w:rsid w:val="00AB016A"/>
    <w:rsid w:val="00AB2A5A"/>
    <w:rsid w:val="00AB3383"/>
    <w:rsid w:val="00AB3A6F"/>
    <w:rsid w:val="00AD28F8"/>
    <w:rsid w:val="00AD2A70"/>
    <w:rsid w:val="00AE4ED3"/>
    <w:rsid w:val="00AF0102"/>
    <w:rsid w:val="00AF6607"/>
    <w:rsid w:val="00B008BB"/>
    <w:rsid w:val="00B0230B"/>
    <w:rsid w:val="00B024DF"/>
    <w:rsid w:val="00B05E3F"/>
    <w:rsid w:val="00B075BA"/>
    <w:rsid w:val="00B07659"/>
    <w:rsid w:val="00B1173A"/>
    <w:rsid w:val="00B14FAB"/>
    <w:rsid w:val="00B164E7"/>
    <w:rsid w:val="00B16534"/>
    <w:rsid w:val="00B17D95"/>
    <w:rsid w:val="00B22907"/>
    <w:rsid w:val="00B23509"/>
    <w:rsid w:val="00B236AD"/>
    <w:rsid w:val="00B326CA"/>
    <w:rsid w:val="00B3381C"/>
    <w:rsid w:val="00B359DB"/>
    <w:rsid w:val="00B3632B"/>
    <w:rsid w:val="00B409D8"/>
    <w:rsid w:val="00B44C63"/>
    <w:rsid w:val="00B45404"/>
    <w:rsid w:val="00B47A0B"/>
    <w:rsid w:val="00B5178D"/>
    <w:rsid w:val="00B524A7"/>
    <w:rsid w:val="00B542DC"/>
    <w:rsid w:val="00B6173D"/>
    <w:rsid w:val="00B63036"/>
    <w:rsid w:val="00B640E7"/>
    <w:rsid w:val="00B67F1F"/>
    <w:rsid w:val="00B701D7"/>
    <w:rsid w:val="00B80435"/>
    <w:rsid w:val="00B808E5"/>
    <w:rsid w:val="00B90595"/>
    <w:rsid w:val="00B953E1"/>
    <w:rsid w:val="00BA215A"/>
    <w:rsid w:val="00BA5D67"/>
    <w:rsid w:val="00BB3195"/>
    <w:rsid w:val="00BB5F09"/>
    <w:rsid w:val="00BC0D9F"/>
    <w:rsid w:val="00BD421A"/>
    <w:rsid w:val="00BD4618"/>
    <w:rsid w:val="00BE053D"/>
    <w:rsid w:val="00BE06C5"/>
    <w:rsid w:val="00BE1E8F"/>
    <w:rsid w:val="00BE79FB"/>
    <w:rsid w:val="00BF06E0"/>
    <w:rsid w:val="00BF1A7A"/>
    <w:rsid w:val="00BF1FA3"/>
    <w:rsid w:val="00BF45A1"/>
    <w:rsid w:val="00BF7F53"/>
    <w:rsid w:val="00C00974"/>
    <w:rsid w:val="00C018E4"/>
    <w:rsid w:val="00C03DDB"/>
    <w:rsid w:val="00C066FA"/>
    <w:rsid w:val="00C25387"/>
    <w:rsid w:val="00C54BE3"/>
    <w:rsid w:val="00C57F80"/>
    <w:rsid w:val="00C57FEC"/>
    <w:rsid w:val="00C64172"/>
    <w:rsid w:val="00C650F2"/>
    <w:rsid w:val="00C6703E"/>
    <w:rsid w:val="00C76034"/>
    <w:rsid w:val="00C768ED"/>
    <w:rsid w:val="00C76EEC"/>
    <w:rsid w:val="00C82143"/>
    <w:rsid w:val="00C82A8F"/>
    <w:rsid w:val="00C82D40"/>
    <w:rsid w:val="00C916C2"/>
    <w:rsid w:val="00C92327"/>
    <w:rsid w:val="00C97F3B"/>
    <w:rsid w:val="00CA28DE"/>
    <w:rsid w:val="00CA73C7"/>
    <w:rsid w:val="00CC0A26"/>
    <w:rsid w:val="00CC7F56"/>
    <w:rsid w:val="00CD1B12"/>
    <w:rsid w:val="00CD341F"/>
    <w:rsid w:val="00CD55DC"/>
    <w:rsid w:val="00CE1BBC"/>
    <w:rsid w:val="00CE2595"/>
    <w:rsid w:val="00CE28CC"/>
    <w:rsid w:val="00CE72FC"/>
    <w:rsid w:val="00CF31EE"/>
    <w:rsid w:val="00CF4D90"/>
    <w:rsid w:val="00D1492F"/>
    <w:rsid w:val="00D1705F"/>
    <w:rsid w:val="00D17B69"/>
    <w:rsid w:val="00D24E6C"/>
    <w:rsid w:val="00D3003C"/>
    <w:rsid w:val="00D331F4"/>
    <w:rsid w:val="00D470E4"/>
    <w:rsid w:val="00D52142"/>
    <w:rsid w:val="00D52185"/>
    <w:rsid w:val="00D527C4"/>
    <w:rsid w:val="00D5280E"/>
    <w:rsid w:val="00D55F53"/>
    <w:rsid w:val="00D61F14"/>
    <w:rsid w:val="00D70206"/>
    <w:rsid w:val="00D7295D"/>
    <w:rsid w:val="00D75549"/>
    <w:rsid w:val="00D80D6B"/>
    <w:rsid w:val="00D8170D"/>
    <w:rsid w:val="00D85D41"/>
    <w:rsid w:val="00D87814"/>
    <w:rsid w:val="00D90950"/>
    <w:rsid w:val="00D92BD9"/>
    <w:rsid w:val="00DA0879"/>
    <w:rsid w:val="00DA097D"/>
    <w:rsid w:val="00DA69DF"/>
    <w:rsid w:val="00DB33F8"/>
    <w:rsid w:val="00DB691F"/>
    <w:rsid w:val="00DB75AE"/>
    <w:rsid w:val="00DD30B2"/>
    <w:rsid w:val="00DD38E2"/>
    <w:rsid w:val="00DF1611"/>
    <w:rsid w:val="00DF2EA3"/>
    <w:rsid w:val="00DF3E9E"/>
    <w:rsid w:val="00E00140"/>
    <w:rsid w:val="00E044C5"/>
    <w:rsid w:val="00E1254B"/>
    <w:rsid w:val="00E13110"/>
    <w:rsid w:val="00E1488B"/>
    <w:rsid w:val="00E24B66"/>
    <w:rsid w:val="00E24DF1"/>
    <w:rsid w:val="00E275B9"/>
    <w:rsid w:val="00E37D80"/>
    <w:rsid w:val="00E40B9A"/>
    <w:rsid w:val="00E431ED"/>
    <w:rsid w:val="00E50CA4"/>
    <w:rsid w:val="00E542C2"/>
    <w:rsid w:val="00E55538"/>
    <w:rsid w:val="00E55D90"/>
    <w:rsid w:val="00E5747E"/>
    <w:rsid w:val="00E64FF5"/>
    <w:rsid w:val="00E66285"/>
    <w:rsid w:val="00E67780"/>
    <w:rsid w:val="00E70693"/>
    <w:rsid w:val="00E80027"/>
    <w:rsid w:val="00E80A3C"/>
    <w:rsid w:val="00E852B8"/>
    <w:rsid w:val="00E907EC"/>
    <w:rsid w:val="00E9224E"/>
    <w:rsid w:val="00E96919"/>
    <w:rsid w:val="00EA054E"/>
    <w:rsid w:val="00EA5421"/>
    <w:rsid w:val="00EB34FC"/>
    <w:rsid w:val="00EB4E5D"/>
    <w:rsid w:val="00EB5816"/>
    <w:rsid w:val="00EC597C"/>
    <w:rsid w:val="00ED0EA9"/>
    <w:rsid w:val="00EE18BE"/>
    <w:rsid w:val="00EE5E31"/>
    <w:rsid w:val="00EE6952"/>
    <w:rsid w:val="00EF75EE"/>
    <w:rsid w:val="00EF77DF"/>
    <w:rsid w:val="00F022EB"/>
    <w:rsid w:val="00F11BEF"/>
    <w:rsid w:val="00F165E1"/>
    <w:rsid w:val="00F2412E"/>
    <w:rsid w:val="00F258E7"/>
    <w:rsid w:val="00F25EB2"/>
    <w:rsid w:val="00F27640"/>
    <w:rsid w:val="00F31B84"/>
    <w:rsid w:val="00F41F2C"/>
    <w:rsid w:val="00F44F5F"/>
    <w:rsid w:val="00F57BA5"/>
    <w:rsid w:val="00F631EC"/>
    <w:rsid w:val="00F64C22"/>
    <w:rsid w:val="00F64FA7"/>
    <w:rsid w:val="00F74D19"/>
    <w:rsid w:val="00F80053"/>
    <w:rsid w:val="00F80941"/>
    <w:rsid w:val="00F931BE"/>
    <w:rsid w:val="00F95AB6"/>
    <w:rsid w:val="00FA02C7"/>
    <w:rsid w:val="00FA0371"/>
    <w:rsid w:val="00FA4186"/>
    <w:rsid w:val="00FC0531"/>
    <w:rsid w:val="00FC0A52"/>
    <w:rsid w:val="00FC13F0"/>
    <w:rsid w:val="00FD0FB7"/>
    <w:rsid w:val="00FD7E1F"/>
    <w:rsid w:val="00FE0496"/>
    <w:rsid w:val="00FE79A2"/>
    <w:rsid w:val="00FF2142"/>
    <w:rsid w:val="00FF723D"/>
    <w:rsid w:val="00FF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163E1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163E1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63E1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63E1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63E1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63E1A"/>
    <w:rPr>
      <w:b/>
      <w:bCs/>
      <w:sz w:val="20"/>
      <w:szCs w:val="20"/>
    </w:rPr>
  </w:style>
  <w:style w:type="table" w:styleId="EinfacheTabelle1">
    <w:name w:val="Plain Table 1"/>
    <w:basedOn w:val="NormaleTabelle"/>
    <w:uiPriority w:val="41"/>
    <w:rsid w:val="004C040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ett">
    <w:name w:val="Strong"/>
    <w:basedOn w:val="Absatz-Standardschriftart"/>
    <w:uiPriority w:val="22"/>
    <w:qFormat/>
    <w:rsid w:val="001064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14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im.ziegler@gmx.ne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tim-ziegler-61739a235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0a8aec3-e044-4c52-b490-93621ab5ae6b}" enabled="0" method="" siteId="{90a8aec3-e044-4c52-b490-93621ab5ae6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529</Words>
  <Characters>3337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</dc:creator>
  <cp:keywords/>
  <dc:description/>
  <cp:lastModifiedBy>David Döbele</cp:lastModifiedBy>
  <cp:revision>53</cp:revision>
  <cp:lastPrinted>2026-03-13T14:20:00Z</cp:lastPrinted>
  <dcterms:created xsi:type="dcterms:W3CDTF">2026-08-17T14:56:00Z</dcterms:created>
  <dcterms:modified xsi:type="dcterms:W3CDTF">2026-08-18T08:11:00Z</dcterms:modified>
  <cp:category/>
</cp:coreProperties>
</file>