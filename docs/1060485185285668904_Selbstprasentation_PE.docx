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4CD93" w14:textId="2CE56797" w:rsidR="00FD26B7" w:rsidRDefault="009B0F91" w:rsidP="009B0F91">
      <w:pPr>
        <w:pStyle w:val="Title"/>
        <w:rPr>
          <w:rFonts w:ascii="Georgia" w:hAnsi="Georgia"/>
          <w:b/>
          <w:bCs/>
          <w:sz w:val="24"/>
          <w:szCs w:val="24"/>
        </w:rPr>
      </w:pPr>
      <w:r w:rsidRPr="009B0F91">
        <w:rPr>
          <w:rFonts w:ascii="Georgia" w:hAnsi="Georgia"/>
          <w:b/>
          <w:bCs/>
          <w:sz w:val="24"/>
          <w:szCs w:val="24"/>
        </w:rPr>
        <w:t>Selbstpräsentation</w:t>
      </w:r>
      <w:r w:rsidR="003A5667">
        <w:rPr>
          <w:rFonts w:ascii="Georgia" w:hAnsi="Georgia"/>
          <w:b/>
          <w:bCs/>
          <w:sz w:val="24"/>
          <w:szCs w:val="24"/>
        </w:rPr>
        <w:t xml:space="preserve"> </w:t>
      </w:r>
      <w:proofErr w:type="spellStart"/>
      <w:r w:rsidR="003A5667">
        <w:rPr>
          <w:rFonts w:ascii="Georgia" w:hAnsi="Georgia"/>
          <w:b/>
          <w:bCs/>
          <w:sz w:val="24"/>
          <w:szCs w:val="24"/>
        </w:rPr>
        <w:t>Arcaris</w:t>
      </w:r>
      <w:proofErr w:type="spellEnd"/>
      <w:r w:rsidR="003A5667">
        <w:rPr>
          <w:rFonts w:ascii="Georgia" w:hAnsi="Georgia"/>
          <w:b/>
          <w:bCs/>
          <w:sz w:val="24"/>
          <w:szCs w:val="24"/>
        </w:rPr>
        <w:t xml:space="preserve"> PE</w:t>
      </w:r>
    </w:p>
    <w:p w14:paraId="285ADB39" w14:textId="4098D294" w:rsidR="009B0F91" w:rsidRDefault="009B0F91" w:rsidP="009B0F91"/>
    <w:p w14:paraId="21A269FC" w14:textId="66064906" w:rsidR="00486D97" w:rsidRDefault="00486D97" w:rsidP="00C05CAC">
      <w:pPr>
        <w:jc w:val="both"/>
        <w:rPr>
          <w:rFonts w:ascii="Georgia" w:hAnsi="Georgia"/>
        </w:rPr>
      </w:pPr>
      <w:r>
        <w:rPr>
          <w:rFonts w:ascii="Georgia" w:hAnsi="Georgia"/>
        </w:rPr>
        <w:t xml:space="preserve">Im Alter von 16/17 Jahren habe ich den ersten „bewussten“ Kontakt </w:t>
      </w:r>
      <w:r w:rsidR="00185426">
        <w:rPr>
          <w:rFonts w:ascii="Georgia" w:hAnsi="Georgia"/>
        </w:rPr>
        <w:t>zur</w:t>
      </w:r>
      <w:r>
        <w:rPr>
          <w:rFonts w:ascii="Georgia" w:hAnsi="Georgia"/>
        </w:rPr>
        <w:t xml:space="preserve"> Wirtschaft gehabt durch mein Praktikum im Accounting/Controlling bei dem Baustoffkonzern </w:t>
      </w:r>
      <w:proofErr w:type="spellStart"/>
      <w:r>
        <w:rPr>
          <w:rFonts w:ascii="Georgia" w:hAnsi="Georgia"/>
        </w:rPr>
        <w:t>Xella</w:t>
      </w:r>
      <w:proofErr w:type="spellEnd"/>
      <w:r>
        <w:rPr>
          <w:rFonts w:ascii="Georgia" w:hAnsi="Georgia"/>
        </w:rPr>
        <w:t xml:space="preserve">. </w:t>
      </w:r>
      <w:r w:rsidR="00C05CAC">
        <w:rPr>
          <w:rFonts w:ascii="Georgia" w:hAnsi="Georgia"/>
        </w:rPr>
        <w:t>In der Kombination mit dem Wirtschaftsgymnasium habe ich meine Leidenschaft für die Finanzwelt entdeckt. Durch das Buch „</w:t>
      </w:r>
      <w:r w:rsidR="0014237F">
        <w:rPr>
          <w:rFonts w:ascii="Georgia" w:hAnsi="Georgia"/>
        </w:rPr>
        <w:t>Das große Buch der Markttechnik</w:t>
      </w:r>
      <w:r w:rsidR="00C05CAC">
        <w:rPr>
          <w:rFonts w:ascii="Georgia" w:hAnsi="Georgia"/>
        </w:rPr>
        <w:t xml:space="preserve">“ </w:t>
      </w:r>
      <w:r w:rsidR="0014237F">
        <w:rPr>
          <w:rFonts w:ascii="Georgia" w:hAnsi="Georgia"/>
        </w:rPr>
        <w:t xml:space="preserve">von Michael Voigt </w:t>
      </w:r>
      <w:r w:rsidR="00C05CAC">
        <w:rPr>
          <w:rFonts w:ascii="Georgia" w:hAnsi="Georgia"/>
        </w:rPr>
        <w:t xml:space="preserve">hatte ich meine ersten Berührungspunkte mit dem Aktienmarkt. </w:t>
      </w:r>
    </w:p>
    <w:p w14:paraId="254F333A" w14:textId="77777777" w:rsidR="00486D97" w:rsidRDefault="00486D97" w:rsidP="00DB70A1">
      <w:pPr>
        <w:rPr>
          <w:rFonts w:ascii="Georgia" w:hAnsi="Georgia"/>
        </w:rPr>
      </w:pPr>
    </w:p>
    <w:p w14:paraId="15809573" w14:textId="6C09FE24" w:rsidR="00486D97" w:rsidRDefault="00486D97" w:rsidP="00DB70A1">
      <w:pPr>
        <w:rPr>
          <w:rFonts w:ascii="Georgia" w:hAnsi="Georgia"/>
        </w:rPr>
      </w:pPr>
      <w:r>
        <w:rPr>
          <w:rFonts w:ascii="Georgia" w:hAnsi="Georgia"/>
        </w:rPr>
        <w:t xml:space="preserve">Nach meinem Abschluss auf dem Wirtschaftsgymnasium </w:t>
      </w:r>
      <w:r w:rsidR="00C05CAC">
        <w:rPr>
          <w:rFonts w:ascii="Georgia" w:hAnsi="Georgia"/>
        </w:rPr>
        <w:t xml:space="preserve">bin ich für 3 Monate nach Australien gereist, um erstens meine Englischkenntnisse zu verbessern und zweitens die Welt etwas sehen zu können. Im Rückblick </w:t>
      </w:r>
      <w:r w:rsidR="00185426">
        <w:rPr>
          <w:rFonts w:ascii="Georgia" w:hAnsi="Georgia"/>
        </w:rPr>
        <w:t>eine sehr gute Entscheidung, die mich persönlich enorm weitergebracht hat.</w:t>
      </w:r>
      <w:r w:rsidR="00240457">
        <w:rPr>
          <w:rFonts w:ascii="Georgia" w:hAnsi="Georgia"/>
        </w:rPr>
        <w:t xml:space="preserve"> </w:t>
      </w:r>
    </w:p>
    <w:p w14:paraId="7F0D9D1C" w14:textId="48513D9F" w:rsidR="00185426" w:rsidRDefault="00185426" w:rsidP="00DB70A1">
      <w:pPr>
        <w:rPr>
          <w:rFonts w:ascii="Georgia" w:hAnsi="Georgia"/>
        </w:rPr>
      </w:pPr>
    </w:p>
    <w:p w14:paraId="333E5114" w14:textId="41D22B0C" w:rsidR="00486D97" w:rsidRDefault="00185426" w:rsidP="00D359C6">
      <w:pPr>
        <w:jc w:val="both"/>
        <w:rPr>
          <w:ins w:id="0" w:author="jonas.stegh@pumpkincareers.com" w:date="2023-01-05T10:05:00Z"/>
          <w:rFonts w:ascii="Georgia" w:hAnsi="Georgia"/>
        </w:rPr>
      </w:pPr>
      <w:r>
        <w:rPr>
          <w:rFonts w:ascii="Georgia" w:hAnsi="Georgia"/>
        </w:rPr>
        <w:t xml:space="preserve">Anschließend habe ich mein Studium Unternehmensmanagement an der </w:t>
      </w:r>
      <w:proofErr w:type="spellStart"/>
      <w:r>
        <w:rPr>
          <w:rFonts w:ascii="Georgia" w:hAnsi="Georgia"/>
        </w:rPr>
        <w:t>Rfh</w:t>
      </w:r>
      <w:proofErr w:type="spellEnd"/>
      <w:r>
        <w:rPr>
          <w:rFonts w:ascii="Georgia" w:hAnsi="Georgia"/>
        </w:rPr>
        <w:t xml:space="preserve"> in Köln begonnen. </w:t>
      </w:r>
      <w:del w:id="1" w:author="jonas.stegh@pumpkincareers.com" w:date="2023-01-05T10:02:00Z">
        <w:r w:rsidR="00B53E03" w:rsidDel="00BC4608">
          <w:rPr>
            <w:rFonts w:ascii="Georgia" w:hAnsi="Georgia"/>
          </w:rPr>
          <w:delText xml:space="preserve">Warum Rfh? </w:delText>
        </w:r>
      </w:del>
      <w:r w:rsidR="00B53E03">
        <w:rPr>
          <w:rFonts w:ascii="Georgia" w:hAnsi="Georgia"/>
        </w:rPr>
        <w:t xml:space="preserve">Mir wurde damals gesagt, dass jeder BWL studiert und das ich mich abheben muss von der Masse. Daher die Wahl auf Business Management. Ich habe in meinem Studium im Vergleich </w:t>
      </w:r>
      <w:r w:rsidR="00E71C71">
        <w:rPr>
          <w:rFonts w:ascii="Georgia" w:hAnsi="Georgia"/>
        </w:rPr>
        <w:t>zu klassischen Studiengängen</w:t>
      </w:r>
      <w:r w:rsidR="00B53E03">
        <w:rPr>
          <w:rFonts w:ascii="Georgia" w:hAnsi="Georgia"/>
        </w:rPr>
        <w:t xml:space="preserve"> </w:t>
      </w:r>
      <w:r w:rsidR="00E71C71">
        <w:rPr>
          <w:rFonts w:ascii="Georgia" w:hAnsi="Georgia"/>
        </w:rPr>
        <w:t xml:space="preserve">nicht nur die Theorie, sondern auch die Praxis mit eingebunden, wie das Gründen eines Unternehmens oder wie </w:t>
      </w:r>
      <w:r w:rsidR="0056596D">
        <w:rPr>
          <w:rFonts w:ascii="Georgia" w:hAnsi="Georgia"/>
        </w:rPr>
        <w:t>das Erstellen</w:t>
      </w:r>
      <w:r w:rsidR="00E71C71">
        <w:rPr>
          <w:rFonts w:ascii="Georgia" w:hAnsi="Georgia"/>
        </w:rPr>
        <w:t xml:space="preserve"> eine</w:t>
      </w:r>
      <w:r w:rsidR="0056596D">
        <w:rPr>
          <w:rFonts w:ascii="Georgia" w:hAnsi="Georgia"/>
        </w:rPr>
        <w:t>s</w:t>
      </w:r>
      <w:r w:rsidR="00E71C71">
        <w:rPr>
          <w:rFonts w:ascii="Georgia" w:hAnsi="Georgia"/>
        </w:rPr>
        <w:t xml:space="preserve"> Businessplan</w:t>
      </w:r>
      <w:r w:rsidR="0056596D">
        <w:rPr>
          <w:rFonts w:ascii="Georgia" w:hAnsi="Georgia"/>
        </w:rPr>
        <w:t>s</w:t>
      </w:r>
      <w:r w:rsidR="00E71C71">
        <w:rPr>
          <w:rFonts w:ascii="Georgia" w:hAnsi="Georgia"/>
        </w:rPr>
        <w:t>.</w:t>
      </w:r>
    </w:p>
    <w:p w14:paraId="36CA3A7C" w14:textId="2CD7AD8C" w:rsidR="00BC4608" w:rsidRDefault="00BC4608" w:rsidP="00D359C6">
      <w:pPr>
        <w:jc w:val="both"/>
        <w:rPr>
          <w:ins w:id="2" w:author="jonas.stegh@pumpkincareers.com" w:date="2023-01-05T10:06:00Z"/>
          <w:rFonts w:ascii="Georgia" w:hAnsi="Georgia"/>
        </w:rPr>
      </w:pPr>
    </w:p>
    <w:p w14:paraId="08207EFF" w14:textId="77777777" w:rsidR="00BC4608" w:rsidDel="00BC4608" w:rsidRDefault="00BC4608" w:rsidP="00BC4608">
      <w:pPr>
        <w:jc w:val="both"/>
        <w:rPr>
          <w:del w:id="3" w:author="jonas.stegh@pumpkincareers.com" w:date="2023-01-05T10:06:00Z"/>
          <w:moveTo w:id="4" w:author="jonas.stegh@pumpkincareers.com" w:date="2023-01-05T10:06:00Z"/>
          <w:rFonts w:ascii="Georgia" w:hAnsi="Georgia"/>
        </w:rPr>
      </w:pPr>
      <w:moveToRangeStart w:id="5" w:author="jonas.stegh@pumpkincareers.com" w:date="2023-01-05T10:06:00Z" w:name="move123805590"/>
      <w:moveTo w:id="6" w:author="jonas.stegh@pumpkincareers.com" w:date="2023-01-05T10:06:00Z">
        <w:r>
          <w:rPr>
            <w:rFonts w:ascii="Georgia" w:hAnsi="Georgia"/>
          </w:rPr>
          <w:t>Von Ende meiner Schullaufbahn bis heute habe ich alle möglichen Nebenjobs gemacht von Tellerwäscher, Call Center Agent, Barkeeper bis hin zum Standortleiter im Testzentrum. Selbstständig zu leben war schon immer ein großes Ziel von mir, welches ich trotz des Studiums beibehalten habe.</w:t>
        </w:r>
      </w:moveTo>
    </w:p>
    <w:moveToRangeEnd w:id="5"/>
    <w:p w14:paraId="69299C9D" w14:textId="77777777" w:rsidR="00BC4608" w:rsidRDefault="00BC4608" w:rsidP="00D359C6">
      <w:pPr>
        <w:jc w:val="both"/>
        <w:rPr>
          <w:rFonts w:ascii="Georgia" w:hAnsi="Georgia"/>
        </w:rPr>
      </w:pPr>
    </w:p>
    <w:p w14:paraId="2907B490" w14:textId="6D89B886" w:rsidR="00185426" w:rsidRDefault="00185426" w:rsidP="00D359C6">
      <w:pPr>
        <w:jc w:val="both"/>
        <w:rPr>
          <w:rFonts w:ascii="Georgia" w:hAnsi="Georgia"/>
        </w:rPr>
      </w:pPr>
    </w:p>
    <w:p w14:paraId="37E24A73" w14:textId="3C73274D" w:rsidR="00240457" w:rsidRDefault="00185426" w:rsidP="00D359C6">
      <w:pPr>
        <w:jc w:val="both"/>
        <w:rPr>
          <w:rFonts w:ascii="Georgia" w:hAnsi="Georgia"/>
        </w:rPr>
      </w:pPr>
      <w:r>
        <w:rPr>
          <w:rFonts w:ascii="Georgia" w:hAnsi="Georgia"/>
        </w:rPr>
        <w:t>Am Anfang vom 2. Semester konnte ich viele Kontakte in der Finanzwelt knüpfen und durch die Hilfe von „Pumpkin“ auch erstmals einen persönlichen Plan erstellen</w:t>
      </w:r>
      <w:r w:rsidR="00240457">
        <w:rPr>
          <w:rFonts w:ascii="Georgia" w:hAnsi="Georgia"/>
        </w:rPr>
        <w:t xml:space="preserve">. Erst dann wurde mir so richtig klar, wo ich stehe und was ich genau brauche, um das Maximum aus Situation </w:t>
      </w:r>
      <w:r w:rsidR="0014237F">
        <w:rPr>
          <w:rFonts w:ascii="Georgia" w:hAnsi="Georgia"/>
        </w:rPr>
        <w:t>heraus</w:t>
      </w:r>
      <w:r w:rsidR="00240457">
        <w:rPr>
          <w:rFonts w:ascii="Georgia" w:hAnsi="Georgia"/>
        </w:rPr>
        <w:t>zuholen.</w:t>
      </w:r>
      <w:r>
        <w:rPr>
          <w:rFonts w:ascii="Georgia" w:hAnsi="Georgia"/>
        </w:rPr>
        <w:t xml:space="preserve"> </w:t>
      </w:r>
    </w:p>
    <w:p w14:paraId="0FA16690" w14:textId="77777777" w:rsidR="00240457" w:rsidRDefault="00240457" w:rsidP="00D359C6">
      <w:pPr>
        <w:jc w:val="both"/>
        <w:rPr>
          <w:rFonts w:ascii="Georgia" w:hAnsi="Georgia"/>
        </w:rPr>
      </w:pPr>
    </w:p>
    <w:p w14:paraId="5778E17E" w14:textId="114EF711" w:rsidR="00185426" w:rsidRDefault="00185426" w:rsidP="00D359C6">
      <w:pPr>
        <w:jc w:val="both"/>
        <w:rPr>
          <w:rFonts w:ascii="Georgia" w:hAnsi="Georgia"/>
        </w:rPr>
      </w:pPr>
      <w:r>
        <w:rPr>
          <w:rFonts w:ascii="Georgia" w:hAnsi="Georgia"/>
        </w:rPr>
        <w:t>In d</w:t>
      </w:r>
      <w:r w:rsidR="00240457">
        <w:rPr>
          <w:rFonts w:ascii="Georgia" w:hAnsi="Georgia"/>
        </w:rPr>
        <w:t>em gleichen</w:t>
      </w:r>
      <w:r>
        <w:rPr>
          <w:rFonts w:ascii="Georgia" w:hAnsi="Georgia"/>
        </w:rPr>
        <w:t xml:space="preserve"> Semester bin ich auch AIESEC, der weltweit grö</w:t>
      </w:r>
      <w:r w:rsidR="00D359C6">
        <w:rPr>
          <w:rFonts w:ascii="Georgia" w:hAnsi="Georgia"/>
        </w:rPr>
        <w:t>ßten jugendgeführten Organisation</w:t>
      </w:r>
      <w:r w:rsidR="0014237F">
        <w:rPr>
          <w:rFonts w:ascii="Georgia" w:hAnsi="Georgia"/>
        </w:rPr>
        <w:t xml:space="preserve">, </w:t>
      </w:r>
      <w:r w:rsidR="00D359C6">
        <w:rPr>
          <w:rFonts w:ascii="Georgia" w:hAnsi="Georgia"/>
        </w:rPr>
        <w:t xml:space="preserve">beigetreten. Damals bin ich als Member im Sales Team eingestiegen </w:t>
      </w:r>
      <w:r w:rsidR="00240457">
        <w:rPr>
          <w:rFonts w:ascii="Georgia" w:hAnsi="Georgia"/>
        </w:rPr>
        <w:t>und mittlerweile seit einem Jahr dabei. Seit ca. 4 Monaten habe ich die Position als Team Leader im Bereich Sales eingenommen. Dabei habe ich gelernt</w:t>
      </w:r>
      <w:r w:rsidR="0014237F">
        <w:rPr>
          <w:rFonts w:ascii="Georgia" w:hAnsi="Georgia"/>
        </w:rPr>
        <w:t>,</w:t>
      </w:r>
      <w:r w:rsidR="00240457">
        <w:rPr>
          <w:rFonts w:ascii="Georgia" w:hAnsi="Georgia"/>
        </w:rPr>
        <w:t xml:space="preserve"> präzise zu kommunizieren, um Probleme effektiv zu lösen. Außerdem konnte ich durch ein dreiköpfiges Team meine Leadership Skills ausbauen. </w:t>
      </w:r>
    </w:p>
    <w:p w14:paraId="1571D524" w14:textId="4B0A841E" w:rsidR="00240457" w:rsidRDefault="00240457" w:rsidP="00D359C6">
      <w:pPr>
        <w:jc w:val="both"/>
        <w:rPr>
          <w:rFonts w:ascii="Georgia" w:hAnsi="Georgia"/>
        </w:rPr>
      </w:pPr>
    </w:p>
    <w:p w14:paraId="6D7B5C05" w14:textId="1C6A8C12" w:rsidR="00240457" w:rsidRDefault="000766E9" w:rsidP="00D359C6">
      <w:pPr>
        <w:jc w:val="both"/>
        <w:rPr>
          <w:rFonts w:ascii="Georgia" w:hAnsi="Georgia"/>
        </w:rPr>
      </w:pPr>
      <w:r>
        <w:rPr>
          <w:rFonts w:ascii="Georgia" w:hAnsi="Georgia"/>
        </w:rPr>
        <w:t xml:space="preserve">Im August 2022 habe ich dann mein erstes Praktikum im Studium bei </w:t>
      </w:r>
      <w:proofErr w:type="spellStart"/>
      <w:r>
        <w:rPr>
          <w:rFonts w:ascii="Georgia" w:hAnsi="Georgia"/>
        </w:rPr>
        <w:t>Avega</w:t>
      </w:r>
      <w:proofErr w:type="spellEnd"/>
      <w:r>
        <w:rPr>
          <w:rFonts w:ascii="Georgia" w:hAnsi="Georgia"/>
        </w:rPr>
        <w:t xml:space="preserve"> in Luxemburg absolvieren dürfen. Durch die alltäglichen Herausforderungen im Accounting habe ich sehr viele lernen könne über Erstellung von Financial Statement</w:t>
      </w:r>
      <w:r w:rsidR="0014237F">
        <w:rPr>
          <w:rFonts w:ascii="Georgia" w:hAnsi="Georgia"/>
        </w:rPr>
        <w:t xml:space="preserve">, </w:t>
      </w:r>
      <w:r>
        <w:rPr>
          <w:rFonts w:ascii="Georgia" w:hAnsi="Georgia"/>
        </w:rPr>
        <w:t>Prüfung von Jahresabschlüssen</w:t>
      </w:r>
      <w:r w:rsidR="0014237F">
        <w:rPr>
          <w:rFonts w:ascii="Georgia" w:hAnsi="Georgia"/>
        </w:rPr>
        <w:t xml:space="preserve"> bis hin zur Unterstützung der täglichen Buchungsaktivitäten.</w:t>
      </w:r>
      <w:r>
        <w:rPr>
          <w:rFonts w:ascii="Georgia" w:hAnsi="Georgia"/>
        </w:rPr>
        <w:t xml:space="preserve"> Als </w:t>
      </w:r>
      <w:r w:rsidR="0014237F">
        <w:rPr>
          <w:rFonts w:ascii="Georgia" w:hAnsi="Georgia"/>
        </w:rPr>
        <w:t>N</w:t>
      </w:r>
      <w:r>
        <w:rPr>
          <w:rFonts w:ascii="Georgia" w:hAnsi="Georgia"/>
        </w:rPr>
        <w:t>ächstes</w:t>
      </w:r>
      <w:ins w:id="7" w:author="jonas.stegh@pumpkincareers.com" w:date="2023-01-05T10:02:00Z">
        <w:r w:rsidR="00BC4608">
          <w:rPr>
            <w:rFonts w:ascii="Georgia" w:hAnsi="Georgia"/>
          </w:rPr>
          <w:t xml:space="preserve"> ab April 2023</w:t>
        </w:r>
      </w:ins>
      <w:r>
        <w:rPr>
          <w:rFonts w:ascii="Georgia" w:hAnsi="Georgia"/>
        </w:rPr>
        <w:t xml:space="preserve"> steht für mich das Praktikum bei Deloitte im </w:t>
      </w:r>
      <w:proofErr w:type="spellStart"/>
      <w:r>
        <w:rPr>
          <w:rFonts w:ascii="Georgia" w:hAnsi="Georgia"/>
        </w:rPr>
        <w:t>Valuation&amp;Modelling</w:t>
      </w:r>
      <w:proofErr w:type="spellEnd"/>
      <w:r>
        <w:rPr>
          <w:rFonts w:ascii="Georgia" w:hAnsi="Georgia"/>
        </w:rPr>
        <w:t xml:space="preserve"> an. </w:t>
      </w:r>
      <w:ins w:id="8" w:author="jonas.stegh@pumpkincareers.com" w:date="2023-01-05T10:06:00Z">
        <w:r w:rsidR="00BC4608">
          <w:rPr>
            <w:rFonts w:ascii="Georgia" w:hAnsi="Georgia"/>
          </w:rPr>
          <w:t>Kurs</w:t>
        </w:r>
      </w:ins>
    </w:p>
    <w:p w14:paraId="4442CEFB" w14:textId="520B3FE9" w:rsidR="0014237F" w:rsidRDefault="0014237F" w:rsidP="00D359C6">
      <w:pPr>
        <w:jc w:val="both"/>
        <w:rPr>
          <w:rFonts w:ascii="Georgia" w:hAnsi="Georgia"/>
        </w:rPr>
      </w:pPr>
    </w:p>
    <w:p w14:paraId="149FA77D" w14:textId="7AA49D06" w:rsidR="0014237F" w:rsidDel="00BC4608" w:rsidRDefault="0014237F" w:rsidP="00D359C6">
      <w:pPr>
        <w:jc w:val="both"/>
        <w:rPr>
          <w:del w:id="9" w:author="jonas.stegh@pumpkincareers.com" w:date="2023-01-05T10:06:00Z"/>
          <w:rFonts w:ascii="Georgia" w:hAnsi="Georgia"/>
        </w:rPr>
      </w:pPr>
      <w:del w:id="10" w:author="jonas.stegh@pumpkincareers.com" w:date="2023-01-05T10:06:00Z">
        <w:r w:rsidDel="00BC4608">
          <w:rPr>
            <w:rFonts w:ascii="Georgia" w:hAnsi="Georgia"/>
          </w:rPr>
          <w:delText>Zurzeit befinde ich mich im 5. Semester, da ich ab dem 2. Semester Doppelsemester absolviert habe.</w:delText>
        </w:r>
      </w:del>
    </w:p>
    <w:p w14:paraId="51C3E660" w14:textId="6369DCEB" w:rsidR="00240457" w:rsidRDefault="00240457" w:rsidP="00D359C6">
      <w:pPr>
        <w:jc w:val="both"/>
        <w:rPr>
          <w:rFonts w:ascii="Georgia" w:hAnsi="Georgia"/>
        </w:rPr>
      </w:pPr>
    </w:p>
    <w:p w14:paraId="6F4D20B9" w14:textId="5938405A" w:rsidR="00240457" w:rsidDel="00BC4608" w:rsidRDefault="00240457" w:rsidP="00D359C6">
      <w:pPr>
        <w:jc w:val="both"/>
        <w:rPr>
          <w:moveFrom w:id="11" w:author="jonas.stegh@pumpkincareers.com" w:date="2023-01-05T10:06:00Z"/>
          <w:rFonts w:ascii="Georgia" w:hAnsi="Georgia"/>
        </w:rPr>
      </w:pPr>
      <w:moveFromRangeStart w:id="12" w:author="jonas.stegh@pumpkincareers.com" w:date="2023-01-05T10:06:00Z" w:name="move123805590"/>
      <w:moveFrom w:id="13" w:author="jonas.stegh@pumpkincareers.com" w:date="2023-01-05T10:06:00Z">
        <w:r w:rsidDel="00BC4608">
          <w:rPr>
            <w:rFonts w:ascii="Georgia" w:hAnsi="Georgia"/>
          </w:rPr>
          <w:t xml:space="preserve">Von Ende meiner Schullaufbahn bis heute habe ich alle möglichen Nebenjobs gemacht von Tellerwäscher, Call Center Agent, Barkeeper bis hin zum Standortleiter im </w:t>
        </w:r>
        <w:r w:rsidDel="00BC4608">
          <w:rPr>
            <w:rFonts w:ascii="Georgia" w:hAnsi="Georgia"/>
          </w:rPr>
          <w:lastRenderedPageBreak/>
          <w:t xml:space="preserve">Testzentrum. Selbstständig zu leben war schon immer ein großes Ziel von mir, welches ich trotz des Studiums beibehalten </w:t>
        </w:r>
        <w:r w:rsidR="00280194" w:rsidDel="00BC4608">
          <w:rPr>
            <w:rFonts w:ascii="Georgia" w:hAnsi="Georgia"/>
          </w:rPr>
          <w:t>habe</w:t>
        </w:r>
        <w:r w:rsidDel="00BC4608">
          <w:rPr>
            <w:rFonts w:ascii="Georgia" w:hAnsi="Georgia"/>
          </w:rPr>
          <w:t>.</w:t>
        </w:r>
      </w:moveFrom>
    </w:p>
    <w:moveFromRangeEnd w:id="12"/>
    <w:p w14:paraId="70FD5929" w14:textId="18D4F3DD" w:rsidR="00240457" w:rsidRDefault="00240457" w:rsidP="00D359C6">
      <w:pPr>
        <w:jc w:val="both"/>
        <w:rPr>
          <w:rFonts w:ascii="Georgia" w:hAnsi="Georgia"/>
        </w:rPr>
      </w:pPr>
    </w:p>
    <w:p w14:paraId="2FD84E4D" w14:textId="2A1BC115" w:rsidR="000766E9" w:rsidDel="00BC4608" w:rsidRDefault="000766E9" w:rsidP="000766E9">
      <w:pPr>
        <w:jc w:val="both"/>
        <w:rPr>
          <w:del w:id="14" w:author="jonas.stegh@pumpkincareers.com" w:date="2023-01-05T10:03:00Z"/>
          <w:rFonts w:ascii="Georgia" w:hAnsi="Georgia"/>
        </w:rPr>
      </w:pPr>
      <w:del w:id="15" w:author="jonas.stegh@pumpkincareers.com" w:date="2023-01-05T10:03:00Z">
        <w:r w:rsidRPr="00240457" w:rsidDel="00BC4608">
          <w:rPr>
            <w:rFonts w:ascii="Georgia" w:hAnsi="Georgia"/>
          </w:rPr>
          <w:delText>Meine Freude an analytischen Herausforderungen bringe ich bei meinem Hobby Schach ein, mit dem ich mich in meiner Freizeit gerne beschäftige. Außerdem spiele ich seit meiner frühen Jugend gerne Fußball</w:delText>
        </w:r>
        <w:r w:rsidR="00B53E03" w:rsidDel="00BC4608">
          <w:rPr>
            <w:rFonts w:ascii="Georgia" w:hAnsi="Georgia"/>
          </w:rPr>
          <w:delText xml:space="preserve">. </w:delText>
        </w:r>
      </w:del>
    </w:p>
    <w:p w14:paraId="2887E05F" w14:textId="77777777" w:rsidR="00B53E03" w:rsidRDefault="00B53E03" w:rsidP="000766E9">
      <w:pPr>
        <w:jc w:val="both"/>
        <w:rPr>
          <w:rFonts w:ascii="Georgia" w:hAnsi="Georgia"/>
        </w:rPr>
      </w:pPr>
    </w:p>
    <w:p w14:paraId="777E60A1" w14:textId="3A9EEEE3" w:rsidR="00C1152E" w:rsidRDefault="00C1152E" w:rsidP="00B53E03">
      <w:pPr>
        <w:jc w:val="both"/>
        <w:rPr>
          <w:rFonts w:ascii="Georgia" w:hAnsi="Georgia"/>
        </w:rPr>
      </w:pPr>
      <w:r>
        <w:rPr>
          <w:rFonts w:ascii="Georgia" w:hAnsi="Georgia"/>
        </w:rPr>
        <w:t>Spannend am PE finde ich im Vergleich zum Banking das langfristige Begleiten eines Unternehmens</w:t>
      </w:r>
      <w:r w:rsidR="00310AF1">
        <w:rPr>
          <w:rFonts w:ascii="Georgia" w:hAnsi="Georgia"/>
        </w:rPr>
        <w:t xml:space="preserve">, </w:t>
      </w:r>
      <w:r>
        <w:rPr>
          <w:rFonts w:ascii="Georgia" w:hAnsi="Georgia"/>
        </w:rPr>
        <w:t>den hohen Impact auf ein Unternehmen</w:t>
      </w:r>
      <w:r w:rsidR="00310AF1">
        <w:rPr>
          <w:rFonts w:ascii="Georgia" w:hAnsi="Georgia"/>
        </w:rPr>
        <w:t xml:space="preserve"> und das Kennenlernen verschiedener Branchen und Unternehmen.</w:t>
      </w:r>
    </w:p>
    <w:p w14:paraId="36867A31" w14:textId="77777777" w:rsidR="00C1152E" w:rsidRDefault="00C1152E" w:rsidP="00B53E03">
      <w:pPr>
        <w:jc w:val="both"/>
        <w:rPr>
          <w:rFonts w:ascii="Georgia" w:hAnsi="Georgia"/>
        </w:rPr>
      </w:pPr>
    </w:p>
    <w:p w14:paraId="103C3683" w14:textId="1D036BC2" w:rsidR="00F56B86" w:rsidRDefault="00317EC6" w:rsidP="00B53E03">
      <w:pPr>
        <w:jc w:val="both"/>
        <w:rPr>
          <w:ins w:id="16" w:author="jonas.stegh@pumpkincareers.com" w:date="2023-01-05T10:07:00Z"/>
          <w:rFonts w:ascii="Georgia" w:hAnsi="Georgia"/>
        </w:rPr>
      </w:pPr>
      <w:r>
        <w:rPr>
          <w:rFonts w:ascii="Georgia" w:hAnsi="Georgia"/>
        </w:rPr>
        <w:t>I</w:t>
      </w:r>
      <w:r w:rsidR="00B53E03">
        <w:rPr>
          <w:rFonts w:ascii="Georgia" w:hAnsi="Georgia"/>
        </w:rPr>
        <w:t>ch weiß</w:t>
      </w:r>
      <w:r w:rsidR="0014237F">
        <w:rPr>
          <w:rFonts w:ascii="Georgia" w:hAnsi="Georgia"/>
        </w:rPr>
        <w:t>,</w:t>
      </w:r>
      <w:r w:rsidR="00B53E03">
        <w:rPr>
          <w:rFonts w:ascii="Georgia" w:hAnsi="Georgia"/>
        </w:rPr>
        <w:t xml:space="preserve"> das</w:t>
      </w:r>
      <w:r w:rsidR="0014237F">
        <w:rPr>
          <w:rFonts w:ascii="Georgia" w:hAnsi="Georgia"/>
        </w:rPr>
        <w:t>s</w:t>
      </w:r>
      <w:r w:rsidR="00B53E03">
        <w:rPr>
          <w:rFonts w:ascii="Georgia" w:hAnsi="Georgia"/>
        </w:rPr>
        <w:t xml:space="preserve"> ich durch mein Interesse </w:t>
      </w:r>
      <w:r>
        <w:rPr>
          <w:rFonts w:ascii="Georgia" w:hAnsi="Georgia"/>
        </w:rPr>
        <w:t xml:space="preserve">am PE </w:t>
      </w:r>
      <w:r w:rsidR="00B53E03">
        <w:rPr>
          <w:rFonts w:ascii="Georgia" w:hAnsi="Georgia"/>
        </w:rPr>
        <w:t xml:space="preserve">und meinen </w:t>
      </w:r>
      <w:r w:rsidR="00DB70A1">
        <w:rPr>
          <w:rFonts w:ascii="Georgia" w:hAnsi="Georgia"/>
        </w:rPr>
        <w:t>Fähigkeite</w:t>
      </w:r>
      <w:r w:rsidR="000766E9">
        <w:rPr>
          <w:rFonts w:ascii="Georgia" w:hAnsi="Georgia"/>
        </w:rPr>
        <w:t>n</w:t>
      </w:r>
      <w:r w:rsidR="00D359C6">
        <w:rPr>
          <w:rFonts w:ascii="Georgia" w:hAnsi="Georgia"/>
        </w:rPr>
        <w:t xml:space="preserve">, wie Leistungsbereitschaft, </w:t>
      </w:r>
      <w:r w:rsidR="000766E9">
        <w:rPr>
          <w:rFonts w:ascii="Georgia" w:hAnsi="Georgia"/>
        </w:rPr>
        <w:t>Team</w:t>
      </w:r>
      <w:r w:rsidR="0014237F">
        <w:rPr>
          <w:rFonts w:ascii="Georgia" w:hAnsi="Georgia"/>
        </w:rPr>
        <w:t>f</w:t>
      </w:r>
      <w:r w:rsidR="000766E9">
        <w:rPr>
          <w:rFonts w:ascii="Georgia" w:hAnsi="Georgia"/>
        </w:rPr>
        <w:t xml:space="preserve">ähigkeit, Ehrgeiz und Leidenschaft optimal </w:t>
      </w:r>
      <w:r w:rsidR="00B53E03">
        <w:rPr>
          <w:rFonts w:ascii="Georgia" w:hAnsi="Georgia"/>
        </w:rPr>
        <w:t xml:space="preserve">zu Euch passen </w:t>
      </w:r>
      <w:r>
        <w:rPr>
          <w:rFonts w:ascii="Georgia" w:hAnsi="Georgia"/>
        </w:rPr>
        <w:t>würde</w:t>
      </w:r>
      <w:r w:rsidR="00B53E03">
        <w:rPr>
          <w:rFonts w:ascii="Georgia" w:hAnsi="Georgia"/>
        </w:rPr>
        <w:t>.</w:t>
      </w:r>
      <w:r w:rsidR="000766E9">
        <w:rPr>
          <w:rFonts w:ascii="Georgia" w:hAnsi="Georgia"/>
        </w:rPr>
        <w:t xml:space="preserve"> </w:t>
      </w:r>
    </w:p>
    <w:p w14:paraId="2749A148" w14:textId="6BD59C81" w:rsidR="00BC4608" w:rsidRDefault="00BC4608" w:rsidP="00B53E03">
      <w:pPr>
        <w:jc w:val="both"/>
        <w:rPr>
          <w:ins w:id="17" w:author="jonas.stegh@pumpkincareers.com" w:date="2023-01-05T10:07:00Z"/>
          <w:rFonts w:ascii="Georgia" w:hAnsi="Georgia"/>
        </w:rPr>
      </w:pPr>
    </w:p>
    <w:p w14:paraId="7CE1E830" w14:textId="7B53574A" w:rsidR="00BC4608" w:rsidRDefault="00BC4608" w:rsidP="00B53E03">
      <w:pPr>
        <w:jc w:val="both"/>
        <w:rPr>
          <w:rFonts w:ascii="Georgia" w:hAnsi="Georgia"/>
        </w:rPr>
      </w:pPr>
      <w:ins w:id="18" w:author="jonas.stegh@pumpkincareers.com" w:date="2023-01-05T10:07:00Z">
        <w:r>
          <w:rPr>
            <w:rFonts w:ascii="Georgia" w:hAnsi="Georgia"/>
          </w:rPr>
          <w:t>Live-Call</w:t>
        </w:r>
      </w:ins>
    </w:p>
    <w:p w14:paraId="06D54A3B" w14:textId="77777777" w:rsidR="00436F6C" w:rsidRDefault="00436F6C">
      <w:pPr>
        <w:rPr>
          <w:rFonts w:ascii="Georgia" w:hAnsi="Georgia"/>
        </w:rPr>
      </w:pPr>
    </w:p>
    <w:p w14:paraId="31B18022" w14:textId="77777777" w:rsidR="00436F6C" w:rsidRDefault="00436F6C">
      <w:pPr>
        <w:rPr>
          <w:rFonts w:ascii="Georgia" w:hAnsi="Georgia"/>
        </w:rPr>
      </w:pPr>
    </w:p>
    <w:p w14:paraId="29CFFA12" w14:textId="77777777" w:rsidR="00436F6C" w:rsidRDefault="00436F6C">
      <w:pPr>
        <w:rPr>
          <w:rFonts w:ascii="Georgia" w:hAnsi="Georgia"/>
        </w:rPr>
      </w:pPr>
    </w:p>
    <w:p w14:paraId="2AB949ED" w14:textId="77777777" w:rsidR="00436F6C" w:rsidRDefault="00436F6C" w:rsidP="00436F6C">
      <w:pPr>
        <w:rPr>
          <w:rFonts w:ascii="Georgia" w:hAnsi="Georgia"/>
        </w:rPr>
      </w:pPr>
      <w:r w:rsidRPr="0056596D">
        <w:rPr>
          <w:rFonts w:ascii="Georgia" w:hAnsi="Georgia"/>
        </w:rPr>
        <w:t>Fragen Jonas</w:t>
      </w:r>
      <w:r>
        <w:rPr>
          <w:rFonts w:ascii="Georgia" w:hAnsi="Georgia"/>
        </w:rPr>
        <w:t>:</w:t>
      </w:r>
    </w:p>
    <w:p w14:paraId="2155CFB8" w14:textId="5E12C4F8" w:rsidR="00436F6C" w:rsidRPr="0056596D" w:rsidRDefault="00436F6C" w:rsidP="00436F6C">
      <w:pPr>
        <w:pStyle w:val="ListParagraph"/>
        <w:numPr>
          <w:ilvl w:val="0"/>
          <w:numId w:val="4"/>
        </w:numPr>
        <w:rPr>
          <w:rFonts w:ascii="Georgia" w:hAnsi="Georgia"/>
        </w:rPr>
      </w:pPr>
      <w:r>
        <w:rPr>
          <w:rFonts w:ascii="Georgia" w:hAnsi="Georgia"/>
        </w:rPr>
        <w:t>Ausbildung abgebrochen wegen Pandemie rein oder raus?</w:t>
      </w:r>
    </w:p>
    <w:p w14:paraId="7036CB43" w14:textId="018D6E60" w:rsidR="000766E9" w:rsidRDefault="000766E9">
      <w:pPr>
        <w:rPr>
          <w:rFonts w:ascii="Georgia" w:hAnsi="Georgia"/>
        </w:rPr>
      </w:pPr>
      <w:r>
        <w:rPr>
          <w:rFonts w:ascii="Georgia" w:hAnsi="Georgia"/>
        </w:rPr>
        <w:br w:type="page"/>
      </w:r>
    </w:p>
    <w:p w14:paraId="6253179D" w14:textId="77777777" w:rsidR="000766E9" w:rsidRDefault="000766E9" w:rsidP="00DB70A1">
      <w:pPr>
        <w:rPr>
          <w:rFonts w:ascii="Georgia" w:hAnsi="Georgia"/>
        </w:rPr>
      </w:pPr>
    </w:p>
    <w:p w14:paraId="27F106A7" w14:textId="77777777" w:rsidR="00F56B86" w:rsidRDefault="00F56B86" w:rsidP="00DB70A1">
      <w:pPr>
        <w:rPr>
          <w:rFonts w:ascii="Georgia" w:hAnsi="Georgia"/>
        </w:rPr>
      </w:pPr>
      <w:r>
        <w:rPr>
          <w:rFonts w:ascii="Georgia" w:hAnsi="Georgia"/>
        </w:rPr>
        <w:t xml:space="preserve">Warum PE? </w:t>
      </w:r>
    </w:p>
    <w:p w14:paraId="382EEA79" w14:textId="77777777" w:rsidR="00F56B86" w:rsidRDefault="00F56B86" w:rsidP="00F56B86">
      <w:pPr>
        <w:pStyle w:val="ListParagraph"/>
        <w:numPr>
          <w:ilvl w:val="0"/>
          <w:numId w:val="2"/>
        </w:numPr>
        <w:rPr>
          <w:rFonts w:ascii="Georgia" w:hAnsi="Georgia"/>
        </w:rPr>
      </w:pPr>
      <w:r>
        <w:rPr>
          <w:rFonts w:ascii="Georgia" w:hAnsi="Georgia"/>
        </w:rPr>
        <w:t xml:space="preserve">Langfristig ein Unternehmen begleiten </w:t>
      </w:r>
    </w:p>
    <w:p w14:paraId="7429C703" w14:textId="1273CDCF" w:rsidR="00F56B86" w:rsidRDefault="00F56B86" w:rsidP="00F56B86">
      <w:pPr>
        <w:pStyle w:val="ListParagraph"/>
        <w:numPr>
          <w:ilvl w:val="0"/>
          <w:numId w:val="2"/>
        </w:numPr>
        <w:rPr>
          <w:rFonts w:ascii="Georgia" w:hAnsi="Georgia"/>
        </w:rPr>
      </w:pPr>
      <w:r>
        <w:rPr>
          <w:rFonts w:ascii="Georgia" w:hAnsi="Georgia"/>
        </w:rPr>
        <w:t>Verschiedene Unternehmen und Branchen kennenlernen</w:t>
      </w:r>
    </w:p>
    <w:p w14:paraId="7FAB48AD" w14:textId="68726767" w:rsidR="00F56B86" w:rsidRDefault="00F56B86" w:rsidP="00F56B86">
      <w:pPr>
        <w:pStyle w:val="ListParagraph"/>
        <w:numPr>
          <w:ilvl w:val="0"/>
          <w:numId w:val="2"/>
        </w:numPr>
        <w:rPr>
          <w:rFonts w:ascii="Georgia" w:hAnsi="Georgia"/>
        </w:rPr>
      </w:pPr>
      <w:r>
        <w:rPr>
          <w:rFonts w:ascii="Georgia" w:hAnsi="Georgia"/>
        </w:rPr>
        <w:t xml:space="preserve">Impact auf ein Unternehmen </w:t>
      </w:r>
    </w:p>
    <w:p w14:paraId="0E39555D" w14:textId="47513BE6" w:rsidR="00F56B86" w:rsidRDefault="00F56B86" w:rsidP="00F56B86">
      <w:pPr>
        <w:pStyle w:val="ListParagraph"/>
        <w:numPr>
          <w:ilvl w:val="0"/>
          <w:numId w:val="2"/>
        </w:numPr>
        <w:rPr>
          <w:rFonts w:ascii="Georgia" w:hAnsi="Georgia"/>
        </w:rPr>
      </w:pPr>
      <w:r>
        <w:rPr>
          <w:rFonts w:ascii="Georgia" w:hAnsi="Georgia"/>
        </w:rPr>
        <w:t>Schnelle Lernkurve</w:t>
      </w:r>
    </w:p>
    <w:p w14:paraId="2CF56E8F" w14:textId="77777777" w:rsidR="00F56B86" w:rsidRDefault="00F56B86" w:rsidP="00F56B86">
      <w:pPr>
        <w:pStyle w:val="ListParagraph"/>
        <w:numPr>
          <w:ilvl w:val="0"/>
          <w:numId w:val="2"/>
        </w:numPr>
        <w:rPr>
          <w:rFonts w:ascii="Georgia" w:hAnsi="Georgia"/>
        </w:rPr>
      </w:pPr>
      <w:r>
        <w:rPr>
          <w:rFonts w:ascii="Georgia" w:hAnsi="Georgia"/>
        </w:rPr>
        <w:t>Ambitioniertes Umfeld</w:t>
      </w:r>
    </w:p>
    <w:p w14:paraId="6CBA218F" w14:textId="77777777" w:rsidR="00F56B86" w:rsidRDefault="00F56B86" w:rsidP="00F56B86">
      <w:pPr>
        <w:rPr>
          <w:rFonts w:ascii="Georgia" w:hAnsi="Georgia"/>
        </w:rPr>
      </w:pPr>
    </w:p>
    <w:p w14:paraId="2831F8D1" w14:textId="77777777" w:rsidR="00F56B86" w:rsidRDefault="00F56B86" w:rsidP="00F56B86">
      <w:pPr>
        <w:rPr>
          <w:rFonts w:ascii="Georgia" w:hAnsi="Georgia"/>
        </w:rPr>
      </w:pPr>
      <w:r>
        <w:rPr>
          <w:rFonts w:ascii="Georgia" w:hAnsi="Georgia"/>
        </w:rPr>
        <w:t>Zeitraum?</w:t>
      </w:r>
    </w:p>
    <w:p w14:paraId="15CB64C9" w14:textId="77777777" w:rsidR="000766E9" w:rsidRDefault="00F56B86" w:rsidP="00F56B86">
      <w:pPr>
        <w:pStyle w:val="ListParagraph"/>
        <w:numPr>
          <w:ilvl w:val="0"/>
          <w:numId w:val="3"/>
        </w:numPr>
        <w:rPr>
          <w:rFonts w:ascii="Georgia" w:hAnsi="Georgia"/>
        </w:rPr>
      </w:pPr>
      <w:r>
        <w:rPr>
          <w:rFonts w:ascii="Georgia" w:hAnsi="Georgia"/>
        </w:rPr>
        <w:t>01.07.2023 – 01.10.2023 nicht ab 01.08 wegen Master</w:t>
      </w:r>
    </w:p>
    <w:p w14:paraId="63C7F968" w14:textId="77777777" w:rsidR="000766E9" w:rsidRDefault="000766E9" w:rsidP="000766E9">
      <w:pPr>
        <w:rPr>
          <w:rFonts w:ascii="Georgia" w:hAnsi="Georgia"/>
        </w:rPr>
      </w:pPr>
    </w:p>
    <w:p w14:paraId="744AFA10" w14:textId="343D26F0" w:rsidR="000766E9" w:rsidRDefault="00E71C71" w:rsidP="000766E9">
      <w:pPr>
        <w:rPr>
          <w:rFonts w:ascii="Georgia" w:hAnsi="Georgia"/>
        </w:rPr>
      </w:pPr>
      <w:r>
        <w:rPr>
          <w:rFonts w:ascii="Georgia" w:hAnsi="Georgia"/>
        </w:rPr>
        <w:t>Skills PE:</w:t>
      </w:r>
    </w:p>
    <w:p w14:paraId="7B681F23" w14:textId="13BBC5FA" w:rsidR="000766E9" w:rsidRDefault="000766E9" w:rsidP="000766E9">
      <w:pPr>
        <w:pStyle w:val="ListParagraph"/>
        <w:numPr>
          <w:ilvl w:val="0"/>
          <w:numId w:val="1"/>
        </w:numPr>
        <w:rPr>
          <w:rFonts w:ascii="Georgia" w:hAnsi="Georgia"/>
        </w:rPr>
      </w:pPr>
      <w:r>
        <w:rPr>
          <w:rFonts w:ascii="Georgia" w:hAnsi="Georgia"/>
        </w:rPr>
        <w:t xml:space="preserve">Teamfähig  </w:t>
      </w:r>
    </w:p>
    <w:p w14:paraId="647F6E22" w14:textId="77777777" w:rsidR="000766E9" w:rsidRDefault="000766E9" w:rsidP="000766E9">
      <w:pPr>
        <w:pStyle w:val="ListParagraph"/>
        <w:numPr>
          <w:ilvl w:val="0"/>
          <w:numId w:val="1"/>
        </w:numPr>
        <w:rPr>
          <w:rFonts w:ascii="Georgia" w:hAnsi="Georgia"/>
        </w:rPr>
      </w:pPr>
      <w:r w:rsidRPr="009B0F91">
        <w:rPr>
          <w:rFonts w:ascii="Georgia" w:hAnsi="Georgia"/>
        </w:rPr>
        <w:t>Interesse an Corporate Finance, Unternehmensentwicklung</w:t>
      </w:r>
      <w:r>
        <w:rPr>
          <w:rFonts w:ascii="Georgia" w:hAnsi="Georgia"/>
        </w:rPr>
        <w:t xml:space="preserve"> und Rechnungswesen/Controlling         </w:t>
      </w:r>
    </w:p>
    <w:p w14:paraId="07B10843" w14:textId="77777777" w:rsidR="000766E9" w:rsidRDefault="000766E9" w:rsidP="000766E9">
      <w:pPr>
        <w:pStyle w:val="ListParagraph"/>
        <w:numPr>
          <w:ilvl w:val="0"/>
          <w:numId w:val="1"/>
        </w:numPr>
        <w:rPr>
          <w:rFonts w:ascii="Georgia" w:hAnsi="Georgia"/>
        </w:rPr>
      </w:pPr>
      <w:r>
        <w:rPr>
          <w:rFonts w:ascii="Georgia" w:hAnsi="Georgia"/>
        </w:rPr>
        <w:t xml:space="preserve">Erste praktische Erfahrung </w:t>
      </w:r>
    </w:p>
    <w:p w14:paraId="2D96BA1F" w14:textId="72B6644B" w:rsidR="000766E9" w:rsidRDefault="000766E9" w:rsidP="000766E9">
      <w:pPr>
        <w:pStyle w:val="ListParagraph"/>
        <w:numPr>
          <w:ilvl w:val="0"/>
          <w:numId w:val="1"/>
        </w:numPr>
        <w:rPr>
          <w:rFonts w:ascii="Georgia" w:hAnsi="Georgia"/>
        </w:rPr>
      </w:pPr>
      <w:r>
        <w:rPr>
          <w:rFonts w:ascii="Georgia" w:hAnsi="Georgia"/>
        </w:rPr>
        <w:t xml:space="preserve">Kommunikationsstark </w:t>
      </w:r>
    </w:p>
    <w:p w14:paraId="0A6F118E" w14:textId="77777777" w:rsidR="000766E9" w:rsidRDefault="000766E9" w:rsidP="000766E9">
      <w:pPr>
        <w:pStyle w:val="ListParagraph"/>
        <w:numPr>
          <w:ilvl w:val="0"/>
          <w:numId w:val="1"/>
        </w:numPr>
        <w:rPr>
          <w:rFonts w:ascii="Georgia" w:hAnsi="Georgia"/>
        </w:rPr>
      </w:pPr>
      <w:r>
        <w:rPr>
          <w:rFonts w:ascii="Georgia" w:hAnsi="Georgia"/>
        </w:rPr>
        <w:t xml:space="preserve">Leistungsbereitschaft und ein hohes Maß an Flexibilität </w:t>
      </w:r>
    </w:p>
    <w:p w14:paraId="62012357" w14:textId="77777777" w:rsidR="000766E9" w:rsidRDefault="000766E9" w:rsidP="000766E9">
      <w:pPr>
        <w:rPr>
          <w:rFonts w:ascii="Georgia" w:hAnsi="Georgia"/>
        </w:rPr>
      </w:pPr>
    </w:p>
    <w:p w14:paraId="60B5A7A1" w14:textId="77777777" w:rsidR="000766E9" w:rsidRPr="00486D97" w:rsidRDefault="000766E9" w:rsidP="000766E9">
      <w:pPr>
        <w:pStyle w:val="ListParagraph"/>
        <w:numPr>
          <w:ilvl w:val="0"/>
          <w:numId w:val="1"/>
        </w:numPr>
        <w:rPr>
          <w:rFonts w:ascii="Georgia" w:hAnsi="Georgia"/>
        </w:rPr>
      </w:pPr>
      <w:r w:rsidRPr="009B0F91">
        <w:rPr>
          <w:rFonts w:ascii="Georgia" w:hAnsi="Georgia"/>
        </w:rPr>
        <w:t xml:space="preserve">Business Pläne </w:t>
      </w:r>
    </w:p>
    <w:p w14:paraId="33ECC253" w14:textId="116232B8" w:rsidR="000766E9" w:rsidRDefault="000766E9" w:rsidP="000766E9">
      <w:pPr>
        <w:pStyle w:val="ListParagraph"/>
        <w:numPr>
          <w:ilvl w:val="0"/>
          <w:numId w:val="1"/>
        </w:numPr>
        <w:rPr>
          <w:rFonts w:ascii="Georgia" w:hAnsi="Georgia"/>
        </w:rPr>
      </w:pPr>
      <w:r>
        <w:rPr>
          <w:rFonts w:ascii="Georgia" w:hAnsi="Georgia"/>
        </w:rPr>
        <w:t xml:space="preserve">Bewertung von Unternehmen und Investitionen </w:t>
      </w:r>
    </w:p>
    <w:p w14:paraId="7F40836C" w14:textId="4746DF02" w:rsidR="0014237F" w:rsidRDefault="0014237F" w:rsidP="0014237F">
      <w:pPr>
        <w:rPr>
          <w:rFonts w:ascii="Georgia" w:hAnsi="Georgia"/>
        </w:rPr>
      </w:pPr>
    </w:p>
    <w:p w14:paraId="04E6346F" w14:textId="04E474CE" w:rsidR="0014237F" w:rsidRDefault="0014237F" w:rsidP="0014237F">
      <w:pPr>
        <w:rPr>
          <w:rFonts w:ascii="Georgia" w:hAnsi="Georgia"/>
        </w:rPr>
      </w:pPr>
      <w:r>
        <w:rPr>
          <w:rFonts w:ascii="Georgia" w:hAnsi="Georgia"/>
        </w:rPr>
        <w:t>Fragen:</w:t>
      </w:r>
    </w:p>
    <w:p w14:paraId="4B61AE98" w14:textId="6F9FF062" w:rsidR="0014237F" w:rsidRPr="0014237F" w:rsidRDefault="0014237F" w:rsidP="0014237F">
      <w:pPr>
        <w:pStyle w:val="ListParagraph"/>
        <w:numPr>
          <w:ilvl w:val="0"/>
          <w:numId w:val="4"/>
        </w:numPr>
        <w:rPr>
          <w:rFonts w:ascii="Georgia" w:hAnsi="Georgia"/>
        </w:rPr>
      </w:pPr>
      <w:r>
        <w:rPr>
          <w:rFonts w:ascii="Georgia" w:hAnsi="Georgia"/>
        </w:rPr>
        <w:t>Was müsste ein Praktikant machen, damit er das Maximum erfüllt?</w:t>
      </w:r>
    </w:p>
    <w:p w14:paraId="5C412853" w14:textId="09B80957" w:rsidR="009B0F91" w:rsidRPr="000766E9" w:rsidRDefault="009B0F91" w:rsidP="000766E9">
      <w:pPr>
        <w:rPr>
          <w:rFonts w:ascii="Georgia" w:hAnsi="Georgia"/>
        </w:rPr>
      </w:pPr>
      <w:r w:rsidRPr="000766E9">
        <w:rPr>
          <w:rFonts w:ascii="Georgia" w:hAnsi="Georgia"/>
        </w:rPr>
        <w:br/>
      </w:r>
    </w:p>
    <w:p w14:paraId="4AEB6148" w14:textId="42FFF3A7" w:rsidR="009B0F91" w:rsidRPr="009B0F91" w:rsidRDefault="009B0F91" w:rsidP="009B0F91"/>
    <w:sectPr w:rsidR="009B0F91" w:rsidRPr="009B0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186"/>
    <w:multiLevelType w:val="hybridMultilevel"/>
    <w:tmpl w:val="95F42E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C22D29"/>
    <w:multiLevelType w:val="hybridMultilevel"/>
    <w:tmpl w:val="7B3E6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FE03E0"/>
    <w:multiLevelType w:val="hybridMultilevel"/>
    <w:tmpl w:val="9C6C6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B3D47BB"/>
    <w:multiLevelType w:val="hybridMultilevel"/>
    <w:tmpl w:val="902A2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6890633">
    <w:abstractNumId w:val="0"/>
  </w:num>
  <w:num w:numId="2" w16cid:durableId="266929426">
    <w:abstractNumId w:val="2"/>
  </w:num>
  <w:num w:numId="3" w16cid:durableId="855390795">
    <w:abstractNumId w:val="1"/>
  </w:num>
  <w:num w:numId="4" w16cid:durableId="3624897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91"/>
    <w:rsid w:val="00072214"/>
    <w:rsid w:val="000766E9"/>
    <w:rsid w:val="0014237F"/>
    <w:rsid w:val="001636CF"/>
    <w:rsid w:val="00185426"/>
    <w:rsid w:val="00240457"/>
    <w:rsid w:val="00280194"/>
    <w:rsid w:val="00310AF1"/>
    <w:rsid w:val="00317EC6"/>
    <w:rsid w:val="003A5667"/>
    <w:rsid w:val="00436F6C"/>
    <w:rsid w:val="00442794"/>
    <w:rsid w:val="00486D97"/>
    <w:rsid w:val="0056596D"/>
    <w:rsid w:val="007E3E2B"/>
    <w:rsid w:val="009B0F91"/>
    <w:rsid w:val="00B53E03"/>
    <w:rsid w:val="00BC4608"/>
    <w:rsid w:val="00C05CAC"/>
    <w:rsid w:val="00C1152E"/>
    <w:rsid w:val="00D359C6"/>
    <w:rsid w:val="00DB70A1"/>
    <w:rsid w:val="00DE398D"/>
    <w:rsid w:val="00E71C71"/>
    <w:rsid w:val="00ED1D93"/>
    <w:rsid w:val="00F56B86"/>
    <w:rsid w:val="00FD2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591D"/>
  <w15:chartTrackingRefBased/>
  <w15:docId w15:val="{C9774922-B10D-794B-9A70-0BBB8F79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0F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F91"/>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9B0F91"/>
    <w:rPr>
      <w:b/>
      <w:bCs/>
      <w:i/>
      <w:iCs/>
      <w:spacing w:val="5"/>
    </w:rPr>
  </w:style>
  <w:style w:type="paragraph" w:styleId="ListParagraph">
    <w:name w:val="List Paragraph"/>
    <w:basedOn w:val="Normal"/>
    <w:uiPriority w:val="34"/>
    <w:qFormat/>
    <w:rsid w:val="009B0F91"/>
    <w:pPr>
      <w:ind w:left="720"/>
      <w:contextualSpacing/>
    </w:pPr>
  </w:style>
  <w:style w:type="paragraph" w:styleId="Revision">
    <w:name w:val="Revision"/>
    <w:hidden/>
    <w:uiPriority w:val="99"/>
    <w:semiHidden/>
    <w:rsid w:val="007E3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279D2-EDE5-2B4C-B109-B02DADB2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3669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Löhnig</dc:creator>
  <cp:keywords/>
  <dc:description/>
  <cp:lastModifiedBy>jonas.stegh@pumpkincareers.com</cp:lastModifiedBy>
  <cp:revision>7</cp:revision>
  <dcterms:created xsi:type="dcterms:W3CDTF">2022-12-28T16:40:00Z</dcterms:created>
  <dcterms:modified xsi:type="dcterms:W3CDTF">2023-01-05T09:09:00Z</dcterms:modified>
</cp:coreProperties>
</file>