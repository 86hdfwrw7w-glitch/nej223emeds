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0D756" w14:textId="52394DDF" w:rsidR="001736B6" w:rsidRDefault="001736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90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5265"/>
        <w:gridCol w:w="547"/>
        <w:gridCol w:w="567"/>
        <w:gridCol w:w="2268"/>
      </w:tblGrid>
      <w:tr w:rsidR="004F78AB" w:rsidRPr="00FD388D" w14:paraId="21F331A7" w14:textId="77777777" w:rsidTr="0091075B">
        <w:trPr>
          <w:trHeight w:val="20"/>
        </w:trPr>
        <w:tc>
          <w:tcPr>
            <w:tcW w:w="10490" w:type="dxa"/>
            <w:gridSpan w:val="5"/>
            <w:vAlign w:val="bottom"/>
          </w:tcPr>
          <w:p w14:paraId="4FE51213" w14:textId="7646535A" w:rsidR="00586896" w:rsidRPr="00FD388D" w:rsidRDefault="00786C9B" w:rsidP="00A113CE">
            <w:pPr>
              <w:jc w:val="center"/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44"/>
                <w:szCs w:val="44"/>
              </w:rPr>
              <w:t>Mirko</w:t>
            </w:r>
            <w:r w:rsidR="0001494C"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44"/>
                <w:szCs w:val="44"/>
              </w:rPr>
              <w:t xml:space="preserve"> </w:t>
            </w: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44"/>
                <w:szCs w:val="44"/>
              </w:rPr>
              <w:t>Schuhknecht</w:t>
            </w:r>
          </w:p>
        </w:tc>
      </w:tr>
      <w:tr w:rsidR="00B26B4C" w:rsidRPr="00FD388D" w14:paraId="648D3A3D" w14:textId="77777777" w:rsidTr="007B72B4">
        <w:trPr>
          <w:trHeight w:val="454"/>
        </w:trPr>
        <w:tc>
          <w:tcPr>
            <w:tcW w:w="10490" w:type="dxa"/>
            <w:gridSpan w:val="5"/>
            <w:tcBorders>
              <w:bottom w:val="single" w:sz="4" w:space="0" w:color="auto"/>
              <w:right w:val="nil"/>
            </w:tcBorders>
            <w:vAlign w:val="bottom"/>
          </w:tcPr>
          <w:p w14:paraId="0D01CFFA" w14:textId="7635C1CA" w:rsidR="00B26B4C" w:rsidRPr="00FD388D" w:rsidRDefault="00B26B4C" w:rsidP="0091075B">
            <w:pPr>
              <w:jc w:val="center"/>
              <w:rPr>
                <w:rFonts w:ascii="Georgia" w:hAnsi="Georgia" w:cstheme="minorHAnsi"/>
                <w:b/>
                <w:smallCaps/>
                <w:noProof/>
                <w:color w:val="000000" w:themeColor="text1"/>
                <w:sz w:val="28"/>
                <w:lang w:val="en-GB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Persönliche Informationen</w:t>
            </w:r>
          </w:p>
        </w:tc>
      </w:tr>
      <w:tr w:rsidR="004F78AB" w:rsidRPr="00FD388D" w14:paraId="44E78E17" w14:textId="77777777" w:rsidTr="0091075B">
        <w:trPr>
          <w:trHeight w:val="340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7EB9944B" w14:textId="30C8225D" w:rsidR="00FF73ED" w:rsidRPr="00FD388D" w:rsidRDefault="00FF73ED" w:rsidP="00A113CE">
            <w:pPr>
              <w:rPr>
                <w:rFonts w:ascii="Georgia" w:hAnsi="Georgia" w:cstheme="minorHAnsi"/>
                <w:b/>
                <w:smallCaps/>
                <w:noProof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FD388D"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  <w:t>Adresse</w:t>
            </w:r>
            <w:proofErr w:type="spellEnd"/>
            <w:r w:rsidRPr="00FD388D"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  <w:t>:</w:t>
            </w:r>
          </w:p>
        </w:tc>
        <w:tc>
          <w:tcPr>
            <w:tcW w:w="5265" w:type="dxa"/>
            <w:tcBorders>
              <w:top w:val="single" w:sz="4" w:space="0" w:color="auto"/>
            </w:tcBorders>
            <w:vAlign w:val="bottom"/>
          </w:tcPr>
          <w:p w14:paraId="13BC08FE" w14:textId="6E354F37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Friedrich-Ebert-Straße 6, 64560 Riedstadt</w:t>
            </w:r>
          </w:p>
        </w:tc>
        <w:tc>
          <w:tcPr>
            <w:tcW w:w="3382" w:type="dxa"/>
            <w:gridSpan w:val="3"/>
            <w:tcBorders>
              <w:top w:val="single" w:sz="4" w:space="0" w:color="auto"/>
            </w:tcBorders>
            <w:vAlign w:val="bottom"/>
          </w:tcPr>
          <w:p w14:paraId="6AFB223F" w14:textId="076B2239" w:rsidR="00FF73ED" w:rsidRPr="00FD388D" w:rsidRDefault="00250EA6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>
              <w:rPr>
                <w:rFonts w:ascii="Georgia" w:hAnsi="Georgia" w:cstheme="minorHAnsi"/>
                <w:noProof/>
                <w:color w:val="000000" w:themeColor="text1"/>
                <w:sz w:val="18"/>
                <w:szCs w:val="18"/>
                <w:lang w:val="en-GB"/>
              </w:rPr>
              <w:drawing>
                <wp:anchor distT="0" distB="0" distL="114300" distR="114300" simplePos="0" relativeHeight="251659263" behindDoc="0" locked="0" layoutInCell="1" allowOverlap="1" wp14:anchorId="746E0099" wp14:editId="72B8E1EF">
                  <wp:simplePos x="0" y="0"/>
                  <wp:positionH relativeFrom="column">
                    <wp:posOffset>615315</wp:posOffset>
                  </wp:positionH>
                  <wp:positionV relativeFrom="paragraph">
                    <wp:posOffset>-181610</wp:posOffset>
                  </wp:positionV>
                  <wp:extent cx="1011555" cy="323215"/>
                  <wp:effectExtent l="0" t="0" r="4445" b="0"/>
                  <wp:wrapNone/>
                  <wp:docPr id="1185065900" name="Grafik 1" descr="Ein Bild, das weiß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065900" name="Grafik 1" descr="Ein Bild, das weiß, Design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555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78AB" w:rsidRPr="00FD388D" w14:paraId="6E20C642" w14:textId="77777777" w:rsidTr="0091075B">
        <w:trPr>
          <w:trHeight w:val="340"/>
        </w:trPr>
        <w:tc>
          <w:tcPr>
            <w:tcW w:w="1843" w:type="dxa"/>
            <w:vAlign w:val="bottom"/>
          </w:tcPr>
          <w:p w14:paraId="68917A59" w14:textId="0DD2B2BB" w:rsidR="00FF73ED" w:rsidRPr="00FD388D" w:rsidRDefault="00FF73ED" w:rsidP="00A113CE">
            <w:pPr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</w:pPr>
            <w:r w:rsidRPr="00FD388D"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  <w:t>E-Mail</w:t>
            </w:r>
            <w:r w:rsidR="00FD388D" w:rsidRPr="007B4833"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  <w:t>:</w:t>
            </w:r>
          </w:p>
        </w:tc>
        <w:tc>
          <w:tcPr>
            <w:tcW w:w="5265" w:type="dxa"/>
            <w:vAlign w:val="bottom"/>
          </w:tcPr>
          <w:p w14:paraId="061B8D6C" w14:textId="65AD66BF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mirko.schuhknecht@icloud.com</w:t>
            </w:r>
          </w:p>
        </w:tc>
        <w:tc>
          <w:tcPr>
            <w:tcW w:w="3382" w:type="dxa"/>
            <w:gridSpan w:val="3"/>
            <w:vAlign w:val="bottom"/>
          </w:tcPr>
          <w:p w14:paraId="300F9CEC" w14:textId="062D0024" w:rsidR="00FF73ED" w:rsidRPr="00FD388D" w:rsidRDefault="00204E5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26D1CA14" wp14:editId="5203FE27">
                  <wp:simplePos x="0" y="0"/>
                  <wp:positionH relativeFrom="margin">
                    <wp:posOffset>841375</wp:posOffset>
                  </wp:positionH>
                  <wp:positionV relativeFrom="margin">
                    <wp:posOffset>-810260</wp:posOffset>
                  </wp:positionV>
                  <wp:extent cx="1303655" cy="1536700"/>
                  <wp:effectExtent l="0" t="0" r="4445" b="0"/>
                  <wp:wrapNone/>
                  <wp:docPr id="180005110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051109" name="Grafik 1800051109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4" r="18488"/>
                          <a:stretch/>
                        </pic:blipFill>
                        <pic:spPr bwMode="auto">
                          <a:xfrm>
                            <a:off x="0" y="0"/>
                            <a:ext cx="1303655" cy="153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78AB" w:rsidRPr="00FD388D" w14:paraId="715B0B64" w14:textId="77777777" w:rsidTr="0091075B">
        <w:trPr>
          <w:trHeight w:val="340"/>
        </w:trPr>
        <w:tc>
          <w:tcPr>
            <w:tcW w:w="1843" w:type="dxa"/>
            <w:vAlign w:val="bottom"/>
          </w:tcPr>
          <w:p w14:paraId="437577D3" w14:textId="7805C828" w:rsidR="00FF73ED" w:rsidRPr="00FD388D" w:rsidRDefault="00FF73ED" w:rsidP="00A113CE">
            <w:pPr>
              <w:rPr>
                <w:rFonts w:ascii="Georgia" w:hAnsi="Georgia" w:cstheme="minorHAnsi"/>
                <w:b/>
                <w:smallCaps/>
                <w:noProof/>
                <w:color w:val="000000" w:themeColor="text1"/>
                <w:sz w:val="18"/>
                <w:szCs w:val="18"/>
                <w:lang w:val="en-GB"/>
              </w:rPr>
            </w:pPr>
            <w:r w:rsidRPr="00FD388D"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  <w:t>Mobil:</w:t>
            </w:r>
          </w:p>
        </w:tc>
        <w:tc>
          <w:tcPr>
            <w:tcW w:w="5265" w:type="dxa"/>
            <w:vAlign w:val="bottom"/>
          </w:tcPr>
          <w:p w14:paraId="06D7A770" w14:textId="540F0026" w:rsidR="00FF73ED" w:rsidRPr="00FD388D" w:rsidRDefault="00FF73ED" w:rsidP="00A113CE">
            <w:pPr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+49 17634938983</w:t>
            </w:r>
          </w:p>
        </w:tc>
        <w:tc>
          <w:tcPr>
            <w:tcW w:w="3382" w:type="dxa"/>
            <w:gridSpan w:val="3"/>
            <w:vAlign w:val="bottom"/>
          </w:tcPr>
          <w:p w14:paraId="473E82E9" w14:textId="32341A65" w:rsidR="00FF73ED" w:rsidRPr="00FD388D" w:rsidRDefault="00FF73ED" w:rsidP="00A113CE">
            <w:pPr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4F78AB" w:rsidRPr="00FD388D" w14:paraId="0030D3FB" w14:textId="77777777" w:rsidTr="0091075B">
        <w:trPr>
          <w:trHeight w:val="340"/>
        </w:trPr>
        <w:tc>
          <w:tcPr>
            <w:tcW w:w="1843" w:type="dxa"/>
            <w:vAlign w:val="bottom"/>
          </w:tcPr>
          <w:p w14:paraId="77718A3C" w14:textId="1E8B28E2" w:rsidR="00FF73ED" w:rsidRPr="00FD388D" w:rsidRDefault="00FF73ED" w:rsidP="00A113CE">
            <w:pPr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</w:pPr>
            <w:r w:rsidRPr="00FD388D">
              <w:rPr>
                <w:rFonts w:ascii="Georgia" w:hAnsi="Georgia" w:cstheme="minorHAnsi"/>
                <w:color w:val="000000" w:themeColor="text1"/>
                <w:sz w:val="18"/>
                <w:szCs w:val="18"/>
              </w:rPr>
              <w:t>Geburtsdatum</w:t>
            </w:r>
            <w:r w:rsidRPr="00FD388D">
              <w:rPr>
                <w:rFonts w:ascii="Georgia" w:hAnsi="Georgia" w:cstheme="minorHAnsi"/>
                <w:color w:val="000000" w:themeColor="text1"/>
                <w:sz w:val="18"/>
                <w:szCs w:val="18"/>
                <w:lang w:val="en-GB"/>
              </w:rPr>
              <w:t>:</w:t>
            </w:r>
          </w:p>
        </w:tc>
        <w:tc>
          <w:tcPr>
            <w:tcW w:w="5265" w:type="dxa"/>
            <w:vAlign w:val="bottom"/>
          </w:tcPr>
          <w:p w14:paraId="722D8D8E" w14:textId="0AE42360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31.12.2002 in Groß-Gerau</w:t>
            </w:r>
          </w:p>
        </w:tc>
        <w:tc>
          <w:tcPr>
            <w:tcW w:w="3382" w:type="dxa"/>
            <w:gridSpan w:val="3"/>
            <w:vAlign w:val="bottom"/>
          </w:tcPr>
          <w:p w14:paraId="273AE5BD" w14:textId="5F199F88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</w:p>
        </w:tc>
      </w:tr>
      <w:tr w:rsidR="004F78AB" w:rsidRPr="00FD388D" w14:paraId="58B44C3C" w14:textId="77777777" w:rsidTr="0091075B">
        <w:trPr>
          <w:trHeight w:val="454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09C4A9D7" w14:textId="1B111B1E" w:rsidR="00FF73ED" w:rsidRPr="00FD388D" w:rsidRDefault="00FF73ED" w:rsidP="00A113CE">
            <w:pPr>
              <w:jc w:val="center"/>
              <w:rPr>
                <w:rFonts w:ascii="Georgia" w:eastAsia="Georgia" w:hAnsi="Georgia" w:cs="Georgia"/>
                <w:color w:val="000000" w:themeColor="text1"/>
                <w:sz w:val="28"/>
                <w:szCs w:val="28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Schule &amp; Studium</w:t>
            </w:r>
          </w:p>
        </w:tc>
      </w:tr>
      <w:tr w:rsidR="004F78AB" w:rsidRPr="00FD388D" w14:paraId="111FB52A" w14:textId="77777777" w:rsidTr="0091075B">
        <w:trPr>
          <w:trHeight w:val="346"/>
        </w:trPr>
        <w:tc>
          <w:tcPr>
            <w:tcW w:w="71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459AAF9" w14:textId="19C499FE" w:rsidR="00FF73ED" w:rsidRPr="00FD388D" w:rsidRDefault="00FF73ED" w:rsidP="00A113CE">
            <w:pPr>
              <w:ind w:left="-279" w:firstLine="283"/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>EF Sprachschule Brisbane</w:t>
            </w:r>
          </w:p>
        </w:tc>
        <w:tc>
          <w:tcPr>
            <w:tcW w:w="338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F00EA0C" w14:textId="18B9D8C5" w:rsidR="00FF73ED" w:rsidRPr="00FD388D" w:rsidRDefault="00FF73ED" w:rsidP="00A113CE">
            <w:pPr>
              <w:jc w:val="right"/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  <w:t>Brisbane, Australien</w:t>
            </w:r>
          </w:p>
        </w:tc>
      </w:tr>
      <w:tr w:rsidR="004F78AB" w:rsidRPr="00FD388D" w14:paraId="3474AB58" w14:textId="77777777" w:rsidTr="0091075B">
        <w:trPr>
          <w:trHeight w:val="20"/>
        </w:trPr>
        <w:tc>
          <w:tcPr>
            <w:tcW w:w="76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C518B" w14:textId="710BD669" w:rsidR="00706B5A" w:rsidRPr="00AF1C51" w:rsidRDefault="00BF0E8B" w:rsidP="00A113CE">
            <w:pPr>
              <w:rPr>
                <w:rFonts w:ascii="Georgia" w:hAnsi="Georgia"/>
                <w:color w:val="000000" w:themeColor="text1"/>
                <w:sz w:val="18"/>
              </w:rPr>
            </w:pPr>
            <w:r w:rsidRPr="00AF1C51">
              <w:rPr>
                <w:rFonts w:ascii="Georgia" w:hAnsi="Georgia"/>
                <w:color w:val="000000" w:themeColor="text1"/>
                <w:sz w:val="18"/>
              </w:rPr>
              <w:t xml:space="preserve">Viermonatiger Auslandsaufenthalt und </w:t>
            </w:r>
            <w:r w:rsidR="00FD388D" w:rsidRPr="00AF1C51">
              <w:rPr>
                <w:rFonts w:ascii="Georgia" w:hAnsi="Georgia"/>
                <w:color w:val="000000" w:themeColor="text1"/>
                <w:sz w:val="18"/>
              </w:rPr>
              <w:t xml:space="preserve">Teilnehmer an einem </w:t>
            </w:r>
            <w:r w:rsidR="007A4BF2" w:rsidRPr="00AF1C51">
              <w:rPr>
                <w:rFonts w:ascii="Georgia" w:hAnsi="Georgia"/>
                <w:color w:val="000000" w:themeColor="text1"/>
                <w:sz w:val="18"/>
              </w:rPr>
              <w:t>zweim</w:t>
            </w:r>
            <w:r w:rsidR="00FF73ED" w:rsidRPr="00AF1C51">
              <w:rPr>
                <w:rFonts w:ascii="Georgia" w:hAnsi="Georgia"/>
                <w:color w:val="000000" w:themeColor="text1"/>
                <w:sz w:val="18"/>
              </w:rPr>
              <w:t>onatige</w:t>
            </w:r>
            <w:r w:rsidR="00FD388D" w:rsidRPr="00AF1C51">
              <w:rPr>
                <w:rFonts w:ascii="Georgia" w:hAnsi="Georgia"/>
                <w:color w:val="000000" w:themeColor="text1"/>
                <w:sz w:val="18"/>
              </w:rPr>
              <w:t>n</w:t>
            </w:r>
            <w:r w:rsidR="00FF73ED" w:rsidRPr="00AF1C51">
              <w:rPr>
                <w:rFonts w:ascii="Georgia" w:hAnsi="Georgia"/>
                <w:color w:val="000000" w:themeColor="text1"/>
                <w:sz w:val="18"/>
              </w:rPr>
              <w:t xml:space="preserve"> Englischkurs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2993" w14:textId="5E602AB4" w:rsidR="00FF73ED" w:rsidRPr="00FD388D" w:rsidRDefault="00FF73ED" w:rsidP="00A113CE">
            <w:pPr>
              <w:jc w:val="right"/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</w:pPr>
            <w:r w:rsidRPr="007A4BF2">
              <w:rPr>
                <w:rFonts w:ascii="Georgia" w:hAnsi="Georgia"/>
                <w:color w:val="000000" w:themeColor="text1"/>
                <w:sz w:val="18"/>
              </w:rPr>
              <w:t xml:space="preserve">10/2024 – </w:t>
            </w:r>
            <w:r w:rsidR="007835D0"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heute</w:t>
            </w:r>
            <w:r w:rsidR="007835D0" w:rsidRPr="00F50238" w:rsidDel="007835D0">
              <w:rPr>
                <w:rFonts w:ascii="Georgia" w:hAnsi="Georgia"/>
                <w:color w:val="000000" w:themeColor="text1"/>
                <w:sz w:val="18"/>
              </w:rPr>
              <w:t xml:space="preserve"> </w:t>
            </w:r>
          </w:p>
        </w:tc>
      </w:tr>
      <w:tr w:rsidR="004F78AB" w:rsidRPr="00FD388D" w14:paraId="182C0AC1" w14:textId="77777777" w:rsidTr="0091075B">
        <w:trPr>
          <w:trHeight w:val="346"/>
        </w:trPr>
        <w:tc>
          <w:tcPr>
            <w:tcW w:w="7108" w:type="dxa"/>
            <w:gridSpan w:val="2"/>
            <w:tcBorders>
              <w:top w:val="nil"/>
            </w:tcBorders>
            <w:vAlign w:val="bottom"/>
          </w:tcPr>
          <w:p w14:paraId="17DD7D4E" w14:textId="283AA6EB" w:rsidR="00FF73ED" w:rsidRPr="00FD388D" w:rsidRDefault="00FF73ED" w:rsidP="00A113CE">
            <w:pPr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  <w:t>Duale Hochschule Baden-Württemberg</w:t>
            </w:r>
          </w:p>
        </w:tc>
        <w:tc>
          <w:tcPr>
            <w:tcW w:w="3382" w:type="dxa"/>
            <w:gridSpan w:val="3"/>
            <w:tcBorders>
              <w:top w:val="nil"/>
            </w:tcBorders>
            <w:vAlign w:val="bottom"/>
          </w:tcPr>
          <w:p w14:paraId="271CD535" w14:textId="3D506695" w:rsidR="00FF73ED" w:rsidRPr="00FD388D" w:rsidRDefault="00FF73ED" w:rsidP="00A113CE">
            <w:pPr>
              <w:jc w:val="right"/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  <w:t>Mannheim</w:t>
            </w:r>
          </w:p>
        </w:tc>
      </w:tr>
      <w:tr w:rsidR="004F78AB" w:rsidRPr="00FD388D" w14:paraId="0D9D6DD7" w14:textId="77777777" w:rsidTr="0091075B">
        <w:trPr>
          <w:trHeight w:val="20"/>
        </w:trPr>
        <w:tc>
          <w:tcPr>
            <w:tcW w:w="7108" w:type="dxa"/>
            <w:gridSpan w:val="2"/>
            <w:vAlign w:val="bottom"/>
          </w:tcPr>
          <w:p w14:paraId="6CA53FF0" w14:textId="02F2A449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B.A. in Betriebswirtschaftslehre</w:t>
            </w:r>
            <w:r w:rsidR="00FD388D"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  <w:r w:rsidR="00FD388D" w:rsidRPr="00A9422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– </w:t>
            </w:r>
            <w:r w:rsidRPr="00A9422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Handel </w:t>
            </w:r>
            <w:r w:rsidR="007835D0" w:rsidRPr="00FD388D">
              <w:rPr>
                <w:rFonts w:ascii="Georgia" w:hAnsi="Georgia"/>
                <w:color w:val="000000" w:themeColor="text1"/>
                <w:sz w:val="18"/>
              </w:rPr>
              <w:t xml:space="preserve">(Note: </w:t>
            </w:r>
            <w:r w:rsidR="007835D0">
              <w:rPr>
                <w:rFonts w:ascii="Georgia" w:hAnsi="Georgia"/>
                <w:color w:val="000000" w:themeColor="text1"/>
                <w:sz w:val="18"/>
              </w:rPr>
              <w:t>1</w:t>
            </w:r>
            <w:r w:rsidR="007835D0" w:rsidRPr="00FD388D">
              <w:rPr>
                <w:rFonts w:ascii="Georgia" w:hAnsi="Georgia"/>
                <w:color w:val="000000" w:themeColor="text1"/>
                <w:sz w:val="18"/>
              </w:rPr>
              <w:t>,</w:t>
            </w:r>
            <w:r w:rsidR="007835D0">
              <w:rPr>
                <w:rFonts w:ascii="Georgia" w:hAnsi="Georgia"/>
                <w:color w:val="000000" w:themeColor="text1"/>
                <w:sz w:val="18"/>
              </w:rPr>
              <w:t>3</w:t>
            </w:r>
            <w:ins w:id="0" w:author="David Döbele" w:date="2024-10-26T09:42:00Z" w16du:dateUtc="2024-10-26T07:42:00Z">
              <w:r w:rsidR="0058488E">
                <w:rPr>
                  <w:rFonts w:ascii="Georgia" w:hAnsi="Georgia"/>
                  <w:color w:val="000000" w:themeColor="text1"/>
                  <w:sz w:val="18"/>
                </w:rPr>
                <w:t xml:space="preserve"> - Jahrgangsbester</w:t>
              </w:r>
            </w:ins>
            <w:r w:rsidR="007835D0" w:rsidRPr="00FD388D">
              <w:rPr>
                <w:rFonts w:ascii="Georgia" w:hAnsi="Georgia"/>
                <w:color w:val="000000" w:themeColor="text1"/>
                <w:sz w:val="18"/>
              </w:rPr>
              <w:t>)</w:t>
            </w:r>
            <w:r w:rsidR="007835D0" w:rsidRPr="007835D0" w:rsidDel="007835D0">
              <w:rPr>
                <w:rFonts w:ascii="Georgia" w:eastAsia="Georgia" w:hAnsi="Georgia" w:cs="Georgia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3382" w:type="dxa"/>
            <w:gridSpan w:val="3"/>
            <w:vAlign w:val="bottom"/>
          </w:tcPr>
          <w:p w14:paraId="1A92D260" w14:textId="524DD3FD" w:rsidR="00FF73ED" w:rsidRPr="007835D0" w:rsidRDefault="00FF73ED" w:rsidP="00A113CE">
            <w:pPr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7835D0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10/2021 – </w:t>
            </w:r>
            <w:r w:rsidR="007835D0" w:rsidRPr="00F50238">
              <w:rPr>
                <w:rFonts w:ascii="Georgia" w:hAnsi="Georgia"/>
                <w:color w:val="000000" w:themeColor="text1"/>
                <w:sz w:val="18"/>
              </w:rPr>
              <w:t xml:space="preserve">09/2024 </w:t>
            </w:r>
          </w:p>
        </w:tc>
      </w:tr>
      <w:tr w:rsidR="004F78AB" w:rsidRPr="00FD388D" w14:paraId="60EE7C76" w14:textId="77777777" w:rsidTr="0091075B">
        <w:trPr>
          <w:trHeight w:val="20"/>
        </w:trPr>
        <w:tc>
          <w:tcPr>
            <w:tcW w:w="10490" w:type="dxa"/>
            <w:gridSpan w:val="5"/>
            <w:vAlign w:val="bottom"/>
          </w:tcPr>
          <w:p w14:paraId="3E72C62F" w14:textId="46858EE2" w:rsidR="00FF73ED" w:rsidRPr="00F65325" w:rsidRDefault="00FF73ED" w:rsidP="00A113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</w:pPr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 xml:space="preserve">Absolvierung des Kurses </w:t>
            </w:r>
            <w:r w:rsidR="00FD388D"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>„</w:t>
            </w:r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>Projektmanagement</w:t>
            </w:r>
            <w:r w:rsidR="00FD388D"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>“</w:t>
            </w:r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 xml:space="preserve"> an der Universität Mannheim</w:t>
            </w:r>
          </w:p>
          <w:p w14:paraId="222FCDCA" w14:textId="02F2C24F" w:rsidR="00FF73ED" w:rsidRPr="00F65325" w:rsidRDefault="00FF73ED" w:rsidP="00A113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</w:pPr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>Absolvierung der Ausbildereignungsprüfung bei der IHK Rhein-Neckar</w:t>
            </w:r>
          </w:p>
          <w:p w14:paraId="015CD1EF" w14:textId="27F7F496" w:rsidR="00FF73ED" w:rsidRPr="00FD388D" w:rsidRDefault="00FF73ED" w:rsidP="00A113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</w:pPr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 xml:space="preserve">Bachelorthesis: Analyse zur Entwicklung von Marktdurchdringungsstrategien für Industriegüter am Beispiel des Produktes „P-Line </w:t>
            </w:r>
            <w:proofErr w:type="spellStart"/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>by</w:t>
            </w:r>
            <w:proofErr w:type="spellEnd"/>
            <w:r w:rsidRPr="00F65325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 xml:space="preserve"> KTEG“ in der Baubranche</w:t>
            </w:r>
            <w:r w:rsidR="007835D0" w:rsidRPr="00F65325">
              <w:rPr>
                <w:rFonts w:ascii="Georgia" w:eastAsia="Georgia" w:hAnsi="Georgia" w:cs="Georgia"/>
                <w:i/>
                <w:color w:val="FF0000"/>
                <w:sz w:val="18"/>
                <w:szCs w:val="18"/>
                <w:lang w:val="de-DE"/>
              </w:rPr>
              <w:t xml:space="preserve"> </w:t>
            </w:r>
            <w:r w:rsidR="007835D0" w:rsidRPr="00CD7D69">
              <w:rPr>
                <w:rFonts w:ascii="Georgia" w:hAnsi="Georgia"/>
                <w:i/>
                <w:color w:val="000000" w:themeColor="text1"/>
                <w:sz w:val="18"/>
              </w:rPr>
              <w:t>(Note: 1,3)</w:t>
            </w:r>
          </w:p>
        </w:tc>
      </w:tr>
      <w:tr w:rsidR="004F78AB" w:rsidRPr="00FD388D" w14:paraId="0C7E7822" w14:textId="77777777" w:rsidTr="0091075B">
        <w:trPr>
          <w:trHeight w:val="346"/>
        </w:trPr>
        <w:tc>
          <w:tcPr>
            <w:tcW w:w="7108" w:type="dxa"/>
            <w:gridSpan w:val="2"/>
            <w:vAlign w:val="bottom"/>
          </w:tcPr>
          <w:p w14:paraId="7BF4F4B1" w14:textId="3D6D9FE7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proofErr w:type="spellStart"/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  <w:t>ProGenius</w:t>
            </w:r>
            <w:proofErr w:type="spellEnd"/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  <w:t xml:space="preserve"> Private Berufliche Schule Darmstadt</w:t>
            </w:r>
          </w:p>
        </w:tc>
        <w:tc>
          <w:tcPr>
            <w:tcW w:w="3382" w:type="dxa"/>
            <w:gridSpan w:val="3"/>
            <w:vAlign w:val="bottom"/>
          </w:tcPr>
          <w:p w14:paraId="7F5C2182" w14:textId="529529FE" w:rsidR="00FF73ED" w:rsidRPr="00FD388D" w:rsidRDefault="00FF73ED" w:rsidP="00A113CE">
            <w:pPr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  <w:t>Darmstadt</w:t>
            </w:r>
          </w:p>
        </w:tc>
      </w:tr>
      <w:tr w:rsidR="004F78AB" w:rsidRPr="00FD388D" w14:paraId="2E7AAEFB" w14:textId="77777777" w:rsidTr="0091075B">
        <w:trPr>
          <w:trHeight w:val="20"/>
        </w:trPr>
        <w:tc>
          <w:tcPr>
            <w:tcW w:w="7108" w:type="dxa"/>
            <w:gridSpan w:val="2"/>
            <w:vAlign w:val="bottom"/>
          </w:tcPr>
          <w:p w14:paraId="6AD36639" w14:textId="4A4E0BBD" w:rsidR="00FF73ED" w:rsidRPr="00FD388D" w:rsidRDefault="00FF73ED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Fachhochschulreife </w:t>
            </w:r>
            <w:r w:rsidRPr="00FD388D">
              <w:rPr>
                <w:rFonts w:ascii="Georgia" w:hAnsi="Georgia"/>
                <w:color w:val="000000" w:themeColor="text1"/>
                <w:sz w:val="18"/>
              </w:rPr>
              <w:t>(Note: 2,0)</w:t>
            </w:r>
          </w:p>
        </w:tc>
        <w:tc>
          <w:tcPr>
            <w:tcW w:w="3382" w:type="dxa"/>
            <w:gridSpan w:val="3"/>
            <w:vAlign w:val="bottom"/>
          </w:tcPr>
          <w:p w14:paraId="4B05898C" w14:textId="24A45C18" w:rsidR="00FF73ED" w:rsidRPr="00FD388D" w:rsidRDefault="00FF73ED" w:rsidP="00A113CE">
            <w:pPr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08/2019 – 06/2021</w:t>
            </w:r>
          </w:p>
        </w:tc>
      </w:tr>
      <w:tr w:rsidR="004F78AB" w:rsidRPr="00FD388D" w14:paraId="41D80DAF" w14:textId="77777777" w:rsidTr="0091075B">
        <w:trPr>
          <w:trHeight w:val="20"/>
        </w:trPr>
        <w:tc>
          <w:tcPr>
            <w:tcW w:w="10490" w:type="dxa"/>
            <w:gridSpan w:val="5"/>
            <w:vAlign w:val="bottom"/>
          </w:tcPr>
          <w:p w14:paraId="339794F9" w14:textId="56104FC6" w:rsidR="00FF73ED" w:rsidRPr="00FD388D" w:rsidRDefault="00FF73ED" w:rsidP="00A113CE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FD388D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>Vertiefung: Wirtschaft und Verwaltung</w:t>
            </w:r>
          </w:p>
          <w:p w14:paraId="593ADA5D" w14:textId="022EAA70" w:rsidR="00FF73ED" w:rsidRPr="00FD388D" w:rsidRDefault="00FF73ED" w:rsidP="00A113CE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eorgia"/>
                <w:i w:val="0"/>
                <w:color w:val="000000" w:themeColor="text1"/>
                <w:sz w:val="18"/>
                <w:szCs w:val="18"/>
              </w:rPr>
            </w:pPr>
            <w:r w:rsidRPr="00FD388D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Klassensprecher in der neunten und zwölften Klasse</w:t>
            </w:r>
          </w:p>
        </w:tc>
      </w:tr>
      <w:tr w:rsidR="004F78AB" w:rsidRPr="00FD388D" w14:paraId="29D7ED26" w14:textId="77777777" w:rsidTr="0091075B">
        <w:trPr>
          <w:trHeight w:val="454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1891BBA2" w14:textId="77777777" w:rsidR="00FF73ED" w:rsidRPr="00FD388D" w:rsidRDefault="00FF73ED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Praxiserfahrungen</w:t>
            </w:r>
          </w:p>
        </w:tc>
      </w:tr>
      <w:tr w:rsidR="004F78AB" w:rsidRPr="00FD388D" w14:paraId="378A3753" w14:textId="77777777" w:rsidTr="0091075B">
        <w:trPr>
          <w:trHeight w:val="346"/>
        </w:trPr>
        <w:tc>
          <w:tcPr>
            <w:tcW w:w="71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527C700" w14:textId="6C2D0B41" w:rsidR="005C7A47" w:rsidRPr="00F50238" w:rsidRDefault="00953B53" w:rsidP="00A113CE">
            <w:pPr>
              <w:rPr>
                <w:rFonts w:ascii="Georgia" w:eastAsia="Georgia" w:hAnsi="Georgia" w:cs="Georgia"/>
                <w:b/>
                <w:smallCaps/>
                <w:color w:val="FF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KPMG AG Wirtschaftsprüfungsgesellschaft</w:t>
            </w:r>
          </w:p>
        </w:tc>
        <w:tc>
          <w:tcPr>
            <w:tcW w:w="338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0A3ED8" w14:textId="2CB9DB56" w:rsidR="005C7A47" w:rsidRPr="00F50238" w:rsidRDefault="00953B53" w:rsidP="00A113CE">
            <w:pPr>
              <w:jc w:val="right"/>
              <w:rPr>
                <w:rFonts w:ascii="Georgia" w:eastAsia="Georgia" w:hAnsi="Georgia" w:cs="Georgia"/>
                <w:i/>
                <w:smallCaps/>
                <w:color w:val="FF0000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  <w:t>Mannheim</w:t>
            </w:r>
          </w:p>
        </w:tc>
      </w:tr>
      <w:tr w:rsidR="004F78AB" w:rsidRPr="00FD388D" w14:paraId="7AD306F9" w14:textId="77777777" w:rsidTr="0091075B">
        <w:trPr>
          <w:trHeight w:val="23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8F116" w14:textId="75729B02" w:rsidR="005C7A47" w:rsidRPr="00F50238" w:rsidRDefault="00953B53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</w:pP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>Praktikant im Consulting – Value Chain Transformation</w:t>
            </w:r>
            <w:r w:rsidR="00752641"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 xml:space="preserve"> (geplant, Vertrag bereits unterzeichnet)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59B3B" w14:textId="58E9463D" w:rsidR="005C7A47" w:rsidRPr="00953B53" w:rsidRDefault="00953B53" w:rsidP="00A113CE">
            <w:pPr>
              <w:jc w:val="right"/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</w:pP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02</w:t>
            </w:r>
            <w:r w:rsidR="005C7A47" w:rsidRPr="00953B53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/202</w:t>
            </w: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5</w:t>
            </w:r>
            <w:r w:rsidR="005C7A47" w:rsidRPr="00953B53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– </w:t>
            </w:r>
            <w:r w:rsidR="005C7A47" w:rsidRPr="00953B53">
              <w:rPr>
                <w:rFonts w:ascii="Georgia" w:hAnsi="Georgia"/>
                <w:color w:val="000000" w:themeColor="text1"/>
                <w:sz w:val="18"/>
              </w:rPr>
              <w:t>0</w:t>
            </w:r>
            <w:r w:rsidRPr="00F50238">
              <w:rPr>
                <w:rFonts w:ascii="Georgia" w:hAnsi="Georgia"/>
                <w:color w:val="000000" w:themeColor="text1"/>
                <w:sz w:val="18"/>
              </w:rPr>
              <w:t>4</w:t>
            </w:r>
            <w:r w:rsidR="005C7A47" w:rsidRPr="00953B53">
              <w:rPr>
                <w:rFonts w:ascii="Georgia" w:hAnsi="Georgia"/>
                <w:color w:val="000000" w:themeColor="text1"/>
                <w:sz w:val="18"/>
              </w:rPr>
              <w:t>/202</w:t>
            </w:r>
            <w:r w:rsidRPr="00F50238">
              <w:rPr>
                <w:rFonts w:ascii="Georgia" w:hAnsi="Georgia"/>
                <w:color w:val="000000" w:themeColor="text1"/>
                <w:sz w:val="18"/>
              </w:rPr>
              <w:t>5</w:t>
            </w:r>
            <w:r w:rsidR="005C7A47" w:rsidRPr="00953B53">
              <w:rPr>
                <w:rFonts w:ascii="Georgia" w:hAnsi="Georgia"/>
                <w:color w:val="000000" w:themeColor="text1"/>
                <w:sz w:val="18"/>
              </w:rPr>
              <w:t xml:space="preserve"> </w:t>
            </w:r>
            <w:r w:rsidR="005C7A47" w:rsidRPr="00953B53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F78AB" w:rsidRPr="00FD388D" w14:paraId="238A2477" w14:textId="77777777" w:rsidTr="0091075B">
        <w:trPr>
          <w:trHeight w:val="346"/>
        </w:trPr>
        <w:tc>
          <w:tcPr>
            <w:tcW w:w="71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1A697" w14:textId="56033CF7" w:rsidR="005C7A47" w:rsidRPr="00FD388D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  <w:t>Kiesel GmbH</w:t>
            </w:r>
          </w:p>
        </w:tc>
        <w:tc>
          <w:tcPr>
            <w:tcW w:w="33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0DC40" w14:textId="5546A1A0" w:rsidR="005C7A47" w:rsidRPr="00FD388D" w:rsidRDefault="005C7A47" w:rsidP="00A113CE">
            <w:pPr>
              <w:jc w:val="right"/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  <w:t>Stockstadt am Rhein</w:t>
            </w:r>
          </w:p>
        </w:tc>
      </w:tr>
      <w:tr w:rsidR="004F78AB" w:rsidRPr="00FD388D" w14:paraId="5D435953" w14:textId="77777777" w:rsidTr="0091075B">
        <w:trPr>
          <w:trHeight w:val="20"/>
        </w:trPr>
        <w:tc>
          <w:tcPr>
            <w:tcW w:w="71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58019" w14:textId="72C565F5" w:rsidR="005C7A47" w:rsidRPr="00FD388D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Dualer Student bei einem </w:t>
            </w: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>Baumaschinenhersteller und -</w:t>
            </w:r>
            <w:proofErr w:type="spellStart"/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>händler</w:t>
            </w:r>
            <w:proofErr w:type="spellEnd"/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(&gt;1.200 MA)</w:t>
            </w:r>
          </w:p>
        </w:tc>
        <w:tc>
          <w:tcPr>
            <w:tcW w:w="33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FFC01" w14:textId="0D32752A" w:rsidR="005C7A47" w:rsidRPr="00FD388D" w:rsidRDefault="005C7A47" w:rsidP="00A113CE">
            <w:pPr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10/2021 –</w:t>
            </w:r>
            <w: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  <w:r w:rsidRPr="00902ECD">
              <w:rPr>
                <w:rFonts w:ascii="Georgia" w:hAnsi="Georgia"/>
                <w:color w:val="000000" w:themeColor="text1"/>
                <w:sz w:val="18"/>
              </w:rPr>
              <w:t xml:space="preserve">09/2024 </w:t>
            </w: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F78AB" w:rsidRPr="00FD388D" w14:paraId="2ED9D496" w14:textId="77777777" w:rsidTr="0091075B">
        <w:trPr>
          <w:trHeight w:val="20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823F1" w14:textId="48B187D9" w:rsidR="005C7A47" w:rsidRPr="00AF1C51" w:rsidRDefault="005C7A47" w:rsidP="00AF1C51">
            <w:pPr>
              <w:pStyle w:val="Bullets"/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Corporate Development: Durchführung einer Markt- und Wettbewerbsanalyse hinsichtlich eines Wachstumsbereichs im Baumaschinenhandel</w:t>
            </w:r>
            <w:r w:rsidR="001128E8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,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FC2CD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wodurch es zu</w:t>
            </w:r>
            <w:r w:rsidR="00D9628D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FC2CD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einer Investitionsentscheidung kam 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sowie Aufbereitung der Daten in Excel und Erstellung von Management-Präsentationen mit PowerPoint für die Ansprache von potenziellen Großkunden</w:t>
            </w:r>
            <w:r w:rsidR="00FC2CD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, </w:t>
            </w:r>
            <w:r w:rsidR="00FF1326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was </w:t>
            </w:r>
            <w:r w:rsidR="00FC2CD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zu einem Verkaufsabschluss </w:t>
            </w:r>
            <w:r w:rsidR="00FF1326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führte</w:t>
            </w:r>
          </w:p>
          <w:p w14:paraId="2FF7BD87" w14:textId="571C294F" w:rsidR="005C7A47" w:rsidRPr="00AF1C51" w:rsidRDefault="005C7A47" w:rsidP="00AF1C51">
            <w:pPr>
              <w:pStyle w:val="Bullets"/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Produktmanagement: Konzeption eines Produkteinführungsplans für ein innovatives Produkt aus der Baumaschinenbranche</w:t>
            </w:r>
            <w:r w:rsidR="00204E57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, </w:t>
            </w:r>
            <w:r w:rsidR="00F404FD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erfolgreiche </w:t>
            </w:r>
            <w:r w:rsidR="00C16741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Präsentation und</w:t>
            </w:r>
            <w:r w:rsidR="009C78A3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C16741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Einführung des Konzepts</w:t>
            </w:r>
            <w:r w:rsidR="00204E57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sowie 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Durchführung von Recherchen hinsichtlich einer Baumaschine im </w:t>
            </w:r>
            <w:r w:rsidR="001128E8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n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ordamerikanischen</w:t>
            </w:r>
            <w:r w:rsidR="001128E8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Markt</w:t>
            </w:r>
            <w:r w:rsidR="00C16741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sowie </w:t>
            </w:r>
            <w:r w:rsidR="0032495B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über Produkte und Trends zur Identifikation </w:t>
            </w:r>
            <w:r w:rsidR="00F404FD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von </w:t>
            </w:r>
            <w:r w:rsidR="0032495B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Wachstumspotenziale</w:t>
            </w:r>
            <w:r w:rsidR="00AF5AD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n</w:t>
            </w:r>
            <w:r w:rsidR="0032495B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</w:p>
          <w:p w14:paraId="4E2EA9E0" w14:textId="0A33DA68" w:rsidR="005C7A47" w:rsidRPr="00AF1C51" w:rsidRDefault="005C7A47" w:rsidP="00A113CE">
            <w:pPr>
              <w:pStyle w:val="Bullets"/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Marketing &amp; Vertrieb: Auswertung und Interpretation </w:t>
            </w:r>
            <w:r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der CRM-Daten zur genaueren Identifikation der Zielgruppe sowie</w:t>
            </w:r>
            <w:r w:rsidR="00C669FA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C16741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Ableitung von Marketingmaßnahmen</w:t>
            </w:r>
            <w:r w:rsidR="00C669FA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,</w:t>
            </w:r>
            <w:r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9C78A3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Optimierung des </w:t>
            </w:r>
            <w:proofErr w:type="spellStart"/>
            <w:r w:rsidR="009C78A3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Social</w:t>
            </w:r>
            <w:proofErr w:type="spellEnd"/>
            <w:r w:rsidR="009C78A3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-Media-Auftritts und </w:t>
            </w:r>
            <w:r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der Website</w:t>
            </w:r>
            <w:r w:rsidR="009C78A3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des Unternehmens,</w:t>
            </w:r>
            <w:r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9C78A3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was zur Steigerung der Reichweite führte</w:t>
            </w:r>
            <w:r w:rsidR="00F276EB" w:rsidRPr="002B7AA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, </w:t>
            </w:r>
            <w:r w:rsidR="00C16741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Unterstützung bei der Akquise und Betreuung von Kunden</w:t>
            </w:r>
            <w:r w:rsidR="0032495B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F276EB" w:rsidRPr="002B7AA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sowie</w:t>
            </w:r>
            <w:r w:rsidR="00F276EB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32495B" w:rsidRPr="00F276EB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Überarbeitung von Vertriebsunterlagen zur besseren Verständlichkeit</w:t>
            </w:r>
          </w:p>
          <w:p w14:paraId="057C4256" w14:textId="6E6738D4" w:rsidR="00FA238F" w:rsidRPr="00AF1C51" w:rsidRDefault="005C7A47" w:rsidP="00FA238F">
            <w:pPr>
              <w:pStyle w:val="Bullets"/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Partner &amp; Ausstellung: Betreuung und Moderation von</w:t>
            </w:r>
            <w:r w:rsidR="009A3A3C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20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Unternehmensrundgängen für Geschäftskunden sowie Unterstützung bei der Organisation einer </w:t>
            </w:r>
            <w:r w:rsidR="007A4BF2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Ausstellung</w:t>
            </w:r>
            <w:r w:rsidR="007A4BF2" w:rsidRPr="00AF1C51" w:rsidDel="0030401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="007A4BF2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mit 3.000 Besuchern</w:t>
            </w:r>
          </w:p>
          <w:p w14:paraId="45DF9EBF" w14:textId="380C8B4F" w:rsidR="00FA238F" w:rsidRPr="00AF1C51" w:rsidRDefault="00FA238F" w:rsidP="000907F6">
            <w:pPr>
              <w:pStyle w:val="Bullets"/>
              <w:rPr>
                <w:rFonts w:eastAsia="Georgia" w:cs="Calibri"/>
                <w:color w:val="000000" w:themeColor="text1"/>
                <w:sz w:val="18"/>
                <w:szCs w:val="18"/>
              </w:rPr>
            </w:pP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Fertigung: </w:t>
            </w:r>
            <w:r w:rsidR="00204E57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Tragen von 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Verantwortung für die</w:t>
            </w:r>
            <w:r w:rsidR="00BC0D2F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Prüfung und Dokumentation des Wareneingan</w:t>
            </w:r>
            <w:r w:rsidR="00BC0D2F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g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s</w:t>
            </w:r>
            <w:r w:rsidR="00392B0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von Industriegütern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sowie Unterstützung bei der Planu</w:t>
            </w:r>
            <w:r w:rsidR="00BC0D2F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n</w:t>
            </w:r>
            <w:r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g und Umsetzung von Customizing-Projekten </w:t>
            </w:r>
            <w:r w:rsidR="00392B05" w:rsidRPr="00AF1C51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von Baumaschinen</w:t>
            </w:r>
          </w:p>
        </w:tc>
      </w:tr>
      <w:tr w:rsidR="004F78AB" w:rsidRPr="00FD388D" w14:paraId="574D6B04" w14:textId="77777777" w:rsidTr="0091075B">
        <w:trPr>
          <w:trHeight w:val="346"/>
        </w:trPr>
        <w:tc>
          <w:tcPr>
            <w:tcW w:w="7108" w:type="dxa"/>
            <w:gridSpan w:val="2"/>
            <w:tcBorders>
              <w:top w:val="nil"/>
            </w:tcBorders>
            <w:vAlign w:val="bottom"/>
          </w:tcPr>
          <w:p w14:paraId="75BD581A" w14:textId="59BDBD1D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  <w:t>Kirchner und Partner GmbH</w:t>
            </w:r>
          </w:p>
        </w:tc>
        <w:tc>
          <w:tcPr>
            <w:tcW w:w="3382" w:type="dxa"/>
            <w:gridSpan w:val="3"/>
            <w:tcBorders>
              <w:top w:val="nil"/>
            </w:tcBorders>
            <w:vAlign w:val="bottom"/>
          </w:tcPr>
          <w:p w14:paraId="7BE9E6EF" w14:textId="5F0CE9AF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  <w:t>Gernsheim</w:t>
            </w:r>
          </w:p>
        </w:tc>
      </w:tr>
      <w:tr w:rsidR="004F78AB" w:rsidRPr="00FD388D" w14:paraId="21AB1913" w14:textId="77777777" w:rsidTr="0091075B">
        <w:trPr>
          <w:trHeight w:val="20"/>
        </w:trPr>
        <w:tc>
          <w:tcPr>
            <w:tcW w:w="7108" w:type="dxa"/>
            <w:gridSpan w:val="2"/>
            <w:vAlign w:val="bottom"/>
          </w:tcPr>
          <w:p w14:paraId="500F4C99" w14:textId="0D6DCAD9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 xml:space="preserve">Jahrespraktikant bei einem </w:t>
            </w: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Speditions- und Logistikunternehmen (&gt;140 MA)</w:t>
            </w:r>
          </w:p>
        </w:tc>
        <w:tc>
          <w:tcPr>
            <w:tcW w:w="3382" w:type="dxa"/>
            <w:gridSpan w:val="3"/>
            <w:vAlign w:val="bottom"/>
          </w:tcPr>
          <w:p w14:paraId="75FA62BE" w14:textId="02E05B35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08/2019 – 06/2020</w:t>
            </w:r>
          </w:p>
        </w:tc>
      </w:tr>
      <w:tr w:rsidR="004F78AB" w:rsidRPr="00FD388D" w14:paraId="6E494608" w14:textId="77777777" w:rsidTr="0091075B">
        <w:trPr>
          <w:trHeight w:val="20"/>
        </w:trPr>
        <w:tc>
          <w:tcPr>
            <w:tcW w:w="10490" w:type="dxa"/>
            <w:gridSpan w:val="5"/>
            <w:vAlign w:val="bottom"/>
          </w:tcPr>
          <w:p w14:paraId="468CD5FE" w14:textId="42A4BB0B" w:rsidR="005C7A47" w:rsidRPr="00F50238" w:rsidRDefault="005C7A47" w:rsidP="00A113CE">
            <w:pPr>
              <w:pStyle w:val="Bullets"/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Buchhaltung: Prüfung und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 xml:space="preserve">Verbuchung von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Eingangs- und Ausgangsrechnungen sowie Bearbeitung des Mahnwesens</w:t>
            </w:r>
            <w:r w:rsidR="00C669FA"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und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 des Posteingangs </w:t>
            </w:r>
          </w:p>
          <w:p w14:paraId="54368D7E" w14:textId="1FF09A4C" w:rsidR="005C7A47" w:rsidRPr="00F50238" w:rsidRDefault="005C7A47" w:rsidP="00A113CE">
            <w:pPr>
              <w:pStyle w:val="Bullets"/>
              <w:rPr>
                <w:rFonts w:eastAsia="Georgia"/>
                <w:iCs w:val="0"/>
                <w:color w:val="000000" w:themeColor="text1"/>
                <w:sz w:val="18"/>
                <w:szCs w:val="18"/>
              </w:rPr>
            </w:pP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Disposition:</w:t>
            </w:r>
            <w:r w:rsidRPr="00F50238">
              <w:rPr>
                <w:rFonts w:eastAsia="Georgia"/>
                <w:b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Unterstützung bei der Routen- und Tourenplanung, Erstellung von Transportaufträgen sowie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>Verwaltung von Transportdokumenten</w:t>
            </w:r>
            <w:r w:rsidR="001128E8"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>,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 xml:space="preserve"> wie Frachtbriefe, Lieferscheine und Zolldokumente</w:t>
            </w:r>
          </w:p>
          <w:p w14:paraId="25DEC571" w14:textId="44A85EA7" w:rsidR="005C7A47" w:rsidRPr="00FD388D" w:rsidRDefault="005C7A47" w:rsidP="00A113CE">
            <w:pPr>
              <w:pStyle w:val="Bullets"/>
              <w:rPr>
                <w:rFonts w:eastAsia="Georgia"/>
                <w:color w:val="000000" w:themeColor="text1"/>
                <w:sz w:val="18"/>
                <w:szCs w:val="18"/>
              </w:rPr>
            </w:pP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>Service:</w:t>
            </w:r>
            <w:r w:rsidRPr="00F50238">
              <w:rPr>
                <w:rFonts w:eastAsia="Georgia"/>
                <w:b/>
                <w:iCs w:val="0"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 xml:space="preserve">Beratung von Kunden zu den </w:t>
            </w:r>
            <w:r w:rsidR="008F434C"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 xml:space="preserve">angebotenen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 xml:space="preserve">Dienstleistungen,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</w:rPr>
              <w:t xml:space="preserve">Auftragsannahme sowie </w:t>
            </w:r>
            <w:r w:rsidRPr="00F50238">
              <w:rPr>
                <w:rFonts w:eastAsia="Georgia"/>
                <w:iCs w:val="0"/>
                <w:color w:val="000000" w:themeColor="text1"/>
                <w:sz w:val="18"/>
                <w:szCs w:val="18"/>
                <w:lang w:val="de-DE"/>
              </w:rPr>
              <w:t>Bereitstellung von Informationen über den Status von Sendungen für Kunden</w:t>
            </w:r>
          </w:p>
        </w:tc>
      </w:tr>
      <w:tr w:rsidR="004F78AB" w:rsidRPr="00FD388D" w14:paraId="3261BEEE" w14:textId="77777777" w:rsidTr="0091075B">
        <w:trPr>
          <w:trHeight w:val="454"/>
        </w:trPr>
        <w:tc>
          <w:tcPr>
            <w:tcW w:w="10490" w:type="dxa"/>
            <w:gridSpan w:val="5"/>
            <w:tcBorders>
              <w:bottom w:val="single" w:sz="4" w:space="0" w:color="000000"/>
            </w:tcBorders>
            <w:vAlign w:val="bottom"/>
          </w:tcPr>
          <w:p w14:paraId="272ADCB4" w14:textId="4B6C1435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 w:themeColor="text1"/>
                <w:sz w:val="28"/>
                <w:szCs w:val="28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Außeruniversitäres Engagement</w:t>
            </w:r>
          </w:p>
        </w:tc>
      </w:tr>
      <w:tr w:rsidR="004F78AB" w:rsidRPr="00FD388D" w14:paraId="03EBCF05" w14:textId="77777777" w:rsidTr="0091075B">
        <w:trPr>
          <w:trHeight w:val="346"/>
        </w:trPr>
        <w:tc>
          <w:tcPr>
            <w:tcW w:w="7108" w:type="dxa"/>
            <w:gridSpan w:val="2"/>
            <w:tcBorders>
              <w:top w:val="single" w:sz="4" w:space="0" w:color="000000"/>
            </w:tcBorders>
            <w:vAlign w:val="bottom"/>
          </w:tcPr>
          <w:p w14:paraId="6AE68C9F" w14:textId="205713AB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  <w:t>Tennisgemeinschaft 1987 Crumstadt e.V.</w:t>
            </w:r>
          </w:p>
        </w:tc>
        <w:tc>
          <w:tcPr>
            <w:tcW w:w="3382" w:type="dxa"/>
            <w:gridSpan w:val="3"/>
            <w:tcBorders>
              <w:top w:val="single" w:sz="4" w:space="0" w:color="000000"/>
            </w:tcBorders>
            <w:vAlign w:val="bottom"/>
          </w:tcPr>
          <w:p w14:paraId="29AD99A3" w14:textId="68025D84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 w:themeColor="text1"/>
                <w:sz w:val="23"/>
                <w:szCs w:val="23"/>
              </w:rPr>
            </w:pPr>
            <w:r w:rsidRPr="00FD388D">
              <w:rPr>
                <w:rFonts w:ascii="Georgia" w:eastAsia="Georgia" w:hAnsi="Georgia" w:cs="Georgia"/>
                <w:i/>
                <w:smallCaps/>
                <w:color w:val="000000" w:themeColor="text1"/>
                <w:sz w:val="23"/>
                <w:szCs w:val="23"/>
              </w:rPr>
              <w:t>Crumstadt</w:t>
            </w:r>
          </w:p>
        </w:tc>
      </w:tr>
      <w:tr w:rsidR="004F78AB" w:rsidRPr="00FD388D" w14:paraId="775EF497" w14:textId="77777777" w:rsidTr="0091075B">
        <w:trPr>
          <w:trHeight w:val="20"/>
        </w:trPr>
        <w:tc>
          <w:tcPr>
            <w:tcW w:w="7108" w:type="dxa"/>
            <w:gridSpan w:val="2"/>
            <w:vAlign w:val="bottom"/>
          </w:tcPr>
          <w:p w14:paraId="0871AD44" w14:textId="5B1D510E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bCs/>
                <w:color w:val="000000" w:themeColor="text1"/>
                <w:sz w:val="18"/>
                <w:szCs w:val="18"/>
                <w:lang w:val="de-DE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de-DE"/>
              </w:rPr>
              <w:t>Mannschaftsführer</w:t>
            </w: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und Vereinsmitglied</w:t>
            </w:r>
          </w:p>
        </w:tc>
        <w:tc>
          <w:tcPr>
            <w:tcW w:w="3382" w:type="dxa"/>
            <w:gridSpan w:val="3"/>
            <w:vAlign w:val="bottom"/>
          </w:tcPr>
          <w:p w14:paraId="0C10B0E5" w14:textId="08C32783" w:rsidR="005C7A47" w:rsidRPr="00FD388D" w:rsidRDefault="005C7A47" w:rsidP="00A11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04/2017 – 10/2021 </w:t>
            </w:r>
          </w:p>
        </w:tc>
      </w:tr>
      <w:tr w:rsidR="004F78AB" w:rsidRPr="00FD388D" w14:paraId="03D52A9D" w14:textId="77777777" w:rsidTr="0091075B">
        <w:trPr>
          <w:trHeight w:val="20"/>
        </w:trPr>
        <w:tc>
          <w:tcPr>
            <w:tcW w:w="10490" w:type="dxa"/>
            <w:gridSpan w:val="5"/>
            <w:vAlign w:val="bottom"/>
          </w:tcPr>
          <w:p w14:paraId="44696F70" w14:textId="6E0032E3" w:rsidR="005C7A47" w:rsidRPr="00BC0D2F" w:rsidRDefault="005C7A47" w:rsidP="00A113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BC0D2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Eigenständige Organisation von Ersatzspielern</w:t>
            </w:r>
            <w:r w:rsidR="00F276E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, </w:t>
            </w:r>
            <w:r w:rsidRPr="00BC0D2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Fahrten zu Auswärtsspielen und Spielverlegungen</w:t>
            </w:r>
          </w:p>
          <w:p w14:paraId="1E537C52" w14:textId="1444B5EB" w:rsidR="005C7A47" w:rsidRPr="00BC0D2F" w:rsidRDefault="005C7A47" w:rsidP="00A113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BC0D2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Tragen von </w:t>
            </w:r>
            <w:r w:rsidRPr="00BC0D2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für ein Team von sechs Spielern</w:t>
            </w:r>
            <w:r w:rsidRPr="00BC0D2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sowie Unterstützung bei Veranstaltungen</w:t>
            </w:r>
          </w:p>
        </w:tc>
      </w:tr>
      <w:tr w:rsidR="004F78AB" w:rsidRPr="00FD388D" w14:paraId="02CE905E" w14:textId="77777777" w:rsidTr="0091075B">
        <w:trPr>
          <w:trHeight w:val="454"/>
        </w:trPr>
        <w:tc>
          <w:tcPr>
            <w:tcW w:w="10490" w:type="dxa"/>
            <w:gridSpan w:val="5"/>
            <w:tcBorders>
              <w:bottom w:val="single" w:sz="4" w:space="0" w:color="000000"/>
            </w:tcBorders>
            <w:vAlign w:val="bottom"/>
          </w:tcPr>
          <w:p w14:paraId="67715B75" w14:textId="49D71439" w:rsidR="005C7A47" w:rsidRPr="00FD388D" w:rsidRDefault="005C7A47" w:rsidP="00A113CE">
            <w:pPr>
              <w:jc w:val="center"/>
              <w:rPr>
                <w:rFonts w:ascii="Georgia" w:eastAsia="Georgia" w:hAnsi="Georgia" w:cs="Georgia"/>
                <w:b/>
                <w:smallCaps/>
                <w:color w:val="000000" w:themeColor="text1"/>
              </w:rPr>
            </w:pPr>
            <w:r w:rsidRPr="00FD388D">
              <w:rPr>
                <w:rFonts w:ascii="Georgia" w:eastAsia="Georgia" w:hAnsi="Georgia" w:cs="Georgia"/>
                <w:b/>
                <w:smallCaps/>
                <w:color w:val="000000" w:themeColor="text1"/>
                <w:sz w:val="28"/>
                <w:szCs w:val="28"/>
              </w:rPr>
              <w:t>Fähigkeiten &amp; Interessen</w:t>
            </w:r>
          </w:p>
        </w:tc>
      </w:tr>
      <w:tr w:rsidR="004F78AB" w:rsidRPr="00FD388D" w14:paraId="0DB3FD45" w14:textId="77777777" w:rsidTr="0091075B">
        <w:trPr>
          <w:trHeight w:val="340"/>
        </w:trPr>
        <w:tc>
          <w:tcPr>
            <w:tcW w:w="1843" w:type="dxa"/>
            <w:tcBorders>
              <w:top w:val="single" w:sz="4" w:space="0" w:color="000000"/>
            </w:tcBorders>
            <w:vAlign w:val="bottom"/>
          </w:tcPr>
          <w:p w14:paraId="49851919" w14:textId="5B96E95E" w:rsidR="005C7A47" w:rsidRPr="00FD388D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bookmarkStart w:id="1" w:name="_Hlk138866147"/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Sprachen:</w:t>
            </w:r>
          </w:p>
        </w:tc>
        <w:tc>
          <w:tcPr>
            <w:tcW w:w="8647" w:type="dxa"/>
            <w:gridSpan w:val="4"/>
            <w:tcBorders>
              <w:top w:val="single" w:sz="4" w:space="0" w:color="000000"/>
            </w:tcBorders>
            <w:vAlign w:val="bottom"/>
          </w:tcPr>
          <w:p w14:paraId="1220C1B5" w14:textId="59D33021" w:rsidR="005C7A47" w:rsidRPr="00FD388D" w:rsidRDefault="005C7A47" w:rsidP="00BF0E8B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Deutsch </w:t>
            </w:r>
            <w:r w:rsidRPr="00FD388D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>(Muttersprache)</w:t>
            </w: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, Englisch </w:t>
            </w:r>
            <w:r w:rsidRPr="00FD388D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>(</w:t>
            </w:r>
            <w:r w:rsidR="00BF0E8B" w:rsidRPr="00AF1C51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>fließend</w:t>
            </w:r>
            <w:r w:rsidRPr="00FD388D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>)</w:t>
            </w:r>
          </w:p>
        </w:tc>
      </w:tr>
      <w:tr w:rsidR="004F78AB" w:rsidRPr="003300C6" w14:paraId="30DE8809" w14:textId="77777777" w:rsidTr="0091075B">
        <w:trPr>
          <w:trHeight w:val="283"/>
        </w:trPr>
        <w:tc>
          <w:tcPr>
            <w:tcW w:w="1843" w:type="dxa"/>
            <w:vAlign w:val="bottom"/>
          </w:tcPr>
          <w:p w14:paraId="4D08029A" w14:textId="6BEACD41" w:rsidR="008F434C" w:rsidRPr="00157EA9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157EA9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Technisch:</w:t>
            </w:r>
          </w:p>
        </w:tc>
        <w:tc>
          <w:tcPr>
            <w:tcW w:w="8647" w:type="dxa"/>
            <w:gridSpan w:val="4"/>
            <w:vAlign w:val="bottom"/>
          </w:tcPr>
          <w:p w14:paraId="4758B32C" w14:textId="29D12B5A" w:rsidR="005C7A47" w:rsidRPr="00F50238" w:rsidRDefault="005C7A47" w:rsidP="00A113CE">
            <w:pPr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</w:pP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Microsoft Office</w:t>
            </w:r>
            <w:r w:rsidR="008F434C"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  <w:r w:rsidR="008F434C" w:rsidRPr="00F50238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  <w:lang w:val="de-DE"/>
              </w:rPr>
              <w:t>(fortgeschritten)</w:t>
            </w: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, Microsoft Dynamics</w:t>
            </w:r>
            <w:r w:rsidR="00157EA9"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  <w:r w:rsidR="008F434C" w:rsidRPr="00F50238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(Grundkenntnisse)</w:t>
            </w: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,</w:t>
            </w:r>
            <w:r w:rsidR="00BD2F61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  <w:r w:rsidRPr="00F5023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Monday</w:t>
            </w:r>
            <w:r w:rsidR="008F434C" w:rsidRPr="00157EA9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</w:t>
            </w:r>
            <w:r w:rsidR="008F434C" w:rsidRPr="00F50238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(Grundkenntnisse)</w:t>
            </w:r>
          </w:p>
        </w:tc>
      </w:tr>
      <w:tr w:rsidR="004F78AB" w:rsidRPr="00FD388D" w14:paraId="305708E2" w14:textId="77777777" w:rsidTr="0091075B">
        <w:trPr>
          <w:trHeight w:val="283"/>
        </w:trPr>
        <w:tc>
          <w:tcPr>
            <w:tcW w:w="1843" w:type="dxa"/>
            <w:vAlign w:val="bottom"/>
          </w:tcPr>
          <w:p w14:paraId="64158E12" w14:textId="77777777" w:rsidR="005C7A47" w:rsidRPr="00FD388D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Interessen: </w:t>
            </w:r>
          </w:p>
        </w:tc>
        <w:tc>
          <w:tcPr>
            <w:tcW w:w="8647" w:type="dxa"/>
            <w:gridSpan w:val="4"/>
            <w:vAlign w:val="bottom"/>
          </w:tcPr>
          <w:p w14:paraId="29F82959" w14:textId="2A652370" w:rsidR="005C7A47" w:rsidRPr="00FD388D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en-US"/>
              </w:rPr>
              <w:t>Trailrunning</w:t>
            </w:r>
            <w:proofErr w:type="spellEnd"/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en-US"/>
              </w:rPr>
              <w:t xml:space="preserve">, Ski, Technik, </w:t>
            </w:r>
            <w:proofErr w:type="spellStart"/>
            <w:r w:rsidRPr="00FD388D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en-US"/>
              </w:rPr>
              <w:t>Politik</w:t>
            </w:r>
            <w:proofErr w:type="spellEnd"/>
          </w:p>
        </w:tc>
      </w:tr>
      <w:bookmarkEnd w:id="1"/>
      <w:tr w:rsidR="004F78AB" w:rsidRPr="00FD388D" w14:paraId="36CBA435" w14:textId="77777777" w:rsidTr="0091075B">
        <w:trPr>
          <w:trHeight w:val="794"/>
        </w:trPr>
        <w:tc>
          <w:tcPr>
            <w:tcW w:w="1843" w:type="dxa"/>
            <w:vAlign w:val="bottom"/>
          </w:tcPr>
          <w:p w14:paraId="15FC9FDE" w14:textId="46B570A6" w:rsidR="005C7A47" w:rsidRPr="00CF4908" w:rsidRDefault="005C7A47" w:rsidP="00A113CE">
            <w:pP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CF4908">
              <w:rPr>
                <w:rFonts w:ascii="Georgia" w:eastAsia="Georgia" w:hAnsi="Georgia" w:cs="Georgia"/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 wp14:anchorId="4CA254FE" wp14:editId="747D545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-318770</wp:posOffset>
                  </wp:positionV>
                  <wp:extent cx="1224280" cy="257810"/>
                  <wp:effectExtent l="0" t="0" r="0" b="0"/>
                  <wp:wrapNone/>
                  <wp:docPr id="132611868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8688" name="Grafik 132611868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74" t="21864" r="8653" b="30088"/>
                          <a:stretch/>
                        </pic:blipFill>
                        <pic:spPr bwMode="auto">
                          <a:xfrm>
                            <a:off x="0" y="0"/>
                            <a:ext cx="1224280" cy="257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F4908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Riedstadt, </w:t>
            </w:r>
            <w:r w:rsidR="007A4BF2" w:rsidRPr="0091075B">
              <w:rPr>
                <w:rFonts w:ascii="Georgia" w:eastAsia="Georgia" w:hAnsi="Georgia" w:cs="Georgia"/>
                <w:color w:val="000000" w:themeColor="text1"/>
                <w:sz w:val="18"/>
                <w:szCs w:val="18"/>
                <w:highlight w:val="yellow"/>
              </w:rPr>
              <w:t>10</w:t>
            </w:r>
            <w:r w:rsidRPr="0091075B">
              <w:rPr>
                <w:rFonts w:ascii="Georgia" w:eastAsia="Georgia" w:hAnsi="Georgia" w:cs="Georgia"/>
                <w:color w:val="000000" w:themeColor="text1"/>
                <w:sz w:val="18"/>
                <w:szCs w:val="18"/>
                <w:highlight w:val="yellow"/>
              </w:rPr>
              <w:t>.</w:t>
            </w:r>
            <w:r w:rsidR="007A4BF2" w:rsidRPr="0091075B">
              <w:rPr>
                <w:rFonts w:ascii="Georgia" w:eastAsia="Georgia" w:hAnsi="Georgia" w:cs="Georgia"/>
                <w:color w:val="000000" w:themeColor="text1"/>
                <w:sz w:val="18"/>
                <w:szCs w:val="18"/>
                <w:highlight w:val="yellow"/>
              </w:rPr>
              <w:t>10</w:t>
            </w:r>
            <w:r w:rsidRPr="0091075B">
              <w:rPr>
                <w:rFonts w:ascii="Georgia" w:eastAsia="Georgia" w:hAnsi="Georgia" w:cs="Georgia"/>
                <w:color w:val="000000" w:themeColor="text1"/>
                <w:sz w:val="18"/>
                <w:szCs w:val="18"/>
                <w:highlight w:val="yellow"/>
              </w:rPr>
              <w:t>.2024</w:t>
            </w:r>
          </w:p>
        </w:tc>
        <w:tc>
          <w:tcPr>
            <w:tcW w:w="8647" w:type="dxa"/>
            <w:gridSpan w:val="4"/>
            <w:vAlign w:val="bottom"/>
          </w:tcPr>
          <w:p w14:paraId="178DD25B" w14:textId="3BAFC745" w:rsidR="005C7A47" w:rsidRPr="00CF4908" w:rsidRDefault="005C7A47" w:rsidP="00A113CE">
            <w:pPr>
              <w:jc w:val="right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</w:p>
        </w:tc>
      </w:tr>
    </w:tbl>
    <w:p w14:paraId="68AD43D2" w14:textId="1589212A" w:rsidR="00322AFA" w:rsidRPr="00A25D49" w:rsidRDefault="00322AFA" w:rsidP="008C2CC7">
      <w:pPr>
        <w:tabs>
          <w:tab w:val="left" w:pos="3433"/>
        </w:tabs>
        <w:spacing w:line="240" w:lineRule="auto"/>
        <w:rPr>
          <w:sz w:val="18"/>
          <w:szCs w:val="18"/>
        </w:rPr>
      </w:pPr>
    </w:p>
    <w:sectPr w:rsidR="00322AFA" w:rsidRPr="00A25D49" w:rsidSect="0091075B">
      <w:footerReference w:type="even" r:id="rId12"/>
      <w:pgSz w:w="11906" w:h="16838"/>
      <w:pgMar w:top="170" w:right="1418" w:bottom="57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58A64" w14:textId="77777777" w:rsidR="006D00FF" w:rsidRDefault="006D00FF">
      <w:pPr>
        <w:spacing w:after="0" w:line="240" w:lineRule="auto"/>
      </w:pPr>
      <w:r>
        <w:separator/>
      </w:r>
    </w:p>
  </w:endnote>
  <w:endnote w:type="continuationSeparator" w:id="0">
    <w:p w14:paraId="794EA900" w14:textId="77777777" w:rsidR="006D00FF" w:rsidRDefault="006D0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63754" w14:textId="77777777" w:rsidR="001736B6" w:rsidRDefault="004B3DC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7572B3" w14:textId="77777777" w:rsidR="001736B6" w:rsidRDefault="001736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DD9D5" w14:textId="77777777" w:rsidR="006D00FF" w:rsidRDefault="006D00FF">
      <w:pPr>
        <w:spacing w:after="0" w:line="240" w:lineRule="auto"/>
      </w:pPr>
      <w:r>
        <w:separator/>
      </w:r>
    </w:p>
  </w:footnote>
  <w:footnote w:type="continuationSeparator" w:id="0">
    <w:p w14:paraId="5F929831" w14:textId="77777777" w:rsidR="006D00FF" w:rsidRDefault="006D0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E2F3D"/>
    <w:multiLevelType w:val="multilevel"/>
    <w:tmpl w:val="EF24B86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5D5D8F"/>
    <w:multiLevelType w:val="multilevel"/>
    <w:tmpl w:val="E50A40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D22C26"/>
    <w:multiLevelType w:val="hybridMultilevel"/>
    <w:tmpl w:val="AF82C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85498"/>
    <w:multiLevelType w:val="hybridMultilevel"/>
    <w:tmpl w:val="176AC2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57FE1"/>
    <w:multiLevelType w:val="multilevel"/>
    <w:tmpl w:val="48765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AB774A3"/>
    <w:multiLevelType w:val="hybridMultilevel"/>
    <w:tmpl w:val="C79C5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E4F85"/>
    <w:multiLevelType w:val="hybridMultilevel"/>
    <w:tmpl w:val="BB2640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6373F"/>
    <w:multiLevelType w:val="hybridMultilevel"/>
    <w:tmpl w:val="616615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26582"/>
    <w:multiLevelType w:val="multilevel"/>
    <w:tmpl w:val="015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21716"/>
    <w:multiLevelType w:val="hybridMultilevel"/>
    <w:tmpl w:val="D1BCD9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716">
    <w:abstractNumId w:val="1"/>
  </w:num>
  <w:num w:numId="2" w16cid:durableId="575172526">
    <w:abstractNumId w:val="4"/>
  </w:num>
  <w:num w:numId="3" w16cid:durableId="1838575446">
    <w:abstractNumId w:val="0"/>
  </w:num>
  <w:num w:numId="4" w16cid:durableId="437870717">
    <w:abstractNumId w:val="0"/>
  </w:num>
  <w:num w:numId="5" w16cid:durableId="231548889">
    <w:abstractNumId w:val="6"/>
  </w:num>
  <w:num w:numId="6" w16cid:durableId="1512647127">
    <w:abstractNumId w:val="5"/>
  </w:num>
  <w:num w:numId="7" w16cid:durableId="1566573498">
    <w:abstractNumId w:val="2"/>
  </w:num>
  <w:num w:numId="8" w16cid:durableId="243224823">
    <w:abstractNumId w:val="3"/>
  </w:num>
  <w:num w:numId="9" w16cid:durableId="14617947">
    <w:abstractNumId w:val="9"/>
  </w:num>
  <w:num w:numId="10" w16cid:durableId="507136003">
    <w:abstractNumId w:val="7"/>
  </w:num>
  <w:num w:numId="11" w16cid:durableId="1223129528">
    <w:abstractNumId w:val="0"/>
  </w:num>
  <w:num w:numId="12" w16cid:durableId="262417998">
    <w:abstractNumId w:val="8"/>
  </w:num>
  <w:num w:numId="13" w16cid:durableId="8380345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hideSpellingErrors/>
  <w:hideGrammaticalErrors/>
  <w:activeWritingStyle w:appName="MSWord" w:lang="de-DE" w:vendorID="64" w:dllVersion="4096" w:nlCheck="1" w:checkStyle="0"/>
  <w:activeWritingStyle w:appName="MSWord" w:lang="de-AT" w:vendorID="64" w:dllVersion="4096" w:nlCheck="1" w:checkStyle="0"/>
  <w:activeWritingStyle w:appName="MSWord" w:lang="en-US" w:vendorID="64" w:dllVersion="4096" w:nlCheck="1" w:checkStyle="0"/>
  <w:activeWritingStyle w:appName="MSWord" w:lang="de-AT" w:vendorID="64" w:dllVersion="0" w:nlCheck="1" w:checkStyle="0"/>
  <w:activeWritingStyle w:appName="MSWord" w:lang="en-GB" w:vendorID="64" w:dllVersion="4096" w:nlCheck="1" w:checkStyle="0"/>
  <w:activeWritingStyle w:appName="MSWord" w:lang="en-GB" w:vendorID="64" w:dllVersion="0" w:nlCheck="1" w:checkStyle="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6B6"/>
    <w:rsid w:val="00003D33"/>
    <w:rsid w:val="0001182A"/>
    <w:rsid w:val="0001494C"/>
    <w:rsid w:val="00020161"/>
    <w:rsid w:val="00025AC8"/>
    <w:rsid w:val="000279F5"/>
    <w:rsid w:val="00040122"/>
    <w:rsid w:val="0005514A"/>
    <w:rsid w:val="00073923"/>
    <w:rsid w:val="00074C86"/>
    <w:rsid w:val="00076F21"/>
    <w:rsid w:val="000903E1"/>
    <w:rsid w:val="000907F6"/>
    <w:rsid w:val="000A05E0"/>
    <w:rsid w:val="000A5759"/>
    <w:rsid w:val="000D3197"/>
    <w:rsid w:val="000F1BCA"/>
    <w:rsid w:val="000F38CC"/>
    <w:rsid w:val="000F4348"/>
    <w:rsid w:val="000F52EE"/>
    <w:rsid w:val="000F6B60"/>
    <w:rsid w:val="00102A11"/>
    <w:rsid w:val="00103B5F"/>
    <w:rsid w:val="00106244"/>
    <w:rsid w:val="001128E8"/>
    <w:rsid w:val="001177EC"/>
    <w:rsid w:val="0012296F"/>
    <w:rsid w:val="0013390E"/>
    <w:rsid w:val="0013777F"/>
    <w:rsid w:val="001422BF"/>
    <w:rsid w:val="00155184"/>
    <w:rsid w:val="00156C55"/>
    <w:rsid w:val="00157EA9"/>
    <w:rsid w:val="00163F5A"/>
    <w:rsid w:val="001736B6"/>
    <w:rsid w:val="0017456A"/>
    <w:rsid w:val="001A6EEC"/>
    <w:rsid w:val="001C4AA7"/>
    <w:rsid w:val="001C5D5C"/>
    <w:rsid w:val="001D2F94"/>
    <w:rsid w:val="001E5DF6"/>
    <w:rsid w:val="00204E57"/>
    <w:rsid w:val="0022116D"/>
    <w:rsid w:val="0023640F"/>
    <w:rsid w:val="00236DF2"/>
    <w:rsid w:val="00250EA6"/>
    <w:rsid w:val="00260DB2"/>
    <w:rsid w:val="00272518"/>
    <w:rsid w:val="00293A5D"/>
    <w:rsid w:val="002A0941"/>
    <w:rsid w:val="002B2FD2"/>
    <w:rsid w:val="002B4D02"/>
    <w:rsid w:val="002B7AAB"/>
    <w:rsid w:val="002C1ADE"/>
    <w:rsid w:val="002C1BB8"/>
    <w:rsid w:val="002D711E"/>
    <w:rsid w:val="002E724C"/>
    <w:rsid w:val="00310E48"/>
    <w:rsid w:val="00322AFA"/>
    <w:rsid w:val="0032495B"/>
    <w:rsid w:val="00325C7C"/>
    <w:rsid w:val="003300C6"/>
    <w:rsid w:val="00332266"/>
    <w:rsid w:val="00336518"/>
    <w:rsid w:val="00344045"/>
    <w:rsid w:val="00355BA0"/>
    <w:rsid w:val="0036366E"/>
    <w:rsid w:val="00385345"/>
    <w:rsid w:val="00392B05"/>
    <w:rsid w:val="00395658"/>
    <w:rsid w:val="003A7353"/>
    <w:rsid w:val="003C1DFA"/>
    <w:rsid w:val="003C4228"/>
    <w:rsid w:val="003C43BB"/>
    <w:rsid w:val="003D3CFA"/>
    <w:rsid w:val="003E3A66"/>
    <w:rsid w:val="003E6B3A"/>
    <w:rsid w:val="003F39BF"/>
    <w:rsid w:val="003F6629"/>
    <w:rsid w:val="004006CF"/>
    <w:rsid w:val="00422752"/>
    <w:rsid w:val="00434117"/>
    <w:rsid w:val="00453D12"/>
    <w:rsid w:val="00461203"/>
    <w:rsid w:val="00472346"/>
    <w:rsid w:val="004B3DCB"/>
    <w:rsid w:val="004B6F3B"/>
    <w:rsid w:val="004B78C2"/>
    <w:rsid w:val="004D34B4"/>
    <w:rsid w:val="004E3D5C"/>
    <w:rsid w:val="004F010F"/>
    <w:rsid w:val="004F78AB"/>
    <w:rsid w:val="005101E2"/>
    <w:rsid w:val="00514D9F"/>
    <w:rsid w:val="00515D0F"/>
    <w:rsid w:val="00522F33"/>
    <w:rsid w:val="0053128A"/>
    <w:rsid w:val="005365B1"/>
    <w:rsid w:val="00536E77"/>
    <w:rsid w:val="00542CED"/>
    <w:rsid w:val="00552C34"/>
    <w:rsid w:val="00561D39"/>
    <w:rsid w:val="005805FB"/>
    <w:rsid w:val="005822E9"/>
    <w:rsid w:val="00583617"/>
    <w:rsid w:val="0058488E"/>
    <w:rsid w:val="00586896"/>
    <w:rsid w:val="005912A1"/>
    <w:rsid w:val="005924C9"/>
    <w:rsid w:val="005A4320"/>
    <w:rsid w:val="005B498A"/>
    <w:rsid w:val="005C3F15"/>
    <w:rsid w:val="005C7A47"/>
    <w:rsid w:val="005D13C6"/>
    <w:rsid w:val="005D62B4"/>
    <w:rsid w:val="005E2166"/>
    <w:rsid w:val="005E5655"/>
    <w:rsid w:val="005F7973"/>
    <w:rsid w:val="00610E5E"/>
    <w:rsid w:val="006155AB"/>
    <w:rsid w:val="00616F27"/>
    <w:rsid w:val="006272DA"/>
    <w:rsid w:val="006639D0"/>
    <w:rsid w:val="0068480F"/>
    <w:rsid w:val="006C4CB2"/>
    <w:rsid w:val="006D00FF"/>
    <w:rsid w:val="006D55B6"/>
    <w:rsid w:val="006D5B11"/>
    <w:rsid w:val="006E7E9F"/>
    <w:rsid w:val="006E7F84"/>
    <w:rsid w:val="00706B5A"/>
    <w:rsid w:val="00724F24"/>
    <w:rsid w:val="007320CD"/>
    <w:rsid w:val="00743C1E"/>
    <w:rsid w:val="00752641"/>
    <w:rsid w:val="007541CF"/>
    <w:rsid w:val="00763AEA"/>
    <w:rsid w:val="007835D0"/>
    <w:rsid w:val="00786C9B"/>
    <w:rsid w:val="007921E4"/>
    <w:rsid w:val="00792711"/>
    <w:rsid w:val="0079521E"/>
    <w:rsid w:val="007A4BF2"/>
    <w:rsid w:val="007A6602"/>
    <w:rsid w:val="007B55B2"/>
    <w:rsid w:val="007C0B09"/>
    <w:rsid w:val="007E7EBB"/>
    <w:rsid w:val="00806777"/>
    <w:rsid w:val="00816DA5"/>
    <w:rsid w:val="00822204"/>
    <w:rsid w:val="008311A3"/>
    <w:rsid w:val="00837499"/>
    <w:rsid w:val="00862ED4"/>
    <w:rsid w:val="00875E7D"/>
    <w:rsid w:val="00880A93"/>
    <w:rsid w:val="008828A0"/>
    <w:rsid w:val="008A6006"/>
    <w:rsid w:val="008C2CC7"/>
    <w:rsid w:val="008D63D7"/>
    <w:rsid w:val="008E7EEC"/>
    <w:rsid w:val="008F143F"/>
    <w:rsid w:val="008F434C"/>
    <w:rsid w:val="008F457B"/>
    <w:rsid w:val="0090518A"/>
    <w:rsid w:val="0091075B"/>
    <w:rsid w:val="009140F3"/>
    <w:rsid w:val="009266A3"/>
    <w:rsid w:val="00953B53"/>
    <w:rsid w:val="00955A8B"/>
    <w:rsid w:val="00977286"/>
    <w:rsid w:val="0099007B"/>
    <w:rsid w:val="009A3A3C"/>
    <w:rsid w:val="009A3C83"/>
    <w:rsid w:val="009A62E3"/>
    <w:rsid w:val="009B277B"/>
    <w:rsid w:val="009C78A3"/>
    <w:rsid w:val="009D0998"/>
    <w:rsid w:val="009F3E43"/>
    <w:rsid w:val="00A06705"/>
    <w:rsid w:val="00A113CE"/>
    <w:rsid w:val="00A25D49"/>
    <w:rsid w:val="00A5030C"/>
    <w:rsid w:val="00A5268A"/>
    <w:rsid w:val="00A64786"/>
    <w:rsid w:val="00A87D1C"/>
    <w:rsid w:val="00A9422D"/>
    <w:rsid w:val="00AB7B5A"/>
    <w:rsid w:val="00AE13A4"/>
    <w:rsid w:val="00AF1C51"/>
    <w:rsid w:val="00AF5AD5"/>
    <w:rsid w:val="00B26B4C"/>
    <w:rsid w:val="00B36FD5"/>
    <w:rsid w:val="00B4273A"/>
    <w:rsid w:val="00B43B2F"/>
    <w:rsid w:val="00B45B78"/>
    <w:rsid w:val="00B54A3B"/>
    <w:rsid w:val="00B553D3"/>
    <w:rsid w:val="00B81283"/>
    <w:rsid w:val="00BC0D2F"/>
    <w:rsid w:val="00BC45E8"/>
    <w:rsid w:val="00BD2F61"/>
    <w:rsid w:val="00BE47AF"/>
    <w:rsid w:val="00BF0912"/>
    <w:rsid w:val="00BF0E8B"/>
    <w:rsid w:val="00BF5962"/>
    <w:rsid w:val="00C03018"/>
    <w:rsid w:val="00C16741"/>
    <w:rsid w:val="00C43EF3"/>
    <w:rsid w:val="00C52049"/>
    <w:rsid w:val="00C669FA"/>
    <w:rsid w:val="00CA7963"/>
    <w:rsid w:val="00CB28FF"/>
    <w:rsid w:val="00CD7D69"/>
    <w:rsid w:val="00CF4908"/>
    <w:rsid w:val="00CF799F"/>
    <w:rsid w:val="00CF7B2C"/>
    <w:rsid w:val="00D06B67"/>
    <w:rsid w:val="00D07806"/>
    <w:rsid w:val="00D13925"/>
    <w:rsid w:val="00D15C25"/>
    <w:rsid w:val="00D174B6"/>
    <w:rsid w:val="00D17812"/>
    <w:rsid w:val="00D32B83"/>
    <w:rsid w:val="00D4366B"/>
    <w:rsid w:val="00D44E04"/>
    <w:rsid w:val="00D57E2A"/>
    <w:rsid w:val="00D80892"/>
    <w:rsid w:val="00D829D2"/>
    <w:rsid w:val="00D852BB"/>
    <w:rsid w:val="00D95656"/>
    <w:rsid w:val="00D9628D"/>
    <w:rsid w:val="00DA54B5"/>
    <w:rsid w:val="00DA7542"/>
    <w:rsid w:val="00DB5492"/>
    <w:rsid w:val="00DC7CD8"/>
    <w:rsid w:val="00DD5A14"/>
    <w:rsid w:val="00DD5C13"/>
    <w:rsid w:val="00E31797"/>
    <w:rsid w:val="00E569F3"/>
    <w:rsid w:val="00E70242"/>
    <w:rsid w:val="00E8340D"/>
    <w:rsid w:val="00E835DD"/>
    <w:rsid w:val="00E85DED"/>
    <w:rsid w:val="00E919EE"/>
    <w:rsid w:val="00E94DF0"/>
    <w:rsid w:val="00EA76F9"/>
    <w:rsid w:val="00EC2E17"/>
    <w:rsid w:val="00EC6C7C"/>
    <w:rsid w:val="00ED2475"/>
    <w:rsid w:val="00EE51E3"/>
    <w:rsid w:val="00F0436D"/>
    <w:rsid w:val="00F276EB"/>
    <w:rsid w:val="00F37CCA"/>
    <w:rsid w:val="00F404FD"/>
    <w:rsid w:val="00F50238"/>
    <w:rsid w:val="00F56EEE"/>
    <w:rsid w:val="00F63B76"/>
    <w:rsid w:val="00F65325"/>
    <w:rsid w:val="00F672AA"/>
    <w:rsid w:val="00F728DC"/>
    <w:rsid w:val="00F7455E"/>
    <w:rsid w:val="00F82C58"/>
    <w:rsid w:val="00FA238F"/>
    <w:rsid w:val="00FC2CD5"/>
    <w:rsid w:val="00FC7AEB"/>
    <w:rsid w:val="00FD388D"/>
    <w:rsid w:val="00FE4834"/>
    <w:rsid w:val="00FF1326"/>
    <w:rsid w:val="00FF73ED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0F22C"/>
  <w15:docId w15:val="{B8608794-A895-42C8-B958-29F0D8E9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103B5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7455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7455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7455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7455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745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5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0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8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4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0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BF03C3-E07A-5A4F-8152-B0E694FD4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Schuhknecht</dc:creator>
  <cp:keywords/>
  <dc:description/>
  <cp:lastModifiedBy>David Döbele</cp:lastModifiedBy>
  <cp:revision>5</cp:revision>
  <cp:lastPrinted>2024-10-22T11:13:00Z</cp:lastPrinted>
  <dcterms:created xsi:type="dcterms:W3CDTF">2024-10-25T23:40:00Z</dcterms:created>
  <dcterms:modified xsi:type="dcterms:W3CDTF">2024-10-26T07:42:00Z</dcterms:modified>
  <cp:category/>
</cp:coreProperties>
</file>